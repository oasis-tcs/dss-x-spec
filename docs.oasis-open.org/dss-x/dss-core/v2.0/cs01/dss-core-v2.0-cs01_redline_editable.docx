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pptx" ContentType="application/vnd.openxmlformats-officedocument.presentationml.presentation"/>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1EBAA8" w14:textId="77777777" w:rsidR="00C71349" w:rsidRPr="003A06D0" w:rsidRDefault="00B10527" w:rsidP="008C100C">
      <w:pPr>
        <w:pStyle w:val="Kopfzeile"/>
        <w:rPr>
          <w:lang w:val="en-GB"/>
        </w:rPr>
      </w:pPr>
      <w:bookmarkStart w:id="0" w:name="_GoBack"/>
      <w:bookmarkEnd w:id="0"/>
      <w:r w:rsidRPr="003A06D0">
        <w:rPr>
          <w:noProof/>
          <w:lang w:val="en-GB" w:eastAsia="en-GB"/>
        </w:rPr>
        <w:drawing>
          <wp:inline distT="0" distB="0" distL="0" distR="0" wp14:anchorId="63E2F52E" wp14:editId="14E4C5FF">
            <wp:extent cx="2286000" cy="502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ASISLogo-v2.0.jpg"/>
                    <pic:cNvPicPr/>
                  </pic:nvPicPr>
                  <pic:blipFill>
                    <a:blip r:embed="rId8"/>
                    <a:stretch>
                      <a:fillRect/>
                    </a:stretch>
                  </pic:blipFill>
                  <pic:spPr>
                    <a:xfrm>
                      <a:off x="0" y="0"/>
                      <a:ext cx="2286000" cy="502920"/>
                    </a:xfrm>
                    <a:prstGeom prst="rect">
                      <a:avLst/>
                    </a:prstGeom>
                  </pic:spPr>
                </pic:pic>
              </a:graphicData>
            </a:graphic>
          </wp:inline>
        </w:drawing>
      </w:r>
    </w:p>
    <w:p w14:paraId="63EB7221" w14:textId="77777777" w:rsidR="00C71349" w:rsidRPr="003A06D0" w:rsidRDefault="004B584D" w:rsidP="008C100C">
      <w:pPr>
        <w:pStyle w:val="Titel"/>
        <w:rPr>
          <w:lang w:val="en-GB"/>
        </w:rPr>
      </w:pPr>
      <w:r w:rsidRPr="003A06D0">
        <w:rPr>
          <w:lang w:val="en-GB"/>
        </w:rPr>
        <w:t>Digital Signature Service Core Protocols, Elements, and Bindings Version 2.0</w:t>
      </w:r>
    </w:p>
    <w:p w14:paraId="5A86578B" w14:textId="52977FF5" w:rsidR="00E4299F" w:rsidRPr="003A06D0" w:rsidRDefault="00B03FBA" w:rsidP="008C100C">
      <w:pPr>
        <w:pStyle w:val="Untertitel"/>
        <w:rPr>
          <w:lang w:val="en-GB"/>
        </w:rPr>
      </w:pPr>
      <w:r w:rsidRPr="003A06D0">
        <w:rPr>
          <w:lang w:val="en-GB"/>
        </w:rPr>
        <w:t xml:space="preserve">Committee Specification </w:t>
      </w:r>
      <w:del w:id="1" w:author="Andreas Kuehne" w:date="2019-05-09T21:56:00Z">
        <w:r w:rsidRPr="003A06D0" w:rsidDel="00DC37AC">
          <w:rPr>
            <w:lang w:val="en-GB"/>
          </w:rPr>
          <w:delText xml:space="preserve">Draft </w:delText>
        </w:r>
      </w:del>
      <w:r w:rsidR="003857AC">
        <w:rPr>
          <w:lang w:val="en-GB"/>
        </w:rPr>
        <w:t>0</w:t>
      </w:r>
      <w:del w:id="2" w:author="Andreas Kuehne" w:date="2019-05-09T21:56:00Z">
        <w:r w:rsidR="003857AC" w:rsidDel="00DC37AC">
          <w:rPr>
            <w:lang w:val="en-GB"/>
          </w:rPr>
          <w:delText>3 /</w:delText>
        </w:r>
        <w:r w:rsidR="003857AC" w:rsidDel="00DC37AC">
          <w:rPr>
            <w:lang w:val="en-GB"/>
          </w:rPr>
          <w:br/>
          <w:delText>Public Review Draft 03</w:delText>
        </w:r>
      </w:del>
      <w:ins w:id="3" w:author="Andreas Kuehne" w:date="2019-05-09T21:56:00Z">
        <w:r w:rsidR="00DC37AC">
          <w:rPr>
            <w:lang w:val="en-GB"/>
          </w:rPr>
          <w:t>1</w:t>
        </w:r>
      </w:ins>
    </w:p>
    <w:p w14:paraId="6ED95D7D" w14:textId="0F041FAF" w:rsidR="00286EC7" w:rsidRPr="003A06D0" w:rsidRDefault="00ED7C33" w:rsidP="008C100C">
      <w:pPr>
        <w:pStyle w:val="Untertitel"/>
        <w:rPr>
          <w:lang w:val="en-GB"/>
        </w:rPr>
      </w:pPr>
      <w:ins w:id="4" w:author="Andreas Kuehne" w:date="2019-05-09T21:56:00Z">
        <w:r>
          <w:rPr>
            <w:lang w:val="en-GB"/>
          </w:rPr>
          <w:t>31</w:t>
        </w:r>
      </w:ins>
      <w:del w:id="5" w:author="Andreas Kuehne" w:date="2019-05-09T21:56:00Z">
        <w:r w:rsidR="008B5BF1" w:rsidDel="00DC37AC">
          <w:rPr>
            <w:lang w:val="en-GB"/>
          </w:rPr>
          <w:delText>13</w:delText>
        </w:r>
      </w:del>
      <w:r w:rsidR="004B584D" w:rsidRPr="003A06D0">
        <w:rPr>
          <w:lang w:val="en-GB"/>
        </w:rPr>
        <w:t xml:space="preserve"> </w:t>
      </w:r>
      <w:del w:id="6" w:author="Andreas Kuehne" w:date="2019-05-09T21:56:00Z">
        <w:r w:rsidR="003857AC" w:rsidDel="00DC37AC">
          <w:rPr>
            <w:lang w:val="en-GB"/>
          </w:rPr>
          <w:delText>Febr</w:delText>
        </w:r>
        <w:r w:rsidR="001725A5" w:rsidRPr="003A06D0" w:rsidDel="00DC37AC">
          <w:rPr>
            <w:lang w:val="en-GB"/>
          </w:rPr>
          <w:delText>uary</w:delText>
        </w:r>
        <w:r w:rsidR="00B03FBA" w:rsidRPr="003A06D0" w:rsidDel="00DC37AC">
          <w:rPr>
            <w:lang w:val="en-GB"/>
          </w:rPr>
          <w:delText xml:space="preserve"> </w:delText>
        </w:r>
      </w:del>
      <w:ins w:id="7" w:author="Andreas Kuehne" w:date="2019-05-09T21:56:00Z">
        <w:r w:rsidR="00DC37AC">
          <w:rPr>
            <w:lang w:val="en-GB"/>
          </w:rPr>
          <w:t>May</w:t>
        </w:r>
        <w:r w:rsidR="00DC37AC" w:rsidRPr="003A06D0">
          <w:rPr>
            <w:lang w:val="en-GB"/>
          </w:rPr>
          <w:t xml:space="preserve"> </w:t>
        </w:r>
      </w:ins>
      <w:r w:rsidR="00197607" w:rsidRPr="003A06D0">
        <w:rPr>
          <w:lang w:val="en-GB"/>
        </w:rPr>
        <w:t>201</w:t>
      </w:r>
      <w:r w:rsidR="001725A5" w:rsidRPr="003A06D0">
        <w:rPr>
          <w:lang w:val="en-GB"/>
        </w:rPr>
        <w:t>9</w:t>
      </w:r>
    </w:p>
    <w:p w14:paraId="23E47721" w14:textId="77777777" w:rsidR="00E4299F" w:rsidRPr="003A06D0" w:rsidRDefault="000E5705" w:rsidP="00E4299F">
      <w:pPr>
        <w:pStyle w:val="Titlepageinfo"/>
        <w:rPr>
          <w:sz w:val="24"/>
          <w:szCs w:val="24"/>
          <w:lang w:val="en-GB"/>
        </w:rPr>
      </w:pPr>
      <w:r w:rsidRPr="003A06D0">
        <w:rPr>
          <w:sz w:val="24"/>
          <w:szCs w:val="24"/>
          <w:lang w:val="en-GB"/>
        </w:rPr>
        <w:t>Specification</w:t>
      </w:r>
      <w:r w:rsidR="00E4299F" w:rsidRPr="003A06D0">
        <w:rPr>
          <w:sz w:val="24"/>
          <w:szCs w:val="24"/>
          <w:lang w:val="en-GB"/>
        </w:rPr>
        <w:t xml:space="preserve"> URIs</w:t>
      </w:r>
    </w:p>
    <w:p w14:paraId="0EBAE410" w14:textId="77777777" w:rsidR="00D54431" w:rsidRPr="003A06D0" w:rsidRDefault="003B0E37" w:rsidP="00D54431">
      <w:pPr>
        <w:pStyle w:val="Titlepageinfo"/>
        <w:rPr>
          <w:lang w:val="en-GB"/>
        </w:rPr>
      </w:pPr>
      <w:r w:rsidRPr="003A06D0">
        <w:rPr>
          <w:lang w:val="en-GB"/>
        </w:rPr>
        <w:t xml:space="preserve">This </w:t>
      </w:r>
      <w:r w:rsidR="00C5515D" w:rsidRPr="003A06D0">
        <w:rPr>
          <w:lang w:val="en-GB"/>
        </w:rPr>
        <w:t>v</w:t>
      </w:r>
      <w:r w:rsidRPr="003A06D0">
        <w:rPr>
          <w:lang w:val="en-GB"/>
        </w:rPr>
        <w:t>ersion</w:t>
      </w:r>
      <w:r w:rsidR="00D54431" w:rsidRPr="003A06D0">
        <w:rPr>
          <w:lang w:val="en-GB"/>
        </w:rPr>
        <w:t>:</w:t>
      </w:r>
    </w:p>
    <w:p w14:paraId="32CC00B2" w14:textId="68BEA402" w:rsidR="00D54431" w:rsidRPr="003A06D0" w:rsidRDefault="00DC37AC" w:rsidP="00D54431">
      <w:pPr>
        <w:pStyle w:val="Titlepageinfodescription"/>
        <w:rPr>
          <w:rStyle w:val="Hyperlink"/>
          <w:color w:val="auto"/>
          <w:lang w:val="en-GB"/>
        </w:rPr>
      </w:pPr>
      <w:ins w:id="8" w:author="Andreas Kuehne" w:date="2019-05-09T21:57:00Z">
        <w:r>
          <w:rPr>
            <w:rStyle w:val="Hyperlink"/>
            <w:lang w:val="en-GB"/>
          </w:rPr>
          <w:fldChar w:fldCharType="begin"/>
        </w:r>
        <w:r>
          <w:rPr>
            <w:rStyle w:val="Hyperlink"/>
            <w:lang w:val="en-GB"/>
          </w:rPr>
          <w:instrText xml:space="preserve"> HYPERLINK "</w:instrText>
        </w:r>
      </w:ins>
      <w:r w:rsidRPr="00DC37AC">
        <w:rPr>
          <w:rStyle w:val="Hyperlink"/>
          <w:lang w:val="en-GB"/>
        </w:rPr>
        <w:instrText>http://docs.oasis-open.org/dss-x/dss-core/v2.0/cs0</w:instrText>
      </w:r>
      <w:ins w:id="9" w:author="Andreas Kuehne" w:date="2019-05-09T21:57:00Z">
        <w:r w:rsidRPr="00DC37AC">
          <w:rPr>
            <w:rStyle w:val="Hyperlink"/>
            <w:lang w:val="en-GB"/>
          </w:rPr>
          <w:instrText>1</w:instrText>
        </w:r>
      </w:ins>
      <w:r w:rsidRPr="00DC37AC">
        <w:rPr>
          <w:rStyle w:val="Hyperlink"/>
          <w:lang w:val="en-GB"/>
        </w:rPr>
        <w:instrText>/dss-core-v2.0-cs0</w:instrText>
      </w:r>
      <w:ins w:id="10" w:author="Andreas Kuehne" w:date="2019-05-09T21:57:00Z">
        <w:r w:rsidRPr="00DC37AC">
          <w:rPr>
            <w:rStyle w:val="Hyperlink"/>
            <w:lang w:val="en-GB"/>
          </w:rPr>
          <w:instrText>1</w:instrText>
        </w:r>
      </w:ins>
      <w:r w:rsidRPr="00DC37AC">
        <w:rPr>
          <w:rStyle w:val="Hyperlink"/>
          <w:lang w:val="en-GB"/>
        </w:rPr>
        <w:instrText>.docx</w:instrText>
      </w:r>
      <w:ins w:id="11" w:author="Andreas Kuehne" w:date="2019-05-09T21:57:00Z">
        <w:r>
          <w:rPr>
            <w:rStyle w:val="Hyperlink"/>
            <w:lang w:val="en-GB"/>
          </w:rPr>
          <w:instrText xml:space="preserve">" </w:instrText>
        </w:r>
        <w:r>
          <w:rPr>
            <w:rStyle w:val="Hyperlink"/>
            <w:lang w:val="en-GB"/>
          </w:rPr>
          <w:fldChar w:fldCharType="separate"/>
        </w:r>
      </w:ins>
      <w:r w:rsidRPr="004B5A6F">
        <w:rPr>
          <w:rStyle w:val="Hyperlink"/>
          <w:lang w:val="en-GB"/>
        </w:rPr>
        <w:t>http://docs.oasis-open.org/dss-x/dss-core/v2.0/cs</w:t>
      </w:r>
      <w:del w:id="12" w:author="Andreas Kuehne" w:date="2019-05-09T21:57:00Z">
        <w:r w:rsidRPr="004B5A6F" w:rsidDel="00DC37AC">
          <w:rPr>
            <w:rStyle w:val="Hyperlink"/>
            <w:lang w:val="en-GB"/>
          </w:rPr>
          <w:delText>prd</w:delText>
        </w:r>
      </w:del>
      <w:r w:rsidRPr="004B5A6F">
        <w:rPr>
          <w:rStyle w:val="Hyperlink"/>
          <w:lang w:val="en-GB"/>
        </w:rPr>
        <w:t>0</w:t>
      </w:r>
      <w:del w:id="13" w:author="Andreas Kuehne" w:date="2019-05-09T21:57:00Z">
        <w:r w:rsidRPr="004B5A6F" w:rsidDel="00DC37AC">
          <w:rPr>
            <w:rStyle w:val="Hyperlink"/>
            <w:lang w:val="en-GB"/>
          </w:rPr>
          <w:delText>2</w:delText>
        </w:r>
      </w:del>
      <w:ins w:id="14" w:author="Andreas Kuehne" w:date="2019-05-09T21:57:00Z">
        <w:r w:rsidRPr="004B5A6F">
          <w:rPr>
            <w:rStyle w:val="Hyperlink"/>
            <w:lang w:val="en-GB"/>
          </w:rPr>
          <w:t>1</w:t>
        </w:r>
      </w:ins>
      <w:r w:rsidRPr="004B5A6F">
        <w:rPr>
          <w:rStyle w:val="Hyperlink"/>
          <w:lang w:val="en-GB"/>
        </w:rPr>
        <w:t>/dss-core-v2.0-cs</w:t>
      </w:r>
      <w:del w:id="15" w:author="Andreas Kuehne" w:date="2019-05-09T21:57:00Z">
        <w:r w:rsidRPr="004B5A6F" w:rsidDel="00DC37AC">
          <w:rPr>
            <w:rStyle w:val="Hyperlink"/>
            <w:lang w:val="en-GB"/>
          </w:rPr>
          <w:delText>prd</w:delText>
        </w:r>
      </w:del>
      <w:r w:rsidRPr="004B5A6F">
        <w:rPr>
          <w:rStyle w:val="Hyperlink"/>
          <w:lang w:val="en-GB"/>
        </w:rPr>
        <w:t>0</w:t>
      </w:r>
      <w:del w:id="16" w:author="Andreas Kuehne" w:date="2019-05-09T21:57:00Z">
        <w:r w:rsidRPr="004B5A6F" w:rsidDel="00DC37AC">
          <w:rPr>
            <w:rStyle w:val="Hyperlink"/>
            <w:lang w:val="en-GB"/>
          </w:rPr>
          <w:delText>3</w:delText>
        </w:r>
      </w:del>
      <w:ins w:id="17" w:author="Andreas Kuehne" w:date="2019-05-09T21:57:00Z">
        <w:r w:rsidRPr="004B5A6F">
          <w:rPr>
            <w:rStyle w:val="Hyperlink"/>
            <w:lang w:val="en-GB"/>
          </w:rPr>
          <w:t>1</w:t>
        </w:r>
      </w:ins>
      <w:r w:rsidRPr="004B5A6F">
        <w:rPr>
          <w:rStyle w:val="Hyperlink"/>
          <w:lang w:val="en-GB"/>
        </w:rPr>
        <w:t>.docx</w:t>
      </w:r>
      <w:ins w:id="18" w:author="Andreas Kuehne" w:date="2019-05-09T21:57:00Z">
        <w:r>
          <w:rPr>
            <w:rStyle w:val="Hyperlink"/>
            <w:lang w:val="en-GB"/>
          </w:rPr>
          <w:fldChar w:fldCharType="end"/>
        </w:r>
      </w:ins>
      <w:r w:rsidR="002659E9" w:rsidRPr="003A06D0">
        <w:rPr>
          <w:rStyle w:val="Hyperlink"/>
          <w:color w:val="auto"/>
          <w:lang w:val="en-GB"/>
        </w:rPr>
        <w:t xml:space="preserve"> (Authoritative)</w:t>
      </w:r>
    </w:p>
    <w:bookmarkStart w:id="19" w:name="_Hlk522724236"/>
    <w:p w14:paraId="5743800F" w14:textId="28CB7549" w:rsidR="00FC06F0" w:rsidRPr="003A06D0" w:rsidRDefault="00DC37AC" w:rsidP="00CF629C">
      <w:pPr>
        <w:pStyle w:val="Titlepageinfodescription"/>
        <w:rPr>
          <w:rStyle w:val="Hyperlink"/>
          <w:color w:val="auto"/>
          <w:lang w:val="en-GB"/>
        </w:rPr>
      </w:pPr>
      <w:ins w:id="20" w:author="Andreas Kuehne" w:date="2019-05-09T21:58:00Z">
        <w:r>
          <w:rPr>
            <w:rStyle w:val="Hyperlink"/>
            <w:lang w:val="en-GB"/>
          </w:rPr>
          <w:fldChar w:fldCharType="begin"/>
        </w:r>
        <w:r>
          <w:rPr>
            <w:rStyle w:val="Hyperlink"/>
            <w:lang w:val="en-GB"/>
          </w:rPr>
          <w:instrText xml:space="preserve"> HYPERLINK "</w:instrText>
        </w:r>
      </w:ins>
      <w:r w:rsidRPr="00DC37AC">
        <w:rPr>
          <w:rStyle w:val="Hyperlink"/>
          <w:lang w:val="en-GB"/>
        </w:rPr>
        <w:instrText>http://docs.oasis-open.org/dss-x/dss-core/v2.0/cs</w:instrText>
      </w:r>
      <w:ins w:id="21" w:author="Andreas Kuehne" w:date="2019-05-09T21:58:00Z">
        <w:r w:rsidRPr="00DC37AC">
          <w:rPr>
            <w:rStyle w:val="Hyperlink"/>
            <w:lang w:val="en-GB"/>
          </w:rPr>
          <w:instrText>01</w:instrText>
        </w:r>
      </w:ins>
      <w:r w:rsidRPr="00DC37AC">
        <w:rPr>
          <w:rStyle w:val="Hyperlink"/>
          <w:lang w:val="en-GB"/>
        </w:rPr>
        <w:instrText>/dss-core-v2.0-cs0</w:instrText>
      </w:r>
      <w:ins w:id="22" w:author="Andreas Kuehne" w:date="2019-05-09T21:57:00Z">
        <w:r w:rsidRPr="00DC37AC">
          <w:rPr>
            <w:rStyle w:val="Hyperlink"/>
            <w:lang w:val="en-GB"/>
          </w:rPr>
          <w:instrText>1</w:instrText>
        </w:r>
      </w:ins>
      <w:r w:rsidRPr="00DC37AC">
        <w:rPr>
          <w:rStyle w:val="Hyperlink"/>
          <w:lang w:val="en-GB"/>
        </w:rPr>
        <w:instrText>.html</w:instrText>
      </w:r>
      <w:ins w:id="23" w:author="Andreas Kuehne" w:date="2019-05-09T21:58:00Z">
        <w:r>
          <w:rPr>
            <w:rStyle w:val="Hyperlink"/>
            <w:lang w:val="en-GB"/>
          </w:rPr>
          <w:instrText xml:space="preserve">" </w:instrText>
        </w:r>
        <w:r>
          <w:rPr>
            <w:rStyle w:val="Hyperlink"/>
            <w:lang w:val="en-GB"/>
          </w:rPr>
          <w:fldChar w:fldCharType="separate"/>
        </w:r>
      </w:ins>
      <w:r w:rsidRPr="004B5A6F">
        <w:rPr>
          <w:rStyle w:val="Hyperlink"/>
          <w:lang w:val="en-GB"/>
        </w:rPr>
        <w:t>http://docs.oasis-open.org/dss-x/dss-core/v2.0/cs</w:t>
      </w:r>
      <w:ins w:id="24" w:author="Andreas Kuehne" w:date="2019-05-09T21:58:00Z">
        <w:r w:rsidRPr="004B5A6F">
          <w:rPr>
            <w:rStyle w:val="Hyperlink"/>
            <w:lang w:val="en-GB"/>
          </w:rPr>
          <w:t>0</w:t>
        </w:r>
      </w:ins>
      <w:del w:id="25" w:author="Andreas Kuehne" w:date="2019-05-09T21:58:00Z">
        <w:r w:rsidRPr="004B5A6F" w:rsidDel="00DC37AC">
          <w:rPr>
            <w:rStyle w:val="Hyperlink"/>
            <w:lang w:val="en-GB"/>
          </w:rPr>
          <w:delText>prd0</w:delText>
        </w:r>
      </w:del>
      <w:ins w:id="26" w:author="Andreas Kuehne" w:date="2019-05-09T21:58:00Z">
        <w:r w:rsidRPr="004B5A6F">
          <w:rPr>
            <w:rStyle w:val="Hyperlink"/>
            <w:lang w:val="en-GB"/>
          </w:rPr>
          <w:t>1</w:t>
        </w:r>
      </w:ins>
      <w:del w:id="27" w:author="Andreas Kuehne" w:date="2019-05-09T21:58:00Z">
        <w:r w:rsidRPr="004B5A6F" w:rsidDel="00DC37AC">
          <w:rPr>
            <w:rStyle w:val="Hyperlink"/>
            <w:lang w:val="en-GB"/>
          </w:rPr>
          <w:delText>2</w:delText>
        </w:r>
      </w:del>
      <w:r w:rsidRPr="004B5A6F">
        <w:rPr>
          <w:rStyle w:val="Hyperlink"/>
          <w:lang w:val="en-GB"/>
        </w:rPr>
        <w:t>/</w:t>
      </w:r>
      <w:bookmarkEnd w:id="19"/>
      <w:r w:rsidRPr="004B5A6F">
        <w:rPr>
          <w:rStyle w:val="Hyperlink"/>
          <w:lang w:val="en-GB"/>
        </w:rPr>
        <w:t>dss-core-v2.0-cs</w:t>
      </w:r>
      <w:del w:id="28" w:author="Andreas Kuehne" w:date="2019-05-09T21:57:00Z">
        <w:r w:rsidRPr="004B5A6F" w:rsidDel="00DC37AC">
          <w:rPr>
            <w:rStyle w:val="Hyperlink"/>
            <w:lang w:val="en-GB"/>
          </w:rPr>
          <w:delText>prd</w:delText>
        </w:r>
      </w:del>
      <w:r w:rsidRPr="004B5A6F">
        <w:rPr>
          <w:rStyle w:val="Hyperlink"/>
          <w:lang w:val="en-GB"/>
        </w:rPr>
        <w:t>0</w:t>
      </w:r>
      <w:del w:id="29" w:author="Andreas Kuehne" w:date="2019-05-09T21:57:00Z">
        <w:r w:rsidRPr="004B5A6F" w:rsidDel="00DC37AC">
          <w:rPr>
            <w:rStyle w:val="Hyperlink"/>
            <w:lang w:val="en-GB"/>
          </w:rPr>
          <w:delText>3</w:delText>
        </w:r>
      </w:del>
      <w:ins w:id="30" w:author="Andreas Kuehne" w:date="2019-05-09T21:57:00Z">
        <w:r w:rsidRPr="004B5A6F">
          <w:rPr>
            <w:rStyle w:val="Hyperlink"/>
            <w:lang w:val="en-GB"/>
          </w:rPr>
          <w:t>1</w:t>
        </w:r>
      </w:ins>
      <w:r w:rsidRPr="004B5A6F">
        <w:rPr>
          <w:rStyle w:val="Hyperlink"/>
          <w:lang w:val="en-GB"/>
        </w:rPr>
        <w:t>.html</w:t>
      </w:r>
      <w:ins w:id="31" w:author="Andreas Kuehne" w:date="2019-05-09T21:58:00Z">
        <w:r>
          <w:rPr>
            <w:rStyle w:val="Hyperlink"/>
            <w:lang w:val="en-GB"/>
          </w:rPr>
          <w:fldChar w:fldCharType="end"/>
        </w:r>
      </w:ins>
    </w:p>
    <w:p w14:paraId="53949FA8" w14:textId="1DAE017E" w:rsidR="00CF629C" w:rsidRPr="003A06D0" w:rsidRDefault="00EB1DAE" w:rsidP="00CF629C">
      <w:pPr>
        <w:pStyle w:val="Titlepageinfodescription"/>
        <w:rPr>
          <w:rStyle w:val="Hyperlink"/>
          <w:color w:val="auto"/>
          <w:lang w:val="en-GB"/>
        </w:rPr>
      </w:pPr>
      <w:ins w:id="32" w:author="Andreas Kuehne" w:date="2019-05-09T21:58:00Z">
        <w:r>
          <w:rPr>
            <w:rStyle w:val="Hyperlink"/>
            <w:lang w:val="en-GB"/>
          </w:rPr>
          <w:fldChar w:fldCharType="begin"/>
        </w:r>
        <w:r>
          <w:rPr>
            <w:rStyle w:val="Hyperlink"/>
            <w:lang w:val="en-GB"/>
          </w:rPr>
          <w:instrText xml:space="preserve"> HYPERLINK "</w:instrText>
        </w:r>
      </w:ins>
      <w:r w:rsidRPr="00EB1DAE">
        <w:rPr>
          <w:rStyle w:val="Hyperlink"/>
          <w:lang w:val="en-GB"/>
        </w:rPr>
        <w:instrText>http://docs.oasis-open.org/dss-x/dss-core/v2.0/cs0</w:instrText>
      </w:r>
      <w:ins w:id="33" w:author="Andreas Kuehne" w:date="2019-05-09T21:58:00Z">
        <w:r w:rsidRPr="00EB1DAE">
          <w:rPr>
            <w:rStyle w:val="Hyperlink"/>
            <w:lang w:val="en-GB"/>
          </w:rPr>
          <w:instrText>1</w:instrText>
        </w:r>
      </w:ins>
      <w:r w:rsidRPr="00EB1DAE">
        <w:rPr>
          <w:rStyle w:val="Hyperlink"/>
          <w:lang w:val="en-GB"/>
        </w:rPr>
        <w:instrText>/dss-core-v2.0-cs0</w:instrText>
      </w:r>
      <w:ins w:id="34" w:author="Andreas Kuehne" w:date="2019-05-09T21:57:00Z">
        <w:r w:rsidRPr="00EB1DAE">
          <w:rPr>
            <w:rStyle w:val="Hyperlink"/>
            <w:lang w:val="en-GB"/>
          </w:rPr>
          <w:instrText>1</w:instrText>
        </w:r>
      </w:ins>
      <w:r w:rsidRPr="00EB1DAE">
        <w:rPr>
          <w:rStyle w:val="Hyperlink"/>
          <w:lang w:val="en-GB"/>
        </w:rPr>
        <w:instrText>.pdf</w:instrText>
      </w:r>
      <w:ins w:id="35" w:author="Andreas Kuehne" w:date="2019-05-09T21:58:00Z">
        <w:r>
          <w:rPr>
            <w:rStyle w:val="Hyperlink"/>
            <w:lang w:val="en-GB"/>
          </w:rPr>
          <w:instrText xml:space="preserve">" </w:instrText>
        </w:r>
        <w:r>
          <w:rPr>
            <w:rStyle w:val="Hyperlink"/>
            <w:lang w:val="en-GB"/>
          </w:rPr>
          <w:fldChar w:fldCharType="separate"/>
        </w:r>
      </w:ins>
      <w:r w:rsidRPr="004B5A6F">
        <w:rPr>
          <w:rStyle w:val="Hyperlink"/>
          <w:lang w:val="en-GB"/>
        </w:rPr>
        <w:t>http://docs.oasis-open.org/dss-x/dss-core/v2.0/cs</w:t>
      </w:r>
      <w:del w:id="36" w:author="Andreas Kuehne" w:date="2019-05-09T21:58:00Z">
        <w:r w:rsidRPr="004B5A6F" w:rsidDel="00DC37AC">
          <w:rPr>
            <w:rStyle w:val="Hyperlink"/>
            <w:lang w:val="en-GB"/>
          </w:rPr>
          <w:delText>prd</w:delText>
        </w:r>
      </w:del>
      <w:r w:rsidRPr="004B5A6F">
        <w:rPr>
          <w:rStyle w:val="Hyperlink"/>
          <w:lang w:val="en-GB"/>
        </w:rPr>
        <w:t>0</w:t>
      </w:r>
      <w:ins w:id="37" w:author="Andreas Kuehne" w:date="2019-05-09T21:58:00Z">
        <w:r w:rsidRPr="004B5A6F">
          <w:rPr>
            <w:rStyle w:val="Hyperlink"/>
            <w:lang w:val="en-GB"/>
          </w:rPr>
          <w:t>1</w:t>
        </w:r>
      </w:ins>
      <w:del w:id="38" w:author="Andreas Kuehne" w:date="2019-05-09T21:58:00Z">
        <w:r w:rsidRPr="004B5A6F" w:rsidDel="00DC37AC">
          <w:rPr>
            <w:rStyle w:val="Hyperlink"/>
            <w:lang w:val="en-GB"/>
          </w:rPr>
          <w:delText>2</w:delText>
        </w:r>
      </w:del>
      <w:r w:rsidRPr="004B5A6F">
        <w:rPr>
          <w:rStyle w:val="Hyperlink"/>
          <w:lang w:val="en-GB"/>
        </w:rPr>
        <w:t>/dss-core-v2.0-cs</w:t>
      </w:r>
      <w:del w:id="39" w:author="Andreas Kuehne" w:date="2019-05-09T21:57:00Z">
        <w:r w:rsidRPr="004B5A6F" w:rsidDel="00DC37AC">
          <w:rPr>
            <w:rStyle w:val="Hyperlink"/>
            <w:lang w:val="en-GB"/>
          </w:rPr>
          <w:delText>prd</w:delText>
        </w:r>
      </w:del>
      <w:r w:rsidRPr="004B5A6F">
        <w:rPr>
          <w:rStyle w:val="Hyperlink"/>
          <w:lang w:val="en-GB"/>
        </w:rPr>
        <w:t>0</w:t>
      </w:r>
      <w:del w:id="40" w:author="Andreas Kuehne" w:date="2019-05-09T21:57:00Z">
        <w:r w:rsidRPr="004B5A6F" w:rsidDel="00DC37AC">
          <w:rPr>
            <w:rStyle w:val="Hyperlink"/>
            <w:lang w:val="en-GB"/>
          </w:rPr>
          <w:delText>3</w:delText>
        </w:r>
      </w:del>
      <w:ins w:id="41" w:author="Andreas Kuehne" w:date="2019-05-09T21:57:00Z">
        <w:r w:rsidRPr="004B5A6F">
          <w:rPr>
            <w:rStyle w:val="Hyperlink"/>
            <w:lang w:val="en-GB"/>
          </w:rPr>
          <w:t>1</w:t>
        </w:r>
      </w:ins>
      <w:r w:rsidRPr="004B5A6F">
        <w:rPr>
          <w:rStyle w:val="Hyperlink"/>
          <w:lang w:val="en-GB"/>
        </w:rPr>
        <w:t>.pdf</w:t>
      </w:r>
      <w:ins w:id="42" w:author="Andreas Kuehne" w:date="2019-05-09T21:58:00Z">
        <w:r>
          <w:rPr>
            <w:rStyle w:val="Hyperlink"/>
            <w:lang w:val="en-GB"/>
          </w:rPr>
          <w:fldChar w:fldCharType="end"/>
        </w:r>
      </w:ins>
    </w:p>
    <w:p w14:paraId="07BDD291" w14:textId="77777777" w:rsidR="003B0E37" w:rsidRPr="003A06D0" w:rsidRDefault="003B0E37" w:rsidP="003B0E37">
      <w:pPr>
        <w:pStyle w:val="Titlepageinfo"/>
        <w:rPr>
          <w:lang w:val="en-GB"/>
        </w:rPr>
      </w:pPr>
      <w:r w:rsidRPr="003A06D0">
        <w:rPr>
          <w:lang w:val="en-GB"/>
        </w:rPr>
        <w:t xml:space="preserve">Previous </w:t>
      </w:r>
      <w:r w:rsidR="00C5515D" w:rsidRPr="003A06D0">
        <w:rPr>
          <w:lang w:val="en-GB"/>
        </w:rPr>
        <w:t>v</w:t>
      </w:r>
      <w:r w:rsidRPr="003A06D0">
        <w:rPr>
          <w:lang w:val="en-GB"/>
        </w:rPr>
        <w:t>ersion:</w:t>
      </w:r>
    </w:p>
    <w:p w14:paraId="1843B2AF" w14:textId="77777777" w:rsidR="00FC06F0" w:rsidRPr="003A06D0" w:rsidRDefault="00635370" w:rsidP="00FC06F0">
      <w:pPr>
        <w:pStyle w:val="Titlepageinfodescription"/>
        <w:rPr>
          <w:rStyle w:val="Hyperlink"/>
          <w:color w:val="auto"/>
          <w:lang w:val="en-GB"/>
        </w:rPr>
      </w:pPr>
      <w:r w:rsidRPr="003A06D0">
        <w:rPr>
          <w:rStyle w:val="Hyperlink"/>
          <w:color w:val="auto"/>
          <w:lang w:val="en-GB"/>
        </w:rPr>
        <w:t>N/A</w:t>
      </w:r>
    </w:p>
    <w:p w14:paraId="782AAB47" w14:textId="77777777" w:rsidR="003B0E37" w:rsidRPr="003A06D0" w:rsidRDefault="003B0E37" w:rsidP="003B0E37">
      <w:pPr>
        <w:pStyle w:val="Titlepageinfo"/>
        <w:rPr>
          <w:lang w:val="en-GB"/>
        </w:rPr>
      </w:pPr>
      <w:r w:rsidRPr="003A06D0">
        <w:rPr>
          <w:lang w:val="en-GB"/>
        </w:rPr>
        <w:t xml:space="preserve">Latest </w:t>
      </w:r>
      <w:r w:rsidR="00C5515D" w:rsidRPr="003A06D0">
        <w:rPr>
          <w:lang w:val="en-GB"/>
        </w:rPr>
        <w:t>v</w:t>
      </w:r>
      <w:r w:rsidRPr="003A06D0">
        <w:rPr>
          <w:lang w:val="en-GB"/>
        </w:rPr>
        <w:t>ersion:</w:t>
      </w:r>
    </w:p>
    <w:p w14:paraId="17F9BC7B" w14:textId="77777777" w:rsidR="00FC06F0" w:rsidRPr="003A06D0" w:rsidRDefault="001A1734" w:rsidP="00FC06F0">
      <w:pPr>
        <w:pStyle w:val="Titlepageinfodescription"/>
        <w:rPr>
          <w:rStyle w:val="Hyperlink"/>
          <w:color w:val="auto"/>
          <w:lang w:val="en-GB"/>
        </w:rPr>
      </w:pPr>
      <w:hyperlink r:id="rId9" w:history="1">
        <w:r w:rsidR="004B584D" w:rsidRPr="003A06D0">
          <w:rPr>
            <w:rStyle w:val="Hyperlink"/>
            <w:lang w:val="en-GB"/>
          </w:rPr>
          <w:t>http://docs.oasis-open.org/dss-x/dss-core/v2.0/dss-core-v2.0.docx</w:t>
        </w:r>
      </w:hyperlink>
      <w:r w:rsidR="00FC06F0" w:rsidRPr="003A06D0">
        <w:rPr>
          <w:rStyle w:val="Hyperlink"/>
          <w:color w:val="auto"/>
          <w:lang w:val="en-GB"/>
        </w:rPr>
        <w:t xml:space="preserve"> (Authoritative)</w:t>
      </w:r>
    </w:p>
    <w:p w14:paraId="62C06D8F" w14:textId="77777777" w:rsidR="00FC06F0" w:rsidRPr="003A06D0" w:rsidRDefault="001A1734" w:rsidP="00FC06F0">
      <w:pPr>
        <w:pStyle w:val="Titlepageinfodescription"/>
        <w:rPr>
          <w:rStyle w:val="Hyperlink"/>
          <w:color w:val="auto"/>
          <w:lang w:val="en-GB"/>
        </w:rPr>
      </w:pPr>
      <w:hyperlink r:id="rId10" w:history="1">
        <w:r w:rsidR="004B584D" w:rsidRPr="003A06D0">
          <w:rPr>
            <w:rStyle w:val="Hyperlink"/>
            <w:lang w:val="en-GB"/>
          </w:rPr>
          <w:t>http://docs.oasis-open.org/dss-x/dss-core/v2.0/dss-core-v2.0.html</w:t>
        </w:r>
      </w:hyperlink>
    </w:p>
    <w:p w14:paraId="0B37ED9B" w14:textId="77777777" w:rsidR="00FC06F0" w:rsidRPr="003A06D0" w:rsidRDefault="001A1734" w:rsidP="00FC06F0">
      <w:pPr>
        <w:pStyle w:val="Titlepageinfodescription"/>
        <w:rPr>
          <w:rStyle w:val="Hyperlink"/>
          <w:color w:val="auto"/>
          <w:lang w:val="en-GB"/>
        </w:rPr>
      </w:pPr>
      <w:hyperlink r:id="rId11" w:history="1">
        <w:r w:rsidR="004B584D" w:rsidRPr="003A06D0">
          <w:rPr>
            <w:rStyle w:val="Hyperlink"/>
            <w:lang w:val="en-GB"/>
          </w:rPr>
          <w:t>http://docs.oasis-open.org/dss-x/dss-core/v2.0/dss-core-v2.0.pdf</w:t>
        </w:r>
      </w:hyperlink>
    </w:p>
    <w:p w14:paraId="7BA300F0" w14:textId="77777777" w:rsidR="00024C43" w:rsidRPr="003A06D0" w:rsidRDefault="00024C43" w:rsidP="008C100C">
      <w:pPr>
        <w:pStyle w:val="Titlepageinfo"/>
        <w:rPr>
          <w:lang w:val="en-GB"/>
        </w:rPr>
      </w:pPr>
      <w:r w:rsidRPr="003A06D0">
        <w:rPr>
          <w:lang w:val="en-GB"/>
        </w:rPr>
        <w:t>Technical Committee:</w:t>
      </w:r>
    </w:p>
    <w:p w14:paraId="3767E8C8" w14:textId="77777777" w:rsidR="00024C43" w:rsidRPr="003A06D0" w:rsidRDefault="001A1734" w:rsidP="008C100C">
      <w:pPr>
        <w:pStyle w:val="Titlepageinfodescription"/>
        <w:rPr>
          <w:lang w:val="en-GB"/>
        </w:rPr>
      </w:pPr>
      <w:hyperlink r:id="rId12" w:history="1">
        <w:r w:rsidR="007A7CF7" w:rsidRPr="003A06D0">
          <w:rPr>
            <w:rStyle w:val="Hyperlink"/>
            <w:lang w:val="en-GB"/>
          </w:rPr>
          <w:t>OASIS Digital Signature Services eXtended (DSS-X) TC</w:t>
        </w:r>
      </w:hyperlink>
    </w:p>
    <w:p w14:paraId="285A0238" w14:textId="3EC8972E" w:rsidR="009C7DCE" w:rsidRPr="003A06D0" w:rsidRDefault="00DC2EB1" w:rsidP="008C100C">
      <w:pPr>
        <w:pStyle w:val="Titlepageinfo"/>
        <w:rPr>
          <w:lang w:val="en-GB"/>
        </w:rPr>
      </w:pPr>
      <w:r w:rsidRPr="003A06D0">
        <w:rPr>
          <w:lang w:val="en-GB"/>
        </w:rPr>
        <w:t>Chair</w:t>
      </w:r>
      <w:ins w:id="43" w:author="Andreas Kuehne" w:date="2019-05-09T22:01:00Z">
        <w:r w:rsidR="00EB1DAE">
          <w:rPr>
            <w:lang w:val="en-GB"/>
          </w:rPr>
          <w:t>s</w:t>
        </w:r>
      </w:ins>
      <w:r w:rsidR="009C7DCE" w:rsidRPr="003A06D0">
        <w:rPr>
          <w:lang w:val="en-GB"/>
        </w:rPr>
        <w:t>:</w:t>
      </w:r>
    </w:p>
    <w:p w14:paraId="2013F5B6" w14:textId="2B544614" w:rsidR="007816D7" w:rsidRDefault="001725A5" w:rsidP="00B809FD">
      <w:pPr>
        <w:pStyle w:val="Contributor"/>
        <w:rPr>
          <w:ins w:id="44" w:author="Andreas Kuehne" w:date="2019-05-09T22:00:00Z"/>
          <w:lang w:val="en-GB"/>
        </w:rPr>
      </w:pPr>
      <w:r w:rsidRPr="003A06D0">
        <w:rPr>
          <w:lang w:val="en-GB"/>
        </w:rPr>
        <w:t>Andreas Kuehne (</w:t>
      </w:r>
      <w:hyperlink r:id="rId13" w:history="1">
        <w:r w:rsidRPr="003A06D0">
          <w:rPr>
            <w:rStyle w:val="Hyperlink"/>
            <w:lang w:val="en-GB"/>
          </w:rPr>
          <w:t>kuehne@trustable.de</w:t>
        </w:r>
      </w:hyperlink>
      <w:r w:rsidRPr="003A06D0">
        <w:rPr>
          <w:lang w:val="en-GB"/>
        </w:rPr>
        <w:t>), Individual</w:t>
      </w:r>
    </w:p>
    <w:p w14:paraId="18D33B37" w14:textId="2313E310" w:rsidR="00EB1DAE" w:rsidRPr="003A06D0" w:rsidRDefault="00EB1DAE" w:rsidP="00EB1DAE">
      <w:pPr>
        <w:pStyle w:val="Contributor"/>
        <w:rPr>
          <w:ins w:id="45" w:author="Andreas Kuehne" w:date="2019-05-09T22:00:00Z"/>
          <w:lang w:val="en-GB"/>
        </w:rPr>
      </w:pPr>
      <w:ins w:id="46" w:author="Andreas Kuehne" w:date="2019-05-09T22:00:00Z">
        <w:r w:rsidRPr="003A06D0">
          <w:rPr>
            <w:lang w:val="en-GB"/>
          </w:rPr>
          <w:t>Ernst Jan van Nigtevecht</w:t>
        </w:r>
      </w:ins>
      <w:ins w:id="47" w:author="Andreas Kuehne" w:date="2019-05-09T22:01:00Z">
        <w:r>
          <w:rPr>
            <w:lang w:val="en-GB"/>
          </w:rPr>
          <w:t xml:space="preserve"> </w:t>
        </w:r>
      </w:ins>
      <w:ins w:id="48" w:author="Andreas Kuehne" w:date="2019-05-09T22:02:00Z">
        <w:r>
          <w:rPr>
            <w:lang w:val="en-GB"/>
          </w:rPr>
          <w:fldChar w:fldCharType="begin"/>
        </w:r>
        <w:r>
          <w:rPr>
            <w:lang w:val="en-GB"/>
          </w:rPr>
          <w:instrText xml:space="preserve"> HYPERLINK "mailto:EJvN@Sonnenglanz.net" </w:instrText>
        </w:r>
        <w:r>
          <w:rPr>
            <w:lang w:val="en-GB"/>
          </w:rPr>
          <w:fldChar w:fldCharType="separate"/>
        </w:r>
        <w:r w:rsidRPr="00EB1DAE">
          <w:rPr>
            <w:rStyle w:val="Hyperlink"/>
            <w:lang w:val="en-GB"/>
          </w:rPr>
          <w:t>(EJvN@Sonnenglanz.net),</w:t>
        </w:r>
        <w:r>
          <w:rPr>
            <w:lang w:val="en-GB"/>
          </w:rPr>
          <w:fldChar w:fldCharType="end"/>
        </w:r>
      </w:ins>
      <w:ins w:id="49" w:author="Andreas Kuehne" w:date="2019-05-09T22:00:00Z">
        <w:r w:rsidRPr="003A06D0">
          <w:rPr>
            <w:lang w:val="en-GB"/>
          </w:rPr>
          <w:t xml:space="preserve"> Sonnenglanz Consulting</w:t>
        </w:r>
      </w:ins>
    </w:p>
    <w:p w14:paraId="5B112B4E" w14:textId="04FC84F9" w:rsidR="00EB1DAE" w:rsidRPr="003A06D0" w:rsidDel="00EB1DAE" w:rsidRDefault="00EB1DAE" w:rsidP="00B809FD">
      <w:pPr>
        <w:pStyle w:val="Contributor"/>
        <w:rPr>
          <w:del w:id="50" w:author="Andreas Kuehne" w:date="2019-05-09T22:00:00Z"/>
          <w:lang w:val="en-GB"/>
        </w:rPr>
      </w:pPr>
    </w:p>
    <w:p w14:paraId="38C61904" w14:textId="77777777" w:rsidR="007816D7" w:rsidRPr="003A06D0" w:rsidRDefault="00DC2EB1" w:rsidP="008C100C">
      <w:pPr>
        <w:pStyle w:val="Titlepageinfo"/>
        <w:rPr>
          <w:lang w:val="en-GB"/>
        </w:rPr>
      </w:pPr>
      <w:r w:rsidRPr="003A06D0">
        <w:rPr>
          <w:lang w:val="en-GB"/>
        </w:rPr>
        <w:t>Editors</w:t>
      </w:r>
      <w:r w:rsidR="007816D7" w:rsidRPr="003A06D0">
        <w:rPr>
          <w:lang w:val="en-GB"/>
        </w:rPr>
        <w:t>:</w:t>
      </w:r>
    </w:p>
    <w:p w14:paraId="22BA7663" w14:textId="77777777" w:rsidR="007A7CF7" w:rsidRPr="003A06D0" w:rsidRDefault="007A7CF7" w:rsidP="007A7CF7">
      <w:pPr>
        <w:pStyle w:val="Contributor"/>
        <w:rPr>
          <w:lang w:val="en-GB"/>
        </w:rPr>
      </w:pPr>
      <w:r w:rsidRPr="003A06D0">
        <w:rPr>
          <w:lang w:val="en-GB"/>
        </w:rPr>
        <w:t>Andreas Kuehne (</w:t>
      </w:r>
      <w:hyperlink r:id="rId14" w:history="1">
        <w:r w:rsidRPr="003A06D0">
          <w:rPr>
            <w:rStyle w:val="Hyperlink"/>
            <w:lang w:val="en-GB"/>
          </w:rPr>
          <w:t>kuehne@trustable.de</w:t>
        </w:r>
      </w:hyperlink>
      <w:r w:rsidRPr="003A06D0">
        <w:rPr>
          <w:lang w:val="en-GB"/>
        </w:rPr>
        <w:t>), Individual</w:t>
      </w:r>
    </w:p>
    <w:p w14:paraId="665C75D3" w14:textId="77777777" w:rsidR="004C4D7C" w:rsidRPr="003A06D0" w:rsidRDefault="007A7CF7" w:rsidP="007A7CF7">
      <w:pPr>
        <w:pStyle w:val="Contributor"/>
        <w:rPr>
          <w:lang w:val="en-GB"/>
        </w:rPr>
      </w:pPr>
      <w:r w:rsidRPr="003A06D0">
        <w:rPr>
          <w:lang w:val="en-GB"/>
        </w:rPr>
        <w:t>Stefan Hagen (</w:t>
      </w:r>
      <w:hyperlink r:id="rId15">
        <w:r w:rsidRPr="003A06D0">
          <w:rPr>
            <w:rStyle w:val="Hyperlink"/>
            <w:lang w:val="en-GB"/>
          </w:rPr>
          <w:t>stefan@hagen.link</w:t>
        </w:r>
      </w:hyperlink>
      <w:r w:rsidRPr="003A06D0">
        <w:rPr>
          <w:lang w:val="en-GB"/>
        </w:rPr>
        <w:t>), Individual</w:t>
      </w:r>
    </w:p>
    <w:p w14:paraId="042112E5" w14:textId="77777777" w:rsidR="00560795" w:rsidRPr="003A06D0" w:rsidRDefault="00D00DF9" w:rsidP="003B0E37">
      <w:pPr>
        <w:pStyle w:val="Titlepageinfo"/>
        <w:rPr>
          <w:lang w:val="en-GB"/>
        </w:rPr>
      </w:pPr>
      <w:bookmarkStart w:id="51" w:name="AdditionalArtifacts"/>
      <w:r w:rsidRPr="003A06D0">
        <w:rPr>
          <w:lang w:val="en-GB"/>
        </w:rPr>
        <w:t>Additional</w:t>
      </w:r>
      <w:r w:rsidR="00560795" w:rsidRPr="003A06D0">
        <w:rPr>
          <w:lang w:val="en-GB"/>
        </w:rPr>
        <w:t xml:space="preserve"> </w:t>
      </w:r>
      <w:bookmarkEnd w:id="51"/>
      <w:r w:rsidR="00602B81" w:rsidRPr="003A06D0">
        <w:rPr>
          <w:lang w:val="en-GB"/>
        </w:rPr>
        <w:t>artefacts</w:t>
      </w:r>
      <w:r w:rsidR="00560795" w:rsidRPr="003A06D0">
        <w:rPr>
          <w:lang w:val="en-GB"/>
        </w:rPr>
        <w:t>:</w:t>
      </w:r>
    </w:p>
    <w:p w14:paraId="03DE9C9C" w14:textId="77777777" w:rsidR="00560795" w:rsidRPr="003A06D0" w:rsidRDefault="00560795" w:rsidP="00560795">
      <w:pPr>
        <w:pStyle w:val="RelatedWork"/>
        <w:numPr>
          <w:ilvl w:val="0"/>
          <w:numId w:val="0"/>
        </w:numPr>
        <w:ind w:left="720"/>
        <w:rPr>
          <w:lang w:val="en-GB"/>
        </w:rPr>
      </w:pPr>
      <w:r w:rsidRPr="003A06D0">
        <w:rPr>
          <w:lang w:val="en-GB"/>
        </w:rPr>
        <w:t xml:space="preserve">This prose specification is one component of a Work Product </w:t>
      </w:r>
      <w:r w:rsidR="003A0D47" w:rsidRPr="003A06D0">
        <w:rPr>
          <w:lang w:val="en-GB"/>
        </w:rPr>
        <w:t>that</w:t>
      </w:r>
      <w:r w:rsidRPr="003A06D0">
        <w:rPr>
          <w:lang w:val="en-GB"/>
        </w:rPr>
        <w:t xml:space="preserve"> also includes:</w:t>
      </w:r>
    </w:p>
    <w:p w14:paraId="0E2AAFBE" w14:textId="0C5FF684" w:rsidR="00D00DF9" w:rsidRPr="003A06D0" w:rsidRDefault="007A7CF7" w:rsidP="007A7CF7">
      <w:pPr>
        <w:pStyle w:val="RelatedWork"/>
        <w:rPr>
          <w:lang w:val="en-GB"/>
        </w:rPr>
      </w:pPr>
      <w:r w:rsidRPr="003A06D0">
        <w:rPr>
          <w:lang w:val="en-GB"/>
        </w:rPr>
        <w:t xml:space="preserve">JSON and </w:t>
      </w:r>
      <w:r w:rsidR="00560795" w:rsidRPr="003A06D0">
        <w:rPr>
          <w:lang w:val="en-GB"/>
        </w:rPr>
        <w:t xml:space="preserve">XML schemas: </w:t>
      </w:r>
      <w:ins w:id="52" w:author="Andreas Kuehne" w:date="2019-05-09T22:03:00Z">
        <w:r w:rsidR="00EB1DAE">
          <w:rPr>
            <w:rStyle w:val="Hyperlink"/>
            <w:lang w:val="en-GB"/>
          </w:rPr>
          <w:fldChar w:fldCharType="begin"/>
        </w:r>
        <w:r w:rsidR="00EB1DAE">
          <w:rPr>
            <w:rStyle w:val="Hyperlink"/>
            <w:lang w:val="en-GB"/>
          </w:rPr>
          <w:instrText xml:space="preserve"> HYPERLINK "</w:instrText>
        </w:r>
      </w:ins>
      <w:r w:rsidR="00EB1DAE" w:rsidRPr="00EB1DAE">
        <w:rPr>
          <w:rStyle w:val="Hyperlink"/>
          <w:lang w:val="en-GB"/>
        </w:rPr>
        <w:instrText>http://docs.oasis-open.org/dss-x/dss-core/v2.0/cs0</w:instrText>
      </w:r>
      <w:ins w:id="53" w:author="Andreas Kuehne" w:date="2019-05-09T22:02:00Z">
        <w:r w:rsidR="00EB1DAE" w:rsidRPr="00EB1DAE">
          <w:rPr>
            <w:rStyle w:val="Hyperlink"/>
            <w:lang w:val="en-GB"/>
          </w:rPr>
          <w:instrText>1</w:instrText>
        </w:r>
      </w:ins>
      <w:r w:rsidR="00EB1DAE" w:rsidRPr="00EB1DAE">
        <w:rPr>
          <w:rStyle w:val="Hyperlink"/>
          <w:lang w:val="en-GB"/>
        </w:rPr>
        <w:instrText>/schema/</w:instrText>
      </w:r>
      <w:ins w:id="54" w:author="Andreas Kuehne" w:date="2019-05-09T22:03:00Z">
        <w:r w:rsidR="00EB1DAE">
          <w:rPr>
            <w:rStyle w:val="Hyperlink"/>
            <w:lang w:val="en-GB"/>
          </w:rPr>
          <w:instrText xml:space="preserve">" </w:instrText>
        </w:r>
        <w:r w:rsidR="00EB1DAE">
          <w:rPr>
            <w:rStyle w:val="Hyperlink"/>
            <w:lang w:val="en-GB"/>
          </w:rPr>
          <w:fldChar w:fldCharType="separate"/>
        </w:r>
      </w:ins>
      <w:r w:rsidR="00EB1DAE" w:rsidRPr="004B5A6F">
        <w:rPr>
          <w:rStyle w:val="Hyperlink"/>
          <w:lang w:val="en-GB"/>
        </w:rPr>
        <w:t>http://docs.oasis-open.org/dss-x/dss-core/v2.0/cs</w:t>
      </w:r>
      <w:del w:id="55" w:author="Andreas Kuehne" w:date="2019-05-09T22:02:00Z">
        <w:r w:rsidR="00EB1DAE" w:rsidRPr="004B5A6F" w:rsidDel="00EB1DAE">
          <w:rPr>
            <w:rStyle w:val="Hyperlink"/>
            <w:lang w:val="en-GB"/>
          </w:rPr>
          <w:delText>prd</w:delText>
        </w:r>
      </w:del>
      <w:r w:rsidR="00EB1DAE" w:rsidRPr="004B5A6F">
        <w:rPr>
          <w:rStyle w:val="Hyperlink"/>
          <w:lang w:val="en-GB"/>
        </w:rPr>
        <w:t>0</w:t>
      </w:r>
      <w:del w:id="56" w:author="Andreas Kuehne" w:date="2019-05-09T22:02:00Z">
        <w:r w:rsidR="00EB1DAE" w:rsidRPr="004B5A6F" w:rsidDel="00EB1DAE">
          <w:rPr>
            <w:rStyle w:val="Hyperlink"/>
            <w:lang w:val="en-GB"/>
          </w:rPr>
          <w:delText>3</w:delText>
        </w:r>
      </w:del>
      <w:ins w:id="57" w:author="Andreas Kuehne" w:date="2019-05-09T22:02:00Z">
        <w:r w:rsidR="00EB1DAE" w:rsidRPr="004B5A6F">
          <w:rPr>
            <w:rStyle w:val="Hyperlink"/>
            <w:lang w:val="en-GB"/>
          </w:rPr>
          <w:t>1</w:t>
        </w:r>
      </w:ins>
      <w:r w:rsidR="00EB1DAE" w:rsidRPr="004B5A6F">
        <w:rPr>
          <w:rStyle w:val="Hyperlink"/>
          <w:lang w:val="en-GB"/>
        </w:rPr>
        <w:t>/schema/</w:t>
      </w:r>
      <w:ins w:id="58" w:author="Andreas Kuehne" w:date="2019-05-09T22:03:00Z">
        <w:r w:rsidR="00EB1DAE">
          <w:rPr>
            <w:rStyle w:val="Hyperlink"/>
            <w:lang w:val="en-GB"/>
          </w:rPr>
          <w:fldChar w:fldCharType="end"/>
        </w:r>
      </w:ins>
    </w:p>
    <w:p w14:paraId="16A4BFCD" w14:textId="77777777" w:rsidR="00D00DF9" w:rsidRPr="003A06D0" w:rsidRDefault="00D00DF9" w:rsidP="00D00DF9">
      <w:pPr>
        <w:pStyle w:val="Titlepageinfo"/>
        <w:rPr>
          <w:lang w:val="en-GB"/>
        </w:rPr>
      </w:pPr>
      <w:bookmarkStart w:id="59" w:name="RelatedWork"/>
      <w:r w:rsidRPr="003A06D0">
        <w:rPr>
          <w:lang w:val="en-GB"/>
        </w:rPr>
        <w:t>Related work</w:t>
      </w:r>
      <w:bookmarkEnd w:id="59"/>
      <w:r w:rsidRPr="003A06D0">
        <w:rPr>
          <w:lang w:val="en-GB"/>
        </w:rPr>
        <w:t>:</w:t>
      </w:r>
    </w:p>
    <w:p w14:paraId="495EE2A7" w14:textId="77777777" w:rsidR="00D00DF9" w:rsidRPr="003A06D0" w:rsidRDefault="00D00DF9" w:rsidP="00D00DF9">
      <w:pPr>
        <w:pStyle w:val="Titlepageinfodescription"/>
        <w:rPr>
          <w:lang w:val="en-GB"/>
        </w:rPr>
      </w:pPr>
      <w:r w:rsidRPr="003A06D0">
        <w:rPr>
          <w:lang w:val="en-GB"/>
        </w:rPr>
        <w:t xml:space="preserve">This </w:t>
      </w:r>
      <w:r w:rsidR="00494EE0" w:rsidRPr="003A06D0">
        <w:rPr>
          <w:lang w:val="en-GB"/>
        </w:rPr>
        <w:t>specification</w:t>
      </w:r>
      <w:r w:rsidRPr="003A06D0">
        <w:rPr>
          <w:lang w:val="en-GB"/>
        </w:rPr>
        <w:t xml:space="preserve"> replaces or supersedes:</w:t>
      </w:r>
    </w:p>
    <w:p w14:paraId="582A0FEF" w14:textId="77777777" w:rsidR="00560795" w:rsidRPr="003A06D0" w:rsidRDefault="00F342DA" w:rsidP="00F342DA">
      <w:pPr>
        <w:pStyle w:val="RelatedWork"/>
        <w:rPr>
          <w:lang w:val="en-GB"/>
        </w:rPr>
      </w:pPr>
      <w:r w:rsidRPr="003A06D0">
        <w:rPr>
          <w:i/>
          <w:lang w:val="en-GB"/>
        </w:rPr>
        <w:t>Digital Signature Service Core Protocols, Elements, and Bindings Version 1.0</w:t>
      </w:r>
      <w:r w:rsidRPr="003A06D0">
        <w:rPr>
          <w:lang w:val="en-GB"/>
        </w:rPr>
        <w:t xml:space="preserve">. Edited by Stefan Drees. 11 April 2007. OASIS Standard. </w:t>
      </w:r>
      <w:hyperlink r:id="rId16" w:history="1">
        <w:r w:rsidRPr="003A06D0">
          <w:rPr>
            <w:rStyle w:val="Hyperlink"/>
            <w:lang w:val="en-GB"/>
          </w:rPr>
          <w:t>http://docs.oasis-open.org/dss/v1.0/oasis-dss-core-spec-v1.0-os.html</w:t>
        </w:r>
      </w:hyperlink>
      <w:r w:rsidRPr="003A06D0">
        <w:rPr>
          <w:lang w:val="en-GB"/>
        </w:rPr>
        <w:t>.</w:t>
      </w:r>
    </w:p>
    <w:p w14:paraId="60B239E9" w14:textId="77777777" w:rsidR="00547E3B" w:rsidRPr="003A06D0" w:rsidRDefault="00547E3B" w:rsidP="00547E3B">
      <w:pPr>
        <w:pStyle w:val="Titlepageinfo"/>
        <w:rPr>
          <w:lang w:val="en-GB"/>
        </w:rPr>
      </w:pPr>
      <w:r w:rsidRPr="003A06D0">
        <w:rPr>
          <w:lang w:val="en-GB"/>
        </w:rPr>
        <w:t>Declared XML namespaces:</w:t>
      </w:r>
    </w:p>
    <w:p w14:paraId="306483AD" w14:textId="77777777" w:rsidR="00F342DA" w:rsidRPr="003A06D0" w:rsidRDefault="001A1734" w:rsidP="00F342DA">
      <w:pPr>
        <w:pStyle w:val="RelatedWork"/>
        <w:tabs>
          <w:tab w:val="num" w:pos="2160"/>
        </w:tabs>
        <w:rPr>
          <w:lang w:val="en-GB"/>
        </w:rPr>
      </w:pPr>
      <w:hyperlink r:id="rId17" w:history="1">
        <w:r w:rsidR="00F342DA" w:rsidRPr="003A06D0">
          <w:rPr>
            <w:rStyle w:val="Hyperlink"/>
            <w:lang w:val="en-GB"/>
          </w:rPr>
          <w:t>http://docs.oasis-open.org/dss-x/ns/core</w:t>
        </w:r>
      </w:hyperlink>
    </w:p>
    <w:p w14:paraId="1B1C4A22" w14:textId="02B65D88" w:rsidR="00547E3B" w:rsidRPr="00025DE3" w:rsidRDefault="001A1734" w:rsidP="00F342DA">
      <w:pPr>
        <w:pStyle w:val="RelatedWork"/>
        <w:rPr>
          <w:ins w:id="60" w:author="Andreas Kuehne" w:date="2019-05-31T12:14:00Z"/>
          <w:rStyle w:val="Hyperlink"/>
          <w:color w:val="auto"/>
          <w:lang w:val="en-GB"/>
          <w:rPrChange w:id="61" w:author="Andreas Kuehne" w:date="2019-05-31T12:14:00Z">
            <w:rPr>
              <w:ins w:id="62" w:author="Andreas Kuehne" w:date="2019-05-31T12:14:00Z"/>
              <w:rStyle w:val="Hyperlink"/>
              <w:lang w:val="en-GB"/>
            </w:rPr>
          </w:rPrChange>
        </w:rPr>
      </w:pPr>
      <w:hyperlink r:id="rId18" w:history="1">
        <w:r w:rsidR="00F342DA" w:rsidRPr="003A06D0">
          <w:rPr>
            <w:rStyle w:val="Hyperlink"/>
            <w:lang w:val="en-GB"/>
          </w:rPr>
          <w:t>http://docs.oasis-open.org/dss-x/ns/base</w:t>
        </w:r>
      </w:hyperlink>
    </w:p>
    <w:p w14:paraId="292EE560" w14:textId="07C1EC2C" w:rsidR="00025DE3" w:rsidRPr="00025DE3" w:rsidRDefault="00070519">
      <w:pPr>
        <w:pStyle w:val="RelatedWork"/>
        <w:rPr>
          <w:lang w:val="en-GB"/>
        </w:rPr>
      </w:pPr>
      <w:ins w:id="63" w:author="Andreas Kuehne" w:date="2019-05-31T12:16:00Z">
        <w:r>
          <w:rPr>
            <w:rStyle w:val="Hyperlink"/>
            <w:lang w:val="en-GB"/>
          </w:rPr>
          <w:fldChar w:fldCharType="begin"/>
        </w:r>
        <w:r>
          <w:rPr>
            <w:rStyle w:val="Hyperlink"/>
            <w:lang w:val="en-GB"/>
          </w:rPr>
          <w:instrText xml:space="preserve"> HYPERLINK "</w:instrText>
        </w:r>
      </w:ins>
      <w:ins w:id="64" w:author="Andreas Kuehne" w:date="2019-05-31T12:14:00Z">
        <w:r w:rsidRPr="00070519">
          <w:rPr>
            <w:rStyle w:val="Hyperlink"/>
            <w:lang w:val="en-GB"/>
          </w:rPr>
          <w:instrText>http://docs.oasis-open.org/dss-x/ns/ns</w:instrText>
        </w:r>
      </w:ins>
      <w:ins w:id="65" w:author="Andreas Kuehne" w:date="2019-05-31T12:16:00Z">
        <w:r>
          <w:rPr>
            <w:rStyle w:val="Hyperlink"/>
            <w:lang w:val="en-GB"/>
          </w:rPr>
          <w:instrText xml:space="preserve">" </w:instrText>
        </w:r>
        <w:r>
          <w:rPr>
            <w:rStyle w:val="Hyperlink"/>
            <w:lang w:val="en-GB"/>
          </w:rPr>
          <w:fldChar w:fldCharType="separate"/>
        </w:r>
      </w:ins>
      <w:ins w:id="66" w:author="Andreas Kuehne" w:date="2019-05-31T12:14:00Z">
        <w:r w:rsidRPr="00A657B7">
          <w:rPr>
            <w:rStyle w:val="Hyperlink"/>
            <w:lang w:val="en-GB"/>
          </w:rPr>
          <w:t>http://docs.oasis-open.org/dss-x/ns/ns</w:t>
        </w:r>
      </w:ins>
      <w:ins w:id="67" w:author="Andreas Kuehne" w:date="2019-05-31T12:16:00Z">
        <w:r>
          <w:rPr>
            <w:rStyle w:val="Hyperlink"/>
            <w:lang w:val="en-GB"/>
          </w:rPr>
          <w:fldChar w:fldCharType="end"/>
        </w:r>
      </w:ins>
      <w:ins w:id="68" w:author="Andreas Kuehne" w:date="2019-05-31T12:14:00Z">
        <w:r w:rsidR="00025DE3">
          <w:rPr>
            <w:rStyle w:val="Hyperlink"/>
            <w:lang w:val="en-GB"/>
          </w:rPr>
          <w:t>List</w:t>
        </w:r>
      </w:ins>
    </w:p>
    <w:p w14:paraId="2754BC5D" w14:textId="77777777" w:rsidR="009C7DCE" w:rsidRPr="003A06D0" w:rsidRDefault="009C7DCE" w:rsidP="008C100C">
      <w:pPr>
        <w:pStyle w:val="Titlepageinfo"/>
        <w:rPr>
          <w:lang w:val="en-GB"/>
        </w:rPr>
      </w:pPr>
      <w:r w:rsidRPr="003A06D0">
        <w:rPr>
          <w:lang w:val="en-GB"/>
        </w:rPr>
        <w:t>Abstract:</w:t>
      </w:r>
    </w:p>
    <w:p w14:paraId="78CB1698" w14:textId="77777777" w:rsidR="009C7DCE" w:rsidRPr="003A06D0" w:rsidRDefault="00F342DA" w:rsidP="008C100C">
      <w:pPr>
        <w:pStyle w:val="Abstract"/>
        <w:rPr>
          <w:lang w:val="en-GB"/>
        </w:rPr>
      </w:pPr>
      <w:r w:rsidRPr="003A06D0">
        <w:rPr>
          <w:lang w:val="en-GB"/>
        </w:rPr>
        <w:t>This document defines JSON and XML based request/response protocols for signing and verifying documents and other data. It also defines a timestamp format, and a signature property for use with these protocols. Finally, it defines transport and security bindings for the protocols.</w:t>
      </w:r>
    </w:p>
    <w:p w14:paraId="222ECB1E" w14:textId="77777777" w:rsidR="009C7DCE" w:rsidRPr="003A06D0" w:rsidRDefault="009C7DCE" w:rsidP="008C100C">
      <w:pPr>
        <w:pStyle w:val="Titlepageinfo"/>
        <w:rPr>
          <w:lang w:val="en-GB"/>
        </w:rPr>
      </w:pPr>
      <w:r w:rsidRPr="003A06D0">
        <w:rPr>
          <w:lang w:val="en-GB"/>
        </w:rPr>
        <w:lastRenderedPageBreak/>
        <w:t>Status:</w:t>
      </w:r>
    </w:p>
    <w:p w14:paraId="78330826" w14:textId="77777777" w:rsidR="009C7DCE" w:rsidRPr="003A06D0" w:rsidRDefault="006F2371" w:rsidP="008C100C">
      <w:pPr>
        <w:pStyle w:val="Abstract"/>
        <w:rPr>
          <w:lang w:val="en-GB"/>
        </w:rPr>
      </w:pPr>
      <w:r w:rsidRPr="003A06D0">
        <w:rPr>
          <w:lang w:val="en-GB"/>
        </w:rPr>
        <w:t xml:space="preserve">This </w:t>
      </w:r>
      <w:r w:rsidR="00FC3563" w:rsidRPr="003A06D0">
        <w:rPr>
          <w:lang w:val="en-GB"/>
        </w:rPr>
        <w:t>document</w:t>
      </w:r>
      <w:r w:rsidRPr="003A06D0">
        <w:rPr>
          <w:lang w:val="en-GB"/>
        </w:rPr>
        <w:t xml:space="preserve"> was last revised or approved by the </w:t>
      </w:r>
      <w:r w:rsidR="00F342DA" w:rsidRPr="003A06D0">
        <w:rPr>
          <w:lang w:val="en-GB"/>
        </w:rPr>
        <w:t>OASIS Digital Signature Services eXtended (DSS-X) TC</w:t>
      </w:r>
      <w:r w:rsidR="002659E9" w:rsidRPr="003A06D0">
        <w:rPr>
          <w:lang w:val="en-GB"/>
        </w:rPr>
        <w:t xml:space="preserve"> </w:t>
      </w:r>
      <w:r w:rsidRPr="003A06D0">
        <w:rPr>
          <w:lang w:val="en-GB"/>
        </w:rPr>
        <w:t xml:space="preserve">on the above date. The level of approval is also listed above. </w:t>
      </w:r>
      <w:r w:rsidR="00B569DB" w:rsidRPr="003A06D0">
        <w:rPr>
          <w:lang w:val="en-GB"/>
        </w:rPr>
        <w:t xml:space="preserve">Check the </w:t>
      </w:r>
      <w:r w:rsidR="00E15FDC" w:rsidRPr="003A06D0">
        <w:rPr>
          <w:lang w:val="en-GB"/>
        </w:rPr>
        <w:t>"</w:t>
      </w:r>
      <w:r w:rsidR="002C0868" w:rsidRPr="003A06D0">
        <w:rPr>
          <w:lang w:val="en-GB"/>
        </w:rPr>
        <w:t xml:space="preserve">Latest </w:t>
      </w:r>
      <w:r w:rsidR="00F9240B" w:rsidRPr="003A06D0">
        <w:rPr>
          <w:lang w:val="en-GB"/>
        </w:rPr>
        <w:t>v</w:t>
      </w:r>
      <w:r w:rsidR="002C0868" w:rsidRPr="003A06D0">
        <w:rPr>
          <w:lang w:val="en-GB"/>
        </w:rPr>
        <w:t>ersion</w:t>
      </w:r>
      <w:r w:rsidR="00E15FDC" w:rsidRPr="003A06D0">
        <w:rPr>
          <w:lang w:val="en-GB"/>
        </w:rPr>
        <w:t>"</w:t>
      </w:r>
      <w:r w:rsidR="00B569DB" w:rsidRPr="003A06D0">
        <w:rPr>
          <w:lang w:val="en-GB"/>
        </w:rPr>
        <w:t xml:space="preserve"> location noted above for possible later revisions of this </w:t>
      </w:r>
      <w:r w:rsidR="00FC3563" w:rsidRPr="003A06D0">
        <w:rPr>
          <w:lang w:val="en-GB"/>
        </w:rPr>
        <w:t>document</w:t>
      </w:r>
      <w:r w:rsidR="00B569DB" w:rsidRPr="003A06D0">
        <w:rPr>
          <w:lang w:val="en-GB"/>
        </w:rPr>
        <w:t>.</w:t>
      </w:r>
      <w:r w:rsidR="00034345" w:rsidRPr="003A06D0">
        <w:rPr>
          <w:lang w:val="en-GB"/>
        </w:rPr>
        <w:t xml:space="preserve"> </w:t>
      </w:r>
      <w:r w:rsidR="00BC5AF2" w:rsidRPr="003A06D0">
        <w:rPr>
          <w:lang w:val="en-GB"/>
        </w:rPr>
        <w:t>Any other numbered Versions and other t</w:t>
      </w:r>
      <w:r w:rsidR="00930197" w:rsidRPr="003A06D0">
        <w:rPr>
          <w:lang w:val="en-GB"/>
        </w:rPr>
        <w:t xml:space="preserve">echnical work produced by the </w:t>
      </w:r>
      <w:r w:rsidR="00316300" w:rsidRPr="003A06D0">
        <w:rPr>
          <w:lang w:val="en-GB"/>
        </w:rPr>
        <w:t xml:space="preserve">Technical </w:t>
      </w:r>
      <w:r w:rsidR="00930197" w:rsidRPr="003A06D0">
        <w:rPr>
          <w:lang w:val="en-GB"/>
        </w:rPr>
        <w:t>Committee</w:t>
      </w:r>
      <w:r w:rsidR="00316300" w:rsidRPr="003A06D0">
        <w:rPr>
          <w:lang w:val="en-GB"/>
        </w:rPr>
        <w:t xml:space="preserve"> (TC) </w:t>
      </w:r>
      <w:r w:rsidR="00BC5AF2" w:rsidRPr="003A06D0">
        <w:rPr>
          <w:lang w:val="en-GB"/>
        </w:rPr>
        <w:t>are</w:t>
      </w:r>
      <w:r w:rsidR="00316300" w:rsidRPr="003A06D0">
        <w:rPr>
          <w:lang w:val="en-GB"/>
        </w:rPr>
        <w:t xml:space="preserve"> </w:t>
      </w:r>
      <w:r w:rsidR="00F442F9" w:rsidRPr="003A06D0">
        <w:rPr>
          <w:lang w:val="en-GB"/>
        </w:rPr>
        <w:t>listed</w:t>
      </w:r>
      <w:r w:rsidR="00316300" w:rsidRPr="003A06D0">
        <w:rPr>
          <w:lang w:val="en-GB"/>
        </w:rPr>
        <w:t xml:space="preserve"> at </w:t>
      </w:r>
      <w:hyperlink r:id="rId19" w:anchor="technical" w:history="1">
        <w:r w:rsidR="00F342DA" w:rsidRPr="003A06D0">
          <w:rPr>
            <w:rStyle w:val="Hyperlink"/>
            <w:lang w:val="en-GB"/>
          </w:rPr>
          <w:t>https://www.oasis-open.org/committees/tc_home.php?wg_abbrev=dss-x#technical</w:t>
        </w:r>
      </w:hyperlink>
      <w:r w:rsidR="00316300" w:rsidRPr="003A06D0">
        <w:rPr>
          <w:lang w:val="en-GB"/>
        </w:rPr>
        <w:t>.</w:t>
      </w:r>
    </w:p>
    <w:p w14:paraId="58CC9A3B" w14:textId="77777777" w:rsidR="00B569DB" w:rsidRPr="003A06D0" w:rsidRDefault="00BC5AF2" w:rsidP="00A74011">
      <w:pPr>
        <w:pStyle w:val="Abstract"/>
        <w:rPr>
          <w:rStyle w:val="Hyperlink"/>
          <w:color w:val="auto"/>
          <w:lang w:val="en-GB"/>
        </w:rPr>
      </w:pPr>
      <w:r w:rsidRPr="003A06D0">
        <w:rPr>
          <w:lang w:val="en-GB"/>
        </w:rPr>
        <w:t>TC</w:t>
      </w:r>
      <w:r w:rsidR="00B569DB" w:rsidRPr="003A06D0">
        <w:rPr>
          <w:lang w:val="en-GB"/>
        </w:rPr>
        <w:t xml:space="preserve"> members should send comments on this </w:t>
      </w:r>
      <w:r w:rsidR="00FC3563" w:rsidRPr="003A06D0">
        <w:rPr>
          <w:lang w:val="en-GB"/>
        </w:rPr>
        <w:t>specification</w:t>
      </w:r>
      <w:r w:rsidR="00B569DB" w:rsidRPr="003A06D0">
        <w:rPr>
          <w:lang w:val="en-GB"/>
        </w:rPr>
        <w:t xml:space="preserve"> to the T</w:t>
      </w:r>
      <w:r w:rsidR="007402C5" w:rsidRPr="003A06D0">
        <w:rPr>
          <w:lang w:val="en-GB"/>
        </w:rPr>
        <w:t>C</w:t>
      </w:r>
      <w:r w:rsidR="00E15FDC" w:rsidRPr="003A06D0">
        <w:rPr>
          <w:lang w:val="en-GB"/>
        </w:rPr>
        <w:t>'</w:t>
      </w:r>
      <w:r w:rsidR="00B569DB" w:rsidRPr="003A06D0">
        <w:rPr>
          <w:lang w:val="en-GB"/>
        </w:rPr>
        <w:t xml:space="preserve">s email list. Others should send comments </w:t>
      </w:r>
      <w:r w:rsidR="00FC6559" w:rsidRPr="003A06D0">
        <w:rPr>
          <w:lang w:val="en-GB"/>
        </w:rPr>
        <w:t>to</w:t>
      </w:r>
      <w:r w:rsidR="00B569DB" w:rsidRPr="003A06D0">
        <w:rPr>
          <w:lang w:val="en-GB"/>
        </w:rPr>
        <w:t xml:space="preserve"> the T</w:t>
      </w:r>
      <w:r w:rsidR="007402C5" w:rsidRPr="003A06D0">
        <w:rPr>
          <w:lang w:val="en-GB"/>
        </w:rPr>
        <w:t>C</w:t>
      </w:r>
      <w:r w:rsidR="00E15FDC" w:rsidRPr="003A06D0">
        <w:rPr>
          <w:lang w:val="en-GB"/>
        </w:rPr>
        <w:t>'</w:t>
      </w:r>
      <w:r w:rsidR="007402C5" w:rsidRPr="003A06D0">
        <w:rPr>
          <w:lang w:val="en-GB"/>
        </w:rPr>
        <w:t>s</w:t>
      </w:r>
      <w:r w:rsidR="00B569DB" w:rsidRPr="003A06D0">
        <w:rPr>
          <w:lang w:val="en-GB"/>
        </w:rPr>
        <w:t xml:space="preserve"> </w:t>
      </w:r>
      <w:r w:rsidR="00FC6559" w:rsidRPr="003A06D0">
        <w:rPr>
          <w:lang w:val="en-GB"/>
        </w:rPr>
        <w:t>public</w:t>
      </w:r>
      <w:r w:rsidR="007402C5" w:rsidRPr="003A06D0">
        <w:rPr>
          <w:lang w:val="en-GB"/>
        </w:rPr>
        <w:t xml:space="preserve"> comment list, after subscribing to it </w:t>
      </w:r>
      <w:r w:rsidR="00B569DB" w:rsidRPr="003A06D0">
        <w:rPr>
          <w:lang w:val="en-GB"/>
        </w:rPr>
        <w:t xml:space="preserve">by </w:t>
      </w:r>
      <w:r w:rsidR="005F4F93" w:rsidRPr="003A06D0">
        <w:rPr>
          <w:lang w:val="en-GB"/>
        </w:rPr>
        <w:t>following the instructions at</w:t>
      </w:r>
      <w:r w:rsidR="00B569DB" w:rsidRPr="003A06D0">
        <w:rPr>
          <w:lang w:val="en-GB"/>
        </w:rPr>
        <w:t xml:space="preserve"> the </w:t>
      </w:r>
      <w:r w:rsidR="00DD5A0D" w:rsidRPr="003A06D0">
        <w:rPr>
          <w:lang w:val="en-GB"/>
        </w:rPr>
        <w:t>"</w:t>
      </w:r>
      <w:hyperlink r:id="rId20" w:history="1">
        <w:r w:rsidR="00B569DB" w:rsidRPr="003A06D0">
          <w:rPr>
            <w:rStyle w:val="Hyperlink"/>
            <w:lang w:val="en-GB"/>
          </w:rPr>
          <w:t>Send A Comment</w:t>
        </w:r>
      </w:hyperlink>
      <w:r w:rsidR="00DD5A0D" w:rsidRPr="003A06D0">
        <w:rPr>
          <w:lang w:val="en-GB"/>
        </w:rPr>
        <w:t>"</w:t>
      </w:r>
      <w:r w:rsidR="00B569DB" w:rsidRPr="003A06D0">
        <w:rPr>
          <w:lang w:val="en-GB"/>
        </w:rPr>
        <w:t xml:space="preserve"> button on the </w:t>
      </w:r>
      <w:r w:rsidRPr="003A06D0">
        <w:rPr>
          <w:lang w:val="en-GB"/>
        </w:rPr>
        <w:t>TC</w:t>
      </w:r>
      <w:r w:rsidR="00E15FDC" w:rsidRPr="003A06D0">
        <w:rPr>
          <w:lang w:val="en-GB"/>
        </w:rPr>
        <w:t>'</w:t>
      </w:r>
      <w:r w:rsidR="00B569DB" w:rsidRPr="003A06D0">
        <w:rPr>
          <w:lang w:val="en-GB"/>
        </w:rPr>
        <w:t xml:space="preserve">s web page at </w:t>
      </w:r>
      <w:hyperlink r:id="rId21" w:history="1">
        <w:r w:rsidR="00D1002F" w:rsidRPr="003A06D0">
          <w:rPr>
            <w:rStyle w:val="Hyperlink"/>
            <w:lang w:val="en-GB"/>
          </w:rPr>
          <w:t>https://www.oasis-open.org/committees/dss-x/</w:t>
        </w:r>
      </w:hyperlink>
      <w:r w:rsidR="00B569DB" w:rsidRPr="003A06D0">
        <w:rPr>
          <w:rStyle w:val="Hyperlink"/>
          <w:color w:val="000000"/>
          <w:lang w:val="en-GB"/>
        </w:rPr>
        <w:t>.</w:t>
      </w:r>
    </w:p>
    <w:p w14:paraId="3C45B029" w14:textId="77777777" w:rsidR="009B1FA0" w:rsidRPr="003A06D0" w:rsidRDefault="00D1002F" w:rsidP="00300B86">
      <w:pPr>
        <w:pStyle w:val="Abstract"/>
        <w:rPr>
          <w:lang w:val="en-GB"/>
        </w:rPr>
      </w:pPr>
      <w:r w:rsidRPr="003A06D0">
        <w:rPr>
          <w:lang w:val="en-GB"/>
        </w:rPr>
        <w:t xml:space="preserve">This specification is provided under the </w:t>
      </w:r>
      <w:hyperlink r:id="rId22" w:anchor="RF-on-Limited-Mode" w:history="1">
        <w:r w:rsidRPr="003A06D0">
          <w:rPr>
            <w:rStyle w:val="Hyperlink"/>
            <w:lang w:val="en-GB"/>
          </w:rPr>
          <w:t>RF on Limited Terms</w:t>
        </w:r>
      </w:hyperlink>
      <w:r w:rsidRPr="003A06D0">
        <w:rPr>
          <w:lang w:val="en-GB"/>
        </w:rPr>
        <w:t xml:space="preserve"> Mode of the </w:t>
      </w:r>
      <w:hyperlink r:id="rId23" w:history="1">
        <w:r w:rsidRPr="003A06D0">
          <w:rPr>
            <w:rStyle w:val="Hyperlink"/>
            <w:lang w:val="en-GB"/>
          </w:rPr>
          <w:t>OASIS IPR Policy</w:t>
        </w:r>
      </w:hyperlink>
      <w:r w:rsidRPr="003A06D0">
        <w:rPr>
          <w:lang w:val="en-GB"/>
        </w:rPr>
        <w:t>, the mode chosen when the Technical Committee was established. For information on whether any patents have been disclosed that may be essential to implementing this specification, and any offers of patent licensing terms, please refer to the Intellectual Property Rights section of the TC’s web page (</w:t>
      </w:r>
      <w:hyperlink r:id="rId24" w:history="1">
        <w:r w:rsidRPr="003A06D0">
          <w:rPr>
            <w:rStyle w:val="Hyperlink"/>
            <w:lang w:val="en-GB"/>
          </w:rPr>
          <w:t>https://www.oasis-open.org/committees/dss-x/ipr.php</w:t>
        </w:r>
      </w:hyperlink>
      <w:r w:rsidRPr="003A06D0">
        <w:rPr>
          <w:lang w:val="en-GB"/>
        </w:rPr>
        <w:t>).</w:t>
      </w:r>
    </w:p>
    <w:p w14:paraId="5883EFDB" w14:textId="77777777" w:rsidR="00300B86" w:rsidRPr="003A06D0" w:rsidRDefault="00300B86" w:rsidP="00300B86">
      <w:pPr>
        <w:pStyle w:val="Abstract"/>
        <w:rPr>
          <w:lang w:val="en-GB"/>
        </w:rPr>
      </w:pPr>
      <w:r w:rsidRPr="003A06D0">
        <w:rPr>
          <w:lang w:val="en-GB"/>
        </w:rPr>
        <w:t xml:space="preserve">Note that any machine-readable content </w:t>
      </w:r>
      <w:r w:rsidR="00B1598A" w:rsidRPr="003A06D0">
        <w:rPr>
          <w:lang w:val="en-GB"/>
        </w:rPr>
        <w:t>(</w:t>
      </w:r>
      <w:hyperlink r:id="rId25" w:anchor="wpComponentsCompLang" w:history="1">
        <w:r w:rsidR="00B1598A" w:rsidRPr="003A06D0">
          <w:rPr>
            <w:rStyle w:val="Hyperlink"/>
            <w:lang w:val="en-GB"/>
          </w:rPr>
          <w:t>Computer Language Definitions</w:t>
        </w:r>
      </w:hyperlink>
      <w:r w:rsidR="00B1598A" w:rsidRPr="003A06D0">
        <w:rPr>
          <w:lang w:val="en-GB"/>
        </w:rPr>
        <w:t>)</w:t>
      </w:r>
      <w:r w:rsidRPr="003A06D0">
        <w:rPr>
          <w:lang w:val="en-GB"/>
        </w:rPr>
        <w:t xml:space="preserve"> declared Normative for this Work Product is provided in separate plain text files. In the event of a discrepancy between any such plain text file and display content in the Work Product's prose narrative document(s), the content in the separate plain text file prevails.</w:t>
      </w:r>
    </w:p>
    <w:p w14:paraId="58959207" w14:textId="77777777" w:rsidR="000449B0" w:rsidRPr="003A06D0" w:rsidRDefault="000449B0" w:rsidP="000449B0">
      <w:pPr>
        <w:pStyle w:val="Titlepageinfo"/>
        <w:rPr>
          <w:lang w:val="en-GB"/>
        </w:rPr>
      </w:pPr>
      <w:r w:rsidRPr="003A06D0">
        <w:rPr>
          <w:lang w:val="en-GB"/>
        </w:rPr>
        <w:t xml:space="preserve">Citation </w:t>
      </w:r>
      <w:r w:rsidR="001F51AB" w:rsidRPr="003A06D0">
        <w:rPr>
          <w:lang w:val="en-GB"/>
        </w:rPr>
        <w:t>f</w:t>
      </w:r>
      <w:r w:rsidRPr="003A06D0">
        <w:rPr>
          <w:lang w:val="en-GB"/>
        </w:rPr>
        <w:t>ormat:</w:t>
      </w:r>
    </w:p>
    <w:p w14:paraId="7D0FFED7" w14:textId="77777777" w:rsidR="000449B0" w:rsidRPr="003A06D0" w:rsidRDefault="000449B0" w:rsidP="000449B0">
      <w:pPr>
        <w:pStyle w:val="Abstract"/>
        <w:rPr>
          <w:lang w:val="en-GB"/>
        </w:rPr>
      </w:pPr>
      <w:r w:rsidRPr="003A06D0">
        <w:rPr>
          <w:lang w:val="en-GB"/>
        </w:rPr>
        <w:t xml:space="preserve">When referencing this </w:t>
      </w:r>
      <w:r w:rsidR="00602B81" w:rsidRPr="003A06D0">
        <w:rPr>
          <w:lang w:val="en-GB"/>
        </w:rPr>
        <w:t>specification,</w:t>
      </w:r>
      <w:r w:rsidRPr="003A06D0">
        <w:rPr>
          <w:lang w:val="en-GB"/>
        </w:rPr>
        <w:t xml:space="preserve"> the following citation</w:t>
      </w:r>
      <w:r w:rsidR="00995E1B" w:rsidRPr="003A06D0">
        <w:rPr>
          <w:lang w:val="en-GB"/>
        </w:rPr>
        <w:t xml:space="preserve"> format</w:t>
      </w:r>
      <w:r w:rsidRPr="003A06D0">
        <w:rPr>
          <w:lang w:val="en-GB"/>
        </w:rPr>
        <w:t xml:space="preserve"> should be used</w:t>
      </w:r>
      <w:r w:rsidR="00995E1B" w:rsidRPr="003A06D0">
        <w:rPr>
          <w:lang w:val="en-GB"/>
        </w:rPr>
        <w:t>:</w:t>
      </w:r>
    </w:p>
    <w:p w14:paraId="69B07850" w14:textId="77777777" w:rsidR="00995E1B" w:rsidRPr="003A06D0" w:rsidRDefault="00560795" w:rsidP="00AC0AAD">
      <w:pPr>
        <w:pStyle w:val="Abstract"/>
        <w:rPr>
          <w:lang w:val="en-GB"/>
        </w:rPr>
      </w:pPr>
      <w:r w:rsidRPr="003A06D0">
        <w:rPr>
          <w:rStyle w:val="Refterm"/>
          <w:lang w:val="en-GB"/>
        </w:rPr>
        <w:t>[</w:t>
      </w:r>
      <w:r w:rsidR="00D1002F" w:rsidRPr="003A06D0">
        <w:rPr>
          <w:rStyle w:val="Refterm"/>
          <w:lang w:val="en-GB"/>
        </w:rPr>
        <w:t>DSS-v2.0</w:t>
      </w:r>
      <w:r w:rsidRPr="003A06D0">
        <w:rPr>
          <w:rStyle w:val="Refterm"/>
          <w:lang w:val="en-GB"/>
        </w:rPr>
        <w:t>]</w:t>
      </w:r>
    </w:p>
    <w:p w14:paraId="320478CB" w14:textId="77777777" w:rsidR="000449B0" w:rsidRPr="003A06D0" w:rsidRDefault="00D1002F" w:rsidP="00D1002F">
      <w:pPr>
        <w:pStyle w:val="Abstract"/>
        <w:rPr>
          <w:lang w:val="en-GB"/>
        </w:rPr>
      </w:pPr>
      <w:r w:rsidRPr="003A06D0">
        <w:rPr>
          <w:i/>
          <w:lang w:val="en-GB"/>
        </w:rPr>
        <w:t>Digital Signature Service Core Protocols, Elements, and Bindings Version 2.0</w:t>
      </w:r>
      <w:r w:rsidR="0088339A" w:rsidRPr="003A06D0">
        <w:rPr>
          <w:lang w:val="en-GB"/>
        </w:rPr>
        <w:t xml:space="preserve">. </w:t>
      </w:r>
      <w:r w:rsidR="00982437" w:rsidRPr="003A06D0">
        <w:rPr>
          <w:rFonts w:cs="Arial"/>
          <w:lang w:val="en-GB"/>
        </w:rPr>
        <w:t xml:space="preserve">Edited by </w:t>
      </w:r>
      <w:r w:rsidRPr="003A06D0">
        <w:rPr>
          <w:lang w:val="en-GB"/>
        </w:rPr>
        <w:t>Andreas Kuehne</w:t>
      </w:r>
      <w:r w:rsidR="00982437" w:rsidRPr="003A06D0">
        <w:rPr>
          <w:rFonts w:cs="Arial"/>
          <w:lang w:val="en-GB"/>
        </w:rPr>
        <w:t xml:space="preserve"> and </w:t>
      </w:r>
      <w:r w:rsidRPr="003A06D0">
        <w:rPr>
          <w:rFonts w:cs="Arial"/>
          <w:lang w:val="en-GB"/>
        </w:rPr>
        <w:t>Stefan Hagen</w:t>
      </w:r>
      <w:r w:rsidR="00982437" w:rsidRPr="003A06D0">
        <w:rPr>
          <w:rFonts w:cs="Arial"/>
          <w:lang w:val="en-GB"/>
        </w:rPr>
        <w:t xml:space="preserve">. </w:t>
      </w:r>
      <w:r w:rsidR="001725A5" w:rsidRPr="003A06D0">
        <w:rPr>
          <w:lang w:val="en-GB"/>
        </w:rPr>
        <w:t>07</w:t>
      </w:r>
      <w:r w:rsidRPr="003A06D0">
        <w:rPr>
          <w:lang w:val="en-GB"/>
        </w:rPr>
        <w:t xml:space="preserve"> </w:t>
      </w:r>
      <w:r w:rsidR="001725A5" w:rsidRPr="003A06D0">
        <w:rPr>
          <w:lang w:val="en-GB"/>
        </w:rPr>
        <w:t>January</w:t>
      </w:r>
      <w:r w:rsidR="0088339A" w:rsidRPr="003A06D0">
        <w:rPr>
          <w:lang w:val="en-GB"/>
        </w:rPr>
        <w:t xml:space="preserve"> </w:t>
      </w:r>
      <w:r w:rsidR="00197607" w:rsidRPr="003A06D0">
        <w:rPr>
          <w:lang w:val="en-GB"/>
        </w:rPr>
        <w:t>201</w:t>
      </w:r>
      <w:r w:rsidR="001725A5" w:rsidRPr="003A06D0">
        <w:rPr>
          <w:lang w:val="en-GB"/>
        </w:rPr>
        <w:t>9</w:t>
      </w:r>
      <w:r w:rsidR="0088339A" w:rsidRPr="003A06D0">
        <w:rPr>
          <w:lang w:val="en-GB"/>
        </w:rPr>
        <w:t>. OASIS Committee Specification Draft 0</w:t>
      </w:r>
      <w:r w:rsidRPr="003A06D0">
        <w:rPr>
          <w:lang w:val="en-GB"/>
        </w:rPr>
        <w:t xml:space="preserve">1 / Public </w:t>
      </w:r>
      <w:r w:rsidR="001725A5" w:rsidRPr="003A06D0">
        <w:rPr>
          <w:lang w:val="en-GB"/>
        </w:rPr>
        <w:t>Review Draft 02</w:t>
      </w:r>
      <w:r w:rsidR="0088339A" w:rsidRPr="003A06D0">
        <w:rPr>
          <w:lang w:val="en-GB"/>
        </w:rPr>
        <w:t xml:space="preserve">. </w:t>
      </w:r>
      <w:hyperlink r:id="rId26" w:history="1">
        <w:r w:rsidR="001725A5" w:rsidRPr="003A06D0">
          <w:rPr>
            <w:rStyle w:val="Hyperlink"/>
            <w:lang w:val="en-GB"/>
          </w:rPr>
          <w:t>http://docs.oasis-open.org/dss-x/dss-core/v2.0/csprd02/dss-core-v2.0-csprd02.html</w:t>
        </w:r>
      </w:hyperlink>
      <w:r w:rsidR="0088339A" w:rsidRPr="003A06D0">
        <w:rPr>
          <w:lang w:val="en-GB"/>
        </w:rPr>
        <w:t>.</w:t>
      </w:r>
      <w:r w:rsidR="00F316B4" w:rsidRPr="003A06D0">
        <w:rPr>
          <w:lang w:val="en-GB"/>
        </w:rPr>
        <w:t xml:space="preserve"> Latest version: </w:t>
      </w:r>
      <w:hyperlink r:id="rId27" w:history="1">
        <w:r w:rsidRPr="003A06D0">
          <w:rPr>
            <w:rStyle w:val="Hyperlink"/>
            <w:lang w:val="en-GB"/>
          </w:rPr>
          <w:t>http://docs.oasis-open.org/dss-x/dss-core/v2.0/dss-core-v2.0.html</w:t>
        </w:r>
      </w:hyperlink>
      <w:r w:rsidR="00F316B4" w:rsidRPr="003A06D0">
        <w:rPr>
          <w:lang w:val="en-GB"/>
        </w:rPr>
        <w:t>.</w:t>
      </w:r>
    </w:p>
    <w:p w14:paraId="709AD484" w14:textId="77777777" w:rsidR="008677C6" w:rsidRPr="003A06D0" w:rsidRDefault="007E3373" w:rsidP="008C100C">
      <w:pPr>
        <w:pStyle w:val="Notices"/>
        <w:rPr>
          <w:lang w:val="en-GB"/>
        </w:rPr>
      </w:pPr>
      <w:r w:rsidRPr="003A06D0">
        <w:rPr>
          <w:lang w:val="en-GB"/>
        </w:rPr>
        <w:lastRenderedPageBreak/>
        <w:t>Notices</w:t>
      </w:r>
    </w:p>
    <w:p w14:paraId="7ED7C4CF" w14:textId="77777777" w:rsidR="00852E10" w:rsidRPr="003A06D0" w:rsidRDefault="008C7396" w:rsidP="00852E10">
      <w:pPr>
        <w:rPr>
          <w:lang w:val="en-GB"/>
        </w:rPr>
      </w:pPr>
      <w:r w:rsidRPr="003A06D0">
        <w:rPr>
          <w:lang w:val="en-GB"/>
        </w:rPr>
        <w:t>Copyright © OASIS</w:t>
      </w:r>
      <w:r w:rsidR="00CE59AF" w:rsidRPr="003A06D0">
        <w:rPr>
          <w:lang w:val="en-GB"/>
        </w:rPr>
        <w:t xml:space="preserve"> Open</w:t>
      </w:r>
      <w:r w:rsidRPr="003A06D0">
        <w:rPr>
          <w:lang w:val="en-GB"/>
        </w:rPr>
        <w:t xml:space="preserve"> </w:t>
      </w:r>
      <w:r w:rsidR="00197607" w:rsidRPr="003A06D0">
        <w:rPr>
          <w:lang w:val="en-GB"/>
        </w:rPr>
        <w:t>201</w:t>
      </w:r>
      <w:r w:rsidR="001725A5" w:rsidRPr="003A06D0">
        <w:rPr>
          <w:lang w:val="en-GB"/>
        </w:rPr>
        <w:t>9</w:t>
      </w:r>
      <w:r w:rsidR="00852E10" w:rsidRPr="003A06D0">
        <w:rPr>
          <w:lang w:val="en-GB"/>
        </w:rPr>
        <w:t>. All Rights Reserved.</w:t>
      </w:r>
    </w:p>
    <w:p w14:paraId="36A638F4" w14:textId="77777777" w:rsidR="00852E10" w:rsidRPr="003A06D0" w:rsidRDefault="00852E10" w:rsidP="00852E10">
      <w:pPr>
        <w:rPr>
          <w:lang w:val="en-GB"/>
        </w:rPr>
      </w:pPr>
      <w:r w:rsidRPr="003A06D0">
        <w:rPr>
          <w:lang w:val="en-GB"/>
        </w:rPr>
        <w:t xml:space="preserve">All capitalized terms in the following text have the meanings assigned to them in the OASIS Intellectual Property Rights Policy (the "OASIS IPR Policy"). The full </w:t>
      </w:r>
      <w:hyperlink r:id="rId28" w:history="1">
        <w:r w:rsidR="00591B31" w:rsidRPr="003A06D0">
          <w:rPr>
            <w:rStyle w:val="Hyperlink"/>
            <w:lang w:val="en-GB"/>
          </w:rPr>
          <w:t>Policy</w:t>
        </w:r>
      </w:hyperlink>
      <w:r w:rsidR="00591B31" w:rsidRPr="003A06D0">
        <w:rPr>
          <w:lang w:val="en-GB"/>
        </w:rPr>
        <w:t xml:space="preserve"> m</w:t>
      </w:r>
      <w:r w:rsidRPr="003A06D0">
        <w:rPr>
          <w:lang w:val="en-GB"/>
        </w:rPr>
        <w:t>ay be found at the OASIS website.</w:t>
      </w:r>
    </w:p>
    <w:p w14:paraId="21E3B6F1" w14:textId="77777777" w:rsidR="00852E10" w:rsidRPr="003A06D0" w:rsidRDefault="00852E10" w:rsidP="00852E10">
      <w:pPr>
        <w:rPr>
          <w:lang w:val="en-GB"/>
        </w:rPr>
      </w:pPr>
      <w:r w:rsidRPr="003A06D0">
        <w:rPr>
          <w:lang w:val="en-GB"/>
        </w:rPr>
        <w:t>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section are included on all such copies and derivative works. However, this document itself may not be modified in any way, including by removing the copyright notice or references to OASIS, except as needed for the purpose of developing any document or deliverable produced by an OASIS Technical Committee (in which case the rules applicable to copyrights, as set forth in the OASIS IPR Policy, must be followed) or as required to translate it into languages other than English.</w:t>
      </w:r>
    </w:p>
    <w:p w14:paraId="37EE0E46" w14:textId="77777777" w:rsidR="00852E10" w:rsidRPr="003A06D0" w:rsidRDefault="00852E10" w:rsidP="00852E10">
      <w:pPr>
        <w:rPr>
          <w:lang w:val="en-GB"/>
        </w:rPr>
      </w:pPr>
      <w:r w:rsidRPr="003A06D0">
        <w:rPr>
          <w:lang w:val="en-GB"/>
        </w:rPr>
        <w:t>The limited permissions granted above are perpetual and will not be revoked by OASIS or its successors or assigns.</w:t>
      </w:r>
    </w:p>
    <w:p w14:paraId="42A65B49" w14:textId="77777777" w:rsidR="00852E10" w:rsidRPr="003A06D0" w:rsidRDefault="00852E10" w:rsidP="00852E10">
      <w:pPr>
        <w:rPr>
          <w:lang w:val="en-GB"/>
        </w:rPr>
      </w:pPr>
      <w:r w:rsidRPr="003A06D0">
        <w:rPr>
          <w:lang w:val="en-GB"/>
        </w:rPr>
        <w:t>This document and the information contained herein is provided on an "AS IS" basis and OASIS DISCLAIMS ALL WARRANTIES, EXPRESS OR IMPLIED, INCLUDING BUT NOT LIMITED TO ANY WARRANTY THAT THE USE OF THE INFORMATION HEREIN WILL NOT INFRINGE ANY OWNERSHIP RIGHTS OR ANY IMPLIED WARRANTIES OF MERCHANTABILITY OR FITNESS FOR A PARTICULAR PURPOSE.</w:t>
      </w:r>
    </w:p>
    <w:p w14:paraId="0308E0C8" w14:textId="77777777" w:rsidR="00852E10" w:rsidRPr="003A06D0" w:rsidRDefault="00852E10" w:rsidP="00852E10">
      <w:pPr>
        <w:rPr>
          <w:lang w:val="en-GB"/>
        </w:rPr>
      </w:pPr>
      <w:r w:rsidRPr="003A06D0">
        <w:rPr>
          <w:lang w:val="en-GB"/>
        </w:rPr>
        <w:t>OASIS requests that any OASIS Party or any other party that believes it has patent claims that would necessarily be infringed by implementations of this OASIS Committee Specification or OASIS Standard, to notify OASIS TC Administrator and provide an indication of its willingness to grant patent licenses to such patent claims in a manner consistent with the IPR Mode of the OASIS Technical Committee that produced this specification.</w:t>
      </w:r>
    </w:p>
    <w:p w14:paraId="06A4034B" w14:textId="77777777" w:rsidR="00852E10" w:rsidRPr="003A06D0" w:rsidRDefault="00852E10" w:rsidP="00852E10">
      <w:pPr>
        <w:rPr>
          <w:lang w:val="en-GB"/>
        </w:rPr>
      </w:pPr>
      <w:r w:rsidRPr="003A06D0">
        <w:rPr>
          <w:lang w:val="en-GB"/>
        </w:rPr>
        <w:t>OASIS invites any party to contact the OASIS TC Administrator if it is aware of a claim of ownership of any patent claims that would necessarily be infringed by implementations of this specification by a patent holder that is not willing to provide a license to such patent claims in a manner consistent with the IPR Mode of the OASIS Technical Committee that produced this specification. OASIS may include such claims on its website, but disclaims any obligation to do so.</w:t>
      </w:r>
    </w:p>
    <w:p w14:paraId="5D1F1549" w14:textId="77777777" w:rsidR="00852E10" w:rsidRPr="003A06D0" w:rsidRDefault="00852E10" w:rsidP="00852E10">
      <w:pPr>
        <w:rPr>
          <w:lang w:val="en-GB"/>
        </w:rPr>
      </w:pPr>
      <w:r w:rsidRPr="003A06D0">
        <w:rPr>
          <w:lang w:val="en-GB"/>
        </w:rPr>
        <w:t>OASIS takes no position regarding the validity or scope of any intellectual property or other rights that might be claimed to pertain to the implementation or use of the technology described in this document or the extent to which any license under such rights might or might not be available; neither does it represent that it has made any effort to identify any such rights. Information on OASIS' procedures with respect to rights in any document or deliverable produced by an OASIS Technical Committee can be found on the OASIS website. Copies of claims of rights made available for publication and any assurances of licenses to be made available, or the result of an attempt made to obtain a general license or permission for the use of such proprietary rights by implementers or users of this OASIS Committee Specification or OASIS Standard, can be obtained from the OASIS TC Administrator. OASIS makes no representation that any information or list of intellectual property rights will at any time be complete, or that any claims in such list are, in fact, Essential Claims.</w:t>
      </w:r>
    </w:p>
    <w:p w14:paraId="0C807578" w14:textId="77777777" w:rsidR="00852E10" w:rsidRPr="003A06D0" w:rsidRDefault="00852E10" w:rsidP="001D1D6C">
      <w:pPr>
        <w:rPr>
          <w:lang w:val="en-GB"/>
        </w:rPr>
      </w:pPr>
      <w:r w:rsidRPr="003A06D0">
        <w:rPr>
          <w:lang w:val="en-GB"/>
        </w:rPr>
        <w:t xml:space="preserve">The </w:t>
      </w:r>
      <w:r w:rsidR="007A5948" w:rsidRPr="003A06D0">
        <w:rPr>
          <w:lang w:val="en-GB"/>
        </w:rPr>
        <w:t>name</w:t>
      </w:r>
      <w:r w:rsidR="00A31FB9" w:rsidRPr="003A06D0">
        <w:rPr>
          <w:lang w:val="en-GB"/>
        </w:rPr>
        <w:t xml:space="preserve"> "OASIS"</w:t>
      </w:r>
      <w:r w:rsidRPr="003A06D0">
        <w:rPr>
          <w:lang w:val="en-GB"/>
        </w:rPr>
        <w:t xml:space="preserve"> </w:t>
      </w:r>
      <w:r w:rsidR="00101D6D" w:rsidRPr="003A06D0">
        <w:rPr>
          <w:lang w:val="en-GB"/>
        </w:rPr>
        <w:t>is a trademark</w:t>
      </w:r>
      <w:r w:rsidRPr="003A06D0">
        <w:rPr>
          <w:lang w:val="en-GB"/>
        </w:rPr>
        <w:t xml:space="preserve"> of </w:t>
      </w:r>
      <w:hyperlink r:id="rId29" w:history="1">
        <w:r w:rsidRPr="003A06D0">
          <w:rPr>
            <w:rStyle w:val="Hyperlink"/>
            <w:lang w:val="en-GB"/>
          </w:rPr>
          <w:t>OASIS</w:t>
        </w:r>
      </w:hyperlink>
      <w:r w:rsidRPr="003A06D0">
        <w:rPr>
          <w:lang w:val="en-GB"/>
        </w:rPr>
        <w:t xml:space="preserve">, the owner and developer of this specification, and should be used only to refer to the organization and its official outputs. OASIS welcomes reference to, and implementation and use of, specifications, while reserving the right to enforce its marks against misleading uses. Please see </w:t>
      </w:r>
      <w:hyperlink r:id="rId30" w:history="1">
        <w:r w:rsidR="002B261C" w:rsidRPr="003A06D0">
          <w:rPr>
            <w:rStyle w:val="Hyperlink"/>
            <w:lang w:val="en-GB"/>
          </w:rPr>
          <w:t>https://www.oasis-open.org/policies-guidelines/trademark</w:t>
        </w:r>
      </w:hyperlink>
      <w:r w:rsidR="0060033A" w:rsidRPr="003A06D0">
        <w:rPr>
          <w:lang w:val="en-GB"/>
        </w:rPr>
        <w:t xml:space="preserve"> for above guidance.</w:t>
      </w:r>
    </w:p>
    <w:p w14:paraId="37272CA0" w14:textId="77777777" w:rsidR="008677C6" w:rsidRPr="003A06D0" w:rsidRDefault="00177DED" w:rsidP="008C100C">
      <w:pPr>
        <w:pStyle w:val="Notices"/>
        <w:rPr>
          <w:lang w:val="en-GB"/>
        </w:rPr>
      </w:pPr>
      <w:r w:rsidRPr="003A06D0">
        <w:rPr>
          <w:lang w:val="en-GB"/>
        </w:rPr>
        <w:lastRenderedPageBreak/>
        <w:t>Table of Contents</w:t>
      </w:r>
    </w:p>
    <w:p w14:paraId="1988CF28" w14:textId="2BE4DE41" w:rsidR="00DC7A78" w:rsidRDefault="00294283">
      <w:pPr>
        <w:pStyle w:val="Verzeichnis1"/>
        <w:rPr>
          <w:ins w:id="69" w:author="Andreas Kuehne" w:date="2019-05-31T12:48:00Z"/>
          <w:rFonts w:asciiTheme="minorHAnsi" w:eastAsiaTheme="minorEastAsia" w:hAnsiTheme="minorHAnsi" w:cstheme="minorBidi"/>
          <w:noProof/>
          <w:sz w:val="22"/>
          <w:szCs w:val="22"/>
          <w:lang w:val="en-GB" w:eastAsia="en-GB"/>
        </w:rPr>
      </w:pPr>
      <w:r w:rsidRPr="003A06D0">
        <w:rPr>
          <w:lang w:val="en-GB"/>
        </w:rPr>
        <w:fldChar w:fldCharType="begin"/>
      </w:r>
      <w:r w:rsidRPr="003A06D0">
        <w:rPr>
          <w:lang w:val="en-GB"/>
        </w:rPr>
        <w:instrText xml:space="preserve"> TOC \o "1-6" \h \z \u </w:instrText>
      </w:r>
      <w:r w:rsidRPr="003A06D0">
        <w:rPr>
          <w:lang w:val="en-GB"/>
        </w:rPr>
        <w:fldChar w:fldCharType="separate"/>
      </w:r>
      <w:ins w:id="70" w:author="Andreas Kuehne" w:date="2019-05-31T12:48:00Z">
        <w:r w:rsidR="00DC7A78" w:rsidRPr="00EE30CC">
          <w:rPr>
            <w:rStyle w:val="Hyperlink"/>
            <w:noProof/>
          </w:rPr>
          <w:fldChar w:fldCharType="begin"/>
        </w:r>
        <w:r w:rsidR="00DC7A78" w:rsidRPr="00EE30CC">
          <w:rPr>
            <w:rStyle w:val="Hyperlink"/>
            <w:noProof/>
          </w:rPr>
          <w:instrText xml:space="preserve"> </w:instrText>
        </w:r>
        <w:r w:rsidR="00DC7A78">
          <w:rPr>
            <w:noProof/>
          </w:rPr>
          <w:instrText>HYPERLINK \l "_Toc10206718"</w:instrText>
        </w:r>
        <w:r w:rsidR="00DC7A78" w:rsidRPr="00EE30CC">
          <w:rPr>
            <w:rStyle w:val="Hyperlink"/>
            <w:noProof/>
          </w:rPr>
          <w:instrText xml:space="preserve"> </w:instrText>
        </w:r>
        <w:r w:rsidR="00DC7A78" w:rsidRPr="00EE30CC">
          <w:rPr>
            <w:rStyle w:val="Hyperlink"/>
            <w:noProof/>
          </w:rPr>
          <w:fldChar w:fldCharType="separate"/>
        </w:r>
        <w:r w:rsidR="00DC7A78" w:rsidRPr="00EE30CC">
          <w:rPr>
            <w:rStyle w:val="Hyperlink"/>
            <w:noProof/>
            <w:lang w:val="en-GB"/>
          </w:rPr>
          <w:t>1</w:t>
        </w:r>
        <w:r w:rsidR="00DC7A78">
          <w:rPr>
            <w:rFonts w:asciiTheme="minorHAnsi" w:eastAsiaTheme="minorEastAsia" w:hAnsiTheme="minorHAnsi" w:cstheme="minorBidi"/>
            <w:noProof/>
            <w:sz w:val="22"/>
            <w:szCs w:val="22"/>
            <w:lang w:val="en-GB" w:eastAsia="en-GB"/>
          </w:rPr>
          <w:tab/>
        </w:r>
        <w:r w:rsidR="00DC7A78" w:rsidRPr="00EE30CC">
          <w:rPr>
            <w:rStyle w:val="Hyperlink"/>
            <w:noProof/>
            <w:lang w:val="en-GB"/>
          </w:rPr>
          <w:t>Introduction</w:t>
        </w:r>
        <w:r w:rsidR="00DC7A78">
          <w:rPr>
            <w:noProof/>
            <w:webHidden/>
          </w:rPr>
          <w:tab/>
        </w:r>
        <w:r w:rsidR="00DC7A78">
          <w:rPr>
            <w:noProof/>
            <w:webHidden/>
          </w:rPr>
          <w:fldChar w:fldCharType="begin"/>
        </w:r>
        <w:r w:rsidR="00DC7A78">
          <w:rPr>
            <w:noProof/>
            <w:webHidden/>
          </w:rPr>
          <w:instrText xml:space="preserve"> PAGEREF _Toc10206718 \h </w:instrText>
        </w:r>
      </w:ins>
      <w:r w:rsidR="00DC7A78">
        <w:rPr>
          <w:noProof/>
          <w:webHidden/>
        </w:rPr>
      </w:r>
      <w:r w:rsidR="00DC7A78">
        <w:rPr>
          <w:noProof/>
          <w:webHidden/>
        </w:rPr>
        <w:fldChar w:fldCharType="separate"/>
      </w:r>
      <w:ins w:id="71" w:author="Andreas Kuehne" w:date="2019-05-31T12:48:00Z">
        <w:r w:rsidR="00DC7A78">
          <w:rPr>
            <w:noProof/>
            <w:webHidden/>
          </w:rPr>
          <w:t>11</w:t>
        </w:r>
        <w:r w:rsidR="00DC7A78">
          <w:rPr>
            <w:noProof/>
            <w:webHidden/>
          </w:rPr>
          <w:fldChar w:fldCharType="end"/>
        </w:r>
        <w:r w:rsidR="00DC7A78" w:rsidRPr="00EE30CC">
          <w:rPr>
            <w:rStyle w:val="Hyperlink"/>
            <w:noProof/>
          </w:rPr>
          <w:fldChar w:fldCharType="end"/>
        </w:r>
      </w:ins>
    </w:p>
    <w:p w14:paraId="307FFAD0" w14:textId="3B06C8AE" w:rsidR="00DC7A78" w:rsidRDefault="00DC7A78">
      <w:pPr>
        <w:pStyle w:val="Verzeichnis2"/>
        <w:tabs>
          <w:tab w:val="right" w:leader="dot" w:pos="9350"/>
        </w:tabs>
        <w:rPr>
          <w:ins w:id="72" w:author="Andreas Kuehne" w:date="2019-05-31T12:48:00Z"/>
          <w:rFonts w:asciiTheme="minorHAnsi" w:eastAsiaTheme="minorEastAsia" w:hAnsiTheme="minorHAnsi" w:cstheme="minorBidi"/>
          <w:noProof/>
          <w:sz w:val="22"/>
          <w:szCs w:val="22"/>
          <w:lang w:val="en-GB" w:eastAsia="en-GB"/>
        </w:rPr>
      </w:pPr>
      <w:ins w:id="73"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"_Toc10206719"</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rPr>
          <w:t>1.1 IPR Policy</w:t>
        </w:r>
        <w:r>
          <w:rPr>
            <w:noProof/>
            <w:webHidden/>
          </w:rPr>
          <w:tab/>
        </w:r>
        <w:r>
          <w:rPr>
            <w:noProof/>
            <w:webHidden/>
          </w:rPr>
          <w:fldChar w:fldCharType="begin"/>
        </w:r>
        <w:r>
          <w:rPr>
            <w:noProof/>
            <w:webHidden/>
          </w:rPr>
          <w:instrText xml:space="preserve"> PAGEREF _Toc10206719 \h </w:instrText>
        </w:r>
      </w:ins>
      <w:r>
        <w:rPr>
          <w:noProof/>
          <w:webHidden/>
        </w:rPr>
      </w:r>
      <w:r>
        <w:rPr>
          <w:noProof/>
          <w:webHidden/>
        </w:rPr>
        <w:fldChar w:fldCharType="separate"/>
      </w:r>
      <w:ins w:id="74" w:author="Andreas Kuehne" w:date="2019-05-31T12:48:00Z">
        <w:r>
          <w:rPr>
            <w:noProof/>
            <w:webHidden/>
          </w:rPr>
          <w:t>11</w:t>
        </w:r>
        <w:r>
          <w:rPr>
            <w:noProof/>
            <w:webHidden/>
          </w:rPr>
          <w:fldChar w:fldCharType="end"/>
        </w:r>
        <w:r w:rsidRPr="00EE30CC">
          <w:rPr>
            <w:rStyle w:val="Hyperlink"/>
            <w:noProof/>
          </w:rPr>
          <w:fldChar w:fldCharType="end"/>
        </w:r>
      </w:ins>
    </w:p>
    <w:p w14:paraId="38C5C9C4" w14:textId="6C21B276" w:rsidR="00DC7A78" w:rsidRDefault="00DC7A78">
      <w:pPr>
        <w:pStyle w:val="Verzeichnis2"/>
        <w:tabs>
          <w:tab w:val="right" w:leader="dot" w:pos="9350"/>
        </w:tabs>
        <w:rPr>
          <w:ins w:id="75" w:author="Andreas Kuehne" w:date="2019-05-31T12:48:00Z"/>
          <w:rFonts w:asciiTheme="minorHAnsi" w:eastAsiaTheme="minorEastAsia" w:hAnsiTheme="minorHAnsi" w:cstheme="minorBidi"/>
          <w:noProof/>
          <w:sz w:val="22"/>
          <w:szCs w:val="22"/>
          <w:lang w:val="en-GB" w:eastAsia="en-GB"/>
        </w:rPr>
      </w:pPr>
      <w:ins w:id="76"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"_Toc10206720"</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rPr>
          <w:t>1.2 Terminology</w:t>
        </w:r>
        <w:r>
          <w:rPr>
            <w:noProof/>
            <w:webHidden/>
          </w:rPr>
          <w:tab/>
        </w:r>
        <w:r>
          <w:rPr>
            <w:noProof/>
            <w:webHidden/>
          </w:rPr>
          <w:fldChar w:fldCharType="begin"/>
        </w:r>
        <w:r>
          <w:rPr>
            <w:noProof/>
            <w:webHidden/>
          </w:rPr>
          <w:instrText xml:space="preserve"> PAGEREF _Toc10206720 \h </w:instrText>
        </w:r>
      </w:ins>
      <w:r>
        <w:rPr>
          <w:noProof/>
          <w:webHidden/>
        </w:rPr>
      </w:r>
      <w:r>
        <w:rPr>
          <w:noProof/>
          <w:webHidden/>
        </w:rPr>
        <w:fldChar w:fldCharType="separate"/>
      </w:r>
      <w:ins w:id="77" w:author="Andreas Kuehne" w:date="2019-05-31T12:48:00Z">
        <w:r>
          <w:rPr>
            <w:noProof/>
            <w:webHidden/>
          </w:rPr>
          <w:t>11</w:t>
        </w:r>
        <w:r>
          <w:rPr>
            <w:noProof/>
            <w:webHidden/>
          </w:rPr>
          <w:fldChar w:fldCharType="end"/>
        </w:r>
        <w:r w:rsidRPr="00EE30CC">
          <w:rPr>
            <w:rStyle w:val="Hyperlink"/>
            <w:noProof/>
          </w:rPr>
          <w:fldChar w:fldCharType="end"/>
        </w:r>
      </w:ins>
    </w:p>
    <w:p w14:paraId="16DA33A1" w14:textId="728E1926" w:rsidR="00DC7A78" w:rsidRDefault="00DC7A78">
      <w:pPr>
        <w:pStyle w:val="Verzeichnis3"/>
        <w:tabs>
          <w:tab w:val="right" w:leader="dot" w:pos="9350"/>
        </w:tabs>
        <w:rPr>
          <w:ins w:id="78" w:author="Andreas Kuehne" w:date="2019-05-31T12:48:00Z"/>
          <w:rFonts w:asciiTheme="minorHAnsi" w:eastAsiaTheme="minorEastAsia" w:hAnsiTheme="minorHAnsi" w:cstheme="minorBidi"/>
          <w:noProof/>
          <w:sz w:val="22"/>
          <w:szCs w:val="22"/>
          <w:lang w:val="en-GB" w:eastAsia="en-GB"/>
        </w:rPr>
      </w:pPr>
      <w:ins w:id="79"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"_Toc10206721"</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14:scene3d>
              <w14:camera w14:prst="orthographicFront"/>
              <w14:lightRig w14:rig="threePt" w14:dir="t">
                <w14:rot w14:lat="0" w14:lon="0" w14:rev="0"/>
              </w14:lightRig>
            </w14:scene3d>
          </w:rPr>
          <w:t>1.2.1</w:t>
        </w:r>
        <w:r w:rsidRPr="00EE30CC">
          <w:rPr>
            <w:rStyle w:val="Hyperlink"/>
            <w:noProof/>
            <w:lang w:val="en-GB"/>
          </w:rPr>
          <w:t xml:space="preserve"> Terms and Definitions</w:t>
        </w:r>
        <w:r>
          <w:rPr>
            <w:noProof/>
            <w:webHidden/>
          </w:rPr>
          <w:tab/>
        </w:r>
        <w:r>
          <w:rPr>
            <w:noProof/>
            <w:webHidden/>
          </w:rPr>
          <w:fldChar w:fldCharType="begin"/>
        </w:r>
        <w:r>
          <w:rPr>
            <w:noProof/>
            <w:webHidden/>
          </w:rPr>
          <w:instrText xml:space="preserve"> PAGEREF _Toc10206721 \h </w:instrText>
        </w:r>
      </w:ins>
      <w:r>
        <w:rPr>
          <w:noProof/>
          <w:webHidden/>
        </w:rPr>
      </w:r>
      <w:r>
        <w:rPr>
          <w:noProof/>
          <w:webHidden/>
        </w:rPr>
        <w:fldChar w:fldCharType="separate"/>
      </w:r>
      <w:ins w:id="80" w:author="Andreas Kuehne" w:date="2019-05-31T12:48:00Z">
        <w:r>
          <w:rPr>
            <w:noProof/>
            <w:webHidden/>
          </w:rPr>
          <w:t>11</w:t>
        </w:r>
        <w:r>
          <w:rPr>
            <w:noProof/>
            <w:webHidden/>
          </w:rPr>
          <w:fldChar w:fldCharType="end"/>
        </w:r>
        <w:r w:rsidRPr="00EE30CC">
          <w:rPr>
            <w:rStyle w:val="Hyperlink"/>
            <w:noProof/>
          </w:rPr>
          <w:fldChar w:fldCharType="end"/>
        </w:r>
      </w:ins>
    </w:p>
    <w:p w14:paraId="4BFB6FA5" w14:textId="403CF8BD" w:rsidR="00DC7A78" w:rsidRDefault="00DC7A78">
      <w:pPr>
        <w:pStyle w:val="Verzeichnis3"/>
        <w:tabs>
          <w:tab w:val="right" w:leader="dot" w:pos="9350"/>
        </w:tabs>
        <w:rPr>
          <w:ins w:id="81" w:author="Andreas Kuehne" w:date="2019-05-31T12:48:00Z"/>
          <w:rFonts w:asciiTheme="minorHAnsi" w:eastAsiaTheme="minorEastAsia" w:hAnsiTheme="minorHAnsi" w:cstheme="minorBidi"/>
          <w:noProof/>
          <w:sz w:val="22"/>
          <w:szCs w:val="22"/>
          <w:lang w:val="en-GB" w:eastAsia="en-GB"/>
        </w:rPr>
      </w:pPr>
      <w:ins w:id="82"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"_Toc10206722"</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14:scene3d>
              <w14:camera w14:prst="orthographicFront"/>
              <w14:lightRig w14:rig="threePt" w14:dir="t">
                <w14:rot w14:lat="0" w14:lon="0" w14:rev="0"/>
              </w14:lightRig>
            </w14:scene3d>
          </w:rPr>
          <w:t>1.2.2</w:t>
        </w:r>
        <w:r w:rsidRPr="00EE30CC">
          <w:rPr>
            <w:rStyle w:val="Hyperlink"/>
            <w:noProof/>
            <w:lang w:val="en-GB"/>
          </w:rPr>
          <w:t xml:space="preserve"> Abbreviated Terms</w:t>
        </w:r>
        <w:r>
          <w:rPr>
            <w:noProof/>
            <w:webHidden/>
          </w:rPr>
          <w:tab/>
        </w:r>
        <w:r>
          <w:rPr>
            <w:noProof/>
            <w:webHidden/>
          </w:rPr>
          <w:fldChar w:fldCharType="begin"/>
        </w:r>
        <w:r>
          <w:rPr>
            <w:noProof/>
            <w:webHidden/>
          </w:rPr>
          <w:instrText xml:space="preserve"> PAGEREF _Toc10206722 \h </w:instrText>
        </w:r>
      </w:ins>
      <w:r>
        <w:rPr>
          <w:noProof/>
          <w:webHidden/>
        </w:rPr>
      </w:r>
      <w:r>
        <w:rPr>
          <w:noProof/>
          <w:webHidden/>
        </w:rPr>
        <w:fldChar w:fldCharType="separate"/>
      </w:r>
      <w:ins w:id="83" w:author="Andreas Kuehne" w:date="2019-05-31T12:48:00Z">
        <w:r>
          <w:rPr>
            <w:noProof/>
            <w:webHidden/>
          </w:rPr>
          <w:t>11</w:t>
        </w:r>
        <w:r>
          <w:rPr>
            <w:noProof/>
            <w:webHidden/>
          </w:rPr>
          <w:fldChar w:fldCharType="end"/>
        </w:r>
        <w:r w:rsidRPr="00EE30CC">
          <w:rPr>
            <w:rStyle w:val="Hyperlink"/>
            <w:noProof/>
          </w:rPr>
          <w:fldChar w:fldCharType="end"/>
        </w:r>
      </w:ins>
    </w:p>
    <w:p w14:paraId="07F6E3B6" w14:textId="7C9C9336" w:rsidR="00DC7A78" w:rsidRDefault="00DC7A78">
      <w:pPr>
        <w:pStyle w:val="Verzeichnis2"/>
        <w:tabs>
          <w:tab w:val="right" w:leader="dot" w:pos="9350"/>
        </w:tabs>
        <w:rPr>
          <w:ins w:id="84" w:author="Andreas Kuehne" w:date="2019-05-31T12:48:00Z"/>
          <w:rFonts w:asciiTheme="minorHAnsi" w:eastAsiaTheme="minorEastAsia" w:hAnsiTheme="minorHAnsi" w:cstheme="minorBidi"/>
          <w:noProof/>
          <w:sz w:val="22"/>
          <w:szCs w:val="22"/>
          <w:lang w:val="en-GB" w:eastAsia="en-GB"/>
        </w:rPr>
      </w:pPr>
      <w:ins w:id="85"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"_Toc10206723"</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rPr>
          <w:t>1.3 Normative References</w:t>
        </w:r>
        <w:r>
          <w:rPr>
            <w:noProof/>
            <w:webHidden/>
          </w:rPr>
          <w:tab/>
        </w:r>
        <w:r>
          <w:rPr>
            <w:noProof/>
            <w:webHidden/>
          </w:rPr>
          <w:fldChar w:fldCharType="begin"/>
        </w:r>
        <w:r>
          <w:rPr>
            <w:noProof/>
            <w:webHidden/>
          </w:rPr>
          <w:instrText xml:space="preserve"> PAGEREF _Toc10206723 \h </w:instrText>
        </w:r>
      </w:ins>
      <w:r>
        <w:rPr>
          <w:noProof/>
          <w:webHidden/>
        </w:rPr>
      </w:r>
      <w:r>
        <w:rPr>
          <w:noProof/>
          <w:webHidden/>
        </w:rPr>
        <w:fldChar w:fldCharType="separate"/>
      </w:r>
      <w:ins w:id="86" w:author="Andreas Kuehne" w:date="2019-05-31T12:48:00Z">
        <w:r>
          <w:rPr>
            <w:noProof/>
            <w:webHidden/>
          </w:rPr>
          <w:t>11</w:t>
        </w:r>
        <w:r>
          <w:rPr>
            <w:noProof/>
            <w:webHidden/>
          </w:rPr>
          <w:fldChar w:fldCharType="end"/>
        </w:r>
        <w:r w:rsidRPr="00EE30CC">
          <w:rPr>
            <w:rStyle w:val="Hyperlink"/>
            <w:noProof/>
          </w:rPr>
          <w:fldChar w:fldCharType="end"/>
        </w:r>
      </w:ins>
    </w:p>
    <w:p w14:paraId="258A7DA2" w14:textId="5EE24DAC" w:rsidR="00DC7A78" w:rsidRDefault="00DC7A78">
      <w:pPr>
        <w:pStyle w:val="Verzeichnis2"/>
        <w:tabs>
          <w:tab w:val="right" w:leader="dot" w:pos="9350"/>
        </w:tabs>
        <w:rPr>
          <w:ins w:id="87" w:author="Andreas Kuehne" w:date="2019-05-31T12:48:00Z"/>
          <w:rFonts w:asciiTheme="minorHAnsi" w:eastAsiaTheme="minorEastAsia" w:hAnsiTheme="minorHAnsi" w:cstheme="minorBidi"/>
          <w:noProof/>
          <w:sz w:val="22"/>
          <w:szCs w:val="22"/>
          <w:lang w:val="en-GB" w:eastAsia="en-GB"/>
        </w:rPr>
      </w:pPr>
      <w:ins w:id="88"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"_Toc10206724"</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rPr>
          <w:t>1.4 Non-Normative References</w:t>
        </w:r>
        <w:r>
          <w:rPr>
            <w:noProof/>
            <w:webHidden/>
          </w:rPr>
          <w:tab/>
        </w:r>
        <w:r>
          <w:rPr>
            <w:noProof/>
            <w:webHidden/>
          </w:rPr>
          <w:fldChar w:fldCharType="begin"/>
        </w:r>
        <w:r>
          <w:rPr>
            <w:noProof/>
            <w:webHidden/>
          </w:rPr>
          <w:instrText xml:space="preserve"> PAGEREF _Toc10206724 \h </w:instrText>
        </w:r>
      </w:ins>
      <w:r>
        <w:rPr>
          <w:noProof/>
          <w:webHidden/>
        </w:rPr>
      </w:r>
      <w:r>
        <w:rPr>
          <w:noProof/>
          <w:webHidden/>
        </w:rPr>
        <w:fldChar w:fldCharType="separate"/>
      </w:r>
      <w:ins w:id="89" w:author="Andreas Kuehne" w:date="2019-05-31T12:48:00Z">
        <w:r>
          <w:rPr>
            <w:noProof/>
            <w:webHidden/>
          </w:rPr>
          <w:t>13</w:t>
        </w:r>
        <w:r>
          <w:rPr>
            <w:noProof/>
            <w:webHidden/>
          </w:rPr>
          <w:fldChar w:fldCharType="end"/>
        </w:r>
        <w:r w:rsidRPr="00EE30CC">
          <w:rPr>
            <w:rStyle w:val="Hyperlink"/>
            <w:noProof/>
          </w:rPr>
          <w:fldChar w:fldCharType="end"/>
        </w:r>
      </w:ins>
    </w:p>
    <w:p w14:paraId="4D027263" w14:textId="3EC18835" w:rsidR="00DC7A78" w:rsidRDefault="00DC7A78">
      <w:pPr>
        <w:pStyle w:val="Verzeichnis2"/>
        <w:tabs>
          <w:tab w:val="right" w:leader="dot" w:pos="9350"/>
        </w:tabs>
        <w:rPr>
          <w:ins w:id="90" w:author="Andreas Kuehne" w:date="2019-05-31T12:48:00Z"/>
          <w:rFonts w:asciiTheme="minorHAnsi" w:eastAsiaTheme="minorEastAsia" w:hAnsiTheme="minorHAnsi" w:cstheme="minorBidi"/>
          <w:noProof/>
          <w:sz w:val="22"/>
          <w:szCs w:val="22"/>
          <w:lang w:val="en-GB" w:eastAsia="en-GB"/>
        </w:rPr>
      </w:pPr>
      <w:ins w:id="91"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"_Toc10206725"</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rPr>
          <w:t>1.5 Typographical Conventions</w:t>
        </w:r>
        <w:r>
          <w:rPr>
            <w:noProof/>
            <w:webHidden/>
          </w:rPr>
          <w:tab/>
        </w:r>
        <w:r>
          <w:rPr>
            <w:noProof/>
            <w:webHidden/>
          </w:rPr>
          <w:fldChar w:fldCharType="begin"/>
        </w:r>
        <w:r>
          <w:rPr>
            <w:noProof/>
            <w:webHidden/>
          </w:rPr>
          <w:instrText xml:space="preserve"> PAGEREF _Toc10206725 \h </w:instrText>
        </w:r>
      </w:ins>
      <w:r>
        <w:rPr>
          <w:noProof/>
          <w:webHidden/>
        </w:rPr>
      </w:r>
      <w:r>
        <w:rPr>
          <w:noProof/>
          <w:webHidden/>
        </w:rPr>
        <w:fldChar w:fldCharType="separate"/>
      </w:r>
      <w:ins w:id="92" w:author="Andreas Kuehne" w:date="2019-05-31T12:48:00Z">
        <w:r>
          <w:rPr>
            <w:noProof/>
            <w:webHidden/>
          </w:rPr>
          <w:t>14</w:t>
        </w:r>
        <w:r>
          <w:rPr>
            <w:noProof/>
            <w:webHidden/>
          </w:rPr>
          <w:fldChar w:fldCharType="end"/>
        </w:r>
        <w:r w:rsidRPr="00EE30CC">
          <w:rPr>
            <w:rStyle w:val="Hyperlink"/>
            <w:noProof/>
          </w:rPr>
          <w:fldChar w:fldCharType="end"/>
        </w:r>
      </w:ins>
    </w:p>
    <w:p w14:paraId="71EB2531" w14:textId="5B3B8C64" w:rsidR="00DC7A78" w:rsidRDefault="00DC7A78">
      <w:pPr>
        <w:pStyle w:val="Verzeichnis2"/>
        <w:tabs>
          <w:tab w:val="right" w:leader="dot" w:pos="9350"/>
        </w:tabs>
        <w:rPr>
          <w:ins w:id="93" w:author="Andreas Kuehne" w:date="2019-05-31T12:48:00Z"/>
          <w:rFonts w:asciiTheme="minorHAnsi" w:eastAsiaTheme="minorEastAsia" w:hAnsiTheme="minorHAnsi" w:cstheme="minorBidi"/>
          <w:noProof/>
          <w:sz w:val="22"/>
          <w:szCs w:val="22"/>
          <w:lang w:val="en-GB" w:eastAsia="en-GB"/>
        </w:rPr>
      </w:pPr>
      <w:ins w:id="94"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"_Toc10206726"</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rPr>
          <w:t>1.6 DSS Overview (Non-normative)</w:t>
        </w:r>
        <w:r>
          <w:rPr>
            <w:noProof/>
            <w:webHidden/>
          </w:rPr>
          <w:tab/>
        </w:r>
        <w:r>
          <w:rPr>
            <w:noProof/>
            <w:webHidden/>
          </w:rPr>
          <w:fldChar w:fldCharType="begin"/>
        </w:r>
        <w:r>
          <w:rPr>
            <w:noProof/>
            <w:webHidden/>
          </w:rPr>
          <w:instrText xml:space="preserve"> PAGEREF _Toc10206726 \h </w:instrText>
        </w:r>
      </w:ins>
      <w:r>
        <w:rPr>
          <w:noProof/>
          <w:webHidden/>
        </w:rPr>
      </w:r>
      <w:r>
        <w:rPr>
          <w:noProof/>
          <w:webHidden/>
        </w:rPr>
        <w:fldChar w:fldCharType="separate"/>
      </w:r>
      <w:ins w:id="95" w:author="Andreas Kuehne" w:date="2019-05-31T12:48:00Z">
        <w:r>
          <w:rPr>
            <w:noProof/>
            <w:webHidden/>
          </w:rPr>
          <w:t>14</w:t>
        </w:r>
        <w:r>
          <w:rPr>
            <w:noProof/>
            <w:webHidden/>
          </w:rPr>
          <w:fldChar w:fldCharType="end"/>
        </w:r>
        <w:r w:rsidRPr="00EE30CC">
          <w:rPr>
            <w:rStyle w:val="Hyperlink"/>
            <w:noProof/>
          </w:rPr>
          <w:fldChar w:fldCharType="end"/>
        </w:r>
      </w:ins>
    </w:p>
    <w:p w14:paraId="64FEB1D9" w14:textId="5A217F39" w:rsidR="00DC7A78" w:rsidRDefault="00DC7A78">
      <w:pPr>
        <w:pStyle w:val="Verzeichnis1"/>
        <w:rPr>
          <w:ins w:id="96" w:author="Andreas Kuehne" w:date="2019-05-31T12:48:00Z"/>
          <w:rFonts w:asciiTheme="minorHAnsi" w:eastAsiaTheme="minorEastAsia" w:hAnsiTheme="minorHAnsi" w:cstheme="minorBidi"/>
          <w:noProof/>
          <w:sz w:val="22"/>
          <w:szCs w:val="22"/>
          <w:lang w:val="en-GB" w:eastAsia="en-GB"/>
        </w:rPr>
      </w:pPr>
      <w:ins w:id="97"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"_Toc10206727"</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rPr>
          <w:t>2</w:t>
        </w:r>
        <w:r>
          <w:rPr>
            <w:rFonts w:asciiTheme="minorHAnsi" w:eastAsiaTheme="minorEastAsia" w:hAnsiTheme="minorHAnsi" w:cstheme="minorBidi"/>
            <w:noProof/>
            <w:sz w:val="22"/>
            <w:szCs w:val="22"/>
            <w:lang w:val="en-GB" w:eastAsia="en-GB"/>
          </w:rPr>
          <w:tab/>
        </w:r>
        <w:r w:rsidRPr="00EE30CC">
          <w:rPr>
            <w:rStyle w:val="Hyperlink"/>
            <w:noProof/>
            <w:lang w:val="en-GB"/>
          </w:rPr>
          <w:t>Design Considerations</w:t>
        </w:r>
        <w:r>
          <w:rPr>
            <w:noProof/>
            <w:webHidden/>
          </w:rPr>
          <w:tab/>
        </w:r>
        <w:r>
          <w:rPr>
            <w:noProof/>
            <w:webHidden/>
          </w:rPr>
          <w:fldChar w:fldCharType="begin"/>
        </w:r>
        <w:r>
          <w:rPr>
            <w:noProof/>
            <w:webHidden/>
          </w:rPr>
          <w:instrText xml:space="preserve"> PAGEREF _Toc10206727 \h </w:instrText>
        </w:r>
      </w:ins>
      <w:r>
        <w:rPr>
          <w:noProof/>
          <w:webHidden/>
        </w:rPr>
      </w:r>
      <w:r>
        <w:rPr>
          <w:noProof/>
          <w:webHidden/>
        </w:rPr>
        <w:fldChar w:fldCharType="separate"/>
      </w:r>
      <w:ins w:id="98" w:author="Andreas Kuehne" w:date="2019-05-31T12:48:00Z">
        <w:r>
          <w:rPr>
            <w:noProof/>
            <w:webHidden/>
          </w:rPr>
          <w:t>16</w:t>
        </w:r>
        <w:r>
          <w:rPr>
            <w:noProof/>
            <w:webHidden/>
          </w:rPr>
          <w:fldChar w:fldCharType="end"/>
        </w:r>
        <w:r w:rsidRPr="00EE30CC">
          <w:rPr>
            <w:rStyle w:val="Hyperlink"/>
            <w:noProof/>
          </w:rPr>
          <w:fldChar w:fldCharType="end"/>
        </w:r>
      </w:ins>
    </w:p>
    <w:p w14:paraId="19F9C526" w14:textId="20D4A13F" w:rsidR="00DC7A78" w:rsidRDefault="00DC7A78">
      <w:pPr>
        <w:pStyle w:val="Verzeichnis2"/>
        <w:tabs>
          <w:tab w:val="right" w:leader="dot" w:pos="9350"/>
        </w:tabs>
        <w:rPr>
          <w:ins w:id="99" w:author="Andreas Kuehne" w:date="2019-05-31T12:48:00Z"/>
          <w:rFonts w:asciiTheme="minorHAnsi" w:eastAsiaTheme="minorEastAsia" w:hAnsiTheme="minorHAnsi" w:cstheme="minorBidi"/>
          <w:noProof/>
          <w:sz w:val="22"/>
          <w:szCs w:val="22"/>
          <w:lang w:val="en-GB" w:eastAsia="en-GB"/>
        </w:rPr>
      </w:pPr>
      <w:ins w:id="100"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"_Toc10206728"</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rPr>
          <w:t>2.1 Version 2.0 goal [non-normative]</w:t>
        </w:r>
        <w:r>
          <w:rPr>
            <w:noProof/>
            <w:webHidden/>
          </w:rPr>
          <w:tab/>
        </w:r>
        <w:r>
          <w:rPr>
            <w:noProof/>
            <w:webHidden/>
          </w:rPr>
          <w:fldChar w:fldCharType="begin"/>
        </w:r>
        <w:r>
          <w:rPr>
            <w:noProof/>
            <w:webHidden/>
          </w:rPr>
          <w:instrText xml:space="preserve"> PAGEREF _Toc10206728 \h </w:instrText>
        </w:r>
      </w:ins>
      <w:r>
        <w:rPr>
          <w:noProof/>
          <w:webHidden/>
        </w:rPr>
      </w:r>
      <w:r>
        <w:rPr>
          <w:noProof/>
          <w:webHidden/>
        </w:rPr>
        <w:fldChar w:fldCharType="separate"/>
      </w:r>
      <w:ins w:id="101" w:author="Andreas Kuehne" w:date="2019-05-31T12:48:00Z">
        <w:r>
          <w:rPr>
            <w:noProof/>
            <w:webHidden/>
          </w:rPr>
          <w:t>16</w:t>
        </w:r>
        <w:r>
          <w:rPr>
            <w:noProof/>
            <w:webHidden/>
          </w:rPr>
          <w:fldChar w:fldCharType="end"/>
        </w:r>
        <w:r w:rsidRPr="00EE30CC">
          <w:rPr>
            <w:rStyle w:val="Hyperlink"/>
            <w:noProof/>
          </w:rPr>
          <w:fldChar w:fldCharType="end"/>
        </w:r>
      </w:ins>
    </w:p>
    <w:p w14:paraId="1E0D0B30" w14:textId="3C89DE0D" w:rsidR="00DC7A78" w:rsidRDefault="00DC7A78">
      <w:pPr>
        <w:pStyle w:val="Verzeichnis2"/>
        <w:tabs>
          <w:tab w:val="right" w:leader="dot" w:pos="9350"/>
        </w:tabs>
        <w:rPr>
          <w:ins w:id="102" w:author="Andreas Kuehne" w:date="2019-05-31T12:48:00Z"/>
          <w:rFonts w:asciiTheme="minorHAnsi" w:eastAsiaTheme="minorEastAsia" w:hAnsiTheme="minorHAnsi" w:cstheme="minorBidi"/>
          <w:noProof/>
          <w:sz w:val="22"/>
          <w:szCs w:val="22"/>
          <w:lang w:val="en-GB" w:eastAsia="en-GB"/>
        </w:rPr>
      </w:pPr>
      <w:ins w:id="103"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"_Toc10206729"</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rPr>
          <w:t>2.2 Transforming DSS 1.0 into 2.0</w:t>
        </w:r>
        <w:r>
          <w:rPr>
            <w:noProof/>
            <w:webHidden/>
          </w:rPr>
          <w:tab/>
        </w:r>
        <w:r>
          <w:rPr>
            <w:noProof/>
            <w:webHidden/>
          </w:rPr>
          <w:fldChar w:fldCharType="begin"/>
        </w:r>
        <w:r>
          <w:rPr>
            <w:noProof/>
            <w:webHidden/>
          </w:rPr>
          <w:instrText xml:space="preserve"> PAGEREF _Toc10206729 \h </w:instrText>
        </w:r>
      </w:ins>
      <w:r>
        <w:rPr>
          <w:noProof/>
          <w:webHidden/>
        </w:rPr>
      </w:r>
      <w:r>
        <w:rPr>
          <w:noProof/>
          <w:webHidden/>
        </w:rPr>
        <w:fldChar w:fldCharType="separate"/>
      </w:r>
      <w:ins w:id="104" w:author="Andreas Kuehne" w:date="2019-05-31T12:48:00Z">
        <w:r>
          <w:rPr>
            <w:noProof/>
            <w:webHidden/>
          </w:rPr>
          <w:t>16</w:t>
        </w:r>
        <w:r>
          <w:rPr>
            <w:noProof/>
            <w:webHidden/>
          </w:rPr>
          <w:fldChar w:fldCharType="end"/>
        </w:r>
        <w:r w:rsidRPr="00EE30CC">
          <w:rPr>
            <w:rStyle w:val="Hyperlink"/>
            <w:noProof/>
          </w:rPr>
          <w:fldChar w:fldCharType="end"/>
        </w:r>
      </w:ins>
    </w:p>
    <w:p w14:paraId="7572F5BE" w14:textId="51D6BE87" w:rsidR="00DC7A78" w:rsidRDefault="00DC7A78">
      <w:pPr>
        <w:pStyle w:val="Verzeichnis3"/>
        <w:tabs>
          <w:tab w:val="right" w:leader="dot" w:pos="9350"/>
        </w:tabs>
        <w:rPr>
          <w:ins w:id="105" w:author="Andreas Kuehne" w:date="2019-05-31T12:48:00Z"/>
          <w:rFonts w:asciiTheme="minorHAnsi" w:eastAsiaTheme="minorEastAsia" w:hAnsiTheme="minorHAnsi" w:cstheme="minorBidi"/>
          <w:noProof/>
          <w:sz w:val="22"/>
          <w:szCs w:val="22"/>
          <w:lang w:val="en-GB" w:eastAsia="en-GB"/>
        </w:rPr>
      </w:pPr>
      <w:ins w:id="106"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"_Toc10206730"</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14:scene3d>
              <w14:camera w14:prst="orthographicFront"/>
              <w14:lightRig w14:rig="threePt" w14:dir="t">
                <w14:rot w14:lat="0" w14:lon="0" w14:rev="0"/>
              </w14:lightRig>
            </w14:scene3d>
          </w:rPr>
          <w:t>2.2.1</w:t>
        </w:r>
        <w:r w:rsidRPr="00EE30CC">
          <w:rPr>
            <w:rStyle w:val="Hyperlink"/>
            <w:noProof/>
            <w:lang w:val="en-GB"/>
          </w:rPr>
          <w:t xml:space="preserve"> Circumventing xs:any</w:t>
        </w:r>
        <w:r>
          <w:rPr>
            <w:noProof/>
            <w:webHidden/>
          </w:rPr>
          <w:tab/>
        </w:r>
        <w:r>
          <w:rPr>
            <w:noProof/>
            <w:webHidden/>
          </w:rPr>
          <w:fldChar w:fldCharType="begin"/>
        </w:r>
        <w:r>
          <w:rPr>
            <w:noProof/>
            <w:webHidden/>
          </w:rPr>
          <w:instrText xml:space="preserve"> PAGEREF _Toc10206730 \h </w:instrText>
        </w:r>
      </w:ins>
      <w:r>
        <w:rPr>
          <w:noProof/>
          <w:webHidden/>
        </w:rPr>
      </w:r>
      <w:r>
        <w:rPr>
          <w:noProof/>
          <w:webHidden/>
        </w:rPr>
        <w:fldChar w:fldCharType="separate"/>
      </w:r>
      <w:ins w:id="107" w:author="Andreas Kuehne" w:date="2019-05-31T12:48:00Z">
        <w:r>
          <w:rPr>
            <w:noProof/>
            <w:webHidden/>
          </w:rPr>
          <w:t>16</w:t>
        </w:r>
        <w:r>
          <w:rPr>
            <w:noProof/>
            <w:webHidden/>
          </w:rPr>
          <w:fldChar w:fldCharType="end"/>
        </w:r>
        <w:r w:rsidRPr="00EE30CC">
          <w:rPr>
            <w:rStyle w:val="Hyperlink"/>
            <w:noProof/>
          </w:rPr>
          <w:fldChar w:fldCharType="end"/>
        </w:r>
      </w:ins>
    </w:p>
    <w:p w14:paraId="564A7AE6" w14:textId="1BFE50E1" w:rsidR="00DC7A78" w:rsidRDefault="00DC7A78">
      <w:pPr>
        <w:pStyle w:val="Verzeichnis3"/>
        <w:tabs>
          <w:tab w:val="right" w:leader="dot" w:pos="9350"/>
        </w:tabs>
        <w:rPr>
          <w:ins w:id="108" w:author="Andreas Kuehne" w:date="2019-05-31T12:48:00Z"/>
          <w:rFonts w:asciiTheme="minorHAnsi" w:eastAsiaTheme="minorEastAsia" w:hAnsiTheme="minorHAnsi" w:cstheme="minorBidi"/>
          <w:noProof/>
          <w:sz w:val="22"/>
          <w:szCs w:val="22"/>
          <w:lang w:val="en-GB" w:eastAsia="en-GB"/>
        </w:rPr>
      </w:pPr>
      <w:ins w:id="109"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"_Toc10206731"</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14:scene3d>
              <w14:camera w14:prst="orthographicFront"/>
              <w14:lightRig w14:rig="threePt" w14:dir="t">
                <w14:rot w14:lat="0" w14:lon="0" w14:rev="0"/>
              </w14:lightRig>
            </w14:scene3d>
          </w:rPr>
          <w:t>2.2.2</w:t>
        </w:r>
        <w:r w:rsidRPr="00EE30CC">
          <w:rPr>
            <w:rStyle w:val="Hyperlink"/>
            <w:noProof/>
            <w:lang w:val="en-GB"/>
          </w:rPr>
          <w:t xml:space="preserve"> Substituting the mixed Schema Attribute</w:t>
        </w:r>
        <w:r>
          <w:rPr>
            <w:noProof/>
            <w:webHidden/>
          </w:rPr>
          <w:tab/>
        </w:r>
        <w:r>
          <w:rPr>
            <w:noProof/>
            <w:webHidden/>
          </w:rPr>
          <w:fldChar w:fldCharType="begin"/>
        </w:r>
        <w:r>
          <w:rPr>
            <w:noProof/>
            <w:webHidden/>
          </w:rPr>
          <w:instrText xml:space="preserve"> PAGEREF _Toc10206731 \h </w:instrText>
        </w:r>
      </w:ins>
      <w:r>
        <w:rPr>
          <w:noProof/>
          <w:webHidden/>
        </w:rPr>
      </w:r>
      <w:r>
        <w:rPr>
          <w:noProof/>
          <w:webHidden/>
        </w:rPr>
        <w:fldChar w:fldCharType="separate"/>
      </w:r>
      <w:ins w:id="110" w:author="Andreas Kuehne" w:date="2019-05-31T12:48:00Z">
        <w:r>
          <w:rPr>
            <w:noProof/>
            <w:webHidden/>
          </w:rPr>
          <w:t>17</w:t>
        </w:r>
        <w:r>
          <w:rPr>
            <w:noProof/>
            <w:webHidden/>
          </w:rPr>
          <w:fldChar w:fldCharType="end"/>
        </w:r>
        <w:r w:rsidRPr="00EE30CC">
          <w:rPr>
            <w:rStyle w:val="Hyperlink"/>
            <w:noProof/>
          </w:rPr>
          <w:fldChar w:fldCharType="end"/>
        </w:r>
      </w:ins>
    </w:p>
    <w:p w14:paraId="0259B395" w14:textId="291C2444" w:rsidR="00DC7A78" w:rsidRDefault="00DC7A78">
      <w:pPr>
        <w:pStyle w:val="Verzeichnis3"/>
        <w:tabs>
          <w:tab w:val="right" w:leader="dot" w:pos="9350"/>
        </w:tabs>
        <w:rPr>
          <w:ins w:id="111" w:author="Andreas Kuehne" w:date="2019-05-31T12:48:00Z"/>
          <w:rFonts w:asciiTheme="minorHAnsi" w:eastAsiaTheme="minorEastAsia" w:hAnsiTheme="minorHAnsi" w:cstheme="minorBidi"/>
          <w:noProof/>
          <w:sz w:val="22"/>
          <w:szCs w:val="22"/>
          <w:lang w:val="en-GB" w:eastAsia="en-GB"/>
        </w:rPr>
      </w:pPr>
      <w:ins w:id="112"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"_Toc10206732"</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14:scene3d>
              <w14:camera w14:prst="orthographicFront"/>
              <w14:lightRig w14:rig="threePt" w14:dir="t">
                <w14:rot w14:lat="0" w14:lon="0" w14:rev="0"/>
              </w14:lightRig>
            </w14:scene3d>
          </w:rPr>
          <w:t>2.2.3</w:t>
        </w:r>
        <w:r w:rsidRPr="00EE30CC">
          <w:rPr>
            <w:rStyle w:val="Hyperlink"/>
            <w:noProof/>
            <w:lang w:val="en-GB"/>
          </w:rPr>
          <w:t xml:space="preserve"> Introducing the </w:t>
        </w:r>
        <w:r w:rsidRPr="00EE30CC">
          <w:rPr>
            <w:rStyle w:val="Hyperlink"/>
            <w:rFonts w:ascii="Courier New" w:hAnsi="Courier New"/>
            <w:noProof/>
            <w:lang w:val="en-GB"/>
          </w:rPr>
          <w:t>NsPrefixMappingType</w:t>
        </w:r>
        <w:r w:rsidRPr="00EE30CC">
          <w:rPr>
            <w:rStyle w:val="Hyperlink"/>
            <w:noProof/>
            <w:lang w:val="en-GB"/>
          </w:rPr>
          <w:t xml:space="preserve"> Component</w:t>
        </w:r>
        <w:r>
          <w:rPr>
            <w:noProof/>
            <w:webHidden/>
          </w:rPr>
          <w:tab/>
        </w:r>
        <w:r>
          <w:rPr>
            <w:noProof/>
            <w:webHidden/>
          </w:rPr>
          <w:fldChar w:fldCharType="begin"/>
        </w:r>
        <w:r>
          <w:rPr>
            <w:noProof/>
            <w:webHidden/>
          </w:rPr>
          <w:instrText xml:space="preserve"> PAGEREF _Toc10206732 \h </w:instrText>
        </w:r>
      </w:ins>
      <w:r>
        <w:rPr>
          <w:noProof/>
          <w:webHidden/>
        </w:rPr>
      </w:r>
      <w:r>
        <w:rPr>
          <w:noProof/>
          <w:webHidden/>
        </w:rPr>
        <w:fldChar w:fldCharType="separate"/>
      </w:r>
      <w:ins w:id="113" w:author="Andreas Kuehne" w:date="2019-05-31T12:48:00Z">
        <w:r>
          <w:rPr>
            <w:noProof/>
            <w:webHidden/>
          </w:rPr>
          <w:t>17</w:t>
        </w:r>
        <w:r>
          <w:rPr>
            <w:noProof/>
            <w:webHidden/>
          </w:rPr>
          <w:fldChar w:fldCharType="end"/>
        </w:r>
        <w:r w:rsidRPr="00EE30CC">
          <w:rPr>
            <w:rStyle w:val="Hyperlink"/>
            <w:noProof/>
          </w:rPr>
          <w:fldChar w:fldCharType="end"/>
        </w:r>
      </w:ins>
    </w:p>
    <w:p w14:paraId="464B0F6E" w14:textId="0702B887" w:rsidR="00DC7A78" w:rsidRDefault="00DC7A78">
      <w:pPr>
        <w:pStyle w:val="Verzeichnis3"/>
        <w:tabs>
          <w:tab w:val="right" w:leader="dot" w:pos="9350"/>
        </w:tabs>
        <w:rPr>
          <w:ins w:id="114" w:author="Andreas Kuehne" w:date="2019-05-31T12:48:00Z"/>
          <w:rFonts w:asciiTheme="minorHAnsi" w:eastAsiaTheme="minorEastAsia" w:hAnsiTheme="minorHAnsi" w:cstheme="minorBidi"/>
          <w:noProof/>
          <w:sz w:val="22"/>
          <w:szCs w:val="22"/>
          <w:lang w:val="en-GB" w:eastAsia="en-GB"/>
        </w:rPr>
      </w:pPr>
      <w:ins w:id="115"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"_Toc10206733"</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14:scene3d>
              <w14:camera w14:prst="orthographicFront"/>
              <w14:lightRig w14:rig="threePt" w14:dir="t">
                <w14:rot w14:lat="0" w14:lon="0" w14:rev="0"/>
              </w14:lightRig>
            </w14:scene3d>
          </w:rPr>
          <w:t>2.2.4</w:t>
        </w:r>
        <w:r w:rsidRPr="00EE30CC">
          <w:rPr>
            <w:rStyle w:val="Hyperlink"/>
            <w:noProof/>
            <w:lang w:val="en-GB"/>
          </w:rPr>
          <w:t xml:space="preserve"> Imported XML schemes</w:t>
        </w:r>
        <w:r>
          <w:rPr>
            <w:noProof/>
            <w:webHidden/>
          </w:rPr>
          <w:tab/>
        </w:r>
        <w:r>
          <w:rPr>
            <w:noProof/>
            <w:webHidden/>
          </w:rPr>
          <w:fldChar w:fldCharType="begin"/>
        </w:r>
        <w:r>
          <w:rPr>
            <w:noProof/>
            <w:webHidden/>
          </w:rPr>
          <w:instrText xml:space="preserve"> PAGEREF _Toc10206733 \h </w:instrText>
        </w:r>
      </w:ins>
      <w:r>
        <w:rPr>
          <w:noProof/>
          <w:webHidden/>
        </w:rPr>
      </w:r>
      <w:r>
        <w:rPr>
          <w:noProof/>
          <w:webHidden/>
        </w:rPr>
        <w:fldChar w:fldCharType="separate"/>
      </w:r>
      <w:ins w:id="116" w:author="Andreas Kuehne" w:date="2019-05-31T12:48:00Z">
        <w:r>
          <w:rPr>
            <w:noProof/>
            <w:webHidden/>
          </w:rPr>
          <w:t>17</w:t>
        </w:r>
        <w:r>
          <w:rPr>
            <w:noProof/>
            <w:webHidden/>
          </w:rPr>
          <w:fldChar w:fldCharType="end"/>
        </w:r>
        <w:r w:rsidRPr="00EE30CC">
          <w:rPr>
            <w:rStyle w:val="Hyperlink"/>
            <w:noProof/>
          </w:rPr>
          <w:fldChar w:fldCharType="end"/>
        </w:r>
      </w:ins>
    </w:p>
    <w:p w14:paraId="489BC08F" w14:textId="783DDC0D" w:rsidR="00DC7A78" w:rsidRDefault="00DC7A78">
      <w:pPr>
        <w:pStyle w:val="Verzeichnis3"/>
        <w:tabs>
          <w:tab w:val="right" w:leader="dot" w:pos="9350"/>
        </w:tabs>
        <w:rPr>
          <w:ins w:id="117" w:author="Andreas Kuehne" w:date="2019-05-31T12:48:00Z"/>
          <w:rFonts w:asciiTheme="minorHAnsi" w:eastAsiaTheme="minorEastAsia" w:hAnsiTheme="minorHAnsi" w:cstheme="minorBidi"/>
          <w:noProof/>
          <w:sz w:val="22"/>
          <w:szCs w:val="22"/>
          <w:lang w:val="en-GB" w:eastAsia="en-GB"/>
        </w:rPr>
      </w:pPr>
      <w:ins w:id="118"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"_Toc10206734"</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14:scene3d>
              <w14:camera w14:prst="orthographicFront"/>
              <w14:lightRig w14:rig="threePt" w14:dir="t">
                <w14:rot w14:lat="0" w14:lon="0" w14:rev="0"/>
              </w14:lightRig>
            </w14:scene3d>
          </w:rPr>
          <w:t>2.2.5</w:t>
        </w:r>
        <w:r w:rsidRPr="00EE30CC">
          <w:rPr>
            <w:rStyle w:val="Hyperlink"/>
            <w:noProof/>
            <w:lang w:val="en-GB"/>
          </w:rPr>
          <w:t xml:space="preserve"> Syntax variants</w:t>
        </w:r>
        <w:r>
          <w:rPr>
            <w:noProof/>
            <w:webHidden/>
          </w:rPr>
          <w:tab/>
        </w:r>
        <w:r>
          <w:rPr>
            <w:noProof/>
            <w:webHidden/>
          </w:rPr>
          <w:fldChar w:fldCharType="begin"/>
        </w:r>
        <w:r>
          <w:rPr>
            <w:noProof/>
            <w:webHidden/>
          </w:rPr>
          <w:instrText xml:space="preserve"> PAGEREF _Toc10206734 \h </w:instrText>
        </w:r>
      </w:ins>
      <w:r>
        <w:rPr>
          <w:noProof/>
          <w:webHidden/>
        </w:rPr>
      </w:r>
      <w:r>
        <w:rPr>
          <w:noProof/>
          <w:webHidden/>
        </w:rPr>
        <w:fldChar w:fldCharType="separate"/>
      </w:r>
      <w:ins w:id="119" w:author="Andreas Kuehne" w:date="2019-05-31T12:48:00Z">
        <w:r>
          <w:rPr>
            <w:noProof/>
            <w:webHidden/>
          </w:rPr>
          <w:t>18</w:t>
        </w:r>
        <w:r>
          <w:rPr>
            <w:noProof/>
            <w:webHidden/>
          </w:rPr>
          <w:fldChar w:fldCharType="end"/>
        </w:r>
        <w:r w:rsidRPr="00EE30CC">
          <w:rPr>
            <w:rStyle w:val="Hyperlink"/>
            <w:noProof/>
          </w:rPr>
          <w:fldChar w:fldCharType="end"/>
        </w:r>
      </w:ins>
    </w:p>
    <w:p w14:paraId="1A371760" w14:textId="6129FDD3" w:rsidR="00DC7A78" w:rsidRDefault="00DC7A78">
      <w:pPr>
        <w:pStyle w:val="Verzeichnis3"/>
        <w:tabs>
          <w:tab w:val="right" w:leader="dot" w:pos="9350"/>
        </w:tabs>
        <w:rPr>
          <w:ins w:id="120" w:author="Andreas Kuehne" w:date="2019-05-31T12:48:00Z"/>
          <w:rFonts w:asciiTheme="minorHAnsi" w:eastAsiaTheme="minorEastAsia" w:hAnsiTheme="minorHAnsi" w:cstheme="minorBidi"/>
          <w:noProof/>
          <w:sz w:val="22"/>
          <w:szCs w:val="22"/>
          <w:lang w:val="en-GB" w:eastAsia="en-GB"/>
        </w:rPr>
      </w:pPr>
      <w:ins w:id="121"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"_Toc10206735"</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14:scene3d>
              <w14:camera w14:prst="orthographicFront"/>
              <w14:lightRig w14:rig="threePt" w14:dir="t">
                <w14:rot w14:lat="0" w14:lon="0" w14:rev="0"/>
              </w14:lightRig>
            </w14:scene3d>
          </w:rPr>
          <w:t>2.2.6</w:t>
        </w:r>
        <w:r w:rsidRPr="00EE30CC">
          <w:rPr>
            <w:rStyle w:val="Hyperlink"/>
            <w:noProof/>
            <w:lang w:val="en-GB"/>
          </w:rPr>
          <w:t xml:space="preserve"> JSON Syntax Extensions</w:t>
        </w:r>
        <w:r>
          <w:rPr>
            <w:noProof/>
            <w:webHidden/>
          </w:rPr>
          <w:tab/>
        </w:r>
        <w:r>
          <w:rPr>
            <w:noProof/>
            <w:webHidden/>
          </w:rPr>
          <w:fldChar w:fldCharType="begin"/>
        </w:r>
        <w:r>
          <w:rPr>
            <w:noProof/>
            <w:webHidden/>
          </w:rPr>
          <w:instrText xml:space="preserve"> PAGEREF _Toc10206735 \h </w:instrText>
        </w:r>
      </w:ins>
      <w:r>
        <w:rPr>
          <w:noProof/>
          <w:webHidden/>
        </w:rPr>
      </w:r>
      <w:r>
        <w:rPr>
          <w:noProof/>
          <w:webHidden/>
        </w:rPr>
        <w:fldChar w:fldCharType="separate"/>
      </w:r>
      <w:ins w:id="122" w:author="Andreas Kuehne" w:date="2019-05-31T12:48:00Z">
        <w:r>
          <w:rPr>
            <w:noProof/>
            <w:webHidden/>
          </w:rPr>
          <w:t>18</w:t>
        </w:r>
        <w:r>
          <w:rPr>
            <w:noProof/>
            <w:webHidden/>
          </w:rPr>
          <w:fldChar w:fldCharType="end"/>
        </w:r>
        <w:r w:rsidRPr="00EE30CC">
          <w:rPr>
            <w:rStyle w:val="Hyperlink"/>
            <w:noProof/>
          </w:rPr>
          <w:fldChar w:fldCharType="end"/>
        </w:r>
      </w:ins>
    </w:p>
    <w:p w14:paraId="4E888728" w14:textId="7B67A148" w:rsidR="00DC7A78" w:rsidRDefault="00DC7A78">
      <w:pPr>
        <w:pStyle w:val="Verzeichnis2"/>
        <w:tabs>
          <w:tab w:val="right" w:leader="dot" w:pos="9350"/>
        </w:tabs>
        <w:rPr>
          <w:ins w:id="123" w:author="Andreas Kuehne" w:date="2019-05-31T12:48:00Z"/>
          <w:rFonts w:asciiTheme="minorHAnsi" w:eastAsiaTheme="minorEastAsia" w:hAnsiTheme="minorHAnsi" w:cstheme="minorBidi"/>
          <w:noProof/>
          <w:sz w:val="22"/>
          <w:szCs w:val="22"/>
          <w:lang w:val="en-GB" w:eastAsia="en-GB"/>
        </w:rPr>
      </w:pPr>
      <w:ins w:id="124"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"_Toc10206736"</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rPr>
          <w:t>2.3 Construction Principles</w:t>
        </w:r>
        <w:r>
          <w:rPr>
            <w:noProof/>
            <w:webHidden/>
          </w:rPr>
          <w:tab/>
        </w:r>
        <w:r>
          <w:rPr>
            <w:noProof/>
            <w:webHidden/>
          </w:rPr>
          <w:fldChar w:fldCharType="begin"/>
        </w:r>
        <w:r>
          <w:rPr>
            <w:noProof/>
            <w:webHidden/>
          </w:rPr>
          <w:instrText xml:space="preserve"> PAGEREF _Toc10206736 \h </w:instrText>
        </w:r>
      </w:ins>
      <w:r>
        <w:rPr>
          <w:noProof/>
          <w:webHidden/>
        </w:rPr>
      </w:r>
      <w:r>
        <w:rPr>
          <w:noProof/>
          <w:webHidden/>
        </w:rPr>
        <w:fldChar w:fldCharType="separate"/>
      </w:r>
      <w:ins w:id="125" w:author="Andreas Kuehne" w:date="2019-05-31T12:48:00Z">
        <w:r>
          <w:rPr>
            <w:noProof/>
            <w:webHidden/>
          </w:rPr>
          <w:t>18</w:t>
        </w:r>
        <w:r>
          <w:rPr>
            <w:noProof/>
            <w:webHidden/>
          </w:rPr>
          <w:fldChar w:fldCharType="end"/>
        </w:r>
        <w:r w:rsidRPr="00EE30CC">
          <w:rPr>
            <w:rStyle w:val="Hyperlink"/>
            <w:noProof/>
          </w:rPr>
          <w:fldChar w:fldCharType="end"/>
        </w:r>
      </w:ins>
    </w:p>
    <w:p w14:paraId="66B5D5BB" w14:textId="0B9BAB44" w:rsidR="00DC7A78" w:rsidRDefault="00DC7A78">
      <w:pPr>
        <w:pStyle w:val="Verzeichnis3"/>
        <w:tabs>
          <w:tab w:val="right" w:leader="dot" w:pos="9350"/>
        </w:tabs>
        <w:rPr>
          <w:ins w:id="126" w:author="Andreas Kuehne" w:date="2019-05-31T12:48:00Z"/>
          <w:rFonts w:asciiTheme="minorHAnsi" w:eastAsiaTheme="minorEastAsia" w:hAnsiTheme="minorHAnsi" w:cstheme="minorBidi"/>
          <w:noProof/>
          <w:sz w:val="22"/>
          <w:szCs w:val="22"/>
          <w:lang w:val="en-GB" w:eastAsia="en-GB"/>
        </w:rPr>
      </w:pPr>
      <w:ins w:id="127"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"_Toc10206737"</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14:scene3d>
              <w14:camera w14:prst="orthographicFront"/>
              <w14:lightRig w14:rig="threePt" w14:dir="t">
                <w14:rot w14:lat="0" w14:lon="0" w14:rev="0"/>
              </w14:lightRig>
            </w14:scene3d>
          </w:rPr>
          <w:t>2.3.1</w:t>
        </w:r>
        <w:r w:rsidRPr="00EE30CC">
          <w:rPr>
            <w:rStyle w:val="Hyperlink"/>
            <w:noProof/>
            <w:lang w:val="en-GB"/>
          </w:rPr>
          <w:t xml:space="preserve"> Multi Syntax approach</w:t>
        </w:r>
        <w:r>
          <w:rPr>
            <w:noProof/>
            <w:webHidden/>
          </w:rPr>
          <w:tab/>
        </w:r>
        <w:r>
          <w:rPr>
            <w:noProof/>
            <w:webHidden/>
          </w:rPr>
          <w:fldChar w:fldCharType="begin"/>
        </w:r>
        <w:r>
          <w:rPr>
            <w:noProof/>
            <w:webHidden/>
          </w:rPr>
          <w:instrText xml:space="preserve"> PAGEREF _Toc10206737 \h </w:instrText>
        </w:r>
      </w:ins>
      <w:r>
        <w:rPr>
          <w:noProof/>
          <w:webHidden/>
        </w:rPr>
      </w:r>
      <w:r>
        <w:rPr>
          <w:noProof/>
          <w:webHidden/>
        </w:rPr>
        <w:fldChar w:fldCharType="separate"/>
      </w:r>
      <w:ins w:id="128" w:author="Andreas Kuehne" w:date="2019-05-31T12:48:00Z">
        <w:r>
          <w:rPr>
            <w:noProof/>
            <w:webHidden/>
          </w:rPr>
          <w:t>18</w:t>
        </w:r>
        <w:r>
          <w:rPr>
            <w:noProof/>
            <w:webHidden/>
          </w:rPr>
          <w:fldChar w:fldCharType="end"/>
        </w:r>
        <w:r w:rsidRPr="00EE30CC">
          <w:rPr>
            <w:rStyle w:val="Hyperlink"/>
            <w:noProof/>
          </w:rPr>
          <w:fldChar w:fldCharType="end"/>
        </w:r>
      </w:ins>
    </w:p>
    <w:p w14:paraId="68D55CB8" w14:textId="7CC6673F" w:rsidR="00DC7A78" w:rsidRDefault="00DC7A78">
      <w:pPr>
        <w:pStyle w:val="Verzeichnis2"/>
        <w:tabs>
          <w:tab w:val="right" w:leader="dot" w:pos="9350"/>
        </w:tabs>
        <w:rPr>
          <w:ins w:id="129" w:author="Andreas Kuehne" w:date="2019-05-31T12:48:00Z"/>
          <w:rFonts w:asciiTheme="minorHAnsi" w:eastAsiaTheme="minorEastAsia" w:hAnsiTheme="minorHAnsi" w:cstheme="minorBidi"/>
          <w:noProof/>
          <w:sz w:val="22"/>
          <w:szCs w:val="22"/>
          <w:lang w:val="en-GB" w:eastAsia="en-GB"/>
        </w:rPr>
      </w:pPr>
      <w:ins w:id="130"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"_Toc10206738"</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rPr>
          <w:t>2.4 Schema Organization and Namespaces</w:t>
        </w:r>
        <w:r>
          <w:rPr>
            <w:noProof/>
            <w:webHidden/>
          </w:rPr>
          <w:tab/>
        </w:r>
        <w:r>
          <w:rPr>
            <w:noProof/>
            <w:webHidden/>
          </w:rPr>
          <w:fldChar w:fldCharType="begin"/>
        </w:r>
        <w:r>
          <w:rPr>
            <w:noProof/>
            <w:webHidden/>
          </w:rPr>
          <w:instrText xml:space="preserve"> PAGEREF _Toc10206738 \h </w:instrText>
        </w:r>
      </w:ins>
      <w:r>
        <w:rPr>
          <w:noProof/>
          <w:webHidden/>
        </w:rPr>
      </w:r>
      <w:r>
        <w:rPr>
          <w:noProof/>
          <w:webHidden/>
        </w:rPr>
        <w:fldChar w:fldCharType="separate"/>
      </w:r>
      <w:ins w:id="131" w:author="Andreas Kuehne" w:date="2019-05-31T12:48:00Z">
        <w:r>
          <w:rPr>
            <w:noProof/>
            <w:webHidden/>
          </w:rPr>
          <w:t>19</w:t>
        </w:r>
        <w:r>
          <w:rPr>
            <w:noProof/>
            <w:webHidden/>
          </w:rPr>
          <w:fldChar w:fldCharType="end"/>
        </w:r>
        <w:r w:rsidRPr="00EE30CC">
          <w:rPr>
            <w:rStyle w:val="Hyperlink"/>
            <w:noProof/>
          </w:rPr>
          <w:fldChar w:fldCharType="end"/>
        </w:r>
      </w:ins>
    </w:p>
    <w:p w14:paraId="5C52ED5D" w14:textId="73E4385D" w:rsidR="00DC7A78" w:rsidRDefault="00DC7A78">
      <w:pPr>
        <w:pStyle w:val="Verzeichnis2"/>
        <w:tabs>
          <w:tab w:val="right" w:leader="dot" w:pos="9350"/>
        </w:tabs>
        <w:rPr>
          <w:ins w:id="132" w:author="Andreas Kuehne" w:date="2019-05-31T12:48:00Z"/>
          <w:rFonts w:asciiTheme="minorHAnsi" w:eastAsiaTheme="minorEastAsia" w:hAnsiTheme="minorHAnsi" w:cstheme="minorBidi"/>
          <w:noProof/>
          <w:sz w:val="22"/>
          <w:szCs w:val="22"/>
          <w:lang w:val="en-GB" w:eastAsia="en-GB"/>
        </w:rPr>
      </w:pPr>
      <w:ins w:id="133"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"_Toc10206739"</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rPr>
          <w:t>2.5 DSS Component Overview</w:t>
        </w:r>
        <w:r>
          <w:rPr>
            <w:noProof/>
            <w:webHidden/>
          </w:rPr>
          <w:tab/>
        </w:r>
        <w:r>
          <w:rPr>
            <w:noProof/>
            <w:webHidden/>
          </w:rPr>
          <w:fldChar w:fldCharType="begin"/>
        </w:r>
        <w:r>
          <w:rPr>
            <w:noProof/>
            <w:webHidden/>
          </w:rPr>
          <w:instrText xml:space="preserve"> PAGEREF _Toc10206739 \h </w:instrText>
        </w:r>
      </w:ins>
      <w:r>
        <w:rPr>
          <w:noProof/>
          <w:webHidden/>
        </w:rPr>
      </w:r>
      <w:r>
        <w:rPr>
          <w:noProof/>
          <w:webHidden/>
        </w:rPr>
        <w:fldChar w:fldCharType="separate"/>
      </w:r>
      <w:ins w:id="134" w:author="Andreas Kuehne" w:date="2019-05-31T12:48:00Z">
        <w:r>
          <w:rPr>
            <w:noProof/>
            <w:webHidden/>
          </w:rPr>
          <w:t>20</w:t>
        </w:r>
        <w:r>
          <w:rPr>
            <w:noProof/>
            <w:webHidden/>
          </w:rPr>
          <w:fldChar w:fldCharType="end"/>
        </w:r>
        <w:r w:rsidRPr="00EE30CC">
          <w:rPr>
            <w:rStyle w:val="Hyperlink"/>
            <w:noProof/>
          </w:rPr>
          <w:fldChar w:fldCharType="end"/>
        </w:r>
      </w:ins>
    </w:p>
    <w:p w14:paraId="7468DF8D" w14:textId="1D60EEA4" w:rsidR="00DC7A78" w:rsidRDefault="00DC7A78">
      <w:pPr>
        <w:pStyle w:val="Verzeichnis3"/>
        <w:tabs>
          <w:tab w:val="right" w:leader="dot" w:pos="9350"/>
        </w:tabs>
        <w:rPr>
          <w:ins w:id="135" w:author="Andreas Kuehne" w:date="2019-05-31T12:48:00Z"/>
          <w:rFonts w:asciiTheme="minorHAnsi" w:eastAsiaTheme="minorEastAsia" w:hAnsiTheme="minorHAnsi" w:cstheme="minorBidi"/>
          <w:noProof/>
          <w:sz w:val="22"/>
          <w:szCs w:val="22"/>
          <w:lang w:val="en-GB" w:eastAsia="en-GB"/>
        </w:rPr>
      </w:pPr>
      <w:ins w:id="136"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"_Toc10206740"</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14:scene3d>
              <w14:camera w14:prst="orthographicFront"/>
              <w14:lightRig w14:rig="threePt" w14:dir="t">
                <w14:rot w14:lat="0" w14:lon="0" w14:rev="0"/>
              </w14:lightRig>
            </w14:scene3d>
          </w:rPr>
          <w:t>2.5.1</w:t>
        </w:r>
        <w:r w:rsidRPr="00EE30CC">
          <w:rPr>
            <w:rStyle w:val="Hyperlink"/>
            <w:noProof/>
            <w:lang w:val="en-GB"/>
          </w:rPr>
          <w:t xml:space="preserve"> Schema Extensions</w:t>
        </w:r>
        <w:r>
          <w:rPr>
            <w:noProof/>
            <w:webHidden/>
          </w:rPr>
          <w:tab/>
        </w:r>
        <w:r>
          <w:rPr>
            <w:noProof/>
            <w:webHidden/>
          </w:rPr>
          <w:fldChar w:fldCharType="begin"/>
        </w:r>
        <w:r>
          <w:rPr>
            <w:noProof/>
            <w:webHidden/>
          </w:rPr>
          <w:instrText xml:space="preserve"> PAGEREF _Toc10206740 \h </w:instrText>
        </w:r>
      </w:ins>
      <w:r>
        <w:rPr>
          <w:noProof/>
          <w:webHidden/>
        </w:rPr>
      </w:r>
      <w:r>
        <w:rPr>
          <w:noProof/>
          <w:webHidden/>
        </w:rPr>
        <w:fldChar w:fldCharType="separate"/>
      </w:r>
      <w:ins w:id="137" w:author="Andreas Kuehne" w:date="2019-05-31T12:48:00Z">
        <w:r>
          <w:rPr>
            <w:noProof/>
            <w:webHidden/>
          </w:rPr>
          <w:t>20</w:t>
        </w:r>
        <w:r>
          <w:rPr>
            <w:noProof/>
            <w:webHidden/>
          </w:rPr>
          <w:fldChar w:fldCharType="end"/>
        </w:r>
        <w:r w:rsidRPr="00EE30CC">
          <w:rPr>
            <w:rStyle w:val="Hyperlink"/>
            <w:noProof/>
          </w:rPr>
          <w:fldChar w:fldCharType="end"/>
        </w:r>
      </w:ins>
    </w:p>
    <w:p w14:paraId="76550B19" w14:textId="562821BB" w:rsidR="00DC7A78" w:rsidRDefault="00DC7A78">
      <w:pPr>
        <w:pStyle w:val="Verzeichnis1"/>
        <w:rPr>
          <w:ins w:id="138" w:author="Andreas Kuehne" w:date="2019-05-31T12:48:00Z"/>
          <w:rFonts w:asciiTheme="minorHAnsi" w:eastAsiaTheme="minorEastAsia" w:hAnsiTheme="minorHAnsi" w:cstheme="minorBidi"/>
          <w:noProof/>
          <w:sz w:val="22"/>
          <w:szCs w:val="22"/>
          <w:lang w:val="en-GB" w:eastAsia="en-GB"/>
        </w:rPr>
      </w:pPr>
      <w:ins w:id="139"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"_Toc10206741"</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rPr>
          <w:t>3</w:t>
        </w:r>
        <w:r>
          <w:rPr>
            <w:rFonts w:asciiTheme="minorHAnsi" w:eastAsiaTheme="minorEastAsia" w:hAnsiTheme="minorHAnsi" w:cstheme="minorBidi"/>
            <w:noProof/>
            <w:sz w:val="22"/>
            <w:szCs w:val="22"/>
            <w:lang w:val="en-GB" w:eastAsia="en-GB"/>
          </w:rPr>
          <w:tab/>
        </w:r>
        <w:r w:rsidRPr="00EE30CC">
          <w:rPr>
            <w:rStyle w:val="Hyperlink"/>
            <w:noProof/>
            <w:lang w:val="en-GB"/>
          </w:rPr>
          <w:t>Data Type Models</w:t>
        </w:r>
        <w:r>
          <w:rPr>
            <w:noProof/>
            <w:webHidden/>
          </w:rPr>
          <w:tab/>
        </w:r>
        <w:r>
          <w:rPr>
            <w:noProof/>
            <w:webHidden/>
          </w:rPr>
          <w:fldChar w:fldCharType="begin"/>
        </w:r>
        <w:r>
          <w:rPr>
            <w:noProof/>
            <w:webHidden/>
          </w:rPr>
          <w:instrText xml:space="preserve"> PAGEREF _Toc10206741 \h </w:instrText>
        </w:r>
      </w:ins>
      <w:r>
        <w:rPr>
          <w:noProof/>
          <w:webHidden/>
        </w:rPr>
      </w:r>
      <w:r>
        <w:rPr>
          <w:noProof/>
          <w:webHidden/>
        </w:rPr>
        <w:fldChar w:fldCharType="separate"/>
      </w:r>
      <w:ins w:id="140" w:author="Andreas Kuehne" w:date="2019-05-31T12:48:00Z">
        <w:r>
          <w:rPr>
            <w:noProof/>
            <w:webHidden/>
          </w:rPr>
          <w:t>22</w:t>
        </w:r>
        <w:r>
          <w:rPr>
            <w:noProof/>
            <w:webHidden/>
          </w:rPr>
          <w:fldChar w:fldCharType="end"/>
        </w:r>
        <w:r w:rsidRPr="00EE30CC">
          <w:rPr>
            <w:rStyle w:val="Hyperlink"/>
            <w:noProof/>
          </w:rPr>
          <w:fldChar w:fldCharType="end"/>
        </w:r>
      </w:ins>
    </w:p>
    <w:p w14:paraId="3797A70F" w14:textId="29985ABF" w:rsidR="00DC7A78" w:rsidRDefault="00DC7A78">
      <w:pPr>
        <w:pStyle w:val="Verzeichnis2"/>
        <w:tabs>
          <w:tab w:val="right" w:leader="dot" w:pos="9350"/>
        </w:tabs>
        <w:rPr>
          <w:ins w:id="141" w:author="Andreas Kuehne" w:date="2019-05-31T12:48:00Z"/>
          <w:rFonts w:asciiTheme="minorHAnsi" w:eastAsiaTheme="minorEastAsia" w:hAnsiTheme="minorHAnsi" w:cstheme="minorBidi"/>
          <w:noProof/>
          <w:sz w:val="22"/>
          <w:szCs w:val="22"/>
          <w:lang w:val="en-GB" w:eastAsia="en-GB"/>
        </w:rPr>
      </w:pPr>
      <w:ins w:id="142"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"_Toc10206742"</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rPr>
          <w:t>3.1 Boolean Model</w:t>
        </w:r>
        <w:r>
          <w:rPr>
            <w:noProof/>
            <w:webHidden/>
          </w:rPr>
          <w:tab/>
        </w:r>
        <w:r>
          <w:rPr>
            <w:noProof/>
            <w:webHidden/>
          </w:rPr>
          <w:fldChar w:fldCharType="begin"/>
        </w:r>
        <w:r>
          <w:rPr>
            <w:noProof/>
            <w:webHidden/>
          </w:rPr>
          <w:instrText xml:space="preserve"> PAGEREF _Toc10206742 \h </w:instrText>
        </w:r>
      </w:ins>
      <w:r>
        <w:rPr>
          <w:noProof/>
          <w:webHidden/>
        </w:rPr>
      </w:r>
      <w:r>
        <w:rPr>
          <w:noProof/>
          <w:webHidden/>
        </w:rPr>
        <w:fldChar w:fldCharType="separate"/>
      </w:r>
      <w:ins w:id="143" w:author="Andreas Kuehne" w:date="2019-05-31T12:48:00Z">
        <w:r>
          <w:rPr>
            <w:noProof/>
            <w:webHidden/>
          </w:rPr>
          <w:t>22</w:t>
        </w:r>
        <w:r>
          <w:rPr>
            <w:noProof/>
            <w:webHidden/>
          </w:rPr>
          <w:fldChar w:fldCharType="end"/>
        </w:r>
        <w:r w:rsidRPr="00EE30CC">
          <w:rPr>
            <w:rStyle w:val="Hyperlink"/>
            <w:noProof/>
          </w:rPr>
          <w:fldChar w:fldCharType="end"/>
        </w:r>
      </w:ins>
    </w:p>
    <w:p w14:paraId="4FF0B05B" w14:textId="216D4068" w:rsidR="00DC7A78" w:rsidRDefault="00DC7A78">
      <w:pPr>
        <w:pStyle w:val="Verzeichnis2"/>
        <w:tabs>
          <w:tab w:val="right" w:leader="dot" w:pos="9350"/>
        </w:tabs>
        <w:rPr>
          <w:ins w:id="144" w:author="Andreas Kuehne" w:date="2019-05-31T12:48:00Z"/>
          <w:rFonts w:asciiTheme="minorHAnsi" w:eastAsiaTheme="minorEastAsia" w:hAnsiTheme="minorHAnsi" w:cstheme="minorBidi"/>
          <w:noProof/>
          <w:sz w:val="22"/>
          <w:szCs w:val="22"/>
          <w:lang w:val="en-GB" w:eastAsia="en-GB"/>
        </w:rPr>
      </w:pPr>
      <w:ins w:id="145"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"_Toc10206743"</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rPr>
          <w:t>3.2 Integer Model</w:t>
        </w:r>
        <w:r>
          <w:rPr>
            <w:noProof/>
            <w:webHidden/>
          </w:rPr>
          <w:tab/>
        </w:r>
        <w:r>
          <w:rPr>
            <w:noProof/>
            <w:webHidden/>
          </w:rPr>
          <w:fldChar w:fldCharType="begin"/>
        </w:r>
        <w:r>
          <w:rPr>
            <w:noProof/>
            <w:webHidden/>
          </w:rPr>
          <w:instrText xml:space="preserve"> PAGEREF _Toc10206743 \h </w:instrText>
        </w:r>
      </w:ins>
      <w:r>
        <w:rPr>
          <w:noProof/>
          <w:webHidden/>
        </w:rPr>
      </w:r>
      <w:r>
        <w:rPr>
          <w:noProof/>
          <w:webHidden/>
        </w:rPr>
        <w:fldChar w:fldCharType="separate"/>
      </w:r>
      <w:ins w:id="146" w:author="Andreas Kuehne" w:date="2019-05-31T12:48:00Z">
        <w:r>
          <w:rPr>
            <w:noProof/>
            <w:webHidden/>
          </w:rPr>
          <w:t>22</w:t>
        </w:r>
        <w:r>
          <w:rPr>
            <w:noProof/>
            <w:webHidden/>
          </w:rPr>
          <w:fldChar w:fldCharType="end"/>
        </w:r>
        <w:r w:rsidRPr="00EE30CC">
          <w:rPr>
            <w:rStyle w:val="Hyperlink"/>
            <w:noProof/>
          </w:rPr>
          <w:fldChar w:fldCharType="end"/>
        </w:r>
      </w:ins>
    </w:p>
    <w:p w14:paraId="5FAA7EF4" w14:textId="112328A7" w:rsidR="00DC7A78" w:rsidRDefault="00DC7A78">
      <w:pPr>
        <w:pStyle w:val="Verzeichnis2"/>
        <w:tabs>
          <w:tab w:val="right" w:leader="dot" w:pos="9350"/>
        </w:tabs>
        <w:rPr>
          <w:ins w:id="147" w:author="Andreas Kuehne" w:date="2019-05-31T12:48:00Z"/>
          <w:rFonts w:asciiTheme="minorHAnsi" w:eastAsiaTheme="minorEastAsia" w:hAnsiTheme="minorHAnsi" w:cstheme="minorBidi"/>
          <w:noProof/>
          <w:sz w:val="22"/>
          <w:szCs w:val="22"/>
          <w:lang w:val="en-GB" w:eastAsia="en-GB"/>
        </w:rPr>
      </w:pPr>
      <w:ins w:id="148"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"_Toc10206744"</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rPr>
          <w:t>3.3 String Model</w:t>
        </w:r>
        <w:r>
          <w:rPr>
            <w:noProof/>
            <w:webHidden/>
          </w:rPr>
          <w:tab/>
        </w:r>
        <w:r>
          <w:rPr>
            <w:noProof/>
            <w:webHidden/>
          </w:rPr>
          <w:fldChar w:fldCharType="begin"/>
        </w:r>
        <w:r>
          <w:rPr>
            <w:noProof/>
            <w:webHidden/>
          </w:rPr>
          <w:instrText xml:space="preserve"> PAGEREF _Toc10206744 \h </w:instrText>
        </w:r>
      </w:ins>
      <w:r>
        <w:rPr>
          <w:noProof/>
          <w:webHidden/>
        </w:rPr>
      </w:r>
      <w:r>
        <w:rPr>
          <w:noProof/>
          <w:webHidden/>
        </w:rPr>
        <w:fldChar w:fldCharType="separate"/>
      </w:r>
      <w:ins w:id="149" w:author="Andreas Kuehne" w:date="2019-05-31T12:48:00Z">
        <w:r>
          <w:rPr>
            <w:noProof/>
            <w:webHidden/>
          </w:rPr>
          <w:t>22</w:t>
        </w:r>
        <w:r>
          <w:rPr>
            <w:noProof/>
            <w:webHidden/>
          </w:rPr>
          <w:fldChar w:fldCharType="end"/>
        </w:r>
        <w:r w:rsidRPr="00EE30CC">
          <w:rPr>
            <w:rStyle w:val="Hyperlink"/>
            <w:noProof/>
          </w:rPr>
          <w:fldChar w:fldCharType="end"/>
        </w:r>
      </w:ins>
    </w:p>
    <w:p w14:paraId="2AD54610" w14:textId="1D14802B" w:rsidR="00DC7A78" w:rsidRDefault="00DC7A78">
      <w:pPr>
        <w:pStyle w:val="Verzeichnis2"/>
        <w:tabs>
          <w:tab w:val="right" w:leader="dot" w:pos="9350"/>
        </w:tabs>
        <w:rPr>
          <w:ins w:id="150" w:author="Andreas Kuehne" w:date="2019-05-31T12:48:00Z"/>
          <w:rFonts w:asciiTheme="minorHAnsi" w:eastAsiaTheme="minorEastAsia" w:hAnsiTheme="minorHAnsi" w:cstheme="minorBidi"/>
          <w:noProof/>
          <w:sz w:val="22"/>
          <w:szCs w:val="22"/>
          <w:lang w:val="en-GB" w:eastAsia="en-GB"/>
        </w:rPr>
      </w:pPr>
      <w:ins w:id="151"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"_Toc10206745"</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rPr>
          <w:t>3.4 Binary Data Model</w:t>
        </w:r>
        <w:r>
          <w:rPr>
            <w:noProof/>
            <w:webHidden/>
          </w:rPr>
          <w:tab/>
        </w:r>
        <w:r>
          <w:rPr>
            <w:noProof/>
            <w:webHidden/>
          </w:rPr>
          <w:fldChar w:fldCharType="begin"/>
        </w:r>
        <w:r>
          <w:rPr>
            <w:noProof/>
            <w:webHidden/>
          </w:rPr>
          <w:instrText xml:space="preserve"> PAGEREF _Toc10206745 \h </w:instrText>
        </w:r>
      </w:ins>
      <w:r>
        <w:rPr>
          <w:noProof/>
          <w:webHidden/>
        </w:rPr>
      </w:r>
      <w:r>
        <w:rPr>
          <w:noProof/>
          <w:webHidden/>
        </w:rPr>
        <w:fldChar w:fldCharType="separate"/>
      </w:r>
      <w:ins w:id="152" w:author="Andreas Kuehne" w:date="2019-05-31T12:48:00Z">
        <w:r>
          <w:rPr>
            <w:noProof/>
            <w:webHidden/>
          </w:rPr>
          <w:t>22</w:t>
        </w:r>
        <w:r>
          <w:rPr>
            <w:noProof/>
            <w:webHidden/>
          </w:rPr>
          <w:fldChar w:fldCharType="end"/>
        </w:r>
        <w:r w:rsidRPr="00EE30CC">
          <w:rPr>
            <w:rStyle w:val="Hyperlink"/>
            <w:noProof/>
          </w:rPr>
          <w:fldChar w:fldCharType="end"/>
        </w:r>
      </w:ins>
    </w:p>
    <w:p w14:paraId="52ED8B1C" w14:textId="02C074A2" w:rsidR="00DC7A78" w:rsidRDefault="00DC7A78">
      <w:pPr>
        <w:pStyle w:val="Verzeichnis2"/>
        <w:tabs>
          <w:tab w:val="right" w:leader="dot" w:pos="9350"/>
        </w:tabs>
        <w:rPr>
          <w:ins w:id="153" w:author="Andreas Kuehne" w:date="2019-05-31T12:48:00Z"/>
          <w:rFonts w:asciiTheme="minorHAnsi" w:eastAsiaTheme="minorEastAsia" w:hAnsiTheme="minorHAnsi" w:cstheme="minorBidi"/>
          <w:noProof/>
          <w:sz w:val="22"/>
          <w:szCs w:val="22"/>
          <w:lang w:val="en-GB" w:eastAsia="en-GB"/>
        </w:rPr>
      </w:pPr>
      <w:ins w:id="154"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"_Toc10206746"</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rPr>
          <w:t>3.5 URI Model</w:t>
        </w:r>
        <w:r>
          <w:rPr>
            <w:noProof/>
            <w:webHidden/>
          </w:rPr>
          <w:tab/>
        </w:r>
        <w:r>
          <w:rPr>
            <w:noProof/>
            <w:webHidden/>
          </w:rPr>
          <w:fldChar w:fldCharType="begin"/>
        </w:r>
        <w:r>
          <w:rPr>
            <w:noProof/>
            <w:webHidden/>
          </w:rPr>
          <w:instrText xml:space="preserve"> PAGEREF _Toc10206746 \h </w:instrText>
        </w:r>
      </w:ins>
      <w:r>
        <w:rPr>
          <w:noProof/>
          <w:webHidden/>
        </w:rPr>
      </w:r>
      <w:r>
        <w:rPr>
          <w:noProof/>
          <w:webHidden/>
        </w:rPr>
        <w:fldChar w:fldCharType="separate"/>
      </w:r>
      <w:ins w:id="155" w:author="Andreas Kuehne" w:date="2019-05-31T12:48:00Z">
        <w:r>
          <w:rPr>
            <w:noProof/>
            <w:webHidden/>
          </w:rPr>
          <w:t>22</w:t>
        </w:r>
        <w:r>
          <w:rPr>
            <w:noProof/>
            <w:webHidden/>
          </w:rPr>
          <w:fldChar w:fldCharType="end"/>
        </w:r>
        <w:r w:rsidRPr="00EE30CC">
          <w:rPr>
            <w:rStyle w:val="Hyperlink"/>
            <w:noProof/>
          </w:rPr>
          <w:fldChar w:fldCharType="end"/>
        </w:r>
      </w:ins>
    </w:p>
    <w:p w14:paraId="7DFE8CF5" w14:textId="165AAC5A" w:rsidR="00DC7A78" w:rsidRDefault="00DC7A78">
      <w:pPr>
        <w:pStyle w:val="Verzeichnis2"/>
        <w:tabs>
          <w:tab w:val="right" w:leader="dot" w:pos="9350"/>
        </w:tabs>
        <w:rPr>
          <w:ins w:id="156" w:author="Andreas Kuehne" w:date="2019-05-31T12:48:00Z"/>
          <w:rFonts w:asciiTheme="minorHAnsi" w:eastAsiaTheme="minorEastAsia" w:hAnsiTheme="minorHAnsi" w:cstheme="minorBidi"/>
          <w:noProof/>
          <w:sz w:val="22"/>
          <w:szCs w:val="22"/>
          <w:lang w:val="en-GB" w:eastAsia="en-GB"/>
        </w:rPr>
      </w:pPr>
      <w:ins w:id="157"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"_Toc10206747"</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rPr>
          <w:t>3.6 Unique Identifier Model</w:t>
        </w:r>
        <w:r>
          <w:rPr>
            <w:noProof/>
            <w:webHidden/>
          </w:rPr>
          <w:tab/>
        </w:r>
        <w:r>
          <w:rPr>
            <w:noProof/>
            <w:webHidden/>
          </w:rPr>
          <w:fldChar w:fldCharType="begin"/>
        </w:r>
        <w:r>
          <w:rPr>
            <w:noProof/>
            <w:webHidden/>
          </w:rPr>
          <w:instrText xml:space="preserve"> PAGEREF _Toc10206747 \h </w:instrText>
        </w:r>
      </w:ins>
      <w:r>
        <w:rPr>
          <w:noProof/>
          <w:webHidden/>
        </w:rPr>
      </w:r>
      <w:r>
        <w:rPr>
          <w:noProof/>
          <w:webHidden/>
        </w:rPr>
        <w:fldChar w:fldCharType="separate"/>
      </w:r>
      <w:ins w:id="158" w:author="Andreas Kuehne" w:date="2019-05-31T12:48:00Z">
        <w:r>
          <w:rPr>
            <w:noProof/>
            <w:webHidden/>
          </w:rPr>
          <w:t>22</w:t>
        </w:r>
        <w:r>
          <w:rPr>
            <w:noProof/>
            <w:webHidden/>
          </w:rPr>
          <w:fldChar w:fldCharType="end"/>
        </w:r>
        <w:r w:rsidRPr="00EE30CC">
          <w:rPr>
            <w:rStyle w:val="Hyperlink"/>
            <w:noProof/>
          </w:rPr>
          <w:fldChar w:fldCharType="end"/>
        </w:r>
      </w:ins>
    </w:p>
    <w:p w14:paraId="29728067" w14:textId="1F2866BE" w:rsidR="00DC7A78" w:rsidRDefault="00DC7A78">
      <w:pPr>
        <w:pStyle w:val="Verzeichnis2"/>
        <w:tabs>
          <w:tab w:val="right" w:leader="dot" w:pos="9350"/>
        </w:tabs>
        <w:rPr>
          <w:ins w:id="159" w:author="Andreas Kuehne" w:date="2019-05-31T12:48:00Z"/>
          <w:rFonts w:asciiTheme="minorHAnsi" w:eastAsiaTheme="minorEastAsia" w:hAnsiTheme="minorHAnsi" w:cstheme="minorBidi"/>
          <w:noProof/>
          <w:sz w:val="22"/>
          <w:szCs w:val="22"/>
          <w:lang w:val="en-GB" w:eastAsia="en-GB"/>
        </w:rPr>
      </w:pPr>
      <w:ins w:id="160"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"_Toc10206748"</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rPr>
          <w:t>3.7 Date and Time Model</w:t>
        </w:r>
        <w:r>
          <w:rPr>
            <w:noProof/>
            <w:webHidden/>
          </w:rPr>
          <w:tab/>
        </w:r>
        <w:r>
          <w:rPr>
            <w:noProof/>
            <w:webHidden/>
          </w:rPr>
          <w:fldChar w:fldCharType="begin"/>
        </w:r>
        <w:r>
          <w:rPr>
            <w:noProof/>
            <w:webHidden/>
          </w:rPr>
          <w:instrText xml:space="preserve"> PAGEREF _Toc10206748 \h </w:instrText>
        </w:r>
      </w:ins>
      <w:r>
        <w:rPr>
          <w:noProof/>
          <w:webHidden/>
        </w:rPr>
      </w:r>
      <w:r>
        <w:rPr>
          <w:noProof/>
          <w:webHidden/>
        </w:rPr>
        <w:fldChar w:fldCharType="separate"/>
      </w:r>
      <w:ins w:id="161" w:author="Andreas Kuehne" w:date="2019-05-31T12:48:00Z">
        <w:r>
          <w:rPr>
            <w:noProof/>
            <w:webHidden/>
          </w:rPr>
          <w:t>22</w:t>
        </w:r>
        <w:r>
          <w:rPr>
            <w:noProof/>
            <w:webHidden/>
          </w:rPr>
          <w:fldChar w:fldCharType="end"/>
        </w:r>
        <w:r w:rsidRPr="00EE30CC">
          <w:rPr>
            <w:rStyle w:val="Hyperlink"/>
            <w:noProof/>
          </w:rPr>
          <w:fldChar w:fldCharType="end"/>
        </w:r>
      </w:ins>
    </w:p>
    <w:p w14:paraId="28B4AA63" w14:textId="74DC293F" w:rsidR="00DC7A78" w:rsidRDefault="00DC7A78">
      <w:pPr>
        <w:pStyle w:val="Verzeichnis2"/>
        <w:tabs>
          <w:tab w:val="right" w:leader="dot" w:pos="9350"/>
        </w:tabs>
        <w:rPr>
          <w:ins w:id="162" w:author="Andreas Kuehne" w:date="2019-05-31T12:48:00Z"/>
          <w:rFonts w:asciiTheme="minorHAnsi" w:eastAsiaTheme="minorEastAsia" w:hAnsiTheme="minorHAnsi" w:cstheme="minorBidi"/>
          <w:noProof/>
          <w:sz w:val="22"/>
          <w:szCs w:val="22"/>
          <w:lang w:val="en-GB" w:eastAsia="en-GB"/>
        </w:rPr>
      </w:pPr>
      <w:ins w:id="163"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"_Toc10206749"</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rPr>
          <w:t>3.8 Lang Model</w:t>
        </w:r>
        <w:r>
          <w:rPr>
            <w:noProof/>
            <w:webHidden/>
          </w:rPr>
          <w:tab/>
        </w:r>
        <w:r>
          <w:rPr>
            <w:noProof/>
            <w:webHidden/>
          </w:rPr>
          <w:fldChar w:fldCharType="begin"/>
        </w:r>
        <w:r>
          <w:rPr>
            <w:noProof/>
            <w:webHidden/>
          </w:rPr>
          <w:instrText xml:space="preserve"> PAGEREF _Toc10206749 \h </w:instrText>
        </w:r>
      </w:ins>
      <w:r>
        <w:rPr>
          <w:noProof/>
          <w:webHidden/>
        </w:rPr>
      </w:r>
      <w:r>
        <w:rPr>
          <w:noProof/>
          <w:webHidden/>
        </w:rPr>
        <w:fldChar w:fldCharType="separate"/>
      </w:r>
      <w:ins w:id="164" w:author="Andreas Kuehne" w:date="2019-05-31T12:48:00Z">
        <w:r>
          <w:rPr>
            <w:noProof/>
            <w:webHidden/>
          </w:rPr>
          <w:t>22</w:t>
        </w:r>
        <w:r>
          <w:rPr>
            <w:noProof/>
            <w:webHidden/>
          </w:rPr>
          <w:fldChar w:fldCharType="end"/>
        </w:r>
        <w:r w:rsidRPr="00EE30CC">
          <w:rPr>
            <w:rStyle w:val="Hyperlink"/>
            <w:noProof/>
          </w:rPr>
          <w:fldChar w:fldCharType="end"/>
        </w:r>
      </w:ins>
    </w:p>
    <w:p w14:paraId="35F96FEE" w14:textId="32046FAC" w:rsidR="00DC7A78" w:rsidRDefault="00DC7A78">
      <w:pPr>
        <w:pStyle w:val="Verzeichnis1"/>
        <w:rPr>
          <w:ins w:id="165" w:author="Andreas Kuehne" w:date="2019-05-31T12:48:00Z"/>
          <w:rFonts w:asciiTheme="minorHAnsi" w:eastAsiaTheme="minorEastAsia" w:hAnsiTheme="minorHAnsi" w:cstheme="minorBidi"/>
          <w:noProof/>
          <w:sz w:val="22"/>
          <w:szCs w:val="22"/>
          <w:lang w:val="en-GB" w:eastAsia="en-GB"/>
        </w:rPr>
      </w:pPr>
      <w:ins w:id="166"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"_Toc10206750"</w:instrText>
        </w:r>
        <w:r w:rsidRPr="00EE30CC">
          <w:rPr>
            <w:rStyle w:val="Hyperlink"/>
            <w:noProof/>
          </w:rPr>
          <w:instrText xml:space="preserve"> </w:instrText>
        </w:r>
        <w:r w:rsidRPr="00EE30CC">
          <w:rPr>
            <w:rStyle w:val="Hyperlink"/>
            <w:noProof/>
          </w:rPr>
          <w:fldChar w:fldCharType="separate"/>
        </w:r>
        <w:r w:rsidRPr="00EE30CC">
          <w:rPr>
            <w:rStyle w:val="Hyperlink"/>
            <w:noProof/>
          </w:rPr>
          <w:t>4</w:t>
        </w:r>
        <w:r>
          <w:rPr>
            <w:rFonts w:asciiTheme="minorHAnsi" w:eastAsiaTheme="minorEastAsia" w:hAnsiTheme="minorHAnsi" w:cstheme="minorBidi"/>
            <w:noProof/>
            <w:sz w:val="22"/>
            <w:szCs w:val="22"/>
            <w:lang w:val="en-GB" w:eastAsia="en-GB"/>
          </w:rPr>
          <w:tab/>
        </w:r>
        <w:r w:rsidRPr="00EE30CC">
          <w:rPr>
            <w:rStyle w:val="Hyperlink"/>
            <w:noProof/>
          </w:rPr>
          <w:t>Data Structure Models</w:t>
        </w:r>
        <w:r>
          <w:rPr>
            <w:noProof/>
            <w:webHidden/>
          </w:rPr>
          <w:tab/>
        </w:r>
        <w:r>
          <w:rPr>
            <w:noProof/>
            <w:webHidden/>
          </w:rPr>
          <w:fldChar w:fldCharType="begin"/>
        </w:r>
        <w:r>
          <w:rPr>
            <w:noProof/>
            <w:webHidden/>
          </w:rPr>
          <w:instrText xml:space="preserve"> PAGEREF _Toc10206750 \h </w:instrText>
        </w:r>
      </w:ins>
      <w:r>
        <w:rPr>
          <w:noProof/>
          <w:webHidden/>
        </w:rPr>
      </w:r>
      <w:r>
        <w:rPr>
          <w:noProof/>
          <w:webHidden/>
        </w:rPr>
        <w:fldChar w:fldCharType="separate"/>
      </w:r>
      <w:ins w:id="167" w:author="Andreas Kuehne" w:date="2019-05-31T12:48:00Z">
        <w:r>
          <w:rPr>
            <w:noProof/>
            <w:webHidden/>
          </w:rPr>
          <w:t>23</w:t>
        </w:r>
        <w:r>
          <w:rPr>
            <w:noProof/>
            <w:webHidden/>
          </w:rPr>
          <w:fldChar w:fldCharType="end"/>
        </w:r>
        <w:r w:rsidRPr="00EE30CC">
          <w:rPr>
            <w:rStyle w:val="Hyperlink"/>
            <w:noProof/>
          </w:rPr>
          <w:fldChar w:fldCharType="end"/>
        </w:r>
      </w:ins>
    </w:p>
    <w:p w14:paraId="3D47E0BE" w14:textId="092065C0" w:rsidR="00DC7A78" w:rsidRDefault="00DC7A78">
      <w:pPr>
        <w:pStyle w:val="Verzeichnis2"/>
        <w:tabs>
          <w:tab w:val="right" w:leader="dot" w:pos="9350"/>
        </w:tabs>
        <w:rPr>
          <w:ins w:id="168" w:author="Andreas Kuehne" w:date="2019-05-31T12:48:00Z"/>
          <w:rFonts w:asciiTheme="minorHAnsi" w:eastAsiaTheme="minorEastAsia" w:hAnsiTheme="minorHAnsi" w:cstheme="minorBidi"/>
          <w:noProof/>
          <w:sz w:val="22"/>
          <w:szCs w:val="22"/>
          <w:lang w:val="en-GB" w:eastAsia="en-GB"/>
        </w:rPr>
      </w:pPr>
      <w:ins w:id="169"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"_Toc10206751"</w:instrText>
        </w:r>
        <w:r w:rsidRPr="00EE30CC">
          <w:rPr>
            <w:rStyle w:val="Hyperlink"/>
            <w:noProof/>
          </w:rPr>
          <w:instrText xml:space="preserve"> </w:instrText>
        </w:r>
        <w:r w:rsidRPr="00EE30CC">
          <w:rPr>
            <w:rStyle w:val="Hyperlink"/>
            <w:noProof/>
          </w:rPr>
          <w:fldChar w:fldCharType="separate"/>
        </w:r>
        <w:r w:rsidRPr="00EE30CC">
          <w:rPr>
            <w:rStyle w:val="Hyperlink"/>
            <w:noProof/>
          </w:rPr>
          <w:t>4.1 Data Structure Models defined in this document</w:t>
        </w:r>
        <w:r>
          <w:rPr>
            <w:noProof/>
            <w:webHidden/>
          </w:rPr>
          <w:tab/>
        </w:r>
        <w:r>
          <w:rPr>
            <w:noProof/>
            <w:webHidden/>
          </w:rPr>
          <w:fldChar w:fldCharType="begin"/>
        </w:r>
        <w:r>
          <w:rPr>
            <w:noProof/>
            <w:webHidden/>
          </w:rPr>
          <w:instrText xml:space="preserve"> PAGEREF _Toc10206751 \h </w:instrText>
        </w:r>
      </w:ins>
      <w:r>
        <w:rPr>
          <w:noProof/>
          <w:webHidden/>
        </w:rPr>
      </w:r>
      <w:r>
        <w:rPr>
          <w:noProof/>
          <w:webHidden/>
        </w:rPr>
        <w:fldChar w:fldCharType="separate"/>
      </w:r>
      <w:ins w:id="170" w:author="Andreas Kuehne" w:date="2019-05-31T12:48:00Z">
        <w:r>
          <w:rPr>
            <w:noProof/>
            <w:webHidden/>
          </w:rPr>
          <w:t>23</w:t>
        </w:r>
        <w:r>
          <w:rPr>
            <w:noProof/>
            <w:webHidden/>
          </w:rPr>
          <w:fldChar w:fldCharType="end"/>
        </w:r>
        <w:r w:rsidRPr="00EE30CC">
          <w:rPr>
            <w:rStyle w:val="Hyperlink"/>
            <w:noProof/>
          </w:rPr>
          <w:fldChar w:fldCharType="end"/>
        </w:r>
      </w:ins>
    </w:p>
    <w:p w14:paraId="0985A65A" w14:textId="5B863180" w:rsidR="00DC7A78" w:rsidRDefault="00DC7A78">
      <w:pPr>
        <w:pStyle w:val="Verzeichnis3"/>
        <w:tabs>
          <w:tab w:val="right" w:leader="dot" w:pos="9350"/>
        </w:tabs>
        <w:rPr>
          <w:ins w:id="171" w:author="Andreas Kuehne" w:date="2019-05-31T12:48:00Z"/>
          <w:rFonts w:asciiTheme="minorHAnsi" w:eastAsiaTheme="minorEastAsia" w:hAnsiTheme="minorHAnsi" w:cstheme="minorBidi"/>
          <w:noProof/>
          <w:sz w:val="22"/>
          <w:szCs w:val="22"/>
          <w:lang w:val="en-GB" w:eastAsia="en-GB"/>
        </w:rPr>
      </w:pPr>
      <w:ins w:id="172"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"_Toc10206752"</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4.1.1</w:t>
        </w:r>
        <w:r w:rsidRPr="00EE30CC">
          <w:rPr>
            <w:rStyle w:val="Hyperlink"/>
            <w:noProof/>
          </w:rPr>
          <w:t xml:space="preserve"> Component NsPrefixMapping</w:t>
        </w:r>
        <w:r>
          <w:rPr>
            <w:noProof/>
            <w:webHidden/>
          </w:rPr>
          <w:tab/>
        </w:r>
        <w:r>
          <w:rPr>
            <w:noProof/>
            <w:webHidden/>
          </w:rPr>
          <w:fldChar w:fldCharType="begin"/>
        </w:r>
        <w:r>
          <w:rPr>
            <w:noProof/>
            <w:webHidden/>
          </w:rPr>
          <w:instrText xml:space="preserve"> PAGEREF _Toc10206752 \h </w:instrText>
        </w:r>
      </w:ins>
      <w:r>
        <w:rPr>
          <w:noProof/>
          <w:webHidden/>
        </w:rPr>
      </w:r>
      <w:r>
        <w:rPr>
          <w:noProof/>
          <w:webHidden/>
        </w:rPr>
        <w:fldChar w:fldCharType="separate"/>
      </w:r>
      <w:ins w:id="173" w:author="Andreas Kuehne" w:date="2019-05-31T12:48:00Z">
        <w:r>
          <w:rPr>
            <w:noProof/>
            <w:webHidden/>
          </w:rPr>
          <w:t>23</w:t>
        </w:r>
        <w:r>
          <w:rPr>
            <w:noProof/>
            <w:webHidden/>
          </w:rPr>
          <w:fldChar w:fldCharType="end"/>
        </w:r>
        <w:r w:rsidRPr="00EE30CC">
          <w:rPr>
            <w:rStyle w:val="Hyperlink"/>
            <w:noProof/>
          </w:rPr>
          <w:fldChar w:fldCharType="end"/>
        </w:r>
      </w:ins>
    </w:p>
    <w:p w14:paraId="674B8F8D" w14:textId="1DBFDDEF" w:rsidR="00DC7A78" w:rsidRDefault="00DC7A78">
      <w:pPr>
        <w:pStyle w:val="Verzeichnis4"/>
        <w:tabs>
          <w:tab w:val="right" w:leader="dot" w:pos="9350"/>
        </w:tabs>
        <w:rPr>
          <w:ins w:id="174" w:author="Andreas Kuehne" w:date="2019-05-31T12:48:00Z"/>
          <w:rFonts w:asciiTheme="minorHAnsi" w:eastAsiaTheme="minorEastAsia" w:hAnsiTheme="minorHAnsi" w:cstheme="minorBidi"/>
          <w:noProof/>
          <w:sz w:val="22"/>
          <w:szCs w:val="22"/>
          <w:lang w:val="en-GB" w:eastAsia="en-GB"/>
        </w:rPr>
      </w:pPr>
      <w:ins w:id="175"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"_Toc10206753"</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4.1.1.1</w:t>
        </w:r>
        <w:r w:rsidRPr="00EE30CC">
          <w:rPr>
            <w:rStyle w:val="Hyperlink"/>
            <w:noProof/>
          </w:rPr>
          <w:t xml:space="preserve"> NsPrefixMapping – JSON Syntax</w:t>
        </w:r>
        <w:r>
          <w:rPr>
            <w:noProof/>
            <w:webHidden/>
          </w:rPr>
          <w:tab/>
        </w:r>
        <w:r>
          <w:rPr>
            <w:noProof/>
            <w:webHidden/>
          </w:rPr>
          <w:fldChar w:fldCharType="begin"/>
        </w:r>
        <w:r>
          <w:rPr>
            <w:noProof/>
            <w:webHidden/>
          </w:rPr>
          <w:instrText xml:space="preserve"> PAGEREF _Toc10206753 \h </w:instrText>
        </w:r>
      </w:ins>
      <w:r>
        <w:rPr>
          <w:noProof/>
          <w:webHidden/>
        </w:rPr>
      </w:r>
      <w:r>
        <w:rPr>
          <w:noProof/>
          <w:webHidden/>
        </w:rPr>
        <w:fldChar w:fldCharType="separate"/>
      </w:r>
      <w:ins w:id="176" w:author="Andreas Kuehne" w:date="2019-05-31T12:48:00Z">
        <w:r>
          <w:rPr>
            <w:noProof/>
            <w:webHidden/>
          </w:rPr>
          <w:t>23</w:t>
        </w:r>
        <w:r>
          <w:rPr>
            <w:noProof/>
            <w:webHidden/>
          </w:rPr>
          <w:fldChar w:fldCharType="end"/>
        </w:r>
        <w:r w:rsidRPr="00EE30CC">
          <w:rPr>
            <w:rStyle w:val="Hyperlink"/>
            <w:noProof/>
          </w:rPr>
          <w:fldChar w:fldCharType="end"/>
        </w:r>
      </w:ins>
    </w:p>
    <w:p w14:paraId="58CF11A7" w14:textId="5645FA3F" w:rsidR="00DC7A78" w:rsidRDefault="00DC7A78">
      <w:pPr>
        <w:pStyle w:val="Verzeichnis4"/>
        <w:tabs>
          <w:tab w:val="right" w:leader="dot" w:pos="9350"/>
        </w:tabs>
        <w:rPr>
          <w:ins w:id="177" w:author="Andreas Kuehne" w:date="2019-05-31T12:48:00Z"/>
          <w:rFonts w:asciiTheme="minorHAnsi" w:eastAsiaTheme="minorEastAsia" w:hAnsiTheme="minorHAnsi" w:cstheme="minorBidi"/>
          <w:noProof/>
          <w:sz w:val="22"/>
          <w:szCs w:val="22"/>
          <w:lang w:val="en-GB" w:eastAsia="en-GB"/>
        </w:rPr>
      </w:pPr>
      <w:ins w:id="178"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"_Toc10206754"</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4.1.1.2</w:t>
        </w:r>
        <w:r w:rsidRPr="00EE30CC">
          <w:rPr>
            <w:rStyle w:val="Hyperlink"/>
            <w:noProof/>
          </w:rPr>
          <w:t xml:space="preserve"> NsPrefixMapping – XML Syntax</w:t>
        </w:r>
        <w:r>
          <w:rPr>
            <w:noProof/>
            <w:webHidden/>
          </w:rPr>
          <w:tab/>
        </w:r>
        <w:r>
          <w:rPr>
            <w:noProof/>
            <w:webHidden/>
          </w:rPr>
          <w:fldChar w:fldCharType="begin"/>
        </w:r>
        <w:r>
          <w:rPr>
            <w:noProof/>
            <w:webHidden/>
          </w:rPr>
          <w:instrText xml:space="preserve"> PAGEREF _Toc10206754 \h </w:instrText>
        </w:r>
      </w:ins>
      <w:r>
        <w:rPr>
          <w:noProof/>
          <w:webHidden/>
        </w:rPr>
      </w:r>
      <w:r>
        <w:rPr>
          <w:noProof/>
          <w:webHidden/>
        </w:rPr>
        <w:fldChar w:fldCharType="separate"/>
      </w:r>
      <w:ins w:id="179" w:author="Andreas Kuehne" w:date="2019-05-31T12:48:00Z">
        <w:r>
          <w:rPr>
            <w:noProof/>
            <w:webHidden/>
          </w:rPr>
          <w:t>24</w:t>
        </w:r>
        <w:r>
          <w:rPr>
            <w:noProof/>
            <w:webHidden/>
          </w:rPr>
          <w:fldChar w:fldCharType="end"/>
        </w:r>
        <w:r w:rsidRPr="00EE30CC">
          <w:rPr>
            <w:rStyle w:val="Hyperlink"/>
            <w:noProof/>
          </w:rPr>
          <w:fldChar w:fldCharType="end"/>
        </w:r>
      </w:ins>
    </w:p>
    <w:p w14:paraId="1AE5100F" w14:textId="06995FF7" w:rsidR="00DC7A78" w:rsidRDefault="00DC7A78">
      <w:pPr>
        <w:pStyle w:val="Verzeichnis2"/>
        <w:tabs>
          <w:tab w:val="right" w:leader="dot" w:pos="9350"/>
        </w:tabs>
        <w:rPr>
          <w:ins w:id="180" w:author="Andreas Kuehne" w:date="2019-05-31T12:48:00Z"/>
          <w:rFonts w:asciiTheme="minorHAnsi" w:eastAsiaTheme="minorEastAsia" w:hAnsiTheme="minorHAnsi" w:cstheme="minorBidi"/>
          <w:noProof/>
          <w:sz w:val="22"/>
          <w:szCs w:val="22"/>
          <w:lang w:val="en-GB" w:eastAsia="en-GB"/>
        </w:rPr>
      </w:pPr>
      <w:ins w:id="181"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"_Toc10206755"</w:instrText>
        </w:r>
        <w:r w:rsidRPr="00EE30CC">
          <w:rPr>
            <w:rStyle w:val="Hyperlink"/>
            <w:noProof/>
          </w:rPr>
          <w:instrText xml:space="preserve"> </w:instrText>
        </w:r>
        <w:r w:rsidRPr="00EE30CC">
          <w:rPr>
            <w:rStyle w:val="Hyperlink"/>
            <w:noProof/>
          </w:rPr>
          <w:fldChar w:fldCharType="separate"/>
        </w:r>
        <w:r w:rsidRPr="00EE30CC">
          <w:rPr>
            <w:rStyle w:val="Hyperlink"/>
            <w:noProof/>
          </w:rPr>
          <w:t>4.2 Data Structure Models defined in this document</w:t>
        </w:r>
        <w:r>
          <w:rPr>
            <w:noProof/>
            <w:webHidden/>
          </w:rPr>
          <w:tab/>
        </w:r>
        <w:r>
          <w:rPr>
            <w:noProof/>
            <w:webHidden/>
          </w:rPr>
          <w:fldChar w:fldCharType="begin"/>
        </w:r>
        <w:r>
          <w:rPr>
            <w:noProof/>
            <w:webHidden/>
          </w:rPr>
          <w:instrText xml:space="preserve"> PAGEREF _Toc10206755 \h </w:instrText>
        </w:r>
      </w:ins>
      <w:r>
        <w:rPr>
          <w:noProof/>
          <w:webHidden/>
        </w:rPr>
      </w:r>
      <w:r>
        <w:rPr>
          <w:noProof/>
          <w:webHidden/>
        </w:rPr>
        <w:fldChar w:fldCharType="separate"/>
      </w:r>
      <w:ins w:id="182" w:author="Andreas Kuehne" w:date="2019-05-31T12:48:00Z">
        <w:r>
          <w:rPr>
            <w:noProof/>
            <w:webHidden/>
          </w:rPr>
          <w:t>24</w:t>
        </w:r>
        <w:r>
          <w:rPr>
            <w:noProof/>
            <w:webHidden/>
          </w:rPr>
          <w:fldChar w:fldCharType="end"/>
        </w:r>
        <w:r w:rsidRPr="00EE30CC">
          <w:rPr>
            <w:rStyle w:val="Hyperlink"/>
            <w:noProof/>
          </w:rPr>
          <w:fldChar w:fldCharType="end"/>
        </w:r>
      </w:ins>
    </w:p>
    <w:p w14:paraId="60A5C180" w14:textId="57FB4C1A" w:rsidR="00DC7A78" w:rsidRDefault="00DC7A78">
      <w:pPr>
        <w:pStyle w:val="Verzeichnis3"/>
        <w:tabs>
          <w:tab w:val="right" w:leader="dot" w:pos="9350"/>
        </w:tabs>
        <w:rPr>
          <w:ins w:id="183" w:author="Andreas Kuehne" w:date="2019-05-31T12:48:00Z"/>
          <w:rFonts w:asciiTheme="minorHAnsi" w:eastAsiaTheme="minorEastAsia" w:hAnsiTheme="minorHAnsi" w:cstheme="minorBidi"/>
          <w:noProof/>
          <w:sz w:val="22"/>
          <w:szCs w:val="22"/>
          <w:lang w:val="en-GB" w:eastAsia="en-GB"/>
        </w:rPr>
      </w:pPr>
      <w:ins w:id="184"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"_Toc10206756"</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4.2.1</w:t>
        </w:r>
        <w:r w:rsidRPr="00EE30CC">
          <w:rPr>
            <w:rStyle w:val="Hyperlink"/>
            <w:noProof/>
          </w:rPr>
          <w:t xml:space="preserve"> Component InternationalString</w:t>
        </w:r>
        <w:r>
          <w:rPr>
            <w:noProof/>
            <w:webHidden/>
          </w:rPr>
          <w:tab/>
        </w:r>
        <w:r>
          <w:rPr>
            <w:noProof/>
            <w:webHidden/>
          </w:rPr>
          <w:fldChar w:fldCharType="begin"/>
        </w:r>
        <w:r>
          <w:rPr>
            <w:noProof/>
            <w:webHidden/>
          </w:rPr>
          <w:instrText xml:space="preserve"> PAGEREF _Toc10206756 \h </w:instrText>
        </w:r>
      </w:ins>
      <w:r>
        <w:rPr>
          <w:noProof/>
          <w:webHidden/>
        </w:rPr>
      </w:r>
      <w:r>
        <w:rPr>
          <w:noProof/>
          <w:webHidden/>
        </w:rPr>
        <w:fldChar w:fldCharType="separate"/>
      </w:r>
      <w:ins w:id="185" w:author="Andreas Kuehne" w:date="2019-05-31T12:48:00Z">
        <w:r>
          <w:rPr>
            <w:noProof/>
            <w:webHidden/>
          </w:rPr>
          <w:t>24</w:t>
        </w:r>
        <w:r>
          <w:rPr>
            <w:noProof/>
            <w:webHidden/>
          </w:rPr>
          <w:fldChar w:fldCharType="end"/>
        </w:r>
        <w:r w:rsidRPr="00EE30CC">
          <w:rPr>
            <w:rStyle w:val="Hyperlink"/>
            <w:noProof/>
          </w:rPr>
          <w:fldChar w:fldCharType="end"/>
        </w:r>
      </w:ins>
    </w:p>
    <w:p w14:paraId="51FD323A" w14:textId="6BEB3D03" w:rsidR="00DC7A78" w:rsidRDefault="00DC7A78">
      <w:pPr>
        <w:pStyle w:val="Verzeichnis4"/>
        <w:tabs>
          <w:tab w:val="right" w:leader="dot" w:pos="9350"/>
        </w:tabs>
        <w:rPr>
          <w:ins w:id="186" w:author="Andreas Kuehne" w:date="2019-05-31T12:48:00Z"/>
          <w:rFonts w:asciiTheme="minorHAnsi" w:eastAsiaTheme="minorEastAsia" w:hAnsiTheme="minorHAnsi" w:cstheme="minorBidi"/>
          <w:noProof/>
          <w:sz w:val="22"/>
          <w:szCs w:val="22"/>
          <w:lang w:val="en-GB" w:eastAsia="en-GB"/>
        </w:rPr>
      </w:pPr>
      <w:ins w:id="187"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"_Toc10206757"</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4.2.1.1</w:t>
        </w:r>
        <w:r w:rsidRPr="00EE30CC">
          <w:rPr>
            <w:rStyle w:val="Hyperlink"/>
            <w:noProof/>
          </w:rPr>
          <w:t xml:space="preserve"> InternationalString – JSON Syntax</w:t>
        </w:r>
        <w:r>
          <w:rPr>
            <w:noProof/>
            <w:webHidden/>
          </w:rPr>
          <w:tab/>
        </w:r>
        <w:r>
          <w:rPr>
            <w:noProof/>
            <w:webHidden/>
          </w:rPr>
          <w:fldChar w:fldCharType="begin"/>
        </w:r>
        <w:r>
          <w:rPr>
            <w:noProof/>
            <w:webHidden/>
          </w:rPr>
          <w:instrText xml:space="preserve"> PAGEREF _Toc10206757 \h </w:instrText>
        </w:r>
      </w:ins>
      <w:r>
        <w:rPr>
          <w:noProof/>
          <w:webHidden/>
        </w:rPr>
      </w:r>
      <w:r>
        <w:rPr>
          <w:noProof/>
          <w:webHidden/>
        </w:rPr>
        <w:fldChar w:fldCharType="separate"/>
      </w:r>
      <w:ins w:id="188" w:author="Andreas Kuehne" w:date="2019-05-31T12:48:00Z">
        <w:r>
          <w:rPr>
            <w:noProof/>
            <w:webHidden/>
          </w:rPr>
          <w:t>24</w:t>
        </w:r>
        <w:r>
          <w:rPr>
            <w:noProof/>
            <w:webHidden/>
          </w:rPr>
          <w:fldChar w:fldCharType="end"/>
        </w:r>
        <w:r w:rsidRPr="00EE30CC">
          <w:rPr>
            <w:rStyle w:val="Hyperlink"/>
            <w:noProof/>
          </w:rPr>
          <w:fldChar w:fldCharType="end"/>
        </w:r>
      </w:ins>
    </w:p>
    <w:p w14:paraId="797CB608" w14:textId="2FEA2B50" w:rsidR="00DC7A78" w:rsidRDefault="00DC7A78">
      <w:pPr>
        <w:pStyle w:val="Verzeichnis4"/>
        <w:tabs>
          <w:tab w:val="right" w:leader="dot" w:pos="9350"/>
        </w:tabs>
        <w:rPr>
          <w:ins w:id="189" w:author="Andreas Kuehne" w:date="2019-05-31T12:48:00Z"/>
          <w:rFonts w:asciiTheme="minorHAnsi" w:eastAsiaTheme="minorEastAsia" w:hAnsiTheme="minorHAnsi" w:cstheme="minorBidi"/>
          <w:noProof/>
          <w:sz w:val="22"/>
          <w:szCs w:val="22"/>
          <w:lang w:val="en-GB" w:eastAsia="en-GB"/>
        </w:rPr>
      </w:pPr>
      <w:ins w:id="190"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"_Toc10206758"</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4.2.1.2</w:t>
        </w:r>
        <w:r w:rsidRPr="00EE30CC">
          <w:rPr>
            <w:rStyle w:val="Hyperlink"/>
            <w:noProof/>
          </w:rPr>
          <w:t xml:space="preserve"> InternationalString – XML Syntax</w:t>
        </w:r>
        <w:r>
          <w:rPr>
            <w:noProof/>
            <w:webHidden/>
          </w:rPr>
          <w:tab/>
        </w:r>
        <w:r>
          <w:rPr>
            <w:noProof/>
            <w:webHidden/>
          </w:rPr>
          <w:fldChar w:fldCharType="begin"/>
        </w:r>
        <w:r>
          <w:rPr>
            <w:noProof/>
            <w:webHidden/>
          </w:rPr>
          <w:instrText xml:space="preserve"> PAGEREF _Toc10206758 \h </w:instrText>
        </w:r>
      </w:ins>
      <w:r>
        <w:rPr>
          <w:noProof/>
          <w:webHidden/>
        </w:rPr>
      </w:r>
      <w:r>
        <w:rPr>
          <w:noProof/>
          <w:webHidden/>
        </w:rPr>
        <w:fldChar w:fldCharType="separate"/>
      </w:r>
      <w:ins w:id="191" w:author="Andreas Kuehne" w:date="2019-05-31T12:48:00Z">
        <w:r>
          <w:rPr>
            <w:noProof/>
            <w:webHidden/>
          </w:rPr>
          <w:t>25</w:t>
        </w:r>
        <w:r>
          <w:rPr>
            <w:noProof/>
            <w:webHidden/>
          </w:rPr>
          <w:fldChar w:fldCharType="end"/>
        </w:r>
        <w:r w:rsidRPr="00EE30CC">
          <w:rPr>
            <w:rStyle w:val="Hyperlink"/>
            <w:noProof/>
          </w:rPr>
          <w:fldChar w:fldCharType="end"/>
        </w:r>
      </w:ins>
    </w:p>
    <w:p w14:paraId="40603E60" w14:textId="0804F9F3" w:rsidR="00DC7A78" w:rsidRDefault="00DC7A78">
      <w:pPr>
        <w:pStyle w:val="Verzeichnis3"/>
        <w:tabs>
          <w:tab w:val="right" w:leader="dot" w:pos="9350"/>
        </w:tabs>
        <w:rPr>
          <w:ins w:id="192" w:author="Andreas Kuehne" w:date="2019-05-31T12:48:00Z"/>
          <w:rFonts w:asciiTheme="minorHAnsi" w:eastAsiaTheme="minorEastAsia" w:hAnsiTheme="minorHAnsi" w:cstheme="minorBidi"/>
          <w:noProof/>
          <w:sz w:val="22"/>
          <w:szCs w:val="22"/>
          <w:lang w:val="en-GB" w:eastAsia="en-GB"/>
        </w:rPr>
      </w:pPr>
      <w:ins w:id="193"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"_Toc10206759"</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4.2.2</w:t>
        </w:r>
        <w:r w:rsidRPr="00EE30CC">
          <w:rPr>
            <w:rStyle w:val="Hyperlink"/>
            <w:noProof/>
          </w:rPr>
          <w:t xml:space="preserve"> Component DigestInfo</w:t>
        </w:r>
        <w:r>
          <w:rPr>
            <w:noProof/>
            <w:webHidden/>
          </w:rPr>
          <w:tab/>
        </w:r>
        <w:r>
          <w:rPr>
            <w:noProof/>
            <w:webHidden/>
          </w:rPr>
          <w:fldChar w:fldCharType="begin"/>
        </w:r>
        <w:r>
          <w:rPr>
            <w:noProof/>
            <w:webHidden/>
          </w:rPr>
          <w:instrText xml:space="preserve"> PAGEREF _Toc10206759 \h </w:instrText>
        </w:r>
      </w:ins>
      <w:r>
        <w:rPr>
          <w:noProof/>
          <w:webHidden/>
        </w:rPr>
      </w:r>
      <w:r>
        <w:rPr>
          <w:noProof/>
          <w:webHidden/>
        </w:rPr>
        <w:fldChar w:fldCharType="separate"/>
      </w:r>
      <w:ins w:id="194" w:author="Andreas Kuehne" w:date="2019-05-31T12:48:00Z">
        <w:r>
          <w:rPr>
            <w:noProof/>
            <w:webHidden/>
          </w:rPr>
          <w:t>25</w:t>
        </w:r>
        <w:r>
          <w:rPr>
            <w:noProof/>
            <w:webHidden/>
          </w:rPr>
          <w:fldChar w:fldCharType="end"/>
        </w:r>
        <w:r w:rsidRPr="00EE30CC">
          <w:rPr>
            <w:rStyle w:val="Hyperlink"/>
            <w:noProof/>
          </w:rPr>
          <w:fldChar w:fldCharType="end"/>
        </w:r>
      </w:ins>
    </w:p>
    <w:p w14:paraId="4745D140" w14:textId="6BDA0F49" w:rsidR="00DC7A78" w:rsidRDefault="00DC7A78">
      <w:pPr>
        <w:pStyle w:val="Verzeichnis4"/>
        <w:tabs>
          <w:tab w:val="right" w:leader="dot" w:pos="9350"/>
        </w:tabs>
        <w:rPr>
          <w:ins w:id="195" w:author="Andreas Kuehne" w:date="2019-05-31T12:48:00Z"/>
          <w:rFonts w:asciiTheme="minorHAnsi" w:eastAsiaTheme="minorEastAsia" w:hAnsiTheme="minorHAnsi" w:cstheme="minorBidi"/>
          <w:noProof/>
          <w:sz w:val="22"/>
          <w:szCs w:val="22"/>
          <w:lang w:val="en-GB" w:eastAsia="en-GB"/>
        </w:rPr>
      </w:pPr>
      <w:ins w:id="196"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"_Toc10206760"</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4.2.2.1</w:t>
        </w:r>
        <w:r w:rsidRPr="00EE30CC">
          <w:rPr>
            <w:rStyle w:val="Hyperlink"/>
            <w:noProof/>
          </w:rPr>
          <w:t xml:space="preserve"> DigestInfo – JSON Syntax</w:t>
        </w:r>
        <w:r>
          <w:rPr>
            <w:noProof/>
            <w:webHidden/>
          </w:rPr>
          <w:tab/>
        </w:r>
        <w:r>
          <w:rPr>
            <w:noProof/>
            <w:webHidden/>
          </w:rPr>
          <w:fldChar w:fldCharType="begin"/>
        </w:r>
        <w:r>
          <w:rPr>
            <w:noProof/>
            <w:webHidden/>
          </w:rPr>
          <w:instrText xml:space="preserve"> PAGEREF _Toc10206760 \h </w:instrText>
        </w:r>
      </w:ins>
      <w:r>
        <w:rPr>
          <w:noProof/>
          <w:webHidden/>
        </w:rPr>
      </w:r>
      <w:r>
        <w:rPr>
          <w:noProof/>
          <w:webHidden/>
        </w:rPr>
        <w:fldChar w:fldCharType="separate"/>
      </w:r>
      <w:ins w:id="197" w:author="Andreas Kuehne" w:date="2019-05-31T12:48:00Z">
        <w:r>
          <w:rPr>
            <w:noProof/>
            <w:webHidden/>
          </w:rPr>
          <w:t>25</w:t>
        </w:r>
        <w:r>
          <w:rPr>
            <w:noProof/>
            <w:webHidden/>
          </w:rPr>
          <w:fldChar w:fldCharType="end"/>
        </w:r>
        <w:r w:rsidRPr="00EE30CC">
          <w:rPr>
            <w:rStyle w:val="Hyperlink"/>
            <w:noProof/>
          </w:rPr>
          <w:fldChar w:fldCharType="end"/>
        </w:r>
      </w:ins>
    </w:p>
    <w:p w14:paraId="5C795F10" w14:textId="11AF9C16" w:rsidR="00DC7A78" w:rsidRDefault="00DC7A78">
      <w:pPr>
        <w:pStyle w:val="Verzeichnis4"/>
        <w:tabs>
          <w:tab w:val="right" w:leader="dot" w:pos="9350"/>
        </w:tabs>
        <w:rPr>
          <w:ins w:id="198" w:author="Andreas Kuehne" w:date="2019-05-31T12:48:00Z"/>
          <w:rFonts w:asciiTheme="minorHAnsi" w:eastAsiaTheme="minorEastAsia" w:hAnsiTheme="minorHAnsi" w:cstheme="minorBidi"/>
          <w:noProof/>
          <w:sz w:val="22"/>
          <w:szCs w:val="22"/>
          <w:lang w:val="en-GB" w:eastAsia="en-GB"/>
        </w:rPr>
      </w:pPr>
      <w:ins w:id="199" w:author="Andreas Kuehne" w:date="2019-05-31T12:48:00Z">
        <w:r w:rsidRPr="00EE30CC">
          <w:rPr>
            <w:rStyle w:val="Hyperlink"/>
            <w:noProof/>
          </w:rPr>
          <w:lastRenderedPageBreak/>
          <w:fldChar w:fldCharType="begin"/>
        </w:r>
        <w:r w:rsidRPr="00EE30CC">
          <w:rPr>
            <w:rStyle w:val="Hyperlink"/>
            <w:noProof/>
          </w:rPr>
          <w:instrText xml:space="preserve"> </w:instrText>
        </w:r>
        <w:r>
          <w:rPr>
            <w:noProof/>
          </w:rPr>
          <w:instrText>HYPERLINK \l "_Toc10206761"</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4.2.2.2</w:t>
        </w:r>
        <w:r w:rsidRPr="00EE30CC">
          <w:rPr>
            <w:rStyle w:val="Hyperlink"/>
            <w:noProof/>
          </w:rPr>
          <w:t xml:space="preserve"> DigestInfo – XML Syntax</w:t>
        </w:r>
        <w:r>
          <w:rPr>
            <w:noProof/>
            <w:webHidden/>
          </w:rPr>
          <w:tab/>
        </w:r>
        <w:r>
          <w:rPr>
            <w:noProof/>
            <w:webHidden/>
          </w:rPr>
          <w:fldChar w:fldCharType="begin"/>
        </w:r>
        <w:r>
          <w:rPr>
            <w:noProof/>
            <w:webHidden/>
          </w:rPr>
          <w:instrText xml:space="preserve"> PAGEREF _Toc10206761 \h </w:instrText>
        </w:r>
      </w:ins>
      <w:r>
        <w:rPr>
          <w:noProof/>
          <w:webHidden/>
        </w:rPr>
      </w:r>
      <w:r>
        <w:rPr>
          <w:noProof/>
          <w:webHidden/>
        </w:rPr>
        <w:fldChar w:fldCharType="separate"/>
      </w:r>
      <w:ins w:id="200" w:author="Andreas Kuehne" w:date="2019-05-31T12:48:00Z">
        <w:r>
          <w:rPr>
            <w:noProof/>
            <w:webHidden/>
          </w:rPr>
          <w:t>26</w:t>
        </w:r>
        <w:r>
          <w:rPr>
            <w:noProof/>
            <w:webHidden/>
          </w:rPr>
          <w:fldChar w:fldCharType="end"/>
        </w:r>
        <w:r w:rsidRPr="00EE30CC">
          <w:rPr>
            <w:rStyle w:val="Hyperlink"/>
            <w:noProof/>
          </w:rPr>
          <w:fldChar w:fldCharType="end"/>
        </w:r>
      </w:ins>
    </w:p>
    <w:p w14:paraId="3740C859" w14:textId="4BBF8076" w:rsidR="00DC7A78" w:rsidRDefault="00DC7A78">
      <w:pPr>
        <w:pStyle w:val="Verzeichnis3"/>
        <w:tabs>
          <w:tab w:val="right" w:leader="dot" w:pos="9350"/>
        </w:tabs>
        <w:rPr>
          <w:ins w:id="201" w:author="Andreas Kuehne" w:date="2019-05-31T12:48:00Z"/>
          <w:rFonts w:asciiTheme="minorHAnsi" w:eastAsiaTheme="minorEastAsia" w:hAnsiTheme="minorHAnsi" w:cstheme="minorBidi"/>
          <w:noProof/>
          <w:sz w:val="22"/>
          <w:szCs w:val="22"/>
          <w:lang w:val="en-GB" w:eastAsia="en-GB"/>
        </w:rPr>
      </w:pPr>
      <w:ins w:id="202"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"_Toc10206762"</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4.2.3</w:t>
        </w:r>
        <w:r w:rsidRPr="00EE30CC">
          <w:rPr>
            <w:rStyle w:val="Hyperlink"/>
            <w:noProof/>
          </w:rPr>
          <w:t xml:space="preserve"> Component AttachmentReference</w:t>
        </w:r>
        <w:r>
          <w:rPr>
            <w:noProof/>
            <w:webHidden/>
          </w:rPr>
          <w:tab/>
        </w:r>
        <w:r>
          <w:rPr>
            <w:noProof/>
            <w:webHidden/>
          </w:rPr>
          <w:fldChar w:fldCharType="begin"/>
        </w:r>
        <w:r>
          <w:rPr>
            <w:noProof/>
            <w:webHidden/>
          </w:rPr>
          <w:instrText xml:space="preserve"> PAGEREF _Toc10206762 \h </w:instrText>
        </w:r>
      </w:ins>
      <w:r>
        <w:rPr>
          <w:noProof/>
          <w:webHidden/>
        </w:rPr>
      </w:r>
      <w:r>
        <w:rPr>
          <w:noProof/>
          <w:webHidden/>
        </w:rPr>
        <w:fldChar w:fldCharType="separate"/>
      </w:r>
      <w:ins w:id="203" w:author="Andreas Kuehne" w:date="2019-05-31T12:48:00Z">
        <w:r>
          <w:rPr>
            <w:noProof/>
            <w:webHidden/>
          </w:rPr>
          <w:t>26</w:t>
        </w:r>
        <w:r>
          <w:rPr>
            <w:noProof/>
            <w:webHidden/>
          </w:rPr>
          <w:fldChar w:fldCharType="end"/>
        </w:r>
        <w:r w:rsidRPr="00EE30CC">
          <w:rPr>
            <w:rStyle w:val="Hyperlink"/>
            <w:noProof/>
          </w:rPr>
          <w:fldChar w:fldCharType="end"/>
        </w:r>
      </w:ins>
    </w:p>
    <w:p w14:paraId="4B52C883" w14:textId="0AB7254A" w:rsidR="00DC7A78" w:rsidRDefault="00DC7A78">
      <w:pPr>
        <w:pStyle w:val="Verzeichnis4"/>
        <w:tabs>
          <w:tab w:val="right" w:leader="dot" w:pos="9350"/>
        </w:tabs>
        <w:rPr>
          <w:ins w:id="204" w:author="Andreas Kuehne" w:date="2019-05-31T12:48:00Z"/>
          <w:rFonts w:asciiTheme="minorHAnsi" w:eastAsiaTheme="minorEastAsia" w:hAnsiTheme="minorHAnsi" w:cstheme="minorBidi"/>
          <w:noProof/>
          <w:sz w:val="22"/>
          <w:szCs w:val="22"/>
          <w:lang w:val="en-GB" w:eastAsia="en-GB"/>
        </w:rPr>
      </w:pPr>
      <w:ins w:id="205"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"_Toc10206763"</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4.2.3.1</w:t>
        </w:r>
        <w:r w:rsidRPr="00EE30CC">
          <w:rPr>
            <w:rStyle w:val="Hyperlink"/>
            <w:noProof/>
          </w:rPr>
          <w:t xml:space="preserve"> AttachmentReference – JSON Syntax</w:t>
        </w:r>
        <w:r>
          <w:rPr>
            <w:noProof/>
            <w:webHidden/>
          </w:rPr>
          <w:tab/>
        </w:r>
        <w:r>
          <w:rPr>
            <w:noProof/>
            <w:webHidden/>
          </w:rPr>
          <w:fldChar w:fldCharType="begin"/>
        </w:r>
        <w:r>
          <w:rPr>
            <w:noProof/>
            <w:webHidden/>
          </w:rPr>
          <w:instrText xml:space="preserve"> PAGEREF _Toc10206763 \h </w:instrText>
        </w:r>
      </w:ins>
      <w:r>
        <w:rPr>
          <w:noProof/>
          <w:webHidden/>
        </w:rPr>
      </w:r>
      <w:r>
        <w:rPr>
          <w:noProof/>
          <w:webHidden/>
        </w:rPr>
        <w:fldChar w:fldCharType="separate"/>
      </w:r>
      <w:ins w:id="206" w:author="Andreas Kuehne" w:date="2019-05-31T12:48:00Z">
        <w:r>
          <w:rPr>
            <w:noProof/>
            <w:webHidden/>
          </w:rPr>
          <w:t>27</w:t>
        </w:r>
        <w:r>
          <w:rPr>
            <w:noProof/>
            <w:webHidden/>
          </w:rPr>
          <w:fldChar w:fldCharType="end"/>
        </w:r>
        <w:r w:rsidRPr="00EE30CC">
          <w:rPr>
            <w:rStyle w:val="Hyperlink"/>
            <w:noProof/>
          </w:rPr>
          <w:fldChar w:fldCharType="end"/>
        </w:r>
      </w:ins>
    </w:p>
    <w:p w14:paraId="41E31CAF" w14:textId="4BD0780A" w:rsidR="00DC7A78" w:rsidRDefault="00DC7A78">
      <w:pPr>
        <w:pStyle w:val="Verzeichnis4"/>
        <w:tabs>
          <w:tab w:val="right" w:leader="dot" w:pos="9350"/>
        </w:tabs>
        <w:rPr>
          <w:ins w:id="207" w:author="Andreas Kuehne" w:date="2019-05-31T12:48:00Z"/>
          <w:rFonts w:asciiTheme="minorHAnsi" w:eastAsiaTheme="minorEastAsia" w:hAnsiTheme="minorHAnsi" w:cstheme="minorBidi"/>
          <w:noProof/>
          <w:sz w:val="22"/>
          <w:szCs w:val="22"/>
          <w:lang w:val="en-GB" w:eastAsia="en-GB"/>
        </w:rPr>
      </w:pPr>
      <w:ins w:id="208"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"_Toc10206764"</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4.2.3.2</w:t>
        </w:r>
        <w:r w:rsidRPr="00EE30CC">
          <w:rPr>
            <w:rStyle w:val="Hyperlink"/>
            <w:noProof/>
          </w:rPr>
          <w:t xml:space="preserve"> AttachmentReference – XML Syntax</w:t>
        </w:r>
        <w:r>
          <w:rPr>
            <w:noProof/>
            <w:webHidden/>
          </w:rPr>
          <w:tab/>
        </w:r>
        <w:r>
          <w:rPr>
            <w:noProof/>
            <w:webHidden/>
          </w:rPr>
          <w:fldChar w:fldCharType="begin"/>
        </w:r>
        <w:r>
          <w:rPr>
            <w:noProof/>
            <w:webHidden/>
          </w:rPr>
          <w:instrText xml:space="preserve"> PAGEREF _Toc10206764 \h </w:instrText>
        </w:r>
      </w:ins>
      <w:r>
        <w:rPr>
          <w:noProof/>
          <w:webHidden/>
        </w:rPr>
      </w:r>
      <w:r>
        <w:rPr>
          <w:noProof/>
          <w:webHidden/>
        </w:rPr>
        <w:fldChar w:fldCharType="separate"/>
      </w:r>
      <w:ins w:id="209" w:author="Andreas Kuehne" w:date="2019-05-31T12:48:00Z">
        <w:r>
          <w:rPr>
            <w:noProof/>
            <w:webHidden/>
          </w:rPr>
          <w:t>28</w:t>
        </w:r>
        <w:r>
          <w:rPr>
            <w:noProof/>
            <w:webHidden/>
          </w:rPr>
          <w:fldChar w:fldCharType="end"/>
        </w:r>
        <w:r w:rsidRPr="00EE30CC">
          <w:rPr>
            <w:rStyle w:val="Hyperlink"/>
            <w:noProof/>
          </w:rPr>
          <w:fldChar w:fldCharType="end"/>
        </w:r>
      </w:ins>
    </w:p>
    <w:p w14:paraId="40D05046" w14:textId="1EFA2D87" w:rsidR="00DC7A78" w:rsidRDefault="00DC7A78">
      <w:pPr>
        <w:pStyle w:val="Verzeichnis3"/>
        <w:tabs>
          <w:tab w:val="right" w:leader="dot" w:pos="9350"/>
        </w:tabs>
        <w:rPr>
          <w:ins w:id="210" w:author="Andreas Kuehne" w:date="2019-05-31T12:48:00Z"/>
          <w:rFonts w:asciiTheme="minorHAnsi" w:eastAsiaTheme="minorEastAsia" w:hAnsiTheme="minorHAnsi" w:cstheme="minorBidi"/>
          <w:noProof/>
          <w:sz w:val="22"/>
          <w:szCs w:val="22"/>
          <w:lang w:val="en-GB" w:eastAsia="en-GB"/>
        </w:rPr>
      </w:pPr>
      <w:ins w:id="211"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"_Toc10206765"</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4.2.4</w:t>
        </w:r>
        <w:r w:rsidRPr="00EE30CC">
          <w:rPr>
            <w:rStyle w:val="Hyperlink"/>
            <w:noProof/>
          </w:rPr>
          <w:t xml:space="preserve"> Component Any</w:t>
        </w:r>
        <w:r>
          <w:rPr>
            <w:noProof/>
            <w:webHidden/>
          </w:rPr>
          <w:tab/>
        </w:r>
        <w:r>
          <w:rPr>
            <w:noProof/>
            <w:webHidden/>
          </w:rPr>
          <w:fldChar w:fldCharType="begin"/>
        </w:r>
        <w:r>
          <w:rPr>
            <w:noProof/>
            <w:webHidden/>
          </w:rPr>
          <w:instrText xml:space="preserve"> PAGEREF _Toc10206765 \h </w:instrText>
        </w:r>
      </w:ins>
      <w:r>
        <w:rPr>
          <w:noProof/>
          <w:webHidden/>
        </w:rPr>
      </w:r>
      <w:r>
        <w:rPr>
          <w:noProof/>
          <w:webHidden/>
        </w:rPr>
        <w:fldChar w:fldCharType="separate"/>
      </w:r>
      <w:ins w:id="212" w:author="Andreas Kuehne" w:date="2019-05-31T12:48:00Z">
        <w:r>
          <w:rPr>
            <w:noProof/>
            <w:webHidden/>
          </w:rPr>
          <w:t>28</w:t>
        </w:r>
        <w:r>
          <w:rPr>
            <w:noProof/>
            <w:webHidden/>
          </w:rPr>
          <w:fldChar w:fldCharType="end"/>
        </w:r>
        <w:r w:rsidRPr="00EE30CC">
          <w:rPr>
            <w:rStyle w:val="Hyperlink"/>
            <w:noProof/>
          </w:rPr>
          <w:fldChar w:fldCharType="end"/>
        </w:r>
      </w:ins>
    </w:p>
    <w:p w14:paraId="12A45A16" w14:textId="425B1A54" w:rsidR="00DC7A78" w:rsidRDefault="00DC7A78">
      <w:pPr>
        <w:pStyle w:val="Verzeichnis4"/>
        <w:tabs>
          <w:tab w:val="right" w:leader="dot" w:pos="9350"/>
        </w:tabs>
        <w:rPr>
          <w:ins w:id="213" w:author="Andreas Kuehne" w:date="2019-05-31T12:48:00Z"/>
          <w:rFonts w:asciiTheme="minorHAnsi" w:eastAsiaTheme="minorEastAsia" w:hAnsiTheme="minorHAnsi" w:cstheme="minorBidi"/>
          <w:noProof/>
          <w:sz w:val="22"/>
          <w:szCs w:val="22"/>
          <w:lang w:val="en-GB" w:eastAsia="en-GB"/>
        </w:rPr>
      </w:pPr>
      <w:ins w:id="214"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"_Toc10206766"</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4.2.4.1</w:t>
        </w:r>
        <w:r w:rsidRPr="00EE30CC">
          <w:rPr>
            <w:rStyle w:val="Hyperlink"/>
            <w:noProof/>
          </w:rPr>
          <w:t xml:space="preserve"> Any – JSON Syntax</w:t>
        </w:r>
        <w:r>
          <w:rPr>
            <w:noProof/>
            <w:webHidden/>
          </w:rPr>
          <w:tab/>
        </w:r>
        <w:r>
          <w:rPr>
            <w:noProof/>
            <w:webHidden/>
          </w:rPr>
          <w:fldChar w:fldCharType="begin"/>
        </w:r>
        <w:r>
          <w:rPr>
            <w:noProof/>
            <w:webHidden/>
          </w:rPr>
          <w:instrText xml:space="preserve"> PAGEREF _Toc10206766 \h </w:instrText>
        </w:r>
      </w:ins>
      <w:r>
        <w:rPr>
          <w:noProof/>
          <w:webHidden/>
        </w:rPr>
      </w:r>
      <w:r>
        <w:rPr>
          <w:noProof/>
          <w:webHidden/>
        </w:rPr>
        <w:fldChar w:fldCharType="separate"/>
      </w:r>
      <w:ins w:id="215" w:author="Andreas Kuehne" w:date="2019-05-31T12:48:00Z">
        <w:r>
          <w:rPr>
            <w:noProof/>
            <w:webHidden/>
          </w:rPr>
          <w:t>28</w:t>
        </w:r>
        <w:r>
          <w:rPr>
            <w:noProof/>
            <w:webHidden/>
          </w:rPr>
          <w:fldChar w:fldCharType="end"/>
        </w:r>
        <w:r w:rsidRPr="00EE30CC">
          <w:rPr>
            <w:rStyle w:val="Hyperlink"/>
            <w:noProof/>
          </w:rPr>
          <w:fldChar w:fldCharType="end"/>
        </w:r>
      </w:ins>
    </w:p>
    <w:p w14:paraId="4620AA80" w14:textId="233AA396" w:rsidR="00DC7A78" w:rsidRDefault="00DC7A78">
      <w:pPr>
        <w:pStyle w:val="Verzeichnis4"/>
        <w:tabs>
          <w:tab w:val="right" w:leader="dot" w:pos="9350"/>
        </w:tabs>
        <w:rPr>
          <w:ins w:id="216" w:author="Andreas Kuehne" w:date="2019-05-31T12:48:00Z"/>
          <w:rFonts w:asciiTheme="minorHAnsi" w:eastAsiaTheme="minorEastAsia" w:hAnsiTheme="minorHAnsi" w:cstheme="minorBidi"/>
          <w:noProof/>
          <w:sz w:val="22"/>
          <w:szCs w:val="22"/>
          <w:lang w:val="en-GB" w:eastAsia="en-GB"/>
        </w:rPr>
      </w:pPr>
      <w:ins w:id="217"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"_Toc10206767"</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4.2.4.2</w:t>
        </w:r>
        <w:r w:rsidRPr="00EE30CC">
          <w:rPr>
            <w:rStyle w:val="Hyperlink"/>
            <w:noProof/>
          </w:rPr>
          <w:t xml:space="preserve"> Any – XML Syntax</w:t>
        </w:r>
        <w:r>
          <w:rPr>
            <w:noProof/>
            <w:webHidden/>
          </w:rPr>
          <w:tab/>
        </w:r>
        <w:r>
          <w:rPr>
            <w:noProof/>
            <w:webHidden/>
          </w:rPr>
          <w:fldChar w:fldCharType="begin"/>
        </w:r>
        <w:r>
          <w:rPr>
            <w:noProof/>
            <w:webHidden/>
          </w:rPr>
          <w:instrText xml:space="preserve"> PAGEREF _Toc10206767 \h </w:instrText>
        </w:r>
      </w:ins>
      <w:r>
        <w:rPr>
          <w:noProof/>
          <w:webHidden/>
        </w:rPr>
      </w:r>
      <w:r>
        <w:rPr>
          <w:noProof/>
          <w:webHidden/>
        </w:rPr>
        <w:fldChar w:fldCharType="separate"/>
      </w:r>
      <w:ins w:id="218" w:author="Andreas Kuehne" w:date="2019-05-31T12:48:00Z">
        <w:r>
          <w:rPr>
            <w:noProof/>
            <w:webHidden/>
          </w:rPr>
          <w:t>29</w:t>
        </w:r>
        <w:r>
          <w:rPr>
            <w:noProof/>
            <w:webHidden/>
          </w:rPr>
          <w:fldChar w:fldCharType="end"/>
        </w:r>
        <w:r w:rsidRPr="00EE30CC">
          <w:rPr>
            <w:rStyle w:val="Hyperlink"/>
            <w:noProof/>
          </w:rPr>
          <w:fldChar w:fldCharType="end"/>
        </w:r>
      </w:ins>
    </w:p>
    <w:p w14:paraId="6E39C64A" w14:textId="2C81CA37" w:rsidR="00DC7A78" w:rsidRDefault="00DC7A78">
      <w:pPr>
        <w:pStyle w:val="Verzeichnis3"/>
        <w:tabs>
          <w:tab w:val="right" w:leader="dot" w:pos="9350"/>
        </w:tabs>
        <w:rPr>
          <w:ins w:id="219" w:author="Andreas Kuehne" w:date="2019-05-31T12:48:00Z"/>
          <w:rFonts w:asciiTheme="minorHAnsi" w:eastAsiaTheme="minorEastAsia" w:hAnsiTheme="minorHAnsi" w:cstheme="minorBidi"/>
          <w:noProof/>
          <w:sz w:val="22"/>
          <w:szCs w:val="22"/>
          <w:lang w:val="en-GB" w:eastAsia="en-GB"/>
        </w:rPr>
      </w:pPr>
      <w:ins w:id="220"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"_Toc10206768"</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4.2.5</w:t>
        </w:r>
        <w:r w:rsidRPr="00EE30CC">
          <w:rPr>
            <w:rStyle w:val="Hyperlink"/>
            <w:noProof/>
          </w:rPr>
          <w:t xml:space="preserve"> Component Base64Data</w:t>
        </w:r>
        <w:r>
          <w:rPr>
            <w:noProof/>
            <w:webHidden/>
          </w:rPr>
          <w:tab/>
        </w:r>
        <w:r>
          <w:rPr>
            <w:noProof/>
            <w:webHidden/>
          </w:rPr>
          <w:fldChar w:fldCharType="begin"/>
        </w:r>
        <w:r>
          <w:rPr>
            <w:noProof/>
            <w:webHidden/>
          </w:rPr>
          <w:instrText xml:space="preserve"> PAGEREF _Toc10206768 \h </w:instrText>
        </w:r>
      </w:ins>
      <w:r>
        <w:rPr>
          <w:noProof/>
          <w:webHidden/>
        </w:rPr>
      </w:r>
      <w:r>
        <w:rPr>
          <w:noProof/>
          <w:webHidden/>
        </w:rPr>
        <w:fldChar w:fldCharType="separate"/>
      </w:r>
      <w:ins w:id="221" w:author="Andreas Kuehne" w:date="2019-05-31T12:48:00Z">
        <w:r>
          <w:rPr>
            <w:noProof/>
            <w:webHidden/>
          </w:rPr>
          <w:t>29</w:t>
        </w:r>
        <w:r>
          <w:rPr>
            <w:noProof/>
            <w:webHidden/>
          </w:rPr>
          <w:fldChar w:fldCharType="end"/>
        </w:r>
        <w:r w:rsidRPr="00EE30CC">
          <w:rPr>
            <w:rStyle w:val="Hyperlink"/>
            <w:noProof/>
          </w:rPr>
          <w:fldChar w:fldCharType="end"/>
        </w:r>
      </w:ins>
    </w:p>
    <w:p w14:paraId="39790443" w14:textId="48C75556" w:rsidR="00DC7A78" w:rsidRDefault="00DC7A78">
      <w:pPr>
        <w:pStyle w:val="Verzeichnis4"/>
        <w:tabs>
          <w:tab w:val="right" w:leader="dot" w:pos="9350"/>
        </w:tabs>
        <w:rPr>
          <w:ins w:id="222" w:author="Andreas Kuehne" w:date="2019-05-31T12:48:00Z"/>
          <w:rFonts w:asciiTheme="minorHAnsi" w:eastAsiaTheme="minorEastAsia" w:hAnsiTheme="minorHAnsi" w:cstheme="minorBidi"/>
          <w:noProof/>
          <w:sz w:val="22"/>
          <w:szCs w:val="22"/>
          <w:lang w:val="en-GB" w:eastAsia="en-GB"/>
        </w:rPr>
      </w:pPr>
      <w:ins w:id="223"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"_Toc10206769"</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4.2.5.1</w:t>
        </w:r>
        <w:r w:rsidRPr="00EE30CC">
          <w:rPr>
            <w:rStyle w:val="Hyperlink"/>
            <w:noProof/>
          </w:rPr>
          <w:t xml:space="preserve"> Base64Data – JSON Syntax</w:t>
        </w:r>
        <w:r>
          <w:rPr>
            <w:noProof/>
            <w:webHidden/>
          </w:rPr>
          <w:tab/>
        </w:r>
        <w:r>
          <w:rPr>
            <w:noProof/>
            <w:webHidden/>
          </w:rPr>
          <w:fldChar w:fldCharType="begin"/>
        </w:r>
        <w:r>
          <w:rPr>
            <w:noProof/>
            <w:webHidden/>
          </w:rPr>
          <w:instrText xml:space="preserve"> PAGEREF _Toc10206769 \h </w:instrText>
        </w:r>
      </w:ins>
      <w:r>
        <w:rPr>
          <w:noProof/>
          <w:webHidden/>
        </w:rPr>
      </w:r>
      <w:r>
        <w:rPr>
          <w:noProof/>
          <w:webHidden/>
        </w:rPr>
        <w:fldChar w:fldCharType="separate"/>
      </w:r>
      <w:ins w:id="224" w:author="Andreas Kuehne" w:date="2019-05-31T12:48:00Z">
        <w:r>
          <w:rPr>
            <w:noProof/>
            <w:webHidden/>
          </w:rPr>
          <w:t>30</w:t>
        </w:r>
        <w:r>
          <w:rPr>
            <w:noProof/>
            <w:webHidden/>
          </w:rPr>
          <w:fldChar w:fldCharType="end"/>
        </w:r>
        <w:r w:rsidRPr="00EE30CC">
          <w:rPr>
            <w:rStyle w:val="Hyperlink"/>
            <w:noProof/>
          </w:rPr>
          <w:fldChar w:fldCharType="end"/>
        </w:r>
      </w:ins>
    </w:p>
    <w:p w14:paraId="72A55015" w14:textId="7B95F113" w:rsidR="00DC7A78" w:rsidRDefault="00DC7A78">
      <w:pPr>
        <w:pStyle w:val="Verzeichnis4"/>
        <w:tabs>
          <w:tab w:val="right" w:leader="dot" w:pos="9350"/>
        </w:tabs>
        <w:rPr>
          <w:ins w:id="225" w:author="Andreas Kuehne" w:date="2019-05-31T12:48:00Z"/>
          <w:rFonts w:asciiTheme="minorHAnsi" w:eastAsiaTheme="minorEastAsia" w:hAnsiTheme="minorHAnsi" w:cstheme="minorBidi"/>
          <w:noProof/>
          <w:sz w:val="22"/>
          <w:szCs w:val="22"/>
          <w:lang w:val="en-GB" w:eastAsia="en-GB"/>
        </w:rPr>
      </w:pPr>
      <w:ins w:id="226"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"_Toc10206770"</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4.2.5.2</w:t>
        </w:r>
        <w:r w:rsidRPr="00EE30CC">
          <w:rPr>
            <w:rStyle w:val="Hyperlink"/>
            <w:noProof/>
          </w:rPr>
          <w:t xml:space="preserve"> Base64Data – XML Syntax</w:t>
        </w:r>
        <w:r>
          <w:rPr>
            <w:noProof/>
            <w:webHidden/>
          </w:rPr>
          <w:tab/>
        </w:r>
        <w:r>
          <w:rPr>
            <w:noProof/>
            <w:webHidden/>
          </w:rPr>
          <w:fldChar w:fldCharType="begin"/>
        </w:r>
        <w:r>
          <w:rPr>
            <w:noProof/>
            <w:webHidden/>
          </w:rPr>
          <w:instrText xml:space="preserve"> PAGEREF _Toc10206770 \h </w:instrText>
        </w:r>
      </w:ins>
      <w:r>
        <w:rPr>
          <w:noProof/>
          <w:webHidden/>
        </w:rPr>
      </w:r>
      <w:r>
        <w:rPr>
          <w:noProof/>
          <w:webHidden/>
        </w:rPr>
        <w:fldChar w:fldCharType="separate"/>
      </w:r>
      <w:ins w:id="227" w:author="Andreas Kuehne" w:date="2019-05-31T12:48:00Z">
        <w:r>
          <w:rPr>
            <w:noProof/>
            <w:webHidden/>
          </w:rPr>
          <w:t>31</w:t>
        </w:r>
        <w:r>
          <w:rPr>
            <w:noProof/>
            <w:webHidden/>
          </w:rPr>
          <w:fldChar w:fldCharType="end"/>
        </w:r>
        <w:r w:rsidRPr="00EE30CC">
          <w:rPr>
            <w:rStyle w:val="Hyperlink"/>
            <w:noProof/>
          </w:rPr>
          <w:fldChar w:fldCharType="end"/>
        </w:r>
      </w:ins>
    </w:p>
    <w:p w14:paraId="4AFE3C5A" w14:textId="2DA0C9EE" w:rsidR="00DC7A78" w:rsidRDefault="00DC7A78">
      <w:pPr>
        <w:pStyle w:val="Verzeichnis3"/>
        <w:tabs>
          <w:tab w:val="right" w:leader="dot" w:pos="9350"/>
        </w:tabs>
        <w:rPr>
          <w:ins w:id="228" w:author="Andreas Kuehne" w:date="2019-05-31T12:48:00Z"/>
          <w:rFonts w:asciiTheme="minorHAnsi" w:eastAsiaTheme="minorEastAsia" w:hAnsiTheme="minorHAnsi" w:cstheme="minorBidi"/>
          <w:noProof/>
          <w:sz w:val="22"/>
          <w:szCs w:val="22"/>
          <w:lang w:val="en-GB" w:eastAsia="en-GB"/>
        </w:rPr>
      </w:pPr>
      <w:ins w:id="229"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"_Toc10206771"</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4.2.6</w:t>
        </w:r>
        <w:r w:rsidRPr="00EE30CC">
          <w:rPr>
            <w:rStyle w:val="Hyperlink"/>
            <w:noProof/>
          </w:rPr>
          <w:t xml:space="preserve"> Component SignaturePtr</w:t>
        </w:r>
        <w:r>
          <w:rPr>
            <w:noProof/>
            <w:webHidden/>
          </w:rPr>
          <w:tab/>
        </w:r>
        <w:r>
          <w:rPr>
            <w:noProof/>
            <w:webHidden/>
          </w:rPr>
          <w:fldChar w:fldCharType="begin"/>
        </w:r>
        <w:r>
          <w:rPr>
            <w:noProof/>
            <w:webHidden/>
          </w:rPr>
          <w:instrText xml:space="preserve"> PAGEREF _Toc10206771 \h </w:instrText>
        </w:r>
      </w:ins>
      <w:r>
        <w:rPr>
          <w:noProof/>
          <w:webHidden/>
        </w:rPr>
      </w:r>
      <w:r>
        <w:rPr>
          <w:noProof/>
          <w:webHidden/>
        </w:rPr>
        <w:fldChar w:fldCharType="separate"/>
      </w:r>
      <w:ins w:id="230" w:author="Andreas Kuehne" w:date="2019-05-31T12:48:00Z">
        <w:r>
          <w:rPr>
            <w:noProof/>
            <w:webHidden/>
          </w:rPr>
          <w:t>32</w:t>
        </w:r>
        <w:r>
          <w:rPr>
            <w:noProof/>
            <w:webHidden/>
          </w:rPr>
          <w:fldChar w:fldCharType="end"/>
        </w:r>
        <w:r w:rsidRPr="00EE30CC">
          <w:rPr>
            <w:rStyle w:val="Hyperlink"/>
            <w:noProof/>
          </w:rPr>
          <w:fldChar w:fldCharType="end"/>
        </w:r>
      </w:ins>
    </w:p>
    <w:p w14:paraId="165E12F4" w14:textId="3D73DBB4" w:rsidR="00DC7A78" w:rsidRDefault="00DC7A78">
      <w:pPr>
        <w:pStyle w:val="Verzeichnis4"/>
        <w:tabs>
          <w:tab w:val="right" w:leader="dot" w:pos="9350"/>
        </w:tabs>
        <w:rPr>
          <w:ins w:id="231" w:author="Andreas Kuehne" w:date="2019-05-31T12:48:00Z"/>
          <w:rFonts w:asciiTheme="minorHAnsi" w:eastAsiaTheme="minorEastAsia" w:hAnsiTheme="minorHAnsi" w:cstheme="minorBidi"/>
          <w:noProof/>
          <w:sz w:val="22"/>
          <w:szCs w:val="22"/>
          <w:lang w:val="en-GB" w:eastAsia="en-GB"/>
        </w:rPr>
      </w:pPr>
      <w:ins w:id="232"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"_Toc10206772"</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4.2.6.1</w:t>
        </w:r>
        <w:r w:rsidRPr="00EE30CC">
          <w:rPr>
            <w:rStyle w:val="Hyperlink"/>
            <w:noProof/>
          </w:rPr>
          <w:t xml:space="preserve"> SignaturePtr – JSON Syntax</w:t>
        </w:r>
        <w:r>
          <w:rPr>
            <w:noProof/>
            <w:webHidden/>
          </w:rPr>
          <w:tab/>
        </w:r>
        <w:r>
          <w:rPr>
            <w:noProof/>
            <w:webHidden/>
          </w:rPr>
          <w:fldChar w:fldCharType="begin"/>
        </w:r>
        <w:r>
          <w:rPr>
            <w:noProof/>
            <w:webHidden/>
          </w:rPr>
          <w:instrText xml:space="preserve"> PAGEREF _Toc10206772 \h </w:instrText>
        </w:r>
      </w:ins>
      <w:r>
        <w:rPr>
          <w:noProof/>
          <w:webHidden/>
        </w:rPr>
      </w:r>
      <w:r>
        <w:rPr>
          <w:noProof/>
          <w:webHidden/>
        </w:rPr>
        <w:fldChar w:fldCharType="separate"/>
      </w:r>
      <w:ins w:id="233" w:author="Andreas Kuehne" w:date="2019-05-31T12:48:00Z">
        <w:r>
          <w:rPr>
            <w:noProof/>
            <w:webHidden/>
          </w:rPr>
          <w:t>32</w:t>
        </w:r>
        <w:r>
          <w:rPr>
            <w:noProof/>
            <w:webHidden/>
          </w:rPr>
          <w:fldChar w:fldCharType="end"/>
        </w:r>
        <w:r w:rsidRPr="00EE30CC">
          <w:rPr>
            <w:rStyle w:val="Hyperlink"/>
            <w:noProof/>
          </w:rPr>
          <w:fldChar w:fldCharType="end"/>
        </w:r>
      </w:ins>
    </w:p>
    <w:p w14:paraId="3209CE58" w14:textId="66AD03CC" w:rsidR="00DC7A78" w:rsidRDefault="00DC7A78">
      <w:pPr>
        <w:pStyle w:val="Verzeichnis4"/>
        <w:tabs>
          <w:tab w:val="right" w:leader="dot" w:pos="9350"/>
        </w:tabs>
        <w:rPr>
          <w:ins w:id="234" w:author="Andreas Kuehne" w:date="2019-05-31T12:48:00Z"/>
          <w:rFonts w:asciiTheme="minorHAnsi" w:eastAsiaTheme="minorEastAsia" w:hAnsiTheme="minorHAnsi" w:cstheme="minorBidi"/>
          <w:noProof/>
          <w:sz w:val="22"/>
          <w:szCs w:val="22"/>
          <w:lang w:val="en-GB" w:eastAsia="en-GB"/>
        </w:rPr>
      </w:pPr>
      <w:ins w:id="235"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"_Toc10206773"</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4.2.6.2</w:t>
        </w:r>
        <w:r w:rsidRPr="00EE30CC">
          <w:rPr>
            <w:rStyle w:val="Hyperlink"/>
            <w:noProof/>
          </w:rPr>
          <w:t xml:space="preserve"> SignaturePtr – XML Syntax</w:t>
        </w:r>
        <w:r>
          <w:rPr>
            <w:noProof/>
            <w:webHidden/>
          </w:rPr>
          <w:tab/>
        </w:r>
        <w:r>
          <w:rPr>
            <w:noProof/>
            <w:webHidden/>
          </w:rPr>
          <w:fldChar w:fldCharType="begin"/>
        </w:r>
        <w:r>
          <w:rPr>
            <w:noProof/>
            <w:webHidden/>
          </w:rPr>
          <w:instrText xml:space="preserve"> PAGEREF _Toc10206773 \h </w:instrText>
        </w:r>
      </w:ins>
      <w:r>
        <w:rPr>
          <w:noProof/>
          <w:webHidden/>
        </w:rPr>
      </w:r>
      <w:r>
        <w:rPr>
          <w:noProof/>
          <w:webHidden/>
        </w:rPr>
        <w:fldChar w:fldCharType="separate"/>
      </w:r>
      <w:ins w:id="236" w:author="Andreas Kuehne" w:date="2019-05-31T12:48:00Z">
        <w:r>
          <w:rPr>
            <w:noProof/>
            <w:webHidden/>
          </w:rPr>
          <w:t>33</w:t>
        </w:r>
        <w:r>
          <w:rPr>
            <w:noProof/>
            <w:webHidden/>
          </w:rPr>
          <w:fldChar w:fldCharType="end"/>
        </w:r>
        <w:r w:rsidRPr="00EE30CC">
          <w:rPr>
            <w:rStyle w:val="Hyperlink"/>
            <w:noProof/>
          </w:rPr>
          <w:fldChar w:fldCharType="end"/>
        </w:r>
      </w:ins>
    </w:p>
    <w:p w14:paraId="3D3DC62F" w14:textId="44BAE863" w:rsidR="00DC7A78" w:rsidRDefault="00DC7A78">
      <w:pPr>
        <w:pStyle w:val="Verzeichnis3"/>
        <w:tabs>
          <w:tab w:val="right" w:leader="dot" w:pos="9350"/>
        </w:tabs>
        <w:rPr>
          <w:ins w:id="237" w:author="Andreas Kuehne" w:date="2019-05-31T12:48:00Z"/>
          <w:rFonts w:asciiTheme="minorHAnsi" w:eastAsiaTheme="minorEastAsia" w:hAnsiTheme="minorHAnsi" w:cstheme="minorBidi"/>
          <w:noProof/>
          <w:sz w:val="22"/>
          <w:szCs w:val="22"/>
          <w:lang w:val="en-GB" w:eastAsia="en-GB"/>
        </w:rPr>
      </w:pPr>
      <w:ins w:id="238"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"_Toc10206774"</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4.2.7</w:t>
        </w:r>
        <w:r w:rsidRPr="00EE30CC">
          <w:rPr>
            <w:rStyle w:val="Hyperlink"/>
            <w:noProof/>
          </w:rPr>
          <w:t xml:space="preserve"> Component Result</w:t>
        </w:r>
        <w:r>
          <w:rPr>
            <w:noProof/>
            <w:webHidden/>
          </w:rPr>
          <w:tab/>
        </w:r>
        <w:r>
          <w:rPr>
            <w:noProof/>
            <w:webHidden/>
          </w:rPr>
          <w:fldChar w:fldCharType="begin"/>
        </w:r>
        <w:r>
          <w:rPr>
            <w:noProof/>
            <w:webHidden/>
          </w:rPr>
          <w:instrText xml:space="preserve"> PAGEREF _Toc10206774 \h </w:instrText>
        </w:r>
      </w:ins>
      <w:r>
        <w:rPr>
          <w:noProof/>
          <w:webHidden/>
        </w:rPr>
      </w:r>
      <w:r>
        <w:rPr>
          <w:noProof/>
          <w:webHidden/>
        </w:rPr>
        <w:fldChar w:fldCharType="separate"/>
      </w:r>
      <w:ins w:id="239" w:author="Andreas Kuehne" w:date="2019-05-31T12:48:00Z">
        <w:r>
          <w:rPr>
            <w:noProof/>
            <w:webHidden/>
          </w:rPr>
          <w:t>34</w:t>
        </w:r>
        <w:r>
          <w:rPr>
            <w:noProof/>
            <w:webHidden/>
          </w:rPr>
          <w:fldChar w:fldCharType="end"/>
        </w:r>
        <w:r w:rsidRPr="00EE30CC">
          <w:rPr>
            <w:rStyle w:val="Hyperlink"/>
            <w:noProof/>
          </w:rPr>
          <w:fldChar w:fldCharType="end"/>
        </w:r>
      </w:ins>
    </w:p>
    <w:p w14:paraId="05E8C61B" w14:textId="28CEE760" w:rsidR="00DC7A78" w:rsidRDefault="00DC7A78">
      <w:pPr>
        <w:pStyle w:val="Verzeichnis4"/>
        <w:tabs>
          <w:tab w:val="right" w:leader="dot" w:pos="9350"/>
        </w:tabs>
        <w:rPr>
          <w:ins w:id="240" w:author="Andreas Kuehne" w:date="2019-05-31T12:48:00Z"/>
          <w:rFonts w:asciiTheme="minorHAnsi" w:eastAsiaTheme="minorEastAsia" w:hAnsiTheme="minorHAnsi" w:cstheme="minorBidi"/>
          <w:noProof/>
          <w:sz w:val="22"/>
          <w:szCs w:val="22"/>
          <w:lang w:val="en-GB" w:eastAsia="en-GB"/>
        </w:rPr>
      </w:pPr>
      <w:ins w:id="241"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"_Toc10206775"</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4.2.7.1</w:t>
        </w:r>
        <w:r w:rsidRPr="00EE30CC">
          <w:rPr>
            <w:rStyle w:val="Hyperlink"/>
            <w:noProof/>
          </w:rPr>
          <w:t xml:space="preserve"> Result – JSON Syntax</w:t>
        </w:r>
        <w:r>
          <w:rPr>
            <w:noProof/>
            <w:webHidden/>
          </w:rPr>
          <w:tab/>
        </w:r>
        <w:r>
          <w:rPr>
            <w:noProof/>
            <w:webHidden/>
          </w:rPr>
          <w:fldChar w:fldCharType="begin"/>
        </w:r>
        <w:r>
          <w:rPr>
            <w:noProof/>
            <w:webHidden/>
          </w:rPr>
          <w:instrText xml:space="preserve"> PAGEREF _Toc10206775 \h </w:instrText>
        </w:r>
      </w:ins>
      <w:r>
        <w:rPr>
          <w:noProof/>
          <w:webHidden/>
        </w:rPr>
      </w:r>
      <w:r>
        <w:rPr>
          <w:noProof/>
          <w:webHidden/>
        </w:rPr>
        <w:fldChar w:fldCharType="separate"/>
      </w:r>
      <w:ins w:id="242" w:author="Andreas Kuehne" w:date="2019-05-31T12:48:00Z">
        <w:r>
          <w:rPr>
            <w:noProof/>
            <w:webHidden/>
          </w:rPr>
          <w:t>34</w:t>
        </w:r>
        <w:r>
          <w:rPr>
            <w:noProof/>
            <w:webHidden/>
          </w:rPr>
          <w:fldChar w:fldCharType="end"/>
        </w:r>
        <w:r w:rsidRPr="00EE30CC">
          <w:rPr>
            <w:rStyle w:val="Hyperlink"/>
            <w:noProof/>
          </w:rPr>
          <w:fldChar w:fldCharType="end"/>
        </w:r>
      </w:ins>
    </w:p>
    <w:p w14:paraId="4E04A2CB" w14:textId="263022C6" w:rsidR="00DC7A78" w:rsidRDefault="00DC7A78">
      <w:pPr>
        <w:pStyle w:val="Verzeichnis4"/>
        <w:tabs>
          <w:tab w:val="right" w:leader="dot" w:pos="9350"/>
        </w:tabs>
        <w:rPr>
          <w:ins w:id="243" w:author="Andreas Kuehne" w:date="2019-05-31T12:48:00Z"/>
          <w:rFonts w:asciiTheme="minorHAnsi" w:eastAsiaTheme="minorEastAsia" w:hAnsiTheme="minorHAnsi" w:cstheme="minorBidi"/>
          <w:noProof/>
          <w:sz w:val="22"/>
          <w:szCs w:val="22"/>
          <w:lang w:val="en-GB" w:eastAsia="en-GB"/>
        </w:rPr>
      </w:pPr>
      <w:ins w:id="244"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"_Toc10206776"</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4.2.7.2</w:t>
        </w:r>
        <w:r w:rsidRPr="00EE30CC">
          <w:rPr>
            <w:rStyle w:val="Hyperlink"/>
            <w:noProof/>
          </w:rPr>
          <w:t xml:space="preserve"> Result – XML Syntax</w:t>
        </w:r>
        <w:r>
          <w:rPr>
            <w:noProof/>
            <w:webHidden/>
          </w:rPr>
          <w:tab/>
        </w:r>
        <w:r>
          <w:rPr>
            <w:noProof/>
            <w:webHidden/>
          </w:rPr>
          <w:fldChar w:fldCharType="begin"/>
        </w:r>
        <w:r>
          <w:rPr>
            <w:noProof/>
            <w:webHidden/>
          </w:rPr>
          <w:instrText xml:space="preserve"> PAGEREF _Toc10206776 \h </w:instrText>
        </w:r>
      </w:ins>
      <w:r>
        <w:rPr>
          <w:noProof/>
          <w:webHidden/>
        </w:rPr>
      </w:r>
      <w:r>
        <w:rPr>
          <w:noProof/>
          <w:webHidden/>
        </w:rPr>
        <w:fldChar w:fldCharType="separate"/>
      </w:r>
      <w:ins w:id="245" w:author="Andreas Kuehne" w:date="2019-05-31T12:48:00Z">
        <w:r>
          <w:rPr>
            <w:noProof/>
            <w:webHidden/>
          </w:rPr>
          <w:t>35</w:t>
        </w:r>
        <w:r>
          <w:rPr>
            <w:noProof/>
            <w:webHidden/>
          </w:rPr>
          <w:fldChar w:fldCharType="end"/>
        </w:r>
        <w:r w:rsidRPr="00EE30CC">
          <w:rPr>
            <w:rStyle w:val="Hyperlink"/>
            <w:noProof/>
          </w:rPr>
          <w:fldChar w:fldCharType="end"/>
        </w:r>
      </w:ins>
    </w:p>
    <w:p w14:paraId="22E62D4D" w14:textId="148CEBCA" w:rsidR="00DC7A78" w:rsidRDefault="00DC7A78">
      <w:pPr>
        <w:pStyle w:val="Verzeichnis3"/>
        <w:tabs>
          <w:tab w:val="right" w:leader="dot" w:pos="9350"/>
        </w:tabs>
        <w:rPr>
          <w:ins w:id="246" w:author="Andreas Kuehne" w:date="2019-05-31T12:48:00Z"/>
          <w:rFonts w:asciiTheme="minorHAnsi" w:eastAsiaTheme="minorEastAsia" w:hAnsiTheme="minorHAnsi" w:cstheme="minorBidi"/>
          <w:noProof/>
          <w:sz w:val="22"/>
          <w:szCs w:val="22"/>
          <w:lang w:val="en-GB" w:eastAsia="en-GB"/>
        </w:rPr>
      </w:pPr>
      <w:ins w:id="247"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"_Toc10206777"</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4.2.8</w:t>
        </w:r>
        <w:r w:rsidRPr="00EE30CC">
          <w:rPr>
            <w:rStyle w:val="Hyperlink"/>
            <w:noProof/>
          </w:rPr>
          <w:t xml:space="preserve"> Component OptionalInputs</w:t>
        </w:r>
        <w:r>
          <w:rPr>
            <w:noProof/>
            <w:webHidden/>
          </w:rPr>
          <w:tab/>
        </w:r>
        <w:r>
          <w:rPr>
            <w:noProof/>
            <w:webHidden/>
          </w:rPr>
          <w:fldChar w:fldCharType="begin"/>
        </w:r>
        <w:r>
          <w:rPr>
            <w:noProof/>
            <w:webHidden/>
          </w:rPr>
          <w:instrText xml:space="preserve"> PAGEREF _Toc10206777 \h </w:instrText>
        </w:r>
      </w:ins>
      <w:r>
        <w:rPr>
          <w:noProof/>
          <w:webHidden/>
        </w:rPr>
      </w:r>
      <w:r>
        <w:rPr>
          <w:noProof/>
          <w:webHidden/>
        </w:rPr>
        <w:fldChar w:fldCharType="separate"/>
      </w:r>
      <w:ins w:id="248" w:author="Andreas Kuehne" w:date="2019-05-31T12:48:00Z">
        <w:r>
          <w:rPr>
            <w:noProof/>
            <w:webHidden/>
          </w:rPr>
          <w:t>36</w:t>
        </w:r>
        <w:r>
          <w:rPr>
            <w:noProof/>
            <w:webHidden/>
          </w:rPr>
          <w:fldChar w:fldCharType="end"/>
        </w:r>
        <w:r w:rsidRPr="00EE30CC">
          <w:rPr>
            <w:rStyle w:val="Hyperlink"/>
            <w:noProof/>
          </w:rPr>
          <w:fldChar w:fldCharType="end"/>
        </w:r>
      </w:ins>
    </w:p>
    <w:p w14:paraId="7364977F" w14:textId="7662B1F2" w:rsidR="00DC7A78" w:rsidRDefault="00DC7A78">
      <w:pPr>
        <w:pStyle w:val="Verzeichnis4"/>
        <w:tabs>
          <w:tab w:val="right" w:leader="dot" w:pos="9350"/>
        </w:tabs>
        <w:rPr>
          <w:ins w:id="249" w:author="Andreas Kuehne" w:date="2019-05-31T12:48:00Z"/>
          <w:rFonts w:asciiTheme="minorHAnsi" w:eastAsiaTheme="minorEastAsia" w:hAnsiTheme="minorHAnsi" w:cstheme="minorBidi"/>
          <w:noProof/>
          <w:sz w:val="22"/>
          <w:szCs w:val="22"/>
          <w:lang w:val="en-GB" w:eastAsia="en-GB"/>
        </w:rPr>
      </w:pPr>
      <w:ins w:id="250"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"_Toc10206778"</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4.2.8.1</w:t>
        </w:r>
        <w:r w:rsidRPr="00EE30CC">
          <w:rPr>
            <w:rStyle w:val="Hyperlink"/>
            <w:noProof/>
          </w:rPr>
          <w:t xml:space="preserve"> OptionalInputs – JSON Syntax</w:t>
        </w:r>
        <w:r>
          <w:rPr>
            <w:noProof/>
            <w:webHidden/>
          </w:rPr>
          <w:tab/>
        </w:r>
        <w:r>
          <w:rPr>
            <w:noProof/>
            <w:webHidden/>
          </w:rPr>
          <w:fldChar w:fldCharType="begin"/>
        </w:r>
        <w:r>
          <w:rPr>
            <w:noProof/>
            <w:webHidden/>
          </w:rPr>
          <w:instrText xml:space="preserve"> PAGEREF _Toc10206778 \h </w:instrText>
        </w:r>
      </w:ins>
      <w:r>
        <w:rPr>
          <w:noProof/>
          <w:webHidden/>
        </w:rPr>
      </w:r>
      <w:r>
        <w:rPr>
          <w:noProof/>
          <w:webHidden/>
        </w:rPr>
        <w:fldChar w:fldCharType="separate"/>
      </w:r>
      <w:ins w:id="251" w:author="Andreas Kuehne" w:date="2019-05-31T12:48:00Z">
        <w:r>
          <w:rPr>
            <w:noProof/>
            <w:webHidden/>
          </w:rPr>
          <w:t>36</w:t>
        </w:r>
        <w:r>
          <w:rPr>
            <w:noProof/>
            <w:webHidden/>
          </w:rPr>
          <w:fldChar w:fldCharType="end"/>
        </w:r>
        <w:r w:rsidRPr="00EE30CC">
          <w:rPr>
            <w:rStyle w:val="Hyperlink"/>
            <w:noProof/>
          </w:rPr>
          <w:fldChar w:fldCharType="end"/>
        </w:r>
      </w:ins>
    </w:p>
    <w:p w14:paraId="7514C9A3" w14:textId="108F633B" w:rsidR="00DC7A78" w:rsidRDefault="00DC7A78">
      <w:pPr>
        <w:pStyle w:val="Verzeichnis4"/>
        <w:tabs>
          <w:tab w:val="right" w:leader="dot" w:pos="9350"/>
        </w:tabs>
        <w:rPr>
          <w:ins w:id="252" w:author="Andreas Kuehne" w:date="2019-05-31T12:48:00Z"/>
          <w:rFonts w:asciiTheme="minorHAnsi" w:eastAsiaTheme="minorEastAsia" w:hAnsiTheme="minorHAnsi" w:cstheme="minorBidi"/>
          <w:noProof/>
          <w:sz w:val="22"/>
          <w:szCs w:val="22"/>
          <w:lang w:val="en-GB" w:eastAsia="en-GB"/>
        </w:rPr>
      </w:pPr>
      <w:ins w:id="253"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"_Toc10206779"</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4.2.8.2</w:t>
        </w:r>
        <w:r w:rsidRPr="00EE30CC">
          <w:rPr>
            <w:rStyle w:val="Hyperlink"/>
            <w:noProof/>
          </w:rPr>
          <w:t xml:space="preserve"> OptionalInputs – XML Syntax</w:t>
        </w:r>
        <w:r>
          <w:rPr>
            <w:noProof/>
            <w:webHidden/>
          </w:rPr>
          <w:tab/>
        </w:r>
        <w:r>
          <w:rPr>
            <w:noProof/>
            <w:webHidden/>
          </w:rPr>
          <w:fldChar w:fldCharType="begin"/>
        </w:r>
        <w:r>
          <w:rPr>
            <w:noProof/>
            <w:webHidden/>
          </w:rPr>
          <w:instrText xml:space="preserve"> PAGEREF _Toc10206779 \h </w:instrText>
        </w:r>
      </w:ins>
      <w:r>
        <w:rPr>
          <w:noProof/>
          <w:webHidden/>
        </w:rPr>
      </w:r>
      <w:r>
        <w:rPr>
          <w:noProof/>
          <w:webHidden/>
        </w:rPr>
        <w:fldChar w:fldCharType="separate"/>
      </w:r>
      <w:ins w:id="254" w:author="Andreas Kuehne" w:date="2019-05-31T12:48:00Z">
        <w:r>
          <w:rPr>
            <w:noProof/>
            <w:webHidden/>
          </w:rPr>
          <w:t>36</w:t>
        </w:r>
        <w:r>
          <w:rPr>
            <w:noProof/>
            <w:webHidden/>
          </w:rPr>
          <w:fldChar w:fldCharType="end"/>
        </w:r>
        <w:r w:rsidRPr="00EE30CC">
          <w:rPr>
            <w:rStyle w:val="Hyperlink"/>
            <w:noProof/>
          </w:rPr>
          <w:fldChar w:fldCharType="end"/>
        </w:r>
      </w:ins>
    </w:p>
    <w:p w14:paraId="39885EA3" w14:textId="5E3DB777" w:rsidR="00DC7A78" w:rsidRDefault="00DC7A78">
      <w:pPr>
        <w:pStyle w:val="Verzeichnis3"/>
        <w:tabs>
          <w:tab w:val="right" w:leader="dot" w:pos="9350"/>
        </w:tabs>
        <w:rPr>
          <w:ins w:id="255" w:author="Andreas Kuehne" w:date="2019-05-31T12:48:00Z"/>
          <w:rFonts w:asciiTheme="minorHAnsi" w:eastAsiaTheme="minorEastAsia" w:hAnsiTheme="minorHAnsi" w:cstheme="minorBidi"/>
          <w:noProof/>
          <w:sz w:val="22"/>
          <w:szCs w:val="22"/>
          <w:lang w:val="en-GB" w:eastAsia="en-GB"/>
        </w:rPr>
      </w:pPr>
      <w:ins w:id="256"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"_Toc10206780"</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4.2.9</w:t>
        </w:r>
        <w:r w:rsidRPr="00EE30CC">
          <w:rPr>
            <w:rStyle w:val="Hyperlink"/>
            <w:noProof/>
          </w:rPr>
          <w:t xml:space="preserve"> Component OptionalOutputs</w:t>
        </w:r>
        <w:r>
          <w:rPr>
            <w:noProof/>
            <w:webHidden/>
          </w:rPr>
          <w:tab/>
        </w:r>
        <w:r>
          <w:rPr>
            <w:noProof/>
            <w:webHidden/>
          </w:rPr>
          <w:fldChar w:fldCharType="begin"/>
        </w:r>
        <w:r>
          <w:rPr>
            <w:noProof/>
            <w:webHidden/>
          </w:rPr>
          <w:instrText xml:space="preserve"> PAGEREF _Toc10206780 \h </w:instrText>
        </w:r>
      </w:ins>
      <w:r>
        <w:rPr>
          <w:noProof/>
          <w:webHidden/>
        </w:rPr>
      </w:r>
      <w:r>
        <w:rPr>
          <w:noProof/>
          <w:webHidden/>
        </w:rPr>
        <w:fldChar w:fldCharType="separate"/>
      </w:r>
      <w:ins w:id="257" w:author="Andreas Kuehne" w:date="2019-05-31T12:48:00Z">
        <w:r>
          <w:rPr>
            <w:noProof/>
            <w:webHidden/>
          </w:rPr>
          <w:t>36</w:t>
        </w:r>
        <w:r>
          <w:rPr>
            <w:noProof/>
            <w:webHidden/>
          </w:rPr>
          <w:fldChar w:fldCharType="end"/>
        </w:r>
        <w:r w:rsidRPr="00EE30CC">
          <w:rPr>
            <w:rStyle w:val="Hyperlink"/>
            <w:noProof/>
          </w:rPr>
          <w:fldChar w:fldCharType="end"/>
        </w:r>
      </w:ins>
    </w:p>
    <w:p w14:paraId="3FA366C3" w14:textId="2C937FCC" w:rsidR="00DC7A78" w:rsidRDefault="00DC7A78">
      <w:pPr>
        <w:pStyle w:val="Verzeichnis4"/>
        <w:tabs>
          <w:tab w:val="right" w:leader="dot" w:pos="9350"/>
        </w:tabs>
        <w:rPr>
          <w:ins w:id="258" w:author="Andreas Kuehne" w:date="2019-05-31T12:48:00Z"/>
          <w:rFonts w:asciiTheme="minorHAnsi" w:eastAsiaTheme="minorEastAsia" w:hAnsiTheme="minorHAnsi" w:cstheme="minorBidi"/>
          <w:noProof/>
          <w:sz w:val="22"/>
          <w:szCs w:val="22"/>
          <w:lang w:val="en-GB" w:eastAsia="en-GB"/>
        </w:rPr>
      </w:pPr>
      <w:ins w:id="259"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"_Toc10206781"</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4.2.9.1</w:t>
        </w:r>
        <w:r w:rsidRPr="00EE30CC">
          <w:rPr>
            <w:rStyle w:val="Hyperlink"/>
            <w:noProof/>
          </w:rPr>
          <w:t xml:space="preserve"> OptionalOutputs – JSON Syntax</w:t>
        </w:r>
        <w:r>
          <w:rPr>
            <w:noProof/>
            <w:webHidden/>
          </w:rPr>
          <w:tab/>
        </w:r>
        <w:r>
          <w:rPr>
            <w:noProof/>
            <w:webHidden/>
          </w:rPr>
          <w:fldChar w:fldCharType="begin"/>
        </w:r>
        <w:r>
          <w:rPr>
            <w:noProof/>
            <w:webHidden/>
          </w:rPr>
          <w:instrText xml:space="preserve"> PAGEREF _Toc10206781 \h </w:instrText>
        </w:r>
      </w:ins>
      <w:r>
        <w:rPr>
          <w:noProof/>
          <w:webHidden/>
        </w:rPr>
      </w:r>
      <w:r>
        <w:rPr>
          <w:noProof/>
          <w:webHidden/>
        </w:rPr>
        <w:fldChar w:fldCharType="separate"/>
      </w:r>
      <w:ins w:id="260" w:author="Andreas Kuehne" w:date="2019-05-31T12:48:00Z">
        <w:r>
          <w:rPr>
            <w:noProof/>
            <w:webHidden/>
          </w:rPr>
          <w:t>37</w:t>
        </w:r>
        <w:r>
          <w:rPr>
            <w:noProof/>
            <w:webHidden/>
          </w:rPr>
          <w:fldChar w:fldCharType="end"/>
        </w:r>
        <w:r w:rsidRPr="00EE30CC">
          <w:rPr>
            <w:rStyle w:val="Hyperlink"/>
            <w:noProof/>
          </w:rPr>
          <w:fldChar w:fldCharType="end"/>
        </w:r>
      </w:ins>
    </w:p>
    <w:p w14:paraId="7AAA0E9E" w14:textId="57311061" w:rsidR="00DC7A78" w:rsidRDefault="00DC7A78">
      <w:pPr>
        <w:pStyle w:val="Verzeichnis4"/>
        <w:tabs>
          <w:tab w:val="right" w:leader="dot" w:pos="9350"/>
        </w:tabs>
        <w:rPr>
          <w:ins w:id="261" w:author="Andreas Kuehne" w:date="2019-05-31T12:48:00Z"/>
          <w:rFonts w:asciiTheme="minorHAnsi" w:eastAsiaTheme="minorEastAsia" w:hAnsiTheme="minorHAnsi" w:cstheme="minorBidi"/>
          <w:noProof/>
          <w:sz w:val="22"/>
          <w:szCs w:val="22"/>
          <w:lang w:val="en-GB" w:eastAsia="en-GB"/>
        </w:rPr>
      </w:pPr>
      <w:ins w:id="262"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"_Toc10206782"</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4.2.9.2</w:t>
        </w:r>
        <w:r w:rsidRPr="00EE30CC">
          <w:rPr>
            <w:rStyle w:val="Hyperlink"/>
            <w:noProof/>
          </w:rPr>
          <w:t xml:space="preserve"> OptionalOutputs – XML Syntax</w:t>
        </w:r>
        <w:r>
          <w:rPr>
            <w:noProof/>
            <w:webHidden/>
          </w:rPr>
          <w:tab/>
        </w:r>
        <w:r>
          <w:rPr>
            <w:noProof/>
            <w:webHidden/>
          </w:rPr>
          <w:fldChar w:fldCharType="begin"/>
        </w:r>
        <w:r>
          <w:rPr>
            <w:noProof/>
            <w:webHidden/>
          </w:rPr>
          <w:instrText xml:space="preserve"> PAGEREF _Toc10206782 \h </w:instrText>
        </w:r>
      </w:ins>
      <w:r>
        <w:rPr>
          <w:noProof/>
          <w:webHidden/>
        </w:rPr>
      </w:r>
      <w:r>
        <w:rPr>
          <w:noProof/>
          <w:webHidden/>
        </w:rPr>
        <w:fldChar w:fldCharType="separate"/>
      </w:r>
      <w:ins w:id="263" w:author="Andreas Kuehne" w:date="2019-05-31T12:48:00Z">
        <w:r>
          <w:rPr>
            <w:noProof/>
            <w:webHidden/>
          </w:rPr>
          <w:t>37</w:t>
        </w:r>
        <w:r>
          <w:rPr>
            <w:noProof/>
            <w:webHidden/>
          </w:rPr>
          <w:fldChar w:fldCharType="end"/>
        </w:r>
        <w:r w:rsidRPr="00EE30CC">
          <w:rPr>
            <w:rStyle w:val="Hyperlink"/>
            <w:noProof/>
          </w:rPr>
          <w:fldChar w:fldCharType="end"/>
        </w:r>
      </w:ins>
    </w:p>
    <w:p w14:paraId="68FFC40C" w14:textId="6653BA02" w:rsidR="00DC7A78" w:rsidRDefault="00DC7A78">
      <w:pPr>
        <w:pStyle w:val="Verzeichnis3"/>
        <w:tabs>
          <w:tab w:val="right" w:leader="dot" w:pos="9350"/>
        </w:tabs>
        <w:rPr>
          <w:ins w:id="264" w:author="Andreas Kuehne" w:date="2019-05-31T12:48:00Z"/>
          <w:rFonts w:asciiTheme="minorHAnsi" w:eastAsiaTheme="minorEastAsia" w:hAnsiTheme="minorHAnsi" w:cstheme="minorBidi"/>
          <w:noProof/>
          <w:sz w:val="22"/>
          <w:szCs w:val="22"/>
          <w:lang w:val="en-GB" w:eastAsia="en-GB"/>
        </w:rPr>
      </w:pPr>
      <w:ins w:id="265"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"_Toc10206783"</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4.2.10</w:t>
        </w:r>
        <w:r w:rsidRPr="00EE30CC">
          <w:rPr>
            <w:rStyle w:val="Hyperlink"/>
            <w:noProof/>
          </w:rPr>
          <w:t xml:space="preserve"> Component RequestBase</w:t>
        </w:r>
        <w:r>
          <w:rPr>
            <w:noProof/>
            <w:webHidden/>
          </w:rPr>
          <w:tab/>
        </w:r>
        <w:r>
          <w:rPr>
            <w:noProof/>
            <w:webHidden/>
          </w:rPr>
          <w:fldChar w:fldCharType="begin"/>
        </w:r>
        <w:r>
          <w:rPr>
            <w:noProof/>
            <w:webHidden/>
          </w:rPr>
          <w:instrText xml:space="preserve"> PAGEREF _Toc10206783 \h </w:instrText>
        </w:r>
      </w:ins>
      <w:r>
        <w:rPr>
          <w:noProof/>
          <w:webHidden/>
        </w:rPr>
      </w:r>
      <w:r>
        <w:rPr>
          <w:noProof/>
          <w:webHidden/>
        </w:rPr>
        <w:fldChar w:fldCharType="separate"/>
      </w:r>
      <w:ins w:id="266" w:author="Andreas Kuehne" w:date="2019-05-31T12:48:00Z">
        <w:r>
          <w:rPr>
            <w:noProof/>
            <w:webHidden/>
          </w:rPr>
          <w:t>37</w:t>
        </w:r>
        <w:r>
          <w:rPr>
            <w:noProof/>
            <w:webHidden/>
          </w:rPr>
          <w:fldChar w:fldCharType="end"/>
        </w:r>
        <w:r w:rsidRPr="00EE30CC">
          <w:rPr>
            <w:rStyle w:val="Hyperlink"/>
            <w:noProof/>
          </w:rPr>
          <w:fldChar w:fldCharType="end"/>
        </w:r>
      </w:ins>
    </w:p>
    <w:p w14:paraId="3710FBEB" w14:textId="17F9852F" w:rsidR="00DC7A78" w:rsidRDefault="00DC7A78">
      <w:pPr>
        <w:pStyle w:val="Verzeichnis4"/>
        <w:tabs>
          <w:tab w:val="right" w:leader="dot" w:pos="9350"/>
        </w:tabs>
        <w:rPr>
          <w:ins w:id="267" w:author="Andreas Kuehne" w:date="2019-05-31T12:48:00Z"/>
          <w:rFonts w:asciiTheme="minorHAnsi" w:eastAsiaTheme="minorEastAsia" w:hAnsiTheme="minorHAnsi" w:cstheme="minorBidi"/>
          <w:noProof/>
          <w:sz w:val="22"/>
          <w:szCs w:val="22"/>
          <w:lang w:val="en-GB" w:eastAsia="en-GB"/>
        </w:rPr>
      </w:pPr>
      <w:ins w:id="268"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"_Toc10206784"</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4.2.10.1</w:t>
        </w:r>
        <w:r w:rsidRPr="00EE30CC">
          <w:rPr>
            <w:rStyle w:val="Hyperlink"/>
            <w:noProof/>
          </w:rPr>
          <w:t xml:space="preserve"> RequestBase – JSON Syntax</w:t>
        </w:r>
        <w:r>
          <w:rPr>
            <w:noProof/>
            <w:webHidden/>
          </w:rPr>
          <w:tab/>
        </w:r>
        <w:r>
          <w:rPr>
            <w:noProof/>
            <w:webHidden/>
          </w:rPr>
          <w:fldChar w:fldCharType="begin"/>
        </w:r>
        <w:r>
          <w:rPr>
            <w:noProof/>
            <w:webHidden/>
          </w:rPr>
          <w:instrText xml:space="preserve"> PAGEREF _Toc10206784 \h </w:instrText>
        </w:r>
      </w:ins>
      <w:r>
        <w:rPr>
          <w:noProof/>
          <w:webHidden/>
        </w:rPr>
      </w:r>
      <w:r>
        <w:rPr>
          <w:noProof/>
          <w:webHidden/>
        </w:rPr>
        <w:fldChar w:fldCharType="separate"/>
      </w:r>
      <w:ins w:id="269" w:author="Andreas Kuehne" w:date="2019-05-31T12:48:00Z">
        <w:r>
          <w:rPr>
            <w:noProof/>
            <w:webHidden/>
          </w:rPr>
          <w:t>37</w:t>
        </w:r>
        <w:r>
          <w:rPr>
            <w:noProof/>
            <w:webHidden/>
          </w:rPr>
          <w:fldChar w:fldCharType="end"/>
        </w:r>
        <w:r w:rsidRPr="00EE30CC">
          <w:rPr>
            <w:rStyle w:val="Hyperlink"/>
            <w:noProof/>
          </w:rPr>
          <w:fldChar w:fldCharType="end"/>
        </w:r>
      </w:ins>
    </w:p>
    <w:p w14:paraId="219D2E01" w14:textId="220308D7" w:rsidR="00DC7A78" w:rsidRDefault="00DC7A78">
      <w:pPr>
        <w:pStyle w:val="Verzeichnis4"/>
        <w:tabs>
          <w:tab w:val="right" w:leader="dot" w:pos="9350"/>
        </w:tabs>
        <w:rPr>
          <w:ins w:id="270" w:author="Andreas Kuehne" w:date="2019-05-31T12:48:00Z"/>
          <w:rFonts w:asciiTheme="minorHAnsi" w:eastAsiaTheme="minorEastAsia" w:hAnsiTheme="minorHAnsi" w:cstheme="minorBidi"/>
          <w:noProof/>
          <w:sz w:val="22"/>
          <w:szCs w:val="22"/>
          <w:lang w:val="en-GB" w:eastAsia="en-GB"/>
        </w:rPr>
      </w:pPr>
      <w:ins w:id="271"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"_Toc10206785"</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4.2.10.2</w:t>
        </w:r>
        <w:r w:rsidRPr="00EE30CC">
          <w:rPr>
            <w:rStyle w:val="Hyperlink"/>
            <w:noProof/>
          </w:rPr>
          <w:t xml:space="preserve"> RequestBase – XML Syntax</w:t>
        </w:r>
        <w:r>
          <w:rPr>
            <w:noProof/>
            <w:webHidden/>
          </w:rPr>
          <w:tab/>
        </w:r>
        <w:r>
          <w:rPr>
            <w:noProof/>
            <w:webHidden/>
          </w:rPr>
          <w:fldChar w:fldCharType="begin"/>
        </w:r>
        <w:r>
          <w:rPr>
            <w:noProof/>
            <w:webHidden/>
          </w:rPr>
          <w:instrText xml:space="preserve"> PAGEREF _Toc10206785 \h </w:instrText>
        </w:r>
      </w:ins>
      <w:r>
        <w:rPr>
          <w:noProof/>
          <w:webHidden/>
        </w:rPr>
      </w:r>
      <w:r>
        <w:rPr>
          <w:noProof/>
          <w:webHidden/>
        </w:rPr>
        <w:fldChar w:fldCharType="separate"/>
      </w:r>
      <w:ins w:id="272" w:author="Andreas Kuehne" w:date="2019-05-31T12:48:00Z">
        <w:r>
          <w:rPr>
            <w:noProof/>
            <w:webHidden/>
          </w:rPr>
          <w:t>38</w:t>
        </w:r>
        <w:r>
          <w:rPr>
            <w:noProof/>
            <w:webHidden/>
          </w:rPr>
          <w:fldChar w:fldCharType="end"/>
        </w:r>
        <w:r w:rsidRPr="00EE30CC">
          <w:rPr>
            <w:rStyle w:val="Hyperlink"/>
            <w:noProof/>
          </w:rPr>
          <w:fldChar w:fldCharType="end"/>
        </w:r>
      </w:ins>
    </w:p>
    <w:p w14:paraId="25FAA8B8" w14:textId="5A6DBE06" w:rsidR="00DC7A78" w:rsidRDefault="00DC7A78">
      <w:pPr>
        <w:pStyle w:val="Verzeichnis3"/>
        <w:tabs>
          <w:tab w:val="right" w:leader="dot" w:pos="9350"/>
        </w:tabs>
        <w:rPr>
          <w:ins w:id="273" w:author="Andreas Kuehne" w:date="2019-05-31T12:48:00Z"/>
          <w:rFonts w:asciiTheme="minorHAnsi" w:eastAsiaTheme="minorEastAsia" w:hAnsiTheme="minorHAnsi" w:cstheme="minorBidi"/>
          <w:noProof/>
          <w:sz w:val="22"/>
          <w:szCs w:val="22"/>
          <w:lang w:val="en-GB" w:eastAsia="en-GB"/>
        </w:rPr>
      </w:pPr>
      <w:ins w:id="274"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"_Toc10206786"</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4.2.11</w:t>
        </w:r>
        <w:r w:rsidRPr="00EE30CC">
          <w:rPr>
            <w:rStyle w:val="Hyperlink"/>
            <w:noProof/>
          </w:rPr>
          <w:t xml:space="preserve"> Component ResponseBase</w:t>
        </w:r>
        <w:r>
          <w:rPr>
            <w:noProof/>
            <w:webHidden/>
          </w:rPr>
          <w:tab/>
        </w:r>
        <w:r>
          <w:rPr>
            <w:noProof/>
            <w:webHidden/>
          </w:rPr>
          <w:fldChar w:fldCharType="begin"/>
        </w:r>
        <w:r>
          <w:rPr>
            <w:noProof/>
            <w:webHidden/>
          </w:rPr>
          <w:instrText xml:space="preserve"> PAGEREF _Toc10206786 \h </w:instrText>
        </w:r>
      </w:ins>
      <w:r>
        <w:rPr>
          <w:noProof/>
          <w:webHidden/>
        </w:rPr>
      </w:r>
      <w:r>
        <w:rPr>
          <w:noProof/>
          <w:webHidden/>
        </w:rPr>
        <w:fldChar w:fldCharType="separate"/>
      </w:r>
      <w:ins w:id="275" w:author="Andreas Kuehne" w:date="2019-05-31T12:48:00Z">
        <w:r>
          <w:rPr>
            <w:noProof/>
            <w:webHidden/>
          </w:rPr>
          <w:t>38</w:t>
        </w:r>
        <w:r>
          <w:rPr>
            <w:noProof/>
            <w:webHidden/>
          </w:rPr>
          <w:fldChar w:fldCharType="end"/>
        </w:r>
        <w:r w:rsidRPr="00EE30CC">
          <w:rPr>
            <w:rStyle w:val="Hyperlink"/>
            <w:noProof/>
          </w:rPr>
          <w:fldChar w:fldCharType="end"/>
        </w:r>
      </w:ins>
    </w:p>
    <w:p w14:paraId="1C2751D8" w14:textId="1DBF490E" w:rsidR="00DC7A78" w:rsidRDefault="00DC7A78">
      <w:pPr>
        <w:pStyle w:val="Verzeichnis4"/>
        <w:tabs>
          <w:tab w:val="right" w:leader="dot" w:pos="9350"/>
        </w:tabs>
        <w:rPr>
          <w:ins w:id="276" w:author="Andreas Kuehne" w:date="2019-05-31T12:48:00Z"/>
          <w:rFonts w:asciiTheme="minorHAnsi" w:eastAsiaTheme="minorEastAsia" w:hAnsiTheme="minorHAnsi" w:cstheme="minorBidi"/>
          <w:noProof/>
          <w:sz w:val="22"/>
          <w:szCs w:val="22"/>
          <w:lang w:val="en-GB" w:eastAsia="en-GB"/>
        </w:rPr>
      </w:pPr>
      <w:ins w:id="277"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"_Toc10206787"</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4.2.11.1</w:t>
        </w:r>
        <w:r w:rsidRPr="00EE30CC">
          <w:rPr>
            <w:rStyle w:val="Hyperlink"/>
            <w:noProof/>
          </w:rPr>
          <w:t xml:space="preserve"> ResponseBase – JSON Syntax</w:t>
        </w:r>
        <w:r>
          <w:rPr>
            <w:noProof/>
            <w:webHidden/>
          </w:rPr>
          <w:tab/>
        </w:r>
        <w:r>
          <w:rPr>
            <w:noProof/>
            <w:webHidden/>
          </w:rPr>
          <w:fldChar w:fldCharType="begin"/>
        </w:r>
        <w:r>
          <w:rPr>
            <w:noProof/>
            <w:webHidden/>
          </w:rPr>
          <w:instrText xml:space="preserve"> PAGEREF _Toc10206787 \h </w:instrText>
        </w:r>
      </w:ins>
      <w:r>
        <w:rPr>
          <w:noProof/>
          <w:webHidden/>
        </w:rPr>
      </w:r>
      <w:r>
        <w:rPr>
          <w:noProof/>
          <w:webHidden/>
        </w:rPr>
        <w:fldChar w:fldCharType="separate"/>
      </w:r>
      <w:ins w:id="278" w:author="Andreas Kuehne" w:date="2019-05-31T12:48:00Z">
        <w:r>
          <w:rPr>
            <w:noProof/>
            <w:webHidden/>
          </w:rPr>
          <w:t>38</w:t>
        </w:r>
        <w:r>
          <w:rPr>
            <w:noProof/>
            <w:webHidden/>
          </w:rPr>
          <w:fldChar w:fldCharType="end"/>
        </w:r>
        <w:r w:rsidRPr="00EE30CC">
          <w:rPr>
            <w:rStyle w:val="Hyperlink"/>
            <w:noProof/>
          </w:rPr>
          <w:fldChar w:fldCharType="end"/>
        </w:r>
      </w:ins>
    </w:p>
    <w:p w14:paraId="2B7B8B62" w14:textId="62C49133" w:rsidR="00DC7A78" w:rsidRDefault="00DC7A78">
      <w:pPr>
        <w:pStyle w:val="Verzeichnis4"/>
        <w:tabs>
          <w:tab w:val="right" w:leader="dot" w:pos="9350"/>
        </w:tabs>
        <w:rPr>
          <w:ins w:id="279" w:author="Andreas Kuehne" w:date="2019-05-31T12:48:00Z"/>
          <w:rFonts w:asciiTheme="minorHAnsi" w:eastAsiaTheme="minorEastAsia" w:hAnsiTheme="minorHAnsi" w:cstheme="minorBidi"/>
          <w:noProof/>
          <w:sz w:val="22"/>
          <w:szCs w:val="22"/>
          <w:lang w:val="en-GB" w:eastAsia="en-GB"/>
        </w:rPr>
      </w:pPr>
      <w:ins w:id="280"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"_Toc10206788"</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4.2.11.2</w:t>
        </w:r>
        <w:r w:rsidRPr="00EE30CC">
          <w:rPr>
            <w:rStyle w:val="Hyperlink"/>
            <w:noProof/>
          </w:rPr>
          <w:t xml:space="preserve"> ResponseBase – XML Syntax</w:t>
        </w:r>
        <w:r>
          <w:rPr>
            <w:noProof/>
            <w:webHidden/>
          </w:rPr>
          <w:tab/>
        </w:r>
        <w:r>
          <w:rPr>
            <w:noProof/>
            <w:webHidden/>
          </w:rPr>
          <w:fldChar w:fldCharType="begin"/>
        </w:r>
        <w:r>
          <w:rPr>
            <w:noProof/>
            <w:webHidden/>
          </w:rPr>
          <w:instrText xml:space="preserve"> PAGEREF _Toc10206788 \h </w:instrText>
        </w:r>
      </w:ins>
      <w:r>
        <w:rPr>
          <w:noProof/>
          <w:webHidden/>
        </w:rPr>
      </w:r>
      <w:r>
        <w:rPr>
          <w:noProof/>
          <w:webHidden/>
        </w:rPr>
        <w:fldChar w:fldCharType="separate"/>
      </w:r>
      <w:ins w:id="281" w:author="Andreas Kuehne" w:date="2019-05-31T12:48:00Z">
        <w:r>
          <w:rPr>
            <w:noProof/>
            <w:webHidden/>
          </w:rPr>
          <w:t>39</w:t>
        </w:r>
        <w:r>
          <w:rPr>
            <w:noProof/>
            <w:webHidden/>
          </w:rPr>
          <w:fldChar w:fldCharType="end"/>
        </w:r>
        <w:r w:rsidRPr="00EE30CC">
          <w:rPr>
            <w:rStyle w:val="Hyperlink"/>
            <w:noProof/>
          </w:rPr>
          <w:fldChar w:fldCharType="end"/>
        </w:r>
      </w:ins>
    </w:p>
    <w:p w14:paraId="3D9F061E" w14:textId="7595429E" w:rsidR="00DC7A78" w:rsidRDefault="00DC7A78">
      <w:pPr>
        <w:pStyle w:val="Verzeichnis2"/>
        <w:tabs>
          <w:tab w:val="right" w:leader="dot" w:pos="9350"/>
        </w:tabs>
        <w:rPr>
          <w:ins w:id="282" w:author="Andreas Kuehne" w:date="2019-05-31T12:48:00Z"/>
          <w:rFonts w:asciiTheme="minorHAnsi" w:eastAsiaTheme="minorEastAsia" w:hAnsiTheme="minorHAnsi" w:cstheme="minorBidi"/>
          <w:noProof/>
          <w:sz w:val="22"/>
          <w:szCs w:val="22"/>
          <w:lang w:val="en-GB" w:eastAsia="en-GB"/>
        </w:rPr>
      </w:pPr>
      <w:ins w:id="283"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"_Toc10206789"</w:instrText>
        </w:r>
        <w:r w:rsidRPr="00EE30CC">
          <w:rPr>
            <w:rStyle w:val="Hyperlink"/>
            <w:noProof/>
          </w:rPr>
          <w:instrText xml:space="preserve"> </w:instrText>
        </w:r>
        <w:r w:rsidRPr="00EE30CC">
          <w:rPr>
            <w:rStyle w:val="Hyperlink"/>
            <w:noProof/>
          </w:rPr>
          <w:fldChar w:fldCharType="separate"/>
        </w:r>
        <w:r w:rsidRPr="00EE30CC">
          <w:rPr>
            <w:rStyle w:val="Hyperlink"/>
            <w:noProof/>
          </w:rPr>
          <w:t>4.3 Operation requests and responses</w:t>
        </w:r>
        <w:r>
          <w:rPr>
            <w:noProof/>
            <w:webHidden/>
          </w:rPr>
          <w:tab/>
        </w:r>
        <w:r>
          <w:rPr>
            <w:noProof/>
            <w:webHidden/>
          </w:rPr>
          <w:fldChar w:fldCharType="begin"/>
        </w:r>
        <w:r>
          <w:rPr>
            <w:noProof/>
            <w:webHidden/>
          </w:rPr>
          <w:instrText xml:space="preserve"> PAGEREF _Toc10206789 \h </w:instrText>
        </w:r>
      </w:ins>
      <w:r>
        <w:rPr>
          <w:noProof/>
          <w:webHidden/>
        </w:rPr>
      </w:r>
      <w:r>
        <w:rPr>
          <w:noProof/>
          <w:webHidden/>
        </w:rPr>
        <w:fldChar w:fldCharType="separate"/>
      </w:r>
      <w:ins w:id="284" w:author="Andreas Kuehne" w:date="2019-05-31T12:48:00Z">
        <w:r>
          <w:rPr>
            <w:noProof/>
            <w:webHidden/>
          </w:rPr>
          <w:t>39</w:t>
        </w:r>
        <w:r>
          <w:rPr>
            <w:noProof/>
            <w:webHidden/>
          </w:rPr>
          <w:fldChar w:fldCharType="end"/>
        </w:r>
        <w:r w:rsidRPr="00EE30CC">
          <w:rPr>
            <w:rStyle w:val="Hyperlink"/>
            <w:noProof/>
          </w:rPr>
          <w:fldChar w:fldCharType="end"/>
        </w:r>
      </w:ins>
    </w:p>
    <w:p w14:paraId="18BA8CBC" w14:textId="360DB490" w:rsidR="00DC7A78" w:rsidRDefault="00DC7A78">
      <w:pPr>
        <w:pStyle w:val="Verzeichnis3"/>
        <w:tabs>
          <w:tab w:val="right" w:leader="dot" w:pos="9350"/>
        </w:tabs>
        <w:rPr>
          <w:ins w:id="285" w:author="Andreas Kuehne" w:date="2019-05-31T12:48:00Z"/>
          <w:rFonts w:asciiTheme="minorHAnsi" w:eastAsiaTheme="minorEastAsia" w:hAnsiTheme="minorHAnsi" w:cstheme="minorBidi"/>
          <w:noProof/>
          <w:sz w:val="22"/>
          <w:szCs w:val="22"/>
          <w:lang w:val="en-GB" w:eastAsia="en-GB"/>
        </w:rPr>
      </w:pPr>
      <w:ins w:id="286"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"_Toc10206790"</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4.3.1</w:t>
        </w:r>
        <w:r w:rsidRPr="00EE30CC">
          <w:rPr>
            <w:rStyle w:val="Hyperlink"/>
            <w:noProof/>
          </w:rPr>
          <w:t xml:space="preserve"> Component SignRequest</w:t>
        </w:r>
        <w:r>
          <w:rPr>
            <w:noProof/>
            <w:webHidden/>
          </w:rPr>
          <w:tab/>
        </w:r>
        <w:r>
          <w:rPr>
            <w:noProof/>
            <w:webHidden/>
          </w:rPr>
          <w:fldChar w:fldCharType="begin"/>
        </w:r>
        <w:r>
          <w:rPr>
            <w:noProof/>
            <w:webHidden/>
          </w:rPr>
          <w:instrText xml:space="preserve"> PAGEREF _Toc10206790 \h </w:instrText>
        </w:r>
      </w:ins>
      <w:r>
        <w:rPr>
          <w:noProof/>
          <w:webHidden/>
        </w:rPr>
      </w:r>
      <w:r>
        <w:rPr>
          <w:noProof/>
          <w:webHidden/>
        </w:rPr>
        <w:fldChar w:fldCharType="separate"/>
      </w:r>
      <w:ins w:id="287" w:author="Andreas Kuehne" w:date="2019-05-31T12:48:00Z">
        <w:r>
          <w:rPr>
            <w:noProof/>
            <w:webHidden/>
          </w:rPr>
          <w:t>39</w:t>
        </w:r>
        <w:r>
          <w:rPr>
            <w:noProof/>
            <w:webHidden/>
          </w:rPr>
          <w:fldChar w:fldCharType="end"/>
        </w:r>
        <w:r w:rsidRPr="00EE30CC">
          <w:rPr>
            <w:rStyle w:val="Hyperlink"/>
            <w:noProof/>
          </w:rPr>
          <w:fldChar w:fldCharType="end"/>
        </w:r>
      </w:ins>
    </w:p>
    <w:p w14:paraId="47B5C7FC" w14:textId="0D1417B5" w:rsidR="00DC7A78" w:rsidRDefault="00DC7A78">
      <w:pPr>
        <w:pStyle w:val="Verzeichnis4"/>
        <w:tabs>
          <w:tab w:val="right" w:leader="dot" w:pos="9350"/>
        </w:tabs>
        <w:rPr>
          <w:ins w:id="288" w:author="Andreas Kuehne" w:date="2019-05-31T12:48:00Z"/>
          <w:rFonts w:asciiTheme="minorHAnsi" w:eastAsiaTheme="minorEastAsia" w:hAnsiTheme="minorHAnsi" w:cstheme="minorBidi"/>
          <w:noProof/>
          <w:sz w:val="22"/>
          <w:szCs w:val="22"/>
          <w:lang w:val="en-GB" w:eastAsia="en-GB"/>
        </w:rPr>
      </w:pPr>
      <w:ins w:id="289"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"_Toc10206791"</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4.3.1.1</w:t>
        </w:r>
        <w:r w:rsidRPr="00EE30CC">
          <w:rPr>
            <w:rStyle w:val="Hyperlink"/>
            <w:noProof/>
          </w:rPr>
          <w:t xml:space="preserve"> SignRequest – JSON Syntax</w:t>
        </w:r>
        <w:r>
          <w:rPr>
            <w:noProof/>
            <w:webHidden/>
          </w:rPr>
          <w:tab/>
        </w:r>
        <w:r>
          <w:rPr>
            <w:noProof/>
            <w:webHidden/>
          </w:rPr>
          <w:fldChar w:fldCharType="begin"/>
        </w:r>
        <w:r>
          <w:rPr>
            <w:noProof/>
            <w:webHidden/>
          </w:rPr>
          <w:instrText xml:space="preserve"> PAGEREF _Toc10206791 \h </w:instrText>
        </w:r>
      </w:ins>
      <w:r>
        <w:rPr>
          <w:noProof/>
          <w:webHidden/>
        </w:rPr>
      </w:r>
      <w:r>
        <w:rPr>
          <w:noProof/>
          <w:webHidden/>
        </w:rPr>
        <w:fldChar w:fldCharType="separate"/>
      </w:r>
      <w:ins w:id="290" w:author="Andreas Kuehne" w:date="2019-05-31T12:48:00Z">
        <w:r>
          <w:rPr>
            <w:noProof/>
            <w:webHidden/>
          </w:rPr>
          <w:t>40</w:t>
        </w:r>
        <w:r>
          <w:rPr>
            <w:noProof/>
            <w:webHidden/>
          </w:rPr>
          <w:fldChar w:fldCharType="end"/>
        </w:r>
        <w:r w:rsidRPr="00EE30CC">
          <w:rPr>
            <w:rStyle w:val="Hyperlink"/>
            <w:noProof/>
          </w:rPr>
          <w:fldChar w:fldCharType="end"/>
        </w:r>
      </w:ins>
    </w:p>
    <w:p w14:paraId="23C5F786" w14:textId="67A5D2D4" w:rsidR="00DC7A78" w:rsidRDefault="00DC7A78">
      <w:pPr>
        <w:pStyle w:val="Verzeichnis4"/>
        <w:tabs>
          <w:tab w:val="right" w:leader="dot" w:pos="9350"/>
        </w:tabs>
        <w:rPr>
          <w:ins w:id="291" w:author="Andreas Kuehne" w:date="2019-05-31T12:48:00Z"/>
          <w:rFonts w:asciiTheme="minorHAnsi" w:eastAsiaTheme="minorEastAsia" w:hAnsiTheme="minorHAnsi" w:cstheme="minorBidi"/>
          <w:noProof/>
          <w:sz w:val="22"/>
          <w:szCs w:val="22"/>
          <w:lang w:val="en-GB" w:eastAsia="en-GB"/>
        </w:rPr>
      </w:pPr>
      <w:ins w:id="292"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"_Toc10206792"</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4.3.1.2</w:t>
        </w:r>
        <w:r w:rsidRPr="00EE30CC">
          <w:rPr>
            <w:rStyle w:val="Hyperlink"/>
            <w:noProof/>
          </w:rPr>
          <w:t xml:space="preserve"> SignRequest – XML Syntax</w:t>
        </w:r>
        <w:r>
          <w:rPr>
            <w:noProof/>
            <w:webHidden/>
          </w:rPr>
          <w:tab/>
        </w:r>
        <w:r>
          <w:rPr>
            <w:noProof/>
            <w:webHidden/>
          </w:rPr>
          <w:fldChar w:fldCharType="begin"/>
        </w:r>
        <w:r>
          <w:rPr>
            <w:noProof/>
            <w:webHidden/>
          </w:rPr>
          <w:instrText xml:space="preserve"> PAGEREF _Toc10206792 \h </w:instrText>
        </w:r>
      </w:ins>
      <w:r>
        <w:rPr>
          <w:noProof/>
          <w:webHidden/>
        </w:rPr>
      </w:r>
      <w:r>
        <w:rPr>
          <w:noProof/>
          <w:webHidden/>
        </w:rPr>
        <w:fldChar w:fldCharType="separate"/>
      </w:r>
      <w:ins w:id="293" w:author="Andreas Kuehne" w:date="2019-05-31T12:48:00Z">
        <w:r>
          <w:rPr>
            <w:noProof/>
            <w:webHidden/>
          </w:rPr>
          <w:t>41</w:t>
        </w:r>
        <w:r>
          <w:rPr>
            <w:noProof/>
            <w:webHidden/>
          </w:rPr>
          <w:fldChar w:fldCharType="end"/>
        </w:r>
        <w:r w:rsidRPr="00EE30CC">
          <w:rPr>
            <w:rStyle w:val="Hyperlink"/>
            <w:noProof/>
          </w:rPr>
          <w:fldChar w:fldCharType="end"/>
        </w:r>
      </w:ins>
    </w:p>
    <w:p w14:paraId="7CB59582" w14:textId="4993DD39" w:rsidR="00DC7A78" w:rsidRDefault="00DC7A78">
      <w:pPr>
        <w:pStyle w:val="Verzeichnis3"/>
        <w:tabs>
          <w:tab w:val="right" w:leader="dot" w:pos="9350"/>
        </w:tabs>
        <w:rPr>
          <w:ins w:id="294" w:author="Andreas Kuehne" w:date="2019-05-31T12:48:00Z"/>
          <w:rFonts w:asciiTheme="minorHAnsi" w:eastAsiaTheme="minorEastAsia" w:hAnsiTheme="minorHAnsi" w:cstheme="minorBidi"/>
          <w:noProof/>
          <w:sz w:val="22"/>
          <w:szCs w:val="22"/>
          <w:lang w:val="en-GB" w:eastAsia="en-GB"/>
        </w:rPr>
      </w:pPr>
      <w:ins w:id="295"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"_Toc10206793"</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4.3.2</w:t>
        </w:r>
        <w:r w:rsidRPr="00EE30CC">
          <w:rPr>
            <w:rStyle w:val="Hyperlink"/>
            <w:noProof/>
          </w:rPr>
          <w:t xml:space="preserve"> Component SignResponse</w:t>
        </w:r>
        <w:r>
          <w:rPr>
            <w:noProof/>
            <w:webHidden/>
          </w:rPr>
          <w:tab/>
        </w:r>
        <w:r>
          <w:rPr>
            <w:noProof/>
            <w:webHidden/>
          </w:rPr>
          <w:fldChar w:fldCharType="begin"/>
        </w:r>
        <w:r>
          <w:rPr>
            <w:noProof/>
            <w:webHidden/>
          </w:rPr>
          <w:instrText xml:space="preserve"> PAGEREF _Toc10206793 \h </w:instrText>
        </w:r>
      </w:ins>
      <w:r>
        <w:rPr>
          <w:noProof/>
          <w:webHidden/>
        </w:rPr>
      </w:r>
      <w:r>
        <w:rPr>
          <w:noProof/>
          <w:webHidden/>
        </w:rPr>
        <w:fldChar w:fldCharType="separate"/>
      </w:r>
      <w:ins w:id="296" w:author="Andreas Kuehne" w:date="2019-05-31T12:48:00Z">
        <w:r>
          <w:rPr>
            <w:noProof/>
            <w:webHidden/>
          </w:rPr>
          <w:t>41</w:t>
        </w:r>
        <w:r>
          <w:rPr>
            <w:noProof/>
            <w:webHidden/>
          </w:rPr>
          <w:fldChar w:fldCharType="end"/>
        </w:r>
        <w:r w:rsidRPr="00EE30CC">
          <w:rPr>
            <w:rStyle w:val="Hyperlink"/>
            <w:noProof/>
          </w:rPr>
          <w:fldChar w:fldCharType="end"/>
        </w:r>
      </w:ins>
    </w:p>
    <w:p w14:paraId="5D35A784" w14:textId="46C31534" w:rsidR="00DC7A78" w:rsidRDefault="00DC7A78">
      <w:pPr>
        <w:pStyle w:val="Verzeichnis4"/>
        <w:tabs>
          <w:tab w:val="right" w:leader="dot" w:pos="9350"/>
        </w:tabs>
        <w:rPr>
          <w:ins w:id="297" w:author="Andreas Kuehne" w:date="2019-05-31T12:48:00Z"/>
          <w:rFonts w:asciiTheme="minorHAnsi" w:eastAsiaTheme="minorEastAsia" w:hAnsiTheme="minorHAnsi" w:cstheme="minorBidi"/>
          <w:noProof/>
          <w:sz w:val="22"/>
          <w:szCs w:val="22"/>
          <w:lang w:val="en-GB" w:eastAsia="en-GB"/>
        </w:rPr>
      </w:pPr>
      <w:ins w:id="298"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"_Toc10206794"</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4.3.2.1</w:t>
        </w:r>
        <w:r w:rsidRPr="00EE30CC">
          <w:rPr>
            <w:rStyle w:val="Hyperlink"/>
            <w:noProof/>
          </w:rPr>
          <w:t xml:space="preserve"> SignResponse – JSON Syntax</w:t>
        </w:r>
        <w:r>
          <w:rPr>
            <w:noProof/>
            <w:webHidden/>
          </w:rPr>
          <w:tab/>
        </w:r>
        <w:r>
          <w:rPr>
            <w:noProof/>
            <w:webHidden/>
          </w:rPr>
          <w:fldChar w:fldCharType="begin"/>
        </w:r>
        <w:r>
          <w:rPr>
            <w:noProof/>
            <w:webHidden/>
          </w:rPr>
          <w:instrText xml:space="preserve"> PAGEREF _Toc10206794 \h </w:instrText>
        </w:r>
      </w:ins>
      <w:r>
        <w:rPr>
          <w:noProof/>
          <w:webHidden/>
        </w:rPr>
      </w:r>
      <w:r>
        <w:rPr>
          <w:noProof/>
          <w:webHidden/>
        </w:rPr>
        <w:fldChar w:fldCharType="separate"/>
      </w:r>
      <w:ins w:id="299" w:author="Andreas Kuehne" w:date="2019-05-31T12:48:00Z">
        <w:r>
          <w:rPr>
            <w:noProof/>
            <w:webHidden/>
          </w:rPr>
          <w:t>41</w:t>
        </w:r>
        <w:r>
          <w:rPr>
            <w:noProof/>
            <w:webHidden/>
          </w:rPr>
          <w:fldChar w:fldCharType="end"/>
        </w:r>
        <w:r w:rsidRPr="00EE30CC">
          <w:rPr>
            <w:rStyle w:val="Hyperlink"/>
            <w:noProof/>
          </w:rPr>
          <w:fldChar w:fldCharType="end"/>
        </w:r>
      </w:ins>
    </w:p>
    <w:p w14:paraId="6E686691" w14:textId="65B43791" w:rsidR="00DC7A78" w:rsidRDefault="00DC7A78">
      <w:pPr>
        <w:pStyle w:val="Verzeichnis4"/>
        <w:tabs>
          <w:tab w:val="right" w:leader="dot" w:pos="9350"/>
        </w:tabs>
        <w:rPr>
          <w:ins w:id="300" w:author="Andreas Kuehne" w:date="2019-05-31T12:48:00Z"/>
          <w:rFonts w:asciiTheme="minorHAnsi" w:eastAsiaTheme="minorEastAsia" w:hAnsiTheme="minorHAnsi" w:cstheme="minorBidi"/>
          <w:noProof/>
          <w:sz w:val="22"/>
          <w:szCs w:val="22"/>
          <w:lang w:val="en-GB" w:eastAsia="en-GB"/>
        </w:rPr>
      </w:pPr>
      <w:ins w:id="301"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"_Toc10206795"</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4.3.2.2</w:t>
        </w:r>
        <w:r w:rsidRPr="00EE30CC">
          <w:rPr>
            <w:rStyle w:val="Hyperlink"/>
            <w:noProof/>
          </w:rPr>
          <w:t xml:space="preserve"> SignResponse – XML Syntax</w:t>
        </w:r>
        <w:r>
          <w:rPr>
            <w:noProof/>
            <w:webHidden/>
          </w:rPr>
          <w:tab/>
        </w:r>
        <w:r>
          <w:rPr>
            <w:noProof/>
            <w:webHidden/>
          </w:rPr>
          <w:fldChar w:fldCharType="begin"/>
        </w:r>
        <w:r>
          <w:rPr>
            <w:noProof/>
            <w:webHidden/>
          </w:rPr>
          <w:instrText xml:space="preserve"> PAGEREF _Toc10206795 \h </w:instrText>
        </w:r>
      </w:ins>
      <w:r>
        <w:rPr>
          <w:noProof/>
          <w:webHidden/>
        </w:rPr>
      </w:r>
      <w:r>
        <w:rPr>
          <w:noProof/>
          <w:webHidden/>
        </w:rPr>
        <w:fldChar w:fldCharType="separate"/>
      </w:r>
      <w:ins w:id="302" w:author="Andreas Kuehne" w:date="2019-05-31T12:48:00Z">
        <w:r>
          <w:rPr>
            <w:noProof/>
            <w:webHidden/>
          </w:rPr>
          <w:t>42</w:t>
        </w:r>
        <w:r>
          <w:rPr>
            <w:noProof/>
            <w:webHidden/>
          </w:rPr>
          <w:fldChar w:fldCharType="end"/>
        </w:r>
        <w:r w:rsidRPr="00EE30CC">
          <w:rPr>
            <w:rStyle w:val="Hyperlink"/>
            <w:noProof/>
          </w:rPr>
          <w:fldChar w:fldCharType="end"/>
        </w:r>
      </w:ins>
    </w:p>
    <w:p w14:paraId="3633ACEE" w14:textId="1385A9E8" w:rsidR="00DC7A78" w:rsidRDefault="00DC7A78">
      <w:pPr>
        <w:pStyle w:val="Verzeichnis3"/>
        <w:tabs>
          <w:tab w:val="right" w:leader="dot" w:pos="9350"/>
        </w:tabs>
        <w:rPr>
          <w:ins w:id="303" w:author="Andreas Kuehne" w:date="2019-05-31T12:48:00Z"/>
          <w:rFonts w:asciiTheme="minorHAnsi" w:eastAsiaTheme="minorEastAsia" w:hAnsiTheme="minorHAnsi" w:cstheme="minorBidi"/>
          <w:noProof/>
          <w:sz w:val="22"/>
          <w:szCs w:val="22"/>
          <w:lang w:val="en-GB" w:eastAsia="en-GB"/>
        </w:rPr>
      </w:pPr>
      <w:ins w:id="304"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"_Toc10206796"</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4.3.3</w:t>
        </w:r>
        <w:r w:rsidRPr="00EE30CC">
          <w:rPr>
            <w:rStyle w:val="Hyperlink"/>
            <w:noProof/>
          </w:rPr>
          <w:t xml:space="preserve"> Component VerifyRequest</w:t>
        </w:r>
        <w:r>
          <w:rPr>
            <w:noProof/>
            <w:webHidden/>
          </w:rPr>
          <w:tab/>
        </w:r>
        <w:r>
          <w:rPr>
            <w:noProof/>
            <w:webHidden/>
          </w:rPr>
          <w:fldChar w:fldCharType="begin"/>
        </w:r>
        <w:r>
          <w:rPr>
            <w:noProof/>
            <w:webHidden/>
          </w:rPr>
          <w:instrText xml:space="preserve"> PAGEREF _Toc10206796 \h </w:instrText>
        </w:r>
      </w:ins>
      <w:r>
        <w:rPr>
          <w:noProof/>
          <w:webHidden/>
        </w:rPr>
      </w:r>
      <w:r>
        <w:rPr>
          <w:noProof/>
          <w:webHidden/>
        </w:rPr>
        <w:fldChar w:fldCharType="separate"/>
      </w:r>
      <w:ins w:id="305" w:author="Andreas Kuehne" w:date="2019-05-31T12:48:00Z">
        <w:r>
          <w:rPr>
            <w:noProof/>
            <w:webHidden/>
          </w:rPr>
          <w:t>43</w:t>
        </w:r>
        <w:r>
          <w:rPr>
            <w:noProof/>
            <w:webHidden/>
          </w:rPr>
          <w:fldChar w:fldCharType="end"/>
        </w:r>
        <w:r w:rsidRPr="00EE30CC">
          <w:rPr>
            <w:rStyle w:val="Hyperlink"/>
            <w:noProof/>
          </w:rPr>
          <w:fldChar w:fldCharType="end"/>
        </w:r>
      </w:ins>
    </w:p>
    <w:p w14:paraId="777E01CC" w14:textId="65988ADD" w:rsidR="00DC7A78" w:rsidRDefault="00DC7A78">
      <w:pPr>
        <w:pStyle w:val="Verzeichnis4"/>
        <w:tabs>
          <w:tab w:val="right" w:leader="dot" w:pos="9350"/>
        </w:tabs>
        <w:rPr>
          <w:ins w:id="306" w:author="Andreas Kuehne" w:date="2019-05-31T12:48:00Z"/>
          <w:rFonts w:asciiTheme="minorHAnsi" w:eastAsiaTheme="minorEastAsia" w:hAnsiTheme="minorHAnsi" w:cstheme="minorBidi"/>
          <w:noProof/>
          <w:sz w:val="22"/>
          <w:szCs w:val="22"/>
          <w:lang w:val="en-GB" w:eastAsia="en-GB"/>
        </w:rPr>
      </w:pPr>
      <w:ins w:id="307"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"_Toc10206797"</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4.3.3.1</w:t>
        </w:r>
        <w:r w:rsidRPr="00EE30CC">
          <w:rPr>
            <w:rStyle w:val="Hyperlink"/>
            <w:noProof/>
          </w:rPr>
          <w:t xml:space="preserve"> VerifyRequest – JSON Syntax</w:t>
        </w:r>
        <w:r>
          <w:rPr>
            <w:noProof/>
            <w:webHidden/>
          </w:rPr>
          <w:tab/>
        </w:r>
        <w:r>
          <w:rPr>
            <w:noProof/>
            <w:webHidden/>
          </w:rPr>
          <w:fldChar w:fldCharType="begin"/>
        </w:r>
        <w:r>
          <w:rPr>
            <w:noProof/>
            <w:webHidden/>
          </w:rPr>
          <w:instrText xml:space="preserve"> PAGEREF _Toc10206797 \h </w:instrText>
        </w:r>
      </w:ins>
      <w:r>
        <w:rPr>
          <w:noProof/>
          <w:webHidden/>
        </w:rPr>
      </w:r>
      <w:r>
        <w:rPr>
          <w:noProof/>
          <w:webHidden/>
        </w:rPr>
        <w:fldChar w:fldCharType="separate"/>
      </w:r>
      <w:ins w:id="308" w:author="Andreas Kuehne" w:date="2019-05-31T12:48:00Z">
        <w:r>
          <w:rPr>
            <w:noProof/>
            <w:webHidden/>
          </w:rPr>
          <w:t>43</w:t>
        </w:r>
        <w:r>
          <w:rPr>
            <w:noProof/>
            <w:webHidden/>
          </w:rPr>
          <w:fldChar w:fldCharType="end"/>
        </w:r>
        <w:r w:rsidRPr="00EE30CC">
          <w:rPr>
            <w:rStyle w:val="Hyperlink"/>
            <w:noProof/>
          </w:rPr>
          <w:fldChar w:fldCharType="end"/>
        </w:r>
      </w:ins>
    </w:p>
    <w:p w14:paraId="3817D90F" w14:textId="2E53848D" w:rsidR="00DC7A78" w:rsidRDefault="00DC7A78">
      <w:pPr>
        <w:pStyle w:val="Verzeichnis4"/>
        <w:tabs>
          <w:tab w:val="right" w:leader="dot" w:pos="9350"/>
        </w:tabs>
        <w:rPr>
          <w:ins w:id="309" w:author="Andreas Kuehne" w:date="2019-05-31T12:48:00Z"/>
          <w:rFonts w:asciiTheme="minorHAnsi" w:eastAsiaTheme="minorEastAsia" w:hAnsiTheme="minorHAnsi" w:cstheme="minorBidi"/>
          <w:noProof/>
          <w:sz w:val="22"/>
          <w:szCs w:val="22"/>
          <w:lang w:val="en-GB" w:eastAsia="en-GB"/>
        </w:rPr>
      </w:pPr>
      <w:ins w:id="310"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"_Toc10206798"</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4.3.3.2</w:t>
        </w:r>
        <w:r w:rsidRPr="00EE30CC">
          <w:rPr>
            <w:rStyle w:val="Hyperlink"/>
            <w:noProof/>
          </w:rPr>
          <w:t xml:space="preserve"> VerifyRequest – XML Syntax</w:t>
        </w:r>
        <w:r>
          <w:rPr>
            <w:noProof/>
            <w:webHidden/>
          </w:rPr>
          <w:tab/>
        </w:r>
        <w:r>
          <w:rPr>
            <w:noProof/>
            <w:webHidden/>
          </w:rPr>
          <w:fldChar w:fldCharType="begin"/>
        </w:r>
        <w:r>
          <w:rPr>
            <w:noProof/>
            <w:webHidden/>
          </w:rPr>
          <w:instrText xml:space="preserve"> PAGEREF _Toc10206798 \h </w:instrText>
        </w:r>
      </w:ins>
      <w:r>
        <w:rPr>
          <w:noProof/>
          <w:webHidden/>
        </w:rPr>
      </w:r>
      <w:r>
        <w:rPr>
          <w:noProof/>
          <w:webHidden/>
        </w:rPr>
        <w:fldChar w:fldCharType="separate"/>
      </w:r>
      <w:ins w:id="311" w:author="Andreas Kuehne" w:date="2019-05-31T12:48:00Z">
        <w:r>
          <w:rPr>
            <w:noProof/>
            <w:webHidden/>
          </w:rPr>
          <w:t>44</w:t>
        </w:r>
        <w:r>
          <w:rPr>
            <w:noProof/>
            <w:webHidden/>
          </w:rPr>
          <w:fldChar w:fldCharType="end"/>
        </w:r>
        <w:r w:rsidRPr="00EE30CC">
          <w:rPr>
            <w:rStyle w:val="Hyperlink"/>
            <w:noProof/>
          </w:rPr>
          <w:fldChar w:fldCharType="end"/>
        </w:r>
      </w:ins>
    </w:p>
    <w:p w14:paraId="05EEE84C" w14:textId="4C7553F5" w:rsidR="00DC7A78" w:rsidRDefault="00DC7A78">
      <w:pPr>
        <w:pStyle w:val="Verzeichnis3"/>
        <w:tabs>
          <w:tab w:val="right" w:leader="dot" w:pos="9350"/>
        </w:tabs>
        <w:rPr>
          <w:ins w:id="312" w:author="Andreas Kuehne" w:date="2019-05-31T12:48:00Z"/>
          <w:rFonts w:asciiTheme="minorHAnsi" w:eastAsiaTheme="minorEastAsia" w:hAnsiTheme="minorHAnsi" w:cstheme="minorBidi"/>
          <w:noProof/>
          <w:sz w:val="22"/>
          <w:szCs w:val="22"/>
          <w:lang w:val="en-GB" w:eastAsia="en-GB"/>
        </w:rPr>
      </w:pPr>
      <w:ins w:id="313"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"_Toc10206799"</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4.3.4</w:t>
        </w:r>
        <w:r w:rsidRPr="00EE30CC">
          <w:rPr>
            <w:rStyle w:val="Hyperlink"/>
            <w:noProof/>
          </w:rPr>
          <w:t xml:space="preserve"> Component VerifyResponse</w:t>
        </w:r>
        <w:r>
          <w:rPr>
            <w:noProof/>
            <w:webHidden/>
          </w:rPr>
          <w:tab/>
        </w:r>
        <w:r>
          <w:rPr>
            <w:noProof/>
            <w:webHidden/>
          </w:rPr>
          <w:fldChar w:fldCharType="begin"/>
        </w:r>
        <w:r>
          <w:rPr>
            <w:noProof/>
            <w:webHidden/>
          </w:rPr>
          <w:instrText xml:space="preserve"> PAGEREF _Toc10206799 \h </w:instrText>
        </w:r>
      </w:ins>
      <w:r>
        <w:rPr>
          <w:noProof/>
          <w:webHidden/>
        </w:rPr>
      </w:r>
      <w:r>
        <w:rPr>
          <w:noProof/>
          <w:webHidden/>
        </w:rPr>
        <w:fldChar w:fldCharType="separate"/>
      </w:r>
      <w:ins w:id="314" w:author="Andreas Kuehne" w:date="2019-05-31T12:48:00Z">
        <w:r>
          <w:rPr>
            <w:noProof/>
            <w:webHidden/>
          </w:rPr>
          <w:t>44</w:t>
        </w:r>
        <w:r>
          <w:rPr>
            <w:noProof/>
            <w:webHidden/>
          </w:rPr>
          <w:fldChar w:fldCharType="end"/>
        </w:r>
        <w:r w:rsidRPr="00EE30CC">
          <w:rPr>
            <w:rStyle w:val="Hyperlink"/>
            <w:noProof/>
          </w:rPr>
          <w:fldChar w:fldCharType="end"/>
        </w:r>
      </w:ins>
    </w:p>
    <w:p w14:paraId="395268E7" w14:textId="276BE858" w:rsidR="00DC7A78" w:rsidRDefault="00DC7A78">
      <w:pPr>
        <w:pStyle w:val="Verzeichnis4"/>
        <w:tabs>
          <w:tab w:val="right" w:leader="dot" w:pos="9350"/>
        </w:tabs>
        <w:rPr>
          <w:ins w:id="315" w:author="Andreas Kuehne" w:date="2019-05-31T12:48:00Z"/>
          <w:rFonts w:asciiTheme="minorHAnsi" w:eastAsiaTheme="minorEastAsia" w:hAnsiTheme="minorHAnsi" w:cstheme="minorBidi"/>
          <w:noProof/>
          <w:sz w:val="22"/>
          <w:szCs w:val="22"/>
          <w:lang w:val="en-GB" w:eastAsia="en-GB"/>
        </w:rPr>
      </w:pPr>
      <w:ins w:id="316"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"_Toc10206800"</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4.3.4.1</w:t>
        </w:r>
        <w:r w:rsidRPr="00EE30CC">
          <w:rPr>
            <w:rStyle w:val="Hyperlink"/>
            <w:noProof/>
          </w:rPr>
          <w:t xml:space="preserve"> VerifyResponse – JSON Syntax</w:t>
        </w:r>
        <w:r>
          <w:rPr>
            <w:noProof/>
            <w:webHidden/>
          </w:rPr>
          <w:tab/>
        </w:r>
        <w:r>
          <w:rPr>
            <w:noProof/>
            <w:webHidden/>
          </w:rPr>
          <w:fldChar w:fldCharType="begin"/>
        </w:r>
        <w:r>
          <w:rPr>
            <w:noProof/>
            <w:webHidden/>
          </w:rPr>
          <w:instrText xml:space="preserve"> PAGEREF _Toc10206800 \h </w:instrText>
        </w:r>
      </w:ins>
      <w:r>
        <w:rPr>
          <w:noProof/>
          <w:webHidden/>
        </w:rPr>
      </w:r>
      <w:r>
        <w:rPr>
          <w:noProof/>
          <w:webHidden/>
        </w:rPr>
        <w:fldChar w:fldCharType="separate"/>
      </w:r>
      <w:ins w:id="317" w:author="Andreas Kuehne" w:date="2019-05-31T12:48:00Z">
        <w:r>
          <w:rPr>
            <w:noProof/>
            <w:webHidden/>
          </w:rPr>
          <w:t>45</w:t>
        </w:r>
        <w:r>
          <w:rPr>
            <w:noProof/>
            <w:webHidden/>
          </w:rPr>
          <w:fldChar w:fldCharType="end"/>
        </w:r>
        <w:r w:rsidRPr="00EE30CC">
          <w:rPr>
            <w:rStyle w:val="Hyperlink"/>
            <w:noProof/>
          </w:rPr>
          <w:fldChar w:fldCharType="end"/>
        </w:r>
      </w:ins>
    </w:p>
    <w:p w14:paraId="298F2FB9" w14:textId="489C465C" w:rsidR="00DC7A78" w:rsidRDefault="00DC7A78">
      <w:pPr>
        <w:pStyle w:val="Verzeichnis4"/>
        <w:tabs>
          <w:tab w:val="right" w:leader="dot" w:pos="9350"/>
        </w:tabs>
        <w:rPr>
          <w:ins w:id="318" w:author="Andreas Kuehne" w:date="2019-05-31T12:48:00Z"/>
          <w:rFonts w:asciiTheme="minorHAnsi" w:eastAsiaTheme="minorEastAsia" w:hAnsiTheme="minorHAnsi" w:cstheme="minorBidi"/>
          <w:noProof/>
          <w:sz w:val="22"/>
          <w:szCs w:val="22"/>
          <w:lang w:val="en-GB" w:eastAsia="en-GB"/>
        </w:rPr>
      </w:pPr>
      <w:ins w:id="319"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"_Toc10206801"</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4.3.4.2</w:t>
        </w:r>
        <w:r w:rsidRPr="00EE30CC">
          <w:rPr>
            <w:rStyle w:val="Hyperlink"/>
            <w:noProof/>
          </w:rPr>
          <w:t xml:space="preserve"> VerifyResponse – XML Syntax</w:t>
        </w:r>
        <w:r>
          <w:rPr>
            <w:noProof/>
            <w:webHidden/>
          </w:rPr>
          <w:tab/>
        </w:r>
        <w:r>
          <w:rPr>
            <w:noProof/>
            <w:webHidden/>
          </w:rPr>
          <w:fldChar w:fldCharType="begin"/>
        </w:r>
        <w:r>
          <w:rPr>
            <w:noProof/>
            <w:webHidden/>
          </w:rPr>
          <w:instrText xml:space="preserve"> PAGEREF _Toc10206801 \h </w:instrText>
        </w:r>
      </w:ins>
      <w:r>
        <w:rPr>
          <w:noProof/>
          <w:webHidden/>
        </w:rPr>
      </w:r>
      <w:r>
        <w:rPr>
          <w:noProof/>
          <w:webHidden/>
        </w:rPr>
        <w:fldChar w:fldCharType="separate"/>
      </w:r>
      <w:ins w:id="320" w:author="Andreas Kuehne" w:date="2019-05-31T12:48:00Z">
        <w:r>
          <w:rPr>
            <w:noProof/>
            <w:webHidden/>
          </w:rPr>
          <w:t>45</w:t>
        </w:r>
        <w:r>
          <w:rPr>
            <w:noProof/>
            <w:webHidden/>
          </w:rPr>
          <w:fldChar w:fldCharType="end"/>
        </w:r>
        <w:r w:rsidRPr="00EE30CC">
          <w:rPr>
            <w:rStyle w:val="Hyperlink"/>
            <w:noProof/>
          </w:rPr>
          <w:fldChar w:fldCharType="end"/>
        </w:r>
      </w:ins>
    </w:p>
    <w:p w14:paraId="7526A2D2" w14:textId="19C253EA" w:rsidR="00DC7A78" w:rsidRDefault="00DC7A78">
      <w:pPr>
        <w:pStyle w:val="Verzeichnis3"/>
        <w:tabs>
          <w:tab w:val="right" w:leader="dot" w:pos="9350"/>
        </w:tabs>
        <w:rPr>
          <w:ins w:id="321" w:author="Andreas Kuehne" w:date="2019-05-31T12:48:00Z"/>
          <w:rFonts w:asciiTheme="minorHAnsi" w:eastAsiaTheme="minorEastAsia" w:hAnsiTheme="minorHAnsi" w:cstheme="minorBidi"/>
          <w:noProof/>
          <w:sz w:val="22"/>
          <w:szCs w:val="22"/>
          <w:lang w:val="en-GB" w:eastAsia="en-GB"/>
        </w:rPr>
      </w:pPr>
      <w:ins w:id="322"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"_Toc10206802"</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4.3.5</w:t>
        </w:r>
        <w:r w:rsidRPr="00EE30CC">
          <w:rPr>
            <w:rStyle w:val="Hyperlink"/>
            <w:noProof/>
          </w:rPr>
          <w:t xml:space="preserve"> Component PendingRequest</w:t>
        </w:r>
        <w:r>
          <w:rPr>
            <w:noProof/>
            <w:webHidden/>
          </w:rPr>
          <w:tab/>
        </w:r>
        <w:r>
          <w:rPr>
            <w:noProof/>
            <w:webHidden/>
          </w:rPr>
          <w:fldChar w:fldCharType="begin"/>
        </w:r>
        <w:r>
          <w:rPr>
            <w:noProof/>
            <w:webHidden/>
          </w:rPr>
          <w:instrText xml:space="preserve"> PAGEREF _Toc10206802 \h </w:instrText>
        </w:r>
      </w:ins>
      <w:r>
        <w:rPr>
          <w:noProof/>
          <w:webHidden/>
        </w:rPr>
      </w:r>
      <w:r>
        <w:rPr>
          <w:noProof/>
          <w:webHidden/>
        </w:rPr>
        <w:fldChar w:fldCharType="separate"/>
      </w:r>
      <w:ins w:id="323" w:author="Andreas Kuehne" w:date="2019-05-31T12:48:00Z">
        <w:r>
          <w:rPr>
            <w:noProof/>
            <w:webHidden/>
          </w:rPr>
          <w:t>46</w:t>
        </w:r>
        <w:r>
          <w:rPr>
            <w:noProof/>
            <w:webHidden/>
          </w:rPr>
          <w:fldChar w:fldCharType="end"/>
        </w:r>
        <w:r w:rsidRPr="00EE30CC">
          <w:rPr>
            <w:rStyle w:val="Hyperlink"/>
            <w:noProof/>
          </w:rPr>
          <w:fldChar w:fldCharType="end"/>
        </w:r>
      </w:ins>
    </w:p>
    <w:p w14:paraId="66415197" w14:textId="438A885C" w:rsidR="00DC7A78" w:rsidRDefault="00DC7A78">
      <w:pPr>
        <w:pStyle w:val="Verzeichnis4"/>
        <w:tabs>
          <w:tab w:val="right" w:leader="dot" w:pos="9350"/>
        </w:tabs>
        <w:rPr>
          <w:ins w:id="324" w:author="Andreas Kuehne" w:date="2019-05-31T12:48:00Z"/>
          <w:rFonts w:asciiTheme="minorHAnsi" w:eastAsiaTheme="minorEastAsia" w:hAnsiTheme="minorHAnsi" w:cstheme="minorBidi"/>
          <w:noProof/>
          <w:sz w:val="22"/>
          <w:szCs w:val="22"/>
          <w:lang w:val="en-GB" w:eastAsia="en-GB"/>
        </w:rPr>
      </w:pPr>
      <w:ins w:id="325"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"_Toc10206803"</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4.3.5.1</w:t>
        </w:r>
        <w:r w:rsidRPr="00EE30CC">
          <w:rPr>
            <w:rStyle w:val="Hyperlink"/>
            <w:noProof/>
          </w:rPr>
          <w:t xml:space="preserve"> PendingRequest – JSON Syntax</w:t>
        </w:r>
        <w:r>
          <w:rPr>
            <w:noProof/>
            <w:webHidden/>
          </w:rPr>
          <w:tab/>
        </w:r>
        <w:r>
          <w:rPr>
            <w:noProof/>
            <w:webHidden/>
          </w:rPr>
          <w:fldChar w:fldCharType="begin"/>
        </w:r>
        <w:r>
          <w:rPr>
            <w:noProof/>
            <w:webHidden/>
          </w:rPr>
          <w:instrText xml:space="preserve"> PAGEREF _Toc10206803 \h </w:instrText>
        </w:r>
      </w:ins>
      <w:r>
        <w:rPr>
          <w:noProof/>
          <w:webHidden/>
        </w:rPr>
      </w:r>
      <w:r>
        <w:rPr>
          <w:noProof/>
          <w:webHidden/>
        </w:rPr>
        <w:fldChar w:fldCharType="separate"/>
      </w:r>
      <w:ins w:id="326" w:author="Andreas Kuehne" w:date="2019-05-31T12:48:00Z">
        <w:r>
          <w:rPr>
            <w:noProof/>
            <w:webHidden/>
          </w:rPr>
          <w:t>46</w:t>
        </w:r>
        <w:r>
          <w:rPr>
            <w:noProof/>
            <w:webHidden/>
          </w:rPr>
          <w:fldChar w:fldCharType="end"/>
        </w:r>
        <w:r w:rsidRPr="00EE30CC">
          <w:rPr>
            <w:rStyle w:val="Hyperlink"/>
            <w:noProof/>
          </w:rPr>
          <w:fldChar w:fldCharType="end"/>
        </w:r>
      </w:ins>
    </w:p>
    <w:p w14:paraId="72E3FF12" w14:textId="2CE6FAEA" w:rsidR="00DC7A78" w:rsidRDefault="00DC7A78">
      <w:pPr>
        <w:pStyle w:val="Verzeichnis4"/>
        <w:tabs>
          <w:tab w:val="right" w:leader="dot" w:pos="9350"/>
        </w:tabs>
        <w:rPr>
          <w:ins w:id="327" w:author="Andreas Kuehne" w:date="2019-05-31T12:48:00Z"/>
          <w:rFonts w:asciiTheme="minorHAnsi" w:eastAsiaTheme="minorEastAsia" w:hAnsiTheme="minorHAnsi" w:cstheme="minorBidi"/>
          <w:noProof/>
          <w:sz w:val="22"/>
          <w:szCs w:val="22"/>
          <w:lang w:val="en-GB" w:eastAsia="en-GB"/>
        </w:rPr>
      </w:pPr>
      <w:ins w:id="328"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"_Toc10206804"</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4.3.5.2</w:t>
        </w:r>
        <w:r w:rsidRPr="00EE30CC">
          <w:rPr>
            <w:rStyle w:val="Hyperlink"/>
            <w:noProof/>
          </w:rPr>
          <w:t xml:space="preserve"> PendingRequest – XML Syntax</w:t>
        </w:r>
        <w:r>
          <w:rPr>
            <w:noProof/>
            <w:webHidden/>
          </w:rPr>
          <w:tab/>
        </w:r>
        <w:r>
          <w:rPr>
            <w:noProof/>
            <w:webHidden/>
          </w:rPr>
          <w:fldChar w:fldCharType="begin"/>
        </w:r>
        <w:r>
          <w:rPr>
            <w:noProof/>
            <w:webHidden/>
          </w:rPr>
          <w:instrText xml:space="preserve"> PAGEREF _Toc10206804 \h </w:instrText>
        </w:r>
      </w:ins>
      <w:r>
        <w:rPr>
          <w:noProof/>
          <w:webHidden/>
        </w:rPr>
      </w:r>
      <w:r>
        <w:rPr>
          <w:noProof/>
          <w:webHidden/>
        </w:rPr>
        <w:fldChar w:fldCharType="separate"/>
      </w:r>
      <w:ins w:id="329" w:author="Andreas Kuehne" w:date="2019-05-31T12:48:00Z">
        <w:r>
          <w:rPr>
            <w:noProof/>
            <w:webHidden/>
          </w:rPr>
          <w:t>47</w:t>
        </w:r>
        <w:r>
          <w:rPr>
            <w:noProof/>
            <w:webHidden/>
          </w:rPr>
          <w:fldChar w:fldCharType="end"/>
        </w:r>
        <w:r w:rsidRPr="00EE30CC">
          <w:rPr>
            <w:rStyle w:val="Hyperlink"/>
            <w:noProof/>
          </w:rPr>
          <w:fldChar w:fldCharType="end"/>
        </w:r>
      </w:ins>
    </w:p>
    <w:p w14:paraId="2FBD40FD" w14:textId="123491C8" w:rsidR="00DC7A78" w:rsidRDefault="00DC7A78">
      <w:pPr>
        <w:pStyle w:val="Verzeichnis2"/>
        <w:tabs>
          <w:tab w:val="right" w:leader="dot" w:pos="9350"/>
        </w:tabs>
        <w:rPr>
          <w:ins w:id="330" w:author="Andreas Kuehne" w:date="2019-05-31T12:48:00Z"/>
          <w:rFonts w:asciiTheme="minorHAnsi" w:eastAsiaTheme="minorEastAsia" w:hAnsiTheme="minorHAnsi" w:cstheme="minorBidi"/>
          <w:noProof/>
          <w:sz w:val="22"/>
          <w:szCs w:val="22"/>
          <w:lang w:val="en-GB" w:eastAsia="en-GB"/>
        </w:rPr>
      </w:pPr>
      <w:ins w:id="331"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"_Toc10206805"</w:instrText>
        </w:r>
        <w:r w:rsidRPr="00EE30CC">
          <w:rPr>
            <w:rStyle w:val="Hyperlink"/>
            <w:noProof/>
          </w:rPr>
          <w:instrText xml:space="preserve"> </w:instrText>
        </w:r>
        <w:r w:rsidRPr="00EE30CC">
          <w:rPr>
            <w:rStyle w:val="Hyperlink"/>
            <w:noProof/>
          </w:rPr>
          <w:fldChar w:fldCharType="separate"/>
        </w:r>
        <w:r w:rsidRPr="00EE30CC">
          <w:rPr>
            <w:rStyle w:val="Hyperlink"/>
            <w:noProof/>
          </w:rPr>
          <w:t>4.4 Optional data structures defined in this document</w:t>
        </w:r>
        <w:r>
          <w:rPr>
            <w:noProof/>
            <w:webHidden/>
          </w:rPr>
          <w:tab/>
        </w:r>
        <w:r>
          <w:rPr>
            <w:noProof/>
            <w:webHidden/>
          </w:rPr>
          <w:fldChar w:fldCharType="begin"/>
        </w:r>
        <w:r>
          <w:rPr>
            <w:noProof/>
            <w:webHidden/>
          </w:rPr>
          <w:instrText xml:space="preserve"> PAGEREF _Toc10206805 \h </w:instrText>
        </w:r>
      </w:ins>
      <w:r>
        <w:rPr>
          <w:noProof/>
          <w:webHidden/>
        </w:rPr>
      </w:r>
      <w:r>
        <w:rPr>
          <w:noProof/>
          <w:webHidden/>
        </w:rPr>
        <w:fldChar w:fldCharType="separate"/>
      </w:r>
      <w:ins w:id="332" w:author="Andreas Kuehne" w:date="2019-05-31T12:48:00Z">
        <w:r>
          <w:rPr>
            <w:noProof/>
            <w:webHidden/>
          </w:rPr>
          <w:t>47</w:t>
        </w:r>
        <w:r>
          <w:rPr>
            <w:noProof/>
            <w:webHidden/>
          </w:rPr>
          <w:fldChar w:fldCharType="end"/>
        </w:r>
        <w:r w:rsidRPr="00EE30CC">
          <w:rPr>
            <w:rStyle w:val="Hyperlink"/>
            <w:noProof/>
          </w:rPr>
          <w:fldChar w:fldCharType="end"/>
        </w:r>
      </w:ins>
    </w:p>
    <w:p w14:paraId="0A72EFAC" w14:textId="30003F57" w:rsidR="00DC7A78" w:rsidRDefault="00DC7A78">
      <w:pPr>
        <w:pStyle w:val="Verzeichnis3"/>
        <w:tabs>
          <w:tab w:val="right" w:leader="dot" w:pos="9350"/>
        </w:tabs>
        <w:rPr>
          <w:ins w:id="333" w:author="Andreas Kuehne" w:date="2019-05-31T12:48:00Z"/>
          <w:rFonts w:asciiTheme="minorHAnsi" w:eastAsiaTheme="minorEastAsia" w:hAnsiTheme="minorHAnsi" w:cstheme="minorBidi"/>
          <w:noProof/>
          <w:sz w:val="22"/>
          <w:szCs w:val="22"/>
          <w:lang w:val="en-GB" w:eastAsia="en-GB"/>
        </w:rPr>
      </w:pPr>
      <w:ins w:id="334"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"_Toc10206806"</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4.4.1</w:t>
        </w:r>
        <w:r w:rsidRPr="00EE30CC">
          <w:rPr>
            <w:rStyle w:val="Hyperlink"/>
            <w:noProof/>
          </w:rPr>
          <w:t xml:space="preserve"> Component RequestID</w:t>
        </w:r>
        <w:r>
          <w:rPr>
            <w:noProof/>
            <w:webHidden/>
          </w:rPr>
          <w:tab/>
        </w:r>
        <w:r>
          <w:rPr>
            <w:noProof/>
            <w:webHidden/>
          </w:rPr>
          <w:fldChar w:fldCharType="begin"/>
        </w:r>
        <w:r>
          <w:rPr>
            <w:noProof/>
            <w:webHidden/>
          </w:rPr>
          <w:instrText xml:space="preserve"> PAGEREF _Toc10206806 \h </w:instrText>
        </w:r>
      </w:ins>
      <w:r>
        <w:rPr>
          <w:noProof/>
          <w:webHidden/>
        </w:rPr>
      </w:r>
      <w:r>
        <w:rPr>
          <w:noProof/>
          <w:webHidden/>
        </w:rPr>
        <w:fldChar w:fldCharType="separate"/>
      </w:r>
      <w:ins w:id="335" w:author="Andreas Kuehne" w:date="2019-05-31T12:48:00Z">
        <w:r>
          <w:rPr>
            <w:noProof/>
            <w:webHidden/>
          </w:rPr>
          <w:t>47</w:t>
        </w:r>
        <w:r>
          <w:rPr>
            <w:noProof/>
            <w:webHidden/>
          </w:rPr>
          <w:fldChar w:fldCharType="end"/>
        </w:r>
        <w:r w:rsidRPr="00EE30CC">
          <w:rPr>
            <w:rStyle w:val="Hyperlink"/>
            <w:noProof/>
          </w:rPr>
          <w:fldChar w:fldCharType="end"/>
        </w:r>
      </w:ins>
    </w:p>
    <w:p w14:paraId="76615114" w14:textId="396D77D2" w:rsidR="00DC7A78" w:rsidRDefault="00DC7A78">
      <w:pPr>
        <w:pStyle w:val="Verzeichnis4"/>
        <w:tabs>
          <w:tab w:val="right" w:leader="dot" w:pos="9350"/>
        </w:tabs>
        <w:rPr>
          <w:ins w:id="336" w:author="Andreas Kuehne" w:date="2019-05-31T12:48:00Z"/>
          <w:rFonts w:asciiTheme="minorHAnsi" w:eastAsiaTheme="minorEastAsia" w:hAnsiTheme="minorHAnsi" w:cstheme="minorBidi"/>
          <w:noProof/>
          <w:sz w:val="22"/>
          <w:szCs w:val="22"/>
          <w:lang w:val="en-GB" w:eastAsia="en-GB"/>
        </w:rPr>
      </w:pPr>
      <w:ins w:id="337"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"_Toc10206807"</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4.4.1.1</w:t>
        </w:r>
        <w:r w:rsidRPr="00EE30CC">
          <w:rPr>
            <w:rStyle w:val="Hyperlink"/>
            <w:noProof/>
          </w:rPr>
          <w:t xml:space="preserve"> RequestID – JSON Syntax</w:t>
        </w:r>
        <w:r>
          <w:rPr>
            <w:noProof/>
            <w:webHidden/>
          </w:rPr>
          <w:tab/>
        </w:r>
        <w:r>
          <w:rPr>
            <w:noProof/>
            <w:webHidden/>
          </w:rPr>
          <w:fldChar w:fldCharType="begin"/>
        </w:r>
        <w:r>
          <w:rPr>
            <w:noProof/>
            <w:webHidden/>
          </w:rPr>
          <w:instrText xml:space="preserve"> PAGEREF _Toc10206807 \h </w:instrText>
        </w:r>
      </w:ins>
      <w:r>
        <w:rPr>
          <w:noProof/>
          <w:webHidden/>
        </w:rPr>
      </w:r>
      <w:r>
        <w:rPr>
          <w:noProof/>
          <w:webHidden/>
        </w:rPr>
        <w:fldChar w:fldCharType="separate"/>
      </w:r>
      <w:ins w:id="338" w:author="Andreas Kuehne" w:date="2019-05-31T12:48:00Z">
        <w:r>
          <w:rPr>
            <w:noProof/>
            <w:webHidden/>
          </w:rPr>
          <w:t>47</w:t>
        </w:r>
        <w:r>
          <w:rPr>
            <w:noProof/>
            <w:webHidden/>
          </w:rPr>
          <w:fldChar w:fldCharType="end"/>
        </w:r>
        <w:r w:rsidRPr="00EE30CC">
          <w:rPr>
            <w:rStyle w:val="Hyperlink"/>
            <w:noProof/>
          </w:rPr>
          <w:fldChar w:fldCharType="end"/>
        </w:r>
      </w:ins>
    </w:p>
    <w:p w14:paraId="0E7063EE" w14:textId="458F11B3" w:rsidR="00DC7A78" w:rsidRDefault="00DC7A78">
      <w:pPr>
        <w:pStyle w:val="Verzeichnis4"/>
        <w:tabs>
          <w:tab w:val="right" w:leader="dot" w:pos="9350"/>
        </w:tabs>
        <w:rPr>
          <w:ins w:id="339" w:author="Andreas Kuehne" w:date="2019-05-31T12:48:00Z"/>
          <w:rFonts w:asciiTheme="minorHAnsi" w:eastAsiaTheme="minorEastAsia" w:hAnsiTheme="minorHAnsi" w:cstheme="minorBidi"/>
          <w:noProof/>
          <w:sz w:val="22"/>
          <w:szCs w:val="22"/>
          <w:lang w:val="en-GB" w:eastAsia="en-GB"/>
        </w:rPr>
      </w:pPr>
      <w:ins w:id="340"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"_Toc10206808"</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4.4.1.2</w:t>
        </w:r>
        <w:r w:rsidRPr="00EE30CC">
          <w:rPr>
            <w:rStyle w:val="Hyperlink"/>
            <w:noProof/>
          </w:rPr>
          <w:t xml:space="preserve"> RequestID – XML Syntax</w:t>
        </w:r>
        <w:r>
          <w:rPr>
            <w:noProof/>
            <w:webHidden/>
          </w:rPr>
          <w:tab/>
        </w:r>
        <w:r>
          <w:rPr>
            <w:noProof/>
            <w:webHidden/>
          </w:rPr>
          <w:fldChar w:fldCharType="begin"/>
        </w:r>
        <w:r>
          <w:rPr>
            <w:noProof/>
            <w:webHidden/>
          </w:rPr>
          <w:instrText xml:space="preserve"> PAGEREF _Toc10206808 \h </w:instrText>
        </w:r>
      </w:ins>
      <w:r>
        <w:rPr>
          <w:noProof/>
          <w:webHidden/>
        </w:rPr>
      </w:r>
      <w:r>
        <w:rPr>
          <w:noProof/>
          <w:webHidden/>
        </w:rPr>
        <w:fldChar w:fldCharType="separate"/>
      </w:r>
      <w:ins w:id="341" w:author="Andreas Kuehne" w:date="2019-05-31T12:48:00Z">
        <w:r>
          <w:rPr>
            <w:noProof/>
            <w:webHidden/>
          </w:rPr>
          <w:t>47</w:t>
        </w:r>
        <w:r>
          <w:rPr>
            <w:noProof/>
            <w:webHidden/>
          </w:rPr>
          <w:fldChar w:fldCharType="end"/>
        </w:r>
        <w:r w:rsidRPr="00EE30CC">
          <w:rPr>
            <w:rStyle w:val="Hyperlink"/>
            <w:noProof/>
          </w:rPr>
          <w:fldChar w:fldCharType="end"/>
        </w:r>
      </w:ins>
    </w:p>
    <w:p w14:paraId="08B65816" w14:textId="6F502A2E" w:rsidR="00DC7A78" w:rsidRDefault="00DC7A78">
      <w:pPr>
        <w:pStyle w:val="Verzeichnis3"/>
        <w:tabs>
          <w:tab w:val="right" w:leader="dot" w:pos="9350"/>
        </w:tabs>
        <w:rPr>
          <w:ins w:id="342" w:author="Andreas Kuehne" w:date="2019-05-31T12:48:00Z"/>
          <w:rFonts w:asciiTheme="minorHAnsi" w:eastAsiaTheme="minorEastAsia" w:hAnsiTheme="minorHAnsi" w:cstheme="minorBidi"/>
          <w:noProof/>
          <w:sz w:val="22"/>
          <w:szCs w:val="22"/>
          <w:lang w:val="en-GB" w:eastAsia="en-GB"/>
        </w:rPr>
      </w:pPr>
      <w:ins w:id="343" w:author="Andreas Kuehne" w:date="2019-05-31T12:48:00Z">
        <w:r w:rsidRPr="00EE30CC">
          <w:rPr>
            <w:rStyle w:val="Hyperlink"/>
            <w:noProof/>
          </w:rPr>
          <w:lastRenderedPageBreak/>
          <w:fldChar w:fldCharType="begin"/>
        </w:r>
        <w:r w:rsidRPr="00EE30CC">
          <w:rPr>
            <w:rStyle w:val="Hyperlink"/>
            <w:noProof/>
          </w:rPr>
          <w:instrText xml:space="preserve"> </w:instrText>
        </w:r>
        <w:r>
          <w:rPr>
            <w:noProof/>
          </w:rPr>
          <w:instrText>HYPERLINK \l "_Toc10206809"</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4.4.2</w:t>
        </w:r>
        <w:r w:rsidRPr="00EE30CC">
          <w:rPr>
            <w:rStyle w:val="Hyperlink"/>
            <w:noProof/>
          </w:rPr>
          <w:t xml:space="preserve"> Component ResponseID</w:t>
        </w:r>
        <w:r>
          <w:rPr>
            <w:noProof/>
            <w:webHidden/>
          </w:rPr>
          <w:tab/>
        </w:r>
        <w:r>
          <w:rPr>
            <w:noProof/>
            <w:webHidden/>
          </w:rPr>
          <w:fldChar w:fldCharType="begin"/>
        </w:r>
        <w:r>
          <w:rPr>
            <w:noProof/>
            <w:webHidden/>
          </w:rPr>
          <w:instrText xml:space="preserve"> PAGEREF _Toc10206809 \h </w:instrText>
        </w:r>
      </w:ins>
      <w:r>
        <w:rPr>
          <w:noProof/>
          <w:webHidden/>
        </w:rPr>
      </w:r>
      <w:r>
        <w:rPr>
          <w:noProof/>
          <w:webHidden/>
        </w:rPr>
        <w:fldChar w:fldCharType="separate"/>
      </w:r>
      <w:ins w:id="344" w:author="Andreas Kuehne" w:date="2019-05-31T12:48:00Z">
        <w:r>
          <w:rPr>
            <w:noProof/>
            <w:webHidden/>
          </w:rPr>
          <w:t>48</w:t>
        </w:r>
        <w:r>
          <w:rPr>
            <w:noProof/>
            <w:webHidden/>
          </w:rPr>
          <w:fldChar w:fldCharType="end"/>
        </w:r>
        <w:r w:rsidRPr="00EE30CC">
          <w:rPr>
            <w:rStyle w:val="Hyperlink"/>
            <w:noProof/>
          </w:rPr>
          <w:fldChar w:fldCharType="end"/>
        </w:r>
      </w:ins>
    </w:p>
    <w:p w14:paraId="565E076D" w14:textId="76C5AA0D" w:rsidR="00DC7A78" w:rsidRDefault="00DC7A78">
      <w:pPr>
        <w:pStyle w:val="Verzeichnis4"/>
        <w:tabs>
          <w:tab w:val="right" w:leader="dot" w:pos="9350"/>
        </w:tabs>
        <w:rPr>
          <w:ins w:id="345" w:author="Andreas Kuehne" w:date="2019-05-31T12:48:00Z"/>
          <w:rFonts w:asciiTheme="minorHAnsi" w:eastAsiaTheme="minorEastAsia" w:hAnsiTheme="minorHAnsi" w:cstheme="minorBidi"/>
          <w:noProof/>
          <w:sz w:val="22"/>
          <w:szCs w:val="22"/>
          <w:lang w:val="en-GB" w:eastAsia="en-GB"/>
        </w:rPr>
      </w:pPr>
      <w:ins w:id="346"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"_Toc10206810"</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4.4.2.1</w:t>
        </w:r>
        <w:r w:rsidRPr="00EE30CC">
          <w:rPr>
            <w:rStyle w:val="Hyperlink"/>
            <w:noProof/>
          </w:rPr>
          <w:t xml:space="preserve"> ResponseID – JSON Syntax</w:t>
        </w:r>
        <w:r>
          <w:rPr>
            <w:noProof/>
            <w:webHidden/>
          </w:rPr>
          <w:tab/>
        </w:r>
        <w:r>
          <w:rPr>
            <w:noProof/>
            <w:webHidden/>
          </w:rPr>
          <w:fldChar w:fldCharType="begin"/>
        </w:r>
        <w:r>
          <w:rPr>
            <w:noProof/>
            <w:webHidden/>
          </w:rPr>
          <w:instrText xml:space="preserve"> PAGEREF _Toc10206810 \h </w:instrText>
        </w:r>
      </w:ins>
      <w:r>
        <w:rPr>
          <w:noProof/>
          <w:webHidden/>
        </w:rPr>
      </w:r>
      <w:r>
        <w:rPr>
          <w:noProof/>
          <w:webHidden/>
        </w:rPr>
        <w:fldChar w:fldCharType="separate"/>
      </w:r>
      <w:ins w:id="347" w:author="Andreas Kuehne" w:date="2019-05-31T12:48:00Z">
        <w:r>
          <w:rPr>
            <w:noProof/>
            <w:webHidden/>
          </w:rPr>
          <w:t>48</w:t>
        </w:r>
        <w:r>
          <w:rPr>
            <w:noProof/>
            <w:webHidden/>
          </w:rPr>
          <w:fldChar w:fldCharType="end"/>
        </w:r>
        <w:r w:rsidRPr="00EE30CC">
          <w:rPr>
            <w:rStyle w:val="Hyperlink"/>
            <w:noProof/>
          </w:rPr>
          <w:fldChar w:fldCharType="end"/>
        </w:r>
      </w:ins>
    </w:p>
    <w:p w14:paraId="704FCCB7" w14:textId="3EFB130B" w:rsidR="00DC7A78" w:rsidRDefault="00DC7A78">
      <w:pPr>
        <w:pStyle w:val="Verzeichnis4"/>
        <w:tabs>
          <w:tab w:val="right" w:leader="dot" w:pos="9350"/>
        </w:tabs>
        <w:rPr>
          <w:ins w:id="348" w:author="Andreas Kuehne" w:date="2019-05-31T12:48:00Z"/>
          <w:rFonts w:asciiTheme="minorHAnsi" w:eastAsiaTheme="minorEastAsia" w:hAnsiTheme="minorHAnsi" w:cstheme="minorBidi"/>
          <w:noProof/>
          <w:sz w:val="22"/>
          <w:szCs w:val="22"/>
          <w:lang w:val="en-GB" w:eastAsia="en-GB"/>
        </w:rPr>
      </w:pPr>
      <w:ins w:id="349"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"_Toc10206811"</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4.4.2.2</w:t>
        </w:r>
        <w:r w:rsidRPr="00EE30CC">
          <w:rPr>
            <w:rStyle w:val="Hyperlink"/>
            <w:noProof/>
          </w:rPr>
          <w:t xml:space="preserve"> ResponseID – XML Syntax</w:t>
        </w:r>
        <w:r>
          <w:rPr>
            <w:noProof/>
            <w:webHidden/>
          </w:rPr>
          <w:tab/>
        </w:r>
        <w:r>
          <w:rPr>
            <w:noProof/>
            <w:webHidden/>
          </w:rPr>
          <w:fldChar w:fldCharType="begin"/>
        </w:r>
        <w:r>
          <w:rPr>
            <w:noProof/>
            <w:webHidden/>
          </w:rPr>
          <w:instrText xml:space="preserve"> PAGEREF _Toc10206811 \h </w:instrText>
        </w:r>
      </w:ins>
      <w:r>
        <w:rPr>
          <w:noProof/>
          <w:webHidden/>
        </w:rPr>
      </w:r>
      <w:r>
        <w:rPr>
          <w:noProof/>
          <w:webHidden/>
        </w:rPr>
        <w:fldChar w:fldCharType="separate"/>
      </w:r>
      <w:ins w:id="350" w:author="Andreas Kuehne" w:date="2019-05-31T12:48:00Z">
        <w:r>
          <w:rPr>
            <w:noProof/>
            <w:webHidden/>
          </w:rPr>
          <w:t>48</w:t>
        </w:r>
        <w:r>
          <w:rPr>
            <w:noProof/>
            <w:webHidden/>
          </w:rPr>
          <w:fldChar w:fldCharType="end"/>
        </w:r>
        <w:r w:rsidRPr="00EE30CC">
          <w:rPr>
            <w:rStyle w:val="Hyperlink"/>
            <w:noProof/>
          </w:rPr>
          <w:fldChar w:fldCharType="end"/>
        </w:r>
      </w:ins>
    </w:p>
    <w:p w14:paraId="406D8CCE" w14:textId="2F01AAEE" w:rsidR="00DC7A78" w:rsidRDefault="00DC7A78">
      <w:pPr>
        <w:pStyle w:val="Verzeichnis3"/>
        <w:tabs>
          <w:tab w:val="right" w:leader="dot" w:pos="9350"/>
        </w:tabs>
        <w:rPr>
          <w:ins w:id="351" w:author="Andreas Kuehne" w:date="2019-05-31T12:48:00Z"/>
          <w:rFonts w:asciiTheme="minorHAnsi" w:eastAsiaTheme="minorEastAsia" w:hAnsiTheme="minorHAnsi" w:cstheme="minorBidi"/>
          <w:noProof/>
          <w:sz w:val="22"/>
          <w:szCs w:val="22"/>
          <w:lang w:val="en-GB" w:eastAsia="en-GB"/>
        </w:rPr>
      </w:pPr>
      <w:ins w:id="352"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"_Toc10206812"</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4.4.3</w:t>
        </w:r>
        <w:r w:rsidRPr="00EE30CC">
          <w:rPr>
            <w:rStyle w:val="Hyperlink"/>
            <w:noProof/>
          </w:rPr>
          <w:t xml:space="preserve"> Component OptionalInputsBase</w:t>
        </w:r>
        <w:r>
          <w:rPr>
            <w:noProof/>
            <w:webHidden/>
          </w:rPr>
          <w:tab/>
        </w:r>
        <w:r>
          <w:rPr>
            <w:noProof/>
            <w:webHidden/>
          </w:rPr>
          <w:fldChar w:fldCharType="begin"/>
        </w:r>
        <w:r>
          <w:rPr>
            <w:noProof/>
            <w:webHidden/>
          </w:rPr>
          <w:instrText xml:space="preserve"> PAGEREF _Toc10206812 \h </w:instrText>
        </w:r>
      </w:ins>
      <w:r>
        <w:rPr>
          <w:noProof/>
          <w:webHidden/>
        </w:rPr>
      </w:r>
      <w:r>
        <w:rPr>
          <w:noProof/>
          <w:webHidden/>
        </w:rPr>
        <w:fldChar w:fldCharType="separate"/>
      </w:r>
      <w:ins w:id="353" w:author="Andreas Kuehne" w:date="2019-05-31T12:48:00Z">
        <w:r>
          <w:rPr>
            <w:noProof/>
            <w:webHidden/>
          </w:rPr>
          <w:t>48</w:t>
        </w:r>
        <w:r>
          <w:rPr>
            <w:noProof/>
            <w:webHidden/>
          </w:rPr>
          <w:fldChar w:fldCharType="end"/>
        </w:r>
        <w:r w:rsidRPr="00EE30CC">
          <w:rPr>
            <w:rStyle w:val="Hyperlink"/>
            <w:noProof/>
          </w:rPr>
          <w:fldChar w:fldCharType="end"/>
        </w:r>
      </w:ins>
    </w:p>
    <w:p w14:paraId="45BF8C48" w14:textId="0CAD2C5B" w:rsidR="00DC7A78" w:rsidRDefault="00DC7A78">
      <w:pPr>
        <w:pStyle w:val="Verzeichnis4"/>
        <w:tabs>
          <w:tab w:val="right" w:leader="dot" w:pos="9350"/>
        </w:tabs>
        <w:rPr>
          <w:ins w:id="354" w:author="Andreas Kuehne" w:date="2019-05-31T12:48:00Z"/>
          <w:rFonts w:asciiTheme="minorHAnsi" w:eastAsiaTheme="minorEastAsia" w:hAnsiTheme="minorHAnsi" w:cstheme="minorBidi"/>
          <w:noProof/>
          <w:sz w:val="22"/>
          <w:szCs w:val="22"/>
          <w:lang w:val="en-GB" w:eastAsia="en-GB"/>
        </w:rPr>
      </w:pPr>
      <w:ins w:id="355"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"_Toc10206813"</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4.4.3.1</w:t>
        </w:r>
        <w:r w:rsidRPr="00EE30CC">
          <w:rPr>
            <w:rStyle w:val="Hyperlink"/>
            <w:noProof/>
          </w:rPr>
          <w:t xml:space="preserve"> OptionalInputsBase – JSON Syntax</w:t>
        </w:r>
        <w:r>
          <w:rPr>
            <w:noProof/>
            <w:webHidden/>
          </w:rPr>
          <w:tab/>
        </w:r>
        <w:r>
          <w:rPr>
            <w:noProof/>
            <w:webHidden/>
          </w:rPr>
          <w:fldChar w:fldCharType="begin"/>
        </w:r>
        <w:r>
          <w:rPr>
            <w:noProof/>
            <w:webHidden/>
          </w:rPr>
          <w:instrText xml:space="preserve"> PAGEREF _Toc10206813 \h </w:instrText>
        </w:r>
      </w:ins>
      <w:r>
        <w:rPr>
          <w:noProof/>
          <w:webHidden/>
        </w:rPr>
      </w:r>
      <w:r>
        <w:rPr>
          <w:noProof/>
          <w:webHidden/>
        </w:rPr>
        <w:fldChar w:fldCharType="separate"/>
      </w:r>
      <w:ins w:id="356" w:author="Andreas Kuehne" w:date="2019-05-31T12:48:00Z">
        <w:r>
          <w:rPr>
            <w:noProof/>
            <w:webHidden/>
          </w:rPr>
          <w:t>49</w:t>
        </w:r>
        <w:r>
          <w:rPr>
            <w:noProof/>
            <w:webHidden/>
          </w:rPr>
          <w:fldChar w:fldCharType="end"/>
        </w:r>
        <w:r w:rsidRPr="00EE30CC">
          <w:rPr>
            <w:rStyle w:val="Hyperlink"/>
            <w:noProof/>
          </w:rPr>
          <w:fldChar w:fldCharType="end"/>
        </w:r>
      </w:ins>
    </w:p>
    <w:p w14:paraId="60759101" w14:textId="2B5F49FE" w:rsidR="00DC7A78" w:rsidRDefault="00DC7A78">
      <w:pPr>
        <w:pStyle w:val="Verzeichnis4"/>
        <w:tabs>
          <w:tab w:val="right" w:leader="dot" w:pos="9350"/>
        </w:tabs>
        <w:rPr>
          <w:ins w:id="357" w:author="Andreas Kuehne" w:date="2019-05-31T12:48:00Z"/>
          <w:rFonts w:asciiTheme="minorHAnsi" w:eastAsiaTheme="minorEastAsia" w:hAnsiTheme="minorHAnsi" w:cstheme="minorBidi"/>
          <w:noProof/>
          <w:sz w:val="22"/>
          <w:szCs w:val="22"/>
          <w:lang w:val="en-GB" w:eastAsia="en-GB"/>
        </w:rPr>
      </w:pPr>
      <w:ins w:id="358"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"_Toc10206814"</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4.4.3.2</w:t>
        </w:r>
        <w:r w:rsidRPr="00EE30CC">
          <w:rPr>
            <w:rStyle w:val="Hyperlink"/>
            <w:noProof/>
          </w:rPr>
          <w:t xml:space="preserve"> OptionalInputsBase – XML Syntax</w:t>
        </w:r>
        <w:r>
          <w:rPr>
            <w:noProof/>
            <w:webHidden/>
          </w:rPr>
          <w:tab/>
        </w:r>
        <w:r>
          <w:rPr>
            <w:noProof/>
            <w:webHidden/>
          </w:rPr>
          <w:fldChar w:fldCharType="begin"/>
        </w:r>
        <w:r>
          <w:rPr>
            <w:noProof/>
            <w:webHidden/>
          </w:rPr>
          <w:instrText xml:space="preserve"> PAGEREF _Toc10206814 \h </w:instrText>
        </w:r>
      </w:ins>
      <w:r>
        <w:rPr>
          <w:noProof/>
          <w:webHidden/>
        </w:rPr>
      </w:r>
      <w:r>
        <w:rPr>
          <w:noProof/>
          <w:webHidden/>
        </w:rPr>
        <w:fldChar w:fldCharType="separate"/>
      </w:r>
      <w:ins w:id="359" w:author="Andreas Kuehne" w:date="2019-05-31T12:48:00Z">
        <w:r>
          <w:rPr>
            <w:noProof/>
            <w:webHidden/>
          </w:rPr>
          <w:t>49</w:t>
        </w:r>
        <w:r>
          <w:rPr>
            <w:noProof/>
            <w:webHidden/>
          </w:rPr>
          <w:fldChar w:fldCharType="end"/>
        </w:r>
        <w:r w:rsidRPr="00EE30CC">
          <w:rPr>
            <w:rStyle w:val="Hyperlink"/>
            <w:noProof/>
          </w:rPr>
          <w:fldChar w:fldCharType="end"/>
        </w:r>
      </w:ins>
    </w:p>
    <w:p w14:paraId="1948ADF4" w14:textId="5EB5DF01" w:rsidR="00DC7A78" w:rsidRDefault="00DC7A78">
      <w:pPr>
        <w:pStyle w:val="Verzeichnis3"/>
        <w:tabs>
          <w:tab w:val="right" w:leader="dot" w:pos="9350"/>
        </w:tabs>
        <w:rPr>
          <w:ins w:id="360" w:author="Andreas Kuehne" w:date="2019-05-31T12:48:00Z"/>
          <w:rFonts w:asciiTheme="minorHAnsi" w:eastAsiaTheme="minorEastAsia" w:hAnsiTheme="minorHAnsi" w:cstheme="minorBidi"/>
          <w:noProof/>
          <w:sz w:val="22"/>
          <w:szCs w:val="22"/>
          <w:lang w:val="en-GB" w:eastAsia="en-GB"/>
        </w:rPr>
      </w:pPr>
      <w:ins w:id="361"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"_Toc10206815"</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4.4.4</w:t>
        </w:r>
        <w:r w:rsidRPr="00EE30CC">
          <w:rPr>
            <w:rStyle w:val="Hyperlink"/>
            <w:noProof/>
          </w:rPr>
          <w:t xml:space="preserve"> Component OptionalInputsSign</w:t>
        </w:r>
        <w:r>
          <w:rPr>
            <w:noProof/>
            <w:webHidden/>
          </w:rPr>
          <w:tab/>
        </w:r>
        <w:r>
          <w:rPr>
            <w:noProof/>
            <w:webHidden/>
          </w:rPr>
          <w:fldChar w:fldCharType="begin"/>
        </w:r>
        <w:r>
          <w:rPr>
            <w:noProof/>
            <w:webHidden/>
          </w:rPr>
          <w:instrText xml:space="preserve"> PAGEREF _Toc10206815 \h </w:instrText>
        </w:r>
      </w:ins>
      <w:r>
        <w:rPr>
          <w:noProof/>
          <w:webHidden/>
        </w:rPr>
      </w:r>
      <w:r>
        <w:rPr>
          <w:noProof/>
          <w:webHidden/>
        </w:rPr>
        <w:fldChar w:fldCharType="separate"/>
      </w:r>
      <w:ins w:id="362" w:author="Andreas Kuehne" w:date="2019-05-31T12:48:00Z">
        <w:r>
          <w:rPr>
            <w:noProof/>
            <w:webHidden/>
          </w:rPr>
          <w:t>50</w:t>
        </w:r>
        <w:r>
          <w:rPr>
            <w:noProof/>
            <w:webHidden/>
          </w:rPr>
          <w:fldChar w:fldCharType="end"/>
        </w:r>
        <w:r w:rsidRPr="00EE30CC">
          <w:rPr>
            <w:rStyle w:val="Hyperlink"/>
            <w:noProof/>
          </w:rPr>
          <w:fldChar w:fldCharType="end"/>
        </w:r>
      </w:ins>
    </w:p>
    <w:p w14:paraId="14463446" w14:textId="45FDE740" w:rsidR="00DC7A78" w:rsidRDefault="00DC7A78">
      <w:pPr>
        <w:pStyle w:val="Verzeichnis4"/>
        <w:tabs>
          <w:tab w:val="right" w:leader="dot" w:pos="9350"/>
        </w:tabs>
        <w:rPr>
          <w:ins w:id="363" w:author="Andreas Kuehne" w:date="2019-05-31T12:48:00Z"/>
          <w:rFonts w:asciiTheme="minorHAnsi" w:eastAsiaTheme="minorEastAsia" w:hAnsiTheme="minorHAnsi" w:cstheme="minorBidi"/>
          <w:noProof/>
          <w:sz w:val="22"/>
          <w:szCs w:val="22"/>
          <w:lang w:val="en-GB" w:eastAsia="en-GB"/>
        </w:rPr>
      </w:pPr>
      <w:ins w:id="364"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"_Toc10206816"</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4.4.4.1</w:t>
        </w:r>
        <w:r w:rsidRPr="00EE30CC">
          <w:rPr>
            <w:rStyle w:val="Hyperlink"/>
            <w:noProof/>
          </w:rPr>
          <w:t xml:space="preserve"> OptionalInputsSign – JSON Syntax</w:t>
        </w:r>
        <w:r>
          <w:rPr>
            <w:noProof/>
            <w:webHidden/>
          </w:rPr>
          <w:tab/>
        </w:r>
        <w:r>
          <w:rPr>
            <w:noProof/>
            <w:webHidden/>
          </w:rPr>
          <w:fldChar w:fldCharType="begin"/>
        </w:r>
        <w:r>
          <w:rPr>
            <w:noProof/>
            <w:webHidden/>
          </w:rPr>
          <w:instrText xml:space="preserve"> PAGEREF _Toc10206816 \h </w:instrText>
        </w:r>
      </w:ins>
      <w:r>
        <w:rPr>
          <w:noProof/>
          <w:webHidden/>
        </w:rPr>
      </w:r>
      <w:r>
        <w:rPr>
          <w:noProof/>
          <w:webHidden/>
        </w:rPr>
        <w:fldChar w:fldCharType="separate"/>
      </w:r>
      <w:ins w:id="365" w:author="Andreas Kuehne" w:date="2019-05-31T12:48:00Z">
        <w:r>
          <w:rPr>
            <w:noProof/>
            <w:webHidden/>
          </w:rPr>
          <w:t>51</w:t>
        </w:r>
        <w:r>
          <w:rPr>
            <w:noProof/>
            <w:webHidden/>
          </w:rPr>
          <w:fldChar w:fldCharType="end"/>
        </w:r>
        <w:r w:rsidRPr="00EE30CC">
          <w:rPr>
            <w:rStyle w:val="Hyperlink"/>
            <w:noProof/>
          </w:rPr>
          <w:fldChar w:fldCharType="end"/>
        </w:r>
      </w:ins>
    </w:p>
    <w:p w14:paraId="6450119B" w14:textId="22D48A5F" w:rsidR="00DC7A78" w:rsidRDefault="00DC7A78">
      <w:pPr>
        <w:pStyle w:val="Verzeichnis4"/>
        <w:tabs>
          <w:tab w:val="right" w:leader="dot" w:pos="9350"/>
        </w:tabs>
        <w:rPr>
          <w:ins w:id="366" w:author="Andreas Kuehne" w:date="2019-05-31T12:48:00Z"/>
          <w:rFonts w:asciiTheme="minorHAnsi" w:eastAsiaTheme="minorEastAsia" w:hAnsiTheme="minorHAnsi" w:cstheme="minorBidi"/>
          <w:noProof/>
          <w:sz w:val="22"/>
          <w:szCs w:val="22"/>
          <w:lang w:val="en-GB" w:eastAsia="en-GB"/>
        </w:rPr>
      </w:pPr>
      <w:ins w:id="367"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"_Toc10206817"</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4.4.4.2</w:t>
        </w:r>
        <w:r w:rsidRPr="00EE30CC">
          <w:rPr>
            <w:rStyle w:val="Hyperlink"/>
            <w:noProof/>
          </w:rPr>
          <w:t xml:space="preserve"> OptionalInputsSign – XML Syntax</w:t>
        </w:r>
        <w:r>
          <w:rPr>
            <w:noProof/>
            <w:webHidden/>
          </w:rPr>
          <w:tab/>
        </w:r>
        <w:r>
          <w:rPr>
            <w:noProof/>
            <w:webHidden/>
          </w:rPr>
          <w:fldChar w:fldCharType="begin"/>
        </w:r>
        <w:r>
          <w:rPr>
            <w:noProof/>
            <w:webHidden/>
          </w:rPr>
          <w:instrText xml:space="preserve"> PAGEREF _Toc10206817 \h </w:instrText>
        </w:r>
      </w:ins>
      <w:r>
        <w:rPr>
          <w:noProof/>
          <w:webHidden/>
        </w:rPr>
      </w:r>
      <w:r>
        <w:rPr>
          <w:noProof/>
          <w:webHidden/>
        </w:rPr>
        <w:fldChar w:fldCharType="separate"/>
      </w:r>
      <w:ins w:id="368" w:author="Andreas Kuehne" w:date="2019-05-31T12:48:00Z">
        <w:r>
          <w:rPr>
            <w:noProof/>
            <w:webHidden/>
          </w:rPr>
          <w:t>53</w:t>
        </w:r>
        <w:r>
          <w:rPr>
            <w:noProof/>
            <w:webHidden/>
          </w:rPr>
          <w:fldChar w:fldCharType="end"/>
        </w:r>
        <w:r w:rsidRPr="00EE30CC">
          <w:rPr>
            <w:rStyle w:val="Hyperlink"/>
            <w:noProof/>
          </w:rPr>
          <w:fldChar w:fldCharType="end"/>
        </w:r>
      </w:ins>
    </w:p>
    <w:p w14:paraId="6EC05FA4" w14:textId="2CD9EB62" w:rsidR="00DC7A78" w:rsidRDefault="00DC7A78">
      <w:pPr>
        <w:pStyle w:val="Verzeichnis3"/>
        <w:tabs>
          <w:tab w:val="right" w:leader="dot" w:pos="9350"/>
        </w:tabs>
        <w:rPr>
          <w:ins w:id="369" w:author="Andreas Kuehne" w:date="2019-05-31T12:48:00Z"/>
          <w:rFonts w:asciiTheme="minorHAnsi" w:eastAsiaTheme="minorEastAsia" w:hAnsiTheme="minorHAnsi" w:cstheme="minorBidi"/>
          <w:noProof/>
          <w:sz w:val="22"/>
          <w:szCs w:val="22"/>
          <w:lang w:val="en-GB" w:eastAsia="en-GB"/>
        </w:rPr>
      </w:pPr>
      <w:ins w:id="370"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"_Toc10206818"</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4.4.5</w:t>
        </w:r>
        <w:r w:rsidRPr="00EE30CC">
          <w:rPr>
            <w:rStyle w:val="Hyperlink"/>
            <w:noProof/>
          </w:rPr>
          <w:t xml:space="preserve"> Component OptionalInputsVerify</w:t>
        </w:r>
        <w:r>
          <w:rPr>
            <w:noProof/>
            <w:webHidden/>
          </w:rPr>
          <w:tab/>
        </w:r>
        <w:r>
          <w:rPr>
            <w:noProof/>
            <w:webHidden/>
          </w:rPr>
          <w:fldChar w:fldCharType="begin"/>
        </w:r>
        <w:r>
          <w:rPr>
            <w:noProof/>
            <w:webHidden/>
          </w:rPr>
          <w:instrText xml:space="preserve"> PAGEREF _Toc10206818 \h </w:instrText>
        </w:r>
      </w:ins>
      <w:r>
        <w:rPr>
          <w:noProof/>
          <w:webHidden/>
        </w:rPr>
      </w:r>
      <w:r>
        <w:rPr>
          <w:noProof/>
          <w:webHidden/>
        </w:rPr>
        <w:fldChar w:fldCharType="separate"/>
      </w:r>
      <w:ins w:id="371" w:author="Andreas Kuehne" w:date="2019-05-31T12:48:00Z">
        <w:r>
          <w:rPr>
            <w:noProof/>
            <w:webHidden/>
          </w:rPr>
          <w:t>54</w:t>
        </w:r>
        <w:r>
          <w:rPr>
            <w:noProof/>
            <w:webHidden/>
          </w:rPr>
          <w:fldChar w:fldCharType="end"/>
        </w:r>
        <w:r w:rsidRPr="00EE30CC">
          <w:rPr>
            <w:rStyle w:val="Hyperlink"/>
            <w:noProof/>
          </w:rPr>
          <w:fldChar w:fldCharType="end"/>
        </w:r>
      </w:ins>
    </w:p>
    <w:p w14:paraId="65220BD7" w14:textId="24E0AE61" w:rsidR="00DC7A78" w:rsidRDefault="00DC7A78">
      <w:pPr>
        <w:pStyle w:val="Verzeichnis4"/>
        <w:tabs>
          <w:tab w:val="right" w:leader="dot" w:pos="9350"/>
        </w:tabs>
        <w:rPr>
          <w:ins w:id="372" w:author="Andreas Kuehne" w:date="2019-05-31T12:48:00Z"/>
          <w:rFonts w:asciiTheme="minorHAnsi" w:eastAsiaTheme="minorEastAsia" w:hAnsiTheme="minorHAnsi" w:cstheme="minorBidi"/>
          <w:noProof/>
          <w:sz w:val="22"/>
          <w:szCs w:val="22"/>
          <w:lang w:val="en-GB" w:eastAsia="en-GB"/>
        </w:rPr>
      </w:pPr>
      <w:ins w:id="373"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"_Toc10206819"</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4.4.5.1</w:t>
        </w:r>
        <w:r w:rsidRPr="00EE30CC">
          <w:rPr>
            <w:rStyle w:val="Hyperlink"/>
            <w:noProof/>
          </w:rPr>
          <w:t xml:space="preserve"> OptionalInputsVerify – JSON Syntax</w:t>
        </w:r>
        <w:r>
          <w:rPr>
            <w:noProof/>
            <w:webHidden/>
          </w:rPr>
          <w:tab/>
        </w:r>
        <w:r>
          <w:rPr>
            <w:noProof/>
            <w:webHidden/>
          </w:rPr>
          <w:fldChar w:fldCharType="begin"/>
        </w:r>
        <w:r>
          <w:rPr>
            <w:noProof/>
            <w:webHidden/>
          </w:rPr>
          <w:instrText xml:space="preserve"> PAGEREF _Toc10206819 \h </w:instrText>
        </w:r>
      </w:ins>
      <w:r>
        <w:rPr>
          <w:noProof/>
          <w:webHidden/>
        </w:rPr>
      </w:r>
      <w:r>
        <w:rPr>
          <w:noProof/>
          <w:webHidden/>
        </w:rPr>
        <w:fldChar w:fldCharType="separate"/>
      </w:r>
      <w:ins w:id="374" w:author="Andreas Kuehne" w:date="2019-05-31T12:48:00Z">
        <w:r>
          <w:rPr>
            <w:noProof/>
            <w:webHidden/>
          </w:rPr>
          <w:t>55</w:t>
        </w:r>
        <w:r>
          <w:rPr>
            <w:noProof/>
            <w:webHidden/>
          </w:rPr>
          <w:fldChar w:fldCharType="end"/>
        </w:r>
        <w:r w:rsidRPr="00EE30CC">
          <w:rPr>
            <w:rStyle w:val="Hyperlink"/>
            <w:noProof/>
          </w:rPr>
          <w:fldChar w:fldCharType="end"/>
        </w:r>
      </w:ins>
    </w:p>
    <w:p w14:paraId="662D1B48" w14:textId="6740A44D" w:rsidR="00DC7A78" w:rsidRDefault="00DC7A78">
      <w:pPr>
        <w:pStyle w:val="Verzeichnis4"/>
        <w:tabs>
          <w:tab w:val="right" w:leader="dot" w:pos="9350"/>
        </w:tabs>
        <w:rPr>
          <w:ins w:id="375" w:author="Andreas Kuehne" w:date="2019-05-31T12:48:00Z"/>
          <w:rFonts w:asciiTheme="minorHAnsi" w:eastAsiaTheme="minorEastAsia" w:hAnsiTheme="minorHAnsi" w:cstheme="minorBidi"/>
          <w:noProof/>
          <w:sz w:val="22"/>
          <w:szCs w:val="22"/>
          <w:lang w:val="en-GB" w:eastAsia="en-GB"/>
        </w:rPr>
      </w:pPr>
      <w:ins w:id="376"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"_Toc10206820"</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4.4.5.2</w:t>
        </w:r>
        <w:r w:rsidRPr="00EE30CC">
          <w:rPr>
            <w:rStyle w:val="Hyperlink"/>
            <w:noProof/>
          </w:rPr>
          <w:t xml:space="preserve"> OptionalInputsVerify – XML Syntax</w:t>
        </w:r>
        <w:r>
          <w:rPr>
            <w:noProof/>
            <w:webHidden/>
          </w:rPr>
          <w:tab/>
        </w:r>
        <w:r>
          <w:rPr>
            <w:noProof/>
            <w:webHidden/>
          </w:rPr>
          <w:fldChar w:fldCharType="begin"/>
        </w:r>
        <w:r>
          <w:rPr>
            <w:noProof/>
            <w:webHidden/>
          </w:rPr>
          <w:instrText xml:space="preserve"> PAGEREF _Toc10206820 \h </w:instrText>
        </w:r>
      </w:ins>
      <w:r>
        <w:rPr>
          <w:noProof/>
          <w:webHidden/>
        </w:rPr>
      </w:r>
      <w:r>
        <w:rPr>
          <w:noProof/>
          <w:webHidden/>
        </w:rPr>
        <w:fldChar w:fldCharType="separate"/>
      </w:r>
      <w:ins w:id="377" w:author="Andreas Kuehne" w:date="2019-05-31T12:48:00Z">
        <w:r>
          <w:rPr>
            <w:noProof/>
            <w:webHidden/>
          </w:rPr>
          <w:t>57</w:t>
        </w:r>
        <w:r>
          <w:rPr>
            <w:noProof/>
            <w:webHidden/>
          </w:rPr>
          <w:fldChar w:fldCharType="end"/>
        </w:r>
        <w:r w:rsidRPr="00EE30CC">
          <w:rPr>
            <w:rStyle w:val="Hyperlink"/>
            <w:noProof/>
          </w:rPr>
          <w:fldChar w:fldCharType="end"/>
        </w:r>
      </w:ins>
    </w:p>
    <w:p w14:paraId="6B7C93BD" w14:textId="536A12B0" w:rsidR="00DC7A78" w:rsidRDefault="00DC7A78">
      <w:pPr>
        <w:pStyle w:val="Verzeichnis3"/>
        <w:tabs>
          <w:tab w:val="right" w:leader="dot" w:pos="9350"/>
        </w:tabs>
        <w:rPr>
          <w:ins w:id="378" w:author="Andreas Kuehne" w:date="2019-05-31T12:48:00Z"/>
          <w:rFonts w:asciiTheme="minorHAnsi" w:eastAsiaTheme="minorEastAsia" w:hAnsiTheme="minorHAnsi" w:cstheme="minorBidi"/>
          <w:noProof/>
          <w:sz w:val="22"/>
          <w:szCs w:val="22"/>
          <w:lang w:val="en-GB" w:eastAsia="en-GB"/>
        </w:rPr>
      </w:pPr>
      <w:ins w:id="379"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"_Toc10206821"</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4.4.6</w:t>
        </w:r>
        <w:r w:rsidRPr="00EE30CC">
          <w:rPr>
            <w:rStyle w:val="Hyperlink"/>
            <w:noProof/>
          </w:rPr>
          <w:t xml:space="preserve"> Component OptionalOutputsBase</w:t>
        </w:r>
        <w:r>
          <w:rPr>
            <w:noProof/>
            <w:webHidden/>
          </w:rPr>
          <w:tab/>
        </w:r>
        <w:r>
          <w:rPr>
            <w:noProof/>
            <w:webHidden/>
          </w:rPr>
          <w:fldChar w:fldCharType="begin"/>
        </w:r>
        <w:r>
          <w:rPr>
            <w:noProof/>
            <w:webHidden/>
          </w:rPr>
          <w:instrText xml:space="preserve"> PAGEREF _Toc10206821 \h </w:instrText>
        </w:r>
      </w:ins>
      <w:r>
        <w:rPr>
          <w:noProof/>
          <w:webHidden/>
        </w:rPr>
      </w:r>
      <w:r>
        <w:rPr>
          <w:noProof/>
          <w:webHidden/>
        </w:rPr>
        <w:fldChar w:fldCharType="separate"/>
      </w:r>
      <w:ins w:id="380" w:author="Andreas Kuehne" w:date="2019-05-31T12:48:00Z">
        <w:r>
          <w:rPr>
            <w:noProof/>
            <w:webHidden/>
          </w:rPr>
          <w:t>58</w:t>
        </w:r>
        <w:r>
          <w:rPr>
            <w:noProof/>
            <w:webHidden/>
          </w:rPr>
          <w:fldChar w:fldCharType="end"/>
        </w:r>
        <w:r w:rsidRPr="00EE30CC">
          <w:rPr>
            <w:rStyle w:val="Hyperlink"/>
            <w:noProof/>
          </w:rPr>
          <w:fldChar w:fldCharType="end"/>
        </w:r>
      </w:ins>
    </w:p>
    <w:p w14:paraId="253C99CC" w14:textId="0EBF30EE" w:rsidR="00DC7A78" w:rsidRDefault="00DC7A78">
      <w:pPr>
        <w:pStyle w:val="Verzeichnis4"/>
        <w:tabs>
          <w:tab w:val="right" w:leader="dot" w:pos="9350"/>
        </w:tabs>
        <w:rPr>
          <w:ins w:id="381" w:author="Andreas Kuehne" w:date="2019-05-31T12:48:00Z"/>
          <w:rFonts w:asciiTheme="minorHAnsi" w:eastAsiaTheme="minorEastAsia" w:hAnsiTheme="minorHAnsi" w:cstheme="minorBidi"/>
          <w:noProof/>
          <w:sz w:val="22"/>
          <w:szCs w:val="22"/>
          <w:lang w:val="en-GB" w:eastAsia="en-GB"/>
        </w:rPr>
      </w:pPr>
      <w:ins w:id="382"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"_Toc10206822"</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4.4.6.1</w:t>
        </w:r>
        <w:r w:rsidRPr="00EE30CC">
          <w:rPr>
            <w:rStyle w:val="Hyperlink"/>
            <w:noProof/>
          </w:rPr>
          <w:t xml:space="preserve"> OptionalOutputsBase – JSON Syntax</w:t>
        </w:r>
        <w:r>
          <w:rPr>
            <w:noProof/>
            <w:webHidden/>
          </w:rPr>
          <w:tab/>
        </w:r>
        <w:r>
          <w:rPr>
            <w:noProof/>
            <w:webHidden/>
          </w:rPr>
          <w:fldChar w:fldCharType="begin"/>
        </w:r>
        <w:r>
          <w:rPr>
            <w:noProof/>
            <w:webHidden/>
          </w:rPr>
          <w:instrText xml:space="preserve"> PAGEREF _Toc10206822 \h </w:instrText>
        </w:r>
      </w:ins>
      <w:r>
        <w:rPr>
          <w:noProof/>
          <w:webHidden/>
        </w:rPr>
      </w:r>
      <w:r>
        <w:rPr>
          <w:noProof/>
          <w:webHidden/>
        </w:rPr>
        <w:fldChar w:fldCharType="separate"/>
      </w:r>
      <w:ins w:id="383" w:author="Andreas Kuehne" w:date="2019-05-31T12:48:00Z">
        <w:r>
          <w:rPr>
            <w:noProof/>
            <w:webHidden/>
          </w:rPr>
          <w:t>58</w:t>
        </w:r>
        <w:r>
          <w:rPr>
            <w:noProof/>
            <w:webHidden/>
          </w:rPr>
          <w:fldChar w:fldCharType="end"/>
        </w:r>
        <w:r w:rsidRPr="00EE30CC">
          <w:rPr>
            <w:rStyle w:val="Hyperlink"/>
            <w:noProof/>
          </w:rPr>
          <w:fldChar w:fldCharType="end"/>
        </w:r>
      </w:ins>
    </w:p>
    <w:p w14:paraId="20E4DC63" w14:textId="4CD1C74B" w:rsidR="00DC7A78" w:rsidRDefault="00DC7A78">
      <w:pPr>
        <w:pStyle w:val="Verzeichnis4"/>
        <w:tabs>
          <w:tab w:val="right" w:leader="dot" w:pos="9350"/>
        </w:tabs>
        <w:rPr>
          <w:ins w:id="384" w:author="Andreas Kuehne" w:date="2019-05-31T12:48:00Z"/>
          <w:rFonts w:asciiTheme="minorHAnsi" w:eastAsiaTheme="minorEastAsia" w:hAnsiTheme="minorHAnsi" w:cstheme="minorBidi"/>
          <w:noProof/>
          <w:sz w:val="22"/>
          <w:szCs w:val="22"/>
          <w:lang w:val="en-GB" w:eastAsia="en-GB"/>
        </w:rPr>
      </w:pPr>
      <w:ins w:id="385"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"_Toc10206823"</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4.4.6.2</w:t>
        </w:r>
        <w:r w:rsidRPr="00EE30CC">
          <w:rPr>
            <w:rStyle w:val="Hyperlink"/>
            <w:noProof/>
          </w:rPr>
          <w:t xml:space="preserve"> OptionalOutputsBase – XML Syntax</w:t>
        </w:r>
        <w:r>
          <w:rPr>
            <w:noProof/>
            <w:webHidden/>
          </w:rPr>
          <w:tab/>
        </w:r>
        <w:r>
          <w:rPr>
            <w:noProof/>
            <w:webHidden/>
          </w:rPr>
          <w:fldChar w:fldCharType="begin"/>
        </w:r>
        <w:r>
          <w:rPr>
            <w:noProof/>
            <w:webHidden/>
          </w:rPr>
          <w:instrText xml:space="preserve"> PAGEREF _Toc10206823 \h </w:instrText>
        </w:r>
      </w:ins>
      <w:r>
        <w:rPr>
          <w:noProof/>
          <w:webHidden/>
        </w:rPr>
      </w:r>
      <w:r>
        <w:rPr>
          <w:noProof/>
          <w:webHidden/>
        </w:rPr>
        <w:fldChar w:fldCharType="separate"/>
      </w:r>
      <w:ins w:id="386" w:author="Andreas Kuehne" w:date="2019-05-31T12:48:00Z">
        <w:r>
          <w:rPr>
            <w:noProof/>
            <w:webHidden/>
          </w:rPr>
          <w:t>58</w:t>
        </w:r>
        <w:r>
          <w:rPr>
            <w:noProof/>
            <w:webHidden/>
          </w:rPr>
          <w:fldChar w:fldCharType="end"/>
        </w:r>
        <w:r w:rsidRPr="00EE30CC">
          <w:rPr>
            <w:rStyle w:val="Hyperlink"/>
            <w:noProof/>
          </w:rPr>
          <w:fldChar w:fldCharType="end"/>
        </w:r>
      </w:ins>
    </w:p>
    <w:p w14:paraId="06E77B10" w14:textId="3D01356C" w:rsidR="00DC7A78" w:rsidRDefault="00DC7A78">
      <w:pPr>
        <w:pStyle w:val="Verzeichnis3"/>
        <w:tabs>
          <w:tab w:val="right" w:leader="dot" w:pos="9350"/>
        </w:tabs>
        <w:rPr>
          <w:ins w:id="387" w:author="Andreas Kuehne" w:date="2019-05-31T12:48:00Z"/>
          <w:rFonts w:asciiTheme="minorHAnsi" w:eastAsiaTheme="minorEastAsia" w:hAnsiTheme="minorHAnsi" w:cstheme="minorBidi"/>
          <w:noProof/>
          <w:sz w:val="22"/>
          <w:szCs w:val="22"/>
          <w:lang w:val="en-GB" w:eastAsia="en-GB"/>
        </w:rPr>
      </w:pPr>
      <w:ins w:id="388"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"_Toc10206824"</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4.4.7</w:t>
        </w:r>
        <w:r w:rsidRPr="00EE30CC">
          <w:rPr>
            <w:rStyle w:val="Hyperlink"/>
            <w:noProof/>
          </w:rPr>
          <w:t xml:space="preserve"> Component OptionalOutputsSign</w:t>
        </w:r>
        <w:r>
          <w:rPr>
            <w:noProof/>
            <w:webHidden/>
          </w:rPr>
          <w:tab/>
        </w:r>
        <w:r>
          <w:rPr>
            <w:noProof/>
            <w:webHidden/>
          </w:rPr>
          <w:fldChar w:fldCharType="begin"/>
        </w:r>
        <w:r>
          <w:rPr>
            <w:noProof/>
            <w:webHidden/>
          </w:rPr>
          <w:instrText xml:space="preserve"> PAGEREF _Toc10206824 \h </w:instrText>
        </w:r>
      </w:ins>
      <w:r>
        <w:rPr>
          <w:noProof/>
          <w:webHidden/>
        </w:rPr>
      </w:r>
      <w:r>
        <w:rPr>
          <w:noProof/>
          <w:webHidden/>
        </w:rPr>
        <w:fldChar w:fldCharType="separate"/>
      </w:r>
      <w:ins w:id="389" w:author="Andreas Kuehne" w:date="2019-05-31T12:48:00Z">
        <w:r>
          <w:rPr>
            <w:noProof/>
            <w:webHidden/>
          </w:rPr>
          <w:t>59</w:t>
        </w:r>
        <w:r>
          <w:rPr>
            <w:noProof/>
            <w:webHidden/>
          </w:rPr>
          <w:fldChar w:fldCharType="end"/>
        </w:r>
        <w:r w:rsidRPr="00EE30CC">
          <w:rPr>
            <w:rStyle w:val="Hyperlink"/>
            <w:noProof/>
          </w:rPr>
          <w:fldChar w:fldCharType="end"/>
        </w:r>
      </w:ins>
    </w:p>
    <w:p w14:paraId="7968D805" w14:textId="00DE9957" w:rsidR="00DC7A78" w:rsidRDefault="00DC7A78">
      <w:pPr>
        <w:pStyle w:val="Verzeichnis4"/>
        <w:tabs>
          <w:tab w:val="right" w:leader="dot" w:pos="9350"/>
        </w:tabs>
        <w:rPr>
          <w:ins w:id="390" w:author="Andreas Kuehne" w:date="2019-05-31T12:48:00Z"/>
          <w:rFonts w:asciiTheme="minorHAnsi" w:eastAsiaTheme="minorEastAsia" w:hAnsiTheme="minorHAnsi" w:cstheme="minorBidi"/>
          <w:noProof/>
          <w:sz w:val="22"/>
          <w:szCs w:val="22"/>
          <w:lang w:val="en-GB" w:eastAsia="en-GB"/>
        </w:rPr>
      </w:pPr>
      <w:ins w:id="391"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"_Toc10206825"</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4.4.7.1</w:t>
        </w:r>
        <w:r w:rsidRPr="00EE30CC">
          <w:rPr>
            <w:rStyle w:val="Hyperlink"/>
            <w:noProof/>
          </w:rPr>
          <w:t xml:space="preserve"> OptionalOutputsSign – JSON Syntax</w:t>
        </w:r>
        <w:r>
          <w:rPr>
            <w:noProof/>
            <w:webHidden/>
          </w:rPr>
          <w:tab/>
        </w:r>
        <w:r>
          <w:rPr>
            <w:noProof/>
            <w:webHidden/>
          </w:rPr>
          <w:fldChar w:fldCharType="begin"/>
        </w:r>
        <w:r>
          <w:rPr>
            <w:noProof/>
            <w:webHidden/>
          </w:rPr>
          <w:instrText xml:space="preserve"> PAGEREF _Toc10206825 \h </w:instrText>
        </w:r>
      </w:ins>
      <w:r>
        <w:rPr>
          <w:noProof/>
          <w:webHidden/>
        </w:rPr>
      </w:r>
      <w:r>
        <w:rPr>
          <w:noProof/>
          <w:webHidden/>
        </w:rPr>
        <w:fldChar w:fldCharType="separate"/>
      </w:r>
      <w:ins w:id="392" w:author="Andreas Kuehne" w:date="2019-05-31T12:48:00Z">
        <w:r>
          <w:rPr>
            <w:noProof/>
            <w:webHidden/>
          </w:rPr>
          <w:t>59</w:t>
        </w:r>
        <w:r>
          <w:rPr>
            <w:noProof/>
            <w:webHidden/>
          </w:rPr>
          <w:fldChar w:fldCharType="end"/>
        </w:r>
        <w:r w:rsidRPr="00EE30CC">
          <w:rPr>
            <w:rStyle w:val="Hyperlink"/>
            <w:noProof/>
          </w:rPr>
          <w:fldChar w:fldCharType="end"/>
        </w:r>
      </w:ins>
    </w:p>
    <w:p w14:paraId="46343565" w14:textId="223294F2" w:rsidR="00DC7A78" w:rsidRDefault="00DC7A78">
      <w:pPr>
        <w:pStyle w:val="Verzeichnis4"/>
        <w:tabs>
          <w:tab w:val="right" w:leader="dot" w:pos="9350"/>
        </w:tabs>
        <w:rPr>
          <w:ins w:id="393" w:author="Andreas Kuehne" w:date="2019-05-31T12:48:00Z"/>
          <w:rFonts w:asciiTheme="minorHAnsi" w:eastAsiaTheme="minorEastAsia" w:hAnsiTheme="minorHAnsi" w:cstheme="minorBidi"/>
          <w:noProof/>
          <w:sz w:val="22"/>
          <w:szCs w:val="22"/>
          <w:lang w:val="en-GB" w:eastAsia="en-GB"/>
        </w:rPr>
      </w:pPr>
      <w:ins w:id="394"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"_Toc10206826"</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4.4.7.2</w:t>
        </w:r>
        <w:r w:rsidRPr="00EE30CC">
          <w:rPr>
            <w:rStyle w:val="Hyperlink"/>
            <w:noProof/>
          </w:rPr>
          <w:t xml:space="preserve"> OptionalOutputsSign – XML Syntax</w:t>
        </w:r>
        <w:r>
          <w:rPr>
            <w:noProof/>
            <w:webHidden/>
          </w:rPr>
          <w:tab/>
        </w:r>
        <w:r>
          <w:rPr>
            <w:noProof/>
            <w:webHidden/>
          </w:rPr>
          <w:fldChar w:fldCharType="begin"/>
        </w:r>
        <w:r>
          <w:rPr>
            <w:noProof/>
            <w:webHidden/>
          </w:rPr>
          <w:instrText xml:space="preserve"> PAGEREF _Toc10206826 \h </w:instrText>
        </w:r>
      </w:ins>
      <w:r>
        <w:rPr>
          <w:noProof/>
          <w:webHidden/>
        </w:rPr>
      </w:r>
      <w:r>
        <w:rPr>
          <w:noProof/>
          <w:webHidden/>
        </w:rPr>
        <w:fldChar w:fldCharType="separate"/>
      </w:r>
      <w:ins w:id="395" w:author="Andreas Kuehne" w:date="2019-05-31T12:48:00Z">
        <w:r>
          <w:rPr>
            <w:noProof/>
            <w:webHidden/>
          </w:rPr>
          <w:t>60</w:t>
        </w:r>
        <w:r>
          <w:rPr>
            <w:noProof/>
            <w:webHidden/>
          </w:rPr>
          <w:fldChar w:fldCharType="end"/>
        </w:r>
        <w:r w:rsidRPr="00EE30CC">
          <w:rPr>
            <w:rStyle w:val="Hyperlink"/>
            <w:noProof/>
          </w:rPr>
          <w:fldChar w:fldCharType="end"/>
        </w:r>
      </w:ins>
    </w:p>
    <w:p w14:paraId="5BF14E03" w14:textId="23679D82" w:rsidR="00DC7A78" w:rsidRDefault="00DC7A78">
      <w:pPr>
        <w:pStyle w:val="Verzeichnis3"/>
        <w:tabs>
          <w:tab w:val="right" w:leader="dot" w:pos="9350"/>
        </w:tabs>
        <w:rPr>
          <w:ins w:id="396" w:author="Andreas Kuehne" w:date="2019-05-31T12:48:00Z"/>
          <w:rFonts w:asciiTheme="minorHAnsi" w:eastAsiaTheme="minorEastAsia" w:hAnsiTheme="minorHAnsi" w:cstheme="minorBidi"/>
          <w:noProof/>
          <w:sz w:val="22"/>
          <w:szCs w:val="22"/>
          <w:lang w:val="en-GB" w:eastAsia="en-GB"/>
        </w:rPr>
      </w:pPr>
      <w:ins w:id="397"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"_Toc10206827"</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4.4.8</w:t>
        </w:r>
        <w:r w:rsidRPr="00EE30CC">
          <w:rPr>
            <w:rStyle w:val="Hyperlink"/>
            <w:noProof/>
          </w:rPr>
          <w:t xml:space="preserve"> Component OptionalOutputsVerify</w:t>
        </w:r>
        <w:r>
          <w:rPr>
            <w:noProof/>
            <w:webHidden/>
          </w:rPr>
          <w:tab/>
        </w:r>
        <w:r>
          <w:rPr>
            <w:noProof/>
            <w:webHidden/>
          </w:rPr>
          <w:fldChar w:fldCharType="begin"/>
        </w:r>
        <w:r>
          <w:rPr>
            <w:noProof/>
            <w:webHidden/>
          </w:rPr>
          <w:instrText xml:space="preserve"> PAGEREF _Toc10206827 \h </w:instrText>
        </w:r>
      </w:ins>
      <w:r>
        <w:rPr>
          <w:noProof/>
          <w:webHidden/>
        </w:rPr>
      </w:r>
      <w:r>
        <w:rPr>
          <w:noProof/>
          <w:webHidden/>
        </w:rPr>
        <w:fldChar w:fldCharType="separate"/>
      </w:r>
      <w:ins w:id="398" w:author="Andreas Kuehne" w:date="2019-05-31T12:48:00Z">
        <w:r>
          <w:rPr>
            <w:noProof/>
            <w:webHidden/>
          </w:rPr>
          <w:t>60</w:t>
        </w:r>
        <w:r>
          <w:rPr>
            <w:noProof/>
            <w:webHidden/>
          </w:rPr>
          <w:fldChar w:fldCharType="end"/>
        </w:r>
        <w:r w:rsidRPr="00EE30CC">
          <w:rPr>
            <w:rStyle w:val="Hyperlink"/>
            <w:noProof/>
          </w:rPr>
          <w:fldChar w:fldCharType="end"/>
        </w:r>
      </w:ins>
    </w:p>
    <w:p w14:paraId="534ABFA0" w14:textId="7EB234F8" w:rsidR="00DC7A78" w:rsidRDefault="00DC7A78">
      <w:pPr>
        <w:pStyle w:val="Verzeichnis4"/>
        <w:tabs>
          <w:tab w:val="right" w:leader="dot" w:pos="9350"/>
        </w:tabs>
        <w:rPr>
          <w:ins w:id="399" w:author="Andreas Kuehne" w:date="2019-05-31T12:48:00Z"/>
          <w:rFonts w:asciiTheme="minorHAnsi" w:eastAsiaTheme="minorEastAsia" w:hAnsiTheme="minorHAnsi" w:cstheme="minorBidi"/>
          <w:noProof/>
          <w:sz w:val="22"/>
          <w:szCs w:val="22"/>
          <w:lang w:val="en-GB" w:eastAsia="en-GB"/>
        </w:rPr>
      </w:pPr>
      <w:ins w:id="400"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"_Toc10206828"</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4.4.8.1</w:t>
        </w:r>
        <w:r w:rsidRPr="00EE30CC">
          <w:rPr>
            <w:rStyle w:val="Hyperlink"/>
            <w:noProof/>
          </w:rPr>
          <w:t xml:space="preserve"> OptionalOutputsVerify – JSON Syntax</w:t>
        </w:r>
        <w:r>
          <w:rPr>
            <w:noProof/>
            <w:webHidden/>
          </w:rPr>
          <w:tab/>
        </w:r>
        <w:r>
          <w:rPr>
            <w:noProof/>
            <w:webHidden/>
          </w:rPr>
          <w:fldChar w:fldCharType="begin"/>
        </w:r>
        <w:r>
          <w:rPr>
            <w:noProof/>
            <w:webHidden/>
          </w:rPr>
          <w:instrText xml:space="preserve"> PAGEREF _Toc10206828 \h </w:instrText>
        </w:r>
      </w:ins>
      <w:r>
        <w:rPr>
          <w:noProof/>
          <w:webHidden/>
        </w:rPr>
      </w:r>
      <w:r>
        <w:rPr>
          <w:noProof/>
          <w:webHidden/>
        </w:rPr>
        <w:fldChar w:fldCharType="separate"/>
      </w:r>
      <w:ins w:id="401" w:author="Andreas Kuehne" w:date="2019-05-31T12:48:00Z">
        <w:r>
          <w:rPr>
            <w:noProof/>
            <w:webHidden/>
          </w:rPr>
          <w:t>61</w:t>
        </w:r>
        <w:r>
          <w:rPr>
            <w:noProof/>
            <w:webHidden/>
          </w:rPr>
          <w:fldChar w:fldCharType="end"/>
        </w:r>
        <w:r w:rsidRPr="00EE30CC">
          <w:rPr>
            <w:rStyle w:val="Hyperlink"/>
            <w:noProof/>
          </w:rPr>
          <w:fldChar w:fldCharType="end"/>
        </w:r>
      </w:ins>
    </w:p>
    <w:p w14:paraId="75A64499" w14:textId="623D23FE" w:rsidR="00DC7A78" w:rsidRDefault="00DC7A78">
      <w:pPr>
        <w:pStyle w:val="Verzeichnis4"/>
        <w:tabs>
          <w:tab w:val="right" w:leader="dot" w:pos="9350"/>
        </w:tabs>
        <w:rPr>
          <w:ins w:id="402" w:author="Andreas Kuehne" w:date="2019-05-31T12:48:00Z"/>
          <w:rFonts w:asciiTheme="minorHAnsi" w:eastAsiaTheme="minorEastAsia" w:hAnsiTheme="minorHAnsi" w:cstheme="minorBidi"/>
          <w:noProof/>
          <w:sz w:val="22"/>
          <w:szCs w:val="22"/>
          <w:lang w:val="en-GB" w:eastAsia="en-GB"/>
        </w:rPr>
      </w:pPr>
      <w:ins w:id="403"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"_Toc10206829"</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4.4.8.2</w:t>
        </w:r>
        <w:r w:rsidRPr="00EE30CC">
          <w:rPr>
            <w:rStyle w:val="Hyperlink"/>
            <w:noProof/>
          </w:rPr>
          <w:t xml:space="preserve"> OptionalOutputsVerify – XML Syntax</w:t>
        </w:r>
        <w:r>
          <w:rPr>
            <w:noProof/>
            <w:webHidden/>
          </w:rPr>
          <w:tab/>
        </w:r>
        <w:r>
          <w:rPr>
            <w:noProof/>
            <w:webHidden/>
          </w:rPr>
          <w:fldChar w:fldCharType="begin"/>
        </w:r>
        <w:r>
          <w:rPr>
            <w:noProof/>
            <w:webHidden/>
          </w:rPr>
          <w:instrText xml:space="preserve"> PAGEREF _Toc10206829 \h </w:instrText>
        </w:r>
      </w:ins>
      <w:r>
        <w:rPr>
          <w:noProof/>
          <w:webHidden/>
        </w:rPr>
      </w:r>
      <w:r>
        <w:rPr>
          <w:noProof/>
          <w:webHidden/>
        </w:rPr>
        <w:fldChar w:fldCharType="separate"/>
      </w:r>
      <w:ins w:id="404" w:author="Andreas Kuehne" w:date="2019-05-31T12:48:00Z">
        <w:r>
          <w:rPr>
            <w:noProof/>
            <w:webHidden/>
          </w:rPr>
          <w:t>62</w:t>
        </w:r>
        <w:r>
          <w:rPr>
            <w:noProof/>
            <w:webHidden/>
          </w:rPr>
          <w:fldChar w:fldCharType="end"/>
        </w:r>
        <w:r w:rsidRPr="00EE30CC">
          <w:rPr>
            <w:rStyle w:val="Hyperlink"/>
            <w:noProof/>
          </w:rPr>
          <w:fldChar w:fldCharType="end"/>
        </w:r>
      </w:ins>
    </w:p>
    <w:p w14:paraId="06A29BDE" w14:textId="2CF2D1A7" w:rsidR="00DC7A78" w:rsidRDefault="00DC7A78">
      <w:pPr>
        <w:pStyle w:val="Verzeichnis3"/>
        <w:tabs>
          <w:tab w:val="right" w:leader="dot" w:pos="9350"/>
        </w:tabs>
        <w:rPr>
          <w:ins w:id="405" w:author="Andreas Kuehne" w:date="2019-05-31T12:48:00Z"/>
          <w:rFonts w:asciiTheme="minorHAnsi" w:eastAsiaTheme="minorEastAsia" w:hAnsiTheme="minorHAnsi" w:cstheme="minorBidi"/>
          <w:noProof/>
          <w:sz w:val="22"/>
          <w:szCs w:val="22"/>
          <w:lang w:val="en-GB" w:eastAsia="en-GB"/>
        </w:rPr>
      </w:pPr>
      <w:ins w:id="406"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"_Toc10206830"</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4.4.9</w:t>
        </w:r>
        <w:r w:rsidRPr="00EE30CC">
          <w:rPr>
            <w:rStyle w:val="Hyperlink"/>
            <w:noProof/>
          </w:rPr>
          <w:t xml:space="preserve"> Component ClaimedIdentity</w:t>
        </w:r>
        <w:r>
          <w:rPr>
            <w:noProof/>
            <w:webHidden/>
          </w:rPr>
          <w:tab/>
        </w:r>
        <w:r>
          <w:rPr>
            <w:noProof/>
            <w:webHidden/>
          </w:rPr>
          <w:fldChar w:fldCharType="begin"/>
        </w:r>
        <w:r>
          <w:rPr>
            <w:noProof/>
            <w:webHidden/>
          </w:rPr>
          <w:instrText xml:space="preserve"> PAGEREF _Toc10206830 \h </w:instrText>
        </w:r>
      </w:ins>
      <w:r>
        <w:rPr>
          <w:noProof/>
          <w:webHidden/>
        </w:rPr>
      </w:r>
      <w:r>
        <w:rPr>
          <w:noProof/>
          <w:webHidden/>
        </w:rPr>
        <w:fldChar w:fldCharType="separate"/>
      </w:r>
      <w:ins w:id="407" w:author="Andreas Kuehne" w:date="2019-05-31T12:48:00Z">
        <w:r>
          <w:rPr>
            <w:noProof/>
            <w:webHidden/>
          </w:rPr>
          <w:t>63</w:t>
        </w:r>
        <w:r>
          <w:rPr>
            <w:noProof/>
            <w:webHidden/>
          </w:rPr>
          <w:fldChar w:fldCharType="end"/>
        </w:r>
        <w:r w:rsidRPr="00EE30CC">
          <w:rPr>
            <w:rStyle w:val="Hyperlink"/>
            <w:noProof/>
          </w:rPr>
          <w:fldChar w:fldCharType="end"/>
        </w:r>
      </w:ins>
    </w:p>
    <w:p w14:paraId="274257E9" w14:textId="40D1D926" w:rsidR="00DC7A78" w:rsidRDefault="00DC7A78">
      <w:pPr>
        <w:pStyle w:val="Verzeichnis4"/>
        <w:tabs>
          <w:tab w:val="right" w:leader="dot" w:pos="9350"/>
        </w:tabs>
        <w:rPr>
          <w:ins w:id="408" w:author="Andreas Kuehne" w:date="2019-05-31T12:48:00Z"/>
          <w:rFonts w:asciiTheme="minorHAnsi" w:eastAsiaTheme="minorEastAsia" w:hAnsiTheme="minorHAnsi" w:cstheme="minorBidi"/>
          <w:noProof/>
          <w:sz w:val="22"/>
          <w:szCs w:val="22"/>
          <w:lang w:val="en-GB" w:eastAsia="en-GB"/>
        </w:rPr>
      </w:pPr>
      <w:ins w:id="409"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"_Toc10206831"</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4.4.9.1</w:t>
        </w:r>
        <w:r w:rsidRPr="00EE30CC">
          <w:rPr>
            <w:rStyle w:val="Hyperlink"/>
            <w:noProof/>
          </w:rPr>
          <w:t xml:space="preserve"> ClaimedIdentity – JSON Syntax</w:t>
        </w:r>
        <w:r>
          <w:rPr>
            <w:noProof/>
            <w:webHidden/>
          </w:rPr>
          <w:tab/>
        </w:r>
        <w:r>
          <w:rPr>
            <w:noProof/>
            <w:webHidden/>
          </w:rPr>
          <w:fldChar w:fldCharType="begin"/>
        </w:r>
        <w:r>
          <w:rPr>
            <w:noProof/>
            <w:webHidden/>
          </w:rPr>
          <w:instrText xml:space="preserve"> PAGEREF _Toc10206831 \h </w:instrText>
        </w:r>
      </w:ins>
      <w:r>
        <w:rPr>
          <w:noProof/>
          <w:webHidden/>
        </w:rPr>
      </w:r>
      <w:r>
        <w:rPr>
          <w:noProof/>
          <w:webHidden/>
        </w:rPr>
        <w:fldChar w:fldCharType="separate"/>
      </w:r>
      <w:ins w:id="410" w:author="Andreas Kuehne" w:date="2019-05-31T12:48:00Z">
        <w:r>
          <w:rPr>
            <w:noProof/>
            <w:webHidden/>
          </w:rPr>
          <w:t>63</w:t>
        </w:r>
        <w:r>
          <w:rPr>
            <w:noProof/>
            <w:webHidden/>
          </w:rPr>
          <w:fldChar w:fldCharType="end"/>
        </w:r>
        <w:r w:rsidRPr="00EE30CC">
          <w:rPr>
            <w:rStyle w:val="Hyperlink"/>
            <w:noProof/>
          </w:rPr>
          <w:fldChar w:fldCharType="end"/>
        </w:r>
      </w:ins>
    </w:p>
    <w:p w14:paraId="37334B54" w14:textId="24537D09" w:rsidR="00DC7A78" w:rsidRDefault="00DC7A78">
      <w:pPr>
        <w:pStyle w:val="Verzeichnis4"/>
        <w:tabs>
          <w:tab w:val="right" w:leader="dot" w:pos="9350"/>
        </w:tabs>
        <w:rPr>
          <w:ins w:id="411" w:author="Andreas Kuehne" w:date="2019-05-31T12:48:00Z"/>
          <w:rFonts w:asciiTheme="minorHAnsi" w:eastAsiaTheme="minorEastAsia" w:hAnsiTheme="minorHAnsi" w:cstheme="minorBidi"/>
          <w:noProof/>
          <w:sz w:val="22"/>
          <w:szCs w:val="22"/>
          <w:lang w:val="en-GB" w:eastAsia="en-GB"/>
        </w:rPr>
      </w:pPr>
      <w:ins w:id="412"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"_Toc10206832"</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4.4.9.2</w:t>
        </w:r>
        <w:r w:rsidRPr="00EE30CC">
          <w:rPr>
            <w:rStyle w:val="Hyperlink"/>
            <w:noProof/>
          </w:rPr>
          <w:t xml:space="preserve"> ClaimedIdentity – XML Syntax</w:t>
        </w:r>
        <w:r>
          <w:rPr>
            <w:noProof/>
            <w:webHidden/>
          </w:rPr>
          <w:tab/>
        </w:r>
        <w:r>
          <w:rPr>
            <w:noProof/>
            <w:webHidden/>
          </w:rPr>
          <w:fldChar w:fldCharType="begin"/>
        </w:r>
        <w:r>
          <w:rPr>
            <w:noProof/>
            <w:webHidden/>
          </w:rPr>
          <w:instrText xml:space="preserve"> PAGEREF _Toc10206832 \h </w:instrText>
        </w:r>
      </w:ins>
      <w:r>
        <w:rPr>
          <w:noProof/>
          <w:webHidden/>
        </w:rPr>
      </w:r>
      <w:r>
        <w:rPr>
          <w:noProof/>
          <w:webHidden/>
        </w:rPr>
        <w:fldChar w:fldCharType="separate"/>
      </w:r>
      <w:ins w:id="413" w:author="Andreas Kuehne" w:date="2019-05-31T12:48:00Z">
        <w:r>
          <w:rPr>
            <w:noProof/>
            <w:webHidden/>
          </w:rPr>
          <w:t>64</w:t>
        </w:r>
        <w:r>
          <w:rPr>
            <w:noProof/>
            <w:webHidden/>
          </w:rPr>
          <w:fldChar w:fldCharType="end"/>
        </w:r>
        <w:r w:rsidRPr="00EE30CC">
          <w:rPr>
            <w:rStyle w:val="Hyperlink"/>
            <w:noProof/>
          </w:rPr>
          <w:fldChar w:fldCharType="end"/>
        </w:r>
      </w:ins>
    </w:p>
    <w:p w14:paraId="45DDAC82" w14:textId="4FB28FEE" w:rsidR="00DC7A78" w:rsidRDefault="00DC7A78">
      <w:pPr>
        <w:pStyle w:val="Verzeichnis3"/>
        <w:tabs>
          <w:tab w:val="right" w:leader="dot" w:pos="9350"/>
        </w:tabs>
        <w:rPr>
          <w:ins w:id="414" w:author="Andreas Kuehne" w:date="2019-05-31T12:48:00Z"/>
          <w:rFonts w:asciiTheme="minorHAnsi" w:eastAsiaTheme="minorEastAsia" w:hAnsiTheme="minorHAnsi" w:cstheme="minorBidi"/>
          <w:noProof/>
          <w:sz w:val="22"/>
          <w:szCs w:val="22"/>
          <w:lang w:val="en-GB" w:eastAsia="en-GB"/>
        </w:rPr>
      </w:pPr>
      <w:ins w:id="415"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"_Toc10206833"</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4.4.10</w:t>
        </w:r>
        <w:r w:rsidRPr="00EE30CC">
          <w:rPr>
            <w:rStyle w:val="Hyperlink"/>
            <w:noProof/>
          </w:rPr>
          <w:t xml:space="preserve"> Component Schemas</w:t>
        </w:r>
        <w:r>
          <w:rPr>
            <w:noProof/>
            <w:webHidden/>
          </w:rPr>
          <w:tab/>
        </w:r>
        <w:r>
          <w:rPr>
            <w:noProof/>
            <w:webHidden/>
          </w:rPr>
          <w:fldChar w:fldCharType="begin"/>
        </w:r>
        <w:r>
          <w:rPr>
            <w:noProof/>
            <w:webHidden/>
          </w:rPr>
          <w:instrText xml:space="preserve"> PAGEREF _Toc10206833 \h </w:instrText>
        </w:r>
      </w:ins>
      <w:r>
        <w:rPr>
          <w:noProof/>
          <w:webHidden/>
        </w:rPr>
      </w:r>
      <w:r>
        <w:rPr>
          <w:noProof/>
          <w:webHidden/>
        </w:rPr>
        <w:fldChar w:fldCharType="separate"/>
      </w:r>
      <w:ins w:id="416" w:author="Andreas Kuehne" w:date="2019-05-31T12:48:00Z">
        <w:r>
          <w:rPr>
            <w:noProof/>
            <w:webHidden/>
          </w:rPr>
          <w:t>64</w:t>
        </w:r>
        <w:r>
          <w:rPr>
            <w:noProof/>
            <w:webHidden/>
          </w:rPr>
          <w:fldChar w:fldCharType="end"/>
        </w:r>
        <w:r w:rsidRPr="00EE30CC">
          <w:rPr>
            <w:rStyle w:val="Hyperlink"/>
            <w:noProof/>
          </w:rPr>
          <w:fldChar w:fldCharType="end"/>
        </w:r>
      </w:ins>
    </w:p>
    <w:p w14:paraId="642FCCA5" w14:textId="0C8462B0" w:rsidR="00DC7A78" w:rsidRDefault="00DC7A78">
      <w:pPr>
        <w:pStyle w:val="Verzeichnis4"/>
        <w:tabs>
          <w:tab w:val="right" w:leader="dot" w:pos="9350"/>
        </w:tabs>
        <w:rPr>
          <w:ins w:id="417" w:author="Andreas Kuehne" w:date="2019-05-31T12:48:00Z"/>
          <w:rFonts w:asciiTheme="minorHAnsi" w:eastAsiaTheme="minorEastAsia" w:hAnsiTheme="minorHAnsi" w:cstheme="minorBidi"/>
          <w:noProof/>
          <w:sz w:val="22"/>
          <w:szCs w:val="22"/>
          <w:lang w:val="en-GB" w:eastAsia="en-GB"/>
        </w:rPr>
      </w:pPr>
      <w:ins w:id="418"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"_Toc10206834"</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4.4.10.1</w:t>
        </w:r>
        <w:r w:rsidRPr="00EE30CC">
          <w:rPr>
            <w:rStyle w:val="Hyperlink"/>
            <w:noProof/>
          </w:rPr>
          <w:t xml:space="preserve"> Schemas – JSON Syntax</w:t>
        </w:r>
        <w:r>
          <w:rPr>
            <w:noProof/>
            <w:webHidden/>
          </w:rPr>
          <w:tab/>
        </w:r>
        <w:r>
          <w:rPr>
            <w:noProof/>
            <w:webHidden/>
          </w:rPr>
          <w:fldChar w:fldCharType="begin"/>
        </w:r>
        <w:r>
          <w:rPr>
            <w:noProof/>
            <w:webHidden/>
          </w:rPr>
          <w:instrText xml:space="preserve"> PAGEREF _Toc10206834 \h </w:instrText>
        </w:r>
      </w:ins>
      <w:r>
        <w:rPr>
          <w:noProof/>
          <w:webHidden/>
        </w:rPr>
      </w:r>
      <w:r>
        <w:rPr>
          <w:noProof/>
          <w:webHidden/>
        </w:rPr>
        <w:fldChar w:fldCharType="separate"/>
      </w:r>
      <w:ins w:id="419" w:author="Andreas Kuehne" w:date="2019-05-31T12:48:00Z">
        <w:r>
          <w:rPr>
            <w:noProof/>
            <w:webHidden/>
          </w:rPr>
          <w:t>65</w:t>
        </w:r>
        <w:r>
          <w:rPr>
            <w:noProof/>
            <w:webHidden/>
          </w:rPr>
          <w:fldChar w:fldCharType="end"/>
        </w:r>
        <w:r w:rsidRPr="00EE30CC">
          <w:rPr>
            <w:rStyle w:val="Hyperlink"/>
            <w:noProof/>
          </w:rPr>
          <w:fldChar w:fldCharType="end"/>
        </w:r>
      </w:ins>
    </w:p>
    <w:p w14:paraId="18CAB27B" w14:textId="69B090F4" w:rsidR="00DC7A78" w:rsidRDefault="00DC7A78">
      <w:pPr>
        <w:pStyle w:val="Verzeichnis4"/>
        <w:tabs>
          <w:tab w:val="right" w:leader="dot" w:pos="9350"/>
        </w:tabs>
        <w:rPr>
          <w:ins w:id="420" w:author="Andreas Kuehne" w:date="2019-05-31T12:48:00Z"/>
          <w:rFonts w:asciiTheme="minorHAnsi" w:eastAsiaTheme="minorEastAsia" w:hAnsiTheme="minorHAnsi" w:cstheme="minorBidi"/>
          <w:noProof/>
          <w:sz w:val="22"/>
          <w:szCs w:val="22"/>
          <w:lang w:val="en-GB" w:eastAsia="en-GB"/>
        </w:rPr>
      </w:pPr>
      <w:ins w:id="421"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"_Toc10206835"</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4.4.10.2</w:t>
        </w:r>
        <w:r w:rsidRPr="00EE30CC">
          <w:rPr>
            <w:rStyle w:val="Hyperlink"/>
            <w:noProof/>
          </w:rPr>
          <w:t xml:space="preserve"> Schemas – XML Syntax</w:t>
        </w:r>
        <w:r>
          <w:rPr>
            <w:noProof/>
            <w:webHidden/>
          </w:rPr>
          <w:tab/>
        </w:r>
        <w:r>
          <w:rPr>
            <w:noProof/>
            <w:webHidden/>
          </w:rPr>
          <w:fldChar w:fldCharType="begin"/>
        </w:r>
        <w:r>
          <w:rPr>
            <w:noProof/>
            <w:webHidden/>
          </w:rPr>
          <w:instrText xml:space="preserve"> PAGEREF _Toc10206835 \h </w:instrText>
        </w:r>
      </w:ins>
      <w:r>
        <w:rPr>
          <w:noProof/>
          <w:webHidden/>
        </w:rPr>
      </w:r>
      <w:r>
        <w:rPr>
          <w:noProof/>
          <w:webHidden/>
        </w:rPr>
        <w:fldChar w:fldCharType="separate"/>
      </w:r>
      <w:ins w:id="422" w:author="Andreas Kuehne" w:date="2019-05-31T12:48:00Z">
        <w:r>
          <w:rPr>
            <w:noProof/>
            <w:webHidden/>
          </w:rPr>
          <w:t>65</w:t>
        </w:r>
        <w:r>
          <w:rPr>
            <w:noProof/>
            <w:webHidden/>
          </w:rPr>
          <w:fldChar w:fldCharType="end"/>
        </w:r>
        <w:r w:rsidRPr="00EE30CC">
          <w:rPr>
            <w:rStyle w:val="Hyperlink"/>
            <w:noProof/>
          </w:rPr>
          <w:fldChar w:fldCharType="end"/>
        </w:r>
      </w:ins>
    </w:p>
    <w:p w14:paraId="332DD8AC" w14:textId="44BF8D38" w:rsidR="00DC7A78" w:rsidRDefault="00DC7A78">
      <w:pPr>
        <w:pStyle w:val="Verzeichnis3"/>
        <w:tabs>
          <w:tab w:val="right" w:leader="dot" w:pos="9350"/>
        </w:tabs>
        <w:rPr>
          <w:ins w:id="423" w:author="Andreas Kuehne" w:date="2019-05-31T12:48:00Z"/>
          <w:rFonts w:asciiTheme="minorHAnsi" w:eastAsiaTheme="minorEastAsia" w:hAnsiTheme="minorHAnsi" w:cstheme="minorBidi"/>
          <w:noProof/>
          <w:sz w:val="22"/>
          <w:szCs w:val="22"/>
          <w:lang w:val="en-GB" w:eastAsia="en-GB"/>
        </w:rPr>
      </w:pPr>
      <w:ins w:id="424"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"_Toc10206836"</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4.4.11</w:t>
        </w:r>
        <w:r w:rsidRPr="00EE30CC">
          <w:rPr>
            <w:rStyle w:val="Hyperlink"/>
            <w:noProof/>
          </w:rPr>
          <w:t xml:space="preserve"> Component IntendedAudience</w:t>
        </w:r>
        <w:r>
          <w:rPr>
            <w:noProof/>
            <w:webHidden/>
          </w:rPr>
          <w:tab/>
        </w:r>
        <w:r>
          <w:rPr>
            <w:noProof/>
            <w:webHidden/>
          </w:rPr>
          <w:fldChar w:fldCharType="begin"/>
        </w:r>
        <w:r>
          <w:rPr>
            <w:noProof/>
            <w:webHidden/>
          </w:rPr>
          <w:instrText xml:space="preserve"> PAGEREF _Toc10206836 \h </w:instrText>
        </w:r>
      </w:ins>
      <w:r>
        <w:rPr>
          <w:noProof/>
          <w:webHidden/>
        </w:rPr>
      </w:r>
      <w:r>
        <w:rPr>
          <w:noProof/>
          <w:webHidden/>
        </w:rPr>
        <w:fldChar w:fldCharType="separate"/>
      </w:r>
      <w:ins w:id="425" w:author="Andreas Kuehne" w:date="2019-05-31T12:48:00Z">
        <w:r>
          <w:rPr>
            <w:noProof/>
            <w:webHidden/>
          </w:rPr>
          <w:t>65</w:t>
        </w:r>
        <w:r>
          <w:rPr>
            <w:noProof/>
            <w:webHidden/>
          </w:rPr>
          <w:fldChar w:fldCharType="end"/>
        </w:r>
        <w:r w:rsidRPr="00EE30CC">
          <w:rPr>
            <w:rStyle w:val="Hyperlink"/>
            <w:noProof/>
          </w:rPr>
          <w:fldChar w:fldCharType="end"/>
        </w:r>
      </w:ins>
    </w:p>
    <w:p w14:paraId="00DE1CF9" w14:textId="725D44FE" w:rsidR="00DC7A78" w:rsidRDefault="00DC7A78">
      <w:pPr>
        <w:pStyle w:val="Verzeichnis4"/>
        <w:tabs>
          <w:tab w:val="right" w:leader="dot" w:pos="9350"/>
        </w:tabs>
        <w:rPr>
          <w:ins w:id="426" w:author="Andreas Kuehne" w:date="2019-05-31T12:48:00Z"/>
          <w:rFonts w:asciiTheme="minorHAnsi" w:eastAsiaTheme="minorEastAsia" w:hAnsiTheme="minorHAnsi" w:cstheme="minorBidi"/>
          <w:noProof/>
          <w:sz w:val="22"/>
          <w:szCs w:val="22"/>
          <w:lang w:val="en-GB" w:eastAsia="en-GB"/>
        </w:rPr>
      </w:pPr>
      <w:ins w:id="427"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"_Toc10206837"</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4.4.11.1</w:t>
        </w:r>
        <w:r w:rsidRPr="00EE30CC">
          <w:rPr>
            <w:rStyle w:val="Hyperlink"/>
            <w:noProof/>
          </w:rPr>
          <w:t xml:space="preserve"> IntendedAudience – JSON Syntax</w:t>
        </w:r>
        <w:r>
          <w:rPr>
            <w:noProof/>
            <w:webHidden/>
          </w:rPr>
          <w:tab/>
        </w:r>
        <w:r>
          <w:rPr>
            <w:noProof/>
            <w:webHidden/>
          </w:rPr>
          <w:fldChar w:fldCharType="begin"/>
        </w:r>
        <w:r>
          <w:rPr>
            <w:noProof/>
            <w:webHidden/>
          </w:rPr>
          <w:instrText xml:space="preserve"> PAGEREF _Toc10206837 \h </w:instrText>
        </w:r>
      </w:ins>
      <w:r>
        <w:rPr>
          <w:noProof/>
          <w:webHidden/>
        </w:rPr>
      </w:r>
      <w:r>
        <w:rPr>
          <w:noProof/>
          <w:webHidden/>
        </w:rPr>
        <w:fldChar w:fldCharType="separate"/>
      </w:r>
      <w:ins w:id="428" w:author="Andreas Kuehne" w:date="2019-05-31T12:48:00Z">
        <w:r>
          <w:rPr>
            <w:noProof/>
            <w:webHidden/>
          </w:rPr>
          <w:t>66</w:t>
        </w:r>
        <w:r>
          <w:rPr>
            <w:noProof/>
            <w:webHidden/>
          </w:rPr>
          <w:fldChar w:fldCharType="end"/>
        </w:r>
        <w:r w:rsidRPr="00EE30CC">
          <w:rPr>
            <w:rStyle w:val="Hyperlink"/>
            <w:noProof/>
          </w:rPr>
          <w:fldChar w:fldCharType="end"/>
        </w:r>
      </w:ins>
    </w:p>
    <w:p w14:paraId="640A31CE" w14:textId="3B97872A" w:rsidR="00DC7A78" w:rsidRDefault="00DC7A78">
      <w:pPr>
        <w:pStyle w:val="Verzeichnis4"/>
        <w:tabs>
          <w:tab w:val="right" w:leader="dot" w:pos="9350"/>
        </w:tabs>
        <w:rPr>
          <w:ins w:id="429" w:author="Andreas Kuehne" w:date="2019-05-31T12:48:00Z"/>
          <w:rFonts w:asciiTheme="minorHAnsi" w:eastAsiaTheme="minorEastAsia" w:hAnsiTheme="minorHAnsi" w:cstheme="minorBidi"/>
          <w:noProof/>
          <w:sz w:val="22"/>
          <w:szCs w:val="22"/>
          <w:lang w:val="en-GB" w:eastAsia="en-GB"/>
        </w:rPr>
      </w:pPr>
      <w:ins w:id="430"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"_Toc10206838"</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4.4.11.2</w:t>
        </w:r>
        <w:r w:rsidRPr="00EE30CC">
          <w:rPr>
            <w:rStyle w:val="Hyperlink"/>
            <w:noProof/>
          </w:rPr>
          <w:t xml:space="preserve"> IntendedAudience – XML Syntax</w:t>
        </w:r>
        <w:r>
          <w:rPr>
            <w:noProof/>
            <w:webHidden/>
          </w:rPr>
          <w:tab/>
        </w:r>
        <w:r>
          <w:rPr>
            <w:noProof/>
            <w:webHidden/>
          </w:rPr>
          <w:fldChar w:fldCharType="begin"/>
        </w:r>
        <w:r>
          <w:rPr>
            <w:noProof/>
            <w:webHidden/>
          </w:rPr>
          <w:instrText xml:space="preserve"> PAGEREF _Toc10206838 \h </w:instrText>
        </w:r>
      </w:ins>
      <w:r>
        <w:rPr>
          <w:noProof/>
          <w:webHidden/>
        </w:rPr>
      </w:r>
      <w:r>
        <w:rPr>
          <w:noProof/>
          <w:webHidden/>
        </w:rPr>
        <w:fldChar w:fldCharType="separate"/>
      </w:r>
      <w:ins w:id="431" w:author="Andreas Kuehne" w:date="2019-05-31T12:48:00Z">
        <w:r>
          <w:rPr>
            <w:noProof/>
            <w:webHidden/>
          </w:rPr>
          <w:t>66</w:t>
        </w:r>
        <w:r>
          <w:rPr>
            <w:noProof/>
            <w:webHidden/>
          </w:rPr>
          <w:fldChar w:fldCharType="end"/>
        </w:r>
        <w:r w:rsidRPr="00EE30CC">
          <w:rPr>
            <w:rStyle w:val="Hyperlink"/>
            <w:noProof/>
          </w:rPr>
          <w:fldChar w:fldCharType="end"/>
        </w:r>
      </w:ins>
    </w:p>
    <w:p w14:paraId="76259243" w14:textId="32BDE6D0" w:rsidR="00DC7A78" w:rsidRDefault="00DC7A78">
      <w:pPr>
        <w:pStyle w:val="Verzeichnis3"/>
        <w:tabs>
          <w:tab w:val="right" w:leader="dot" w:pos="9350"/>
        </w:tabs>
        <w:rPr>
          <w:ins w:id="432" w:author="Andreas Kuehne" w:date="2019-05-31T12:48:00Z"/>
          <w:rFonts w:asciiTheme="minorHAnsi" w:eastAsiaTheme="minorEastAsia" w:hAnsiTheme="minorHAnsi" w:cstheme="minorBidi"/>
          <w:noProof/>
          <w:sz w:val="22"/>
          <w:szCs w:val="22"/>
          <w:lang w:val="en-GB" w:eastAsia="en-GB"/>
        </w:rPr>
      </w:pPr>
      <w:ins w:id="433"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"_Toc10206839"</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4.4.12</w:t>
        </w:r>
        <w:r w:rsidRPr="00EE30CC">
          <w:rPr>
            <w:rStyle w:val="Hyperlink"/>
            <w:noProof/>
          </w:rPr>
          <w:t xml:space="preserve"> Component KeySelector</w:t>
        </w:r>
        <w:r>
          <w:rPr>
            <w:noProof/>
            <w:webHidden/>
          </w:rPr>
          <w:tab/>
        </w:r>
        <w:r>
          <w:rPr>
            <w:noProof/>
            <w:webHidden/>
          </w:rPr>
          <w:fldChar w:fldCharType="begin"/>
        </w:r>
        <w:r>
          <w:rPr>
            <w:noProof/>
            <w:webHidden/>
          </w:rPr>
          <w:instrText xml:space="preserve"> PAGEREF _Toc10206839 \h </w:instrText>
        </w:r>
      </w:ins>
      <w:r>
        <w:rPr>
          <w:noProof/>
          <w:webHidden/>
        </w:rPr>
      </w:r>
      <w:r>
        <w:rPr>
          <w:noProof/>
          <w:webHidden/>
        </w:rPr>
        <w:fldChar w:fldCharType="separate"/>
      </w:r>
      <w:ins w:id="434" w:author="Andreas Kuehne" w:date="2019-05-31T12:48:00Z">
        <w:r>
          <w:rPr>
            <w:noProof/>
            <w:webHidden/>
          </w:rPr>
          <w:t>67</w:t>
        </w:r>
        <w:r>
          <w:rPr>
            <w:noProof/>
            <w:webHidden/>
          </w:rPr>
          <w:fldChar w:fldCharType="end"/>
        </w:r>
        <w:r w:rsidRPr="00EE30CC">
          <w:rPr>
            <w:rStyle w:val="Hyperlink"/>
            <w:noProof/>
          </w:rPr>
          <w:fldChar w:fldCharType="end"/>
        </w:r>
      </w:ins>
    </w:p>
    <w:p w14:paraId="1A690542" w14:textId="7A5C26FD" w:rsidR="00DC7A78" w:rsidRDefault="00DC7A78">
      <w:pPr>
        <w:pStyle w:val="Verzeichnis4"/>
        <w:tabs>
          <w:tab w:val="right" w:leader="dot" w:pos="9350"/>
        </w:tabs>
        <w:rPr>
          <w:ins w:id="435" w:author="Andreas Kuehne" w:date="2019-05-31T12:48:00Z"/>
          <w:rFonts w:asciiTheme="minorHAnsi" w:eastAsiaTheme="minorEastAsia" w:hAnsiTheme="minorHAnsi" w:cstheme="minorBidi"/>
          <w:noProof/>
          <w:sz w:val="22"/>
          <w:szCs w:val="22"/>
          <w:lang w:val="en-GB" w:eastAsia="en-GB"/>
        </w:rPr>
      </w:pPr>
      <w:ins w:id="436"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"_Toc10206840"</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4.4.12.1</w:t>
        </w:r>
        <w:r w:rsidRPr="00EE30CC">
          <w:rPr>
            <w:rStyle w:val="Hyperlink"/>
            <w:noProof/>
          </w:rPr>
          <w:t xml:space="preserve"> KeySelector – JSON Syntax</w:t>
        </w:r>
        <w:r>
          <w:rPr>
            <w:noProof/>
            <w:webHidden/>
          </w:rPr>
          <w:tab/>
        </w:r>
        <w:r>
          <w:rPr>
            <w:noProof/>
            <w:webHidden/>
          </w:rPr>
          <w:fldChar w:fldCharType="begin"/>
        </w:r>
        <w:r>
          <w:rPr>
            <w:noProof/>
            <w:webHidden/>
          </w:rPr>
          <w:instrText xml:space="preserve"> PAGEREF _Toc10206840 \h </w:instrText>
        </w:r>
      </w:ins>
      <w:r>
        <w:rPr>
          <w:noProof/>
          <w:webHidden/>
        </w:rPr>
      </w:r>
      <w:r>
        <w:rPr>
          <w:noProof/>
          <w:webHidden/>
        </w:rPr>
        <w:fldChar w:fldCharType="separate"/>
      </w:r>
      <w:ins w:id="437" w:author="Andreas Kuehne" w:date="2019-05-31T12:48:00Z">
        <w:r>
          <w:rPr>
            <w:noProof/>
            <w:webHidden/>
          </w:rPr>
          <w:t>67</w:t>
        </w:r>
        <w:r>
          <w:rPr>
            <w:noProof/>
            <w:webHidden/>
          </w:rPr>
          <w:fldChar w:fldCharType="end"/>
        </w:r>
        <w:r w:rsidRPr="00EE30CC">
          <w:rPr>
            <w:rStyle w:val="Hyperlink"/>
            <w:noProof/>
          </w:rPr>
          <w:fldChar w:fldCharType="end"/>
        </w:r>
      </w:ins>
    </w:p>
    <w:p w14:paraId="49FB84A0" w14:textId="2D1ED279" w:rsidR="00DC7A78" w:rsidRDefault="00DC7A78">
      <w:pPr>
        <w:pStyle w:val="Verzeichnis4"/>
        <w:tabs>
          <w:tab w:val="right" w:leader="dot" w:pos="9350"/>
        </w:tabs>
        <w:rPr>
          <w:ins w:id="438" w:author="Andreas Kuehne" w:date="2019-05-31T12:48:00Z"/>
          <w:rFonts w:asciiTheme="minorHAnsi" w:eastAsiaTheme="minorEastAsia" w:hAnsiTheme="minorHAnsi" w:cstheme="minorBidi"/>
          <w:noProof/>
          <w:sz w:val="22"/>
          <w:szCs w:val="22"/>
          <w:lang w:val="en-GB" w:eastAsia="en-GB"/>
        </w:rPr>
      </w:pPr>
      <w:ins w:id="439"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"_Toc10206841"</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4.4.12.2</w:t>
        </w:r>
        <w:r w:rsidRPr="00EE30CC">
          <w:rPr>
            <w:rStyle w:val="Hyperlink"/>
            <w:noProof/>
          </w:rPr>
          <w:t xml:space="preserve"> KeySelector – XML Syntax</w:t>
        </w:r>
        <w:r>
          <w:rPr>
            <w:noProof/>
            <w:webHidden/>
          </w:rPr>
          <w:tab/>
        </w:r>
        <w:r>
          <w:rPr>
            <w:noProof/>
            <w:webHidden/>
          </w:rPr>
          <w:fldChar w:fldCharType="begin"/>
        </w:r>
        <w:r>
          <w:rPr>
            <w:noProof/>
            <w:webHidden/>
          </w:rPr>
          <w:instrText xml:space="preserve"> PAGEREF _Toc10206841 \h </w:instrText>
        </w:r>
      </w:ins>
      <w:r>
        <w:rPr>
          <w:noProof/>
          <w:webHidden/>
        </w:rPr>
      </w:r>
      <w:r>
        <w:rPr>
          <w:noProof/>
          <w:webHidden/>
        </w:rPr>
        <w:fldChar w:fldCharType="separate"/>
      </w:r>
      <w:ins w:id="440" w:author="Andreas Kuehne" w:date="2019-05-31T12:48:00Z">
        <w:r>
          <w:rPr>
            <w:noProof/>
            <w:webHidden/>
          </w:rPr>
          <w:t>68</w:t>
        </w:r>
        <w:r>
          <w:rPr>
            <w:noProof/>
            <w:webHidden/>
          </w:rPr>
          <w:fldChar w:fldCharType="end"/>
        </w:r>
        <w:r w:rsidRPr="00EE30CC">
          <w:rPr>
            <w:rStyle w:val="Hyperlink"/>
            <w:noProof/>
          </w:rPr>
          <w:fldChar w:fldCharType="end"/>
        </w:r>
      </w:ins>
    </w:p>
    <w:p w14:paraId="511BCB2F" w14:textId="1F6D83B0" w:rsidR="00DC7A78" w:rsidRDefault="00DC7A78">
      <w:pPr>
        <w:pStyle w:val="Verzeichnis3"/>
        <w:tabs>
          <w:tab w:val="right" w:leader="dot" w:pos="9350"/>
        </w:tabs>
        <w:rPr>
          <w:ins w:id="441" w:author="Andreas Kuehne" w:date="2019-05-31T12:48:00Z"/>
          <w:rFonts w:asciiTheme="minorHAnsi" w:eastAsiaTheme="minorEastAsia" w:hAnsiTheme="minorHAnsi" w:cstheme="minorBidi"/>
          <w:noProof/>
          <w:sz w:val="22"/>
          <w:szCs w:val="22"/>
          <w:lang w:val="en-GB" w:eastAsia="en-GB"/>
        </w:rPr>
      </w:pPr>
      <w:ins w:id="442"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"_Toc10206842"</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4.4.13</w:t>
        </w:r>
        <w:r w:rsidRPr="00EE30CC">
          <w:rPr>
            <w:rStyle w:val="Hyperlink"/>
            <w:noProof/>
          </w:rPr>
          <w:t xml:space="preserve"> Component X509Digest</w:t>
        </w:r>
        <w:r>
          <w:rPr>
            <w:noProof/>
            <w:webHidden/>
          </w:rPr>
          <w:tab/>
        </w:r>
        <w:r>
          <w:rPr>
            <w:noProof/>
            <w:webHidden/>
          </w:rPr>
          <w:fldChar w:fldCharType="begin"/>
        </w:r>
        <w:r>
          <w:rPr>
            <w:noProof/>
            <w:webHidden/>
          </w:rPr>
          <w:instrText xml:space="preserve"> PAGEREF _Toc10206842 \h </w:instrText>
        </w:r>
      </w:ins>
      <w:r>
        <w:rPr>
          <w:noProof/>
          <w:webHidden/>
        </w:rPr>
      </w:r>
      <w:r>
        <w:rPr>
          <w:noProof/>
          <w:webHidden/>
        </w:rPr>
        <w:fldChar w:fldCharType="separate"/>
      </w:r>
      <w:ins w:id="443" w:author="Andreas Kuehne" w:date="2019-05-31T12:48:00Z">
        <w:r>
          <w:rPr>
            <w:noProof/>
            <w:webHidden/>
          </w:rPr>
          <w:t>68</w:t>
        </w:r>
        <w:r>
          <w:rPr>
            <w:noProof/>
            <w:webHidden/>
          </w:rPr>
          <w:fldChar w:fldCharType="end"/>
        </w:r>
        <w:r w:rsidRPr="00EE30CC">
          <w:rPr>
            <w:rStyle w:val="Hyperlink"/>
            <w:noProof/>
          </w:rPr>
          <w:fldChar w:fldCharType="end"/>
        </w:r>
      </w:ins>
    </w:p>
    <w:p w14:paraId="324EBAD8" w14:textId="618E3361" w:rsidR="00DC7A78" w:rsidRDefault="00DC7A78">
      <w:pPr>
        <w:pStyle w:val="Verzeichnis4"/>
        <w:tabs>
          <w:tab w:val="right" w:leader="dot" w:pos="9350"/>
        </w:tabs>
        <w:rPr>
          <w:ins w:id="444" w:author="Andreas Kuehne" w:date="2019-05-31T12:48:00Z"/>
          <w:rFonts w:asciiTheme="minorHAnsi" w:eastAsiaTheme="minorEastAsia" w:hAnsiTheme="minorHAnsi" w:cstheme="minorBidi"/>
          <w:noProof/>
          <w:sz w:val="22"/>
          <w:szCs w:val="22"/>
          <w:lang w:val="en-GB" w:eastAsia="en-GB"/>
        </w:rPr>
      </w:pPr>
      <w:ins w:id="445"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"_Toc10206843"</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4.4.13.1</w:t>
        </w:r>
        <w:r w:rsidRPr="00EE30CC">
          <w:rPr>
            <w:rStyle w:val="Hyperlink"/>
            <w:noProof/>
          </w:rPr>
          <w:t xml:space="preserve"> X509Digest – JSON Syntax</w:t>
        </w:r>
        <w:r>
          <w:rPr>
            <w:noProof/>
            <w:webHidden/>
          </w:rPr>
          <w:tab/>
        </w:r>
        <w:r>
          <w:rPr>
            <w:noProof/>
            <w:webHidden/>
          </w:rPr>
          <w:fldChar w:fldCharType="begin"/>
        </w:r>
        <w:r>
          <w:rPr>
            <w:noProof/>
            <w:webHidden/>
          </w:rPr>
          <w:instrText xml:space="preserve"> PAGEREF _Toc10206843 \h </w:instrText>
        </w:r>
      </w:ins>
      <w:r>
        <w:rPr>
          <w:noProof/>
          <w:webHidden/>
        </w:rPr>
      </w:r>
      <w:r>
        <w:rPr>
          <w:noProof/>
          <w:webHidden/>
        </w:rPr>
        <w:fldChar w:fldCharType="separate"/>
      </w:r>
      <w:ins w:id="446" w:author="Andreas Kuehne" w:date="2019-05-31T12:48:00Z">
        <w:r>
          <w:rPr>
            <w:noProof/>
            <w:webHidden/>
          </w:rPr>
          <w:t>69</w:t>
        </w:r>
        <w:r>
          <w:rPr>
            <w:noProof/>
            <w:webHidden/>
          </w:rPr>
          <w:fldChar w:fldCharType="end"/>
        </w:r>
        <w:r w:rsidRPr="00EE30CC">
          <w:rPr>
            <w:rStyle w:val="Hyperlink"/>
            <w:noProof/>
          </w:rPr>
          <w:fldChar w:fldCharType="end"/>
        </w:r>
      </w:ins>
    </w:p>
    <w:p w14:paraId="1162B21C" w14:textId="0CAC20C4" w:rsidR="00DC7A78" w:rsidRDefault="00DC7A78">
      <w:pPr>
        <w:pStyle w:val="Verzeichnis4"/>
        <w:tabs>
          <w:tab w:val="right" w:leader="dot" w:pos="9350"/>
        </w:tabs>
        <w:rPr>
          <w:ins w:id="447" w:author="Andreas Kuehne" w:date="2019-05-31T12:48:00Z"/>
          <w:rFonts w:asciiTheme="minorHAnsi" w:eastAsiaTheme="minorEastAsia" w:hAnsiTheme="minorHAnsi" w:cstheme="minorBidi"/>
          <w:noProof/>
          <w:sz w:val="22"/>
          <w:szCs w:val="22"/>
          <w:lang w:val="en-GB" w:eastAsia="en-GB"/>
        </w:rPr>
      </w:pPr>
      <w:ins w:id="448"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"_Toc10206844"</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4.4.13.2</w:t>
        </w:r>
        <w:r w:rsidRPr="00EE30CC">
          <w:rPr>
            <w:rStyle w:val="Hyperlink"/>
            <w:noProof/>
          </w:rPr>
          <w:t xml:space="preserve"> X509Digest – XML Syntax</w:t>
        </w:r>
        <w:r>
          <w:rPr>
            <w:noProof/>
            <w:webHidden/>
          </w:rPr>
          <w:tab/>
        </w:r>
        <w:r>
          <w:rPr>
            <w:noProof/>
            <w:webHidden/>
          </w:rPr>
          <w:fldChar w:fldCharType="begin"/>
        </w:r>
        <w:r>
          <w:rPr>
            <w:noProof/>
            <w:webHidden/>
          </w:rPr>
          <w:instrText xml:space="preserve"> PAGEREF _Toc10206844 \h </w:instrText>
        </w:r>
      </w:ins>
      <w:r>
        <w:rPr>
          <w:noProof/>
          <w:webHidden/>
        </w:rPr>
      </w:r>
      <w:r>
        <w:rPr>
          <w:noProof/>
          <w:webHidden/>
        </w:rPr>
        <w:fldChar w:fldCharType="separate"/>
      </w:r>
      <w:ins w:id="449" w:author="Andreas Kuehne" w:date="2019-05-31T12:48:00Z">
        <w:r>
          <w:rPr>
            <w:noProof/>
            <w:webHidden/>
          </w:rPr>
          <w:t>69</w:t>
        </w:r>
        <w:r>
          <w:rPr>
            <w:noProof/>
            <w:webHidden/>
          </w:rPr>
          <w:fldChar w:fldCharType="end"/>
        </w:r>
        <w:r w:rsidRPr="00EE30CC">
          <w:rPr>
            <w:rStyle w:val="Hyperlink"/>
            <w:noProof/>
          </w:rPr>
          <w:fldChar w:fldCharType="end"/>
        </w:r>
      </w:ins>
    </w:p>
    <w:p w14:paraId="12579425" w14:textId="354E8E3B" w:rsidR="00DC7A78" w:rsidRDefault="00DC7A78">
      <w:pPr>
        <w:pStyle w:val="Verzeichnis3"/>
        <w:tabs>
          <w:tab w:val="right" w:leader="dot" w:pos="9350"/>
        </w:tabs>
        <w:rPr>
          <w:ins w:id="450" w:author="Andreas Kuehne" w:date="2019-05-31T12:48:00Z"/>
          <w:rFonts w:asciiTheme="minorHAnsi" w:eastAsiaTheme="minorEastAsia" w:hAnsiTheme="minorHAnsi" w:cstheme="minorBidi"/>
          <w:noProof/>
          <w:sz w:val="22"/>
          <w:szCs w:val="22"/>
          <w:lang w:val="en-GB" w:eastAsia="en-GB"/>
        </w:rPr>
      </w:pPr>
      <w:ins w:id="451"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"_Toc10206845"</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4.4.14</w:t>
        </w:r>
        <w:r w:rsidRPr="00EE30CC">
          <w:rPr>
            <w:rStyle w:val="Hyperlink"/>
            <w:noProof/>
          </w:rPr>
          <w:t xml:space="preserve"> Component PropertiesHolder</w:t>
        </w:r>
        <w:r>
          <w:rPr>
            <w:noProof/>
            <w:webHidden/>
          </w:rPr>
          <w:tab/>
        </w:r>
        <w:r>
          <w:rPr>
            <w:noProof/>
            <w:webHidden/>
          </w:rPr>
          <w:fldChar w:fldCharType="begin"/>
        </w:r>
        <w:r>
          <w:rPr>
            <w:noProof/>
            <w:webHidden/>
          </w:rPr>
          <w:instrText xml:space="preserve"> PAGEREF _Toc10206845 \h </w:instrText>
        </w:r>
      </w:ins>
      <w:r>
        <w:rPr>
          <w:noProof/>
          <w:webHidden/>
        </w:rPr>
      </w:r>
      <w:r>
        <w:rPr>
          <w:noProof/>
          <w:webHidden/>
        </w:rPr>
        <w:fldChar w:fldCharType="separate"/>
      </w:r>
      <w:ins w:id="452" w:author="Andreas Kuehne" w:date="2019-05-31T12:48:00Z">
        <w:r>
          <w:rPr>
            <w:noProof/>
            <w:webHidden/>
          </w:rPr>
          <w:t>70</w:t>
        </w:r>
        <w:r>
          <w:rPr>
            <w:noProof/>
            <w:webHidden/>
          </w:rPr>
          <w:fldChar w:fldCharType="end"/>
        </w:r>
        <w:r w:rsidRPr="00EE30CC">
          <w:rPr>
            <w:rStyle w:val="Hyperlink"/>
            <w:noProof/>
          </w:rPr>
          <w:fldChar w:fldCharType="end"/>
        </w:r>
      </w:ins>
    </w:p>
    <w:p w14:paraId="44DB1D38" w14:textId="25C6CCC8" w:rsidR="00DC7A78" w:rsidRDefault="00DC7A78">
      <w:pPr>
        <w:pStyle w:val="Verzeichnis4"/>
        <w:tabs>
          <w:tab w:val="right" w:leader="dot" w:pos="9350"/>
        </w:tabs>
        <w:rPr>
          <w:ins w:id="453" w:author="Andreas Kuehne" w:date="2019-05-31T12:48:00Z"/>
          <w:rFonts w:asciiTheme="minorHAnsi" w:eastAsiaTheme="minorEastAsia" w:hAnsiTheme="minorHAnsi" w:cstheme="minorBidi"/>
          <w:noProof/>
          <w:sz w:val="22"/>
          <w:szCs w:val="22"/>
          <w:lang w:val="en-GB" w:eastAsia="en-GB"/>
        </w:rPr>
      </w:pPr>
      <w:ins w:id="454"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"_Toc10206846"</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4.4.14.1</w:t>
        </w:r>
        <w:r w:rsidRPr="00EE30CC">
          <w:rPr>
            <w:rStyle w:val="Hyperlink"/>
            <w:noProof/>
          </w:rPr>
          <w:t xml:space="preserve"> PropertiesHolder – JSON Syntax</w:t>
        </w:r>
        <w:r>
          <w:rPr>
            <w:noProof/>
            <w:webHidden/>
          </w:rPr>
          <w:tab/>
        </w:r>
        <w:r>
          <w:rPr>
            <w:noProof/>
            <w:webHidden/>
          </w:rPr>
          <w:fldChar w:fldCharType="begin"/>
        </w:r>
        <w:r>
          <w:rPr>
            <w:noProof/>
            <w:webHidden/>
          </w:rPr>
          <w:instrText xml:space="preserve"> PAGEREF _Toc10206846 \h </w:instrText>
        </w:r>
      </w:ins>
      <w:r>
        <w:rPr>
          <w:noProof/>
          <w:webHidden/>
        </w:rPr>
      </w:r>
      <w:r>
        <w:rPr>
          <w:noProof/>
          <w:webHidden/>
        </w:rPr>
        <w:fldChar w:fldCharType="separate"/>
      </w:r>
      <w:ins w:id="455" w:author="Andreas Kuehne" w:date="2019-05-31T12:48:00Z">
        <w:r>
          <w:rPr>
            <w:noProof/>
            <w:webHidden/>
          </w:rPr>
          <w:t>70</w:t>
        </w:r>
        <w:r>
          <w:rPr>
            <w:noProof/>
            <w:webHidden/>
          </w:rPr>
          <w:fldChar w:fldCharType="end"/>
        </w:r>
        <w:r w:rsidRPr="00EE30CC">
          <w:rPr>
            <w:rStyle w:val="Hyperlink"/>
            <w:noProof/>
          </w:rPr>
          <w:fldChar w:fldCharType="end"/>
        </w:r>
      </w:ins>
    </w:p>
    <w:p w14:paraId="24FCB5A7" w14:textId="3F57A646" w:rsidR="00DC7A78" w:rsidRDefault="00DC7A78">
      <w:pPr>
        <w:pStyle w:val="Verzeichnis4"/>
        <w:tabs>
          <w:tab w:val="right" w:leader="dot" w:pos="9350"/>
        </w:tabs>
        <w:rPr>
          <w:ins w:id="456" w:author="Andreas Kuehne" w:date="2019-05-31T12:48:00Z"/>
          <w:rFonts w:asciiTheme="minorHAnsi" w:eastAsiaTheme="minorEastAsia" w:hAnsiTheme="minorHAnsi" w:cstheme="minorBidi"/>
          <w:noProof/>
          <w:sz w:val="22"/>
          <w:szCs w:val="22"/>
          <w:lang w:val="en-GB" w:eastAsia="en-GB"/>
        </w:rPr>
      </w:pPr>
      <w:ins w:id="457"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"_Toc10206847"</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4.4.14.2</w:t>
        </w:r>
        <w:r w:rsidRPr="00EE30CC">
          <w:rPr>
            <w:rStyle w:val="Hyperlink"/>
            <w:noProof/>
          </w:rPr>
          <w:t xml:space="preserve"> PropertiesHolder – XML Syntax</w:t>
        </w:r>
        <w:r>
          <w:rPr>
            <w:noProof/>
            <w:webHidden/>
          </w:rPr>
          <w:tab/>
        </w:r>
        <w:r>
          <w:rPr>
            <w:noProof/>
            <w:webHidden/>
          </w:rPr>
          <w:fldChar w:fldCharType="begin"/>
        </w:r>
        <w:r>
          <w:rPr>
            <w:noProof/>
            <w:webHidden/>
          </w:rPr>
          <w:instrText xml:space="preserve"> PAGEREF _Toc10206847 \h </w:instrText>
        </w:r>
      </w:ins>
      <w:r>
        <w:rPr>
          <w:noProof/>
          <w:webHidden/>
        </w:rPr>
      </w:r>
      <w:r>
        <w:rPr>
          <w:noProof/>
          <w:webHidden/>
        </w:rPr>
        <w:fldChar w:fldCharType="separate"/>
      </w:r>
      <w:ins w:id="458" w:author="Andreas Kuehne" w:date="2019-05-31T12:48:00Z">
        <w:r>
          <w:rPr>
            <w:noProof/>
            <w:webHidden/>
          </w:rPr>
          <w:t>70</w:t>
        </w:r>
        <w:r>
          <w:rPr>
            <w:noProof/>
            <w:webHidden/>
          </w:rPr>
          <w:fldChar w:fldCharType="end"/>
        </w:r>
        <w:r w:rsidRPr="00EE30CC">
          <w:rPr>
            <w:rStyle w:val="Hyperlink"/>
            <w:noProof/>
          </w:rPr>
          <w:fldChar w:fldCharType="end"/>
        </w:r>
      </w:ins>
    </w:p>
    <w:p w14:paraId="0DD18603" w14:textId="095E792C" w:rsidR="00DC7A78" w:rsidRDefault="00DC7A78">
      <w:pPr>
        <w:pStyle w:val="Verzeichnis3"/>
        <w:tabs>
          <w:tab w:val="right" w:leader="dot" w:pos="9350"/>
        </w:tabs>
        <w:rPr>
          <w:ins w:id="459" w:author="Andreas Kuehne" w:date="2019-05-31T12:48:00Z"/>
          <w:rFonts w:asciiTheme="minorHAnsi" w:eastAsiaTheme="minorEastAsia" w:hAnsiTheme="minorHAnsi" w:cstheme="minorBidi"/>
          <w:noProof/>
          <w:sz w:val="22"/>
          <w:szCs w:val="22"/>
          <w:lang w:val="en-GB" w:eastAsia="en-GB"/>
        </w:rPr>
      </w:pPr>
      <w:ins w:id="460"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"_Toc10206848"</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4.4.15</w:t>
        </w:r>
        <w:r w:rsidRPr="00EE30CC">
          <w:rPr>
            <w:rStyle w:val="Hyperlink"/>
            <w:noProof/>
          </w:rPr>
          <w:t xml:space="preserve"> Component Properties</w:t>
        </w:r>
        <w:r>
          <w:rPr>
            <w:noProof/>
            <w:webHidden/>
          </w:rPr>
          <w:tab/>
        </w:r>
        <w:r>
          <w:rPr>
            <w:noProof/>
            <w:webHidden/>
          </w:rPr>
          <w:fldChar w:fldCharType="begin"/>
        </w:r>
        <w:r>
          <w:rPr>
            <w:noProof/>
            <w:webHidden/>
          </w:rPr>
          <w:instrText xml:space="preserve"> PAGEREF _Toc10206848 \h </w:instrText>
        </w:r>
      </w:ins>
      <w:r>
        <w:rPr>
          <w:noProof/>
          <w:webHidden/>
        </w:rPr>
      </w:r>
      <w:r>
        <w:rPr>
          <w:noProof/>
          <w:webHidden/>
        </w:rPr>
        <w:fldChar w:fldCharType="separate"/>
      </w:r>
      <w:ins w:id="461" w:author="Andreas Kuehne" w:date="2019-05-31T12:48:00Z">
        <w:r>
          <w:rPr>
            <w:noProof/>
            <w:webHidden/>
          </w:rPr>
          <w:t>71</w:t>
        </w:r>
        <w:r>
          <w:rPr>
            <w:noProof/>
            <w:webHidden/>
          </w:rPr>
          <w:fldChar w:fldCharType="end"/>
        </w:r>
        <w:r w:rsidRPr="00EE30CC">
          <w:rPr>
            <w:rStyle w:val="Hyperlink"/>
            <w:noProof/>
          </w:rPr>
          <w:fldChar w:fldCharType="end"/>
        </w:r>
      </w:ins>
    </w:p>
    <w:p w14:paraId="3A0ED95D" w14:textId="7A14EBE3" w:rsidR="00DC7A78" w:rsidRDefault="00DC7A78">
      <w:pPr>
        <w:pStyle w:val="Verzeichnis4"/>
        <w:tabs>
          <w:tab w:val="right" w:leader="dot" w:pos="9350"/>
        </w:tabs>
        <w:rPr>
          <w:ins w:id="462" w:author="Andreas Kuehne" w:date="2019-05-31T12:48:00Z"/>
          <w:rFonts w:asciiTheme="minorHAnsi" w:eastAsiaTheme="minorEastAsia" w:hAnsiTheme="minorHAnsi" w:cstheme="minorBidi"/>
          <w:noProof/>
          <w:sz w:val="22"/>
          <w:szCs w:val="22"/>
          <w:lang w:val="en-GB" w:eastAsia="en-GB"/>
        </w:rPr>
      </w:pPr>
      <w:ins w:id="463"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"_Toc10206849"</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4.4.15.1</w:t>
        </w:r>
        <w:r w:rsidRPr="00EE30CC">
          <w:rPr>
            <w:rStyle w:val="Hyperlink"/>
            <w:noProof/>
          </w:rPr>
          <w:t xml:space="preserve"> Properties – JSON Syntax</w:t>
        </w:r>
        <w:r>
          <w:rPr>
            <w:noProof/>
            <w:webHidden/>
          </w:rPr>
          <w:tab/>
        </w:r>
        <w:r>
          <w:rPr>
            <w:noProof/>
            <w:webHidden/>
          </w:rPr>
          <w:fldChar w:fldCharType="begin"/>
        </w:r>
        <w:r>
          <w:rPr>
            <w:noProof/>
            <w:webHidden/>
          </w:rPr>
          <w:instrText xml:space="preserve"> PAGEREF _Toc10206849 \h </w:instrText>
        </w:r>
      </w:ins>
      <w:r>
        <w:rPr>
          <w:noProof/>
          <w:webHidden/>
        </w:rPr>
      </w:r>
      <w:r>
        <w:rPr>
          <w:noProof/>
          <w:webHidden/>
        </w:rPr>
        <w:fldChar w:fldCharType="separate"/>
      </w:r>
      <w:ins w:id="464" w:author="Andreas Kuehne" w:date="2019-05-31T12:48:00Z">
        <w:r>
          <w:rPr>
            <w:noProof/>
            <w:webHidden/>
          </w:rPr>
          <w:t>71</w:t>
        </w:r>
        <w:r>
          <w:rPr>
            <w:noProof/>
            <w:webHidden/>
          </w:rPr>
          <w:fldChar w:fldCharType="end"/>
        </w:r>
        <w:r w:rsidRPr="00EE30CC">
          <w:rPr>
            <w:rStyle w:val="Hyperlink"/>
            <w:noProof/>
          </w:rPr>
          <w:fldChar w:fldCharType="end"/>
        </w:r>
      </w:ins>
    </w:p>
    <w:p w14:paraId="66B58812" w14:textId="65FAB6CE" w:rsidR="00DC7A78" w:rsidRDefault="00DC7A78">
      <w:pPr>
        <w:pStyle w:val="Verzeichnis4"/>
        <w:tabs>
          <w:tab w:val="right" w:leader="dot" w:pos="9350"/>
        </w:tabs>
        <w:rPr>
          <w:ins w:id="465" w:author="Andreas Kuehne" w:date="2019-05-31T12:48:00Z"/>
          <w:rFonts w:asciiTheme="minorHAnsi" w:eastAsiaTheme="minorEastAsia" w:hAnsiTheme="minorHAnsi" w:cstheme="minorBidi"/>
          <w:noProof/>
          <w:sz w:val="22"/>
          <w:szCs w:val="22"/>
          <w:lang w:val="en-GB" w:eastAsia="en-GB"/>
        </w:rPr>
      </w:pPr>
      <w:ins w:id="466"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"_Toc10206850"</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4.4.15.2</w:t>
        </w:r>
        <w:r w:rsidRPr="00EE30CC">
          <w:rPr>
            <w:rStyle w:val="Hyperlink"/>
            <w:noProof/>
          </w:rPr>
          <w:t xml:space="preserve"> Properties – XML Syntax</w:t>
        </w:r>
        <w:r>
          <w:rPr>
            <w:noProof/>
            <w:webHidden/>
          </w:rPr>
          <w:tab/>
        </w:r>
        <w:r>
          <w:rPr>
            <w:noProof/>
            <w:webHidden/>
          </w:rPr>
          <w:fldChar w:fldCharType="begin"/>
        </w:r>
        <w:r>
          <w:rPr>
            <w:noProof/>
            <w:webHidden/>
          </w:rPr>
          <w:instrText xml:space="preserve"> PAGEREF _Toc10206850 \h </w:instrText>
        </w:r>
      </w:ins>
      <w:r>
        <w:rPr>
          <w:noProof/>
          <w:webHidden/>
        </w:rPr>
      </w:r>
      <w:r>
        <w:rPr>
          <w:noProof/>
          <w:webHidden/>
        </w:rPr>
        <w:fldChar w:fldCharType="separate"/>
      </w:r>
      <w:ins w:id="467" w:author="Andreas Kuehne" w:date="2019-05-31T12:48:00Z">
        <w:r>
          <w:rPr>
            <w:noProof/>
            <w:webHidden/>
          </w:rPr>
          <w:t>72</w:t>
        </w:r>
        <w:r>
          <w:rPr>
            <w:noProof/>
            <w:webHidden/>
          </w:rPr>
          <w:fldChar w:fldCharType="end"/>
        </w:r>
        <w:r w:rsidRPr="00EE30CC">
          <w:rPr>
            <w:rStyle w:val="Hyperlink"/>
            <w:noProof/>
          </w:rPr>
          <w:fldChar w:fldCharType="end"/>
        </w:r>
      </w:ins>
    </w:p>
    <w:p w14:paraId="5D31F8B9" w14:textId="551F7FF4" w:rsidR="00DC7A78" w:rsidRDefault="00DC7A78">
      <w:pPr>
        <w:pStyle w:val="Verzeichnis3"/>
        <w:tabs>
          <w:tab w:val="right" w:leader="dot" w:pos="9350"/>
        </w:tabs>
        <w:rPr>
          <w:ins w:id="468" w:author="Andreas Kuehne" w:date="2019-05-31T12:48:00Z"/>
          <w:rFonts w:asciiTheme="minorHAnsi" w:eastAsiaTheme="minorEastAsia" w:hAnsiTheme="minorHAnsi" w:cstheme="minorBidi"/>
          <w:noProof/>
          <w:sz w:val="22"/>
          <w:szCs w:val="22"/>
          <w:lang w:val="en-GB" w:eastAsia="en-GB"/>
        </w:rPr>
      </w:pPr>
      <w:ins w:id="469"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"_Toc10206851"</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4.4.16</w:t>
        </w:r>
        <w:r w:rsidRPr="00EE30CC">
          <w:rPr>
            <w:rStyle w:val="Hyperlink"/>
            <w:noProof/>
          </w:rPr>
          <w:t xml:space="preserve"> Component Property</w:t>
        </w:r>
        <w:r>
          <w:rPr>
            <w:noProof/>
            <w:webHidden/>
          </w:rPr>
          <w:tab/>
        </w:r>
        <w:r>
          <w:rPr>
            <w:noProof/>
            <w:webHidden/>
          </w:rPr>
          <w:fldChar w:fldCharType="begin"/>
        </w:r>
        <w:r>
          <w:rPr>
            <w:noProof/>
            <w:webHidden/>
          </w:rPr>
          <w:instrText xml:space="preserve"> PAGEREF _Toc10206851 \h </w:instrText>
        </w:r>
      </w:ins>
      <w:r>
        <w:rPr>
          <w:noProof/>
          <w:webHidden/>
        </w:rPr>
      </w:r>
      <w:r>
        <w:rPr>
          <w:noProof/>
          <w:webHidden/>
        </w:rPr>
        <w:fldChar w:fldCharType="separate"/>
      </w:r>
      <w:ins w:id="470" w:author="Andreas Kuehne" w:date="2019-05-31T12:48:00Z">
        <w:r>
          <w:rPr>
            <w:noProof/>
            <w:webHidden/>
          </w:rPr>
          <w:t>72</w:t>
        </w:r>
        <w:r>
          <w:rPr>
            <w:noProof/>
            <w:webHidden/>
          </w:rPr>
          <w:fldChar w:fldCharType="end"/>
        </w:r>
        <w:r w:rsidRPr="00EE30CC">
          <w:rPr>
            <w:rStyle w:val="Hyperlink"/>
            <w:noProof/>
          </w:rPr>
          <w:fldChar w:fldCharType="end"/>
        </w:r>
      </w:ins>
    </w:p>
    <w:p w14:paraId="611FB768" w14:textId="3E7A2DB2" w:rsidR="00DC7A78" w:rsidRDefault="00DC7A78">
      <w:pPr>
        <w:pStyle w:val="Verzeichnis4"/>
        <w:tabs>
          <w:tab w:val="right" w:leader="dot" w:pos="9350"/>
        </w:tabs>
        <w:rPr>
          <w:ins w:id="471" w:author="Andreas Kuehne" w:date="2019-05-31T12:48:00Z"/>
          <w:rFonts w:asciiTheme="minorHAnsi" w:eastAsiaTheme="minorEastAsia" w:hAnsiTheme="minorHAnsi" w:cstheme="minorBidi"/>
          <w:noProof/>
          <w:sz w:val="22"/>
          <w:szCs w:val="22"/>
          <w:lang w:val="en-GB" w:eastAsia="en-GB"/>
        </w:rPr>
      </w:pPr>
      <w:ins w:id="472"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"_Toc10206852"</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4.4.16.1</w:t>
        </w:r>
        <w:r w:rsidRPr="00EE30CC">
          <w:rPr>
            <w:rStyle w:val="Hyperlink"/>
            <w:noProof/>
          </w:rPr>
          <w:t xml:space="preserve"> Property – JSON Syntax</w:t>
        </w:r>
        <w:r>
          <w:rPr>
            <w:noProof/>
            <w:webHidden/>
          </w:rPr>
          <w:tab/>
        </w:r>
        <w:r>
          <w:rPr>
            <w:noProof/>
            <w:webHidden/>
          </w:rPr>
          <w:fldChar w:fldCharType="begin"/>
        </w:r>
        <w:r>
          <w:rPr>
            <w:noProof/>
            <w:webHidden/>
          </w:rPr>
          <w:instrText xml:space="preserve"> PAGEREF _Toc10206852 \h </w:instrText>
        </w:r>
      </w:ins>
      <w:r>
        <w:rPr>
          <w:noProof/>
          <w:webHidden/>
        </w:rPr>
      </w:r>
      <w:r>
        <w:rPr>
          <w:noProof/>
          <w:webHidden/>
        </w:rPr>
        <w:fldChar w:fldCharType="separate"/>
      </w:r>
      <w:ins w:id="473" w:author="Andreas Kuehne" w:date="2019-05-31T12:48:00Z">
        <w:r>
          <w:rPr>
            <w:noProof/>
            <w:webHidden/>
          </w:rPr>
          <w:t>72</w:t>
        </w:r>
        <w:r>
          <w:rPr>
            <w:noProof/>
            <w:webHidden/>
          </w:rPr>
          <w:fldChar w:fldCharType="end"/>
        </w:r>
        <w:r w:rsidRPr="00EE30CC">
          <w:rPr>
            <w:rStyle w:val="Hyperlink"/>
            <w:noProof/>
          </w:rPr>
          <w:fldChar w:fldCharType="end"/>
        </w:r>
      </w:ins>
    </w:p>
    <w:p w14:paraId="18CC07B2" w14:textId="356FE7CA" w:rsidR="00DC7A78" w:rsidRDefault="00DC7A78">
      <w:pPr>
        <w:pStyle w:val="Verzeichnis4"/>
        <w:tabs>
          <w:tab w:val="right" w:leader="dot" w:pos="9350"/>
        </w:tabs>
        <w:rPr>
          <w:ins w:id="474" w:author="Andreas Kuehne" w:date="2019-05-31T12:48:00Z"/>
          <w:rFonts w:asciiTheme="minorHAnsi" w:eastAsiaTheme="minorEastAsia" w:hAnsiTheme="minorHAnsi" w:cstheme="minorBidi"/>
          <w:noProof/>
          <w:sz w:val="22"/>
          <w:szCs w:val="22"/>
          <w:lang w:val="en-GB" w:eastAsia="en-GB"/>
        </w:rPr>
      </w:pPr>
      <w:ins w:id="475"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"_Toc10206853"</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4.4.16.2</w:t>
        </w:r>
        <w:r w:rsidRPr="00EE30CC">
          <w:rPr>
            <w:rStyle w:val="Hyperlink"/>
            <w:noProof/>
          </w:rPr>
          <w:t xml:space="preserve"> Property – XML Syntax</w:t>
        </w:r>
        <w:r>
          <w:rPr>
            <w:noProof/>
            <w:webHidden/>
          </w:rPr>
          <w:tab/>
        </w:r>
        <w:r>
          <w:rPr>
            <w:noProof/>
            <w:webHidden/>
          </w:rPr>
          <w:fldChar w:fldCharType="begin"/>
        </w:r>
        <w:r>
          <w:rPr>
            <w:noProof/>
            <w:webHidden/>
          </w:rPr>
          <w:instrText xml:space="preserve"> PAGEREF _Toc10206853 \h </w:instrText>
        </w:r>
      </w:ins>
      <w:r>
        <w:rPr>
          <w:noProof/>
          <w:webHidden/>
        </w:rPr>
      </w:r>
      <w:r>
        <w:rPr>
          <w:noProof/>
          <w:webHidden/>
        </w:rPr>
        <w:fldChar w:fldCharType="separate"/>
      </w:r>
      <w:ins w:id="476" w:author="Andreas Kuehne" w:date="2019-05-31T12:48:00Z">
        <w:r>
          <w:rPr>
            <w:noProof/>
            <w:webHidden/>
          </w:rPr>
          <w:t>73</w:t>
        </w:r>
        <w:r>
          <w:rPr>
            <w:noProof/>
            <w:webHidden/>
          </w:rPr>
          <w:fldChar w:fldCharType="end"/>
        </w:r>
        <w:r w:rsidRPr="00EE30CC">
          <w:rPr>
            <w:rStyle w:val="Hyperlink"/>
            <w:noProof/>
          </w:rPr>
          <w:fldChar w:fldCharType="end"/>
        </w:r>
      </w:ins>
    </w:p>
    <w:p w14:paraId="664FF541" w14:textId="02208609" w:rsidR="00DC7A78" w:rsidRDefault="00DC7A78">
      <w:pPr>
        <w:pStyle w:val="Verzeichnis3"/>
        <w:tabs>
          <w:tab w:val="right" w:leader="dot" w:pos="9350"/>
        </w:tabs>
        <w:rPr>
          <w:ins w:id="477" w:author="Andreas Kuehne" w:date="2019-05-31T12:48:00Z"/>
          <w:rFonts w:asciiTheme="minorHAnsi" w:eastAsiaTheme="minorEastAsia" w:hAnsiTheme="minorHAnsi" w:cstheme="minorBidi"/>
          <w:noProof/>
          <w:sz w:val="22"/>
          <w:szCs w:val="22"/>
          <w:lang w:val="en-GB" w:eastAsia="en-GB"/>
        </w:rPr>
      </w:pPr>
      <w:ins w:id="478"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"_Toc10206854"</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4.4.17</w:t>
        </w:r>
        <w:r w:rsidRPr="00EE30CC">
          <w:rPr>
            <w:rStyle w:val="Hyperlink"/>
            <w:noProof/>
          </w:rPr>
          <w:t xml:space="preserve"> Component IncludeObject</w:t>
        </w:r>
        <w:r>
          <w:rPr>
            <w:noProof/>
            <w:webHidden/>
          </w:rPr>
          <w:tab/>
        </w:r>
        <w:r>
          <w:rPr>
            <w:noProof/>
            <w:webHidden/>
          </w:rPr>
          <w:fldChar w:fldCharType="begin"/>
        </w:r>
        <w:r>
          <w:rPr>
            <w:noProof/>
            <w:webHidden/>
          </w:rPr>
          <w:instrText xml:space="preserve"> PAGEREF _Toc10206854 \h </w:instrText>
        </w:r>
      </w:ins>
      <w:r>
        <w:rPr>
          <w:noProof/>
          <w:webHidden/>
        </w:rPr>
      </w:r>
      <w:r>
        <w:rPr>
          <w:noProof/>
          <w:webHidden/>
        </w:rPr>
        <w:fldChar w:fldCharType="separate"/>
      </w:r>
      <w:ins w:id="479" w:author="Andreas Kuehne" w:date="2019-05-31T12:48:00Z">
        <w:r>
          <w:rPr>
            <w:noProof/>
            <w:webHidden/>
          </w:rPr>
          <w:t>73</w:t>
        </w:r>
        <w:r>
          <w:rPr>
            <w:noProof/>
            <w:webHidden/>
          </w:rPr>
          <w:fldChar w:fldCharType="end"/>
        </w:r>
        <w:r w:rsidRPr="00EE30CC">
          <w:rPr>
            <w:rStyle w:val="Hyperlink"/>
            <w:noProof/>
          </w:rPr>
          <w:fldChar w:fldCharType="end"/>
        </w:r>
      </w:ins>
    </w:p>
    <w:p w14:paraId="2480A44B" w14:textId="5BAE891F" w:rsidR="00DC7A78" w:rsidRDefault="00DC7A78">
      <w:pPr>
        <w:pStyle w:val="Verzeichnis4"/>
        <w:tabs>
          <w:tab w:val="right" w:leader="dot" w:pos="9350"/>
        </w:tabs>
        <w:rPr>
          <w:ins w:id="480" w:author="Andreas Kuehne" w:date="2019-05-31T12:48:00Z"/>
          <w:rFonts w:asciiTheme="minorHAnsi" w:eastAsiaTheme="minorEastAsia" w:hAnsiTheme="minorHAnsi" w:cstheme="minorBidi"/>
          <w:noProof/>
          <w:sz w:val="22"/>
          <w:szCs w:val="22"/>
          <w:lang w:val="en-GB" w:eastAsia="en-GB"/>
        </w:rPr>
      </w:pPr>
      <w:ins w:id="481"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"_Toc10206855"</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4.4.17.1</w:t>
        </w:r>
        <w:r w:rsidRPr="00EE30CC">
          <w:rPr>
            <w:rStyle w:val="Hyperlink"/>
            <w:noProof/>
          </w:rPr>
          <w:t xml:space="preserve"> IncludeObject – JSON Syntax</w:t>
        </w:r>
        <w:r>
          <w:rPr>
            <w:noProof/>
            <w:webHidden/>
          </w:rPr>
          <w:tab/>
        </w:r>
        <w:r>
          <w:rPr>
            <w:noProof/>
            <w:webHidden/>
          </w:rPr>
          <w:fldChar w:fldCharType="begin"/>
        </w:r>
        <w:r>
          <w:rPr>
            <w:noProof/>
            <w:webHidden/>
          </w:rPr>
          <w:instrText xml:space="preserve"> PAGEREF _Toc10206855 \h </w:instrText>
        </w:r>
      </w:ins>
      <w:r>
        <w:rPr>
          <w:noProof/>
          <w:webHidden/>
        </w:rPr>
      </w:r>
      <w:r>
        <w:rPr>
          <w:noProof/>
          <w:webHidden/>
        </w:rPr>
        <w:fldChar w:fldCharType="separate"/>
      </w:r>
      <w:ins w:id="482" w:author="Andreas Kuehne" w:date="2019-05-31T12:48:00Z">
        <w:r>
          <w:rPr>
            <w:noProof/>
            <w:webHidden/>
          </w:rPr>
          <w:t>73</w:t>
        </w:r>
        <w:r>
          <w:rPr>
            <w:noProof/>
            <w:webHidden/>
          </w:rPr>
          <w:fldChar w:fldCharType="end"/>
        </w:r>
        <w:r w:rsidRPr="00EE30CC">
          <w:rPr>
            <w:rStyle w:val="Hyperlink"/>
            <w:noProof/>
          </w:rPr>
          <w:fldChar w:fldCharType="end"/>
        </w:r>
      </w:ins>
    </w:p>
    <w:p w14:paraId="762B9760" w14:textId="0939B7D0" w:rsidR="00DC7A78" w:rsidRDefault="00DC7A78">
      <w:pPr>
        <w:pStyle w:val="Verzeichnis4"/>
        <w:tabs>
          <w:tab w:val="right" w:leader="dot" w:pos="9350"/>
        </w:tabs>
        <w:rPr>
          <w:ins w:id="483" w:author="Andreas Kuehne" w:date="2019-05-31T12:48:00Z"/>
          <w:rFonts w:asciiTheme="minorHAnsi" w:eastAsiaTheme="minorEastAsia" w:hAnsiTheme="minorHAnsi" w:cstheme="minorBidi"/>
          <w:noProof/>
          <w:sz w:val="22"/>
          <w:szCs w:val="22"/>
          <w:lang w:val="en-GB" w:eastAsia="en-GB"/>
        </w:rPr>
      </w:pPr>
      <w:ins w:id="484"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"_Toc10206856"</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4.4.17.2</w:t>
        </w:r>
        <w:r w:rsidRPr="00EE30CC">
          <w:rPr>
            <w:rStyle w:val="Hyperlink"/>
            <w:noProof/>
          </w:rPr>
          <w:t xml:space="preserve"> IncludeObject – XML Syntax</w:t>
        </w:r>
        <w:r>
          <w:rPr>
            <w:noProof/>
            <w:webHidden/>
          </w:rPr>
          <w:tab/>
        </w:r>
        <w:r>
          <w:rPr>
            <w:noProof/>
            <w:webHidden/>
          </w:rPr>
          <w:fldChar w:fldCharType="begin"/>
        </w:r>
        <w:r>
          <w:rPr>
            <w:noProof/>
            <w:webHidden/>
          </w:rPr>
          <w:instrText xml:space="preserve"> PAGEREF _Toc10206856 \h </w:instrText>
        </w:r>
      </w:ins>
      <w:r>
        <w:rPr>
          <w:noProof/>
          <w:webHidden/>
        </w:rPr>
      </w:r>
      <w:r>
        <w:rPr>
          <w:noProof/>
          <w:webHidden/>
        </w:rPr>
        <w:fldChar w:fldCharType="separate"/>
      </w:r>
      <w:ins w:id="485" w:author="Andreas Kuehne" w:date="2019-05-31T12:48:00Z">
        <w:r>
          <w:rPr>
            <w:noProof/>
            <w:webHidden/>
          </w:rPr>
          <w:t>74</w:t>
        </w:r>
        <w:r>
          <w:rPr>
            <w:noProof/>
            <w:webHidden/>
          </w:rPr>
          <w:fldChar w:fldCharType="end"/>
        </w:r>
        <w:r w:rsidRPr="00EE30CC">
          <w:rPr>
            <w:rStyle w:val="Hyperlink"/>
            <w:noProof/>
          </w:rPr>
          <w:fldChar w:fldCharType="end"/>
        </w:r>
      </w:ins>
    </w:p>
    <w:p w14:paraId="015B3EAE" w14:textId="18033C26" w:rsidR="00DC7A78" w:rsidRDefault="00DC7A78">
      <w:pPr>
        <w:pStyle w:val="Verzeichnis3"/>
        <w:tabs>
          <w:tab w:val="right" w:leader="dot" w:pos="9350"/>
        </w:tabs>
        <w:rPr>
          <w:ins w:id="486" w:author="Andreas Kuehne" w:date="2019-05-31T12:48:00Z"/>
          <w:rFonts w:asciiTheme="minorHAnsi" w:eastAsiaTheme="minorEastAsia" w:hAnsiTheme="minorHAnsi" w:cstheme="minorBidi"/>
          <w:noProof/>
          <w:sz w:val="22"/>
          <w:szCs w:val="22"/>
          <w:lang w:val="en-GB" w:eastAsia="en-GB"/>
        </w:rPr>
      </w:pPr>
      <w:ins w:id="487" w:author="Andreas Kuehne" w:date="2019-05-31T12:48:00Z">
        <w:r w:rsidRPr="00EE30CC">
          <w:rPr>
            <w:rStyle w:val="Hyperlink"/>
            <w:noProof/>
          </w:rPr>
          <w:lastRenderedPageBreak/>
          <w:fldChar w:fldCharType="begin"/>
        </w:r>
        <w:r w:rsidRPr="00EE30CC">
          <w:rPr>
            <w:rStyle w:val="Hyperlink"/>
            <w:noProof/>
          </w:rPr>
          <w:instrText xml:space="preserve"> </w:instrText>
        </w:r>
        <w:r>
          <w:rPr>
            <w:noProof/>
          </w:rPr>
          <w:instrText>HYPERLINK \l "_Toc10206857"</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4.4.18</w:t>
        </w:r>
        <w:r w:rsidRPr="00EE30CC">
          <w:rPr>
            <w:rStyle w:val="Hyperlink"/>
            <w:noProof/>
          </w:rPr>
          <w:t xml:space="preserve"> Component SignaturePlacement</w:t>
        </w:r>
        <w:r>
          <w:rPr>
            <w:noProof/>
            <w:webHidden/>
          </w:rPr>
          <w:tab/>
        </w:r>
        <w:r>
          <w:rPr>
            <w:noProof/>
            <w:webHidden/>
          </w:rPr>
          <w:fldChar w:fldCharType="begin"/>
        </w:r>
        <w:r>
          <w:rPr>
            <w:noProof/>
            <w:webHidden/>
          </w:rPr>
          <w:instrText xml:space="preserve"> PAGEREF _Toc10206857 \h </w:instrText>
        </w:r>
      </w:ins>
      <w:r>
        <w:rPr>
          <w:noProof/>
          <w:webHidden/>
        </w:rPr>
      </w:r>
      <w:r>
        <w:rPr>
          <w:noProof/>
          <w:webHidden/>
        </w:rPr>
        <w:fldChar w:fldCharType="separate"/>
      </w:r>
      <w:ins w:id="488" w:author="Andreas Kuehne" w:date="2019-05-31T12:48:00Z">
        <w:r>
          <w:rPr>
            <w:noProof/>
            <w:webHidden/>
          </w:rPr>
          <w:t>74</w:t>
        </w:r>
        <w:r>
          <w:rPr>
            <w:noProof/>
            <w:webHidden/>
          </w:rPr>
          <w:fldChar w:fldCharType="end"/>
        </w:r>
        <w:r w:rsidRPr="00EE30CC">
          <w:rPr>
            <w:rStyle w:val="Hyperlink"/>
            <w:noProof/>
          </w:rPr>
          <w:fldChar w:fldCharType="end"/>
        </w:r>
      </w:ins>
    </w:p>
    <w:p w14:paraId="248055FB" w14:textId="0165046E" w:rsidR="00DC7A78" w:rsidRDefault="00DC7A78">
      <w:pPr>
        <w:pStyle w:val="Verzeichnis4"/>
        <w:tabs>
          <w:tab w:val="right" w:leader="dot" w:pos="9350"/>
        </w:tabs>
        <w:rPr>
          <w:ins w:id="489" w:author="Andreas Kuehne" w:date="2019-05-31T12:48:00Z"/>
          <w:rFonts w:asciiTheme="minorHAnsi" w:eastAsiaTheme="minorEastAsia" w:hAnsiTheme="minorHAnsi" w:cstheme="minorBidi"/>
          <w:noProof/>
          <w:sz w:val="22"/>
          <w:szCs w:val="22"/>
          <w:lang w:val="en-GB" w:eastAsia="en-GB"/>
        </w:rPr>
      </w:pPr>
      <w:ins w:id="490"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"_Toc10206858"</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4.4.18.1</w:t>
        </w:r>
        <w:r w:rsidRPr="00EE30CC">
          <w:rPr>
            <w:rStyle w:val="Hyperlink"/>
            <w:noProof/>
          </w:rPr>
          <w:t xml:space="preserve"> SignaturePlacement – JSON Syntax</w:t>
        </w:r>
        <w:r>
          <w:rPr>
            <w:noProof/>
            <w:webHidden/>
          </w:rPr>
          <w:tab/>
        </w:r>
        <w:r>
          <w:rPr>
            <w:noProof/>
            <w:webHidden/>
          </w:rPr>
          <w:fldChar w:fldCharType="begin"/>
        </w:r>
        <w:r>
          <w:rPr>
            <w:noProof/>
            <w:webHidden/>
          </w:rPr>
          <w:instrText xml:space="preserve"> PAGEREF _Toc10206858 \h </w:instrText>
        </w:r>
      </w:ins>
      <w:r>
        <w:rPr>
          <w:noProof/>
          <w:webHidden/>
        </w:rPr>
      </w:r>
      <w:r>
        <w:rPr>
          <w:noProof/>
          <w:webHidden/>
        </w:rPr>
        <w:fldChar w:fldCharType="separate"/>
      </w:r>
      <w:ins w:id="491" w:author="Andreas Kuehne" w:date="2019-05-31T12:48:00Z">
        <w:r>
          <w:rPr>
            <w:noProof/>
            <w:webHidden/>
          </w:rPr>
          <w:t>75</w:t>
        </w:r>
        <w:r>
          <w:rPr>
            <w:noProof/>
            <w:webHidden/>
          </w:rPr>
          <w:fldChar w:fldCharType="end"/>
        </w:r>
        <w:r w:rsidRPr="00EE30CC">
          <w:rPr>
            <w:rStyle w:val="Hyperlink"/>
            <w:noProof/>
          </w:rPr>
          <w:fldChar w:fldCharType="end"/>
        </w:r>
      </w:ins>
    </w:p>
    <w:p w14:paraId="6A6F3D92" w14:textId="65AC4DA3" w:rsidR="00DC7A78" w:rsidRDefault="00DC7A78">
      <w:pPr>
        <w:pStyle w:val="Verzeichnis4"/>
        <w:tabs>
          <w:tab w:val="right" w:leader="dot" w:pos="9350"/>
        </w:tabs>
        <w:rPr>
          <w:ins w:id="492" w:author="Andreas Kuehne" w:date="2019-05-31T12:48:00Z"/>
          <w:rFonts w:asciiTheme="minorHAnsi" w:eastAsiaTheme="minorEastAsia" w:hAnsiTheme="minorHAnsi" w:cstheme="minorBidi"/>
          <w:noProof/>
          <w:sz w:val="22"/>
          <w:szCs w:val="22"/>
          <w:lang w:val="en-GB" w:eastAsia="en-GB"/>
        </w:rPr>
      </w:pPr>
      <w:ins w:id="493"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"_Toc10206859"</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4.4.18.2</w:t>
        </w:r>
        <w:r w:rsidRPr="00EE30CC">
          <w:rPr>
            <w:rStyle w:val="Hyperlink"/>
            <w:noProof/>
          </w:rPr>
          <w:t xml:space="preserve"> SignaturePlacement – XML Syntax</w:t>
        </w:r>
        <w:r>
          <w:rPr>
            <w:noProof/>
            <w:webHidden/>
          </w:rPr>
          <w:tab/>
        </w:r>
        <w:r>
          <w:rPr>
            <w:noProof/>
            <w:webHidden/>
          </w:rPr>
          <w:fldChar w:fldCharType="begin"/>
        </w:r>
        <w:r>
          <w:rPr>
            <w:noProof/>
            <w:webHidden/>
          </w:rPr>
          <w:instrText xml:space="preserve"> PAGEREF _Toc10206859 \h </w:instrText>
        </w:r>
      </w:ins>
      <w:r>
        <w:rPr>
          <w:noProof/>
          <w:webHidden/>
        </w:rPr>
      </w:r>
      <w:r>
        <w:rPr>
          <w:noProof/>
          <w:webHidden/>
        </w:rPr>
        <w:fldChar w:fldCharType="separate"/>
      </w:r>
      <w:ins w:id="494" w:author="Andreas Kuehne" w:date="2019-05-31T12:48:00Z">
        <w:r>
          <w:rPr>
            <w:noProof/>
            <w:webHidden/>
          </w:rPr>
          <w:t>76</w:t>
        </w:r>
        <w:r>
          <w:rPr>
            <w:noProof/>
            <w:webHidden/>
          </w:rPr>
          <w:fldChar w:fldCharType="end"/>
        </w:r>
        <w:r w:rsidRPr="00EE30CC">
          <w:rPr>
            <w:rStyle w:val="Hyperlink"/>
            <w:noProof/>
          </w:rPr>
          <w:fldChar w:fldCharType="end"/>
        </w:r>
      </w:ins>
    </w:p>
    <w:p w14:paraId="489A0901" w14:textId="686BEC21" w:rsidR="00DC7A78" w:rsidRDefault="00DC7A78">
      <w:pPr>
        <w:pStyle w:val="Verzeichnis3"/>
        <w:tabs>
          <w:tab w:val="right" w:leader="dot" w:pos="9350"/>
        </w:tabs>
        <w:rPr>
          <w:ins w:id="495" w:author="Andreas Kuehne" w:date="2019-05-31T12:48:00Z"/>
          <w:rFonts w:asciiTheme="minorHAnsi" w:eastAsiaTheme="minorEastAsia" w:hAnsiTheme="minorHAnsi" w:cstheme="minorBidi"/>
          <w:noProof/>
          <w:sz w:val="22"/>
          <w:szCs w:val="22"/>
          <w:lang w:val="en-GB" w:eastAsia="en-GB"/>
        </w:rPr>
      </w:pPr>
      <w:ins w:id="496"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"_Toc10206860"</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4.4.19</w:t>
        </w:r>
        <w:r w:rsidRPr="00EE30CC">
          <w:rPr>
            <w:rStyle w:val="Hyperlink"/>
            <w:noProof/>
          </w:rPr>
          <w:t xml:space="preserve"> Component DocumentWithSignature</w:t>
        </w:r>
        <w:r>
          <w:rPr>
            <w:noProof/>
            <w:webHidden/>
          </w:rPr>
          <w:tab/>
        </w:r>
        <w:r>
          <w:rPr>
            <w:noProof/>
            <w:webHidden/>
          </w:rPr>
          <w:fldChar w:fldCharType="begin"/>
        </w:r>
        <w:r>
          <w:rPr>
            <w:noProof/>
            <w:webHidden/>
          </w:rPr>
          <w:instrText xml:space="preserve"> PAGEREF _Toc10206860 \h </w:instrText>
        </w:r>
      </w:ins>
      <w:r>
        <w:rPr>
          <w:noProof/>
          <w:webHidden/>
        </w:rPr>
      </w:r>
      <w:r>
        <w:rPr>
          <w:noProof/>
          <w:webHidden/>
        </w:rPr>
        <w:fldChar w:fldCharType="separate"/>
      </w:r>
      <w:ins w:id="497" w:author="Andreas Kuehne" w:date="2019-05-31T12:48:00Z">
        <w:r>
          <w:rPr>
            <w:noProof/>
            <w:webHidden/>
          </w:rPr>
          <w:t>76</w:t>
        </w:r>
        <w:r>
          <w:rPr>
            <w:noProof/>
            <w:webHidden/>
          </w:rPr>
          <w:fldChar w:fldCharType="end"/>
        </w:r>
        <w:r w:rsidRPr="00EE30CC">
          <w:rPr>
            <w:rStyle w:val="Hyperlink"/>
            <w:noProof/>
          </w:rPr>
          <w:fldChar w:fldCharType="end"/>
        </w:r>
      </w:ins>
    </w:p>
    <w:p w14:paraId="5858505E" w14:textId="6B35C80F" w:rsidR="00DC7A78" w:rsidRDefault="00DC7A78">
      <w:pPr>
        <w:pStyle w:val="Verzeichnis4"/>
        <w:tabs>
          <w:tab w:val="right" w:leader="dot" w:pos="9350"/>
        </w:tabs>
        <w:rPr>
          <w:ins w:id="498" w:author="Andreas Kuehne" w:date="2019-05-31T12:48:00Z"/>
          <w:rFonts w:asciiTheme="minorHAnsi" w:eastAsiaTheme="minorEastAsia" w:hAnsiTheme="minorHAnsi" w:cstheme="minorBidi"/>
          <w:noProof/>
          <w:sz w:val="22"/>
          <w:szCs w:val="22"/>
          <w:lang w:val="en-GB" w:eastAsia="en-GB"/>
        </w:rPr>
      </w:pPr>
      <w:ins w:id="499"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"_Toc10206861"</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4.4.19.1</w:t>
        </w:r>
        <w:r w:rsidRPr="00EE30CC">
          <w:rPr>
            <w:rStyle w:val="Hyperlink"/>
            <w:noProof/>
          </w:rPr>
          <w:t xml:space="preserve"> DocumentWithSignature – JSON Syntax</w:t>
        </w:r>
        <w:r>
          <w:rPr>
            <w:noProof/>
            <w:webHidden/>
          </w:rPr>
          <w:tab/>
        </w:r>
        <w:r>
          <w:rPr>
            <w:noProof/>
            <w:webHidden/>
          </w:rPr>
          <w:fldChar w:fldCharType="begin"/>
        </w:r>
        <w:r>
          <w:rPr>
            <w:noProof/>
            <w:webHidden/>
          </w:rPr>
          <w:instrText xml:space="preserve"> PAGEREF _Toc10206861 \h </w:instrText>
        </w:r>
      </w:ins>
      <w:r>
        <w:rPr>
          <w:noProof/>
          <w:webHidden/>
        </w:rPr>
      </w:r>
      <w:r>
        <w:rPr>
          <w:noProof/>
          <w:webHidden/>
        </w:rPr>
        <w:fldChar w:fldCharType="separate"/>
      </w:r>
      <w:ins w:id="500" w:author="Andreas Kuehne" w:date="2019-05-31T12:48:00Z">
        <w:r>
          <w:rPr>
            <w:noProof/>
            <w:webHidden/>
          </w:rPr>
          <w:t>77</w:t>
        </w:r>
        <w:r>
          <w:rPr>
            <w:noProof/>
            <w:webHidden/>
          </w:rPr>
          <w:fldChar w:fldCharType="end"/>
        </w:r>
        <w:r w:rsidRPr="00EE30CC">
          <w:rPr>
            <w:rStyle w:val="Hyperlink"/>
            <w:noProof/>
          </w:rPr>
          <w:fldChar w:fldCharType="end"/>
        </w:r>
      </w:ins>
    </w:p>
    <w:p w14:paraId="4F0FFA4B" w14:textId="42B9E8B6" w:rsidR="00DC7A78" w:rsidRDefault="00DC7A78">
      <w:pPr>
        <w:pStyle w:val="Verzeichnis4"/>
        <w:tabs>
          <w:tab w:val="right" w:leader="dot" w:pos="9350"/>
        </w:tabs>
        <w:rPr>
          <w:ins w:id="501" w:author="Andreas Kuehne" w:date="2019-05-31T12:48:00Z"/>
          <w:rFonts w:asciiTheme="minorHAnsi" w:eastAsiaTheme="minorEastAsia" w:hAnsiTheme="minorHAnsi" w:cstheme="minorBidi"/>
          <w:noProof/>
          <w:sz w:val="22"/>
          <w:szCs w:val="22"/>
          <w:lang w:val="en-GB" w:eastAsia="en-GB"/>
        </w:rPr>
      </w:pPr>
      <w:ins w:id="502"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"_Toc10206862"</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4.4.19.2</w:t>
        </w:r>
        <w:r w:rsidRPr="00EE30CC">
          <w:rPr>
            <w:rStyle w:val="Hyperlink"/>
            <w:noProof/>
          </w:rPr>
          <w:t xml:space="preserve"> DocumentWithSignature – XML Syntax</w:t>
        </w:r>
        <w:r>
          <w:rPr>
            <w:noProof/>
            <w:webHidden/>
          </w:rPr>
          <w:tab/>
        </w:r>
        <w:r>
          <w:rPr>
            <w:noProof/>
            <w:webHidden/>
          </w:rPr>
          <w:fldChar w:fldCharType="begin"/>
        </w:r>
        <w:r>
          <w:rPr>
            <w:noProof/>
            <w:webHidden/>
          </w:rPr>
          <w:instrText xml:space="preserve"> PAGEREF _Toc10206862 \h </w:instrText>
        </w:r>
      </w:ins>
      <w:r>
        <w:rPr>
          <w:noProof/>
          <w:webHidden/>
        </w:rPr>
      </w:r>
      <w:r>
        <w:rPr>
          <w:noProof/>
          <w:webHidden/>
        </w:rPr>
        <w:fldChar w:fldCharType="separate"/>
      </w:r>
      <w:ins w:id="503" w:author="Andreas Kuehne" w:date="2019-05-31T12:48:00Z">
        <w:r>
          <w:rPr>
            <w:noProof/>
            <w:webHidden/>
          </w:rPr>
          <w:t>77</w:t>
        </w:r>
        <w:r>
          <w:rPr>
            <w:noProof/>
            <w:webHidden/>
          </w:rPr>
          <w:fldChar w:fldCharType="end"/>
        </w:r>
        <w:r w:rsidRPr="00EE30CC">
          <w:rPr>
            <w:rStyle w:val="Hyperlink"/>
            <w:noProof/>
          </w:rPr>
          <w:fldChar w:fldCharType="end"/>
        </w:r>
      </w:ins>
    </w:p>
    <w:p w14:paraId="3301E869" w14:textId="6C721306" w:rsidR="00DC7A78" w:rsidRDefault="00DC7A78">
      <w:pPr>
        <w:pStyle w:val="Verzeichnis3"/>
        <w:tabs>
          <w:tab w:val="right" w:leader="dot" w:pos="9350"/>
        </w:tabs>
        <w:rPr>
          <w:ins w:id="504" w:author="Andreas Kuehne" w:date="2019-05-31T12:48:00Z"/>
          <w:rFonts w:asciiTheme="minorHAnsi" w:eastAsiaTheme="minorEastAsia" w:hAnsiTheme="minorHAnsi" w:cstheme="minorBidi"/>
          <w:noProof/>
          <w:sz w:val="22"/>
          <w:szCs w:val="22"/>
          <w:lang w:val="en-GB" w:eastAsia="en-GB"/>
        </w:rPr>
      </w:pPr>
      <w:ins w:id="505"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"_Toc10206863"</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4.4.20</w:t>
        </w:r>
        <w:r w:rsidRPr="00EE30CC">
          <w:rPr>
            <w:rStyle w:val="Hyperlink"/>
            <w:noProof/>
          </w:rPr>
          <w:t xml:space="preserve"> Component SignedReferences</w:t>
        </w:r>
        <w:r>
          <w:rPr>
            <w:noProof/>
            <w:webHidden/>
          </w:rPr>
          <w:tab/>
        </w:r>
        <w:r>
          <w:rPr>
            <w:noProof/>
            <w:webHidden/>
          </w:rPr>
          <w:fldChar w:fldCharType="begin"/>
        </w:r>
        <w:r>
          <w:rPr>
            <w:noProof/>
            <w:webHidden/>
          </w:rPr>
          <w:instrText xml:space="preserve"> PAGEREF _Toc10206863 \h </w:instrText>
        </w:r>
      </w:ins>
      <w:r>
        <w:rPr>
          <w:noProof/>
          <w:webHidden/>
        </w:rPr>
      </w:r>
      <w:r>
        <w:rPr>
          <w:noProof/>
          <w:webHidden/>
        </w:rPr>
        <w:fldChar w:fldCharType="separate"/>
      </w:r>
      <w:ins w:id="506" w:author="Andreas Kuehne" w:date="2019-05-31T12:48:00Z">
        <w:r>
          <w:rPr>
            <w:noProof/>
            <w:webHidden/>
          </w:rPr>
          <w:t>78</w:t>
        </w:r>
        <w:r>
          <w:rPr>
            <w:noProof/>
            <w:webHidden/>
          </w:rPr>
          <w:fldChar w:fldCharType="end"/>
        </w:r>
        <w:r w:rsidRPr="00EE30CC">
          <w:rPr>
            <w:rStyle w:val="Hyperlink"/>
            <w:noProof/>
          </w:rPr>
          <w:fldChar w:fldCharType="end"/>
        </w:r>
      </w:ins>
    </w:p>
    <w:p w14:paraId="6B3DE3D3" w14:textId="6A848AB3" w:rsidR="00DC7A78" w:rsidRDefault="00DC7A78">
      <w:pPr>
        <w:pStyle w:val="Verzeichnis4"/>
        <w:tabs>
          <w:tab w:val="right" w:leader="dot" w:pos="9350"/>
        </w:tabs>
        <w:rPr>
          <w:ins w:id="507" w:author="Andreas Kuehne" w:date="2019-05-31T12:48:00Z"/>
          <w:rFonts w:asciiTheme="minorHAnsi" w:eastAsiaTheme="minorEastAsia" w:hAnsiTheme="minorHAnsi" w:cstheme="minorBidi"/>
          <w:noProof/>
          <w:sz w:val="22"/>
          <w:szCs w:val="22"/>
          <w:lang w:val="en-GB" w:eastAsia="en-GB"/>
        </w:rPr>
      </w:pPr>
      <w:ins w:id="508"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"_Toc10206864"</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4.4.20.1</w:t>
        </w:r>
        <w:r w:rsidRPr="00EE30CC">
          <w:rPr>
            <w:rStyle w:val="Hyperlink"/>
            <w:noProof/>
          </w:rPr>
          <w:t xml:space="preserve"> SignedReferences – JSON Syntax</w:t>
        </w:r>
        <w:r>
          <w:rPr>
            <w:noProof/>
            <w:webHidden/>
          </w:rPr>
          <w:tab/>
        </w:r>
        <w:r>
          <w:rPr>
            <w:noProof/>
            <w:webHidden/>
          </w:rPr>
          <w:fldChar w:fldCharType="begin"/>
        </w:r>
        <w:r>
          <w:rPr>
            <w:noProof/>
            <w:webHidden/>
          </w:rPr>
          <w:instrText xml:space="preserve"> PAGEREF _Toc10206864 \h </w:instrText>
        </w:r>
      </w:ins>
      <w:r>
        <w:rPr>
          <w:noProof/>
          <w:webHidden/>
        </w:rPr>
      </w:r>
      <w:r>
        <w:rPr>
          <w:noProof/>
          <w:webHidden/>
        </w:rPr>
        <w:fldChar w:fldCharType="separate"/>
      </w:r>
      <w:ins w:id="509" w:author="Andreas Kuehne" w:date="2019-05-31T12:48:00Z">
        <w:r>
          <w:rPr>
            <w:noProof/>
            <w:webHidden/>
          </w:rPr>
          <w:t>78</w:t>
        </w:r>
        <w:r>
          <w:rPr>
            <w:noProof/>
            <w:webHidden/>
          </w:rPr>
          <w:fldChar w:fldCharType="end"/>
        </w:r>
        <w:r w:rsidRPr="00EE30CC">
          <w:rPr>
            <w:rStyle w:val="Hyperlink"/>
            <w:noProof/>
          </w:rPr>
          <w:fldChar w:fldCharType="end"/>
        </w:r>
      </w:ins>
    </w:p>
    <w:p w14:paraId="405A1422" w14:textId="03F507FD" w:rsidR="00DC7A78" w:rsidRDefault="00DC7A78">
      <w:pPr>
        <w:pStyle w:val="Verzeichnis4"/>
        <w:tabs>
          <w:tab w:val="right" w:leader="dot" w:pos="9350"/>
        </w:tabs>
        <w:rPr>
          <w:ins w:id="510" w:author="Andreas Kuehne" w:date="2019-05-31T12:48:00Z"/>
          <w:rFonts w:asciiTheme="minorHAnsi" w:eastAsiaTheme="minorEastAsia" w:hAnsiTheme="minorHAnsi" w:cstheme="minorBidi"/>
          <w:noProof/>
          <w:sz w:val="22"/>
          <w:szCs w:val="22"/>
          <w:lang w:val="en-GB" w:eastAsia="en-GB"/>
        </w:rPr>
      </w:pPr>
      <w:ins w:id="511"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"_Toc10206865"</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4.4.20.2</w:t>
        </w:r>
        <w:r w:rsidRPr="00EE30CC">
          <w:rPr>
            <w:rStyle w:val="Hyperlink"/>
            <w:noProof/>
          </w:rPr>
          <w:t xml:space="preserve"> SignedReferences – XML Syntax</w:t>
        </w:r>
        <w:r>
          <w:rPr>
            <w:noProof/>
            <w:webHidden/>
          </w:rPr>
          <w:tab/>
        </w:r>
        <w:r>
          <w:rPr>
            <w:noProof/>
            <w:webHidden/>
          </w:rPr>
          <w:fldChar w:fldCharType="begin"/>
        </w:r>
        <w:r>
          <w:rPr>
            <w:noProof/>
            <w:webHidden/>
          </w:rPr>
          <w:instrText xml:space="preserve"> PAGEREF _Toc10206865 \h </w:instrText>
        </w:r>
      </w:ins>
      <w:r>
        <w:rPr>
          <w:noProof/>
          <w:webHidden/>
        </w:rPr>
      </w:r>
      <w:r>
        <w:rPr>
          <w:noProof/>
          <w:webHidden/>
        </w:rPr>
        <w:fldChar w:fldCharType="separate"/>
      </w:r>
      <w:ins w:id="512" w:author="Andreas Kuehne" w:date="2019-05-31T12:48:00Z">
        <w:r>
          <w:rPr>
            <w:noProof/>
            <w:webHidden/>
          </w:rPr>
          <w:t>78</w:t>
        </w:r>
        <w:r>
          <w:rPr>
            <w:noProof/>
            <w:webHidden/>
          </w:rPr>
          <w:fldChar w:fldCharType="end"/>
        </w:r>
        <w:r w:rsidRPr="00EE30CC">
          <w:rPr>
            <w:rStyle w:val="Hyperlink"/>
            <w:noProof/>
          </w:rPr>
          <w:fldChar w:fldCharType="end"/>
        </w:r>
      </w:ins>
    </w:p>
    <w:p w14:paraId="5AC32734" w14:textId="2F86A75C" w:rsidR="00DC7A78" w:rsidRDefault="00DC7A78">
      <w:pPr>
        <w:pStyle w:val="Verzeichnis3"/>
        <w:tabs>
          <w:tab w:val="right" w:leader="dot" w:pos="9350"/>
        </w:tabs>
        <w:rPr>
          <w:ins w:id="513" w:author="Andreas Kuehne" w:date="2019-05-31T12:48:00Z"/>
          <w:rFonts w:asciiTheme="minorHAnsi" w:eastAsiaTheme="minorEastAsia" w:hAnsiTheme="minorHAnsi" w:cstheme="minorBidi"/>
          <w:noProof/>
          <w:sz w:val="22"/>
          <w:szCs w:val="22"/>
          <w:lang w:val="en-GB" w:eastAsia="en-GB"/>
        </w:rPr>
      </w:pPr>
      <w:ins w:id="514"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"_Toc10206866"</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4.4.21</w:t>
        </w:r>
        <w:r w:rsidRPr="00EE30CC">
          <w:rPr>
            <w:rStyle w:val="Hyperlink"/>
            <w:noProof/>
          </w:rPr>
          <w:t xml:space="preserve"> Component SignedReference</w:t>
        </w:r>
        <w:r>
          <w:rPr>
            <w:noProof/>
            <w:webHidden/>
          </w:rPr>
          <w:tab/>
        </w:r>
        <w:r>
          <w:rPr>
            <w:noProof/>
            <w:webHidden/>
          </w:rPr>
          <w:fldChar w:fldCharType="begin"/>
        </w:r>
        <w:r>
          <w:rPr>
            <w:noProof/>
            <w:webHidden/>
          </w:rPr>
          <w:instrText xml:space="preserve"> PAGEREF _Toc10206866 \h </w:instrText>
        </w:r>
      </w:ins>
      <w:r>
        <w:rPr>
          <w:noProof/>
          <w:webHidden/>
        </w:rPr>
      </w:r>
      <w:r>
        <w:rPr>
          <w:noProof/>
          <w:webHidden/>
        </w:rPr>
        <w:fldChar w:fldCharType="separate"/>
      </w:r>
      <w:ins w:id="515" w:author="Andreas Kuehne" w:date="2019-05-31T12:48:00Z">
        <w:r>
          <w:rPr>
            <w:noProof/>
            <w:webHidden/>
          </w:rPr>
          <w:t>79</w:t>
        </w:r>
        <w:r>
          <w:rPr>
            <w:noProof/>
            <w:webHidden/>
          </w:rPr>
          <w:fldChar w:fldCharType="end"/>
        </w:r>
        <w:r w:rsidRPr="00EE30CC">
          <w:rPr>
            <w:rStyle w:val="Hyperlink"/>
            <w:noProof/>
          </w:rPr>
          <w:fldChar w:fldCharType="end"/>
        </w:r>
      </w:ins>
    </w:p>
    <w:p w14:paraId="0BC3E157" w14:textId="74770342" w:rsidR="00DC7A78" w:rsidRDefault="00DC7A78">
      <w:pPr>
        <w:pStyle w:val="Verzeichnis4"/>
        <w:tabs>
          <w:tab w:val="right" w:leader="dot" w:pos="9350"/>
        </w:tabs>
        <w:rPr>
          <w:ins w:id="516" w:author="Andreas Kuehne" w:date="2019-05-31T12:48:00Z"/>
          <w:rFonts w:asciiTheme="minorHAnsi" w:eastAsiaTheme="minorEastAsia" w:hAnsiTheme="minorHAnsi" w:cstheme="minorBidi"/>
          <w:noProof/>
          <w:sz w:val="22"/>
          <w:szCs w:val="22"/>
          <w:lang w:val="en-GB" w:eastAsia="en-GB"/>
        </w:rPr>
      </w:pPr>
      <w:ins w:id="517"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"_Toc10206867"</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4.4.21.1</w:t>
        </w:r>
        <w:r w:rsidRPr="00EE30CC">
          <w:rPr>
            <w:rStyle w:val="Hyperlink"/>
            <w:noProof/>
          </w:rPr>
          <w:t xml:space="preserve"> SignedReference – JSON Syntax</w:t>
        </w:r>
        <w:r>
          <w:rPr>
            <w:noProof/>
            <w:webHidden/>
          </w:rPr>
          <w:tab/>
        </w:r>
        <w:r>
          <w:rPr>
            <w:noProof/>
            <w:webHidden/>
          </w:rPr>
          <w:fldChar w:fldCharType="begin"/>
        </w:r>
        <w:r>
          <w:rPr>
            <w:noProof/>
            <w:webHidden/>
          </w:rPr>
          <w:instrText xml:space="preserve"> PAGEREF _Toc10206867 \h </w:instrText>
        </w:r>
      </w:ins>
      <w:r>
        <w:rPr>
          <w:noProof/>
          <w:webHidden/>
        </w:rPr>
      </w:r>
      <w:r>
        <w:rPr>
          <w:noProof/>
          <w:webHidden/>
        </w:rPr>
        <w:fldChar w:fldCharType="separate"/>
      </w:r>
      <w:ins w:id="518" w:author="Andreas Kuehne" w:date="2019-05-31T12:48:00Z">
        <w:r>
          <w:rPr>
            <w:noProof/>
            <w:webHidden/>
          </w:rPr>
          <w:t>79</w:t>
        </w:r>
        <w:r>
          <w:rPr>
            <w:noProof/>
            <w:webHidden/>
          </w:rPr>
          <w:fldChar w:fldCharType="end"/>
        </w:r>
        <w:r w:rsidRPr="00EE30CC">
          <w:rPr>
            <w:rStyle w:val="Hyperlink"/>
            <w:noProof/>
          </w:rPr>
          <w:fldChar w:fldCharType="end"/>
        </w:r>
      </w:ins>
    </w:p>
    <w:p w14:paraId="74A88C36" w14:textId="6DE5EF69" w:rsidR="00DC7A78" w:rsidRDefault="00DC7A78">
      <w:pPr>
        <w:pStyle w:val="Verzeichnis4"/>
        <w:tabs>
          <w:tab w:val="right" w:leader="dot" w:pos="9350"/>
        </w:tabs>
        <w:rPr>
          <w:ins w:id="519" w:author="Andreas Kuehne" w:date="2019-05-31T12:48:00Z"/>
          <w:rFonts w:asciiTheme="minorHAnsi" w:eastAsiaTheme="minorEastAsia" w:hAnsiTheme="minorHAnsi" w:cstheme="minorBidi"/>
          <w:noProof/>
          <w:sz w:val="22"/>
          <w:szCs w:val="22"/>
          <w:lang w:val="en-GB" w:eastAsia="en-GB"/>
        </w:rPr>
      </w:pPr>
      <w:ins w:id="520"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"_Toc10206868"</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4.4.21.2</w:t>
        </w:r>
        <w:r w:rsidRPr="00EE30CC">
          <w:rPr>
            <w:rStyle w:val="Hyperlink"/>
            <w:noProof/>
          </w:rPr>
          <w:t xml:space="preserve"> SignedReference – XML Syntax</w:t>
        </w:r>
        <w:r>
          <w:rPr>
            <w:noProof/>
            <w:webHidden/>
          </w:rPr>
          <w:tab/>
        </w:r>
        <w:r>
          <w:rPr>
            <w:noProof/>
            <w:webHidden/>
          </w:rPr>
          <w:fldChar w:fldCharType="begin"/>
        </w:r>
        <w:r>
          <w:rPr>
            <w:noProof/>
            <w:webHidden/>
          </w:rPr>
          <w:instrText xml:space="preserve"> PAGEREF _Toc10206868 \h </w:instrText>
        </w:r>
      </w:ins>
      <w:r>
        <w:rPr>
          <w:noProof/>
          <w:webHidden/>
        </w:rPr>
      </w:r>
      <w:r>
        <w:rPr>
          <w:noProof/>
          <w:webHidden/>
        </w:rPr>
        <w:fldChar w:fldCharType="separate"/>
      </w:r>
      <w:ins w:id="521" w:author="Andreas Kuehne" w:date="2019-05-31T12:48:00Z">
        <w:r>
          <w:rPr>
            <w:noProof/>
            <w:webHidden/>
          </w:rPr>
          <w:t>80</w:t>
        </w:r>
        <w:r>
          <w:rPr>
            <w:noProof/>
            <w:webHidden/>
          </w:rPr>
          <w:fldChar w:fldCharType="end"/>
        </w:r>
        <w:r w:rsidRPr="00EE30CC">
          <w:rPr>
            <w:rStyle w:val="Hyperlink"/>
            <w:noProof/>
          </w:rPr>
          <w:fldChar w:fldCharType="end"/>
        </w:r>
      </w:ins>
    </w:p>
    <w:p w14:paraId="0117EA02" w14:textId="6950285C" w:rsidR="00DC7A78" w:rsidRDefault="00DC7A78">
      <w:pPr>
        <w:pStyle w:val="Verzeichnis3"/>
        <w:tabs>
          <w:tab w:val="right" w:leader="dot" w:pos="9350"/>
        </w:tabs>
        <w:rPr>
          <w:ins w:id="522" w:author="Andreas Kuehne" w:date="2019-05-31T12:48:00Z"/>
          <w:rFonts w:asciiTheme="minorHAnsi" w:eastAsiaTheme="minorEastAsia" w:hAnsiTheme="minorHAnsi" w:cstheme="minorBidi"/>
          <w:noProof/>
          <w:sz w:val="22"/>
          <w:szCs w:val="22"/>
          <w:lang w:val="en-GB" w:eastAsia="en-GB"/>
        </w:rPr>
      </w:pPr>
      <w:ins w:id="523"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"_Toc10206869"</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4.4.22</w:t>
        </w:r>
        <w:r w:rsidRPr="00EE30CC">
          <w:rPr>
            <w:rStyle w:val="Hyperlink"/>
            <w:noProof/>
          </w:rPr>
          <w:t xml:space="preserve"> Component VerifyManifestResults</w:t>
        </w:r>
        <w:r>
          <w:rPr>
            <w:noProof/>
            <w:webHidden/>
          </w:rPr>
          <w:tab/>
        </w:r>
        <w:r>
          <w:rPr>
            <w:noProof/>
            <w:webHidden/>
          </w:rPr>
          <w:fldChar w:fldCharType="begin"/>
        </w:r>
        <w:r>
          <w:rPr>
            <w:noProof/>
            <w:webHidden/>
          </w:rPr>
          <w:instrText xml:space="preserve"> PAGEREF _Toc10206869 \h </w:instrText>
        </w:r>
      </w:ins>
      <w:r>
        <w:rPr>
          <w:noProof/>
          <w:webHidden/>
        </w:rPr>
      </w:r>
      <w:r>
        <w:rPr>
          <w:noProof/>
          <w:webHidden/>
        </w:rPr>
        <w:fldChar w:fldCharType="separate"/>
      </w:r>
      <w:ins w:id="524" w:author="Andreas Kuehne" w:date="2019-05-31T12:48:00Z">
        <w:r>
          <w:rPr>
            <w:noProof/>
            <w:webHidden/>
          </w:rPr>
          <w:t>80</w:t>
        </w:r>
        <w:r>
          <w:rPr>
            <w:noProof/>
            <w:webHidden/>
          </w:rPr>
          <w:fldChar w:fldCharType="end"/>
        </w:r>
        <w:r w:rsidRPr="00EE30CC">
          <w:rPr>
            <w:rStyle w:val="Hyperlink"/>
            <w:noProof/>
          </w:rPr>
          <w:fldChar w:fldCharType="end"/>
        </w:r>
      </w:ins>
    </w:p>
    <w:p w14:paraId="0D7901E8" w14:textId="6E0CB64B" w:rsidR="00DC7A78" w:rsidRDefault="00DC7A78">
      <w:pPr>
        <w:pStyle w:val="Verzeichnis4"/>
        <w:tabs>
          <w:tab w:val="right" w:leader="dot" w:pos="9350"/>
        </w:tabs>
        <w:rPr>
          <w:ins w:id="525" w:author="Andreas Kuehne" w:date="2019-05-31T12:48:00Z"/>
          <w:rFonts w:asciiTheme="minorHAnsi" w:eastAsiaTheme="minorEastAsia" w:hAnsiTheme="minorHAnsi" w:cstheme="minorBidi"/>
          <w:noProof/>
          <w:sz w:val="22"/>
          <w:szCs w:val="22"/>
          <w:lang w:val="en-GB" w:eastAsia="en-GB"/>
        </w:rPr>
      </w:pPr>
      <w:ins w:id="526"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"_Toc10206870"</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4.4.22.1</w:t>
        </w:r>
        <w:r w:rsidRPr="00EE30CC">
          <w:rPr>
            <w:rStyle w:val="Hyperlink"/>
            <w:noProof/>
          </w:rPr>
          <w:t xml:space="preserve"> VerifyManifestResults – JSON Syntax</w:t>
        </w:r>
        <w:r>
          <w:rPr>
            <w:noProof/>
            <w:webHidden/>
          </w:rPr>
          <w:tab/>
        </w:r>
        <w:r>
          <w:rPr>
            <w:noProof/>
            <w:webHidden/>
          </w:rPr>
          <w:fldChar w:fldCharType="begin"/>
        </w:r>
        <w:r>
          <w:rPr>
            <w:noProof/>
            <w:webHidden/>
          </w:rPr>
          <w:instrText xml:space="preserve"> PAGEREF _Toc10206870 \h </w:instrText>
        </w:r>
      </w:ins>
      <w:r>
        <w:rPr>
          <w:noProof/>
          <w:webHidden/>
        </w:rPr>
      </w:r>
      <w:r>
        <w:rPr>
          <w:noProof/>
          <w:webHidden/>
        </w:rPr>
        <w:fldChar w:fldCharType="separate"/>
      </w:r>
      <w:ins w:id="527" w:author="Andreas Kuehne" w:date="2019-05-31T12:48:00Z">
        <w:r>
          <w:rPr>
            <w:noProof/>
            <w:webHidden/>
          </w:rPr>
          <w:t>80</w:t>
        </w:r>
        <w:r>
          <w:rPr>
            <w:noProof/>
            <w:webHidden/>
          </w:rPr>
          <w:fldChar w:fldCharType="end"/>
        </w:r>
        <w:r w:rsidRPr="00EE30CC">
          <w:rPr>
            <w:rStyle w:val="Hyperlink"/>
            <w:noProof/>
          </w:rPr>
          <w:fldChar w:fldCharType="end"/>
        </w:r>
      </w:ins>
    </w:p>
    <w:p w14:paraId="764AD714" w14:textId="1AC4263B" w:rsidR="00DC7A78" w:rsidRDefault="00DC7A78">
      <w:pPr>
        <w:pStyle w:val="Verzeichnis4"/>
        <w:tabs>
          <w:tab w:val="right" w:leader="dot" w:pos="9350"/>
        </w:tabs>
        <w:rPr>
          <w:ins w:id="528" w:author="Andreas Kuehne" w:date="2019-05-31T12:48:00Z"/>
          <w:rFonts w:asciiTheme="minorHAnsi" w:eastAsiaTheme="minorEastAsia" w:hAnsiTheme="minorHAnsi" w:cstheme="minorBidi"/>
          <w:noProof/>
          <w:sz w:val="22"/>
          <w:szCs w:val="22"/>
          <w:lang w:val="en-GB" w:eastAsia="en-GB"/>
        </w:rPr>
      </w:pPr>
      <w:ins w:id="529"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"_Toc10206871"</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4.4.22.2</w:t>
        </w:r>
        <w:r w:rsidRPr="00EE30CC">
          <w:rPr>
            <w:rStyle w:val="Hyperlink"/>
            <w:noProof/>
          </w:rPr>
          <w:t xml:space="preserve"> VerifyManifestResults – XML Syntax</w:t>
        </w:r>
        <w:r>
          <w:rPr>
            <w:noProof/>
            <w:webHidden/>
          </w:rPr>
          <w:tab/>
        </w:r>
        <w:r>
          <w:rPr>
            <w:noProof/>
            <w:webHidden/>
          </w:rPr>
          <w:fldChar w:fldCharType="begin"/>
        </w:r>
        <w:r>
          <w:rPr>
            <w:noProof/>
            <w:webHidden/>
          </w:rPr>
          <w:instrText xml:space="preserve"> PAGEREF _Toc10206871 \h </w:instrText>
        </w:r>
      </w:ins>
      <w:r>
        <w:rPr>
          <w:noProof/>
          <w:webHidden/>
        </w:rPr>
      </w:r>
      <w:r>
        <w:rPr>
          <w:noProof/>
          <w:webHidden/>
        </w:rPr>
        <w:fldChar w:fldCharType="separate"/>
      </w:r>
      <w:ins w:id="530" w:author="Andreas Kuehne" w:date="2019-05-31T12:48:00Z">
        <w:r>
          <w:rPr>
            <w:noProof/>
            <w:webHidden/>
          </w:rPr>
          <w:t>81</w:t>
        </w:r>
        <w:r>
          <w:rPr>
            <w:noProof/>
            <w:webHidden/>
          </w:rPr>
          <w:fldChar w:fldCharType="end"/>
        </w:r>
        <w:r w:rsidRPr="00EE30CC">
          <w:rPr>
            <w:rStyle w:val="Hyperlink"/>
            <w:noProof/>
          </w:rPr>
          <w:fldChar w:fldCharType="end"/>
        </w:r>
      </w:ins>
    </w:p>
    <w:p w14:paraId="302A0FA4" w14:textId="3A400620" w:rsidR="00DC7A78" w:rsidRDefault="00DC7A78">
      <w:pPr>
        <w:pStyle w:val="Verzeichnis3"/>
        <w:tabs>
          <w:tab w:val="right" w:leader="dot" w:pos="9350"/>
        </w:tabs>
        <w:rPr>
          <w:ins w:id="531" w:author="Andreas Kuehne" w:date="2019-05-31T12:48:00Z"/>
          <w:rFonts w:asciiTheme="minorHAnsi" w:eastAsiaTheme="minorEastAsia" w:hAnsiTheme="minorHAnsi" w:cstheme="minorBidi"/>
          <w:noProof/>
          <w:sz w:val="22"/>
          <w:szCs w:val="22"/>
          <w:lang w:val="en-GB" w:eastAsia="en-GB"/>
        </w:rPr>
      </w:pPr>
      <w:ins w:id="532"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"_Toc10206872"</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4.4.23</w:t>
        </w:r>
        <w:r w:rsidRPr="00EE30CC">
          <w:rPr>
            <w:rStyle w:val="Hyperlink"/>
            <w:noProof/>
          </w:rPr>
          <w:t xml:space="preserve"> Component ManifestResult</w:t>
        </w:r>
        <w:r>
          <w:rPr>
            <w:noProof/>
            <w:webHidden/>
          </w:rPr>
          <w:tab/>
        </w:r>
        <w:r>
          <w:rPr>
            <w:noProof/>
            <w:webHidden/>
          </w:rPr>
          <w:fldChar w:fldCharType="begin"/>
        </w:r>
        <w:r>
          <w:rPr>
            <w:noProof/>
            <w:webHidden/>
          </w:rPr>
          <w:instrText xml:space="preserve"> PAGEREF _Toc10206872 \h </w:instrText>
        </w:r>
      </w:ins>
      <w:r>
        <w:rPr>
          <w:noProof/>
          <w:webHidden/>
        </w:rPr>
      </w:r>
      <w:r>
        <w:rPr>
          <w:noProof/>
          <w:webHidden/>
        </w:rPr>
        <w:fldChar w:fldCharType="separate"/>
      </w:r>
      <w:ins w:id="533" w:author="Andreas Kuehne" w:date="2019-05-31T12:48:00Z">
        <w:r>
          <w:rPr>
            <w:noProof/>
            <w:webHidden/>
          </w:rPr>
          <w:t>81</w:t>
        </w:r>
        <w:r>
          <w:rPr>
            <w:noProof/>
            <w:webHidden/>
          </w:rPr>
          <w:fldChar w:fldCharType="end"/>
        </w:r>
        <w:r w:rsidRPr="00EE30CC">
          <w:rPr>
            <w:rStyle w:val="Hyperlink"/>
            <w:noProof/>
          </w:rPr>
          <w:fldChar w:fldCharType="end"/>
        </w:r>
      </w:ins>
    </w:p>
    <w:p w14:paraId="58A6E210" w14:textId="53CB112A" w:rsidR="00DC7A78" w:rsidRDefault="00DC7A78">
      <w:pPr>
        <w:pStyle w:val="Verzeichnis4"/>
        <w:tabs>
          <w:tab w:val="right" w:leader="dot" w:pos="9350"/>
        </w:tabs>
        <w:rPr>
          <w:ins w:id="534" w:author="Andreas Kuehne" w:date="2019-05-31T12:48:00Z"/>
          <w:rFonts w:asciiTheme="minorHAnsi" w:eastAsiaTheme="minorEastAsia" w:hAnsiTheme="minorHAnsi" w:cstheme="minorBidi"/>
          <w:noProof/>
          <w:sz w:val="22"/>
          <w:szCs w:val="22"/>
          <w:lang w:val="en-GB" w:eastAsia="en-GB"/>
        </w:rPr>
      </w:pPr>
      <w:ins w:id="535"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"_Toc10206873"</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4.4.23.1</w:t>
        </w:r>
        <w:r w:rsidRPr="00EE30CC">
          <w:rPr>
            <w:rStyle w:val="Hyperlink"/>
            <w:noProof/>
          </w:rPr>
          <w:t xml:space="preserve"> ManifestResult – JSON Syntax</w:t>
        </w:r>
        <w:r>
          <w:rPr>
            <w:noProof/>
            <w:webHidden/>
          </w:rPr>
          <w:tab/>
        </w:r>
        <w:r>
          <w:rPr>
            <w:noProof/>
            <w:webHidden/>
          </w:rPr>
          <w:fldChar w:fldCharType="begin"/>
        </w:r>
        <w:r>
          <w:rPr>
            <w:noProof/>
            <w:webHidden/>
          </w:rPr>
          <w:instrText xml:space="preserve"> PAGEREF _Toc10206873 \h </w:instrText>
        </w:r>
      </w:ins>
      <w:r>
        <w:rPr>
          <w:noProof/>
          <w:webHidden/>
        </w:rPr>
      </w:r>
      <w:r>
        <w:rPr>
          <w:noProof/>
          <w:webHidden/>
        </w:rPr>
        <w:fldChar w:fldCharType="separate"/>
      </w:r>
      <w:ins w:id="536" w:author="Andreas Kuehne" w:date="2019-05-31T12:48:00Z">
        <w:r>
          <w:rPr>
            <w:noProof/>
            <w:webHidden/>
          </w:rPr>
          <w:t>81</w:t>
        </w:r>
        <w:r>
          <w:rPr>
            <w:noProof/>
            <w:webHidden/>
          </w:rPr>
          <w:fldChar w:fldCharType="end"/>
        </w:r>
        <w:r w:rsidRPr="00EE30CC">
          <w:rPr>
            <w:rStyle w:val="Hyperlink"/>
            <w:noProof/>
          </w:rPr>
          <w:fldChar w:fldCharType="end"/>
        </w:r>
      </w:ins>
    </w:p>
    <w:p w14:paraId="153B77B3" w14:textId="552585FE" w:rsidR="00DC7A78" w:rsidRDefault="00DC7A78">
      <w:pPr>
        <w:pStyle w:val="Verzeichnis4"/>
        <w:tabs>
          <w:tab w:val="right" w:leader="dot" w:pos="9350"/>
        </w:tabs>
        <w:rPr>
          <w:ins w:id="537" w:author="Andreas Kuehne" w:date="2019-05-31T12:48:00Z"/>
          <w:rFonts w:asciiTheme="minorHAnsi" w:eastAsiaTheme="minorEastAsia" w:hAnsiTheme="minorHAnsi" w:cstheme="minorBidi"/>
          <w:noProof/>
          <w:sz w:val="22"/>
          <w:szCs w:val="22"/>
          <w:lang w:val="en-GB" w:eastAsia="en-GB"/>
        </w:rPr>
      </w:pPr>
      <w:ins w:id="538"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"_Toc10206874"</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4.4.23.2</w:t>
        </w:r>
        <w:r w:rsidRPr="00EE30CC">
          <w:rPr>
            <w:rStyle w:val="Hyperlink"/>
            <w:noProof/>
          </w:rPr>
          <w:t xml:space="preserve"> ManifestResult – XML Syntax</w:t>
        </w:r>
        <w:r>
          <w:rPr>
            <w:noProof/>
            <w:webHidden/>
          </w:rPr>
          <w:tab/>
        </w:r>
        <w:r>
          <w:rPr>
            <w:noProof/>
            <w:webHidden/>
          </w:rPr>
          <w:fldChar w:fldCharType="begin"/>
        </w:r>
        <w:r>
          <w:rPr>
            <w:noProof/>
            <w:webHidden/>
          </w:rPr>
          <w:instrText xml:space="preserve"> PAGEREF _Toc10206874 \h </w:instrText>
        </w:r>
      </w:ins>
      <w:r>
        <w:rPr>
          <w:noProof/>
          <w:webHidden/>
        </w:rPr>
      </w:r>
      <w:r>
        <w:rPr>
          <w:noProof/>
          <w:webHidden/>
        </w:rPr>
        <w:fldChar w:fldCharType="separate"/>
      </w:r>
      <w:ins w:id="539" w:author="Andreas Kuehne" w:date="2019-05-31T12:48:00Z">
        <w:r>
          <w:rPr>
            <w:noProof/>
            <w:webHidden/>
          </w:rPr>
          <w:t>82</w:t>
        </w:r>
        <w:r>
          <w:rPr>
            <w:noProof/>
            <w:webHidden/>
          </w:rPr>
          <w:fldChar w:fldCharType="end"/>
        </w:r>
        <w:r w:rsidRPr="00EE30CC">
          <w:rPr>
            <w:rStyle w:val="Hyperlink"/>
            <w:noProof/>
          </w:rPr>
          <w:fldChar w:fldCharType="end"/>
        </w:r>
      </w:ins>
    </w:p>
    <w:p w14:paraId="256BD97B" w14:textId="45F76A3A" w:rsidR="00DC7A78" w:rsidRDefault="00DC7A78">
      <w:pPr>
        <w:pStyle w:val="Verzeichnis3"/>
        <w:tabs>
          <w:tab w:val="right" w:leader="dot" w:pos="9350"/>
        </w:tabs>
        <w:rPr>
          <w:ins w:id="540" w:author="Andreas Kuehne" w:date="2019-05-31T12:48:00Z"/>
          <w:rFonts w:asciiTheme="minorHAnsi" w:eastAsiaTheme="minorEastAsia" w:hAnsiTheme="minorHAnsi" w:cstheme="minorBidi"/>
          <w:noProof/>
          <w:sz w:val="22"/>
          <w:szCs w:val="22"/>
          <w:lang w:val="en-GB" w:eastAsia="en-GB"/>
        </w:rPr>
      </w:pPr>
      <w:ins w:id="541"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"_Toc10206875"</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4.4.24</w:t>
        </w:r>
        <w:r w:rsidRPr="00EE30CC">
          <w:rPr>
            <w:rStyle w:val="Hyperlink"/>
            <w:noProof/>
          </w:rPr>
          <w:t xml:space="preserve"> Component UseVerificationTime</w:t>
        </w:r>
        <w:r>
          <w:rPr>
            <w:noProof/>
            <w:webHidden/>
          </w:rPr>
          <w:tab/>
        </w:r>
        <w:r>
          <w:rPr>
            <w:noProof/>
            <w:webHidden/>
          </w:rPr>
          <w:fldChar w:fldCharType="begin"/>
        </w:r>
        <w:r>
          <w:rPr>
            <w:noProof/>
            <w:webHidden/>
          </w:rPr>
          <w:instrText xml:space="preserve"> PAGEREF _Toc10206875 \h </w:instrText>
        </w:r>
      </w:ins>
      <w:r>
        <w:rPr>
          <w:noProof/>
          <w:webHidden/>
        </w:rPr>
      </w:r>
      <w:r>
        <w:rPr>
          <w:noProof/>
          <w:webHidden/>
        </w:rPr>
        <w:fldChar w:fldCharType="separate"/>
      </w:r>
      <w:ins w:id="542" w:author="Andreas Kuehne" w:date="2019-05-31T12:48:00Z">
        <w:r>
          <w:rPr>
            <w:noProof/>
            <w:webHidden/>
          </w:rPr>
          <w:t>83</w:t>
        </w:r>
        <w:r>
          <w:rPr>
            <w:noProof/>
            <w:webHidden/>
          </w:rPr>
          <w:fldChar w:fldCharType="end"/>
        </w:r>
        <w:r w:rsidRPr="00EE30CC">
          <w:rPr>
            <w:rStyle w:val="Hyperlink"/>
            <w:noProof/>
          </w:rPr>
          <w:fldChar w:fldCharType="end"/>
        </w:r>
      </w:ins>
    </w:p>
    <w:p w14:paraId="35831A27" w14:textId="77270EFC" w:rsidR="00DC7A78" w:rsidRDefault="00DC7A78">
      <w:pPr>
        <w:pStyle w:val="Verzeichnis4"/>
        <w:tabs>
          <w:tab w:val="right" w:leader="dot" w:pos="9350"/>
        </w:tabs>
        <w:rPr>
          <w:ins w:id="543" w:author="Andreas Kuehne" w:date="2019-05-31T12:48:00Z"/>
          <w:rFonts w:asciiTheme="minorHAnsi" w:eastAsiaTheme="minorEastAsia" w:hAnsiTheme="minorHAnsi" w:cstheme="minorBidi"/>
          <w:noProof/>
          <w:sz w:val="22"/>
          <w:szCs w:val="22"/>
          <w:lang w:val="en-GB" w:eastAsia="en-GB"/>
        </w:rPr>
      </w:pPr>
      <w:ins w:id="544"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"_Toc10206876"</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4.4.24.1</w:t>
        </w:r>
        <w:r w:rsidRPr="00EE30CC">
          <w:rPr>
            <w:rStyle w:val="Hyperlink"/>
            <w:noProof/>
          </w:rPr>
          <w:t xml:space="preserve"> UseVerificationTime – JSON Syntax</w:t>
        </w:r>
        <w:r>
          <w:rPr>
            <w:noProof/>
            <w:webHidden/>
          </w:rPr>
          <w:tab/>
        </w:r>
        <w:r>
          <w:rPr>
            <w:noProof/>
            <w:webHidden/>
          </w:rPr>
          <w:fldChar w:fldCharType="begin"/>
        </w:r>
        <w:r>
          <w:rPr>
            <w:noProof/>
            <w:webHidden/>
          </w:rPr>
          <w:instrText xml:space="preserve"> PAGEREF _Toc10206876 \h </w:instrText>
        </w:r>
      </w:ins>
      <w:r>
        <w:rPr>
          <w:noProof/>
          <w:webHidden/>
        </w:rPr>
      </w:r>
      <w:r>
        <w:rPr>
          <w:noProof/>
          <w:webHidden/>
        </w:rPr>
        <w:fldChar w:fldCharType="separate"/>
      </w:r>
      <w:ins w:id="545" w:author="Andreas Kuehne" w:date="2019-05-31T12:48:00Z">
        <w:r>
          <w:rPr>
            <w:noProof/>
            <w:webHidden/>
          </w:rPr>
          <w:t>83</w:t>
        </w:r>
        <w:r>
          <w:rPr>
            <w:noProof/>
            <w:webHidden/>
          </w:rPr>
          <w:fldChar w:fldCharType="end"/>
        </w:r>
        <w:r w:rsidRPr="00EE30CC">
          <w:rPr>
            <w:rStyle w:val="Hyperlink"/>
            <w:noProof/>
          </w:rPr>
          <w:fldChar w:fldCharType="end"/>
        </w:r>
      </w:ins>
    </w:p>
    <w:p w14:paraId="018F152D" w14:textId="48C140A5" w:rsidR="00DC7A78" w:rsidRDefault="00DC7A78">
      <w:pPr>
        <w:pStyle w:val="Verzeichnis4"/>
        <w:tabs>
          <w:tab w:val="right" w:leader="dot" w:pos="9350"/>
        </w:tabs>
        <w:rPr>
          <w:ins w:id="546" w:author="Andreas Kuehne" w:date="2019-05-31T12:48:00Z"/>
          <w:rFonts w:asciiTheme="minorHAnsi" w:eastAsiaTheme="minorEastAsia" w:hAnsiTheme="minorHAnsi" w:cstheme="minorBidi"/>
          <w:noProof/>
          <w:sz w:val="22"/>
          <w:szCs w:val="22"/>
          <w:lang w:val="en-GB" w:eastAsia="en-GB"/>
        </w:rPr>
      </w:pPr>
      <w:ins w:id="547"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"_Toc10206877"</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4.4.24.2</w:t>
        </w:r>
        <w:r w:rsidRPr="00EE30CC">
          <w:rPr>
            <w:rStyle w:val="Hyperlink"/>
            <w:noProof/>
          </w:rPr>
          <w:t xml:space="preserve"> UseVerificationTime – XML Syntax</w:t>
        </w:r>
        <w:r>
          <w:rPr>
            <w:noProof/>
            <w:webHidden/>
          </w:rPr>
          <w:tab/>
        </w:r>
        <w:r>
          <w:rPr>
            <w:noProof/>
            <w:webHidden/>
          </w:rPr>
          <w:fldChar w:fldCharType="begin"/>
        </w:r>
        <w:r>
          <w:rPr>
            <w:noProof/>
            <w:webHidden/>
          </w:rPr>
          <w:instrText xml:space="preserve"> PAGEREF _Toc10206877 \h </w:instrText>
        </w:r>
      </w:ins>
      <w:r>
        <w:rPr>
          <w:noProof/>
          <w:webHidden/>
        </w:rPr>
      </w:r>
      <w:r>
        <w:rPr>
          <w:noProof/>
          <w:webHidden/>
        </w:rPr>
        <w:fldChar w:fldCharType="separate"/>
      </w:r>
      <w:ins w:id="548" w:author="Andreas Kuehne" w:date="2019-05-31T12:48:00Z">
        <w:r>
          <w:rPr>
            <w:noProof/>
            <w:webHidden/>
          </w:rPr>
          <w:t>84</w:t>
        </w:r>
        <w:r>
          <w:rPr>
            <w:noProof/>
            <w:webHidden/>
          </w:rPr>
          <w:fldChar w:fldCharType="end"/>
        </w:r>
        <w:r w:rsidRPr="00EE30CC">
          <w:rPr>
            <w:rStyle w:val="Hyperlink"/>
            <w:noProof/>
          </w:rPr>
          <w:fldChar w:fldCharType="end"/>
        </w:r>
      </w:ins>
    </w:p>
    <w:p w14:paraId="692C0C01" w14:textId="74771B65" w:rsidR="00DC7A78" w:rsidRDefault="00DC7A78">
      <w:pPr>
        <w:pStyle w:val="Verzeichnis3"/>
        <w:tabs>
          <w:tab w:val="right" w:leader="dot" w:pos="9350"/>
        </w:tabs>
        <w:rPr>
          <w:ins w:id="549" w:author="Andreas Kuehne" w:date="2019-05-31T12:48:00Z"/>
          <w:rFonts w:asciiTheme="minorHAnsi" w:eastAsiaTheme="minorEastAsia" w:hAnsiTheme="minorHAnsi" w:cstheme="minorBidi"/>
          <w:noProof/>
          <w:sz w:val="22"/>
          <w:szCs w:val="22"/>
          <w:lang w:val="en-GB" w:eastAsia="en-GB"/>
        </w:rPr>
      </w:pPr>
      <w:ins w:id="550"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"_Toc10206878"</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4.4.25</w:t>
        </w:r>
        <w:r w:rsidRPr="00EE30CC">
          <w:rPr>
            <w:rStyle w:val="Hyperlink"/>
            <w:noProof/>
          </w:rPr>
          <w:t xml:space="preserve"> Component AdditionalTimeInfo</w:t>
        </w:r>
        <w:r>
          <w:rPr>
            <w:noProof/>
            <w:webHidden/>
          </w:rPr>
          <w:tab/>
        </w:r>
        <w:r>
          <w:rPr>
            <w:noProof/>
            <w:webHidden/>
          </w:rPr>
          <w:fldChar w:fldCharType="begin"/>
        </w:r>
        <w:r>
          <w:rPr>
            <w:noProof/>
            <w:webHidden/>
          </w:rPr>
          <w:instrText xml:space="preserve"> PAGEREF _Toc10206878 \h </w:instrText>
        </w:r>
      </w:ins>
      <w:r>
        <w:rPr>
          <w:noProof/>
          <w:webHidden/>
        </w:rPr>
      </w:r>
      <w:r>
        <w:rPr>
          <w:noProof/>
          <w:webHidden/>
        </w:rPr>
        <w:fldChar w:fldCharType="separate"/>
      </w:r>
      <w:ins w:id="551" w:author="Andreas Kuehne" w:date="2019-05-31T12:48:00Z">
        <w:r>
          <w:rPr>
            <w:noProof/>
            <w:webHidden/>
          </w:rPr>
          <w:t>84</w:t>
        </w:r>
        <w:r>
          <w:rPr>
            <w:noProof/>
            <w:webHidden/>
          </w:rPr>
          <w:fldChar w:fldCharType="end"/>
        </w:r>
        <w:r w:rsidRPr="00EE30CC">
          <w:rPr>
            <w:rStyle w:val="Hyperlink"/>
            <w:noProof/>
          </w:rPr>
          <w:fldChar w:fldCharType="end"/>
        </w:r>
      </w:ins>
    </w:p>
    <w:p w14:paraId="59D56618" w14:textId="7AF5E362" w:rsidR="00DC7A78" w:rsidRDefault="00DC7A78">
      <w:pPr>
        <w:pStyle w:val="Verzeichnis4"/>
        <w:tabs>
          <w:tab w:val="right" w:leader="dot" w:pos="9350"/>
        </w:tabs>
        <w:rPr>
          <w:ins w:id="552" w:author="Andreas Kuehne" w:date="2019-05-31T12:48:00Z"/>
          <w:rFonts w:asciiTheme="minorHAnsi" w:eastAsiaTheme="minorEastAsia" w:hAnsiTheme="minorHAnsi" w:cstheme="minorBidi"/>
          <w:noProof/>
          <w:sz w:val="22"/>
          <w:szCs w:val="22"/>
          <w:lang w:val="en-GB" w:eastAsia="en-GB"/>
        </w:rPr>
      </w:pPr>
      <w:ins w:id="553"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"_Toc10206879"</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4.4.25.1</w:t>
        </w:r>
        <w:r w:rsidRPr="00EE30CC">
          <w:rPr>
            <w:rStyle w:val="Hyperlink"/>
            <w:noProof/>
          </w:rPr>
          <w:t xml:space="preserve"> AdditionalTimeInfo – JSON Syntax</w:t>
        </w:r>
        <w:r>
          <w:rPr>
            <w:noProof/>
            <w:webHidden/>
          </w:rPr>
          <w:tab/>
        </w:r>
        <w:r>
          <w:rPr>
            <w:noProof/>
            <w:webHidden/>
          </w:rPr>
          <w:fldChar w:fldCharType="begin"/>
        </w:r>
        <w:r>
          <w:rPr>
            <w:noProof/>
            <w:webHidden/>
          </w:rPr>
          <w:instrText xml:space="preserve"> PAGEREF _Toc10206879 \h </w:instrText>
        </w:r>
      </w:ins>
      <w:r>
        <w:rPr>
          <w:noProof/>
          <w:webHidden/>
        </w:rPr>
      </w:r>
      <w:r>
        <w:rPr>
          <w:noProof/>
          <w:webHidden/>
        </w:rPr>
        <w:fldChar w:fldCharType="separate"/>
      </w:r>
      <w:ins w:id="554" w:author="Andreas Kuehne" w:date="2019-05-31T12:48:00Z">
        <w:r>
          <w:rPr>
            <w:noProof/>
            <w:webHidden/>
          </w:rPr>
          <w:t>85</w:t>
        </w:r>
        <w:r>
          <w:rPr>
            <w:noProof/>
            <w:webHidden/>
          </w:rPr>
          <w:fldChar w:fldCharType="end"/>
        </w:r>
        <w:r w:rsidRPr="00EE30CC">
          <w:rPr>
            <w:rStyle w:val="Hyperlink"/>
            <w:noProof/>
          </w:rPr>
          <w:fldChar w:fldCharType="end"/>
        </w:r>
      </w:ins>
    </w:p>
    <w:p w14:paraId="6ABA82F4" w14:textId="2BBDC066" w:rsidR="00DC7A78" w:rsidRDefault="00DC7A78">
      <w:pPr>
        <w:pStyle w:val="Verzeichnis4"/>
        <w:tabs>
          <w:tab w:val="right" w:leader="dot" w:pos="9350"/>
        </w:tabs>
        <w:rPr>
          <w:ins w:id="555" w:author="Andreas Kuehne" w:date="2019-05-31T12:48:00Z"/>
          <w:rFonts w:asciiTheme="minorHAnsi" w:eastAsiaTheme="minorEastAsia" w:hAnsiTheme="minorHAnsi" w:cstheme="minorBidi"/>
          <w:noProof/>
          <w:sz w:val="22"/>
          <w:szCs w:val="22"/>
          <w:lang w:val="en-GB" w:eastAsia="en-GB"/>
        </w:rPr>
      </w:pPr>
      <w:ins w:id="556"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"_Toc10206880"</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4.4.25.2</w:t>
        </w:r>
        <w:r w:rsidRPr="00EE30CC">
          <w:rPr>
            <w:rStyle w:val="Hyperlink"/>
            <w:noProof/>
          </w:rPr>
          <w:t xml:space="preserve"> AdditionalTimeInfo – XML Syntax</w:t>
        </w:r>
        <w:r>
          <w:rPr>
            <w:noProof/>
            <w:webHidden/>
          </w:rPr>
          <w:tab/>
        </w:r>
        <w:r>
          <w:rPr>
            <w:noProof/>
            <w:webHidden/>
          </w:rPr>
          <w:fldChar w:fldCharType="begin"/>
        </w:r>
        <w:r>
          <w:rPr>
            <w:noProof/>
            <w:webHidden/>
          </w:rPr>
          <w:instrText xml:space="preserve"> PAGEREF _Toc10206880 \h </w:instrText>
        </w:r>
      </w:ins>
      <w:r>
        <w:rPr>
          <w:noProof/>
          <w:webHidden/>
        </w:rPr>
      </w:r>
      <w:r>
        <w:rPr>
          <w:noProof/>
          <w:webHidden/>
        </w:rPr>
        <w:fldChar w:fldCharType="separate"/>
      </w:r>
      <w:ins w:id="557" w:author="Andreas Kuehne" w:date="2019-05-31T12:48:00Z">
        <w:r>
          <w:rPr>
            <w:noProof/>
            <w:webHidden/>
          </w:rPr>
          <w:t>86</w:t>
        </w:r>
        <w:r>
          <w:rPr>
            <w:noProof/>
            <w:webHidden/>
          </w:rPr>
          <w:fldChar w:fldCharType="end"/>
        </w:r>
        <w:r w:rsidRPr="00EE30CC">
          <w:rPr>
            <w:rStyle w:val="Hyperlink"/>
            <w:noProof/>
          </w:rPr>
          <w:fldChar w:fldCharType="end"/>
        </w:r>
      </w:ins>
    </w:p>
    <w:p w14:paraId="103EBB7C" w14:textId="05796CDC" w:rsidR="00DC7A78" w:rsidRDefault="00DC7A78">
      <w:pPr>
        <w:pStyle w:val="Verzeichnis3"/>
        <w:tabs>
          <w:tab w:val="right" w:leader="dot" w:pos="9350"/>
        </w:tabs>
        <w:rPr>
          <w:ins w:id="558" w:author="Andreas Kuehne" w:date="2019-05-31T12:48:00Z"/>
          <w:rFonts w:asciiTheme="minorHAnsi" w:eastAsiaTheme="minorEastAsia" w:hAnsiTheme="minorHAnsi" w:cstheme="minorBidi"/>
          <w:noProof/>
          <w:sz w:val="22"/>
          <w:szCs w:val="22"/>
          <w:lang w:val="en-GB" w:eastAsia="en-GB"/>
        </w:rPr>
      </w:pPr>
      <w:ins w:id="559"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"_Toc10206881"</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4.4.26</w:t>
        </w:r>
        <w:r w:rsidRPr="00EE30CC">
          <w:rPr>
            <w:rStyle w:val="Hyperlink"/>
            <w:noProof/>
          </w:rPr>
          <w:t xml:space="preserve"> Component VerificationTimeInfo</w:t>
        </w:r>
        <w:r>
          <w:rPr>
            <w:noProof/>
            <w:webHidden/>
          </w:rPr>
          <w:tab/>
        </w:r>
        <w:r>
          <w:rPr>
            <w:noProof/>
            <w:webHidden/>
          </w:rPr>
          <w:fldChar w:fldCharType="begin"/>
        </w:r>
        <w:r>
          <w:rPr>
            <w:noProof/>
            <w:webHidden/>
          </w:rPr>
          <w:instrText xml:space="preserve"> PAGEREF _Toc10206881 \h </w:instrText>
        </w:r>
      </w:ins>
      <w:r>
        <w:rPr>
          <w:noProof/>
          <w:webHidden/>
        </w:rPr>
      </w:r>
      <w:r>
        <w:rPr>
          <w:noProof/>
          <w:webHidden/>
        </w:rPr>
        <w:fldChar w:fldCharType="separate"/>
      </w:r>
      <w:ins w:id="560" w:author="Andreas Kuehne" w:date="2019-05-31T12:48:00Z">
        <w:r>
          <w:rPr>
            <w:noProof/>
            <w:webHidden/>
          </w:rPr>
          <w:t>86</w:t>
        </w:r>
        <w:r>
          <w:rPr>
            <w:noProof/>
            <w:webHidden/>
          </w:rPr>
          <w:fldChar w:fldCharType="end"/>
        </w:r>
        <w:r w:rsidRPr="00EE30CC">
          <w:rPr>
            <w:rStyle w:val="Hyperlink"/>
            <w:noProof/>
          </w:rPr>
          <w:fldChar w:fldCharType="end"/>
        </w:r>
      </w:ins>
    </w:p>
    <w:p w14:paraId="51AB4CA7" w14:textId="52865769" w:rsidR="00DC7A78" w:rsidRDefault="00DC7A78">
      <w:pPr>
        <w:pStyle w:val="Verzeichnis4"/>
        <w:tabs>
          <w:tab w:val="right" w:leader="dot" w:pos="9350"/>
        </w:tabs>
        <w:rPr>
          <w:ins w:id="561" w:author="Andreas Kuehne" w:date="2019-05-31T12:48:00Z"/>
          <w:rFonts w:asciiTheme="minorHAnsi" w:eastAsiaTheme="minorEastAsia" w:hAnsiTheme="minorHAnsi" w:cstheme="minorBidi"/>
          <w:noProof/>
          <w:sz w:val="22"/>
          <w:szCs w:val="22"/>
          <w:lang w:val="en-GB" w:eastAsia="en-GB"/>
        </w:rPr>
      </w:pPr>
      <w:ins w:id="562"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"_Toc10206882"</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4.4.26.1</w:t>
        </w:r>
        <w:r w:rsidRPr="00EE30CC">
          <w:rPr>
            <w:rStyle w:val="Hyperlink"/>
            <w:noProof/>
          </w:rPr>
          <w:t xml:space="preserve"> VerificationTimeInfo – JSON Syntax</w:t>
        </w:r>
        <w:r>
          <w:rPr>
            <w:noProof/>
            <w:webHidden/>
          </w:rPr>
          <w:tab/>
        </w:r>
        <w:r>
          <w:rPr>
            <w:noProof/>
            <w:webHidden/>
          </w:rPr>
          <w:fldChar w:fldCharType="begin"/>
        </w:r>
        <w:r>
          <w:rPr>
            <w:noProof/>
            <w:webHidden/>
          </w:rPr>
          <w:instrText xml:space="preserve"> PAGEREF _Toc10206882 \h </w:instrText>
        </w:r>
      </w:ins>
      <w:r>
        <w:rPr>
          <w:noProof/>
          <w:webHidden/>
        </w:rPr>
      </w:r>
      <w:r>
        <w:rPr>
          <w:noProof/>
          <w:webHidden/>
        </w:rPr>
        <w:fldChar w:fldCharType="separate"/>
      </w:r>
      <w:ins w:id="563" w:author="Andreas Kuehne" w:date="2019-05-31T12:48:00Z">
        <w:r>
          <w:rPr>
            <w:noProof/>
            <w:webHidden/>
          </w:rPr>
          <w:t>86</w:t>
        </w:r>
        <w:r>
          <w:rPr>
            <w:noProof/>
            <w:webHidden/>
          </w:rPr>
          <w:fldChar w:fldCharType="end"/>
        </w:r>
        <w:r w:rsidRPr="00EE30CC">
          <w:rPr>
            <w:rStyle w:val="Hyperlink"/>
            <w:noProof/>
          </w:rPr>
          <w:fldChar w:fldCharType="end"/>
        </w:r>
      </w:ins>
    </w:p>
    <w:p w14:paraId="33A87CE2" w14:textId="2900A438" w:rsidR="00DC7A78" w:rsidRDefault="00DC7A78">
      <w:pPr>
        <w:pStyle w:val="Verzeichnis4"/>
        <w:tabs>
          <w:tab w:val="right" w:leader="dot" w:pos="9350"/>
        </w:tabs>
        <w:rPr>
          <w:ins w:id="564" w:author="Andreas Kuehne" w:date="2019-05-31T12:48:00Z"/>
          <w:rFonts w:asciiTheme="minorHAnsi" w:eastAsiaTheme="minorEastAsia" w:hAnsiTheme="minorHAnsi" w:cstheme="minorBidi"/>
          <w:noProof/>
          <w:sz w:val="22"/>
          <w:szCs w:val="22"/>
          <w:lang w:val="en-GB" w:eastAsia="en-GB"/>
        </w:rPr>
      </w:pPr>
      <w:ins w:id="565"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"_Toc10206883"</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4.4.26.2</w:t>
        </w:r>
        <w:r w:rsidRPr="00EE30CC">
          <w:rPr>
            <w:rStyle w:val="Hyperlink"/>
            <w:noProof/>
          </w:rPr>
          <w:t xml:space="preserve"> VerificationTimeInfo – XML Syntax</w:t>
        </w:r>
        <w:r>
          <w:rPr>
            <w:noProof/>
            <w:webHidden/>
          </w:rPr>
          <w:tab/>
        </w:r>
        <w:r>
          <w:rPr>
            <w:noProof/>
            <w:webHidden/>
          </w:rPr>
          <w:fldChar w:fldCharType="begin"/>
        </w:r>
        <w:r>
          <w:rPr>
            <w:noProof/>
            <w:webHidden/>
          </w:rPr>
          <w:instrText xml:space="preserve"> PAGEREF _Toc10206883 \h </w:instrText>
        </w:r>
      </w:ins>
      <w:r>
        <w:rPr>
          <w:noProof/>
          <w:webHidden/>
        </w:rPr>
      </w:r>
      <w:r>
        <w:rPr>
          <w:noProof/>
          <w:webHidden/>
        </w:rPr>
        <w:fldChar w:fldCharType="separate"/>
      </w:r>
      <w:ins w:id="566" w:author="Andreas Kuehne" w:date="2019-05-31T12:48:00Z">
        <w:r>
          <w:rPr>
            <w:noProof/>
            <w:webHidden/>
          </w:rPr>
          <w:t>87</w:t>
        </w:r>
        <w:r>
          <w:rPr>
            <w:noProof/>
            <w:webHidden/>
          </w:rPr>
          <w:fldChar w:fldCharType="end"/>
        </w:r>
        <w:r w:rsidRPr="00EE30CC">
          <w:rPr>
            <w:rStyle w:val="Hyperlink"/>
            <w:noProof/>
          </w:rPr>
          <w:fldChar w:fldCharType="end"/>
        </w:r>
      </w:ins>
    </w:p>
    <w:p w14:paraId="61CBB840" w14:textId="1D7D14F3" w:rsidR="00DC7A78" w:rsidRDefault="00DC7A78">
      <w:pPr>
        <w:pStyle w:val="Verzeichnis3"/>
        <w:tabs>
          <w:tab w:val="right" w:leader="dot" w:pos="9350"/>
        </w:tabs>
        <w:rPr>
          <w:ins w:id="567" w:author="Andreas Kuehne" w:date="2019-05-31T12:48:00Z"/>
          <w:rFonts w:asciiTheme="minorHAnsi" w:eastAsiaTheme="minorEastAsia" w:hAnsiTheme="minorHAnsi" w:cstheme="minorBidi"/>
          <w:noProof/>
          <w:sz w:val="22"/>
          <w:szCs w:val="22"/>
          <w:lang w:val="en-GB" w:eastAsia="en-GB"/>
        </w:rPr>
      </w:pPr>
      <w:ins w:id="568"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"_Toc10206884"</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4.4.27</w:t>
        </w:r>
        <w:r w:rsidRPr="00EE30CC">
          <w:rPr>
            <w:rStyle w:val="Hyperlink"/>
            <w:noProof/>
          </w:rPr>
          <w:t xml:space="preserve"> Component AdditionalKeyInfo</w:t>
        </w:r>
        <w:r>
          <w:rPr>
            <w:noProof/>
            <w:webHidden/>
          </w:rPr>
          <w:tab/>
        </w:r>
        <w:r>
          <w:rPr>
            <w:noProof/>
            <w:webHidden/>
          </w:rPr>
          <w:fldChar w:fldCharType="begin"/>
        </w:r>
        <w:r>
          <w:rPr>
            <w:noProof/>
            <w:webHidden/>
          </w:rPr>
          <w:instrText xml:space="preserve"> PAGEREF _Toc10206884 \h </w:instrText>
        </w:r>
      </w:ins>
      <w:r>
        <w:rPr>
          <w:noProof/>
          <w:webHidden/>
        </w:rPr>
      </w:r>
      <w:r>
        <w:rPr>
          <w:noProof/>
          <w:webHidden/>
        </w:rPr>
        <w:fldChar w:fldCharType="separate"/>
      </w:r>
      <w:ins w:id="569" w:author="Andreas Kuehne" w:date="2019-05-31T12:48:00Z">
        <w:r>
          <w:rPr>
            <w:noProof/>
            <w:webHidden/>
          </w:rPr>
          <w:t>87</w:t>
        </w:r>
        <w:r>
          <w:rPr>
            <w:noProof/>
            <w:webHidden/>
          </w:rPr>
          <w:fldChar w:fldCharType="end"/>
        </w:r>
        <w:r w:rsidRPr="00EE30CC">
          <w:rPr>
            <w:rStyle w:val="Hyperlink"/>
            <w:noProof/>
          </w:rPr>
          <w:fldChar w:fldCharType="end"/>
        </w:r>
      </w:ins>
    </w:p>
    <w:p w14:paraId="5F685A65" w14:textId="6E0E6AC6" w:rsidR="00DC7A78" w:rsidRDefault="00DC7A78">
      <w:pPr>
        <w:pStyle w:val="Verzeichnis4"/>
        <w:tabs>
          <w:tab w:val="right" w:leader="dot" w:pos="9350"/>
        </w:tabs>
        <w:rPr>
          <w:ins w:id="570" w:author="Andreas Kuehne" w:date="2019-05-31T12:48:00Z"/>
          <w:rFonts w:asciiTheme="minorHAnsi" w:eastAsiaTheme="minorEastAsia" w:hAnsiTheme="minorHAnsi" w:cstheme="minorBidi"/>
          <w:noProof/>
          <w:sz w:val="22"/>
          <w:szCs w:val="22"/>
          <w:lang w:val="en-GB" w:eastAsia="en-GB"/>
        </w:rPr>
      </w:pPr>
      <w:ins w:id="571"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"_Toc10206885"</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4.4.27.1</w:t>
        </w:r>
        <w:r w:rsidRPr="00EE30CC">
          <w:rPr>
            <w:rStyle w:val="Hyperlink"/>
            <w:noProof/>
          </w:rPr>
          <w:t xml:space="preserve"> AdditionalKeyInfo – JSON Syntax</w:t>
        </w:r>
        <w:r>
          <w:rPr>
            <w:noProof/>
            <w:webHidden/>
          </w:rPr>
          <w:tab/>
        </w:r>
        <w:r>
          <w:rPr>
            <w:noProof/>
            <w:webHidden/>
          </w:rPr>
          <w:fldChar w:fldCharType="begin"/>
        </w:r>
        <w:r>
          <w:rPr>
            <w:noProof/>
            <w:webHidden/>
          </w:rPr>
          <w:instrText xml:space="preserve"> PAGEREF _Toc10206885 \h </w:instrText>
        </w:r>
      </w:ins>
      <w:r>
        <w:rPr>
          <w:noProof/>
          <w:webHidden/>
        </w:rPr>
      </w:r>
      <w:r>
        <w:rPr>
          <w:noProof/>
          <w:webHidden/>
        </w:rPr>
        <w:fldChar w:fldCharType="separate"/>
      </w:r>
      <w:ins w:id="572" w:author="Andreas Kuehne" w:date="2019-05-31T12:48:00Z">
        <w:r>
          <w:rPr>
            <w:noProof/>
            <w:webHidden/>
          </w:rPr>
          <w:t>88</w:t>
        </w:r>
        <w:r>
          <w:rPr>
            <w:noProof/>
            <w:webHidden/>
          </w:rPr>
          <w:fldChar w:fldCharType="end"/>
        </w:r>
        <w:r w:rsidRPr="00EE30CC">
          <w:rPr>
            <w:rStyle w:val="Hyperlink"/>
            <w:noProof/>
          </w:rPr>
          <w:fldChar w:fldCharType="end"/>
        </w:r>
      </w:ins>
    </w:p>
    <w:p w14:paraId="4160CB27" w14:textId="2CAB58ED" w:rsidR="00DC7A78" w:rsidRDefault="00DC7A78">
      <w:pPr>
        <w:pStyle w:val="Verzeichnis4"/>
        <w:tabs>
          <w:tab w:val="right" w:leader="dot" w:pos="9350"/>
        </w:tabs>
        <w:rPr>
          <w:ins w:id="573" w:author="Andreas Kuehne" w:date="2019-05-31T12:48:00Z"/>
          <w:rFonts w:asciiTheme="minorHAnsi" w:eastAsiaTheme="minorEastAsia" w:hAnsiTheme="minorHAnsi" w:cstheme="minorBidi"/>
          <w:noProof/>
          <w:sz w:val="22"/>
          <w:szCs w:val="22"/>
          <w:lang w:val="en-GB" w:eastAsia="en-GB"/>
        </w:rPr>
      </w:pPr>
      <w:ins w:id="574"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"_Toc10206886"</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4.4.27.2</w:t>
        </w:r>
        <w:r w:rsidRPr="00EE30CC">
          <w:rPr>
            <w:rStyle w:val="Hyperlink"/>
            <w:noProof/>
          </w:rPr>
          <w:t xml:space="preserve"> AdditionalKeyInfo – XML Syntax</w:t>
        </w:r>
        <w:r>
          <w:rPr>
            <w:noProof/>
            <w:webHidden/>
          </w:rPr>
          <w:tab/>
        </w:r>
        <w:r>
          <w:rPr>
            <w:noProof/>
            <w:webHidden/>
          </w:rPr>
          <w:fldChar w:fldCharType="begin"/>
        </w:r>
        <w:r>
          <w:rPr>
            <w:noProof/>
            <w:webHidden/>
          </w:rPr>
          <w:instrText xml:space="preserve"> PAGEREF _Toc10206886 \h </w:instrText>
        </w:r>
      </w:ins>
      <w:r>
        <w:rPr>
          <w:noProof/>
          <w:webHidden/>
        </w:rPr>
      </w:r>
      <w:r>
        <w:rPr>
          <w:noProof/>
          <w:webHidden/>
        </w:rPr>
        <w:fldChar w:fldCharType="separate"/>
      </w:r>
      <w:ins w:id="575" w:author="Andreas Kuehne" w:date="2019-05-31T12:48:00Z">
        <w:r>
          <w:rPr>
            <w:noProof/>
            <w:webHidden/>
          </w:rPr>
          <w:t>89</w:t>
        </w:r>
        <w:r>
          <w:rPr>
            <w:noProof/>
            <w:webHidden/>
          </w:rPr>
          <w:fldChar w:fldCharType="end"/>
        </w:r>
        <w:r w:rsidRPr="00EE30CC">
          <w:rPr>
            <w:rStyle w:val="Hyperlink"/>
            <w:noProof/>
          </w:rPr>
          <w:fldChar w:fldCharType="end"/>
        </w:r>
      </w:ins>
    </w:p>
    <w:p w14:paraId="395E77AD" w14:textId="27FEEE39" w:rsidR="00DC7A78" w:rsidRDefault="00DC7A78">
      <w:pPr>
        <w:pStyle w:val="Verzeichnis3"/>
        <w:tabs>
          <w:tab w:val="right" w:leader="dot" w:pos="9350"/>
        </w:tabs>
        <w:rPr>
          <w:ins w:id="576" w:author="Andreas Kuehne" w:date="2019-05-31T12:48:00Z"/>
          <w:rFonts w:asciiTheme="minorHAnsi" w:eastAsiaTheme="minorEastAsia" w:hAnsiTheme="minorHAnsi" w:cstheme="minorBidi"/>
          <w:noProof/>
          <w:sz w:val="22"/>
          <w:szCs w:val="22"/>
          <w:lang w:val="en-GB" w:eastAsia="en-GB"/>
        </w:rPr>
      </w:pPr>
      <w:ins w:id="577"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"_Toc10206887"</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4.4.28</w:t>
        </w:r>
        <w:r w:rsidRPr="00EE30CC">
          <w:rPr>
            <w:rStyle w:val="Hyperlink"/>
            <w:noProof/>
          </w:rPr>
          <w:t xml:space="preserve"> Component ProcessingDetails</w:t>
        </w:r>
        <w:r>
          <w:rPr>
            <w:noProof/>
            <w:webHidden/>
          </w:rPr>
          <w:tab/>
        </w:r>
        <w:r>
          <w:rPr>
            <w:noProof/>
            <w:webHidden/>
          </w:rPr>
          <w:fldChar w:fldCharType="begin"/>
        </w:r>
        <w:r>
          <w:rPr>
            <w:noProof/>
            <w:webHidden/>
          </w:rPr>
          <w:instrText xml:space="preserve"> PAGEREF _Toc10206887 \h </w:instrText>
        </w:r>
      </w:ins>
      <w:r>
        <w:rPr>
          <w:noProof/>
          <w:webHidden/>
        </w:rPr>
      </w:r>
      <w:r>
        <w:rPr>
          <w:noProof/>
          <w:webHidden/>
        </w:rPr>
        <w:fldChar w:fldCharType="separate"/>
      </w:r>
      <w:ins w:id="578" w:author="Andreas Kuehne" w:date="2019-05-31T12:48:00Z">
        <w:r>
          <w:rPr>
            <w:noProof/>
            <w:webHidden/>
          </w:rPr>
          <w:t>90</w:t>
        </w:r>
        <w:r>
          <w:rPr>
            <w:noProof/>
            <w:webHidden/>
          </w:rPr>
          <w:fldChar w:fldCharType="end"/>
        </w:r>
        <w:r w:rsidRPr="00EE30CC">
          <w:rPr>
            <w:rStyle w:val="Hyperlink"/>
            <w:noProof/>
          </w:rPr>
          <w:fldChar w:fldCharType="end"/>
        </w:r>
      </w:ins>
    </w:p>
    <w:p w14:paraId="7821FFE3" w14:textId="443D573F" w:rsidR="00DC7A78" w:rsidRDefault="00DC7A78">
      <w:pPr>
        <w:pStyle w:val="Verzeichnis4"/>
        <w:tabs>
          <w:tab w:val="right" w:leader="dot" w:pos="9350"/>
        </w:tabs>
        <w:rPr>
          <w:ins w:id="579" w:author="Andreas Kuehne" w:date="2019-05-31T12:48:00Z"/>
          <w:rFonts w:asciiTheme="minorHAnsi" w:eastAsiaTheme="minorEastAsia" w:hAnsiTheme="minorHAnsi" w:cstheme="minorBidi"/>
          <w:noProof/>
          <w:sz w:val="22"/>
          <w:szCs w:val="22"/>
          <w:lang w:val="en-GB" w:eastAsia="en-GB"/>
        </w:rPr>
      </w:pPr>
      <w:ins w:id="580"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"_Toc10206888"</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4.4.28.1</w:t>
        </w:r>
        <w:r w:rsidRPr="00EE30CC">
          <w:rPr>
            <w:rStyle w:val="Hyperlink"/>
            <w:noProof/>
          </w:rPr>
          <w:t xml:space="preserve"> ProcessingDetails – JSON Syntax</w:t>
        </w:r>
        <w:r>
          <w:rPr>
            <w:noProof/>
            <w:webHidden/>
          </w:rPr>
          <w:tab/>
        </w:r>
        <w:r>
          <w:rPr>
            <w:noProof/>
            <w:webHidden/>
          </w:rPr>
          <w:fldChar w:fldCharType="begin"/>
        </w:r>
        <w:r>
          <w:rPr>
            <w:noProof/>
            <w:webHidden/>
          </w:rPr>
          <w:instrText xml:space="preserve"> PAGEREF _Toc10206888 \h </w:instrText>
        </w:r>
      </w:ins>
      <w:r>
        <w:rPr>
          <w:noProof/>
          <w:webHidden/>
        </w:rPr>
      </w:r>
      <w:r>
        <w:rPr>
          <w:noProof/>
          <w:webHidden/>
        </w:rPr>
        <w:fldChar w:fldCharType="separate"/>
      </w:r>
      <w:ins w:id="581" w:author="Andreas Kuehne" w:date="2019-05-31T12:48:00Z">
        <w:r>
          <w:rPr>
            <w:noProof/>
            <w:webHidden/>
          </w:rPr>
          <w:t>90</w:t>
        </w:r>
        <w:r>
          <w:rPr>
            <w:noProof/>
            <w:webHidden/>
          </w:rPr>
          <w:fldChar w:fldCharType="end"/>
        </w:r>
        <w:r w:rsidRPr="00EE30CC">
          <w:rPr>
            <w:rStyle w:val="Hyperlink"/>
            <w:noProof/>
          </w:rPr>
          <w:fldChar w:fldCharType="end"/>
        </w:r>
      </w:ins>
    </w:p>
    <w:p w14:paraId="4B6291B6" w14:textId="07D68DBA" w:rsidR="00DC7A78" w:rsidRDefault="00DC7A78">
      <w:pPr>
        <w:pStyle w:val="Verzeichnis4"/>
        <w:tabs>
          <w:tab w:val="right" w:leader="dot" w:pos="9350"/>
        </w:tabs>
        <w:rPr>
          <w:ins w:id="582" w:author="Andreas Kuehne" w:date="2019-05-31T12:48:00Z"/>
          <w:rFonts w:asciiTheme="minorHAnsi" w:eastAsiaTheme="minorEastAsia" w:hAnsiTheme="minorHAnsi" w:cstheme="minorBidi"/>
          <w:noProof/>
          <w:sz w:val="22"/>
          <w:szCs w:val="22"/>
          <w:lang w:val="en-GB" w:eastAsia="en-GB"/>
        </w:rPr>
      </w:pPr>
      <w:ins w:id="583"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"_Toc10206889"</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4.4.28.2</w:t>
        </w:r>
        <w:r w:rsidRPr="00EE30CC">
          <w:rPr>
            <w:rStyle w:val="Hyperlink"/>
            <w:noProof/>
          </w:rPr>
          <w:t xml:space="preserve"> ProcessingDetails – XML Syntax</w:t>
        </w:r>
        <w:r>
          <w:rPr>
            <w:noProof/>
            <w:webHidden/>
          </w:rPr>
          <w:tab/>
        </w:r>
        <w:r>
          <w:rPr>
            <w:noProof/>
            <w:webHidden/>
          </w:rPr>
          <w:fldChar w:fldCharType="begin"/>
        </w:r>
        <w:r>
          <w:rPr>
            <w:noProof/>
            <w:webHidden/>
          </w:rPr>
          <w:instrText xml:space="preserve"> PAGEREF _Toc10206889 \h </w:instrText>
        </w:r>
      </w:ins>
      <w:r>
        <w:rPr>
          <w:noProof/>
          <w:webHidden/>
        </w:rPr>
      </w:r>
      <w:r>
        <w:rPr>
          <w:noProof/>
          <w:webHidden/>
        </w:rPr>
        <w:fldChar w:fldCharType="separate"/>
      </w:r>
      <w:ins w:id="584" w:author="Andreas Kuehne" w:date="2019-05-31T12:48:00Z">
        <w:r>
          <w:rPr>
            <w:noProof/>
            <w:webHidden/>
          </w:rPr>
          <w:t>91</w:t>
        </w:r>
        <w:r>
          <w:rPr>
            <w:noProof/>
            <w:webHidden/>
          </w:rPr>
          <w:fldChar w:fldCharType="end"/>
        </w:r>
        <w:r w:rsidRPr="00EE30CC">
          <w:rPr>
            <w:rStyle w:val="Hyperlink"/>
            <w:noProof/>
          </w:rPr>
          <w:fldChar w:fldCharType="end"/>
        </w:r>
      </w:ins>
    </w:p>
    <w:p w14:paraId="1F7CE2D6" w14:textId="18D33225" w:rsidR="00DC7A78" w:rsidRDefault="00DC7A78">
      <w:pPr>
        <w:pStyle w:val="Verzeichnis3"/>
        <w:tabs>
          <w:tab w:val="right" w:leader="dot" w:pos="9350"/>
        </w:tabs>
        <w:rPr>
          <w:ins w:id="585" w:author="Andreas Kuehne" w:date="2019-05-31T12:48:00Z"/>
          <w:rFonts w:asciiTheme="minorHAnsi" w:eastAsiaTheme="minorEastAsia" w:hAnsiTheme="minorHAnsi" w:cstheme="minorBidi"/>
          <w:noProof/>
          <w:sz w:val="22"/>
          <w:szCs w:val="22"/>
          <w:lang w:val="en-GB" w:eastAsia="en-GB"/>
        </w:rPr>
      </w:pPr>
      <w:ins w:id="586"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"_Toc10206890"</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4.4.29</w:t>
        </w:r>
        <w:r w:rsidRPr="00EE30CC">
          <w:rPr>
            <w:rStyle w:val="Hyperlink"/>
            <w:noProof/>
          </w:rPr>
          <w:t xml:space="preserve"> Component Detail</w:t>
        </w:r>
        <w:r>
          <w:rPr>
            <w:noProof/>
            <w:webHidden/>
          </w:rPr>
          <w:tab/>
        </w:r>
        <w:r>
          <w:rPr>
            <w:noProof/>
            <w:webHidden/>
          </w:rPr>
          <w:fldChar w:fldCharType="begin"/>
        </w:r>
        <w:r>
          <w:rPr>
            <w:noProof/>
            <w:webHidden/>
          </w:rPr>
          <w:instrText xml:space="preserve"> PAGEREF _Toc10206890 \h </w:instrText>
        </w:r>
      </w:ins>
      <w:r>
        <w:rPr>
          <w:noProof/>
          <w:webHidden/>
        </w:rPr>
      </w:r>
      <w:r>
        <w:rPr>
          <w:noProof/>
          <w:webHidden/>
        </w:rPr>
        <w:fldChar w:fldCharType="separate"/>
      </w:r>
      <w:ins w:id="587" w:author="Andreas Kuehne" w:date="2019-05-31T12:48:00Z">
        <w:r>
          <w:rPr>
            <w:noProof/>
            <w:webHidden/>
          </w:rPr>
          <w:t>91</w:t>
        </w:r>
        <w:r>
          <w:rPr>
            <w:noProof/>
            <w:webHidden/>
          </w:rPr>
          <w:fldChar w:fldCharType="end"/>
        </w:r>
        <w:r w:rsidRPr="00EE30CC">
          <w:rPr>
            <w:rStyle w:val="Hyperlink"/>
            <w:noProof/>
          </w:rPr>
          <w:fldChar w:fldCharType="end"/>
        </w:r>
      </w:ins>
    </w:p>
    <w:p w14:paraId="1516FEEA" w14:textId="1533C90D" w:rsidR="00DC7A78" w:rsidRDefault="00DC7A78">
      <w:pPr>
        <w:pStyle w:val="Verzeichnis4"/>
        <w:tabs>
          <w:tab w:val="right" w:leader="dot" w:pos="9350"/>
        </w:tabs>
        <w:rPr>
          <w:ins w:id="588" w:author="Andreas Kuehne" w:date="2019-05-31T12:48:00Z"/>
          <w:rFonts w:asciiTheme="minorHAnsi" w:eastAsiaTheme="minorEastAsia" w:hAnsiTheme="minorHAnsi" w:cstheme="minorBidi"/>
          <w:noProof/>
          <w:sz w:val="22"/>
          <w:szCs w:val="22"/>
          <w:lang w:val="en-GB" w:eastAsia="en-GB"/>
        </w:rPr>
      </w:pPr>
      <w:ins w:id="589"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"_Toc10206891"</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4.4.29.1</w:t>
        </w:r>
        <w:r w:rsidRPr="00EE30CC">
          <w:rPr>
            <w:rStyle w:val="Hyperlink"/>
            <w:noProof/>
          </w:rPr>
          <w:t xml:space="preserve"> Detail – JSON Syntax</w:t>
        </w:r>
        <w:r>
          <w:rPr>
            <w:noProof/>
            <w:webHidden/>
          </w:rPr>
          <w:tab/>
        </w:r>
        <w:r>
          <w:rPr>
            <w:noProof/>
            <w:webHidden/>
          </w:rPr>
          <w:fldChar w:fldCharType="begin"/>
        </w:r>
        <w:r>
          <w:rPr>
            <w:noProof/>
            <w:webHidden/>
          </w:rPr>
          <w:instrText xml:space="preserve"> PAGEREF _Toc10206891 \h </w:instrText>
        </w:r>
      </w:ins>
      <w:r>
        <w:rPr>
          <w:noProof/>
          <w:webHidden/>
        </w:rPr>
      </w:r>
      <w:r>
        <w:rPr>
          <w:noProof/>
          <w:webHidden/>
        </w:rPr>
        <w:fldChar w:fldCharType="separate"/>
      </w:r>
      <w:ins w:id="590" w:author="Andreas Kuehne" w:date="2019-05-31T12:48:00Z">
        <w:r>
          <w:rPr>
            <w:noProof/>
            <w:webHidden/>
          </w:rPr>
          <w:t>92</w:t>
        </w:r>
        <w:r>
          <w:rPr>
            <w:noProof/>
            <w:webHidden/>
          </w:rPr>
          <w:fldChar w:fldCharType="end"/>
        </w:r>
        <w:r w:rsidRPr="00EE30CC">
          <w:rPr>
            <w:rStyle w:val="Hyperlink"/>
            <w:noProof/>
          </w:rPr>
          <w:fldChar w:fldCharType="end"/>
        </w:r>
      </w:ins>
    </w:p>
    <w:p w14:paraId="2E3E2250" w14:textId="50CCFF93" w:rsidR="00DC7A78" w:rsidRDefault="00DC7A78">
      <w:pPr>
        <w:pStyle w:val="Verzeichnis4"/>
        <w:tabs>
          <w:tab w:val="right" w:leader="dot" w:pos="9350"/>
        </w:tabs>
        <w:rPr>
          <w:ins w:id="591" w:author="Andreas Kuehne" w:date="2019-05-31T12:48:00Z"/>
          <w:rFonts w:asciiTheme="minorHAnsi" w:eastAsiaTheme="minorEastAsia" w:hAnsiTheme="minorHAnsi" w:cstheme="minorBidi"/>
          <w:noProof/>
          <w:sz w:val="22"/>
          <w:szCs w:val="22"/>
          <w:lang w:val="en-GB" w:eastAsia="en-GB"/>
        </w:rPr>
      </w:pPr>
      <w:ins w:id="592"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"_Toc10206892"</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4.4.29.2</w:t>
        </w:r>
        <w:r w:rsidRPr="00EE30CC">
          <w:rPr>
            <w:rStyle w:val="Hyperlink"/>
            <w:noProof/>
          </w:rPr>
          <w:t xml:space="preserve"> Detail – XML Syntax</w:t>
        </w:r>
        <w:r>
          <w:rPr>
            <w:noProof/>
            <w:webHidden/>
          </w:rPr>
          <w:tab/>
        </w:r>
        <w:r>
          <w:rPr>
            <w:noProof/>
            <w:webHidden/>
          </w:rPr>
          <w:fldChar w:fldCharType="begin"/>
        </w:r>
        <w:r>
          <w:rPr>
            <w:noProof/>
            <w:webHidden/>
          </w:rPr>
          <w:instrText xml:space="preserve"> PAGEREF _Toc10206892 \h </w:instrText>
        </w:r>
      </w:ins>
      <w:r>
        <w:rPr>
          <w:noProof/>
          <w:webHidden/>
        </w:rPr>
      </w:r>
      <w:r>
        <w:rPr>
          <w:noProof/>
          <w:webHidden/>
        </w:rPr>
        <w:fldChar w:fldCharType="separate"/>
      </w:r>
      <w:ins w:id="593" w:author="Andreas Kuehne" w:date="2019-05-31T12:48:00Z">
        <w:r>
          <w:rPr>
            <w:noProof/>
            <w:webHidden/>
          </w:rPr>
          <w:t>93</w:t>
        </w:r>
        <w:r>
          <w:rPr>
            <w:noProof/>
            <w:webHidden/>
          </w:rPr>
          <w:fldChar w:fldCharType="end"/>
        </w:r>
        <w:r w:rsidRPr="00EE30CC">
          <w:rPr>
            <w:rStyle w:val="Hyperlink"/>
            <w:noProof/>
          </w:rPr>
          <w:fldChar w:fldCharType="end"/>
        </w:r>
      </w:ins>
    </w:p>
    <w:p w14:paraId="20B71F98" w14:textId="4E52951D" w:rsidR="00DC7A78" w:rsidRDefault="00DC7A78">
      <w:pPr>
        <w:pStyle w:val="Verzeichnis3"/>
        <w:tabs>
          <w:tab w:val="right" w:leader="dot" w:pos="9350"/>
        </w:tabs>
        <w:rPr>
          <w:ins w:id="594" w:author="Andreas Kuehne" w:date="2019-05-31T12:48:00Z"/>
          <w:rFonts w:asciiTheme="minorHAnsi" w:eastAsiaTheme="minorEastAsia" w:hAnsiTheme="minorHAnsi" w:cstheme="minorBidi"/>
          <w:noProof/>
          <w:sz w:val="22"/>
          <w:szCs w:val="22"/>
          <w:lang w:val="en-GB" w:eastAsia="en-GB"/>
        </w:rPr>
      </w:pPr>
      <w:ins w:id="595"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"_Toc10206893"</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4.4.30</w:t>
        </w:r>
        <w:r w:rsidRPr="00EE30CC">
          <w:rPr>
            <w:rStyle w:val="Hyperlink"/>
            <w:noProof/>
          </w:rPr>
          <w:t xml:space="preserve"> Component SigningTimeInfo</w:t>
        </w:r>
        <w:r>
          <w:rPr>
            <w:noProof/>
            <w:webHidden/>
          </w:rPr>
          <w:tab/>
        </w:r>
        <w:r>
          <w:rPr>
            <w:noProof/>
            <w:webHidden/>
          </w:rPr>
          <w:fldChar w:fldCharType="begin"/>
        </w:r>
        <w:r>
          <w:rPr>
            <w:noProof/>
            <w:webHidden/>
          </w:rPr>
          <w:instrText xml:space="preserve"> PAGEREF _Toc10206893 \h </w:instrText>
        </w:r>
      </w:ins>
      <w:r>
        <w:rPr>
          <w:noProof/>
          <w:webHidden/>
        </w:rPr>
      </w:r>
      <w:r>
        <w:rPr>
          <w:noProof/>
          <w:webHidden/>
        </w:rPr>
        <w:fldChar w:fldCharType="separate"/>
      </w:r>
      <w:ins w:id="596" w:author="Andreas Kuehne" w:date="2019-05-31T12:48:00Z">
        <w:r>
          <w:rPr>
            <w:noProof/>
            <w:webHidden/>
          </w:rPr>
          <w:t>93</w:t>
        </w:r>
        <w:r>
          <w:rPr>
            <w:noProof/>
            <w:webHidden/>
          </w:rPr>
          <w:fldChar w:fldCharType="end"/>
        </w:r>
        <w:r w:rsidRPr="00EE30CC">
          <w:rPr>
            <w:rStyle w:val="Hyperlink"/>
            <w:noProof/>
          </w:rPr>
          <w:fldChar w:fldCharType="end"/>
        </w:r>
      </w:ins>
    </w:p>
    <w:p w14:paraId="2C43DD77" w14:textId="5B1B7DC8" w:rsidR="00DC7A78" w:rsidRDefault="00DC7A78">
      <w:pPr>
        <w:pStyle w:val="Verzeichnis4"/>
        <w:tabs>
          <w:tab w:val="right" w:leader="dot" w:pos="9350"/>
        </w:tabs>
        <w:rPr>
          <w:ins w:id="597" w:author="Andreas Kuehne" w:date="2019-05-31T12:48:00Z"/>
          <w:rFonts w:asciiTheme="minorHAnsi" w:eastAsiaTheme="minorEastAsia" w:hAnsiTheme="minorHAnsi" w:cstheme="minorBidi"/>
          <w:noProof/>
          <w:sz w:val="22"/>
          <w:szCs w:val="22"/>
          <w:lang w:val="en-GB" w:eastAsia="en-GB"/>
        </w:rPr>
      </w:pPr>
      <w:ins w:id="598"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"_Toc10206894"</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4.4.30.1</w:t>
        </w:r>
        <w:r w:rsidRPr="00EE30CC">
          <w:rPr>
            <w:rStyle w:val="Hyperlink"/>
            <w:noProof/>
          </w:rPr>
          <w:t xml:space="preserve"> SigningTimeInfo – JSON Syntax</w:t>
        </w:r>
        <w:r>
          <w:rPr>
            <w:noProof/>
            <w:webHidden/>
          </w:rPr>
          <w:tab/>
        </w:r>
        <w:r>
          <w:rPr>
            <w:noProof/>
            <w:webHidden/>
          </w:rPr>
          <w:fldChar w:fldCharType="begin"/>
        </w:r>
        <w:r>
          <w:rPr>
            <w:noProof/>
            <w:webHidden/>
          </w:rPr>
          <w:instrText xml:space="preserve"> PAGEREF _Toc10206894 \h </w:instrText>
        </w:r>
      </w:ins>
      <w:r>
        <w:rPr>
          <w:noProof/>
          <w:webHidden/>
        </w:rPr>
      </w:r>
      <w:r>
        <w:rPr>
          <w:noProof/>
          <w:webHidden/>
        </w:rPr>
        <w:fldChar w:fldCharType="separate"/>
      </w:r>
      <w:ins w:id="599" w:author="Andreas Kuehne" w:date="2019-05-31T12:48:00Z">
        <w:r>
          <w:rPr>
            <w:noProof/>
            <w:webHidden/>
          </w:rPr>
          <w:t>93</w:t>
        </w:r>
        <w:r>
          <w:rPr>
            <w:noProof/>
            <w:webHidden/>
          </w:rPr>
          <w:fldChar w:fldCharType="end"/>
        </w:r>
        <w:r w:rsidRPr="00EE30CC">
          <w:rPr>
            <w:rStyle w:val="Hyperlink"/>
            <w:noProof/>
          </w:rPr>
          <w:fldChar w:fldCharType="end"/>
        </w:r>
      </w:ins>
    </w:p>
    <w:p w14:paraId="4293F080" w14:textId="4946690C" w:rsidR="00DC7A78" w:rsidRDefault="00DC7A78">
      <w:pPr>
        <w:pStyle w:val="Verzeichnis4"/>
        <w:tabs>
          <w:tab w:val="right" w:leader="dot" w:pos="9350"/>
        </w:tabs>
        <w:rPr>
          <w:ins w:id="600" w:author="Andreas Kuehne" w:date="2019-05-31T12:48:00Z"/>
          <w:rFonts w:asciiTheme="minorHAnsi" w:eastAsiaTheme="minorEastAsia" w:hAnsiTheme="minorHAnsi" w:cstheme="minorBidi"/>
          <w:noProof/>
          <w:sz w:val="22"/>
          <w:szCs w:val="22"/>
          <w:lang w:val="en-GB" w:eastAsia="en-GB"/>
        </w:rPr>
      </w:pPr>
      <w:ins w:id="601"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"_Toc10206895"</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4.4.30.2</w:t>
        </w:r>
        <w:r w:rsidRPr="00EE30CC">
          <w:rPr>
            <w:rStyle w:val="Hyperlink"/>
            <w:noProof/>
          </w:rPr>
          <w:t xml:space="preserve"> SigningTimeInfo – XML Syntax</w:t>
        </w:r>
        <w:r>
          <w:rPr>
            <w:noProof/>
            <w:webHidden/>
          </w:rPr>
          <w:tab/>
        </w:r>
        <w:r>
          <w:rPr>
            <w:noProof/>
            <w:webHidden/>
          </w:rPr>
          <w:fldChar w:fldCharType="begin"/>
        </w:r>
        <w:r>
          <w:rPr>
            <w:noProof/>
            <w:webHidden/>
          </w:rPr>
          <w:instrText xml:space="preserve"> PAGEREF _Toc10206895 \h </w:instrText>
        </w:r>
      </w:ins>
      <w:r>
        <w:rPr>
          <w:noProof/>
          <w:webHidden/>
        </w:rPr>
      </w:r>
      <w:r>
        <w:rPr>
          <w:noProof/>
          <w:webHidden/>
        </w:rPr>
        <w:fldChar w:fldCharType="separate"/>
      </w:r>
      <w:ins w:id="602" w:author="Andreas Kuehne" w:date="2019-05-31T12:48:00Z">
        <w:r>
          <w:rPr>
            <w:noProof/>
            <w:webHidden/>
          </w:rPr>
          <w:t>94</w:t>
        </w:r>
        <w:r>
          <w:rPr>
            <w:noProof/>
            <w:webHidden/>
          </w:rPr>
          <w:fldChar w:fldCharType="end"/>
        </w:r>
        <w:r w:rsidRPr="00EE30CC">
          <w:rPr>
            <w:rStyle w:val="Hyperlink"/>
            <w:noProof/>
          </w:rPr>
          <w:fldChar w:fldCharType="end"/>
        </w:r>
      </w:ins>
    </w:p>
    <w:p w14:paraId="407E4946" w14:textId="558C6FE5" w:rsidR="00DC7A78" w:rsidRDefault="00DC7A78">
      <w:pPr>
        <w:pStyle w:val="Verzeichnis3"/>
        <w:tabs>
          <w:tab w:val="right" w:leader="dot" w:pos="9350"/>
        </w:tabs>
        <w:rPr>
          <w:ins w:id="603" w:author="Andreas Kuehne" w:date="2019-05-31T12:48:00Z"/>
          <w:rFonts w:asciiTheme="minorHAnsi" w:eastAsiaTheme="minorEastAsia" w:hAnsiTheme="minorHAnsi" w:cstheme="minorBidi"/>
          <w:noProof/>
          <w:sz w:val="22"/>
          <w:szCs w:val="22"/>
          <w:lang w:val="en-GB" w:eastAsia="en-GB"/>
        </w:rPr>
      </w:pPr>
      <w:ins w:id="604"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"_Toc10206896"</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4.4.31</w:t>
        </w:r>
        <w:r w:rsidRPr="00EE30CC">
          <w:rPr>
            <w:rStyle w:val="Hyperlink"/>
            <w:noProof/>
          </w:rPr>
          <w:t xml:space="preserve"> Component SigningTimeBoundaries</w:t>
        </w:r>
        <w:r>
          <w:rPr>
            <w:noProof/>
            <w:webHidden/>
          </w:rPr>
          <w:tab/>
        </w:r>
        <w:r>
          <w:rPr>
            <w:noProof/>
            <w:webHidden/>
          </w:rPr>
          <w:fldChar w:fldCharType="begin"/>
        </w:r>
        <w:r>
          <w:rPr>
            <w:noProof/>
            <w:webHidden/>
          </w:rPr>
          <w:instrText xml:space="preserve"> PAGEREF _Toc10206896 \h </w:instrText>
        </w:r>
      </w:ins>
      <w:r>
        <w:rPr>
          <w:noProof/>
          <w:webHidden/>
        </w:rPr>
      </w:r>
      <w:r>
        <w:rPr>
          <w:noProof/>
          <w:webHidden/>
        </w:rPr>
        <w:fldChar w:fldCharType="separate"/>
      </w:r>
      <w:ins w:id="605" w:author="Andreas Kuehne" w:date="2019-05-31T12:48:00Z">
        <w:r>
          <w:rPr>
            <w:noProof/>
            <w:webHidden/>
          </w:rPr>
          <w:t>94</w:t>
        </w:r>
        <w:r>
          <w:rPr>
            <w:noProof/>
            <w:webHidden/>
          </w:rPr>
          <w:fldChar w:fldCharType="end"/>
        </w:r>
        <w:r w:rsidRPr="00EE30CC">
          <w:rPr>
            <w:rStyle w:val="Hyperlink"/>
            <w:noProof/>
          </w:rPr>
          <w:fldChar w:fldCharType="end"/>
        </w:r>
      </w:ins>
    </w:p>
    <w:p w14:paraId="47CDD60D" w14:textId="325EF611" w:rsidR="00DC7A78" w:rsidRDefault="00DC7A78">
      <w:pPr>
        <w:pStyle w:val="Verzeichnis4"/>
        <w:tabs>
          <w:tab w:val="right" w:leader="dot" w:pos="9350"/>
        </w:tabs>
        <w:rPr>
          <w:ins w:id="606" w:author="Andreas Kuehne" w:date="2019-05-31T12:48:00Z"/>
          <w:rFonts w:asciiTheme="minorHAnsi" w:eastAsiaTheme="minorEastAsia" w:hAnsiTheme="minorHAnsi" w:cstheme="minorBidi"/>
          <w:noProof/>
          <w:sz w:val="22"/>
          <w:szCs w:val="22"/>
          <w:lang w:val="en-GB" w:eastAsia="en-GB"/>
        </w:rPr>
      </w:pPr>
      <w:ins w:id="607"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"_Toc10206897"</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4.4.31.1</w:t>
        </w:r>
        <w:r w:rsidRPr="00EE30CC">
          <w:rPr>
            <w:rStyle w:val="Hyperlink"/>
            <w:noProof/>
          </w:rPr>
          <w:t xml:space="preserve"> SigningTimeBoundaries – JSON Syntax</w:t>
        </w:r>
        <w:r>
          <w:rPr>
            <w:noProof/>
            <w:webHidden/>
          </w:rPr>
          <w:tab/>
        </w:r>
        <w:r>
          <w:rPr>
            <w:noProof/>
            <w:webHidden/>
          </w:rPr>
          <w:fldChar w:fldCharType="begin"/>
        </w:r>
        <w:r>
          <w:rPr>
            <w:noProof/>
            <w:webHidden/>
          </w:rPr>
          <w:instrText xml:space="preserve"> PAGEREF _Toc10206897 \h </w:instrText>
        </w:r>
      </w:ins>
      <w:r>
        <w:rPr>
          <w:noProof/>
          <w:webHidden/>
        </w:rPr>
      </w:r>
      <w:r>
        <w:rPr>
          <w:noProof/>
          <w:webHidden/>
        </w:rPr>
        <w:fldChar w:fldCharType="separate"/>
      </w:r>
      <w:ins w:id="608" w:author="Andreas Kuehne" w:date="2019-05-31T12:48:00Z">
        <w:r>
          <w:rPr>
            <w:noProof/>
            <w:webHidden/>
          </w:rPr>
          <w:t>94</w:t>
        </w:r>
        <w:r>
          <w:rPr>
            <w:noProof/>
            <w:webHidden/>
          </w:rPr>
          <w:fldChar w:fldCharType="end"/>
        </w:r>
        <w:r w:rsidRPr="00EE30CC">
          <w:rPr>
            <w:rStyle w:val="Hyperlink"/>
            <w:noProof/>
          </w:rPr>
          <w:fldChar w:fldCharType="end"/>
        </w:r>
      </w:ins>
    </w:p>
    <w:p w14:paraId="3E997F79" w14:textId="5B1A238A" w:rsidR="00DC7A78" w:rsidRDefault="00DC7A78">
      <w:pPr>
        <w:pStyle w:val="Verzeichnis4"/>
        <w:tabs>
          <w:tab w:val="right" w:leader="dot" w:pos="9350"/>
        </w:tabs>
        <w:rPr>
          <w:ins w:id="609" w:author="Andreas Kuehne" w:date="2019-05-31T12:48:00Z"/>
          <w:rFonts w:asciiTheme="minorHAnsi" w:eastAsiaTheme="minorEastAsia" w:hAnsiTheme="minorHAnsi" w:cstheme="minorBidi"/>
          <w:noProof/>
          <w:sz w:val="22"/>
          <w:szCs w:val="22"/>
          <w:lang w:val="en-GB" w:eastAsia="en-GB"/>
        </w:rPr>
      </w:pPr>
      <w:ins w:id="610"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"_Toc10206898"</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4.4.31.2</w:t>
        </w:r>
        <w:r w:rsidRPr="00EE30CC">
          <w:rPr>
            <w:rStyle w:val="Hyperlink"/>
            <w:noProof/>
          </w:rPr>
          <w:t xml:space="preserve"> SigningTimeBoundaries – XML Syntax</w:t>
        </w:r>
        <w:r>
          <w:rPr>
            <w:noProof/>
            <w:webHidden/>
          </w:rPr>
          <w:tab/>
        </w:r>
        <w:r>
          <w:rPr>
            <w:noProof/>
            <w:webHidden/>
          </w:rPr>
          <w:fldChar w:fldCharType="begin"/>
        </w:r>
        <w:r>
          <w:rPr>
            <w:noProof/>
            <w:webHidden/>
          </w:rPr>
          <w:instrText xml:space="preserve"> PAGEREF _Toc10206898 \h </w:instrText>
        </w:r>
      </w:ins>
      <w:r>
        <w:rPr>
          <w:noProof/>
          <w:webHidden/>
        </w:rPr>
      </w:r>
      <w:r>
        <w:rPr>
          <w:noProof/>
          <w:webHidden/>
        </w:rPr>
        <w:fldChar w:fldCharType="separate"/>
      </w:r>
      <w:ins w:id="611" w:author="Andreas Kuehne" w:date="2019-05-31T12:48:00Z">
        <w:r>
          <w:rPr>
            <w:noProof/>
            <w:webHidden/>
          </w:rPr>
          <w:t>95</w:t>
        </w:r>
        <w:r>
          <w:rPr>
            <w:noProof/>
            <w:webHidden/>
          </w:rPr>
          <w:fldChar w:fldCharType="end"/>
        </w:r>
        <w:r w:rsidRPr="00EE30CC">
          <w:rPr>
            <w:rStyle w:val="Hyperlink"/>
            <w:noProof/>
          </w:rPr>
          <w:fldChar w:fldCharType="end"/>
        </w:r>
      </w:ins>
    </w:p>
    <w:p w14:paraId="21BC1B20" w14:textId="3B5B9637" w:rsidR="00DC7A78" w:rsidRDefault="00DC7A78">
      <w:pPr>
        <w:pStyle w:val="Verzeichnis3"/>
        <w:tabs>
          <w:tab w:val="right" w:leader="dot" w:pos="9350"/>
        </w:tabs>
        <w:rPr>
          <w:ins w:id="612" w:author="Andreas Kuehne" w:date="2019-05-31T12:48:00Z"/>
          <w:rFonts w:asciiTheme="minorHAnsi" w:eastAsiaTheme="minorEastAsia" w:hAnsiTheme="minorHAnsi" w:cstheme="minorBidi"/>
          <w:noProof/>
          <w:sz w:val="22"/>
          <w:szCs w:val="22"/>
          <w:lang w:val="en-GB" w:eastAsia="en-GB"/>
        </w:rPr>
      </w:pPr>
      <w:ins w:id="613"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"_Toc10206899"</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4.4.32</w:t>
        </w:r>
        <w:r w:rsidRPr="00EE30CC">
          <w:rPr>
            <w:rStyle w:val="Hyperlink"/>
            <w:noProof/>
          </w:rPr>
          <w:t xml:space="preserve"> Component AugmentedSignature</w:t>
        </w:r>
        <w:r>
          <w:rPr>
            <w:noProof/>
            <w:webHidden/>
          </w:rPr>
          <w:tab/>
        </w:r>
        <w:r>
          <w:rPr>
            <w:noProof/>
            <w:webHidden/>
          </w:rPr>
          <w:fldChar w:fldCharType="begin"/>
        </w:r>
        <w:r>
          <w:rPr>
            <w:noProof/>
            <w:webHidden/>
          </w:rPr>
          <w:instrText xml:space="preserve"> PAGEREF _Toc10206899 \h </w:instrText>
        </w:r>
      </w:ins>
      <w:r>
        <w:rPr>
          <w:noProof/>
          <w:webHidden/>
        </w:rPr>
      </w:r>
      <w:r>
        <w:rPr>
          <w:noProof/>
          <w:webHidden/>
        </w:rPr>
        <w:fldChar w:fldCharType="separate"/>
      </w:r>
      <w:ins w:id="614" w:author="Andreas Kuehne" w:date="2019-05-31T12:48:00Z">
        <w:r>
          <w:rPr>
            <w:noProof/>
            <w:webHidden/>
          </w:rPr>
          <w:t>95</w:t>
        </w:r>
        <w:r>
          <w:rPr>
            <w:noProof/>
            <w:webHidden/>
          </w:rPr>
          <w:fldChar w:fldCharType="end"/>
        </w:r>
        <w:r w:rsidRPr="00EE30CC">
          <w:rPr>
            <w:rStyle w:val="Hyperlink"/>
            <w:noProof/>
          </w:rPr>
          <w:fldChar w:fldCharType="end"/>
        </w:r>
      </w:ins>
    </w:p>
    <w:p w14:paraId="4869701E" w14:textId="7C84291B" w:rsidR="00DC7A78" w:rsidRDefault="00DC7A78">
      <w:pPr>
        <w:pStyle w:val="Verzeichnis4"/>
        <w:tabs>
          <w:tab w:val="right" w:leader="dot" w:pos="9350"/>
        </w:tabs>
        <w:rPr>
          <w:ins w:id="615" w:author="Andreas Kuehne" w:date="2019-05-31T12:48:00Z"/>
          <w:rFonts w:asciiTheme="minorHAnsi" w:eastAsiaTheme="minorEastAsia" w:hAnsiTheme="minorHAnsi" w:cstheme="minorBidi"/>
          <w:noProof/>
          <w:sz w:val="22"/>
          <w:szCs w:val="22"/>
          <w:lang w:val="en-GB" w:eastAsia="en-GB"/>
        </w:rPr>
      </w:pPr>
      <w:ins w:id="616"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"_Toc10206900"</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4.4.32.1</w:t>
        </w:r>
        <w:r w:rsidRPr="00EE30CC">
          <w:rPr>
            <w:rStyle w:val="Hyperlink"/>
            <w:noProof/>
          </w:rPr>
          <w:t xml:space="preserve"> AugmentedSignature – JSON Syntax</w:t>
        </w:r>
        <w:r>
          <w:rPr>
            <w:noProof/>
            <w:webHidden/>
          </w:rPr>
          <w:tab/>
        </w:r>
        <w:r>
          <w:rPr>
            <w:noProof/>
            <w:webHidden/>
          </w:rPr>
          <w:fldChar w:fldCharType="begin"/>
        </w:r>
        <w:r>
          <w:rPr>
            <w:noProof/>
            <w:webHidden/>
          </w:rPr>
          <w:instrText xml:space="preserve"> PAGEREF _Toc10206900 \h </w:instrText>
        </w:r>
      </w:ins>
      <w:r>
        <w:rPr>
          <w:noProof/>
          <w:webHidden/>
        </w:rPr>
      </w:r>
      <w:r>
        <w:rPr>
          <w:noProof/>
          <w:webHidden/>
        </w:rPr>
        <w:fldChar w:fldCharType="separate"/>
      </w:r>
      <w:ins w:id="617" w:author="Andreas Kuehne" w:date="2019-05-31T12:48:00Z">
        <w:r>
          <w:rPr>
            <w:noProof/>
            <w:webHidden/>
          </w:rPr>
          <w:t>96</w:t>
        </w:r>
        <w:r>
          <w:rPr>
            <w:noProof/>
            <w:webHidden/>
          </w:rPr>
          <w:fldChar w:fldCharType="end"/>
        </w:r>
        <w:r w:rsidRPr="00EE30CC">
          <w:rPr>
            <w:rStyle w:val="Hyperlink"/>
            <w:noProof/>
          </w:rPr>
          <w:fldChar w:fldCharType="end"/>
        </w:r>
      </w:ins>
    </w:p>
    <w:p w14:paraId="0FFF1268" w14:textId="60AA5F35" w:rsidR="00DC7A78" w:rsidRDefault="00DC7A78">
      <w:pPr>
        <w:pStyle w:val="Verzeichnis4"/>
        <w:tabs>
          <w:tab w:val="right" w:leader="dot" w:pos="9350"/>
        </w:tabs>
        <w:rPr>
          <w:ins w:id="618" w:author="Andreas Kuehne" w:date="2019-05-31T12:48:00Z"/>
          <w:rFonts w:asciiTheme="minorHAnsi" w:eastAsiaTheme="minorEastAsia" w:hAnsiTheme="minorHAnsi" w:cstheme="minorBidi"/>
          <w:noProof/>
          <w:sz w:val="22"/>
          <w:szCs w:val="22"/>
          <w:lang w:val="en-GB" w:eastAsia="en-GB"/>
        </w:rPr>
      </w:pPr>
      <w:ins w:id="619"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"_Toc10206901"</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4.4.32.2</w:t>
        </w:r>
        <w:r w:rsidRPr="00EE30CC">
          <w:rPr>
            <w:rStyle w:val="Hyperlink"/>
            <w:noProof/>
          </w:rPr>
          <w:t xml:space="preserve"> AugmentedSignature – XML Syntax</w:t>
        </w:r>
        <w:r>
          <w:rPr>
            <w:noProof/>
            <w:webHidden/>
          </w:rPr>
          <w:tab/>
        </w:r>
        <w:r>
          <w:rPr>
            <w:noProof/>
            <w:webHidden/>
          </w:rPr>
          <w:fldChar w:fldCharType="begin"/>
        </w:r>
        <w:r>
          <w:rPr>
            <w:noProof/>
            <w:webHidden/>
          </w:rPr>
          <w:instrText xml:space="preserve"> PAGEREF _Toc10206901 \h </w:instrText>
        </w:r>
      </w:ins>
      <w:r>
        <w:rPr>
          <w:noProof/>
          <w:webHidden/>
        </w:rPr>
      </w:r>
      <w:r>
        <w:rPr>
          <w:noProof/>
          <w:webHidden/>
        </w:rPr>
        <w:fldChar w:fldCharType="separate"/>
      </w:r>
      <w:ins w:id="620" w:author="Andreas Kuehne" w:date="2019-05-31T12:48:00Z">
        <w:r>
          <w:rPr>
            <w:noProof/>
            <w:webHidden/>
          </w:rPr>
          <w:t>97</w:t>
        </w:r>
        <w:r>
          <w:rPr>
            <w:noProof/>
            <w:webHidden/>
          </w:rPr>
          <w:fldChar w:fldCharType="end"/>
        </w:r>
        <w:r w:rsidRPr="00EE30CC">
          <w:rPr>
            <w:rStyle w:val="Hyperlink"/>
            <w:noProof/>
          </w:rPr>
          <w:fldChar w:fldCharType="end"/>
        </w:r>
      </w:ins>
    </w:p>
    <w:p w14:paraId="4771DBA6" w14:textId="2F90ABF7" w:rsidR="00DC7A78" w:rsidRDefault="00DC7A78">
      <w:pPr>
        <w:pStyle w:val="Verzeichnis3"/>
        <w:tabs>
          <w:tab w:val="right" w:leader="dot" w:pos="9350"/>
        </w:tabs>
        <w:rPr>
          <w:ins w:id="621" w:author="Andreas Kuehne" w:date="2019-05-31T12:48:00Z"/>
          <w:rFonts w:asciiTheme="minorHAnsi" w:eastAsiaTheme="minorEastAsia" w:hAnsiTheme="minorHAnsi" w:cstheme="minorBidi"/>
          <w:noProof/>
          <w:sz w:val="22"/>
          <w:szCs w:val="22"/>
          <w:lang w:val="en-GB" w:eastAsia="en-GB"/>
        </w:rPr>
      </w:pPr>
      <w:ins w:id="622"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"_Toc10206902"</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4.4.33</w:t>
        </w:r>
        <w:r w:rsidRPr="00EE30CC">
          <w:rPr>
            <w:rStyle w:val="Hyperlink"/>
            <w:noProof/>
          </w:rPr>
          <w:t xml:space="preserve"> Component ReturnTransformedDocument</w:t>
        </w:r>
        <w:r>
          <w:rPr>
            <w:noProof/>
            <w:webHidden/>
          </w:rPr>
          <w:tab/>
        </w:r>
        <w:r>
          <w:rPr>
            <w:noProof/>
            <w:webHidden/>
          </w:rPr>
          <w:fldChar w:fldCharType="begin"/>
        </w:r>
        <w:r>
          <w:rPr>
            <w:noProof/>
            <w:webHidden/>
          </w:rPr>
          <w:instrText xml:space="preserve"> PAGEREF _Toc10206902 \h </w:instrText>
        </w:r>
      </w:ins>
      <w:r>
        <w:rPr>
          <w:noProof/>
          <w:webHidden/>
        </w:rPr>
      </w:r>
      <w:r>
        <w:rPr>
          <w:noProof/>
          <w:webHidden/>
        </w:rPr>
        <w:fldChar w:fldCharType="separate"/>
      </w:r>
      <w:ins w:id="623" w:author="Andreas Kuehne" w:date="2019-05-31T12:48:00Z">
        <w:r>
          <w:rPr>
            <w:noProof/>
            <w:webHidden/>
          </w:rPr>
          <w:t>97</w:t>
        </w:r>
        <w:r>
          <w:rPr>
            <w:noProof/>
            <w:webHidden/>
          </w:rPr>
          <w:fldChar w:fldCharType="end"/>
        </w:r>
        <w:r w:rsidRPr="00EE30CC">
          <w:rPr>
            <w:rStyle w:val="Hyperlink"/>
            <w:noProof/>
          </w:rPr>
          <w:fldChar w:fldCharType="end"/>
        </w:r>
      </w:ins>
    </w:p>
    <w:p w14:paraId="76044E29" w14:textId="0ACCAC18" w:rsidR="00DC7A78" w:rsidRDefault="00DC7A78">
      <w:pPr>
        <w:pStyle w:val="Verzeichnis4"/>
        <w:tabs>
          <w:tab w:val="right" w:leader="dot" w:pos="9350"/>
        </w:tabs>
        <w:rPr>
          <w:ins w:id="624" w:author="Andreas Kuehne" w:date="2019-05-31T12:48:00Z"/>
          <w:rFonts w:asciiTheme="minorHAnsi" w:eastAsiaTheme="minorEastAsia" w:hAnsiTheme="minorHAnsi" w:cstheme="minorBidi"/>
          <w:noProof/>
          <w:sz w:val="22"/>
          <w:szCs w:val="22"/>
          <w:lang w:val="en-GB" w:eastAsia="en-GB"/>
        </w:rPr>
      </w:pPr>
      <w:ins w:id="625"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"_Toc10206903"</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4.4.33.1</w:t>
        </w:r>
        <w:r w:rsidRPr="00EE30CC">
          <w:rPr>
            <w:rStyle w:val="Hyperlink"/>
            <w:noProof/>
          </w:rPr>
          <w:t xml:space="preserve"> ReturnTransformedDocument – JSON Syntax</w:t>
        </w:r>
        <w:r>
          <w:rPr>
            <w:noProof/>
            <w:webHidden/>
          </w:rPr>
          <w:tab/>
        </w:r>
        <w:r>
          <w:rPr>
            <w:noProof/>
            <w:webHidden/>
          </w:rPr>
          <w:fldChar w:fldCharType="begin"/>
        </w:r>
        <w:r>
          <w:rPr>
            <w:noProof/>
            <w:webHidden/>
          </w:rPr>
          <w:instrText xml:space="preserve"> PAGEREF _Toc10206903 \h </w:instrText>
        </w:r>
      </w:ins>
      <w:r>
        <w:rPr>
          <w:noProof/>
          <w:webHidden/>
        </w:rPr>
      </w:r>
      <w:r>
        <w:rPr>
          <w:noProof/>
          <w:webHidden/>
        </w:rPr>
        <w:fldChar w:fldCharType="separate"/>
      </w:r>
      <w:ins w:id="626" w:author="Andreas Kuehne" w:date="2019-05-31T12:48:00Z">
        <w:r>
          <w:rPr>
            <w:noProof/>
            <w:webHidden/>
          </w:rPr>
          <w:t>97</w:t>
        </w:r>
        <w:r>
          <w:rPr>
            <w:noProof/>
            <w:webHidden/>
          </w:rPr>
          <w:fldChar w:fldCharType="end"/>
        </w:r>
        <w:r w:rsidRPr="00EE30CC">
          <w:rPr>
            <w:rStyle w:val="Hyperlink"/>
            <w:noProof/>
          </w:rPr>
          <w:fldChar w:fldCharType="end"/>
        </w:r>
      </w:ins>
    </w:p>
    <w:p w14:paraId="1E377973" w14:textId="6D2D3BFB" w:rsidR="00DC7A78" w:rsidRDefault="00DC7A78">
      <w:pPr>
        <w:pStyle w:val="Verzeichnis4"/>
        <w:tabs>
          <w:tab w:val="right" w:leader="dot" w:pos="9350"/>
        </w:tabs>
        <w:rPr>
          <w:ins w:id="627" w:author="Andreas Kuehne" w:date="2019-05-31T12:48:00Z"/>
          <w:rFonts w:asciiTheme="minorHAnsi" w:eastAsiaTheme="minorEastAsia" w:hAnsiTheme="minorHAnsi" w:cstheme="minorBidi"/>
          <w:noProof/>
          <w:sz w:val="22"/>
          <w:szCs w:val="22"/>
          <w:lang w:val="en-GB" w:eastAsia="en-GB"/>
        </w:rPr>
      </w:pPr>
      <w:ins w:id="628"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"_Toc10206904"</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4.4.33.2</w:t>
        </w:r>
        <w:r w:rsidRPr="00EE30CC">
          <w:rPr>
            <w:rStyle w:val="Hyperlink"/>
            <w:noProof/>
          </w:rPr>
          <w:t xml:space="preserve"> ReturnTransformedDocument – XML Syntax</w:t>
        </w:r>
        <w:r>
          <w:rPr>
            <w:noProof/>
            <w:webHidden/>
          </w:rPr>
          <w:tab/>
        </w:r>
        <w:r>
          <w:rPr>
            <w:noProof/>
            <w:webHidden/>
          </w:rPr>
          <w:fldChar w:fldCharType="begin"/>
        </w:r>
        <w:r>
          <w:rPr>
            <w:noProof/>
            <w:webHidden/>
          </w:rPr>
          <w:instrText xml:space="preserve"> PAGEREF _Toc10206904 \h </w:instrText>
        </w:r>
      </w:ins>
      <w:r>
        <w:rPr>
          <w:noProof/>
          <w:webHidden/>
        </w:rPr>
      </w:r>
      <w:r>
        <w:rPr>
          <w:noProof/>
          <w:webHidden/>
        </w:rPr>
        <w:fldChar w:fldCharType="separate"/>
      </w:r>
      <w:ins w:id="629" w:author="Andreas Kuehne" w:date="2019-05-31T12:48:00Z">
        <w:r>
          <w:rPr>
            <w:noProof/>
            <w:webHidden/>
          </w:rPr>
          <w:t>97</w:t>
        </w:r>
        <w:r>
          <w:rPr>
            <w:noProof/>
            <w:webHidden/>
          </w:rPr>
          <w:fldChar w:fldCharType="end"/>
        </w:r>
        <w:r w:rsidRPr="00EE30CC">
          <w:rPr>
            <w:rStyle w:val="Hyperlink"/>
            <w:noProof/>
          </w:rPr>
          <w:fldChar w:fldCharType="end"/>
        </w:r>
      </w:ins>
    </w:p>
    <w:p w14:paraId="513B02AC" w14:textId="45D94917" w:rsidR="00DC7A78" w:rsidRDefault="00DC7A78">
      <w:pPr>
        <w:pStyle w:val="Verzeichnis3"/>
        <w:tabs>
          <w:tab w:val="right" w:leader="dot" w:pos="9350"/>
        </w:tabs>
        <w:rPr>
          <w:ins w:id="630" w:author="Andreas Kuehne" w:date="2019-05-31T12:48:00Z"/>
          <w:rFonts w:asciiTheme="minorHAnsi" w:eastAsiaTheme="minorEastAsia" w:hAnsiTheme="minorHAnsi" w:cstheme="minorBidi"/>
          <w:noProof/>
          <w:sz w:val="22"/>
          <w:szCs w:val="22"/>
          <w:lang w:val="en-GB" w:eastAsia="en-GB"/>
        </w:rPr>
      </w:pPr>
      <w:ins w:id="631" w:author="Andreas Kuehne" w:date="2019-05-31T12:48:00Z">
        <w:r w:rsidRPr="00EE30CC">
          <w:rPr>
            <w:rStyle w:val="Hyperlink"/>
            <w:noProof/>
          </w:rPr>
          <w:lastRenderedPageBreak/>
          <w:fldChar w:fldCharType="begin"/>
        </w:r>
        <w:r w:rsidRPr="00EE30CC">
          <w:rPr>
            <w:rStyle w:val="Hyperlink"/>
            <w:noProof/>
          </w:rPr>
          <w:instrText xml:space="preserve"> </w:instrText>
        </w:r>
        <w:r>
          <w:rPr>
            <w:noProof/>
          </w:rPr>
          <w:instrText>HYPERLINK \l "_Toc10206905"</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4.4.34</w:t>
        </w:r>
        <w:r w:rsidRPr="00EE30CC">
          <w:rPr>
            <w:rStyle w:val="Hyperlink"/>
            <w:noProof/>
          </w:rPr>
          <w:t xml:space="preserve"> Component TransformedDocument</w:t>
        </w:r>
        <w:r>
          <w:rPr>
            <w:noProof/>
            <w:webHidden/>
          </w:rPr>
          <w:tab/>
        </w:r>
        <w:r>
          <w:rPr>
            <w:noProof/>
            <w:webHidden/>
          </w:rPr>
          <w:fldChar w:fldCharType="begin"/>
        </w:r>
        <w:r>
          <w:rPr>
            <w:noProof/>
            <w:webHidden/>
          </w:rPr>
          <w:instrText xml:space="preserve"> PAGEREF _Toc10206905 \h </w:instrText>
        </w:r>
      </w:ins>
      <w:r>
        <w:rPr>
          <w:noProof/>
          <w:webHidden/>
        </w:rPr>
      </w:r>
      <w:r>
        <w:rPr>
          <w:noProof/>
          <w:webHidden/>
        </w:rPr>
        <w:fldChar w:fldCharType="separate"/>
      </w:r>
      <w:ins w:id="632" w:author="Andreas Kuehne" w:date="2019-05-31T12:48:00Z">
        <w:r>
          <w:rPr>
            <w:noProof/>
            <w:webHidden/>
          </w:rPr>
          <w:t>98</w:t>
        </w:r>
        <w:r>
          <w:rPr>
            <w:noProof/>
            <w:webHidden/>
          </w:rPr>
          <w:fldChar w:fldCharType="end"/>
        </w:r>
        <w:r w:rsidRPr="00EE30CC">
          <w:rPr>
            <w:rStyle w:val="Hyperlink"/>
            <w:noProof/>
          </w:rPr>
          <w:fldChar w:fldCharType="end"/>
        </w:r>
      </w:ins>
    </w:p>
    <w:p w14:paraId="5FE26EC7" w14:textId="507D63E1" w:rsidR="00DC7A78" w:rsidRDefault="00DC7A78">
      <w:pPr>
        <w:pStyle w:val="Verzeichnis4"/>
        <w:tabs>
          <w:tab w:val="right" w:leader="dot" w:pos="9350"/>
        </w:tabs>
        <w:rPr>
          <w:ins w:id="633" w:author="Andreas Kuehne" w:date="2019-05-31T12:48:00Z"/>
          <w:rFonts w:asciiTheme="minorHAnsi" w:eastAsiaTheme="minorEastAsia" w:hAnsiTheme="minorHAnsi" w:cstheme="minorBidi"/>
          <w:noProof/>
          <w:sz w:val="22"/>
          <w:szCs w:val="22"/>
          <w:lang w:val="en-GB" w:eastAsia="en-GB"/>
        </w:rPr>
      </w:pPr>
      <w:ins w:id="634"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"_Toc10206906"</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4.4.34.1</w:t>
        </w:r>
        <w:r w:rsidRPr="00EE30CC">
          <w:rPr>
            <w:rStyle w:val="Hyperlink"/>
            <w:noProof/>
          </w:rPr>
          <w:t xml:space="preserve"> TransformedDocument – JSON Syntax</w:t>
        </w:r>
        <w:r>
          <w:rPr>
            <w:noProof/>
            <w:webHidden/>
          </w:rPr>
          <w:tab/>
        </w:r>
        <w:r>
          <w:rPr>
            <w:noProof/>
            <w:webHidden/>
          </w:rPr>
          <w:fldChar w:fldCharType="begin"/>
        </w:r>
        <w:r>
          <w:rPr>
            <w:noProof/>
            <w:webHidden/>
          </w:rPr>
          <w:instrText xml:space="preserve"> PAGEREF _Toc10206906 \h </w:instrText>
        </w:r>
      </w:ins>
      <w:r>
        <w:rPr>
          <w:noProof/>
          <w:webHidden/>
        </w:rPr>
      </w:r>
      <w:r>
        <w:rPr>
          <w:noProof/>
          <w:webHidden/>
        </w:rPr>
        <w:fldChar w:fldCharType="separate"/>
      </w:r>
      <w:ins w:id="635" w:author="Andreas Kuehne" w:date="2019-05-31T12:48:00Z">
        <w:r>
          <w:rPr>
            <w:noProof/>
            <w:webHidden/>
          </w:rPr>
          <w:t>98</w:t>
        </w:r>
        <w:r>
          <w:rPr>
            <w:noProof/>
            <w:webHidden/>
          </w:rPr>
          <w:fldChar w:fldCharType="end"/>
        </w:r>
        <w:r w:rsidRPr="00EE30CC">
          <w:rPr>
            <w:rStyle w:val="Hyperlink"/>
            <w:noProof/>
          </w:rPr>
          <w:fldChar w:fldCharType="end"/>
        </w:r>
      </w:ins>
    </w:p>
    <w:p w14:paraId="0CC0B086" w14:textId="6707FA37" w:rsidR="00DC7A78" w:rsidRDefault="00DC7A78">
      <w:pPr>
        <w:pStyle w:val="Verzeichnis4"/>
        <w:tabs>
          <w:tab w:val="right" w:leader="dot" w:pos="9350"/>
        </w:tabs>
        <w:rPr>
          <w:ins w:id="636" w:author="Andreas Kuehne" w:date="2019-05-31T12:48:00Z"/>
          <w:rFonts w:asciiTheme="minorHAnsi" w:eastAsiaTheme="minorEastAsia" w:hAnsiTheme="minorHAnsi" w:cstheme="minorBidi"/>
          <w:noProof/>
          <w:sz w:val="22"/>
          <w:szCs w:val="22"/>
          <w:lang w:val="en-GB" w:eastAsia="en-GB"/>
        </w:rPr>
      </w:pPr>
      <w:ins w:id="637"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"_Toc10206907"</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4.4.34.2</w:t>
        </w:r>
        <w:r w:rsidRPr="00EE30CC">
          <w:rPr>
            <w:rStyle w:val="Hyperlink"/>
            <w:noProof/>
          </w:rPr>
          <w:t xml:space="preserve"> TransformedDocument – XML Syntax</w:t>
        </w:r>
        <w:r>
          <w:rPr>
            <w:noProof/>
            <w:webHidden/>
          </w:rPr>
          <w:tab/>
        </w:r>
        <w:r>
          <w:rPr>
            <w:noProof/>
            <w:webHidden/>
          </w:rPr>
          <w:fldChar w:fldCharType="begin"/>
        </w:r>
        <w:r>
          <w:rPr>
            <w:noProof/>
            <w:webHidden/>
          </w:rPr>
          <w:instrText xml:space="preserve"> PAGEREF _Toc10206907 \h </w:instrText>
        </w:r>
      </w:ins>
      <w:r>
        <w:rPr>
          <w:noProof/>
          <w:webHidden/>
        </w:rPr>
      </w:r>
      <w:r>
        <w:rPr>
          <w:noProof/>
          <w:webHidden/>
        </w:rPr>
        <w:fldChar w:fldCharType="separate"/>
      </w:r>
      <w:ins w:id="638" w:author="Andreas Kuehne" w:date="2019-05-31T12:48:00Z">
        <w:r>
          <w:rPr>
            <w:noProof/>
            <w:webHidden/>
          </w:rPr>
          <w:t>98</w:t>
        </w:r>
        <w:r>
          <w:rPr>
            <w:noProof/>
            <w:webHidden/>
          </w:rPr>
          <w:fldChar w:fldCharType="end"/>
        </w:r>
        <w:r w:rsidRPr="00EE30CC">
          <w:rPr>
            <w:rStyle w:val="Hyperlink"/>
            <w:noProof/>
          </w:rPr>
          <w:fldChar w:fldCharType="end"/>
        </w:r>
      </w:ins>
    </w:p>
    <w:p w14:paraId="5740AB31" w14:textId="5ECAEE75" w:rsidR="00DC7A78" w:rsidRDefault="00DC7A78">
      <w:pPr>
        <w:pStyle w:val="Verzeichnis2"/>
        <w:tabs>
          <w:tab w:val="right" w:leader="dot" w:pos="9350"/>
        </w:tabs>
        <w:rPr>
          <w:ins w:id="639" w:author="Andreas Kuehne" w:date="2019-05-31T12:48:00Z"/>
          <w:rFonts w:asciiTheme="minorHAnsi" w:eastAsiaTheme="minorEastAsia" w:hAnsiTheme="minorHAnsi" w:cstheme="minorBidi"/>
          <w:noProof/>
          <w:sz w:val="22"/>
          <w:szCs w:val="22"/>
          <w:lang w:val="en-GB" w:eastAsia="en-GB"/>
        </w:rPr>
      </w:pPr>
      <w:ins w:id="640"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"_Toc10206908"</w:instrText>
        </w:r>
        <w:r w:rsidRPr="00EE30CC">
          <w:rPr>
            <w:rStyle w:val="Hyperlink"/>
            <w:noProof/>
          </w:rPr>
          <w:instrText xml:space="preserve"> </w:instrText>
        </w:r>
        <w:r w:rsidRPr="00EE30CC">
          <w:rPr>
            <w:rStyle w:val="Hyperlink"/>
            <w:noProof/>
          </w:rPr>
          <w:fldChar w:fldCharType="separate"/>
        </w:r>
        <w:r w:rsidRPr="00EE30CC">
          <w:rPr>
            <w:rStyle w:val="Hyperlink"/>
            <w:noProof/>
          </w:rPr>
          <w:t>4.5 Request/Response related data structures defined in this document</w:t>
        </w:r>
        <w:r>
          <w:rPr>
            <w:noProof/>
            <w:webHidden/>
          </w:rPr>
          <w:tab/>
        </w:r>
        <w:r>
          <w:rPr>
            <w:noProof/>
            <w:webHidden/>
          </w:rPr>
          <w:fldChar w:fldCharType="begin"/>
        </w:r>
        <w:r>
          <w:rPr>
            <w:noProof/>
            <w:webHidden/>
          </w:rPr>
          <w:instrText xml:space="preserve"> PAGEREF _Toc10206908 \h </w:instrText>
        </w:r>
      </w:ins>
      <w:r>
        <w:rPr>
          <w:noProof/>
          <w:webHidden/>
        </w:rPr>
      </w:r>
      <w:r>
        <w:rPr>
          <w:noProof/>
          <w:webHidden/>
        </w:rPr>
        <w:fldChar w:fldCharType="separate"/>
      </w:r>
      <w:ins w:id="641" w:author="Andreas Kuehne" w:date="2019-05-31T12:48:00Z">
        <w:r>
          <w:rPr>
            <w:noProof/>
            <w:webHidden/>
          </w:rPr>
          <w:t>98</w:t>
        </w:r>
        <w:r>
          <w:rPr>
            <w:noProof/>
            <w:webHidden/>
          </w:rPr>
          <w:fldChar w:fldCharType="end"/>
        </w:r>
        <w:r w:rsidRPr="00EE30CC">
          <w:rPr>
            <w:rStyle w:val="Hyperlink"/>
            <w:noProof/>
          </w:rPr>
          <w:fldChar w:fldCharType="end"/>
        </w:r>
      </w:ins>
    </w:p>
    <w:p w14:paraId="66F45E93" w14:textId="5E82786D" w:rsidR="00DC7A78" w:rsidRDefault="00DC7A78">
      <w:pPr>
        <w:pStyle w:val="Verzeichnis3"/>
        <w:tabs>
          <w:tab w:val="right" w:leader="dot" w:pos="9350"/>
        </w:tabs>
        <w:rPr>
          <w:ins w:id="642" w:author="Andreas Kuehne" w:date="2019-05-31T12:48:00Z"/>
          <w:rFonts w:asciiTheme="minorHAnsi" w:eastAsiaTheme="minorEastAsia" w:hAnsiTheme="minorHAnsi" w:cstheme="minorBidi"/>
          <w:noProof/>
          <w:sz w:val="22"/>
          <w:szCs w:val="22"/>
          <w:lang w:val="en-GB" w:eastAsia="en-GB"/>
        </w:rPr>
      </w:pPr>
      <w:ins w:id="643"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"_Toc10206909"</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4.5.1</w:t>
        </w:r>
        <w:r w:rsidRPr="00EE30CC">
          <w:rPr>
            <w:rStyle w:val="Hyperlink"/>
            <w:noProof/>
          </w:rPr>
          <w:t xml:space="preserve"> Component InputDocuments</w:t>
        </w:r>
        <w:r>
          <w:rPr>
            <w:noProof/>
            <w:webHidden/>
          </w:rPr>
          <w:tab/>
        </w:r>
        <w:r>
          <w:rPr>
            <w:noProof/>
            <w:webHidden/>
          </w:rPr>
          <w:fldChar w:fldCharType="begin"/>
        </w:r>
        <w:r>
          <w:rPr>
            <w:noProof/>
            <w:webHidden/>
          </w:rPr>
          <w:instrText xml:space="preserve"> PAGEREF _Toc10206909 \h </w:instrText>
        </w:r>
      </w:ins>
      <w:r>
        <w:rPr>
          <w:noProof/>
          <w:webHidden/>
        </w:rPr>
      </w:r>
      <w:r>
        <w:rPr>
          <w:noProof/>
          <w:webHidden/>
        </w:rPr>
        <w:fldChar w:fldCharType="separate"/>
      </w:r>
      <w:ins w:id="644" w:author="Andreas Kuehne" w:date="2019-05-31T12:48:00Z">
        <w:r>
          <w:rPr>
            <w:noProof/>
            <w:webHidden/>
          </w:rPr>
          <w:t>98</w:t>
        </w:r>
        <w:r>
          <w:rPr>
            <w:noProof/>
            <w:webHidden/>
          </w:rPr>
          <w:fldChar w:fldCharType="end"/>
        </w:r>
        <w:r w:rsidRPr="00EE30CC">
          <w:rPr>
            <w:rStyle w:val="Hyperlink"/>
            <w:noProof/>
          </w:rPr>
          <w:fldChar w:fldCharType="end"/>
        </w:r>
      </w:ins>
    </w:p>
    <w:p w14:paraId="47DD1D32" w14:textId="297F5EFE" w:rsidR="00DC7A78" w:rsidRDefault="00DC7A78">
      <w:pPr>
        <w:pStyle w:val="Verzeichnis4"/>
        <w:tabs>
          <w:tab w:val="right" w:leader="dot" w:pos="9350"/>
        </w:tabs>
        <w:rPr>
          <w:ins w:id="645" w:author="Andreas Kuehne" w:date="2019-05-31T12:48:00Z"/>
          <w:rFonts w:asciiTheme="minorHAnsi" w:eastAsiaTheme="minorEastAsia" w:hAnsiTheme="minorHAnsi" w:cstheme="minorBidi"/>
          <w:noProof/>
          <w:sz w:val="22"/>
          <w:szCs w:val="22"/>
          <w:lang w:val="en-GB" w:eastAsia="en-GB"/>
        </w:rPr>
      </w:pPr>
      <w:ins w:id="646"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"_Toc10206910"</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4.5.1.1</w:t>
        </w:r>
        <w:r w:rsidRPr="00EE30CC">
          <w:rPr>
            <w:rStyle w:val="Hyperlink"/>
            <w:noProof/>
          </w:rPr>
          <w:t xml:space="preserve"> InputDocuments – JSON Syntax</w:t>
        </w:r>
        <w:r>
          <w:rPr>
            <w:noProof/>
            <w:webHidden/>
          </w:rPr>
          <w:tab/>
        </w:r>
        <w:r>
          <w:rPr>
            <w:noProof/>
            <w:webHidden/>
          </w:rPr>
          <w:fldChar w:fldCharType="begin"/>
        </w:r>
        <w:r>
          <w:rPr>
            <w:noProof/>
            <w:webHidden/>
          </w:rPr>
          <w:instrText xml:space="preserve"> PAGEREF _Toc10206910 \h </w:instrText>
        </w:r>
      </w:ins>
      <w:r>
        <w:rPr>
          <w:noProof/>
          <w:webHidden/>
        </w:rPr>
      </w:r>
      <w:r>
        <w:rPr>
          <w:noProof/>
          <w:webHidden/>
        </w:rPr>
        <w:fldChar w:fldCharType="separate"/>
      </w:r>
      <w:ins w:id="647" w:author="Andreas Kuehne" w:date="2019-05-31T12:48:00Z">
        <w:r>
          <w:rPr>
            <w:noProof/>
            <w:webHidden/>
          </w:rPr>
          <w:t>99</w:t>
        </w:r>
        <w:r>
          <w:rPr>
            <w:noProof/>
            <w:webHidden/>
          </w:rPr>
          <w:fldChar w:fldCharType="end"/>
        </w:r>
        <w:r w:rsidRPr="00EE30CC">
          <w:rPr>
            <w:rStyle w:val="Hyperlink"/>
            <w:noProof/>
          </w:rPr>
          <w:fldChar w:fldCharType="end"/>
        </w:r>
      </w:ins>
    </w:p>
    <w:p w14:paraId="08B5E14E" w14:textId="748FF442" w:rsidR="00DC7A78" w:rsidRDefault="00DC7A78">
      <w:pPr>
        <w:pStyle w:val="Verzeichnis4"/>
        <w:tabs>
          <w:tab w:val="right" w:leader="dot" w:pos="9350"/>
        </w:tabs>
        <w:rPr>
          <w:ins w:id="648" w:author="Andreas Kuehne" w:date="2019-05-31T12:48:00Z"/>
          <w:rFonts w:asciiTheme="minorHAnsi" w:eastAsiaTheme="minorEastAsia" w:hAnsiTheme="minorHAnsi" w:cstheme="minorBidi"/>
          <w:noProof/>
          <w:sz w:val="22"/>
          <w:szCs w:val="22"/>
          <w:lang w:val="en-GB" w:eastAsia="en-GB"/>
        </w:rPr>
      </w:pPr>
      <w:ins w:id="649"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"_Toc10206911"</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4.5.1.2</w:t>
        </w:r>
        <w:r w:rsidRPr="00EE30CC">
          <w:rPr>
            <w:rStyle w:val="Hyperlink"/>
            <w:noProof/>
          </w:rPr>
          <w:t xml:space="preserve"> InputDocuments – XML Syntax</w:t>
        </w:r>
        <w:r>
          <w:rPr>
            <w:noProof/>
            <w:webHidden/>
          </w:rPr>
          <w:tab/>
        </w:r>
        <w:r>
          <w:rPr>
            <w:noProof/>
            <w:webHidden/>
          </w:rPr>
          <w:fldChar w:fldCharType="begin"/>
        </w:r>
        <w:r>
          <w:rPr>
            <w:noProof/>
            <w:webHidden/>
          </w:rPr>
          <w:instrText xml:space="preserve"> PAGEREF _Toc10206911 \h </w:instrText>
        </w:r>
      </w:ins>
      <w:r>
        <w:rPr>
          <w:noProof/>
          <w:webHidden/>
        </w:rPr>
      </w:r>
      <w:r>
        <w:rPr>
          <w:noProof/>
          <w:webHidden/>
        </w:rPr>
        <w:fldChar w:fldCharType="separate"/>
      </w:r>
      <w:ins w:id="650" w:author="Andreas Kuehne" w:date="2019-05-31T12:48:00Z">
        <w:r>
          <w:rPr>
            <w:noProof/>
            <w:webHidden/>
          </w:rPr>
          <w:t>100</w:t>
        </w:r>
        <w:r>
          <w:rPr>
            <w:noProof/>
            <w:webHidden/>
          </w:rPr>
          <w:fldChar w:fldCharType="end"/>
        </w:r>
        <w:r w:rsidRPr="00EE30CC">
          <w:rPr>
            <w:rStyle w:val="Hyperlink"/>
            <w:noProof/>
          </w:rPr>
          <w:fldChar w:fldCharType="end"/>
        </w:r>
      </w:ins>
    </w:p>
    <w:p w14:paraId="44913485" w14:textId="375CE804" w:rsidR="00DC7A78" w:rsidRDefault="00DC7A78">
      <w:pPr>
        <w:pStyle w:val="Verzeichnis3"/>
        <w:tabs>
          <w:tab w:val="right" w:leader="dot" w:pos="9350"/>
        </w:tabs>
        <w:rPr>
          <w:ins w:id="651" w:author="Andreas Kuehne" w:date="2019-05-31T12:48:00Z"/>
          <w:rFonts w:asciiTheme="minorHAnsi" w:eastAsiaTheme="minorEastAsia" w:hAnsiTheme="minorHAnsi" w:cstheme="minorBidi"/>
          <w:noProof/>
          <w:sz w:val="22"/>
          <w:szCs w:val="22"/>
          <w:lang w:val="en-GB" w:eastAsia="en-GB"/>
        </w:rPr>
      </w:pPr>
      <w:ins w:id="652"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"_Toc10206912"</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4.5.2</w:t>
        </w:r>
        <w:r w:rsidRPr="00EE30CC">
          <w:rPr>
            <w:rStyle w:val="Hyperlink"/>
            <w:noProof/>
          </w:rPr>
          <w:t xml:space="preserve"> Component DocumentBase</w:t>
        </w:r>
        <w:r>
          <w:rPr>
            <w:noProof/>
            <w:webHidden/>
          </w:rPr>
          <w:tab/>
        </w:r>
        <w:r>
          <w:rPr>
            <w:noProof/>
            <w:webHidden/>
          </w:rPr>
          <w:fldChar w:fldCharType="begin"/>
        </w:r>
        <w:r>
          <w:rPr>
            <w:noProof/>
            <w:webHidden/>
          </w:rPr>
          <w:instrText xml:space="preserve"> PAGEREF _Toc10206912 \h </w:instrText>
        </w:r>
      </w:ins>
      <w:r>
        <w:rPr>
          <w:noProof/>
          <w:webHidden/>
        </w:rPr>
      </w:r>
      <w:r>
        <w:rPr>
          <w:noProof/>
          <w:webHidden/>
        </w:rPr>
        <w:fldChar w:fldCharType="separate"/>
      </w:r>
      <w:ins w:id="653" w:author="Andreas Kuehne" w:date="2019-05-31T12:48:00Z">
        <w:r>
          <w:rPr>
            <w:noProof/>
            <w:webHidden/>
          </w:rPr>
          <w:t>100</w:t>
        </w:r>
        <w:r>
          <w:rPr>
            <w:noProof/>
            <w:webHidden/>
          </w:rPr>
          <w:fldChar w:fldCharType="end"/>
        </w:r>
        <w:r w:rsidRPr="00EE30CC">
          <w:rPr>
            <w:rStyle w:val="Hyperlink"/>
            <w:noProof/>
          </w:rPr>
          <w:fldChar w:fldCharType="end"/>
        </w:r>
      </w:ins>
    </w:p>
    <w:p w14:paraId="11989B3A" w14:textId="148B6198" w:rsidR="00DC7A78" w:rsidRDefault="00DC7A78">
      <w:pPr>
        <w:pStyle w:val="Verzeichnis4"/>
        <w:tabs>
          <w:tab w:val="right" w:leader="dot" w:pos="9350"/>
        </w:tabs>
        <w:rPr>
          <w:ins w:id="654" w:author="Andreas Kuehne" w:date="2019-05-31T12:48:00Z"/>
          <w:rFonts w:asciiTheme="minorHAnsi" w:eastAsiaTheme="minorEastAsia" w:hAnsiTheme="minorHAnsi" w:cstheme="minorBidi"/>
          <w:noProof/>
          <w:sz w:val="22"/>
          <w:szCs w:val="22"/>
          <w:lang w:val="en-GB" w:eastAsia="en-GB"/>
        </w:rPr>
      </w:pPr>
      <w:ins w:id="655"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"_Toc10206913"</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4.5.2.1</w:t>
        </w:r>
        <w:r w:rsidRPr="00EE30CC">
          <w:rPr>
            <w:rStyle w:val="Hyperlink"/>
            <w:noProof/>
          </w:rPr>
          <w:t xml:space="preserve"> DocumentBase – JSON Syntax</w:t>
        </w:r>
        <w:r>
          <w:rPr>
            <w:noProof/>
            <w:webHidden/>
          </w:rPr>
          <w:tab/>
        </w:r>
        <w:r>
          <w:rPr>
            <w:noProof/>
            <w:webHidden/>
          </w:rPr>
          <w:fldChar w:fldCharType="begin"/>
        </w:r>
        <w:r>
          <w:rPr>
            <w:noProof/>
            <w:webHidden/>
          </w:rPr>
          <w:instrText xml:space="preserve"> PAGEREF _Toc10206913 \h </w:instrText>
        </w:r>
      </w:ins>
      <w:r>
        <w:rPr>
          <w:noProof/>
          <w:webHidden/>
        </w:rPr>
      </w:r>
      <w:r>
        <w:rPr>
          <w:noProof/>
          <w:webHidden/>
        </w:rPr>
        <w:fldChar w:fldCharType="separate"/>
      </w:r>
      <w:ins w:id="656" w:author="Andreas Kuehne" w:date="2019-05-31T12:48:00Z">
        <w:r>
          <w:rPr>
            <w:noProof/>
            <w:webHidden/>
          </w:rPr>
          <w:t>101</w:t>
        </w:r>
        <w:r>
          <w:rPr>
            <w:noProof/>
            <w:webHidden/>
          </w:rPr>
          <w:fldChar w:fldCharType="end"/>
        </w:r>
        <w:r w:rsidRPr="00EE30CC">
          <w:rPr>
            <w:rStyle w:val="Hyperlink"/>
            <w:noProof/>
          </w:rPr>
          <w:fldChar w:fldCharType="end"/>
        </w:r>
      </w:ins>
    </w:p>
    <w:p w14:paraId="2687A96F" w14:textId="31202F4A" w:rsidR="00DC7A78" w:rsidRDefault="00DC7A78">
      <w:pPr>
        <w:pStyle w:val="Verzeichnis4"/>
        <w:tabs>
          <w:tab w:val="right" w:leader="dot" w:pos="9350"/>
        </w:tabs>
        <w:rPr>
          <w:ins w:id="657" w:author="Andreas Kuehne" w:date="2019-05-31T12:48:00Z"/>
          <w:rFonts w:asciiTheme="minorHAnsi" w:eastAsiaTheme="minorEastAsia" w:hAnsiTheme="minorHAnsi" w:cstheme="minorBidi"/>
          <w:noProof/>
          <w:sz w:val="22"/>
          <w:szCs w:val="22"/>
          <w:lang w:val="en-GB" w:eastAsia="en-GB"/>
        </w:rPr>
      </w:pPr>
      <w:ins w:id="658"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"_Toc10206914"</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4.5.2.2</w:t>
        </w:r>
        <w:r w:rsidRPr="00EE30CC">
          <w:rPr>
            <w:rStyle w:val="Hyperlink"/>
            <w:noProof/>
          </w:rPr>
          <w:t xml:space="preserve"> DocumentBase – XML Syntax</w:t>
        </w:r>
        <w:r>
          <w:rPr>
            <w:noProof/>
            <w:webHidden/>
          </w:rPr>
          <w:tab/>
        </w:r>
        <w:r>
          <w:rPr>
            <w:noProof/>
            <w:webHidden/>
          </w:rPr>
          <w:fldChar w:fldCharType="begin"/>
        </w:r>
        <w:r>
          <w:rPr>
            <w:noProof/>
            <w:webHidden/>
          </w:rPr>
          <w:instrText xml:space="preserve"> PAGEREF _Toc10206914 \h </w:instrText>
        </w:r>
      </w:ins>
      <w:r>
        <w:rPr>
          <w:noProof/>
          <w:webHidden/>
        </w:rPr>
      </w:r>
      <w:r>
        <w:rPr>
          <w:noProof/>
          <w:webHidden/>
        </w:rPr>
        <w:fldChar w:fldCharType="separate"/>
      </w:r>
      <w:ins w:id="659" w:author="Andreas Kuehne" w:date="2019-05-31T12:48:00Z">
        <w:r>
          <w:rPr>
            <w:noProof/>
            <w:webHidden/>
          </w:rPr>
          <w:t>102</w:t>
        </w:r>
        <w:r>
          <w:rPr>
            <w:noProof/>
            <w:webHidden/>
          </w:rPr>
          <w:fldChar w:fldCharType="end"/>
        </w:r>
        <w:r w:rsidRPr="00EE30CC">
          <w:rPr>
            <w:rStyle w:val="Hyperlink"/>
            <w:noProof/>
          </w:rPr>
          <w:fldChar w:fldCharType="end"/>
        </w:r>
      </w:ins>
    </w:p>
    <w:p w14:paraId="3D7BC4FE" w14:textId="15F4BF83" w:rsidR="00DC7A78" w:rsidRDefault="00DC7A78">
      <w:pPr>
        <w:pStyle w:val="Verzeichnis3"/>
        <w:tabs>
          <w:tab w:val="right" w:leader="dot" w:pos="9350"/>
        </w:tabs>
        <w:rPr>
          <w:ins w:id="660" w:author="Andreas Kuehne" w:date="2019-05-31T12:48:00Z"/>
          <w:rFonts w:asciiTheme="minorHAnsi" w:eastAsiaTheme="minorEastAsia" w:hAnsiTheme="minorHAnsi" w:cstheme="minorBidi"/>
          <w:noProof/>
          <w:sz w:val="22"/>
          <w:szCs w:val="22"/>
          <w:lang w:val="en-GB" w:eastAsia="en-GB"/>
        </w:rPr>
      </w:pPr>
      <w:ins w:id="661"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"_Toc10206915"</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4.5.3</w:t>
        </w:r>
        <w:r w:rsidRPr="00EE30CC">
          <w:rPr>
            <w:rStyle w:val="Hyperlink"/>
            <w:noProof/>
          </w:rPr>
          <w:t xml:space="preserve"> Component Document</w:t>
        </w:r>
        <w:r>
          <w:rPr>
            <w:noProof/>
            <w:webHidden/>
          </w:rPr>
          <w:tab/>
        </w:r>
        <w:r>
          <w:rPr>
            <w:noProof/>
            <w:webHidden/>
          </w:rPr>
          <w:fldChar w:fldCharType="begin"/>
        </w:r>
        <w:r>
          <w:rPr>
            <w:noProof/>
            <w:webHidden/>
          </w:rPr>
          <w:instrText xml:space="preserve"> PAGEREF _Toc10206915 \h </w:instrText>
        </w:r>
      </w:ins>
      <w:r>
        <w:rPr>
          <w:noProof/>
          <w:webHidden/>
        </w:rPr>
      </w:r>
      <w:r>
        <w:rPr>
          <w:noProof/>
          <w:webHidden/>
        </w:rPr>
        <w:fldChar w:fldCharType="separate"/>
      </w:r>
      <w:ins w:id="662" w:author="Andreas Kuehne" w:date="2019-05-31T12:48:00Z">
        <w:r>
          <w:rPr>
            <w:noProof/>
            <w:webHidden/>
          </w:rPr>
          <w:t>102</w:t>
        </w:r>
        <w:r>
          <w:rPr>
            <w:noProof/>
            <w:webHidden/>
          </w:rPr>
          <w:fldChar w:fldCharType="end"/>
        </w:r>
        <w:r w:rsidRPr="00EE30CC">
          <w:rPr>
            <w:rStyle w:val="Hyperlink"/>
            <w:noProof/>
          </w:rPr>
          <w:fldChar w:fldCharType="end"/>
        </w:r>
      </w:ins>
    </w:p>
    <w:p w14:paraId="50410A8E" w14:textId="4DC90620" w:rsidR="00DC7A78" w:rsidRDefault="00DC7A78">
      <w:pPr>
        <w:pStyle w:val="Verzeichnis4"/>
        <w:tabs>
          <w:tab w:val="right" w:leader="dot" w:pos="9350"/>
        </w:tabs>
        <w:rPr>
          <w:ins w:id="663" w:author="Andreas Kuehne" w:date="2019-05-31T12:48:00Z"/>
          <w:rFonts w:asciiTheme="minorHAnsi" w:eastAsiaTheme="minorEastAsia" w:hAnsiTheme="minorHAnsi" w:cstheme="minorBidi"/>
          <w:noProof/>
          <w:sz w:val="22"/>
          <w:szCs w:val="22"/>
          <w:lang w:val="en-GB" w:eastAsia="en-GB"/>
        </w:rPr>
      </w:pPr>
      <w:ins w:id="664"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"_Toc10206916"</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4.5.3.1</w:t>
        </w:r>
        <w:r w:rsidRPr="00EE30CC">
          <w:rPr>
            <w:rStyle w:val="Hyperlink"/>
            <w:noProof/>
          </w:rPr>
          <w:t xml:space="preserve"> Document – JSON Syntax</w:t>
        </w:r>
        <w:r>
          <w:rPr>
            <w:noProof/>
            <w:webHidden/>
          </w:rPr>
          <w:tab/>
        </w:r>
        <w:r>
          <w:rPr>
            <w:noProof/>
            <w:webHidden/>
          </w:rPr>
          <w:fldChar w:fldCharType="begin"/>
        </w:r>
        <w:r>
          <w:rPr>
            <w:noProof/>
            <w:webHidden/>
          </w:rPr>
          <w:instrText xml:space="preserve"> PAGEREF _Toc10206916 \h </w:instrText>
        </w:r>
      </w:ins>
      <w:r>
        <w:rPr>
          <w:noProof/>
          <w:webHidden/>
        </w:rPr>
      </w:r>
      <w:r>
        <w:rPr>
          <w:noProof/>
          <w:webHidden/>
        </w:rPr>
        <w:fldChar w:fldCharType="separate"/>
      </w:r>
      <w:ins w:id="665" w:author="Andreas Kuehne" w:date="2019-05-31T12:48:00Z">
        <w:r>
          <w:rPr>
            <w:noProof/>
            <w:webHidden/>
          </w:rPr>
          <w:t>102</w:t>
        </w:r>
        <w:r>
          <w:rPr>
            <w:noProof/>
            <w:webHidden/>
          </w:rPr>
          <w:fldChar w:fldCharType="end"/>
        </w:r>
        <w:r w:rsidRPr="00EE30CC">
          <w:rPr>
            <w:rStyle w:val="Hyperlink"/>
            <w:noProof/>
          </w:rPr>
          <w:fldChar w:fldCharType="end"/>
        </w:r>
      </w:ins>
    </w:p>
    <w:p w14:paraId="6A3ED1F5" w14:textId="4DA7BB6C" w:rsidR="00DC7A78" w:rsidRDefault="00DC7A78">
      <w:pPr>
        <w:pStyle w:val="Verzeichnis4"/>
        <w:tabs>
          <w:tab w:val="right" w:leader="dot" w:pos="9350"/>
        </w:tabs>
        <w:rPr>
          <w:ins w:id="666" w:author="Andreas Kuehne" w:date="2019-05-31T12:48:00Z"/>
          <w:rFonts w:asciiTheme="minorHAnsi" w:eastAsiaTheme="minorEastAsia" w:hAnsiTheme="minorHAnsi" w:cstheme="minorBidi"/>
          <w:noProof/>
          <w:sz w:val="22"/>
          <w:szCs w:val="22"/>
          <w:lang w:val="en-GB" w:eastAsia="en-GB"/>
        </w:rPr>
      </w:pPr>
      <w:ins w:id="667"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"_Toc10206917"</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4.5.3.2</w:t>
        </w:r>
        <w:r w:rsidRPr="00EE30CC">
          <w:rPr>
            <w:rStyle w:val="Hyperlink"/>
            <w:noProof/>
          </w:rPr>
          <w:t xml:space="preserve"> Document – XML Syntax</w:t>
        </w:r>
        <w:r>
          <w:rPr>
            <w:noProof/>
            <w:webHidden/>
          </w:rPr>
          <w:tab/>
        </w:r>
        <w:r>
          <w:rPr>
            <w:noProof/>
            <w:webHidden/>
          </w:rPr>
          <w:fldChar w:fldCharType="begin"/>
        </w:r>
        <w:r>
          <w:rPr>
            <w:noProof/>
            <w:webHidden/>
          </w:rPr>
          <w:instrText xml:space="preserve"> PAGEREF _Toc10206917 \h </w:instrText>
        </w:r>
      </w:ins>
      <w:r>
        <w:rPr>
          <w:noProof/>
          <w:webHidden/>
        </w:rPr>
      </w:r>
      <w:r>
        <w:rPr>
          <w:noProof/>
          <w:webHidden/>
        </w:rPr>
        <w:fldChar w:fldCharType="separate"/>
      </w:r>
      <w:ins w:id="668" w:author="Andreas Kuehne" w:date="2019-05-31T12:48:00Z">
        <w:r>
          <w:rPr>
            <w:noProof/>
            <w:webHidden/>
          </w:rPr>
          <w:t>103</w:t>
        </w:r>
        <w:r>
          <w:rPr>
            <w:noProof/>
            <w:webHidden/>
          </w:rPr>
          <w:fldChar w:fldCharType="end"/>
        </w:r>
        <w:r w:rsidRPr="00EE30CC">
          <w:rPr>
            <w:rStyle w:val="Hyperlink"/>
            <w:noProof/>
          </w:rPr>
          <w:fldChar w:fldCharType="end"/>
        </w:r>
      </w:ins>
    </w:p>
    <w:p w14:paraId="0709A52F" w14:textId="2E2FA814" w:rsidR="00DC7A78" w:rsidRDefault="00DC7A78">
      <w:pPr>
        <w:pStyle w:val="Verzeichnis3"/>
        <w:tabs>
          <w:tab w:val="right" w:leader="dot" w:pos="9350"/>
        </w:tabs>
        <w:rPr>
          <w:ins w:id="669" w:author="Andreas Kuehne" w:date="2019-05-31T12:48:00Z"/>
          <w:rFonts w:asciiTheme="minorHAnsi" w:eastAsiaTheme="minorEastAsia" w:hAnsiTheme="minorHAnsi" w:cstheme="minorBidi"/>
          <w:noProof/>
          <w:sz w:val="22"/>
          <w:szCs w:val="22"/>
          <w:lang w:val="en-GB" w:eastAsia="en-GB"/>
        </w:rPr>
      </w:pPr>
      <w:ins w:id="670"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"_Toc10206918"</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4.5.4</w:t>
        </w:r>
        <w:r w:rsidRPr="00EE30CC">
          <w:rPr>
            <w:rStyle w:val="Hyperlink"/>
            <w:noProof/>
          </w:rPr>
          <w:t xml:space="preserve"> Component TransformedData</w:t>
        </w:r>
        <w:r>
          <w:rPr>
            <w:noProof/>
            <w:webHidden/>
          </w:rPr>
          <w:tab/>
        </w:r>
        <w:r>
          <w:rPr>
            <w:noProof/>
            <w:webHidden/>
          </w:rPr>
          <w:fldChar w:fldCharType="begin"/>
        </w:r>
        <w:r>
          <w:rPr>
            <w:noProof/>
            <w:webHidden/>
          </w:rPr>
          <w:instrText xml:space="preserve"> PAGEREF _Toc10206918 \h </w:instrText>
        </w:r>
      </w:ins>
      <w:r>
        <w:rPr>
          <w:noProof/>
          <w:webHidden/>
        </w:rPr>
      </w:r>
      <w:r>
        <w:rPr>
          <w:noProof/>
          <w:webHidden/>
        </w:rPr>
        <w:fldChar w:fldCharType="separate"/>
      </w:r>
      <w:ins w:id="671" w:author="Andreas Kuehne" w:date="2019-05-31T12:48:00Z">
        <w:r>
          <w:rPr>
            <w:noProof/>
            <w:webHidden/>
          </w:rPr>
          <w:t>103</w:t>
        </w:r>
        <w:r>
          <w:rPr>
            <w:noProof/>
            <w:webHidden/>
          </w:rPr>
          <w:fldChar w:fldCharType="end"/>
        </w:r>
        <w:r w:rsidRPr="00EE30CC">
          <w:rPr>
            <w:rStyle w:val="Hyperlink"/>
            <w:noProof/>
          </w:rPr>
          <w:fldChar w:fldCharType="end"/>
        </w:r>
      </w:ins>
    </w:p>
    <w:p w14:paraId="1812B53F" w14:textId="33F81666" w:rsidR="00DC7A78" w:rsidRDefault="00DC7A78">
      <w:pPr>
        <w:pStyle w:val="Verzeichnis4"/>
        <w:tabs>
          <w:tab w:val="right" w:leader="dot" w:pos="9350"/>
        </w:tabs>
        <w:rPr>
          <w:ins w:id="672" w:author="Andreas Kuehne" w:date="2019-05-31T12:48:00Z"/>
          <w:rFonts w:asciiTheme="minorHAnsi" w:eastAsiaTheme="minorEastAsia" w:hAnsiTheme="minorHAnsi" w:cstheme="minorBidi"/>
          <w:noProof/>
          <w:sz w:val="22"/>
          <w:szCs w:val="22"/>
          <w:lang w:val="en-GB" w:eastAsia="en-GB"/>
        </w:rPr>
      </w:pPr>
      <w:ins w:id="673"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"_Toc10206919"</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4.5.4.1</w:t>
        </w:r>
        <w:r w:rsidRPr="00EE30CC">
          <w:rPr>
            <w:rStyle w:val="Hyperlink"/>
            <w:noProof/>
          </w:rPr>
          <w:t xml:space="preserve"> TransformedData – JSON Syntax</w:t>
        </w:r>
        <w:r>
          <w:rPr>
            <w:noProof/>
            <w:webHidden/>
          </w:rPr>
          <w:tab/>
        </w:r>
        <w:r>
          <w:rPr>
            <w:noProof/>
            <w:webHidden/>
          </w:rPr>
          <w:fldChar w:fldCharType="begin"/>
        </w:r>
        <w:r>
          <w:rPr>
            <w:noProof/>
            <w:webHidden/>
          </w:rPr>
          <w:instrText xml:space="preserve"> PAGEREF _Toc10206919 \h </w:instrText>
        </w:r>
      </w:ins>
      <w:r>
        <w:rPr>
          <w:noProof/>
          <w:webHidden/>
        </w:rPr>
      </w:r>
      <w:r>
        <w:rPr>
          <w:noProof/>
          <w:webHidden/>
        </w:rPr>
        <w:fldChar w:fldCharType="separate"/>
      </w:r>
      <w:ins w:id="674" w:author="Andreas Kuehne" w:date="2019-05-31T12:48:00Z">
        <w:r>
          <w:rPr>
            <w:noProof/>
            <w:webHidden/>
          </w:rPr>
          <w:t>104</w:t>
        </w:r>
        <w:r>
          <w:rPr>
            <w:noProof/>
            <w:webHidden/>
          </w:rPr>
          <w:fldChar w:fldCharType="end"/>
        </w:r>
        <w:r w:rsidRPr="00EE30CC">
          <w:rPr>
            <w:rStyle w:val="Hyperlink"/>
            <w:noProof/>
          </w:rPr>
          <w:fldChar w:fldCharType="end"/>
        </w:r>
      </w:ins>
    </w:p>
    <w:p w14:paraId="20BFFC11" w14:textId="204D1F5B" w:rsidR="00DC7A78" w:rsidRDefault="00DC7A78">
      <w:pPr>
        <w:pStyle w:val="Verzeichnis4"/>
        <w:tabs>
          <w:tab w:val="right" w:leader="dot" w:pos="9350"/>
        </w:tabs>
        <w:rPr>
          <w:ins w:id="675" w:author="Andreas Kuehne" w:date="2019-05-31T12:48:00Z"/>
          <w:rFonts w:asciiTheme="minorHAnsi" w:eastAsiaTheme="minorEastAsia" w:hAnsiTheme="minorHAnsi" w:cstheme="minorBidi"/>
          <w:noProof/>
          <w:sz w:val="22"/>
          <w:szCs w:val="22"/>
          <w:lang w:val="en-GB" w:eastAsia="en-GB"/>
        </w:rPr>
      </w:pPr>
      <w:ins w:id="676"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"_Toc10206920"</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4.5.4.2</w:t>
        </w:r>
        <w:r w:rsidRPr="00EE30CC">
          <w:rPr>
            <w:rStyle w:val="Hyperlink"/>
            <w:noProof/>
          </w:rPr>
          <w:t xml:space="preserve"> TransformedData – XML Syntax</w:t>
        </w:r>
        <w:r>
          <w:rPr>
            <w:noProof/>
            <w:webHidden/>
          </w:rPr>
          <w:tab/>
        </w:r>
        <w:r>
          <w:rPr>
            <w:noProof/>
            <w:webHidden/>
          </w:rPr>
          <w:fldChar w:fldCharType="begin"/>
        </w:r>
        <w:r>
          <w:rPr>
            <w:noProof/>
            <w:webHidden/>
          </w:rPr>
          <w:instrText xml:space="preserve"> PAGEREF _Toc10206920 \h </w:instrText>
        </w:r>
      </w:ins>
      <w:r>
        <w:rPr>
          <w:noProof/>
          <w:webHidden/>
        </w:rPr>
      </w:r>
      <w:r>
        <w:rPr>
          <w:noProof/>
          <w:webHidden/>
        </w:rPr>
        <w:fldChar w:fldCharType="separate"/>
      </w:r>
      <w:ins w:id="677" w:author="Andreas Kuehne" w:date="2019-05-31T12:48:00Z">
        <w:r>
          <w:rPr>
            <w:noProof/>
            <w:webHidden/>
          </w:rPr>
          <w:t>105</w:t>
        </w:r>
        <w:r>
          <w:rPr>
            <w:noProof/>
            <w:webHidden/>
          </w:rPr>
          <w:fldChar w:fldCharType="end"/>
        </w:r>
        <w:r w:rsidRPr="00EE30CC">
          <w:rPr>
            <w:rStyle w:val="Hyperlink"/>
            <w:noProof/>
          </w:rPr>
          <w:fldChar w:fldCharType="end"/>
        </w:r>
      </w:ins>
    </w:p>
    <w:p w14:paraId="0035EB47" w14:textId="0108B3D6" w:rsidR="00DC7A78" w:rsidRDefault="00DC7A78">
      <w:pPr>
        <w:pStyle w:val="Verzeichnis3"/>
        <w:tabs>
          <w:tab w:val="right" w:leader="dot" w:pos="9350"/>
        </w:tabs>
        <w:rPr>
          <w:ins w:id="678" w:author="Andreas Kuehne" w:date="2019-05-31T12:48:00Z"/>
          <w:rFonts w:asciiTheme="minorHAnsi" w:eastAsiaTheme="minorEastAsia" w:hAnsiTheme="minorHAnsi" w:cstheme="minorBidi"/>
          <w:noProof/>
          <w:sz w:val="22"/>
          <w:szCs w:val="22"/>
          <w:lang w:val="en-GB" w:eastAsia="en-GB"/>
        </w:rPr>
      </w:pPr>
      <w:ins w:id="679"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"_Toc10206921"</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4.5.5</w:t>
        </w:r>
        <w:r w:rsidRPr="00EE30CC">
          <w:rPr>
            <w:rStyle w:val="Hyperlink"/>
            <w:noProof/>
          </w:rPr>
          <w:t xml:space="preserve"> Component DocumentHash</w:t>
        </w:r>
        <w:r>
          <w:rPr>
            <w:noProof/>
            <w:webHidden/>
          </w:rPr>
          <w:tab/>
        </w:r>
        <w:r>
          <w:rPr>
            <w:noProof/>
            <w:webHidden/>
          </w:rPr>
          <w:fldChar w:fldCharType="begin"/>
        </w:r>
        <w:r>
          <w:rPr>
            <w:noProof/>
            <w:webHidden/>
          </w:rPr>
          <w:instrText xml:space="preserve"> PAGEREF _Toc10206921 \h </w:instrText>
        </w:r>
      </w:ins>
      <w:r>
        <w:rPr>
          <w:noProof/>
          <w:webHidden/>
        </w:rPr>
      </w:r>
      <w:r>
        <w:rPr>
          <w:noProof/>
          <w:webHidden/>
        </w:rPr>
        <w:fldChar w:fldCharType="separate"/>
      </w:r>
      <w:ins w:id="680" w:author="Andreas Kuehne" w:date="2019-05-31T12:48:00Z">
        <w:r>
          <w:rPr>
            <w:noProof/>
            <w:webHidden/>
          </w:rPr>
          <w:t>105</w:t>
        </w:r>
        <w:r>
          <w:rPr>
            <w:noProof/>
            <w:webHidden/>
          </w:rPr>
          <w:fldChar w:fldCharType="end"/>
        </w:r>
        <w:r w:rsidRPr="00EE30CC">
          <w:rPr>
            <w:rStyle w:val="Hyperlink"/>
            <w:noProof/>
          </w:rPr>
          <w:fldChar w:fldCharType="end"/>
        </w:r>
      </w:ins>
    </w:p>
    <w:p w14:paraId="2F8FA0C4" w14:textId="5F2B48A1" w:rsidR="00DC7A78" w:rsidRDefault="00DC7A78">
      <w:pPr>
        <w:pStyle w:val="Verzeichnis4"/>
        <w:tabs>
          <w:tab w:val="right" w:leader="dot" w:pos="9350"/>
        </w:tabs>
        <w:rPr>
          <w:ins w:id="681" w:author="Andreas Kuehne" w:date="2019-05-31T12:48:00Z"/>
          <w:rFonts w:asciiTheme="minorHAnsi" w:eastAsiaTheme="minorEastAsia" w:hAnsiTheme="minorHAnsi" w:cstheme="minorBidi"/>
          <w:noProof/>
          <w:sz w:val="22"/>
          <w:szCs w:val="22"/>
          <w:lang w:val="en-GB" w:eastAsia="en-GB"/>
        </w:rPr>
      </w:pPr>
      <w:ins w:id="682"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"_Toc10206922"</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4.5.5.1</w:t>
        </w:r>
        <w:r w:rsidRPr="00EE30CC">
          <w:rPr>
            <w:rStyle w:val="Hyperlink"/>
            <w:noProof/>
          </w:rPr>
          <w:t xml:space="preserve"> DocumentHash – JSON Syntax</w:t>
        </w:r>
        <w:r>
          <w:rPr>
            <w:noProof/>
            <w:webHidden/>
          </w:rPr>
          <w:tab/>
        </w:r>
        <w:r>
          <w:rPr>
            <w:noProof/>
            <w:webHidden/>
          </w:rPr>
          <w:fldChar w:fldCharType="begin"/>
        </w:r>
        <w:r>
          <w:rPr>
            <w:noProof/>
            <w:webHidden/>
          </w:rPr>
          <w:instrText xml:space="preserve"> PAGEREF _Toc10206922 \h </w:instrText>
        </w:r>
      </w:ins>
      <w:r>
        <w:rPr>
          <w:noProof/>
          <w:webHidden/>
        </w:rPr>
      </w:r>
      <w:r>
        <w:rPr>
          <w:noProof/>
          <w:webHidden/>
        </w:rPr>
        <w:fldChar w:fldCharType="separate"/>
      </w:r>
      <w:ins w:id="683" w:author="Andreas Kuehne" w:date="2019-05-31T12:48:00Z">
        <w:r>
          <w:rPr>
            <w:noProof/>
            <w:webHidden/>
          </w:rPr>
          <w:t>106</w:t>
        </w:r>
        <w:r>
          <w:rPr>
            <w:noProof/>
            <w:webHidden/>
          </w:rPr>
          <w:fldChar w:fldCharType="end"/>
        </w:r>
        <w:r w:rsidRPr="00EE30CC">
          <w:rPr>
            <w:rStyle w:val="Hyperlink"/>
            <w:noProof/>
          </w:rPr>
          <w:fldChar w:fldCharType="end"/>
        </w:r>
      </w:ins>
    </w:p>
    <w:p w14:paraId="34174BDB" w14:textId="16B9B893" w:rsidR="00DC7A78" w:rsidRDefault="00DC7A78">
      <w:pPr>
        <w:pStyle w:val="Verzeichnis4"/>
        <w:tabs>
          <w:tab w:val="right" w:leader="dot" w:pos="9350"/>
        </w:tabs>
        <w:rPr>
          <w:ins w:id="684" w:author="Andreas Kuehne" w:date="2019-05-31T12:48:00Z"/>
          <w:rFonts w:asciiTheme="minorHAnsi" w:eastAsiaTheme="minorEastAsia" w:hAnsiTheme="minorHAnsi" w:cstheme="minorBidi"/>
          <w:noProof/>
          <w:sz w:val="22"/>
          <w:szCs w:val="22"/>
          <w:lang w:val="en-GB" w:eastAsia="en-GB"/>
        </w:rPr>
      </w:pPr>
      <w:ins w:id="685"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"_Toc10206923"</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4.5.5.2</w:t>
        </w:r>
        <w:r w:rsidRPr="00EE30CC">
          <w:rPr>
            <w:rStyle w:val="Hyperlink"/>
            <w:noProof/>
          </w:rPr>
          <w:t xml:space="preserve"> DocumentHash – XML Syntax</w:t>
        </w:r>
        <w:r>
          <w:rPr>
            <w:noProof/>
            <w:webHidden/>
          </w:rPr>
          <w:tab/>
        </w:r>
        <w:r>
          <w:rPr>
            <w:noProof/>
            <w:webHidden/>
          </w:rPr>
          <w:fldChar w:fldCharType="begin"/>
        </w:r>
        <w:r>
          <w:rPr>
            <w:noProof/>
            <w:webHidden/>
          </w:rPr>
          <w:instrText xml:space="preserve"> PAGEREF _Toc10206923 \h </w:instrText>
        </w:r>
      </w:ins>
      <w:r>
        <w:rPr>
          <w:noProof/>
          <w:webHidden/>
        </w:rPr>
      </w:r>
      <w:r>
        <w:rPr>
          <w:noProof/>
          <w:webHidden/>
        </w:rPr>
        <w:fldChar w:fldCharType="separate"/>
      </w:r>
      <w:ins w:id="686" w:author="Andreas Kuehne" w:date="2019-05-31T12:48:00Z">
        <w:r>
          <w:rPr>
            <w:noProof/>
            <w:webHidden/>
          </w:rPr>
          <w:t>107</w:t>
        </w:r>
        <w:r>
          <w:rPr>
            <w:noProof/>
            <w:webHidden/>
          </w:rPr>
          <w:fldChar w:fldCharType="end"/>
        </w:r>
        <w:r w:rsidRPr="00EE30CC">
          <w:rPr>
            <w:rStyle w:val="Hyperlink"/>
            <w:noProof/>
          </w:rPr>
          <w:fldChar w:fldCharType="end"/>
        </w:r>
      </w:ins>
    </w:p>
    <w:p w14:paraId="7CC5F1D0" w14:textId="4A90ACC8" w:rsidR="00DC7A78" w:rsidRDefault="00DC7A78">
      <w:pPr>
        <w:pStyle w:val="Verzeichnis3"/>
        <w:tabs>
          <w:tab w:val="right" w:leader="dot" w:pos="9350"/>
        </w:tabs>
        <w:rPr>
          <w:ins w:id="687" w:author="Andreas Kuehne" w:date="2019-05-31T12:48:00Z"/>
          <w:rFonts w:asciiTheme="minorHAnsi" w:eastAsiaTheme="minorEastAsia" w:hAnsiTheme="minorHAnsi" w:cstheme="minorBidi"/>
          <w:noProof/>
          <w:sz w:val="22"/>
          <w:szCs w:val="22"/>
          <w:lang w:val="en-GB" w:eastAsia="en-GB"/>
        </w:rPr>
      </w:pPr>
      <w:ins w:id="688"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"_Toc10206924"</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4.5.6</w:t>
        </w:r>
        <w:r w:rsidRPr="00EE30CC">
          <w:rPr>
            <w:rStyle w:val="Hyperlink"/>
            <w:noProof/>
          </w:rPr>
          <w:t xml:space="preserve"> Component SignatureObject</w:t>
        </w:r>
        <w:r>
          <w:rPr>
            <w:noProof/>
            <w:webHidden/>
          </w:rPr>
          <w:tab/>
        </w:r>
        <w:r>
          <w:rPr>
            <w:noProof/>
            <w:webHidden/>
          </w:rPr>
          <w:fldChar w:fldCharType="begin"/>
        </w:r>
        <w:r>
          <w:rPr>
            <w:noProof/>
            <w:webHidden/>
          </w:rPr>
          <w:instrText xml:space="preserve"> PAGEREF _Toc10206924 \h </w:instrText>
        </w:r>
      </w:ins>
      <w:r>
        <w:rPr>
          <w:noProof/>
          <w:webHidden/>
        </w:rPr>
      </w:r>
      <w:r>
        <w:rPr>
          <w:noProof/>
          <w:webHidden/>
        </w:rPr>
        <w:fldChar w:fldCharType="separate"/>
      </w:r>
      <w:ins w:id="689" w:author="Andreas Kuehne" w:date="2019-05-31T12:48:00Z">
        <w:r>
          <w:rPr>
            <w:noProof/>
            <w:webHidden/>
          </w:rPr>
          <w:t>107</w:t>
        </w:r>
        <w:r>
          <w:rPr>
            <w:noProof/>
            <w:webHidden/>
          </w:rPr>
          <w:fldChar w:fldCharType="end"/>
        </w:r>
        <w:r w:rsidRPr="00EE30CC">
          <w:rPr>
            <w:rStyle w:val="Hyperlink"/>
            <w:noProof/>
          </w:rPr>
          <w:fldChar w:fldCharType="end"/>
        </w:r>
      </w:ins>
    </w:p>
    <w:p w14:paraId="50DAAFEC" w14:textId="427D037D" w:rsidR="00DC7A78" w:rsidRDefault="00DC7A78">
      <w:pPr>
        <w:pStyle w:val="Verzeichnis4"/>
        <w:tabs>
          <w:tab w:val="right" w:leader="dot" w:pos="9350"/>
        </w:tabs>
        <w:rPr>
          <w:ins w:id="690" w:author="Andreas Kuehne" w:date="2019-05-31T12:48:00Z"/>
          <w:rFonts w:asciiTheme="minorHAnsi" w:eastAsiaTheme="minorEastAsia" w:hAnsiTheme="minorHAnsi" w:cstheme="minorBidi"/>
          <w:noProof/>
          <w:sz w:val="22"/>
          <w:szCs w:val="22"/>
          <w:lang w:val="en-GB" w:eastAsia="en-GB"/>
        </w:rPr>
      </w:pPr>
      <w:ins w:id="691"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"_Toc10206925"</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4.5.6.1</w:t>
        </w:r>
        <w:r w:rsidRPr="00EE30CC">
          <w:rPr>
            <w:rStyle w:val="Hyperlink"/>
            <w:noProof/>
          </w:rPr>
          <w:t xml:space="preserve"> SignatureObject – JSON Syntax</w:t>
        </w:r>
        <w:r>
          <w:rPr>
            <w:noProof/>
            <w:webHidden/>
          </w:rPr>
          <w:tab/>
        </w:r>
        <w:r>
          <w:rPr>
            <w:noProof/>
            <w:webHidden/>
          </w:rPr>
          <w:fldChar w:fldCharType="begin"/>
        </w:r>
        <w:r>
          <w:rPr>
            <w:noProof/>
            <w:webHidden/>
          </w:rPr>
          <w:instrText xml:space="preserve"> PAGEREF _Toc10206925 \h </w:instrText>
        </w:r>
      </w:ins>
      <w:r>
        <w:rPr>
          <w:noProof/>
          <w:webHidden/>
        </w:rPr>
      </w:r>
      <w:r>
        <w:rPr>
          <w:noProof/>
          <w:webHidden/>
        </w:rPr>
        <w:fldChar w:fldCharType="separate"/>
      </w:r>
      <w:ins w:id="692" w:author="Andreas Kuehne" w:date="2019-05-31T12:48:00Z">
        <w:r>
          <w:rPr>
            <w:noProof/>
            <w:webHidden/>
          </w:rPr>
          <w:t>108</w:t>
        </w:r>
        <w:r>
          <w:rPr>
            <w:noProof/>
            <w:webHidden/>
          </w:rPr>
          <w:fldChar w:fldCharType="end"/>
        </w:r>
        <w:r w:rsidRPr="00EE30CC">
          <w:rPr>
            <w:rStyle w:val="Hyperlink"/>
            <w:noProof/>
          </w:rPr>
          <w:fldChar w:fldCharType="end"/>
        </w:r>
      </w:ins>
    </w:p>
    <w:p w14:paraId="709BD835" w14:textId="04E5761E" w:rsidR="00DC7A78" w:rsidRDefault="00DC7A78">
      <w:pPr>
        <w:pStyle w:val="Verzeichnis4"/>
        <w:tabs>
          <w:tab w:val="right" w:leader="dot" w:pos="9350"/>
        </w:tabs>
        <w:rPr>
          <w:ins w:id="693" w:author="Andreas Kuehne" w:date="2019-05-31T12:48:00Z"/>
          <w:rFonts w:asciiTheme="minorHAnsi" w:eastAsiaTheme="minorEastAsia" w:hAnsiTheme="minorHAnsi" w:cstheme="minorBidi"/>
          <w:noProof/>
          <w:sz w:val="22"/>
          <w:szCs w:val="22"/>
          <w:lang w:val="en-GB" w:eastAsia="en-GB"/>
        </w:rPr>
      </w:pPr>
      <w:ins w:id="694"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"_Toc10206926"</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4.5.6.2</w:t>
        </w:r>
        <w:r w:rsidRPr="00EE30CC">
          <w:rPr>
            <w:rStyle w:val="Hyperlink"/>
            <w:noProof/>
          </w:rPr>
          <w:t xml:space="preserve"> SignatureObject – XML Syntax</w:t>
        </w:r>
        <w:r>
          <w:rPr>
            <w:noProof/>
            <w:webHidden/>
          </w:rPr>
          <w:tab/>
        </w:r>
        <w:r>
          <w:rPr>
            <w:noProof/>
            <w:webHidden/>
          </w:rPr>
          <w:fldChar w:fldCharType="begin"/>
        </w:r>
        <w:r>
          <w:rPr>
            <w:noProof/>
            <w:webHidden/>
          </w:rPr>
          <w:instrText xml:space="preserve"> PAGEREF _Toc10206926 \h </w:instrText>
        </w:r>
      </w:ins>
      <w:r>
        <w:rPr>
          <w:noProof/>
          <w:webHidden/>
        </w:rPr>
      </w:r>
      <w:r>
        <w:rPr>
          <w:noProof/>
          <w:webHidden/>
        </w:rPr>
        <w:fldChar w:fldCharType="separate"/>
      </w:r>
      <w:ins w:id="695" w:author="Andreas Kuehne" w:date="2019-05-31T12:48:00Z">
        <w:r>
          <w:rPr>
            <w:noProof/>
            <w:webHidden/>
          </w:rPr>
          <w:t>109</w:t>
        </w:r>
        <w:r>
          <w:rPr>
            <w:noProof/>
            <w:webHidden/>
          </w:rPr>
          <w:fldChar w:fldCharType="end"/>
        </w:r>
        <w:r w:rsidRPr="00EE30CC">
          <w:rPr>
            <w:rStyle w:val="Hyperlink"/>
            <w:noProof/>
          </w:rPr>
          <w:fldChar w:fldCharType="end"/>
        </w:r>
      </w:ins>
    </w:p>
    <w:p w14:paraId="25C2638A" w14:textId="62530878" w:rsidR="00DC7A78" w:rsidRDefault="00DC7A78">
      <w:pPr>
        <w:pStyle w:val="Verzeichnis2"/>
        <w:tabs>
          <w:tab w:val="right" w:leader="dot" w:pos="9350"/>
        </w:tabs>
        <w:rPr>
          <w:ins w:id="696" w:author="Andreas Kuehne" w:date="2019-05-31T12:48:00Z"/>
          <w:rFonts w:asciiTheme="minorHAnsi" w:eastAsiaTheme="minorEastAsia" w:hAnsiTheme="minorHAnsi" w:cstheme="minorBidi"/>
          <w:noProof/>
          <w:sz w:val="22"/>
          <w:szCs w:val="22"/>
          <w:lang w:val="en-GB" w:eastAsia="en-GB"/>
        </w:rPr>
      </w:pPr>
      <w:ins w:id="697"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"_Toc10206927"</w:instrText>
        </w:r>
        <w:r w:rsidRPr="00EE30CC">
          <w:rPr>
            <w:rStyle w:val="Hyperlink"/>
            <w:noProof/>
          </w:rPr>
          <w:instrText xml:space="preserve"> </w:instrText>
        </w:r>
        <w:r w:rsidRPr="00EE30CC">
          <w:rPr>
            <w:rStyle w:val="Hyperlink"/>
            <w:noProof/>
          </w:rPr>
          <w:fldChar w:fldCharType="separate"/>
        </w:r>
        <w:r w:rsidRPr="00EE30CC">
          <w:rPr>
            <w:rStyle w:val="Hyperlink"/>
            <w:noProof/>
          </w:rPr>
          <w:t>4.6 Referenced Data Structure Models from other documents</w:t>
        </w:r>
        <w:r>
          <w:rPr>
            <w:noProof/>
            <w:webHidden/>
          </w:rPr>
          <w:tab/>
        </w:r>
        <w:r>
          <w:rPr>
            <w:noProof/>
            <w:webHidden/>
          </w:rPr>
          <w:fldChar w:fldCharType="begin"/>
        </w:r>
        <w:r>
          <w:rPr>
            <w:noProof/>
            <w:webHidden/>
          </w:rPr>
          <w:instrText xml:space="preserve"> PAGEREF _Toc10206927 \h </w:instrText>
        </w:r>
      </w:ins>
      <w:r>
        <w:rPr>
          <w:noProof/>
          <w:webHidden/>
        </w:rPr>
      </w:r>
      <w:r>
        <w:rPr>
          <w:noProof/>
          <w:webHidden/>
        </w:rPr>
        <w:fldChar w:fldCharType="separate"/>
      </w:r>
      <w:ins w:id="698" w:author="Andreas Kuehne" w:date="2019-05-31T12:48:00Z">
        <w:r>
          <w:rPr>
            <w:noProof/>
            <w:webHidden/>
          </w:rPr>
          <w:t>109</w:t>
        </w:r>
        <w:r>
          <w:rPr>
            <w:noProof/>
            <w:webHidden/>
          </w:rPr>
          <w:fldChar w:fldCharType="end"/>
        </w:r>
        <w:r w:rsidRPr="00EE30CC">
          <w:rPr>
            <w:rStyle w:val="Hyperlink"/>
            <w:noProof/>
          </w:rPr>
          <w:fldChar w:fldCharType="end"/>
        </w:r>
      </w:ins>
    </w:p>
    <w:p w14:paraId="2D716965" w14:textId="251BB97A" w:rsidR="00DC7A78" w:rsidRDefault="00DC7A78">
      <w:pPr>
        <w:pStyle w:val="Verzeichnis3"/>
        <w:tabs>
          <w:tab w:val="right" w:leader="dot" w:pos="9350"/>
        </w:tabs>
        <w:rPr>
          <w:ins w:id="699" w:author="Andreas Kuehne" w:date="2019-05-31T12:48:00Z"/>
          <w:rFonts w:asciiTheme="minorHAnsi" w:eastAsiaTheme="minorEastAsia" w:hAnsiTheme="minorHAnsi" w:cstheme="minorBidi"/>
          <w:noProof/>
          <w:sz w:val="22"/>
          <w:szCs w:val="22"/>
          <w:lang w:val="en-GB" w:eastAsia="en-GB"/>
        </w:rPr>
      </w:pPr>
      <w:ins w:id="700"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"_Toc10206928"</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4.6.1</w:t>
        </w:r>
        <w:r w:rsidRPr="00EE30CC">
          <w:rPr>
            <w:rStyle w:val="Hyperlink"/>
            <w:noProof/>
          </w:rPr>
          <w:t xml:space="preserve"> Component NameID</w:t>
        </w:r>
        <w:r>
          <w:rPr>
            <w:noProof/>
            <w:webHidden/>
          </w:rPr>
          <w:tab/>
        </w:r>
        <w:r>
          <w:rPr>
            <w:noProof/>
            <w:webHidden/>
          </w:rPr>
          <w:fldChar w:fldCharType="begin"/>
        </w:r>
        <w:r>
          <w:rPr>
            <w:noProof/>
            <w:webHidden/>
          </w:rPr>
          <w:instrText xml:space="preserve"> PAGEREF _Toc10206928 \h </w:instrText>
        </w:r>
      </w:ins>
      <w:r>
        <w:rPr>
          <w:noProof/>
          <w:webHidden/>
        </w:rPr>
      </w:r>
      <w:r>
        <w:rPr>
          <w:noProof/>
          <w:webHidden/>
        </w:rPr>
        <w:fldChar w:fldCharType="separate"/>
      </w:r>
      <w:ins w:id="701" w:author="Andreas Kuehne" w:date="2019-05-31T12:48:00Z">
        <w:r>
          <w:rPr>
            <w:noProof/>
            <w:webHidden/>
          </w:rPr>
          <w:t>109</w:t>
        </w:r>
        <w:r>
          <w:rPr>
            <w:noProof/>
            <w:webHidden/>
          </w:rPr>
          <w:fldChar w:fldCharType="end"/>
        </w:r>
        <w:r w:rsidRPr="00EE30CC">
          <w:rPr>
            <w:rStyle w:val="Hyperlink"/>
            <w:noProof/>
          </w:rPr>
          <w:fldChar w:fldCharType="end"/>
        </w:r>
      </w:ins>
    </w:p>
    <w:p w14:paraId="72E50D5F" w14:textId="09828F3D" w:rsidR="00DC7A78" w:rsidRDefault="00DC7A78">
      <w:pPr>
        <w:pStyle w:val="Verzeichnis4"/>
        <w:tabs>
          <w:tab w:val="right" w:leader="dot" w:pos="9350"/>
        </w:tabs>
        <w:rPr>
          <w:ins w:id="702" w:author="Andreas Kuehne" w:date="2019-05-31T12:48:00Z"/>
          <w:rFonts w:asciiTheme="minorHAnsi" w:eastAsiaTheme="minorEastAsia" w:hAnsiTheme="minorHAnsi" w:cstheme="minorBidi"/>
          <w:noProof/>
          <w:sz w:val="22"/>
          <w:szCs w:val="22"/>
          <w:lang w:val="en-GB" w:eastAsia="en-GB"/>
        </w:rPr>
      </w:pPr>
      <w:ins w:id="703"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"_Toc10206929"</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4.6.1.1</w:t>
        </w:r>
        <w:r w:rsidRPr="00EE30CC">
          <w:rPr>
            <w:rStyle w:val="Hyperlink"/>
            <w:noProof/>
          </w:rPr>
          <w:t xml:space="preserve"> NameID – JSON Syntax</w:t>
        </w:r>
        <w:r>
          <w:rPr>
            <w:noProof/>
            <w:webHidden/>
          </w:rPr>
          <w:tab/>
        </w:r>
        <w:r>
          <w:rPr>
            <w:noProof/>
            <w:webHidden/>
          </w:rPr>
          <w:fldChar w:fldCharType="begin"/>
        </w:r>
        <w:r>
          <w:rPr>
            <w:noProof/>
            <w:webHidden/>
          </w:rPr>
          <w:instrText xml:space="preserve"> PAGEREF _Toc10206929 \h </w:instrText>
        </w:r>
      </w:ins>
      <w:r>
        <w:rPr>
          <w:noProof/>
          <w:webHidden/>
        </w:rPr>
      </w:r>
      <w:r>
        <w:rPr>
          <w:noProof/>
          <w:webHidden/>
        </w:rPr>
        <w:fldChar w:fldCharType="separate"/>
      </w:r>
      <w:ins w:id="704" w:author="Andreas Kuehne" w:date="2019-05-31T12:48:00Z">
        <w:r>
          <w:rPr>
            <w:noProof/>
            <w:webHidden/>
          </w:rPr>
          <w:t>110</w:t>
        </w:r>
        <w:r>
          <w:rPr>
            <w:noProof/>
            <w:webHidden/>
          </w:rPr>
          <w:fldChar w:fldCharType="end"/>
        </w:r>
        <w:r w:rsidRPr="00EE30CC">
          <w:rPr>
            <w:rStyle w:val="Hyperlink"/>
            <w:noProof/>
          </w:rPr>
          <w:fldChar w:fldCharType="end"/>
        </w:r>
      </w:ins>
    </w:p>
    <w:p w14:paraId="583EF2DE" w14:textId="4002E20C" w:rsidR="00DC7A78" w:rsidRDefault="00DC7A78">
      <w:pPr>
        <w:pStyle w:val="Verzeichnis4"/>
        <w:tabs>
          <w:tab w:val="right" w:leader="dot" w:pos="9350"/>
        </w:tabs>
        <w:rPr>
          <w:ins w:id="705" w:author="Andreas Kuehne" w:date="2019-05-31T12:48:00Z"/>
          <w:rFonts w:asciiTheme="minorHAnsi" w:eastAsiaTheme="minorEastAsia" w:hAnsiTheme="minorHAnsi" w:cstheme="minorBidi"/>
          <w:noProof/>
          <w:sz w:val="22"/>
          <w:szCs w:val="22"/>
          <w:lang w:val="en-GB" w:eastAsia="en-GB"/>
        </w:rPr>
      </w:pPr>
      <w:ins w:id="706"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"_Toc10206930"</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4.6.1.2</w:t>
        </w:r>
        <w:r w:rsidRPr="00EE30CC">
          <w:rPr>
            <w:rStyle w:val="Hyperlink"/>
            <w:noProof/>
          </w:rPr>
          <w:t xml:space="preserve"> NameID – XML Syntax</w:t>
        </w:r>
        <w:r>
          <w:rPr>
            <w:noProof/>
            <w:webHidden/>
          </w:rPr>
          <w:tab/>
        </w:r>
        <w:r>
          <w:rPr>
            <w:noProof/>
            <w:webHidden/>
          </w:rPr>
          <w:fldChar w:fldCharType="begin"/>
        </w:r>
        <w:r>
          <w:rPr>
            <w:noProof/>
            <w:webHidden/>
          </w:rPr>
          <w:instrText xml:space="preserve"> PAGEREF _Toc10206930 \h </w:instrText>
        </w:r>
      </w:ins>
      <w:r>
        <w:rPr>
          <w:noProof/>
          <w:webHidden/>
        </w:rPr>
      </w:r>
      <w:r>
        <w:rPr>
          <w:noProof/>
          <w:webHidden/>
        </w:rPr>
        <w:fldChar w:fldCharType="separate"/>
      </w:r>
      <w:ins w:id="707" w:author="Andreas Kuehne" w:date="2019-05-31T12:48:00Z">
        <w:r>
          <w:rPr>
            <w:noProof/>
            <w:webHidden/>
          </w:rPr>
          <w:t>111</w:t>
        </w:r>
        <w:r>
          <w:rPr>
            <w:noProof/>
            <w:webHidden/>
          </w:rPr>
          <w:fldChar w:fldCharType="end"/>
        </w:r>
        <w:r w:rsidRPr="00EE30CC">
          <w:rPr>
            <w:rStyle w:val="Hyperlink"/>
            <w:noProof/>
          </w:rPr>
          <w:fldChar w:fldCharType="end"/>
        </w:r>
      </w:ins>
    </w:p>
    <w:p w14:paraId="01F80425" w14:textId="220857E2" w:rsidR="00DC7A78" w:rsidRDefault="00DC7A78">
      <w:pPr>
        <w:pStyle w:val="Verzeichnis3"/>
        <w:tabs>
          <w:tab w:val="right" w:leader="dot" w:pos="9350"/>
        </w:tabs>
        <w:rPr>
          <w:ins w:id="708" w:author="Andreas Kuehne" w:date="2019-05-31T12:48:00Z"/>
          <w:rFonts w:asciiTheme="minorHAnsi" w:eastAsiaTheme="minorEastAsia" w:hAnsiTheme="minorHAnsi" w:cstheme="minorBidi"/>
          <w:noProof/>
          <w:sz w:val="22"/>
          <w:szCs w:val="22"/>
          <w:lang w:val="en-GB" w:eastAsia="en-GB"/>
        </w:rPr>
      </w:pPr>
      <w:ins w:id="709"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"_Toc10206931"</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4.6.2</w:t>
        </w:r>
        <w:r w:rsidRPr="00EE30CC">
          <w:rPr>
            <w:rStyle w:val="Hyperlink"/>
            <w:noProof/>
          </w:rPr>
          <w:t xml:space="preserve"> Component Transforms</w:t>
        </w:r>
        <w:r>
          <w:rPr>
            <w:noProof/>
            <w:webHidden/>
          </w:rPr>
          <w:tab/>
        </w:r>
        <w:r>
          <w:rPr>
            <w:noProof/>
            <w:webHidden/>
          </w:rPr>
          <w:fldChar w:fldCharType="begin"/>
        </w:r>
        <w:r>
          <w:rPr>
            <w:noProof/>
            <w:webHidden/>
          </w:rPr>
          <w:instrText xml:space="preserve"> PAGEREF _Toc10206931 \h </w:instrText>
        </w:r>
      </w:ins>
      <w:r>
        <w:rPr>
          <w:noProof/>
          <w:webHidden/>
        </w:rPr>
      </w:r>
      <w:r>
        <w:rPr>
          <w:noProof/>
          <w:webHidden/>
        </w:rPr>
        <w:fldChar w:fldCharType="separate"/>
      </w:r>
      <w:ins w:id="710" w:author="Andreas Kuehne" w:date="2019-05-31T12:48:00Z">
        <w:r>
          <w:rPr>
            <w:noProof/>
            <w:webHidden/>
          </w:rPr>
          <w:t>111</w:t>
        </w:r>
        <w:r>
          <w:rPr>
            <w:noProof/>
            <w:webHidden/>
          </w:rPr>
          <w:fldChar w:fldCharType="end"/>
        </w:r>
        <w:r w:rsidRPr="00EE30CC">
          <w:rPr>
            <w:rStyle w:val="Hyperlink"/>
            <w:noProof/>
          </w:rPr>
          <w:fldChar w:fldCharType="end"/>
        </w:r>
      </w:ins>
    </w:p>
    <w:p w14:paraId="22C3BC96" w14:textId="2D4A9DBE" w:rsidR="00DC7A78" w:rsidRDefault="00DC7A78">
      <w:pPr>
        <w:pStyle w:val="Verzeichnis4"/>
        <w:tabs>
          <w:tab w:val="right" w:leader="dot" w:pos="9350"/>
        </w:tabs>
        <w:rPr>
          <w:ins w:id="711" w:author="Andreas Kuehne" w:date="2019-05-31T12:48:00Z"/>
          <w:rFonts w:asciiTheme="minorHAnsi" w:eastAsiaTheme="minorEastAsia" w:hAnsiTheme="minorHAnsi" w:cstheme="minorBidi"/>
          <w:noProof/>
          <w:sz w:val="22"/>
          <w:szCs w:val="22"/>
          <w:lang w:val="en-GB" w:eastAsia="en-GB"/>
        </w:rPr>
      </w:pPr>
      <w:ins w:id="712"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"_Toc10206932"</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4.6.2.1</w:t>
        </w:r>
        <w:r w:rsidRPr="00EE30CC">
          <w:rPr>
            <w:rStyle w:val="Hyperlink"/>
            <w:noProof/>
          </w:rPr>
          <w:t xml:space="preserve"> Transforms – JSON Syntax</w:t>
        </w:r>
        <w:r>
          <w:rPr>
            <w:noProof/>
            <w:webHidden/>
          </w:rPr>
          <w:tab/>
        </w:r>
        <w:r>
          <w:rPr>
            <w:noProof/>
            <w:webHidden/>
          </w:rPr>
          <w:fldChar w:fldCharType="begin"/>
        </w:r>
        <w:r>
          <w:rPr>
            <w:noProof/>
            <w:webHidden/>
          </w:rPr>
          <w:instrText xml:space="preserve"> PAGEREF _Toc10206932 \h </w:instrText>
        </w:r>
      </w:ins>
      <w:r>
        <w:rPr>
          <w:noProof/>
          <w:webHidden/>
        </w:rPr>
      </w:r>
      <w:r>
        <w:rPr>
          <w:noProof/>
          <w:webHidden/>
        </w:rPr>
        <w:fldChar w:fldCharType="separate"/>
      </w:r>
      <w:ins w:id="713" w:author="Andreas Kuehne" w:date="2019-05-31T12:48:00Z">
        <w:r>
          <w:rPr>
            <w:noProof/>
            <w:webHidden/>
          </w:rPr>
          <w:t>111</w:t>
        </w:r>
        <w:r>
          <w:rPr>
            <w:noProof/>
            <w:webHidden/>
          </w:rPr>
          <w:fldChar w:fldCharType="end"/>
        </w:r>
        <w:r w:rsidRPr="00EE30CC">
          <w:rPr>
            <w:rStyle w:val="Hyperlink"/>
            <w:noProof/>
          </w:rPr>
          <w:fldChar w:fldCharType="end"/>
        </w:r>
      </w:ins>
    </w:p>
    <w:p w14:paraId="4A26825D" w14:textId="0F5D20B3" w:rsidR="00DC7A78" w:rsidRDefault="00DC7A78">
      <w:pPr>
        <w:pStyle w:val="Verzeichnis4"/>
        <w:tabs>
          <w:tab w:val="right" w:leader="dot" w:pos="9350"/>
        </w:tabs>
        <w:rPr>
          <w:ins w:id="714" w:author="Andreas Kuehne" w:date="2019-05-31T12:48:00Z"/>
          <w:rFonts w:asciiTheme="minorHAnsi" w:eastAsiaTheme="minorEastAsia" w:hAnsiTheme="minorHAnsi" w:cstheme="minorBidi"/>
          <w:noProof/>
          <w:sz w:val="22"/>
          <w:szCs w:val="22"/>
          <w:lang w:val="en-GB" w:eastAsia="en-GB"/>
        </w:rPr>
      </w:pPr>
      <w:ins w:id="715"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"_Toc10206933"</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4.6.2.2</w:t>
        </w:r>
        <w:r w:rsidRPr="00EE30CC">
          <w:rPr>
            <w:rStyle w:val="Hyperlink"/>
            <w:noProof/>
          </w:rPr>
          <w:t xml:space="preserve"> Transforms – XML Syntax</w:t>
        </w:r>
        <w:r>
          <w:rPr>
            <w:noProof/>
            <w:webHidden/>
          </w:rPr>
          <w:tab/>
        </w:r>
        <w:r>
          <w:rPr>
            <w:noProof/>
            <w:webHidden/>
          </w:rPr>
          <w:fldChar w:fldCharType="begin"/>
        </w:r>
        <w:r>
          <w:rPr>
            <w:noProof/>
            <w:webHidden/>
          </w:rPr>
          <w:instrText xml:space="preserve"> PAGEREF _Toc10206933 \h </w:instrText>
        </w:r>
      </w:ins>
      <w:r>
        <w:rPr>
          <w:noProof/>
          <w:webHidden/>
        </w:rPr>
      </w:r>
      <w:r>
        <w:rPr>
          <w:noProof/>
          <w:webHidden/>
        </w:rPr>
        <w:fldChar w:fldCharType="separate"/>
      </w:r>
      <w:ins w:id="716" w:author="Andreas Kuehne" w:date="2019-05-31T12:48:00Z">
        <w:r>
          <w:rPr>
            <w:noProof/>
            <w:webHidden/>
          </w:rPr>
          <w:t>112</w:t>
        </w:r>
        <w:r>
          <w:rPr>
            <w:noProof/>
            <w:webHidden/>
          </w:rPr>
          <w:fldChar w:fldCharType="end"/>
        </w:r>
        <w:r w:rsidRPr="00EE30CC">
          <w:rPr>
            <w:rStyle w:val="Hyperlink"/>
            <w:noProof/>
          </w:rPr>
          <w:fldChar w:fldCharType="end"/>
        </w:r>
      </w:ins>
    </w:p>
    <w:p w14:paraId="4263F949" w14:textId="5883EE34" w:rsidR="00DC7A78" w:rsidRDefault="00DC7A78">
      <w:pPr>
        <w:pStyle w:val="Verzeichnis3"/>
        <w:tabs>
          <w:tab w:val="right" w:leader="dot" w:pos="9350"/>
        </w:tabs>
        <w:rPr>
          <w:ins w:id="717" w:author="Andreas Kuehne" w:date="2019-05-31T12:48:00Z"/>
          <w:rFonts w:asciiTheme="minorHAnsi" w:eastAsiaTheme="minorEastAsia" w:hAnsiTheme="minorHAnsi" w:cstheme="minorBidi"/>
          <w:noProof/>
          <w:sz w:val="22"/>
          <w:szCs w:val="22"/>
          <w:lang w:val="en-GB" w:eastAsia="en-GB"/>
        </w:rPr>
      </w:pPr>
      <w:ins w:id="718"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"_Toc10206934"</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4.6.3</w:t>
        </w:r>
        <w:r w:rsidRPr="00EE30CC">
          <w:rPr>
            <w:rStyle w:val="Hyperlink"/>
            <w:noProof/>
          </w:rPr>
          <w:t xml:space="preserve"> Component Transform</w:t>
        </w:r>
        <w:r>
          <w:rPr>
            <w:noProof/>
            <w:webHidden/>
          </w:rPr>
          <w:tab/>
        </w:r>
        <w:r>
          <w:rPr>
            <w:noProof/>
            <w:webHidden/>
          </w:rPr>
          <w:fldChar w:fldCharType="begin"/>
        </w:r>
        <w:r>
          <w:rPr>
            <w:noProof/>
            <w:webHidden/>
          </w:rPr>
          <w:instrText xml:space="preserve"> PAGEREF _Toc10206934 \h </w:instrText>
        </w:r>
      </w:ins>
      <w:r>
        <w:rPr>
          <w:noProof/>
          <w:webHidden/>
        </w:rPr>
      </w:r>
      <w:r>
        <w:rPr>
          <w:noProof/>
          <w:webHidden/>
        </w:rPr>
        <w:fldChar w:fldCharType="separate"/>
      </w:r>
      <w:ins w:id="719" w:author="Andreas Kuehne" w:date="2019-05-31T12:48:00Z">
        <w:r>
          <w:rPr>
            <w:noProof/>
            <w:webHidden/>
          </w:rPr>
          <w:t>112</w:t>
        </w:r>
        <w:r>
          <w:rPr>
            <w:noProof/>
            <w:webHidden/>
          </w:rPr>
          <w:fldChar w:fldCharType="end"/>
        </w:r>
        <w:r w:rsidRPr="00EE30CC">
          <w:rPr>
            <w:rStyle w:val="Hyperlink"/>
            <w:noProof/>
          </w:rPr>
          <w:fldChar w:fldCharType="end"/>
        </w:r>
      </w:ins>
    </w:p>
    <w:p w14:paraId="105F34A6" w14:textId="724C462F" w:rsidR="00DC7A78" w:rsidRDefault="00DC7A78">
      <w:pPr>
        <w:pStyle w:val="Verzeichnis4"/>
        <w:tabs>
          <w:tab w:val="right" w:leader="dot" w:pos="9350"/>
        </w:tabs>
        <w:rPr>
          <w:ins w:id="720" w:author="Andreas Kuehne" w:date="2019-05-31T12:48:00Z"/>
          <w:rFonts w:asciiTheme="minorHAnsi" w:eastAsiaTheme="minorEastAsia" w:hAnsiTheme="minorHAnsi" w:cstheme="minorBidi"/>
          <w:noProof/>
          <w:sz w:val="22"/>
          <w:szCs w:val="22"/>
          <w:lang w:val="en-GB" w:eastAsia="en-GB"/>
        </w:rPr>
      </w:pPr>
      <w:ins w:id="721"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"_Toc10206935"</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4.6.3.1</w:t>
        </w:r>
        <w:r w:rsidRPr="00EE30CC">
          <w:rPr>
            <w:rStyle w:val="Hyperlink"/>
            <w:noProof/>
          </w:rPr>
          <w:t xml:space="preserve"> Transform – JSON Syntax</w:t>
        </w:r>
        <w:r>
          <w:rPr>
            <w:noProof/>
            <w:webHidden/>
          </w:rPr>
          <w:tab/>
        </w:r>
        <w:r>
          <w:rPr>
            <w:noProof/>
            <w:webHidden/>
          </w:rPr>
          <w:fldChar w:fldCharType="begin"/>
        </w:r>
        <w:r>
          <w:rPr>
            <w:noProof/>
            <w:webHidden/>
          </w:rPr>
          <w:instrText xml:space="preserve"> PAGEREF _Toc10206935 \h </w:instrText>
        </w:r>
      </w:ins>
      <w:r>
        <w:rPr>
          <w:noProof/>
          <w:webHidden/>
        </w:rPr>
      </w:r>
      <w:r>
        <w:rPr>
          <w:noProof/>
          <w:webHidden/>
        </w:rPr>
        <w:fldChar w:fldCharType="separate"/>
      </w:r>
      <w:ins w:id="722" w:author="Andreas Kuehne" w:date="2019-05-31T12:48:00Z">
        <w:r>
          <w:rPr>
            <w:noProof/>
            <w:webHidden/>
          </w:rPr>
          <w:t>113</w:t>
        </w:r>
        <w:r>
          <w:rPr>
            <w:noProof/>
            <w:webHidden/>
          </w:rPr>
          <w:fldChar w:fldCharType="end"/>
        </w:r>
        <w:r w:rsidRPr="00EE30CC">
          <w:rPr>
            <w:rStyle w:val="Hyperlink"/>
            <w:noProof/>
          </w:rPr>
          <w:fldChar w:fldCharType="end"/>
        </w:r>
      </w:ins>
    </w:p>
    <w:p w14:paraId="2F737097" w14:textId="5BADE053" w:rsidR="00DC7A78" w:rsidRDefault="00DC7A78">
      <w:pPr>
        <w:pStyle w:val="Verzeichnis4"/>
        <w:tabs>
          <w:tab w:val="right" w:leader="dot" w:pos="9350"/>
        </w:tabs>
        <w:rPr>
          <w:ins w:id="723" w:author="Andreas Kuehne" w:date="2019-05-31T12:48:00Z"/>
          <w:rFonts w:asciiTheme="minorHAnsi" w:eastAsiaTheme="minorEastAsia" w:hAnsiTheme="minorHAnsi" w:cstheme="minorBidi"/>
          <w:noProof/>
          <w:sz w:val="22"/>
          <w:szCs w:val="22"/>
          <w:lang w:val="en-GB" w:eastAsia="en-GB"/>
        </w:rPr>
      </w:pPr>
      <w:ins w:id="724"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"_Toc10206936"</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4.6.3.2</w:t>
        </w:r>
        <w:r w:rsidRPr="00EE30CC">
          <w:rPr>
            <w:rStyle w:val="Hyperlink"/>
            <w:noProof/>
          </w:rPr>
          <w:t xml:space="preserve"> Transform – XML Syntax</w:t>
        </w:r>
        <w:r>
          <w:rPr>
            <w:noProof/>
            <w:webHidden/>
          </w:rPr>
          <w:tab/>
        </w:r>
        <w:r>
          <w:rPr>
            <w:noProof/>
            <w:webHidden/>
          </w:rPr>
          <w:fldChar w:fldCharType="begin"/>
        </w:r>
        <w:r>
          <w:rPr>
            <w:noProof/>
            <w:webHidden/>
          </w:rPr>
          <w:instrText xml:space="preserve"> PAGEREF _Toc10206936 \h </w:instrText>
        </w:r>
      </w:ins>
      <w:r>
        <w:rPr>
          <w:noProof/>
          <w:webHidden/>
        </w:rPr>
      </w:r>
      <w:r>
        <w:rPr>
          <w:noProof/>
          <w:webHidden/>
        </w:rPr>
        <w:fldChar w:fldCharType="separate"/>
      </w:r>
      <w:ins w:id="725" w:author="Andreas Kuehne" w:date="2019-05-31T12:48:00Z">
        <w:r>
          <w:rPr>
            <w:noProof/>
            <w:webHidden/>
          </w:rPr>
          <w:t>114</w:t>
        </w:r>
        <w:r>
          <w:rPr>
            <w:noProof/>
            <w:webHidden/>
          </w:rPr>
          <w:fldChar w:fldCharType="end"/>
        </w:r>
        <w:r w:rsidRPr="00EE30CC">
          <w:rPr>
            <w:rStyle w:val="Hyperlink"/>
            <w:noProof/>
          </w:rPr>
          <w:fldChar w:fldCharType="end"/>
        </w:r>
      </w:ins>
    </w:p>
    <w:p w14:paraId="7AB311BD" w14:textId="37A3F7A2" w:rsidR="00DC7A78" w:rsidRDefault="00DC7A78">
      <w:pPr>
        <w:pStyle w:val="Verzeichnis2"/>
        <w:tabs>
          <w:tab w:val="right" w:leader="dot" w:pos="9350"/>
        </w:tabs>
        <w:rPr>
          <w:ins w:id="726" w:author="Andreas Kuehne" w:date="2019-05-31T12:48:00Z"/>
          <w:rFonts w:asciiTheme="minorHAnsi" w:eastAsiaTheme="minorEastAsia" w:hAnsiTheme="minorHAnsi" w:cstheme="minorBidi"/>
          <w:noProof/>
          <w:sz w:val="22"/>
          <w:szCs w:val="22"/>
          <w:lang w:val="en-GB" w:eastAsia="en-GB"/>
        </w:rPr>
      </w:pPr>
      <w:ins w:id="727"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"_Toc10206937"</w:instrText>
        </w:r>
        <w:r w:rsidRPr="00EE30CC">
          <w:rPr>
            <w:rStyle w:val="Hyperlink"/>
            <w:noProof/>
          </w:rPr>
          <w:instrText xml:space="preserve"> </w:instrText>
        </w:r>
        <w:r w:rsidRPr="00EE30CC">
          <w:rPr>
            <w:rStyle w:val="Hyperlink"/>
            <w:noProof/>
          </w:rPr>
          <w:fldChar w:fldCharType="separate"/>
        </w:r>
        <w:r w:rsidRPr="00EE30CC">
          <w:rPr>
            <w:rStyle w:val="Hyperlink"/>
            <w:noProof/>
          </w:rPr>
          <w:t>4.7 Element / JSON name lookup tables</w:t>
        </w:r>
        <w:r>
          <w:rPr>
            <w:noProof/>
            <w:webHidden/>
          </w:rPr>
          <w:tab/>
        </w:r>
        <w:r>
          <w:rPr>
            <w:noProof/>
            <w:webHidden/>
          </w:rPr>
          <w:fldChar w:fldCharType="begin"/>
        </w:r>
        <w:r>
          <w:rPr>
            <w:noProof/>
            <w:webHidden/>
          </w:rPr>
          <w:instrText xml:space="preserve"> PAGEREF _Toc10206937 \h </w:instrText>
        </w:r>
      </w:ins>
      <w:r>
        <w:rPr>
          <w:noProof/>
          <w:webHidden/>
        </w:rPr>
      </w:r>
      <w:r>
        <w:rPr>
          <w:noProof/>
          <w:webHidden/>
        </w:rPr>
        <w:fldChar w:fldCharType="separate"/>
      </w:r>
      <w:ins w:id="728" w:author="Andreas Kuehne" w:date="2019-05-31T12:48:00Z">
        <w:r>
          <w:rPr>
            <w:noProof/>
            <w:webHidden/>
          </w:rPr>
          <w:t>114</w:t>
        </w:r>
        <w:r>
          <w:rPr>
            <w:noProof/>
            <w:webHidden/>
          </w:rPr>
          <w:fldChar w:fldCharType="end"/>
        </w:r>
        <w:r w:rsidRPr="00EE30CC">
          <w:rPr>
            <w:rStyle w:val="Hyperlink"/>
            <w:noProof/>
          </w:rPr>
          <w:fldChar w:fldCharType="end"/>
        </w:r>
      </w:ins>
    </w:p>
    <w:p w14:paraId="42BC8B67" w14:textId="0AC7AFAF" w:rsidR="00DC7A78" w:rsidRDefault="00DC7A78">
      <w:pPr>
        <w:pStyle w:val="Verzeichnis1"/>
        <w:rPr>
          <w:ins w:id="729" w:author="Andreas Kuehne" w:date="2019-05-31T12:48:00Z"/>
          <w:rFonts w:asciiTheme="minorHAnsi" w:eastAsiaTheme="minorEastAsia" w:hAnsiTheme="minorHAnsi" w:cstheme="minorBidi"/>
          <w:noProof/>
          <w:sz w:val="22"/>
          <w:szCs w:val="22"/>
          <w:lang w:val="en-GB" w:eastAsia="en-GB"/>
        </w:rPr>
      </w:pPr>
      <w:ins w:id="730"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"_Toc10210788"</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rPr>
          <w:t>5</w:t>
        </w:r>
        <w:r>
          <w:rPr>
            <w:rFonts w:asciiTheme="minorHAnsi" w:eastAsiaTheme="minorEastAsia" w:hAnsiTheme="minorHAnsi" w:cstheme="minorBidi"/>
            <w:noProof/>
            <w:sz w:val="22"/>
            <w:szCs w:val="22"/>
            <w:lang w:val="en-GB" w:eastAsia="en-GB"/>
          </w:rPr>
          <w:tab/>
        </w:r>
        <w:r w:rsidRPr="00EE30CC">
          <w:rPr>
            <w:rStyle w:val="Hyperlink"/>
            <w:noProof/>
            <w:lang w:val="en-GB"/>
          </w:rPr>
          <w:t>Data Processing Model for Signing</w:t>
        </w:r>
        <w:r>
          <w:rPr>
            <w:noProof/>
            <w:webHidden/>
          </w:rPr>
          <w:tab/>
        </w:r>
        <w:r>
          <w:rPr>
            <w:noProof/>
            <w:webHidden/>
          </w:rPr>
          <w:fldChar w:fldCharType="begin"/>
        </w:r>
        <w:r>
          <w:rPr>
            <w:noProof/>
            <w:webHidden/>
          </w:rPr>
          <w:instrText xml:space="preserve"> PAGEREF _Toc10210788 \h </w:instrText>
        </w:r>
      </w:ins>
      <w:r>
        <w:rPr>
          <w:noProof/>
          <w:webHidden/>
        </w:rPr>
      </w:r>
      <w:r>
        <w:rPr>
          <w:noProof/>
          <w:webHidden/>
        </w:rPr>
        <w:fldChar w:fldCharType="separate"/>
      </w:r>
      <w:ins w:id="731" w:author="Andreas Kuehne" w:date="2019-05-31T12:48:00Z">
        <w:r>
          <w:rPr>
            <w:noProof/>
            <w:webHidden/>
          </w:rPr>
          <w:t>123</w:t>
        </w:r>
        <w:r>
          <w:rPr>
            <w:noProof/>
            <w:webHidden/>
          </w:rPr>
          <w:fldChar w:fldCharType="end"/>
        </w:r>
        <w:r w:rsidRPr="00EE30CC">
          <w:rPr>
            <w:rStyle w:val="Hyperlink"/>
            <w:noProof/>
          </w:rPr>
          <w:fldChar w:fldCharType="end"/>
        </w:r>
      </w:ins>
    </w:p>
    <w:p w14:paraId="563CBF1D" w14:textId="603DD3D2" w:rsidR="00DC7A78" w:rsidRDefault="00DC7A78">
      <w:pPr>
        <w:pStyle w:val="Verzeichnis2"/>
        <w:tabs>
          <w:tab w:val="right" w:leader="dot" w:pos="9350"/>
        </w:tabs>
        <w:rPr>
          <w:ins w:id="732" w:author="Andreas Kuehne" w:date="2019-05-31T12:48:00Z"/>
          <w:rFonts w:asciiTheme="minorHAnsi" w:eastAsiaTheme="minorEastAsia" w:hAnsiTheme="minorHAnsi" w:cstheme="minorBidi"/>
          <w:noProof/>
          <w:sz w:val="22"/>
          <w:szCs w:val="22"/>
          <w:lang w:val="en-GB" w:eastAsia="en-GB"/>
        </w:rPr>
      </w:pPr>
      <w:ins w:id="733"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"_Toc10210789"</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rPr>
          <w:t>5.1 Processing for XML Signatures</w:t>
        </w:r>
        <w:r>
          <w:rPr>
            <w:noProof/>
            <w:webHidden/>
          </w:rPr>
          <w:tab/>
        </w:r>
        <w:r>
          <w:rPr>
            <w:noProof/>
            <w:webHidden/>
          </w:rPr>
          <w:fldChar w:fldCharType="begin"/>
        </w:r>
        <w:r>
          <w:rPr>
            <w:noProof/>
            <w:webHidden/>
          </w:rPr>
          <w:instrText xml:space="preserve"> PAGEREF _Toc10210789 \h </w:instrText>
        </w:r>
      </w:ins>
      <w:r>
        <w:rPr>
          <w:noProof/>
          <w:webHidden/>
        </w:rPr>
      </w:r>
      <w:r>
        <w:rPr>
          <w:noProof/>
          <w:webHidden/>
        </w:rPr>
        <w:fldChar w:fldCharType="separate"/>
      </w:r>
      <w:ins w:id="734" w:author="Andreas Kuehne" w:date="2019-05-31T12:48:00Z">
        <w:r>
          <w:rPr>
            <w:noProof/>
            <w:webHidden/>
          </w:rPr>
          <w:t>123</w:t>
        </w:r>
        <w:r>
          <w:rPr>
            <w:noProof/>
            <w:webHidden/>
          </w:rPr>
          <w:fldChar w:fldCharType="end"/>
        </w:r>
        <w:r w:rsidRPr="00EE30CC">
          <w:rPr>
            <w:rStyle w:val="Hyperlink"/>
            <w:noProof/>
          </w:rPr>
          <w:fldChar w:fldCharType="end"/>
        </w:r>
      </w:ins>
    </w:p>
    <w:p w14:paraId="737CAD6C" w14:textId="2E55B09A" w:rsidR="00DC7A78" w:rsidRDefault="00DC7A78">
      <w:pPr>
        <w:pStyle w:val="Verzeichnis3"/>
        <w:tabs>
          <w:tab w:val="right" w:leader="dot" w:pos="9350"/>
        </w:tabs>
        <w:rPr>
          <w:ins w:id="735" w:author="Andreas Kuehne" w:date="2019-05-31T12:48:00Z"/>
          <w:rFonts w:asciiTheme="minorHAnsi" w:eastAsiaTheme="minorEastAsia" w:hAnsiTheme="minorHAnsi" w:cstheme="minorBidi"/>
          <w:noProof/>
          <w:sz w:val="22"/>
          <w:szCs w:val="22"/>
          <w:lang w:val="en-GB" w:eastAsia="en-GB"/>
        </w:rPr>
      </w:pPr>
      <w:ins w:id="736"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"_Toc10210790"</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14:scene3d>
              <w14:camera w14:prst="orthographicFront"/>
              <w14:lightRig w14:rig="threePt" w14:dir="t">
                <w14:rot w14:lat="0" w14:lon="0" w14:rev="0"/>
              </w14:lightRig>
            </w14:scene3d>
          </w:rPr>
          <w:t>5.1.1</w:t>
        </w:r>
        <w:r w:rsidRPr="00EE30CC">
          <w:rPr>
            <w:rStyle w:val="Hyperlink"/>
            <w:noProof/>
            <w:lang w:val="en-GB"/>
          </w:rPr>
          <w:t xml:space="preserve"> Sub process ‘</w:t>
        </w:r>
        <w:r w:rsidRPr="00EE30CC">
          <w:rPr>
            <w:rStyle w:val="Hyperlink"/>
            <w:rFonts w:ascii="Courier New" w:hAnsi="Courier New"/>
            <w:noProof/>
            <w:lang w:val="en-GB"/>
          </w:rPr>
          <w:t>process references</w:t>
        </w:r>
        <w:r w:rsidRPr="00EE30CC">
          <w:rPr>
            <w:rStyle w:val="Hyperlink"/>
            <w:noProof/>
            <w:lang w:val="en-GB"/>
          </w:rPr>
          <w:t>’</w:t>
        </w:r>
        <w:r>
          <w:rPr>
            <w:noProof/>
            <w:webHidden/>
          </w:rPr>
          <w:tab/>
        </w:r>
        <w:r>
          <w:rPr>
            <w:noProof/>
            <w:webHidden/>
          </w:rPr>
          <w:fldChar w:fldCharType="begin"/>
        </w:r>
        <w:r>
          <w:rPr>
            <w:noProof/>
            <w:webHidden/>
          </w:rPr>
          <w:instrText xml:space="preserve"> PAGEREF _Toc10210790 \h </w:instrText>
        </w:r>
      </w:ins>
      <w:r>
        <w:rPr>
          <w:noProof/>
          <w:webHidden/>
        </w:rPr>
      </w:r>
      <w:r>
        <w:rPr>
          <w:noProof/>
          <w:webHidden/>
        </w:rPr>
        <w:fldChar w:fldCharType="separate"/>
      </w:r>
      <w:ins w:id="737" w:author="Andreas Kuehne" w:date="2019-05-31T12:48:00Z">
        <w:r>
          <w:rPr>
            <w:noProof/>
            <w:webHidden/>
          </w:rPr>
          <w:t>123</w:t>
        </w:r>
        <w:r>
          <w:rPr>
            <w:noProof/>
            <w:webHidden/>
          </w:rPr>
          <w:fldChar w:fldCharType="end"/>
        </w:r>
        <w:r w:rsidRPr="00EE30CC">
          <w:rPr>
            <w:rStyle w:val="Hyperlink"/>
            <w:noProof/>
          </w:rPr>
          <w:fldChar w:fldCharType="end"/>
        </w:r>
      </w:ins>
    </w:p>
    <w:p w14:paraId="11160C09" w14:textId="7584229F" w:rsidR="00DC7A78" w:rsidRDefault="00DC7A78">
      <w:pPr>
        <w:pStyle w:val="Verzeichnis3"/>
        <w:tabs>
          <w:tab w:val="right" w:leader="dot" w:pos="9350"/>
        </w:tabs>
        <w:rPr>
          <w:ins w:id="738" w:author="Andreas Kuehne" w:date="2019-05-31T12:48:00Z"/>
          <w:rFonts w:asciiTheme="minorHAnsi" w:eastAsiaTheme="minorEastAsia" w:hAnsiTheme="minorHAnsi" w:cstheme="minorBidi"/>
          <w:noProof/>
          <w:sz w:val="22"/>
          <w:szCs w:val="22"/>
          <w:lang w:val="en-GB" w:eastAsia="en-GB"/>
        </w:rPr>
      </w:pPr>
      <w:ins w:id="739"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"_Toc10210791"</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14:scene3d>
              <w14:camera w14:prst="orthographicFront"/>
              <w14:lightRig w14:rig="threePt" w14:dir="t">
                <w14:rot w14:lat="0" w14:lon="0" w14:rev="0"/>
              </w14:lightRig>
            </w14:scene3d>
          </w:rPr>
          <w:t>5.1.2</w:t>
        </w:r>
        <w:r w:rsidRPr="00EE30CC">
          <w:rPr>
            <w:rStyle w:val="Hyperlink"/>
            <w:noProof/>
            <w:lang w:val="en-GB"/>
          </w:rPr>
          <w:t xml:space="preserve"> Sub process ‘</w:t>
        </w:r>
        <w:r w:rsidRPr="00EE30CC">
          <w:rPr>
            <w:rStyle w:val="Hyperlink"/>
            <w:rFonts w:ascii="Courier New" w:hAnsi="Courier New"/>
            <w:noProof/>
            <w:lang w:val="en-GB"/>
          </w:rPr>
          <w:t>create XML signature</w:t>
        </w:r>
        <w:r w:rsidRPr="00EE30CC">
          <w:rPr>
            <w:rStyle w:val="Hyperlink"/>
            <w:noProof/>
            <w:lang w:val="en-GB"/>
          </w:rPr>
          <w:t>’</w:t>
        </w:r>
        <w:r>
          <w:rPr>
            <w:noProof/>
            <w:webHidden/>
          </w:rPr>
          <w:tab/>
        </w:r>
        <w:r>
          <w:rPr>
            <w:noProof/>
            <w:webHidden/>
          </w:rPr>
          <w:fldChar w:fldCharType="begin"/>
        </w:r>
        <w:r>
          <w:rPr>
            <w:noProof/>
            <w:webHidden/>
          </w:rPr>
          <w:instrText xml:space="preserve"> PAGEREF _Toc10210791 \h </w:instrText>
        </w:r>
      </w:ins>
      <w:r>
        <w:rPr>
          <w:noProof/>
          <w:webHidden/>
        </w:rPr>
      </w:r>
      <w:r>
        <w:rPr>
          <w:noProof/>
          <w:webHidden/>
        </w:rPr>
        <w:fldChar w:fldCharType="separate"/>
      </w:r>
      <w:ins w:id="740" w:author="Andreas Kuehne" w:date="2019-05-31T12:48:00Z">
        <w:r>
          <w:rPr>
            <w:noProof/>
            <w:webHidden/>
          </w:rPr>
          <w:t>124</w:t>
        </w:r>
        <w:r>
          <w:rPr>
            <w:noProof/>
            <w:webHidden/>
          </w:rPr>
          <w:fldChar w:fldCharType="end"/>
        </w:r>
        <w:r w:rsidRPr="00EE30CC">
          <w:rPr>
            <w:rStyle w:val="Hyperlink"/>
            <w:noProof/>
          </w:rPr>
          <w:fldChar w:fldCharType="end"/>
        </w:r>
      </w:ins>
    </w:p>
    <w:p w14:paraId="15D87C3B" w14:textId="388AE11A" w:rsidR="00DC7A78" w:rsidRDefault="00DC7A78">
      <w:pPr>
        <w:pStyle w:val="Verzeichnis4"/>
        <w:tabs>
          <w:tab w:val="right" w:leader="dot" w:pos="9350"/>
        </w:tabs>
        <w:rPr>
          <w:ins w:id="741" w:author="Andreas Kuehne" w:date="2019-05-31T12:48:00Z"/>
          <w:rFonts w:asciiTheme="minorHAnsi" w:eastAsiaTheme="minorEastAsia" w:hAnsiTheme="minorHAnsi" w:cstheme="minorBidi"/>
          <w:noProof/>
          <w:sz w:val="22"/>
          <w:szCs w:val="22"/>
          <w:lang w:val="en-GB" w:eastAsia="en-GB"/>
        </w:rPr>
      </w:pPr>
      <w:ins w:id="742"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"_Toc10210792"</w:instrText>
        </w:r>
        <w:r w:rsidRPr="00EE30CC">
          <w:rPr>
            <w:rStyle w:val="Hyperlink"/>
            <w:noProof/>
          </w:rPr>
          <w:instrText xml:space="preserve"> </w:instrText>
        </w:r>
        <w:r w:rsidRPr="00EE30CC">
          <w:rPr>
            <w:rStyle w:val="Hyperlink"/>
            <w:noProof/>
          </w:rPr>
          <w:fldChar w:fldCharType="separate"/>
        </w:r>
        <w:r w:rsidRPr="00EE30CC">
          <w:rPr>
            <w:rStyle w:val="Hyperlink"/>
            <w:rFonts w:ascii="Courier New" w:hAnsi="Courier New"/>
            <w:noProof/>
            <w:lang w:val="en-GB"/>
            <w14:scene3d>
              <w14:camera w14:prst="orthographicFront"/>
              <w14:lightRig w14:rig="threePt" w14:dir="t">
                <w14:rot w14:lat="0" w14:lon="0" w14:rev="0"/>
              </w14:lightRig>
            </w14:scene3d>
          </w:rPr>
          <w:t>5.1.2.1</w:t>
        </w:r>
        <w:r w:rsidRPr="00EE30CC">
          <w:rPr>
            <w:rStyle w:val="Hyperlink"/>
            <w:noProof/>
            <w:lang w:val="en-GB"/>
          </w:rPr>
          <w:t xml:space="preserve"> XML Signatures Variant Optional Input </w:t>
        </w:r>
        <w:r w:rsidRPr="00EE30CC">
          <w:rPr>
            <w:rStyle w:val="Hyperlink"/>
            <w:rFonts w:ascii="Courier New" w:hAnsi="Courier New"/>
            <w:noProof/>
            <w:lang w:val="en-GB"/>
          </w:rPr>
          <w:t>IncludeObject</w:t>
        </w:r>
        <w:r>
          <w:rPr>
            <w:noProof/>
            <w:webHidden/>
          </w:rPr>
          <w:tab/>
        </w:r>
        <w:r>
          <w:rPr>
            <w:noProof/>
            <w:webHidden/>
          </w:rPr>
          <w:fldChar w:fldCharType="begin"/>
        </w:r>
        <w:r>
          <w:rPr>
            <w:noProof/>
            <w:webHidden/>
          </w:rPr>
          <w:instrText xml:space="preserve"> PAGEREF _Toc10210792 \h </w:instrText>
        </w:r>
      </w:ins>
      <w:r>
        <w:rPr>
          <w:noProof/>
          <w:webHidden/>
        </w:rPr>
      </w:r>
      <w:r>
        <w:rPr>
          <w:noProof/>
          <w:webHidden/>
        </w:rPr>
        <w:fldChar w:fldCharType="separate"/>
      </w:r>
      <w:ins w:id="743" w:author="Andreas Kuehne" w:date="2019-05-31T12:48:00Z">
        <w:r>
          <w:rPr>
            <w:noProof/>
            <w:webHidden/>
          </w:rPr>
          <w:t>125</w:t>
        </w:r>
        <w:r>
          <w:rPr>
            <w:noProof/>
            <w:webHidden/>
          </w:rPr>
          <w:fldChar w:fldCharType="end"/>
        </w:r>
        <w:r w:rsidRPr="00EE30CC">
          <w:rPr>
            <w:rStyle w:val="Hyperlink"/>
            <w:noProof/>
          </w:rPr>
          <w:fldChar w:fldCharType="end"/>
        </w:r>
      </w:ins>
    </w:p>
    <w:p w14:paraId="2D22976F" w14:textId="21513444" w:rsidR="00DC7A78" w:rsidRDefault="00DC7A78">
      <w:pPr>
        <w:pStyle w:val="Verzeichnis2"/>
        <w:tabs>
          <w:tab w:val="right" w:leader="dot" w:pos="9350"/>
        </w:tabs>
        <w:rPr>
          <w:ins w:id="744" w:author="Andreas Kuehne" w:date="2019-05-31T12:48:00Z"/>
          <w:rFonts w:asciiTheme="minorHAnsi" w:eastAsiaTheme="minorEastAsia" w:hAnsiTheme="minorHAnsi" w:cstheme="minorBidi"/>
          <w:noProof/>
          <w:sz w:val="22"/>
          <w:szCs w:val="22"/>
          <w:lang w:val="en-GB" w:eastAsia="en-GB"/>
        </w:rPr>
      </w:pPr>
      <w:ins w:id="745"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"_Toc10210793"</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rPr>
          <w:t>5.2 Processing for CMS Signatures</w:t>
        </w:r>
        <w:r>
          <w:rPr>
            <w:noProof/>
            <w:webHidden/>
          </w:rPr>
          <w:tab/>
        </w:r>
        <w:r>
          <w:rPr>
            <w:noProof/>
            <w:webHidden/>
          </w:rPr>
          <w:fldChar w:fldCharType="begin"/>
        </w:r>
        <w:r>
          <w:rPr>
            <w:noProof/>
            <w:webHidden/>
          </w:rPr>
          <w:instrText xml:space="preserve"> PAGEREF _Toc10210793 \h </w:instrText>
        </w:r>
      </w:ins>
      <w:r>
        <w:rPr>
          <w:noProof/>
          <w:webHidden/>
        </w:rPr>
      </w:r>
      <w:r>
        <w:rPr>
          <w:noProof/>
          <w:webHidden/>
        </w:rPr>
        <w:fldChar w:fldCharType="separate"/>
      </w:r>
      <w:ins w:id="746" w:author="Andreas Kuehne" w:date="2019-05-31T12:48:00Z">
        <w:r>
          <w:rPr>
            <w:noProof/>
            <w:webHidden/>
          </w:rPr>
          <w:t>126</w:t>
        </w:r>
        <w:r>
          <w:rPr>
            <w:noProof/>
            <w:webHidden/>
          </w:rPr>
          <w:fldChar w:fldCharType="end"/>
        </w:r>
        <w:r w:rsidRPr="00EE30CC">
          <w:rPr>
            <w:rStyle w:val="Hyperlink"/>
            <w:noProof/>
          </w:rPr>
          <w:fldChar w:fldCharType="end"/>
        </w:r>
      </w:ins>
    </w:p>
    <w:p w14:paraId="2318596A" w14:textId="784E37C0" w:rsidR="00DC7A78" w:rsidRDefault="00DC7A78">
      <w:pPr>
        <w:pStyle w:val="Verzeichnis3"/>
        <w:tabs>
          <w:tab w:val="right" w:leader="dot" w:pos="9350"/>
        </w:tabs>
        <w:rPr>
          <w:ins w:id="747" w:author="Andreas Kuehne" w:date="2019-05-31T12:48:00Z"/>
          <w:rFonts w:asciiTheme="minorHAnsi" w:eastAsiaTheme="minorEastAsia" w:hAnsiTheme="minorHAnsi" w:cstheme="minorBidi"/>
          <w:noProof/>
          <w:sz w:val="22"/>
          <w:szCs w:val="22"/>
          <w:lang w:val="en-GB" w:eastAsia="en-GB"/>
        </w:rPr>
      </w:pPr>
      <w:ins w:id="748"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"_Toc10210794"</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14:scene3d>
              <w14:camera w14:prst="orthographicFront"/>
              <w14:lightRig w14:rig="threePt" w14:dir="t">
                <w14:rot w14:lat="0" w14:lon="0" w14:rev="0"/>
              </w14:lightRig>
            </w14:scene3d>
          </w:rPr>
          <w:t>5.2.1</w:t>
        </w:r>
        <w:r w:rsidRPr="00EE30CC">
          <w:rPr>
            <w:rStyle w:val="Hyperlink"/>
            <w:noProof/>
            <w:lang w:val="en-GB"/>
          </w:rPr>
          <w:t xml:space="preserve"> Sub process ‘</w:t>
        </w:r>
        <w:r w:rsidRPr="00EE30CC">
          <w:rPr>
            <w:rStyle w:val="Hyperlink"/>
            <w:rFonts w:ascii="Courier New" w:hAnsi="Courier New"/>
            <w:noProof/>
            <w:lang w:val="en-GB"/>
          </w:rPr>
          <w:t>process digest</w:t>
        </w:r>
        <w:r w:rsidRPr="00EE30CC">
          <w:rPr>
            <w:rStyle w:val="Hyperlink"/>
            <w:noProof/>
            <w:lang w:val="en-GB"/>
          </w:rPr>
          <w:t>’</w:t>
        </w:r>
        <w:r>
          <w:rPr>
            <w:noProof/>
            <w:webHidden/>
          </w:rPr>
          <w:tab/>
        </w:r>
        <w:r>
          <w:rPr>
            <w:noProof/>
            <w:webHidden/>
          </w:rPr>
          <w:fldChar w:fldCharType="begin"/>
        </w:r>
        <w:r>
          <w:rPr>
            <w:noProof/>
            <w:webHidden/>
          </w:rPr>
          <w:instrText xml:space="preserve"> PAGEREF _Toc10210794 \h </w:instrText>
        </w:r>
      </w:ins>
      <w:r>
        <w:rPr>
          <w:noProof/>
          <w:webHidden/>
        </w:rPr>
      </w:r>
      <w:r>
        <w:rPr>
          <w:noProof/>
          <w:webHidden/>
        </w:rPr>
        <w:fldChar w:fldCharType="separate"/>
      </w:r>
      <w:ins w:id="749" w:author="Andreas Kuehne" w:date="2019-05-31T12:48:00Z">
        <w:r>
          <w:rPr>
            <w:noProof/>
            <w:webHidden/>
          </w:rPr>
          <w:t>126</w:t>
        </w:r>
        <w:r>
          <w:rPr>
            <w:noProof/>
            <w:webHidden/>
          </w:rPr>
          <w:fldChar w:fldCharType="end"/>
        </w:r>
        <w:r w:rsidRPr="00EE30CC">
          <w:rPr>
            <w:rStyle w:val="Hyperlink"/>
            <w:noProof/>
          </w:rPr>
          <w:fldChar w:fldCharType="end"/>
        </w:r>
      </w:ins>
    </w:p>
    <w:p w14:paraId="782AF40C" w14:textId="06F99314" w:rsidR="00DC7A78" w:rsidRDefault="00DC7A78">
      <w:pPr>
        <w:pStyle w:val="Verzeichnis3"/>
        <w:tabs>
          <w:tab w:val="right" w:leader="dot" w:pos="9350"/>
        </w:tabs>
        <w:rPr>
          <w:ins w:id="750" w:author="Andreas Kuehne" w:date="2019-05-31T12:48:00Z"/>
          <w:rFonts w:asciiTheme="minorHAnsi" w:eastAsiaTheme="minorEastAsia" w:hAnsiTheme="minorHAnsi" w:cstheme="minorBidi"/>
          <w:noProof/>
          <w:sz w:val="22"/>
          <w:szCs w:val="22"/>
          <w:lang w:val="en-GB" w:eastAsia="en-GB"/>
        </w:rPr>
      </w:pPr>
      <w:ins w:id="751"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"_Toc10210795"</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14:scene3d>
              <w14:camera w14:prst="orthographicFront"/>
              <w14:lightRig w14:rig="threePt" w14:dir="t">
                <w14:rot w14:lat="0" w14:lon="0" w14:rev="0"/>
              </w14:lightRig>
            </w14:scene3d>
          </w:rPr>
          <w:t>5.2.2</w:t>
        </w:r>
        <w:r w:rsidRPr="00EE30CC">
          <w:rPr>
            <w:rStyle w:val="Hyperlink"/>
            <w:noProof/>
            <w:lang w:val="en-GB"/>
          </w:rPr>
          <w:t xml:space="preserve"> Sub process ‘</w:t>
        </w:r>
        <w:r w:rsidRPr="00EE30CC">
          <w:rPr>
            <w:rStyle w:val="Hyperlink"/>
            <w:rFonts w:ascii="Courier New" w:hAnsi="Courier New"/>
            <w:noProof/>
            <w:lang w:val="en-GB"/>
          </w:rPr>
          <w:t>create CMS signature</w:t>
        </w:r>
        <w:r w:rsidRPr="00EE30CC">
          <w:rPr>
            <w:rStyle w:val="Hyperlink"/>
            <w:noProof/>
            <w:lang w:val="en-GB"/>
          </w:rPr>
          <w:t>’</w:t>
        </w:r>
        <w:r>
          <w:rPr>
            <w:noProof/>
            <w:webHidden/>
          </w:rPr>
          <w:tab/>
        </w:r>
        <w:r>
          <w:rPr>
            <w:noProof/>
            <w:webHidden/>
          </w:rPr>
          <w:fldChar w:fldCharType="begin"/>
        </w:r>
        <w:r>
          <w:rPr>
            <w:noProof/>
            <w:webHidden/>
          </w:rPr>
          <w:instrText xml:space="preserve"> PAGEREF _Toc10210795 \h </w:instrText>
        </w:r>
      </w:ins>
      <w:r>
        <w:rPr>
          <w:noProof/>
          <w:webHidden/>
        </w:rPr>
      </w:r>
      <w:r>
        <w:rPr>
          <w:noProof/>
          <w:webHidden/>
        </w:rPr>
        <w:fldChar w:fldCharType="separate"/>
      </w:r>
      <w:ins w:id="752" w:author="Andreas Kuehne" w:date="2019-05-31T12:48:00Z">
        <w:r>
          <w:rPr>
            <w:noProof/>
            <w:webHidden/>
          </w:rPr>
          <w:t>127</w:t>
        </w:r>
        <w:r>
          <w:rPr>
            <w:noProof/>
            <w:webHidden/>
          </w:rPr>
          <w:fldChar w:fldCharType="end"/>
        </w:r>
        <w:r w:rsidRPr="00EE30CC">
          <w:rPr>
            <w:rStyle w:val="Hyperlink"/>
            <w:noProof/>
          </w:rPr>
          <w:fldChar w:fldCharType="end"/>
        </w:r>
      </w:ins>
    </w:p>
    <w:p w14:paraId="22E16793" w14:textId="2E1FE975" w:rsidR="00DC7A78" w:rsidRDefault="00DC7A78">
      <w:pPr>
        <w:pStyle w:val="Verzeichnis2"/>
        <w:tabs>
          <w:tab w:val="right" w:leader="dot" w:pos="9350"/>
        </w:tabs>
        <w:rPr>
          <w:ins w:id="753" w:author="Andreas Kuehne" w:date="2019-05-31T12:48:00Z"/>
          <w:rFonts w:asciiTheme="minorHAnsi" w:eastAsiaTheme="minorEastAsia" w:hAnsiTheme="minorHAnsi" w:cstheme="minorBidi"/>
          <w:noProof/>
          <w:sz w:val="22"/>
          <w:szCs w:val="22"/>
          <w:lang w:val="en-GB" w:eastAsia="en-GB"/>
        </w:rPr>
      </w:pPr>
      <w:ins w:id="754"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"_Toc10210796"</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rPr>
          <w:t>5.3 General Processing</w:t>
        </w:r>
        <w:r>
          <w:rPr>
            <w:noProof/>
            <w:webHidden/>
          </w:rPr>
          <w:tab/>
        </w:r>
        <w:r>
          <w:rPr>
            <w:noProof/>
            <w:webHidden/>
          </w:rPr>
          <w:fldChar w:fldCharType="begin"/>
        </w:r>
        <w:r>
          <w:rPr>
            <w:noProof/>
            <w:webHidden/>
          </w:rPr>
          <w:instrText xml:space="preserve"> PAGEREF _Toc10210796 \h </w:instrText>
        </w:r>
      </w:ins>
      <w:r>
        <w:rPr>
          <w:noProof/>
          <w:webHidden/>
        </w:rPr>
      </w:r>
      <w:r>
        <w:rPr>
          <w:noProof/>
          <w:webHidden/>
        </w:rPr>
        <w:fldChar w:fldCharType="separate"/>
      </w:r>
      <w:ins w:id="755" w:author="Andreas Kuehne" w:date="2019-05-31T12:48:00Z">
        <w:r>
          <w:rPr>
            <w:noProof/>
            <w:webHidden/>
          </w:rPr>
          <w:t>128</w:t>
        </w:r>
        <w:r>
          <w:rPr>
            <w:noProof/>
            <w:webHidden/>
          </w:rPr>
          <w:fldChar w:fldCharType="end"/>
        </w:r>
        <w:r w:rsidRPr="00EE30CC">
          <w:rPr>
            <w:rStyle w:val="Hyperlink"/>
            <w:noProof/>
          </w:rPr>
          <w:fldChar w:fldCharType="end"/>
        </w:r>
      </w:ins>
    </w:p>
    <w:p w14:paraId="3C4F2594" w14:textId="51EE1702" w:rsidR="00DC7A78" w:rsidRDefault="00DC7A78">
      <w:pPr>
        <w:pStyle w:val="Verzeichnis3"/>
        <w:tabs>
          <w:tab w:val="right" w:leader="dot" w:pos="9350"/>
        </w:tabs>
        <w:rPr>
          <w:ins w:id="756" w:author="Andreas Kuehne" w:date="2019-05-31T12:48:00Z"/>
          <w:rFonts w:asciiTheme="minorHAnsi" w:eastAsiaTheme="minorEastAsia" w:hAnsiTheme="minorHAnsi" w:cstheme="minorBidi"/>
          <w:noProof/>
          <w:sz w:val="22"/>
          <w:szCs w:val="22"/>
          <w:lang w:val="en-GB" w:eastAsia="en-GB"/>
        </w:rPr>
      </w:pPr>
      <w:ins w:id="757"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"_Toc10210797"</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14:scene3d>
              <w14:camera w14:prst="orthographicFront"/>
              <w14:lightRig w14:rig="threePt" w14:dir="t">
                <w14:rot w14:lat="0" w14:lon="0" w14:rev="0"/>
              </w14:lightRig>
            </w14:scene3d>
          </w:rPr>
          <w:t>5.3.1</w:t>
        </w:r>
        <w:r w:rsidRPr="00EE30CC">
          <w:rPr>
            <w:rStyle w:val="Hyperlink"/>
            <w:noProof/>
            <w:lang w:val="en-GB"/>
          </w:rPr>
          <w:t xml:space="preserve"> Multi-Signature Creation</w:t>
        </w:r>
        <w:r>
          <w:rPr>
            <w:noProof/>
            <w:webHidden/>
          </w:rPr>
          <w:tab/>
        </w:r>
        <w:r>
          <w:rPr>
            <w:noProof/>
            <w:webHidden/>
          </w:rPr>
          <w:fldChar w:fldCharType="begin"/>
        </w:r>
        <w:r>
          <w:rPr>
            <w:noProof/>
            <w:webHidden/>
          </w:rPr>
          <w:instrText xml:space="preserve"> PAGEREF _Toc10210797 \h </w:instrText>
        </w:r>
      </w:ins>
      <w:r>
        <w:rPr>
          <w:noProof/>
          <w:webHidden/>
        </w:rPr>
      </w:r>
      <w:r>
        <w:rPr>
          <w:noProof/>
          <w:webHidden/>
        </w:rPr>
        <w:fldChar w:fldCharType="separate"/>
      </w:r>
      <w:ins w:id="758" w:author="Andreas Kuehne" w:date="2019-05-31T12:48:00Z">
        <w:r>
          <w:rPr>
            <w:noProof/>
            <w:webHidden/>
          </w:rPr>
          <w:t>128</w:t>
        </w:r>
        <w:r>
          <w:rPr>
            <w:noProof/>
            <w:webHidden/>
          </w:rPr>
          <w:fldChar w:fldCharType="end"/>
        </w:r>
        <w:r w:rsidRPr="00EE30CC">
          <w:rPr>
            <w:rStyle w:val="Hyperlink"/>
            <w:noProof/>
          </w:rPr>
          <w:fldChar w:fldCharType="end"/>
        </w:r>
      </w:ins>
    </w:p>
    <w:p w14:paraId="43617AED" w14:textId="7D812F83" w:rsidR="00DC7A78" w:rsidRDefault="00DC7A78">
      <w:pPr>
        <w:pStyle w:val="Verzeichnis3"/>
        <w:tabs>
          <w:tab w:val="right" w:leader="dot" w:pos="9350"/>
        </w:tabs>
        <w:rPr>
          <w:ins w:id="759" w:author="Andreas Kuehne" w:date="2019-05-31T12:48:00Z"/>
          <w:rFonts w:asciiTheme="minorHAnsi" w:eastAsiaTheme="minorEastAsia" w:hAnsiTheme="minorHAnsi" w:cstheme="minorBidi"/>
          <w:noProof/>
          <w:sz w:val="22"/>
          <w:szCs w:val="22"/>
          <w:lang w:val="en-GB" w:eastAsia="en-GB"/>
        </w:rPr>
      </w:pPr>
      <w:ins w:id="760"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"_Toc10210798"</w:instrText>
        </w:r>
        <w:r w:rsidRPr="00EE30CC">
          <w:rPr>
            <w:rStyle w:val="Hyperlink"/>
            <w:noProof/>
          </w:rPr>
          <w:instrText xml:space="preserve"> </w:instrText>
        </w:r>
        <w:r w:rsidRPr="00EE30CC">
          <w:rPr>
            <w:rStyle w:val="Hyperlink"/>
            <w:noProof/>
          </w:rPr>
          <w:fldChar w:fldCharType="separate"/>
        </w:r>
        <w:r w:rsidRPr="00EE30CC">
          <w:rPr>
            <w:rStyle w:val="Hyperlink"/>
            <w:rFonts w:ascii="Courier New" w:hAnsi="Courier New"/>
            <w:noProof/>
            <w:lang w:val="en-GB"/>
            <w14:scene3d>
              <w14:camera w14:prst="orthographicFront"/>
              <w14:lightRig w14:rig="threePt" w14:dir="t">
                <w14:rot w14:lat="0" w14:lon="0" w14:rev="0"/>
              </w14:lightRig>
            </w14:scene3d>
          </w:rPr>
          <w:t>5.3.2</w:t>
        </w:r>
        <w:r w:rsidRPr="00EE30CC">
          <w:rPr>
            <w:rStyle w:val="Hyperlink"/>
            <w:noProof/>
            <w:lang w:val="en-GB"/>
          </w:rPr>
          <w:t xml:space="preserve"> Sub process ‘</w:t>
        </w:r>
        <w:r w:rsidRPr="00EE30CC">
          <w:rPr>
            <w:rStyle w:val="Hyperlink"/>
            <w:rFonts w:ascii="Courier New" w:hAnsi="Courier New"/>
            <w:noProof/>
            <w:lang w:val="en-GB"/>
          </w:rPr>
          <w:t>add Timestamp</w:t>
        </w:r>
        <w:r w:rsidRPr="00EE30CC">
          <w:rPr>
            <w:rStyle w:val="Hyperlink"/>
            <w:noProof/>
            <w:lang w:val="en-GB"/>
          </w:rPr>
          <w:t>’</w:t>
        </w:r>
        <w:r>
          <w:rPr>
            <w:noProof/>
            <w:webHidden/>
          </w:rPr>
          <w:tab/>
        </w:r>
        <w:r>
          <w:rPr>
            <w:noProof/>
            <w:webHidden/>
          </w:rPr>
          <w:fldChar w:fldCharType="begin"/>
        </w:r>
        <w:r>
          <w:rPr>
            <w:noProof/>
            <w:webHidden/>
          </w:rPr>
          <w:instrText xml:space="preserve"> PAGEREF _Toc10210798 \h </w:instrText>
        </w:r>
      </w:ins>
      <w:r>
        <w:rPr>
          <w:noProof/>
          <w:webHidden/>
        </w:rPr>
      </w:r>
      <w:r>
        <w:rPr>
          <w:noProof/>
          <w:webHidden/>
        </w:rPr>
        <w:fldChar w:fldCharType="separate"/>
      </w:r>
      <w:ins w:id="761" w:author="Andreas Kuehne" w:date="2019-05-31T12:48:00Z">
        <w:r>
          <w:rPr>
            <w:noProof/>
            <w:webHidden/>
          </w:rPr>
          <w:t>128</w:t>
        </w:r>
        <w:r>
          <w:rPr>
            <w:noProof/>
            <w:webHidden/>
          </w:rPr>
          <w:fldChar w:fldCharType="end"/>
        </w:r>
        <w:r w:rsidRPr="00EE30CC">
          <w:rPr>
            <w:rStyle w:val="Hyperlink"/>
            <w:noProof/>
          </w:rPr>
          <w:fldChar w:fldCharType="end"/>
        </w:r>
      </w:ins>
    </w:p>
    <w:p w14:paraId="0DB5BFFA" w14:textId="7F8FB6B7" w:rsidR="00DC7A78" w:rsidRDefault="00DC7A78">
      <w:pPr>
        <w:pStyle w:val="Verzeichnis4"/>
        <w:tabs>
          <w:tab w:val="right" w:leader="dot" w:pos="9350"/>
        </w:tabs>
        <w:rPr>
          <w:ins w:id="762" w:author="Andreas Kuehne" w:date="2019-05-31T12:48:00Z"/>
          <w:rFonts w:asciiTheme="minorHAnsi" w:eastAsiaTheme="minorEastAsia" w:hAnsiTheme="minorHAnsi" w:cstheme="minorBidi"/>
          <w:noProof/>
          <w:sz w:val="22"/>
          <w:szCs w:val="22"/>
          <w:lang w:val="en-GB" w:eastAsia="en-GB"/>
        </w:rPr>
      </w:pPr>
      <w:ins w:id="763"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"_Toc10210799"</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14:scene3d>
              <w14:camera w14:prst="orthographicFront"/>
              <w14:lightRig w14:rig="threePt" w14:dir="t">
                <w14:rot w14:lat="0" w14:lon="0" w14:rev="0"/>
              </w14:lightRig>
            </w14:scene3d>
          </w:rPr>
          <w:t>5.3.2.1</w:t>
        </w:r>
        <w:r w:rsidRPr="00EE30CC">
          <w:rPr>
            <w:rStyle w:val="Hyperlink"/>
            <w:noProof/>
            <w:lang w:val="en-GB"/>
          </w:rPr>
          <w:t xml:space="preserve"> Processing for CMS signatures time-stamping</w:t>
        </w:r>
        <w:r>
          <w:rPr>
            <w:noProof/>
            <w:webHidden/>
          </w:rPr>
          <w:tab/>
        </w:r>
        <w:r>
          <w:rPr>
            <w:noProof/>
            <w:webHidden/>
          </w:rPr>
          <w:fldChar w:fldCharType="begin"/>
        </w:r>
        <w:r>
          <w:rPr>
            <w:noProof/>
            <w:webHidden/>
          </w:rPr>
          <w:instrText xml:space="preserve"> PAGEREF _Toc10210799 \h </w:instrText>
        </w:r>
      </w:ins>
      <w:r>
        <w:rPr>
          <w:noProof/>
          <w:webHidden/>
        </w:rPr>
      </w:r>
      <w:r>
        <w:rPr>
          <w:noProof/>
          <w:webHidden/>
        </w:rPr>
        <w:fldChar w:fldCharType="separate"/>
      </w:r>
      <w:ins w:id="764" w:author="Andreas Kuehne" w:date="2019-05-31T12:48:00Z">
        <w:r>
          <w:rPr>
            <w:noProof/>
            <w:webHidden/>
          </w:rPr>
          <w:t>129</w:t>
        </w:r>
        <w:r>
          <w:rPr>
            <w:noProof/>
            <w:webHidden/>
          </w:rPr>
          <w:fldChar w:fldCharType="end"/>
        </w:r>
        <w:r w:rsidRPr="00EE30CC">
          <w:rPr>
            <w:rStyle w:val="Hyperlink"/>
            <w:noProof/>
          </w:rPr>
          <w:fldChar w:fldCharType="end"/>
        </w:r>
      </w:ins>
    </w:p>
    <w:p w14:paraId="10928030" w14:textId="77254F4D" w:rsidR="00DC7A78" w:rsidRDefault="00DC7A78">
      <w:pPr>
        <w:pStyle w:val="Verzeichnis4"/>
        <w:tabs>
          <w:tab w:val="right" w:leader="dot" w:pos="9350"/>
        </w:tabs>
        <w:rPr>
          <w:ins w:id="765" w:author="Andreas Kuehne" w:date="2019-05-31T12:48:00Z"/>
          <w:rFonts w:asciiTheme="minorHAnsi" w:eastAsiaTheme="minorEastAsia" w:hAnsiTheme="minorHAnsi" w:cstheme="minorBidi"/>
          <w:noProof/>
          <w:sz w:val="22"/>
          <w:szCs w:val="22"/>
          <w:lang w:val="en-GB" w:eastAsia="en-GB"/>
        </w:rPr>
      </w:pPr>
      <w:ins w:id="766"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"_Toc10210800"</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14:scene3d>
              <w14:camera w14:prst="orthographicFront"/>
              <w14:lightRig w14:rig="threePt" w14:dir="t">
                <w14:rot w14:lat="0" w14:lon="0" w14:rev="0"/>
              </w14:lightRig>
            </w14:scene3d>
          </w:rPr>
          <w:t>5.3.2.2</w:t>
        </w:r>
        <w:r w:rsidRPr="00EE30CC">
          <w:rPr>
            <w:rStyle w:val="Hyperlink"/>
            <w:noProof/>
            <w:lang w:val="en-GB"/>
          </w:rPr>
          <w:t xml:space="preserve"> Processing for XML Timestamps on XML signatures</w:t>
        </w:r>
        <w:r>
          <w:rPr>
            <w:noProof/>
            <w:webHidden/>
          </w:rPr>
          <w:tab/>
        </w:r>
        <w:r>
          <w:rPr>
            <w:noProof/>
            <w:webHidden/>
          </w:rPr>
          <w:fldChar w:fldCharType="begin"/>
        </w:r>
        <w:r>
          <w:rPr>
            <w:noProof/>
            <w:webHidden/>
          </w:rPr>
          <w:instrText xml:space="preserve"> PAGEREF _Toc10210800 \h </w:instrText>
        </w:r>
      </w:ins>
      <w:r>
        <w:rPr>
          <w:noProof/>
          <w:webHidden/>
        </w:rPr>
      </w:r>
      <w:r>
        <w:rPr>
          <w:noProof/>
          <w:webHidden/>
        </w:rPr>
        <w:fldChar w:fldCharType="separate"/>
      </w:r>
      <w:ins w:id="767" w:author="Andreas Kuehne" w:date="2019-05-31T12:48:00Z">
        <w:r>
          <w:rPr>
            <w:noProof/>
            <w:webHidden/>
          </w:rPr>
          <w:t>129</w:t>
        </w:r>
        <w:r>
          <w:rPr>
            <w:noProof/>
            <w:webHidden/>
          </w:rPr>
          <w:fldChar w:fldCharType="end"/>
        </w:r>
        <w:r w:rsidRPr="00EE30CC">
          <w:rPr>
            <w:rStyle w:val="Hyperlink"/>
            <w:noProof/>
          </w:rPr>
          <w:fldChar w:fldCharType="end"/>
        </w:r>
      </w:ins>
    </w:p>
    <w:p w14:paraId="5F4C64E9" w14:textId="6F2BD6A8" w:rsidR="00DC7A78" w:rsidRDefault="00DC7A78">
      <w:pPr>
        <w:pStyle w:val="Verzeichnis4"/>
        <w:tabs>
          <w:tab w:val="right" w:leader="dot" w:pos="9350"/>
        </w:tabs>
        <w:rPr>
          <w:ins w:id="768" w:author="Andreas Kuehne" w:date="2019-05-31T12:48:00Z"/>
          <w:rFonts w:asciiTheme="minorHAnsi" w:eastAsiaTheme="minorEastAsia" w:hAnsiTheme="minorHAnsi" w:cstheme="minorBidi"/>
          <w:noProof/>
          <w:sz w:val="22"/>
          <w:szCs w:val="22"/>
          <w:lang w:val="en-GB" w:eastAsia="en-GB"/>
        </w:rPr>
      </w:pPr>
      <w:ins w:id="769"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"_Toc10210801"</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14:scene3d>
              <w14:camera w14:prst="orthographicFront"/>
              <w14:lightRig w14:rig="threePt" w14:dir="t">
                <w14:rot w14:lat="0" w14:lon="0" w14:rev="0"/>
              </w14:lightRig>
            </w14:scene3d>
          </w:rPr>
          <w:t>5.3.2.3</w:t>
        </w:r>
        <w:r w:rsidRPr="00EE30CC">
          <w:rPr>
            <w:rStyle w:val="Hyperlink"/>
            <w:noProof/>
            <w:lang w:val="en-GB"/>
          </w:rPr>
          <w:t xml:space="preserve"> Processing for RFC 3161 Timestamps on XML signatures</w:t>
        </w:r>
        <w:r>
          <w:rPr>
            <w:noProof/>
            <w:webHidden/>
          </w:rPr>
          <w:tab/>
        </w:r>
        <w:r>
          <w:rPr>
            <w:noProof/>
            <w:webHidden/>
          </w:rPr>
          <w:fldChar w:fldCharType="begin"/>
        </w:r>
        <w:r>
          <w:rPr>
            <w:noProof/>
            <w:webHidden/>
          </w:rPr>
          <w:instrText xml:space="preserve"> PAGEREF _Toc10210801 \h </w:instrText>
        </w:r>
      </w:ins>
      <w:r>
        <w:rPr>
          <w:noProof/>
          <w:webHidden/>
        </w:rPr>
      </w:r>
      <w:r>
        <w:rPr>
          <w:noProof/>
          <w:webHidden/>
        </w:rPr>
        <w:fldChar w:fldCharType="separate"/>
      </w:r>
      <w:ins w:id="770" w:author="Andreas Kuehne" w:date="2019-05-31T12:48:00Z">
        <w:r>
          <w:rPr>
            <w:noProof/>
            <w:webHidden/>
          </w:rPr>
          <w:t>129</w:t>
        </w:r>
        <w:r>
          <w:rPr>
            <w:noProof/>
            <w:webHidden/>
          </w:rPr>
          <w:fldChar w:fldCharType="end"/>
        </w:r>
        <w:r w:rsidRPr="00EE30CC">
          <w:rPr>
            <w:rStyle w:val="Hyperlink"/>
            <w:noProof/>
          </w:rPr>
          <w:fldChar w:fldCharType="end"/>
        </w:r>
      </w:ins>
    </w:p>
    <w:p w14:paraId="10C836AF" w14:textId="46E05AD7" w:rsidR="00DC7A78" w:rsidRDefault="00DC7A78">
      <w:pPr>
        <w:pStyle w:val="Verzeichnis1"/>
        <w:rPr>
          <w:ins w:id="771" w:author="Andreas Kuehne" w:date="2019-05-31T12:48:00Z"/>
          <w:rFonts w:asciiTheme="minorHAnsi" w:eastAsiaTheme="minorEastAsia" w:hAnsiTheme="minorHAnsi" w:cstheme="minorBidi"/>
          <w:noProof/>
          <w:sz w:val="22"/>
          <w:szCs w:val="22"/>
          <w:lang w:val="en-GB" w:eastAsia="en-GB"/>
        </w:rPr>
      </w:pPr>
      <w:ins w:id="772" w:author="Andreas Kuehne" w:date="2019-05-31T12:48:00Z">
        <w:r w:rsidRPr="00EE30CC">
          <w:rPr>
            <w:rStyle w:val="Hyperlink"/>
            <w:noProof/>
          </w:rPr>
          <w:lastRenderedPageBreak/>
          <w:fldChar w:fldCharType="begin"/>
        </w:r>
        <w:r w:rsidRPr="00EE30CC">
          <w:rPr>
            <w:rStyle w:val="Hyperlink"/>
            <w:noProof/>
          </w:rPr>
          <w:instrText xml:space="preserve"> </w:instrText>
        </w:r>
        <w:r>
          <w:rPr>
            <w:noProof/>
          </w:rPr>
          <w:instrText>HYPERLINK \l "_Toc10210802"</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rPr>
          <w:t>6</w:t>
        </w:r>
        <w:r>
          <w:rPr>
            <w:rFonts w:asciiTheme="minorHAnsi" w:eastAsiaTheme="minorEastAsia" w:hAnsiTheme="minorHAnsi" w:cstheme="minorBidi"/>
            <w:noProof/>
            <w:sz w:val="22"/>
            <w:szCs w:val="22"/>
            <w:lang w:val="en-GB" w:eastAsia="en-GB"/>
          </w:rPr>
          <w:tab/>
        </w:r>
        <w:r w:rsidRPr="00EE30CC">
          <w:rPr>
            <w:rStyle w:val="Hyperlink"/>
            <w:noProof/>
            <w:lang w:val="en-GB"/>
          </w:rPr>
          <w:t>Data Processing Model for Verification</w:t>
        </w:r>
        <w:r>
          <w:rPr>
            <w:noProof/>
            <w:webHidden/>
          </w:rPr>
          <w:tab/>
        </w:r>
        <w:r>
          <w:rPr>
            <w:noProof/>
            <w:webHidden/>
          </w:rPr>
          <w:fldChar w:fldCharType="begin"/>
        </w:r>
        <w:r>
          <w:rPr>
            <w:noProof/>
            <w:webHidden/>
          </w:rPr>
          <w:instrText xml:space="preserve"> PAGEREF _Toc10210802 \h </w:instrText>
        </w:r>
      </w:ins>
      <w:r>
        <w:rPr>
          <w:noProof/>
          <w:webHidden/>
        </w:rPr>
      </w:r>
      <w:r>
        <w:rPr>
          <w:noProof/>
          <w:webHidden/>
        </w:rPr>
        <w:fldChar w:fldCharType="separate"/>
      </w:r>
      <w:ins w:id="773" w:author="Andreas Kuehne" w:date="2019-05-31T12:48:00Z">
        <w:r>
          <w:rPr>
            <w:noProof/>
            <w:webHidden/>
          </w:rPr>
          <w:t>131</w:t>
        </w:r>
        <w:r>
          <w:rPr>
            <w:noProof/>
            <w:webHidden/>
          </w:rPr>
          <w:fldChar w:fldCharType="end"/>
        </w:r>
        <w:r w:rsidRPr="00EE30CC">
          <w:rPr>
            <w:rStyle w:val="Hyperlink"/>
            <w:noProof/>
          </w:rPr>
          <w:fldChar w:fldCharType="end"/>
        </w:r>
      </w:ins>
    </w:p>
    <w:p w14:paraId="6BE68A99" w14:textId="6B93B13C" w:rsidR="00DC7A78" w:rsidRDefault="00DC7A78">
      <w:pPr>
        <w:pStyle w:val="Verzeichnis2"/>
        <w:tabs>
          <w:tab w:val="right" w:leader="dot" w:pos="9350"/>
        </w:tabs>
        <w:rPr>
          <w:ins w:id="774" w:author="Andreas Kuehne" w:date="2019-05-31T12:48:00Z"/>
          <w:rFonts w:asciiTheme="minorHAnsi" w:eastAsiaTheme="minorEastAsia" w:hAnsiTheme="minorHAnsi" w:cstheme="minorBidi"/>
          <w:noProof/>
          <w:sz w:val="22"/>
          <w:szCs w:val="22"/>
          <w:lang w:val="en-GB" w:eastAsia="en-GB"/>
        </w:rPr>
      </w:pPr>
      <w:ins w:id="775"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"_Toc10210803"</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rPr>
          <w:t>6.1 Processing for XML Signature Verification</w:t>
        </w:r>
        <w:r>
          <w:rPr>
            <w:noProof/>
            <w:webHidden/>
          </w:rPr>
          <w:tab/>
        </w:r>
        <w:r>
          <w:rPr>
            <w:noProof/>
            <w:webHidden/>
          </w:rPr>
          <w:fldChar w:fldCharType="begin"/>
        </w:r>
        <w:r>
          <w:rPr>
            <w:noProof/>
            <w:webHidden/>
          </w:rPr>
          <w:instrText xml:space="preserve"> PAGEREF _Toc10210803 \h </w:instrText>
        </w:r>
      </w:ins>
      <w:r>
        <w:rPr>
          <w:noProof/>
          <w:webHidden/>
        </w:rPr>
      </w:r>
      <w:r>
        <w:rPr>
          <w:noProof/>
          <w:webHidden/>
        </w:rPr>
        <w:fldChar w:fldCharType="separate"/>
      </w:r>
      <w:ins w:id="776" w:author="Andreas Kuehne" w:date="2019-05-31T12:48:00Z">
        <w:r>
          <w:rPr>
            <w:noProof/>
            <w:webHidden/>
          </w:rPr>
          <w:t>132</w:t>
        </w:r>
        <w:r>
          <w:rPr>
            <w:noProof/>
            <w:webHidden/>
          </w:rPr>
          <w:fldChar w:fldCharType="end"/>
        </w:r>
        <w:r w:rsidRPr="00EE30CC">
          <w:rPr>
            <w:rStyle w:val="Hyperlink"/>
            <w:noProof/>
          </w:rPr>
          <w:fldChar w:fldCharType="end"/>
        </w:r>
      </w:ins>
    </w:p>
    <w:p w14:paraId="0660042D" w14:textId="517C7AF2" w:rsidR="00DC7A78" w:rsidRDefault="00DC7A78">
      <w:pPr>
        <w:pStyle w:val="Verzeichnis3"/>
        <w:tabs>
          <w:tab w:val="right" w:leader="dot" w:pos="9350"/>
        </w:tabs>
        <w:rPr>
          <w:ins w:id="777" w:author="Andreas Kuehne" w:date="2019-05-31T12:48:00Z"/>
          <w:rFonts w:asciiTheme="minorHAnsi" w:eastAsiaTheme="minorEastAsia" w:hAnsiTheme="minorHAnsi" w:cstheme="minorBidi"/>
          <w:noProof/>
          <w:sz w:val="22"/>
          <w:szCs w:val="22"/>
          <w:lang w:val="en-GB" w:eastAsia="en-GB"/>
        </w:rPr>
      </w:pPr>
      <w:ins w:id="778"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"_Toc10210804"</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14:scene3d>
              <w14:camera w14:prst="orthographicFront"/>
              <w14:lightRig w14:rig="threePt" w14:dir="t">
                <w14:rot w14:lat="0" w14:lon="0" w14:rev="0"/>
              </w14:lightRig>
            </w14:scene3d>
          </w:rPr>
          <w:t>6.1.1</w:t>
        </w:r>
        <w:r w:rsidRPr="00EE30CC">
          <w:rPr>
            <w:rStyle w:val="Hyperlink"/>
            <w:noProof/>
            <w:lang w:val="en-GB"/>
          </w:rPr>
          <w:t xml:space="preserve"> Sub process ‘</w:t>
        </w:r>
        <w:r w:rsidRPr="00EE30CC">
          <w:rPr>
            <w:rStyle w:val="Hyperlink"/>
            <w:rFonts w:ascii="Courier New" w:hAnsi="Courier New"/>
            <w:noProof/>
            <w:lang w:val="en-GB"/>
          </w:rPr>
          <w:t>retrieve XML signature</w:t>
        </w:r>
        <w:r w:rsidRPr="00EE30CC">
          <w:rPr>
            <w:rStyle w:val="Hyperlink"/>
            <w:noProof/>
            <w:lang w:val="en-GB"/>
          </w:rPr>
          <w:t>’</w:t>
        </w:r>
        <w:r>
          <w:rPr>
            <w:noProof/>
            <w:webHidden/>
          </w:rPr>
          <w:tab/>
        </w:r>
        <w:r>
          <w:rPr>
            <w:noProof/>
            <w:webHidden/>
          </w:rPr>
          <w:fldChar w:fldCharType="begin"/>
        </w:r>
        <w:r>
          <w:rPr>
            <w:noProof/>
            <w:webHidden/>
          </w:rPr>
          <w:instrText xml:space="preserve"> PAGEREF _Toc10210804 \h </w:instrText>
        </w:r>
      </w:ins>
      <w:r>
        <w:rPr>
          <w:noProof/>
          <w:webHidden/>
        </w:rPr>
      </w:r>
      <w:r>
        <w:rPr>
          <w:noProof/>
          <w:webHidden/>
        </w:rPr>
        <w:fldChar w:fldCharType="separate"/>
      </w:r>
      <w:ins w:id="779" w:author="Andreas Kuehne" w:date="2019-05-31T12:48:00Z">
        <w:r>
          <w:rPr>
            <w:noProof/>
            <w:webHidden/>
          </w:rPr>
          <w:t>132</w:t>
        </w:r>
        <w:r>
          <w:rPr>
            <w:noProof/>
            <w:webHidden/>
          </w:rPr>
          <w:fldChar w:fldCharType="end"/>
        </w:r>
        <w:r w:rsidRPr="00EE30CC">
          <w:rPr>
            <w:rStyle w:val="Hyperlink"/>
            <w:noProof/>
          </w:rPr>
          <w:fldChar w:fldCharType="end"/>
        </w:r>
      </w:ins>
    </w:p>
    <w:p w14:paraId="2C8CD7BD" w14:textId="5FA3BBDD" w:rsidR="00DC7A78" w:rsidRDefault="00DC7A78">
      <w:pPr>
        <w:pStyle w:val="Verzeichnis3"/>
        <w:tabs>
          <w:tab w:val="right" w:leader="dot" w:pos="9350"/>
        </w:tabs>
        <w:rPr>
          <w:ins w:id="780" w:author="Andreas Kuehne" w:date="2019-05-31T12:48:00Z"/>
          <w:rFonts w:asciiTheme="minorHAnsi" w:eastAsiaTheme="minorEastAsia" w:hAnsiTheme="minorHAnsi" w:cstheme="minorBidi"/>
          <w:noProof/>
          <w:sz w:val="22"/>
          <w:szCs w:val="22"/>
          <w:lang w:val="en-GB" w:eastAsia="en-GB"/>
        </w:rPr>
      </w:pPr>
      <w:ins w:id="781"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"_Toc10210805"</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14:scene3d>
              <w14:camera w14:prst="orthographicFront"/>
              <w14:lightRig w14:rig="threePt" w14:dir="t">
                <w14:rot w14:lat="0" w14:lon="0" w14:rev="0"/>
              </w14:lightRig>
            </w14:scene3d>
          </w:rPr>
          <w:t>6.1.2</w:t>
        </w:r>
        <w:r w:rsidRPr="00EE30CC">
          <w:rPr>
            <w:rStyle w:val="Hyperlink"/>
            <w:noProof/>
            <w:lang w:val="en-GB"/>
          </w:rPr>
          <w:t xml:space="preserve"> Sub process ‘</w:t>
        </w:r>
        <w:r w:rsidRPr="00EE30CC">
          <w:rPr>
            <w:rStyle w:val="Hyperlink"/>
            <w:rFonts w:ascii="Courier New" w:hAnsi="Courier New"/>
            <w:noProof/>
            <w:lang w:val="en-GB"/>
          </w:rPr>
          <w:t>recalculate references</w:t>
        </w:r>
        <w:r w:rsidRPr="00EE30CC">
          <w:rPr>
            <w:rStyle w:val="Hyperlink"/>
            <w:noProof/>
            <w:lang w:val="en-GB"/>
          </w:rPr>
          <w:t>’</w:t>
        </w:r>
        <w:r>
          <w:rPr>
            <w:noProof/>
            <w:webHidden/>
          </w:rPr>
          <w:tab/>
        </w:r>
        <w:r>
          <w:rPr>
            <w:noProof/>
            <w:webHidden/>
          </w:rPr>
          <w:fldChar w:fldCharType="begin"/>
        </w:r>
        <w:r>
          <w:rPr>
            <w:noProof/>
            <w:webHidden/>
          </w:rPr>
          <w:instrText xml:space="preserve"> PAGEREF _Toc10210805 \h </w:instrText>
        </w:r>
      </w:ins>
      <w:r>
        <w:rPr>
          <w:noProof/>
          <w:webHidden/>
        </w:rPr>
      </w:r>
      <w:r>
        <w:rPr>
          <w:noProof/>
          <w:webHidden/>
        </w:rPr>
        <w:fldChar w:fldCharType="separate"/>
      </w:r>
      <w:ins w:id="782" w:author="Andreas Kuehne" w:date="2019-05-31T12:48:00Z">
        <w:r>
          <w:rPr>
            <w:noProof/>
            <w:webHidden/>
          </w:rPr>
          <w:t>132</w:t>
        </w:r>
        <w:r>
          <w:rPr>
            <w:noProof/>
            <w:webHidden/>
          </w:rPr>
          <w:fldChar w:fldCharType="end"/>
        </w:r>
        <w:r w:rsidRPr="00EE30CC">
          <w:rPr>
            <w:rStyle w:val="Hyperlink"/>
            <w:noProof/>
          </w:rPr>
          <w:fldChar w:fldCharType="end"/>
        </w:r>
      </w:ins>
    </w:p>
    <w:p w14:paraId="323D39A3" w14:textId="4FC01268" w:rsidR="00DC7A78" w:rsidRDefault="00DC7A78">
      <w:pPr>
        <w:pStyle w:val="Verzeichnis3"/>
        <w:tabs>
          <w:tab w:val="right" w:leader="dot" w:pos="9350"/>
        </w:tabs>
        <w:rPr>
          <w:ins w:id="783" w:author="Andreas Kuehne" w:date="2019-05-31T12:48:00Z"/>
          <w:rFonts w:asciiTheme="minorHAnsi" w:eastAsiaTheme="minorEastAsia" w:hAnsiTheme="minorHAnsi" w:cstheme="minorBidi"/>
          <w:noProof/>
          <w:sz w:val="22"/>
          <w:szCs w:val="22"/>
          <w:lang w:val="en-GB" w:eastAsia="en-GB"/>
        </w:rPr>
      </w:pPr>
      <w:ins w:id="784"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"_Toc10210806"</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14:scene3d>
              <w14:camera w14:prst="orthographicFront"/>
              <w14:lightRig w14:rig="threePt" w14:dir="t">
                <w14:rot w14:lat="0" w14:lon="0" w14:rev="0"/>
              </w14:lightRig>
            </w14:scene3d>
          </w:rPr>
          <w:t>6.1.3</w:t>
        </w:r>
        <w:r w:rsidRPr="00EE30CC">
          <w:rPr>
            <w:rStyle w:val="Hyperlink"/>
            <w:noProof/>
            <w:lang w:val="en-GB"/>
          </w:rPr>
          <w:t xml:space="preserve"> Sub process ‘</w:t>
        </w:r>
        <w:r w:rsidRPr="00EE30CC">
          <w:rPr>
            <w:rStyle w:val="Hyperlink"/>
            <w:rFonts w:ascii="Courier New" w:hAnsi="Courier New"/>
            <w:noProof/>
            <w:lang w:val="en-GB"/>
          </w:rPr>
          <w:t>verify XML signature</w:t>
        </w:r>
        <w:r w:rsidRPr="00EE30CC">
          <w:rPr>
            <w:rStyle w:val="Hyperlink"/>
            <w:noProof/>
            <w:lang w:val="en-GB"/>
          </w:rPr>
          <w:t>’</w:t>
        </w:r>
        <w:r>
          <w:rPr>
            <w:noProof/>
            <w:webHidden/>
          </w:rPr>
          <w:tab/>
        </w:r>
        <w:r>
          <w:rPr>
            <w:noProof/>
            <w:webHidden/>
          </w:rPr>
          <w:fldChar w:fldCharType="begin"/>
        </w:r>
        <w:r>
          <w:rPr>
            <w:noProof/>
            <w:webHidden/>
          </w:rPr>
          <w:instrText xml:space="preserve"> PAGEREF _Toc10210806 \h </w:instrText>
        </w:r>
      </w:ins>
      <w:r>
        <w:rPr>
          <w:noProof/>
          <w:webHidden/>
        </w:rPr>
      </w:r>
      <w:r>
        <w:rPr>
          <w:noProof/>
          <w:webHidden/>
        </w:rPr>
        <w:fldChar w:fldCharType="separate"/>
      </w:r>
      <w:ins w:id="785" w:author="Andreas Kuehne" w:date="2019-05-31T12:48:00Z">
        <w:r>
          <w:rPr>
            <w:noProof/>
            <w:webHidden/>
          </w:rPr>
          <w:t>133</w:t>
        </w:r>
        <w:r>
          <w:rPr>
            <w:noProof/>
            <w:webHidden/>
          </w:rPr>
          <w:fldChar w:fldCharType="end"/>
        </w:r>
        <w:r w:rsidRPr="00EE30CC">
          <w:rPr>
            <w:rStyle w:val="Hyperlink"/>
            <w:noProof/>
          </w:rPr>
          <w:fldChar w:fldCharType="end"/>
        </w:r>
      </w:ins>
    </w:p>
    <w:p w14:paraId="71D90318" w14:textId="6F2A985D" w:rsidR="00DC7A78" w:rsidRDefault="00DC7A78">
      <w:pPr>
        <w:pStyle w:val="Verzeichnis4"/>
        <w:tabs>
          <w:tab w:val="right" w:leader="dot" w:pos="9350"/>
        </w:tabs>
        <w:rPr>
          <w:ins w:id="786" w:author="Andreas Kuehne" w:date="2019-05-31T12:48:00Z"/>
          <w:rFonts w:asciiTheme="minorHAnsi" w:eastAsiaTheme="minorEastAsia" w:hAnsiTheme="minorHAnsi" w:cstheme="minorBidi"/>
          <w:noProof/>
          <w:sz w:val="22"/>
          <w:szCs w:val="22"/>
          <w:lang w:val="en-GB" w:eastAsia="en-GB"/>
        </w:rPr>
      </w:pPr>
      <w:ins w:id="787"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"_Toc10210807"</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14:scene3d>
              <w14:camera w14:prst="orthographicFront"/>
              <w14:lightRig w14:rig="threePt" w14:dir="t">
                <w14:rot w14:lat="0" w14:lon="0" w14:rev="0"/>
              </w14:lightRig>
            </w14:scene3d>
          </w:rPr>
          <w:t>6.1.3.1</w:t>
        </w:r>
        <w:r w:rsidRPr="00EE30CC">
          <w:rPr>
            <w:rStyle w:val="Hyperlink"/>
            <w:noProof/>
            <w:lang w:val="en-GB"/>
          </w:rPr>
          <w:t xml:space="preserve"> Processing for RFC 3161 timestamp tokens on XML Signatures</w:t>
        </w:r>
        <w:r>
          <w:rPr>
            <w:noProof/>
            <w:webHidden/>
          </w:rPr>
          <w:tab/>
        </w:r>
        <w:r>
          <w:rPr>
            <w:noProof/>
            <w:webHidden/>
          </w:rPr>
          <w:fldChar w:fldCharType="begin"/>
        </w:r>
        <w:r>
          <w:rPr>
            <w:noProof/>
            <w:webHidden/>
          </w:rPr>
          <w:instrText xml:space="preserve"> PAGEREF _Toc10210807 \h </w:instrText>
        </w:r>
      </w:ins>
      <w:r>
        <w:rPr>
          <w:noProof/>
          <w:webHidden/>
        </w:rPr>
      </w:r>
      <w:r>
        <w:rPr>
          <w:noProof/>
          <w:webHidden/>
        </w:rPr>
        <w:fldChar w:fldCharType="separate"/>
      </w:r>
      <w:ins w:id="788" w:author="Andreas Kuehne" w:date="2019-05-31T12:48:00Z">
        <w:r>
          <w:rPr>
            <w:noProof/>
            <w:webHidden/>
          </w:rPr>
          <w:t>134</w:t>
        </w:r>
        <w:r>
          <w:rPr>
            <w:noProof/>
            <w:webHidden/>
          </w:rPr>
          <w:fldChar w:fldCharType="end"/>
        </w:r>
        <w:r w:rsidRPr="00EE30CC">
          <w:rPr>
            <w:rStyle w:val="Hyperlink"/>
            <w:noProof/>
          </w:rPr>
          <w:fldChar w:fldCharType="end"/>
        </w:r>
      </w:ins>
    </w:p>
    <w:p w14:paraId="2D58AA9A" w14:textId="0D4E5333" w:rsidR="00DC7A78" w:rsidRDefault="00DC7A78">
      <w:pPr>
        <w:pStyle w:val="Verzeichnis4"/>
        <w:tabs>
          <w:tab w:val="right" w:leader="dot" w:pos="9350"/>
        </w:tabs>
        <w:rPr>
          <w:ins w:id="789" w:author="Andreas Kuehne" w:date="2019-05-31T12:48:00Z"/>
          <w:rFonts w:asciiTheme="minorHAnsi" w:eastAsiaTheme="minorEastAsia" w:hAnsiTheme="minorHAnsi" w:cstheme="minorBidi"/>
          <w:noProof/>
          <w:sz w:val="22"/>
          <w:szCs w:val="22"/>
          <w:lang w:val="en-GB" w:eastAsia="en-GB"/>
        </w:rPr>
      </w:pPr>
      <w:ins w:id="790"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"_Toc10210808"</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14:scene3d>
              <w14:camera w14:prst="orthographicFront"/>
              <w14:lightRig w14:rig="threePt" w14:dir="t">
                <w14:rot w14:lat="0" w14:lon="0" w14:rev="0"/>
              </w14:lightRig>
            </w14:scene3d>
          </w:rPr>
          <w:t>6.1.3.2</w:t>
        </w:r>
        <w:r w:rsidRPr="00EE30CC">
          <w:rPr>
            <w:rStyle w:val="Hyperlink"/>
            <w:noProof/>
            <w:lang w:val="en-GB"/>
          </w:rPr>
          <w:t xml:space="preserve"> Processing for XML timestamp tokens on XML signatures</w:t>
        </w:r>
        <w:r>
          <w:rPr>
            <w:noProof/>
            <w:webHidden/>
          </w:rPr>
          <w:tab/>
        </w:r>
        <w:r>
          <w:rPr>
            <w:noProof/>
            <w:webHidden/>
          </w:rPr>
          <w:fldChar w:fldCharType="begin"/>
        </w:r>
        <w:r>
          <w:rPr>
            <w:noProof/>
            <w:webHidden/>
          </w:rPr>
          <w:instrText xml:space="preserve"> PAGEREF _Toc10210808 \h </w:instrText>
        </w:r>
      </w:ins>
      <w:r>
        <w:rPr>
          <w:noProof/>
          <w:webHidden/>
        </w:rPr>
      </w:r>
      <w:r>
        <w:rPr>
          <w:noProof/>
          <w:webHidden/>
        </w:rPr>
        <w:fldChar w:fldCharType="separate"/>
      </w:r>
      <w:ins w:id="791" w:author="Andreas Kuehne" w:date="2019-05-31T12:48:00Z">
        <w:r>
          <w:rPr>
            <w:noProof/>
            <w:webHidden/>
          </w:rPr>
          <w:t>135</w:t>
        </w:r>
        <w:r>
          <w:rPr>
            <w:noProof/>
            <w:webHidden/>
          </w:rPr>
          <w:fldChar w:fldCharType="end"/>
        </w:r>
        <w:r w:rsidRPr="00EE30CC">
          <w:rPr>
            <w:rStyle w:val="Hyperlink"/>
            <w:noProof/>
          </w:rPr>
          <w:fldChar w:fldCharType="end"/>
        </w:r>
      </w:ins>
    </w:p>
    <w:p w14:paraId="3D95AB97" w14:textId="556050D4" w:rsidR="00DC7A78" w:rsidRDefault="00DC7A78">
      <w:pPr>
        <w:pStyle w:val="Verzeichnis2"/>
        <w:tabs>
          <w:tab w:val="right" w:leader="dot" w:pos="9350"/>
        </w:tabs>
        <w:rPr>
          <w:ins w:id="792" w:author="Andreas Kuehne" w:date="2019-05-31T12:48:00Z"/>
          <w:rFonts w:asciiTheme="minorHAnsi" w:eastAsiaTheme="minorEastAsia" w:hAnsiTheme="minorHAnsi" w:cstheme="minorBidi"/>
          <w:noProof/>
          <w:sz w:val="22"/>
          <w:szCs w:val="22"/>
          <w:lang w:val="en-GB" w:eastAsia="en-GB"/>
        </w:rPr>
      </w:pPr>
      <w:ins w:id="793"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"_Toc10210809"</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rPr>
          <w:t>6.2 Processing for CMS Signature Verification</w:t>
        </w:r>
        <w:r>
          <w:rPr>
            <w:noProof/>
            <w:webHidden/>
          </w:rPr>
          <w:tab/>
        </w:r>
        <w:r>
          <w:rPr>
            <w:noProof/>
            <w:webHidden/>
          </w:rPr>
          <w:fldChar w:fldCharType="begin"/>
        </w:r>
        <w:r>
          <w:rPr>
            <w:noProof/>
            <w:webHidden/>
          </w:rPr>
          <w:instrText xml:space="preserve"> PAGEREF _Toc10210809 \h </w:instrText>
        </w:r>
      </w:ins>
      <w:r>
        <w:rPr>
          <w:noProof/>
          <w:webHidden/>
        </w:rPr>
      </w:r>
      <w:r>
        <w:rPr>
          <w:noProof/>
          <w:webHidden/>
        </w:rPr>
        <w:fldChar w:fldCharType="separate"/>
      </w:r>
      <w:ins w:id="794" w:author="Andreas Kuehne" w:date="2019-05-31T12:48:00Z">
        <w:r>
          <w:rPr>
            <w:noProof/>
            <w:webHidden/>
          </w:rPr>
          <w:t>135</w:t>
        </w:r>
        <w:r>
          <w:rPr>
            <w:noProof/>
            <w:webHidden/>
          </w:rPr>
          <w:fldChar w:fldCharType="end"/>
        </w:r>
        <w:r w:rsidRPr="00EE30CC">
          <w:rPr>
            <w:rStyle w:val="Hyperlink"/>
            <w:noProof/>
          </w:rPr>
          <w:fldChar w:fldCharType="end"/>
        </w:r>
      </w:ins>
    </w:p>
    <w:p w14:paraId="31E48AEF" w14:textId="5696253C" w:rsidR="00DC7A78" w:rsidRDefault="00DC7A78">
      <w:pPr>
        <w:pStyle w:val="Verzeichnis3"/>
        <w:tabs>
          <w:tab w:val="right" w:leader="dot" w:pos="9350"/>
        </w:tabs>
        <w:rPr>
          <w:ins w:id="795" w:author="Andreas Kuehne" w:date="2019-05-31T12:48:00Z"/>
          <w:rFonts w:asciiTheme="minorHAnsi" w:eastAsiaTheme="minorEastAsia" w:hAnsiTheme="minorHAnsi" w:cstheme="minorBidi"/>
          <w:noProof/>
          <w:sz w:val="22"/>
          <w:szCs w:val="22"/>
          <w:lang w:val="en-GB" w:eastAsia="en-GB"/>
        </w:rPr>
      </w:pPr>
      <w:ins w:id="796"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"_Toc10210810"</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14:scene3d>
              <w14:camera w14:prst="orthographicFront"/>
              <w14:lightRig w14:rig="threePt" w14:dir="t">
                <w14:rot w14:lat="0" w14:lon="0" w14:rev="0"/>
              </w14:lightRig>
            </w14:scene3d>
          </w:rPr>
          <w:t>6.2.1</w:t>
        </w:r>
        <w:r w:rsidRPr="00EE30CC">
          <w:rPr>
            <w:rStyle w:val="Hyperlink"/>
            <w:noProof/>
            <w:lang w:val="en-GB"/>
          </w:rPr>
          <w:t xml:space="preserve"> Sub process ‘</w:t>
        </w:r>
        <w:r w:rsidRPr="00EE30CC">
          <w:rPr>
            <w:rStyle w:val="Hyperlink"/>
            <w:rFonts w:ascii="Courier New" w:hAnsi="Courier New"/>
            <w:noProof/>
            <w:lang w:val="en-GB"/>
          </w:rPr>
          <w:t>retrieve CMS signature</w:t>
        </w:r>
        <w:r w:rsidRPr="00EE30CC">
          <w:rPr>
            <w:rStyle w:val="Hyperlink"/>
            <w:noProof/>
            <w:lang w:val="en-GB"/>
          </w:rPr>
          <w:t>’</w:t>
        </w:r>
        <w:r>
          <w:rPr>
            <w:noProof/>
            <w:webHidden/>
          </w:rPr>
          <w:tab/>
        </w:r>
        <w:r>
          <w:rPr>
            <w:noProof/>
            <w:webHidden/>
          </w:rPr>
          <w:fldChar w:fldCharType="begin"/>
        </w:r>
        <w:r>
          <w:rPr>
            <w:noProof/>
            <w:webHidden/>
          </w:rPr>
          <w:instrText xml:space="preserve"> PAGEREF _Toc10210810 \h </w:instrText>
        </w:r>
      </w:ins>
      <w:r>
        <w:rPr>
          <w:noProof/>
          <w:webHidden/>
        </w:rPr>
      </w:r>
      <w:r>
        <w:rPr>
          <w:noProof/>
          <w:webHidden/>
        </w:rPr>
        <w:fldChar w:fldCharType="separate"/>
      </w:r>
      <w:ins w:id="797" w:author="Andreas Kuehne" w:date="2019-05-31T12:48:00Z">
        <w:r>
          <w:rPr>
            <w:noProof/>
            <w:webHidden/>
          </w:rPr>
          <w:t>135</w:t>
        </w:r>
        <w:r>
          <w:rPr>
            <w:noProof/>
            <w:webHidden/>
          </w:rPr>
          <w:fldChar w:fldCharType="end"/>
        </w:r>
        <w:r w:rsidRPr="00EE30CC">
          <w:rPr>
            <w:rStyle w:val="Hyperlink"/>
            <w:noProof/>
          </w:rPr>
          <w:fldChar w:fldCharType="end"/>
        </w:r>
      </w:ins>
    </w:p>
    <w:p w14:paraId="27B2CCD1" w14:textId="7D4715BC" w:rsidR="00DC7A78" w:rsidRDefault="00DC7A78">
      <w:pPr>
        <w:pStyle w:val="Verzeichnis3"/>
        <w:tabs>
          <w:tab w:val="right" w:leader="dot" w:pos="9350"/>
        </w:tabs>
        <w:rPr>
          <w:ins w:id="798" w:author="Andreas Kuehne" w:date="2019-05-31T12:48:00Z"/>
          <w:rFonts w:asciiTheme="minorHAnsi" w:eastAsiaTheme="minorEastAsia" w:hAnsiTheme="minorHAnsi" w:cstheme="minorBidi"/>
          <w:noProof/>
          <w:sz w:val="22"/>
          <w:szCs w:val="22"/>
          <w:lang w:val="en-GB" w:eastAsia="en-GB"/>
        </w:rPr>
      </w:pPr>
      <w:ins w:id="799"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"_Toc10210811"</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14:scene3d>
              <w14:camera w14:prst="orthographicFront"/>
              <w14:lightRig w14:rig="threePt" w14:dir="t">
                <w14:rot w14:lat="0" w14:lon="0" w14:rev="0"/>
              </w14:lightRig>
            </w14:scene3d>
          </w:rPr>
          <w:t>6.2.2</w:t>
        </w:r>
        <w:r w:rsidRPr="00EE30CC">
          <w:rPr>
            <w:rStyle w:val="Hyperlink"/>
            <w:noProof/>
            <w:lang w:val="en-GB"/>
          </w:rPr>
          <w:t xml:space="preserve"> Sub process ‘</w:t>
        </w:r>
        <w:r w:rsidRPr="00EE30CC">
          <w:rPr>
            <w:rStyle w:val="Hyperlink"/>
            <w:rFonts w:ascii="Courier New" w:hAnsi="Courier New"/>
            <w:noProof/>
            <w:lang w:val="en-GB"/>
          </w:rPr>
          <w:t>verify CMS signature</w:t>
        </w:r>
        <w:r w:rsidRPr="00EE30CC">
          <w:rPr>
            <w:rStyle w:val="Hyperlink"/>
            <w:noProof/>
            <w:lang w:val="en-GB"/>
          </w:rPr>
          <w:t>’</w:t>
        </w:r>
        <w:r>
          <w:rPr>
            <w:noProof/>
            <w:webHidden/>
          </w:rPr>
          <w:tab/>
        </w:r>
        <w:r>
          <w:rPr>
            <w:noProof/>
            <w:webHidden/>
          </w:rPr>
          <w:fldChar w:fldCharType="begin"/>
        </w:r>
        <w:r>
          <w:rPr>
            <w:noProof/>
            <w:webHidden/>
          </w:rPr>
          <w:instrText xml:space="preserve"> PAGEREF _Toc10210811 \h </w:instrText>
        </w:r>
      </w:ins>
      <w:r>
        <w:rPr>
          <w:noProof/>
          <w:webHidden/>
        </w:rPr>
      </w:r>
      <w:r>
        <w:rPr>
          <w:noProof/>
          <w:webHidden/>
        </w:rPr>
        <w:fldChar w:fldCharType="separate"/>
      </w:r>
      <w:ins w:id="800" w:author="Andreas Kuehne" w:date="2019-05-31T12:48:00Z">
        <w:r>
          <w:rPr>
            <w:noProof/>
            <w:webHidden/>
          </w:rPr>
          <w:t>136</w:t>
        </w:r>
        <w:r>
          <w:rPr>
            <w:noProof/>
            <w:webHidden/>
          </w:rPr>
          <w:fldChar w:fldCharType="end"/>
        </w:r>
        <w:r w:rsidRPr="00EE30CC">
          <w:rPr>
            <w:rStyle w:val="Hyperlink"/>
            <w:noProof/>
          </w:rPr>
          <w:fldChar w:fldCharType="end"/>
        </w:r>
      </w:ins>
    </w:p>
    <w:p w14:paraId="1168272D" w14:textId="5BA2EB91" w:rsidR="00DC7A78" w:rsidRDefault="00DC7A78">
      <w:pPr>
        <w:pStyle w:val="Verzeichnis4"/>
        <w:tabs>
          <w:tab w:val="right" w:leader="dot" w:pos="9350"/>
        </w:tabs>
        <w:rPr>
          <w:ins w:id="801" w:author="Andreas Kuehne" w:date="2019-05-31T12:48:00Z"/>
          <w:rFonts w:asciiTheme="minorHAnsi" w:eastAsiaTheme="minorEastAsia" w:hAnsiTheme="minorHAnsi" w:cstheme="minorBidi"/>
          <w:noProof/>
          <w:sz w:val="22"/>
          <w:szCs w:val="22"/>
          <w:lang w:val="en-GB" w:eastAsia="en-GB"/>
        </w:rPr>
      </w:pPr>
      <w:ins w:id="802"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"_Toc10210812"</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14:scene3d>
              <w14:camera w14:prst="orthographicFront"/>
              <w14:lightRig w14:rig="threePt" w14:dir="t">
                <w14:rot w14:lat="0" w14:lon="0" w14:rev="0"/>
              </w14:lightRig>
            </w14:scene3d>
          </w:rPr>
          <w:t>6.2.2.1</w:t>
        </w:r>
        <w:r w:rsidRPr="00EE30CC">
          <w:rPr>
            <w:rStyle w:val="Hyperlink"/>
            <w:noProof/>
            <w:lang w:val="en-GB"/>
          </w:rPr>
          <w:t xml:space="preserve"> Processing for RFC 3161 Timestamp tokens on CMS Signatures.</w:t>
        </w:r>
        <w:r>
          <w:rPr>
            <w:noProof/>
            <w:webHidden/>
          </w:rPr>
          <w:tab/>
        </w:r>
        <w:r>
          <w:rPr>
            <w:noProof/>
            <w:webHidden/>
          </w:rPr>
          <w:fldChar w:fldCharType="begin"/>
        </w:r>
        <w:r>
          <w:rPr>
            <w:noProof/>
            <w:webHidden/>
          </w:rPr>
          <w:instrText xml:space="preserve"> PAGEREF _Toc10210812 \h </w:instrText>
        </w:r>
      </w:ins>
      <w:r>
        <w:rPr>
          <w:noProof/>
          <w:webHidden/>
        </w:rPr>
      </w:r>
      <w:r>
        <w:rPr>
          <w:noProof/>
          <w:webHidden/>
        </w:rPr>
        <w:fldChar w:fldCharType="separate"/>
      </w:r>
      <w:ins w:id="803" w:author="Andreas Kuehne" w:date="2019-05-31T12:48:00Z">
        <w:r>
          <w:rPr>
            <w:noProof/>
            <w:webHidden/>
          </w:rPr>
          <w:t>136</w:t>
        </w:r>
        <w:r>
          <w:rPr>
            <w:noProof/>
            <w:webHidden/>
          </w:rPr>
          <w:fldChar w:fldCharType="end"/>
        </w:r>
        <w:r w:rsidRPr="00EE30CC">
          <w:rPr>
            <w:rStyle w:val="Hyperlink"/>
            <w:noProof/>
          </w:rPr>
          <w:fldChar w:fldCharType="end"/>
        </w:r>
      </w:ins>
    </w:p>
    <w:p w14:paraId="63B39421" w14:textId="7924089B" w:rsidR="00DC7A78" w:rsidRDefault="00DC7A78">
      <w:pPr>
        <w:pStyle w:val="Verzeichnis2"/>
        <w:tabs>
          <w:tab w:val="right" w:leader="dot" w:pos="9350"/>
        </w:tabs>
        <w:rPr>
          <w:ins w:id="804" w:author="Andreas Kuehne" w:date="2019-05-31T12:48:00Z"/>
          <w:rFonts w:asciiTheme="minorHAnsi" w:eastAsiaTheme="minorEastAsia" w:hAnsiTheme="minorHAnsi" w:cstheme="minorBidi"/>
          <w:noProof/>
          <w:sz w:val="22"/>
          <w:szCs w:val="22"/>
          <w:lang w:val="en-GB" w:eastAsia="en-GB"/>
        </w:rPr>
      </w:pPr>
      <w:ins w:id="805"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"_Toc10210813"</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rPr>
          <w:t>6.3 General Processing</w:t>
        </w:r>
        <w:r>
          <w:rPr>
            <w:noProof/>
            <w:webHidden/>
          </w:rPr>
          <w:tab/>
        </w:r>
        <w:r>
          <w:rPr>
            <w:noProof/>
            <w:webHidden/>
          </w:rPr>
          <w:fldChar w:fldCharType="begin"/>
        </w:r>
        <w:r>
          <w:rPr>
            <w:noProof/>
            <w:webHidden/>
          </w:rPr>
          <w:instrText xml:space="preserve"> PAGEREF _Toc10210813 \h </w:instrText>
        </w:r>
      </w:ins>
      <w:r>
        <w:rPr>
          <w:noProof/>
          <w:webHidden/>
        </w:rPr>
      </w:r>
      <w:r>
        <w:rPr>
          <w:noProof/>
          <w:webHidden/>
        </w:rPr>
        <w:fldChar w:fldCharType="separate"/>
      </w:r>
      <w:ins w:id="806" w:author="Andreas Kuehne" w:date="2019-05-31T12:48:00Z">
        <w:r>
          <w:rPr>
            <w:noProof/>
            <w:webHidden/>
          </w:rPr>
          <w:t>137</w:t>
        </w:r>
        <w:r>
          <w:rPr>
            <w:noProof/>
            <w:webHidden/>
          </w:rPr>
          <w:fldChar w:fldCharType="end"/>
        </w:r>
        <w:r w:rsidRPr="00EE30CC">
          <w:rPr>
            <w:rStyle w:val="Hyperlink"/>
            <w:noProof/>
          </w:rPr>
          <w:fldChar w:fldCharType="end"/>
        </w:r>
      </w:ins>
    </w:p>
    <w:p w14:paraId="7B46AB53" w14:textId="7A027B03" w:rsidR="00DC7A78" w:rsidRDefault="00DC7A78">
      <w:pPr>
        <w:pStyle w:val="Verzeichnis3"/>
        <w:tabs>
          <w:tab w:val="right" w:leader="dot" w:pos="9350"/>
        </w:tabs>
        <w:rPr>
          <w:ins w:id="807" w:author="Andreas Kuehne" w:date="2019-05-31T12:48:00Z"/>
          <w:rFonts w:asciiTheme="minorHAnsi" w:eastAsiaTheme="minorEastAsia" w:hAnsiTheme="minorHAnsi" w:cstheme="minorBidi"/>
          <w:noProof/>
          <w:sz w:val="22"/>
          <w:szCs w:val="22"/>
          <w:lang w:val="en-GB" w:eastAsia="en-GB"/>
        </w:rPr>
      </w:pPr>
      <w:ins w:id="808"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"_Toc10210821"</w:instrText>
        </w:r>
        <w:r w:rsidRPr="00EE30CC">
          <w:rPr>
            <w:rStyle w:val="Hyperlink"/>
            <w:noProof/>
          </w:rPr>
          <w:instrText xml:space="preserve"> </w:instrText>
        </w:r>
        <w:r w:rsidRPr="00EE30CC">
          <w:rPr>
            <w:rStyle w:val="Hyperlink"/>
            <w:noProof/>
          </w:rPr>
          <w:fldChar w:fldCharType="separate"/>
        </w:r>
        <w:r w:rsidRPr="00EE30CC">
          <w:rPr>
            <w:rStyle w:val="Hyperlink"/>
            <w:noProof/>
            <w14:scene3d>
              <w14:camera w14:prst="orthographicFront"/>
              <w14:lightRig w14:rig="threePt" w14:dir="t">
                <w14:rot w14:lat="0" w14:lon="0" w14:rev="0"/>
              </w14:lightRig>
            </w14:scene3d>
          </w:rPr>
          <w:t>6.3.1</w:t>
        </w:r>
        <w:r w:rsidRPr="00EE30CC">
          <w:rPr>
            <w:rStyle w:val="Hyperlink"/>
            <w:noProof/>
          </w:rPr>
          <w:t xml:space="preserve"> Multi-Signature Verification</w:t>
        </w:r>
        <w:r>
          <w:rPr>
            <w:noProof/>
            <w:webHidden/>
          </w:rPr>
          <w:tab/>
        </w:r>
        <w:r>
          <w:rPr>
            <w:noProof/>
            <w:webHidden/>
          </w:rPr>
          <w:fldChar w:fldCharType="begin"/>
        </w:r>
        <w:r>
          <w:rPr>
            <w:noProof/>
            <w:webHidden/>
          </w:rPr>
          <w:instrText xml:space="preserve"> PAGEREF _Toc10210821 \h </w:instrText>
        </w:r>
      </w:ins>
      <w:r>
        <w:rPr>
          <w:noProof/>
          <w:webHidden/>
        </w:rPr>
      </w:r>
      <w:r>
        <w:rPr>
          <w:noProof/>
          <w:webHidden/>
        </w:rPr>
        <w:fldChar w:fldCharType="separate"/>
      </w:r>
      <w:ins w:id="809" w:author="Andreas Kuehne" w:date="2019-05-31T12:48:00Z">
        <w:r>
          <w:rPr>
            <w:noProof/>
            <w:webHidden/>
          </w:rPr>
          <w:t>137</w:t>
        </w:r>
        <w:r>
          <w:rPr>
            <w:noProof/>
            <w:webHidden/>
          </w:rPr>
          <w:fldChar w:fldCharType="end"/>
        </w:r>
        <w:r w:rsidRPr="00EE30CC">
          <w:rPr>
            <w:rStyle w:val="Hyperlink"/>
            <w:noProof/>
          </w:rPr>
          <w:fldChar w:fldCharType="end"/>
        </w:r>
      </w:ins>
    </w:p>
    <w:p w14:paraId="61277A39" w14:textId="5FAAF0A9" w:rsidR="00DC7A78" w:rsidRDefault="00DC7A78">
      <w:pPr>
        <w:pStyle w:val="Verzeichnis3"/>
        <w:tabs>
          <w:tab w:val="right" w:leader="dot" w:pos="9350"/>
        </w:tabs>
        <w:rPr>
          <w:ins w:id="810" w:author="Andreas Kuehne" w:date="2019-05-31T12:48:00Z"/>
          <w:rFonts w:asciiTheme="minorHAnsi" w:eastAsiaTheme="minorEastAsia" w:hAnsiTheme="minorHAnsi" w:cstheme="minorBidi"/>
          <w:noProof/>
          <w:sz w:val="22"/>
          <w:szCs w:val="22"/>
          <w:lang w:val="en-GB" w:eastAsia="en-GB"/>
        </w:rPr>
      </w:pPr>
      <w:ins w:id="811"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"_Toc10210822"</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14:scene3d>
              <w14:camera w14:prst="orthographicFront"/>
              <w14:lightRig w14:rig="threePt" w14:dir="t">
                <w14:rot w14:lat="0" w14:lon="0" w14:rev="0"/>
              </w14:lightRig>
            </w14:scene3d>
          </w:rPr>
          <w:t>6.3.2</w:t>
        </w:r>
        <w:r w:rsidRPr="00EE30CC">
          <w:rPr>
            <w:rStyle w:val="Hyperlink"/>
            <w:noProof/>
            <w:lang w:val="en-GB"/>
          </w:rPr>
          <w:t xml:space="preserve"> Sub process ‘augment Signature’</w:t>
        </w:r>
        <w:r>
          <w:rPr>
            <w:noProof/>
            <w:webHidden/>
          </w:rPr>
          <w:tab/>
        </w:r>
        <w:r>
          <w:rPr>
            <w:noProof/>
            <w:webHidden/>
          </w:rPr>
          <w:fldChar w:fldCharType="begin"/>
        </w:r>
        <w:r>
          <w:rPr>
            <w:noProof/>
            <w:webHidden/>
          </w:rPr>
          <w:instrText xml:space="preserve"> PAGEREF _Toc10210822 \h </w:instrText>
        </w:r>
      </w:ins>
      <w:r>
        <w:rPr>
          <w:noProof/>
          <w:webHidden/>
        </w:rPr>
      </w:r>
      <w:r>
        <w:rPr>
          <w:noProof/>
          <w:webHidden/>
        </w:rPr>
        <w:fldChar w:fldCharType="separate"/>
      </w:r>
      <w:ins w:id="812" w:author="Andreas Kuehne" w:date="2019-05-31T12:48:00Z">
        <w:r>
          <w:rPr>
            <w:noProof/>
            <w:webHidden/>
          </w:rPr>
          <w:t>138</w:t>
        </w:r>
        <w:r>
          <w:rPr>
            <w:noProof/>
            <w:webHidden/>
          </w:rPr>
          <w:fldChar w:fldCharType="end"/>
        </w:r>
        <w:r w:rsidRPr="00EE30CC">
          <w:rPr>
            <w:rStyle w:val="Hyperlink"/>
            <w:noProof/>
          </w:rPr>
          <w:fldChar w:fldCharType="end"/>
        </w:r>
      </w:ins>
    </w:p>
    <w:p w14:paraId="4288CC47" w14:textId="206E53DC" w:rsidR="00DC7A78" w:rsidRDefault="00DC7A78">
      <w:pPr>
        <w:pStyle w:val="Verzeichnis3"/>
        <w:tabs>
          <w:tab w:val="right" w:leader="dot" w:pos="9350"/>
        </w:tabs>
        <w:rPr>
          <w:ins w:id="813" w:author="Andreas Kuehne" w:date="2019-05-31T12:48:00Z"/>
          <w:rFonts w:asciiTheme="minorHAnsi" w:eastAsiaTheme="minorEastAsia" w:hAnsiTheme="minorHAnsi" w:cstheme="minorBidi"/>
          <w:noProof/>
          <w:sz w:val="22"/>
          <w:szCs w:val="22"/>
          <w:lang w:val="en-GB" w:eastAsia="en-GB"/>
        </w:rPr>
      </w:pPr>
      <w:ins w:id="814"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"_Toc10210823"</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14:scene3d>
              <w14:camera w14:prst="orthographicFront"/>
              <w14:lightRig w14:rig="threePt" w14:dir="t">
                <w14:rot w14:lat="0" w14:lon="0" w14:rev="0"/>
              </w14:lightRig>
            </w14:scene3d>
          </w:rPr>
          <w:t>6.3.3</w:t>
        </w:r>
        <w:r w:rsidRPr="00EE30CC">
          <w:rPr>
            <w:rStyle w:val="Hyperlink"/>
            <w:noProof/>
            <w:lang w:val="en-GB"/>
          </w:rPr>
          <w:t xml:space="preserve"> Sub process ‘timestamp Signature’</w:t>
        </w:r>
        <w:r>
          <w:rPr>
            <w:noProof/>
            <w:webHidden/>
          </w:rPr>
          <w:tab/>
        </w:r>
        <w:r>
          <w:rPr>
            <w:noProof/>
            <w:webHidden/>
          </w:rPr>
          <w:fldChar w:fldCharType="begin"/>
        </w:r>
        <w:r>
          <w:rPr>
            <w:noProof/>
            <w:webHidden/>
          </w:rPr>
          <w:instrText xml:space="preserve"> PAGEREF _Toc10210823 \h </w:instrText>
        </w:r>
      </w:ins>
      <w:r>
        <w:rPr>
          <w:noProof/>
          <w:webHidden/>
        </w:rPr>
      </w:r>
      <w:r>
        <w:rPr>
          <w:noProof/>
          <w:webHidden/>
        </w:rPr>
        <w:fldChar w:fldCharType="separate"/>
      </w:r>
      <w:ins w:id="815" w:author="Andreas Kuehne" w:date="2019-05-31T12:48:00Z">
        <w:r>
          <w:rPr>
            <w:noProof/>
            <w:webHidden/>
          </w:rPr>
          <w:t>139</w:t>
        </w:r>
        <w:r>
          <w:rPr>
            <w:noProof/>
            <w:webHidden/>
          </w:rPr>
          <w:fldChar w:fldCharType="end"/>
        </w:r>
        <w:r w:rsidRPr="00EE30CC">
          <w:rPr>
            <w:rStyle w:val="Hyperlink"/>
            <w:noProof/>
          </w:rPr>
          <w:fldChar w:fldCharType="end"/>
        </w:r>
      </w:ins>
    </w:p>
    <w:p w14:paraId="15118508" w14:textId="7373D6A9" w:rsidR="00DC7A78" w:rsidRDefault="00DC7A78">
      <w:pPr>
        <w:pStyle w:val="Verzeichnis3"/>
        <w:tabs>
          <w:tab w:val="right" w:leader="dot" w:pos="9350"/>
        </w:tabs>
        <w:rPr>
          <w:ins w:id="816" w:author="Andreas Kuehne" w:date="2019-05-31T12:48:00Z"/>
          <w:rFonts w:asciiTheme="minorHAnsi" w:eastAsiaTheme="minorEastAsia" w:hAnsiTheme="minorHAnsi" w:cstheme="minorBidi"/>
          <w:noProof/>
          <w:sz w:val="22"/>
          <w:szCs w:val="22"/>
          <w:lang w:val="en-GB" w:eastAsia="en-GB"/>
        </w:rPr>
      </w:pPr>
      <w:ins w:id="817"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"_Toc10210824"</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14:scene3d>
              <w14:camera w14:prst="orthographicFront"/>
              <w14:lightRig w14:rig="threePt" w14:dir="t">
                <w14:rot w14:lat="0" w14:lon="0" w14:rev="0"/>
              </w14:lightRig>
            </w14:scene3d>
          </w:rPr>
          <w:t>6.3.4</w:t>
        </w:r>
        <w:r w:rsidRPr="00EE30CC">
          <w:rPr>
            <w:rStyle w:val="Hyperlink"/>
            <w:noProof/>
            <w:lang w:val="en-GB"/>
          </w:rPr>
          <w:t xml:space="preserve"> Task ‘build VerifyResponse’</w:t>
        </w:r>
        <w:r>
          <w:rPr>
            <w:noProof/>
            <w:webHidden/>
          </w:rPr>
          <w:tab/>
        </w:r>
        <w:r>
          <w:rPr>
            <w:noProof/>
            <w:webHidden/>
          </w:rPr>
          <w:fldChar w:fldCharType="begin"/>
        </w:r>
        <w:r>
          <w:rPr>
            <w:noProof/>
            <w:webHidden/>
          </w:rPr>
          <w:instrText xml:space="preserve"> PAGEREF _Toc10210824 \h </w:instrText>
        </w:r>
      </w:ins>
      <w:r>
        <w:rPr>
          <w:noProof/>
          <w:webHidden/>
        </w:rPr>
      </w:r>
      <w:r>
        <w:rPr>
          <w:noProof/>
          <w:webHidden/>
        </w:rPr>
        <w:fldChar w:fldCharType="separate"/>
      </w:r>
      <w:ins w:id="818" w:author="Andreas Kuehne" w:date="2019-05-31T12:48:00Z">
        <w:r>
          <w:rPr>
            <w:noProof/>
            <w:webHidden/>
          </w:rPr>
          <w:t>140</w:t>
        </w:r>
        <w:r>
          <w:rPr>
            <w:noProof/>
            <w:webHidden/>
          </w:rPr>
          <w:fldChar w:fldCharType="end"/>
        </w:r>
        <w:r w:rsidRPr="00EE30CC">
          <w:rPr>
            <w:rStyle w:val="Hyperlink"/>
            <w:noProof/>
          </w:rPr>
          <w:fldChar w:fldCharType="end"/>
        </w:r>
      </w:ins>
    </w:p>
    <w:p w14:paraId="5C293116" w14:textId="138ACF1F" w:rsidR="00DC7A78" w:rsidRDefault="00DC7A78">
      <w:pPr>
        <w:pStyle w:val="Verzeichnis1"/>
        <w:rPr>
          <w:ins w:id="819" w:author="Andreas Kuehne" w:date="2019-05-31T12:48:00Z"/>
          <w:rFonts w:asciiTheme="minorHAnsi" w:eastAsiaTheme="minorEastAsia" w:hAnsiTheme="minorHAnsi" w:cstheme="minorBidi"/>
          <w:noProof/>
          <w:sz w:val="22"/>
          <w:szCs w:val="22"/>
          <w:lang w:val="en-GB" w:eastAsia="en-GB"/>
        </w:rPr>
      </w:pPr>
      <w:ins w:id="820"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"_Toc10210825"</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rPr>
          <w:t>7</w:t>
        </w:r>
        <w:r>
          <w:rPr>
            <w:rFonts w:asciiTheme="minorHAnsi" w:eastAsiaTheme="minorEastAsia" w:hAnsiTheme="minorHAnsi" w:cstheme="minorBidi"/>
            <w:noProof/>
            <w:sz w:val="22"/>
            <w:szCs w:val="22"/>
            <w:lang w:val="en-GB" w:eastAsia="en-GB"/>
          </w:rPr>
          <w:tab/>
        </w:r>
        <w:r w:rsidRPr="00EE30CC">
          <w:rPr>
            <w:rStyle w:val="Hyperlink"/>
            <w:noProof/>
            <w:lang w:val="en-GB"/>
          </w:rPr>
          <w:t>Asynchronous Processing Model</w:t>
        </w:r>
        <w:r>
          <w:rPr>
            <w:noProof/>
            <w:webHidden/>
          </w:rPr>
          <w:tab/>
        </w:r>
        <w:r>
          <w:rPr>
            <w:noProof/>
            <w:webHidden/>
          </w:rPr>
          <w:fldChar w:fldCharType="begin"/>
        </w:r>
        <w:r>
          <w:rPr>
            <w:noProof/>
            <w:webHidden/>
          </w:rPr>
          <w:instrText xml:space="preserve"> PAGEREF _Toc10210825 \h </w:instrText>
        </w:r>
      </w:ins>
      <w:r>
        <w:rPr>
          <w:noProof/>
          <w:webHidden/>
        </w:rPr>
      </w:r>
      <w:r>
        <w:rPr>
          <w:noProof/>
          <w:webHidden/>
        </w:rPr>
        <w:fldChar w:fldCharType="separate"/>
      </w:r>
      <w:ins w:id="821" w:author="Andreas Kuehne" w:date="2019-05-31T12:48:00Z">
        <w:r>
          <w:rPr>
            <w:noProof/>
            <w:webHidden/>
          </w:rPr>
          <w:t>142</w:t>
        </w:r>
        <w:r>
          <w:rPr>
            <w:noProof/>
            <w:webHidden/>
          </w:rPr>
          <w:fldChar w:fldCharType="end"/>
        </w:r>
        <w:r w:rsidRPr="00EE30CC">
          <w:rPr>
            <w:rStyle w:val="Hyperlink"/>
            <w:noProof/>
          </w:rPr>
          <w:fldChar w:fldCharType="end"/>
        </w:r>
      </w:ins>
    </w:p>
    <w:p w14:paraId="334D0723" w14:textId="531222F5" w:rsidR="00DC7A78" w:rsidRDefault="00DC7A78">
      <w:pPr>
        <w:pStyle w:val="Verzeichnis2"/>
        <w:tabs>
          <w:tab w:val="right" w:leader="dot" w:pos="9350"/>
        </w:tabs>
        <w:rPr>
          <w:ins w:id="822" w:author="Andreas Kuehne" w:date="2019-05-31T12:48:00Z"/>
          <w:rFonts w:asciiTheme="minorHAnsi" w:eastAsiaTheme="minorEastAsia" w:hAnsiTheme="minorHAnsi" w:cstheme="minorBidi"/>
          <w:noProof/>
          <w:sz w:val="22"/>
          <w:szCs w:val="22"/>
          <w:lang w:val="en-GB" w:eastAsia="en-GB"/>
        </w:rPr>
      </w:pPr>
      <w:ins w:id="823"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"_Toc10210826"</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rPr>
          <w:t>7.1 Asynchronous-only Processing</w:t>
        </w:r>
        <w:r>
          <w:rPr>
            <w:noProof/>
            <w:webHidden/>
          </w:rPr>
          <w:tab/>
        </w:r>
        <w:r>
          <w:rPr>
            <w:noProof/>
            <w:webHidden/>
          </w:rPr>
          <w:fldChar w:fldCharType="begin"/>
        </w:r>
        <w:r>
          <w:rPr>
            <w:noProof/>
            <w:webHidden/>
          </w:rPr>
          <w:instrText xml:space="preserve"> PAGEREF _Toc10210826 \h </w:instrText>
        </w:r>
      </w:ins>
      <w:r>
        <w:rPr>
          <w:noProof/>
          <w:webHidden/>
        </w:rPr>
      </w:r>
      <w:r>
        <w:rPr>
          <w:noProof/>
          <w:webHidden/>
        </w:rPr>
        <w:fldChar w:fldCharType="separate"/>
      </w:r>
      <w:ins w:id="824" w:author="Andreas Kuehne" w:date="2019-05-31T12:48:00Z">
        <w:r>
          <w:rPr>
            <w:noProof/>
            <w:webHidden/>
          </w:rPr>
          <w:t>142</w:t>
        </w:r>
        <w:r>
          <w:rPr>
            <w:noProof/>
            <w:webHidden/>
          </w:rPr>
          <w:fldChar w:fldCharType="end"/>
        </w:r>
        <w:r w:rsidRPr="00EE30CC">
          <w:rPr>
            <w:rStyle w:val="Hyperlink"/>
            <w:noProof/>
          </w:rPr>
          <w:fldChar w:fldCharType="end"/>
        </w:r>
      </w:ins>
    </w:p>
    <w:p w14:paraId="2D17A401" w14:textId="180EA501" w:rsidR="00DC7A78" w:rsidRDefault="00DC7A78">
      <w:pPr>
        <w:pStyle w:val="Verzeichnis2"/>
        <w:tabs>
          <w:tab w:val="right" w:leader="dot" w:pos="9350"/>
        </w:tabs>
        <w:rPr>
          <w:ins w:id="825" w:author="Andreas Kuehne" w:date="2019-05-31T12:48:00Z"/>
          <w:rFonts w:asciiTheme="minorHAnsi" w:eastAsiaTheme="minorEastAsia" w:hAnsiTheme="minorHAnsi" w:cstheme="minorBidi"/>
          <w:noProof/>
          <w:sz w:val="22"/>
          <w:szCs w:val="22"/>
          <w:lang w:val="en-GB" w:eastAsia="en-GB"/>
        </w:rPr>
      </w:pPr>
      <w:ins w:id="826"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"_Toc10210827"</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rPr>
          <w:t>7.2 Enforcing Asynchronous Processing</w:t>
        </w:r>
        <w:r>
          <w:rPr>
            <w:noProof/>
            <w:webHidden/>
          </w:rPr>
          <w:tab/>
        </w:r>
        <w:r>
          <w:rPr>
            <w:noProof/>
            <w:webHidden/>
          </w:rPr>
          <w:fldChar w:fldCharType="begin"/>
        </w:r>
        <w:r>
          <w:rPr>
            <w:noProof/>
            <w:webHidden/>
          </w:rPr>
          <w:instrText xml:space="preserve"> PAGEREF _Toc10210827 \h </w:instrText>
        </w:r>
      </w:ins>
      <w:r>
        <w:rPr>
          <w:noProof/>
          <w:webHidden/>
        </w:rPr>
      </w:r>
      <w:r>
        <w:rPr>
          <w:noProof/>
          <w:webHidden/>
        </w:rPr>
        <w:fldChar w:fldCharType="separate"/>
      </w:r>
      <w:ins w:id="827" w:author="Andreas Kuehne" w:date="2019-05-31T12:48:00Z">
        <w:r>
          <w:rPr>
            <w:noProof/>
            <w:webHidden/>
          </w:rPr>
          <w:t>143</w:t>
        </w:r>
        <w:r>
          <w:rPr>
            <w:noProof/>
            <w:webHidden/>
          </w:rPr>
          <w:fldChar w:fldCharType="end"/>
        </w:r>
        <w:r w:rsidRPr="00EE30CC">
          <w:rPr>
            <w:rStyle w:val="Hyperlink"/>
            <w:noProof/>
          </w:rPr>
          <w:fldChar w:fldCharType="end"/>
        </w:r>
      </w:ins>
    </w:p>
    <w:p w14:paraId="7EFB8F7A" w14:textId="0D2C45D2" w:rsidR="00DC7A78" w:rsidRDefault="00DC7A78">
      <w:pPr>
        <w:pStyle w:val="Verzeichnis1"/>
        <w:rPr>
          <w:ins w:id="828" w:author="Andreas Kuehne" w:date="2019-05-31T12:48:00Z"/>
          <w:rFonts w:asciiTheme="minorHAnsi" w:eastAsiaTheme="minorEastAsia" w:hAnsiTheme="minorHAnsi" w:cstheme="minorBidi"/>
          <w:noProof/>
          <w:sz w:val="22"/>
          <w:szCs w:val="22"/>
          <w:lang w:val="en-GB" w:eastAsia="en-GB"/>
        </w:rPr>
      </w:pPr>
      <w:ins w:id="829"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"_Toc10210828"</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rPr>
          <w:t>8</w:t>
        </w:r>
        <w:r>
          <w:rPr>
            <w:rFonts w:asciiTheme="minorHAnsi" w:eastAsiaTheme="minorEastAsia" w:hAnsiTheme="minorHAnsi" w:cstheme="minorBidi"/>
            <w:noProof/>
            <w:sz w:val="22"/>
            <w:szCs w:val="22"/>
            <w:lang w:val="en-GB" w:eastAsia="en-GB"/>
          </w:rPr>
          <w:tab/>
        </w:r>
        <w:r w:rsidRPr="00EE30CC">
          <w:rPr>
            <w:rStyle w:val="Hyperlink"/>
            <w:noProof/>
            <w:lang w:val="en-GB"/>
          </w:rPr>
          <w:t>DSS Core Bindings</w:t>
        </w:r>
        <w:r>
          <w:rPr>
            <w:noProof/>
            <w:webHidden/>
          </w:rPr>
          <w:tab/>
        </w:r>
        <w:r>
          <w:rPr>
            <w:noProof/>
            <w:webHidden/>
          </w:rPr>
          <w:fldChar w:fldCharType="begin"/>
        </w:r>
        <w:r>
          <w:rPr>
            <w:noProof/>
            <w:webHidden/>
          </w:rPr>
          <w:instrText xml:space="preserve"> PAGEREF _Toc10210828 \h </w:instrText>
        </w:r>
      </w:ins>
      <w:r>
        <w:rPr>
          <w:noProof/>
          <w:webHidden/>
        </w:rPr>
      </w:r>
      <w:r>
        <w:rPr>
          <w:noProof/>
          <w:webHidden/>
        </w:rPr>
        <w:fldChar w:fldCharType="separate"/>
      </w:r>
      <w:ins w:id="830" w:author="Andreas Kuehne" w:date="2019-05-31T12:48:00Z">
        <w:r>
          <w:rPr>
            <w:noProof/>
            <w:webHidden/>
          </w:rPr>
          <w:t>144</w:t>
        </w:r>
        <w:r>
          <w:rPr>
            <w:noProof/>
            <w:webHidden/>
          </w:rPr>
          <w:fldChar w:fldCharType="end"/>
        </w:r>
        <w:r w:rsidRPr="00EE30CC">
          <w:rPr>
            <w:rStyle w:val="Hyperlink"/>
            <w:noProof/>
          </w:rPr>
          <w:fldChar w:fldCharType="end"/>
        </w:r>
      </w:ins>
    </w:p>
    <w:p w14:paraId="13BC48B7" w14:textId="546714A2" w:rsidR="00DC7A78" w:rsidRDefault="00DC7A78">
      <w:pPr>
        <w:pStyle w:val="Verzeichnis2"/>
        <w:tabs>
          <w:tab w:val="right" w:leader="dot" w:pos="9350"/>
        </w:tabs>
        <w:rPr>
          <w:ins w:id="831" w:author="Andreas Kuehne" w:date="2019-05-31T12:48:00Z"/>
          <w:rFonts w:asciiTheme="minorHAnsi" w:eastAsiaTheme="minorEastAsia" w:hAnsiTheme="minorHAnsi" w:cstheme="minorBidi"/>
          <w:noProof/>
          <w:sz w:val="22"/>
          <w:szCs w:val="22"/>
          <w:lang w:val="en-GB" w:eastAsia="en-GB"/>
        </w:rPr>
      </w:pPr>
      <w:ins w:id="832"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"_Toc10210829"</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rPr>
          <w:t>8.1 HTTP POST Transport Binding</w:t>
        </w:r>
        <w:r>
          <w:rPr>
            <w:noProof/>
            <w:webHidden/>
          </w:rPr>
          <w:tab/>
        </w:r>
        <w:r>
          <w:rPr>
            <w:noProof/>
            <w:webHidden/>
          </w:rPr>
          <w:fldChar w:fldCharType="begin"/>
        </w:r>
        <w:r>
          <w:rPr>
            <w:noProof/>
            <w:webHidden/>
          </w:rPr>
          <w:instrText xml:space="preserve"> PAGEREF _Toc10210829 \h </w:instrText>
        </w:r>
      </w:ins>
      <w:r>
        <w:rPr>
          <w:noProof/>
          <w:webHidden/>
        </w:rPr>
      </w:r>
      <w:r>
        <w:rPr>
          <w:noProof/>
          <w:webHidden/>
        </w:rPr>
        <w:fldChar w:fldCharType="separate"/>
      </w:r>
      <w:ins w:id="833" w:author="Andreas Kuehne" w:date="2019-05-31T12:48:00Z">
        <w:r>
          <w:rPr>
            <w:noProof/>
            <w:webHidden/>
          </w:rPr>
          <w:t>144</w:t>
        </w:r>
        <w:r>
          <w:rPr>
            <w:noProof/>
            <w:webHidden/>
          </w:rPr>
          <w:fldChar w:fldCharType="end"/>
        </w:r>
        <w:r w:rsidRPr="00EE30CC">
          <w:rPr>
            <w:rStyle w:val="Hyperlink"/>
            <w:noProof/>
          </w:rPr>
          <w:fldChar w:fldCharType="end"/>
        </w:r>
      </w:ins>
    </w:p>
    <w:p w14:paraId="393E3EAA" w14:textId="6762A6BF" w:rsidR="00DC7A78" w:rsidRDefault="00DC7A78">
      <w:pPr>
        <w:pStyle w:val="Verzeichnis2"/>
        <w:tabs>
          <w:tab w:val="right" w:leader="dot" w:pos="9350"/>
        </w:tabs>
        <w:rPr>
          <w:ins w:id="834" w:author="Andreas Kuehne" w:date="2019-05-31T12:48:00Z"/>
          <w:rFonts w:asciiTheme="minorHAnsi" w:eastAsiaTheme="minorEastAsia" w:hAnsiTheme="minorHAnsi" w:cstheme="minorBidi"/>
          <w:noProof/>
          <w:sz w:val="22"/>
          <w:szCs w:val="22"/>
          <w:lang w:val="en-GB" w:eastAsia="en-GB"/>
        </w:rPr>
      </w:pPr>
      <w:ins w:id="835"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"_Toc10210830"</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rPr>
          <w:t>8.2 SOAP 1.2 Transport Binding</w:t>
        </w:r>
        <w:r>
          <w:rPr>
            <w:noProof/>
            <w:webHidden/>
          </w:rPr>
          <w:tab/>
        </w:r>
        <w:r>
          <w:rPr>
            <w:noProof/>
            <w:webHidden/>
          </w:rPr>
          <w:fldChar w:fldCharType="begin"/>
        </w:r>
        <w:r>
          <w:rPr>
            <w:noProof/>
            <w:webHidden/>
          </w:rPr>
          <w:instrText xml:space="preserve"> PAGEREF _Toc10210830 \h </w:instrText>
        </w:r>
      </w:ins>
      <w:r>
        <w:rPr>
          <w:noProof/>
          <w:webHidden/>
        </w:rPr>
      </w:r>
      <w:r>
        <w:rPr>
          <w:noProof/>
          <w:webHidden/>
        </w:rPr>
        <w:fldChar w:fldCharType="separate"/>
      </w:r>
      <w:ins w:id="836" w:author="Andreas Kuehne" w:date="2019-05-31T12:48:00Z">
        <w:r>
          <w:rPr>
            <w:noProof/>
            <w:webHidden/>
          </w:rPr>
          <w:t>144</w:t>
        </w:r>
        <w:r>
          <w:rPr>
            <w:noProof/>
            <w:webHidden/>
          </w:rPr>
          <w:fldChar w:fldCharType="end"/>
        </w:r>
        <w:r w:rsidRPr="00EE30CC">
          <w:rPr>
            <w:rStyle w:val="Hyperlink"/>
            <w:noProof/>
          </w:rPr>
          <w:fldChar w:fldCharType="end"/>
        </w:r>
      </w:ins>
    </w:p>
    <w:p w14:paraId="23F6E3B7" w14:textId="1B0627AC" w:rsidR="00DC7A78" w:rsidRDefault="00DC7A78">
      <w:pPr>
        <w:pStyle w:val="Verzeichnis2"/>
        <w:tabs>
          <w:tab w:val="right" w:leader="dot" w:pos="9350"/>
        </w:tabs>
        <w:rPr>
          <w:ins w:id="837" w:author="Andreas Kuehne" w:date="2019-05-31T12:48:00Z"/>
          <w:rFonts w:asciiTheme="minorHAnsi" w:eastAsiaTheme="minorEastAsia" w:hAnsiTheme="minorHAnsi" w:cstheme="minorBidi"/>
          <w:noProof/>
          <w:sz w:val="22"/>
          <w:szCs w:val="22"/>
          <w:lang w:val="en-GB" w:eastAsia="en-GB"/>
        </w:rPr>
      </w:pPr>
      <w:ins w:id="838"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"_Toc10210831"</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rPr>
          <w:t>8.3 Security Bindings</w:t>
        </w:r>
        <w:r>
          <w:rPr>
            <w:noProof/>
            <w:webHidden/>
          </w:rPr>
          <w:tab/>
        </w:r>
        <w:r>
          <w:rPr>
            <w:noProof/>
            <w:webHidden/>
          </w:rPr>
          <w:fldChar w:fldCharType="begin"/>
        </w:r>
        <w:r>
          <w:rPr>
            <w:noProof/>
            <w:webHidden/>
          </w:rPr>
          <w:instrText xml:space="preserve"> PAGEREF _Toc10210831 \h </w:instrText>
        </w:r>
      </w:ins>
      <w:r>
        <w:rPr>
          <w:noProof/>
          <w:webHidden/>
        </w:rPr>
      </w:r>
      <w:r>
        <w:rPr>
          <w:noProof/>
          <w:webHidden/>
        </w:rPr>
        <w:fldChar w:fldCharType="separate"/>
      </w:r>
      <w:ins w:id="839" w:author="Andreas Kuehne" w:date="2019-05-31T12:48:00Z">
        <w:r>
          <w:rPr>
            <w:noProof/>
            <w:webHidden/>
          </w:rPr>
          <w:t>145</w:t>
        </w:r>
        <w:r>
          <w:rPr>
            <w:noProof/>
            <w:webHidden/>
          </w:rPr>
          <w:fldChar w:fldCharType="end"/>
        </w:r>
        <w:r w:rsidRPr="00EE30CC">
          <w:rPr>
            <w:rStyle w:val="Hyperlink"/>
            <w:noProof/>
          </w:rPr>
          <w:fldChar w:fldCharType="end"/>
        </w:r>
      </w:ins>
    </w:p>
    <w:p w14:paraId="518AA2CB" w14:textId="66C0D162" w:rsidR="00DC7A78" w:rsidRDefault="00DC7A78">
      <w:pPr>
        <w:pStyle w:val="Verzeichnis1"/>
        <w:rPr>
          <w:ins w:id="840" w:author="Andreas Kuehne" w:date="2019-05-31T12:48:00Z"/>
          <w:rFonts w:asciiTheme="minorHAnsi" w:eastAsiaTheme="minorEastAsia" w:hAnsiTheme="minorHAnsi" w:cstheme="minorBidi"/>
          <w:noProof/>
          <w:sz w:val="22"/>
          <w:szCs w:val="22"/>
          <w:lang w:val="en-GB" w:eastAsia="en-GB"/>
        </w:rPr>
      </w:pPr>
      <w:ins w:id="841"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"_Toc10210832"</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rPr>
          <w:t>9</w:t>
        </w:r>
        <w:r>
          <w:rPr>
            <w:rFonts w:asciiTheme="minorHAnsi" w:eastAsiaTheme="minorEastAsia" w:hAnsiTheme="minorHAnsi" w:cstheme="minorBidi"/>
            <w:noProof/>
            <w:sz w:val="22"/>
            <w:szCs w:val="22"/>
            <w:lang w:val="en-GB" w:eastAsia="en-GB"/>
          </w:rPr>
          <w:tab/>
        </w:r>
        <w:r w:rsidRPr="00EE30CC">
          <w:rPr>
            <w:rStyle w:val="Hyperlink"/>
            <w:noProof/>
            <w:lang w:val="en-GB"/>
          </w:rPr>
          <w:t>DSS-Defined Identifiers</w:t>
        </w:r>
        <w:r>
          <w:rPr>
            <w:noProof/>
            <w:webHidden/>
          </w:rPr>
          <w:tab/>
        </w:r>
        <w:r>
          <w:rPr>
            <w:noProof/>
            <w:webHidden/>
          </w:rPr>
          <w:fldChar w:fldCharType="begin"/>
        </w:r>
        <w:r>
          <w:rPr>
            <w:noProof/>
            <w:webHidden/>
          </w:rPr>
          <w:instrText xml:space="preserve"> PAGEREF _Toc10210832 \h </w:instrText>
        </w:r>
      </w:ins>
      <w:r>
        <w:rPr>
          <w:noProof/>
          <w:webHidden/>
        </w:rPr>
      </w:r>
      <w:r>
        <w:rPr>
          <w:noProof/>
          <w:webHidden/>
        </w:rPr>
        <w:fldChar w:fldCharType="separate"/>
      </w:r>
      <w:ins w:id="842" w:author="Andreas Kuehne" w:date="2019-05-31T12:48:00Z">
        <w:r>
          <w:rPr>
            <w:noProof/>
            <w:webHidden/>
          </w:rPr>
          <w:t>146</w:t>
        </w:r>
        <w:r>
          <w:rPr>
            <w:noProof/>
            <w:webHidden/>
          </w:rPr>
          <w:fldChar w:fldCharType="end"/>
        </w:r>
        <w:r w:rsidRPr="00EE30CC">
          <w:rPr>
            <w:rStyle w:val="Hyperlink"/>
            <w:noProof/>
          </w:rPr>
          <w:fldChar w:fldCharType="end"/>
        </w:r>
      </w:ins>
    </w:p>
    <w:p w14:paraId="4E94323E" w14:textId="79A93422" w:rsidR="00DC7A78" w:rsidRDefault="00DC7A78">
      <w:pPr>
        <w:pStyle w:val="Verzeichnis2"/>
        <w:tabs>
          <w:tab w:val="right" w:leader="dot" w:pos="9350"/>
        </w:tabs>
        <w:rPr>
          <w:ins w:id="843" w:author="Andreas Kuehne" w:date="2019-05-31T12:48:00Z"/>
          <w:rFonts w:asciiTheme="minorHAnsi" w:eastAsiaTheme="minorEastAsia" w:hAnsiTheme="minorHAnsi" w:cstheme="minorBidi"/>
          <w:noProof/>
          <w:sz w:val="22"/>
          <w:szCs w:val="22"/>
          <w:lang w:val="en-GB" w:eastAsia="en-GB"/>
        </w:rPr>
      </w:pPr>
      <w:ins w:id="844"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"_Toc10210833"</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rPr>
          <w:t>9.1 Signature Type Identifiers</w:t>
        </w:r>
        <w:r>
          <w:rPr>
            <w:noProof/>
            <w:webHidden/>
          </w:rPr>
          <w:tab/>
        </w:r>
        <w:r>
          <w:rPr>
            <w:noProof/>
            <w:webHidden/>
          </w:rPr>
          <w:fldChar w:fldCharType="begin"/>
        </w:r>
        <w:r>
          <w:rPr>
            <w:noProof/>
            <w:webHidden/>
          </w:rPr>
          <w:instrText xml:space="preserve"> PAGEREF _Toc10210833 \h </w:instrText>
        </w:r>
      </w:ins>
      <w:r>
        <w:rPr>
          <w:noProof/>
          <w:webHidden/>
        </w:rPr>
      </w:r>
      <w:r>
        <w:rPr>
          <w:noProof/>
          <w:webHidden/>
        </w:rPr>
        <w:fldChar w:fldCharType="separate"/>
      </w:r>
      <w:ins w:id="845" w:author="Andreas Kuehne" w:date="2019-05-31T12:48:00Z">
        <w:r>
          <w:rPr>
            <w:noProof/>
            <w:webHidden/>
          </w:rPr>
          <w:t>146</w:t>
        </w:r>
        <w:r>
          <w:rPr>
            <w:noProof/>
            <w:webHidden/>
          </w:rPr>
          <w:fldChar w:fldCharType="end"/>
        </w:r>
        <w:r w:rsidRPr="00EE30CC">
          <w:rPr>
            <w:rStyle w:val="Hyperlink"/>
            <w:noProof/>
          </w:rPr>
          <w:fldChar w:fldCharType="end"/>
        </w:r>
      </w:ins>
    </w:p>
    <w:p w14:paraId="26584EF7" w14:textId="5D24F980" w:rsidR="00DC7A78" w:rsidRDefault="00DC7A78">
      <w:pPr>
        <w:pStyle w:val="Verzeichnis3"/>
        <w:tabs>
          <w:tab w:val="right" w:leader="dot" w:pos="9350"/>
        </w:tabs>
        <w:rPr>
          <w:ins w:id="846" w:author="Andreas Kuehne" w:date="2019-05-31T12:48:00Z"/>
          <w:rFonts w:asciiTheme="minorHAnsi" w:eastAsiaTheme="minorEastAsia" w:hAnsiTheme="minorHAnsi" w:cstheme="minorBidi"/>
          <w:noProof/>
          <w:sz w:val="22"/>
          <w:szCs w:val="22"/>
          <w:lang w:val="en-GB" w:eastAsia="en-GB"/>
        </w:rPr>
      </w:pPr>
      <w:ins w:id="847"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"_Toc10210834"</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14:scene3d>
              <w14:camera w14:prst="orthographicFront"/>
              <w14:lightRig w14:rig="threePt" w14:dir="t">
                <w14:rot w14:lat="0" w14:lon="0" w14:rev="0"/>
              </w14:lightRig>
            </w14:scene3d>
          </w:rPr>
          <w:t>9.1.1</w:t>
        </w:r>
        <w:r w:rsidRPr="00EE30CC">
          <w:rPr>
            <w:rStyle w:val="Hyperlink"/>
            <w:noProof/>
            <w:lang w:val="en-GB"/>
          </w:rPr>
          <w:t xml:space="preserve"> XML Signature</w:t>
        </w:r>
        <w:r>
          <w:rPr>
            <w:noProof/>
            <w:webHidden/>
          </w:rPr>
          <w:tab/>
        </w:r>
        <w:r>
          <w:rPr>
            <w:noProof/>
            <w:webHidden/>
          </w:rPr>
          <w:fldChar w:fldCharType="begin"/>
        </w:r>
        <w:r>
          <w:rPr>
            <w:noProof/>
            <w:webHidden/>
          </w:rPr>
          <w:instrText xml:space="preserve"> PAGEREF _Toc10210834 \h </w:instrText>
        </w:r>
      </w:ins>
      <w:r>
        <w:rPr>
          <w:noProof/>
          <w:webHidden/>
        </w:rPr>
      </w:r>
      <w:r>
        <w:rPr>
          <w:noProof/>
          <w:webHidden/>
        </w:rPr>
        <w:fldChar w:fldCharType="separate"/>
      </w:r>
      <w:ins w:id="848" w:author="Andreas Kuehne" w:date="2019-05-31T12:48:00Z">
        <w:r>
          <w:rPr>
            <w:noProof/>
            <w:webHidden/>
          </w:rPr>
          <w:t>146</w:t>
        </w:r>
        <w:r>
          <w:rPr>
            <w:noProof/>
            <w:webHidden/>
          </w:rPr>
          <w:fldChar w:fldCharType="end"/>
        </w:r>
        <w:r w:rsidRPr="00EE30CC">
          <w:rPr>
            <w:rStyle w:val="Hyperlink"/>
            <w:noProof/>
          </w:rPr>
          <w:fldChar w:fldCharType="end"/>
        </w:r>
      </w:ins>
    </w:p>
    <w:p w14:paraId="24DA166D" w14:textId="5C931F93" w:rsidR="00DC7A78" w:rsidRDefault="00DC7A78">
      <w:pPr>
        <w:pStyle w:val="Verzeichnis3"/>
        <w:tabs>
          <w:tab w:val="right" w:leader="dot" w:pos="9350"/>
        </w:tabs>
        <w:rPr>
          <w:ins w:id="849" w:author="Andreas Kuehne" w:date="2019-05-31T12:48:00Z"/>
          <w:rFonts w:asciiTheme="minorHAnsi" w:eastAsiaTheme="minorEastAsia" w:hAnsiTheme="minorHAnsi" w:cstheme="minorBidi"/>
          <w:noProof/>
          <w:sz w:val="22"/>
          <w:szCs w:val="22"/>
          <w:lang w:val="en-GB" w:eastAsia="en-GB"/>
        </w:rPr>
      </w:pPr>
      <w:ins w:id="850"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"_Toc10210835"</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14:scene3d>
              <w14:camera w14:prst="orthographicFront"/>
              <w14:lightRig w14:rig="threePt" w14:dir="t">
                <w14:rot w14:lat="0" w14:lon="0" w14:rev="0"/>
              </w14:lightRig>
            </w14:scene3d>
          </w:rPr>
          <w:t>9.1.2</w:t>
        </w:r>
        <w:r w:rsidRPr="00EE30CC">
          <w:rPr>
            <w:rStyle w:val="Hyperlink"/>
            <w:noProof/>
            <w:lang w:val="en-GB"/>
          </w:rPr>
          <w:t xml:space="preserve"> XML TimeStampToken</w:t>
        </w:r>
        <w:r>
          <w:rPr>
            <w:noProof/>
            <w:webHidden/>
          </w:rPr>
          <w:tab/>
        </w:r>
        <w:r>
          <w:rPr>
            <w:noProof/>
            <w:webHidden/>
          </w:rPr>
          <w:fldChar w:fldCharType="begin"/>
        </w:r>
        <w:r>
          <w:rPr>
            <w:noProof/>
            <w:webHidden/>
          </w:rPr>
          <w:instrText xml:space="preserve"> PAGEREF _Toc10210835 \h </w:instrText>
        </w:r>
      </w:ins>
      <w:r>
        <w:rPr>
          <w:noProof/>
          <w:webHidden/>
        </w:rPr>
      </w:r>
      <w:r>
        <w:rPr>
          <w:noProof/>
          <w:webHidden/>
        </w:rPr>
        <w:fldChar w:fldCharType="separate"/>
      </w:r>
      <w:ins w:id="851" w:author="Andreas Kuehne" w:date="2019-05-31T12:48:00Z">
        <w:r>
          <w:rPr>
            <w:noProof/>
            <w:webHidden/>
          </w:rPr>
          <w:t>146</w:t>
        </w:r>
        <w:r>
          <w:rPr>
            <w:noProof/>
            <w:webHidden/>
          </w:rPr>
          <w:fldChar w:fldCharType="end"/>
        </w:r>
        <w:r w:rsidRPr="00EE30CC">
          <w:rPr>
            <w:rStyle w:val="Hyperlink"/>
            <w:noProof/>
          </w:rPr>
          <w:fldChar w:fldCharType="end"/>
        </w:r>
      </w:ins>
    </w:p>
    <w:p w14:paraId="5D9B0C04" w14:textId="546C6266" w:rsidR="00DC7A78" w:rsidRDefault="00DC7A78">
      <w:pPr>
        <w:pStyle w:val="Verzeichnis3"/>
        <w:tabs>
          <w:tab w:val="right" w:leader="dot" w:pos="9350"/>
        </w:tabs>
        <w:rPr>
          <w:ins w:id="852" w:author="Andreas Kuehne" w:date="2019-05-31T12:48:00Z"/>
          <w:rFonts w:asciiTheme="minorHAnsi" w:eastAsiaTheme="minorEastAsia" w:hAnsiTheme="minorHAnsi" w:cstheme="minorBidi"/>
          <w:noProof/>
          <w:sz w:val="22"/>
          <w:szCs w:val="22"/>
          <w:lang w:val="en-GB" w:eastAsia="en-GB"/>
        </w:rPr>
      </w:pPr>
      <w:ins w:id="853"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"_Toc10210836"</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14:scene3d>
              <w14:camera w14:prst="orthographicFront"/>
              <w14:lightRig w14:rig="threePt" w14:dir="t">
                <w14:rot w14:lat="0" w14:lon="0" w14:rev="0"/>
              </w14:lightRig>
            </w14:scene3d>
          </w:rPr>
          <w:t>9.1.3</w:t>
        </w:r>
        <w:r w:rsidRPr="00EE30CC">
          <w:rPr>
            <w:rStyle w:val="Hyperlink"/>
            <w:noProof/>
            <w:lang w:val="en-GB"/>
          </w:rPr>
          <w:t xml:space="preserve"> RFC 3161 TimeStampToken</w:t>
        </w:r>
        <w:r>
          <w:rPr>
            <w:noProof/>
            <w:webHidden/>
          </w:rPr>
          <w:tab/>
        </w:r>
        <w:r>
          <w:rPr>
            <w:noProof/>
            <w:webHidden/>
          </w:rPr>
          <w:fldChar w:fldCharType="begin"/>
        </w:r>
        <w:r>
          <w:rPr>
            <w:noProof/>
            <w:webHidden/>
          </w:rPr>
          <w:instrText xml:space="preserve"> PAGEREF _Toc10210836 \h </w:instrText>
        </w:r>
      </w:ins>
      <w:r>
        <w:rPr>
          <w:noProof/>
          <w:webHidden/>
        </w:rPr>
      </w:r>
      <w:r>
        <w:rPr>
          <w:noProof/>
          <w:webHidden/>
        </w:rPr>
        <w:fldChar w:fldCharType="separate"/>
      </w:r>
      <w:ins w:id="854" w:author="Andreas Kuehne" w:date="2019-05-31T12:48:00Z">
        <w:r>
          <w:rPr>
            <w:noProof/>
            <w:webHidden/>
          </w:rPr>
          <w:t>146</w:t>
        </w:r>
        <w:r>
          <w:rPr>
            <w:noProof/>
            <w:webHidden/>
          </w:rPr>
          <w:fldChar w:fldCharType="end"/>
        </w:r>
        <w:r w:rsidRPr="00EE30CC">
          <w:rPr>
            <w:rStyle w:val="Hyperlink"/>
            <w:noProof/>
          </w:rPr>
          <w:fldChar w:fldCharType="end"/>
        </w:r>
      </w:ins>
    </w:p>
    <w:p w14:paraId="2028ED0A" w14:textId="23725726" w:rsidR="00DC7A78" w:rsidRDefault="00DC7A78">
      <w:pPr>
        <w:pStyle w:val="Verzeichnis3"/>
        <w:tabs>
          <w:tab w:val="right" w:leader="dot" w:pos="9350"/>
        </w:tabs>
        <w:rPr>
          <w:ins w:id="855" w:author="Andreas Kuehne" w:date="2019-05-31T12:48:00Z"/>
          <w:rFonts w:asciiTheme="minorHAnsi" w:eastAsiaTheme="minorEastAsia" w:hAnsiTheme="minorHAnsi" w:cstheme="minorBidi"/>
          <w:noProof/>
          <w:sz w:val="22"/>
          <w:szCs w:val="22"/>
          <w:lang w:val="en-GB" w:eastAsia="en-GB"/>
        </w:rPr>
      </w:pPr>
      <w:ins w:id="856"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"_Toc10210837"</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14:scene3d>
              <w14:camera w14:prst="orthographicFront"/>
              <w14:lightRig w14:rig="threePt" w14:dir="t">
                <w14:rot w14:lat="0" w14:lon="0" w14:rev="0"/>
              </w14:lightRig>
            </w14:scene3d>
          </w:rPr>
          <w:t>9.1.4</w:t>
        </w:r>
        <w:r w:rsidRPr="00EE30CC">
          <w:rPr>
            <w:rStyle w:val="Hyperlink"/>
            <w:noProof/>
            <w:lang w:val="en-GB"/>
          </w:rPr>
          <w:t xml:space="preserve"> CMS Signature</w:t>
        </w:r>
        <w:r>
          <w:rPr>
            <w:noProof/>
            <w:webHidden/>
          </w:rPr>
          <w:tab/>
        </w:r>
        <w:r>
          <w:rPr>
            <w:noProof/>
            <w:webHidden/>
          </w:rPr>
          <w:fldChar w:fldCharType="begin"/>
        </w:r>
        <w:r>
          <w:rPr>
            <w:noProof/>
            <w:webHidden/>
          </w:rPr>
          <w:instrText xml:space="preserve"> PAGEREF _Toc10210837 \h </w:instrText>
        </w:r>
      </w:ins>
      <w:r>
        <w:rPr>
          <w:noProof/>
          <w:webHidden/>
        </w:rPr>
      </w:r>
      <w:r>
        <w:rPr>
          <w:noProof/>
          <w:webHidden/>
        </w:rPr>
        <w:fldChar w:fldCharType="separate"/>
      </w:r>
      <w:ins w:id="857" w:author="Andreas Kuehne" w:date="2019-05-31T12:48:00Z">
        <w:r>
          <w:rPr>
            <w:noProof/>
            <w:webHidden/>
          </w:rPr>
          <w:t>146</w:t>
        </w:r>
        <w:r>
          <w:rPr>
            <w:noProof/>
            <w:webHidden/>
          </w:rPr>
          <w:fldChar w:fldCharType="end"/>
        </w:r>
        <w:r w:rsidRPr="00EE30CC">
          <w:rPr>
            <w:rStyle w:val="Hyperlink"/>
            <w:noProof/>
          </w:rPr>
          <w:fldChar w:fldCharType="end"/>
        </w:r>
      </w:ins>
    </w:p>
    <w:p w14:paraId="5D1A6E93" w14:textId="6E44CF7D" w:rsidR="00DC7A78" w:rsidRDefault="00DC7A78">
      <w:pPr>
        <w:pStyle w:val="Verzeichnis3"/>
        <w:tabs>
          <w:tab w:val="right" w:leader="dot" w:pos="9350"/>
        </w:tabs>
        <w:rPr>
          <w:ins w:id="858" w:author="Andreas Kuehne" w:date="2019-05-31T12:48:00Z"/>
          <w:rFonts w:asciiTheme="minorHAnsi" w:eastAsiaTheme="minorEastAsia" w:hAnsiTheme="minorHAnsi" w:cstheme="minorBidi"/>
          <w:noProof/>
          <w:sz w:val="22"/>
          <w:szCs w:val="22"/>
          <w:lang w:val="en-GB" w:eastAsia="en-GB"/>
        </w:rPr>
      </w:pPr>
      <w:ins w:id="859"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"_Toc10210838"</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14:scene3d>
              <w14:camera w14:prst="orthographicFront"/>
              <w14:lightRig w14:rig="threePt" w14:dir="t">
                <w14:rot w14:lat="0" w14:lon="0" w14:rev="0"/>
              </w14:lightRig>
            </w14:scene3d>
          </w:rPr>
          <w:t>9.1.5</w:t>
        </w:r>
        <w:r w:rsidRPr="00EE30CC">
          <w:rPr>
            <w:rStyle w:val="Hyperlink"/>
            <w:noProof/>
            <w:lang w:val="en-GB"/>
          </w:rPr>
          <w:t xml:space="preserve"> PGP Signature</w:t>
        </w:r>
        <w:r>
          <w:rPr>
            <w:noProof/>
            <w:webHidden/>
          </w:rPr>
          <w:tab/>
        </w:r>
        <w:r>
          <w:rPr>
            <w:noProof/>
            <w:webHidden/>
          </w:rPr>
          <w:fldChar w:fldCharType="begin"/>
        </w:r>
        <w:r>
          <w:rPr>
            <w:noProof/>
            <w:webHidden/>
          </w:rPr>
          <w:instrText xml:space="preserve"> PAGEREF _Toc10210838 \h </w:instrText>
        </w:r>
      </w:ins>
      <w:r>
        <w:rPr>
          <w:noProof/>
          <w:webHidden/>
        </w:rPr>
      </w:r>
      <w:r>
        <w:rPr>
          <w:noProof/>
          <w:webHidden/>
        </w:rPr>
        <w:fldChar w:fldCharType="separate"/>
      </w:r>
      <w:ins w:id="860" w:author="Andreas Kuehne" w:date="2019-05-31T12:48:00Z">
        <w:r>
          <w:rPr>
            <w:noProof/>
            <w:webHidden/>
          </w:rPr>
          <w:t>146</w:t>
        </w:r>
        <w:r>
          <w:rPr>
            <w:noProof/>
            <w:webHidden/>
          </w:rPr>
          <w:fldChar w:fldCharType="end"/>
        </w:r>
        <w:r w:rsidRPr="00EE30CC">
          <w:rPr>
            <w:rStyle w:val="Hyperlink"/>
            <w:noProof/>
          </w:rPr>
          <w:fldChar w:fldCharType="end"/>
        </w:r>
      </w:ins>
    </w:p>
    <w:p w14:paraId="5A10E45A" w14:textId="3FB38182" w:rsidR="00DC7A78" w:rsidRDefault="00DC7A78">
      <w:pPr>
        <w:pStyle w:val="Verzeichnis2"/>
        <w:tabs>
          <w:tab w:val="right" w:leader="dot" w:pos="9350"/>
        </w:tabs>
        <w:rPr>
          <w:ins w:id="861" w:author="Andreas Kuehne" w:date="2019-05-31T12:48:00Z"/>
          <w:rFonts w:asciiTheme="minorHAnsi" w:eastAsiaTheme="minorEastAsia" w:hAnsiTheme="minorHAnsi" w:cstheme="minorBidi"/>
          <w:noProof/>
          <w:sz w:val="22"/>
          <w:szCs w:val="22"/>
          <w:lang w:val="en-GB" w:eastAsia="en-GB"/>
        </w:rPr>
      </w:pPr>
      <w:ins w:id="862"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"_Toc10210839"</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rPr>
          <w:t>9.2 ResultMinors</w:t>
        </w:r>
        <w:r>
          <w:rPr>
            <w:noProof/>
            <w:webHidden/>
          </w:rPr>
          <w:tab/>
        </w:r>
        <w:r>
          <w:rPr>
            <w:noProof/>
            <w:webHidden/>
          </w:rPr>
          <w:fldChar w:fldCharType="begin"/>
        </w:r>
        <w:r>
          <w:rPr>
            <w:noProof/>
            <w:webHidden/>
          </w:rPr>
          <w:instrText xml:space="preserve"> PAGEREF _Toc10210839 \h </w:instrText>
        </w:r>
      </w:ins>
      <w:r>
        <w:rPr>
          <w:noProof/>
          <w:webHidden/>
        </w:rPr>
      </w:r>
      <w:r>
        <w:rPr>
          <w:noProof/>
          <w:webHidden/>
        </w:rPr>
        <w:fldChar w:fldCharType="separate"/>
      </w:r>
      <w:ins w:id="863" w:author="Andreas Kuehne" w:date="2019-05-31T12:48:00Z">
        <w:r>
          <w:rPr>
            <w:noProof/>
            <w:webHidden/>
          </w:rPr>
          <w:t>146</w:t>
        </w:r>
        <w:r>
          <w:rPr>
            <w:noProof/>
            <w:webHidden/>
          </w:rPr>
          <w:fldChar w:fldCharType="end"/>
        </w:r>
        <w:r w:rsidRPr="00EE30CC">
          <w:rPr>
            <w:rStyle w:val="Hyperlink"/>
            <w:noProof/>
          </w:rPr>
          <w:fldChar w:fldCharType="end"/>
        </w:r>
      </w:ins>
    </w:p>
    <w:p w14:paraId="55154090" w14:textId="7BCD2A37" w:rsidR="00DC7A78" w:rsidRDefault="00DC7A78">
      <w:pPr>
        <w:pStyle w:val="Verzeichnis1"/>
        <w:rPr>
          <w:ins w:id="864" w:author="Andreas Kuehne" w:date="2019-05-31T12:48:00Z"/>
          <w:rFonts w:asciiTheme="minorHAnsi" w:eastAsiaTheme="minorEastAsia" w:hAnsiTheme="minorHAnsi" w:cstheme="minorBidi"/>
          <w:noProof/>
          <w:sz w:val="22"/>
          <w:szCs w:val="22"/>
          <w:lang w:val="en-GB" w:eastAsia="en-GB"/>
        </w:rPr>
      </w:pPr>
      <w:ins w:id="865"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"_Toc10210840"</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rPr>
          <w:t>10</w:t>
        </w:r>
        <w:r>
          <w:rPr>
            <w:rFonts w:asciiTheme="minorHAnsi" w:eastAsiaTheme="minorEastAsia" w:hAnsiTheme="minorHAnsi" w:cstheme="minorBidi"/>
            <w:noProof/>
            <w:sz w:val="22"/>
            <w:szCs w:val="22"/>
            <w:lang w:val="en-GB" w:eastAsia="en-GB"/>
          </w:rPr>
          <w:tab/>
        </w:r>
        <w:r w:rsidRPr="00EE30CC">
          <w:rPr>
            <w:rStyle w:val="Hyperlink"/>
            <w:noProof/>
            <w:lang w:val="en-GB"/>
          </w:rPr>
          <w:t>Security Considerations</w:t>
        </w:r>
        <w:r>
          <w:rPr>
            <w:noProof/>
            <w:webHidden/>
          </w:rPr>
          <w:tab/>
        </w:r>
        <w:r>
          <w:rPr>
            <w:noProof/>
            <w:webHidden/>
          </w:rPr>
          <w:fldChar w:fldCharType="begin"/>
        </w:r>
        <w:r>
          <w:rPr>
            <w:noProof/>
            <w:webHidden/>
          </w:rPr>
          <w:instrText xml:space="preserve"> PAGEREF _Toc10210840 \h </w:instrText>
        </w:r>
      </w:ins>
      <w:r>
        <w:rPr>
          <w:noProof/>
          <w:webHidden/>
        </w:rPr>
      </w:r>
      <w:r>
        <w:rPr>
          <w:noProof/>
          <w:webHidden/>
        </w:rPr>
        <w:fldChar w:fldCharType="separate"/>
      </w:r>
      <w:ins w:id="866" w:author="Andreas Kuehne" w:date="2019-05-31T12:48:00Z">
        <w:r>
          <w:rPr>
            <w:noProof/>
            <w:webHidden/>
          </w:rPr>
          <w:t>148</w:t>
        </w:r>
        <w:r>
          <w:rPr>
            <w:noProof/>
            <w:webHidden/>
          </w:rPr>
          <w:fldChar w:fldCharType="end"/>
        </w:r>
        <w:r w:rsidRPr="00EE30CC">
          <w:rPr>
            <w:rStyle w:val="Hyperlink"/>
            <w:noProof/>
          </w:rPr>
          <w:fldChar w:fldCharType="end"/>
        </w:r>
      </w:ins>
    </w:p>
    <w:p w14:paraId="2B5AB56C" w14:textId="7E6C3F9B" w:rsidR="00DC7A78" w:rsidRDefault="00DC7A78">
      <w:pPr>
        <w:pStyle w:val="Verzeichnis2"/>
        <w:tabs>
          <w:tab w:val="right" w:leader="dot" w:pos="9350"/>
        </w:tabs>
        <w:rPr>
          <w:ins w:id="867" w:author="Andreas Kuehne" w:date="2019-05-31T12:48:00Z"/>
          <w:rFonts w:asciiTheme="minorHAnsi" w:eastAsiaTheme="minorEastAsia" w:hAnsiTheme="minorHAnsi" w:cstheme="minorBidi"/>
          <w:noProof/>
          <w:sz w:val="22"/>
          <w:szCs w:val="22"/>
          <w:lang w:val="en-GB" w:eastAsia="en-GB"/>
        </w:rPr>
      </w:pPr>
      <w:ins w:id="868"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"_Toc10210841"</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rPr>
          <w:t>10.1 Well-Known Attack Vectors</w:t>
        </w:r>
        <w:r>
          <w:rPr>
            <w:noProof/>
            <w:webHidden/>
          </w:rPr>
          <w:tab/>
        </w:r>
        <w:r>
          <w:rPr>
            <w:noProof/>
            <w:webHidden/>
          </w:rPr>
          <w:fldChar w:fldCharType="begin"/>
        </w:r>
        <w:r>
          <w:rPr>
            <w:noProof/>
            <w:webHidden/>
          </w:rPr>
          <w:instrText xml:space="preserve"> PAGEREF _Toc10210841 \h </w:instrText>
        </w:r>
      </w:ins>
      <w:r>
        <w:rPr>
          <w:noProof/>
          <w:webHidden/>
        </w:rPr>
      </w:r>
      <w:r>
        <w:rPr>
          <w:noProof/>
          <w:webHidden/>
        </w:rPr>
        <w:fldChar w:fldCharType="separate"/>
      </w:r>
      <w:ins w:id="869" w:author="Andreas Kuehne" w:date="2019-05-31T12:48:00Z">
        <w:r>
          <w:rPr>
            <w:noProof/>
            <w:webHidden/>
          </w:rPr>
          <w:t>148</w:t>
        </w:r>
        <w:r>
          <w:rPr>
            <w:noProof/>
            <w:webHidden/>
          </w:rPr>
          <w:fldChar w:fldCharType="end"/>
        </w:r>
        <w:r w:rsidRPr="00EE30CC">
          <w:rPr>
            <w:rStyle w:val="Hyperlink"/>
            <w:noProof/>
          </w:rPr>
          <w:fldChar w:fldCharType="end"/>
        </w:r>
      </w:ins>
    </w:p>
    <w:p w14:paraId="51EEB34B" w14:textId="6F381B79" w:rsidR="00DC7A78" w:rsidRDefault="00DC7A78">
      <w:pPr>
        <w:pStyle w:val="Verzeichnis3"/>
        <w:tabs>
          <w:tab w:val="right" w:leader="dot" w:pos="9350"/>
        </w:tabs>
        <w:rPr>
          <w:ins w:id="870" w:author="Andreas Kuehne" w:date="2019-05-31T12:48:00Z"/>
          <w:rFonts w:asciiTheme="minorHAnsi" w:eastAsiaTheme="minorEastAsia" w:hAnsiTheme="minorHAnsi" w:cstheme="minorBidi"/>
          <w:noProof/>
          <w:sz w:val="22"/>
          <w:szCs w:val="22"/>
          <w:lang w:val="en-GB" w:eastAsia="en-GB"/>
        </w:rPr>
      </w:pPr>
      <w:ins w:id="871"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"_Toc10210842"</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14:scene3d>
              <w14:camera w14:prst="orthographicFront"/>
              <w14:lightRig w14:rig="threePt" w14:dir="t">
                <w14:rot w14:lat="0" w14:lon="0" w14:rev="0"/>
              </w14:lightRig>
            </w14:scene3d>
          </w:rPr>
          <w:t>10.1.1</w:t>
        </w:r>
        <w:r w:rsidRPr="00EE30CC">
          <w:rPr>
            <w:rStyle w:val="Hyperlink"/>
            <w:noProof/>
            <w:lang w:val="en-GB"/>
          </w:rPr>
          <w:t xml:space="preserve"> XML Parsing Vulnerabilities [non-normative]</w:t>
        </w:r>
        <w:r>
          <w:rPr>
            <w:noProof/>
            <w:webHidden/>
          </w:rPr>
          <w:tab/>
        </w:r>
        <w:r>
          <w:rPr>
            <w:noProof/>
            <w:webHidden/>
          </w:rPr>
          <w:fldChar w:fldCharType="begin"/>
        </w:r>
        <w:r>
          <w:rPr>
            <w:noProof/>
            <w:webHidden/>
          </w:rPr>
          <w:instrText xml:space="preserve"> PAGEREF _Toc10210842 \h </w:instrText>
        </w:r>
      </w:ins>
      <w:r>
        <w:rPr>
          <w:noProof/>
          <w:webHidden/>
        </w:rPr>
      </w:r>
      <w:r>
        <w:rPr>
          <w:noProof/>
          <w:webHidden/>
        </w:rPr>
        <w:fldChar w:fldCharType="separate"/>
      </w:r>
      <w:ins w:id="872" w:author="Andreas Kuehne" w:date="2019-05-31T12:48:00Z">
        <w:r>
          <w:rPr>
            <w:noProof/>
            <w:webHidden/>
          </w:rPr>
          <w:t>148</w:t>
        </w:r>
        <w:r>
          <w:rPr>
            <w:noProof/>
            <w:webHidden/>
          </w:rPr>
          <w:fldChar w:fldCharType="end"/>
        </w:r>
        <w:r w:rsidRPr="00EE30CC">
          <w:rPr>
            <w:rStyle w:val="Hyperlink"/>
            <w:noProof/>
          </w:rPr>
          <w:fldChar w:fldCharType="end"/>
        </w:r>
      </w:ins>
    </w:p>
    <w:p w14:paraId="4D6133E4" w14:textId="79F53656" w:rsidR="00DC7A78" w:rsidRDefault="00DC7A78">
      <w:pPr>
        <w:pStyle w:val="Verzeichnis3"/>
        <w:tabs>
          <w:tab w:val="right" w:leader="dot" w:pos="9350"/>
        </w:tabs>
        <w:rPr>
          <w:ins w:id="873" w:author="Andreas Kuehne" w:date="2019-05-31T12:48:00Z"/>
          <w:rFonts w:asciiTheme="minorHAnsi" w:eastAsiaTheme="minorEastAsia" w:hAnsiTheme="minorHAnsi" w:cstheme="minorBidi"/>
          <w:noProof/>
          <w:sz w:val="22"/>
          <w:szCs w:val="22"/>
          <w:lang w:val="en-GB" w:eastAsia="en-GB"/>
        </w:rPr>
      </w:pPr>
      <w:ins w:id="874"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"_Toc10210843"</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14:scene3d>
              <w14:camera w14:prst="orthographicFront"/>
              <w14:lightRig w14:rig="threePt" w14:dir="t">
                <w14:rot w14:lat="0" w14:lon="0" w14:rev="0"/>
              </w14:lightRig>
            </w14:scene3d>
          </w:rPr>
          <w:t>10.1.2</w:t>
        </w:r>
        <w:r w:rsidRPr="00EE30CC">
          <w:rPr>
            <w:rStyle w:val="Hyperlink"/>
            <w:noProof/>
            <w:lang w:val="en-GB"/>
          </w:rPr>
          <w:t xml:space="preserve"> XML Canonicalization Vulnerabilities [non-normative]</w:t>
        </w:r>
        <w:r>
          <w:rPr>
            <w:noProof/>
            <w:webHidden/>
          </w:rPr>
          <w:tab/>
        </w:r>
        <w:r>
          <w:rPr>
            <w:noProof/>
            <w:webHidden/>
          </w:rPr>
          <w:fldChar w:fldCharType="begin"/>
        </w:r>
        <w:r>
          <w:rPr>
            <w:noProof/>
            <w:webHidden/>
          </w:rPr>
          <w:instrText xml:space="preserve"> PAGEREF _Toc10210843 \h </w:instrText>
        </w:r>
      </w:ins>
      <w:r>
        <w:rPr>
          <w:noProof/>
          <w:webHidden/>
        </w:rPr>
      </w:r>
      <w:r>
        <w:rPr>
          <w:noProof/>
          <w:webHidden/>
        </w:rPr>
        <w:fldChar w:fldCharType="separate"/>
      </w:r>
      <w:ins w:id="875" w:author="Andreas Kuehne" w:date="2019-05-31T12:48:00Z">
        <w:r>
          <w:rPr>
            <w:noProof/>
            <w:webHidden/>
          </w:rPr>
          <w:t>148</w:t>
        </w:r>
        <w:r>
          <w:rPr>
            <w:noProof/>
            <w:webHidden/>
          </w:rPr>
          <w:fldChar w:fldCharType="end"/>
        </w:r>
        <w:r w:rsidRPr="00EE30CC">
          <w:rPr>
            <w:rStyle w:val="Hyperlink"/>
            <w:noProof/>
          </w:rPr>
          <w:fldChar w:fldCharType="end"/>
        </w:r>
      </w:ins>
    </w:p>
    <w:p w14:paraId="25107E08" w14:textId="7DF67702" w:rsidR="00DC7A78" w:rsidRDefault="00DC7A78">
      <w:pPr>
        <w:pStyle w:val="Verzeichnis3"/>
        <w:tabs>
          <w:tab w:val="right" w:leader="dot" w:pos="9350"/>
        </w:tabs>
        <w:rPr>
          <w:ins w:id="876" w:author="Andreas Kuehne" w:date="2019-05-31T12:48:00Z"/>
          <w:rFonts w:asciiTheme="minorHAnsi" w:eastAsiaTheme="minorEastAsia" w:hAnsiTheme="minorHAnsi" w:cstheme="minorBidi"/>
          <w:noProof/>
          <w:sz w:val="22"/>
          <w:szCs w:val="22"/>
          <w:lang w:val="en-GB" w:eastAsia="en-GB"/>
        </w:rPr>
      </w:pPr>
      <w:ins w:id="877"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"_Toc10210844"</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14:scene3d>
              <w14:camera w14:prst="orthographicFront"/>
              <w14:lightRig w14:rig="threePt" w14:dir="t">
                <w14:rot w14:lat="0" w14:lon="0" w14:rev="0"/>
              </w14:lightRig>
            </w14:scene3d>
          </w:rPr>
          <w:t>10.1.3</w:t>
        </w:r>
        <w:r w:rsidRPr="00EE30CC">
          <w:rPr>
            <w:rStyle w:val="Hyperlink"/>
            <w:noProof/>
            <w:lang w:val="en-GB"/>
          </w:rPr>
          <w:t xml:space="preserve"> Injection Attacks [non-normative]</w:t>
        </w:r>
        <w:r>
          <w:rPr>
            <w:noProof/>
            <w:webHidden/>
          </w:rPr>
          <w:tab/>
        </w:r>
        <w:r>
          <w:rPr>
            <w:noProof/>
            <w:webHidden/>
          </w:rPr>
          <w:fldChar w:fldCharType="begin"/>
        </w:r>
        <w:r>
          <w:rPr>
            <w:noProof/>
            <w:webHidden/>
          </w:rPr>
          <w:instrText xml:space="preserve"> PAGEREF _Toc10210844 \h </w:instrText>
        </w:r>
      </w:ins>
      <w:r>
        <w:rPr>
          <w:noProof/>
          <w:webHidden/>
        </w:rPr>
      </w:r>
      <w:r>
        <w:rPr>
          <w:noProof/>
          <w:webHidden/>
        </w:rPr>
        <w:fldChar w:fldCharType="separate"/>
      </w:r>
      <w:ins w:id="878" w:author="Andreas Kuehne" w:date="2019-05-31T12:48:00Z">
        <w:r>
          <w:rPr>
            <w:noProof/>
            <w:webHidden/>
          </w:rPr>
          <w:t>148</w:t>
        </w:r>
        <w:r>
          <w:rPr>
            <w:noProof/>
            <w:webHidden/>
          </w:rPr>
          <w:fldChar w:fldCharType="end"/>
        </w:r>
        <w:r w:rsidRPr="00EE30CC">
          <w:rPr>
            <w:rStyle w:val="Hyperlink"/>
            <w:noProof/>
          </w:rPr>
          <w:fldChar w:fldCharType="end"/>
        </w:r>
      </w:ins>
    </w:p>
    <w:p w14:paraId="04BFC856" w14:textId="375E824C" w:rsidR="00DC7A78" w:rsidRDefault="00DC7A78">
      <w:pPr>
        <w:pStyle w:val="Verzeichnis3"/>
        <w:tabs>
          <w:tab w:val="right" w:leader="dot" w:pos="9350"/>
        </w:tabs>
        <w:rPr>
          <w:ins w:id="879" w:author="Andreas Kuehne" w:date="2019-05-31T12:48:00Z"/>
          <w:rFonts w:asciiTheme="minorHAnsi" w:eastAsiaTheme="minorEastAsia" w:hAnsiTheme="minorHAnsi" w:cstheme="minorBidi"/>
          <w:noProof/>
          <w:sz w:val="22"/>
          <w:szCs w:val="22"/>
          <w:lang w:val="en-GB" w:eastAsia="en-GB"/>
        </w:rPr>
      </w:pPr>
      <w:ins w:id="880"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"_Toc10210845"</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14:scene3d>
              <w14:camera w14:prst="orthographicFront"/>
              <w14:lightRig w14:rig="threePt" w14:dir="t">
                <w14:rot w14:lat="0" w14:lon="0" w14:rev="0"/>
              </w14:lightRig>
            </w14:scene3d>
          </w:rPr>
          <w:t>10.1.4</w:t>
        </w:r>
        <w:r w:rsidRPr="00EE30CC">
          <w:rPr>
            <w:rStyle w:val="Hyperlink"/>
            <w:noProof/>
            <w:lang w:val="en-GB"/>
          </w:rPr>
          <w:t xml:space="preserve"> JSON Deserialization Through Evaluation Attacks [non-normative]</w:t>
        </w:r>
        <w:r>
          <w:rPr>
            <w:noProof/>
            <w:webHidden/>
          </w:rPr>
          <w:tab/>
        </w:r>
        <w:r>
          <w:rPr>
            <w:noProof/>
            <w:webHidden/>
          </w:rPr>
          <w:fldChar w:fldCharType="begin"/>
        </w:r>
        <w:r>
          <w:rPr>
            <w:noProof/>
            <w:webHidden/>
          </w:rPr>
          <w:instrText xml:space="preserve"> PAGEREF _Toc10210845 \h </w:instrText>
        </w:r>
      </w:ins>
      <w:r>
        <w:rPr>
          <w:noProof/>
          <w:webHidden/>
        </w:rPr>
      </w:r>
      <w:r>
        <w:rPr>
          <w:noProof/>
          <w:webHidden/>
        </w:rPr>
        <w:fldChar w:fldCharType="separate"/>
      </w:r>
      <w:ins w:id="881" w:author="Andreas Kuehne" w:date="2019-05-31T12:48:00Z">
        <w:r>
          <w:rPr>
            <w:noProof/>
            <w:webHidden/>
          </w:rPr>
          <w:t>148</w:t>
        </w:r>
        <w:r>
          <w:rPr>
            <w:noProof/>
            <w:webHidden/>
          </w:rPr>
          <w:fldChar w:fldCharType="end"/>
        </w:r>
        <w:r w:rsidRPr="00EE30CC">
          <w:rPr>
            <w:rStyle w:val="Hyperlink"/>
            <w:noProof/>
          </w:rPr>
          <w:fldChar w:fldCharType="end"/>
        </w:r>
      </w:ins>
    </w:p>
    <w:p w14:paraId="4C752D09" w14:textId="6CC4D799" w:rsidR="00DC7A78" w:rsidRDefault="00DC7A78">
      <w:pPr>
        <w:pStyle w:val="Verzeichnis1"/>
        <w:rPr>
          <w:ins w:id="882" w:author="Andreas Kuehne" w:date="2019-05-31T12:48:00Z"/>
          <w:rFonts w:asciiTheme="minorHAnsi" w:eastAsiaTheme="minorEastAsia" w:hAnsiTheme="minorHAnsi" w:cstheme="minorBidi"/>
          <w:noProof/>
          <w:sz w:val="22"/>
          <w:szCs w:val="22"/>
          <w:lang w:val="en-GB" w:eastAsia="en-GB"/>
        </w:rPr>
      </w:pPr>
      <w:ins w:id="883"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"_Toc10210846"</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rPr>
          <w:t>11</w:t>
        </w:r>
        <w:r>
          <w:rPr>
            <w:rFonts w:asciiTheme="minorHAnsi" w:eastAsiaTheme="minorEastAsia" w:hAnsiTheme="minorHAnsi" w:cstheme="minorBidi"/>
            <w:noProof/>
            <w:sz w:val="22"/>
            <w:szCs w:val="22"/>
            <w:lang w:val="en-GB" w:eastAsia="en-GB"/>
          </w:rPr>
          <w:tab/>
        </w:r>
        <w:r w:rsidRPr="00EE30CC">
          <w:rPr>
            <w:rStyle w:val="Hyperlink"/>
            <w:noProof/>
            <w:lang w:val="en-GB"/>
          </w:rPr>
          <w:t>Conformance</w:t>
        </w:r>
        <w:r>
          <w:rPr>
            <w:noProof/>
            <w:webHidden/>
          </w:rPr>
          <w:tab/>
        </w:r>
        <w:r>
          <w:rPr>
            <w:noProof/>
            <w:webHidden/>
          </w:rPr>
          <w:fldChar w:fldCharType="begin"/>
        </w:r>
        <w:r>
          <w:rPr>
            <w:noProof/>
            <w:webHidden/>
          </w:rPr>
          <w:instrText xml:space="preserve"> PAGEREF _Toc10210846 \h </w:instrText>
        </w:r>
      </w:ins>
      <w:r>
        <w:rPr>
          <w:noProof/>
          <w:webHidden/>
        </w:rPr>
      </w:r>
      <w:r>
        <w:rPr>
          <w:noProof/>
          <w:webHidden/>
        </w:rPr>
        <w:fldChar w:fldCharType="separate"/>
      </w:r>
      <w:ins w:id="884" w:author="Andreas Kuehne" w:date="2019-05-31T12:48:00Z">
        <w:r>
          <w:rPr>
            <w:noProof/>
            <w:webHidden/>
          </w:rPr>
          <w:t>150</w:t>
        </w:r>
        <w:r>
          <w:rPr>
            <w:noProof/>
            <w:webHidden/>
          </w:rPr>
          <w:fldChar w:fldCharType="end"/>
        </w:r>
        <w:r w:rsidRPr="00EE30CC">
          <w:rPr>
            <w:rStyle w:val="Hyperlink"/>
            <w:noProof/>
          </w:rPr>
          <w:fldChar w:fldCharType="end"/>
        </w:r>
      </w:ins>
    </w:p>
    <w:p w14:paraId="464D8909" w14:textId="7BC5293E" w:rsidR="00DC7A78" w:rsidRDefault="00DC7A78">
      <w:pPr>
        <w:pStyle w:val="Verzeichnis2"/>
        <w:tabs>
          <w:tab w:val="right" w:leader="dot" w:pos="9350"/>
        </w:tabs>
        <w:rPr>
          <w:ins w:id="885" w:author="Andreas Kuehne" w:date="2019-05-31T12:48:00Z"/>
          <w:rFonts w:asciiTheme="minorHAnsi" w:eastAsiaTheme="minorEastAsia" w:hAnsiTheme="minorHAnsi" w:cstheme="minorBidi"/>
          <w:noProof/>
          <w:sz w:val="22"/>
          <w:szCs w:val="22"/>
          <w:lang w:val="en-GB" w:eastAsia="en-GB"/>
        </w:rPr>
      </w:pPr>
      <w:ins w:id="886"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"_Toc10210847"</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rPr>
          <w:t>11.1 Conformance as a DSS version 2.0 document</w:t>
        </w:r>
        <w:r>
          <w:rPr>
            <w:noProof/>
            <w:webHidden/>
          </w:rPr>
          <w:tab/>
        </w:r>
        <w:r>
          <w:rPr>
            <w:noProof/>
            <w:webHidden/>
          </w:rPr>
          <w:fldChar w:fldCharType="begin"/>
        </w:r>
        <w:r>
          <w:rPr>
            <w:noProof/>
            <w:webHidden/>
          </w:rPr>
          <w:instrText xml:space="preserve"> PAGEREF _Toc10210847 \h </w:instrText>
        </w:r>
      </w:ins>
      <w:r>
        <w:rPr>
          <w:noProof/>
          <w:webHidden/>
        </w:rPr>
      </w:r>
      <w:r>
        <w:rPr>
          <w:noProof/>
          <w:webHidden/>
        </w:rPr>
        <w:fldChar w:fldCharType="separate"/>
      </w:r>
      <w:ins w:id="887" w:author="Andreas Kuehne" w:date="2019-05-31T12:48:00Z">
        <w:r>
          <w:rPr>
            <w:noProof/>
            <w:webHidden/>
          </w:rPr>
          <w:t>150</w:t>
        </w:r>
        <w:r>
          <w:rPr>
            <w:noProof/>
            <w:webHidden/>
          </w:rPr>
          <w:fldChar w:fldCharType="end"/>
        </w:r>
        <w:r w:rsidRPr="00EE30CC">
          <w:rPr>
            <w:rStyle w:val="Hyperlink"/>
            <w:noProof/>
          </w:rPr>
          <w:fldChar w:fldCharType="end"/>
        </w:r>
      </w:ins>
    </w:p>
    <w:p w14:paraId="278F0526" w14:textId="3E6C6FFD" w:rsidR="00DC7A78" w:rsidRDefault="00DC7A78">
      <w:pPr>
        <w:pStyle w:val="Verzeichnis3"/>
        <w:tabs>
          <w:tab w:val="right" w:leader="dot" w:pos="9350"/>
        </w:tabs>
        <w:rPr>
          <w:ins w:id="888" w:author="Andreas Kuehne" w:date="2019-05-31T12:48:00Z"/>
          <w:rFonts w:asciiTheme="minorHAnsi" w:eastAsiaTheme="minorEastAsia" w:hAnsiTheme="minorHAnsi" w:cstheme="minorBidi"/>
          <w:noProof/>
          <w:sz w:val="22"/>
          <w:szCs w:val="22"/>
          <w:lang w:val="en-GB" w:eastAsia="en-GB"/>
        </w:rPr>
      </w:pPr>
      <w:ins w:id="889"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"_Toc10210848"</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14:scene3d>
              <w14:camera w14:prst="orthographicFront"/>
              <w14:lightRig w14:rig="threePt" w14:dir="t">
                <w14:rot w14:lat="0" w14:lon="0" w14:rev="0"/>
              </w14:lightRig>
            </w14:scene3d>
          </w:rPr>
          <w:t>11.1.1</w:t>
        </w:r>
        <w:r w:rsidRPr="00EE30CC">
          <w:rPr>
            <w:rStyle w:val="Hyperlink"/>
            <w:noProof/>
            <w:lang w:val="en-GB"/>
          </w:rPr>
          <w:t xml:space="preserve"> Conformance for JSON format</w:t>
        </w:r>
        <w:r>
          <w:rPr>
            <w:noProof/>
            <w:webHidden/>
          </w:rPr>
          <w:tab/>
        </w:r>
        <w:r>
          <w:rPr>
            <w:noProof/>
            <w:webHidden/>
          </w:rPr>
          <w:fldChar w:fldCharType="begin"/>
        </w:r>
        <w:r>
          <w:rPr>
            <w:noProof/>
            <w:webHidden/>
          </w:rPr>
          <w:instrText xml:space="preserve"> PAGEREF _Toc10210848 \h </w:instrText>
        </w:r>
      </w:ins>
      <w:r>
        <w:rPr>
          <w:noProof/>
          <w:webHidden/>
        </w:rPr>
      </w:r>
      <w:r>
        <w:rPr>
          <w:noProof/>
          <w:webHidden/>
        </w:rPr>
        <w:fldChar w:fldCharType="separate"/>
      </w:r>
      <w:ins w:id="890" w:author="Andreas Kuehne" w:date="2019-05-31T12:48:00Z">
        <w:r>
          <w:rPr>
            <w:noProof/>
            <w:webHidden/>
          </w:rPr>
          <w:t>150</w:t>
        </w:r>
        <w:r>
          <w:rPr>
            <w:noProof/>
            <w:webHidden/>
          </w:rPr>
          <w:fldChar w:fldCharType="end"/>
        </w:r>
        <w:r w:rsidRPr="00EE30CC">
          <w:rPr>
            <w:rStyle w:val="Hyperlink"/>
            <w:noProof/>
          </w:rPr>
          <w:fldChar w:fldCharType="end"/>
        </w:r>
      </w:ins>
    </w:p>
    <w:p w14:paraId="34C54558" w14:textId="53CA1D36" w:rsidR="00DC7A78" w:rsidRDefault="00DC7A78">
      <w:pPr>
        <w:pStyle w:val="Verzeichnis3"/>
        <w:tabs>
          <w:tab w:val="right" w:leader="dot" w:pos="9350"/>
        </w:tabs>
        <w:rPr>
          <w:ins w:id="891" w:author="Andreas Kuehne" w:date="2019-05-31T12:48:00Z"/>
          <w:rFonts w:asciiTheme="minorHAnsi" w:eastAsiaTheme="minorEastAsia" w:hAnsiTheme="minorHAnsi" w:cstheme="minorBidi"/>
          <w:noProof/>
          <w:sz w:val="22"/>
          <w:szCs w:val="22"/>
          <w:lang w:val="en-GB" w:eastAsia="en-GB"/>
        </w:rPr>
      </w:pPr>
      <w:ins w:id="892"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"_Toc10210849"</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14:scene3d>
              <w14:camera w14:prst="orthographicFront"/>
              <w14:lightRig w14:rig="threePt" w14:dir="t">
                <w14:rot w14:lat="0" w14:lon="0" w14:rev="0"/>
              </w14:lightRig>
            </w14:scene3d>
          </w:rPr>
          <w:t>11.1.2</w:t>
        </w:r>
        <w:r w:rsidRPr="00EE30CC">
          <w:rPr>
            <w:rStyle w:val="Hyperlink"/>
            <w:noProof/>
            <w:lang w:val="en-GB"/>
          </w:rPr>
          <w:t xml:space="preserve"> Conformance for XML format</w:t>
        </w:r>
        <w:r>
          <w:rPr>
            <w:noProof/>
            <w:webHidden/>
          </w:rPr>
          <w:tab/>
        </w:r>
        <w:r>
          <w:rPr>
            <w:noProof/>
            <w:webHidden/>
          </w:rPr>
          <w:fldChar w:fldCharType="begin"/>
        </w:r>
        <w:r>
          <w:rPr>
            <w:noProof/>
            <w:webHidden/>
          </w:rPr>
          <w:instrText xml:space="preserve"> PAGEREF _Toc10210849 \h </w:instrText>
        </w:r>
      </w:ins>
      <w:r>
        <w:rPr>
          <w:noProof/>
          <w:webHidden/>
        </w:rPr>
      </w:r>
      <w:r>
        <w:rPr>
          <w:noProof/>
          <w:webHidden/>
        </w:rPr>
        <w:fldChar w:fldCharType="separate"/>
      </w:r>
      <w:ins w:id="893" w:author="Andreas Kuehne" w:date="2019-05-31T12:48:00Z">
        <w:r>
          <w:rPr>
            <w:noProof/>
            <w:webHidden/>
          </w:rPr>
          <w:t>150</w:t>
        </w:r>
        <w:r>
          <w:rPr>
            <w:noProof/>
            <w:webHidden/>
          </w:rPr>
          <w:fldChar w:fldCharType="end"/>
        </w:r>
        <w:r w:rsidRPr="00EE30CC">
          <w:rPr>
            <w:rStyle w:val="Hyperlink"/>
            <w:noProof/>
          </w:rPr>
          <w:fldChar w:fldCharType="end"/>
        </w:r>
      </w:ins>
    </w:p>
    <w:p w14:paraId="0F01FFD6" w14:textId="59714B82" w:rsidR="00DC7A78" w:rsidRDefault="00DC7A78">
      <w:pPr>
        <w:pStyle w:val="Verzeichnis3"/>
        <w:tabs>
          <w:tab w:val="right" w:leader="dot" w:pos="9350"/>
        </w:tabs>
        <w:rPr>
          <w:ins w:id="894" w:author="Andreas Kuehne" w:date="2019-05-31T12:48:00Z"/>
          <w:rFonts w:asciiTheme="minorHAnsi" w:eastAsiaTheme="minorEastAsia" w:hAnsiTheme="minorHAnsi" w:cstheme="minorBidi"/>
          <w:noProof/>
          <w:sz w:val="22"/>
          <w:szCs w:val="22"/>
          <w:lang w:val="en-GB" w:eastAsia="en-GB"/>
        </w:rPr>
      </w:pPr>
      <w:ins w:id="895"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"_Toc10210850"</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14:scene3d>
              <w14:camera w14:prst="orthographicFront"/>
              <w14:lightRig w14:rig="threePt" w14:dir="t">
                <w14:rot w14:lat="0" w14:lon="0" w14:rev="0"/>
              </w14:lightRig>
            </w14:scene3d>
          </w:rPr>
          <w:t>11.1.3</w:t>
        </w:r>
        <w:r w:rsidRPr="00EE30CC">
          <w:rPr>
            <w:rStyle w:val="Hyperlink"/>
            <w:noProof/>
            <w:lang w:val="en-GB"/>
          </w:rPr>
          <w:t xml:space="preserve"> Conformance for DSS Server</w:t>
        </w:r>
        <w:r>
          <w:rPr>
            <w:noProof/>
            <w:webHidden/>
          </w:rPr>
          <w:tab/>
        </w:r>
        <w:r>
          <w:rPr>
            <w:noProof/>
            <w:webHidden/>
          </w:rPr>
          <w:fldChar w:fldCharType="begin"/>
        </w:r>
        <w:r>
          <w:rPr>
            <w:noProof/>
            <w:webHidden/>
          </w:rPr>
          <w:instrText xml:space="preserve"> PAGEREF _Toc10210850 \h </w:instrText>
        </w:r>
      </w:ins>
      <w:r>
        <w:rPr>
          <w:noProof/>
          <w:webHidden/>
        </w:rPr>
      </w:r>
      <w:r>
        <w:rPr>
          <w:noProof/>
          <w:webHidden/>
        </w:rPr>
        <w:fldChar w:fldCharType="separate"/>
      </w:r>
      <w:ins w:id="896" w:author="Andreas Kuehne" w:date="2019-05-31T12:48:00Z">
        <w:r>
          <w:rPr>
            <w:noProof/>
            <w:webHidden/>
          </w:rPr>
          <w:t>150</w:t>
        </w:r>
        <w:r>
          <w:rPr>
            <w:noProof/>
            <w:webHidden/>
          </w:rPr>
          <w:fldChar w:fldCharType="end"/>
        </w:r>
        <w:r w:rsidRPr="00EE30CC">
          <w:rPr>
            <w:rStyle w:val="Hyperlink"/>
            <w:noProof/>
          </w:rPr>
          <w:fldChar w:fldCharType="end"/>
        </w:r>
      </w:ins>
    </w:p>
    <w:p w14:paraId="5AC0776D" w14:textId="43419DE3" w:rsidR="00DC7A78" w:rsidRDefault="00DC7A78">
      <w:pPr>
        <w:pStyle w:val="Verzeichnis3"/>
        <w:tabs>
          <w:tab w:val="right" w:leader="dot" w:pos="9350"/>
        </w:tabs>
        <w:rPr>
          <w:ins w:id="897" w:author="Andreas Kuehne" w:date="2019-05-31T12:48:00Z"/>
          <w:rFonts w:asciiTheme="minorHAnsi" w:eastAsiaTheme="minorEastAsia" w:hAnsiTheme="minorHAnsi" w:cstheme="minorBidi"/>
          <w:noProof/>
          <w:sz w:val="22"/>
          <w:szCs w:val="22"/>
          <w:lang w:val="en-GB" w:eastAsia="en-GB"/>
        </w:rPr>
      </w:pPr>
      <w:ins w:id="898"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"_Toc10210851"</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14:scene3d>
              <w14:camera w14:prst="orthographicFront"/>
              <w14:lightRig w14:rig="threePt" w14:dir="t">
                <w14:rot w14:lat="0" w14:lon="0" w14:rev="0"/>
              </w14:lightRig>
            </w14:scene3d>
          </w:rPr>
          <w:t>11.1.4</w:t>
        </w:r>
        <w:r w:rsidRPr="00EE30CC">
          <w:rPr>
            <w:rStyle w:val="Hyperlink"/>
            <w:noProof/>
            <w:lang w:val="en-GB"/>
          </w:rPr>
          <w:t xml:space="preserve"> Conformance for DSS Client</w:t>
        </w:r>
        <w:r>
          <w:rPr>
            <w:noProof/>
            <w:webHidden/>
          </w:rPr>
          <w:tab/>
        </w:r>
        <w:r>
          <w:rPr>
            <w:noProof/>
            <w:webHidden/>
          </w:rPr>
          <w:fldChar w:fldCharType="begin"/>
        </w:r>
        <w:r>
          <w:rPr>
            <w:noProof/>
            <w:webHidden/>
          </w:rPr>
          <w:instrText xml:space="preserve"> PAGEREF _Toc10210851 \h </w:instrText>
        </w:r>
      </w:ins>
      <w:r>
        <w:rPr>
          <w:noProof/>
          <w:webHidden/>
        </w:rPr>
      </w:r>
      <w:r>
        <w:rPr>
          <w:noProof/>
          <w:webHidden/>
        </w:rPr>
        <w:fldChar w:fldCharType="separate"/>
      </w:r>
      <w:ins w:id="899" w:author="Andreas Kuehne" w:date="2019-05-31T12:48:00Z">
        <w:r>
          <w:rPr>
            <w:noProof/>
            <w:webHidden/>
          </w:rPr>
          <w:t>150</w:t>
        </w:r>
        <w:r>
          <w:rPr>
            <w:noProof/>
            <w:webHidden/>
          </w:rPr>
          <w:fldChar w:fldCharType="end"/>
        </w:r>
        <w:r w:rsidRPr="00EE30CC">
          <w:rPr>
            <w:rStyle w:val="Hyperlink"/>
            <w:noProof/>
          </w:rPr>
          <w:fldChar w:fldCharType="end"/>
        </w:r>
      </w:ins>
    </w:p>
    <w:p w14:paraId="24B283C4" w14:textId="37F7BC39" w:rsidR="00DC7A78" w:rsidRDefault="00DC7A78">
      <w:pPr>
        <w:pStyle w:val="Verzeichnis1"/>
        <w:rPr>
          <w:ins w:id="900" w:author="Andreas Kuehne" w:date="2019-05-31T12:48:00Z"/>
          <w:rFonts w:asciiTheme="minorHAnsi" w:eastAsiaTheme="minorEastAsia" w:hAnsiTheme="minorHAnsi" w:cstheme="minorBidi"/>
          <w:noProof/>
          <w:sz w:val="22"/>
          <w:szCs w:val="22"/>
          <w:lang w:val="en-GB" w:eastAsia="en-GB"/>
        </w:rPr>
      </w:pPr>
      <w:ins w:id="901"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"_Toc10210852"</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14:scene3d>
              <w14:camera w14:prst="orthographicFront"/>
              <w14:lightRig w14:rig="threePt" w14:dir="t">
                <w14:rot w14:lat="0" w14:lon="0" w14:rev="0"/>
              </w14:lightRig>
            </w14:scene3d>
          </w:rPr>
          <w:t>Appendix A.</w:t>
        </w:r>
        <w:r w:rsidRPr="00EE30CC">
          <w:rPr>
            <w:rStyle w:val="Hyperlink"/>
            <w:noProof/>
            <w:lang w:val="en-GB"/>
          </w:rPr>
          <w:t xml:space="preserve"> Acknowledgments</w:t>
        </w:r>
        <w:r>
          <w:rPr>
            <w:noProof/>
            <w:webHidden/>
          </w:rPr>
          <w:tab/>
        </w:r>
        <w:r>
          <w:rPr>
            <w:noProof/>
            <w:webHidden/>
          </w:rPr>
          <w:fldChar w:fldCharType="begin"/>
        </w:r>
        <w:r>
          <w:rPr>
            <w:noProof/>
            <w:webHidden/>
          </w:rPr>
          <w:instrText xml:space="preserve"> PAGEREF _Toc10210852 \h </w:instrText>
        </w:r>
      </w:ins>
      <w:r>
        <w:rPr>
          <w:noProof/>
          <w:webHidden/>
        </w:rPr>
      </w:r>
      <w:r>
        <w:rPr>
          <w:noProof/>
          <w:webHidden/>
        </w:rPr>
        <w:fldChar w:fldCharType="separate"/>
      </w:r>
      <w:ins w:id="902" w:author="Andreas Kuehne" w:date="2019-05-31T12:48:00Z">
        <w:r>
          <w:rPr>
            <w:noProof/>
            <w:webHidden/>
          </w:rPr>
          <w:t>151</w:t>
        </w:r>
        <w:r>
          <w:rPr>
            <w:noProof/>
            <w:webHidden/>
          </w:rPr>
          <w:fldChar w:fldCharType="end"/>
        </w:r>
        <w:r w:rsidRPr="00EE30CC">
          <w:rPr>
            <w:rStyle w:val="Hyperlink"/>
            <w:noProof/>
          </w:rPr>
          <w:fldChar w:fldCharType="end"/>
        </w:r>
      </w:ins>
    </w:p>
    <w:p w14:paraId="6F75B0A5" w14:textId="37149424" w:rsidR="00DC7A78" w:rsidRDefault="00DC7A78">
      <w:pPr>
        <w:pStyle w:val="Verzeichnis1"/>
        <w:rPr>
          <w:ins w:id="903" w:author="Andreas Kuehne" w:date="2019-05-31T12:48:00Z"/>
          <w:rFonts w:asciiTheme="minorHAnsi" w:eastAsiaTheme="minorEastAsia" w:hAnsiTheme="minorHAnsi" w:cstheme="minorBidi"/>
          <w:noProof/>
          <w:sz w:val="22"/>
          <w:szCs w:val="22"/>
          <w:lang w:val="en-GB" w:eastAsia="en-GB"/>
        </w:rPr>
      </w:pPr>
      <w:ins w:id="904"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"_Toc10210853"</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14:scene3d>
              <w14:camera w14:prst="orthographicFront"/>
              <w14:lightRig w14:rig="threePt" w14:dir="t">
                <w14:rot w14:lat="0" w14:lon="0" w14:rev="0"/>
              </w14:lightRig>
            </w14:scene3d>
          </w:rPr>
          <w:t>Appendix B.</w:t>
        </w:r>
        <w:r w:rsidRPr="00EE30CC">
          <w:rPr>
            <w:rStyle w:val="Hyperlink"/>
            <w:noProof/>
            <w:lang w:val="en-GB"/>
          </w:rPr>
          <w:t xml:space="preserve"> Index of Components and Elements</w:t>
        </w:r>
        <w:r>
          <w:rPr>
            <w:noProof/>
            <w:webHidden/>
          </w:rPr>
          <w:tab/>
        </w:r>
        <w:r>
          <w:rPr>
            <w:noProof/>
            <w:webHidden/>
          </w:rPr>
          <w:fldChar w:fldCharType="begin"/>
        </w:r>
        <w:r>
          <w:rPr>
            <w:noProof/>
            <w:webHidden/>
          </w:rPr>
          <w:instrText xml:space="preserve"> PAGEREF _Toc10210853 \h </w:instrText>
        </w:r>
      </w:ins>
      <w:r>
        <w:rPr>
          <w:noProof/>
          <w:webHidden/>
        </w:rPr>
      </w:r>
      <w:r>
        <w:rPr>
          <w:noProof/>
          <w:webHidden/>
        </w:rPr>
        <w:fldChar w:fldCharType="separate"/>
      </w:r>
      <w:ins w:id="905" w:author="Andreas Kuehne" w:date="2019-05-31T12:48:00Z">
        <w:r>
          <w:rPr>
            <w:noProof/>
            <w:webHidden/>
          </w:rPr>
          <w:t>152</w:t>
        </w:r>
        <w:r>
          <w:rPr>
            <w:noProof/>
            <w:webHidden/>
          </w:rPr>
          <w:fldChar w:fldCharType="end"/>
        </w:r>
        <w:r w:rsidRPr="00EE30CC">
          <w:rPr>
            <w:rStyle w:val="Hyperlink"/>
            <w:noProof/>
          </w:rPr>
          <w:fldChar w:fldCharType="end"/>
        </w:r>
      </w:ins>
    </w:p>
    <w:p w14:paraId="11069DDC" w14:textId="61BC7DA0" w:rsidR="00DC7A78" w:rsidRDefault="00DC7A78">
      <w:pPr>
        <w:pStyle w:val="Verzeichnis1"/>
        <w:rPr>
          <w:ins w:id="906" w:author="Andreas Kuehne" w:date="2019-05-31T12:48:00Z"/>
          <w:rFonts w:asciiTheme="minorHAnsi" w:eastAsiaTheme="minorEastAsia" w:hAnsiTheme="minorHAnsi" w:cstheme="minorBidi"/>
          <w:noProof/>
          <w:sz w:val="22"/>
          <w:szCs w:val="22"/>
          <w:lang w:val="en-GB" w:eastAsia="en-GB"/>
        </w:rPr>
      </w:pPr>
      <w:ins w:id="907" w:author="Andreas Kuehne" w:date="2019-05-31T12:48:00Z">
        <w:r w:rsidRPr="00EE30CC">
          <w:rPr>
            <w:rStyle w:val="Hyperlink"/>
            <w:noProof/>
          </w:rPr>
          <w:lastRenderedPageBreak/>
          <w:fldChar w:fldCharType="begin"/>
        </w:r>
        <w:r w:rsidRPr="00EE30CC">
          <w:rPr>
            <w:rStyle w:val="Hyperlink"/>
            <w:noProof/>
          </w:rPr>
          <w:instrText xml:space="preserve"> </w:instrText>
        </w:r>
        <w:r>
          <w:rPr>
            <w:noProof/>
          </w:rPr>
          <w:instrText>HYPERLINK \l "_Toc10210854"</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14:scene3d>
              <w14:camera w14:prst="orthographicFront"/>
              <w14:lightRig w14:rig="threePt" w14:dir="t">
                <w14:rot w14:lat="0" w14:lon="0" w14:rev="0"/>
              </w14:lightRig>
            </w14:scene3d>
          </w:rPr>
          <w:t>Appendix C.</w:t>
        </w:r>
        <w:r w:rsidRPr="00EE30CC">
          <w:rPr>
            <w:rStyle w:val="Hyperlink"/>
            <w:noProof/>
            <w:lang w:val="en-GB"/>
          </w:rPr>
          <w:t xml:space="preserve"> List of Figures</w:t>
        </w:r>
        <w:r>
          <w:rPr>
            <w:noProof/>
            <w:webHidden/>
          </w:rPr>
          <w:tab/>
        </w:r>
        <w:r>
          <w:rPr>
            <w:noProof/>
            <w:webHidden/>
          </w:rPr>
          <w:fldChar w:fldCharType="begin"/>
        </w:r>
        <w:r>
          <w:rPr>
            <w:noProof/>
            <w:webHidden/>
          </w:rPr>
          <w:instrText xml:space="preserve"> PAGEREF _Toc10210854 \h </w:instrText>
        </w:r>
      </w:ins>
      <w:r>
        <w:rPr>
          <w:noProof/>
          <w:webHidden/>
        </w:rPr>
      </w:r>
      <w:r>
        <w:rPr>
          <w:noProof/>
          <w:webHidden/>
        </w:rPr>
        <w:fldChar w:fldCharType="separate"/>
      </w:r>
      <w:ins w:id="908" w:author="Andreas Kuehne" w:date="2019-05-31T12:48:00Z">
        <w:r>
          <w:rPr>
            <w:noProof/>
            <w:webHidden/>
          </w:rPr>
          <w:t>155</w:t>
        </w:r>
        <w:r>
          <w:rPr>
            <w:noProof/>
            <w:webHidden/>
          </w:rPr>
          <w:fldChar w:fldCharType="end"/>
        </w:r>
        <w:r w:rsidRPr="00EE30CC">
          <w:rPr>
            <w:rStyle w:val="Hyperlink"/>
            <w:noProof/>
          </w:rPr>
          <w:fldChar w:fldCharType="end"/>
        </w:r>
      </w:ins>
    </w:p>
    <w:p w14:paraId="45E2B466" w14:textId="30BCCAD9" w:rsidR="00DC7A78" w:rsidRDefault="00DC7A78">
      <w:pPr>
        <w:pStyle w:val="Verzeichnis1"/>
        <w:rPr>
          <w:ins w:id="909" w:author="Andreas Kuehne" w:date="2019-05-31T12:48:00Z"/>
          <w:rFonts w:asciiTheme="minorHAnsi" w:eastAsiaTheme="minorEastAsia" w:hAnsiTheme="minorHAnsi" w:cstheme="minorBidi"/>
          <w:noProof/>
          <w:sz w:val="22"/>
          <w:szCs w:val="22"/>
          <w:lang w:val="en-GB" w:eastAsia="en-GB"/>
        </w:rPr>
      </w:pPr>
      <w:ins w:id="910" w:author="Andreas Kuehne" w:date="2019-05-31T12:48:00Z">
        <w:r w:rsidRPr="00EE30CC">
          <w:rPr>
            <w:rStyle w:val="Hyperlink"/>
            <w:noProof/>
          </w:rPr>
          <w:fldChar w:fldCharType="begin"/>
        </w:r>
        <w:r w:rsidRPr="00EE30CC">
          <w:rPr>
            <w:rStyle w:val="Hyperlink"/>
            <w:noProof/>
          </w:rPr>
          <w:instrText xml:space="preserve"> </w:instrText>
        </w:r>
        <w:r>
          <w:rPr>
            <w:noProof/>
          </w:rPr>
          <w:instrText>HYPERLINK \l "_Toc10210855"</w:instrText>
        </w:r>
        <w:r w:rsidRPr="00EE30CC">
          <w:rPr>
            <w:rStyle w:val="Hyperlink"/>
            <w:noProof/>
          </w:rPr>
          <w:instrText xml:space="preserve"> </w:instrText>
        </w:r>
        <w:r w:rsidRPr="00EE30CC">
          <w:rPr>
            <w:rStyle w:val="Hyperlink"/>
            <w:noProof/>
          </w:rPr>
          <w:fldChar w:fldCharType="separate"/>
        </w:r>
        <w:r w:rsidRPr="00EE30CC">
          <w:rPr>
            <w:rStyle w:val="Hyperlink"/>
            <w:noProof/>
            <w:lang w:val="en-GB"/>
            <w14:scene3d>
              <w14:camera w14:prst="orthographicFront"/>
              <w14:lightRig w14:rig="threePt" w14:dir="t">
                <w14:rot w14:lat="0" w14:lon="0" w14:rev="0"/>
              </w14:lightRig>
            </w14:scene3d>
          </w:rPr>
          <w:t>Appendix D.</w:t>
        </w:r>
        <w:r w:rsidRPr="00EE30CC">
          <w:rPr>
            <w:rStyle w:val="Hyperlink"/>
            <w:noProof/>
            <w:lang w:val="en-GB"/>
          </w:rPr>
          <w:t xml:space="preserve"> Revision History</w:t>
        </w:r>
        <w:r>
          <w:rPr>
            <w:noProof/>
            <w:webHidden/>
          </w:rPr>
          <w:tab/>
        </w:r>
        <w:r>
          <w:rPr>
            <w:noProof/>
            <w:webHidden/>
          </w:rPr>
          <w:fldChar w:fldCharType="begin"/>
        </w:r>
        <w:r>
          <w:rPr>
            <w:noProof/>
            <w:webHidden/>
          </w:rPr>
          <w:instrText xml:space="preserve"> PAGEREF _Toc10210855 \h </w:instrText>
        </w:r>
      </w:ins>
      <w:r>
        <w:rPr>
          <w:noProof/>
          <w:webHidden/>
        </w:rPr>
      </w:r>
      <w:r>
        <w:rPr>
          <w:noProof/>
          <w:webHidden/>
        </w:rPr>
        <w:fldChar w:fldCharType="separate"/>
      </w:r>
      <w:ins w:id="911" w:author="Andreas Kuehne" w:date="2019-05-31T12:48:00Z">
        <w:r>
          <w:rPr>
            <w:noProof/>
            <w:webHidden/>
          </w:rPr>
          <w:t>156</w:t>
        </w:r>
        <w:r>
          <w:rPr>
            <w:noProof/>
            <w:webHidden/>
          </w:rPr>
          <w:fldChar w:fldCharType="end"/>
        </w:r>
        <w:r w:rsidRPr="00EE30CC">
          <w:rPr>
            <w:rStyle w:val="Hyperlink"/>
            <w:noProof/>
          </w:rPr>
          <w:fldChar w:fldCharType="end"/>
        </w:r>
      </w:ins>
    </w:p>
    <w:p w14:paraId="74E7BA28" w14:textId="0C404AF8" w:rsidR="005E5C94" w:rsidDel="00EB1DAE" w:rsidRDefault="005E5C94">
      <w:pPr>
        <w:pStyle w:val="Verzeichnis1"/>
        <w:rPr>
          <w:del w:id="912" w:author="Andreas Kuehne" w:date="2019-05-09T22:04:00Z"/>
          <w:rFonts w:asciiTheme="minorHAnsi" w:eastAsiaTheme="minorEastAsia" w:hAnsiTheme="minorHAnsi" w:cstheme="minorBidi"/>
          <w:noProof/>
          <w:sz w:val="22"/>
          <w:szCs w:val="22"/>
          <w:lang w:val="en-GB" w:eastAsia="en-GB"/>
        </w:rPr>
      </w:pPr>
      <w:del w:id="913" w:author="Andreas Kuehne" w:date="2019-05-09T22:04:00Z">
        <w:r w:rsidRPr="00EB1DAE" w:rsidDel="00EB1DAE">
          <w:rPr>
            <w:rStyle w:val="Hyperlink"/>
            <w:noProof/>
            <w:lang w:val="en-GB"/>
          </w:rPr>
          <w:delText>1</w:delText>
        </w:r>
        <w:r w:rsidDel="00EB1DAE">
          <w:rPr>
            <w:rFonts w:asciiTheme="minorHAnsi" w:eastAsiaTheme="minorEastAsia" w:hAnsiTheme="minorHAnsi" w:cstheme="minorBidi"/>
            <w:noProof/>
            <w:sz w:val="22"/>
            <w:szCs w:val="22"/>
            <w:lang w:val="en-GB" w:eastAsia="en-GB"/>
          </w:rPr>
          <w:tab/>
        </w:r>
        <w:r w:rsidRPr="00EB1DAE" w:rsidDel="00EB1DAE">
          <w:rPr>
            <w:rStyle w:val="Hyperlink"/>
            <w:noProof/>
            <w:lang w:val="en-GB"/>
          </w:rPr>
          <w:delText>Introduction</w:delText>
        </w:r>
        <w:r w:rsidDel="00EB1DAE">
          <w:rPr>
            <w:noProof/>
            <w:webHidden/>
          </w:rPr>
          <w:tab/>
          <w:delText>11</w:delText>
        </w:r>
      </w:del>
    </w:p>
    <w:p w14:paraId="78DD8E08" w14:textId="0CF25095" w:rsidR="005E5C94" w:rsidDel="00EB1DAE" w:rsidRDefault="005E5C94">
      <w:pPr>
        <w:pStyle w:val="Verzeichnis2"/>
        <w:tabs>
          <w:tab w:val="right" w:leader="dot" w:pos="9350"/>
        </w:tabs>
        <w:rPr>
          <w:del w:id="914" w:author="Andreas Kuehne" w:date="2019-05-09T22:04:00Z"/>
          <w:rFonts w:asciiTheme="minorHAnsi" w:eastAsiaTheme="minorEastAsia" w:hAnsiTheme="minorHAnsi" w:cstheme="minorBidi"/>
          <w:noProof/>
          <w:sz w:val="22"/>
          <w:szCs w:val="22"/>
          <w:lang w:val="en-GB" w:eastAsia="en-GB"/>
        </w:rPr>
      </w:pPr>
      <w:del w:id="915" w:author="Andreas Kuehne" w:date="2019-05-09T22:04:00Z">
        <w:r w:rsidRPr="00EB1DAE" w:rsidDel="00EB1DAE">
          <w:rPr>
            <w:rStyle w:val="Hyperlink"/>
            <w:noProof/>
            <w:lang w:val="en-GB"/>
          </w:rPr>
          <w:delText>1.1 IPR Policy</w:delText>
        </w:r>
        <w:r w:rsidDel="00EB1DAE">
          <w:rPr>
            <w:noProof/>
            <w:webHidden/>
          </w:rPr>
          <w:tab/>
          <w:delText>11</w:delText>
        </w:r>
      </w:del>
    </w:p>
    <w:p w14:paraId="669ED2B3" w14:textId="0D61281B" w:rsidR="005E5C94" w:rsidDel="00EB1DAE" w:rsidRDefault="005E5C94">
      <w:pPr>
        <w:pStyle w:val="Verzeichnis2"/>
        <w:tabs>
          <w:tab w:val="right" w:leader="dot" w:pos="9350"/>
        </w:tabs>
        <w:rPr>
          <w:del w:id="916" w:author="Andreas Kuehne" w:date="2019-05-09T22:04:00Z"/>
          <w:rFonts w:asciiTheme="minorHAnsi" w:eastAsiaTheme="minorEastAsia" w:hAnsiTheme="minorHAnsi" w:cstheme="minorBidi"/>
          <w:noProof/>
          <w:sz w:val="22"/>
          <w:szCs w:val="22"/>
          <w:lang w:val="en-GB" w:eastAsia="en-GB"/>
        </w:rPr>
      </w:pPr>
      <w:del w:id="917" w:author="Andreas Kuehne" w:date="2019-05-09T22:04:00Z">
        <w:r w:rsidRPr="00EB1DAE" w:rsidDel="00EB1DAE">
          <w:rPr>
            <w:rStyle w:val="Hyperlink"/>
            <w:noProof/>
            <w:lang w:val="en-GB"/>
          </w:rPr>
          <w:delText>1.2 Terminology</w:delText>
        </w:r>
        <w:r w:rsidDel="00EB1DAE">
          <w:rPr>
            <w:noProof/>
            <w:webHidden/>
          </w:rPr>
          <w:tab/>
          <w:delText>11</w:delText>
        </w:r>
      </w:del>
    </w:p>
    <w:p w14:paraId="7605F85D" w14:textId="491622D7" w:rsidR="005E5C94" w:rsidDel="00EB1DAE" w:rsidRDefault="005E5C94">
      <w:pPr>
        <w:pStyle w:val="Verzeichnis3"/>
        <w:tabs>
          <w:tab w:val="right" w:leader="dot" w:pos="9350"/>
        </w:tabs>
        <w:rPr>
          <w:del w:id="918" w:author="Andreas Kuehne" w:date="2019-05-09T22:04:00Z"/>
          <w:rFonts w:asciiTheme="minorHAnsi" w:eastAsiaTheme="minorEastAsia" w:hAnsiTheme="minorHAnsi" w:cstheme="minorBidi"/>
          <w:noProof/>
          <w:sz w:val="22"/>
          <w:szCs w:val="22"/>
          <w:lang w:val="en-GB" w:eastAsia="en-GB"/>
        </w:rPr>
      </w:pPr>
      <w:del w:id="919"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1.2.1</w:delText>
        </w:r>
        <w:r w:rsidRPr="00EB1DAE" w:rsidDel="00EB1DAE">
          <w:rPr>
            <w:rStyle w:val="Hyperlink"/>
            <w:noProof/>
            <w:lang w:val="en-GB"/>
          </w:rPr>
          <w:delText xml:space="preserve"> Terms and Definitions</w:delText>
        </w:r>
        <w:r w:rsidDel="00EB1DAE">
          <w:rPr>
            <w:noProof/>
            <w:webHidden/>
          </w:rPr>
          <w:tab/>
          <w:delText>11</w:delText>
        </w:r>
      </w:del>
    </w:p>
    <w:p w14:paraId="5E15F1BB" w14:textId="346D9762" w:rsidR="005E5C94" w:rsidDel="00EB1DAE" w:rsidRDefault="005E5C94">
      <w:pPr>
        <w:pStyle w:val="Verzeichnis3"/>
        <w:tabs>
          <w:tab w:val="right" w:leader="dot" w:pos="9350"/>
        </w:tabs>
        <w:rPr>
          <w:del w:id="920" w:author="Andreas Kuehne" w:date="2019-05-09T22:04:00Z"/>
          <w:rFonts w:asciiTheme="minorHAnsi" w:eastAsiaTheme="minorEastAsia" w:hAnsiTheme="minorHAnsi" w:cstheme="minorBidi"/>
          <w:noProof/>
          <w:sz w:val="22"/>
          <w:szCs w:val="22"/>
          <w:lang w:val="en-GB" w:eastAsia="en-GB"/>
        </w:rPr>
      </w:pPr>
      <w:del w:id="921"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1.2.2</w:delText>
        </w:r>
        <w:r w:rsidRPr="00EB1DAE" w:rsidDel="00EB1DAE">
          <w:rPr>
            <w:rStyle w:val="Hyperlink"/>
            <w:noProof/>
            <w:lang w:val="en-GB"/>
          </w:rPr>
          <w:delText xml:space="preserve"> Abbreviated Terms</w:delText>
        </w:r>
        <w:r w:rsidDel="00EB1DAE">
          <w:rPr>
            <w:noProof/>
            <w:webHidden/>
          </w:rPr>
          <w:tab/>
          <w:delText>11</w:delText>
        </w:r>
      </w:del>
    </w:p>
    <w:p w14:paraId="0AE78D25" w14:textId="52884192" w:rsidR="005E5C94" w:rsidDel="00EB1DAE" w:rsidRDefault="005E5C94">
      <w:pPr>
        <w:pStyle w:val="Verzeichnis2"/>
        <w:tabs>
          <w:tab w:val="right" w:leader="dot" w:pos="9350"/>
        </w:tabs>
        <w:rPr>
          <w:del w:id="922" w:author="Andreas Kuehne" w:date="2019-05-09T22:04:00Z"/>
          <w:rFonts w:asciiTheme="minorHAnsi" w:eastAsiaTheme="minorEastAsia" w:hAnsiTheme="minorHAnsi" w:cstheme="minorBidi"/>
          <w:noProof/>
          <w:sz w:val="22"/>
          <w:szCs w:val="22"/>
          <w:lang w:val="en-GB" w:eastAsia="en-GB"/>
        </w:rPr>
      </w:pPr>
      <w:del w:id="923" w:author="Andreas Kuehne" w:date="2019-05-09T22:04:00Z">
        <w:r w:rsidRPr="00EB1DAE" w:rsidDel="00EB1DAE">
          <w:rPr>
            <w:rStyle w:val="Hyperlink"/>
            <w:noProof/>
            <w:lang w:val="en-GB"/>
          </w:rPr>
          <w:delText>1.3 Normative References</w:delText>
        </w:r>
        <w:r w:rsidDel="00EB1DAE">
          <w:rPr>
            <w:noProof/>
            <w:webHidden/>
          </w:rPr>
          <w:tab/>
          <w:delText>11</w:delText>
        </w:r>
      </w:del>
    </w:p>
    <w:p w14:paraId="701E81BB" w14:textId="160B2511" w:rsidR="005E5C94" w:rsidDel="00EB1DAE" w:rsidRDefault="005E5C94">
      <w:pPr>
        <w:pStyle w:val="Verzeichnis2"/>
        <w:tabs>
          <w:tab w:val="right" w:leader="dot" w:pos="9350"/>
        </w:tabs>
        <w:rPr>
          <w:del w:id="924" w:author="Andreas Kuehne" w:date="2019-05-09T22:04:00Z"/>
          <w:rFonts w:asciiTheme="minorHAnsi" w:eastAsiaTheme="minorEastAsia" w:hAnsiTheme="minorHAnsi" w:cstheme="minorBidi"/>
          <w:noProof/>
          <w:sz w:val="22"/>
          <w:szCs w:val="22"/>
          <w:lang w:val="en-GB" w:eastAsia="en-GB"/>
        </w:rPr>
      </w:pPr>
      <w:del w:id="925" w:author="Andreas Kuehne" w:date="2019-05-09T22:04:00Z">
        <w:r w:rsidRPr="00EB1DAE" w:rsidDel="00EB1DAE">
          <w:rPr>
            <w:rStyle w:val="Hyperlink"/>
            <w:noProof/>
            <w:lang w:val="en-GB"/>
          </w:rPr>
          <w:delText>1.4 Non-Normative References</w:delText>
        </w:r>
        <w:r w:rsidDel="00EB1DAE">
          <w:rPr>
            <w:noProof/>
            <w:webHidden/>
          </w:rPr>
          <w:tab/>
          <w:delText>13</w:delText>
        </w:r>
      </w:del>
    </w:p>
    <w:p w14:paraId="5D63D31A" w14:textId="7EC60AE5" w:rsidR="005E5C94" w:rsidDel="00EB1DAE" w:rsidRDefault="005E5C94">
      <w:pPr>
        <w:pStyle w:val="Verzeichnis2"/>
        <w:tabs>
          <w:tab w:val="right" w:leader="dot" w:pos="9350"/>
        </w:tabs>
        <w:rPr>
          <w:del w:id="926" w:author="Andreas Kuehne" w:date="2019-05-09T22:04:00Z"/>
          <w:rFonts w:asciiTheme="minorHAnsi" w:eastAsiaTheme="minorEastAsia" w:hAnsiTheme="minorHAnsi" w:cstheme="minorBidi"/>
          <w:noProof/>
          <w:sz w:val="22"/>
          <w:szCs w:val="22"/>
          <w:lang w:val="en-GB" w:eastAsia="en-GB"/>
        </w:rPr>
      </w:pPr>
      <w:del w:id="927" w:author="Andreas Kuehne" w:date="2019-05-09T22:04:00Z">
        <w:r w:rsidRPr="00EB1DAE" w:rsidDel="00EB1DAE">
          <w:rPr>
            <w:rStyle w:val="Hyperlink"/>
            <w:noProof/>
            <w:lang w:val="en-GB"/>
          </w:rPr>
          <w:delText>1.5 Typographical Conventions</w:delText>
        </w:r>
        <w:r w:rsidDel="00EB1DAE">
          <w:rPr>
            <w:noProof/>
            <w:webHidden/>
          </w:rPr>
          <w:tab/>
          <w:delText>14</w:delText>
        </w:r>
      </w:del>
    </w:p>
    <w:p w14:paraId="59A66323" w14:textId="030BCA85" w:rsidR="005E5C94" w:rsidDel="00EB1DAE" w:rsidRDefault="005E5C94">
      <w:pPr>
        <w:pStyle w:val="Verzeichnis2"/>
        <w:tabs>
          <w:tab w:val="right" w:leader="dot" w:pos="9350"/>
        </w:tabs>
        <w:rPr>
          <w:del w:id="928" w:author="Andreas Kuehne" w:date="2019-05-09T22:04:00Z"/>
          <w:rFonts w:asciiTheme="minorHAnsi" w:eastAsiaTheme="minorEastAsia" w:hAnsiTheme="minorHAnsi" w:cstheme="minorBidi"/>
          <w:noProof/>
          <w:sz w:val="22"/>
          <w:szCs w:val="22"/>
          <w:lang w:val="en-GB" w:eastAsia="en-GB"/>
        </w:rPr>
      </w:pPr>
      <w:del w:id="929" w:author="Andreas Kuehne" w:date="2019-05-09T22:04:00Z">
        <w:r w:rsidRPr="00EB1DAE" w:rsidDel="00EB1DAE">
          <w:rPr>
            <w:rStyle w:val="Hyperlink"/>
            <w:noProof/>
            <w:lang w:val="en-GB"/>
          </w:rPr>
          <w:delText>1.6 DSS Overview (Non-normative)</w:delText>
        </w:r>
        <w:r w:rsidDel="00EB1DAE">
          <w:rPr>
            <w:noProof/>
            <w:webHidden/>
          </w:rPr>
          <w:tab/>
          <w:delText>14</w:delText>
        </w:r>
      </w:del>
    </w:p>
    <w:p w14:paraId="5F36159F" w14:textId="0EBAEA5C" w:rsidR="005E5C94" w:rsidDel="00EB1DAE" w:rsidRDefault="005E5C94">
      <w:pPr>
        <w:pStyle w:val="Verzeichnis1"/>
        <w:rPr>
          <w:del w:id="930" w:author="Andreas Kuehne" w:date="2019-05-09T22:04:00Z"/>
          <w:rFonts w:asciiTheme="minorHAnsi" w:eastAsiaTheme="minorEastAsia" w:hAnsiTheme="minorHAnsi" w:cstheme="minorBidi"/>
          <w:noProof/>
          <w:sz w:val="22"/>
          <w:szCs w:val="22"/>
          <w:lang w:val="en-GB" w:eastAsia="en-GB"/>
        </w:rPr>
      </w:pPr>
      <w:del w:id="931" w:author="Andreas Kuehne" w:date="2019-05-09T22:04:00Z">
        <w:r w:rsidRPr="00EB1DAE" w:rsidDel="00EB1DAE">
          <w:rPr>
            <w:rStyle w:val="Hyperlink"/>
            <w:noProof/>
            <w:lang w:val="en-GB"/>
          </w:rPr>
          <w:delText>2</w:delText>
        </w:r>
        <w:r w:rsidDel="00EB1DAE">
          <w:rPr>
            <w:rFonts w:asciiTheme="minorHAnsi" w:eastAsiaTheme="minorEastAsia" w:hAnsiTheme="minorHAnsi" w:cstheme="minorBidi"/>
            <w:noProof/>
            <w:sz w:val="22"/>
            <w:szCs w:val="22"/>
            <w:lang w:val="en-GB" w:eastAsia="en-GB"/>
          </w:rPr>
          <w:tab/>
        </w:r>
        <w:r w:rsidRPr="00EB1DAE" w:rsidDel="00EB1DAE">
          <w:rPr>
            <w:rStyle w:val="Hyperlink"/>
            <w:noProof/>
            <w:lang w:val="en-GB"/>
          </w:rPr>
          <w:delText>Design Considerations</w:delText>
        </w:r>
        <w:r w:rsidDel="00EB1DAE">
          <w:rPr>
            <w:noProof/>
            <w:webHidden/>
          </w:rPr>
          <w:tab/>
          <w:delText>16</w:delText>
        </w:r>
      </w:del>
    </w:p>
    <w:p w14:paraId="38E861C8" w14:textId="5874C46D" w:rsidR="005E5C94" w:rsidDel="00EB1DAE" w:rsidRDefault="005E5C94">
      <w:pPr>
        <w:pStyle w:val="Verzeichnis2"/>
        <w:tabs>
          <w:tab w:val="right" w:leader="dot" w:pos="9350"/>
        </w:tabs>
        <w:rPr>
          <w:del w:id="932" w:author="Andreas Kuehne" w:date="2019-05-09T22:04:00Z"/>
          <w:rFonts w:asciiTheme="minorHAnsi" w:eastAsiaTheme="minorEastAsia" w:hAnsiTheme="minorHAnsi" w:cstheme="minorBidi"/>
          <w:noProof/>
          <w:sz w:val="22"/>
          <w:szCs w:val="22"/>
          <w:lang w:val="en-GB" w:eastAsia="en-GB"/>
        </w:rPr>
      </w:pPr>
      <w:del w:id="933" w:author="Andreas Kuehne" w:date="2019-05-09T22:04:00Z">
        <w:r w:rsidRPr="00EB1DAE" w:rsidDel="00EB1DAE">
          <w:rPr>
            <w:rStyle w:val="Hyperlink"/>
            <w:noProof/>
            <w:lang w:val="en-GB"/>
          </w:rPr>
          <w:delText>2.1 Version 2.0 goal [non-normative]</w:delText>
        </w:r>
        <w:r w:rsidDel="00EB1DAE">
          <w:rPr>
            <w:noProof/>
            <w:webHidden/>
          </w:rPr>
          <w:tab/>
          <w:delText>16</w:delText>
        </w:r>
      </w:del>
    </w:p>
    <w:p w14:paraId="45FC1A82" w14:textId="04FB7FE1" w:rsidR="005E5C94" w:rsidDel="00EB1DAE" w:rsidRDefault="005E5C94">
      <w:pPr>
        <w:pStyle w:val="Verzeichnis2"/>
        <w:tabs>
          <w:tab w:val="right" w:leader="dot" w:pos="9350"/>
        </w:tabs>
        <w:rPr>
          <w:del w:id="934" w:author="Andreas Kuehne" w:date="2019-05-09T22:04:00Z"/>
          <w:rFonts w:asciiTheme="minorHAnsi" w:eastAsiaTheme="minorEastAsia" w:hAnsiTheme="minorHAnsi" w:cstheme="minorBidi"/>
          <w:noProof/>
          <w:sz w:val="22"/>
          <w:szCs w:val="22"/>
          <w:lang w:val="en-GB" w:eastAsia="en-GB"/>
        </w:rPr>
      </w:pPr>
      <w:del w:id="935" w:author="Andreas Kuehne" w:date="2019-05-09T22:04:00Z">
        <w:r w:rsidRPr="00EB1DAE" w:rsidDel="00EB1DAE">
          <w:rPr>
            <w:rStyle w:val="Hyperlink"/>
            <w:noProof/>
            <w:lang w:val="en-GB"/>
          </w:rPr>
          <w:delText>2.2 Transforming DSS 1.0 into 2.0</w:delText>
        </w:r>
        <w:r w:rsidDel="00EB1DAE">
          <w:rPr>
            <w:noProof/>
            <w:webHidden/>
          </w:rPr>
          <w:tab/>
          <w:delText>16</w:delText>
        </w:r>
      </w:del>
    </w:p>
    <w:p w14:paraId="7391D9CB" w14:textId="27B4AC17" w:rsidR="005E5C94" w:rsidDel="00EB1DAE" w:rsidRDefault="005E5C94">
      <w:pPr>
        <w:pStyle w:val="Verzeichnis3"/>
        <w:tabs>
          <w:tab w:val="right" w:leader="dot" w:pos="9350"/>
        </w:tabs>
        <w:rPr>
          <w:del w:id="936" w:author="Andreas Kuehne" w:date="2019-05-09T22:04:00Z"/>
          <w:rFonts w:asciiTheme="minorHAnsi" w:eastAsiaTheme="minorEastAsia" w:hAnsiTheme="minorHAnsi" w:cstheme="minorBidi"/>
          <w:noProof/>
          <w:sz w:val="22"/>
          <w:szCs w:val="22"/>
          <w:lang w:val="en-GB" w:eastAsia="en-GB"/>
        </w:rPr>
      </w:pPr>
      <w:del w:id="937"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2.2.1</w:delText>
        </w:r>
        <w:r w:rsidRPr="00EB1DAE" w:rsidDel="00EB1DAE">
          <w:rPr>
            <w:rStyle w:val="Hyperlink"/>
            <w:noProof/>
            <w:lang w:val="en-GB"/>
          </w:rPr>
          <w:delText xml:space="preserve"> Circumventing xs:any</w:delText>
        </w:r>
        <w:r w:rsidDel="00EB1DAE">
          <w:rPr>
            <w:noProof/>
            <w:webHidden/>
          </w:rPr>
          <w:tab/>
          <w:delText>16</w:delText>
        </w:r>
      </w:del>
    </w:p>
    <w:p w14:paraId="3D5D4884" w14:textId="720299D6" w:rsidR="005E5C94" w:rsidDel="00EB1DAE" w:rsidRDefault="005E5C94">
      <w:pPr>
        <w:pStyle w:val="Verzeichnis3"/>
        <w:tabs>
          <w:tab w:val="right" w:leader="dot" w:pos="9350"/>
        </w:tabs>
        <w:rPr>
          <w:del w:id="938" w:author="Andreas Kuehne" w:date="2019-05-09T22:04:00Z"/>
          <w:rFonts w:asciiTheme="minorHAnsi" w:eastAsiaTheme="minorEastAsia" w:hAnsiTheme="minorHAnsi" w:cstheme="minorBidi"/>
          <w:noProof/>
          <w:sz w:val="22"/>
          <w:szCs w:val="22"/>
          <w:lang w:val="en-GB" w:eastAsia="en-GB"/>
        </w:rPr>
      </w:pPr>
      <w:del w:id="939"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2.2.2</w:delText>
        </w:r>
        <w:r w:rsidRPr="00EB1DAE" w:rsidDel="00EB1DAE">
          <w:rPr>
            <w:rStyle w:val="Hyperlink"/>
            <w:noProof/>
            <w:lang w:val="en-GB"/>
          </w:rPr>
          <w:delText xml:space="preserve"> Substituting the mixed Schema Attribute</w:delText>
        </w:r>
        <w:r w:rsidDel="00EB1DAE">
          <w:rPr>
            <w:noProof/>
            <w:webHidden/>
          </w:rPr>
          <w:tab/>
          <w:delText>17</w:delText>
        </w:r>
      </w:del>
    </w:p>
    <w:p w14:paraId="3EB3CEE3" w14:textId="531D999C" w:rsidR="005E5C94" w:rsidDel="00EB1DAE" w:rsidRDefault="005E5C94">
      <w:pPr>
        <w:pStyle w:val="Verzeichnis3"/>
        <w:tabs>
          <w:tab w:val="right" w:leader="dot" w:pos="9350"/>
        </w:tabs>
        <w:rPr>
          <w:del w:id="940" w:author="Andreas Kuehne" w:date="2019-05-09T22:04:00Z"/>
          <w:rFonts w:asciiTheme="minorHAnsi" w:eastAsiaTheme="minorEastAsia" w:hAnsiTheme="minorHAnsi" w:cstheme="minorBidi"/>
          <w:noProof/>
          <w:sz w:val="22"/>
          <w:szCs w:val="22"/>
          <w:lang w:val="en-GB" w:eastAsia="en-GB"/>
        </w:rPr>
      </w:pPr>
      <w:del w:id="941"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2.2.3</w:delText>
        </w:r>
        <w:r w:rsidRPr="00EB1DAE" w:rsidDel="00EB1DAE">
          <w:rPr>
            <w:rStyle w:val="Hyperlink"/>
            <w:noProof/>
            <w:lang w:val="en-GB"/>
          </w:rPr>
          <w:delText xml:space="preserve"> Introducing the </w:delText>
        </w:r>
        <w:r w:rsidRPr="00EB1DAE" w:rsidDel="00EB1DAE">
          <w:rPr>
            <w:rStyle w:val="Hyperlink"/>
            <w:rFonts w:ascii="Courier New" w:hAnsi="Courier New"/>
            <w:noProof/>
            <w:lang w:val="en-GB"/>
          </w:rPr>
          <w:delText>NsPrefixMappingType</w:delText>
        </w:r>
        <w:r w:rsidRPr="00EB1DAE" w:rsidDel="00EB1DAE">
          <w:rPr>
            <w:rStyle w:val="Hyperlink"/>
            <w:noProof/>
            <w:lang w:val="en-GB"/>
          </w:rPr>
          <w:delText xml:space="preserve"> Component</w:delText>
        </w:r>
        <w:r w:rsidDel="00EB1DAE">
          <w:rPr>
            <w:noProof/>
            <w:webHidden/>
          </w:rPr>
          <w:tab/>
          <w:delText>17</w:delText>
        </w:r>
      </w:del>
    </w:p>
    <w:p w14:paraId="1314B9A0" w14:textId="5E1983B2" w:rsidR="005E5C94" w:rsidDel="00EB1DAE" w:rsidRDefault="005E5C94">
      <w:pPr>
        <w:pStyle w:val="Verzeichnis3"/>
        <w:tabs>
          <w:tab w:val="right" w:leader="dot" w:pos="9350"/>
        </w:tabs>
        <w:rPr>
          <w:del w:id="942" w:author="Andreas Kuehne" w:date="2019-05-09T22:04:00Z"/>
          <w:rFonts w:asciiTheme="minorHAnsi" w:eastAsiaTheme="minorEastAsia" w:hAnsiTheme="minorHAnsi" w:cstheme="minorBidi"/>
          <w:noProof/>
          <w:sz w:val="22"/>
          <w:szCs w:val="22"/>
          <w:lang w:val="en-GB" w:eastAsia="en-GB"/>
        </w:rPr>
      </w:pPr>
      <w:del w:id="943"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2.2.4</w:delText>
        </w:r>
        <w:r w:rsidRPr="00EB1DAE" w:rsidDel="00EB1DAE">
          <w:rPr>
            <w:rStyle w:val="Hyperlink"/>
            <w:noProof/>
            <w:lang w:val="en-GB"/>
          </w:rPr>
          <w:delText xml:space="preserve"> Imported XML schemes</w:delText>
        </w:r>
        <w:r w:rsidDel="00EB1DAE">
          <w:rPr>
            <w:noProof/>
            <w:webHidden/>
          </w:rPr>
          <w:tab/>
          <w:delText>17</w:delText>
        </w:r>
      </w:del>
    </w:p>
    <w:p w14:paraId="1D21FCD4" w14:textId="148E6A5D" w:rsidR="005E5C94" w:rsidDel="00EB1DAE" w:rsidRDefault="005E5C94">
      <w:pPr>
        <w:pStyle w:val="Verzeichnis3"/>
        <w:tabs>
          <w:tab w:val="right" w:leader="dot" w:pos="9350"/>
        </w:tabs>
        <w:rPr>
          <w:del w:id="944" w:author="Andreas Kuehne" w:date="2019-05-09T22:04:00Z"/>
          <w:rFonts w:asciiTheme="minorHAnsi" w:eastAsiaTheme="minorEastAsia" w:hAnsiTheme="minorHAnsi" w:cstheme="minorBidi"/>
          <w:noProof/>
          <w:sz w:val="22"/>
          <w:szCs w:val="22"/>
          <w:lang w:val="en-GB" w:eastAsia="en-GB"/>
        </w:rPr>
      </w:pPr>
      <w:del w:id="945"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2.2.5</w:delText>
        </w:r>
        <w:r w:rsidRPr="00EB1DAE" w:rsidDel="00EB1DAE">
          <w:rPr>
            <w:rStyle w:val="Hyperlink"/>
            <w:noProof/>
            <w:lang w:val="en-GB"/>
          </w:rPr>
          <w:delText xml:space="preserve"> Syntax variants</w:delText>
        </w:r>
        <w:r w:rsidDel="00EB1DAE">
          <w:rPr>
            <w:noProof/>
            <w:webHidden/>
          </w:rPr>
          <w:tab/>
          <w:delText>18</w:delText>
        </w:r>
      </w:del>
    </w:p>
    <w:p w14:paraId="3BED125B" w14:textId="0ADCEE9B" w:rsidR="005E5C94" w:rsidDel="00EB1DAE" w:rsidRDefault="005E5C94">
      <w:pPr>
        <w:pStyle w:val="Verzeichnis3"/>
        <w:tabs>
          <w:tab w:val="right" w:leader="dot" w:pos="9350"/>
        </w:tabs>
        <w:rPr>
          <w:del w:id="946" w:author="Andreas Kuehne" w:date="2019-05-09T22:04:00Z"/>
          <w:rFonts w:asciiTheme="minorHAnsi" w:eastAsiaTheme="minorEastAsia" w:hAnsiTheme="minorHAnsi" w:cstheme="minorBidi"/>
          <w:noProof/>
          <w:sz w:val="22"/>
          <w:szCs w:val="22"/>
          <w:lang w:val="en-GB" w:eastAsia="en-GB"/>
        </w:rPr>
      </w:pPr>
      <w:del w:id="947"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2.2.6</w:delText>
        </w:r>
        <w:r w:rsidRPr="00EB1DAE" w:rsidDel="00EB1DAE">
          <w:rPr>
            <w:rStyle w:val="Hyperlink"/>
            <w:noProof/>
            <w:lang w:val="en-GB"/>
          </w:rPr>
          <w:delText xml:space="preserve"> JSON Syntax Extensions</w:delText>
        </w:r>
        <w:r w:rsidDel="00EB1DAE">
          <w:rPr>
            <w:noProof/>
            <w:webHidden/>
          </w:rPr>
          <w:tab/>
          <w:delText>18</w:delText>
        </w:r>
      </w:del>
    </w:p>
    <w:p w14:paraId="10E5EF86" w14:textId="60330189" w:rsidR="005E5C94" w:rsidDel="00EB1DAE" w:rsidRDefault="005E5C94">
      <w:pPr>
        <w:pStyle w:val="Verzeichnis2"/>
        <w:tabs>
          <w:tab w:val="right" w:leader="dot" w:pos="9350"/>
        </w:tabs>
        <w:rPr>
          <w:del w:id="948" w:author="Andreas Kuehne" w:date="2019-05-09T22:04:00Z"/>
          <w:rFonts w:asciiTheme="minorHAnsi" w:eastAsiaTheme="minorEastAsia" w:hAnsiTheme="minorHAnsi" w:cstheme="minorBidi"/>
          <w:noProof/>
          <w:sz w:val="22"/>
          <w:szCs w:val="22"/>
          <w:lang w:val="en-GB" w:eastAsia="en-GB"/>
        </w:rPr>
      </w:pPr>
      <w:del w:id="949" w:author="Andreas Kuehne" w:date="2019-05-09T22:04:00Z">
        <w:r w:rsidRPr="00EB1DAE" w:rsidDel="00EB1DAE">
          <w:rPr>
            <w:rStyle w:val="Hyperlink"/>
            <w:noProof/>
            <w:lang w:val="en-GB"/>
          </w:rPr>
          <w:delText>2.3 Construction Principles</w:delText>
        </w:r>
        <w:r w:rsidDel="00EB1DAE">
          <w:rPr>
            <w:noProof/>
            <w:webHidden/>
          </w:rPr>
          <w:tab/>
          <w:delText>18</w:delText>
        </w:r>
      </w:del>
    </w:p>
    <w:p w14:paraId="60229F93" w14:textId="47D67818" w:rsidR="005E5C94" w:rsidDel="00EB1DAE" w:rsidRDefault="005E5C94">
      <w:pPr>
        <w:pStyle w:val="Verzeichnis3"/>
        <w:tabs>
          <w:tab w:val="right" w:leader="dot" w:pos="9350"/>
        </w:tabs>
        <w:rPr>
          <w:del w:id="950" w:author="Andreas Kuehne" w:date="2019-05-09T22:04:00Z"/>
          <w:rFonts w:asciiTheme="minorHAnsi" w:eastAsiaTheme="minorEastAsia" w:hAnsiTheme="minorHAnsi" w:cstheme="minorBidi"/>
          <w:noProof/>
          <w:sz w:val="22"/>
          <w:szCs w:val="22"/>
          <w:lang w:val="en-GB" w:eastAsia="en-GB"/>
        </w:rPr>
      </w:pPr>
      <w:del w:id="951"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2.3.1</w:delText>
        </w:r>
        <w:r w:rsidRPr="00EB1DAE" w:rsidDel="00EB1DAE">
          <w:rPr>
            <w:rStyle w:val="Hyperlink"/>
            <w:noProof/>
            <w:lang w:val="en-GB"/>
          </w:rPr>
          <w:delText xml:space="preserve"> Multi Syntax approach</w:delText>
        </w:r>
        <w:r w:rsidDel="00EB1DAE">
          <w:rPr>
            <w:noProof/>
            <w:webHidden/>
          </w:rPr>
          <w:tab/>
          <w:delText>18</w:delText>
        </w:r>
      </w:del>
    </w:p>
    <w:p w14:paraId="2B50B793" w14:textId="2ACDE02D" w:rsidR="005E5C94" w:rsidDel="00EB1DAE" w:rsidRDefault="005E5C94">
      <w:pPr>
        <w:pStyle w:val="Verzeichnis2"/>
        <w:tabs>
          <w:tab w:val="right" w:leader="dot" w:pos="9350"/>
        </w:tabs>
        <w:rPr>
          <w:del w:id="952" w:author="Andreas Kuehne" w:date="2019-05-09T22:04:00Z"/>
          <w:rFonts w:asciiTheme="minorHAnsi" w:eastAsiaTheme="minorEastAsia" w:hAnsiTheme="minorHAnsi" w:cstheme="minorBidi"/>
          <w:noProof/>
          <w:sz w:val="22"/>
          <w:szCs w:val="22"/>
          <w:lang w:val="en-GB" w:eastAsia="en-GB"/>
        </w:rPr>
      </w:pPr>
      <w:del w:id="953" w:author="Andreas Kuehne" w:date="2019-05-09T22:04:00Z">
        <w:r w:rsidRPr="00EB1DAE" w:rsidDel="00EB1DAE">
          <w:rPr>
            <w:rStyle w:val="Hyperlink"/>
            <w:noProof/>
            <w:lang w:val="en-GB"/>
          </w:rPr>
          <w:delText>2.4 Schema Organization and Namespaces</w:delText>
        </w:r>
        <w:r w:rsidDel="00EB1DAE">
          <w:rPr>
            <w:noProof/>
            <w:webHidden/>
          </w:rPr>
          <w:tab/>
          <w:delText>19</w:delText>
        </w:r>
      </w:del>
    </w:p>
    <w:p w14:paraId="529F4ED4" w14:textId="465933E7" w:rsidR="005E5C94" w:rsidDel="00EB1DAE" w:rsidRDefault="005E5C94">
      <w:pPr>
        <w:pStyle w:val="Verzeichnis2"/>
        <w:tabs>
          <w:tab w:val="right" w:leader="dot" w:pos="9350"/>
        </w:tabs>
        <w:rPr>
          <w:del w:id="954" w:author="Andreas Kuehne" w:date="2019-05-09T22:04:00Z"/>
          <w:rFonts w:asciiTheme="minorHAnsi" w:eastAsiaTheme="minorEastAsia" w:hAnsiTheme="minorHAnsi" w:cstheme="minorBidi"/>
          <w:noProof/>
          <w:sz w:val="22"/>
          <w:szCs w:val="22"/>
          <w:lang w:val="en-GB" w:eastAsia="en-GB"/>
        </w:rPr>
      </w:pPr>
      <w:del w:id="955" w:author="Andreas Kuehne" w:date="2019-05-09T22:04:00Z">
        <w:r w:rsidRPr="00EB1DAE" w:rsidDel="00EB1DAE">
          <w:rPr>
            <w:rStyle w:val="Hyperlink"/>
            <w:noProof/>
            <w:lang w:val="en-GB"/>
          </w:rPr>
          <w:delText>2.5 DSS Component Overview</w:delText>
        </w:r>
        <w:r w:rsidDel="00EB1DAE">
          <w:rPr>
            <w:noProof/>
            <w:webHidden/>
          </w:rPr>
          <w:tab/>
          <w:delText>19</w:delText>
        </w:r>
      </w:del>
    </w:p>
    <w:p w14:paraId="449FFF58" w14:textId="11FDA1FC" w:rsidR="005E5C94" w:rsidDel="00EB1DAE" w:rsidRDefault="005E5C94">
      <w:pPr>
        <w:pStyle w:val="Verzeichnis3"/>
        <w:tabs>
          <w:tab w:val="right" w:leader="dot" w:pos="9350"/>
        </w:tabs>
        <w:rPr>
          <w:del w:id="956" w:author="Andreas Kuehne" w:date="2019-05-09T22:04:00Z"/>
          <w:rFonts w:asciiTheme="minorHAnsi" w:eastAsiaTheme="minorEastAsia" w:hAnsiTheme="minorHAnsi" w:cstheme="minorBidi"/>
          <w:noProof/>
          <w:sz w:val="22"/>
          <w:szCs w:val="22"/>
          <w:lang w:val="en-GB" w:eastAsia="en-GB"/>
        </w:rPr>
      </w:pPr>
      <w:del w:id="957"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2.5.1</w:delText>
        </w:r>
        <w:r w:rsidRPr="00EB1DAE" w:rsidDel="00EB1DAE">
          <w:rPr>
            <w:rStyle w:val="Hyperlink"/>
            <w:noProof/>
            <w:lang w:val="en-GB"/>
          </w:rPr>
          <w:delText xml:space="preserve"> Schema Extensions</w:delText>
        </w:r>
        <w:r w:rsidDel="00EB1DAE">
          <w:rPr>
            <w:noProof/>
            <w:webHidden/>
          </w:rPr>
          <w:tab/>
          <w:delText>20</w:delText>
        </w:r>
      </w:del>
    </w:p>
    <w:p w14:paraId="4913B520" w14:textId="7DDA89C2" w:rsidR="005E5C94" w:rsidDel="00EB1DAE" w:rsidRDefault="005E5C94">
      <w:pPr>
        <w:pStyle w:val="Verzeichnis1"/>
        <w:rPr>
          <w:del w:id="958" w:author="Andreas Kuehne" w:date="2019-05-09T22:04:00Z"/>
          <w:rFonts w:asciiTheme="minorHAnsi" w:eastAsiaTheme="minorEastAsia" w:hAnsiTheme="minorHAnsi" w:cstheme="minorBidi"/>
          <w:noProof/>
          <w:sz w:val="22"/>
          <w:szCs w:val="22"/>
          <w:lang w:val="en-GB" w:eastAsia="en-GB"/>
        </w:rPr>
      </w:pPr>
      <w:del w:id="959" w:author="Andreas Kuehne" w:date="2019-05-09T22:04:00Z">
        <w:r w:rsidRPr="00EB1DAE" w:rsidDel="00EB1DAE">
          <w:rPr>
            <w:rStyle w:val="Hyperlink"/>
            <w:noProof/>
            <w:lang w:val="en-GB"/>
          </w:rPr>
          <w:delText>3</w:delText>
        </w:r>
        <w:r w:rsidDel="00EB1DAE">
          <w:rPr>
            <w:rFonts w:asciiTheme="minorHAnsi" w:eastAsiaTheme="minorEastAsia" w:hAnsiTheme="minorHAnsi" w:cstheme="minorBidi"/>
            <w:noProof/>
            <w:sz w:val="22"/>
            <w:szCs w:val="22"/>
            <w:lang w:val="en-GB" w:eastAsia="en-GB"/>
          </w:rPr>
          <w:tab/>
        </w:r>
        <w:r w:rsidRPr="00EB1DAE" w:rsidDel="00EB1DAE">
          <w:rPr>
            <w:rStyle w:val="Hyperlink"/>
            <w:noProof/>
            <w:lang w:val="en-GB"/>
          </w:rPr>
          <w:delText>Data Type Models</w:delText>
        </w:r>
        <w:r w:rsidDel="00EB1DAE">
          <w:rPr>
            <w:noProof/>
            <w:webHidden/>
          </w:rPr>
          <w:tab/>
          <w:delText>22</w:delText>
        </w:r>
      </w:del>
    </w:p>
    <w:p w14:paraId="14186485" w14:textId="0DC70DE0" w:rsidR="005E5C94" w:rsidDel="00EB1DAE" w:rsidRDefault="005E5C94">
      <w:pPr>
        <w:pStyle w:val="Verzeichnis2"/>
        <w:tabs>
          <w:tab w:val="right" w:leader="dot" w:pos="9350"/>
        </w:tabs>
        <w:rPr>
          <w:del w:id="960" w:author="Andreas Kuehne" w:date="2019-05-09T22:04:00Z"/>
          <w:rFonts w:asciiTheme="minorHAnsi" w:eastAsiaTheme="minorEastAsia" w:hAnsiTheme="minorHAnsi" w:cstheme="minorBidi"/>
          <w:noProof/>
          <w:sz w:val="22"/>
          <w:szCs w:val="22"/>
          <w:lang w:val="en-GB" w:eastAsia="en-GB"/>
        </w:rPr>
      </w:pPr>
      <w:del w:id="961" w:author="Andreas Kuehne" w:date="2019-05-09T22:04:00Z">
        <w:r w:rsidRPr="00EB1DAE" w:rsidDel="00EB1DAE">
          <w:rPr>
            <w:rStyle w:val="Hyperlink"/>
            <w:noProof/>
            <w:lang w:val="en-GB"/>
          </w:rPr>
          <w:delText>3.1 Boolean Model</w:delText>
        </w:r>
        <w:r w:rsidDel="00EB1DAE">
          <w:rPr>
            <w:noProof/>
            <w:webHidden/>
          </w:rPr>
          <w:tab/>
          <w:delText>22</w:delText>
        </w:r>
      </w:del>
    </w:p>
    <w:p w14:paraId="06D4F845" w14:textId="2027FF07" w:rsidR="005E5C94" w:rsidDel="00EB1DAE" w:rsidRDefault="005E5C94">
      <w:pPr>
        <w:pStyle w:val="Verzeichnis2"/>
        <w:tabs>
          <w:tab w:val="right" w:leader="dot" w:pos="9350"/>
        </w:tabs>
        <w:rPr>
          <w:del w:id="962" w:author="Andreas Kuehne" w:date="2019-05-09T22:04:00Z"/>
          <w:rFonts w:asciiTheme="minorHAnsi" w:eastAsiaTheme="minorEastAsia" w:hAnsiTheme="minorHAnsi" w:cstheme="minorBidi"/>
          <w:noProof/>
          <w:sz w:val="22"/>
          <w:szCs w:val="22"/>
          <w:lang w:val="en-GB" w:eastAsia="en-GB"/>
        </w:rPr>
      </w:pPr>
      <w:del w:id="963" w:author="Andreas Kuehne" w:date="2019-05-09T22:04:00Z">
        <w:r w:rsidRPr="00EB1DAE" w:rsidDel="00EB1DAE">
          <w:rPr>
            <w:rStyle w:val="Hyperlink"/>
            <w:noProof/>
            <w:lang w:val="en-GB"/>
          </w:rPr>
          <w:delText>3.2 Integer Model</w:delText>
        </w:r>
        <w:r w:rsidDel="00EB1DAE">
          <w:rPr>
            <w:noProof/>
            <w:webHidden/>
          </w:rPr>
          <w:tab/>
          <w:delText>22</w:delText>
        </w:r>
      </w:del>
    </w:p>
    <w:p w14:paraId="33451A27" w14:textId="7ABF2160" w:rsidR="005E5C94" w:rsidDel="00EB1DAE" w:rsidRDefault="005E5C94">
      <w:pPr>
        <w:pStyle w:val="Verzeichnis2"/>
        <w:tabs>
          <w:tab w:val="right" w:leader="dot" w:pos="9350"/>
        </w:tabs>
        <w:rPr>
          <w:del w:id="964" w:author="Andreas Kuehne" w:date="2019-05-09T22:04:00Z"/>
          <w:rFonts w:asciiTheme="minorHAnsi" w:eastAsiaTheme="minorEastAsia" w:hAnsiTheme="minorHAnsi" w:cstheme="minorBidi"/>
          <w:noProof/>
          <w:sz w:val="22"/>
          <w:szCs w:val="22"/>
          <w:lang w:val="en-GB" w:eastAsia="en-GB"/>
        </w:rPr>
      </w:pPr>
      <w:del w:id="965" w:author="Andreas Kuehne" w:date="2019-05-09T22:04:00Z">
        <w:r w:rsidRPr="00EB1DAE" w:rsidDel="00EB1DAE">
          <w:rPr>
            <w:rStyle w:val="Hyperlink"/>
            <w:noProof/>
            <w:lang w:val="en-GB"/>
          </w:rPr>
          <w:delText>3.3 String Model</w:delText>
        </w:r>
        <w:r w:rsidDel="00EB1DAE">
          <w:rPr>
            <w:noProof/>
            <w:webHidden/>
          </w:rPr>
          <w:tab/>
          <w:delText>22</w:delText>
        </w:r>
      </w:del>
    </w:p>
    <w:p w14:paraId="7D090EA6" w14:textId="4BC16025" w:rsidR="005E5C94" w:rsidDel="00EB1DAE" w:rsidRDefault="005E5C94">
      <w:pPr>
        <w:pStyle w:val="Verzeichnis2"/>
        <w:tabs>
          <w:tab w:val="right" w:leader="dot" w:pos="9350"/>
        </w:tabs>
        <w:rPr>
          <w:del w:id="966" w:author="Andreas Kuehne" w:date="2019-05-09T22:04:00Z"/>
          <w:rFonts w:asciiTheme="minorHAnsi" w:eastAsiaTheme="minorEastAsia" w:hAnsiTheme="minorHAnsi" w:cstheme="minorBidi"/>
          <w:noProof/>
          <w:sz w:val="22"/>
          <w:szCs w:val="22"/>
          <w:lang w:val="en-GB" w:eastAsia="en-GB"/>
        </w:rPr>
      </w:pPr>
      <w:del w:id="967" w:author="Andreas Kuehne" w:date="2019-05-09T22:04:00Z">
        <w:r w:rsidRPr="00EB1DAE" w:rsidDel="00EB1DAE">
          <w:rPr>
            <w:rStyle w:val="Hyperlink"/>
            <w:noProof/>
            <w:lang w:val="en-GB"/>
          </w:rPr>
          <w:delText>3.4 Binary Data Model</w:delText>
        </w:r>
        <w:r w:rsidDel="00EB1DAE">
          <w:rPr>
            <w:noProof/>
            <w:webHidden/>
          </w:rPr>
          <w:tab/>
          <w:delText>22</w:delText>
        </w:r>
      </w:del>
    </w:p>
    <w:p w14:paraId="5F83F741" w14:textId="195D7B91" w:rsidR="005E5C94" w:rsidDel="00EB1DAE" w:rsidRDefault="005E5C94">
      <w:pPr>
        <w:pStyle w:val="Verzeichnis2"/>
        <w:tabs>
          <w:tab w:val="right" w:leader="dot" w:pos="9350"/>
        </w:tabs>
        <w:rPr>
          <w:del w:id="968" w:author="Andreas Kuehne" w:date="2019-05-09T22:04:00Z"/>
          <w:rFonts w:asciiTheme="minorHAnsi" w:eastAsiaTheme="minorEastAsia" w:hAnsiTheme="minorHAnsi" w:cstheme="minorBidi"/>
          <w:noProof/>
          <w:sz w:val="22"/>
          <w:szCs w:val="22"/>
          <w:lang w:val="en-GB" w:eastAsia="en-GB"/>
        </w:rPr>
      </w:pPr>
      <w:del w:id="969" w:author="Andreas Kuehne" w:date="2019-05-09T22:04:00Z">
        <w:r w:rsidRPr="00EB1DAE" w:rsidDel="00EB1DAE">
          <w:rPr>
            <w:rStyle w:val="Hyperlink"/>
            <w:noProof/>
            <w:lang w:val="en-GB"/>
          </w:rPr>
          <w:delText>3.5 URI Model</w:delText>
        </w:r>
        <w:r w:rsidDel="00EB1DAE">
          <w:rPr>
            <w:noProof/>
            <w:webHidden/>
          </w:rPr>
          <w:tab/>
          <w:delText>22</w:delText>
        </w:r>
      </w:del>
    </w:p>
    <w:p w14:paraId="64B169AE" w14:textId="360165C0" w:rsidR="005E5C94" w:rsidDel="00EB1DAE" w:rsidRDefault="005E5C94">
      <w:pPr>
        <w:pStyle w:val="Verzeichnis2"/>
        <w:tabs>
          <w:tab w:val="right" w:leader="dot" w:pos="9350"/>
        </w:tabs>
        <w:rPr>
          <w:del w:id="970" w:author="Andreas Kuehne" w:date="2019-05-09T22:04:00Z"/>
          <w:rFonts w:asciiTheme="minorHAnsi" w:eastAsiaTheme="minorEastAsia" w:hAnsiTheme="minorHAnsi" w:cstheme="minorBidi"/>
          <w:noProof/>
          <w:sz w:val="22"/>
          <w:szCs w:val="22"/>
          <w:lang w:val="en-GB" w:eastAsia="en-GB"/>
        </w:rPr>
      </w:pPr>
      <w:del w:id="971" w:author="Andreas Kuehne" w:date="2019-05-09T22:04:00Z">
        <w:r w:rsidRPr="00EB1DAE" w:rsidDel="00EB1DAE">
          <w:rPr>
            <w:rStyle w:val="Hyperlink"/>
            <w:noProof/>
            <w:lang w:val="en-GB"/>
          </w:rPr>
          <w:delText>3.6 Unique Identifier Model</w:delText>
        </w:r>
        <w:r w:rsidDel="00EB1DAE">
          <w:rPr>
            <w:noProof/>
            <w:webHidden/>
          </w:rPr>
          <w:tab/>
          <w:delText>22</w:delText>
        </w:r>
      </w:del>
    </w:p>
    <w:p w14:paraId="053015BA" w14:textId="77AA00EB" w:rsidR="005E5C94" w:rsidDel="00EB1DAE" w:rsidRDefault="005E5C94">
      <w:pPr>
        <w:pStyle w:val="Verzeichnis2"/>
        <w:tabs>
          <w:tab w:val="right" w:leader="dot" w:pos="9350"/>
        </w:tabs>
        <w:rPr>
          <w:del w:id="972" w:author="Andreas Kuehne" w:date="2019-05-09T22:04:00Z"/>
          <w:rFonts w:asciiTheme="minorHAnsi" w:eastAsiaTheme="minorEastAsia" w:hAnsiTheme="minorHAnsi" w:cstheme="minorBidi"/>
          <w:noProof/>
          <w:sz w:val="22"/>
          <w:szCs w:val="22"/>
          <w:lang w:val="en-GB" w:eastAsia="en-GB"/>
        </w:rPr>
      </w:pPr>
      <w:del w:id="973" w:author="Andreas Kuehne" w:date="2019-05-09T22:04:00Z">
        <w:r w:rsidRPr="00EB1DAE" w:rsidDel="00EB1DAE">
          <w:rPr>
            <w:rStyle w:val="Hyperlink"/>
            <w:noProof/>
            <w:lang w:val="en-GB"/>
          </w:rPr>
          <w:delText>3.7 Date and Time Model</w:delText>
        </w:r>
        <w:r w:rsidDel="00EB1DAE">
          <w:rPr>
            <w:noProof/>
            <w:webHidden/>
          </w:rPr>
          <w:tab/>
          <w:delText>22</w:delText>
        </w:r>
      </w:del>
    </w:p>
    <w:p w14:paraId="20BE280F" w14:textId="60D2FA7E" w:rsidR="005E5C94" w:rsidDel="00EB1DAE" w:rsidRDefault="005E5C94">
      <w:pPr>
        <w:pStyle w:val="Verzeichnis2"/>
        <w:tabs>
          <w:tab w:val="right" w:leader="dot" w:pos="9350"/>
        </w:tabs>
        <w:rPr>
          <w:del w:id="974" w:author="Andreas Kuehne" w:date="2019-05-09T22:04:00Z"/>
          <w:rFonts w:asciiTheme="minorHAnsi" w:eastAsiaTheme="minorEastAsia" w:hAnsiTheme="minorHAnsi" w:cstheme="minorBidi"/>
          <w:noProof/>
          <w:sz w:val="22"/>
          <w:szCs w:val="22"/>
          <w:lang w:val="en-GB" w:eastAsia="en-GB"/>
        </w:rPr>
      </w:pPr>
      <w:del w:id="975" w:author="Andreas Kuehne" w:date="2019-05-09T22:04:00Z">
        <w:r w:rsidRPr="00EB1DAE" w:rsidDel="00EB1DAE">
          <w:rPr>
            <w:rStyle w:val="Hyperlink"/>
            <w:noProof/>
            <w:lang w:val="en-GB"/>
          </w:rPr>
          <w:delText>3.8 Lang Model</w:delText>
        </w:r>
        <w:r w:rsidDel="00EB1DAE">
          <w:rPr>
            <w:noProof/>
            <w:webHidden/>
          </w:rPr>
          <w:tab/>
          <w:delText>22</w:delText>
        </w:r>
      </w:del>
    </w:p>
    <w:p w14:paraId="3A1396B9" w14:textId="2967A369" w:rsidR="005E5C94" w:rsidDel="00EB1DAE" w:rsidRDefault="005E5C94">
      <w:pPr>
        <w:pStyle w:val="Verzeichnis1"/>
        <w:rPr>
          <w:del w:id="976" w:author="Andreas Kuehne" w:date="2019-05-09T22:04:00Z"/>
          <w:rFonts w:asciiTheme="minorHAnsi" w:eastAsiaTheme="minorEastAsia" w:hAnsiTheme="minorHAnsi" w:cstheme="minorBidi"/>
          <w:noProof/>
          <w:sz w:val="22"/>
          <w:szCs w:val="22"/>
          <w:lang w:val="en-GB" w:eastAsia="en-GB"/>
        </w:rPr>
      </w:pPr>
      <w:del w:id="977" w:author="Andreas Kuehne" w:date="2019-05-09T22:04:00Z">
        <w:r w:rsidRPr="00EB1DAE" w:rsidDel="00EB1DAE">
          <w:rPr>
            <w:rStyle w:val="Hyperlink"/>
            <w:noProof/>
          </w:rPr>
          <w:delText>4</w:delText>
        </w:r>
        <w:r w:rsidDel="00EB1DAE">
          <w:rPr>
            <w:rFonts w:asciiTheme="minorHAnsi" w:eastAsiaTheme="minorEastAsia" w:hAnsiTheme="minorHAnsi" w:cstheme="minorBidi"/>
            <w:noProof/>
            <w:sz w:val="22"/>
            <w:szCs w:val="22"/>
            <w:lang w:val="en-GB" w:eastAsia="en-GB"/>
          </w:rPr>
          <w:tab/>
        </w:r>
        <w:r w:rsidRPr="00EB1DAE" w:rsidDel="00EB1DAE">
          <w:rPr>
            <w:rStyle w:val="Hyperlink"/>
            <w:noProof/>
          </w:rPr>
          <w:delText>Data Structure Models</w:delText>
        </w:r>
        <w:r w:rsidDel="00EB1DAE">
          <w:rPr>
            <w:noProof/>
            <w:webHidden/>
          </w:rPr>
          <w:tab/>
          <w:delText>23</w:delText>
        </w:r>
      </w:del>
    </w:p>
    <w:p w14:paraId="1C8A17CB" w14:textId="3A7B6F16" w:rsidR="005E5C94" w:rsidDel="00EB1DAE" w:rsidRDefault="005E5C94">
      <w:pPr>
        <w:pStyle w:val="Verzeichnis2"/>
        <w:tabs>
          <w:tab w:val="right" w:leader="dot" w:pos="9350"/>
        </w:tabs>
        <w:rPr>
          <w:del w:id="978" w:author="Andreas Kuehne" w:date="2019-05-09T22:04:00Z"/>
          <w:rFonts w:asciiTheme="minorHAnsi" w:eastAsiaTheme="minorEastAsia" w:hAnsiTheme="minorHAnsi" w:cstheme="minorBidi"/>
          <w:noProof/>
          <w:sz w:val="22"/>
          <w:szCs w:val="22"/>
          <w:lang w:val="en-GB" w:eastAsia="en-GB"/>
        </w:rPr>
      </w:pPr>
      <w:del w:id="979" w:author="Andreas Kuehne" w:date="2019-05-09T22:04:00Z">
        <w:r w:rsidRPr="00EB1DAE" w:rsidDel="00EB1DAE">
          <w:rPr>
            <w:rStyle w:val="Hyperlink"/>
            <w:noProof/>
          </w:rPr>
          <w:delText>4.1 Data Structure Models defined in this document</w:delText>
        </w:r>
        <w:r w:rsidDel="00EB1DAE">
          <w:rPr>
            <w:noProof/>
            <w:webHidden/>
          </w:rPr>
          <w:tab/>
          <w:delText>23</w:delText>
        </w:r>
      </w:del>
    </w:p>
    <w:p w14:paraId="78BF7F64" w14:textId="444BD4FB" w:rsidR="005E5C94" w:rsidDel="00EB1DAE" w:rsidRDefault="005E5C94">
      <w:pPr>
        <w:pStyle w:val="Verzeichnis3"/>
        <w:tabs>
          <w:tab w:val="right" w:leader="dot" w:pos="9350"/>
        </w:tabs>
        <w:rPr>
          <w:del w:id="980" w:author="Andreas Kuehne" w:date="2019-05-09T22:04:00Z"/>
          <w:rFonts w:asciiTheme="minorHAnsi" w:eastAsiaTheme="minorEastAsia" w:hAnsiTheme="minorHAnsi" w:cstheme="minorBidi"/>
          <w:noProof/>
          <w:sz w:val="22"/>
          <w:szCs w:val="22"/>
          <w:lang w:val="en-GB" w:eastAsia="en-GB"/>
        </w:rPr>
      </w:pPr>
      <w:del w:id="981" w:author="Andreas Kuehne" w:date="2019-05-09T22:04:00Z">
        <w:r w:rsidRPr="00EB1DAE" w:rsidDel="00EB1DAE">
          <w:rPr>
            <w:rStyle w:val="Hyperlink"/>
            <w:noProof/>
            <w14:scene3d>
              <w14:camera w14:prst="orthographicFront"/>
              <w14:lightRig w14:rig="threePt" w14:dir="t">
                <w14:rot w14:lat="0" w14:lon="0" w14:rev="0"/>
              </w14:lightRig>
            </w14:scene3d>
          </w:rPr>
          <w:delText>4.1.1</w:delText>
        </w:r>
        <w:r w:rsidRPr="00EB1DAE" w:rsidDel="00EB1DAE">
          <w:rPr>
            <w:rStyle w:val="Hyperlink"/>
            <w:noProof/>
          </w:rPr>
          <w:delText xml:space="preserve"> Component NsPrefixMapping</w:delText>
        </w:r>
        <w:r w:rsidDel="00EB1DAE">
          <w:rPr>
            <w:noProof/>
            <w:webHidden/>
          </w:rPr>
          <w:tab/>
          <w:delText>23</w:delText>
        </w:r>
      </w:del>
    </w:p>
    <w:p w14:paraId="65870574" w14:textId="5443F2E8" w:rsidR="005E5C94" w:rsidDel="00EB1DAE" w:rsidRDefault="005E5C94">
      <w:pPr>
        <w:pStyle w:val="Verzeichnis4"/>
        <w:tabs>
          <w:tab w:val="right" w:leader="dot" w:pos="9350"/>
        </w:tabs>
        <w:rPr>
          <w:del w:id="982" w:author="Andreas Kuehne" w:date="2019-05-09T22:04:00Z"/>
          <w:rFonts w:asciiTheme="minorHAnsi" w:eastAsiaTheme="minorEastAsia" w:hAnsiTheme="minorHAnsi" w:cstheme="minorBidi"/>
          <w:noProof/>
          <w:sz w:val="22"/>
          <w:szCs w:val="22"/>
          <w:lang w:val="en-GB" w:eastAsia="en-GB"/>
        </w:rPr>
      </w:pPr>
      <w:del w:id="983" w:author="Andreas Kuehne" w:date="2019-05-09T22:04:00Z">
        <w:r w:rsidRPr="00EB1DAE" w:rsidDel="00EB1DAE">
          <w:rPr>
            <w:rStyle w:val="Hyperlink"/>
            <w:noProof/>
            <w14:scene3d>
              <w14:camera w14:prst="orthographicFront"/>
              <w14:lightRig w14:rig="threePt" w14:dir="t">
                <w14:rot w14:lat="0" w14:lon="0" w14:rev="0"/>
              </w14:lightRig>
            </w14:scene3d>
          </w:rPr>
          <w:delText>4.1.1.1</w:delText>
        </w:r>
        <w:r w:rsidRPr="00EB1DAE" w:rsidDel="00EB1DAE">
          <w:rPr>
            <w:rStyle w:val="Hyperlink"/>
            <w:noProof/>
          </w:rPr>
          <w:delText xml:space="preserve"> NsPrefixMapping – JSON Syntax</w:delText>
        </w:r>
        <w:r w:rsidDel="00EB1DAE">
          <w:rPr>
            <w:noProof/>
            <w:webHidden/>
          </w:rPr>
          <w:tab/>
          <w:delText>23</w:delText>
        </w:r>
      </w:del>
    </w:p>
    <w:p w14:paraId="07E9232A" w14:textId="0C3DAA46" w:rsidR="005E5C94" w:rsidDel="00EB1DAE" w:rsidRDefault="005E5C94">
      <w:pPr>
        <w:pStyle w:val="Verzeichnis4"/>
        <w:tabs>
          <w:tab w:val="right" w:leader="dot" w:pos="9350"/>
        </w:tabs>
        <w:rPr>
          <w:del w:id="984" w:author="Andreas Kuehne" w:date="2019-05-09T22:04:00Z"/>
          <w:rFonts w:asciiTheme="minorHAnsi" w:eastAsiaTheme="minorEastAsia" w:hAnsiTheme="minorHAnsi" w:cstheme="minorBidi"/>
          <w:noProof/>
          <w:sz w:val="22"/>
          <w:szCs w:val="22"/>
          <w:lang w:val="en-GB" w:eastAsia="en-GB"/>
        </w:rPr>
      </w:pPr>
      <w:del w:id="985" w:author="Andreas Kuehne" w:date="2019-05-09T22:04:00Z">
        <w:r w:rsidRPr="00EB1DAE" w:rsidDel="00EB1DAE">
          <w:rPr>
            <w:rStyle w:val="Hyperlink"/>
            <w:noProof/>
            <w14:scene3d>
              <w14:camera w14:prst="orthographicFront"/>
              <w14:lightRig w14:rig="threePt" w14:dir="t">
                <w14:rot w14:lat="0" w14:lon="0" w14:rev="0"/>
              </w14:lightRig>
            </w14:scene3d>
          </w:rPr>
          <w:delText>4.1.1.2</w:delText>
        </w:r>
        <w:r w:rsidRPr="00EB1DAE" w:rsidDel="00EB1DAE">
          <w:rPr>
            <w:rStyle w:val="Hyperlink"/>
            <w:noProof/>
          </w:rPr>
          <w:delText xml:space="preserve"> NsPrefixMapping – XML Syntax</w:delText>
        </w:r>
        <w:r w:rsidDel="00EB1DAE">
          <w:rPr>
            <w:noProof/>
            <w:webHidden/>
          </w:rPr>
          <w:tab/>
          <w:delText>23</w:delText>
        </w:r>
      </w:del>
    </w:p>
    <w:p w14:paraId="15F6A494" w14:textId="5EC438DD" w:rsidR="005E5C94" w:rsidDel="00EB1DAE" w:rsidRDefault="005E5C94">
      <w:pPr>
        <w:pStyle w:val="Verzeichnis3"/>
        <w:tabs>
          <w:tab w:val="right" w:leader="dot" w:pos="9350"/>
        </w:tabs>
        <w:rPr>
          <w:del w:id="986" w:author="Andreas Kuehne" w:date="2019-05-09T22:04:00Z"/>
          <w:rFonts w:asciiTheme="minorHAnsi" w:eastAsiaTheme="minorEastAsia" w:hAnsiTheme="minorHAnsi" w:cstheme="minorBidi"/>
          <w:noProof/>
          <w:sz w:val="22"/>
          <w:szCs w:val="22"/>
          <w:lang w:val="en-GB" w:eastAsia="en-GB"/>
        </w:rPr>
      </w:pPr>
      <w:del w:id="987" w:author="Andreas Kuehne" w:date="2019-05-09T22:04:00Z">
        <w:r w:rsidRPr="00EB1DAE" w:rsidDel="00EB1DAE">
          <w:rPr>
            <w:rStyle w:val="Hyperlink"/>
            <w:noProof/>
            <w14:scene3d>
              <w14:camera w14:prst="orthographicFront"/>
              <w14:lightRig w14:rig="threePt" w14:dir="t">
                <w14:rot w14:lat="0" w14:lon="0" w14:rev="0"/>
              </w14:lightRig>
            </w14:scene3d>
          </w:rPr>
          <w:delText>4.1.2</w:delText>
        </w:r>
        <w:r w:rsidRPr="00EB1DAE" w:rsidDel="00EB1DAE">
          <w:rPr>
            <w:rStyle w:val="Hyperlink"/>
            <w:noProof/>
          </w:rPr>
          <w:delText xml:space="preserve"> Component Any</w:delText>
        </w:r>
        <w:r w:rsidDel="00EB1DAE">
          <w:rPr>
            <w:noProof/>
            <w:webHidden/>
          </w:rPr>
          <w:tab/>
          <w:delText>24</w:delText>
        </w:r>
      </w:del>
    </w:p>
    <w:p w14:paraId="32147C96" w14:textId="72F948BD" w:rsidR="005E5C94" w:rsidDel="00EB1DAE" w:rsidRDefault="005E5C94">
      <w:pPr>
        <w:pStyle w:val="Verzeichnis4"/>
        <w:tabs>
          <w:tab w:val="right" w:leader="dot" w:pos="9350"/>
        </w:tabs>
        <w:rPr>
          <w:del w:id="988" w:author="Andreas Kuehne" w:date="2019-05-09T22:04:00Z"/>
          <w:rFonts w:asciiTheme="minorHAnsi" w:eastAsiaTheme="minorEastAsia" w:hAnsiTheme="minorHAnsi" w:cstheme="minorBidi"/>
          <w:noProof/>
          <w:sz w:val="22"/>
          <w:szCs w:val="22"/>
          <w:lang w:val="en-GB" w:eastAsia="en-GB"/>
        </w:rPr>
      </w:pPr>
      <w:del w:id="989" w:author="Andreas Kuehne" w:date="2019-05-09T22:04:00Z">
        <w:r w:rsidRPr="00EB1DAE" w:rsidDel="00EB1DAE">
          <w:rPr>
            <w:rStyle w:val="Hyperlink"/>
            <w:noProof/>
            <w14:scene3d>
              <w14:camera w14:prst="orthographicFront"/>
              <w14:lightRig w14:rig="threePt" w14:dir="t">
                <w14:rot w14:lat="0" w14:lon="0" w14:rev="0"/>
              </w14:lightRig>
            </w14:scene3d>
          </w:rPr>
          <w:delText>4.1.2.1</w:delText>
        </w:r>
        <w:r w:rsidRPr="00EB1DAE" w:rsidDel="00EB1DAE">
          <w:rPr>
            <w:rStyle w:val="Hyperlink"/>
            <w:noProof/>
          </w:rPr>
          <w:delText xml:space="preserve"> Any – JSON Syntax</w:delText>
        </w:r>
        <w:r w:rsidDel="00EB1DAE">
          <w:rPr>
            <w:noProof/>
            <w:webHidden/>
          </w:rPr>
          <w:tab/>
          <w:delText>24</w:delText>
        </w:r>
      </w:del>
    </w:p>
    <w:p w14:paraId="56FC5085" w14:textId="50DD7B98" w:rsidR="005E5C94" w:rsidDel="00EB1DAE" w:rsidRDefault="005E5C94">
      <w:pPr>
        <w:pStyle w:val="Verzeichnis4"/>
        <w:tabs>
          <w:tab w:val="right" w:leader="dot" w:pos="9350"/>
        </w:tabs>
        <w:rPr>
          <w:del w:id="990" w:author="Andreas Kuehne" w:date="2019-05-09T22:04:00Z"/>
          <w:rFonts w:asciiTheme="minorHAnsi" w:eastAsiaTheme="minorEastAsia" w:hAnsiTheme="minorHAnsi" w:cstheme="minorBidi"/>
          <w:noProof/>
          <w:sz w:val="22"/>
          <w:szCs w:val="22"/>
          <w:lang w:val="en-GB" w:eastAsia="en-GB"/>
        </w:rPr>
      </w:pPr>
      <w:del w:id="991" w:author="Andreas Kuehne" w:date="2019-05-09T22:04:00Z">
        <w:r w:rsidRPr="00EB1DAE" w:rsidDel="00EB1DAE">
          <w:rPr>
            <w:rStyle w:val="Hyperlink"/>
            <w:noProof/>
            <w14:scene3d>
              <w14:camera w14:prst="orthographicFront"/>
              <w14:lightRig w14:rig="threePt" w14:dir="t">
                <w14:rot w14:lat="0" w14:lon="0" w14:rev="0"/>
              </w14:lightRig>
            </w14:scene3d>
          </w:rPr>
          <w:delText>4.1.2.2</w:delText>
        </w:r>
        <w:r w:rsidRPr="00EB1DAE" w:rsidDel="00EB1DAE">
          <w:rPr>
            <w:rStyle w:val="Hyperlink"/>
            <w:noProof/>
          </w:rPr>
          <w:delText xml:space="preserve"> Any – XML Syntax</w:delText>
        </w:r>
        <w:r w:rsidDel="00EB1DAE">
          <w:rPr>
            <w:noProof/>
            <w:webHidden/>
          </w:rPr>
          <w:tab/>
          <w:delText>25</w:delText>
        </w:r>
      </w:del>
    </w:p>
    <w:p w14:paraId="28A9E9D7" w14:textId="3666E472" w:rsidR="005E5C94" w:rsidDel="00EB1DAE" w:rsidRDefault="005E5C94">
      <w:pPr>
        <w:pStyle w:val="Verzeichnis3"/>
        <w:tabs>
          <w:tab w:val="right" w:leader="dot" w:pos="9350"/>
        </w:tabs>
        <w:rPr>
          <w:del w:id="992" w:author="Andreas Kuehne" w:date="2019-05-09T22:04:00Z"/>
          <w:rFonts w:asciiTheme="minorHAnsi" w:eastAsiaTheme="minorEastAsia" w:hAnsiTheme="minorHAnsi" w:cstheme="minorBidi"/>
          <w:noProof/>
          <w:sz w:val="22"/>
          <w:szCs w:val="22"/>
          <w:lang w:val="en-GB" w:eastAsia="en-GB"/>
        </w:rPr>
      </w:pPr>
      <w:del w:id="993" w:author="Andreas Kuehne" w:date="2019-05-09T22:04:00Z">
        <w:r w:rsidRPr="00EB1DAE" w:rsidDel="00EB1DAE">
          <w:rPr>
            <w:rStyle w:val="Hyperlink"/>
            <w:noProof/>
            <w14:scene3d>
              <w14:camera w14:prst="orthographicFront"/>
              <w14:lightRig w14:rig="threePt" w14:dir="t">
                <w14:rot w14:lat="0" w14:lon="0" w14:rev="0"/>
              </w14:lightRig>
            </w14:scene3d>
          </w:rPr>
          <w:delText>4.1.3</w:delText>
        </w:r>
        <w:r w:rsidRPr="00EB1DAE" w:rsidDel="00EB1DAE">
          <w:rPr>
            <w:rStyle w:val="Hyperlink"/>
            <w:noProof/>
          </w:rPr>
          <w:delText xml:space="preserve"> Component InternationalString</w:delText>
        </w:r>
        <w:r w:rsidDel="00EB1DAE">
          <w:rPr>
            <w:noProof/>
            <w:webHidden/>
          </w:rPr>
          <w:tab/>
          <w:delText>25</w:delText>
        </w:r>
      </w:del>
    </w:p>
    <w:p w14:paraId="197CA9AF" w14:textId="779C1C83" w:rsidR="005E5C94" w:rsidDel="00EB1DAE" w:rsidRDefault="005E5C94">
      <w:pPr>
        <w:pStyle w:val="Verzeichnis4"/>
        <w:tabs>
          <w:tab w:val="right" w:leader="dot" w:pos="9350"/>
        </w:tabs>
        <w:rPr>
          <w:del w:id="994" w:author="Andreas Kuehne" w:date="2019-05-09T22:04:00Z"/>
          <w:rFonts w:asciiTheme="minorHAnsi" w:eastAsiaTheme="minorEastAsia" w:hAnsiTheme="minorHAnsi" w:cstheme="minorBidi"/>
          <w:noProof/>
          <w:sz w:val="22"/>
          <w:szCs w:val="22"/>
          <w:lang w:val="en-GB" w:eastAsia="en-GB"/>
        </w:rPr>
      </w:pPr>
      <w:del w:id="995" w:author="Andreas Kuehne" w:date="2019-05-09T22:04:00Z">
        <w:r w:rsidRPr="00EB1DAE" w:rsidDel="00EB1DAE">
          <w:rPr>
            <w:rStyle w:val="Hyperlink"/>
            <w:noProof/>
            <w14:scene3d>
              <w14:camera w14:prst="orthographicFront"/>
              <w14:lightRig w14:rig="threePt" w14:dir="t">
                <w14:rot w14:lat="0" w14:lon="0" w14:rev="0"/>
              </w14:lightRig>
            </w14:scene3d>
          </w:rPr>
          <w:delText>4.1.3.1</w:delText>
        </w:r>
        <w:r w:rsidRPr="00EB1DAE" w:rsidDel="00EB1DAE">
          <w:rPr>
            <w:rStyle w:val="Hyperlink"/>
            <w:noProof/>
          </w:rPr>
          <w:delText xml:space="preserve"> InternationalString – JSON Syntax</w:delText>
        </w:r>
        <w:r w:rsidDel="00EB1DAE">
          <w:rPr>
            <w:noProof/>
            <w:webHidden/>
          </w:rPr>
          <w:tab/>
          <w:delText>25</w:delText>
        </w:r>
      </w:del>
    </w:p>
    <w:p w14:paraId="5E866A7A" w14:textId="55E3435F" w:rsidR="005E5C94" w:rsidDel="00EB1DAE" w:rsidRDefault="005E5C94">
      <w:pPr>
        <w:pStyle w:val="Verzeichnis4"/>
        <w:tabs>
          <w:tab w:val="right" w:leader="dot" w:pos="9350"/>
        </w:tabs>
        <w:rPr>
          <w:del w:id="996" w:author="Andreas Kuehne" w:date="2019-05-09T22:04:00Z"/>
          <w:rFonts w:asciiTheme="minorHAnsi" w:eastAsiaTheme="minorEastAsia" w:hAnsiTheme="minorHAnsi" w:cstheme="minorBidi"/>
          <w:noProof/>
          <w:sz w:val="22"/>
          <w:szCs w:val="22"/>
          <w:lang w:val="en-GB" w:eastAsia="en-GB"/>
        </w:rPr>
      </w:pPr>
      <w:del w:id="997" w:author="Andreas Kuehne" w:date="2019-05-09T22:04:00Z">
        <w:r w:rsidRPr="00EB1DAE" w:rsidDel="00EB1DAE">
          <w:rPr>
            <w:rStyle w:val="Hyperlink"/>
            <w:noProof/>
            <w14:scene3d>
              <w14:camera w14:prst="orthographicFront"/>
              <w14:lightRig w14:rig="threePt" w14:dir="t">
                <w14:rot w14:lat="0" w14:lon="0" w14:rev="0"/>
              </w14:lightRig>
            </w14:scene3d>
          </w:rPr>
          <w:delText>4.1.3.2</w:delText>
        </w:r>
        <w:r w:rsidRPr="00EB1DAE" w:rsidDel="00EB1DAE">
          <w:rPr>
            <w:rStyle w:val="Hyperlink"/>
            <w:noProof/>
          </w:rPr>
          <w:delText xml:space="preserve"> InternationalString – XML Syntax</w:delText>
        </w:r>
        <w:r w:rsidDel="00EB1DAE">
          <w:rPr>
            <w:noProof/>
            <w:webHidden/>
          </w:rPr>
          <w:tab/>
          <w:delText>26</w:delText>
        </w:r>
      </w:del>
    </w:p>
    <w:p w14:paraId="65AFA43B" w14:textId="227C61CE" w:rsidR="005E5C94" w:rsidDel="00EB1DAE" w:rsidRDefault="005E5C94">
      <w:pPr>
        <w:pStyle w:val="Verzeichnis3"/>
        <w:tabs>
          <w:tab w:val="right" w:leader="dot" w:pos="9350"/>
        </w:tabs>
        <w:rPr>
          <w:del w:id="998" w:author="Andreas Kuehne" w:date="2019-05-09T22:04:00Z"/>
          <w:rFonts w:asciiTheme="minorHAnsi" w:eastAsiaTheme="minorEastAsia" w:hAnsiTheme="minorHAnsi" w:cstheme="minorBidi"/>
          <w:noProof/>
          <w:sz w:val="22"/>
          <w:szCs w:val="22"/>
          <w:lang w:val="en-GB" w:eastAsia="en-GB"/>
        </w:rPr>
      </w:pPr>
      <w:del w:id="999" w:author="Andreas Kuehne" w:date="2019-05-09T22:04:00Z">
        <w:r w:rsidRPr="00EB1DAE" w:rsidDel="00EB1DAE">
          <w:rPr>
            <w:rStyle w:val="Hyperlink"/>
            <w:noProof/>
            <w14:scene3d>
              <w14:camera w14:prst="orthographicFront"/>
              <w14:lightRig w14:rig="threePt" w14:dir="t">
                <w14:rot w14:lat="0" w14:lon="0" w14:rev="0"/>
              </w14:lightRig>
            </w14:scene3d>
          </w:rPr>
          <w:delText>4.1.4</w:delText>
        </w:r>
        <w:r w:rsidRPr="00EB1DAE" w:rsidDel="00EB1DAE">
          <w:rPr>
            <w:rStyle w:val="Hyperlink"/>
            <w:noProof/>
          </w:rPr>
          <w:delText xml:space="preserve"> Component DigestInfo</w:delText>
        </w:r>
        <w:r w:rsidDel="00EB1DAE">
          <w:rPr>
            <w:noProof/>
            <w:webHidden/>
          </w:rPr>
          <w:tab/>
          <w:delText>26</w:delText>
        </w:r>
      </w:del>
    </w:p>
    <w:p w14:paraId="1E3C6A70" w14:textId="1676791F" w:rsidR="005E5C94" w:rsidDel="00EB1DAE" w:rsidRDefault="005E5C94">
      <w:pPr>
        <w:pStyle w:val="Verzeichnis4"/>
        <w:tabs>
          <w:tab w:val="right" w:leader="dot" w:pos="9350"/>
        </w:tabs>
        <w:rPr>
          <w:del w:id="1000" w:author="Andreas Kuehne" w:date="2019-05-09T22:04:00Z"/>
          <w:rFonts w:asciiTheme="minorHAnsi" w:eastAsiaTheme="minorEastAsia" w:hAnsiTheme="minorHAnsi" w:cstheme="minorBidi"/>
          <w:noProof/>
          <w:sz w:val="22"/>
          <w:szCs w:val="22"/>
          <w:lang w:val="en-GB" w:eastAsia="en-GB"/>
        </w:rPr>
      </w:pPr>
      <w:del w:id="1001" w:author="Andreas Kuehne" w:date="2019-05-09T22:04:00Z">
        <w:r w:rsidRPr="00EB1DAE" w:rsidDel="00EB1DAE">
          <w:rPr>
            <w:rStyle w:val="Hyperlink"/>
            <w:noProof/>
            <w14:scene3d>
              <w14:camera w14:prst="orthographicFront"/>
              <w14:lightRig w14:rig="threePt" w14:dir="t">
                <w14:rot w14:lat="0" w14:lon="0" w14:rev="0"/>
              </w14:lightRig>
            </w14:scene3d>
          </w:rPr>
          <w:delText>4.1.4.1</w:delText>
        </w:r>
        <w:r w:rsidRPr="00EB1DAE" w:rsidDel="00EB1DAE">
          <w:rPr>
            <w:rStyle w:val="Hyperlink"/>
            <w:noProof/>
          </w:rPr>
          <w:delText xml:space="preserve"> DigestInfo – JSON Syntax</w:delText>
        </w:r>
        <w:r w:rsidDel="00EB1DAE">
          <w:rPr>
            <w:noProof/>
            <w:webHidden/>
          </w:rPr>
          <w:tab/>
          <w:delText>26</w:delText>
        </w:r>
      </w:del>
    </w:p>
    <w:p w14:paraId="0ECC1FF6" w14:textId="19DDCF6B" w:rsidR="005E5C94" w:rsidDel="00EB1DAE" w:rsidRDefault="005E5C94">
      <w:pPr>
        <w:pStyle w:val="Verzeichnis4"/>
        <w:tabs>
          <w:tab w:val="right" w:leader="dot" w:pos="9350"/>
        </w:tabs>
        <w:rPr>
          <w:del w:id="1002" w:author="Andreas Kuehne" w:date="2019-05-09T22:04:00Z"/>
          <w:rFonts w:asciiTheme="minorHAnsi" w:eastAsiaTheme="minorEastAsia" w:hAnsiTheme="minorHAnsi" w:cstheme="minorBidi"/>
          <w:noProof/>
          <w:sz w:val="22"/>
          <w:szCs w:val="22"/>
          <w:lang w:val="en-GB" w:eastAsia="en-GB"/>
        </w:rPr>
      </w:pPr>
      <w:del w:id="1003" w:author="Andreas Kuehne" w:date="2019-05-09T22:04:00Z">
        <w:r w:rsidRPr="00EB1DAE" w:rsidDel="00EB1DAE">
          <w:rPr>
            <w:rStyle w:val="Hyperlink"/>
            <w:noProof/>
            <w14:scene3d>
              <w14:camera w14:prst="orthographicFront"/>
              <w14:lightRig w14:rig="threePt" w14:dir="t">
                <w14:rot w14:lat="0" w14:lon="0" w14:rev="0"/>
              </w14:lightRig>
            </w14:scene3d>
          </w:rPr>
          <w:delText>4.1.4.2</w:delText>
        </w:r>
        <w:r w:rsidRPr="00EB1DAE" w:rsidDel="00EB1DAE">
          <w:rPr>
            <w:rStyle w:val="Hyperlink"/>
            <w:noProof/>
          </w:rPr>
          <w:delText xml:space="preserve"> DigestInfo – XML Syntax</w:delText>
        </w:r>
        <w:r w:rsidDel="00EB1DAE">
          <w:rPr>
            <w:noProof/>
            <w:webHidden/>
          </w:rPr>
          <w:tab/>
          <w:delText>27</w:delText>
        </w:r>
      </w:del>
    </w:p>
    <w:p w14:paraId="47F2C89B" w14:textId="400F402E" w:rsidR="005E5C94" w:rsidDel="00EB1DAE" w:rsidRDefault="005E5C94">
      <w:pPr>
        <w:pStyle w:val="Verzeichnis3"/>
        <w:tabs>
          <w:tab w:val="right" w:leader="dot" w:pos="9350"/>
        </w:tabs>
        <w:rPr>
          <w:del w:id="1004" w:author="Andreas Kuehne" w:date="2019-05-09T22:04:00Z"/>
          <w:rFonts w:asciiTheme="minorHAnsi" w:eastAsiaTheme="minorEastAsia" w:hAnsiTheme="minorHAnsi" w:cstheme="minorBidi"/>
          <w:noProof/>
          <w:sz w:val="22"/>
          <w:szCs w:val="22"/>
          <w:lang w:val="en-GB" w:eastAsia="en-GB"/>
        </w:rPr>
      </w:pPr>
      <w:del w:id="1005" w:author="Andreas Kuehne" w:date="2019-05-09T22:04:00Z">
        <w:r w:rsidRPr="00EB1DAE" w:rsidDel="00EB1DAE">
          <w:rPr>
            <w:rStyle w:val="Hyperlink"/>
            <w:noProof/>
            <w14:scene3d>
              <w14:camera w14:prst="orthographicFront"/>
              <w14:lightRig w14:rig="threePt" w14:dir="t">
                <w14:rot w14:lat="0" w14:lon="0" w14:rev="0"/>
              </w14:lightRig>
            </w14:scene3d>
          </w:rPr>
          <w:delText>4.1.5</w:delText>
        </w:r>
        <w:r w:rsidRPr="00EB1DAE" w:rsidDel="00EB1DAE">
          <w:rPr>
            <w:rStyle w:val="Hyperlink"/>
            <w:noProof/>
          </w:rPr>
          <w:delText xml:space="preserve"> Component AttachmentReference</w:delText>
        </w:r>
        <w:r w:rsidDel="00EB1DAE">
          <w:rPr>
            <w:noProof/>
            <w:webHidden/>
          </w:rPr>
          <w:tab/>
          <w:delText>27</w:delText>
        </w:r>
      </w:del>
    </w:p>
    <w:p w14:paraId="4806AA8A" w14:textId="48AE7249" w:rsidR="005E5C94" w:rsidDel="00EB1DAE" w:rsidRDefault="005E5C94">
      <w:pPr>
        <w:pStyle w:val="Verzeichnis4"/>
        <w:tabs>
          <w:tab w:val="right" w:leader="dot" w:pos="9350"/>
        </w:tabs>
        <w:rPr>
          <w:del w:id="1006" w:author="Andreas Kuehne" w:date="2019-05-09T22:04:00Z"/>
          <w:rFonts w:asciiTheme="minorHAnsi" w:eastAsiaTheme="minorEastAsia" w:hAnsiTheme="minorHAnsi" w:cstheme="minorBidi"/>
          <w:noProof/>
          <w:sz w:val="22"/>
          <w:szCs w:val="22"/>
          <w:lang w:val="en-GB" w:eastAsia="en-GB"/>
        </w:rPr>
      </w:pPr>
      <w:del w:id="1007" w:author="Andreas Kuehne" w:date="2019-05-09T22:04:00Z">
        <w:r w:rsidRPr="00EB1DAE" w:rsidDel="00EB1DAE">
          <w:rPr>
            <w:rStyle w:val="Hyperlink"/>
            <w:noProof/>
            <w14:scene3d>
              <w14:camera w14:prst="orthographicFront"/>
              <w14:lightRig w14:rig="threePt" w14:dir="t">
                <w14:rot w14:lat="0" w14:lon="0" w14:rev="0"/>
              </w14:lightRig>
            </w14:scene3d>
          </w:rPr>
          <w:delText>4.1.5.1</w:delText>
        </w:r>
        <w:r w:rsidRPr="00EB1DAE" w:rsidDel="00EB1DAE">
          <w:rPr>
            <w:rStyle w:val="Hyperlink"/>
            <w:noProof/>
          </w:rPr>
          <w:delText xml:space="preserve"> AttachmentReference – JSON Syntax</w:delText>
        </w:r>
        <w:r w:rsidDel="00EB1DAE">
          <w:rPr>
            <w:noProof/>
            <w:webHidden/>
          </w:rPr>
          <w:tab/>
          <w:delText>27</w:delText>
        </w:r>
      </w:del>
    </w:p>
    <w:p w14:paraId="42C94DDE" w14:textId="1D1FEE99" w:rsidR="005E5C94" w:rsidDel="00EB1DAE" w:rsidRDefault="005E5C94">
      <w:pPr>
        <w:pStyle w:val="Verzeichnis4"/>
        <w:tabs>
          <w:tab w:val="right" w:leader="dot" w:pos="9350"/>
        </w:tabs>
        <w:rPr>
          <w:del w:id="1008" w:author="Andreas Kuehne" w:date="2019-05-09T22:04:00Z"/>
          <w:rFonts w:asciiTheme="minorHAnsi" w:eastAsiaTheme="minorEastAsia" w:hAnsiTheme="minorHAnsi" w:cstheme="minorBidi"/>
          <w:noProof/>
          <w:sz w:val="22"/>
          <w:szCs w:val="22"/>
          <w:lang w:val="en-GB" w:eastAsia="en-GB"/>
        </w:rPr>
      </w:pPr>
      <w:del w:id="1009" w:author="Andreas Kuehne" w:date="2019-05-09T22:04:00Z">
        <w:r w:rsidRPr="00EB1DAE" w:rsidDel="00EB1DAE">
          <w:rPr>
            <w:rStyle w:val="Hyperlink"/>
            <w:noProof/>
            <w14:scene3d>
              <w14:camera w14:prst="orthographicFront"/>
              <w14:lightRig w14:rig="threePt" w14:dir="t">
                <w14:rot w14:lat="0" w14:lon="0" w14:rev="0"/>
              </w14:lightRig>
            </w14:scene3d>
          </w:rPr>
          <w:delText>4.1.5.2</w:delText>
        </w:r>
        <w:r w:rsidRPr="00EB1DAE" w:rsidDel="00EB1DAE">
          <w:rPr>
            <w:rStyle w:val="Hyperlink"/>
            <w:noProof/>
          </w:rPr>
          <w:delText xml:space="preserve"> AttachmentReference – XML Syntax</w:delText>
        </w:r>
        <w:r w:rsidDel="00EB1DAE">
          <w:rPr>
            <w:noProof/>
            <w:webHidden/>
          </w:rPr>
          <w:tab/>
          <w:delText>28</w:delText>
        </w:r>
      </w:del>
    </w:p>
    <w:p w14:paraId="3FBD2067" w14:textId="318A259B" w:rsidR="005E5C94" w:rsidDel="00EB1DAE" w:rsidRDefault="005E5C94">
      <w:pPr>
        <w:pStyle w:val="Verzeichnis3"/>
        <w:tabs>
          <w:tab w:val="right" w:leader="dot" w:pos="9350"/>
        </w:tabs>
        <w:rPr>
          <w:del w:id="1010" w:author="Andreas Kuehne" w:date="2019-05-09T22:04:00Z"/>
          <w:rFonts w:asciiTheme="minorHAnsi" w:eastAsiaTheme="minorEastAsia" w:hAnsiTheme="minorHAnsi" w:cstheme="minorBidi"/>
          <w:noProof/>
          <w:sz w:val="22"/>
          <w:szCs w:val="22"/>
          <w:lang w:val="en-GB" w:eastAsia="en-GB"/>
        </w:rPr>
      </w:pPr>
      <w:del w:id="1011" w:author="Andreas Kuehne" w:date="2019-05-09T22:04:00Z">
        <w:r w:rsidRPr="00EB1DAE" w:rsidDel="00EB1DAE">
          <w:rPr>
            <w:rStyle w:val="Hyperlink"/>
            <w:noProof/>
            <w14:scene3d>
              <w14:camera w14:prst="orthographicFront"/>
              <w14:lightRig w14:rig="threePt" w14:dir="t">
                <w14:rot w14:lat="0" w14:lon="0" w14:rev="0"/>
              </w14:lightRig>
            </w14:scene3d>
          </w:rPr>
          <w:delText>4.1.6</w:delText>
        </w:r>
        <w:r w:rsidRPr="00EB1DAE" w:rsidDel="00EB1DAE">
          <w:rPr>
            <w:rStyle w:val="Hyperlink"/>
            <w:noProof/>
          </w:rPr>
          <w:delText xml:space="preserve"> Component Base64Data</w:delText>
        </w:r>
        <w:r w:rsidDel="00EB1DAE">
          <w:rPr>
            <w:noProof/>
            <w:webHidden/>
          </w:rPr>
          <w:tab/>
          <w:delText>28</w:delText>
        </w:r>
      </w:del>
    </w:p>
    <w:p w14:paraId="5590F8B1" w14:textId="3A5A7D6D" w:rsidR="005E5C94" w:rsidDel="00EB1DAE" w:rsidRDefault="005E5C94">
      <w:pPr>
        <w:pStyle w:val="Verzeichnis4"/>
        <w:tabs>
          <w:tab w:val="right" w:leader="dot" w:pos="9350"/>
        </w:tabs>
        <w:rPr>
          <w:del w:id="1012" w:author="Andreas Kuehne" w:date="2019-05-09T22:04:00Z"/>
          <w:rFonts w:asciiTheme="minorHAnsi" w:eastAsiaTheme="minorEastAsia" w:hAnsiTheme="minorHAnsi" w:cstheme="minorBidi"/>
          <w:noProof/>
          <w:sz w:val="22"/>
          <w:szCs w:val="22"/>
          <w:lang w:val="en-GB" w:eastAsia="en-GB"/>
        </w:rPr>
      </w:pPr>
      <w:del w:id="1013" w:author="Andreas Kuehne" w:date="2019-05-09T22:04:00Z">
        <w:r w:rsidRPr="00EB1DAE" w:rsidDel="00EB1DAE">
          <w:rPr>
            <w:rStyle w:val="Hyperlink"/>
            <w:noProof/>
            <w14:scene3d>
              <w14:camera w14:prst="orthographicFront"/>
              <w14:lightRig w14:rig="threePt" w14:dir="t">
                <w14:rot w14:lat="0" w14:lon="0" w14:rev="0"/>
              </w14:lightRig>
            </w14:scene3d>
          </w:rPr>
          <w:delText>4.1.6.1</w:delText>
        </w:r>
        <w:r w:rsidRPr="00EB1DAE" w:rsidDel="00EB1DAE">
          <w:rPr>
            <w:rStyle w:val="Hyperlink"/>
            <w:noProof/>
          </w:rPr>
          <w:delText xml:space="preserve"> Base64Data – JSON Syntax</w:delText>
        </w:r>
        <w:r w:rsidDel="00EB1DAE">
          <w:rPr>
            <w:noProof/>
            <w:webHidden/>
          </w:rPr>
          <w:tab/>
          <w:delText>29</w:delText>
        </w:r>
      </w:del>
    </w:p>
    <w:p w14:paraId="35A18002" w14:textId="7B569C47" w:rsidR="005E5C94" w:rsidDel="00EB1DAE" w:rsidRDefault="005E5C94">
      <w:pPr>
        <w:pStyle w:val="Verzeichnis4"/>
        <w:tabs>
          <w:tab w:val="right" w:leader="dot" w:pos="9350"/>
        </w:tabs>
        <w:rPr>
          <w:del w:id="1014" w:author="Andreas Kuehne" w:date="2019-05-09T22:04:00Z"/>
          <w:rFonts w:asciiTheme="minorHAnsi" w:eastAsiaTheme="minorEastAsia" w:hAnsiTheme="minorHAnsi" w:cstheme="minorBidi"/>
          <w:noProof/>
          <w:sz w:val="22"/>
          <w:szCs w:val="22"/>
          <w:lang w:val="en-GB" w:eastAsia="en-GB"/>
        </w:rPr>
      </w:pPr>
      <w:del w:id="1015" w:author="Andreas Kuehne" w:date="2019-05-09T22:04:00Z">
        <w:r w:rsidRPr="00EB1DAE" w:rsidDel="00EB1DAE">
          <w:rPr>
            <w:rStyle w:val="Hyperlink"/>
            <w:noProof/>
            <w14:scene3d>
              <w14:camera w14:prst="orthographicFront"/>
              <w14:lightRig w14:rig="threePt" w14:dir="t">
                <w14:rot w14:lat="0" w14:lon="0" w14:rev="0"/>
              </w14:lightRig>
            </w14:scene3d>
          </w:rPr>
          <w:delText>4.1.6.2</w:delText>
        </w:r>
        <w:r w:rsidRPr="00EB1DAE" w:rsidDel="00EB1DAE">
          <w:rPr>
            <w:rStyle w:val="Hyperlink"/>
            <w:noProof/>
          </w:rPr>
          <w:delText xml:space="preserve"> Base64Data – XML Syntax</w:delText>
        </w:r>
        <w:r w:rsidDel="00EB1DAE">
          <w:rPr>
            <w:noProof/>
            <w:webHidden/>
          </w:rPr>
          <w:tab/>
          <w:delText>30</w:delText>
        </w:r>
      </w:del>
    </w:p>
    <w:p w14:paraId="0FB8A12D" w14:textId="4800E016" w:rsidR="005E5C94" w:rsidDel="00EB1DAE" w:rsidRDefault="005E5C94">
      <w:pPr>
        <w:pStyle w:val="Verzeichnis3"/>
        <w:tabs>
          <w:tab w:val="right" w:leader="dot" w:pos="9350"/>
        </w:tabs>
        <w:rPr>
          <w:del w:id="1016" w:author="Andreas Kuehne" w:date="2019-05-09T22:04:00Z"/>
          <w:rFonts w:asciiTheme="minorHAnsi" w:eastAsiaTheme="minorEastAsia" w:hAnsiTheme="minorHAnsi" w:cstheme="minorBidi"/>
          <w:noProof/>
          <w:sz w:val="22"/>
          <w:szCs w:val="22"/>
          <w:lang w:val="en-GB" w:eastAsia="en-GB"/>
        </w:rPr>
      </w:pPr>
      <w:del w:id="1017" w:author="Andreas Kuehne" w:date="2019-05-09T22:04:00Z">
        <w:r w:rsidRPr="00EB1DAE" w:rsidDel="00EB1DAE">
          <w:rPr>
            <w:rStyle w:val="Hyperlink"/>
            <w:noProof/>
            <w14:scene3d>
              <w14:camera w14:prst="orthographicFront"/>
              <w14:lightRig w14:rig="threePt" w14:dir="t">
                <w14:rot w14:lat="0" w14:lon="0" w14:rev="0"/>
              </w14:lightRig>
            </w14:scene3d>
          </w:rPr>
          <w:delText>4.1.7</w:delText>
        </w:r>
        <w:r w:rsidRPr="00EB1DAE" w:rsidDel="00EB1DAE">
          <w:rPr>
            <w:rStyle w:val="Hyperlink"/>
            <w:noProof/>
          </w:rPr>
          <w:delText xml:space="preserve"> Component SignaturePtr</w:delText>
        </w:r>
        <w:r w:rsidDel="00EB1DAE">
          <w:rPr>
            <w:noProof/>
            <w:webHidden/>
          </w:rPr>
          <w:tab/>
          <w:delText>31</w:delText>
        </w:r>
      </w:del>
    </w:p>
    <w:p w14:paraId="390BE3A9" w14:textId="635BB244" w:rsidR="005E5C94" w:rsidDel="00EB1DAE" w:rsidRDefault="005E5C94">
      <w:pPr>
        <w:pStyle w:val="Verzeichnis4"/>
        <w:tabs>
          <w:tab w:val="right" w:leader="dot" w:pos="9350"/>
        </w:tabs>
        <w:rPr>
          <w:del w:id="1018" w:author="Andreas Kuehne" w:date="2019-05-09T22:04:00Z"/>
          <w:rFonts w:asciiTheme="minorHAnsi" w:eastAsiaTheme="minorEastAsia" w:hAnsiTheme="minorHAnsi" w:cstheme="minorBidi"/>
          <w:noProof/>
          <w:sz w:val="22"/>
          <w:szCs w:val="22"/>
          <w:lang w:val="en-GB" w:eastAsia="en-GB"/>
        </w:rPr>
      </w:pPr>
      <w:del w:id="1019" w:author="Andreas Kuehne" w:date="2019-05-09T22:04:00Z">
        <w:r w:rsidRPr="00EB1DAE" w:rsidDel="00EB1DAE">
          <w:rPr>
            <w:rStyle w:val="Hyperlink"/>
            <w:noProof/>
            <w14:scene3d>
              <w14:camera w14:prst="orthographicFront"/>
              <w14:lightRig w14:rig="threePt" w14:dir="t">
                <w14:rot w14:lat="0" w14:lon="0" w14:rev="0"/>
              </w14:lightRig>
            </w14:scene3d>
          </w:rPr>
          <w:delText>4.1.7.1</w:delText>
        </w:r>
        <w:r w:rsidRPr="00EB1DAE" w:rsidDel="00EB1DAE">
          <w:rPr>
            <w:rStyle w:val="Hyperlink"/>
            <w:noProof/>
          </w:rPr>
          <w:delText xml:space="preserve"> SignaturePtr – JSON Syntax</w:delText>
        </w:r>
        <w:r w:rsidDel="00EB1DAE">
          <w:rPr>
            <w:noProof/>
            <w:webHidden/>
          </w:rPr>
          <w:tab/>
          <w:delText>31</w:delText>
        </w:r>
      </w:del>
    </w:p>
    <w:p w14:paraId="18299999" w14:textId="74A7EF3B" w:rsidR="005E5C94" w:rsidDel="00EB1DAE" w:rsidRDefault="005E5C94">
      <w:pPr>
        <w:pStyle w:val="Verzeichnis4"/>
        <w:tabs>
          <w:tab w:val="right" w:leader="dot" w:pos="9350"/>
        </w:tabs>
        <w:rPr>
          <w:del w:id="1020" w:author="Andreas Kuehne" w:date="2019-05-09T22:04:00Z"/>
          <w:rFonts w:asciiTheme="minorHAnsi" w:eastAsiaTheme="minorEastAsia" w:hAnsiTheme="minorHAnsi" w:cstheme="minorBidi"/>
          <w:noProof/>
          <w:sz w:val="22"/>
          <w:szCs w:val="22"/>
          <w:lang w:val="en-GB" w:eastAsia="en-GB"/>
        </w:rPr>
      </w:pPr>
      <w:del w:id="1021" w:author="Andreas Kuehne" w:date="2019-05-09T22:04:00Z">
        <w:r w:rsidRPr="00EB1DAE" w:rsidDel="00EB1DAE">
          <w:rPr>
            <w:rStyle w:val="Hyperlink"/>
            <w:noProof/>
            <w14:scene3d>
              <w14:camera w14:prst="orthographicFront"/>
              <w14:lightRig w14:rig="threePt" w14:dir="t">
                <w14:rot w14:lat="0" w14:lon="0" w14:rev="0"/>
              </w14:lightRig>
            </w14:scene3d>
          </w:rPr>
          <w:delText>4.1.7.2</w:delText>
        </w:r>
        <w:r w:rsidRPr="00EB1DAE" w:rsidDel="00EB1DAE">
          <w:rPr>
            <w:rStyle w:val="Hyperlink"/>
            <w:noProof/>
          </w:rPr>
          <w:delText xml:space="preserve"> SignaturePtr – XML Syntax</w:delText>
        </w:r>
        <w:r w:rsidDel="00EB1DAE">
          <w:rPr>
            <w:noProof/>
            <w:webHidden/>
          </w:rPr>
          <w:tab/>
          <w:delText>32</w:delText>
        </w:r>
      </w:del>
    </w:p>
    <w:p w14:paraId="0EF635D6" w14:textId="1444C2BF" w:rsidR="005E5C94" w:rsidDel="00EB1DAE" w:rsidRDefault="005E5C94">
      <w:pPr>
        <w:pStyle w:val="Verzeichnis3"/>
        <w:tabs>
          <w:tab w:val="right" w:leader="dot" w:pos="9350"/>
        </w:tabs>
        <w:rPr>
          <w:del w:id="1022" w:author="Andreas Kuehne" w:date="2019-05-09T22:04:00Z"/>
          <w:rFonts w:asciiTheme="minorHAnsi" w:eastAsiaTheme="minorEastAsia" w:hAnsiTheme="minorHAnsi" w:cstheme="minorBidi"/>
          <w:noProof/>
          <w:sz w:val="22"/>
          <w:szCs w:val="22"/>
          <w:lang w:val="en-GB" w:eastAsia="en-GB"/>
        </w:rPr>
      </w:pPr>
      <w:del w:id="1023" w:author="Andreas Kuehne" w:date="2019-05-09T22:04:00Z">
        <w:r w:rsidRPr="00EB1DAE" w:rsidDel="00EB1DAE">
          <w:rPr>
            <w:rStyle w:val="Hyperlink"/>
            <w:noProof/>
            <w14:scene3d>
              <w14:camera w14:prst="orthographicFront"/>
              <w14:lightRig w14:rig="threePt" w14:dir="t">
                <w14:rot w14:lat="0" w14:lon="0" w14:rev="0"/>
              </w14:lightRig>
            </w14:scene3d>
          </w:rPr>
          <w:delText>4.1.8</w:delText>
        </w:r>
        <w:r w:rsidRPr="00EB1DAE" w:rsidDel="00EB1DAE">
          <w:rPr>
            <w:rStyle w:val="Hyperlink"/>
            <w:noProof/>
          </w:rPr>
          <w:delText xml:space="preserve"> Component Result</w:delText>
        </w:r>
        <w:r w:rsidDel="00EB1DAE">
          <w:rPr>
            <w:noProof/>
            <w:webHidden/>
          </w:rPr>
          <w:tab/>
          <w:delText>33</w:delText>
        </w:r>
      </w:del>
    </w:p>
    <w:p w14:paraId="167C0F83" w14:textId="02C28884" w:rsidR="005E5C94" w:rsidDel="00EB1DAE" w:rsidRDefault="005E5C94">
      <w:pPr>
        <w:pStyle w:val="Verzeichnis4"/>
        <w:tabs>
          <w:tab w:val="right" w:leader="dot" w:pos="9350"/>
        </w:tabs>
        <w:rPr>
          <w:del w:id="1024" w:author="Andreas Kuehne" w:date="2019-05-09T22:04:00Z"/>
          <w:rFonts w:asciiTheme="minorHAnsi" w:eastAsiaTheme="minorEastAsia" w:hAnsiTheme="minorHAnsi" w:cstheme="minorBidi"/>
          <w:noProof/>
          <w:sz w:val="22"/>
          <w:szCs w:val="22"/>
          <w:lang w:val="en-GB" w:eastAsia="en-GB"/>
        </w:rPr>
      </w:pPr>
      <w:del w:id="1025" w:author="Andreas Kuehne" w:date="2019-05-09T22:04:00Z">
        <w:r w:rsidRPr="00EB1DAE" w:rsidDel="00EB1DAE">
          <w:rPr>
            <w:rStyle w:val="Hyperlink"/>
            <w:noProof/>
            <w14:scene3d>
              <w14:camera w14:prst="orthographicFront"/>
              <w14:lightRig w14:rig="threePt" w14:dir="t">
                <w14:rot w14:lat="0" w14:lon="0" w14:rev="0"/>
              </w14:lightRig>
            </w14:scene3d>
          </w:rPr>
          <w:delText>4.1.8.1</w:delText>
        </w:r>
        <w:r w:rsidRPr="00EB1DAE" w:rsidDel="00EB1DAE">
          <w:rPr>
            <w:rStyle w:val="Hyperlink"/>
            <w:noProof/>
          </w:rPr>
          <w:delText xml:space="preserve"> Result – JSON Syntax</w:delText>
        </w:r>
        <w:r w:rsidDel="00EB1DAE">
          <w:rPr>
            <w:noProof/>
            <w:webHidden/>
          </w:rPr>
          <w:tab/>
          <w:delText>33</w:delText>
        </w:r>
      </w:del>
    </w:p>
    <w:p w14:paraId="306BD3FB" w14:textId="67240A7C" w:rsidR="005E5C94" w:rsidDel="00EB1DAE" w:rsidRDefault="005E5C94">
      <w:pPr>
        <w:pStyle w:val="Verzeichnis4"/>
        <w:tabs>
          <w:tab w:val="right" w:leader="dot" w:pos="9350"/>
        </w:tabs>
        <w:rPr>
          <w:del w:id="1026" w:author="Andreas Kuehne" w:date="2019-05-09T22:04:00Z"/>
          <w:rFonts w:asciiTheme="minorHAnsi" w:eastAsiaTheme="minorEastAsia" w:hAnsiTheme="minorHAnsi" w:cstheme="minorBidi"/>
          <w:noProof/>
          <w:sz w:val="22"/>
          <w:szCs w:val="22"/>
          <w:lang w:val="en-GB" w:eastAsia="en-GB"/>
        </w:rPr>
      </w:pPr>
      <w:del w:id="1027" w:author="Andreas Kuehne" w:date="2019-05-09T22:04:00Z">
        <w:r w:rsidRPr="00EB1DAE" w:rsidDel="00EB1DAE">
          <w:rPr>
            <w:rStyle w:val="Hyperlink"/>
            <w:noProof/>
            <w14:scene3d>
              <w14:camera w14:prst="orthographicFront"/>
              <w14:lightRig w14:rig="threePt" w14:dir="t">
                <w14:rot w14:lat="0" w14:lon="0" w14:rev="0"/>
              </w14:lightRig>
            </w14:scene3d>
          </w:rPr>
          <w:delText>4.1.8.2</w:delText>
        </w:r>
        <w:r w:rsidRPr="00EB1DAE" w:rsidDel="00EB1DAE">
          <w:rPr>
            <w:rStyle w:val="Hyperlink"/>
            <w:noProof/>
          </w:rPr>
          <w:delText xml:space="preserve"> Result – XML Syntax</w:delText>
        </w:r>
        <w:r w:rsidDel="00EB1DAE">
          <w:rPr>
            <w:noProof/>
            <w:webHidden/>
          </w:rPr>
          <w:tab/>
          <w:delText>34</w:delText>
        </w:r>
      </w:del>
    </w:p>
    <w:p w14:paraId="33B01149" w14:textId="444031D0" w:rsidR="005E5C94" w:rsidDel="00EB1DAE" w:rsidRDefault="005E5C94">
      <w:pPr>
        <w:pStyle w:val="Verzeichnis3"/>
        <w:tabs>
          <w:tab w:val="right" w:leader="dot" w:pos="9350"/>
        </w:tabs>
        <w:rPr>
          <w:del w:id="1028" w:author="Andreas Kuehne" w:date="2019-05-09T22:04:00Z"/>
          <w:rFonts w:asciiTheme="minorHAnsi" w:eastAsiaTheme="minorEastAsia" w:hAnsiTheme="minorHAnsi" w:cstheme="minorBidi"/>
          <w:noProof/>
          <w:sz w:val="22"/>
          <w:szCs w:val="22"/>
          <w:lang w:val="en-GB" w:eastAsia="en-GB"/>
        </w:rPr>
      </w:pPr>
      <w:del w:id="1029" w:author="Andreas Kuehne" w:date="2019-05-09T22:04:00Z">
        <w:r w:rsidRPr="00EB1DAE" w:rsidDel="00EB1DAE">
          <w:rPr>
            <w:rStyle w:val="Hyperlink"/>
            <w:noProof/>
            <w14:scene3d>
              <w14:camera w14:prst="orthographicFront"/>
              <w14:lightRig w14:rig="threePt" w14:dir="t">
                <w14:rot w14:lat="0" w14:lon="0" w14:rev="0"/>
              </w14:lightRig>
            </w14:scene3d>
          </w:rPr>
          <w:delText>4.1.9</w:delText>
        </w:r>
        <w:r w:rsidRPr="00EB1DAE" w:rsidDel="00EB1DAE">
          <w:rPr>
            <w:rStyle w:val="Hyperlink"/>
            <w:noProof/>
          </w:rPr>
          <w:delText xml:space="preserve"> Component OptionalInputs</w:delText>
        </w:r>
        <w:r w:rsidDel="00EB1DAE">
          <w:rPr>
            <w:noProof/>
            <w:webHidden/>
          </w:rPr>
          <w:tab/>
          <w:delText>34</w:delText>
        </w:r>
      </w:del>
    </w:p>
    <w:p w14:paraId="0493F3D7" w14:textId="062B3096" w:rsidR="005E5C94" w:rsidDel="00EB1DAE" w:rsidRDefault="005E5C94">
      <w:pPr>
        <w:pStyle w:val="Verzeichnis4"/>
        <w:tabs>
          <w:tab w:val="right" w:leader="dot" w:pos="9350"/>
        </w:tabs>
        <w:rPr>
          <w:del w:id="1030" w:author="Andreas Kuehne" w:date="2019-05-09T22:04:00Z"/>
          <w:rFonts w:asciiTheme="minorHAnsi" w:eastAsiaTheme="minorEastAsia" w:hAnsiTheme="minorHAnsi" w:cstheme="minorBidi"/>
          <w:noProof/>
          <w:sz w:val="22"/>
          <w:szCs w:val="22"/>
          <w:lang w:val="en-GB" w:eastAsia="en-GB"/>
        </w:rPr>
      </w:pPr>
      <w:del w:id="1031" w:author="Andreas Kuehne" w:date="2019-05-09T22:04:00Z">
        <w:r w:rsidRPr="00EB1DAE" w:rsidDel="00EB1DAE">
          <w:rPr>
            <w:rStyle w:val="Hyperlink"/>
            <w:noProof/>
            <w14:scene3d>
              <w14:camera w14:prst="orthographicFront"/>
              <w14:lightRig w14:rig="threePt" w14:dir="t">
                <w14:rot w14:lat="0" w14:lon="0" w14:rev="0"/>
              </w14:lightRig>
            </w14:scene3d>
          </w:rPr>
          <w:delText>4.1.9.1</w:delText>
        </w:r>
        <w:r w:rsidRPr="00EB1DAE" w:rsidDel="00EB1DAE">
          <w:rPr>
            <w:rStyle w:val="Hyperlink"/>
            <w:noProof/>
          </w:rPr>
          <w:delText xml:space="preserve"> OptionalInputs – JSON Syntax</w:delText>
        </w:r>
        <w:r w:rsidDel="00EB1DAE">
          <w:rPr>
            <w:noProof/>
            <w:webHidden/>
          </w:rPr>
          <w:tab/>
          <w:delText>35</w:delText>
        </w:r>
      </w:del>
    </w:p>
    <w:p w14:paraId="3AFE3C2C" w14:textId="614DECB2" w:rsidR="005E5C94" w:rsidDel="00EB1DAE" w:rsidRDefault="005E5C94">
      <w:pPr>
        <w:pStyle w:val="Verzeichnis4"/>
        <w:tabs>
          <w:tab w:val="right" w:leader="dot" w:pos="9350"/>
        </w:tabs>
        <w:rPr>
          <w:del w:id="1032" w:author="Andreas Kuehne" w:date="2019-05-09T22:04:00Z"/>
          <w:rFonts w:asciiTheme="minorHAnsi" w:eastAsiaTheme="minorEastAsia" w:hAnsiTheme="minorHAnsi" w:cstheme="minorBidi"/>
          <w:noProof/>
          <w:sz w:val="22"/>
          <w:szCs w:val="22"/>
          <w:lang w:val="en-GB" w:eastAsia="en-GB"/>
        </w:rPr>
      </w:pPr>
      <w:del w:id="1033" w:author="Andreas Kuehne" w:date="2019-05-09T22:04:00Z">
        <w:r w:rsidRPr="00EB1DAE" w:rsidDel="00EB1DAE">
          <w:rPr>
            <w:rStyle w:val="Hyperlink"/>
            <w:noProof/>
            <w14:scene3d>
              <w14:camera w14:prst="orthographicFront"/>
              <w14:lightRig w14:rig="threePt" w14:dir="t">
                <w14:rot w14:lat="0" w14:lon="0" w14:rev="0"/>
              </w14:lightRig>
            </w14:scene3d>
          </w:rPr>
          <w:delText>4.1.9.2</w:delText>
        </w:r>
        <w:r w:rsidRPr="00EB1DAE" w:rsidDel="00EB1DAE">
          <w:rPr>
            <w:rStyle w:val="Hyperlink"/>
            <w:noProof/>
          </w:rPr>
          <w:delText xml:space="preserve"> OptionalInputs – XML Syntax</w:delText>
        </w:r>
        <w:r w:rsidDel="00EB1DAE">
          <w:rPr>
            <w:noProof/>
            <w:webHidden/>
          </w:rPr>
          <w:tab/>
          <w:delText>35</w:delText>
        </w:r>
      </w:del>
    </w:p>
    <w:p w14:paraId="46573F3F" w14:textId="354704BC" w:rsidR="005E5C94" w:rsidDel="00EB1DAE" w:rsidRDefault="005E5C94">
      <w:pPr>
        <w:pStyle w:val="Verzeichnis3"/>
        <w:tabs>
          <w:tab w:val="right" w:leader="dot" w:pos="9350"/>
        </w:tabs>
        <w:rPr>
          <w:del w:id="1034" w:author="Andreas Kuehne" w:date="2019-05-09T22:04:00Z"/>
          <w:rFonts w:asciiTheme="minorHAnsi" w:eastAsiaTheme="minorEastAsia" w:hAnsiTheme="minorHAnsi" w:cstheme="minorBidi"/>
          <w:noProof/>
          <w:sz w:val="22"/>
          <w:szCs w:val="22"/>
          <w:lang w:val="en-GB" w:eastAsia="en-GB"/>
        </w:rPr>
      </w:pPr>
      <w:del w:id="1035" w:author="Andreas Kuehne" w:date="2019-05-09T22:04:00Z">
        <w:r w:rsidRPr="00EB1DAE" w:rsidDel="00EB1DAE">
          <w:rPr>
            <w:rStyle w:val="Hyperlink"/>
            <w:noProof/>
            <w14:scene3d>
              <w14:camera w14:prst="orthographicFront"/>
              <w14:lightRig w14:rig="threePt" w14:dir="t">
                <w14:rot w14:lat="0" w14:lon="0" w14:rev="0"/>
              </w14:lightRig>
            </w14:scene3d>
          </w:rPr>
          <w:delText>4.1.10</w:delText>
        </w:r>
        <w:r w:rsidRPr="00EB1DAE" w:rsidDel="00EB1DAE">
          <w:rPr>
            <w:rStyle w:val="Hyperlink"/>
            <w:noProof/>
          </w:rPr>
          <w:delText xml:space="preserve"> Component OptionalOutputs</w:delText>
        </w:r>
        <w:r w:rsidDel="00EB1DAE">
          <w:rPr>
            <w:noProof/>
            <w:webHidden/>
          </w:rPr>
          <w:tab/>
          <w:delText>35</w:delText>
        </w:r>
      </w:del>
    </w:p>
    <w:p w14:paraId="1C2236DF" w14:textId="145AA233" w:rsidR="005E5C94" w:rsidDel="00EB1DAE" w:rsidRDefault="005E5C94">
      <w:pPr>
        <w:pStyle w:val="Verzeichnis4"/>
        <w:tabs>
          <w:tab w:val="right" w:leader="dot" w:pos="9350"/>
        </w:tabs>
        <w:rPr>
          <w:del w:id="1036" w:author="Andreas Kuehne" w:date="2019-05-09T22:04:00Z"/>
          <w:rFonts w:asciiTheme="minorHAnsi" w:eastAsiaTheme="minorEastAsia" w:hAnsiTheme="minorHAnsi" w:cstheme="minorBidi"/>
          <w:noProof/>
          <w:sz w:val="22"/>
          <w:szCs w:val="22"/>
          <w:lang w:val="en-GB" w:eastAsia="en-GB"/>
        </w:rPr>
      </w:pPr>
      <w:del w:id="1037" w:author="Andreas Kuehne" w:date="2019-05-09T22:04:00Z">
        <w:r w:rsidRPr="00EB1DAE" w:rsidDel="00EB1DAE">
          <w:rPr>
            <w:rStyle w:val="Hyperlink"/>
            <w:noProof/>
            <w14:scene3d>
              <w14:camera w14:prst="orthographicFront"/>
              <w14:lightRig w14:rig="threePt" w14:dir="t">
                <w14:rot w14:lat="0" w14:lon="0" w14:rev="0"/>
              </w14:lightRig>
            </w14:scene3d>
          </w:rPr>
          <w:delText>4.1.10.1</w:delText>
        </w:r>
        <w:r w:rsidRPr="00EB1DAE" w:rsidDel="00EB1DAE">
          <w:rPr>
            <w:rStyle w:val="Hyperlink"/>
            <w:noProof/>
          </w:rPr>
          <w:delText xml:space="preserve"> OptionalOutputs – JSON Syntax</w:delText>
        </w:r>
        <w:r w:rsidDel="00EB1DAE">
          <w:rPr>
            <w:noProof/>
            <w:webHidden/>
          </w:rPr>
          <w:tab/>
          <w:delText>35</w:delText>
        </w:r>
      </w:del>
    </w:p>
    <w:p w14:paraId="679FBA76" w14:textId="1D623661" w:rsidR="005E5C94" w:rsidDel="00EB1DAE" w:rsidRDefault="005E5C94">
      <w:pPr>
        <w:pStyle w:val="Verzeichnis4"/>
        <w:tabs>
          <w:tab w:val="right" w:leader="dot" w:pos="9350"/>
        </w:tabs>
        <w:rPr>
          <w:del w:id="1038" w:author="Andreas Kuehne" w:date="2019-05-09T22:04:00Z"/>
          <w:rFonts w:asciiTheme="minorHAnsi" w:eastAsiaTheme="minorEastAsia" w:hAnsiTheme="minorHAnsi" w:cstheme="minorBidi"/>
          <w:noProof/>
          <w:sz w:val="22"/>
          <w:szCs w:val="22"/>
          <w:lang w:val="en-GB" w:eastAsia="en-GB"/>
        </w:rPr>
      </w:pPr>
      <w:del w:id="1039" w:author="Andreas Kuehne" w:date="2019-05-09T22:04:00Z">
        <w:r w:rsidRPr="00EB1DAE" w:rsidDel="00EB1DAE">
          <w:rPr>
            <w:rStyle w:val="Hyperlink"/>
            <w:noProof/>
            <w14:scene3d>
              <w14:camera w14:prst="orthographicFront"/>
              <w14:lightRig w14:rig="threePt" w14:dir="t">
                <w14:rot w14:lat="0" w14:lon="0" w14:rev="0"/>
              </w14:lightRig>
            </w14:scene3d>
          </w:rPr>
          <w:delText>4.1.10.2</w:delText>
        </w:r>
        <w:r w:rsidRPr="00EB1DAE" w:rsidDel="00EB1DAE">
          <w:rPr>
            <w:rStyle w:val="Hyperlink"/>
            <w:noProof/>
          </w:rPr>
          <w:delText xml:space="preserve"> OptionalOutputs – XML Syntax</w:delText>
        </w:r>
        <w:r w:rsidDel="00EB1DAE">
          <w:rPr>
            <w:noProof/>
            <w:webHidden/>
          </w:rPr>
          <w:tab/>
          <w:delText>36</w:delText>
        </w:r>
      </w:del>
    </w:p>
    <w:p w14:paraId="75C13C92" w14:textId="65A331CE" w:rsidR="005E5C94" w:rsidDel="00EB1DAE" w:rsidRDefault="005E5C94">
      <w:pPr>
        <w:pStyle w:val="Verzeichnis3"/>
        <w:tabs>
          <w:tab w:val="right" w:leader="dot" w:pos="9350"/>
        </w:tabs>
        <w:rPr>
          <w:del w:id="1040" w:author="Andreas Kuehne" w:date="2019-05-09T22:04:00Z"/>
          <w:rFonts w:asciiTheme="minorHAnsi" w:eastAsiaTheme="minorEastAsia" w:hAnsiTheme="minorHAnsi" w:cstheme="minorBidi"/>
          <w:noProof/>
          <w:sz w:val="22"/>
          <w:szCs w:val="22"/>
          <w:lang w:val="en-GB" w:eastAsia="en-GB"/>
        </w:rPr>
      </w:pPr>
      <w:del w:id="1041" w:author="Andreas Kuehne" w:date="2019-05-09T22:04:00Z">
        <w:r w:rsidRPr="00EB1DAE" w:rsidDel="00EB1DAE">
          <w:rPr>
            <w:rStyle w:val="Hyperlink"/>
            <w:noProof/>
            <w14:scene3d>
              <w14:camera w14:prst="orthographicFront"/>
              <w14:lightRig w14:rig="threePt" w14:dir="t">
                <w14:rot w14:lat="0" w14:lon="0" w14:rev="0"/>
              </w14:lightRig>
            </w14:scene3d>
          </w:rPr>
          <w:delText>4.1.11</w:delText>
        </w:r>
        <w:r w:rsidRPr="00EB1DAE" w:rsidDel="00EB1DAE">
          <w:rPr>
            <w:rStyle w:val="Hyperlink"/>
            <w:noProof/>
          </w:rPr>
          <w:delText xml:space="preserve"> Component RequestBase</w:delText>
        </w:r>
        <w:r w:rsidDel="00EB1DAE">
          <w:rPr>
            <w:noProof/>
            <w:webHidden/>
          </w:rPr>
          <w:tab/>
          <w:delText>36</w:delText>
        </w:r>
      </w:del>
    </w:p>
    <w:p w14:paraId="113DA8F9" w14:textId="7E0AD1C8" w:rsidR="005E5C94" w:rsidDel="00EB1DAE" w:rsidRDefault="005E5C94">
      <w:pPr>
        <w:pStyle w:val="Verzeichnis4"/>
        <w:tabs>
          <w:tab w:val="right" w:leader="dot" w:pos="9350"/>
        </w:tabs>
        <w:rPr>
          <w:del w:id="1042" w:author="Andreas Kuehne" w:date="2019-05-09T22:04:00Z"/>
          <w:rFonts w:asciiTheme="minorHAnsi" w:eastAsiaTheme="minorEastAsia" w:hAnsiTheme="minorHAnsi" w:cstheme="minorBidi"/>
          <w:noProof/>
          <w:sz w:val="22"/>
          <w:szCs w:val="22"/>
          <w:lang w:val="en-GB" w:eastAsia="en-GB"/>
        </w:rPr>
      </w:pPr>
      <w:del w:id="1043" w:author="Andreas Kuehne" w:date="2019-05-09T22:04:00Z">
        <w:r w:rsidRPr="00EB1DAE" w:rsidDel="00EB1DAE">
          <w:rPr>
            <w:rStyle w:val="Hyperlink"/>
            <w:noProof/>
            <w14:scene3d>
              <w14:camera w14:prst="orthographicFront"/>
              <w14:lightRig w14:rig="threePt" w14:dir="t">
                <w14:rot w14:lat="0" w14:lon="0" w14:rev="0"/>
              </w14:lightRig>
            </w14:scene3d>
          </w:rPr>
          <w:delText>4.1.11.1</w:delText>
        </w:r>
        <w:r w:rsidRPr="00EB1DAE" w:rsidDel="00EB1DAE">
          <w:rPr>
            <w:rStyle w:val="Hyperlink"/>
            <w:noProof/>
          </w:rPr>
          <w:delText xml:space="preserve"> RequestBase – JSON Syntax</w:delText>
        </w:r>
        <w:r w:rsidDel="00EB1DAE">
          <w:rPr>
            <w:noProof/>
            <w:webHidden/>
          </w:rPr>
          <w:tab/>
          <w:delText>36</w:delText>
        </w:r>
      </w:del>
    </w:p>
    <w:p w14:paraId="05881CB8" w14:textId="7FA73165" w:rsidR="005E5C94" w:rsidDel="00EB1DAE" w:rsidRDefault="005E5C94">
      <w:pPr>
        <w:pStyle w:val="Verzeichnis4"/>
        <w:tabs>
          <w:tab w:val="right" w:leader="dot" w:pos="9350"/>
        </w:tabs>
        <w:rPr>
          <w:del w:id="1044" w:author="Andreas Kuehne" w:date="2019-05-09T22:04:00Z"/>
          <w:rFonts w:asciiTheme="minorHAnsi" w:eastAsiaTheme="minorEastAsia" w:hAnsiTheme="minorHAnsi" w:cstheme="minorBidi"/>
          <w:noProof/>
          <w:sz w:val="22"/>
          <w:szCs w:val="22"/>
          <w:lang w:val="en-GB" w:eastAsia="en-GB"/>
        </w:rPr>
      </w:pPr>
      <w:del w:id="1045" w:author="Andreas Kuehne" w:date="2019-05-09T22:04:00Z">
        <w:r w:rsidRPr="00EB1DAE" w:rsidDel="00EB1DAE">
          <w:rPr>
            <w:rStyle w:val="Hyperlink"/>
            <w:noProof/>
            <w14:scene3d>
              <w14:camera w14:prst="orthographicFront"/>
              <w14:lightRig w14:rig="threePt" w14:dir="t">
                <w14:rot w14:lat="0" w14:lon="0" w14:rev="0"/>
              </w14:lightRig>
            </w14:scene3d>
          </w:rPr>
          <w:delText>4.1.11.2</w:delText>
        </w:r>
        <w:r w:rsidRPr="00EB1DAE" w:rsidDel="00EB1DAE">
          <w:rPr>
            <w:rStyle w:val="Hyperlink"/>
            <w:noProof/>
          </w:rPr>
          <w:delText xml:space="preserve"> RequestBase – XML Syntax</w:delText>
        </w:r>
        <w:r w:rsidDel="00EB1DAE">
          <w:rPr>
            <w:noProof/>
            <w:webHidden/>
          </w:rPr>
          <w:tab/>
          <w:delText>36</w:delText>
        </w:r>
      </w:del>
    </w:p>
    <w:p w14:paraId="51C28487" w14:textId="2825CEDE" w:rsidR="005E5C94" w:rsidDel="00EB1DAE" w:rsidRDefault="005E5C94">
      <w:pPr>
        <w:pStyle w:val="Verzeichnis3"/>
        <w:tabs>
          <w:tab w:val="right" w:leader="dot" w:pos="9350"/>
        </w:tabs>
        <w:rPr>
          <w:del w:id="1046" w:author="Andreas Kuehne" w:date="2019-05-09T22:04:00Z"/>
          <w:rFonts w:asciiTheme="minorHAnsi" w:eastAsiaTheme="minorEastAsia" w:hAnsiTheme="minorHAnsi" w:cstheme="minorBidi"/>
          <w:noProof/>
          <w:sz w:val="22"/>
          <w:szCs w:val="22"/>
          <w:lang w:val="en-GB" w:eastAsia="en-GB"/>
        </w:rPr>
      </w:pPr>
      <w:del w:id="1047" w:author="Andreas Kuehne" w:date="2019-05-09T22:04:00Z">
        <w:r w:rsidRPr="00EB1DAE" w:rsidDel="00EB1DAE">
          <w:rPr>
            <w:rStyle w:val="Hyperlink"/>
            <w:noProof/>
            <w14:scene3d>
              <w14:camera w14:prst="orthographicFront"/>
              <w14:lightRig w14:rig="threePt" w14:dir="t">
                <w14:rot w14:lat="0" w14:lon="0" w14:rev="0"/>
              </w14:lightRig>
            </w14:scene3d>
          </w:rPr>
          <w:delText>4.1.12</w:delText>
        </w:r>
        <w:r w:rsidRPr="00EB1DAE" w:rsidDel="00EB1DAE">
          <w:rPr>
            <w:rStyle w:val="Hyperlink"/>
            <w:noProof/>
          </w:rPr>
          <w:delText xml:space="preserve"> Component ResponseBase</w:delText>
        </w:r>
        <w:r w:rsidDel="00EB1DAE">
          <w:rPr>
            <w:noProof/>
            <w:webHidden/>
          </w:rPr>
          <w:tab/>
          <w:delText>37</w:delText>
        </w:r>
      </w:del>
    </w:p>
    <w:p w14:paraId="2E630609" w14:textId="6E7C20C5" w:rsidR="005E5C94" w:rsidDel="00EB1DAE" w:rsidRDefault="005E5C94">
      <w:pPr>
        <w:pStyle w:val="Verzeichnis4"/>
        <w:tabs>
          <w:tab w:val="right" w:leader="dot" w:pos="9350"/>
        </w:tabs>
        <w:rPr>
          <w:del w:id="1048" w:author="Andreas Kuehne" w:date="2019-05-09T22:04:00Z"/>
          <w:rFonts w:asciiTheme="minorHAnsi" w:eastAsiaTheme="minorEastAsia" w:hAnsiTheme="minorHAnsi" w:cstheme="minorBidi"/>
          <w:noProof/>
          <w:sz w:val="22"/>
          <w:szCs w:val="22"/>
          <w:lang w:val="en-GB" w:eastAsia="en-GB"/>
        </w:rPr>
      </w:pPr>
      <w:del w:id="1049" w:author="Andreas Kuehne" w:date="2019-05-09T22:04:00Z">
        <w:r w:rsidRPr="00EB1DAE" w:rsidDel="00EB1DAE">
          <w:rPr>
            <w:rStyle w:val="Hyperlink"/>
            <w:noProof/>
            <w14:scene3d>
              <w14:camera w14:prst="orthographicFront"/>
              <w14:lightRig w14:rig="threePt" w14:dir="t">
                <w14:rot w14:lat="0" w14:lon="0" w14:rev="0"/>
              </w14:lightRig>
            </w14:scene3d>
          </w:rPr>
          <w:delText>4.1.12.1</w:delText>
        </w:r>
        <w:r w:rsidRPr="00EB1DAE" w:rsidDel="00EB1DAE">
          <w:rPr>
            <w:rStyle w:val="Hyperlink"/>
            <w:noProof/>
          </w:rPr>
          <w:delText xml:space="preserve"> ResponseBase – JSON Syntax</w:delText>
        </w:r>
        <w:r w:rsidDel="00EB1DAE">
          <w:rPr>
            <w:noProof/>
            <w:webHidden/>
          </w:rPr>
          <w:tab/>
          <w:delText>37</w:delText>
        </w:r>
      </w:del>
    </w:p>
    <w:p w14:paraId="27EB5CB1" w14:textId="6EAEC047" w:rsidR="005E5C94" w:rsidDel="00EB1DAE" w:rsidRDefault="005E5C94">
      <w:pPr>
        <w:pStyle w:val="Verzeichnis4"/>
        <w:tabs>
          <w:tab w:val="right" w:leader="dot" w:pos="9350"/>
        </w:tabs>
        <w:rPr>
          <w:del w:id="1050" w:author="Andreas Kuehne" w:date="2019-05-09T22:04:00Z"/>
          <w:rFonts w:asciiTheme="minorHAnsi" w:eastAsiaTheme="minorEastAsia" w:hAnsiTheme="minorHAnsi" w:cstheme="minorBidi"/>
          <w:noProof/>
          <w:sz w:val="22"/>
          <w:szCs w:val="22"/>
          <w:lang w:val="en-GB" w:eastAsia="en-GB"/>
        </w:rPr>
      </w:pPr>
      <w:del w:id="1051" w:author="Andreas Kuehne" w:date="2019-05-09T22:04:00Z">
        <w:r w:rsidRPr="00EB1DAE" w:rsidDel="00EB1DAE">
          <w:rPr>
            <w:rStyle w:val="Hyperlink"/>
            <w:noProof/>
            <w14:scene3d>
              <w14:camera w14:prst="orthographicFront"/>
              <w14:lightRig w14:rig="threePt" w14:dir="t">
                <w14:rot w14:lat="0" w14:lon="0" w14:rev="0"/>
              </w14:lightRig>
            </w14:scene3d>
          </w:rPr>
          <w:delText>4.1.12.2</w:delText>
        </w:r>
        <w:r w:rsidRPr="00EB1DAE" w:rsidDel="00EB1DAE">
          <w:rPr>
            <w:rStyle w:val="Hyperlink"/>
            <w:noProof/>
          </w:rPr>
          <w:delText xml:space="preserve"> ResponseBase – XML Syntax</w:delText>
        </w:r>
        <w:r w:rsidDel="00EB1DAE">
          <w:rPr>
            <w:noProof/>
            <w:webHidden/>
          </w:rPr>
          <w:tab/>
          <w:delText>38</w:delText>
        </w:r>
      </w:del>
    </w:p>
    <w:p w14:paraId="0B4FA87A" w14:textId="0F4BE652" w:rsidR="005E5C94" w:rsidDel="00EB1DAE" w:rsidRDefault="005E5C94">
      <w:pPr>
        <w:pStyle w:val="Verzeichnis2"/>
        <w:tabs>
          <w:tab w:val="right" w:leader="dot" w:pos="9350"/>
        </w:tabs>
        <w:rPr>
          <w:del w:id="1052" w:author="Andreas Kuehne" w:date="2019-05-09T22:04:00Z"/>
          <w:rFonts w:asciiTheme="minorHAnsi" w:eastAsiaTheme="minorEastAsia" w:hAnsiTheme="minorHAnsi" w:cstheme="minorBidi"/>
          <w:noProof/>
          <w:sz w:val="22"/>
          <w:szCs w:val="22"/>
          <w:lang w:val="en-GB" w:eastAsia="en-GB"/>
        </w:rPr>
      </w:pPr>
      <w:del w:id="1053" w:author="Andreas Kuehne" w:date="2019-05-09T22:04:00Z">
        <w:r w:rsidRPr="00EB1DAE" w:rsidDel="00EB1DAE">
          <w:rPr>
            <w:rStyle w:val="Hyperlink"/>
            <w:noProof/>
          </w:rPr>
          <w:delText>4.2 Operation requests and responses</w:delText>
        </w:r>
        <w:r w:rsidDel="00EB1DAE">
          <w:rPr>
            <w:noProof/>
            <w:webHidden/>
          </w:rPr>
          <w:tab/>
          <w:delText>38</w:delText>
        </w:r>
      </w:del>
    </w:p>
    <w:p w14:paraId="09FF1050" w14:textId="208422F8" w:rsidR="005E5C94" w:rsidDel="00EB1DAE" w:rsidRDefault="005E5C94">
      <w:pPr>
        <w:pStyle w:val="Verzeichnis3"/>
        <w:tabs>
          <w:tab w:val="right" w:leader="dot" w:pos="9350"/>
        </w:tabs>
        <w:rPr>
          <w:del w:id="1054" w:author="Andreas Kuehne" w:date="2019-05-09T22:04:00Z"/>
          <w:rFonts w:asciiTheme="minorHAnsi" w:eastAsiaTheme="minorEastAsia" w:hAnsiTheme="minorHAnsi" w:cstheme="minorBidi"/>
          <w:noProof/>
          <w:sz w:val="22"/>
          <w:szCs w:val="22"/>
          <w:lang w:val="en-GB" w:eastAsia="en-GB"/>
        </w:rPr>
      </w:pPr>
      <w:del w:id="1055" w:author="Andreas Kuehne" w:date="2019-05-09T22:04:00Z">
        <w:r w:rsidRPr="00EB1DAE" w:rsidDel="00EB1DAE">
          <w:rPr>
            <w:rStyle w:val="Hyperlink"/>
            <w:noProof/>
            <w14:scene3d>
              <w14:camera w14:prst="orthographicFront"/>
              <w14:lightRig w14:rig="threePt" w14:dir="t">
                <w14:rot w14:lat="0" w14:lon="0" w14:rev="0"/>
              </w14:lightRig>
            </w14:scene3d>
          </w:rPr>
          <w:delText>4.2.1</w:delText>
        </w:r>
        <w:r w:rsidRPr="00EB1DAE" w:rsidDel="00EB1DAE">
          <w:rPr>
            <w:rStyle w:val="Hyperlink"/>
            <w:noProof/>
          </w:rPr>
          <w:delText xml:space="preserve"> Component SignRequest</w:delText>
        </w:r>
        <w:r w:rsidDel="00EB1DAE">
          <w:rPr>
            <w:noProof/>
            <w:webHidden/>
          </w:rPr>
          <w:tab/>
          <w:delText>38</w:delText>
        </w:r>
      </w:del>
    </w:p>
    <w:p w14:paraId="19218530" w14:textId="18AA3C3C" w:rsidR="005E5C94" w:rsidDel="00EB1DAE" w:rsidRDefault="005E5C94">
      <w:pPr>
        <w:pStyle w:val="Verzeichnis4"/>
        <w:tabs>
          <w:tab w:val="right" w:leader="dot" w:pos="9350"/>
        </w:tabs>
        <w:rPr>
          <w:del w:id="1056" w:author="Andreas Kuehne" w:date="2019-05-09T22:04:00Z"/>
          <w:rFonts w:asciiTheme="minorHAnsi" w:eastAsiaTheme="minorEastAsia" w:hAnsiTheme="minorHAnsi" w:cstheme="minorBidi"/>
          <w:noProof/>
          <w:sz w:val="22"/>
          <w:szCs w:val="22"/>
          <w:lang w:val="en-GB" w:eastAsia="en-GB"/>
        </w:rPr>
      </w:pPr>
      <w:del w:id="1057" w:author="Andreas Kuehne" w:date="2019-05-09T22:04:00Z">
        <w:r w:rsidRPr="00EB1DAE" w:rsidDel="00EB1DAE">
          <w:rPr>
            <w:rStyle w:val="Hyperlink"/>
            <w:noProof/>
            <w14:scene3d>
              <w14:camera w14:prst="orthographicFront"/>
              <w14:lightRig w14:rig="threePt" w14:dir="t">
                <w14:rot w14:lat="0" w14:lon="0" w14:rev="0"/>
              </w14:lightRig>
            </w14:scene3d>
          </w:rPr>
          <w:delText>4.2.1.1</w:delText>
        </w:r>
        <w:r w:rsidRPr="00EB1DAE" w:rsidDel="00EB1DAE">
          <w:rPr>
            <w:rStyle w:val="Hyperlink"/>
            <w:noProof/>
          </w:rPr>
          <w:delText xml:space="preserve"> SignRequest – JSON Syntax</w:delText>
        </w:r>
        <w:r w:rsidDel="00EB1DAE">
          <w:rPr>
            <w:noProof/>
            <w:webHidden/>
          </w:rPr>
          <w:tab/>
          <w:delText>38</w:delText>
        </w:r>
      </w:del>
    </w:p>
    <w:p w14:paraId="35FF37CA" w14:textId="6DB56D3E" w:rsidR="005E5C94" w:rsidDel="00EB1DAE" w:rsidRDefault="005E5C94">
      <w:pPr>
        <w:pStyle w:val="Verzeichnis4"/>
        <w:tabs>
          <w:tab w:val="right" w:leader="dot" w:pos="9350"/>
        </w:tabs>
        <w:rPr>
          <w:del w:id="1058" w:author="Andreas Kuehne" w:date="2019-05-09T22:04:00Z"/>
          <w:rFonts w:asciiTheme="minorHAnsi" w:eastAsiaTheme="minorEastAsia" w:hAnsiTheme="minorHAnsi" w:cstheme="minorBidi"/>
          <w:noProof/>
          <w:sz w:val="22"/>
          <w:szCs w:val="22"/>
          <w:lang w:val="en-GB" w:eastAsia="en-GB"/>
        </w:rPr>
      </w:pPr>
      <w:del w:id="1059" w:author="Andreas Kuehne" w:date="2019-05-09T22:04:00Z">
        <w:r w:rsidRPr="00EB1DAE" w:rsidDel="00EB1DAE">
          <w:rPr>
            <w:rStyle w:val="Hyperlink"/>
            <w:noProof/>
            <w14:scene3d>
              <w14:camera w14:prst="orthographicFront"/>
              <w14:lightRig w14:rig="threePt" w14:dir="t">
                <w14:rot w14:lat="0" w14:lon="0" w14:rev="0"/>
              </w14:lightRig>
            </w14:scene3d>
          </w:rPr>
          <w:delText>4.2.1.2</w:delText>
        </w:r>
        <w:r w:rsidRPr="00EB1DAE" w:rsidDel="00EB1DAE">
          <w:rPr>
            <w:rStyle w:val="Hyperlink"/>
            <w:noProof/>
          </w:rPr>
          <w:delText xml:space="preserve"> SignRequest – XML Syntax</w:delText>
        </w:r>
        <w:r w:rsidDel="00EB1DAE">
          <w:rPr>
            <w:noProof/>
            <w:webHidden/>
          </w:rPr>
          <w:tab/>
          <w:delText>39</w:delText>
        </w:r>
      </w:del>
    </w:p>
    <w:p w14:paraId="1B0C0073" w14:textId="0330D53E" w:rsidR="005E5C94" w:rsidDel="00EB1DAE" w:rsidRDefault="005E5C94">
      <w:pPr>
        <w:pStyle w:val="Verzeichnis3"/>
        <w:tabs>
          <w:tab w:val="right" w:leader="dot" w:pos="9350"/>
        </w:tabs>
        <w:rPr>
          <w:del w:id="1060" w:author="Andreas Kuehne" w:date="2019-05-09T22:04:00Z"/>
          <w:rFonts w:asciiTheme="minorHAnsi" w:eastAsiaTheme="minorEastAsia" w:hAnsiTheme="minorHAnsi" w:cstheme="minorBidi"/>
          <w:noProof/>
          <w:sz w:val="22"/>
          <w:szCs w:val="22"/>
          <w:lang w:val="en-GB" w:eastAsia="en-GB"/>
        </w:rPr>
      </w:pPr>
      <w:del w:id="1061" w:author="Andreas Kuehne" w:date="2019-05-09T22:04:00Z">
        <w:r w:rsidRPr="00EB1DAE" w:rsidDel="00EB1DAE">
          <w:rPr>
            <w:rStyle w:val="Hyperlink"/>
            <w:noProof/>
            <w14:scene3d>
              <w14:camera w14:prst="orthographicFront"/>
              <w14:lightRig w14:rig="threePt" w14:dir="t">
                <w14:rot w14:lat="0" w14:lon="0" w14:rev="0"/>
              </w14:lightRig>
            </w14:scene3d>
          </w:rPr>
          <w:delText>4.2.2</w:delText>
        </w:r>
        <w:r w:rsidRPr="00EB1DAE" w:rsidDel="00EB1DAE">
          <w:rPr>
            <w:rStyle w:val="Hyperlink"/>
            <w:noProof/>
          </w:rPr>
          <w:delText xml:space="preserve"> Component SignResponse</w:delText>
        </w:r>
        <w:r w:rsidDel="00EB1DAE">
          <w:rPr>
            <w:noProof/>
            <w:webHidden/>
          </w:rPr>
          <w:tab/>
          <w:delText>39</w:delText>
        </w:r>
      </w:del>
    </w:p>
    <w:p w14:paraId="3679FADE" w14:textId="3D1971A1" w:rsidR="005E5C94" w:rsidDel="00EB1DAE" w:rsidRDefault="005E5C94">
      <w:pPr>
        <w:pStyle w:val="Verzeichnis4"/>
        <w:tabs>
          <w:tab w:val="right" w:leader="dot" w:pos="9350"/>
        </w:tabs>
        <w:rPr>
          <w:del w:id="1062" w:author="Andreas Kuehne" w:date="2019-05-09T22:04:00Z"/>
          <w:rFonts w:asciiTheme="minorHAnsi" w:eastAsiaTheme="minorEastAsia" w:hAnsiTheme="minorHAnsi" w:cstheme="minorBidi"/>
          <w:noProof/>
          <w:sz w:val="22"/>
          <w:szCs w:val="22"/>
          <w:lang w:val="en-GB" w:eastAsia="en-GB"/>
        </w:rPr>
      </w:pPr>
      <w:del w:id="1063" w:author="Andreas Kuehne" w:date="2019-05-09T22:04:00Z">
        <w:r w:rsidRPr="00EB1DAE" w:rsidDel="00EB1DAE">
          <w:rPr>
            <w:rStyle w:val="Hyperlink"/>
            <w:noProof/>
            <w14:scene3d>
              <w14:camera w14:prst="orthographicFront"/>
              <w14:lightRig w14:rig="threePt" w14:dir="t">
                <w14:rot w14:lat="0" w14:lon="0" w14:rev="0"/>
              </w14:lightRig>
            </w14:scene3d>
          </w:rPr>
          <w:delText>4.2.2.1</w:delText>
        </w:r>
        <w:r w:rsidRPr="00EB1DAE" w:rsidDel="00EB1DAE">
          <w:rPr>
            <w:rStyle w:val="Hyperlink"/>
            <w:noProof/>
          </w:rPr>
          <w:delText xml:space="preserve"> SignResponse – JSON Syntax</w:delText>
        </w:r>
        <w:r w:rsidDel="00EB1DAE">
          <w:rPr>
            <w:noProof/>
            <w:webHidden/>
          </w:rPr>
          <w:tab/>
          <w:delText>40</w:delText>
        </w:r>
      </w:del>
    </w:p>
    <w:p w14:paraId="0099EE3E" w14:textId="4D6F2CDC" w:rsidR="005E5C94" w:rsidDel="00EB1DAE" w:rsidRDefault="005E5C94">
      <w:pPr>
        <w:pStyle w:val="Verzeichnis4"/>
        <w:tabs>
          <w:tab w:val="right" w:leader="dot" w:pos="9350"/>
        </w:tabs>
        <w:rPr>
          <w:del w:id="1064" w:author="Andreas Kuehne" w:date="2019-05-09T22:04:00Z"/>
          <w:rFonts w:asciiTheme="minorHAnsi" w:eastAsiaTheme="minorEastAsia" w:hAnsiTheme="minorHAnsi" w:cstheme="minorBidi"/>
          <w:noProof/>
          <w:sz w:val="22"/>
          <w:szCs w:val="22"/>
          <w:lang w:val="en-GB" w:eastAsia="en-GB"/>
        </w:rPr>
      </w:pPr>
      <w:del w:id="1065" w:author="Andreas Kuehne" w:date="2019-05-09T22:04:00Z">
        <w:r w:rsidRPr="00EB1DAE" w:rsidDel="00EB1DAE">
          <w:rPr>
            <w:rStyle w:val="Hyperlink"/>
            <w:noProof/>
            <w14:scene3d>
              <w14:camera w14:prst="orthographicFront"/>
              <w14:lightRig w14:rig="threePt" w14:dir="t">
                <w14:rot w14:lat="0" w14:lon="0" w14:rev="0"/>
              </w14:lightRig>
            </w14:scene3d>
          </w:rPr>
          <w:delText>4.2.2.2</w:delText>
        </w:r>
        <w:r w:rsidRPr="00EB1DAE" w:rsidDel="00EB1DAE">
          <w:rPr>
            <w:rStyle w:val="Hyperlink"/>
            <w:noProof/>
          </w:rPr>
          <w:delText xml:space="preserve"> SignResponse – XML Syntax</w:delText>
        </w:r>
        <w:r w:rsidDel="00EB1DAE">
          <w:rPr>
            <w:noProof/>
            <w:webHidden/>
          </w:rPr>
          <w:tab/>
          <w:delText>41</w:delText>
        </w:r>
      </w:del>
    </w:p>
    <w:p w14:paraId="2C5580F7" w14:textId="0405FC09" w:rsidR="005E5C94" w:rsidDel="00EB1DAE" w:rsidRDefault="005E5C94">
      <w:pPr>
        <w:pStyle w:val="Verzeichnis3"/>
        <w:tabs>
          <w:tab w:val="right" w:leader="dot" w:pos="9350"/>
        </w:tabs>
        <w:rPr>
          <w:del w:id="1066" w:author="Andreas Kuehne" w:date="2019-05-09T22:04:00Z"/>
          <w:rFonts w:asciiTheme="minorHAnsi" w:eastAsiaTheme="minorEastAsia" w:hAnsiTheme="minorHAnsi" w:cstheme="minorBidi"/>
          <w:noProof/>
          <w:sz w:val="22"/>
          <w:szCs w:val="22"/>
          <w:lang w:val="en-GB" w:eastAsia="en-GB"/>
        </w:rPr>
      </w:pPr>
      <w:del w:id="1067" w:author="Andreas Kuehne" w:date="2019-05-09T22:04:00Z">
        <w:r w:rsidRPr="00EB1DAE" w:rsidDel="00EB1DAE">
          <w:rPr>
            <w:rStyle w:val="Hyperlink"/>
            <w:noProof/>
            <w14:scene3d>
              <w14:camera w14:prst="orthographicFront"/>
              <w14:lightRig w14:rig="threePt" w14:dir="t">
                <w14:rot w14:lat="0" w14:lon="0" w14:rev="0"/>
              </w14:lightRig>
            </w14:scene3d>
          </w:rPr>
          <w:delText>4.2.3</w:delText>
        </w:r>
        <w:r w:rsidRPr="00EB1DAE" w:rsidDel="00EB1DAE">
          <w:rPr>
            <w:rStyle w:val="Hyperlink"/>
            <w:noProof/>
          </w:rPr>
          <w:delText xml:space="preserve"> Component VerifyRequest</w:delText>
        </w:r>
        <w:r w:rsidDel="00EB1DAE">
          <w:rPr>
            <w:noProof/>
            <w:webHidden/>
          </w:rPr>
          <w:tab/>
          <w:delText>41</w:delText>
        </w:r>
      </w:del>
    </w:p>
    <w:p w14:paraId="67413F4C" w14:textId="18E0297E" w:rsidR="005E5C94" w:rsidDel="00EB1DAE" w:rsidRDefault="005E5C94">
      <w:pPr>
        <w:pStyle w:val="Verzeichnis4"/>
        <w:tabs>
          <w:tab w:val="right" w:leader="dot" w:pos="9350"/>
        </w:tabs>
        <w:rPr>
          <w:del w:id="1068" w:author="Andreas Kuehne" w:date="2019-05-09T22:04:00Z"/>
          <w:rFonts w:asciiTheme="minorHAnsi" w:eastAsiaTheme="minorEastAsia" w:hAnsiTheme="minorHAnsi" w:cstheme="minorBidi"/>
          <w:noProof/>
          <w:sz w:val="22"/>
          <w:szCs w:val="22"/>
          <w:lang w:val="en-GB" w:eastAsia="en-GB"/>
        </w:rPr>
      </w:pPr>
      <w:del w:id="1069" w:author="Andreas Kuehne" w:date="2019-05-09T22:04:00Z">
        <w:r w:rsidRPr="00EB1DAE" w:rsidDel="00EB1DAE">
          <w:rPr>
            <w:rStyle w:val="Hyperlink"/>
            <w:noProof/>
            <w14:scene3d>
              <w14:camera w14:prst="orthographicFront"/>
              <w14:lightRig w14:rig="threePt" w14:dir="t">
                <w14:rot w14:lat="0" w14:lon="0" w14:rev="0"/>
              </w14:lightRig>
            </w14:scene3d>
          </w:rPr>
          <w:delText>4.2.3.1</w:delText>
        </w:r>
        <w:r w:rsidRPr="00EB1DAE" w:rsidDel="00EB1DAE">
          <w:rPr>
            <w:rStyle w:val="Hyperlink"/>
            <w:noProof/>
          </w:rPr>
          <w:delText xml:space="preserve"> VerifyRequest – JSON Syntax</w:delText>
        </w:r>
        <w:r w:rsidDel="00EB1DAE">
          <w:rPr>
            <w:noProof/>
            <w:webHidden/>
          </w:rPr>
          <w:tab/>
          <w:delText>41</w:delText>
        </w:r>
      </w:del>
    </w:p>
    <w:p w14:paraId="4D263B76" w14:textId="22DB694F" w:rsidR="005E5C94" w:rsidDel="00EB1DAE" w:rsidRDefault="005E5C94">
      <w:pPr>
        <w:pStyle w:val="Verzeichnis4"/>
        <w:tabs>
          <w:tab w:val="right" w:leader="dot" w:pos="9350"/>
        </w:tabs>
        <w:rPr>
          <w:del w:id="1070" w:author="Andreas Kuehne" w:date="2019-05-09T22:04:00Z"/>
          <w:rFonts w:asciiTheme="minorHAnsi" w:eastAsiaTheme="minorEastAsia" w:hAnsiTheme="minorHAnsi" w:cstheme="minorBidi"/>
          <w:noProof/>
          <w:sz w:val="22"/>
          <w:szCs w:val="22"/>
          <w:lang w:val="en-GB" w:eastAsia="en-GB"/>
        </w:rPr>
      </w:pPr>
      <w:del w:id="1071" w:author="Andreas Kuehne" w:date="2019-05-09T22:04:00Z">
        <w:r w:rsidRPr="00EB1DAE" w:rsidDel="00EB1DAE">
          <w:rPr>
            <w:rStyle w:val="Hyperlink"/>
            <w:noProof/>
            <w14:scene3d>
              <w14:camera w14:prst="orthographicFront"/>
              <w14:lightRig w14:rig="threePt" w14:dir="t">
                <w14:rot w14:lat="0" w14:lon="0" w14:rev="0"/>
              </w14:lightRig>
            </w14:scene3d>
          </w:rPr>
          <w:delText>4.2.3.2</w:delText>
        </w:r>
        <w:r w:rsidRPr="00EB1DAE" w:rsidDel="00EB1DAE">
          <w:rPr>
            <w:rStyle w:val="Hyperlink"/>
            <w:noProof/>
          </w:rPr>
          <w:delText xml:space="preserve"> VerifyRequest – XML Syntax</w:delText>
        </w:r>
        <w:r w:rsidDel="00EB1DAE">
          <w:rPr>
            <w:noProof/>
            <w:webHidden/>
          </w:rPr>
          <w:tab/>
          <w:delText>42</w:delText>
        </w:r>
      </w:del>
    </w:p>
    <w:p w14:paraId="4EC3EECA" w14:textId="7BDAD104" w:rsidR="005E5C94" w:rsidDel="00EB1DAE" w:rsidRDefault="005E5C94">
      <w:pPr>
        <w:pStyle w:val="Verzeichnis3"/>
        <w:tabs>
          <w:tab w:val="right" w:leader="dot" w:pos="9350"/>
        </w:tabs>
        <w:rPr>
          <w:del w:id="1072" w:author="Andreas Kuehne" w:date="2019-05-09T22:04:00Z"/>
          <w:rFonts w:asciiTheme="minorHAnsi" w:eastAsiaTheme="minorEastAsia" w:hAnsiTheme="minorHAnsi" w:cstheme="minorBidi"/>
          <w:noProof/>
          <w:sz w:val="22"/>
          <w:szCs w:val="22"/>
          <w:lang w:val="en-GB" w:eastAsia="en-GB"/>
        </w:rPr>
      </w:pPr>
      <w:del w:id="1073" w:author="Andreas Kuehne" w:date="2019-05-09T22:04:00Z">
        <w:r w:rsidRPr="00EB1DAE" w:rsidDel="00EB1DAE">
          <w:rPr>
            <w:rStyle w:val="Hyperlink"/>
            <w:noProof/>
            <w14:scene3d>
              <w14:camera w14:prst="orthographicFront"/>
              <w14:lightRig w14:rig="threePt" w14:dir="t">
                <w14:rot w14:lat="0" w14:lon="0" w14:rev="0"/>
              </w14:lightRig>
            </w14:scene3d>
          </w:rPr>
          <w:delText>4.2.4</w:delText>
        </w:r>
        <w:r w:rsidRPr="00EB1DAE" w:rsidDel="00EB1DAE">
          <w:rPr>
            <w:rStyle w:val="Hyperlink"/>
            <w:noProof/>
          </w:rPr>
          <w:delText xml:space="preserve"> Component VerifyResponse</w:delText>
        </w:r>
        <w:r w:rsidDel="00EB1DAE">
          <w:rPr>
            <w:noProof/>
            <w:webHidden/>
          </w:rPr>
          <w:tab/>
          <w:delText>43</w:delText>
        </w:r>
      </w:del>
    </w:p>
    <w:p w14:paraId="4DAC9BD1" w14:textId="7D9A60CE" w:rsidR="005E5C94" w:rsidDel="00EB1DAE" w:rsidRDefault="005E5C94">
      <w:pPr>
        <w:pStyle w:val="Verzeichnis4"/>
        <w:tabs>
          <w:tab w:val="right" w:leader="dot" w:pos="9350"/>
        </w:tabs>
        <w:rPr>
          <w:del w:id="1074" w:author="Andreas Kuehne" w:date="2019-05-09T22:04:00Z"/>
          <w:rFonts w:asciiTheme="minorHAnsi" w:eastAsiaTheme="minorEastAsia" w:hAnsiTheme="minorHAnsi" w:cstheme="minorBidi"/>
          <w:noProof/>
          <w:sz w:val="22"/>
          <w:szCs w:val="22"/>
          <w:lang w:val="en-GB" w:eastAsia="en-GB"/>
        </w:rPr>
      </w:pPr>
      <w:del w:id="1075" w:author="Andreas Kuehne" w:date="2019-05-09T22:04:00Z">
        <w:r w:rsidRPr="00EB1DAE" w:rsidDel="00EB1DAE">
          <w:rPr>
            <w:rStyle w:val="Hyperlink"/>
            <w:noProof/>
            <w14:scene3d>
              <w14:camera w14:prst="orthographicFront"/>
              <w14:lightRig w14:rig="threePt" w14:dir="t">
                <w14:rot w14:lat="0" w14:lon="0" w14:rev="0"/>
              </w14:lightRig>
            </w14:scene3d>
          </w:rPr>
          <w:delText>4.2.4.1</w:delText>
        </w:r>
        <w:r w:rsidRPr="00EB1DAE" w:rsidDel="00EB1DAE">
          <w:rPr>
            <w:rStyle w:val="Hyperlink"/>
            <w:noProof/>
          </w:rPr>
          <w:delText xml:space="preserve"> VerifyResponse – JSON Syntax</w:delText>
        </w:r>
        <w:r w:rsidDel="00EB1DAE">
          <w:rPr>
            <w:noProof/>
            <w:webHidden/>
          </w:rPr>
          <w:tab/>
          <w:delText>43</w:delText>
        </w:r>
      </w:del>
    </w:p>
    <w:p w14:paraId="71E271FF" w14:textId="2BB6FD67" w:rsidR="005E5C94" w:rsidDel="00EB1DAE" w:rsidRDefault="005E5C94">
      <w:pPr>
        <w:pStyle w:val="Verzeichnis4"/>
        <w:tabs>
          <w:tab w:val="right" w:leader="dot" w:pos="9350"/>
        </w:tabs>
        <w:rPr>
          <w:del w:id="1076" w:author="Andreas Kuehne" w:date="2019-05-09T22:04:00Z"/>
          <w:rFonts w:asciiTheme="minorHAnsi" w:eastAsiaTheme="minorEastAsia" w:hAnsiTheme="minorHAnsi" w:cstheme="minorBidi"/>
          <w:noProof/>
          <w:sz w:val="22"/>
          <w:szCs w:val="22"/>
          <w:lang w:val="en-GB" w:eastAsia="en-GB"/>
        </w:rPr>
      </w:pPr>
      <w:del w:id="1077" w:author="Andreas Kuehne" w:date="2019-05-09T22:04:00Z">
        <w:r w:rsidRPr="00EB1DAE" w:rsidDel="00EB1DAE">
          <w:rPr>
            <w:rStyle w:val="Hyperlink"/>
            <w:noProof/>
            <w14:scene3d>
              <w14:camera w14:prst="orthographicFront"/>
              <w14:lightRig w14:rig="threePt" w14:dir="t">
                <w14:rot w14:lat="0" w14:lon="0" w14:rev="0"/>
              </w14:lightRig>
            </w14:scene3d>
          </w:rPr>
          <w:delText>4.2.4.2</w:delText>
        </w:r>
        <w:r w:rsidRPr="00EB1DAE" w:rsidDel="00EB1DAE">
          <w:rPr>
            <w:rStyle w:val="Hyperlink"/>
            <w:noProof/>
          </w:rPr>
          <w:delText xml:space="preserve"> VerifyResponse – XML Syntax</w:delText>
        </w:r>
        <w:r w:rsidDel="00EB1DAE">
          <w:rPr>
            <w:noProof/>
            <w:webHidden/>
          </w:rPr>
          <w:tab/>
          <w:delText>43</w:delText>
        </w:r>
      </w:del>
    </w:p>
    <w:p w14:paraId="173C3202" w14:textId="6C9463DF" w:rsidR="005E5C94" w:rsidDel="00EB1DAE" w:rsidRDefault="005E5C94">
      <w:pPr>
        <w:pStyle w:val="Verzeichnis3"/>
        <w:tabs>
          <w:tab w:val="right" w:leader="dot" w:pos="9350"/>
        </w:tabs>
        <w:rPr>
          <w:del w:id="1078" w:author="Andreas Kuehne" w:date="2019-05-09T22:04:00Z"/>
          <w:rFonts w:asciiTheme="minorHAnsi" w:eastAsiaTheme="minorEastAsia" w:hAnsiTheme="minorHAnsi" w:cstheme="minorBidi"/>
          <w:noProof/>
          <w:sz w:val="22"/>
          <w:szCs w:val="22"/>
          <w:lang w:val="en-GB" w:eastAsia="en-GB"/>
        </w:rPr>
      </w:pPr>
      <w:del w:id="1079" w:author="Andreas Kuehne" w:date="2019-05-09T22:04:00Z">
        <w:r w:rsidRPr="00EB1DAE" w:rsidDel="00EB1DAE">
          <w:rPr>
            <w:rStyle w:val="Hyperlink"/>
            <w:noProof/>
            <w14:scene3d>
              <w14:camera w14:prst="orthographicFront"/>
              <w14:lightRig w14:rig="threePt" w14:dir="t">
                <w14:rot w14:lat="0" w14:lon="0" w14:rev="0"/>
              </w14:lightRig>
            </w14:scene3d>
          </w:rPr>
          <w:delText>4.2.5</w:delText>
        </w:r>
        <w:r w:rsidRPr="00EB1DAE" w:rsidDel="00EB1DAE">
          <w:rPr>
            <w:rStyle w:val="Hyperlink"/>
            <w:noProof/>
          </w:rPr>
          <w:delText xml:space="preserve"> Component PendingRequest</w:delText>
        </w:r>
        <w:r w:rsidDel="00EB1DAE">
          <w:rPr>
            <w:noProof/>
            <w:webHidden/>
          </w:rPr>
          <w:tab/>
          <w:delText>44</w:delText>
        </w:r>
      </w:del>
    </w:p>
    <w:p w14:paraId="7B573FA1" w14:textId="700D088C" w:rsidR="005E5C94" w:rsidDel="00EB1DAE" w:rsidRDefault="005E5C94">
      <w:pPr>
        <w:pStyle w:val="Verzeichnis4"/>
        <w:tabs>
          <w:tab w:val="right" w:leader="dot" w:pos="9350"/>
        </w:tabs>
        <w:rPr>
          <w:del w:id="1080" w:author="Andreas Kuehne" w:date="2019-05-09T22:04:00Z"/>
          <w:rFonts w:asciiTheme="minorHAnsi" w:eastAsiaTheme="minorEastAsia" w:hAnsiTheme="minorHAnsi" w:cstheme="minorBidi"/>
          <w:noProof/>
          <w:sz w:val="22"/>
          <w:szCs w:val="22"/>
          <w:lang w:val="en-GB" w:eastAsia="en-GB"/>
        </w:rPr>
      </w:pPr>
      <w:del w:id="1081" w:author="Andreas Kuehne" w:date="2019-05-09T22:04:00Z">
        <w:r w:rsidRPr="00EB1DAE" w:rsidDel="00EB1DAE">
          <w:rPr>
            <w:rStyle w:val="Hyperlink"/>
            <w:noProof/>
            <w14:scene3d>
              <w14:camera w14:prst="orthographicFront"/>
              <w14:lightRig w14:rig="threePt" w14:dir="t">
                <w14:rot w14:lat="0" w14:lon="0" w14:rev="0"/>
              </w14:lightRig>
            </w14:scene3d>
          </w:rPr>
          <w:delText>4.2.5.1</w:delText>
        </w:r>
        <w:r w:rsidRPr="00EB1DAE" w:rsidDel="00EB1DAE">
          <w:rPr>
            <w:rStyle w:val="Hyperlink"/>
            <w:noProof/>
          </w:rPr>
          <w:delText xml:space="preserve"> PendingRequest – JSON Syntax</w:delText>
        </w:r>
        <w:r w:rsidDel="00EB1DAE">
          <w:rPr>
            <w:noProof/>
            <w:webHidden/>
          </w:rPr>
          <w:tab/>
          <w:delText>44</w:delText>
        </w:r>
      </w:del>
    </w:p>
    <w:p w14:paraId="5D30F993" w14:textId="405A5B8C" w:rsidR="005E5C94" w:rsidDel="00EB1DAE" w:rsidRDefault="005E5C94">
      <w:pPr>
        <w:pStyle w:val="Verzeichnis4"/>
        <w:tabs>
          <w:tab w:val="right" w:leader="dot" w:pos="9350"/>
        </w:tabs>
        <w:rPr>
          <w:del w:id="1082" w:author="Andreas Kuehne" w:date="2019-05-09T22:04:00Z"/>
          <w:rFonts w:asciiTheme="minorHAnsi" w:eastAsiaTheme="minorEastAsia" w:hAnsiTheme="minorHAnsi" w:cstheme="minorBidi"/>
          <w:noProof/>
          <w:sz w:val="22"/>
          <w:szCs w:val="22"/>
          <w:lang w:val="en-GB" w:eastAsia="en-GB"/>
        </w:rPr>
      </w:pPr>
      <w:del w:id="1083" w:author="Andreas Kuehne" w:date="2019-05-09T22:04:00Z">
        <w:r w:rsidRPr="00EB1DAE" w:rsidDel="00EB1DAE">
          <w:rPr>
            <w:rStyle w:val="Hyperlink"/>
            <w:noProof/>
            <w14:scene3d>
              <w14:camera w14:prst="orthographicFront"/>
              <w14:lightRig w14:rig="threePt" w14:dir="t">
                <w14:rot w14:lat="0" w14:lon="0" w14:rev="0"/>
              </w14:lightRig>
            </w14:scene3d>
          </w:rPr>
          <w:delText>4.2.5.2</w:delText>
        </w:r>
        <w:r w:rsidRPr="00EB1DAE" w:rsidDel="00EB1DAE">
          <w:rPr>
            <w:rStyle w:val="Hyperlink"/>
            <w:noProof/>
          </w:rPr>
          <w:delText xml:space="preserve"> PendingRequest – XML Syntax</w:delText>
        </w:r>
        <w:r w:rsidDel="00EB1DAE">
          <w:rPr>
            <w:noProof/>
            <w:webHidden/>
          </w:rPr>
          <w:tab/>
          <w:delText>45</w:delText>
        </w:r>
      </w:del>
    </w:p>
    <w:p w14:paraId="3AE3606F" w14:textId="054FE84E" w:rsidR="005E5C94" w:rsidDel="00EB1DAE" w:rsidRDefault="005E5C94">
      <w:pPr>
        <w:pStyle w:val="Verzeichnis2"/>
        <w:tabs>
          <w:tab w:val="right" w:leader="dot" w:pos="9350"/>
        </w:tabs>
        <w:rPr>
          <w:del w:id="1084" w:author="Andreas Kuehne" w:date="2019-05-09T22:04:00Z"/>
          <w:rFonts w:asciiTheme="minorHAnsi" w:eastAsiaTheme="minorEastAsia" w:hAnsiTheme="minorHAnsi" w:cstheme="minorBidi"/>
          <w:noProof/>
          <w:sz w:val="22"/>
          <w:szCs w:val="22"/>
          <w:lang w:val="en-GB" w:eastAsia="en-GB"/>
        </w:rPr>
      </w:pPr>
      <w:del w:id="1085" w:author="Andreas Kuehne" w:date="2019-05-09T22:04:00Z">
        <w:r w:rsidRPr="00EB1DAE" w:rsidDel="00EB1DAE">
          <w:rPr>
            <w:rStyle w:val="Hyperlink"/>
            <w:noProof/>
          </w:rPr>
          <w:delText>4.3 Optional data structures defined in this document</w:delText>
        </w:r>
        <w:r w:rsidDel="00EB1DAE">
          <w:rPr>
            <w:noProof/>
            <w:webHidden/>
          </w:rPr>
          <w:tab/>
          <w:delText>45</w:delText>
        </w:r>
      </w:del>
    </w:p>
    <w:p w14:paraId="3FF7489B" w14:textId="6721FE25" w:rsidR="005E5C94" w:rsidDel="00EB1DAE" w:rsidRDefault="005E5C94">
      <w:pPr>
        <w:pStyle w:val="Verzeichnis3"/>
        <w:tabs>
          <w:tab w:val="right" w:leader="dot" w:pos="9350"/>
        </w:tabs>
        <w:rPr>
          <w:del w:id="1086" w:author="Andreas Kuehne" w:date="2019-05-09T22:04:00Z"/>
          <w:rFonts w:asciiTheme="minorHAnsi" w:eastAsiaTheme="minorEastAsia" w:hAnsiTheme="minorHAnsi" w:cstheme="minorBidi"/>
          <w:noProof/>
          <w:sz w:val="22"/>
          <w:szCs w:val="22"/>
          <w:lang w:val="en-GB" w:eastAsia="en-GB"/>
        </w:rPr>
      </w:pPr>
      <w:del w:id="1087" w:author="Andreas Kuehne" w:date="2019-05-09T22:04:00Z">
        <w:r w:rsidRPr="00EB1DAE" w:rsidDel="00EB1DAE">
          <w:rPr>
            <w:rStyle w:val="Hyperlink"/>
            <w:noProof/>
            <w14:scene3d>
              <w14:camera w14:prst="orthographicFront"/>
              <w14:lightRig w14:rig="threePt" w14:dir="t">
                <w14:rot w14:lat="0" w14:lon="0" w14:rev="0"/>
              </w14:lightRig>
            </w14:scene3d>
          </w:rPr>
          <w:delText>4.3.1</w:delText>
        </w:r>
        <w:r w:rsidRPr="00EB1DAE" w:rsidDel="00EB1DAE">
          <w:rPr>
            <w:rStyle w:val="Hyperlink"/>
            <w:noProof/>
          </w:rPr>
          <w:delText xml:space="preserve"> Component RequestID</w:delText>
        </w:r>
        <w:r w:rsidDel="00EB1DAE">
          <w:rPr>
            <w:noProof/>
            <w:webHidden/>
          </w:rPr>
          <w:tab/>
          <w:delText>45</w:delText>
        </w:r>
      </w:del>
    </w:p>
    <w:p w14:paraId="0CA94AB0" w14:textId="68F0028A" w:rsidR="005E5C94" w:rsidDel="00EB1DAE" w:rsidRDefault="005E5C94">
      <w:pPr>
        <w:pStyle w:val="Verzeichnis4"/>
        <w:tabs>
          <w:tab w:val="right" w:leader="dot" w:pos="9350"/>
        </w:tabs>
        <w:rPr>
          <w:del w:id="1088" w:author="Andreas Kuehne" w:date="2019-05-09T22:04:00Z"/>
          <w:rFonts w:asciiTheme="minorHAnsi" w:eastAsiaTheme="minorEastAsia" w:hAnsiTheme="minorHAnsi" w:cstheme="minorBidi"/>
          <w:noProof/>
          <w:sz w:val="22"/>
          <w:szCs w:val="22"/>
          <w:lang w:val="en-GB" w:eastAsia="en-GB"/>
        </w:rPr>
      </w:pPr>
      <w:del w:id="1089" w:author="Andreas Kuehne" w:date="2019-05-09T22:04:00Z">
        <w:r w:rsidRPr="00EB1DAE" w:rsidDel="00EB1DAE">
          <w:rPr>
            <w:rStyle w:val="Hyperlink"/>
            <w:noProof/>
            <w14:scene3d>
              <w14:camera w14:prst="orthographicFront"/>
              <w14:lightRig w14:rig="threePt" w14:dir="t">
                <w14:rot w14:lat="0" w14:lon="0" w14:rev="0"/>
              </w14:lightRig>
            </w14:scene3d>
          </w:rPr>
          <w:delText>4.3.1.1</w:delText>
        </w:r>
        <w:r w:rsidRPr="00EB1DAE" w:rsidDel="00EB1DAE">
          <w:rPr>
            <w:rStyle w:val="Hyperlink"/>
            <w:noProof/>
          </w:rPr>
          <w:delText xml:space="preserve"> RequestID – JSON Syntax</w:delText>
        </w:r>
        <w:r w:rsidDel="00EB1DAE">
          <w:rPr>
            <w:noProof/>
            <w:webHidden/>
          </w:rPr>
          <w:tab/>
          <w:delText>45</w:delText>
        </w:r>
      </w:del>
    </w:p>
    <w:p w14:paraId="55A2F663" w14:textId="3938B713" w:rsidR="005E5C94" w:rsidDel="00EB1DAE" w:rsidRDefault="005E5C94">
      <w:pPr>
        <w:pStyle w:val="Verzeichnis4"/>
        <w:tabs>
          <w:tab w:val="right" w:leader="dot" w:pos="9350"/>
        </w:tabs>
        <w:rPr>
          <w:del w:id="1090" w:author="Andreas Kuehne" w:date="2019-05-09T22:04:00Z"/>
          <w:rFonts w:asciiTheme="minorHAnsi" w:eastAsiaTheme="minorEastAsia" w:hAnsiTheme="minorHAnsi" w:cstheme="minorBidi"/>
          <w:noProof/>
          <w:sz w:val="22"/>
          <w:szCs w:val="22"/>
          <w:lang w:val="en-GB" w:eastAsia="en-GB"/>
        </w:rPr>
      </w:pPr>
      <w:del w:id="1091" w:author="Andreas Kuehne" w:date="2019-05-09T22:04:00Z">
        <w:r w:rsidRPr="00EB1DAE" w:rsidDel="00EB1DAE">
          <w:rPr>
            <w:rStyle w:val="Hyperlink"/>
            <w:noProof/>
            <w14:scene3d>
              <w14:camera w14:prst="orthographicFront"/>
              <w14:lightRig w14:rig="threePt" w14:dir="t">
                <w14:rot w14:lat="0" w14:lon="0" w14:rev="0"/>
              </w14:lightRig>
            </w14:scene3d>
          </w:rPr>
          <w:delText>4.3.1.2</w:delText>
        </w:r>
        <w:r w:rsidRPr="00EB1DAE" w:rsidDel="00EB1DAE">
          <w:rPr>
            <w:rStyle w:val="Hyperlink"/>
            <w:noProof/>
          </w:rPr>
          <w:delText xml:space="preserve"> RequestID – XML Syntax</w:delText>
        </w:r>
        <w:r w:rsidDel="00EB1DAE">
          <w:rPr>
            <w:noProof/>
            <w:webHidden/>
          </w:rPr>
          <w:tab/>
          <w:delText>45</w:delText>
        </w:r>
      </w:del>
    </w:p>
    <w:p w14:paraId="67D3137F" w14:textId="34419F75" w:rsidR="005E5C94" w:rsidDel="00EB1DAE" w:rsidRDefault="005E5C94">
      <w:pPr>
        <w:pStyle w:val="Verzeichnis3"/>
        <w:tabs>
          <w:tab w:val="right" w:leader="dot" w:pos="9350"/>
        </w:tabs>
        <w:rPr>
          <w:del w:id="1092" w:author="Andreas Kuehne" w:date="2019-05-09T22:04:00Z"/>
          <w:rFonts w:asciiTheme="minorHAnsi" w:eastAsiaTheme="minorEastAsia" w:hAnsiTheme="minorHAnsi" w:cstheme="minorBidi"/>
          <w:noProof/>
          <w:sz w:val="22"/>
          <w:szCs w:val="22"/>
          <w:lang w:val="en-GB" w:eastAsia="en-GB"/>
        </w:rPr>
      </w:pPr>
      <w:del w:id="1093" w:author="Andreas Kuehne" w:date="2019-05-09T22:04:00Z">
        <w:r w:rsidRPr="00EB1DAE" w:rsidDel="00EB1DAE">
          <w:rPr>
            <w:rStyle w:val="Hyperlink"/>
            <w:noProof/>
            <w14:scene3d>
              <w14:camera w14:prst="orthographicFront"/>
              <w14:lightRig w14:rig="threePt" w14:dir="t">
                <w14:rot w14:lat="0" w14:lon="0" w14:rev="0"/>
              </w14:lightRig>
            </w14:scene3d>
          </w:rPr>
          <w:delText>4.3.2</w:delText>
        </w:r>
        <w:r w:rsidRPr="00EB1DAE" w:rsidDel="00EB1DAE">
          <w:rPr>
            <w:rStyle w:val="Hyperlink"/>
            <w:noProof/>
          </w:rPr>
          <w:delText xml:space="preserve"> Component ResponseID</w:delText>
        </w:r>
        <w:r w:rsidDel="00EB1DAE">
          <w:rPr>
            <w:noProof/>
            <w:webHidden/>
          </w:rPr>
          <w:tab/>
          <w:delText>46</w:delText>
        </w:r>
      </w:del>
    </w:p>
    <w:p w14:paraId="279FDFAE" w14:textId="43278785" w:rsidR="005E5C94" w:rsidDel="00EB1DAE" w:rsidRDefault="005E5C94">
      <w:pPr>
        <w:pStyle w:val="Verzeichnis4"/>
        <w:tabs>
          <w:tab w:val="right" w:leader="dot" w:pos="9350"/>
        </w:tabs>
        <w:rPr>
          <w:del w:id="1094" w:author="Andreas Kuehne" w:date="2019-05-09T22:04:00Z"/>
          <w:rFonts w:asciiTheme="minorHAnsi" w:eastAsiaTheme="minorEastAsia" w:hAnsiTheme="minorHAnsi" w:cstheme="minorBidi"/>
          <w:noProof/>
          <w:sz w:val="22"/>
          <w:szCs w:val="22"/>
          <w:lang w:val="en-GB" w:eastAsia="en-GB"/>
        </w:rPr>
      </w:pPr>
      <w:del w:id="1095" w:author="Andreas Kuehne" w:date="2019-05-09T22:04:00Z">
        <w:r w:rsidRPr="00EB1DAE" w:rsidDel="00EB1DAE">
          <w:rPr>
            <w:rStyle w:val="Hyperlink"/>
            <w:noProof/>
            <w14:scene3d>
              <w14:camera w14:prst="orthographicFront"/>
              <w14:lightRig w14:rig="threePt" w14:dir="t">
                <w14:rot w14:lat="0" w14:lon="0" w14:rev="0"/>
              </w14:lightRig>
            </w14:scene3d>
          </w:rPr>
          <w:delText>4.3.2.1</w:delText>
        </w:r>
        <w:r w:rsidRPr="00EB1DAE" w:rsidDel="00EB1DAE">
          <w:rPr>
            <w:rStyle w:val="Hyperlink"/>
            <w:noProof/>
          </w:rPr>
          <w:delText xml:space="preserve"> ResponseID – JSON Syntax</w:delText>
        </w:r>
        <w:r w:rsidDel="00EB1DAE">
          <w:rPr>
            <w:noProof/>
            <w:webHidden/>
          </w:rPr>
          <w:tab/>
          <w:delText>46</w:delText>
        </w:r>
      </w:del>
    </w:p>
    <w:p w14:paraId="3B54E94F" w14:textId="2BB8ED6C" w:rsidR="005E5C94" w:rsidDel="00EB1DAE" w:rsidRDefault="005E5C94">
      <w:pPr>
        <w:pStyle w:val="Verzeichnis4"/>
        <w:tabs>
          <w:tab w:val="right" w:leader="dot" w:pos="9350"/>
        </w:tabs>
        <w:rPr>
          <w:del w:id="1096" w:author="Andreas Kuehne" w:date="2019-05-09T22:04:00Z"/>
          <w:rFonts w:asciiTheme="minorHAnsi" w:eastAsiaTheme="minorEastAsia" w:hAnsiTheme="minorHAnsi" w:cstheme="minorBidi"/>
          <w:noProof/>
          <w:sz w:val="22"/>
          <w:szCs w:val="22"/>
          <w:lang w:val="en-GB" w:eastAsia="en-GB"/>
        </w:rPr>
      </w:pPr>
      <w:del w:id="1097" w:author="Andreas Kuehne" w:date="2019-05-09T22:04:00Z">
        <w:r w:rsidRPr="00EB1DAE" w:rsidDel="00EB1DAE">
          <w:rPr>
            <w:rStyle w:val="Hyperlink"/>
            <w:noProof/>
            <w14:scene3d>
              <w14:camera w14:prst="orthographicFront"/>
              <w14:lightRig w14:rig="threePt" w14:dir="t">
                <w14:rot w14:lat="0" w14:lon="0" w14:rev="0"/>
              </w14:lightRig>
            </w14:scene3d>
          </w:rPr>
          <w:delText>4.3.2.2</w:delText>
        </w:r>
        <w:r w:rsidRPr="00EB1DAE" w:rsidDel="00EB1DAE">
          <w:rPr>
            <w:rStyle w:val="Hyperlink"/>
            <w:noProof/>
          </w:rPr>
          <w:delText xml:space="preserve"> ResponseID – XML Syntax</w:delText>
        </w:r>
        <w:r w:rsidDel="00EB1DAE">
          <w:rPr>
            <w:noProof/>
            <w:webHidden/>
          </w:rPr>
          <w:tab/>
          <w:delText>46</w:delText>
        </w:r>
      </w:del>
    </w:p>
    <w:p w14:paraId="43874009" w14:textId="5A9BECDB" w:rsidR="005E5C94" w:rsidDel="00EB1DAE" w:rsidRDefault="005E5C94">
      <w:pPr>
        <w:pStyle w:val="Verzeichnis3"/>
        <w:tabs>
          <w:tab w:val="right" w:leader="dot" w:pos="9350"/>
        </w:tabs>
        <w:rPr>
          <w:del w:id="1098" w:author="Andreas Kuehne" w:date="2019-05-09T22:04:00Z"/>
          <w:rFonts w:asciiTheme="minorHAnsi" w:eastAsiaTheme="minorEastAsia" w:hAnsiTheme="minorHAnsi" w:cstheme="minorBidi"/>
          <w:noProof/>
          <w:sz w:val="22"/>
          <w:szCs w:val="22"/>
          <w:lang w:val="en-GB" w:eastAsia="en-GB"/>
        </w:rPr>
      </w:pPr>
      <w:del w:id="1099" w:author="Andreas Kuehne" w:date="2019-05-09T22:04:00Z">
        <w:r w:rsidRPr="00EB1DAE" w:rsidDel="00EB1DAE">
          <w:rPr>
            <w:rStyle w:val="Hyperlink"/>
            <w:noProof/>
            <w14:scene3d>
              <w14:camera w14:prst="orthographicFront"/>
              <w14:lightRig w14:rig="threePt" w14:dir="t">
                <w14:rot w14:lat="0" w14:lon="0" w14:rev="0"/>
              </w14:lightRig>
            </w14:scene3d>
          </w:rPr>
          <w:delText>4.3.3</w:delText>
        </w:r>
        <w:r w:rsidRPr="00EB1DAE" w:rsidDel="00EB1DAE">
          <w:rPr>
            <w:rStyle w:val="Hyperlink"/>
            <w:noProof/>
          </w:rPr>
          <w:delText xml:space="preserve"> Component OptionalInputsBase</w:delText>
        </w:r>
        <w:r w:rsidDel="00EB1DAE">
          <w:rPr>
            <w:noProof/>
            <w:webHidden/>
          </w:rPr>
          <w:tab/>
          <w:delText>46</w:delText>
        </w:r>
      </w:del>
    </w:p>
    <w:p w14:paraId="36B065EC" w14:textId="62AD9210" w:rsidR="005E5C94" w:rsidDel="00EB1DAE" w:rsidRDefault="005E5C94">
      <w:pPr>
        <w:pStyle w:val="Verzeichnis4"/>
        <w:tabs>
          <w:tab w:val="right" w:leader="dot" w:pos="9350"/>
        </w:tabs>
        <w:rPr>
          <w:del w:id="1100" w:author="Andreas Kuehne" w:date="2019-05-09T22:04:00Z"/>
          <w:rFonts w:asciiTheme="minorHAnsi" w:eastAsiaTheme="minorEastAsia" w:hAnsiTheme="minorHAnsi" w:cstheme="minorBidi"/>
          <w:noProof/>
          <w:sz w:val="22"/>
          <w:szCs w:val="22"/>
          <w:lang w:val="en-GB" w:eastAsia="en-GB"/>
        </w:rPr>
      </w:pPr>
      <w:del w:id="1101" w:author="Andreas Kuehne" w:date="2019-05-09T22:04:00Z">
        <w:r w:rsidRPr="00EB1DAE" w:rsidDel="00EB1DAE">
          <w:rPr>
            <w:rStyle w:val="Hyperlink"/>
            <w:noProof/>
            <w14:scene3d>
              <w14:camera w14:prst="orthographicFront"/>
              <w14:lightRig w14:rig="threePt" w14:dir="t">
                <w14:rot w14:lat="0" w14:lon="0" w14:rev="0"/>
              </w14:lightRig>
            </w14:scene3d>
          </w:rPr>
          <w:delText>4.3.3.1</w:delText>
        </w:r>
        <w:r w:rsidRPr="00EB1DAE" w:rsidDel="00EB1DAE">
          <w:rPr>
            <w:rStyle w:val="Hyperlink"/>
            <w:noProof/>
          </w:rPr>
          <w:delText xml:space="preserve"> OptionalInputsBase – JSON Syntax</w:delText>
        </w:r>
        <w:r w:rsidDel="00EB1DAE">
          <w:rPr>
            <w:noProof/>
            <w:webHidden/>
          </w:rPr>
          <w:tab/>
          <w:delText>47</w:delText>
        </w:r>
      </w:del>
    </w:p>
    <w:p w14:paraId="2842E19B" w14:textId="161159BA" w:rsidR="005E5C94" w:rsidDel="00EB1DAE" w:rsidRDefault="005E5C94">
      <w:pPr>
        <w:pStyle w:val="Verzeichnis4"/>
        <w:tabs>
          <w:tab w:val="right" w:leader="dot" w:pos="9350"/>
        </w:tabs>
        <w:rPr>
          <w:del w:id="1102" w:author="Andreas Kuehne" w:date="2019-05-09T22:04:00Z"/>
          <w:rFonts w:asciiTheme="minorHAnsi" w:eastAsiaTheme="minorEastAsia" w:hAnsiTheme="minorHAnsi" w:cstheme="minorBidi"/>
          <w:noProof/>
          <w:sz w:val="22"/>
          <w:szCs w:val="22"/>
          <w:lang w:val="en-GB" w:eastAsia="en-GB"/>
        </w:rPr>
      </w:pPr>
      <w:del w:id="1103" w:author="Andreas Kuehne" w:date="2019-05-09T22:04:00Z">
        <w:r w:rsidRPr="00EB1DAE" w:rsidDel="00EB1DAE">
          <w:rPr>
            <w:rStyle w:val="Hyperlink"/>
            <w:noProof/>
            <w14:scene3d>
              <w14:camera w14:prst="orthographicFront"/>
              <w14:lightRig w14:rig="threePt" w14:dir="t">
                <w14:rot w14:lat="0" w14:lon="0" w14:rev="0"/>
              </w14:lightRig>
            </w14:scene3d>
          </w:rPr>
          <w:delText>4.3.3.2</w:delText>
        </w:r>
        <w:r w:rsidRPr="00EB1DAE" w:rsidDel="00EB1DAE">
          <w:rPr>
            <w:rStyle w:val="Hyperlink"/>
            <w:noProof/>
          </w:rPr>
          <w:delText xml:space="preserve"> OptionalInputsBase – XML Syntax</w:delText>
        </w:r>
        <w:r w:rsidDel="00EB1DAE">
          <w:rPr>
            <w:noProof/>
            <w:webHidden/>
          </w:rPr>
          <w:tab/>
          <w:delText>47</w:delText>
        </w:r>
      </w:del>
    </w:p>
    <w:p w14:paraId="28D5CD1A" w14:textId="1F8EAD7C" w:rsidR="005E5C94" w:rsidDel="00EB1DAE" w:rsidRDefault="005E5C94">
      <w:pPr>
        <w:pStyle w:val="Verzeichnis3"/>
        <w:tabs>
          <w:tab w:val="right" w:leader="dot" w:pos="9350"/>
        </w:tabs>
        <w:rPr>
          <w:del w:id="1104" w:author="Andreas Kuehne" w:date="2019-05-09T22:04:00Z"/>
          <w:rFonts w:asciiTheme="minorHAnsi" w:eastAsiaTheme="minorEastAsia" w:hAnsiTheme="minorHAnsi" w:cstheme="minorBidi"/>
          <w:noProof/>
          <w:sz w:val="22"/>
          <w:szCs w:val="22"/>
          <w:lang w:val="en-GB" w:eastAsia="en-GB"/>
        </w:rPr>
      </w:pPr>
      <w:del w:id="1105" w:author="Andreas Kuehne" w:date="2019-05-09T22:04:00Z">
        <w:r w:rsidRPr="00EB1DAE" w:rsidDel="00EB1DAE">
          <w:rPr>
            <w:rStyle w:val="Hyperlink"/>
            <w:noProof/>
            <w14:scene3d>
              <w14:camera w14:prst="orthographicFront"/>
              <w14:lightRig w14:rig="threePt" w14:dir="t">
                <w14:rot w14:lat="0" w14:lon="0" w14:rev="0"/>
              </w14:lightRig>
            </w14:scene3d>
          </w:rPr>
          <w:delText>4.3.4</w:delText>
        </w:r>
        <w:r w:rsidRPr="00EB1DAE" w:rsidDel="00EB1DAE">
          <w:rPr>
            <w:rStyle w:val="Hyperlink"/>
            <w:noProof/>
          </w:rPr>
          <w:delText xml:space="preserve"> Component OptionalInputsSign</w:delText>
        </w:r>
        <w:r w:rsidDel="00EB1DAE">
          <w:rPr>
            <w:noProof/>
            <w:webHidden/>
          </w:rPr>
          <w:tab/>
          <w:delText>48</w:delText>
        </w:r>
      </w:del>
    </w:p>
    <w:p w14:paraId="2D2A3776" w14:textId="01461D36" w:rsidR="005E5C94" w:rsidDel="00EB1DAE" w:rsidRDefault="005E5C94">
      <w:pPr>
        <w:pStyle w:val="Verzeichnis4"/>
        <w:tabs>
          <w:tab w:val="right" w:leader="dot" w:pos="9350"/>
        </w:tabs>
        <w:rPr>
          <w:del w:id="1106" w:author="Andreas Kuehne" w:date="2019-05-09T22:04:00Z"/>
          <w:rFonts w:asciiTheme="minorHAnsi" w:eastAsiaTheme="minorEastAsia" w:hAnsiTheme="minorHAnsi" w:cstheme="minorBidi"/>
          <w:noProof/>
          <w:sz w:val="22"/>
          <w:szCs w:val="22"/>
          <w:lang w:val="en-GB" w:eastAsia="en-GB"/>
        </w:rPr>
      </w:pPr>
      <w:del w:id="1107" w:author="Andreas Kuehne" w:date="2019-05-09T22:04:00Z">
        <w:r w:rsidRPr="00EB1DAE" w:rsidDel="00EB1DAE">
          <w:rPr>
            <w:rStyle w:val="Hyperlink"/>
            <w:noProof/>
            <w14:scene3d>
              <w14:camera w14:prst="orthographicFront"/>
              <w14:lightRig w14:rig="threePt" w14:dir="t">
                <w14:rot w14:lat="0" w14:lon="0" w14:rev="0"/>
              </w14:lightRig>
            </w14:scene3d>
          </w:rPr>
          <w:delText>4.3.4.1</w:delText>
        </w:r>
        <w:r w:rsidRPr="00EB1DAE" w:rsidDel="00EB1DAE">
          <w:rPr>
            <w:rStyle w:val="Hyperlink"/>
            <w:noProof/>
          </w:rPr>
          <w:delText xml:space="preserve"> OptionalInputsSign – JSON Syntax</w:delText>
        </w:r>
        <w:r w:rsidDel="00EB1DAE">
          <w:rPr>
            <w:noProof/>
            <w:webHidden/>
          </w:rPr>
          <w:tab/>
          <w:delText>49</w:delText>
        </w:r>
      </w:del>
    </w:p>
    <w:p w14:paraId="479E7B9D" w14:textId="69566BB9" w:rsidR="005E5C94" w:rsidDel="00EB1DAE" w:rsidRDefault="005E5C94">
      <w:pPr>
        <w:pStyle w:val="Verzeichnis4"/>
        <w:tabs>
          <w:tab w:val="right" w:leader="dot" w:pos="9350"/>
        </w:tabs>
        <w:rPr>
          <w:del w:id="1108" w:author="Andreas Kuehne" w:date="2019-05-09T22:04:00Z"/>
          <w:rFonts w:asciiTheme="minorHAnsi" w:eastAsiaTheme="minorEastAsia" w:hAnsiTheme="minorHAnsi" w:cstheme="minorBidi"/>
          <w:noProof/>
          <w:sz w:val="22"/>
          <w:szCs w:val="22"/>
          <w:lang w:val="en-GB" w:eastAsia="en-GB"/>
        </w:rPr>
      </w:pPr>
      <w:del w:id="1109" w:author="Andreas Kuehne" w:date="2019-05-09T22:04:00Z">
        <w:r w:rsidRPr="00EB1DAE" w:rsidDel="00EB1DAE">
          <w:rPr>
            <w:rStyle w:val="Hyperlink"/>
            <w:noProof/>
            <w14:scene3d>
              <w14:camera w14:prst="orthographicFront"/>
              <w14:lightRig w14:rig="threePt" w14:dir="t">
                <w14:rot w14:lat="0" w14:lon="0" w14:rev="0"/>
              </w14:lightRig>
            </w14:scene3d>
          </w:rPr>
          <w:delText>4.3.4.2</w:delText>
        </w:r>
        <w:r w:rsidRPr="00EB1DAE" w:rsidDel="00EB1DAE">
          <w:rPr>
            <w:rStyle w:val="Hyperlink"/>
            <w:noProof/>
          </w:rPr>
          <w:delText xml:space="preserve"> OptionalInputsSign – XML Syntax</w:delText>
        </w:r>
        <w:r w:rsidDel="00EB1DAE">
          <w:rPr>
            <w:noProof/>
            <w:webHidden/>
          </w:rPr>
          <w:tab/>
          <w:delText>51</w:delText>
        </w:r>
      </w:del>
    </w:p>
    <w:p w14:paraId="25F91665" w14:textId="02D4C6B3" w:rsidR="005E5C94" w:rsidDel="00EB1DAE" w:rsidRDefault="005E5C94">
      <w:pPr>
        <w:pStyle w:val="Verzeichnis3"/>
        <w:tabs>
          <w:tab w:val="right" w:leader="dot" w:pos="9350"/>
        </w:tabs>
        <w:rPr>
          <w:del w:id="1110" w:author="Andreas Kuehne" w:date="2019-05-09T22:04:00Z"/>
          <w:rFonts w:asciiTheme="minorHAnsi" w:eastAsiaTheme="minorEastAsia" w:hAnsiTheme="minorHAnsi" w:cstheme="minorBidi"/>
          <w:noProof/>
          <w:sz w:val="22"/>
          <w:szCs w:val="22"/>
          <w:lang w:val="en-GB" w:eastAsia="en-GB"/>
        </w:rPr>
      </w:pPr>
      <w:del w:id="1111" w:author="Andreas Kuehne" w:date="2019-05-09T22:04:00Z">
        <w:r w:rsidRPr="00EB1DAE" w:rsidDel="00EB1DAE">
          <w:rPr>
            <w:rStyle w:val="Hyperlink"/>
            <w:noProof/>
            <w14:scene3d>
              <w14:camera w14:prst="orthographicFront"/>
              <w14:lightRig w14:rig="threePt" w14:dir="t">
                <w14:rot w14:lat="0" w14:lon="0" w14:rev="0"/>
              </w14:lightRig>
            </w14:scene3d>
          </w:rPr>
          <w:delText>4.3.5</w:delText>
        </w:r>
        <w:r w:rsidRPr="00EB1DAE" w:rsidDel="00EB1DAE">
          <w:rPr>
            <w:rStyle w:val="Hyperlink"/>
            <w:noProof/>
          </w:rPr>
          <w:delText xml:space="preserve"> Component OptionalInputsVerify</w:delText>
        </w:r>
        <w:r w:rsidDel="00EB1DAE">
          <w:rPr>
            <w:noProof/>
            <w:webHidden/>
          </w:rPr>
          <w:tab/>
          <w:delText>52</w:delText>
        </w:r>
      </w:del>
    </w:p>
    <w:p w14:paraId="5FDCEACB" w14:textId="53D8A2E9" w:rsidR="005E5C94" w:rsidDel="00EB1DAE" w:rsidRDefault="005E5C94">
      <w:pPr>
        <w:pStyle w:val="Verzeichnis4"/>
        <w:tabs>
          <w:tab w:val="right" w:leader="dot" w:pos="9350"/>
        </w:tabs>
        <w:rPr>
          <w:del w:id="1112" w:author="Andreas Kuehne" w:date="2019-05-09T22:04:00Z"/>
          <w:rFonts w:asciiTheme="minorHAnsi" w:eastAsiaTheme="minorEastAsia" w:hAnsiTheme="minorHAnsi" w:cstheme="minorBidi"/>
          <w:noProof/>
          <w:sz w:val="22"/>
          <w:szCs w:val="22"/>
          <w:lang w:val="en-GB" w:eastAsia="en-GB"/>
        </w:rPr>
      </w:pPr>
      <w:del w:id="1113" w:author="Andreas Kuehne" w:date="2019-05-09T22:04:00Z">
        <w:r w:rsidRPr="00EB1DAE" w:rsidDel="00EB1DAE">
          <w:rPr>
            <w:rStyle w:val="Hyperlink"/>
            <w:noProof/>
            <w14:scene3d>
              <w14:camera w14:prst="orthographicFront"/>
              <w14:lightRig w14:rig="threePt" w14:dir="t">
                <w14:rot w14:lat="0" w14:lon="0" w14:rev="0"/>
              </w14:lightRig>
            </w14:scene3d>
          </w:rPr>
          <w:delText>4.3.5.1</w:delText>
        </w:r>
        <w:r w:rsidRPr="00EB1DAE" w:rsidDel="00EB1DAE">
          <w:rPr>
            <w:rStyle w:val="Hyperlink"/>
            <w:noProof/>
          </w:rPr>
          <w:delText xml:space="preserve"> OptionalInputsVerify – JSON Syntax</w:delText>
        </w:r>
        <w:r w:rsidDel="00EB1DAE">
          <w:rPr>
            <w:noProof/>
            <w:webHidden/>
          </w:rPr>
          <w:tab/>
          <w:delText>53</w:delText>
        </w:r>
      </w:del>
    </w:p>
    <w:p w14:paraId="3928603D" w14:textId="526161E7" w:rsidR="005E5C94" w:rsidDel="00EB1DAE" w:rsidRDefault="005E5C94">
      <w:pPr>
        <w:pStyle w:val="Verzeichnis4"/>
        <w:tabs>
          <w:tab w:val="right" w:leader="dot" w:pos="9350"/>
        </w:tabs>
        <w:rPr>
          <w:del w:id="1114" w:author="Andreas Kuehne" w:date="2019-05-09T22:04:00Z"/>
          <w:rFonts w:asciiTheme="minorHAnsi" w:eastAsiaTheme="minorEastAsia" w:hAnsiTheme="minorHAnsi" w:cstheme="minorBidi"/>
          <w:noProof/>
          <w:sz w:val="22"/>
          <w:szCs w:val="22"/>
          <w:lang w:val="en-GB" w:eastAsia="en-GB"/>
        </w:rPr>
      </w:pPr>
      <w:del w:id="1115" w:author="Andreas Kuehne" w:date="2019-05-09T22:04:00Z">
        <w:r w:rsidRPr="00EB1DAE" w:rsidDel="00EB1DAE">
          <w:rPr>
            <w:rStyle w:val="Hyperlink"/>
            <w:noProof/>
            <w14:scene3d>
              <w14:camera w14:prst="orthographicFront"/>
              <w14:lightRig w14:rig="threePt" w14:dir="t">
                <w14:rot w14:lat="0" w14:lon="0" w14:rev="0"/>
              </w14:lightRig>
            </w14:scene3d>
          </w:rPr>
          <w:delText>4.3.5.2</w:delText>
        </w:r>
        <w:r w:rsidRPr="00EB1DAE" w:rsidDel="00EB1DAE">
          <w:rPr>
            <w:rStyle w:val="Hyperlink"/>
            <w:noProof/>
          </w:rPr>
          <w:delText xml:space="preserve"> OptionalInputsVerify – XML Syntax</w:delText>
        </w:r>
        <w:r w:rsidDel="00EB1DAE">
          <w:rPr>
            <w:noProof/>
            <w:webHidden/>
          </w:rPr>
          <w:tab/>
          <w:delText>55</w:delText>
        </w:r>
      </w:del>
    </w:p>
    <w:p w14:paraId="5D00CC9D" w14:textId="3B8457E6" w:rsidR="005E5C94" w:rsidDel="00EB1DAE" w:rsidRDefault="005E5C94">
      <w:pPr>
        <w:pStyle w:val="Verzeichnis3"/>
        <w:tabs>
          <w:tab w:val="right" w:leader="dot" w:pos="9350"/>
        </w:tabs>
        <w:rPr>
          <w:del w:id="1116" w:author="Andreas Kuehne" w:date="2019-05-09T22:04:00Z"/>
          <w:rFonts w:asciiTheme="minorHAnsi" w:eastAsiaTheme="minorEastAsia" w:hAnsiTheme="minorHAnsi" w:cstheme="minorBidi"/>
          <w:noProof/>
          <w:sz w:val="22"/>
          <w:szCs w:val="22"/>
          <w:lang w:val="en-GB" w:eastAsia="en-GB"/>
        </w:rPr>
      </w:pPr>
      <w:del w:id="1117" w:author="Andreas Kuehne" w:date="2019-05-09T22:04:00Z">
        <w:r w:rsidRPr="00EB1DAE" w:rsidDel="00EB1DAE">
          <w:rPr>
            <w:rStyle w:val="Hyperlink"/>
            <w:noProof/>
            <w14:scene3d>
              <w14:camera w14:prst="orthographicFront"/>
              <w14:lightRig w14:rig="threePt" w14:dir="t">
                <w14:rot w14:lat="0" w14:lon="0" w14:rev="0"/>
              </w14:lightRig>
            </w14:scene3d>
          </w:rPr>
          <w:delText>4.3.6</w:delText>
        </w:r>
        <w:r w:rsidRPr="00EB1DAE" w:rsidDel="00EB1DAE">
          <w:rPr>
            <w:rStyle w:val="Hyperlink"/>
            <w:noProof/>
          </w:rPr>
          <w:delText xml:space="preserve"> Component OptionalOutputsBase</w:delText>
        </w:r>
        <w:r w:rsidDel="00EB1DAE">
          <w:rPr>
            <w:noProof/>
            <w:webHidden/>
          </w:rPr>
          <w:tab/>
          <w:delText>56</w:delText>
        </w:r>
      </w:del>
    </w:p>
    <w:p w14:paraId="02B695AE" w14:textId="08F28FCF" w:rsidR="005E5C94" w:rsidDel="00EB1DAE" w:rsidRDefault="005E5C94">
      <w:pPr>
        <w:pStyle w:val="Verzeichnis4"/>
        <w:tabs>
          <w:tab w:val="right" w:leader="dot" w:pos="9350"/>
        </w:tabs>
        <w:rPr>
          <w:del w:id="1118" w:author="Andreas Kuehne" w:date="2019-05-09T22:04:00Z"/>
          <w:rFonts w:asciiTheme="minorHAnsi" w:eastAsiaTheme="minorEastAsia" w:hAnsiTheme="minorHAnsi" w:cstheme="minorBidi"/>
          <w:noProof/>
          <w:sz w:val="22"/>
          <w:szCs w:val="22"/>
          <w:lang w:val="en-GB" w:eastAsia="en-GB"/>
        </w:rPr>
      </w:pPr>
      <w:del w:id="1119" w:author="Andreas Kuehne" w:date="2019-05-09T22:04:00Z">
        <w:r w:rsidRPr="00EB1DAE" w:rsidDel="00EB1DAE">
          <w:rPr>
            <w:rStyle w:val="Hyperlink"/>
            <w:noProof/>
            <w14:scene3d>
              <w14:camera w14:prst="orthographicFront"/>
              <w14:lightRig w14:rig="threePt" w14:dir="t">
                <w14:rot w14:lat="0" w14:lon="0" w14:rev="0"/>
              </w14:lightRig>
            </w14:scene3d>
          </w:rPr>
          <w:delText>4.3.6.1</w:delText>
        </w:r>
        <w:r w:rsidRPr="00EB1DAE" w:rsidDel="00EB1DAE">
          <w:rPr>
            <w:rStyle w:val="Hyperlink"/>
            <w:noProof/>
          </w:rPr>
          <w:delText xml:space="preserve"> OptionalOutputsBase – JSON Syntax</w:delText>
        </w:r>
        <w:r w:rsidDel="00EB1DAE">
          <w:rPr>
            <w:noProof/>
            <w:webHidden/>
          </w:rPr>
          <w:tab/>
          <w:delText>56</w:delText>
        </w:r>
      </w:del>
    </w:p>
    <w:p w14:paraId="3198E43E" w14:textId="29038240" w:rsidR="005E5C94" w:rsidDel="00EB1DAE" w:rsidRDefault="005E5C94">
      <w:pPr>
        <w:pStyle w:val="Verzeichnis4"/>
        <w:tabs>
          <w:tab w:val="right" w:leader="dot" w:pos="9350"/>
        </w:tabs>
        <w:rPr>
          <w:del w:id="1120" w:author="Andreas Kuehne" w:date="2019-05-09T22:04:00Z"/>
          <w:rFonts w:asciiTheme="minorHAnsi" w:eastAsiaTheme="minorEastAsia" w:hAnsiTheme="minorHAnsi" w:cstheme="minorBidi"/>
          <w:noProof/>
          <w:sz w:val="22"/>
          <w:szCs w:val="22"/>
          <w:lang w:val="en-GB" w:eastAsia="en-GB"/>
        </w:rPr>
      </w:pPr>
      <w:del w:id="1121" w:author="Andreas Kuehne" w:date="2019-05-09T22:04:00Z">
        <w:r w:rsidRPr="00EB1DAE" w:rsidDel="00EB1DAE">
          <w:rPr>
            <w:rStyle w:val="Hyperlink"/>
            <w:noProof/>
            <w14:scene3d>
              <w14:camera w14:prst="orthographicFront"/>
              <w14:lightRig w14:rig="threePt" w14:dir="t">
                <w14:rot w14:lat="0" w14:lon="0" w14:rev="0"/>
              </w14:lightRig>
            </w14:scene3d>
          </w:rPr>
          <w:delText>4.3.6.2</w:delText>
        </w:r>
        <w:r w:rsidRPr="00EB1DAE" w:rsidDel="00EB1DAE">
          <w:rPr>
            <w:rStyle w:val="Hyperlink"/>
            <w:noProof/>
          </w:rPr>
          <w:delText xml:space="preserve"> OptionalOutputsBase – XML Syntax</w:delText>
        </w:r>
        <w:r w:rsidDel="00EB1DAE">
          <w:rPr>
            <w:noProof/>
            <w:webHidden/>
          </w:rPr>
          <w:tab/>
          <w:delText>56</w:delText>
        </w:r>
      </w:del>
    </w:p>
    <w:p w14:paraId="5178E28F" w14:textId="5715B600" w:rsidR="005E5C94" w:rsidDel="00EB1DAE" w:rsidRDefault="005E5C94">
      <w:pPr>
        <w:pStyle w:val="Verzeichnis3"/>
        <w:tabs>
          <w:tab w:val="right" w:leader="dot" w:pos="9350"/>
        </w:tabs>
        <w:rPr>
          <w:del w:id="1122" w:author="Andreas Kuehne" w:date="2019-05-09T22:04:00Z"/>
          <w:rFonts w:asciiTheme="minorHAnsi" w:eastAsiaTheme="minorEastAsia" w:hAnsiTheme="minorHAnsi" w:cstheme="minorBidi"/>
          <w:noProof/>
          <w:sz w:val="22"/>
          <w:szCs w:val="22"/>
          <w:lang w:val="en-GB" w:eastAsia="en-GB"/>
        </w:rPr>
      </w:pPr>
      <w:del w:id="1123" w:author="Andreas Kuehne" w:date="2019-05-09T22:04:00Z">
        <w:r w:rsidRPr="00EB1DAE" w:rsidDel="00EB1DAE">
          <w:rPr>
            <w:rStyle w:val="Hyperlink"/>
            <w:noProof/>
            <w14:scene3d>
              <w14:camera w14:prst="orthographicFront"/>
              <w14:lightRig w14:rig="threePt" w14:dir="t">
                <w14:rot w14:lat="0" w14:lon="0" w14:rev="0"/>
              </w14:lightRig>
            </w14:scene3d>
          </w:rPr>
          <w:delText>4.3.7</w:delText>
        </w:r>
        <w:r w:rsidRPr="00EB1DAE" w:rsidDel="00EB1DAE">
          <w:rPr>
            <w:rStyle w:val="Hyperlink"/>
            <w:noProof/>
          </w:rPr>
          <w:delText xml:space="preserve"> Component OptionalOutputsSign</w:delText>
        </w:r>
        <w:r w:rsidDel="00EB1DAE">
          <w:rPr>
            <w:noProof/>
            <w:webHidden/>
          </w:rPr>
          <w:tab/>
          <w:delText>57</w:delText>
        </w:r>
      </w:del>
    </w:p>
    <w:p w14:paraId="25987619" w14:textId="35AB9F0E" w:rsidR="005E5C94" w:rsidDel="00EB1DAE" w:rsidRDefault="005E5C94">
      <w:pPr>
        <w:pStyle w:val="Verzeichnis4"/>
        <w:tabs>
          <w:tab w:val="right" w:leader="dot" w:pos="9350"/>
        </w:tabs>
        <w:rPr>
          <w:del w:id="1124" w:author="Andreas Kuehne" w:date="2019-05-09T22:04:00Z"/>
          <w:rFonts w:asciiTheme="minorHAnsi" w:eastAsiaTheme="minorEastAsia" w:hAnsiTheme="minorHAnsi" w:cstheme="minorBidi"/>
          <w:noProof/>
          <w:sz w:val="22"/>
          <w:szCs w:val="22"/>
          <w:lang w:val="en-GB" w:eastAsia="en-GB"/>
        </w:rPr>
      </w:pPr>
      <w:del w:id="1125" w:author="Andreas Kuehne" w:date="2019-05-09T22:04:00Z">
        <w:r w:rsidRPr="00EB1DAE" w:rsidDel="00EB1DAE">
          <w:rPr>
            <w:rStyle w:val="Hyperlink"/>
            <w:noProof/>
            <w14:scene3d>
              <w14:camera w14:prst="orthographicFront"/>
              <w14:lightRig w14:rig="threePt" w14:dir="t">
                <w14:rot w14:lat="0" w14:lon="0" w14:rev="0"/>
              </w14:lightRig>
            </w14:scene3d>
          </w:rPr>
          <w:delText>4.3.7.1</w:delText>
        </w:r>
        <w:r w:rsidRPr="00EB1DAE" w:rsidDel="00EB1DAE">
          <w:rPr>
            <w:rStyle w:val="Hyperlink"/>
            <w:noProof/>
          </w:rPr>
          <w:delText xml:space="preserve"> OptionalOutputsSign – JSON Syntax</w:delText>
        </w:r>
        <w:r w:rsidDel="00EB1DAE">
          <w:rPr>
            <w:noProof/>
            <w:webHidden/>
          </w:rPr>
          <w:tab/>
          <w:delText>57</w:delText>
        </w:r>
      </w:del>
    </w:p>
    <w:p w14:paraId="64F75101" w14:textId="735A58A4" w:rsidR="005E5C94" w:rsidDel="00EB1DAE" w:rsidRDefault="005E5C94">
      <w:pPr>
        <w:pStyle w:val="Verzeichnis4"/>
        <w:tabs>
          <w:tab w:val="right" w:leader="dot" w:pos="9350"/>
        </w:tabs>
        <w:rPr>
          <w:del w:id="1126" w:author="Andreas Kuehne" w:date="2019-05-09T22:04:00Z"/>
          <w:rFonts w:asciiTheme="minorHAnsi" w:eastAsiaTheme="minorEastAsia" w:hAnsiTheme="minorHAnsi" w:cstheme="minorBidi"/>
          <w:noProof/>
          <w:sz w:val="22"/>
          <w:szCs w:val="22"/>
          <w:lang w:val="en-GB" w:eastAsia="en-GB"/>
        </w:rPr>
      </w:pPr>
      <w:del w:id="1127" w:author="Andreas Kuehne" w:date="2019-05-09T22:04:00Z">
        <w:r w:rsidRPr="00EB1DAE" w:rsidDel="00EB1DAE">
          <w:rPr>
            <w:rStyle w:val="Hyperlink"/>
            <w:noProof/>
            <w14:scene3d>
              <w14:camera w14:prst="orthographicFront"/>
              <w14:lightRig w14:rig="threePt" w14:dir="t">
                <w14:rot w14:lat="0" w14:lon="0" w14:rev="0"/>
              </w14:lightRig>
            </w14:scene3d>
          </w:rPr>
          <w:delText>4.3.7.2</w:delText>
        </w:r>
        <w:r w:rsidRPr="00EB1DAE" w:rsidDel="00EB1DAE">
          <w:rPr>
            <w:rStyle w:val="Hyperlink"/>
            <w:noProof/>
          </w:rPr>
          <w:delText xml:space="preserve"> OptionalOutputsSign – XML Syntax</w:delText>
        </w:r>
        <w:r w:rsidDel="00EB1DAE">
          <w:rPr>
            <w:noProof/>
            <w:webHidden/>
          </w:rPr>
          <w:tab/>
          <w:delText>58</w:delText>
        </w:r>
      </w:del>
    </w:p>
    <w:p w14:paraId="7EEB8ED7" w14:textId="4C5E1618" w:rsidR="005E5C94" w:rsidDel="00EB1DAE" w:rsidRDefault="005E5C94">
      <w:pPr>
        <w:pStyle w:val="Verzeichnis3"/>
        <w:tabs>
          <w:tab w:val="right" w:leader="dot" w:pos="9350"/>
        </w:tabs>
        <w:rPr>
          <w:del w:id="1128" w:author="Andreas Kuehne" w:date="2019-05-09T22:04:00Z"/>
          <w:rFonts w:asciiTheme="minorHAnsi" w:eastAsiaTheme="minorEastAsia" w:hAnsiTheme="minorHAnsi" w:cstheme="minorBidi"/>
          <w:noProof/>
          <w:sz w:val="22"/>
          <w:szCs w:val="22"/>
          <w:lang w:val="en-GB" w:eastAsia="en-GB"/>
        </w:rPr>
      </w:pPr>
      <w:del w:id="1129" w:author="Andreas Kuehne" w:date="2019-05-09T22:04:00Z">
        <w:r w:rsidRPr="00EB1DAE" w:rsidDel="00EB1DAE">
          <w:rPr>
            <w:rStyle w:val="Hyperlink"/>
            <w:noProof/>
            <w14:scene3d>
              <w14:camera w14:prst="orthographicFront"/>
              <w14:lightRig w14:rig="threePt" w14:dir="t">
                <w14:rot w14:lat="0" w14:lon="0" w14:rev="0"/>
              </w14:lightRig>
            </w14:scene3d>
          </w:rPr>
          <w:delText>4.3.8</w:delText>
        </w:r>
        <w:r w:rsidRPr="00EB1DAE" w:rsidDel="00EB1DAE">
          <w:rPr>
            <w:rStyle w:val="Hyperlink"/>
            <w:noProof/>
          </w:rPr>
          <w:delText xml:space="preserve"> Component OptionalOutputsVerify</w:delText>
        </w:r>
        <w:r w:rsidDel="00EB1DAE">
          <w:rPr>
            <w:noProof/>
            <w:webHidden/>
          </w:rPr>
          <w:tab/>
          <w:delText>58</w:delText>
        </w:r>
      </w:del>
    </w:p>
    <w:p w14:paraId="2DD3DB7F" w14:textId="36CCD9FB" w:rsidR="005E5C94" w:rsidDel="00EB1DAE" w:rsidRDefault="005E5C94">
      <w:pPr>
        <w:pStyle w:val="Verzeichnis4"/>
        <w:tabs>
          <w:tab w:val="right" w:leader="dot" w:pos="9350"/>
        </w:tabs>
        <w:rPr>
          <w:del w:id="1130" w:author="Andreas Kuehne" w:date="2019-05-09T22:04:00Z"/>
          <w:rFonts w:asciiTheme="minorHAnsi" w:eastAsiaTheme="minorEastAsia" w:hAnsiTheme="minorHAnsi" w:cstheme="minorBidi"/>
          <w:noProof/>
          <w:sz w:val="22"/>
          <w:szCs w:val="22"/>
          <w:lang w:val="en-GB" w:eastAsia="en-GB"/>
        </w:rPr>
      </w:pPr>
      <w:del w:id="1131" w:author="Andreas Kuehne" w:date="2019-05-09T22:04:00Z">
        <w:r w:rsidRPr="00EB1DAE" w:rsidDel="00EB1DAE">
          <w:rPr>
            <w:rStyle w:val="Hyperlink"/>
            <w:noProof/>
            <w14:scene3d>
              <w14:camera w14:prst="orthographicFront"/>
              <w14:lightRig w14:rig="threePt" w14:dir="t">
                <w14:rot w14:lat="0" w14:lon="0" w14:rev="0"/>
              </w14:lightRig>
            </w14:scene3d>
          </w:rPr>
          <w:delText>4.3.8.1</w:delText>
        </w:r>
        <w:r w:rsidRPr="00EB1DAE" w:rsidDel="00EB1DAE">
          <w:rPr>
            <w:rStyle w:val="Hyperlink"/>
            <w:noProof/>
          </w:rPr>
          <w:delText xml:space="preserve"> OptionalOutputsVerify – JSON Syntax</w:delText>
        </w:r>
        <w:r w:rsidDel="00EB1DAE">
          <w:rPr>
            <w:noProof/>
            <w:webHidden/>
          </w:rPr>
          <w:tab/>
          <w:delText>59</w:delText>
        </w:r>
      </w:del>
    </w:p>
    <w:p w14:paraId="339867B0" w14:textId="5DB68BE5" w:rsidR="005E5C94" w:rsidDel="00EB1DAE" w:rsidRDefault="005E5C94">
      <w:pPr>
        <w:pStyle w:val="Verzeichnis4"/>
        <w:tabs>
          <w:tab w:val="right" w:leader="dot" w:pos="9350"/>
        </w:tabs>
        <w:rPr>
          <w:del w:id="1132" w:author="Andreas Kuehne" w:date="2019-05-09T22:04:00Z"/>
          <w:rFonts w:asciiTheme="minorHAnsi" w:eastAsiaTheme="minorEastAsia" w:hAnsiTheme="minorHAnsi" w:cstheme="minorBidi"/>
          <w:noProof/>
          <w:sz w:val="22"/>
          <w:szCs w:val="22"/>
          <w:lang w:val="en-GB" w:eastAsia="en-GB"/>
        </w:rPr>
      </w:pPr>
      <w:del w:id="1133" w:author="Andreas Kuehne" w:date="2019-05-09T22:04:00Z">
        <w:r w:rsidRPr="00EB1DAE" w:rsidDel="00EB1DAE">
          <w:rPr>
            <w:rStyle w:val="Hyperlink"/>
            <w:noProof/>
            <w14:scene3d>
              <w14:camera w14:prst="orthographicFront"/>
              <w14:lightRig w14:rig="threePt" w14:dir="t">
                <w14:rot w14:lat="0" w14:lon="0" w14:rev="0"/>
              </w14:lightRig>
            </w14:scene3d>
          </w:rPr>
          <w:delText>4.3.8.2</w:delText>
        </w:r>
        <w:r w:rsidRPr="00EB1DAE" w:rsidDel="00EB1DAE">
          <w:rPr>
            <w:rStyle w:val="Hyperlink"/>
            <w:noProof/>
          </w:rPr>
          <w:delText xml:space="preserve"> OptionalOutputsVerify – XML Syntax</w:delText>
        </w:r>
        <w:r w:rsidDel="00EB1DAE">
          <w:rPr>
            <w:noProof/>
            <w:webHidden/>
          </w:rPr>
          <w:tab/>
          <w:delText>60</w:delText>
        </w:r>
      </w:del>
    </w:p>
    <w:p w14:paraId="78CE8887" w14:textId="08B4A802" w:rsidR="005E5C94" w:rsidDel="00EB1DAE" w:rsidRDefault="005E5C94">
      <w:pPr>
        <w:pStyle w:val="Verzeichnis3"/>
        <w:tabs>
          <w:tab w:val="right" w:leader="dot" w:pos="9350"/>
        </w:tabs>
        <w:rPr>
          <w:del w:id="1134" w:author="Andreas Kuehne" w:date="2019-05-09T22:04:00Z"/>
          <w:rFonts w:asciiTheme="minorHAnsi" w:eastAsiaTheme="minorEastAsia" w:hAnsiTheme="minorHAnsi" w:cstheme="minorBidi"/>
          <w:noProof/>
          <w:sz w:val="22"/>
          <w:szCs w:val="22"/>
          <w:lang w:val="en-GB" w:eastAsia="en-GB"/>
        </w:rPr>
      </w:pPr>
      <w:del w:id="1135" w:author="Andreas Kuehne" w:date="2019-05-09T22:04:00Z">
        <w:r w:rsidRPr="00EB1DAE" w:rsidDel="00EB1DAE">
          <w:rPr>
            <w:rStyle w:val="Hyperlink"/>
            <w:noProof/>
            <w14:scene3d>
              <w14:camera w14:prst="orthographicFront"/>
              <w14:lightRig w14:rig="threePt" w14:dir="t">
                <w14:rot w14:lat="0" w14:lon="0" w14:rev="0"/>
              </w14:lightRig>
            </w14:scene3d>
          </w:rPr>
          <w:delText>4.3.9</w:delText>
        </w:r>
        <w:r w:rsidRPr="00EB1DAE" w:rsidDel="00EB1DAE">
          <w:rPr>
            <w:rStyle w:val="Hyperlink"/>
            <w:noProof/>
          </w:rPr>
          <w:delText xml:space="preserve"> Component ClaimedIdentity</w:delText>
        </w:r>
        <w:r w:rsidDel="00EB1DAE">
          <w:rPr>
            <w:noProof/>
            <w:webHidden/>
          </w:rPr>
          <w:tab/>
          <w:delText>61</w:delText>
        </w:r>
      </w:del>
    </w:p>
    <w:p w14:paraId="265888B9" w14:textId="7FE4B171" w:rsidR="005E5C94" w:rsidDel="00EB1DAE" w:rsidRDefault="005E5C94">
      <w:pPr>
        <w:pStyle w:val="Verzeichnis4"/>
        <w:tabs>
          <w:tab w:val="right" w:leader="dot" w:pos="9350"/>
        </w:tabs>
        <w:rPr>
          <w:del w:id="1136" w:author="Andreas Kuehne" w:date="2019-05-09T22:04:00Z"/>
          <w:rFonts w:asciiTheme="minorHAnsi" w:eastAsiaTheme="minorEastAsia" w:hAnsiTheme="minorHAnsi" w:cstheme="minorBidi"/>
          <w:noProof/>
          <w:sz w:val="22"/>
          <w:szCs w:val="22"/>
          <w:lang w:val="en-GB" w:eastAsia="en-GB"/>
        </w:rPr>
      </w:pPr>
      <w:del w:id="1137" w:author="Andreas Kuehne" w:date="2019-05-09T22:04:00Z">
        <w:r w:rsidRPr="00EB1DAE" w:rsidDel="00EB1DAE">
          <w:rPr>
            <w:rStyle w:val="Hyperlink"/>
            <w:noProof/>
            <w14:scene3d>
              <w14:camera w14:prst="orthographicFront"/>
              <w14:lightRig w14:rig="threePt" w14:dir="t">
                <w14:rot w14:lat="0" w14:lon="0" w14:rev="0"/>
              </w14:lightRig>
            </w14:scene3d>
          </w:rPr>
          <w:delText>4.3.9.1</w:delText>
        </w:r>
        <w:r w:rsidRPr="00EB1DAE" w:rsidDel="00EB1DAE">
          <w:rPr>
            <w:rStyle w:val="Hyperlink"/>
            <w:noProof/>
          </w:rPr>
          <w:delText xml:space="preserve"> ClaimedIdentity – JSON Syntax</w:delText>
        </w:r>
        <w:r w:rsidDel="00EB1DAE">
          <w:rPr>
            <w:noProof/>
            <w:webHidden/>
          </w:rPr>
          <w:tab/>
          <w:delText>61</w:delText>
        </w:r>
      </w:del>
    </w:p>
    <w:p w14:paraId="2D81E76B" w14:textId="73B3D790" w:rsidR="005E5C94" w:rsidDel="00EB1DAE" w:rsidRDefault="005E5C94">
      <w:pPr>
        <w:pStyle w:val="Verzeichnis4"/>
        <w:tabs>
          <w:tab w:val="right" w:leader="dot" w:pos="9350"/>
        </w:tabs>
        <w:rPr>
          <w:del w:id="1138" w:author="Andreas Kuehne" w:date="2019-05-09T22:04:00Z"/>
          <w:rFonts w:asciiTheme="minorHAnsi" w:eastAsiaTheme="minorEastAsia" w:hAnsiTheme="minorHAnsi" w:cstheme="minorBidi"/>
          <w:noProof/>
          <w:sz w:val="22"/>
          <w:szCs w:val="22"/>
          <w:lang w:val="en-GB" w:eastAsia="en-GB"/>
        </w:rPr>
      </w:pPr>
      <w:del w:id="1139" w:author="Andreas Kuehne" w:date="2019-05-09T22:04:00Z">
        <w:r w:rsidRPr="00EB1DAE" w:rsidDel="00EB1DAE">
          <w:rPr>
            <w:rStyle w:val="Hyperlink"/>
            <w:noProof/>
            <w14:scene3d>
              <w14:camera w14:prst="orthographicFront"/>
              <w14:lightRig w14:rig="threePt" w14:dir="t">
                <w14:rot w14:lat="0" w14:lon="0" w14:rev="0"/>
              </w14:lightRig>
            </w14:scene3d>
          </w:rPr>
          <w:delText>4.3.9.2</w:delText>
        </w:r>
        <w:r w:rsidRPr="00EB1DAE" w:rsidDel="00EB1DAE">
          <w:rPr>
            <w:rStyle w:val="Hyperlink"/>
            <w:noProof/>
          </w:rPr>
          <w:delText xml:space="preserve"> ClaimedIdentity – XML Syntax</w:delText>
        </w:r>
        <w:r w:rsidDel="00EB1DAE">
          <w:rPr>
            <w:noProof/>
            <w:webHidden/>
          </w:rPr>
          <w:tab/>
          <w:delText>62</w:delText>
        </w:r>
      </w:del>
    </w:p>
    <w:p w14:paraId="6B97AEEA" w14:textId="717D97A9" w:rsidR="005E5C94" w:rsidDel="00EB1DAE" w:rsidRDefault="005E5C94">
      <w:pPr>
        <w:pStyle w:val="Verzeichnis3"/>
        <w:tabs>
          <w:tab w:val="right" w:leader="dot" w:pos="9350"/>
        </w:tabs>
        <w:rPr>
          <w:del w:id="1140" w:author="Andreas Kuehne" w:date="2019-05-09T22:04:00Z"/>
          <w:rFonts w:asciiTheme="minorHAnsi" w:eastAsiaTheme="minorEastAsia" w:hAnsiTheme="minorHAnsi" w:cstheme="minorBidi"/>
          <w:noProof/>
          <w:sz w:val="22"/>
          <w:szCs w:val="22"/>
          <w:lang w:val="en-GB" w:eastAsia="en-GB"/>
        </w:rPr>
      </w:pPr>
      <w:del w:id="1141" w:author="Andreas Kuehne" w:date="2019-05-09T22:04:00Z">
        <w:r w:rsidRPr="00EB1DAE" w:rsidDel="00EB1DAE">
          <w:rPr>
            <w:rStyle w:val="Hyperlink"/>
            <w:noProof/>
            <w14:scene3d>
              <w14:camera w14:prst="orthographicFront"/>
              <w14:lightRig w14:rig="threePt" w14:dir="t">
                <w14:rot w14:lat="0" w14:lon="0" w14:rev="0"/>
              </w14:lightRig>
            </w14:scene3d>
          </w:rPr>
          <w:delText>4.3.10</w:delText>
        </w:r>
        <w:r w:rsidRPr="00EB1DAE" w:rsidDel="00EB1DAE">
          <w:rPr>
            <w:rStyle w:val="Hyperlink"/>
            <w:noProof/>
          </w:rPr>
          <w:delText xml:space="preserve"> Component Schemas</w:delText>
        </w:r>
        <w:r w:rsidDel="00EB1DAE">
          <w:rPr>
            <w:noProof/>
            <w:webHidden/>
          </w:rPr>
          <w:tab/>
          <w:delText>62</w:delText>
        </w:r>
      </w:del>
    </w:p>
    <w:p w14:paraId="351E25F1" w14:textId="5EC2DB10" w:rsidR="005E5C94" w:rsidDel="00EB1DAE" w:rsidRDefault="005E5C94">
      <w:pPr>
        <w:pStyle w:val="Verzeichnis4"/>
        <w:tabs>
          <w:tab w:val="right" w:leader="dot" w:pos="9350"/>
        </w:tabs>
        <w:rPr>
          <w:del w:id="1142" w:author="Andreas Kuehne" w:date="2019-05-09T22:04:00Z"/>
          <w:rFonts w:asciiTheme="minorHAnsi" w:eastAsiaTheme="minorEastAsia" w:hAnsiTheme="minorHAnsi" w:cstheme="minorBidi"/>
          <w:noProof/>
          <w:sz w:val="22"/>
          <w:szCs w:val="22"/>
          <w:lang w:val="en-GB" w:eastAsia="en-GB"/>
        </w:rPr>
      </w:pPr>
      <w:del w:id="1143" w:author="Andreas Kuehne" w:date="2019-05-09T22:04:00Z">
        <w:r w:rsidRPr="00EB1DAE" w:rsidDel="00EB1DAE">
          <w:rPr>
            <w:rStyle w:val="Hyperlink"/>
            <w:noProof/>
            <w14:scene3d>
              <w14:camera w14:prst="orthographicFront"/>
              <w14:lightRig w14:rig="threePt" w14:dir="t">
                <w14:rot w14:lat="0" w14:lon="0" w14:rev="0"/>
              </w14:lightRig>
            </w14:scene3d>
          </w:rPr>
          <w:delText>4.3.10.1</w:delText>
        </w:r>
        <w:r w:rsidRPr="00EB1DAE" w:rsidDel="00EB1DAE">
          <w:rPr>
            <w:rStyle w:val="Hyperlink"/>
            <w:noProof/>
          </w:rPr>
          <w:delText xml:space="preserve"> Schemas – JSON Syntax</w:delText>
        </w:r>
        <w:r w:rsidDel="00EB1DAE">
          <w:rPr>
            <w:noProof/>
            <w:webHidden/>
          </w:rPr>
          <w:tab/>
          <w:delText>62</w:delText>
        </w:r>
      </w:del>
    </w:p>
    <w:p w14:paraId="60A26DC8" w14:textId="02B739D6" w:rsidR="005E5C94" w:rsidDel="00EB1DAE" w:rsidRDefault="005E5C94">
      <w:pPr>
        <w:pStyle w:val="Verzeichnis4"/>
        <w:tabs>
          <w:tab w:val="right" w:leader="dot" w:pos="9350"/>
        </w:tabs>
        <w:rPr>
          <w:del w:id="1144" w:author="Andreas Kuehne" w:date="2019-05-09T22:04:00Z"/>
          <w:rFonts w:asciiTheme="minorHAnsi" w:eastAsiaTheme="minorEastAsia" w:hAnsiTheme="minorHAnsi" w:cstheme="minorBidi"/>
          <w:noProof/>
          <w:sz w:val="22"/>
          <w:szCs w:val="22"/>
          <w:lang w:val="en-GB" w:eastAsia="en-GB"/>
        </w:rPr>
      </w:pPr>
      <w:del w:id="1145" w:author="Andreas Kuehne" w:date="2019-05-09T22:04:00Z">
        <w:r w:rsidRPr="00EB1DAE" w:rsidDel="00EB1DAE">
          <w:rPr>
            <w:rStyle w:val="Hyperlink"/>
            <w:noProof/>
            <w14:scene3d>
              <w14:camera w14:prst="orthographicFront"/>
              <w14:lightRig w14:rig="threePt" w14:dir="t">
                <w14:rot w14:lat="0" w14:lon="0" w14:rev="0"/>
              </w14:lightRig>
            </w14:scene3d>
          </w:rPr>
          <w:delText>4.3.10.2</w:delText>
        </w:r>
        <w:r w:rsidRPr="00EB1DAE" w:rsidDel="00EB1DAE">
          <w:rPr>
            <w:rStyle w:val="Hyperlink"/>
            <w:noProof/>
          </w:rPr>
          <w:delText xml:space="preserve"> Schemas – XML Syntax</w:delText>
        </w:r>
        <w:r w:rsidDel="00EB1DAE">
          <w:rPr>
            <w:noProof/>
            <w:webHidden/>
          </w:rPr>
          <w:tab/>
          <w:delText>63</w:delText>
        </w:r>
      </w:del>
    </w:p>
    <w:p w14:paraId="525A8CB0" w14:textId="634A9A8B" w:rsidR="005E5C94" w:rsidDel="00EB1DAE" w:rsidRDefault="005E5C94">
      <w:pPr>
        <w:pStyle w:val="Verzeichnis3"/>
        <w:tabs>
          <w:tab w:val="right" w:leader="dot" w:pos="9350"/>
        </w:tabs>
        <w:rPr>
          <w:del w:id="1146" w:author="Andreas Kuehne" w:date="2019-05-09T22:04:00Z"/>
          <w:rFonts w:asciiTheme="minorHAnsi" w:eastAsiaTheme="minorEastAsia" w:hAnsiTheme="minorHAnsi" w:cstheme="minorBidi"/>
          <w:noProof/>
          <w:sz w:val="22"/>
          <w:szCs w:val="22"/>
          <w:lang w:val="en-GB" w:eastAsia="en-GB"/>
        </w:rPr>
      </w:pPr>
      <w:del w:id="1147" w:author="Andreas Kuehne" w:date="2019-05-09T22:04:00Z">
        <w:r w:rsidRPr="00EB1DAE" w:rsidDel="00EB1DAE">
          <w:rPr>
            <w:rStyle w:val="Hyperlink"/>
            <w:noProof/>
            <w14:scene3d>
              <w14:camera w14:prst="orthographicFront"/>
              <w14:lightRig w14:rig="threePt" w14:dir="t">
                <w14:rot w14:lat="0" w14:lon="0" w14:rev="0"/>
              </w14:lightRig>
            </w14:scene3d>
          </w:rPr>
          <w:delText>4.3.11</w:delText>
        </w:r>
        <w:r w:rsidRPr="00EB1DAE" w:rsidDel="00EB1DAE">
          <w:rPr>
            <w:rStyle w:val="Hyperlink"/>
            <w:noProof/>
          </w:rPr>
          <w:delText xml:space="preserve"> Component IntendedAudience</w:delText>
        </w:r>
        <w:r w:rsidDel="00EB1DAE">
          <w:rPr>
            <w:noProof/>
            <w:webHidden/>
          </w:rPr>
          <w:tab/>
          <w:delText>63</w:delText>
        </w:r>
      </w:del>
    </w:p>
    <w:p w14:paraId="76D41F84" w14:textId="2F00F2FC" w:rsidR="005E5C94" w:rsidDel="00EB1DAE" w:rsidRDefault="005E5C94">
      <w:pPr>
        <w:pStyle w:val="Verzeichnis4"/>
        <w:tabs>
          <w:tab w:val="right" w:leader="dot" w:pos="9350"/>
        </w:tabs>
        <w:rPr>
          <w:del w:id="1148" w:author="Andreas Kuehne" w:date="2019-05-09T22:04:00Z"/>
          <w:rFonts w:asciiTheme="minorHAnsi" w:eastAsiaTheme="minorEastAsia" w:hAnsiTheme="minorHAnsi" w:cstheme="minorBidi"/>
          <w:noProof/>
          <w:sz w:val="22"/>
          <w:szCs w:val="22"/>
          <w:lang w:val="en-GB" w:eastAsia="en-GB"/>
        </w:rPr>
      </w:pPr>
      <w:del w:id="1149" w:author="Andreas Kuehne" w:date="2019-05-09T22:04:00Z">
        <w:r w:rsidRPr="00EB1DAE" w:rsidDel="00EB1DAE">
          <w:rPr>
            <w:rStyle w:val="Hyperlink"/>
            <w:noProof/>
            <w14:scene3d>
              <w14:camera w14:prst="orthographicFront"/>
              <w14:lightRig w14:rig="threePt" w14:dir="t">
                <w14:rot w14:lat="0" w14:lon="0" w14:rev="0"/>
              </w14:lightRig>
            </w14:scene3d>
          </w:rPr>
          <w:delText>4.3.11.1</w:delText>
        </w:r>
        <w:r w:rsidRPr="00EB1DAE" w:rsidDel="00EB1DAE">
          <w:rPr>
            <w:rStyle w:val="Hyperlink"/>
            <w:noProof/>
          </w:rPr>
          <w:delText xml:space="preserve"> IntendedAudience – JSON Syntax</w:delText>
        </w:r>
        <w:r w:rsidDel="00EB1DAE">
          <w:rPr>
            <w:noProof/>
            <w:webHidden/>
          </w:rPr>
          <w:tab/>
          <w:delText>63</w:delText>
        </w:r>
      </w:del>
    </w:p>
    <w:p w14:paraId="42C9F427" w14:textId="4F1C4B5E" w:rsidR="005E5C94" w:rsidDel="00EB1DAE" w:rsidRDefault="005E5C94">
      <w:pPr>
        <w:pStyle w:val="Verzeichnis4"/>
        <w:tabs>
          <w:tab w:val="right" w:leader="dot" w:pos="9350"/>
        </w:tabs>
        <w:rPr>
          <w:del w:id="1150" w:author="Andreas Kuehne" w:date="2019-05-09T22:04:00Z"/>
          <w:rFonts w:asciiTheme="minorHAnsi" w:eastAsiaTheme="minorEastAsia" w:hAnsiTheme="minorHAnsi" w:cstheme="minorBidi"/>
          <w:noProof/>
          <w:sz w:val="22"/>
          <w:szCs w:val="22"/>
          <w:lang w:val="en-GB" w:eastAsia="en-GB"/>
        </w:rPr>
      </w:pPr>
      <w:del w:id="1151" w:author="Andreas Kuehne" w:date="2019-05-09T22:04:00Z">
        <w:r w:rsidRPr="00EB1DAE" w:rsidDel="00EB1DAE">
          <w:rPr>
            <w:rStyle w:val="Hyperlink"/>
            <w:noProof/>
            <w14:scene3d>
              <w14:camera w14:prst="orthographicFront"/>
              <w14:lightRig w14:rig="threePt" w14:dir="t">
                <w14:rot w14:lat="0" w14:lon="0" w14:rev="0"/>
              </w14:lightRig>
            </w14:scene3d>
          </w:rPr>
          <w:delText>4.3.11.2</w:delText>
        </w:r>
        <w:r w:rsidRPr="00EB1DAE" w:rsidDel="00EB1DAE">
          <w:rPr>
            <w:rStyle w:val="Hyperlink"/>
            <w:noProof/>
          </w:rPr>
          <w:delText xml:space="preserve"> IntendedAudience – XML Syntax</w:delText>
        </w:r>
        <w:r w:rsidDel="00EB1DAE">
          <w:rPr>
            <w:noProof/>
            <w:webHidden/>
          </w:rPr>
          <w:tab/>
          <w:delText>64</w:delText>
        </w:r>
      </w:del>
    </w:p>
    <w:p w14:paraId="58A856E8" w14:textId="1E8D2B25" w:rsidR="005E5C94" w:rsidDel="00EB1DAE" w:rsidRDefault="005E5C94">
      <w:pPr>
        <w:pStyle w:val="Verzeichnis3"/>
        <w:tabs>
          <w:tab w:val="right" w:leader="dot" w:pos="9350"/>
        </w:tabs>
        <w:rPr>
          <w:del w:id="1152" w:author="Andreas Kuehne" w:date="2019-05-09T22:04:00Z"/>
          <w:rFonts w:asciiTheme="minorHAnsi" w:eastAsiaTheme="minorEastAsia" w:hAnsiTheme="minorHAnsi" w:cstheme="minorBidi"/>
          <w:noProof/>
          <w:sz w:val="22"/>
          <w:szCs w:val="22"/>
          <w:lang w:val="en-GB" w:eastAsia="en-GB"/>
        </w:rPr>
      </w:pPr>
      <w:del w:id="1153" w:author="Andreas Kuehne" w:date="2019-05-09T22:04:00Z">
        <w:r w:rsidRPr="00EB1DAE" w:rsidDel="00EB1DAE">
          <w:rPr>
            <w:rStyle w:val="Hyperlink"/>
            <w:noProof/>
            <w14:scene3d>
              <w14:camera w14:prst="orthographicFront"/>
              <w14:lightRig w14:rig="threePt" w14:dir="t">
                <w14:rot w14:lat="0" w14:lon="0" w14:rev="0"/>
              </w14:lightRig>
            </w14:scene3d>
          </w:rPr>
          <w:delText>4.3.12</w:delText>
        </w:r>
        <w:r w:rsidRPr="00EB1DAE" w:rsidDel="00EB1DAE">
          <w:rPr>
            <w:rStyle w:val="Hyperlink"/>
            <w:noProof/>
          </w:rPr>
          <w:delText xml:space="preserve"> Component KeySelector</w:delText>
        </w:r>
        <w:r w:rsidDel="00EB1DAE">
          <w:rPr>
            <w:noProof/>
            <w:webHidden/>
          </w:rPr>
          <w:tab/>
          <w:delText>64</w:delText>
        </w:r>
      </w:del>
    </w:p>
    <w:p w14:paraId="4D1ADAD9" w14:textId="02151D60" w:rsidR="005E5C94" w:rsidDel="00EB1DAE" w:rsidRDefault="005E5C94">
      <w:pPr>
        <w:pStyle w:val="Verzeichnis4"/>
        <w:tabs>
          <w:tab w:val="right" w:leader="dot" w:pos="9350"/>
        </w:tabs>
        <w:rPr>
          <w:del w:id="1154" w:author="Andreas Kuehne" w:date="2019-05-09T22:04:00Z"/>
          <w:rFonts w:asciiTheme="minorHAnsi" w:eastAsiaTheme="minorEastAsia" w:hAnsiTheme="minorHAnsi" w:cstheme="minorBidi"/>
          <w:noProof/>
          <w:sz w:val="22"/>
          <w:szCs w:val="22"/>
          <w:lang w:val="en-GB" w:eastAsia="en-GB"/>
        </w:rPr>
      </w:pPr>
      <w:del w:id="1155" w:author="Andreas Kuehne" w:date="2019-05-09T22:04:00Z">
        <w:r w:rsidRPr="00EB1DAE" w:rsidDel="00EB1DAE">
          <w:rPr>
            <w:rStyle w:val="Hyperlink"/>
            <w:noProof/>
            <w14:scene3d>
              <w14:camera w14:prst="orthographicFront"/>
              <w14:lightRig w14:rig="threePt" w14:dir="t">
                <w14:rot w14:lat="0" w14:lon="0" w14:rev="0"/>
              </w14:lightRig>
            </w14:scene3d>
          </w:rPr>
          <w:delText>4.3.12.1</w:delText>
        </w:r>
        <w:r w:rsidRPr="00EB1DAE" w:rsidDel="00EB1DAE">
          <w:rPr>
            <w:rStyle w:val="Hyperlink"/>
            <w:noProof/>
          </w:rPr>
          <w:delText xml:space="preserve"> KeySelector – JSON Syntax</w:delText>
        </w:r>
        <w:r w:rsidDel="00EB1DAE">
          <w:rPr>
            <w:noProof/>
            <w:webHidden/>
          </w:rPr>
          <w:tab/>
          <w:delText>65</w:delText>
        </w:r>
      </w:del>
    </w:p>
    <w:p w14:paraId="1A4A8522" w14:textId="4F4FFAEC" w:rsidR="005E5C94" w:rsidDel="00EB1DAE" w:rsidRDefault="005E5C94">
      <w:pPr>
        <w:pStyle w:val="Verzeichnis4"/>
        <w:tabs>
          <w:tab w:val="right" w:leader="dot" w:pos="9350"/>
        </w:tabs>
        <w:rPr>
          <w:del w:id="1156" w:author="Andreas Kuehne" w:date="2019-05-09T22:04:00Z"/>
          <w:rFonts w:asciiTheme="minorHAnsi" w:eastAsiaTheme="minorEastAsia" w:hAnsiTheme="minorHAnsi" w:cstheme="minorBidi"/>
          <w:noProof/>
          <w:sz w:val="22"/>
          <w:szCs w:val="22"/>
          <w:lang w:val="en-GB" w:eastAsia="en-GB"/>
        </w:rPr>
      </w:pPr>
      <w:del w:id="1157" w:author="Andreas Kuehne" w:date="2019-05-09T22:04:00Z">
        <w:r w:rsidRPr="00EB1DAE" w:rsidDel="00EB1DAE">
          <w:rPr>
            <w:rStyle w:val="Hyperlink"/>
            <w:noProof/>
            <w14:scene3d>
              <w14:camera w14:prst="orthographicFront"/>
              <w14:lightRig w14:rig="threePt" w14:dir="t">
                <w14:rot w14:lat="0" w14:lon="0" w14:rev="0"/>
              </w14:lightRig>
            </w14:scene3d>
          </w:rPr>
          <w:delText>4.3.12.2</w:delText>
        </w:r>
        <w:r w:rsidRPr="00EB1DAE" w:rsidDel="00EB1DAE">
          <w:rPr>
            <w:rStyle w:val="Hyperlink"/>
            <w:noProof/>
          </w:rPr>
          <w:delText xml:space="preserve"> KeySelector – XML Syntax</w:delText>
        </w:r>
        <w:r w:rsidDel="00EB1DAE">
          <w:rPr>
            <w:noProof/>
            <w:webHidden/>
          </w:rPr>
          <w:tab/>
          <w:delText>66</w:delText>
        </w:r>
      </w:del>
    </w:p>
    <w:p w14:paraId="37E23C13" w14:textId="158D5D14" w:rsidR="005E5C94" w:rsidDel="00EB1DAE" w:rsidRDefault="005E5C94">
      <w:pPr>
        <w:pStyle w:val="Verzeichnis3"/>
        <w:tabs>
          <w:tab w:val="right" w:leader="dot" w:pos="9350"/>
        </w:tabs>
        <w:rPr>
          <w:del w:id="1158" w:author="Andreas Kuehne" w:date="2019-05-09T22:04:00Z"/>
          <w:rFonts w:asciiTheme="minorHAnsi" w:eastAsiaTheme="minorEastAsia" w:hAnsiTheme="minorHAnsi" w:cstheme="minorBidi"/>
          <w:noProof/>
          <w:sz w:val="22"/>
          <w:szCs w:val="22"/>
          <w:lang w:val="en-GB" w:eastAsia="en-GB"/>
        </w:rPr>
      </w:pPr>
      <w:del w:id="1159" w:author="Andreas Kuehne" w:date="2019-05-09T22:04:00Z">
        <w:r w:rsidRPr="00EB1DAE" w:rsidDel="00EB1DAE">
          <w:rPr>
            <w:rStyle w:val="Hyperlink"/>
            <w:noProof/>
            <w14:scene3d>
              <w14:camera w14:prst="orthographicFront"/>
              <w14:lightRig w14:rig="threePt" w14:dir="t">
                <w14:rot w14:lat="0" w14:lon="0" w14:rev="0"/>
              </w14:lightRig>
            </w14:scene3d>
          </w:rPr>
          <w:delText>4.3.13</w:delText>
        </w:r>
        <w:r w:rsidRPr="00EB1DAE" w:rsidDel="00EB1DAE">
          <w:rPr>
            <w:rStyle w:val="Hyperlink"/>
            <w:noProof/>
          </w:rPr>
          <w:delText xml:space="preserve"> Component X509Digest</w:delText>
        </w:r>
        <w:r w:rsidDel="00EB1DAE">
          <w:rPr>
            <w:noProof/>
            <w:webHidden/>
          </w:rPr>
          <w:tab/>
          <w:delText>66</w:delText>
        </w:r>
      </w:del>
    </w:p>
    <w:p w14:paraId="7D276CC1" w14:textId="332103D0" w:rsidR="005E5C94" w:rsidDel="00EB1DAE" w:rsidRDefault="005E5C94">
      <w:pPr>
        <w:pStyle w:val="Verzeichnis4"/>
        <w:tabs>
          <w:tab w:val="right" w:leader="dot" w:pos="9350"/>
        </w:tabs>
        <w:rPr>
          <w:del w:id="1160" w:author="Andreas Kuehne" w:date="2019-05-09T22:04:00Z"/>
          <w:rFonts w:asciiTheme="minorHAnsi" w:eastAsiaTheme="minorEastAsia" w:hAnsiTheme="minorHAnsi" w:cstheme="minorBidi"/>
          <w:noProof/>
          <w:sz w:val="22"/>
          <w:szCs w:val="22"/>
          <w:lang w:val="en-GB" w:eastAsia="en-GB"/>
        </w:rPr>
      </w:pPr>
      <w:del w:id="1161" w:author="Andreas Kuehne" w:date="2019-05-09T22:04:00Z">
        <w:r w:rsidRPr="00EB1DAE" w:rsidDel="00EB1DAE">
          <w:rPr>
            <w:rStyle w:val="Hyperlink"/>
            <w:noProof/>
            <w14:scene3d>
              <w14:camera w14:prst="orthographicFront"/>
              <w14:lightRig w14:rig="threePt" w14:dir="t">
                <w14:rot w14:lat="0" w14:lon="0" w14:rev="0"/>
              </w14:lightRig>
            </w14:scene3d>
          </w:rPr>
          <w:delText>4.3.13.1</w:delText>
        </w:r>
        <w:r w:rsidRPr="00EB1DAE" w:rsidDel="00EB1DAE">
          <w:rPr>
            <w:rStyle w:val="Hyperlink"/>
            <w:noProof/>
          </w:rPr>
          <w:delText xml:space="preserve"> X509Digest – JSON Syntax</w:delText>
        </w:r>
        <w:r w:rsidDel="00EB1DAE">
          <w:rPr>
            <w:noProof/>
            <w:webHidden/>
          </w:rPr>
          <w:tab/>
          <w:delText>66</w:delText>
        </w:r>
      </w:del>
    </w:p>
    <w:p w14:paraId="6C842FBB" w14:textId="5585D821" w:rsidR="005E5C94" w:rsidDel="00EB1DAE" w:rsidRDefault="005E5C94">
      <w:pPr>
        <w:pStyle w:val="Verzeichnis4"/>
        <w:tabs>
          <w:tab w:val="right" w:leader="dot" w:pos="9350"/>
        </w:tabs>
        <w:rPr>
          <w:del w:id="1162" w:author="Andreas Kuehne" w:date="2019-05-09T22:04:00Z"/>
          <w:rFonts w:asciiTheme="minorHAnsi" w:eastAsiaTheme="minorEastAsia" w:hAnsiTheme="minorHAnsi" w:cstheme="minorBidi"/>
          <w:noProof/>
          <w:sz w:val="22"/>
          <w:szCs w:val="22"/>
          <w:lang w:val="en-GB" w:eastAsia="en-GB"/>
        </w:rPr>
      </w:pPr>
      <w:del w:id="1163" w:author="Andreas Kuehne" w:date="2019-05-09T22:04:00Z">
        <w:r w:rsidRPr="00EB1DAE" w:rsidDel="00EB1DAE">
          <w:rPr>
            <w:rStyle w:val="Hyperlink"/>
            <w:noProof/>
            <w14:scene3d>
              <w14:camera w14:prst="orthographicFront"/>
              <w14:lightRig w14:rig="threePt" w14:dir="t">
                <w14:rot w14:lat="0" w14:lon="0" w14:rev="0"/>
              </w14:lightRig>
            </w14:scene3d>
          </w:rPr>
          <w:delText>4.3.13.2</w:delText>
        </w:r>
        <w:r w:rsidRPr="00EB1DAE" w:rsidDel="00EB1DAE">
          <w:rPr>
            <w:rStyle w:val="Hyperlink"/>
            <w:noProof/>
          </w:rPr>
          <w:delText xml:space="preserve"> X509Digest – XML Syntax</w:delText>
        </w:r>
        <w:r w:rsidDel="00EB1DAE">
          <w:rPr>
            <w:noProof/>
            <w:webHidden/>
          </w:rPr>
          <w:tab/>
          <w:delText>67</w:delText>
        </w:r>
      </w:del>
    </w:p>
    <w:p w14:paraId="26281072" w14:textId="66AB785A" w:rsidR="005E5C94" w:rsidDel="00EB1DAE" w:rsidRDefault="005E5C94">
      <w:pPr>
        <w:pStyle w:val="Verzeichnis3"/>
        <w:tabs>
          <w:tab w:val="right" w:leader="dot" w:pos="9350"/>
        </w:tabs>
        <w:rPr>
          <w:del w:id="1164" w:author="Andreas Kuehne" w:date="2019-05-09T22:04:00Z"/>
          <w:rFonts w:asciiTheme="minorHAnsi" w:eastAsiaTheme="minorEastAsia" w:hAnsiTheme="minorHAnsi" w:cstheme="minorBidi"/>
          <w:noProof/>
          <w:sz w:val="22"/>
          <w:szCs w:val="22"/>
          <w:lang w:val="en-GB" w:eastAsia="en-GB"/>
        </w:rPr>
      </w:pPr>
      <w:del w:id="1165" w:author="Andreas Kuehne" w:date="2019-05-09T22:04:00Z">
        <w:r w:rsidRPr="00EB1DAE" w:rsidDel="00EB1DAE">
          <w:rPr>
            <w:rStyle w:val="Hyperlink"/>
            <w:noProof/>
            <w14:scene3d>
              <w14:camera w14:prst="orthographicFront"/>
              <w14:lightRig w14:rig="threePt" w14:dir="t">
                <w14:rot w14:lat="0" w14:lon="0" w14:rev="0"/>
              </w14:lightRig>
            </w14:scene3d>
          </w:rPr>
          <w:delText>4.3.14</w:delText>
        </w:r>
        <w:r w:rsidRPr="00EB1DAE" w:rsidDel="00EB1DAE">
          <w:rPr>
            <w:rStyle w:val="Hyperlink"/>
            <w:noProof/>
          </w:rPr>
          <w:delText xml:space="preserve"> Component PropertiesHolder</w:delText>
        </w:r>
        <w:r w:rsidDel="00EB1DAE">
          <w:rPr>
            <w:noProof/>
            <w:webHidden/>
          </w:rPr>
          <w:tab/>
          <w:delText>67</w:delText>
        </w:r>
      </w:del>
    </w:p>
    <w:p w14:paraId="6A0BB476" w14:textId="1714F224" w:rsidR="005E5C94" w:rsidDel="00EB1DAE" w:rsidRDefault="005E5C94">
      <w:pPr>
        <w:pStyle w:val="Verzeichnis4"/>
        <w:tabs>
          <w:tab w:val="right" w:leader="dot" w:pos="9350"/>
        </w:tabs>
        <w:rPr>
          <w:del w:id="1166" w:author="Andreas Kuehne" w:date="2019-05-09T22:04:00Z"/>
          <w:rFonts w:asciiTheme="minorHAnsi" w:eastAsiaTheme="minorEastAsia" w:hAnsiTheme="minorHAnsi" w:cstheme="minorBidi"/>
          <w:noProof/>
          <w:sz w:val="22"/>
          <w:szCs w:val="22"/>
          <w:lang w:val="en-GB" w:eastAsia="en-GB"/>
        </w:rPr>
      </w:pPr>
      <w:del w:id="1167" w:author="Andreas Kuehne" w:date="2019-05-09T22:04:00Z">
        <w:r w:rsidRPr="00EB1DAE" w:rsidDel="00EB1DAE">
          <w:rPr>
            <w:rStyle w:val="Hyperlink"/>
            <w:noProof/>
            <w14:scene3d>
              <w14:camera w14:prst="orthographicFront"/>
              <w14:lightRig w14:rig="threePt" w14:dir="t">
                <w14:rot w14:lat="0" w14:lon="0" w14:rev="0"/>
              </w14:lightRig>
            </w14:scene3d>
          </w:rPr>
          <w:delText>4.3.14.1</w:delText>
        </w:r>
        <w:r w:rsidRPr="00EB1DAE" w:rsidDel="00EB1DAE">
          <w:rPr>
            <w:rStyle w:val="Hyperlink"/>
            <w:noProof/>
          </w:rPr>
          <w:delText xml:space="preserve"> PropertiesHolder – JSON Syntax</w:delText>
        </w:r>
        <w:r w:rsidDel="00EB1DAE">
          <w:rPr>
            <w:noProof/>
            <w:webHidden/>
          </w:rPr>
          <w:tab/>
          <w:delText>67</w:delText>
        </w:r>
      </w:del>
    </w:p>
    <w:p w14:paraId="5E1704E8" w14:textId="4ACF79A8" w:rsidR="005E5C94" w:rsidDel="00EB1DAE" w:rsidRDefault="005E5C94">
      <w:pPr>
        <w:pStyle w:val="Verzeichnis4"/>
        <w:tabs>
          <w:tab w:val="right" w:leader="dot" w:pos="9350"/>
        </w:tabs>
        <w:rPr>
          <w:del w:id="1168" w:author="Andreas Kuehne" w:date="2019-05-09T22:04:00Z"/>
          <w:rFonts w:asciiTheme="minorHAnsi" w:eastAsiaTheme="minorEastAsia" w:hAnsiTheme="minorHAnsi" w:cstheme="minorBidi"/>
          <w:noProof/>
          <w:sz w:val="22"/>
          <w:szCs w:val="22"/>
          <w:lang w:val="en-GB" w:eastAsia="en-GB"/>
        </w:rPr>
      </w:pPr>
      <w:del w:id="1169" w:author="Andreas Kuehne" w:date="2019-05-09T22:04:00Z">
        <w:r w:rsidRPr="00EB1DAE" w:rsidDel="00EB1DAE">
          <w:rPr>
            <w:rStyle w:val="Hyperlink"/>
            <w:noProof/>
            <w14:scene3d>
              <w14:camera w14:prst="orthographicFront"/>
              <w14:lightRig w14:rig="threePt" w14:dir="t">
                <w14:rot w14:lat="0" w14:lon="0" w14:rev="0"/>
              </w14:lightRig>
            </w14:scene3d>
          </w:rPr>
          <w:delText>4.3.14.2</w:delText>
        </w:r>
        <w:r w:rsidRPr="00EB1DAE" w:rsidDel="00EB1DAE">
          <w:rPr>
            <w:rStyle w:val="Hyperlink"/>
            <w:noProof/>
          </w:rPr>
          <w:delText xml:space="preserve"> PropertiesHolder – XML Syntax</w:delText>
        </w:r>
        <w:r w:rsidDel="00EB1DAE">
          <w:rPr>
            <w:noProof/>
            <w:webHidden/>
          </w:rPr>
          <w:tab/>
          <w:delText>68</w:delText>
        </w:r>
      </w:del>
    </w:p>
    <w:p w14:paraId="342423A8" w14:textId="6870308B" w:rsidR="005E5C94" w:rsidDel="00EB1DAE" w:rsidRDefault="005E5C94">
      <w:pPr>
        <w:pStyle w:val="Verzeichnis3"/>
        <w:tabs>
          <w:tab w:val="right" w:leader="dot" w:pos="9350"/>
        </w:tabs>
        <w:rPr>
          <w:del w:id="1170" w:author="Andreas Kuehne" w:date="2019-05-09T22:04:00Z"/>
          <w:rFonts w:asciiTheme="minorHAnsi" w:eastAsiaTheme="minorEastAsia" w:hAnsiTheme="minorHAnsi" w:cstheme="minorBidi"/>
          <w:noProof/>
          <w:sz w:val="22"/>
          <w:szCs w:val="22"/>
          <w:lang w:val="en-GB" w:eastAsia="en-GB"/>
        </w:rPr>
      </w:pPr>
      <w:del w:id="1171" w:author="Andreas Kuehne" w:date="2019-05-09T22:04:00Z">
        <w:r w:rsidRPr="00EB1DAE" w:rsidDel="00EB1DAE">
          <w:rPr>
            <w:rStyle w:val="Hyperlink"/>
            <w:noProof/>
            <w14:scene3d>
              <w14:camera w14:prst="orthographicFront"/>
              <w14:lightRig w14:rig="threePt" w14:dir="t">
                <w14:rot w14:lat="0" w14:lon="0" w14:rev="0"/>
              </w14:lightRig>
            </w14:scene3d>
          </w:rPr>
          <w:delText>4.3.15</w:delText>
        </w:r>
        <w:r w:rsidRPr="00EB1DAE" w:rsidDel="00EB1DAE">
          <w:rPr>
            <w:rStyle w:val="Hyperlink"/>
            <w:noProof/>
          </w:rPr>
          <w:delText xml:space="preserve"> Component Properties</w:delText>
        </w:r>
        <w:r w:rsidDel="00EB1DAE">
          <w:rPr>
            <w:noProof/>
            <w:webHidden/>
          </w:rPr>
          <w:tab/>
          <w:delText>68</w:delText>
        </w:r>
      </w:del>
    </w:p>
    <w:p w14:paraId="6978A2AB" w14:textId="00897C13" w:rsidR="005E5C94" w:rsidDel="00EB1DAE" w:rsidRDefault="005E5C94">
      <w:pPr>
        <w:pStyle w:val="Verzeichnis4"/>
        <w:tabs>
          <w:tab w:val="right" w:leader="dot" w:pos="9350"/>
        </w:tabs>
        <w:rPr>
          <w:del w:id="1172" w:author="Andreas Kuehne" w:date="2019-05-09T22:04:00Z"/>
          <w:rFonts w:asciiTheme="minorHAnsi" w:eastAsiaTheme="minorEastAsia" w:hAnsiTheme="minorHAnsi" w:cstheme="minorBidi"/>
          <w:noProof/>
          <w:sz w:val="22"/>
          <w:szCs w:val="22"/>
          <w:lang w:val="en-GB" w:eastAsia="en-GB"/>
        </w:rPr>
      </w:pPr>
      <w:del w:id="1173" w:author="Andreas Kuehne" w:date="2019-05-09T22:04:00Z">
        <w:r w:rsidRPr="00EB1DAE" w:rsidDel="00EB1DAE">
          <w:rPr>
            <w:rStyle w:val="Hyperlink"/>
            <w:noProof/>
            <w14:scene3d>
              <w14:camera w14:prst="orthographicFront"/>
              <w14:lightRig w14:rig="threePt" w14:dir="t">
                <w14:rot w14:lat="0" w14:lon="0" w14:rev="0"/>
              </w14:lightRig>
            </w14:scene3d>
          </w:rPr>
          <w:delText>4.3.15.1</w:delText>
        </w:r>
        <w:r w:rsidRPr="00EB1DAE" w:rsidDel="00EB1DAE">
          <w:rPr>
            <w:rStyle w:val="Hyperlink"/>
            <w:noProof/>
          </w:rPr>
          <w:delText xml:space="preserve"> Properties – JSON Syntax</w:delText>
        </w:r>
        <w:r w:rsidDel="00EB1DAE">
          <w:rPr>
            <w:noProof/>
            <w:webHidden/>
          </w:rPr>
          <w:tab/>
          <w:delText>68</w:delText>
        </w:r>
      </w:del>
    </w:p>
    <w:p w14:paraId="540574A1" w14:textId="05AE7F73" w:rsidR="005E5C94" w:rsidDel="00EB1DAE" w:rsidRDefault="005E5C94">
      <w:pPr>
        <w:pStyle w:val="Verzeichnis4"/>
        <w:tabs>
          <w:tab w:val="right" w:leader="dot" w:pos="9350"/>
        </w:tabs>
        <w:rPr>
          <w:del w:id="1174" w:author="Andreas Kuehne" w:date="2019-05-09T22:04:00Z"/>
          <w:rFonts w:asciiTheme="minorHAnsi" w:eastAsiaTheme="minorEastAsia" w:hAnsiTheme="minorHAnsi" w:cstheme="minorBidi"/>
          <w:noProof/>
          <w:sz w:val="22"/>
          <w:szCs w:val="22"/>
          <w:lang w:val="en-GB" w:eastAsia="en-GB"/>
        </w:rPr>
      </w:pPr>
      <w:del w:id="1175" w:author="Andreas Kuehne" w:date="2019-05-09T22:04:00Z">
        <w:r w:rsidRPr="00EB1DAE" w:rsidDel="00EB1DAE">
          <w:rPr>
            <w:rStyle w:val="Hyperlink"/>
            <w:noProof/>
            <w14:scene3d>
              <w14:camera w14:prst="orthographicFront"/>
              <w14:lightRig w14:rig="threePt" w14:dir="t">
                <w14:rot w14:lat="0" w14:lon="0" w14:rev="0"/>
              </w14:lightRig>
            </w14:scene3d>
          </w:rPr>
          <w:delText>4.3.15.2</w:delText>
        </w:r>
        <w:r w:rsidRPr="00EB1DAE" w:rsidDel="00EB1DAE">
          <w:rPr>
            <w:rStyle w:val="Hyperlink"/>
            <w:noProof/>
          </w:rPr>
          <w:delText xml:space="preserve"> Properties – XML Syntax</w:delText>
        </w:r>
        <w:r w:rsidDel="00EB1DAE">
          <w:rPr>
            <w:noProof/>
            <w:webHidden/>
          </w:rPr>
          <w:tab/>
          <w:delText>69</w:delText>
        </w:r>
      </w:del>
    </w:p>
    <w:p w14:paraId="70581DA6" w14:textId="4373591F" w:rsidR="005E5C94" w:rsidDel="00EB1DAE" w:rsidRDefault="005E5C94">
      <w:pPr>
        <w:pStyle w:val="Verzeichnis3"/>
        <w:tabs>
          <w:tab w:val="right" w:leader="dot" w:pos="9350"/>
        </w:tabs>
        <w:rPr>
          <w:del w:id="1176" w:author="Andreas Kuehne" w:date="2019-05-09T22:04:00Z"/>
          <w:rFonts w:asciiTheme="minorHAnsi" w:eastAsiaTheme="minorEastAsia" w:hAnsiTheme="minorHAnsi" w:cstheme="minorBidi"/>
          <w:noProof/>
          <w:sz w:val="22"/>
          <w:szCs w:val="22"/>
          <w:lang w:val="en-GB" w:eastAsia="en-GB"/>
        </w:rPr>
      </w:pPr>
      <w:del w:id="1177" w:author="Andreas Kuehne" w:date="2019-05-09T22:04:00Z">
        <w:r w:rsidRPr="00EB1DAE" w:rsidDel="00EB1DAE">
          <w:rPr>
            <w:rStyle w:val="Hyperlink"/>
            <w:noProof/>
            <w14:scene3d>
              <w14:camera w14:prst="orthographicFront"/>
              <w14:lightRig w14:rig="threePt" w14:dir="t">
                <w14:rot w14:lat="0" w14:lon="0" w14:rev="0"/>
              </w14:lightRig>
            </w14:scene3d>
          </w:rPr>
          <w:delText>4.3.16</w:delText>
        </w:r>
        <w:r w:rsidRPr="00EB1DAE" w:rsidDel="00EB1DAE">
          <w:rPr>
            <w:rStyle w:val="Hyperlink"/>
            <w:noProof/>
          </w:rPr>
          <w:delText xml:space="preserve"> Component Property</w:delText>
        </w:r>
        <w:r w:rsidDel="00EB1DAE">
          <w:rPr>
            <w:noProof/>
            <w:webHidden/>
          </w:rPr>
          <w:tab/>
          <w:delText>69</w:delText>
        </w:r>
      </w:del>
    </w:p>
    <w:p w14:paraId="7F766F59" w14:textId="46E54F73" w:rsidR="005E5C94" w:rsidDel="00EB1DAE" w:rsidRDefault="005E5C94">
      <w:pPr>
        <w:pStyle w:val="Verzeichnis4"/>
        <w:tabs>
          <w:tab w:val="right" w:leader="dot" w:pos="9350"/>
        </w:tabs>
        <w:rPr>
          <w:del w:id="1178" w:author="Andreas Kuehne" w:date="2019-05-09T22:04:00Z"/>
          <w:rFonts w:asciiTheme="minorHAnsi" w:eastAsiaTheme="minorEastAsia" w:hAnsiTheme="minorHAnsi" w:cstheme="minorBidi"/>
          <w:noProof/>
          <w:sz w:val="22"/>
          <w:szCs w:val="22"/>
          <w:lang w:val="en-GB" w:eastAsia="en-GB"/>
        </w:rPr>
      </w:pPr>
      <w:del w:id="1179" w:author="Andreas Kuehne" w:date="2019-05-09T22:04:00Z">
        <w:r w:rsidRPr="00EB1DAE" w:rsidDel="00EB1DAE">
          <w:rPr>
            <w:rStyle w:val="Hyperlink"/>
            <w:noProof/>
            <w14:scene3d>
              <w14:camera w14:prst="orthographicFront"/>
              <w14:lightRig w14:rig="threePt" w14:dir="t">
                <w14:rot w14:lat="0" w14:lon="0" w14:rev="0"/>
              </w14:lightRig>
            </w14:scene3d>
          </w:rPr>
          <w:delText>4.3.16.1</w:delText>
        </w:r>
        <w:r w:rsidRPr="00EB1DAE" w:rsidDel="00EB1DAE">
          <w:rPr>
            <w:rStyle w:val="Hyperlink"/>
            <w:noProof/>
          </w:rPr>
          <w:delText xml:space="preserve"> Property – JSON Syntax</w:delText>
        </w:r>
        <w:r w:rsidDel="00EB1DAE">
          <w:rPr>
            <w:noProof/>
            <w:webHidden/>
          </w:rPr>
          <w:tab/>
          <w:delText>69</w:delText>
        </w:r>
      </w:del>
    </w:p>
    <w:p w14:paraId="7D9AA7E2" w14:textId="0421AB7E" w:rsidR="005E5C94" w:rsidDel="00EB1DAE" w:rsidRDefault="005E5C94">
      <w:pPr>
        <w:pStyle w:val="Verzeichnis4"/>
        <w:tabs>
          <w:tab w:val="right" w:leader="dot" w:pos="9350"/>
        </w:tabs>
        <w:rPr>
          <w:del w:id="1180" w:author="Andreas Kuehne" w:date="2019-05-09T22:04:00Z"/>
          <w:rFonts w:asciiTheme="minorHAnsi" w:eastAsiaTheme="minorEastAsia" w:hAnsiTheme="minorHAnsi" w:cstheme="minorBidi"/>
          <w:noProof/>
          <w:sz w:val="22"/>
          <w:szCs w:val="22"/>
          <w:lang w:val="en-GB" w:eastAsia="en-GB"/>
        </w:rPr>
      </w:pPr>
      <w:del w:id="1181" w:author="Andreas Kuehne" w:date="2019-05-09T22:04:00Z">
        <w:r w:rsidRPr="00EB1DAE" w:rsidDel="00EB1DAE">
          <w:rPr>
            <w:rStyle w:val="Hyperlink"/>
            <w:noProof/>
            <w14:scene3d>
              <w14:camera w14:prst="orthographicFront"/>
              <w14:lightRig w14:rig="threePt" w14:dir="t">
                <w14:rot w14:lat="0" w14:lon="0" w14:rev="0"/>
              </w14:lightRig>
            </w14:scene3d>
          </w:rPr>
          <w:delText>4.3.16.2</w:delText>
        </w:r>
        <w:r w:rsidRPr="00EB1DAE" w:rsidDel="00EB1DAE">
          <w:rPr>
            <w:rStyle w:val="Hyperlink"/>
            <w:noProof/>
          </w:rPr>
          <w:delText xml:space="preserve"> Property – XML Syntax</w:delText>
        </w:r>
        <w:r w:rsidDel="00EB1DAE">
          <w:rPr>
            <w:noProof/>
            <w:webHidden/>
          </w:rPr>
          <w:tab/>
          <w:delText>70</w:delText>
        </w:r>
      </w:del>
    </w:p>
    <w:p w14:paraId="3127815D" w14:textId="7D9B77DD" w:rsidR="005E5C94" w:rsidDel="00EB1DAE" w:rsidRDefault="005E5C94">
      <w:pPr>
        <w:pStyle w:val="Verzeichnis3"/>
        <w:tabs>
          <w:tab w:val="right" w:leader="dot" w:pos="9350"/>
        </w:tabs>
        <w:rPr>
          <w:del w:id="1182" w:author="Andreas Kuehne" w:date="2019-05-09T22:04:00Z"/>
          <w:rFonts w:asciiTheme="minorHAnsi" w:eastAsiaTheme="minorEastAsia" w:hAnsiTheme="minorHAnsi" w:cstheme="minorBidi"/>
          <w:noProof/>
          <w:sz w:val="22"/>
          <w:szCs w:val="22"/>
          <w:lang w:val="en-GB" w:eastAsia="en-GB"/>
        </w:rPr>
      </w:pPr>
      <w:del w:id="1183" w:author="Andreas Kuehne" w:date="2019-05-09T22:04:00Z">
        <w:r w:rsidRPr="00EB1DAE" w:rsidDel="00EB1DAE">
          <w:rPr>
            <w:rStyle w:val="Hyperlink"/>
            <w:noProof/>
            <w14:scene3d>
              <w14:camera w14:prst="orthographicFront"/>
              <w14:lightRig w14:rig="threePt" w14:dir="t">
                <w14:rot w14:lat="0" w14:lon="0" w14:rev="0"/>
              </w14:lightRig>
            </w14:scene3d>
          </w:rPr>
          <w:delText>4.3.17</w:delText>
        </w:r>
        <w:r w:rsidRPr="00EB1DAE" w:rsidDel="00EB1DAE">
          <w:rPr>
            <w:rStyle w:val="Hyperlink"/>
            <w:noProof/>
          </w:rPr>
          <w:delText xml:space="preserve"> Component IncludeObject</w:delText>
        </w:r>
        <w:r w:rsidDel="00EB1DAE">
          <w:rPr>
            <w:noProof/>
            <w:webHidden/>
          </w:rPr>
          <w:tab/>
          <w:delText>70</w:delText>
        </w:r>
      </w:del>
    </w:p>
    <w:p w14:paraId="539A94CA" w14:textId="006038AE" w:rsidR="005E5C94" w:rsidDel="00EB1DAE" w:rsidRDefault="005E5C94">
      <w:pPr>
        <w:pStyle w:val="Verzeichnis4"/>
        <w:tabs>
          <w:tab w:val="right" w:leader="dot" w:pos="9350"/>
        </w:tabs>
        <w:rPr>
          <w:del w:id="1184" w:author="Andreas Kuehne" w:date="2019-05-09T22:04:00Z"/>
          <w:rFonts w:asciiTheme="minorHAnsi" w:eastAsiaTheme="minorEastAsia" w:hAnsiTheme="minorHAnsi" w:cstheme="minorBidi"/>
          <w:noProof/>
          <w:sz w:val="22"/>
          <w:szCs w:val="22"/>
          <w:lang w:val="en-GB" w:eastAsia="en-GB"/>
        </w:rPr>
      </w:pPr>
      <w:del w:id="1185" w:author="Andreas Kuehne" w:date="2019-05-09T22:04:00Z">
        <w:r w:rsidRPr="00EB1DAE" w:rsidDel="00EB1DAE">
          <w:rPr>
            <w:rStyle w:val="Hyperlink"/>
            <w:noProof/>
            <w14:scene3d>
              <w14:camera w14:prst="orthographicFront"/>
              <w14:lightRig w14:rig="threePt" w14:dir="t">
                <w14:rot w14:lat="0" w14:lon="0" w14:rev="0"/>
              </w14:lightRig>
            </w14:scene3d>
          </w:rPr>
          <w:delText>4.3.17.1</w:delText>
        </w:r>
        <w:r w:rsidRPr="00EB1DAE" w:rsidDel="00EB1DAE">
          <w:rPr>
            <w:rStyle w:val="Hyperlink"/>
            <w:noProof/>
          </w:rPr>
          <w:delText xml:space="preserve"> IncludeObject – JSON Syntax</w:delText>
        </w:r>
        <w:r w:rsidDel="00EB1DAE">
          <w:rPr>
            <w:noProof/>
            <w:webHidden/>
          </w:rPr>
          <w:tab/>
          <w:delText>71</w:delText>
        </w:r>
      </w:del>
    </w:p>
    <w:p w14:paraId="6C4AF893" w14:textId="4B09365C" w:rsidR="005E5C94" w:rsidDel="00EB1DAE" w:rsidRDefault="005E5C94">
      <w:pPr>
        <w:pStyle w:val="Verzeichnis4"/>
        <w:tabs>
          <w:tab w:val="right" w:leader="dot" w:pos="9350"/>
        </w:tabs>
        <w:rPr>
          <w:del w:id="1186" w:author="Andreas Kuehne" w:date="2019-05-09T22:04:00Z"/>
          <w:rFonts w:asciiTheme="minorHAnsi" w:eastAsiaTheme="minorEastAsia" w:hAnsiTheme="minorHAnsi" w:cstheme="minorBidi"/>
          <w:noProof/>
          <w:sz w:val="22"/>
          <w:szCs w:val="22"/>
          <w:lang w:val="en-GB" w:eastAsia="en-GB"/>
        </w:rPr>
      </w:pPr>
      <w:del w:id="1187" w:author="Andreas Kuehne" w:date="2019-05-09T22:04:00Z">
        <w:r w:rsidRPr="00EB1DAE" w:rsidDel="00EB1DAE">
          <w:rPr>
            <w:rStyle w:val="Hyperlink"/>
            <w:noProof/>
            <w14:scene3d>
              <w14:camera w14:prst="orthographicFront"/>
              <w14:lightRig w14:rig="threePt" w14:dir="t">
                <w14:rot w14:lat="0" w14:lon="0" w14:rev="0"/>
              </w14:lightRig>
            </w14:scene3d>
          </w:rPr>
          <w:delText>4.3.17.2</w:delText>
        </w:r>
        <w:r w:rsidRPr="00EB1DAE" w:rsidDel="00EB1DAE">
          <w:rPr>
            <w:rStyle w:val="Hyperlink"/>
            <w:noProof/>
          </w:rPr>
          <w:delText xml:space="preserve"> IncludeObject – XML Syntax</w:delText>
        </w:r>
        <w:r w:rsidDel="00EB1DAE">
          <w:rPr>
            <w:noProof/>
            <w:webHidden/>
          </w:rPr>
          <w:tab/>
          <w:delText>72</w:delText>
        </w:r>
      </w:del>
    </w:p>
    <w:p w14:paraId="132F0E86" w14:textId="2C1A7635" w:rsidR="005E5C94" w:rsidDel="00EB1DAE" w:rsidRDefault="005E5C94">
      <w:pPr>
        <w:pStyle w:val="Verzeichnis3"/>
        <w:tabs>
          <w:tab w:val="right" w:leader="dot" w:pos="9350"/>
        </w:tabs>
        <w:rPr>
          <w:del w:id="1188" w:author="Andreas Kuehne" w:date="2019-05-09T22:04:00Z"/>
          <w:rFonts w:asciiTheme="minorHAnsi" w:eastAsiaTheme="minorEastAsia" w:hAnsiTheme="minorHAnsi" w:cstheme="minorBidi"/>
          <w:noProof/>
          <w:sz w:val="22"/>
          <w:szCs w:val="22"/>
          <w:lang w:val="en-GB" w:eastAsia="en-GB"/>
        </w:rPr>
      </w:pPr>
      <w:del w:id="1189" w:author="Andreas Kuehne" w:date="2019-05-09T22:04:00Z">
        <w:r w:rsidRPr="00EB1DAE" w:rsidDel="00EB1DAE">
          <w:rPr>
            <w:rStyle w:val="Hyperlink"/>
            <w:noProof/>
            <w14:scene3d>
              <w14:camera w14:prst="orthographicFront"/>
              <w14:lightRig w14:rig="threePt" w14:dir="t">
                <w14:rot w14:lat="0" w14:lon="0" w14:rev="0"/>
              </w14:lightRig>
            </w14:scene3d>
          </w:rPr>
          <w:delText>4.3.18</w:delText>
        </w:r>
        <w:r w:rsidRPr="00EB1DAE" w:rsidDel="00EB1DAE">
          <w:rPr>
            <w:rStyle w:val="Hyperlink"/>
            <w:noProof/>
          </w:rPr>
          <w:delText xml:space="preserve"> Component SignaturePlacement</w:delText>
        </w:r>
        <w:r w:rsidDel="00EB1DAE">
          <w:rPr>
            <w:noProof/>
            <w:webHidden/>
          </w:rPr>
          <w:tab/>
          <w:delText>72</w:delText>
        </w:r>
      </w:del>
    </w:p>
    <w:p w14:paraId="0F4CEC8C" w14:textId="63AAC30C" w:rsidR="005E5C94" w:rsidDel="00EB1DAE" w:rsidRDefault="005E5C94">
      <w:pPr>
        <w:pStyle w:val="Verzeichnis4"/>
        <w:tabs>
          <w:tab w:val="right" w:leader="dot" w:pos="9350"/>
        </w:tabs>
        <w:rPr>
          <w:del w:id="1190" w:author="Andreas Kuehne" w:date="2019-05-09T22:04:00Z"/>
          <w:rFonts w:asciiTheme="minorHAnsi" w:eastAsiaTheme="minorEastAsia" w:hAnsiTheme="minorHAnsi" w:cstheme="minorBidi"/>
          <w:noProof/>
          <w:sz w:val="22"/>
          <w:szCs w:val="22"/>
          <w:lang w:val="en-GB" w:eastAsia="en-GB"/>
        </w:rPr>
      </w:pPr>
      <w:del w:id="1191" w:author="Andreas Kuehne" w:date="2019-05-09T22:04:00Z">
        <w:r w:rsidRPr="00EB1DAE" w:rsidDel="00EB1DAE">
          <w:rPr>
            <w:rStyle w:val="Hyperlink"/>
            <w:noProof/>
            <w14:scene3d>
              <w14:camera w14:prst="orthographicFront"/>
              <w14:lightRig w14:rig="threePt" w14:dir="t">
                <w14:rot w14:lat="0" w14:lon="0" w14:rev="0"/>
              </w14:lightRig>
            </w14:scene3d>
          </w:rPr>
          <w:delText>4.3.18.1</w:delText>
        </w:r>
        <w:r w:rsidRPr="00EB1DAE" w:rsidDel="00EB1DAE">
          <w:rPr>
            <w:rStyle w:val="Hyperlink"/>
            <w:noProof/>
          </w:rPr>
          <w:delText xml:space="preserve"> SignaturePlacement – JSON Syntax</w:delText>
        </w:r>
        <w:r w:rsidDel="00EB1DAE">
          <w:rPr>
            <w:noProof/>
            <w:webHidden/>
          </w:rPr>
          <w:tab/>
          <w:delText>72</w:delText>
        </w:r>
      </w:del>
    </w:p>
    <w:p w14:paraId="151B5D60" w14:textId="22C6A5D9" w:rsidR="005E5C94" w:rsidDel="00EB1DAE" w:rsidRDefault="005E5C94">
      <w:pPr>
        <w:pStyle w:val="Verzeichnis4"/>
        <w:tabs>
          <w:tab w:val="right" w:leader="dot" w:pos="9350"/>
        </w:tabs>
        <w:rPr>
          <w:del w:id="1192" w:author="Andreas Kuehne" w:date="2019-05-09T22:04:00Z"/>
          <w:rFonts w:asciiTheme="minorHAnsi" w:eastAsiaTheme="minorEastAsia" w:hAnsiTheme="minorHAnsi" w:cstheme="minorBidi"/>
          <w:noProof/>
          <w:sz w:val="22"/>
          <w:szCs w:val="22"/>
          <w:lang w:val="en-GB" w:eastAsia="en-GB"/>
        </w:rPr>
      </w:pPr>
      <w:del w:id="1193" w:author="Andreas Kuehne" w:date="2019-05-09T22:04:00Z">
        <w:r w:rsidRPr="00EB1DAE" w:rsidDel="00EB1DAE">
          <w:rPr>
            <w:rStyle w:val="Hyperlink"/>
            <w:noProof/>
            <w14:scene3d>
              <w14:camera w14:prst="orthographicFront"/>
              <w14:lightRig w14:rig="threePt" w14:dir="t">
                <w14:rot w14:lat="0" w14:lon="0" w14:rev="0"/>
              </w14:lightRig>
            </w14:scene3d>
          </w:rPr>
          <w:delText>4.3.18.2</w:delText>
        </w:r>
        <w:r w:rsidRPr="00EB1DAE" w:rsidDel="00EB1DAE">
          <w:rPr>
            <w:rStyle w:val="Hyperlink"/>
            <w:noProof/>
          </w:rPr>
          <w:delText xml:space="preserve"> SignaturePlacement – XML Syntax</w:delText>
        </w:r>
        <w:r w:rsidDel="00EB1DAE">
          <w:rPr>
            <w:noProof/>
            <w:webHidden/>
          </w:rPr>
          <w:tab/>
          <w:delText>73</w:delText>
        </w:r>
      </w:del>
    </w:p>
    <w:p w14:paraId="55D9ED49" w14:textId="550C2BB0" w:rsidR="005E5C94" w:rsidDel="00EB1DAE" w:rsidRDefault="005E5C94">
      <w:pPr>
        <w:pStyle w:val="Verzeichnis3"/>
        <w:tabs>
          <w:tab w:val="right" w:leader="dot" w:pos="9350"/>
        </w:tabs>
        <w:rPr>
          <w:del w:id="1194" w:author="Andreas Kuehne" w:date="2019-05-09T22:04:00Z"/>
          <w:rFonts w:asciiTheme="minorHAnsi" w:eastAsiaTheme="minorEastAsia" w:hAnsiTheme="minorHAnsi" w:cstheme="minorBidi"/>
          <w:noProof/>
          <w:sz w:val="22"/>
          <w:szCs w:val="22"/>
          <w:lang w:val="en-GB" w:eastAsia="en-GB"/>
        </w:rPr>
      </w:pPr>
      <w:del w:id="1195" w:author="Andreas Kuehne" w:date="2019-05-09T22:04:00Z">
        <w:r w:rsidRPr="00EB1DAE" w:rsidDel="00EB1DAE">
          <w:rPr>
            <w:rStyle w:val="Hyperlink"/>
            <w:noProof/>
            <w14:scene3d>
              <w14:camera w14:prst="orthographicFront"/>
              <w14:lightRig w14:rig="threePt" w14:dir="t">
                <w14:rot w14:lat="0" w14:lon="0" w14:rev="0"/>
              </w14:lightRig>
            </w14:scene3d>
          </w:rPr>
          <w:delText>4.3.19</w:delText>
        </w:r>
        <w:r w:rsidRPr="00EB1DAE" w:rsidDel="00EB1DAE">
          <w:rPr>
            <w:rStyle w:val="Hyperlink"/>
            <w:noProof/>
          </w:rPr>
          <w:delText xml:space="preserve"> Component DocumentWithSignature</w:delText>
        </w:r>
        <w:r w:rsidDel="00EB1DAE">
          <w:rPr>
            <w:noProof/>
            <w:webHidden/>
          </w:rPr>
          <w:tab/>
          <w:delText>74</w:delText>
        </w:r>
      </w:del>
    </w:p>
    <w:p w14:paraId="2470F951" w14:textId="5321CBC9" w:rsidR="005E5C94" w:rsidDel="00EB1DAE" w:rsidRDefault="005E5C94">
      <w:pPr>
        <w:pStyle w:val="Verzeichnis4"/>
        <w:tabs>
          <w:tab w:val="right" w:leader="dot" w:pos="9350"/>
        </w:tabs>
        <w:rPr>
          <w:del w:id="1196" w:author="Andreas Kuehne" w:date="2019-05-09T22:04:00Z"/>
          <w:rFonts w:asciiTheme="minorHAnsi" w:eastAsiaTheme="minorEastAsia" w:hAnsiTheme="minorHAnsi" w:cstheme="minorBidi"/>
          <w:noProof/>
          <w:sz w:val="22"/>
          <w:szCs w:val="22"/>
          <w:lang w:val="en-GB" w:eastAsia="en-GB"/>
        </w:rPr>
      </w:pPr>
      <w:del w:id="1197" w:author="Andreas Kuehne" w:date="2019-05-09T22:04:00Z">
        <w:r w:rsidRPr="00EB1DAE" w:rsidDel="00EB1DAE">
          <w:rPr>
            <w:rStyle w:val="Hyperlink"/>
            <w:noProof/>
            <w14:scene3d>
              <w14:camera w14:prst="orthographicFront"/>
              <w14:lightRig w14:rig="threePt" w14:dir="t">
                <w14:rot w14:lat="0" w14:lon="0" w14:rev="0"/>
              </w14:lightRig>
            </w14:scene3d>
          </w:rPr>
          <w:delText>4.3.19.1</w:delText>
        </w:r>
        <w:r w:rsidRPr="00EB1DAE" w:rsidDel="00EB1DAE">
          <w:rPr>
            <w:rStyle w:val="Hyperlink"/>
            <w:noProof/>
          </w:rPr>
          <w:delText xml:space="preserve"> DocumentWithSignature – JSON Syntax</w:delText>
        </w:r>
        <w:r w:rsidDel="00EB1DAE">
          <w:rPr>
            <w:noProof/>
            <w:webHidden/>
          </w:rPr>
          <w:tab/>
          <w:delText>74</w:delText>
        </w:r>
      </w:del>
    </w:p>
    <w:p w14:paraId="1D194C34" w14:textId="1035F68F" w:rsidR="005E5C94" w:rsidDel="00EB1DAE" w:rsidRDefault="005E5C94">
      <w:pPr>
        <w:pStyle w:val="Verzeichnis4"/>
        <w:tabs>
          <w:tab w:val="right" w:leader="dot" w:pos="9350"/>
        </w:tabs>
        <w:rPr>
          <w:del w:id="1198" w:author="Andreas Kuehne" w:date="2019-05-09T22:04:00Z"/>
          <w:rFonts w:asciiTheme="minorHAnsi" w:eastAsiaTheme="minorEastAsia" w:hAnsiTheme="minorHAnsi" w:cstheme="minorBidi"/>
          <w:noProof/>
          <w:sz w:val="22"/>
          <w:szCs w:val="22"/>
          <w:lang w:val="en-GB" w:eastAsia="en-GB"/>
        </w:rPr>
      </w:pPr>
      <w:del w:id="1199" w:author="Andreas Kuehne" w:date="2019-05-09T22:04:00Z">
        <w:r w:rsidRPr="00EB1DAE" w:rsidDel="00EB1DAE">
          <w:rPr>
            <w:rStyle w:val="Hyperlink"/>
            <w:noProof/>
            <w14:scene3d>
              <w14:camera w14:prst="orthographicFront"/>
              <w14:lightRig w14:rig="threePt" w14:dir="t">
                <w14:rot w14:lat="0" w14:lon="0" w14:rev="0"/>
              </w14:lightRig>
            </w14:scene3d>
          </w:rPr>
          <w:delText>4.3.19.2</w:delText>
        </w:r>
        <w:r w:rsidRPr="00EB1DAE" w:rsidDel="00EB1DAE">
          <w:rPr>
            <w:rStyle w:val="Hyperlink"/>
            <w:noProof/>
          </w:rPr>
          <w:delText xml:space="preserve"> DocumentWithSignature – XML Syntax</w:delText>
        </w:r>
        <w:r w:rsidDel="00EB1DAE">
          <w:rPr>
            <w:noProof/>
            <w:webHidden/>
          </w:rPr>
          <w:tab/>
          <w:delText>74</w:delText>
        </w:r>
      </w:del>
    </w:p>
    <w:p w14:paraId="6E8D2E12" w14:textId="3B6B1562" w:rsidR="005E5C94" w:rsidDel="00EB1DAE" w:rsidRDefault="005E5C94">
      <w:pPr>
        <w:pStyle w:val="Verzeichnis3"/>
        <w:tabs>
          <w:tab w:val="right" w:leader="dot" w:pos="9350"/>
        </w:tabs>
        <w:rPr>
          <w:del w:id="1200" w:author="Andreas Kuehne" w:date="2019-05-09T22:04:00Z"/>
          <w:rFonts w:asciiTheme="minorHAnsi" w:eastAsiaTheme="minorEastAsia" w:hAnsiTheme="minorHAnsi" w:cstheme="minorBidi"/>
          <w:noProof/>
          <w:sz w:val="22"/>
          <w:szCs w:val="22"/>
          <w:lang w:val="en-GB" w:eastAsia="en-GB"/>
        </w:rPr>
      </w:pPr>
      <w:del w:id="1201" w:author="Andreas Kuehne" w:date="2019-05-09T22:04:00Z">
        <w:r w:rsidRPr="00EB1DAE" w:rsidDel="00EB1DAE">
          <w:rPr>
            <w:rStyle w:val="Hyperlink"/>
            <w:noProof/>
            <w14:scene3d>
              <w14:camera w14:prst="orthographicFront"/>
              <w14:lightRig w14:rig="threePt" w14:dir="t">
                <w14:rot w14:lat="0" w14:lon="0" w14:rev="0"/>
              </w14:lightRig>
            </w14:scene3d>
          </w:rPr>
          <w:delText>4.3.20</w:delText>
        </w:r>
        <w:r w:rsidRPr="00EB1DAE" w:rsidDel="00EB1DAE">
          <w:rPr>
            <w:rStyle w:val="Hyperlink"/>
            <w:noProof/>
          </w:rPr>
          <w:delText xml:space="preserve"> Component SignedReferences</w:delText>
        </w:r>
        <w:r w:rsidDel="00EB1DAE">
          <w:rPr>
            <w:noProof/>
            <w:webHidden/>
          </w:rPr>
          <w:tab/>
          <w:delText>75</w:delText>
        </w:r>
      </w:del>
    </w:p>
    <w:p w14:paraId="392D57CF" w14:textId="4DD10953" w:rsidR="005E5C94" w:rsidDel="00EB1DAE" w:rsidRDefault="005E5C94">
      <w:pPr>
        <w:pStyle w:val="Verzeichnis4"/>
        <w:tabs>
          <w:tab w:val="right" w:leader="dot" w:pos="9350"/>
        </w:tabs>
        <w:rPr>
          <w:del w:id="1202" w:author="Andreas Kuehne" w:date="2019-05-09T22:04:00Z"/>
          <w:rFonts w:asciiTheme="minorHAnsi" w:eastAsiaTheme="minorEastAsia" w:hAnsiTheme="minorHAnsi" w:cstheme="minorBidi"/>
          <w:noProof/>
          <w:sz w:val="22"/>
          <w:szCs w:val="22"/>
          <w:lang w:val="en-GB" w:eastAsia="en-GB"/>
        </w:rPr>
      </w:pPr>
      <w:del w:id="1203" w:author="Andreas Kuehne" w:date="2019-05-09T22:04:00Z">
        <w:r w:rsidRPr="00EB1DAE" w:rsidDel="00EB1DAE">
          <w:rPr>
            <w:rStyle w:val="Hyperlink"/>
            <w:noProof/>
            <w14:scene3d>
              <w14:camera w14:prst="orthographicFront"/>
              <w14:lightRig w14:rig="threePt" w14:dir="t">
                <w14:rot w14:lat="0" w14:lon="0" w14:rev="0"/>
              </w14:lightRig>
            </w14:scene3d>
          </w:rPr>
          <w:delText>4.3.20.1</w:delText>
        </w:r>
        <w:r w:rsidRPr="00EB1DAE" w:rsidDel="00EB1DAE">
          <w:rPr>
            <w:rStyle w:val="Hyperlink"/>
            <w:noProof/>
          </w:rPr>
          <w:delText xml:space="preserve"> SignedReferences – JSON Syntax</w:delText>
        </w:r>
        <w:r w:rsidDel="00EB1DAE">
          <w:rPr>
            <w:noProof/>
            <w:webHidden/>
          </w:rPr>
          <w:tab/>
          <w:delText>75</w:delText>
        </w:r>
      </w:del>
    </w:p>
    <w:p w14:paraId="1B8E7000" w14:textId="50F70790" w:rsidR="005E5C94" w:rsidDel="00EB1DAE" w:rsidRDefault="005E5C94">
      <w:pPr>
        <w:pStyle w:val="Verzeichnis4"/>
        <w:tabs>
          <w:tab w:val="right" w:leader="dot" w:pos="9350"/>
        </w:tabs>
        <w:rPr>
          <w:del w:id="1204" w:author="Andreas Kuehne" w:date="2019-05-09T22:04:00Z"/>
          <w:rFonts w:asciiTheme="minorHAnsi" w:eastAsiaTheme="minorEastAsia" w:hAnsiTheme="minorHAnsi" w:cstheme="minorBidi"/>
          <w:noProof/>
          <w:sz w:val="22"/>
          <w:szCs w:val="22"/>
          <w:lang w:val="en-GB" w:eastAsia="en-GB"/>
        </w:rPr>
      </w:pPr>
      <w:del w:id="1205" w:author="Andreas Kuehne" w:date="2019-05-09T22:04:00Z">
        <w:r w:rsidRPr="00EB1DAE" w:rsidDel="00EB1DAE">
          <w:rPr>
            <w:rStyle w:val="Hyperlink"/>
            <w:noProof/>
            <w14:scene3d>
              <w14:camera w14:prst="orthographicFront"/>
              <w14:lightRig w14:rig="threePt" w14:dir="t">
                <w14:rot w14:lat="0" w14:lon="0" w14:rev="0"/>
              </w14:lightRig>
            </w14:scene3d>
          </w:rPr>
          <w:delText>4.3.20.2</w:delText>
        </w:r>
        <w:r w:rsidRPr="00EB1DAE" w:rsidDel="00EB1DAE">
          <w:rPr>
            <w:rStyle w:val="Hyperlink"/>
            <w:noProof/>
          </w:rPr>
          <w:delText xml:space="preserve"> SignedReferences – XML Syntax</w:delText>
        </w:r>
        <w:r w:rsidDel="00EB1DAE">
          <w:rPr>
            <w:noProof/>
            <w:webHidden/>
          </w:rPr>
          <w:tab/>
          <w:delText>75</w:delText>
        </w:r>
      </w:del>
    </w:p>
    <w:p w14:paraId="426B74A2" w14:textId="36A3CBE8" w:rsidR="005E5C94" w:rsidDel="00EB1DAE" w:rsidRDefault="005E5C94">
      <w:pPr>
        <w:pStyle w:val="Verzeichnis3"/>
        <w:tabs>
          <w:tab w:val="right" w:leader="dot" w:pos="9350"/>
        </w:tabs>
        <w:rPr>
          <w:del w:id="1206" w:author="Andreas Kuehne" w:date="2019-05-09T22:04:00Z"/>
          <w:rFonts w:asciiTheme="minorHAnsi" w:eastAsiaTheme="minorEastAsia" w:hAnsiTheme="minorHAnsi" w:cstheme="minorBidi"/>
          <w:noProof/>
          <w:sz w:val="22"/>
          <w:szCs w:val="22"/>
          <w:lang w:val="en-GB" w:eastAsia="en-GB"/>
        </w:rPr>
      </w:pPr>
      <w:del w:id="1207" w:author="Andreas Kuehne" w:date="2019-05-09T22:04:00Z">
        <w:r w:rsidRPr="00EB1DAE" w:rsidDel="00EB1DAE">
          <w:rPr>
            <w:rStyle w:val="Hyperlink"/>
            <w:noProof/>
            <w14:scene3d>
              <w14:camera w14:prst="orthographicFront"/>
              <w14:lightRig w14:rig="threePt" w14:dir="t">
                <w14:rot w14:lat="0" w14:lon="0" w14:rev="0"/>
              </w14:lightRig>
            </w14:scene3d>
          </w:rPr>
          <w:delText>4.3.21</w:delText>
        </w:r>
        <w:r w:rsidRPr="00EB1DAE" w:rsidDel="00EB1DAE">
          <w:rPr>
            <w:rStyle w:val="Hyperlink"/>
            <w:noProof/>
          </w:rPr>
          <w:delText xml:space="preserve"> Component SignedReference</w:delText>
        </w:r>
        <w:r w:rsidDel="00EB1DAE">
          <w:rPr>
            <w:noProof/>
            <w:webHidden/>
          </w:rPr>
          <w:tab/>
          <w:delText>76</w:delText>
        </w:r>
      </w:del>
    </w:p>
    <w:p w14:paraId="2F665361" w14:textId="4FB67375" w:rsidR="005E5C94" w:rsidDel="00EB1DAE" w:rsidRDefault="005E5C94">
      <w:pPr>
        <w:pStyle w:val="Verzeichnis4"/>
        <w:tabs>
          <w:tab w:val="right" w:leader="dot" w:pos="9350"/>
        </w:tabs>
        <w:rPr>
          <w:del w:id="1208" w:author="Andreas Kuehne" w:date="2019-05-09T22:04:00Z"/>
          <w:rFonts w:asciiTheme="minorHAnsi" w:eastAsiaTheme="minorEastAsia" w:hAnsiTheme="minorHAnsi" w:cstheme="minorBidi"/>
          <w:noProof/>
          <w:sz w:val="22"/>
          <w:szCs w:val="22"/>
          <w:lang w:val="en-GB" w:eastAsia="en-GB"/>
        </w:rPr>
      </w:pPr>
      <w:del w:id="1209" w:author="Andreas Kuehne" w:date="2019-05-09T22:04:00Z">
        <w:r w:rsidRPr="00EB1DAE" w:rsidDel="00EB1DAE">
          <w:rPr>
            <w:rStyle w:val="Hyperlink"/>
            <w:noProof/>
            <w14:scene3d>
              <w14:camera w14:prst="orthographicFront"/>
              <w14:lightRig w14:rig="threePt" w14:dir="t">
                <w14:rot w14:lat="0" w14:lon="0" w14:rev="0"/>
              </w14:lightRig>
            </w14:scene3d>
          </w:rPr>
          <w:delText>4.3.21.1</w:delText>
        </w:r>
        <w:r w:rsidRPr="00EB1DAE" w:rsidDel="00EB1DAE">
          <w:rPr>
            <w:rStyle w:val="Hyperlink"/>
            <w:noProof/>
          </w:rPr>
          <w:delText xml:space="preserve"> SignedReference – JSON Syntax</w:delText>
        </w:r>
        <w:r w:rsidDel="00EB1DAE">
          <w:rPr>
            <w:noProof/>
            <w:webHidden/>
          </w:rPr>
          <w:tab/>
          <w:delText>76</w:delText>
        </w:r>
      </w:del>
    </w:p>
    <w:p w14:paraId="039972A1" w14:textId="4C74A76B" w:rsidR="005E5C94" w:rsidDel="00EB1DAE" w:rsidRDefault="005E5C94">
      <w:pPr>
        <w:pStyle w:val="Verzeichnis4"/>
        <w:tabs>
          <w:tab w:val="right" w:leader="dot" w:pos="9350"/>
        </w:tabs>
        <w:rPr>
          <w:del w:id="1210" w:author="Andreas Kuehne" w:date="2019-05-09T22:04:00Z"/>
          <w:rFonts w:asciiTheme="minorHAnsi" w:eastAsiaTheme="minorEastAsia" w:hAnsiTheme="minorHAnsi" w:cstheme="minorBidi"/>
          <w:noProof/>
          <w:sz w:val="22"/>
          <w:szCs w:val="22"/>
          <w:lang w:val="en-GB" w:eastAsia="en-GB"/>
        </w:rPr>
      </w:pPr>
      <w:del w:id="1211" w:author="Andreas Kuehne" w:date="2019-05-09T22:04:00Z">
        <w:r w:rsidRPr="00EB1DAE" w:rsidDel="00EB1DAE">
          <w:rPr>
            <w:rStyle w:val="Hyperlink"/>
            <w:noProof/>
            <w14:scene3d>
              <w14:camera w14:prst="orthographicFront"/>
              <w14:lightRig w14:rig="threePt" w14:dir="t">
                <w14:rot w14:lat="0" w14:lon="0" w14:rev="0"/>
              </w14:lightRig>
            </w14:scene3d>
          </w:rPr>
          <w:delText>4.3.21.2</w:delText>
        </w:r>
        <w:r w:rsidRPr="00EB1DAE" w:rsidDel="00EB1DAE">
          <w:rPr>
            <w:rStyle w:val="Hyperlink"/>
            <w:noProof/>
          </w:rPr>
          <w:delText xml:space="preserve"> SignedReference – XML Syntax</w:delText>
        </w:r>
        <w:r w:rsidDel="00EB1DAE">
          <w:rPr>
            <w:noProof/>
            <w:webHidden/>
          </w:rPr>
          <w:tab/>
          <w:delText>77</w:delText>
        </w:r>
      </w:del>
    </w:p>
    <w:p w14:paraId="30CF3B6B" w14:textId="144909AD" w:rsidR="005E5C94" w:rsidDel="00EB1DAE" w:rsidRDefault="005E5C94">
      <w:pPr>
        <w:pStyle w:val="Verzeichnis3"/>
        <w:tabs>
          <w:tab w:val="right" w:leader="dot" w:pos="9350"/>
        </w:tabs>
        <w:rPr>
          <w:del w:id="1212" w:author="Andreas Kuehne" w:date="2019-05-09T22:04:00Z"/>
          <w:rFonts w:asciiTheme="minorHAnsi" w:eastAsiaTheme="minorEastAsia" w:hAnsiTheme="minorHAnsi" w:cstheme="minorBidi"/>
          <w:noProof/>
          <w:sz w:val="22"/>
          <w:szCs w:val="22"/>
          <w:lang w:val="en-GB" w:eastAsia="en-GB"/>
        </w:rPr>
      </w:pPr>
      <w:del w:id="1213" w:author="Andreas Kuehne" w:date="2019-05-09T22:04:00Z">
        <w:r w:rsidRPr="00EB1DAE" w:rsidDel="00EB1DAE">
          <w:rPr>
            <w:rStyle w:val="Hyperlink"/>
            <w:noProof/>
            <w14:scene3d>
              <w14:camera w14:prst="orthographicFront"/>
              <w14:lightRig w14:rig="threePt" w14:dir="t">
                <w14:rot w14:lat="0" w14:lon="0" w14:rev="0"/>
              </w14:lightRig>
            </w14:scene3d>
          </w:rPr>
          <w:delText>4.3.22</w:delText>
        </w:r>
        <w:r w:rsidRPr="00EB1DAE" w:rsidDel="00EB1DAE">
          <w:rPr>
            <w:rStyle w:val="Hyperlink"/>
            <w:noProof/>
          </w:rPr>
          <w:delText xml:space="preserve"> Component VerifyManifestResults</w:delText>
        </w:r>
        <w:r w:rsidDel="00EB1DAE">
          <w:rPr>
            <w:noProof/>
            <w:webHidden/>
          </w:rPr>
          <w:tab/>
          <w:delText>77</w:delText>
        </w:r>
      </w:del>
    </w:p>
    <w:p w14:paraId="192742CD" w14:textId="6EAC3A5F" w:rsidR="005E5C94" w:rsidDel="00EB1DAE" w:rsidRDefault="005E5C94">
      <w:pPr>
        <w:pStyle w:val="Verzeichnis4"/>
        <w:tabs>
          <w:tab w:val="right" w:leader="dot" w:pos="9350"/>
        </w:tabs>
        <w:rPr>
          <w:del w:id="1214" w:author="Andreas Kuehne" w:date="2019-05-09T22:04:00Z"/>
          <w:rFonts w:asciiTheme="minorHAnsi" w:eastAsiaTheme="minorEastAsia" w:hAnsiTheme="minorHAnsi" w:cstheme="minorBidi"/>
          <w:noProof/>
          <w:sz w:val="22"/>
          <w:szCs w:val="22"/>
          <w:lang w:val="en-GB" w:eastAsia="en-GB"/>
        </w:rPr>
      </w:pPr>
      <w:del w:id="1215" w:author="Andreas Kuehne" w:date="2019-05-09T22:04:00Z">
        <w:r w:rsidRPr="00EB1DAE" w:rsidDel="00EB1DAE">
          <w:rPr>
            <w:rStyle w:val="Hyperlink"/>
            <w:noProof/>
            <w14:scene3d>
              <w14:camera w14:prst="orthographicFront"/>
              <w14:lightRig w14:rig="threePt" w14:dir="t">
                <w14:rot w14:lat="0" w14:lon="0" w14:rev="0"/>
              </w14:lightRig>
            </w14:scene3d>
          </w:rPr>
          <w:delText>4.3.22.1</w:delText>
        </w:r>
        <w:r w:rsidRPr="00EB1DAE" w:rsidDel="00EB1DAE">
          <w:rPr>
            <w:rStyle w:val="Hyperlink"/>
            <w:noProof/>
          </w:rPr>
          <w:delText xml:space="preserve"> VerifyManifestResults – JSON Syntax</w:delText>
        </w:r>
        <w:r w:rsidDel="00EB1DAE">
          <w:rPr>
            <w:noProof/>
            <w:webHidden/>
          </w:rPr>
          <w:tab/>
          <w:delText>77</w:delText>
        </w:r>
      </w:del>
    </w:p>
    <w:p w14:paraId="123A7E87" w14:textId="62E05344" w:rsidR="005E5C94" w:rsidDel="00EB1DAE" w:rsidRDefault="005E5C94">
      <w:pPr>
        <w:pStyle w:val="Verzeichnis4"/>
        <w:tabs>
          <w:tab w:val="right" w:leader="dot" w:pos="9350"/>
        </w:tabs>
        <w:rPr>
          <w:del w:id="1216" w:author="Andreas Kuehne" w:date="2019-05-09T22:04:00Z"/>
          <w:rFonts w:asciiTheme="minorHAnsi" w:eastAsiaTheme="minorEastAsia" w:hAnsiTheme="minorHAnsi" w:cstheme="minorBidi"/>
          <w:noProof/>
          <w:sz w:val="22"/>
          <w:szCs w:val="22"/>
          <w:lang w:val="en-GB" w:eastAsia="en-GB"/>
        </w:rPr>
      </w:pPr>
      <w:del w:id="1217" w:author="Andreas Kuehne" w:date="2019-05-09T22:04:00Z">
        <w:r w:rsidRPr="00EB1DAE" w:rsidDel="00EB1DAE">
          <w:rPr>
            <w:rStyle w:val="Hyperlink"/>
            <w:noProof/>
            <w14:scene3d>
              <w14:camera w14:prst="orthographicFront"/>
              <w14:lightRig w14:rig="threePt" w14:dir="t">
                <w14:rot w14:lat="0" w14:lon="0" w14:rev="0"/>
              </w14:lightRig>
            </w14:scene3d>
          </w:rPr>
          <w:delText>4.3.22.2</w:delText>
        </w:r>
        <w:r w:rsidRPr="00EB1DAE" w:rsidDel="00EB1DAE">
          <w:rPr>
            <w:rStyle w:val="Hyperlink"/>
            <w:noProof/>
          </w:rPr>
          <w:delText xml:space="preserve"> VerifyManifestResults – XML Syntax</w:delText>
        </w:r>
        <w:r w:rsidDel="00EB1DAE">
          <w:rPr>
            <w:noProof/>
            <w:webHidden/>
          </w:rPr>
          <w:tab/>
          <w:delText>78</w:delText>
        </w:r>
      </w:del>
    </w:p>
    <w:p w14:paraId="6914C287" w14:textId="5F6D6705" w:rsidR="005E5C94" w:rsidDel="00EB1DAE" w:rsidRDefault="005E5C94">
      <w:pPr>
        <w:pStyle w:val="Verzeichnis3"/>
        <w:tabs>
          <w:tab w:val="right" w:leader="dot" w:pos="9350"/>
        </w:tabs>
        <w:rPr>
          <w:del w:id="1218" w:author="Andreas Kuehne" w:date="2019-05-09T22:04:00Z"/>
          <w:rFonts w:asciiTheme="minorHAnsi" w:eastAsiaTheme="minorEastAsia" w:hAnsiTheme="minorHAnsi" w:cstheme="minorBidi"/>
          <w:noProof/>
          <w:sz w:val="22"/>
          <w:szCs w:val="22"/>
          <w:lang w:val="en-GB" w:eastAsia="en-GB"/>
        </w:rPr>
      </w:pPr>
      <w:del w:id="1219" w:author="Andreas Kuehne" w:date="2019-05-09T22:04:00Z">
        <w:r w:rsidRPr="00EB1DAE" w:rsidDel="00EB1DAE">
          <w:rPr>
            <w:rStyle w:val="Hyperlink"/>
            <w:noProof/>
            <w14:scene3d>
              <w14:camera w14:prst="orthographicFront"/>
              <w14:lightRig w14:rig="threePt" w14:dir="t">
                <w14:rot w14:lat="0" w14:lon="0" w14:rev="0"/>
              </w14:lightRig>
            </w14:scene3d>
          </w:rPr>
          <w:delText>4.3.23</w:delText>
        </w:r>
        <w:r w:rsidRPr="00EB1DAE" w:rsidDel="00EB1DAE">
          <w:rPr>
            <w:rStyle w:val="Hyperlink"/>
            <w:noProof/>
          </w:rPr>
          <w:delText xml:space="preserve"> Component ManifestResult</w:delText>
        </w:r>
        <w:r w:rsidDel="00EB1DAE">
          <w:rPr>
            <w:noProof/>
            <w:webHidden/>
          </w:rPr>
          <w:tab/>
          <w:delText>78</w:delText>
        </w:r>
      </w:del>
    </w:p>
    <w:p w14:paraId="5C77ABCE" w14:textId="0BC295CD" w:rsidR="005E5C94" w:rsidDel="00EB1DAE" w:rsidRDefault="005E5C94">
      <w:pPr>
        <w:pStyle w:val="Verzeichnis4"/>
        <w:tabs>
          <w:tab w:val="right" w:leader="dot" w:pos="9350"/>
        </w:tabs>
        <w:rPr>
          <w:del w:id="1220" w:author="Andreas Kuehne" w:date="2019-05-09T22:04:00Z"/>
          <w:rFonts w:asciiTheme="minorHAnsi" w:eastAsiaTheme="minorEastAsia" w:hAnsiTheme="minorHAnsi" w:cstheme="minorBidi"/>
          <w:noProof/>
          <w:sz w:val="22"/>
          <w:szCs w:val="22"/>
          <w:lang w:val="en-GB" w:eastAsia="en-GB"/>
        </w:rPr>
      </w:pPr>
      <w:del w:id="1221" w:author="Andreas Kuehne" w:date="2019-05-09T22:04:00Z">
        <w:r w:rsidRPr="00EB1DAE" w:rsidDel="00EB1DAE">
          <w:rPr>
            <w:rStyle w:val="Hyperlink"/>
            <w:noProof/>
            <w14:scene3d>
              <w14:camera w14:prst="orthographicFront"/>
              <w14:lightRig w14:rig="threePt" w14:dir="t">
                <w14:rot w14:lat="0" w14:lon="0" w14:rev="0"/>
              </w14:lightRig>
            </w14:scene3d>
          </w:rPr>
          <w:delText>4.3.23.1</w:delText>
        </w:r>
        <w:r w:rsidRPr="00EB1DAE" w:rsidDel="00EB1DAE">
          <w:rPr>
            <w:rStyle w:val="Hyperlink"/>
            <w:noProof/>
          </w:rPr>
          <w:delText xml:space="preserve"> ManifestResult – JSON Syntax</w:delText>
        </w:r>
        <w:r w:rsidDel="00EB1DAE">
          <w:rPr>
            <w:noProof/>
            <w:webHidden/>
          </w:rPr>
          <w:tab/>
          <w:delText>78</w:delText>
        </w:r>
      </w:del>
    </w:p>
    <w:p w14:paraId="7606D3DA" w14:textId="4599D33D" w:rsidR="005E5C94" w:rsidDel="00EB1DAE" w:rsidRDefault="005E5C94">
      <w:pPr>
        <w:pStyle w:val="Verzeichnis4"/>
        <w:tabs>
          <w:tab w:val="right" w:leader="dot" w:pos="9350"/>
        </w:tabs>
        <w:rPr>
          <w:del w:id="1222" w:author="Andreas Kuehne" w:date="2019-05-09T22:04:00Z"/>
          <w:rFonts w:asciiTheme="minorHAnsi" w:eastAsiaTheme="minorEastAsia" w:hAnsiTheme="minorHAnsi" w:cstheme="minorBidi"/>
          <w:noProof/>
          <w:sz w:val="22"/>
          <w:szCs w:val="22"/>
          <w:lang w:val="en-GB" w:eastAsia="en-GB"/>
        </w:rPr>
      </w:pPr>
      <w:del w:id="1223" w:author="Andreas Kuehne" w:date="2019-05-09T22:04:00Z">
        <w:r w:rsidRPr="00EB1DAE" w:rsidDel="00EB1DAE">
          <w:rPr>
            <w:rStyle w:val="Hyperlink"/>
            <w:noProof/>
            <w14:scene3d>
              <w14:camera w14:prst="orthographicFront"/>
              <w14:lightRig w14:rig="threePt" w14:dir="t">
                <w14:rot w14:lat="0" w14:lon="0" w14:rev="0"/>
              </w14:lightRig>
            </w14:scene3d>
          </w:rPr>
          <w:delText>4.3.23.2</w:delText>
        </w:r>
        <w:r w:rsidRPr="00EB1DAE" w:rsidDel="00EB1DAE">
          <w:rPr>
            <w:rStyle w:val="Hyperlink"/>
            <w:noProof/>
          </w:rPr>
          <w:delText xml:space="preserve"> ManifestResult – XML Syntax</w:delText>
        </w:r>
        <w:r w:rsidDel="00EB1DAE">
          <w:rPr>
            <w:noProof/>
            <w:webHidden/>
          </w:rPr>
          <w:tab/>
          <w:delText>79</w:delText>
        </w:r>
      </w:del>
    </w:p>
    <w:p w14:paraId="7EFA401D" w14:textId="3114C22D" w:rsidR="005E5C94" w:rsidDel="00EB1DAE" w:rsidRDefault="005E5C94">
      <w:pPr>
        <w:pStyle w:val="Verzeichnis3"/>
        <w:tabs>
          <w:tab w:val="right" w:leader="dot" w:pos="9350"/>
        </w:tabs>
        <w:rPr>
          <w:del w:id="1224" w:author="Andreas Kuehne" w:date="2019-05-09T22:04:00Z"/>
          <w:rFonts w:asciiTheme="minorHAnsi" w:eastAsiaTheme="minorEastAsia" w:hAnsiTheme="minorHAnsi" w:cstheme="minorBidi"/>
          <w:noProof/>
          <w:sz w:val="22"/>
          <w:szCs w:val="22"/>
          <w:lang w:val="en-GB" w:eastAsia="en-GB"/>
        </w:rPr>
      </w:pPr>
      <w:del w:id="1225" w:author="Andreas Kuehne" w:date="2019-05-09T22:04:00Z">
        <w:r w:rsidRPr="00EB1DAE" w:rsidDel="00EB1DAE">
          <w:rPr>
            <w:rStyle w:val="Hyperlink"/>
            <w:noProof/>
            <w14:scene3d>
              <w14:camera w14:prst="orthographicFront"/>
              <w14:lightRig w14:rig="threePt" w14:dir="t">
                <w14:rot w14:lat="0" w14:lon="0" w14:rev="0"/>
              </w14:lightRig>
            </w14:scene3d>
          </w:rPr>
          <w:delText>4.3.24</w:delText>
        </w:r>
        <w:r w:rsidRPr="00EB1DAE" w:rsidDel="00EB1DAE">
          <w:rPr>
            <w:rStyle w:val="Hyperlink"/>
            <w:noProof/>
          </w:rPr>
          <w:delText xml:space="preserve"> Component UseVerificationTime</w:delText>
        </w:r>
        <w:r w:rsidDel="00EB1DAE">
          <w:rPr>
            <w:noProof/>
            <w:webHidden/>
          </w:rPr>
          <w:tab/>
          <w:delText>80</w:delText>
        </w:r>
      </w:del>
    </w:p>
    <w:p w14:paraId="617A845B" w14:textId="1FCF01CD" w:rsidR="005E5C94" w:rsidDel="00EB1DAE" w:rsidRDefault="005E5C94">
      <w:pPr>
        <w:pStyle w:val="Verzeichnis4"/>
        <w:tabs>
          <w:tab w:val="right" w:leader="dot" w:pos="9350"/>
        </w:tabs>
        <w:rPr>
          <w:del w:id="1226" w:author="Andreas Kuehne" w:date="2019-05-09T22:04:00Z"/>
          <w:rFonts w:asciiTheme="minorHAnsi" w:eastAsiaTheme="minorEastAsia" w:hAnsiTheme="minorHAnsi" w:cstheme="minorBidi"/>
          <w:noProof/>
          <w:sz w:val="22"/>
          <w:szCs w:val="22"/>
          <w:lang w:val="en-GB" w:eastAsia="en-GB"/>
        </w:rPr>
      </w:pPr>
      <w:del w:id="1227" w:author="Andreas Kuehne" w:date="2019-05-09T22:04:00Z">
        <w:r w:rsidRPr="00EB1DAE" w:rsidDel="00EB1DAE">
          <w:rPr>
            <w:rStyle w:val="Hyperlink"/>
            <w:noProof/>
            <w14:scene3d>
              <w14:camera w14:prst="orthographicFront"/>
              <w14:lightRig w14:rig="threePt" w14:dir="t">
                <w14:rot w14:lat="0" w14:lon="0" w14:rev="0"/>
              </w14:lightRig>
            </w14:scene3d>
          </w:rPr>
          <w:delText>4.3.24.1</w:delText>
        </w:r>
        <w:r w:rsidRPr="00EB1DAE" w:rsidDel="00EB1DAE">
          <w:rPr>
            <w:rStyle w:val="Hyperlink"/>
            <w:noProof/>
          </w:rPr>
          <w:delText xml:space="preserve"> UseVerificationTime – JSON Syntax</w:delText>
        </w:r>
        <w:r w:rsidDel="00EB1DAE">
          <w:rPr>
            <w:noProof/>
            <w:webHidden/>
          </w:rPr>
          <w:tab/>
          <w:delText>80</w:delText>
        </w:r>
      </w:del>
    </w:p>
    <w:p w14:paraId="34347F96" w14:textId="2B4BF9F9" w:rsidR="005E5C94" w:rsidDel="00EB1DAE" w:rsidRDefault="005E5C94">
      <w:pPr>
        <w:pStyle w:val="Verzeichnis4"/>
        <w:tabs>
          <w:tab w:val="right" w:leader="dot" w:pos="9350"/>
        </w:tabs>
        <w:rPr>
          <w:del w:id="1228" w:author="Andreas Kuehne" w:date="2019-05-09T22:04:00Z"/>
          <w:rFonts w:asciiTheme="minorHAnsi" w:eastAsiaTheme="minorEastAsia" w:hAnsiTheme="minorHAnsi" w:cstheme="minorBidi"/>
          <w:noProof/>
          <w:sz w:val="22"/>
          <w:szCs w:val="22"/>
          <w:lang w:val="en-GB" w:eastAsia="en-GB"/>
        </w:rPr>
      </w:pPr>
      <w:del w:id="1229" w:author="Andreas Kuehne" w:date="2019-05-09T22:04:00Z">
        <w:r w:rsidRPr="00EB1DAE" w:rsidDel="00EB1DAE">
          <w:rPr>
            <w:rStyle w:val="Hyperlink"/>
            <w:noProof/>
            <w14:scene3d>
              <w14:camera w14:prst="orthographicFront"/>
              <w14:lightRig w14:rig="threePt" w14:dir="t">
                <w14:rot w14:lat="0" w14:lon="0" w14:rev="0"/>
              </w14:lightRig>
            </w14:scene3d>
          </w:rPr>
          <w:delText>4.3.24.2</w:delText>
        </w:r>
        <w:r w:rsidRPr="00EB1DAE" w:rsidDel="00EB1DAE">
          <w:rPr>
            <w:rStyle w:val="Hyperlink"/>
            <w:noProof/>
          </w:rPr>
          <w:delText xml:space="preserve"> UseVerificationTime – XML Syntax</w:delText>
        </w:r>
        <w:r w:rsidDel="00EB1DAE">
          <w:rPr>
            <w:noProof/>
            <w:webHidden/>
          </w:rPr>
          <w:tab/>
          <w:delText>81</w:delText>
        </w:r>
      </w:del>
    </w:p>
    <w:p w14:paraId="5D0F5FE1" w14:textId="586CFF3B" w:rsidR="005E5C94" w:rsidDel="00EB1DAE" w:rsidRDefault="005E5C94">
      <w:pPr>
        <w:pStyle w:val="Verzeichnis3"/>
        <w:tabs>
          <w:tab w:val="right" w:leader="dot" w:pos="9350"/>
        </w:tabs>
        <w:rPr>
          <w:del w:id="1230" w:author="Andreas Kuehne" w:date="2019-05-09T22:04:00Z"/>
          <w:rFonts w:asciiTheme="minorHAnsi" w:eastAsiaTheme="minorEastAsia" w:hAnsiTheme="minorHAnsi" w:cstheme="minorBidi"/>
          <w:noProof/>
          <w:sz w:val="22"/>
          <w:szCs w:val="22"/>
          <w:lang w:val="en-GB" w:eastAsia="en-GB"/>
        </w:rPr>
      </w:pPr>
      <w:del w:id="1231" w:author="Andreas Kuehne" w:date="2019-05-09T22:04:00Z">
        <w:r w:rsidRPr="00EB1DAE" w:rsidDel="00EB1DAE">
          <w:rPr>
            <w:rStyle w:val="Hyperlink"/>
            <w:noProof/>
            <w14:scene3d>
              <w14:camera w14:prst="orthographicFront"/>
              <w14:lightRig w14:rig="threePt" w14:dir="t">
                <w14:rot w14:lat="0" w14:lon="0" w14:rev="0"/>
              </w14:lightRig>
            </w14:scene3d>
          </w:rPr>
          <w:delText>4.3.25</w:delText>
        </w:r>
        <w:r w:rsidRPr="00EB1DAE" w:rsidDel="00EB1DAE">
          <w:rPr>
            <w:rStyle w:val="Hyperlink"/>
            <w:noProof/>
          </w:rPr>
          <w:delText xml:space="preserve"> Component AdditionalTimeInfo</w:delText>
        </w:r>
        <w:r w:rsidDel="00EB1DAE">
          <w:rPr>
            <w:noProof/>
            <w:webHidden/>
          </w:rPr>
          <w:tab/>
          <w:delText>81</w:delText>
        </w:r>
      </w:del>
    </w:p>
    <w:p w14:paraId="31DE1208" w14:textId="77727C5E" w:rsidR="005E5C94" w:rsidDel="00EB1DAE" w:rsidRDefault="005E5C94">
      <w:pPr>
        <w:pStyle w:val="Verzeichnis4"/>
        <w:tabs>
          <w:tab w:val="right" w:leader="dot" w:pos="9350"/>
        </w:tabs>
        <w:rPr>
          <w:del w:id="1232" w:author="Andreas Kuehne" w:date="2019-05-09T22:04:00Z"/>
          <w:rFonts w:asciiTheme="minorHAnsi" w:eastAsiaTheme="minorEastAsia" w:hAnsiTheme="minorHAnsi" w:cstheme="minorBidi"/>
          <w:noProof/>
          <w:sz w:val="22"/>
          <w:szCs w:val="22"/>
          <w:lang w:val="en-GB" w:eastAsia="en-GB"/>
        </w:rPr>
      </w:pPr>
      <w:del w:id="1233" w:author="Andreas Kuehne" w:date="2019-05-09T22:04:00Z">
        <w:r w:rsidRPr="00EB1DAE" w:rsidDel="00EB1DAE">
          <w:rPr>
            <w:rStyle w:val="Hyperlink"/>
            <w:noProof/>
            <w14:scene3d>
              <w14:camera w14:prst="orthographicFront"/>
              <w14:lightRig w14:rig="threePt" w14:dir="t">
                <w14:rot w14:lat="0" w14:lon="0" w14:rev="0"/>
              </w14:lightRig>
            </w14:scene3d>
          </w:rPr>
          <w:delText>4.3.25.1</w:delText>
        </w:r>
        <w:r w:rsidRPr="00EB1DAE" w:rsidDel="00EB1DAE">
          <w:rPr>
            <w:rStyle w:val="Hyperlink"/>
            <w:noProof/>
          </w:rPr>
          <w:delText xml:space="preserve"> AdditionalTimeInfo – JSON Syntax</w:delText>
        </w:r>
        <w:r w:rsidDel="00EB1DAE">
          <w:rPr>
            <w:noProof/>
            <w:webHidden/>
          </w:rPr>
          <w:tab/>
          <w:delText>81</w:delText>
        </w:r>
      </w:del>
    </w:p>
    <w:p w14:paraId="2F6687D6" w14:textId="4A7A37C4" w:rsidR="005E5C94" w:rsidDel="00EB1DAE" w:rsidRDefault="005E5C94">
      <w:pPr>
        <w:pStyle w:val="Verzeichnis4"/>
        <w:tabs>
          <w:tab w:val="right" w:leader="dot" w:pos="9350"/>
        </w:tabs>
        <w:rPr>
          <w:del w:id="1234" w:author="Andreas Kuehne" w:date="2019-05-09T22:04:00Z"/>
          <w:rFonts w:asciiTheme="minorHAnsi" w:eastAsiaTheme="minorEastAsia" w:hAnsiTheme="minorHAnsi" w:cstheme="minorBidi"/>
          <w:noProof/>
          <w:sz w:val="22"/>
          <w:szCs w:val="22"/>
          <w:lang w:val="en-GB" w:eastAsia="en-GB"/>
        </w:rPr>
      </w:pPr>
      <w:del w:id="1235" w:author="Andreas Kuehne" w:date="2019-05-09T22:04:00Z">
        <w:r w:rsidRPr="00EB1DAE" w:rsidDel="00EB1DAE">
          <w:rPr>
            <w:rStyle w:val="Hyperlink"/>
            <w:noProof/>
            <w14:scene3d>
              <w14:camera w14:prst="orthographicFront"/>
              <w14:lightRig w14:rig="threePt" w14:dir="t">
                <w14:rot w14:lat="0" w14:lon="0" w14:rev="0"/>
              </w14:lightRig>
            </w14:scene3d>
          </w:rPr>
          <w:delText>4.3.25.2</w:delText>
        </w:r>
        <w:r w:rsidRPr="00EB1DAE" w:rsidDel="00EB1DAE">
          <w:rPr>
            <w:rStyle w:val="Hyperlink"/>
            <w:noProof/>
          </w:rPr>
          <w:delText xml:space="preserve"> AdditionalTimeInfo – XML Syntax</w:delText>
        </w:r>
        <w:r w:rsidDel="00EB1DAE">
          <w:rPr>
            <w:noProof/>
            <w:webHidden/>
          </w:rPr>
          <w:tab/>
          <w:delText>82</w:delText>
        </w:r>
      </w:del>
    </w:p>
    <w:p w14:paraId="0B75E8CC" w14:textId="2523CB7F" w:rsidR="005E5C94" w:rsidDel="00EB1DAE" w:rsidRDefault="005E5C94">
      <w:pPr>
        <w:pStyle w:val="Verzeichnis3"/>
        <w:tabs>
          <w:tab w:val="right" w:leader="dot" w:pos="9350"/>
        </w:tabs>
        <w:rPr>
          <w:del w:id="1236" w:author="Andreas Kuehne" w:date="2019-05-09T22:04:00Z"/>
          <w:rFonts w:asciiTheme="minorHAnsi" w:eastAsiaTheme="minorEastAsia" w:hAnsiTheme="minorHAnsi" w:cstheme="minorBidi"/>
          <w:noProof/>
          <w:sz w:val="22"/>
          <w:szCs w:val="22"/>
          <w:lang w:val="en-GB" w:eastAsia="en-GB"/>
        </w:rPr>
      </w:pPr>
      <w:del w:id="1237" w:author="Andreas Kuehne" w:date="2019-05-09T22:04:00Z">
        <w:r w:rsidRPr="00EB1DAE" w:rsidDel="00EB1DAE">
          <w:rPr>
            <w:rStyle w:val="Hyperlink"/>
            <w:noProof/>
            <w14:scene3d>
              <w14:camera w14:prst="orthographicFront"/>
              <w14:lightRig w14:rig="threePt" w14:dir="t">
                <w14:rot w14:lat="0" w14:lon="0" w14:rev="0"/>
              </w14:lightRig>
            </w14:scene3d>
          </w:rPr>
          <w:delText>4.3.26</w:delText>
        </w:r>
        <w:r w:rsidRPr="00EB1DAE" w:rsidDel="00EB1DAE">
          <w:rPr>
            <w:rStyle w:val="Hyperlink"/>
            <w:noProof/>
          </w:rPr>
          <w:delText xml:space="preserve"> Component VerificationTimeInfo</w:delText>
        </w:r>
        <w:r w:rsidDel="00EB1DAE">
          <w:rPr>
            <w:noProof/>
            <w:webHidden/>
          </w:rPr>
          <w:tab/>
          <w:delText>82</w:delText>
        </w:r>
      </w:del>
    </w:p>
    <w:p w14:paraId="45709B99" w14:textId="03DF5A91" w:rsidR="005E5C94" w:rsidDel="00EB1DAE" w:rsidRDefault="005E5C94">
      <w:pPr>
        <w:pStyle w:val="Verzeichnis4"/>
        <w:tabs>
          <w:tab w:val="right" w:leader="dot" w:pos="9350"/>
        </w:tabs>
        <w:rPr>
          <w:del w:id="1238" w:author="Andreas Kuehne" w:date="2019-05-09T22:04:00Z"/>
          <w:rFonts w:asciiTheme="minorHAnsi" w:eastAsiaTheme="minorEastAsia" w:hAnsiTheme="minorHAnsi" w:cstheme="minorBidi"/>
          <w:noProof/>
          <w:sz w:val="22"/>
          <w:szCs w:val="22"/>
          <w:lang w:val="en-GB" w:eastAsia="en-GB"/>
        </w:rPr>
      </w:pPr>
      <w:del w:id="1239" w:author="Andreas Kuehne" w:date="2019-05-09T22:04:00Z">
        <w:r w:rsidRPr="00EB1DAE" w:rsidDel="00EB1DAE">
          <w:rPr>
            <w:rStyle w:val="Hyperlink"/>
            <w:noProof/>
            <w14:scene3d>
              <w14:camera w14:prst="orthographicFront"/>
              <w14:lightRig w14:rig="threePt" w14:dir="t">
                <w14:rot w14:lat="0" w14:lon="0" w14:rev="0"/>
              </w14:lightRig>
            </w14:scene3d>
          </w:rPr>
          <w:delText>4.3.26.1</w:delText>
        </w:r>
        <w:r w:rsidRPr="00EB1DAE" w:rsidDel="00EB1DAE">
          <w:rPr>
            <w:rStyle w:val="Hyperlink"/>
            <w:noProof/>
          </w:rPr>
          <w:delText xml:space="preserve"> VerificationTimeInfo – JSON Syntax</w:delText>
        </w:r>
        <w:r w:rsidDel="00EB1DAE">
          <w:rPr>
            <w:noProof/>
            <w:webHidden/>
          </w:rPr>
          <w:tab/>
          <w:delText>83</w:delText>
        </w:r>
      </w:del>
    </w:p>
    <w:p w14:paraId="0C0E0CFC" w14:textId="7C60C35F" w:rsidR="005E5C94" w:rsidDel="00EB1DAE" w:rsidRDefault="005E5C94">
      <w:pPr>
        <w:pStyle w:val="Verzeichnis4"/>
        <w:tabs>
          <w:tab w:val="right" w:leader="dot" w:pos="9350"/>
        </w:tabs>
        <w:rPr>
          <w:del w:id="1240" w:author="Andreas Kuehne" w:date="2019-05-09T22:04:00Z"/>
          <w:rFonts w:asciiTheme="minorHAnsi" w:eastAsiaTheme="minorEastAsia" w:hAnsiTheme="minorHAnsi" w:cstheme="minorBidi"/>
          <w:noProof/>
          <w:sz w:val="22"/>
          <w:szCs w:val="22"/>
          <w:lang w:val="en-GB" w:eastAsia="en-GB"/>
        </w:rPr>
      </w:pPr>
      <w:del w:id="1241" w:author="Andreas Kuehne" w:date="2019-05-09T22:04:00Z">
        <w:r w:rsidRPr="00EB1DAE" w:rsidDel="00EB1DAE">
          <w:rPr>
            <w:rStyle w:val="Hyperlink"/>
            <w:noProof/>
            <w14:scene3d>
              <w14:camera w14:prst="orthographicFront"/>
              <w14:lightRig w14:rig="threePt" w14:dir="t">
                <w14:rot w14:lat="0" w14:lon="0" w14:rev="0"/>
              </w14:lightRig>
            </w14:scene3d>
          </w:rPr>
          <w:delText>4.3.26.2</w:delText>
        </w:r>
        <w:r w:rsidRPr="00EB1DAE" w:rsidDel="00EB1DAE">
          <w:rPr>
            <w:rStyle w:val="Hyperlink"/>
            <w:noProof/>
          </w:rPr>
          <w:delText xml:space="preserve"> VerificationTimeInfo – XML Syntax</w:delText>
        </w:r>
        <w:r w:rsidDel="00EB1DAE">
          <w:rPr>
            <w:noProof/>
            <w:webHidden/>
          </w:rPr>
          <w:tab/>
          <w:delText>83</w:delText>
        </w:r>
      </w:del>
    </w:p>
    <w:p w14:paraId="1214CF34" w14:textId="4AC5290A" w:rsidR="005E5C94" w:rsidDel="00EB1DAE" w:rsidRDefault="005E5C94">
      <w:pPr>
        <w:pStyle w:val="Verzeichnis3"/>
        <w:tabs>
          <w:tab w:val="right" w:leader="dot" w:pos="9350"/>
        </w:tabs>
        <w:rPr>
          <w:del w:id="1242" w:author="Andreas Kuehne" w:date="2019-05-09T22:04:00Z"/>
          <w:rFonts w:asciiTheme="minorHAnsi" w:eastAsiaTheme="minorEastAsia" w:hAnsiTheme="minorHAnsi" w:cstheme="minorBidi"/>
          <w:noProof/>
          <w:sz w:val="22"/>
          <w:szCs w:val="22"/>
          <w:lang w:val="en-GB" w:eastAsia="en-GB"/>
        </w:rPr>
      </w:pPr>
      <w:del w:id="1243" w:author="Andreas Kuehne" w:date="2019-05-09T22:04:00Z">
        <w:r w:rsidRPr="00EB1DAE" w:rsidDel="00EB1DAE">
          <w:rPr>
            <w:rStyle w:val="Hyperlink"/>
            <w:noProof/>
            <w14:scene3d>
              <w14:camera w14:prst="orthographicFront"/>
              <w14:lightRig w14:rig="threePt" w14:dir="t">
                <w14:rot w14:lat="0" w14:lon="0" w14:rev="0"/>
              </w14:lightRig>
            </w14:scene3d>
          </w:rPr>
          <w:delText>4.3.27</w:delText>
        </w:r>
        <w:r w:rsidRPr="00EB1DAE" w:rsidDel="00EB1DAE">
          <w:rPr>
            <w:rStyle w:val="Hyperlink"/>
            <w:noProof/>
          </w:rPr>
          <w:delText xml:space="preserve"> Component AdditionalKeyInfo</w:delText>
        </w:r>
        <w:r w:rsidDel="00EB1DAE">
          <w:rPr>
            <w:noProof/>
            <w:webHidden/>
          </w:rPr>
          <w:tab/>
          <w:delText>84</w:delText>
        </w:r>
      </w:del>
    </w:p>
    <w:p w14:paraId="435DC573" w14:textId="7E3CD6EB" w:rsidR="005E5C94" w:rsidDel="00EB1DAE" w:rsidRDefault="005E5C94">
      <w:pPr>
        <w:pStyle w:val="Verzeichnis4"/>
        <w:tabs>
          <w:tab w:val="right" w:leader="dot" w:pos="9350"/>
        </w:tabs>
        <w:rPr>
          <w:del w:id="1244" w:author="Andreas Kuehne" w:date="2019-05-09T22:04:00Z"/>
          <w:rFonts w:asciiTheme="minorHAnsi" w:eastAsiaTheme="minorEastAsia" w:hAnsiTheme="minorHAnsi" w:cstheme="minorBidi"/>
          <w:noProof/>
          <w:sz w:val="22"/>
          <w:szCs w:val="22"/>
          <w:lang w:val="en-GB" w:eastAsia="en-GB"/>
        </w:rPr>
      </w:pPr>
      <w:del w:id="1245" w:author="Andreas Kuehne" w:date="2019-05-09T22:04:00Z">
        <w:r w:rsidRPr="00EB1DAE" w:rsidDel="00EB1DAE">
          <w:rPr>
            <w:rStyle w:val="Hyperlink"/>
            <w:noProof/>
            <w14:scene3d>
              <w14:camera w14:prst="orthographicFront"/>
              <w14:lightRig w14:rig="threePt" w14:dir="t">
                <w14:rot w14:lat="0" w14:lon="0" w14:rev="0"/>
              </w14:lightRig>
            </w14:scene3d>
          </w:rPr>
          <w:delText>4.3.27.1</w:delText>
        </w:r>
        <w:r w:rsidRPr="00EB1DAE" w:rsidDel="00EB1DAE">
          <w:rPr>
            <w:rStyle w:val="Hyperlink"/>
            <w:noProof/>
          </w:rPr>
          <w:delText xml:space="preserve"> AdditionalKeyInfo – JSON Syntax</w:delText>
        </w:r>
        <w:r w:rsidDel="00EB1DAE">
          <w:rPr>
            <w:noProof/>
            <w:webHidden/>
          </w:rPr>
          <w:tab/>
          <w:delText>84</w:delText>
        </w:r>
      </w:del>
    </w:p>
    <w:p w14:paraId="7F6C9228" w14:textId="090384E7" w:rsidR="005E5C94" w:rsidDel="00EB1DAE" w:rsidRDefault="005E5C94">
      <w:pPr>
        <w:pStyle w:val="Verzeichnis4"/>
        <w:tabs>
          <w:tab w:val="right" w:leader="dot" w:pos="9350"/>
        </w:tabs>
        <w:rPr>
          <w:del w:id="1246" w:author="Andreas Kuehne" w:date="2019-05-09T22:04:00Z"/>
          <w:rFonts w:asciiTheme="minorHAnsi" w:eastAsiaTheme="minorEastAsia" w:hAnsiTheme="minorHAnsi" w:cstheme="minorBidi"/>
          <w:noProof/>
          <w:sz w:val="22"/>
          <w:szCs w:val="22"/>
          <w:lang w:val="en-GB" w:eastAsia="en-GB"/>
        </w:rPr>
      </w:pPr>
      <w:del w:id="1247" w:author="Andreas Kuehne" w:date="2019-05-09T22:04:00Z">
        <w:r w:rsidRPr="00EB1DAE" w:rsidDel="00EB1DAE">
          <w:rPr>
            <w:rStyle w:val="Hyperlink"/>
            <w:noProof/>
            <w14:scene3d>
              <w14:camera w14:prst="orthographicFront"/>
              <w14:lightRig w14:rig="threePt" w14:dir="t">
                <w14:rot w14:lat="0" w14:lon="0" w14:rev="0"/>
              </w14:lightRig>
            </w14:scene3d>
          </w:rPr>
          <w:delText>4.3.27.2</w:delText>
        </w:r>
        <w:r w:rsidRPr="00EB1DAE" w:rsidDel="00EB1DAE">
          <w:rPr>
            <w:rStyle w:val="Hyperlink"/>
            <w:noProof/>
          </w:rPr>
          <w:delText xml:space="preserve"> AdditionalKeyInfo – XML Syntax</w:delText>
        </w:r>
        <w:r w:rsidDel="00EB1DAE">
          <w:rPr>
            <w:noProof/>
            <w:webHidden/>
          </w:rPr>
          <w:tab/>
          <w:delText>85</w:delText>
        </w:r>
      </w:del>
    </w:p>
    <w:p w14:paraId="03301061" w14:textId="6CE10EB8" w:rsidR="005E5C94" w:rsidDel="00EB1DAE" w:rsidRDefault="005E5C94">
      <w:pPr>
        <w:pStyle w:val="Verzeichnis3"/>
        <w:tabs>
          <w:tab w:val="right" w:leader="dot" w:pos="9350"/>
        </w:tabs>
        <w:rPr>
          <w:del w:id="1248" w:author="Andreas Kuehne" w:date="2019-05-09T22:04:00Z"/>
          <w:rFonts w:asciiTheme="minorHAnsi" w:eastAsiaTheme="minorEastAsia" w:hAnsiTheme="minorHAnsi" w:cstheme="minorBidi"/>
          <w:noProof/>
          <w:sz w:val="22"/>
          <w:szCs w:val="22"/>
          <w:lang w:val="en-GB" w:eastAsia="en-GB"/>
        </w:rPr>
      </w:pPr>
      <w:del w:id="1249" w:author="Andreas Kuehne" w:date="2019-05-09T22:04:00Z">
        <w:r w:rsidRPr="00EB1DAE" w:rsidDel="00EB1DAE">
          <w:rPr>
            <w:rStyle w:val="Hyperlink"/>
            <w:noProof/>
            <w14:scene3d>
              <w14:camera w14:prst="orthographicFront"/>
              <w14:lightRig w14:rig="threePt" w14:dir="t">
                <w14:rot w14:lat="0" w14:lon="0" w14:rev="0"/>
              </w14:lightRig>
            </w14:scene3d>
          </w:rPr>
          <w:delText>4.3.28</w:delText>
        </w:r>
        <w:r w:rsidRPr="00EB1DAE" w:rsidDel="00EB1DAE">
          <w:rPr>
            <w:rStyle w:val="Hyperlink"/>
            <w:noProof/>
          </w:rPr>
          <w:delText xml:space="preserve"> Component ProcessingDetails</w:delText>
        </w:r>
        <w:r w:rsidDel="00EB1DAE">
          <w:rPr>
            <w:noProof/>
            <w:webHidden/>
          </w:rPr>
          <w:tab/>
          <w:delText>86</w:delText>
        </w:r>
      </w:del>
    </w:p>
    <w:p w14:paraId="65F118DA" w14:textId="152FE326" w:rsidR="005E5C94" w:rsidDel="00EB1DAE" w:rsidRDefault="005E5C94">
      <w:pPr>
        <w:pStyle w:val="Verzeichnis4"/>
        <w:tabs>
          <w:tab w:val="right" w:leader="dot" w:pos="9350"/>
        </w:tabs>
        <w:rPr>
          <w:del w:id="1250" w:author="Andreas Kuehne" w:date="2019-05-09T22:04:00Z"/>
          <w:rFonts w:asciiTheme="minorHAnsi" w:eastAsiaTheme="minorEastAsia" w:hAnsiTheme="minorHAnsi" w:cstheme="minorBidi"/>
          <w:noProof/>
          <w:sz w:val="22"/>
          <w:szCs w:val="22"/>
          <w:lang w:val="en-GB" w:eastAsia="en-GB"/>
        </w:rPr>
      </w:pPr>
      <w:del w:id="1251" w:author="Andreas Kuehne" w:date="2019-05-09T22:04:00Z">
        <w:r w:rsidRPr="00EB1DAE" w:rsidDel="00EB1DAE">
          <w:rPr>
            <w:rStyle w:val="Hyperlink"/>
            <w:noProof/>
            <w14:scene3d>
              <w14:camera w14:prst="orthographicFront"/>
              <w14:lightRig w14:rig="threePt" w14:dir="t">
                <w14:rot w14:lat="0" w14:lon="0" w14:rev="0"/>
              </w14:lightRig>
            </w14:scene3d>
          </w:rPr>
          <w:delText>4.3.28.1</w:delText>
        </w:r>
        <w:r w:rsidRPr="00EB1DAE" w:rsidDel="00EB1DAE">
          <w:rPr>
            <w:rStyle w:val="Hyperlink"/>
            <w:noProof/>
          </w:rPr>
          <w:delText xml:space="preserve"> ProcessingDetails – JSON Syntax</w:delText>
        </w:r>
        <w:r w:rsidDel="00EB1DAE">
          <w:rPr>
            <w:noProof/>
            <w:webHidden/>
          </w:rPr>
          <w:tab/>
          <w:delText>86</w:delText>
        </w:r>
      </w:del>
    </w:p>
    <w:p w14:paraId="6D534534" w14:textId="45916327" w:rsidR="005E5C94" w:rsidDel="00EB1DAE" w:rsidRDefault="005E5C94">
      <w:pPr>
        <w:pStyle w:val="Verzeichnis4"/>
        <w:tabs>
          <w:tab w:val="right" w:leader="dot" w:pos="9350"/>
        </w:tabs>
        <w:rPr>
          <w:del w:id="1252" w:author="Andreas Kuehne" w:date="2019-05-09T22:04:00Z"/>
          <w:rFonts w:asciiTheme="minorHAnsi" w:eastAsiaTheme="minorEastAsia" w:hAnsiTheme="minorHAnsi" w:cstheme="minorBidi"/>
          <w:noProof/>
          <w:sz w:val="22"/>
          <w:szCs w:val="22"/>
          <w:lang w:val="en-GB" w:eastAsia="en-GB"/>
        </w:rPr>
      </w:pPr>
      <w:del w:id="1253" w:author="Andreas Kuehne" w:date="2019-05-09T22:04:00Z">
        <w:r w:rsidRPr="00EB1DAE" w:rsidDel="00EB1DAE">
          <w:rPr>
            <w:rStyle w:val="Hyperlink"/>
            <w:noProof/>
            <w14:scene3d>
              <w14:camera w14:prst="orthographicFront"/>
              <w14:lightRig w14:rig="threePt" w14:dir="t">
                <w14:rot w14:lat="0" w14:lon="0" w14:rev="0"/>
              </w14:lightRig>
            </w14:scene3d>
          </w:rPr>
          <w:delText>4.3.28.2</w:delText>
        </w:r>
        <w:r w:rsidRPr="00EB1DAE" w:rsidDel="00EB1DAE">
          <w:rPr>
            <w:rStyle w:val="Hyperlink"/>
            <w:noProof/>
          </w:rPr>
          <w:delText xml:space="preserve"> ProcessingDetails – XML Syntax</w:delText>
        </w:r>
        <w:r w:rsidDel="00EB1DAE">
          <w:rPr>
            <w:noProof/>
            <w:webHidden/>
          </w:rPr>
          <w:tab/>
          <w:delText>87</w:delText>
        </w:r>
      </w:del>
    </w:p>
    <w:p w14:paraId="2E92BCD9" w14:textId="212DA13B" w:rsidR="005E5C94" w:rsidDel="00EB1DAE" w:rsidRDefault="005E5C94">
      <w:pPr>
        <w:pStyle w:val="Verzeichnis3"/>
        <w:tabs>
          <w:tab w:val="right" w:leader="dot" w:pos="9350"/>
        </w:tabs>
        <w:rPr>
          <w:del w:id="1254" w:author="Andreas Kuehne" w:date="2019-05-09T22:04:00Z"/>
          <w:rFonts w:asciiTheme="minorHAnsi" w:eastAsiaTheme="minorEastAsia" w:hAnsiTheme="minorHAnsi" w:cstheme="minorBidi"/>
          <w:noProof/>
          <w:sz w:val="22"/>
          <w:szCs w:val="22"/>
          <w:lang w:val="en-GB" w:eastAsia="en-GB"/>
        </w:rPr>
      </w:pPr>
      <w:del w:id="1255" w:author="Andreas Kuehne" w:date="2019-05-09T22:04:00Z">
        <w:r w:rsidRPr="00EB1DAE" w:rsidDel="00EB1DAE">
          <w:rPr>
            <w:rStyle w:val="Hyperlink"/>
            <w:noProof/>
            <w14:scene3d>
              <w14:camera w14:prst="orthographicFront"/>
              <w14:lightRig w14:rig="threePt" w14:dir="t">
                <w14:rot w14:lat="0" w14:lon="0" w14:rev="0"/>
              </w14:lightRig>
            </w14:scene3d>
          </w:rPr>
          <w:delText>4.3.29</w:delText>
        </w:r>
        <w:r w:rsidRPr="00EB1DAE" w:rsidDel="00EB1DAE">
          <w:rPr>
            <w:rStyle w:val="Hyperlink"/>
            <w:noProof/>
          </w:rPr>
          <w:delText xml:space="preserve"> Component Detail</w:delText>
        </w:r>
        <w:r w:rsidDel="00EB1DAE">
          <w:rPr>
            <w:noProof/>
            <w:webHidden/>
          </w:rPr>
          <w:tab/>
          <w:delText>87</w:delText>
        </w:r>
      </w:del>
    </w:p>
    <w:p w14:paraId="4E63AC78" w14:textId="598383D7" w:rsidR="005E5C94" w:rsidDel="00EB1DAE" w:rsidRDefault="005E5C94">
      <w:pPr>
        <w:pStyle w:val="Verzeichnis4"/>
        <w:tabs>
          <w:tab w:val="right" w:leader="dot" w:pos="9350"/>
        </w:tabs>
        <w:rPr>
          <w:del w:id="1256" w:author="Andreas Kuehne" w:date="2019-05-09T22:04:00Z"/>
          <w:rFonts w:asciiTheme="minorHAnsi" w:eastAsiaTheme="minorEastAsia" w:hAnsiTheme="minorHAnsi" w:cstheme="minorBidi"/>
          <w:noProof/>
          <w:sz w:val="22"/>
          <w:szCs w:val="22"/>
          <w:lang w:val="en-GB" w:eastAsia="en-GB"/>
        </w:rPr>
      </w:pPr>
      <w:del w:id="1257" w:author="Andreas Kuehne" w:date="2019-05-09T22:04:00Z">
        <w:r w:rsidRPr="00EB1DAE" w:rsidDel="00EB1DAE">
          <w:rPr>
            <w:rStyle w:val="Hyperlink"/>
            <w:noProof/>
            <w14:scene3d>
              <w14:camera w14:prst="orthographicFront"/>
              <w14:lightRig w14:rig="threePt" w14:dir="t">
                <w14:rot w14:lat="0" w14:lon="0" w14:rev="0"/>
              </w14:lightRig>
            </w14:scene3d>
          </w:rPr>
          <w:delText>4.3.29.1</w:delText>
        </w:r>
        <w:r w:rsidRPr="00EB1DAE" w:rsidDel="00EB1DAE">
          <w:rPr>
            <w:rStyle w:val="Hyperlink"/>
            <w:noProof/>
          </w:rPr>
          <w:delText xml:space="preserve"> Detail – JSON Syntax</w:delText>
        </w:r>
        <w:r w:rsidDel="00EB1DAE">
          <w:rPr>
            <w:noProof/>
            <w:webHidden/>
          </w:rPr>
          <w:tab/>
          <w:delText>88</w:delText>
        </w:r>
      </w:del>
    </w:p>
    <w:p w14:paraId="60DC570D" w14:textId="723DA6CE" w:rsidR="005E5C94" w:rsidDel="00EB1DAE" w:rsidRDefault="005E5C94">
      <w:pPr>
        <w:pStyle w:val="Verzeichnis4"/>
        <w:tabs>
          <w:tab w:val="right" w:leader="dot" w:pos="9350"/>
        </w:tabs>
        <w:rPr>
          <w:del w:id="1258" w:author="Andreas Kuehne" w:date="2019-05-09T22:04:00Z"/>
          <w:rFonts w:asciiTheme="minorHAnsi" w:eastAsiaTheme="minorEastAsia" w:hAnsiTheme="minorHAnsi" w:cstheme="minorBidi"/>
          <w:noProof/>
          <w:sz w:val="22"/>
          <w:szCs w:val="22"/>
          <w:lang w:val="en-GB" w:eastAsia="en-GB"/>
        </w:rPr>
      </w:pPr>
      <w:del w:id="1259" w:author="Andreas Kuehne" w:date="2019-05-09T22:04:00Z">
        <w:r w:rsidRPr="00EB1DAE" w:rsidDel="00EB1DAE">
          <w:rPr>
            <w:rStyle w:val="Hyperlink"/>
            <w:noProof/>
            <w14:scene3d>
              <w14:camera w14:prst="orthographicFront"/>
              <w14:lightRig w14:rig="threePt" w14:dir="t">
                <w14:rot w14:lat="0" w14:lon="0" w14:rev="0"/>
              </w14:lightRig>
            </w14:scene3d>
          </w:rPr>
          <w:delText>4.3.29.2</w:delText>
        </w:r>
        <w:r w:rsidRPr="00EB1DAE" w:rsidDel="00EB1DAE">
          <w:rPr>
            <w:rStyle w:val="Hyperlink"/>
            <w:noProof/>
          </w:rPr>
          <w:delText xml:space="preserve"> Detail – XML Syntax</w:delText>
        </w:r>
        <w:r w:rsidDel="00EB1DAE">
          <w:rPr>
            <w:noProof/>
            <w:webHidden/>
          </w:rPr>
          <w:tab/>
          <w:delText>89</w:delText>
        </w:r>
      </w:del>
    </w:p>
    <w:p w14:paraId="0004774D" w14:textId="536C89C2" w:rsidR="005E5C94" w:rsidDel="00EB1DAE" w:rsidRDefault="005E5C94">
      <w:pPr>
        <w:pStyle w:val="Verzeichnis3"/>
        <w:tabs>
          <w:tab w:val="right" w:leader="dot" w:pos="9350"/>
        </w:tabs>
        <w:rPr>
          <w:del w:id="1260" w:author="Andreas Kuehne" w:date="2019-05-09T22:04:00Z"/>
          <w:rFonts w:asciiTheme="minorHAnsi" w:eastAsiaTheme="minorEastAsia" w:hAnsiTheme="minorHAnsi" w:cstheme="minorBidi"/>
          <w:noProof/>
          <w:sz w:val="22"/>
          <w:szCs w:val="22"/>
          <w:lang w:val="en-GB" w:eastAsia="en-GB"/>
        </w:rPr>
      </w:pPr>
      <w:del w:id="1261" w:author="Andreas Kuehne" w:date="2019-05-09T22:04:00Z">
        <w:r w:rsidRPr="00EB1DAE" w:rsidDel="00EB1DAE">
          <w:rPr>
            <w:rStyle w:val="Hyperlink"/>
            <w:noProof/>
            <w14:scene3d>
              <w14:camera w14:prst="orthographicFront"/>
              <w14:lightRig w14:rig="threePt" w14:dir="t">
                <w14:rot w14:lat="0" w14:lon="0" w14:rev="0"/>
              </w14:lightRig>
            </w14:scene3d>
          </w:rPr>
          <w:delText>4.3.30</w:delText>
        </w:r>
        <w:r w:rsidRPr="00EB1DAE" w:rsidDel="00EB1DAE">
          <w:rPr>
            <w:rStyle w:val="Hyperlink"/>
            <w:noProof/>
          </w:rPr>
          <w:delText xml:space="preserve"> Component SigningTimeInfo</w:delText>
        </w:r>
        <w:r w:rsidDel="00EB1DAE">
          <w:rPr>
            <w:noProof/>
            <w:webHidden/>
          </w:rPr>
          <w:tab/>
          <w:delText>89</w:delText>
        </w:r>
      </w:del>
    </w:p>
    <w:p w14:paraId="466175D3" w14:textId="57870EBC" w:rsidR="005E5C94" w:rsidDel="00EB1DAE" w:rsidRDefault="005E5C94">
      <w:pPr>
        <w:pStyle w:val="Verzeichnis4"/>
        <w:tabs>
          <w:tab w:val="right" w:leader="dot" w:pos="9350"/>
        </w:tabs>
        <w:rPr>
          <w:del w:id="1262" w:author="Andreas Kuehne" w:date="2019-05-09T22:04:00Z"/>
          <w:rFonts w:asciiTheme="minorHAnsi" w:eastAsiaTheme="minorEastAsia" w:hAnsiTheme="minorHAnsi" w:cstheme="minorBidi"/>
          <w:noProof/>
          <w:sz w:val="22"/>
          <w:szCs w:val="22"/>
          <w:lang w:val="en-GB" w:eastAsia="en-GB"/>
        </w:rPr>
      </w:pPr>
      <w:del w:id="1263" w:author="Andreas Kuehne" w:date="2019-05-09T22:04:00Z">
        <w:r w:rsidRPr="00EB1DAE" w:rsidDel="00EB1DAE">
          <w:rPr>
            <w:rStyle w:val="Hyperlink"/>
            <w:noProof/>
            <w14:scene3d>
              <w14:camera w14:prst="orthographicFront"/>
              <w14:lightRig w14:rig="threePt" w14:dir="t">
                <w14:rot w14:lat="0" w14:lon="0" w14:rev="0"/>
              </w14:lightRig>
            </w14:scene3d>
          </w:rPr>
          <w:delText>4.3.30.1</w:delText>
        </w:r>
        <w:r w:rsidRPr="00EB1DAE" w:rsidDel="00EB1DAE">
          <w:rPr>
            <w:rStyle w:val="Hyperlink"/>
            <w:noProof/>
          </w:rPr>
          <w:delText xml:space="preserve"> SigningTimeInfo – JSON Syntax</w:delText>
        </w:r>
        <w:r w:rsidDel="00EB1DAE">
          <w:rPr>
            <w:noProof/>
            <w:webHidden/>
          </w:rPr>
          <w:tab/>
          <w:delText>89</w:delText>
        </w:r>
      </w:del>
    </w:p>
    <w:p w14:paraId="23F209FB" w14:textId="3F29A5F7" w:rsidR="005E5C94" w:rsidDel="00EB1DAE" w:rsidRDefault="005E5C94">
      <w:pPr>
        <w:pStyle w:val="Verzeichnis4"/>
        <w:tabs>
          <w:tab w:val="right" w:leader="dot" w:pos="9350"/>
        </w:tabs>
        <w:rPr>
          <w:del w:id="1264" w:author="Andreas Kuehne" w:date="2019-05-09T22:04:00Z"/>
          <w:rFonts w:asciiTheme="minorHAnsi" w:eastAsiaTheme="minorEastAsia" w:hAnsiTheme="minorHAnsi" w:cstheme="minorBidi"/>
          <w:noProof/>
          <w:sz w:val="22"/>
          <w:szCs w:val="22"/>
          <w:lang w:val="en-GB" w:eastAsia="en-GB"/>
        </w:rPr>
      </w:pPr>
      <w:del w:id="1265" w:author="Andreas Kuehne" w:date="2019-05-09T22:04:00Z">
        <w:r w:rsidRPr="00EB1DAE" w:rsidDel="00EB1DAE">
          <w:rPr>
            <w:rStyle w:val="Hyperlink"/>
            <w:noProof/>
            <w14:scene3d>
              <w14:camera w14:prst="orthographicFront"/>
              <w14:lightRig w14:rig="threePt" w14:dir="t">
                <w14:rot w14:lat="0" w14:lon="0" w14:rev="0"/>
              </w14:lightRig>
            </w14:scene3d>
          </w:rPr>
          <w:delText>4.3.30.2</w:delText>
        </w:r>
        <w:r w:rsidRPr="00EB1DAE" w:rsidDel="00EB1DAE">
          <w:rPr>
            <w:rStyle w:val="Hyperlink"/>
            <w:noProof/>
          </w:rPr>
          <w:delText xml:space="preserve"> SigningTimeInfo – XML Syntax</w:delText>
        </w:r>
        <w:r w:rsidDel="00EB1DAE">
          <w:rPr>
            <w:noProof/>
            <w:webHidden/>
          </w:rPr>
          <w:tab/>
          <w:delText>90</w:delText>
        </w:r>
      </w:del>
    </w:p>
    <w:p w14:paraId="177599DC" w14:textId="583D34B2" w:rsidR="005E5C94" w:rsidDel="00EB1DAE" w:rsidRDefault="005E5C94">
      <w:pPr>
        <w:pStyle w:val="Verzeichnis3"/>
        <w:tabs>
          <w:tab w:val="right" w:leader="dot" w:pos="9350"/>
        </w:tabs>
        <w:rPr>
          <w:del w:id="1266" w:author="Andreas Kuehne" w:date="2019-05-09T22:04:00Z"/>
          <w:rFonts w:asciiTheme="minorHAnsi" w:eastAsiaTheme="minorEastAsia" w:hAnsiTheme="minorHAnsi" w:cstheme="minorBidi"/>
          <w:noProof/>
          <w:sz w:val="22"/>
          <w:szCs w:val="22"/>
          <w:lang w:val="en-GB" w:eastAsia="en-GB"/>
        </w:rPr>
      </w:pPr>
      <w:del w:id="1267" w:author="Andreas Kuehne" w:date="2019-05-09T22:04:00Z">
        <w:r w:rsidRPr="00EB1DAE" w:rsidDel="00EB1DAE">
          <w:rPr>
            <w:rStyle w:val="Hyperlink"/>
            <w:noProof/>
            <w14:scene3d>
              <w14:camera w14:prst="orthographicFront"/>
              <w14:lightRig w14:rig="threePt" w14:dir="t">
                <w14:rot w14:lat="0" w14:lon="0" w14:rev="0"/>
              </w14:lightRig>
            </w14:scene3d>
          </w:rPr>
          <w:delText>4.3.31</w:delText>
        </w:r>
        <w:r w:rsidRPr="00EB1DAE" w:rsidDel="00EB1DAE">
          <w:rPr>
            <w:rStyle w:val="Hyperlink"/>
            <w:noProof/>
          </w:rPr>
          <w:delText xml:space="preserve"> Component SigningTimeBoundaries</w:delText>
        </w:r>
        <w:r w:rsidDel="00EB1DAE">
          <w:rPr>
            <w:noProof/>
            <w:webHidden/>
          </w:rPr>
          <w:tab/>
          <w:delText>90</w:delText>
        </w:r>
      </w:del>
    </w:p>
    <w:p w14:paraId="159C3ED4" w14:textId="434EE183" w:rsidR="005E5C94" w:rsidDel="00EB1DAE" w:rsidRDefault="005E5C94">
      <w:pPr>
        <w:pStyle w:val="Verzeichnis4"/>
        <w:tabs>
          <w:tab w:val="right" w:leader="dot" w:pos="9350"/>
        </w:tabs>
        <w:rPr>
          <w:del w:id="1268" w:author="Andreas Kuehne" w:date="2019-05-09T22:04:00Z"/>
          <w:rFonts w:asciiTheme="minorHAnsi" w:eastAsiaTheme="minorEastAsia" w:hAnsiTheme="minorHAnsi" w:cstheme="minorBidi"/>
          <w:noProof/>
          <w:sz w:val="22"/>
          <w:szCs w:val="22"/>
          <w:lang w:val="en-GB" w:eastAsia="en-GB"/>
        </w:rPr>
      </w:pPr>
      <w:del w:id="1269" w:author="Andreas Kuehne" w:date="2019-05-09T22:04:00Z">
        <w:r w:rsidRPr="00EB1DAE" w:rsidDel="00EB1DAE">
          <w:rPr>
            <w:rStyle w:val="Hyperlink"/>
            <w:noProof/>
            <w14:scene3d>
              <w14:camera w14:prst="orthographicFront"/>
              <w14:lightRig w14:rig="threePt" w14:dir="t">
                <w14:rot w14:lat="0" w14:lon="0" w14:rev="0"/>
              </w14:lightRig>
            </w14:scene3d>
          </w:rPr>
          <w:delText>4.3.31.1</w:delText>
        </w:r>
        <w:r w:rsidRPr="00EB1DAE" w:rsidDel="00EB1DAE">
          <w:rPr>
            <w:rStyle w:val="Hyperlink"/>
            <w:noProof/>
          </w:rPr>
          <w:delText xml:space="preserve"> SigningTimeBoundaries – JSON Syntax</w:delText>
        </w:r>
        <w:r w:rsidDel="00EB1DAE">
          <w:rPr>
            <w:noProof/>
            <w:webHidden/>
          </w:rPr>
          <w:tab/>
          <w:delText>90</w:delText>
        </w:r>
      </w:del>
    </w:p>
    <w:p w14:paraId="2622FD72" w14:textId="55E50E4D" w:rsidR="005E5C94" w:rsidDel="00EB1DAE" w:rsidRDefault="005E5C94">
      <w:pPr>
        <w:pStyle w:val="Verzeichnis4"/>
        <w:tabs>
          <w:tab w:val="right" w:leader="dot" w:pos="9350"/>
        </w:tabs>
        <w:rPr>
          <w:del w:id="1270" w:author="Andreas Kuehne" w:date="2019-05-09T22:04:00Z"/>
          <w:rFonts w:asciiTheme="minorHAnsi" w:eastAsiaTheme="minorEastAsia" w:hAnsiTheme="minorHAnsi" w:cstheme="minorBidi"/>
          <w:noProof/>
          <w:sz w:val="22"/>
          <w:szCs w:val="22"/>
          <w:lang w:val="en-GB" w:eastAsia="en-GB"/>
        </w:rPr>
      </w:pPr>
      <w:del w:id="1271" w:author="Andreas Kuehne" w:date="2019-05-09T22:04:00Z">
        <w:r w:rsidRPr="00EB1DAE" w:rsidDel="00EB1DAE">
          <w:rPr>
            <w:rStyle w:val="Hyperlink"/>
            <w:noProof/>
            <w14:scene3d>
              <w14:camera w14:prst="orthographicFront"/>
              <w14:lightRig w14:rig="threePt" w14:dir="t">
                <w14:rot w14:lat="0" w14:lon="0" w14:rev="0"/>
              </w14:lightRig>
            </w14:scene3d>
          </w:rPr>
          <w:delText>4.3.31.2</w:delText>
        </w:r>
        <w:r w:rsidRPr="00EB1DAE" w:rsidDel="00EB1DAE">
          <w:rPr>
            <w:rStyle w:val="Hyperlink"/>
            <w:noProof/>
          </w:rPr>
          <w:delText xml:space="preserve"> SigningTimeBoundaries – XML Syntax</w:delText>
        </w:r>
        <w:r w:rsidDel="00EB1DAE">
          <w:rPr>
            <w:noProof/>
            <w:webHidden/>
          </w:rPr>
          <w:tab/>
          <w:delText>91</w:delText>
        </w:r>
      </w:del>
    </w:p>
    <w:p w14:paraId="2761BB42" w14:textId="7F643E16" w:rsidR="005E5C94" w:rsidDel="00EB1DAE" w:rsidRDefault="005E5C94">
      <w:pPr>
        <w:pStyle w:val="Verzeichnis3"/>
        <w:tabs>
          <w:tab w:val="right" w:leader="dot" w:pos="9350"/>
        </w:tabs>
        <w:rPr>
          <w:del w:id="1272" w:author="Andreas Kuehne" w:date="2019-05-09T22:04:00Z"/>
          <w:rFonts w:asciiTheme="minorHAnsi" w:eastAsiaTheme="minorEastAsia" w:hAnsiTheme="minorHAnsi" w:cstheme="minorBidi"/>
          <w:noProof/>
          <w:sz w:val="22"/>
          <w:szCs w:val="22"/>
          <w:lang w:val="en-GB" w:eastAsia="en-GB"/>
        </w:rPr>
      </w:pPr>
      <w:del w:id="1273" w:author="Andreas Kuehne" w:date="2019-05-09T22:04:00Z">
        <w:r w:rsidRPr="00EB1DAE" w:rsidDel="00EB1DAE">
          <w:rPr>
            <w:rStyle w:val="Hyperlink"/>
            <w:noProof/>
            <w14:scene3d>
              <w14:camera w14:prst="orthographicFront"/>
              <w14:lightRig w14:rig="threePt" w14:dir="t">
                <w14:rot w14:lat="0" w14:lon="0" w14:rev="0"/>
              </w14:lightRig>
            </w14:scene3d>
          </w:rPr>
          <w:delText>4.3.32</w:delText>
        </w:r>
        <w:r w:rsidRPr="00EB1DAE" w:rsidDel="00EB1DAE">
          <w:rPr>
            <w:rStyle w:val="Hyperlink"/>
            <w:noProof/>
          </w:rPr>
          <w:delText xml:space="preserve"> Component AugmentedSignature</w:delText>
        </w:r>
        <w:r w:rsidDel="00EB1DAE">
          <w:rPr>
            <w:noProof/>
            <w:webHidden/>
          </w:rPr>
          <w:tab/>
          <w:delText>91</w:delText>
        </w:r>
      </w:del>
    </w:p>
    <w:p w14:paraId="6B599955" w14:textId="6E906B07" w:rsidR="005E5C94" w:rsidDel="00EB1DAE" w:rsidRDefault="005E5C94">
      <w:pPr>
        <w:pStyle w:val="Verzeichnis4"/>
        <w:tabs>
          <w:tab w:val="right" w:leader="dot" w:pos="9350"/>
        </w:tabs>
        <w:rPr>
          <w:del w:id="1274" w:author="Andreas Kuehne" w:date="2019-05-09T22:04:00Z"/>
          <w:rFonts w:asciiTheme="minorHAnsi" w:eastAsiaTheme="minorEastAsia" w:hAnsiTheme="minorHAnsi" w:cstheme="minorBidi"/>
          <w:noProof/>
          <w:sz w:val="22"/>
          <w:szCs w:val="22"/>
          <w:lang w:val="en-GB" w:eastAsia="en-GB"/>
        </w:rPr>
      </w:pPr>
      <w:del w:id="1275" w:author="Andreas Kuehne" w:date="2019-05-09T22:04:00Z">
        <w:r w:rsidRPr="00EB1DAE" w:rsidDel="00EB1DAE">
          <w:rPr>
            <w:rStyle w:val="Hyperlink"/>
            <w:noProof/>
            <w14:scene3d>
              <w14:camera w14:prst="orthographicFront"/>
              <w14:lightRig w14:rig="threePt" w14:dir="t">
                <w14:rot w14:lat="0" w14:lon="0" w14:rev="0"/>
              </w14:lightRig>
            </w14:scene3d>
          </w:rPr>
          <w:delText>4.3.32.1</w:delText>
        </w:r>
        <w:r w:rsidRPr="00EB1DAE" w:rsidDel="00EB1DAE">
          <w:rPr>
            <w:rStyle w:val="Hyperlink"/>
            <w:noProof/>
          </w:rPr>
          <w:delText xml:space="preserve"> AugmentedSignature – JSON Syntax</w:delText>
        </w:r>
        <w:r w:rsidDel="00EB1DAE">
          <w:rPr>
            <w:noProof/>
            <w:webHidden/>
          </w:rPr>
          <w:tab/>
          <w:delText>92</w:delText>
        </w:r>
      </w:del>
    </w:p>
    <w:p w14:paraId="675C4138" w14:textId="2D847C65" w:rsidR="005E5C94" w:rsidDel="00EB1DAE" w:rsidRDefault="005E5C94">
      <w:pPr>
        <w:pStyle w:val="Verzeichnis4"/>
        <w:tabs>
          <w:tab w:val="right" w:leader="dot" w:pos="9350"/>
        </w:tabs>
        <w:rPr>
          <w:del w:id="1276" w:author="Andreas Kuehne" w:date="2019-05-09T22:04:00Z"/>
          <w:rFonts w:asciiTheme="minorHAnsi" w:eastAsiaTheme="minorEastAsia" w:hAnsiTheme="minorHAnsi" w:cstheme="minorBidi"/>
          <w:noProof/>
          <w:sz w:val="22"/>
          <w:szCs w:val="22"/>
          <w:lang w:val="en-GB" w:eastAsia="en-GB"/>
        </w:rPr>
      </w:pPr>
      <w:del w:id="1277" w:author="Andreas Kuehne" w:date="2019-05-09T22:04:00Z">
        <w:r w:rsidRPr="00EB1DAE" w:rsidDel="00EB1DAE">
          <w:rPr>
            <w:rStyle w:val="Hyperlink"/>
            <w:noProof/>
            <w14:scene3d>
              <w14:camera w14:prst="orthographicFront"/>
              <w14:lightRig w14:rig="threePt" w14:dir="t">
                <w14:rot w14:lat="0" w14:lon="0" w14:rev="0"/>
              </w14:lightRig>
            </w14:scene3d>
          </w:rPr>
          <w:delText>4.3.32.2</w:delText>
        </w:r>
        <w:r w:rsidRPr="00EB1DAE" w:rsidDel="00EB1DAE">
          <w:rPr>
            <w:rStyle w:val="Hyperlink"/>
            <w:noProof/>
          </w:rPr>
          <w:delText xml:space="preserve"> AugmentedSignature – XML Syntax</w:delText>
        </w:r>
        <w:r w:rsidDel="00EB1DAE">
          <w:rPr>
            <w:noProof/>
            <w:webHidden/>
          </w:rPr>
          <w:tab/>
          <w:delText>93</w:delText>
        </w:r>
      </w:del>
    </w:p>
    <w:p w14:paraId="593EFE8C" w14:textId="2A65DC93" w:rsidR="005E5C94" w:rsidDel="00EB1DAE" w:rsidRDefault="005E5C94">
      <w:pPr>
        <w:pStyle w:val="Verzeichnis3"/>
        <w:tabs>
          <w:tab w:val="right" w:leader="dot" w:pos="9350"/>
        </w:tabs>
        <w:rPr>
          <w:del w:id="1278" w:author="Andreas Kuehne" w:date="2019-05-09T22:04:00Z"/>
          <w:rFonts w:asciiTheme="minorHAnsi" w:eastAsiaTheme="minorEastAsia" w:hAnsiTheme="minorHAnsi" w:cstheme="minorBidi"/>
          <w:noProof/>
          <w:sz w:val="22"/>
          <w:szCs w:val="22"/>
          <w:lang w:val="en-GB" w:eastAsia="en-GB"/>
        </w:rPr>
      </w:pPr>
      <w:del w:id="1279" w:author="Andreas Kuehne" w:date="2019-05-09T22:04:00Z">
        <w:r w:rsidRPr="00EB1DAE" w:rsidDel="00EB1DAE">
          <w:rPr>
            <w:rStyle w:val="Hyperlink"/>
            <w:noProof/>
            <w14:scene3d>
              <w14:camera w14:prst="orthographicFront"/>
              <w14:lightRig w14:rig="threePt" w14:dir="t">
                <w14:rot w14:lat="0" w14:lon="0" w14:rev="0"/>
              </w14:lightRig>
            </w14:scene3d>
          </w:rPr>
          <w:delText>4.3.33</w:delText>
        </w:r>
        <w:r w:rsidRPr="00EB1DAE" w:rsidDel="00EB1DAE">
          <w:rPr>
            <w:rStyle w:val="Hyperlink"/>
            <w:noProof/>
          </w:rPr>
          <w:delText xml:space="preserve"> Component ReturnTransformedDocument</w:delText>
        </w:r>
        <w:r w:rsidDel="00EB1DAE">
          <w:rPr>
            <w:noProof/>
            <w:webHidden/>
          </w:rPr>
          <w:tab/>
          <w:delText>93</w:delText>
        </w:r>
      </w:del>
    </w:p>
    <w:p w14:paraId="60B82EB4" w14:textId="763A2F19" w:rsidR="005E5C94" w:rsidDel="00EB1DAE" w:rsidRDefault="005E5C94">
      <w:pPr>
        <w:pStyle w:val="Verzeichnis4"/>
        <w:tabs>
          <w:tab w:val="right" w:leader="dot" w:pos="9350"/>
        </w:tabs>
        <w:rPr>
          <w:del w:id="1280" w:author="Andreas Kuehne" w:date="2019-05-09T22:04:00Z"/>
          <w:rFonts w:asciiTheme="minorHAnsi" w:eastAsiaTheme="minorEastAsia" w:hAnsiTheme="minorHAnsi" w:cstheme="minorBidi"/>
          <w:noProof/>
          <w:sz w:val="22"/>
          <w:szCs w:val="22"/>
          <w:lang w:val="en-GB" w:eastAsia="en-GB"/>
        </w:rPr>
      </w:pPr>
      <w:del w:id="1281" w:author="Andreas Kuehne" w:date="2019-05-09T22:04:00Z">
        <w:r w:rsidRPr="00EB1DAE" w:rsidDel="00EB1DAE">
          <w:rPr>
            <w:rStyle w:val="Hyperlink"/>
            <w:noProof/>
            <w14:scene3d>
              <w14:camera w14:prst="orthographicFront"/>
              <w14:lightRig w14:rig="threePt" w14:dir="t">
                <w14:rot w14:lat="0" w14:lon="0" w14:rev="0"/>
              </w14:lightRig>
            </w14:scene3d>
          </w:rPr>
          <w:delText>4.3.33.1</w:delText>
        </w:r>
        <w:r w:rsidRPr="00EB1DAE" w:rsidDel="00EB1DAE">
          <w:rPr>
            <w:rStyle w:val="Hyperlink"/>
            <w:noProof/>
          </w:rPr>
          <w:delText xml:space="preserve"> ReturnTransformedDocument – JSON Syntax</w:delText>
        </w:r>
        <w:r w:rsidDel="00EB1DAE">
          <w:rPr>
            <w:noProof/>
            <w:webHidden/>
          </w:rPr>
          <w:tab/>
          <w:delText>93</w:delText>
        </w:r>
      </w:del>
    </w:p>
    <w:p w14:paraId="14E4942C" w14:textId="61193808" w:rsidR="005E5C94" w:rsidDel="00EB1DAE" w:rsidRDefault="005E5C94">
      <w:pPr>
        <w:pStyle w:val="Verzeichnis4"/>
        <w:tabs>
          <w:tab w:val="right" w:leader="dot" w:pos="9350"/>
        </w:tabs>
        <w:rPr>
          <w:del w:id="1282" w:author="Andreas Kuehne" w:date="2019-05-09T22:04:00Z"/>
          <w:rFonts w:asciiTheme="minorHAnsi" w:eastAsiaTheme="minorEastAsia" w:hAnsiTheme="minorHAnsi" w:cstheme="minorBidi"/>
          <w:noProof/>
          <w:sz w:val="22"/>
          <w:szCs w:val="22"/>
          <w:lang w:val="en-GB" w:eastAsia="en-GB"/>
        </w:rPr>
      </w:pPr>
      <w:del w:id="1283" w:author="Andreas Kuehne" w:date="2019-05-09T22:04:00Z">
        <w:r w:rsidRPr="00EB1DAE" w:rsidDel="00EB1DAE">
          <w:rPr>
            <w:rStyle w:val="Hyperlink"/>
            <w:noProof/>
            <w14:scene3d>
              <w14:camera w14:prst="orthographicFront"/>
              <w14:lightRig w14:rig="threePt" w14:dir="t">
                <w14:rot w14:lat="0" w14:lon="0" w14:rev="0"/>
              </w14:lightRig>
            </w14:scene3d>
          </w:rPr>
          <w:delText>4.3.33.2</w:delText>
        </w:r>
        <w:r w:rsidRPr="00EB1DAE" w:rsidDel="00EB1DAE">
          <w:rPr>
            <w:rStyle w:val="Hyperlink"/>
            <w:noProof/>
          </w:rPr>
          <w:delText xml:space="preserve"> ReturnTransformedDocument – XML Syntax</w:delText>
        </w:r>
        <w:r w:rsidDel="00EB1DAE">
          <w:rPr>
            <w:noProof/>
            <w:webHidden/>
          </w:rPr>
          <w:tab/>
          <w:delText>93</w:delText>
        </w:r>
      </w:del>
    </w:p>
    <w:p w14:paraId="20151B3A" w14:textId="66C382DE" w:rsidR="005E5C94" w:rsidDel="00EB1DAE" w:rsidRDefault="005E5C94">
      <w:pPr>
        <w:pStyle w:val="Verzeichnis3"/>
        <w:tabs>
          <w:tab w:val="right" w:leader="dot" w:pos="9350"/>
        </w:tabs>
        <w:rPr>
          <w:del w:id="1284" w:author="Andreas Kuehne" w:date="2019-05-09T22:04:00Z"/>
          <w:rFonts w:asciiTheme="minorHAnsi" w:eastAsiaTheme="minorEastAsia" w:hAnsiTheme="minorHAnsi" w:cstheme="minorBidi"/>
          <w:noProof/>
          <w:sz w:val="22"/>
          <w:szCs w:val="22"/>
          <w:lang w:val="en-GB" w:eastAsia="en-GB"/>
        </w:rPr>
      </w:pPr>
      <w:del w:id="1285" w:author="Andreas Kuehne" w:date="2019-05-09T22:04:00Z">
        <w:r w:rsidRPr="00EB1DAE" w:rsidDel="00EB1DAE">
          <w:rPr>
            <w:rStyle w:val="Hyperlink"/>
            <w:noProof/>
            <w14:scene3d>
              <w14:camera w14:prst="orthographicFront"/>
              <w14:lightRig w14:rig="threePt" w14:dir="t">
                <w14:rot w14:lat="0" w14:lon="0" w14:rev="0"/>
              </w14:lightRig>
            </w14:scene3d>
          </w:rPr>
          <w:delText>4.3.34</w:delText>
        </w:r>
        <w:r w:rsidRPr="00EB1DAE" w:rsidDel="00EB1DAE">
          <w:rPr>
            <w:rStyle w:val="Hyperlink"/>
            <w:noProof/>
          </w:rPr>
          <w:delText xml:space="preserve"> Component TransformedDocument</w:delText>
        </w:r>
        <w:r w:rsidDel="00EB1DAE">
          <w:rPr>
            <w:noProof/>
            <w:webHidden/>
          </w:rPr>
          <w:tab/>
          <w:delText>93</w:delText>
        </w:r>
      </w:del>
    </w:p>
    <w:p w14:paraId="64C23F3C" w14:textId="12BA246C" w:rsidR="005E5C94" w:rsidDel="00EB1DAE" w:rsidRDefault="005E5C94">
      <w:pPr>
        <w:pStyle w:val="Verzeichnis4"/>
        <w:tabs>
          <w:tab w:val="right" w:leader="dot" w:pos="9350"/>
        </w:tabs>
        <w:rPr>
          <w:del w:id="1286" w:author="Andreas Kuehne" w:date="2019-05-09T22:04:00Z"/>
          <w:rFonts w:asciiTheme="minorHAnsi" w:eastAsiaTheme="minorEastAsia" w:hAnsiTheme="minorHAnsi" w:cstheme="minorBidi"/>
          <w:noProof/>
          <w:sz w:val="22"/>
          <w:szCs w:val="22"/>
          <w:lang w:val="en-GB" w:eastAsia="en-GB"/>
        </w:rPr>
      </w:pPr>
      <w:del w:id="1287" w:author="Andreas Kuehne" w:date="2019-05-09T22:04:00Z">
        <w:r w:rsidRPr="00EB1DAE" w:rsidDel="00EB1DAE">
          <w:rPr>
            <w:rStyle w:val="Hyperlink"/>
            <w:noProof/>
            <w14:scene3d>
              <w14:camera w14:prst="orthographicFront"/>
              <w14:lightRig w14:rig="threePt" w14:dir="t">
                <w14:rot w14:lat="0" w14:lon="0" w14:rev="0"/>
              </w14:lightRig>
            </w14:scene3d>
          </w:rPr>
          <w:delText>4.3.34.1</w:delText>
        </w:r>
        <w:r w:rsidRPr="00EB1DAE" w:rsidDel="00EB1DAE">
          <w:rPr>
            <w:rStyle w:val="Hyperlink"/>
            <w:noProof/>
          </w:rPr>
          <w:delText xml:space="preserve"> TransformedDocument – JSON Syntax</w:delText>
        </w:r>
        <w:r w:rsidDel="00EB1DAE">
          <w:rPr>
            <w:noProof/>
            <w:webHidden/>
          </w:rPr>
          <w:tab/>
          <w:delText>94</w:delText>
        </w:r>
      </w:del>
    </w:p>
    <w:p w14:paraId="0B00BF5C" w14:textId="1581078E" w:rsidR="005E5C94" w:rsidDel="00EB1DAE" w:rsidRDefault="005E5C94">
      <w:pPr>
        <w:pStyle w:val="Verzeichnis4"/>
        <w:tabs>
          <w:tab w:val="right" w:leader="dot" w:pos="9350"/>
        </w:tabs>
        <w:rPr>
          <w:del w:id="1288" w:author="Andreas Kuehne" w:date="2019-05-09T22:04:00Z"/>
          <w:rFonts w:asciiTheme="minorHAnsi" w:eastAsiaTheme="minorEastAsia" w:hAnsiTheme="minorHAnsi" w:cstheme="minorBidi"/>
          <w:noProof/>
          <w:sz w:val="22"/>
          <w:szCs w:val="22"/>
          <w:lang w:val="en-GB" w:eastAsia="en-GB"/>
        </w:rPr>
      </w:pPr>
      <w:del w:id="1289" w:author="Andreas Kuehne" w:date="2019-05-09T22:04:00Z">
        <w:r w:rsidRPr="00EB1DAE" w:rsidDel="00EB1DAE">
          <w:rPr>
            <w:rStyle w:val="Hyperlink"/>
            <w:noProof/>
            <w14:scene3d>
              <w14:camera w14:prst="orthographicFront"/>
              <w14:lightRig w14:rig="threePt" w14:dir="t">
                <w14:rot w14:lat="0" w14:lon="0" w14:rev="0"/>
              </w14:lightRig>
            </w14:scene3d>
          </w:rPr>
          <w:delText>4.3.34.2</w:delText>
        </w:r>
        <w:r w:rsidRPr="00EB1DAE" w:rsidDel="00EB1DAE">
          <w:rPr>
            <w:rStyle w:val="Hyperlink"/>
            <w:noProof/>
          </w:rPr>
          <w:delText xml:space="preserve"> TransformedDocument – XML Syntax</w:delText>
        </w:r>
        <w:r w:rsidDel="00EB1DAE">
          <w:rPr>
            <w:noProof/>
            <w:webHidden/>
          </w:rPr>
          <w:tab/>
          <w:delText>94</w:delText>
        </w:r>
      </w:del>
    </w:p>
    <w:p w14:paraId="36B9E8BD" w14:textId="29D3BC36" w:rsidR="005E5C94" w:rsidDel="00EB1DAE" w:rsidRDefault="005E5C94">
      <w:pPr>
        <w:pStyle w:val="Verzeichnis2"/>
        <w:tabs>
          <w:tab w:val="right" w:leader="dot" w:pos="9350"/>
        </w:tabs>
        <w:rPr>
          <w:del w:id="1290" w:author="Andreas Kuehne" w:date="2019-05-09T22:04:00Z"/>
          <w:rFonts w:asciiTheme="minorHAnsi" w:eastAsiaTheme="minorEastAsia" w:hAnsiTheme="minorHAnsi" w:cstheme="minorBidi"/>
          <w:noProof/>
          <w:sz w:val="22"/>
          <w:szCs w:val="22"/>
          <w:lang w:val="en-GB" w:eastAsia="en-GB"/>
        </w:rPr>
      </w:pPr>
      <w:del w:id="1291" w:author="Andreas Kuehne" w:date="2019-05-09T22:04:00Z">
        <w:r w:rsidRPr="00EB1DAE" w:rsidDel="00EB1DAE">
          <w:rPr>
            <w:rStyle w:val="Hyperlink"/>
            <w:noProof/>
          </w:rPr>
          <w:delText>4.4 Request/Response related data structures defined in this document</w:delText>
        </w:r>
        <w:r w:rsidDel="00EB1DAE">
          <w:rPr>
            <w:noProof/>
            <w:webHidden/>
          </w:rPr>
          <w:tab/>
          <w:delText>94</w:delText>
        </w:r>
      </w:del>
    </w:p>
    <w:p w14:paraId="15227CF8" w14:textId="34CA1C33" w:rsidR="005E5C94" w:rsidDel="00EB1DAE" w:rsidRDefault="005E5C94">
      <w:pPr>
        <w:pStyle w:val="Verzeichnis3"/>
        <w:tabs>
          <w:tab w:val="right" w:leader="dot" w:pos="9350"/>
        </w:tabs>
        <w:rPr>
          <w:del w:id="1292" w:author="Andreas Kuehne" w:date="2019-05-09T22:04:00Z"/>
          <w:rFonts w:asciiTheme="minorHAnsi" w:eastAsiaTheme="minorEastAsia" w:hAnsiTheme="minorHAnsi" w:cstheme="minorBidi"/>
          <w:noProof/>
          <w:sz w:val="22"/>
          <w:szCs w:val="22"/>
          <w:lang w:val="en-GB" w:eastAsia="en-GB"/>
        </w:rPr>
      </w:pPr>
      <w:del w:id="1293" w:author="Andreas Kuehne" w:date="2019-05-09T22:04:00Z">
        <w:r w:rsidRPr="00EB1DAE" w:rsidDel="00EB1DAE">
          <w:rPr>
            <w:rStyle w:val="Hyperlink"/>
            <w:noProof/>
            <w14:scene3d>
              <w14:camera w14:prst="orthographicFront"/>
              <w14:lightRig w14:rig="threePt" w14:dir="t">
                <w14:rot w14:lat="0" w14:lon="0" w14:rev="0"/>
              </w14:lightRig>
            </w14:scene3d>
          </w:rPr>
          <w:delText>4.4.1</w:delText>
        </w:r>
        <w:r w:rsidRPr="00EB1DAE" w:rsidDel="00EB1DAE">
          <w:rPr>
            <w:rStyle w:val="Hyperlink"/>
            <w:noProof/>
          </w:rPr>
          <w:delText xml:space="preserve"> Component InputDocuments</w:delText>
        </w:r>
        <w:r w:rsidDel="00EB1DAE">
          <w:rPr>
            <w:noProof/>
            <w:webHidden/>
          </w:rPr>
          <w:tab/>
          <w:delText>94</w:delText>
        </w:r>
      </w:del>
    </w:p>
    <w:p w14:paraId="6720F58E" w14:textId="06DA3506" w:rsidR="005E5C94" w:rsidDel="00EB1DAE" w:rsidRDefault="005E5C94">
      <w:pPr>
        <w:pStyle w:val="Verzeichnis4"/>
        <w:tabs>
          <w:tab w:val="right" w:leader="dot" w:pos="9350"/>
        </w:tabs>
        <w:rPr>
          <w:del w:id="1294" w:author="Andreas Kuehne" w:date="2019-05-09T22:04:00Z"/>
          <w:rFonts w:asciiTheme="minorHAnsi" w:eastAsiaTheme="minorEastAsia" w:hAnsiTheme="minorHAnsi" w:cstheme="minorBidi"/>
          <w:noProof/>
          <w:sz w:val="22"/>
          <w:szCs w:val="22"/>
          <w:lang w:val="en-GB" w:eastAsia="en-GB"/>
        </w:rPr>
      </w:pPr>
      <w:del w:id="1295" w:author="Andreas Kuehne" w:date="2019-05-09T22:04:00Z">
        <w:r w:rsidRPr="00EB1DAE" w:rsidDel="00EB1DAE">
          <w:rPr>
            <w:rStyle w:val="Hyperlink"/>
            <w:noProof/>
            <w14:scene3d>
              <w14:camera w14:prst="orthographicFront"/>
              <w14:lightRig w14:rig="threePt" w14:dir="t">
                <w14:rot w14:lat="0" w14:lon="0" w14:rev="0"/>
              </w14:lightRig>
            </w14:scene3d>
          </w:rPr>
          <w:delText>4.4.1.1</w:delText>
        </w:r>
        <w:r w:rsidRPr="00EB1DAE" w:rsidDel="00EB1DAE">
          <w:rPr>
            <w:rStyle w:val="Hyperlink"/>
            <w:noProof/>
          </w:rPr>
          <w:delText xml:space="preserve"> InputDocuments – JSON Syntax</w:delText>
        </w:r>
        <w:r w:rsidDel="00EB1DAE">
          <w:rPr>
            <w:noProof/>
            <w:webHidden/>
          </w:rPr>
          <w:tab/>
          <w:delText>95</w:delText>
        </w:r>
      </w:del>
    </w:p>
    <w:p w14:paraId="76794304" w14:textId="20F98FFD" w:rsidR="005E5C94" w:rsidDel="00EB1DAE" w:rsidRDefault="005E5C94">
      <w:pPr>
        <w:pStyle w:val="Verzeichnis4"/>
        <w:tabs>
          <w:tab w:val="right" w:leader="dot" w:pos="9350"/>
        </w:tabs>
        <w:rPr>
          <w:del w:id="1296" w:author="Andreas Kuehne" w:date="2019-05-09T22:04:00Z"/>
          <w:rFonts w:asciiTheme="minorHAnsi" w:eastAsiaTheme="minorEastAsia" w:hAnsiTheme="minorHAnsi" w:cstheme="minorBidi"/>
          <w:noProof/>
          <w:sz w:val="22"/>
          <w:szCs w:val="22"/>
          <w:lang w:val="en-GB" w:eastAsia="en-GB"/>
        </w:rPr>
      </w:pPr>
      <w:del w:id="1297" w:author="Andreas Kuehne" w:date="2019-05-09T22:04:00Z">
        <w:r w:rsidRPr="00EB1DAE" w:rsidDel="00EB1DAE">
          <w:rPr>
            <w:rStyle w:val="Hyperlink"/>
            <w:noProof/>
            <w14:scene3d>
              <w14:camera w14:prst="orthographicFront"/>
              <w14:lightRig w14:rig="threePt" w14:dir="t">
                <w14:rot w14:lat="0" w14:lon="0" w14:rev="0"/>
              </w14:lightRig>
            </w14:scene3d>
          </w:rPr>
          <w:delText>4.4.1.2</w:delText>
        </w:r>
        <w:r w:rsidRPr="00EB1DAE" w:rsidDel="00EB1DAE">
          <w:rPr>
            <w:rStyle w:val="Hyperlink"/>
            <w:noProof/>
          </w:rPr>
          <w:delText xml:space="preserve"> InputDocuments – XML Syntax</w:delText>
        </w:r>
        <w:r w:rsidDel="00EB1DAE">
          <w:rPr>
            <w:noProof/>
            <w:webHidden/>
          </w:rPr>
          <w:tab/>
          <w:delText>96</w:delText>
        </w:r>
      </w:del>
    </w:p>
    <w:p w14:paraId="250CE904" w14:textId="03C8D4FA" w:rsidR="005E5C94" w:rsidDel="00EB1DAE" w:rsidRDefault="005E5C94">
      <w:pPr>
        <w:pStyle w:val="Verzeichnis3"/>
        <w:tabs>
          <w:tab w:val="right" w:leader="dot" w:pos="9350"/>
        </w:tabs>
        <w:rPr>
          <w:del w:id="1298" w:author="Andreas Kuehne" w:date="2019-05-09T22:04:00Z"/>
          <w:rFonts w:asciiTheme="minorHAnsi" w:eastAsiaTheme="minorEastAsia" w:hAnsiTheme="minorHAnsi" w:cstheme="minorBidi"/>
          <w:noProof/>
          <w:sz w:val="22"/>
          <w:szCs w:val="22"/>
          <w:lang w:val="en-GB" w:eastAsia="en-GB"/>
        </w:rPr>
      </w:pPr>
      <w:del w:id="1299" w:author="Andreas Kuehne" w:date="2019-05-09T22:04:00Z">
        <w:r w:rsidRPr="00EB1DAE" w:rsidDel="00EB1DAE">
          <w:rPr>
            <w:rStyle w:val="Hyperlink"/>
            <w:noProof/>
            <w14:scene3d>
              <w14:camera w14:prst="orthographicFront"/>
              <w14:lightRig w14:rig="threePt" w14:dir="t">
                <w14:rot w14:lat="0" w14:lon="0" w14:rev="0"/>
              </w14:lightRig>
            </w14:scene3d>
          </w:rPr>
          <w:delText>4.4.2</w:delText>
        </w:r>
        <w:r w:rsidRPr="00EB1DAE" w:rsidDel="00EB1DAE">
          <w:rPr>
            <w:rStyle w:val="Hyperlink"/>
            <w:noProof/>
          </w:rPr>
          <w:delText xml:space="preserve"> Component DocumentBase</w:delText>
        </w:r>
        <w:r w:rsidDel="00EB1DAE">
          <w:rPr>
            <w:noProof/>
            <w:webHidden/>
          </w:rPr>
          <w:tab/>
          <w:delText>96</w:delText>
        </w:r>
      </w:del>
    </w:p>
    <w:p w14:paraId="7B53FBF7" w14:textId="69E7F91C" w:rsidR="005E5C94" w:rsidDel="00EB1DAE" w:rsidRDefault="005E5C94">
      <w:pPr>
        <w:pStyle w:val="Verzeichnis4"/>
        <w:tabs>
          <w:tab w:val="right" w:leader="dot" w:pos="9350"/>
        </w:tabs>
        <w:rPr>
          <w:del w:id="1300" w:author="Andreas Kuehne" w:date="2019-05-09T22:04:00Z"/>
          <w:rFonts w:asciiTheme="minorHAnsi" w:eastAsiaTheme="minorEastAsia" w:hAnsiTheme="minorHAnsi" w:cstheme="minorBidi"/>
          <w:noProof/>
          <w:sz w:val="22"/>
          <w:szCs w:val="22"/>
          <w:lang w:val="en-GB" w:eastAsia="en-GB"/>
        </w:rPr>
      </w:pPr>
      <w:del w:id="1301" w:author="Andreas Kuehne" w:date="2019-05-09T22:04:00Z">
        <w:r w:rsidRPr="00EB1DAE" w:rsidDel="00EB1DAE">
          <w:rPr>
            <w:rStyle w:val="Hyperlink"/>
            <w:noProof/>
            <w14:scene3d>
              <w14:camera w14:prst="orthographicFront"/>
              <w14:lightRig w14:rig="threePt" w14:dir="t">
                <w14:rot w14:lat="0" w14:lon="0" w14:rev="0"/>
              </w14:lightRig>
            </w14:scene3d>
          </w:rPr>
          <w:delText>4.4.2.1</w:delText>
        </w:r>
        <w:r w:rsidRPr="00EB1DAE" w:rsidDel="00EB1DAE">
          <w:rPr>
            <w:rStyle w:val="Hyperlink"/>
            <w:noProof/>
          </w:rPr>
          <w:delText xml:space="preserve"> DocumentBase – JSON Syntax</w:delText>
        </w:r>
        <w:r w:rsidDel="00EB1DAE">
          <w:rPr>
            <w:noProof/>
            <w:webHidden/>
          </w:rPr>
          <w:tab/>
          <w:delText>97</w:delText>
        </w:r>
      </w:del>
    </w:p>
    <w:p w14:paraId="5FF637CD" w14:textId="1BA4BB1D" w:rsidR="005E5C94" w:rsidDel="00EB1DAE" w:rsidRDefault="005E5C94">
      <w:pPr>
        <w:pStyle w:val="Verzeichnis4"/>
        <w:tabs>
          <w:tab w:val="right" w:leader="dot" w:pos="9350"/>
        </w:tabs>
        <w:rPr>
          <w:del w:id="1302" w:author="Andreas Kuehne" w:date="2019-05-09T22:04:00Z"/>
          <w:rFonts w:asciiTheme="minorHAnsi" w:eastAsiaTheme="minorEastAsia" w:hAnsiTheme="minorHAnsi" w:cstheme="minorBidi"/>
          <w:noProof/>
          <w:sz w:val="22"/>
          <w:szCs w:val="22"/>
          <w:lang w:val="en-GB" w:eastAsia="en-GB"/>
        </w:rPr>
      </w:pPr>
      <w:del w:id="1303" w:author="Andreas Kuehne" w:date="2019-05-09T22:04:00Z">
        <w:r w:rsidRPr="00EB1DAE" w:rsidDel="00EB1DAE">
          <w:rPr>
            <w:rStyle w:val="Hyperlink"/>
            <w:noProof/>
            <w14:scene3d>
              <w14:camera w14:prst="orthographicFront"/>
              <w14:lightRig w14:rig="threePt" w14:dir="t">
                <w14:rot w14:lat="0" w14:lon="0" w14:rev="0"/>
              </w14:lightRig>
            </w14:scene3d>
          </w:rPr>
          <w:delText>4.4.2.2</w:delText>
        </w:r>
        <w:r w:rsidRPr="00EB1DAE" w:rsidDel="00EB1DAE">
          <w:rPr>
            <w:rStyle w:val="Hyperlink"/>
            <w:noProof/>
          </w:rPr>
          <w:delText xml:space="preserve"> DocumentBase – XML Syntax</w:delText>
        </w:r>
        <w:r w:rsidDel="00EB1DAE">
          <w:rPr>
            <w:noProof/>
            <w:webHidden/>
          </w:rPr>
          <w:tab/>
          <w:delText>98</w:delText>
        </w:r>
      </w:del>
    </w:p>
    <w:p w14:paraId="03C7A418" w14:textId="2E66AAC7" w:rsidR="005E5C94" w:rsidDel="00EB1DAE" w:rsidRDefault="005E5C94">
      <w:pPr>
        <w:pStyle w:val="Verzeichnis3"/>
        <w:tabs>
          <w:tab w:val="right" w:leader="dot" w:pos="9350"/>
        </w:tabs>
        <w:rPr>
          <w:del w:id="1304" w:author="Andreas Kuehne" w:date="2019-05-09T22:04:00Z"/>
          <w:rFonts w:asciiTheme="minorHAnsi" w:eastAsiaTheme="minorEastAsia" w:hAnsiTheme="minorHAnsi" w:cstheme="minorBidi"/>
          <w:noProof/>
          <w:sz w:val="22"/>
          <w:szCs w:val="22"/>
          <w:lang w:val="en-GB" w:eastAsia="en-GB"/>
        </w:rPr>
      </w:pPr>
      <w:del w:id="1305" w:author="Andreas Kuehne" w:date="2019-05-09T22:04:00Z">
        <w:r w:rsidRPr="00EB1DAE" w:rsidDel="00EB1DAE">
          <w:rPr>
            <w:rStyle w:val="Hyperlink"/>
            <w:noProof/>
            <w14:scene3d>
              <w14:camera w14:prst="orthographicFront"/>
              <w14:lightRig w14:rig="threePt" w14:dir="t">
                <w14:rot w14:lat="0" w14:lon="0" w14:rev="0"/>
              </w14:lightRig>
            </w14:scene3d>
          </w:rPr>
          <w:delText>4.4.3</w:delText>
        </w:r>
        <w:r w:rsidRPr="00EB1DAE" w:rsidDel="00EB1DAE">
          <w:rPr>
            <w:rStyle w:val="Hyperlink"/>
            <w:noProof/>
          </w:rPr>
          <w:delText xml:space="preserve"> Component Document</w:delText>
        </w:r>
        <w:r w:rsidDel="00EB1DAE">
          <w:rPr>
            <w:noProof/>
            <w:webHidden/>
          </w:rPr>
          <w:tab/>
          <w:delText>98</w:delText>
        </w:r>
      </w:del>
    </w:p>
    <w:p w14:paraId="1CEEE06C" w14:textId="4935E388" w:rsidR="005E5C94" w:rsidDel="00EB1DAE" w:rsidRDefault="005E5C94">
      <w:pPr>
        <w:pStyle w:val="Verzeichnis4"/>
        <w:tabs>
          <w:tab w:val="right" w:leader="dot" w:pos="9350"/>
        </w:tabs>
        <w:rPr>
          <w:del w:id="1306" w:author="Andreas Kuehne" w:date="2019-05-09T22:04:00Z"/>
          <w:rFonts w:asciiTheme="minorHAnsi" w:eastAsiaTheme="minorEastAsia" w:hAnsiTheme="minorHAnsi" w:cstheme="minorBidi"/>
          <w:noProof/>
          <w:sz w:val="22"/>
          <w:szCs w:val="22"/>
          <w:lang w:val="en-GB" w:eastAsia="en-GB"/>
        </w:rPr>
      </w:pPr>
      <w:del w:id="1307" w:author="Andreas Kuehne" w:date="2019-05-09T22:04:00Z">
        <w:r w:rsidRPr="00EB1DAE" w:rsidDel="00EB1DAE">
          <w:rPr>
            <w:rStyle w:val="Hyperlink"/>
            <w:noProof/>
            <w14:scene3d>
              <w14:camera w14:prst="orthographicFront"/>
              <w14:lightRig w14:rig="threePt" w14:dir="t">
                <w14:rot w14:lat="0" w14:lon="0" w14:rev="0"/>
              </w14:lightRig>
            </w14:scene3d>
          </w:rPr>
          <w:delText>4.4.3.1</w:delText>
        </w:r>
        <w:r w:rsidRPr="00EB1DAE" w:rsidDel="00EB1DAE">
          <w:rPr>
            <w:rStyle w:val="Hyperlink"/>
            <w:noProof/>
          </w:rPr>
          <w:delText xml:space="preserve"> Document – JSON Syntax</w:delText>
        </w:r>
        <w:r w:rsidDel="00EB1DAE">
          <w:rPr>
            <w:noProof/>
            <w:webHidden/>
          </w:rPr>
          <w:tab/>
          <w:delText>98</w:delText>
        </w:r>
      </w:del>
    </w:p>
    <w:p w14:paraId="13244F73" w14:textId="7A09F509" w:rsidR="005E5C94" w:rsidDel="00EB1DAE" w:rsidRDefault="005E5C94">
      <w:pPr>
        <w:pStyle w:val="Verzeichnis4"/>
        <w:tabs>
          <w:tab w:val="right" w:leader="dot" w:pos="9350"/>
        </w:tabs>
        <w:rPr>
          <w:del w:id="1308" w:author="Andreas Kuehne" w:date="2019-05-09T22:04:00Z"/>
          <w:rFonts w:asciiTheme="minorHAnsi" w:eastAsiaTheme="minorEastAsia" w:hAnsiTheme="minorHAnsi" w:cstheme="minorBidi"/>
          <w:noProof/>
          <w:sz w:val="22"/>
          <w:szCs w:val="22"/>
          <w:lang w:val="en-GB" w:eastAsia="en-GB"/>
        </w:rPr>
      </w:pPr>
      <w:del w:id="1309" w:author="Andreas Kuehne" w:date="2019-05-09T22:04:00Z">
        <w:r w:rsidRPr="00EB1DAE" w:rsidDel="00EB1DAE">
          <w:rPr>
            <w:rStyle w:val="Hyperlink"/>
            <w:noProof/>
            <w14:scene3d>
              <w14:camera w14:prst="orthographicFront"/>
              <w14:lightRig w14:rig="threePt" w14:dir="t">
                <w14:rot w14:lat="0" w14:lon="0" w14:rev="0"/>
              </w14:lightRig>
            </w14:scene3d>
          </w:rPr>
          <w:delText>4.4.3.2</w:delText>
        </w:r>
        <w:r w:rsidRPr="00EB1DAE" w:rsidDel="00EB1DAE">
          <w:rPr>
            <w:rStyle w:val="Hyperlink"/>
            <w:noProof/>
          </w:rPr>
          <w:delText xml:space="preserve"> Document – XML Syntax</w:delText>
        </w:r>
        <w:r w:rsidDel="00EB1DAE">
          <w:rPr>
            <w:noProof/>
            <w:webHidden/>
          </w:rPr>
          <w:tab/>
          <w:delText>99</w:delText>
        </w:r>
      </w:del>
    </w:p>
    <w:p w14:paraId="7308BBCD" w14:textId="14C20EEE" w:rsidR="005E5C94" w:rsidDel="00EB1DAE" w:rsidRDefault="005E5C94">
      <w:pPr>
        <w:pStyle w:val="Verzeichnis3"/>
        <w:tabs>
          <w:tab w:val="right" w:leader="dot" w:pos="9350"/>
        </w:tabs>
        <w:rPr>
          <w:del w:id="1310" w:author="Andreas Kuehne" w:date="2019-05-09T22:04:00Z"/>
          <w:rFonts w:asciiTheme="minorHAnsi" w:eastAsiaTheme="minorEastAsia" w:hAnsiTheme="minorHAnsi" w:cstheme="minorBidi"/>
          <w:noProof/>
          <w:sz w:val="22"/>
          <w:szCs w:val="22"/>
          <w:lang w:val="en-GB" w:eastAsia="en-GB"/>
        </w:rPr>
      </w:pPr>
      <w:del w:id="1311" w:author="Andreas Kuehne" w:date="2019-05-09T22:04:00Z">
        <w:r w:rsidRPr="00EB1DAE" w:rsidDel="00EB1DAE">
          <w:rPr>
            <w:rStyle w:val="Hyperlink"/>
            <w:noProof/>
            <w14:scene3d>
              <w14:camera w14:prst="orthographicFront"/>
              <w14:lightRig w14:rig="threePt" w14:dir="t">
                <w14:rot w14:lat="0" w14:lon="0" w14:rev="0"/>
              </w14:lightRig>
            </w14:scene3d>
          </w:rPr>
          <w:delText>4.4.4</w:delText>
        </w:r>
        <w:r w:rsidRPr="00EB1DAE" w:rsidDel="00EB1DAE">
          <w:rPr>
            <w:rStyle w:val="Hyperlink"/>
            <w:noProof/>
          </w:rPr>
          <w:delText xml:space="preserve"> Component TransformedData</w:delText>
        </w:r>
        <w:r w:rsidDel="00EB1DAE">
          <w:rPr>
            <w:noProof/>
            <w:webHidden/>
          </w:rPr>
          <w:tab/>
          <w:delText>99</w:delText>
        </w:r>
      </w:del>
    </w:p>
    <w:p w14:paraId="31199D30" w14:textId="30EE880A" w:rsidR="005E5C94" w:rsidDel="00EB1DAE" w:rsidRDefault="005E5C94">
      <w:pPr>
        <w:pStyle w:val="Verzeichnis4"/>
        <w:tabs>
          <w:tab w:val="right" w:leader="dot" w:pos="9350"/>
        </w:tabs>
        <w:rPr>
          <w:del w:id="1312" w:author="Andreas Kuehne" w:date="2019-05-09T22:04:00Z"/>
          <w:rFonts w:asciiTheme="minorHAnsi" w:eastAsiaTheme="minorEastAsia" w:hAnsiTheme="minorHAnsi" w:cstheme="minorBidi"/>
          <w:noProof/>
          <w:sz w:val="22"/>
          <w:szCs w:val="22"/>
          <w:lang w:val="en-GB" w:eastAsia="en-GB"/>
        </w:rPr>
      </w:pPr>
      <w:del w:id="1313" w:author="Andreas Kuehne" w:date="2019-05-09T22:04:00Z">
        <w:r w:rsidRPr="00EB1DAE" w:rsidDel="00EB1DAE">
          <w:rPr>
            <w:rStyle w:val="Hyperlink"/>
            <w:noProof/>
            <w14:scene3d>
              <w14:camera w14:prst="orthographicFront"/>
              <w14:lightRig w14:rig="threePt" w14:dir="t">
                <w14:rot w14:lat="0" w14:lon="0" w14:rev="0"/>
              </w14:lightRig>
            </w14:scene3d>
          </w:rPr>
          <w:delText>4.4.4.1</w:delText>
        </w:r>
        <w:r w:rsidRPr="00EB1DAE" w:rsidDel="00EB1DAE">
          <w:rPr>
            <w:rStyle w:val="Hyperlink"/>
            <w:noProof/>
          </w:rPr>
          <w:delText xml:space="preserve"> TransformedData – JSON Syntax</w:delText>
        </w:r>
        <w:r w:rsidDel="00EB1DAE">
          <w:rPr>
            <w:noProof/>
            <w:webHidden/>
          </w:rPr>
          <w:tab/>
          <w:delText>100</w:delText>
        </w:r>
      </w:del>
    </w:p>
    <w:p w14:paraId="3EAFFBB3" w14:textId="754E4585" w:rsidR="005E5C94" w:rsidDel="00EB1DAE" w:rsidRDefault="005E5C94">
      <w:pPr>
        <w:pStyle w:val="Verzeichnis4"/>
        <w:tabs>
          <w:tab w:val="right" w:leader="dot" w:pos="9350"/>
        </w:tabs>
        <w:rPr>
          <w:del w:id="1314" w:author="Andreas Kuehne" w:date="2019-05-09T22:04:00Z"/>
          <w:rFonts w:asciiTheme="minorHAnsi" w:eastAsiaTheme="minorEastAsia" w:hAnsiTheme="minorHAnsi" w:cstheme="minorBidi"/>
          <w:noProof/>
          <w:sz w:val="22"/>
          <w:szCs w:val="22"/>
          <w:lang w:val="en-GB" w:eastAsia="en-GB"/>
        </w:rPr>
      </w:pPr>
      <w:del w:id="1315" w:author="Andreas Kuehne" w:date="2019-05-09T22:04:00Z">
        <w:r w:rsidRPr="00EB1DAE" w:rsidDel="00EB1DAE">
          <w:rPr>
            <w:rStyle w:val="Hyperlink"/>
            <w:noProof/>
            <w14:scene3d>
              <w14:camera w14:prst="orthographicFront"/>
              <w14:lightRig w14:rig="threePt" w14:dir="t">
                <w14:rot w14:lat="0" w14:lon="0" w14:rev="0"/>
              </w14:lightRig>
            </w14:scene3d>
          </w:rPr>
          <w:delText>4.4.4.2</w:delText>
        </w:r>
        <w:r w:rsidRPr="00EB1DAE" w:rsidDel="00EB1DAE">
          <w:rPr>
            <w:rStyle w:val="Hyperlink"/>
            <w:noProof/>
          </w:rPr>
          <w:delText xml:space="preserve"> TransformedData – XML Syntax</w:delText>
        </w:r>
        <w:r w:rsidDel="00EB1DAE">
          <w:rPr>
            <w:noProof/>
            <w:webHidden/>
          </w:rPr>
          <w:tab/>
          <w:delText>101</w:delText>
        </w:r>
      </w:del>
    </w:p>
    <w:p w14:paraId="0057E3E3" w14:textId="7160E387" w:rsidR="005E5C94" w:rsidDel="00EB1DAE" w:rsidRDefault="005E5C94">
      <w:pPr>
        <w:pStyle w:val="Verzeichnis3"/>
        <w:tabs>
          <w:tab w:val="right" w:leader="dot" w:pos="9350"/>
        </w:tabs>
        <w:rPr>
          <w:del w:id="1316" w:author="Andreas Kuehne" w:date="2019-05-09T22:04:00Z"/>
          <w:rFonts w:asciiTheme="minorHAnsi" w:eastAsiaTheme="minorEastAsia" w:hAnsiTheme="minorHAnsi" w:cstheme="minorBidi"/>
          <w:noProof/>
          <w:sz w:val="22"/>
          <w:szCs w:val="22"/>
          <w:lang w:val="en-GB" w:eastAsia="en-GB"/>
        </w:rPr>
      </w:pPr>
      <w:del w:id="1317" w:author="Andreas Kuehne" w:date="2019-05-09T22:04:00Z">
        <w:r w:rsidRPr="00EB1DAE" w:rsidDel="00EB1DAE">
          <w:rPr>
            <w:rStyle w:val="Hyperlink"/>
            <w:noProof/>
            <w14:scene3d>
              <w14:camera w14:prst="orthographicFront"/>
              <w14:lightRig w14:rig="threePt" w14:dir="t">
                <w14:rot w14:lat="0" w14:lon="0" w14:rev="0"/>
              </w14:lightRig>
            </w14:scene3d>
          </w:rPr>
          <w:delText>4.4.5</w:delText>
        </w:r>
        <w:r w:rsidRPr="00EB1DAE" w:rsidDel="00EB1DAE">
          <w:rPr>
            <w:rStyle w:val="Hyperlink"/>
            <w:noProof/>
          </w:rPr>
          <w:delText xml:space="preserve"> Component DocumentHash</w:delText>
        </w:r>
        <w:r w:rsidDel="00EB1DAE">
          <w:rPr>
            <w:noProof/>
            <w:webHidden/>
          </w:rPr>
          <w:tab/>
          <w:delText>101</w:delText>
        </w:r>
      </w:del>
    </w:p>
    <w:p w14:paraId="46CE377B" w14:textId="776D4B56" w:rsidR="005E5C94" w:rsidDel="00EB1DAE" w:rsidRDefault="005E5C94">
      <w:pPr>
        <w:pStyle w:val="Verzeichnis4"/>
        <w:tabs>
          <w:tab w:val="right" w:leader="dot" w:pos="9350"/>
        </w:tabs>
        <w:rPr>
          <w:del w:id="1318" w:author="Andreas Kuehne" w:date="2019-05-09T22:04:00Z"/>
          <w:rFonts w:asciiTheme="minorHAnsi" w:eastAsiaTheme="minorEastAsia" w:hAnsiTheme="minorHAnsi" w:cstheme="minorBidi"/>
          <w:noProof/>
          <w:sz w:val="22"/>
          <w:szCs w:val="22"/>
          <w:lang w:val="en-GB" w:eastAsia="en-GB"/>
        </w:rPr>
      </w:pPr>
      <w:del w:id="1319" w:author="Andreas Kuehne" w:date="2019-05-09T22:04:00Z">
        <w:r w:rsidRPr="00EB1DAE" w:rsidDel="00EB1DAE">
          <w:rPr>
            <w:rStyle w:val="Hyperlink"/>
            <w:noProof/>
            <w14:scene3d>
              <w14:camera w14:prst="orthographicFront"/>
              <w14:lightRig w14:rig="threePt" w14:dir="t">
                <w14:rot w14:lat="0" w14:lon="0" w14:rev="0"/>
              </w14:lightRig>
            </w14:scene3d>
          </w:rPr>
          <w:delText>4.4.5.1</w:delText>
        </w:r>
        <w:r w:rsidRPr="00EB1DAE" w:rsidDel="00EB1DAE">
          <w:rPr>
            <w:rStyle w:val="Hyperlink"/>
            <w:noProof/>
          </w:rPr>
          <w:delText xml:space="preserve"> DocumentHash – JSON Syntax</w:delText>
        </w:r>
        <w:r w:rsidDel="00EB1DAE">
          <w:rPr>
            <w:noProof/>
            <w:webHidden/>
          </w:rPr>
          <w:tab/>
          <w:delText>102</w:delText>
        </w:r>
      </w:del>
    </w:p>
    <w:p w14:paraId="7033567A" w14:textId="72536779" w:rsidR="005E5C94" w:rsidDel="00EB1DAE" w:rsidRDefault="005E5C94">
      <w:pPr>
        <w:pStyle w:val="Verzeichnis4"/>
        <w:tabs>
          <w:tab w:val="right" w:leader="dot" w:pos="9350"/>
        </w:tabs>
        <w:rPr>
          <w:del w:id="1320" w:author="Andreas Kuehne" w:date="2019-05-09T22:04:00Z"/>
          <w:rFonts w:asciiTheme="minorHAnsi" w:eastAsiaTheme="minorEastAsia" w:hAnsiTheme="minorHAnsi" w:cstheme="minorBidi"/>
          <w:noProof/>
          <w:sz w:val="22"/>
          <w:szCs w:val="22"/>
          <w:lang w:val="en-GB" w:eastAsia="en-GB"/>
        </w:rPr>
      </w:pPr>
      <w:del w:id="1321" w:author="Andreas Kuehne" w:date="2019-05-09T22:04:00Z">
        <w:r w:rsidRPr="00EB1DAE" w:rsidDel="00EB1DAE">
          <w:rPr>
            <w:rStyle w:val="Hyperlink"/>
            <w:noProof/>
            <w14:scene3d>
              <w14:camera w14:prst="orthographicFront"/>
              <w14:lightRig w14:rig="threePt" w14:dir="t">
                <w14:rot w14:lat="0" w14:lon="0" w14:rev="0"/>
              </w14:lightRig>
            </w14:scene3d>
          </w:rPr>
          <w:delText>4.4.5.2</w:delText>
        </w:r>
        <w:r w:rsidRPr="00EB1DAE" w:rsidDel="00EB1DAE">
          <w:rPr>
            <w:rStyle w:val="Hyperlink"/>
            <w:noProof/>
          </w:rPr>
          <w:delText xml:space="preserve"> DocumentHash – XML Syntax</w:delText>
        </w:r>
        <w:r w:rsidDel="00EB1DAE">
          <w:rPr>
            <w:noProof/>
            <w:webHidden/>
          </w:rPr>
          <w:tab/>
          <w:delText>103</w:delText>
        </w:r>
      </w:del>
    </w:p>
    <w:p w14:paraId="7C898B04" w14:textId="7A98FD1F" w:rsidR="005E5C94" w:rsidDel="00EB1DAE" w:rsidRDefault="005E5C94">
      <w:pPr>
        <w:pStyle w:val="Verzeichnis3"/>
        <w:tabs>
          <w:tab w:val="right" w:leader="dot" w:pos="9350"/>
        </w:tabs>
        <w:rPr>
          <w:del w:id="1322" w:author="Andreas Kuehne" w:date="2019-05-09T22:04:00Z"/>
          <w:rFonts w:asciiTheme="minorHAnsi" w:eastAsiaTheme="minorEastAsia" w:hAnsiTheme="minorHAnsi" w:cstheme="minorBidi"/>
          <w:noProof/>
          <w:sz w:val="22"/>
          <w:szCs w:val="22"/>
          <w:lang w:val="en-GB" w:eastAsia="en-GB"/>
        </w:rPr>
      </w:pPr>
      <w:del w:id="1323" w:author="Andreas Kuehne" w:date="2019-05-09T22:04:00Z">
        <w:r w:rsidRPr="00EB1DAE" w:rsidDel="00EB1DAE">
          <w:rPr>
            <w:rStyle w:val="Hyperlink"/>
            <w:noProof/>
            <w14:scene3d>
              <w14:camera w14:prst="orthographicFront"/>
              <w14:lightRig w14:rig="threePt" w14:dir="t">
                <w14:rot w14:lat="0" w14:lon="0" w14:rev="0"/>
              </w14:lightRig>
            </w14:scene3d>
          </w:rPr>
          <w:delText>4.4.6</w:delText>
        </w:r>
        <w:r w:rsidRPr="00EB1DAE" w:rsidDel="00EB1DAE">
          <w:rPr>
            <w:rStyle w:val="Hyperlink"/>
            <w:noProof/>
          </w:rPr>
          <w:delText xml:space="preserve"> Component SignatureObject</w:delText>
        </w:r>
        <w:r w:rsidDel="00EB1DAE">
          <w:rPr>
            <w:noProof/>
            <w:webHidden/>
          </w:rPr>
          <w:tab/>
          <w:delText>103</w:delText>
        </w:r>
      </w:del>
    </w:p>
    <w:p w14:paraId="43A70CAB" w14:textId="3ECEA606" w:rsidR="005E5C94" w:rsidDel="00EB1DAE" w:rsidRDefault="005E5C94">
      <w:pPr>
        <w:pStyle w:val="Verzeichnis4"/>
        <w:tabs>
          <w:tab w:val="right" w:leader="dot" w:pos="9350"/>
        </w:tabs>
        <w:rPr>
          <w:del w:id="1324" w:author="Andreas Kuehne" w:date="2019-05-09T22:04:00Z"/>
          <w:rFonts w:asciiTheme="minorHAnsi" w:eastAsiaTheme="minorEastAsia" w:hAnsiTheme="minorHAnsi" w:cstheme="minorBidi"/>
          <w:noProof/>
          <w:sz w:val="22"/>
          <w:szCs w:val="22"/>
          <w:lang w:val="en-GB" w:eastAsia="en-GB"/>
        </w:rPr>
      </w:pPr>
      <w:del w:id="1325" w:author="Andreas Kuehne" w:date="2019-05-09T22:04:00Z">
        <w:r w:rsidRPr="00EB1DAE" w:rsidDel="00EB1DAE">
          <w:rPr>
            <w:rStyle w:val="Hyperlink"/>
            <w:noProof/>
            <w14:scene3d>
              <w14:camera w14:prst="orthographicFront"/>
              <w14:lightRig w14:rig="threePt" w14:dir="t">
                <w14:rot w14:lat="0" w14:lon="0" w14:rev="0"/>
              </w14:lightRig>
            </w14:scene3d>
          </w:rPr>
          <w:delText>4.4.6.1</w:delText>
        </w:r>
        <w:r w:rsidRPr="00EB1DAE" w:rsidDel="00EB1DAE">
          <w:rPr>
            <w:rStyle w:val="Hyperlink"/>
            <w:noProof/>
          </w:rPr>
          <w:delText xml:space="preserve"> SignatureObject – JSON Syntax</w:delText>
        </w:r>
        <w:r w:rsidDel="00EB1DAE">
          <w:rPr>
            <w:noProof/>
            <w:webHidden/>
          </w:rPr>
          <w:tab/>
          <w:delText>104</w:delText>
        </w:r>
      </w:del>
    </w:p>
    <w:p w14:paraId="7A9DCB78" w14:textId="05C345E5" w:rsidR="005E5C94" w:rsidDel="00EB1DAE" w:rsidRDefault="005E5C94">
      <w:pPr>
        <w:pStyle w:val="Verzeichnis4"/>
        <w:tabs>
          <w:tab w:val="right" w:leader="dot" w:pos="9350"/>
        </w:tabs>
        <w:rPr>
          <w:del w:id="1326" w:author="Andreas Kuehne" w:date="2019-05-09T22:04:00Z"/>
          <w:rFonts w:asciiTheme="minorHAnsi" w:eastAsiaTheme="minorEastAsia" w:hAnsiTheme="minorHAnsi" w:cstheme="minorBidi"/>
          <w:noProof/>
          <w:sz w:val="22"/>
          <w:szCs w:val="22"/>
          <w:lang w:val="en-GB" w:eastAsia="en-GB"/>
        </w:rPr>
      </w:pPr>
      <w:del w:id="1327" w:author="Andreas Kuehne" w:date="2019-05-09T22:04:00Z">
        <w:r w:rsidRPr="00EB1DAE" w:rsidDel="00EB1DAE">
          <w:rPr>
            <w:rStyle w:val="Hyperlink"/>
            <w:noProof/>
            <w14:scene3d>
              <w14:camera w14:prst="orthographicFront"/>
              <w14:lightRig w14:rig="threePt" w14:dir="t">
                <w14:rot w14:lat="0" w14:lon="0" w14:rev="0"/>
              </w14:lightRig>
            </w14:scene3d>
          </w:rPr>
          <w:delText>4.4.6.2</w:delText>
        </w:r>
        <w:r w:rsidRPr="00EB1DAE" w:rsidDel="00EB1DAE">
          <w:rPr>
            <w:rStyle w:val="Hyperlink"/>
            <w:noProof/>
          </w:rPr>
          <w:delText xml:space="preserve"> SignatureObject – XML Syntax</w:delText>
        </w:r>
        <w:r w:rsidDel="00EB1DAE">
          <w:rPr>
            <w:noProof/>
            <w:webHidden/>
          </w:rPr>
          <w:tab/>
          <w:delText>105</w:delText>
        </w:r>
      </w:del>
    </w:p>
    <w:p w14:paraId="1293A226" w14:textId="60DFAEA2" w:rsidR="005E5C94" w:rsidDel="00EB1DAE" w:rsidRDefault="005E5C94">
      <w:pPr>
        <w:pStyle w:val="Verzeichnis2"/>
        <w:tabs>
          <w:tab w:val="right" w:leader="dot" w:pos="9350"/>
        </w:tabs>
        <w:rPr>
          <w:del w:id="1328" w:author="Andreas Kuehne" w:date="2019-05-09T22:04:00Z"/>
          <w:rFonts w:asciiTheme="minorHAnsi" w:eastAsiaTheme="minorEastAsia" w:hAnsiTheme="minorHAnsi" w:cstheme="minorBidi"/>
          <w:noProof/>
          <w:sz w:val="22"/>
          <w:szCs w:val="22"/>
          <w:lang w:val="en-GB" w:eastAsia="en-GB"/>
        </w:rPr>
      </w:pPr>
      <w:del w:id="1329" w:author="Andreas Kuehne" w:date="2019-05-09T22:04:00Z">
        <w:r w:rsidRPr="00EB1DAE" w:rsidDel="00EB1DAE">
          <w:rPr>
            <w:rStyle w:val="Hyperlink"/>
            <w:noProof/>
          </w:rPr>
          <w:delText>4.5 Referenced Data Structure Models from other documents</w:delText>
        </w:r>
        <w:r w:rsidDel="00EB1DAE">
          <w:rPr>
            <w:noProof/>
            <w:webHidden/>
          </w:rPr>
          <w:tab/>
          <w:delText>105</w:delText>
        </w:r>
      </w:del>
    </w:p>
    <w:p w14:paraId="44C0407B" w14:textId="65C263BD" w:rsidR="005E5C94" w:rsidDel="00EB1DAE" w:rsidRDefault="005E5C94">
      <w:pPr>
        <w:pStyle w:val="Verzeichnis3"/>
        <w:tabs>
          <w:tab w:val="right" w:leader="dot" w:pos="9350"/>
        </w:tabs>
        <w:rPr>
          <w:del w:id="1330" w:author="Andreas Kuehne" w:date="2019-05-09T22:04:00Z"/>
          <w:rFonts w:asciiTheme="minorHAnsi" w:eastAsiaTheme="minorEastAsia" w:hAnsiTheme="minorHAnsi" w:cstheme="minorBidi"/>
          <w:noProof/>
          <w:sz w:val="22"/>
          <w:szCs w:val="22"/>
          <w:lang w:val="en-GB" w:eastAsia="en-GB"/>
        </w:rPr>
      </w:pPr>
      <w:del w:id="1331" w:author="Andreas Kuehne" w:date="2019-05-09T22:04:00Z">
        <w:r w:rsidRPr="00EB1DAE" w:rsidDel="00EB1DAE">
          <w:rPr>
            <w:rStyle w:val="Hyperlink"/>
            <w:noProof/>
            <w14:scene3d>
              <w14:camera w14:prst="orthographicFront"/>
              <w14:lightRig w14:rig="threePt" w14:dir="t">
                <w14:rot w14:lat="0" w14:lon="0" w14:rev="0"/>
              </w14:lightRig>
            </w14:scene3d>
          </w:rPr>
          <w:delText>4.5.1</w:delText>
        </w:r>
        <w:r w:rsidRPr="00EB1DAE" w:rsidDel="00EB1DAE">
          <w:rPr>
            <w:rStyle w:val="Hyperlink"/>
            <w:noProof/>
          </w:rPr>
          <w:delText xml:space="preserve"> Component NameID</w:delText>
        </w:r>
        <w:r w:rsidDel="00EB1DAE">
          <w:rPr>
            <w:noProof/>
            <w:webHidden/>
          </w:rPr>
          <w:tab/>
          <w:delText>105</w:delText>
        </w:r>
      </w:del>
    </w:p>
    <w:p w14:paraId="1E767CC3" w14:textId="735CE375" w:rsidR="005E5C94" w:rsidDel="00EB1DAE" w:rsidRDefault="005E5C94">
      <w:pPr>
        <w:pStyle w:val="Verzeichnis4"/>
        <w:tabs>
          <w:tab w:val="right" w:leader="dot" w:pos="9350"/>
        </w:tabs>
        <w:rPr>
          <w:del w:id="1332" w:author="Andreas Kuehne" w:date="2019-05-09T22:04:00Z"/>
          <w:rFonts w:asciiTheme="minorHAnsi" w:eastAsiaTheme="minorEastAsia" w:hAnsiTheme="minorHAnsi" w:cstheme="minorBidi"/>
          <w:noProof/>
          <w:sz w:val="22"/>
          <w:szCs w:val="22"/>
          <w:lang w:val="en-GB" w:eastAsia="en-GB"/>
        </w:rPr>
      </w:pPr>
      <w:del w:id="1333" w:author="Andreas Kuehne" w:date="2019-05-09T22:04:00Z">
        <w:r w:rsidRPr="00EB1DAE" w:rsidDel="00EB1DAE">
          <w:rPr>
            <w:rStyle w:val="Hyperlink"/>
            <w:noProof/>
            <w14:scene3d>
              <w14:camera w14:prst="orthographicFront"/>
              <w14:lightRig w14:rig="threePt" w14:dir="t">
                <w14:rot w14:lat="0" w14:lon="0" w14:rev="0"/>
              </w14:lightRig>
            </w14:scene3d>
          </w:rPr>
          <w:delText>4.5.1.1</w:delText>
        </w:r>
        <w:r w:rsidRPr="00EB1DAE" w:rsidDel="00EB1DAE">
          <w:rPr>
            <w:rStyle w:val="Hyperlink"/>
            <w:noProof/>
          </w:rPr>
          <w:delText xml:space="preserve"> NameID – JSON Syntax</w:delText>
        </w:r>
        <w:r w:rsidDel="00EB1DAE">
          <w:rPr>
            <w:noProof/>
            <w:webHidden/>
          </w:rPr>
          <w:tab/>
          <w:delText>106</w:delText>
        </w:r>
      </w:del>
    </w:p>
    <w:p w14:paraId="429D02A8" w14:textId="6E38E966" w:rsidR="005E5C94" w:rsidDel="00EB1DAE" w:rsidRDefault="005E5C94">
      <w:pPr>
        <w:pStyle w:val="Verzeichnis4"/>
        <w:tabs>
          <w:tab w:val="right" w:leader="dot" w:pos="9350"/>
        </w:tabs>
        <w:rPr>
          <w:del w:id="1334" w:author="Andreas Kuehne" w:date="2019-05-09T22:04:00Z"/>
          <w:rFonts w:asciiTheme="minorHAnsi" w:eastAsiaTheme="minorEastAsia" w:hAnsiTheme="minorHAnsi" w:cstheme="minorBidi"/>
          <w:noProof/>
          <w:sz w:val="22"/>
          <w:szCs w:val="22"/>
          <w:lang w:val="en-GB" w:eastAsia="en-GB"/>
        </w:rPr>
      </w:pPr>
      <w:del w:id="1335" w:author="Andreas Kuehne" w:date="2019-05-09T22:04:00Z">
        <w:r w:rsidRPr="00EB1DAE" w:rsidDel="00EB1DAE">
          <w:rPr>
            <w:rStyle w:val="Hyperlink"/>
            <w:noProof/>
            <w14:scene3d>
              <w14:camera w14:prst="orthographicFront"/>
              <w14:lightRig w14:rig="threePt" w14:dir="t">
                <w14:rot w14:lat="0" w14:lon="0" w14:rev="0"/>
              </w14:lightRig>
            </w14:scene3d>
          </w:rPr>
          <w:delText>4.5.1.2</w:delText>
        </w:r>
        <w:r w:rsidRPr="00EB1DAE" w:rsidDel="00EB1DAE">
          <w:rPr>
            <w:rStyle w:val="Hyperlink"/>
            <w:noProof/>
          </w:rPr>
          <w:delText xml:space="preserve"> NameID – XML Syntax</w:delText>
        </w:r>
        <w:r w:rsidDel="00EB1DAE">
          <w:rPr>
            <w:noProof/>
            <w:webHidden/>
          </w:rPr>
          <w:tab/>
          <w:delText>107</w:delText>
        </w:r>
      </w:del>
    </w:p>
    <w:p w14:paraId="1C7BBB41" w14:textId="78DFC235" w:rsidR="005E5C94" w:rsidDel="00EB1DAE" w:rsidRDefault="005E5C94">
      <w:pPr>
        <w:pStyle w:val="Verzeichnis3"/>
        <w:tabs>
          <w:tab w:val="right" w:leader="dot" w:pos="9350"/>
        </w:tabs>
        <w:rPr>
          <w:del w:id="1336" w:author="Andreas Kuehne" w:date="2019-05-09T22:04:00Z"/>
          <w:rFonts w:asciiTheme="minorHAnsi" w:eastAsiaTheme="minorEastAsia" w:hAnsiTheme="minorHAnsi" w:cstheme="minorBidi"/>
          <w:noProof/>
          <w:sz w:val="22"/>
          <w:szCs w:val="22"/>
          <w:lang w:val="en-GB" w:eastAsia="en-GB"/>
        </w:rPr>
      </w:pPr>
      <w:del w:id="1337" w:author="Andreas Kuehne" w:date="2019-05-09T22:04:00Z">
        <w:r w:rsidRPr="00EB1DAE" w:rsidDel="00EB1DAE">
          <w:rPr>
            <w:rStyle w:val="Hyperlink"/>
            <w:noProof/>
            <w14:scene3d>
              <w14:camera w14:prst="orthographicFront"/>
              <w14:lightRig w14:rig="threePt" w14:dir="t">
                <w14:rot w14:lat="0" w14:lon="0" w14:rev="0"/>
              </w14:lightRig>
            </w14:scene3d>
          </w:rPr>
          <w:delText>4.5.2</w:delText>
        </w:r>
        <w:r w:rsidRPr="00EB1DAE" w:rsidDel="00EB1DAE">
          <w:rPr>
            <w:rStyle w:val="Hyperlink"/>
            <w:noProof/>
          </w:rPr>
          <w:delText xml:space="preserve"> Component Transforms</w:delText>
        </w:r>
        <w:r w:rsidDel="00EB1DAE">
          <w:rPr>
            <w:noProof/>
            <w:webHidden/>
          </w:rPr>
          <w:tab/>
          <w:delText>107</w:delText>
        </w:r>
      </w:del>
    </w:p>
    <w:p w14:paraId="51CB6662" w14:textId="764C9503" w:rsidR="005E5C94" w:rsidDel="00EB1DAE" w:rsidRDefault="005E5C94">
      <w:pPr>
        <w:pStyle w:val="Verzeichnis4"/>
        <w:tabs>
          <w:tab w:val="right" w:leader="dot" w:pos="9350"/>
        </w:tabs>
        <w:rPr>
          <w:del w:id="1338" w:author="Andreas Kuehne" w:date="2019-05-09T22:04:00Z"/>
          <w:rFonts w:asciiTheme="minorHAnsi" w:eastAsiaTheme="minorEastAsia" w:hAnsiTheme="minorHAnsi" w:cstheme="minorBidi"/>
          <w:noProof/>
          <w:sz w:val="22"/>
          <w:szCs w:val="22"/>
          <w:lang w:val="en-GB" w:eastAsia="en-GB"/>
        </w:rPr>
      </w:pPr>
      <w:del w:id="1339" w:author="Andreas Kuehne" w:date="2019-05-09T22:04:00Z">
        <w:r w:rsidRPr="00EB1DAE" w:rsidDel="00EB1DAE">
          <w:rPr>
            <w:rStyle w:val="Hyperlink"/>
            <w:noProof/>
            <w14:scene3d>
              <w14:camera w14:prst="orthographicFront"/>
              <w14:lightRig w14:rig="threePt" w14:dir="t">
                <w14:rot w14:lat="0" w14:lon="0" w14:rev="0"/>
              </w14:lightRig>
            </w14:scene3d>
          </w:rPr>
          <w:delText>4.5.2.1</w:delText>
        </w:r>
        <w:r w:rsidRPr="00EB1DAE" w:rsidDel="00EB1DAE">
          <w:rPr>
            <w:rStyle w:val="Hyperlink"/>
            <w:noProof/>
          </w:rPr>
          <w:delText xml:space="preserve"> Transforms – JSON Syntax</w:delText>
        </w:r>
        <w:r w:rsidDel="00EB1DAE">
          <w:rPr>
            <w:noProof/>
            <w:webHidden/>
          </w:rPr>
          <w:tab/>
          <w:delText>107</w:delText>
        </w:r>
      </w:del>
    </w:p>
    <w:p w14:paraId="0323992B" w14:textId="1BB50C8E" w:rsidR="005E5C94" w:rsidDel="00EB1DAE" w:rsidRDefault="005E5C94">
      <w:pPr>
        <w:pStyle w:val="Verzeichnis4"/>
        <w:tabs>
          <w:tab w:val="right" w:leader="dot" w:pos="9350"/>
        </w:tabs>
        <w:rPr>
          <w:del w:id="1340" w:author="Andreas Kuehne" w:date="2019-05-09T22:04:00Z"/>
          <w:rFonts w:asciiTheme="minorHAnsi" w:eastAsiaTheme="minorEastAsia" w:hAnsiTheme="minorHAnsi" w:cstheme="minorBidi"/>
          <w:noProof/>
          <w:sz w:val="22"/>
          <w:szCs w:val="22"/>
          <w:lang w:val="en-GB" w:eastAsia="en-GB"/>
        </w:rPr>
      </w:pPr>
      <w:del w:id="1341" w:author="Andreas Kuehne" w:date="2019-05-09T22:04:00Z">
        <w:r w:rsidRPr="00EB1DAE" w:rsidDel="00EB1DAE">
          <w:rPr>
            <w:rStyle w:val="Hyperlink"/>
            <w:noProof/>
            <w14:scene3d>
              <w14:camera w14:prst="orthographicFront"/>
              <w14:lightRig w14:rig="threePt" w14:dir="t">
                <w14:rot w14:lat="0" w14:lon="0" w14:rev="0"/>
              </w14:lightRig>
            </w14:scene3d>
          </w:rPr>
          <w:delText>4.5.2.2</w:delText>
        </w:r>
        <w:r w:rsidRPr="00EB1DAE" w:rsidDel="00EB1DAE">
          <w:rPr>
            <w:rStyle w:val="Hyperlink"/>
            <w:noProof/>
          </w:rPr>
          <w:delText xml:space="preserve"> Transforms – XML Syntax</w:delText>
        </w:r>
        <w:r w:rsidDel="00EB1DAE">
          <w:rPr>
            <w:noProof/>
            <w:webHidden/>
          </w:rPr>
          <w:tab/>
          <w:delText>108</w:delText>
        </w:r>
      </w:del>
    </w:p>
    <w:p w14:paraId="07B7B8C0" w14:textId="68B93858" w:rsidR="005E5C94" w:rsidDel="00EB1DAE" w:rsidRDefault="005E5C94">
      <w:pPr>
        <w:pStyle w:val="Verzeichnis3"/>
        <w:tabs>
          <w:tab w:val="right" w:leader="dot" w:pos="9350"/>
        </w:tabs>
        <w:rPr>
          <w:del w:id="1342" w:author="Andreas Kuehne" w:date="2019-05-09T22:04:00Z"/>
          <w:rFonts w:asciiTheme="minorHAnsi" w:eastAsiaTheme="minorEastAsia" w:hAnsiTheme="minorHAnsi" w:cstheme="minorBidi"/>
          <w:noProof/>
          <w:sz w:val="22"/>
          <w:szCs w:val="22"/>
          <w:lang w:val="en-GB" w:eastAsia="en-GB"/>
        </w:rPr>
      </w:pPr>
      <w:del w:id="1343" w:author="Andreas Kuehne" w:date="2019-05-09T22:04:00Z">
        <w:r w:rsidRPr="00EB1DAE" w:rsidDel="00EB1DAE">
          <w:rPr>
            <w:rStyle w:val="Hyperlink"/>
            <w:noProof/>
            <w14:scene3d>
              <w14:camera w14:prst="orthographicFront"/>
              <w14:lightRig w14:rig="threePt" w14:dir="t">
                <w14:rot w14:lat="0" w14:lon="0" w14:rev="0"/>
              </w14:lightRig>
            </w14:scene3d>
          </w:rPr>
          <w:delText>4.5.3</w:delText>
        </w:r>
        <w:r w:rsidRPr="00EB1DAE" w:rsidDel="00EB1DAE">
          <w:rPr>
            <w:rStyle w:val="Hyperlink"/>
            <w:noProof/>
          </w:rPr>
          <w:delText xml:space="preserve"> Component Transform</w:delText>
        </w:r>
        <w:r w:rsidDel="00EB1DAE">
          <w:rPr>
            <w:noProof/>
            <w:webHidden/>
          </w:rPr>
          <w:tab/>
          <w:delText>108</w:delText>
        </w:r>
      </w:del>
    </w:p>
    <w:p w14:paraId="2E376516" w14:textId="56FB2647" w:rsidR="005E5C94" w:rsidDel="00EB1DAE" w:rsidRDefault="005E5C94">
      <w:pPr>
        <w:pStyle w:val="Verzeichnis4"/>
        <w:tabs>
          <w:tab w:val="right" w:leader="dot" w:pos="9350"/>
        </w:tabs>
        <w:rPr>
          <w:del w:id="1344" w:author="Andreas Kuehne" w:date="2019-05-09T22:04:00Z"/>
          <w:rFonts w:asciiTheme="minorHAnsi" w:eastAsiaTheme="minorEastAsia" w:hAnsiTheme="minorHAnsi" w:cstheme="minorBidi"/>
          <w:noProof/>
          <w:sz w:val="22"/>
          <w:szCs w:val="22"/>
          <w:lang w:val="en-GB" w:eastAsia="en-GB"/>
        </w:rPr>
      </w:pPr>
      <w:del w:id="1345" w:author="Andreas Kuehne" w:date="2019-05-09T22:04:00Z">
        <w:r w:rsidRPr="00EB1DAE" w:rsidDel="00EB1DAE">
          <w:rPr>
            <w:rStyle w:val="Hyperlink"/>
            <w:noProof/>
            <w14:scene3d>
              <w14:camera w14:prst="orthographicFront"/>
              <w14:lightRig w14:rig="threePt" w14:dir="t">
                <w14:rot w14:lat="0" w14:lon="0" w14:rev="0"/>
              </w14:lightRig>
            </w14:scene3d>
          </w:rPr>
          <w:delText>4.5.3.1</w:delText>
        </w:r>
        <w:r w:rsidRPr="00EB1DAE" w:rsidDel="00EB1DAE">
          <w:rPr>
            <w:rStyle w:val="Hyperlink"/>
            <w:noProof/>
          </w:rPr>
          <w:delText xml:space="preserve"> Transform – JSON Syntax</w:delText>
        </w:r>
        <w:r w:rsidDel="00EB1DAE">
          <w:rPr>
            <w:noProof/>
            <w:webHidden/>
          </w:rPr>
          <w:tab/>
          <w:delText>108</w:delText>
        </w:r>
      </w:del>
    </w:p>
    <w:p w14:paraId="1E2DC478" w14:textId="34E56BD6" w:rsidR="005E5C94" w:rsidDel="00EB1DAE" w:rsidRDefault="005E5C94">
      <w:pPr>
        <w:pStyle w:val="Verzeichnis4"/>
        <w:tabs>
          <w:tab w:val="right" w:leader="dot" w:pos="9350"/>
        </w:tabs>
        <w:rPr>
          <w:del w:id="1346" w:author="Andreas Kuehne" w:date="2019-05-09T22:04:00Z"/>
          <w:rFonts w:asciiTheme="minorHAnsi" w:eastAsiaTheme="minorEastAsia" w:hAnsiTheme="minorHAnsi" w:cstheme="minorBidi"/>
          <w:noProof/>
          <w:sz w:val="22"/>
          <w:szCs w:val="22"/>
          <w:lang w:val="en-GB" w:eastAsia="en-GB"/>
        </w:rPr>
      </w:pPr>
      <w:del w:id="1347" w:author="Andreas Kuehne" w:date="2019-05-09T22:04:00Z">
        <w:r w:rsidRPr="00EB1DAE" w:rsidDel="00EB1DAE">
          <w:rPr>
            <w:rStyle w:val="Hyperlink"/>
            <w:noProof/>
            <w14:scene3d>
              <w14:camera w14:prst="orthographicFront"/>
              <w14:lightRig w14:rig="threePt" w14:dir="t">
                <w14:rot w14:lat="0" w14:lon="0" w14:rev="0"/>
              </w14:lightRig>
            </w14:scene3d>
          </w:rPr>
          <w:delText>4.5.3.2</w:delText>
        </w:r>
        <w:r w:rsidRPr="00EB1DAE" w:rsidDel="00EB1DAE">
          <w:rPr>
            <w:rStyle w:val="Hyperlink"/>
            <w:noProof/>
          </w:rPr>
          <w:delText xml:space="preserve"> Transform – XML Syntax</w:delText>
        </w:r>
        <w:r w:rsidDel="00EB1DAE">
          <w:rPr>
            <w:noProof/>
            <w:webHidden/>
          </w:rPr>
          <w:tab/>
          <w:delText>109</w:delText>
        </w:r>
      </w:del>
    </w:p>
    <w:p w14:paraId="5CD6DEC2" w14:textId="15D1A669" w:rsidR="005E5C94" w:rsidDel="00EB1DAE" w:rsidRDefault="005E5C94">
      <w:pPr>
        <w:pStyle w:val="Verzeichnis2"/>
        <w:tabs>
          <w:tab w:val="right" w:leader="dot" w:pos="9350"/>
        </w:tabs>
        <w:rPr>
          <w:del w:id="1348" w:author="Andreas Kuehne" w:date="2019-05-09T22:04:00Z"/>
          <w:rFonts w:asciiTheme="minorHAnsi" w:eastAsiaTheme="minorEastAsia" w:hAnsiTheme="minorHAnsi" w:cstheme="minorBidi"/>
          <w:noProof/>
          <w:sz w:val="22"/>
          <w:szCs w:val="22"/>
          <w:lang w:val="en-GB" w:eastAsia="en-GB"/>
        </w:rPr>
      </w:pPr>
      <w:del w:id="1349" w:author="Andreas Kuehne" w:date="2019-05-09T22:04:00Z">
        <w:r w:rsidRPr="00EB1DAE" w:rsidDel="00EB1DAE">
          <w:rPr>
            <w:rStyle w:val="Hyperlink"/>
            <w:noProof/>
          </w:rPr>
          <w:delText>4.6 Element / JSON name lookup tables</w:delText>
        </w:r>
        <w:r w:rsidDel="00EB1DAE">
          <w:rPr>
            <w:noProof/>
            <w:webHidden/>
          </w:rPr>
          <w:tab/>
          <w:delText>110</w:delText>
        </w:r>
      </w:del>
    </w:p>
    <w:p w14:paraId="3A2CB2A6" w14:textId="44C4E2A7" w:rsidR="005E5C94" w:rsidDel="00EB1DAE" w:rsidRDefault="005E5C94">
      <w:pPr>
        <w:pStyle w:val="Verzeichnis1"/>
        <w:rPr>
          <w:del w:id="1350" w:author="Andreas Kuehne" w:date="2019-05-09T22:04:00Z"/>
          <w:rFonts w:asciiTheme="minorHAnsi" w:eastAsiaTheme="minorEastAsia" w:hAnsiTheme="minorHAnsi" w:cstheme="minorBidi"/>
          <w:noProof/>
          <w:sz w:val="22"/>
          <w:szCs w:val="22"/>
          <w:lang w:val="en-GB" w:eastAsia="en-GB"/>
        </w:rPr>
      </w:pPr>
      <w:del w:id="1351" w:author="Andreas Kuehne" w:date="2019-05-09T22:04:00Z">
        <w:r w:rsidRPr="00EB1DAE" w:rsidDel="00EB1DAE">
          <w:rPr>
            <w:rStyle w:val="Hyperlink"/>
            <w:noProof/>
            <w:lang w:val="en-GB"/>
          </w:rPr>
          <w:delText>5</w:delText>
        </w:r>
        <w:r w:rsidDel="00EB1DAE">
          <w:rPr>
            <w:rFonts w:asciiTheme="minorHAnsi" w:eastAsiaTheme="minorEastAsia" w:hAnsiTheme="minorHAnsi" w:cstheme="minorBidi"/>
            <w:noProof/>
            <w:sz w:val="22"/>
            <w:szCs w:val="22"/>
            <w:lang w:val="en-GB" w:eastAsia="en-GB"/>
          </w:rPr>
          <w:tab/>
        </w:r>
        <w:r w:rsidRPr="00EB1DAE" w:rsidDel="00EB1DAE">
          <w:rPr>
            <w:rStyle w:val="Hyperlink"/>
            <w:noProof/>
            <w:lang w:val="en-GB"/>
          </w:rPr>
          <w:delText>Data Processing Model for Signing</w:delText>
        </w:r>
        <w:r w:rsidDel="00EB1DAE">
          <w:rPr>
            <w:noProof/>
            <w:webHidden/>
          </w:rPr>
          <w:tab/>
          <w:delText>119</w:delText>
        </w:r>
      </w:del>
    </w:p>
    <w:p w14:paraId="5FCE5754" w14:textId="58FDE8ED" w:rsidR="005E5C94" w:rsidDel="00EB1DAE" w:rsidRDefault="005E5C94">
      <w:pPr>
        <w:pStyle w:val="Verzeichnis2"/>
        <w:tabs>
          <w:tab w:val="right" w:leader="dot" w:pos="9350"/>
        </w:tabs>
        <w:rPr>
          <w:del w:id="1352" w:author="Andreas Kuehne" w:date="2019-05-09T22:04:00Z"/>
          <w:rFonts w:asciiTheme="minorHAnsi" w:eastAsiaTheme="minorEastAsia" w:hAnsiTheme="minorHAnsi" w:cstheme="minorBidi"/>
          <w:noProof/>
          <w:sz w:val="22"/>
          <w:szCs w:val="22"/>
          <w:lang w:val="en-GB" w:eastAsia="en-GB"/>
        </w:rPr>
      </w:pPr>
      <w:del w:id="1353" w:author="Andreas Kuehne" w:date="2019-05-09T22:04:00Z">
        <w:r w:rsidRPr="00EB1DAE" w:rsidDel="00EB1DAE">
          <w:rPr>
            <w:rStyle w:val="Hyperlink"/>
            <w:noProof/>
            <w:lang w:val="en-GB"/>
          </w:rPr>
          <w:delText>5.1 Processing for XML Signatures</w:delText>
        </w:r>
        <w:r w:rsidDel="00EB1DAE">
          <w:rPr>
            <w:noProof/>
            <w:webHidden/>
          </w:rPr>
          <w:tab/>
          <w:delText>119</w:delText>
        </w:r>
      </w:del>
    </w:p>
    <w:p w14:paraId="09F9273B" w14:textId="6A35E449" w:rsidR="005E5C94" w:rsidDel="00EB1DAE" w:rsidRDefault="005E5C94">
      <w:pPr>
        <w:pStyle w:val="Verzeichnis3"/>
        <w:tabs>
          <w:tab w:val="right" w:leader="dot" w:pos="9350"/>
        </w:tabs>
        <w:rPr>
          <w:del w:id="1354" w:author="Andreas Kuehne" w:date="2019-05-09T22:04:00Z"/>
          <w:rFonts w:asciiTheme="minorHAnsi" w:eastAsiaTheme="minorEastAsia" w:hAnsiTheme="minorHAnsi" w:cstheme="minorBidi"/>
          <w:noProof/>
          <w:sz w:val="22"/>
          <w:szCs w:val="22"/>
          <w:lang w:val="en-GB" w:eastAsia="en-GB"/>
        </w:rPr>
      </w:pPr>
      <w:del w:id="1355"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5.1.1</w:delText>
        </w:r>
        <w:r w:rsidRPr="00EB1DAE" w:rsidDel="00EB1DAE">
          <w:rPr>
            <w:rStyle w:val="Hyperlink"/>
            <w:noProof/>
            <w:lang w:val="en-GB"/>
          </w:rPr>
          <w:delText xml:space="preserve"> Sub process ‘</w:delText>
        </w:r>
        <w:r w:rsidRPr="00EB1DAE" w:rsidDel="00EB1DAE">
          <w:rPr>
            <w:rStyle w:val="Hyperlink"/>
            <w:rFonts w:ascii="Courier New" w:hAnsi="Courier New"/>
            <w:noProof/>
            <w:lang w:val="en-GB"/>
          </w:rPr>
          <w:delText>process references</w:delText>
        </w:r>
        <w:r w:rsidRPr="00EB1DAE" w:rsidDel="00EB1DAE">
          <w:rPr>
            <w:rStyle w:val="Hyperlink"/>
            <w:noProof/>
            <w:lang w:val="en-GB"/>
          </w:rPr>
          <w:delText>’</w:delText>
        </w:r>
        <w:r w:rsidDel="00EB1DAE">
          <w:rPr>
            <w:noProof/>
            <w:webHidden/>
          </w:rPr>
          <w:tab/>
          <w:delText>119</w:delText>
        </w:r>
      </w:del>
    </w:p>
    <w:p w14:paraId="3662C39F" w14:textId="3C26FEC1" w:rsidR="005E5C94" w:rsidDel="00EB1DAE" w:rsidRDefault="005E5C94">
      <w:pPr>
        <w:pStyle w:val="Verzeichnis3"/>
        <w:tabs>
          <w:tab w:val="right" w:leader="dot" w:pos="9350"/>
        </w:tabs>
        <w:rPr>
          <w:del w:id="1356" w:author="Andreas Kuehne" w:date="2019-05-09T22:04:00Z"/>
          <w:rFonts w:asciiTheme="minorHAnsi" w:eastAsiaTheme="minorEastAsia" w:hAnsiTheme="minorHAnsi" w:cstheme="minorBidi"/>
          <w:noProof/>
          <w:sz w:val="22"/>
          <w:szCs w:val="22"/>
          <w:lang w:val="en-GB" w:eastAsia="en-GB"/>
        </w:rPr>
      </w:pPr>
      <w:del w:id="1357"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5.1.2</w:delText>
        </w:r>
        <w:r w:rsidRPr="00EB1DAE" w:rsidDel="00EB1DAE">
          <w:rPr>
            <w:rStyle w:val="Hyperlink"/>
            <w:noProof/>
            <w:lang w:val="en-GB"/>
          </w:rPr>
          <w:delText xml:space="preserve"> Sub process ‘</w:delText>
        </w:r>
        <w:r w:rsidRPr="00EB1DAE" w:rsidDel="00EB1DAE">
          <w:rPr>
            <w:rStyle w:val="Hyperlink"/>
            <w:rFonts w:ascii="Courier New" w:hAnsi="Courier New"/>
            <w:noProof/>
            <w:lang w:val="en-GB"/>
          </w:rPr>
          <w:delText>create XML signature</w:delText>
        </w:r>
        <w:r w:rsidRPr="00EB1DAE" w:rsidDel="00EB1DAE">
          <w:rPr>
            <w:rStyle w:val="Hyperlink"/>
            <w:noProof/>
            <w:lang w:val="en-GB"/>
          </w:rPr>
          <w:delText>’</w:delText>
        </w:r>
        <w:r w:rsidDel="00EB1DAE">
          <w:rPr>
            <w:noProof/>
            <w:webHidden/>
          </w:rPr>
          <w:tab/>
          <w:delText>120</w:delText>
        </w:r>
      </w:del>
    </w:p>
    <w:p w14:paraId="05F785A7" w14:textId="334A13B3" w:rsidR="005E5C94" w:rsidDel="00EB1DAE" w:rsidRDefault="005E5C94">
      <w:pPr>
        <w:pStyle w:val="Verzeichnis4"/>
        <w:tabs>
          <w:tab w:val="right" w:leader="dot" w:pos="9350"/>
        </w:tabs>
        <w:rPr>
          <w:del w:id="1358" w:author="Andreas Kuehne" w:date="2019-05-09T22:04:00Z"/>
          <w:rFonts w:asciiTheme="minorHAnsi" w:eastAsiaTheme="minorEastAsia" w:hAnsiTheme="minorHAnsi" w:cstheme="minorBidi"/>
          <w:noProof/>
          <w:sz w:val="22"/>
          <w:szCs w:val="22"/>
          <w:lang w:val="en-GB" w:eastAsia="en-GB"/>
        </w:rPr>
      </w:pPr>
      <w:del w:id="1359" w:author="Andreas Kuehne" w:date="2019-05-09T22:04:00Z">
        <w:r w:rsidRPr="00EB1DAE" w:rsidDel="00EB1DAE">
          <w:rPr>
            <w:rStyle w:val="Hyperlink"/>
            <w:rFonts w:ascii="Courier New" w:hAnsi="Courier New"/>
            <w:noProof/>
            <w:lang w:val="en-GB"/>
            <w14:scene3d>
              <w14:camera w14:prst="orthographicFront"/>
              <w14:lightRig w14:rig="threePt" w14:dir="t">
                <w14:rot w14:lat="0" w14:lon="0" w14:rev="0"/>
              </w14:lightRig>
            </w14:scene3d>
          </w:rPr>
          <w:delText>5.1.2.1</w:delText>
        </w:r>
        <w:r w:rsidRPr="00EB1DAE" w:rsidDel="00EB1DAE">
          <w:rPr>
            <w:rStyle w:val="Hyperlink"/>
            <w:noProof/>
            <w:lang w:val="en-GB"/>
          </w:rPr>
          <w:delText xml:space="preserve"> XML Signatures Variant Optional Input </w:delText>
        </w:r>
        <w:r w:rsidRPr="00EB1DAE" w:rsidDel="00EB1DAE">
          <w:rPr>
            <w:rStyle w:val="Hyperlink"/>
            <w:rFonts w:ascii="Courier New" w:hAnsi="Courier New"/>
            <w:noProof/>
            <w:lang w:val="en-GB"/>
          </w:rPr>
          <w:delText>IncludeObject</w:delText>
        </w:r>
        <w:r w:rsidDel="00EB1DAE">
          <w:rPr>
            <w:noProof/>
            <w:webHidden/>
          </w:rPr>
          <w:tab/>
          <w:delText>121</w:delText>
        </w:r>
      </w:del>
    </w:p>
    <w:p w14:paraId="03CF17D0" w14:textId="3CC4DD18" w:rsidR="005E5C94" w:rsidDel="00EB1DAE" w:rsidRDefault="005E5C94">
      <w:pPr>
        <w:pStyle w:val="Verzeichnis2"/>
        <w:tabs>
          <w:tab w:val="right" w:leader="dot" w:pos="9350"/>
        </w:tabs>
        <w:rPr>
          <w:del w:id="1360" w:author="Andreas Kuehne" w:date="2019-05-09T22:04:00Z"/>
          <w:rFonts w:asciiTheme="minorHAnsi" w:eastAsiaTheme="minorEastAsia" w:hAnsiTheme="minorHAnsi" w:cstheme="minorBidi"/>
          <w:noProof/>
          <w:sz w:val="22"/>
          <w:szCs w:val="22"/>
          <w:lang w:val="en-GB" w:eastAsia="en-GB"/>
        </w:rPr>
      </w:pPr>
      <w:del w:id="1361" w:author="Andreas Kuehne" w:date="2019-05-09T22:04:00Z">
        <w:r w:rsidRPr="00EB1DAE" w:rsidDel="00EB1DAE">
          <w:rPr>
            <w:rStyle w:val="Hyperlink"/>
            <w:noProof/>
            <w:lang w:val="en-GB"/>
          </w:rPr>
          <w:delText>5.2 Processing for CMS Signatures</w:delText>
        </w:r>
        <w:r w:rsidDel="00EB1DAE">
          <w:rPr>
            <w:noProof/>
            <w:webHidden/>
          </w:rPr>
          <w:tab/>
          <w:delText>122</w:delText>
        </w:r>
      </w:del>
    </w:p>
    <w:p w14:paraId="3AD12642" w14:textId="26DD9F9D" w:rsidR="005E5C94" w:rsidDel="00EB1DAE" w:rsidRDefault="005E5C94">
      <w:pPr>
        <w:pStyle w:val="Verzeichnis3"/>
        <w:tabs>
          <w:tab w:val="right" w:leader="dot" w:pos="9350"/>
        </w:tabs>
        <w:rPr>
          <w:del w:id="1362" w:author="Andreas Kuehne" w:date="2019-05-09T22:04:00Z"/>
          <w:rFonts w:asciiTheme="minorHAnsi" w:eastAsiaTheme="minorEastAsia" w:hAnsiTheme="minorHAnsi" w:cstheme="minorBidi"/>
          <w:noProof/>
          <w:sz w:val="22"/>
          <w:szCs w:val="22"/>
          <w:lang w:val="en-GB" w:eastAsia="en-GB"/>
        </w:rPr>
      </w:pPr>
      <w:del w:id="1363"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5.2.1</w:delText>
        </w:r>
        <w:r w:rsidRPr="00EB1DAE" w:rsidDel="00EB1DAE">
          <w:rPr>
            <w:rStyle w:val="Hyperlink"/>
            <w:noProof/>
            <w:lang w:val="en-GB"/>
          </w:rPr>
          <w:delText xml:space="preserve"> Sub process ‘</w:delText>
        </w:r>
        <w:r w:rsidRPr="00EB1DAE" w:rsidDel="00EB1DAE">
          <w:rPr>
            <w:rStyle w:val="Hyperlink"/>
            <w:rFonts w:ascii="Courier New" w:hAnsi="Courier New"/>
            <w:noProof/>
            <w:lang w:val="en-GB"/>
          </w:rPr>
          <w:delText>process digest</w:delText>
        </w:r>
        <w:r w:rsidRPr="00EB1DAE" w:rsidDel="00EB1DAE">
          <w:rPr>
            <w:rStyle w:val="Hyperlink"/>
            <w:noProof/>
            <w:lang w:val="en-GB"/>
          </w:rPr>
          <w:delText>’</w:delText>
        </w:r>
        <w:r w:rsidDel="00EB1DAE">
          <w:rPr>
            <w:noProof/>
            <w:webHidden/>
          </w:rPr>
          <w:tab/>
          <w:delText>122</w:delText>
        </w:r>
      </w:del>
    </w:p>
    <w:p w14:paraId="04B58573" w14:textId="79742337" w:rsidR="005E5C94" w:rsidDel="00EB1DAE" w:rsidRDefault="005E5C94">
      <w:pPr>
        <w:pStyle w:val="Verzeichnis3"/>
        <w:tabs>
          <w:tab w:val="right" w:leader="dot" w:pos="9350"/>
        </w:tabs>
        <w:rPr>
          <w:del w:id="1364" w:author="Andreas Kuehne" w:date="2019-05-09T22:04:00Z"/>
          <w:rFonts w:asciiTheme="minorHAnsi" w:eastAsiaTheme="minorEastAsia" w:hAnsiTheme="minorHAnsi" w:cstheme="minorBidi"/>
          <w:noProof/>
          <w:sz w:val="22"/>
          <w:szCs w:val="22"/>
          <w:lang w:val="en-GB" w:eastAsia="en-GB"/>
        </w:rPr>
      </w:pPr>
      <w:del w:id="1365"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5.2.2</w:delText>
        </w:r>
        <w:r w:rsidRPr="00EB1DAE" w:rsidDel="00EB1DAE">
          <w:rPr>
            <w:rStyle w:val="Hyperlink"/>
            <w:noProof/>
            <w:lang w:val="en-GB"/>
          </w:rPr>
          <w:delText xml:space="preserve"> Sub process ‘</w:delText>
        </w:r>
        <w:r w:rsidRPr="00EB1DAE" w:rsidDel="00EB1DAE">
          <w:rPr>
            <w:rStyle w:val="Hyperlink"/>
            <w:rFonts w:ascii="Courier New" w:hAnsi="Courier New"/>
            <w:noProof/>
            <w:lang w:val="en-GB"/>
          </w:rPr>
          <w:delText>create CMS signature</w:delText>
        </w:r>
        <w:r w:rsidRPr="00EB1DAE" w:rsidDel="00EB1DAE">
          <w:rPr>
            <w:rStyle w:val="Hyperlink"/>
            <w:noProof/>
            <w:lang w:val="en-GB"/>
          </w:rPr>
          <w:delText>’</w:delText>
        </w:r>
        <w:r w:rsidDel="00EB1DAE">
          <w:rPr>
            <w:noProof/>
            <w:webHidden/>
          </w:rPr>
          <w:tab/>
          <w:delText>123</w:delText>
        </w:r>
      </w:del>
    </w:p>
    <w:p w14:paraId="42CD4D97" w14:textId="68FF3C52" w:rsidR="005E5C94" w:rsidDel="00EB1DAE" w:rsidRDefault="005E5C94">
      <w:pPr>
        <w:pStyle w:val="Verzeichnis2"/>
        <w:tabs>
          <w:tab w:val="right" w:leader="dot" w:pos="9350"/>
        </w:tabs>
        <w:rPr>
          <w:del w:id="1366" w:author="Andreas Kuehne" w:date="2019-05-09T22:04:00Z"/>
          <w:rFonts w:asciiTheme="minorHAnsi" w:eastAsiaTheme="minorEastAsia" w:hAnsiTheme="minorHAnsi" w:cstheme="minorBidi"/>
          <w:noProof/>
          <w:sz w:val="22"/>
          <w:szCs w:val="22"/>
          <w:lang w:val="en-GB" w:eastAsia="en-GB"/>
        </w:rPr>
      </w:pPr>
      <w:del w:id="1367" w:author="Andreas Kuehne" w:date="2019-05-09T22:04:00Z">
        <w:r w:rsidRPr="00EB1DAE" w:rsidDel="00EB1DAE">
          <w:rPr>
            <w:rStyle w:val="Hyperlink"/>
            <w:noProof/>
            <w:lang w:val="en-GB"/>
          </w:rPr>
          <w:delText>5.3 General Timestamp Processing</w:delText>
        </w:r>
        <w:r w:rsidDel="00EB1DAE">
          <w:rPr>
            <w:noProof/>
            <w:webHidden/>
          </w:rPr>
          <w:tab/>
          <w:delText>124</w:delText>
        </w:r>
      </w:del>
    </w:p>
    <w:p w14:paraId="59267844" w14:textId="601C0EA5" w:rsidR="005E5C94" w:rsidDel="00EB1DAE" w:rsidRDefault="005E5C94">
      <w:pPr>
        <w:pStyle w:val="Verzeichnis3"/>
        <w:tabs>
          <w:tab w:val="right" w:leader="dot" w:pos="9350"/>
        </w:tabs>
        <w:rPr>
          <w:del w:id="1368" w:author="Andreas Kuehne" w:date="2019-05-09T22:04:00Z"/>
          <w:rFonts w:asciiTheme="minorHAnsi" w:eastAsiaTheme="minorEastAsia" w:hAnsiTheme="minorHAnsi" w:cstheme="minorBidi"/>
          <w:noProof/>
          <w:sz w:val="22"/>
          <w:szCs w:val="22"/>
          <w:lang w:val="en-GB" w:eastAsia="en-GB"/>
        </w:rPr>
      </w:pPr>
      <w:del w:id="1369" w:author="Andreas Kuehne" w:date="2019-05-09T22:04:00Z">
        <w:r w:rsidRPr="00EB1DAE" w:rsidDel="00EB1DAE">
          <w:rPr>
            <w:rStyle w:val="Hyperlink"/>
            <w:rFonts w:ascii="Courier New" w:hAnsi="Courier New"/>
            <w:noProof/>
            <w:lang w:val="en-GB"/>
            <w14:scene3d>
              <w14:camera w14:prst="orthographicFront"/>
              <w14:lightRig w14:rig="threePt" w14:dir="t">
                <w14:rot w14:lat="0" w14:lon="0" w14:rev="0"/>
              </w14:lightRig>
            </w14:scene3d>
          </w:rPr>
          <w:delText>5.3.1</w:delText>
        </w:r>
        <w:r w:rsidRPr="00EB1DAE" w:rsidDel="00EB1DAE">
          <w:rPr>
            <w:rStyle w:val="Hyperlink"/>
            <w:noProof/>
            <w:lang w:val="en-GB"/>
          </w:rPr>
          <w:delText xml:space="preserve"> Sub process ‘</w:delText>
        </w:r>
        <w:r w:rsidRPr="00EB1DAE" w:rsidDel="00EB1DAE">
          <w:rPr>
            <w:rStyle w:val="Hyperlink"/>
            <w:rFonts w:ascii="Courier New" w:hAnsi="Courier New"/>
            <w:noProof/>
            <w:lang w:val="en-GB"/>
          </w:rPr>
          <w:delText>add Timestamp</w:delText>
        </w:r>
        <w:r w:rsidRPr="00EB1DAE" w:rsidDel="00EB1DAE">
          <w:rPr>
            <w:rStyle w:val="Hyperlink"/>
            <w:noProof/>
            <w:lang w:val="en-GB"/>
          </w:rPr>
          <w:delText>’</w:delText>
        </w:r>
        <w:r w:rsidDel="00EB1DAE">
          <w:rPr>
            <w:noProof/>
            <w:webHidden/>
          </w:rPr>
          <w:tab/>
          <w:delText>124</w:delText>
        </w:r>
      </w:del>
    </w:p>
    <w:p w14:paraId="33E09D73" w14:textId="12D28387" w:rsidR="005E5C94" w:rsidDel="00EB1DAE" w:rsidRDefault="005E5C94">
      <w:pPr>
        <w:pStyle w:val="Verzeichnis4"/>
        <w:tabs>
          <w:tab w:val="right" w:leader="dot" w:pos="9350"/>
        </w:tabs>
        <w:rPr>
          <w:del w:id="1370" w:author="Andreas Kuehne" w:date="2019-05-09T22:04:00Z"/>
          <w:rFonts w:asciiTheme="minorHAnsi" w:eastAsiaTheme="minorEastAsia" w:hAnsiTheme="minorHAnsi" w:cstheme="minorBidi"/>
          <w:noProof/>
          <w:sz w:val="22"/>
          <w:szCs w:val="22"/>
          <w:lang w:val="en-GB" w:eastAsia="en-GB"/>
        </w:rPr>
      </w:pPr>
      <w:del w:id="1371"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5.3.1.1</w:delText>
        </w:r>
        <w:r w:rsidRPr="00EB1DAE" w:rsidDel="00EB1DAE">
          <w:rPr>
            <w:rStyle w:val="Hyperlink"/>
            <w:noProof/>
            <w:lang w:val="en-GB"/>
          </w:rPr>
          <w:delText xml:space="preserve"> Processing for CMS signatures time-stamping</w:delText>
        </w:r>
        <w:r w:rsidDel="00EB1DAE">
          <w:rPr>
            <w:noProof/>
            <w:webHidden/>
          </w:rPr>
          <w:tab/>
          <w:delText>124</w:delText>
        </w:r>
      </w:del>
    </w:p>
    <w:p w14:paraId="4B0508F6" w14:textId="2FE4FB68" w:rsidR="005E5C94" w:rsidDel="00EB1DAE" w:rsidRDefault="005E5C94">
      <w:pPr>
        <w:pStyle w:val="Verzeichnis4"/>
        <w:tabs>
          <w:tab w:val="right" w:leader="dot" w:pos="9350"/>
        </w:tabs>
        <w:rPr>
          <w:del w:id="1372" w:author="Andreas Kuehne" w:date="2019-05-09T22:04:00Z"/>
          <w:rFonts w:asciiTheme="minorHAnsi" w:eastAsiaTheme="minorEastAsia" w:hAnsiTheme="minorHAnsi" w:cstheme="minorBidi"/>
          <w:noProof/>
          <w:sz w:val="22"/>
          <w:szCs w:val="22"/>
          <w:lang w:val="en-GB" w:eastAsia="en-GB"/>
        </w:rPr>
      </w:pPr>
      <w:del w:id="1373"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5.3.1.2</w:delText>
        </w:r>
        <w:r w:rsidRPr="00EB1DAE" w:rsidDel="00EB1DAE">
          <w:rPr>
            <w:rStyle w:val="Hyperlink"/>
            <w:noProof/>
            <w:lang w:val="en-GB"/>
          </w:rPr>
          <w:delText xml:space="preserve"> Processing for XML Timestamps on XML signatures</w:delText>
        </w:r>
        <w:r w:rsidDel="00EB1DAE">
          <w:rPr>
            <w:noProof/>
            <w:webHidden/>
          </w:rPr>
          <w:tab/>
          <w:delText>125</w:delText>
        </w:r>
      </w:del>
    </w:p>
    <w:p w14:paraId="1B35AA73" w14:textId="26D9300B" w:rsidR="005E5C94" w:rsidDel="00EB1DAE" w:rsidRDefault="005E5C94">
      <w:pPr>
        <w:pStyle w:val="Verzeichnis4"/>
        <w:tabs>
          <w:tab w:val="right" w:leader="dot" w:pos="9350"/>
        </w:tabs>
        <w:rPr>
          <w:del w:id="1374" w:author="Andreas Kuehne" w:date="2019-05-09T22:04:00Z"/>
          <w:rFonts w:asciiTheme="minorHAnsi" w:eastAsiaTheme="minorEastAsia" w:hAnsiTheme="minorHAnsi" w:cstheme="minorBidi"/>
          <w:noProof/>
          <w:sz w:val="22"/>
          <w:szCs w:val="22"/>
          <w:lang w:val="en-GB" w:eastAsia="en-GB"/>
        </w:rPr>
      </w:pPr>
      <w:del w:id="1375"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5.3.1.3</w:delText>
        </w:r>
        <w:r w:rsidRPr="00EB1DAE" w:rsidDel="00EB1DAE">
          <w:rPr>
            <w:rStyle w:val="Hyperlink"/>
            <w:noProof/>
            <w:lang w:val="en-GB"/>
          </w:rPr>
          <w:delText xml:space="preserve"> Processing for RFC 3161 Timestamps on XML signatures</w:delText>
        </w:r>
        <w:r w:rsidDel="00EB1DAE">
          <w:rPr>
            <w:noProof/>
            <w:webHidden/>
          </w:rPr>
          <w:tab/>
          <w:delText>125</w:delText>
        </w:r>
      </w:del>
    </w:p>
    <w:p w14:paraId="74D8B286" w14:textId="3FF66E6C" w:rsidR="005E5C94" w:rsidDel="00EB1DAE" w:rsidRDefault="005E5C94">
      <w:pPr>
        <w:pStyle w:val="Verzeichnis1"/>
        <w:rPr>
          <w:del w:id="1376" w:author="Andreas Kuehne" w:date="2019-05-09T22:04:00Z"/>
          <w:rFonts w:asciiTheme="minorHAnsi" w:eastAsiaTheme="minorEastAsia" w:hAnsiTheme="minorHAnsi" w:cstheme="minorBidi"/>
          <w:noProof/>
          <w:sz w:val="22"/>
          <w:szCs w:val="22"/>
          <w:lang w:val="en-GB" w:eastAsia="en-GB"/>
        </w:rPr>
      </w:pPr>
      <w:del w:id="1377" w:author="Andreas Kuehne" w:date="2019-05-09T22:04:00Z">
        <w:r w:rsidRPr="00EB1DAE" w:rsidDel="00EB1DAE">
          <w:rPr>
            <w:rStyle w:val="Hyperlink"/>
            <w:noProof/>
            <w:lang w:val="en-GB"/>
          </w:rPr>
          <w:delText>6</w:delText>
        </w:r>
        <w:r w:rsidDel="00EB1DAE">
          <w:rPr>
            <w:rFonts w:asciiTheme="minorHAnsi" w:eastAsiaTheme="minorEastAsia" w:hAnsiTheme="minorHAnsi" w:cstheme="minorBidi"/>
            <w:noProof/>
            <w:sz w:val="22"/>
            <w:szCs w:val="22"/>
            <w:lang w:val="en-GB" w:eastAsia="en-GB"/>
          </w:rPr>
          <w:tab/>
        </w:r>
        <w:r w:rsidRPr="00EB1DAE" w:rsidDel="00EB1DAE">
          <w:rPr>
            <w:rStyle w:val="Hyperlink"/>
            <w:noProof/>
            <w:lang w:val="en-GB"/>
          </w:rPr>
          <w:delText>Data Processing Model for Verification</w:delText>
        </w:r>
        <w:r w:rsidDel="00EB1DAE">
          <w:rPr>
            <w:noProof/>
            <w:webHidden/>
          </w:rPr>
          <w:tab/>
          <w:delText>126</w:delText>
        </w:r>
      </w:del>
    </w:p>
    <w:p w14:paraId="3845BA16" w14:textId="5D6D5E40" w:rsidR="005E5C94" w:rsidDel="00EB1DAE" w:rsidRDefault="005E5C94">
      <w:pPr>
        <w:pStyle w:val="Verzeichnis2"/>
        <w:tabs>
          <w:tab w:val="right" w:leader="dot" w:pos="9350"/>
        </w:tabs>
        <w:rPr>
          <w:del w:id="1378" w:author="Andreas Kuehne" w:date="2019-05-09T22:04:00Z"/>
          <w:rFonts w:asciiTheme="minorHAnsi" w:eastAsiaTheme="minorEastAsia" w:hAnsiTheme="minorHAnsi" w:cstheme="minorBidi"/>
          <w:noProof/>
          <w:sz w:val="22"/>
          <w:szCs w:val="22"/>
          <w:lang w:val="en-GB" w:eastAsia="en-GB"/>
        </w:rPr>
      </w:pPr>
      <w:del w:id="1379" w:author="Andreas Kuehne" w:date="2019-05-09T22:04:00Z">
        <w:r w:rsidRPr="00EB1DAE" w:rsidDel="00EB1DAE">
          <w:rPr>
            <w:rStyle w:val="Hyperlink"/>
            <w:noProof/>
            <w:lang w:val="en-GB"/>
          </w:rPr>
          <w:delText>6.1 Processing for XML Signature Verification</w:delText>
        </w:r>
        <w:r w:rsidDel="00EB1DAE">
          <w:rPr>
            <w:noProof/>
            <w:webHidden/>
          </w:rPr>
          <w:tab/>
          <w:delText>127</w:delText>
        </w:r>
      </w:del>
    </w:p>
    <w:p w14:paraId="6600BE20" w14:textId="0A7FEF1B" w:rsidR="005E5C94" w:rsidDel="00EB1DAE" w:rsidRDefault="005E5C94">
      <w:pPr>
        <w:pStyle w:val="Verzeichnis3"/>
        <w:tabs>
          <w:tab w:val="right" w:leader="dot" w:pos="9350"/>
        </w:tabs>
        <w:rPr>
          <w:del w:id="1380" w:author="Andreas Kuehne" w:date="2019-05-09T22:04:00Z"/>
          <w:rFonts w:asciiTheme="minorHAnsi" w:eastAsiaTheme="minorEastAsia" w:hAnsiTheme="minorHAnsi" w:cstheme="minorBidi"/>
          <w:noProof/>
          <w:sz w:val="22"/>
          <w:szCs w:val="22"/>
          <w:lang w:val="en-GB" w:eastAsia="en-GB"/>
        </w:rPr>
      </w:pPr>
      <w:del w:id="1381"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6.1.1</w:delText>
        </w:r>
        <w:r w:rsidRPr="00EB1DAE" w:rsidDel="00EB1DAE">
          <w:rPr>
            <w:rStyle w:val="Hyperlink"/>
            <w:noProof/>
            <w:lang w:val="en-GB"/>
          </w:rPr>
          <w:delText xml:space="preserve"> Sub process ‘</w:delText>
        </w:r>
        <w:r w:rsidRPr="00EB1DAE" w:rsidDel="00EB1DAE">
          <w:rPr>
            <w:rStyle w:val="Hyperlink"/>
            <w:rFonts w:ascii="Courier New" w:hAnsi="Courier New"/>
            <w:noProof/>
            <w:lang w:val="en-GB"/>
          </w:rPr>
          <w:delText>retrieve XML signature</w:delText>
        </w:r>
        <w:r w:rsidRPr="00EB1DAE" w:rsidDel="00EB1DAE">
          <w:rPr>
            <w:rStyle w:val="Hyperlink"/>
            <w:noProof/>
            <w:lang w:val="en-GB"/>
          </w:rPr>
          <w:delText>’</w:delText>
        </w:r>
        <w:r w:rsidDel="00EB1DAE">
          <w:rPr>
            <w:noProof/>
            <w:webHidden/>
          </w:rPr>
          <w:tab/>
          <w:delText>127</w:delText>
        </w:r>
      </w:del>
    </w:p>
    <w:p w14:paraId="458AAD30" w14:textId="6C4D7277" w:rsidR="005E5C94" w:rsidDel="00EB1DAE" w:rsidRDefault="005E5C94">
      <w:pPr>
        <w:pStyle w:val="Verzeichnis3"/>
        <w:tabs>
          <w:tab w:val="right" w:leader="dot" w:pos="9350"/>
        </w:tabs>
        <w:rPr>
          <w:del w:id="1382" w:author="Andreas Kuehne" w:date="2019-05-09T22:04:00Z"/>
          <w:rFonts w:asciiTheme="minorHAnsi" w:eastAsiaTheme="minorEastAsia" w:hAnsiTheme="minorHAnsi" w:cstheme="minorBidi"/>
          <w:noProof/>
          <w:sz w:val="22"/>
          <w:szCs w:val="22"/>
          <w:lang w:val="en-GB" w:eastAsia="en-GB"/>
        </w:rPr>
      </w:pPr>
      <w:del w:id="1383"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6.1.2</w:delText>
        </w:r>
        <w:r w:rsidRPr="00EB1DAE" w:rsidDel="00EB1DAE">
          <w:rPr>
            <w:rStyle w:val="Hyperlink"/>
            <w:noProof/>
            <w:lang w:val="en-GB"/>
          </w:rPr>
          <w:delText xml:space="preserve"> Sub process ‘</w:delText>
        </w:r>
        <w:r w:rsidRPr="00EB1DAE" w:rsidDel="00EB1DAE">
          <w:rPr>
            <w:rStyle w:val="Hyperlink"/>
            <w:rFonts w:ascii="Courier New" w:hAnsi="Courier New"/>
            <w:noProof/>
            <w:lang w:val="en-GB"/>
          </w:rPr>
          <w:delText>recalculate references</w:delText>
        </w:r>
        <w:r w:rsidRPr="00EB1DAE" w:rsidDel="00EB1DAE">
          <w:rPr>
            <w:rStyle w:val="Hyperlink"/>
            <w:noProof/>
            <w:lang w:val="en-GB"/>
          </w:rPr>
          <w:delText>’</w:delText>
        </w:r>
        <w:r w:rsidDel="00EB1DAE">
          <w:rPr>
            <w:noProof/>
            <w:webHidden/>
          </w:rPr>
          <w:tab/>
          <w:delText>127</w:delText>
        </w:r>
      </w:del>
    </w:p>
    <w:p w14:paraId="7422E2ED" w14:textId="4D71778D" w:rsidR="005E5C94" w:rsidDel="00EB1DAE" w:rsidRDefault="005E5C94">
      <w:pPr>
        <w:pStyle w:val="Verzeichnis3"/>
        <w:tabs>
          <w:tab w:val="right" w:leader="dot" w:pos="9350"/>
        </w:tabs>
        <w:rPr>
          <w:del w:id="1384" w:author="Andreas Kuehne" w:date="2019-05-09T22:04:00Z"/>
          <w:rFonts w:asciiTheme="minorHAnsi" w:eastAsiaTheme="minorEastAsia" w:hAnsiTheme="minorHAnsi" w:cstheme="minorBidi"/>
          <w:noProof/>
          <w:sz w:val="22"/>
          <w:szCs w:val="22"/>
          <w:lang w:val="en-GB" w:eastAsia="en-GB"/>
        </w:rPr>
      </w:pPr>
      <w:del w:id="1385"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6.1.3</w:delText>
        </w:r>
        <w:r w:rsidRPr="00EB1DAE" w:rsidDel="00EB1DAE">
          <w:rPr>
            <w:rStyle w:val="Hyperlink"/>
            <w:noProof/>
            <w:lang w:val="en-GB"/>
          </w:rPr>
          <w:delText xml:space="preserve"> Sub process ‘</w:delText>
        </w:r>
        <w:r w:rsidRPr="00EB1DAE" w:rsidDel="00EB1DAE">
          <w:rPr>
            <w:rStyle w:val="Hyperlink"/>
            <w:rFonts w:ascii="Courier New" w:hAnsi="Courier New"/>
            <w:noProof/>
            <w:lang w:val="en-GB"/>
          </w:rPr>
          <w:delText>verify XML signature</w:delText>
        </w:r>
        <w:r w:rsidRPr="00EB1DAE" w:rsidDel="00EB1DAE">
          <w:rPr>
            <w:rStyle w:val="Hyperlink"/>
            <w:noProof/>
            <w:lang w:val="en-GB"/>
          </w:rPr>
          <w:delText>’</w:delText>
        </w:r>
        <w:r w:rsidDel="00EB1DAE">
          <w:rPr>
            <w:noProof/>
            <w:webHidden/>
          </w:rPr>
          <w:tab/>
          <w:delText>128</w:delText>
        </w:r>
      </w:del>
    </w:p>
    <w:p w14:paraId="79688BCA" w14:textId="5E52CA47" w:rsidR="005E5C94" w:rsidDel="00EB1DAE" w:rsidRDefault="005E5C94">
      <w:pPr>
        <w:pStyle w:val="Verzeichnis4"/>
        <w:tabs>
          <w:tab w:val="right" w:leader="dot" w:pos="9350"/>
        </w:tabs>
        <w:rPr>
          <w:del w:id="1386" w:author="Andreas Kuehne" w:date="2019-05-09T22:04:00Z"/>
          <w:rFonts w:asciiTheme="minorHAnsi" w:eastAsiaTheme="minorEastAsia" w:hAnsiTheme="minorHAnsi" w:cstheme="minorBidi"/>
          <w:noProof/>
          <w:sz w:val="22"/>
          <w:szCs w:val="22"/>
          <w:lang w:val="en-GB" w:eastAsia="en-GB"/>
        </w:rPr>
      </w:pPr>
      <w:del w:id="1387"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6.1.3.1</w:delText>
        </w:r>
        <w:r w:rsidRPr="00EB1DAE" w:rsidDel="00EB1DAE">
          <w:rPr>
            <w:rStyle w:val="Hyperlink"/>
            <w:noProof/>
            <w:lang w:val="en-GB"/>
          </w:rPr>
          <w:delText xml:space="preserve"> Processing for RFC 3161 timestamp tokens on XML Signatures</w:delText>
        </w:r>
        <w:r w:rsidDel="00EB1DAE">
          <w:rPr>
            <w:noProof/>
            <w:webHidden/>
          </w:rPr>
          <w:tab/>
          <w:delText>129</w:delText>
        </w:r>
      </w:del>
    </w:p>
    <w:p w14:paraId="3AC7C197" w14:textId="6CD32C4D" w:rsidR="005E5C94" w:rsidDel="00EB1DAE" w:rsidRDefault="005E5C94">
      <w:pPr>
        <w:pStyle w:val="Verzeichnis4"/>
        <w:tabs>
          <w:tab w:val="right" w:leader="dot" w:pos="9350"/>
        </w:tabs>
        <w:rPr>
          <w:del w:id="1388" w:author="Andreas Kuehne" w:date="2019-05-09T22:04:00Z"/>
          <w:rFonts w:asciiTheme="minorHAnsi" w:eastAsiaTheme="minorEastAsia" w:hAnsiTheme="minorHAnsi" w:cstheme="minorBidi"/>
          <w:noProof/>
          <w:sz w:val="22"/>
          <w:szCs w:val="22"/>
          <w:lang w:val="en-GB" w:eastAsia="en-GB"/>
        </w:rPr>
      </w:pPr>
      <w:del w:id="1389"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6.1.3.2</w:delText>
        </w:r>
        <w:r w:rsidRPr="00EB1DAE" w:rsidDel="00EB1DAE">
          <w:rPr>
            <w:rStyle w:val="Hyperlink"/>
            <w:noProof/>
            <w:lang w:val="en-GB"/>
          </w:rPr>
          <w:delText xml:space="preserve"> Processing for XML timestamp tokens on XML signatures</w:delText>
        </w:r>
        <w:r w:rsidDel="00EB1DAE">
          <w:rPr>
            <w:noProof/>
            <w:webHidden/>
          </w:rPr>
          <w:tab/>
          <w:delText>130</w:delText>
        </w:r>
      </w:del>
    </w:p>
    <w:p w14:paraId="1C5A856A" w14:textId="65AFB92B" w:rsidR="005E5C94" w:rsidDel="00EB1DAE" w:rsidRDefault="005E5C94">
      <w:pPr>
        <w:pStyle w:val="Verzeichnis2"/>
        <w:tabs>
          <w:tab w:val="right" w:leader="dot" w:pos="9350"/>
        </w:tabs>
        <w:rPr>
          <w:del w:id="1390" w:author="Andreas Kuehne" w:date="2019-05-09T22:04:00Z"/>
          <w:rFonts w:asciiTheme="minorHAnsi" w:eastAsiaTheme="minorEastAsia" w:hAnsiTheme="minorHAnsi" w:cstheme="minorBidi"/>
          <w:noProof/>
          <w:sz w:val="22"/>
          <w:szCs w:val="22"/>
          <w:lang w:val="en-GB" w:eastAsia="en-GB"/>
        </w:rPr>
      </w:pPr>
      <w:del w:id="1391" w:author="Andreas Kuehne" w:date="2019-05-09T22:04:00Z">
        <w:r w:rsidRPr="00EB1DAE" w:rsidDel="00EB1DAE">
          <w:rPr>
            <w:rStyle w:val="Hyperlink"/>
            <w:noProof/>
            <w:lang w:val="en-GB"/>
          </w:rPr>
          <w:delText>6.2 Processing for CMS Signature Verification</w:delText>
        </w:r>
        <w:r w:rsidDel="00EB1DAE">
          <w:rPr>
            <w:noProof/>
            <w:webHidden/>
          </w:rPr>
          <w:tab/>
          <w:delText>130</w:delText>
        </w:r>
      </w:del>
    </w:p>
    <w:p w14:paraId="57BCF8E4" w14:textId="01A7F000" w:rsidR="005E5C94" w:rsidDel="00EB1DAE" w:rsidRDefault="005E5C94">
      <w:pPr>
        <w:pStyle w:val="Verzeichnis3"/>
        <w:tabs>
          <w:tab w:val="right" w:leader="dot" w:pos="9350"/>
        </w:tabs>
        <w:rPr>
          <w:del w:id="1392" w:author="Andreas Kuehne" w:date="2019-05-09T22:04:00Z"/>
          <w:rFonts w:asciiTheme="minorHAnsi" w:eastAsiaTheme="minorEastAsia" w:hAnsiTheme="minorHAnsi" w:cstheme="minorBidi"/>
          <w:noProof/>
          <w:sz w:val="22"/>
          <w:szCs w:val="22"/>
          <w:lang w:val="en-GB" w:eastAsia="en-GB"/>
        </w:rPr>
      </w:pPr>
      <w:del w:id="1393"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6.2.1</w:delText>
        </w:r>
        <w:r w:rsidRPr="00EB1DAE" w:rsidDel="00EB1DAE">
          <w:rPr>
            <w:rStyle w:val="Hyperlink"/>
            <w:noProof/>
            <w:lang w:val="en-GB"/>
          </w:rPr>
          <w:delText xml:space="preserve"> Sub process ‘</w:delText>
        </w:r>
        <w:r w:rsidRPr="00EB1DAE" w:rsidDel="00EB1DAE">
          <w:rPr>
            <w:rStyle w:val="Hyperlink"/>
            <w:rFonts w:ascii="Courier New" w:hAnsi="Courier New"/>
            <w:noProof/>
            <w:lang w:val="en-GB"/>
          </w:rPr>
          <w:delText>retrieve CMS signature</w:delText>
        </w:r>
        <w:r w:rsidRPr="00EB1DAE" w:rsidDel="00EB1DAE">
          <w:rPr>
            <w:rStyle w:val="Hyperlink"/>
            <w:noProof/>
            <w:lang w:val="en-GB"/>
          </w:rPr>
          <w:delText>’</w:delText>
        </w:r>
        <w:r w:rsidDel="00EB1DAE">
          <w:rPr>
            <w:noProof/>
            <w:webHidden/>
          </w:rPr>
          <w:tab/>
          <w:delText>130</w:delText>
        </w:r>
      </w:del>
    </w:p>
    <w:p w14:paraId="07A52450" w14:textId="6B8F260A" w:rsidR="005E5C94" w:rsidDel="00EB1DAE" w:rsidRDefault="005E5C94">
      <w:pPr>
        <w:pStyle w:val="Verzeichnis3"/>
        <w:tabs>
          <w:tab w:val="right" w:leader="dot" w:pos="9350"/>
        </w:tabs>
        <w:rPr>
          <w:del w:id="1394" w:author="Andreas Kuehne" w:date="2019-05-09T22:04:00Z"/>
          <w:rFonts w:asciiTheme="minorHAnsi" w:eastAsiaTheme="minorEastAsia" w:hAnsiTheme="minorHAnsi" w:cstheme="minorBidi"/>
          <w:noProof/>
          <w:sz w:val="22"/>
          <w:szCs w:val="22"/>
          <w:lang w:val="en-GB" w:eastAsia="en-GB"/>
        </w:rPr>
      </w:pPr>
      <w:del w:id="1395"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6.2.2</w:delText>
        </w:r>
        <w:r w:rsidRPr="00EB1DAE" w:rsidDel="00EB1DAE">
          <w:rPr>
            <w:rStyle w:val="Hyperlink"/>
            <w:noProof/>
            <w:lang w:val="en-GB"/>
          </w:rPr>
          <w:delText xml:space="preserve"> Sub process ‘</w:delText>
        </w:r>
        <w:r w:rsidRPr="00EB1DAE" w:rsidDel="00EB1DAE">
          <w:rPr>
            <w:rStyle w:val="Hyperlink"/>
            <w:rFonts w:ascii="Courier New" w:hAnsi="Courier New"/>
            <w:noProof/>
            <w:lang w:val="en-GB"/>
          </w:rPr>
          <w:delText>verify CMS signature</w:delText>
        </w:r>
        <w:r w:rsidRPr="00EB1DAE" w:rsidDel="00EB1DAE">
          <w:rPr>
            <w:rStyle w:val="Hyperlink"/>
            <w:noProof/>
            <w:lang w:val="en-GB"/>
          </w:rPr>
          <w:delText>’</w:delText>
        </w:r>
        <w:r w:rsidDel="00EB1DAE">
          <w:rPr>
            <w:noProof/>
            <w:webHidden/>
          </w:rPr>
          <w:tab/>
          <w:delText>131</w:delText>
        </w:r>
      </w:del>
    </w:p>
    <w:p w14:paraId="656ED09A" w14:textId="641F6A4A" w:rsidR="005E5C94" w:rsidDel="00EB1DAE" w:rsidRDefault="005E5C94">
      <w:pPr>
        <w:pStyle w:val="Verzeichnis4"/>
        <w:tabs>
          <w:tab w:val="right" w:leader="dot" w:pos="9350"/>
        </w:tabs>
        <w:rPr>
          <w:del w:id="1396" w:author="Andreas Kuehne" w:date="2019-05-09T22:04:00Z"/>
          <w:rFonts w:asciiTheme="minorHAnsi" w:eastAsiaTheme="minorEastAsia" w:hAnsiTheme="minorHAnsi" w:cstheme="minorBidi"/>
          <w:noProof/>
          <w:sz w:val="22"/>
          <w:szCs w:val="22"/>
          <w:lang w:val="en-GB" w:eastAsia="en-GB"/>
        </w:rPr>
      </w:pPr>
      <w:del w:id="1397"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6.2.2.1</w:delText>
        </w:r>
        <w:r w:rsidRPr="00EB1DAE" w:rsidDel="00EB1DAE">
          <w:rPr>
            <w:rStyle w:val="Hyperlink"/>
            <w:noProof/>
            <w:lang w:val="en-GB"/>
          </w:rPr>
          <w:delText xml:space="preserve"> Processing for RFC 3161 Timestamp tokens on CMS Signatures.</w:delText>
        </w:r>
        <w:r w:rsidDel="00EB1DAE">
          <w:rPr>
            <w:noProof/>
            <w:webHidden/>
          </w:rPr>
          <w:tab/>
          <w:delText>131</w:delText>
        </w:r>
      </w:del>
    </w:p>
    <w:p w14:paraId="67457EFB" w14:textId="38DAA047" w:rsidR="005E5C94" w:rsidDel="00EB1DAE" w:rsidRDefault="005E5C94">
      <w:pPr>
        <w:pStyle w:val="Verzeichnis2"/>
        <w:tabs>
          <w:tab w:val="right" w:leader="dot" w:pos="9350"/>
        </w:tabs>
        <w:rPr>
          <w:del w:id="1398" w:author="Andreas Kuehne" w:date="2019-05-09T22:04:00Z"/>
          <w:rFonts w:asciiTheme="minorHAnsi" w:eastAsiaTheme="minorEastAsia" w:hAnsiTheme="minorHAnsi" w:cstheme="minorBidi"/>
          <w:noProof/>
          <w:sz w:val="22"/>
          <w:szCs w:val="22"/>
          <w:lang w:val="en-GB" w:eastAsia="en-GB"/>
        </w:rPr>
      </w:pPr>
      <w:del w:id="1399" w:author="Andreas Kuehne" w:date="2019-05-09T22:04:00Z">
        <w:r w:rsidRPr="00EB1DAE" w:rsidDel="00EB1DAE">
          <w:rPr>
            <w:rStyle w:val="Hyperlink"/>
            <w:noProof/>
            <w:lang w:val="en-GB"/>
          </w:rPr>
          <w:delText>6.3 General Processing</w:delText>
        </w:r>
        <w:r w:rsidDel="00EB1DAE">
          <w:rPr>
            <w:noProof/>
            <w:webHidden/>
          </w:rPr>
          <w:tab/>
          <w:delText>132</w:delText>
        </w:r>
      </w:del>
    </w:p>
    <w:p w14:paraId="7025579F" w14:textId="7815D81A" w:rsidR="005E5C94" w:rsidDel="00EB1DAE" w:rsidRDefault="005E5C94">
      <w:pPr>
        <w:pStyle w:val="Verzeichnis3"/>
        <w:tabs>
          <w:tab w:val="right" w:leader="dot" w:pos="9350"/>
        </w:tabs>
        <w:rPr>
          <w:del w:id="1400" w:author="Andreas Kuehne" w:date="2019-05-09T22:04:00Z"/>
          <w:rFonts w:asciiTheme="minorHAnsi" w:eastAsiaTheme="minorEastAsia" w:hAnsiTheme="minorHAnsi" w:cstheme="minorBidi"/>
          <w:noProof/>
          <w:sz w:val="22"/>
          <w:szCs w:val="22"/>
          <w:lang w:val="en-GB" w:eastAsia="en-GB"/>
        </w:rPr>
      </w:pPr>
      <w:del w:id="1401"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6.3.1</w:delText>
        </w:r>
        <w:r w:rsidRPr="00EB1DAE" w:rsidDel="00EB1DAE">
          <w:rPr>
            <w:rStyle w:val="Hyperlink"/>
            <w:noProof/>
            <w:lang w:val="en-GB"/>
          </w:rPr>
          <w:delText xml:space="preserve"> Multi-Signature Creation</w:delText>
        </w:r>
        <w:r w:rsidDel="00EB1DAE">
          <w:rPr>
            <w:noProof/>
            <w:webHidden/>
          </w:rPr>
          <w:tab/>
          <w:delText>132</w:delText>
        </w:r>
      </w:del>
    </w:p>
    <w:p w14:paraId="639F52F0" w14:textId="1D74ECCC" w:rsidR="005E5C94" w:rsidDel="00EB1DAE" w:rsidRDefault="005E5C94">
      <w:pPr>
        <w:pStyle w:val="Verzeichnis3"/>
        <w:tabs>
          <w:tab w:val="right" w:leader="dot" w:pos="9350"/>
        </w:tabs>
        <w:rPr>
          <w:del w:id="1402" w:author="Andreas Kuehne" w:date="2019-05-09T22:04:00Z"/>
          <w:rFonts w:asciiTheme="minorHAnsi" w:eastAsiaTheme="minorEastAsia" w:hAnsiTheme="minorHAnsi" w:cstheme="minorBidi"/>
          <w:noProof/>
          <w:sz w:val="22"/>
          <w:szCs w:val="22"/>
          <w:lang w:val="en-GB" w:eastAsia="en-GB"/>
        </w:rPr>
      </w:pPr>
      <w:del w:id="1403" w:author="Andreas Kuehne" w:date="2019-05-09T22:04:00Z">
        <w:r w:rsidRPr="00EB1DAE" w:rsidDel="00EB1DAE">
          <w:rPr>
            <w:rStyle w:val="Hyperlink"/>
            <w:noProof/>
            <w14:scene3d>
              <w14:camera w14:prst="orthographicFront"/>
              <w14:lightRig w14:rig="threePt" w14:dir="t">
                <w14:rot w14:lat="0" w14:lon="0" w14:rev="0"/>
              </w14:lightRig>
            </w14:scene3d>
          </w:rPr>
          <w:delText>6.3.2</w:delText>
        </w:r>
        <w:r w:rsidRPr="00EB1DAE" w:rsidDel="00EB1DAE">
          <w:rPr>
            <w:rStyle w:val="Hyperlink"/>
            <w:noProof/>
          </w:rPr>
          <w:delText xml:space="preserve"> Multi-Signature Verification</w:delText>
        </w:r>
        <w:r w:rsidDel="00EB1DAE">
          <w:rPr>
            <w:noProof/>
            <w:webHidden/>
          </w:rPr>
          <w:tab/>
          <w:delText>132</w:delText>
        </w:r>
      </w:del>
    </w:p>
    <w:p w14:paraId="723DBBD8" w14:textId="52612A83" w:rsidR="005E5C94" w:rsidDel="00EB1DAE" w:rsidRDefault="005E5C94">
      <w:pPr>
        <w:pStyle w:val="Verzeichnis3"/>
        <w:tabs>
          <w:tab w:val="right" w:leader="dot" w:pos="9350"/>
        </w:tabs>
        <w:rPr>
          <w:del w:id="1404" w:author="Andreas Kuehne" w:date="2019-05-09T22:04:00Z"/>
          <w:rFonts w:asciiTheme="minorHAnsi" w:eastAsiaTheme="minorEastAsia" w:hAnsiTheme="minorHAnsi" w:cstheme="minorBidi"/>
          <w:noProof/>
          <w:sz w:val="22"/>
          <w:szCs w:val="22"/>
          <w:lang w:val="en-GB" w:eastAsia="en-GB"/>
        </w:rPr>
      </w:pPr>
      <w:del w:id="1405"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6.3.3</w:delText>
        </w:r>
        <w:r w:rsidRPr="00EB1DAE" w:rsidDel="00EB1DAE">
          <w:rPr>
            <w:rStyle w:val="Hyperlink"/>
            <w:noProof/>
            <w:lang w:val="en-GB"/>
          </w:rPr>
          <w:delText xml:space="preserve"> Sub process ‘augment Signature’</w:delText>
        </w:r>
        <w:r w:rsidDel="00EB1DAE">
          <w:rPr>
            <w:noProof/>
            <w:webHidden/>
          </w:rPr>
          <w:tab/>
          <w:delText>133</w:delText>
        </w:r>
      </w:del>
    </w:p>
    <w:p w14:paraId="455C3492" w14:textId="0B7A5861" w:rsidR="005E5C94" w:rsidDel="00EB1DAE" w:rsidRDefault="005E5C94">
      <w:pPr>
        <w:pStyle w:val="Verzeichnis3"/>
        <w:tabs>
          <w:tab w:val="right" w:leader="dot" w:pos="9350"/>
        </w:tabs>
        <w:rPr>
          <w:del w:id="1406" w:author="Andreas Kuehne" w:date="2019-05-09T22:04:00Z"/>
          <w:rFonts w:asciiTheme="minorHAnsi" w:eastAsiaTheme="minorEastAsia" w:hAnsiTheme="minorHAnsi" w:cstheme="minorBidi"/>
          <w:noProof/>
          <w:sz w:val="22"/>
          <w:szCs w:val="22"/>
          <w:lang w:val="en-GB" w:eastAsia="en-GB"/>
        </w:rPr>
      </w:pPr>
      <w:del w:id="1407"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6.3.4</w:delText>
        </w:r>
        <w:r w:rsidRPr="00EB1DAE" w:rsidDel="00EB1DAE">
          <w:rPr>
            <w:rStyle w:val="Hyperlink"/>
            <w:noProof/>
            <w:lang w:val="en-GB"/>
          </w:rPr>
          <w:delText xml:space="preserve"> Sub process ‘timestamp Signature’</w:delText>
        </w:r>
        <w:r w:rsidDel="00EB1DAE">
          <w:rPr>
            <w:noProof/>
            <w:webHidden/>
          </w:rPr>
          <w:tab/>
          <w:delText>134</w:delText>
        </w:r>
      </w:del>
    </w:p>
    <w:p w14:paraId="7D599C7A" w14:textId="78BAC4F8" w:rsidR="005E5C94" w:rsidDel="00EB1DAE" w:rsidRDefault="005E5C94">
      <w:pPr>
        <w:pStyle w:val="Verzeichnis3"/>
        <w:tabs>
          <w:tab w:val="right" w:leader="dot" w:pos="9350"/>
        </w:tabs>
        <w:rPr>
          <w:del w:id="1408" w:author="Andreas Kuehne" w:date="2019-05-09T22:04:00Z"/>
          <w:rFonts w:asciiTheme="minorHAnsi" w:eastAsiaTheme="minorEastAsia" w:hAnsiTheme="minorHAnsi" w:cstheme="minorBidi"/>
          <w:noProof/>
          <w:sz w:val="22"/>
          <w:szCs w:val="22"/>
          <w:lang w:val="en-GB" w:eastAsia="en-GB"/>
        </w:rPr>
      </w:pPr>
      <w:del w:id="1409"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6.3.5</w:delText>
        </w:r>
        <w:r w:rsidRPr="00EB1DAE" w:rsidDel="00EB1DAE">
          <w:rPr>
            <w:rStyle w:val="Hyperlink"/>
            <w:noProof/>
            <w:lang w:val="en-GB"/>
          </w:rPr>
          <w:delText xml:space="preserve"> Task ‘build VerifyResponse’</w:delText>
        </w:r>
        <w:r w:rsidDel="00EB1DAE">
          <w:rPr>
            <w:noProof/>
            <w:webHidden/>
          </w:rPr>
          <w:tab/>
          <w:delText>135</w:delText>
        </w:r>
      </w:del>
    </w:p>
    <w:p w14:paraId="71D4F38C" w14:textId="531BFC0A" w:rsidR="005E5C94" w:rsidDel="00EB1DAE" w:rsidRDefault="005E5C94">
      <w:pPr>
        <w:pStyle w:val="Verzeichnis1"/>
        <w:rPr>
          <w:del w:id="1410" w:author="Andreas Kuehne" w:date="2019-05-09T22:04:00Z"/>
          <w:rFonts w:asciiTheme="minorHAnsi" w:eastAsiaTheme="minorEastAsia" w:hAnsiTheme="minorHAnsi" w:cstheme="minorBidi"/>
          <w:noProof/>
          <w:sz w:val="22"/>
          <w:szCs w:val="22"/>
          <w:lang w:val="en-GB" w:eastAsia="en-GB"/>
        </w:rPr>
      </w:pPr>
      <w:del w:id="1411" w:author="Andreas Kuehne" w:date="2019-05-09T22:04:00Z">
        <w:r w:rsidRPr="00EB1DAE" w:rsidDel="00EB1DAE">
          <w:rPr>
            <w:rStyle w:val="Hyperlink"/>
            <w:noProof/>
            <w:lang w:val="en-GB"/>
          </w:rPr>
          <w:delText>7</w:delText>
        </w:r>
        <w:r w:rsidDel="00EB1DAE">
          <w:rPr>
            <w:rFonts w:asciiTheme="minorHAnsi" w:eastAsiaTheme="minorEastAsia" w:hAnsiTheme="minorHAnsi" w:cstheme="minorBidi"/>
            <w:noProof/>
            <w:sz w:val="22"/>
            <w:szCs w:val="22"/>
            <w:lang w:val="en-GB" w:eastAsia="en-GB"/>
          </w:rPr>
          <w:tab/>
        </w:r>
        <w:r w:rsidRPr="00EB1DAE" w:rsidDel="00EB1DAE">
          <w:rPr>
            <w:rStyle w:val="Hyperlink"/>
            <w:noProof/>
            <w:lang w:val="en-GB"/>
          </w:rPr>
          <w:delText>Asynchronous Processing Model</w:delText>
        </w:r>
        <w:r w:rsidDel="00EB1DAE">
          <w:rPr>
            <w:noProof/>
            <w:webHidden/>
          </w:rPr>
          <w:tab/>
          <w:delText>137</w:delText>
        </w:r>
      </w:del>
    </w:p>
    <w:p w14:paraId="11902C30" w14:textId="0F596BD3" w:rsidR="005E5C94" w:rsidDel="00EB1DAE" w:rsidRDefault="005E5C94">
      <w:pPr>
        <w:pStyle w:val="Verzeichnis2"/>
        <w:tabs>
          <w:tab w:val="right" w:leader="dot" w:pos="9350"/>
        </w:tabs>
        <w:rPr>
          <w:del w:id="1412" w:author="Andreas Kuehne" w:date="2019-05-09T22:04:00Z"/>
          <w:rFonts w:asciiTheme="minorHAnsi" w:eastAsiaTheme="minorEastAsia" w:hAnsiTheme="minorHAnsi" w:cstheme="minorBidi"/>
          <w:noProof/>
          <w:sz w:val="22"/>
          <w:szCs w:val="22"/>
          <w:lang w:val="en-GB" w:eastAsia="en-GB"/>
        </w:rPr>
      </w:pPr>
      <w:del w:id="1413" w:author="Andreas Kuehne" w:date="2019-05-09T22:04:00Z">
        <w:r w:rsidRPr="00EB1DAE" w:rsidDel="00EB1DAE">
          <w:rPr>
            <w:rStyle w:val="Hyperlink"/>
            <w:noProof/>
            <w:lang w:val="en-GB"/>
          </w:rPr>
          <w:delText>7.1 Asynchronous-only Processing</w:delText>
        </w:r>
        <w:r w:rsidDel="00EB1DAE">
          <w:rPr>
            <w:noProof/>
            <w:webHidden/>
          </w:rPr>
          <w:tab/>
          <w:delText>137</w:delText>
        </w:r>
      </w:del>
    </w:p>
    <w:p w14:paraId="62FBD752" w14:textId="7A20710E" w:rsidR="005E5C94" w:rsidDel="00EB1DAE" w:rsidRDefault="005E5C94">
      <w:pPr>
        <w:pStyle w:val="Verzeichnis2"/>
        <w:tabs>
          <w:tab w:val="right" w:leader="dot" w:pos="9350"/>
        </w:tabs>
        <w:rPr>
          <w:del w:id="1414" w:author="Andreas Kuehne" w:date="2019-05-09T22:04:00Z"/>
          <w:rFonts w:asciiTheme="minorHAnsi" w:eastAsiaTheme="minorEastAsia" w:hAnsiTheme="minorHAnsi" w:cstheme="minorBidi"/>
          <w:noProof/>
          <w:sz w:val="22"/>
          <w:szCs w:val="22"/>
          <w:lang w:val="en-GB" w:eastAsia="en-GB"/>
        </w:rPr>
      </w:pPr>
      <w:del w:id="1415" w:author="Andreas Kuehne" w:date="2019-05-09T22:04:00Z">
        <w:r w:rsidRPr="00EB1DAE" w:rsidDel="00EB1DAE">
          <w:rPr>
            <w:rStyle w:val="Hyperlink"/>
            <w:noProof/>
            <w:lang w:val="en-GB"/>
          </w:rPr>
          <w:delText>7.2 Enforcing Asynchronous Processing</w:delText>
        </w:r>
        <w:r w:rsidDel="00EB1DAE">
          <w:rPr>
            <w:noProof/>
            <w:webHidden/>
          </w:rPr>
          <w:tab/>
          <w:delText>138</w:delText>
        </w:r>
      </w:del>
    </w:p>
    <w:p w14:paraId="7280533B" w14:textId="6FA59CEB" w:rsidR="005E5C94" w:rsidDel="00EB1DAE" w:rsidRDefault="005E5C94">
      <w:pPr>
        <w:pStyle w:val="Verzeichnis1"/>
        <w:rPr>
          <w:del w:id="1416" w:author="Andreas Kuehne" w:date="2019-05-09T22:04:00Z"/>
          <w:rFonts w:asciiTheme="minorHAnsi" w:eastAsiaTheme="minorEastAsia" w:hAnsiTheme="minorHAnsi" w:cstheme="minorBidi"/>
          <w:noProof/>
          <w:sz w:val="22"/>
          <w:szCs w:val="22"/>
          <w:lang w:val="en-GB" w:eastAsia="en-GB"/>
        </w:rPr>
      </w:pPr>
      <w:del w:id="1417" w:author="Andreas Kuehne" w:date="2019-05-09T22:04:00Z">
        <w:r w:rsidRPr="00EB1DAE" w:rsidDel="00EB1DAE">
          <w:rPr>
            <w:rStyle w:val="Hyperlink"/>
            <w:noProof/>
            <w:lang w:val="en-GB"/>
          </w:rPr>
          <w:delText>8</w:delText>
        </w:r>
        <w:r w:rsidDel="00EB1DAE">
          <w:rPr>
            <w:rFonts w:asciiTheme="minorHAnsi" w:eastAsiaTheme="minorEastAsia" w:hAnsiTheme="minorHAnsi" w:cstheme="minorBidi"/>
            <w:noProof/>
            <w:sz w:val="22"/>
            <w:szCs w:val="22"/>
            <w:lang w:val="en-GB" w:eastAsia="en-GB"/>
          </w:rPr>
          <w:tab/>
        </w:r>
        <w:r w:rsidRPr="00EB1DAE" w:rsidDel="00EB1DAE">
          <w:rPr>
            <w:rStyle w:val="Hyperlink"/>
            <w:noProof/>
            <w:lang w:val="en-GB"/>
          </w:rPr>
          <w:delText>DSS Core Bindings</w:delText>
        </w:r>
        <w:r w:rsidDel="00EB1DAE">
          <w:rPr>
            <w:noProof/>
            <w:webHidden/>
          </w:rPr>
          <w:tab/>
          <w:delText>139</w:delText>
        </w:r>
      </w:del>
    </w:p>
    <w:p w14:paraId="4005F499" w14:textId="113BB297" w:rsidR="005E5C94" w:rsidDel="00EB1DAE" w:rsidRDefault="005E5C94">
      <w:pPr>
        <w:pStyle w:val="Verzeichnis2"/>
        <w:tabs>
          <w:tab w:val="right" w:leader="dot" w:pos="9350"/>
        </w:tabs>
        <w:rPr>
          <w:del w:id="1418" w:author="Andreas Kuehne" w:date="2019-05-09T22:04:00Z"/>
          <w:rFonts w:asciiTheme="minorHAnsi" w:eastAsiaTheme="minorEastAsia" w:hAnsiTheme="minorHAnsi" w:cstheme="minorBidi"/>
          <w:noProof/>
          <w:sz w:val="22"/>
          <w:szCs w:val="22"/>
          <w:lang w:val="en-GB" w:eastAsia="en-GB"/>
        </w:rPr>
      </w:pPr>
      <w:del w:id="1419" w:author="Andreas Kuehne" w:date="2019-05-09T22:04:00Z">
        <w:r w:rsidRPr="00EB1DAE" w:rsidDel="00EB1DAE">
          <w:rPr>
            <w:rStyle w:val="Hyperlink"/>
            <w:noProof/>
            <w:lang w:val="en-GB"/>
          </w:rPr>
          <w:delText>8.1 HTTP POST Transport Binding</w:delText>
        </w:r>
        <w:r w:rsidDel="00EB1DAE">
          <w:rPr>
            <w:noProof/>
            <w:webHidden/>
          </w:rPr>
          <w:tab/>
          <w:delText>139</w:delText>
        </w:r>
      </w:del>
    </w:p>
    <w:p w14:paraId="3F85564B" w14:textId="25BFB79C" w:rsidR="005E5C94" w:rsidDel="00EB1DAE" w:rsidRDefault="005E5C94">
      <w:pPr>
        <w:pStyle w:val="Verzeichnis2"/>
        <w:tabs>
          <w:tab w:val="right" w:leader="dot" w:pos="9350"/>
        </w:tabs>
        <w:rPr>
          <w:del w:id="1420" w:author="Andreas Kuehne" w:date="2019-05-09T22:04:00Z"/>
          <w:rFonts w:asciiTheme="minorHAnsi" w:eastAsiaTheme="minorEastAsia" w:hAnsiTheme="minorHAnsi" w:cstheme="minorBidi"/>
          <w:noProof/>
          <w:sz w:val="22"/>
          <w:szCs w:val="22"/>
          <w:lang w:val="en-GB" w:eastAsia="en-GB"/>
        </w:rPr>
      </w:pPr>
      <w:del w:id="1421" w:author="Andreas Kuehne" w:date="2019-05-09T22:04:00Z">
        <w:r w:rsidRPr="00EB1DAE" w:rsidDel="00EB1DAE">
          <w:rPr>
            <w:rStyle w:val="Hyperlink"/>
            <w:noProof/>
            <w:lang w:val="en-GB"/>
          </w:rPr>
          <w:delText>8.2 SOAP 1.2 Transport Binding</w:delText>
        </w:r>
        <w:r w:rsidDel="00EB1DAE">
          <w:rPr>
            <w:noProof/>
            <w:webHidden/>
          </w:rPr>
          <w:tab/>
          <w:delText>139</w:delText>
        </w:r>
      </w:del>
    </w:p>
    <w:p w14:paraId="794C445F" w14:textId="32D68C24" w:rsidR="005E5C94" w:rsidDel="00EB1DAE" w:rsidRDefault="005E5C94">
      <w:pPr>
        <w:pStyle w:val="Verzeichnis2"/>
        <w:tabs>
          <w:tab w:val="right" w:leader="dot" w:pos="9350"/>
        </w:tabs>
        <w:rPr>
          <w:del w:id="1422" w:author="Andreas Kuehne" w:date="2019-05-09T22:04:00Z"/>
          <w:rFonts w:asciiTheme="minorHAnsi" w:eastAsiaTheme="minorEastAsia" w:hAnsiTheme="minorHAnsi" w:cstheme="minorBidi"/>
          <w:noProof/>
          <w:sz w:val="22"/>
          <w:szCs w:val="22"/>
          <w:lang w:val="en-GB" w:eastAsia="en-GB"/>
        </w:rPr>
      </w:pPr>
      <w:del w:id="1423" w:author="Andreas Kuehne" w:date="2019-05-09T22:04:00Z">
        <w:r w:rsidRPr="00EB1DAE" w:rsidDel="00EB1DAE">
          <w:rPr>
            <w:rStyle w:val="Hyperlink"/>
            <w:noProof/>
            <w:lang w:val="en-GB"/>
          </w:rPr>
          <w:delText>8.3 Security Bindings</w:delText>
        </w:r>
        <w:r w:rsidDel="00EB1DAE">
          <w:rPr>
            <w:noProof/>
            <w:webHidden/>
          </w:rPr>
          <w:tab/>
          <w:delText>140</w:delText>
        </w:r>
      </w:del>
    </w:p>
    <w:p w14:paraId="7DE7FB80" w14:textId="40E11F89" w:rsidR="005E5C94" w:rsidDel="00EB1DAE" w:rsidRDefault="005E5C94">
      <w:pPr>
        <w:pStyle w:val="Verzeichnis1"/>
        <w:rPr>
          <w:del w:id="1424" w:author="Andreas Kuehne" w:date="2019-05-09T22:04:00Z"/>
          <w:rFonts w:asciiTheme="minorHAnsi" w:eastAsiaTheme="minorEastAsia" w:hAnsiTheme="minorHAnsi" w:cstheme="minorBidi"/>
          <w:noProof/>
          <w:sz w:val="22"/>
          <w:szCs w:val="22"/>
          <w:lang w:val="en-GB" w:eastAsia="en-GB"/>
        </w:rPr>
      </w:pPr>
      <w:del w:id="1425" w:author="Andreas Kuehne" w:date="2019-05-09T22:04:00Z">
        <w:r w:rsidRPr="00EB1DAE" w:rsidDel="00EB1DAE">
          <w:rPr>
            <w:rStyle w:val="Hyperlink"/>
            <w:noProof/>
            <w:lang w:val="en-GB"/>
          </w:rPr>
          <w:delText>9</w:delText>
        </w:r>
        <w:r w:rsidDel="00EB1DAE">
          <w:rPr>
            <w:rFonts w:asciiTheme="minorHAnsi" w:eastAsiaTheme="minorEastAsia" w:hAnsiTheme="minorHAnsi" w:cstheme="minorBidi"/>
            <w:noProof/>
            <w:sz w:val="22"/>
            <w:szCs w:val="22"/>
            <w:lang w:val="en-GB" w:eastAsia="en-GB"/>
          </w:rPr>
          <w:tab/>
        </w:r>
        <w:r w:rsidRPr="00EB1DAE" w:rsidDel="00EB1DAE">
          <w:rPr>
            <w:rStyle w:val="Hyperlink"/>
            <w:noProof/>
            <w:lang w:val="en-GB"/>
          </w:rPr>
          <w:delText>DSS-Defined Identifiers</w:delText>
        </w:r>
        <w:r w:rsidDel="00EB1DAE">
          <w:rPr>
            <w:noProof/>
            <w:webHidden/>
          </w:rPr>
          <w:tab/>
          <w:delText>141</w:delText>
        </w:r>
      </w:del>
    </w:p>
    <w:p w14:paraId="47A85B9B" w14:textId="6EAF29B1" w:rsidR="005E5C94" w:rsidDel="00EB1DAE" w:rsidRDefault="005E5C94">
      <w:pPr>
        <w:pStyle w:val="Verzeichnis2"/>
        <w:tabs>
          <w:tab w:val="right" w:leader="dot" w:pos="9350"/>
        </w:tabs>
        <w:rPr>
          <w:del w:id="1426" w:author="Andreas Kuehne" w:date="2019-05-09T22:04:00Z"/>
          <w:rFonts w:asciiTheme="minorHAnsi" w:eastAsiaTheme="minorEastAsia" w:hAnsiTheme="minorHAnsi" w:cstheme="minorBidi"/>
          <w:noProof/>
          <w:sz w:val="22"/>
          <w:szCs w:val="22"/>
          <w:lang w:val="en-GB" w:eastAsia="en-GB"/>
        </w:rPr>
      </w:pPr>
      <w:del w:id="1427" w:author="Andreas Kuehne" w:date="2019-05-09T22:04:00Z">
        <w:r w:rsidRPr="00EB1DAE" w:rsidDel="00EB1DAE">
          <w:rPr>
            <w:rStyle w:val="Hyperlink"/>
            <w:noProof/>
            <w:lang w:val="en-GB"/>
          </w:rPr>
          <w:delText>9.1 Signature Type Identifiers</w:delText>
        </w:r>
        <w:r w:rsidDel="00EB1DAE">
          <w:rPr>
            <w:noProof/>
            <w:webHidden/>
          </w:rPr>
          <w:tab/>
          <w:delText>141</w:delText>
        </w:r>
      </w:del>
    </w:p>
    <w:p w14:paraId="20CF17C3" w14:textId="51E75D85" w:rsidR="005E5C94" w:rsidDel="00EB1DAE" w:rsidRDefault="005E5C94">
      <w:pPr>
        <w:pStyle w:val="Verzeichnis3"/>
        <w:tabs>
          <w:tab w:val="right" w:leader="dot" w:pos="9350"/>
        </w:tabs>
        <w:rPr>
          <w:del w:id="1428" w:author="Andreas Kuehne" w:date="2019-05-09T22:04:00Z"/>
          <w:rFonts w:asciiTheme="minorHAnsi" w:eastAsiaTheme="minorEastAsia" w:hAnsiTheme="minorHAnsi" w:cstheme="minorBidi"/>
          <w:noProof/>
          <w:sz w:val="22"/>
          <w:szCs w:val="22"/>
          <w:lang w:val="en-GB" w:eastAsia="en-GB"/>
        </w:rPr>
      </w:pPr>
      <w:del w:id="1429"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9.1.1</w:delText>
        </w:r>
        <w:r w:rsidRPr="00EB1DAE" w:rsidDel="00EB1DAE">
          <w:rPr>
            <w:rStyle w:val="Hyperlink"/>
            <w:noProof/>
            <w:lang w:val="en-GB"/>
          </w:rPr>
          <w:delText xml:space="preserve"> XML Signature</w:delText>
        </w:r>
        <w:r w:rsidDel="00EB1DAE">
          <w:rPr>
            <w:noProof/>
            <w:webHidden/>
          </w:rPr>
          <w:tab/>
          <w:delText>141</w:delText>
        </w:r>
      </w:del>
    </w:p>
    <w:p w14:paraId="43CF4E22" w14:textId="4ED09E26" w:rsidR="005E5C94" w:rsidDel="00EB1DAE" w:rsidRDefault="005E5C94">
      <w:pPr>
        <w:pStyle w:val="Verzeichnis3"/>
        <w:tabs>
          <w:tab w:val="right" w:leader="dot" w:pos="9350"/>
        </w:tabs>
        <w:rPr>
          <w:del w:id="1430" w:author="Andreas Kuehne" w:date="2019-05-09T22:04:00Z"/>
          <w:rFonts w:asciiTheme="minorHAnsi" w:eastAsiaTheme="minorEastAsia" w:hAnsiTheme="minorHAnsi" w:cstheme="minorBidi"/>
          <w:noProof/>
          <w:sz w:val="22"/>
          <w:szCs w:val="22"/>
          <w:lang w:val="en-GB" w:eastAsia="en-GB"/>
        </w:rPr>
      </w:pPr>
      <w:del w:id="1431"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9.1.2</w:delText>
        </w:r>
        <w:r w:rsidRPr="00EB1DAE" w:rsidDel="00EB1DAE">
          <w:rPr>
            <w:rStyle w:val="Hyperlink"/>
            <w:noProof/>
            <w:lang w:val="en-GB"/>
          </w:rPr>
          <w:delText xml:space="preserve"> XML TimeStampToken</w:delText>
        </w:r>
        <w:r w:rsidDel="00EB1DAE">
          <w:rPr>
            <w:noProof/>
            <w:webHidden/>
          </w:rPr>
          <w:tab/>
          <w:delText>141</w:delText>
        </w:r>
      </w:del>
    </w:p>
    <w:p w14:paraId="02F55455" w14:textId="102854CD" w:rsidR="005E5C94" w:rsidDel="00EB1DAE" w:rsidRDefault="005E5C94">
      <w:pPr>
        <w:pStyle w:val="Verzeichnis3"/>
        <w:tabs>
          <w:tab w:val="right" w:leader="dot" w:pos="9350"/>
        </w:tabs>
        <w:rPr>
          <w:del w:id="1432" w:author="Andreas Kuehne" w:date="2019-05-09T22:04:00Z"/>
          <w:rFonts w:asciiTheme="minorHAnsi" w:eastAsiaTheme="minorEastAsia" w:hAnsiTheme="minorHAnsi" w:cstheme="minorBidi"/>
          <w:noProof/>
          <w:sz w:val="22"/>
          <w:szCs w:val="22"/>
          <w:lang w:val="en-GB" w:eastAsia="en-GB"/>
        </w:rPr>
      </w:pPr>
      <w:del w:id="1433"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9.1.3</w:delText>
        </w:r>
        <w:r w:rsidRPr="00EB1DAE" w:rsidDel="00EB1DAE">
          <w:rPr>
            <w:rStyle w:val="Hyperlink"/>
            <w:noProof/>
            <w:lang w:val="en-GB"/>
          </w:rPr>
          <w:delText xml:space="preserve"> RFC 3161 TimeStampToken</w:delText>
        </w:r>
        <w:r w:rsidDel="00EB1DAE">
          <w:rPr>
            <w:noProof/>
            <w:webHidden/>
          </w:rPr>
          <w:tab/>
          <w:delText>141</w:delText>
        </w:r>
      </w:del>
    </w:p>
    <w:p w14:paraId="18B0FC86" w14:textId="6B943504" w:rsidR="005E5C94" w:rsidDel="00EB1DAE" w:rsidRDefault="005E5C94">
      <w:pPr>
        <w:pStyle w:val="Verzeichnis3"/>
        <w:tabs>
          <w:tab w:val="right" w:leader="dot" w:pos="9350"/>
        </w:tabs>
        <w:rPr>
          <w:del w:id="1434" w:author="Andreas Kuehne" w:date="2019-05-09T22:04:00Z"/>
          <w:rFonts w:asciiTheme="minorHAnsi" w:eastAsiaTheme="minorEastAsia" w:hAnsiTheme="minorHAnsi" w:cstheme="minorBidi"/>
          <w:noProof/>
          <w:sz w:val="22"/>
          <w:szCs w:val="22"/>
          <w:lang w:val="en-GB" w:eastAsia="en-GB"/>
        </w:rPr>
      </w:pPr>
      <w:del w:id="1435"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9.1.4</w:delText>
        </w:r>
        <w:r w:rsidRPr="00EB1DAE" w:rsidDel="00EB1DAE">
          <w:rPr>
            <w:rStyle w:val="Hyperlink"/>
            <w:noProof/>
            <w:lang w:val="en-GB"/>
          </w:rPr>
          <w:delText xml:space="preserve"> CMS Signature</w:delText>
        </w:r>
        <w:r w:rsidDel="00EB1DAE">
          <w:rPr>
            <w:noProof/>
            <w:webHidden/>
          </w:rPr>
          <w:tab/>
          <w:delText>141</w:delText>
        </w:r>
      </w:del>
    </w:p>
    <w:p w14:paraId="58D46AA3" w14:textId="5817FB4B" w:rsidR="005E5C94" w:rsidDel="00EB1DAE" w:rsidRDefault="005E5C94">
      <w:pPr>
        <w:pStyle w:val="Verzeichnis3"/>
        <w:tabs>
          <w:tab w:val="right" w:leader="dot" w:pos="9350"/>
        </w:tabs>
        <w:rPr>
          <w:del w:id="1436" w:author="Andreas Kuehne" w:date="2019-05-09T22:04:00Z"/>
          <w:rFonts w:asciiTheme="minorHAnsi" w:eastAsiaTheme="minorEastAsia" w:hAnsiTheme="minorHAnsi" w:cstheme="minorBidi"/>
          <w:noProof/>
          <w:sz w:val="22"/>
          <w:szCs w:val="22"/>
          <w:lang w:val="en-GB" w:eastAsia="en-GB"/>
        </w:rPr>
      </w:pPr>
      <w:del w:id="1437"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9.1.5</w:delText>
        </w:r>
        <w:r w:rsidRPr="00EB1DAE" w:rsidDel="00EB1DAE">
          <w:rPr>
            <w:rStyle w:val="Hyperlink"/>
            <w:noProof/>
            <w:lang w:val="en-GB"/>
          </w:rPr>
          <w:delText xml:space="preserve"> PGP Signature</w:delText>
        </w:r>
        <w:r w:rsidDel="00EB1DAE">
          <w:rPr>
            <w:noProof/>
            <w:webHidden/>
          </w:rPr>
          <w:tab/>
          <w:delText>141</w:delText>
        </w:r>
      </w:del>
    </w:p>
    <w:p w14:paraId="680BC468" w14:textId="28C8F3DE" w:rsidR="005E5C94" w:rsidDel="00EB1DAE" w:rsidRDefault="005E5C94">
      <w:pPr>
        <w:pStyle w:val="Verzeichnis2"/>
        <w:tabs>
          <w:tab w:val="right" w:leader="dot" w:pos="9350"/>
        </w:tabs>
        <w:rPr>
          <w:del w:id="1438" w:author="Andreas Kuehne" w:date="2019-05-09T22:04:00Z"/>
          <w:rFonts w:asciiTheme="minorHAnsi" w:eastAsiaTheme="minorEastAsia" w:hAnsiTheme="minorHAnsi" w:cstheme="minorBidi"/>
          <w:noProof/>
          <w:sz w:val="22"/>
          <w:szCs w:val="22"/>
          <w:lang w:val="en-GB" w:eastAsia="en-GB"/>
        </w:rPr>
      </w:pPr>
      <w:del w:id="1439" w:author="Andreas Kuehne" w:date="2019-05-09T22:04:00Z">
        <w:r w:rsidRPr="00EB1DAE" w:rsidDel="00EB1DAE">
          <w:rPr>
            <w:rStyle w:val="Hyperlink"/>
            <w:noProof/>
            <w:lang w:val="en-GB"/>
          </w:rPr>
          <w:delText>9.2 ResultMinors</w:delText>
        </w:r>
        <w:r w:rsidDel="00EB1DAE">
          <w:rPr>
            <w:noProof/>
            <w:webHidden/>
          </w:rPr>
          <w:tab/>
          <w:delText>141</w:delText>
        </w:r>
      </w:del>
    </w:p>
    <w:p w14:paraId="267AB7C7" w14:textId="4EF40E42" w:rsidR="005E5C94" w:rsidDel="00EB1DAE" w:rsidRDefault="005E5C94">
      <w:pPr>
        <w:pStyle w:val="Verzeichnis1"/>
        <w:rPr>
          <w:del w:id="1440" w:author="Andreas Kuehne" w:date="2019-05-09T22:04:00Z"/>
          <w:rFonts w:asciiTheme="minorHAnsi" w:eastAsiaTheme="minorEastAsia" w:hAnsiTheme="minorHAnsi" w:cstheme="minorBidi"/>
          <w:noProof/>
          <w:sz w:val="22"/>
          <w:szCs w:val="22"/>
          <w:lang w:val="en-GB" w:eastAsia="en-GB"/>
        </w:rPr>
      </w:pPr>
      <w:del w:id="1441" w:author="Andreas Kuehne" w:date="2019-05-09T22:04:00Z">
        <w:r w:rsidRPr="00EB1DAE" w:rsidDel="00EB1DAE">
          <w:rPr>
            <w:rStyle w:val="Hyperlink"/>
            <w:noProof/>
            <w:lang w:val="en-GB"/>
          </w:rPr>
          <w:delText>10</w:delText>
        </w:r>
        <w:r w:rsidDel="00EB1DAE">
          <w:rPr>
            <w:rFonts w:asciiTheme="minorHAnsi" w:eastAsiaTheme="minorEastAsia" w:hAnsiTheme="minorHAnsi" w:cstheme="minorBidi"/>
            <w:noProof/>
            <w:sz w:val="22"/>
            <w:szCs w:val="22"/>
            <w:lang w:val="en-GB" w:eastAsia="en-GB"/>
          </w:rPr>
          <w:tab/>
        </w:r>
        <w:r w:rsidRPr="00EB1DAE" w:rsidDel="00EB1DAE">
          <w:rPr>
            <w:rStyle w:val="Hyperlink"/>
            <w:noProof/>
            <w:lang w:val="en-GB"/>
          </w:rPr>
          <w:delText>Security Considerations</w:delText>
        </w:r>
        <w:r w:rsidDel="00EB1DAE">
          <w:rPr>
            <w:noProof/>
            <w:webHidden/>
          </w:rPr>
          <w:tab/>
          <w:delText>143</w:delText>
        </w:r>
      </w:del>
    </w:p>
    <w:p w14:paraId="4CE919A5" w14:textId="43E4EE8E" w:rsidR="005E5C94" w:rsidDel="00EB1DAE" w:rsidRDefault="005E5C94">
      <w:pPr>
        <w:pStyle w:val="Verzeichnis2"/>
        <w:tabs>
          <w:tab w:val="right" w:leader="dot" w:pos="9350"/>
        </w:tabs>
        <w:rPr>
          <w:del w:id="1442" w:author="Andreas Kuehne" w:date="2019-05-09T22:04:00Z"/>
          <w:rFonts w:asciiTheme="minorHAnsi" w:eastAsiaTheme="minorEastAsia" w:hAnsiTheme="minorHAnsi" w:cstheme="minorBidi"/>
          <w:noProof/>
          <w:sz w:val="22"/>
          <w:szCs w:val="22"/>
          <w:lang w:val="en-GB" w:eastAsia="en-GB"/>
        </w:rPr>
      </w:pPr>
      <w:del w:id="1443" w:author="Andreas Kuehne" w:date="2019-05-09T22:04:00Z">
        <w:r w:rsidRPr="00EB1DAE" w:rsidDel="00EB1DAE">
          <w:rPr>
            <w:rStyle w:val="Hyperlink"/>
            <w:noProof/>
            <w:lang w:val="en-GB"/>
          </w:rPr>
          <w:delText>10.1 Well-Known Attack Vectors</w:delText>
        </w:r>
        <w:r w:rsidDel="00EB1DAE">
          <w:rPr>
            <w:noProof/>
            <w:webHidden/>
          </w:rPr>
          <w:tab/>
          <w:delText>143</w:delText>
        </w:r>
      </w:del>
    </w:p>
    <w:p w14:paraId="2589AC4E" w14:textId="2A974082" w:rsidR="005E5C94" w:rsidDel="00EB1DAE" w:rsidRDefault="005E5C94">
      <w:pPr>
        <w:pStyle w:val="Verzeichnis3"/>
        <w:tabs>
          <w:tab w:val="right" w:leader="dot" w:pos="9350"/>
        </w:tabs>
        <w:rPr>
          <w:del w:id="1444" w:author="Andreas Kuehne" w:date="2019-05-09T22:04:00Z"/>
          <w:rFonts w:asciiTheme="minorHAnsi" w:eastAsiaTheme="minorEastAsia" w:hAnsiTheme="minorHAnsi" w:cstheme="minorBidi"/>
          <w:noProof/>
          <w:sz w:val="22"/>
          <w:szCs w:val="22"/>
          <w:lang w:val="en-GB" w:eastAsia="en-GB"/>
        </w:rPr>
      </w:pPr>
      <w:del w:id="1445"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10.1.1</w:delText>
        </w:r>
        <w:r w:rsidRPr="00EB1DAE" w:rsidDel="00EB1DAE">
          <w:rPr>
            <w:rStyle w:val="Hyperlink"/>
            <w:noProof/>
            <w:lang w:val="en-GB"/>
          </w:rPr>
          <w:delText xml:space="preserve"> XML Parsing Vulnerabilities [non-normative]</w:delText>
        </w:r>
        <w:r w:rsidDel="00EB1DAE">
          <w:rPr>
            <w:noProof/>
            <w:webHidden/>
          </w:rPr>
          <w:tab/>
          <w:delText>143</w:delText>
        </w:r>
      </w:del>
    </w:p>
    <w:p w14:paraId="2DA3EC40" w14:textId="2A210612" w:rsidR="005E5C94" w:rsidDel="00EB1DAE" w:rsidRDefault="005E5C94">
      <w:pPr>
        <w:pStyle w:val="Verzeichnis3"/>
        <w:tabs>
          <w:tab w:val="right" w:leader="dot" w:pos="9350"/>
        </w:tabs>
        <w:rPr>
          <w:del w:id="1446" w:author="Andreas Kuehne" w:date="2019-05-09T22:04:00Z"/>
          <w:rFonts w:asciiTheme="minorHAnsi" w:eastAsiaTheme="minorEastAsia" w:hAnsiTheme="minorHAnsi" w:cstheme="minorBidi"/>
          <w:noProof/>
          <w:sz w:val="22"/>
          <w:szCs w:val="22"/>
          <w:lang w:val="en-GB" w:eastAsia="en-GB"/>
        </w:rPr>
      </w:pPr>
      <w:del w:id="1447"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10.1.2</w:delText>
        </w:r>
        <w:r w:rsidRPr="00EB1DAE" w:rsidDel="00EB1DAE">
          <w:rPr>
            <w:rStyle w:val="Hyperlink"/>
            <w:noProof/>
            <w:lang w:val="en-GB"/>
          </w:rPr>
          <w:delText xml:space="preserve"> XML Canonicalization Vulnerabilities [non-normative]</w:delText>
        </w:r>
        <w:r w:rsidDel="00EB1DAE">
          <w:rPr>
            <w:noProof/>
            <w:webHidden/>
          </w:rPr>
          <w:tab/>
          <w:delText>143</w:delText>
        </w:r>
      </w:del>
    </w:p>
    <w:p w14:paraId="04AB2AC5" w14:textId="40D5937E" w:rsidR="005E5C94" w:rsidDel="00EB1DAE" w:rsidRDefault="005E5C94">
      <w:pPr>
        <w:pStyle w:val="Verzeichnis3"/>
        <w:tabs>
          <w:tab w:val="right" w:leader="dot" w:pos="9350"/>
        </w:tabs>
        <w:rPr>
          <w:del w:id="1448" w:author="Andreas Kuehne" w:date="2019-05-09T22:04:00Z"/>
          <w:rFonts w:asciiTheme="minorHAnsi" w:eastAsiaTheme="minorEastAsia" w:hAnsiTheme="minorHAnsi" w:cstheme="minorBidi"/>
          <w:noProof/>
          <w:sz w:val="22"/>
          <w:szCs w:val="22"/>
          <w:lang w:val="en-GB" w:eastAsia="en-GB"/>
        </w:rPr>
      </w:pPr>
      <w:del w:id="1449"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10.1.3</w:delText>
        </w:r>
        <w:r w:rsidRPr="00EB1DAE" w:rsidDel="00EB1DAE">
          <w:rPr>
            <w:rStyle w:val="Hyperlink"/>
            <w:noProof/>
            <w:lang w:val="en-GB"/>
          </w:rPr>
          <w:delText xml:space="preserve"> Injection Attacks [non-normative]</w:delText>
        </w:r>
        <w:r w:rsidDel="00EB1DAE">
          <w:rPr>
            <w:noProof/>
            <w:webHidden/>
          </w:rPr>
          <w:tab/>
          <w:delText>143</w:delText>
        </w:r>
      </w:del>
    </w:p>
    <w:p w14:paraId="3594810A" w14:textId="24AEB95D" w:rsidR="005E5C94" w:rsidDel="00EB1DAE" w:rsidRDefault="005E5C94">
      <w:pPr>
        <w:pStyle w:val="Verzeichnis3"/>
        <w:tabs>
          <w:tab w:val="right" w:leader="dot" w:pos="9350"/>
        </w:tabs>
        <w:rPr>
          <w:del w:id="1450" w:author="Andreas Kuehne" w:date="2019-05-09T22:04:00Z"/>
          <w:rFonts w:asciiTheme="minorHAnsi" w:eastAsiaTheme="minorEastAsia" w:hAnsiTheme="minorHAnsi" w:cstheme="minorBidi"/>
          <w:noProof/>
          <w:sz w:val="22"/>
          <w:szCs w:val="22"/>
          <w:lang w:val="en-GB" w:eastAsia="en-GB"/>
        </w:rPr>
      </w:pPr>
      <w:del w:id="1451"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10.1.4</w:delText>
        </w:r>
        <w:r w:rsidRPr="00EB1DAE" w:rsidDel="00EB1DAE">
          <w:rPr>
            <w:rStyle w:val="Hyperlink"/>
            <w:noProof/>
            <w:lang w:val="en-GB"/>
          </w:rPr>
          <w:delText xml:space="preserve"> JSON Deserialization Through Evaluation Attacks [non-normative]</w:delText>
        </w:r>
        <w:r w:rsidDel="00EB1DAE">
          <w:rPr>
            <w:noProof/>
            <w:webHidden/>
          </w:rPr>
          <w:tab/>
          <w:delText>143</w:delText>
        </w:r>
      </w:del>
    </w:p>
    <w:p w14:paraId="1D271C53" w14:textId="01FFF3D7" w:rsidR="005E5C94" w:rsidDel="00EB1DAE" w:rsidRDefault="005E5C94">
      <w:pPr>
        <w:pStyle w:val="Verzeichnis1"/>
        <w:rPr>
          <w:del w:id="1452" w:author="Andreas Kuehne" w:date="2019-05-09T22:04:00Z"/>
          <w:rFonts w:asciiTheme="minorHAnsi" w:eastAsiaTheme="minorEastAsia" w:hAnsiTheme="minorHAnsi" w:cstheme="minorBidi"/>
          <w:noProof/>
          <w:sz w:val="22"/>
          <w:szCs w:val="22"/>
          <w:lang w:val="en-GB" w:eastAsia="en-GB"/>
        </w:rPr>
      </w:pPr>
      <w:del w:id="1453" w:author="Andreas Kuehne" w:date="2019-05-09T22:04:00Z">
        <w:r w:rsidRPr="00EB1DAE" w:rsidDel="00EB1DAE">
          <w:rPr>
            <w:rStyle w:val="Hyperlink"/>
            <w:noProof/>
            <w:lang w:val="en-GB"/>
          </w:rPr>
          <w:delText>11</w:delText>
        </w:r>
        <w:r w:rsidDel="00EB1DAE">
          <w:rPr>
            <w:rFonts w:asciiTheme="minorHAnsi" w:eastAsiaTheme="minorEastAsia" w:hAnsiTheme="minorHAnsi" w:cstheme="minorBidi"/>
            <w:noProof/>
            <w:sz w:val="22"/>
            <w:szCs w:val="22"/>
            <w:lang w:val="en-GB" w:eastAsia="en-GB"/>
          </w:rPr>
          <w:tab/>
        </w:r>
        <w:r w:rsidRPr="00EB1DAE" w:rsidDel="00EB1DAE">
          <w:rPr>
            <w:rStyle w:val="Hyperlink"/>
            <w:noProof/>
            <w:lang w:val="en-GB"/>
          </w:rPr>
          <w:delText>Conformance</w:delText>
        </w:r>
        <w:r w:rsidDel="00EB1DAE">
          <w:rPr>
            <w:noProof/>
            <w:webHidden/>
          </w:rPr>
          <w:tab/>
          <w:delText>145</w:delText>
        </w:r>
      </w:del>
    </w:p>
    <w:p w14:paraId="00765EC5" w14:textId="249B49EE" w:rsidR="005E5C94" w:rsidDel="00EB1DAE" w:rsidRDefault="005E5C94">
      <w:pPr>
        <w:pStyle w:val="Verzeichnis2"/>
        <w:tabs>
          <w:tab w:val="right" w:leader="dot" w:pos="9350"/>
        </w:tabs>
        <w:rPr>
          <w:del w:id="1454" w:author="Andreas Kuehne" w:date="2019-05-09T22:04:00Z"/>
          <w:rFonts w:asciiTheme="minorHAnsi" w:eastAsiaTheme="minorEastAsia" w:hAnsiTheme="minorHAnsi" w:cstheme="minorBidi"/>
          <w:noProof/>
          <w:sz w:val="22"/>
          <w:szCs w:val="22"/>
          <w:lang w:val="en-GB" w:eastAsia="en-GB"/>
        </w:rPr>
      </w:pPr>
      <w:del w:id="1455" w:author="Andreas Kuehne" w:date="2019-05-09T22:04:00Z">
        <w:r w:rsidRPr="00EB1DAE" w:rsidDel="00EB1DAE">
          <w:rPr>
            <w:rStyle w:val="Hyperlink"/>
            <w:noProof/>
            <w:lang w:val="en-GB"/>
          </w:rPr>
          <w:delText>11.1 Conformance as a DSS version 2.0 document</w:delText>
        </w:r>
        <w:r w:rsidDel="00EB1DAE">
          <w:rPr>
            <w:noProof/>
            <w:webHidden/>
          </w:rPr>
          <w:tab/>
          <w:delText>145</w:delText>
        </w:r>
      </w:del>
    </w:p>
    <w:p w14:paraId="581E4B09" w14:textId="22577EA9" w:rsidR="005E5C94" w:rsidDel="00EB1DAE" w:rsidRDefault="005E5C94">
      <w:pPr>
        <w:pStyle w:val="Verzeichnis3"/>
        <w:tabs>
          <w:tab w:val="right" w:leader="dot" w:pos="9350"/>
        </w:tabs>
        <w:rPr>
          <w:del w:id="1456" w:author="Andreas Kuehne" w:date="2019-05-09T22:04:00Z"/>
          <w:rFonts w:asciiTheme="minorHAnsi" w:eastAsiaTheme="minorEastAsia" w:hAnsiTheme="minorHAnsi" w:cstheme="minorBidi"/>
          <w:noProof/>
          <w:sz w:val="22"/>
          <w:szCs w:val="22"/>
          <w:lang w:val="en-GB" w:eastAsia="en-GB"/>
        </w:rPr>
      </w:pPr>
      <w:del w:id="1457"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11.1.1</w:delText>
        </w:r>
        <w:r w:rsidRPr="00EB1DAE" w:rsidDel="00EB1DAE">
          <w:rPr>
            <w:rStyle w:val="Hyperlink"/>
            <w:noProof/>
            <w:lang w:val="en-GB"/>
          </w:rPr>
          <w:delText xml:space="preserve"> Conformance for JSON format</w:delText>
        </w:r>
        <w:r w:rsidDel="00EB1DAE">
          <w:rPr>
            <w:noProof/>
            <w:webHidden/>
          </w:rPr>
          <w:tab/>
          <w:delText>145</w:delText>
        </w:r>
      </w:del>
    </w:p>
    <w:p w14:paraId="1D317D34" w14:textId="2E5B21A7" w:rsidR="005E5C94" w:rsidDel="00EB1DAE" w:rsidRDefault="005E5C94">
      <w:pPr>
        <w:pStyle w:val="Verzeichnis3"/>
        <w:tabs>
          <w:tab w:val="right" w:leader="dot" w:pos="9350"/>
        </w:tabs>
        <w:rPr>
          <w:del w:id="1458" w:author="Andreas Kuehne" w:date="2019-05-09T22:04:00Z"/>
          <w:rFonts w:asciiTheme="minorHAnsi" w:eastAsiaTheme="minorEastAsia" w:hAnsiTheme="minorHAnsi" w:cstheme="minorBidi"/>
          <w:noProof/>
          <w:sz w:val="22"/>
          <w:szCs w:val="22"/>
          <w:lang w:val="en-GB" w:eastAsia="en-GB"/>
        </w:rPr>
      </w:pPr>
      <w:del w:id="1459"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11.1.2</w:delText>
        </w:r>
        <w:r w:rsidRPr="00EB1DAE" w:rsidDel="00EB1DAE">
          <w:rPr>
            <w:rStyle w:val="Hyperlink"/>
            <w:noProof/>
            <w:lang w:val="en-GB"/>
          </w:rPr>
          <w:delText xml:space="preserve"> Conformance for XML format</w:delText>
        </w:r>
        <w:r w:rsidDel="00EB1DAE">
          <w:rPr>
            <w:noProof/>
            <w:webHidden/>
          </w:rPr>
          <w:tab/>
          <w:delText>145</w:delText>
        </w:r>
      </w:del>
    </w:p>
    <w:p w14:paraId="0E9CE62C" w14:textId="6626381C" w:rsidR="005E5C94" w:rsidDel="00EB1DAE" w:rsidRDefault="005E5C94">
      <w:pPr>
        <w:pStyle w:val="Verzeichnis3"/>
        <w:tabs>
          <w:tab w:val="right" w:leader="dot" w:pos="9350"/>
        </w:tabs>
        <w:rPr>
          <w:del w:id="1460" w:author="Andreas Kuehne" w:date="2019-05-09T22:04:00Z"/>
          <w:rFonts w:asciiTheme="minorHAnsi" w:eastAsiaTheme="minorEastAsia" w:hAnsiTheme="minorHAnsi" w:cstheme="minorBidi"/>
          <w:noProof/>
          <w:sz w:val="22"/>
          <w:szCs w:val="22"/>
          <w:lang w:val="en-GB" w:eastAsia="en-GB"/>
        </w:rPr>
      </w:pPr>
      <w:del w:id="1461"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11.1.3</w:delText>
        </w:r>
        <w:r w:rsidRPr="00EB1DAE" w:rsidDel="00EB1DAE">
          <w:rPr>
            <w:rStyle w:val="Hyperlink"/>
            <w:noProof/>
            <w:lang w:val="en-GB"/>
          </w:rPr>
          <w:delText xml:space="preserve"> Conformance for DSS Server</w:delText>
        </w:r>
        <w:r w:rsidDel="00EB1DAE">
          <w:rPr>
            <w:noProof/>
            <w:webHidden/>
          </w:rPr>
          <w:tab/>
          <w:delText>145</w:delText>
        </w:r>
      </w:del>
    </w:p>
    <w:p w14:paraId="3436D4E4" w14:textId="0DB1734A" w:rsidR="005E5C94" w:rsidDel="00EB1DAE" w:rsidRDefault="005E5C94">
      <w:pPr>
        <w:pStyle w:val="Verzeichnis3"/>
        <w:tabs>
          <w:tab w:val="right" w:leader="dot" w:pos="9350"/>
        </w:tabs>
        <w:rPr>
          <w:del w:id="1462" w:author="Andreas Kuehne" w:date="2019-05-09T22:04:00Z"/>
          <w:rFonts w:asciiTheme="minorHAnsi" w:eastAsiaTheme="minorEastAsia" w:hAnsiTheme="minorHAnsi" w:cstheme="minorBidi"/>
          <w:noProof/>
          <w:sz w:val="22"/>
          <w:szCs w:val="22"/>
          <w:lang w:val="en-GB" w:eastAsia="en-GB"/>
        </w:rPr>
      </w:pPr>
      <w:del w:id="1463"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11.1.4</w:delText>
        </w:r>
        <w:r w:rsidRPr="00EB1DAE" w:rsidDel="00EB1DAE">
          <w:rPr>
            <w:rStyle w:val="Hyperlink"/>
            <w:noProof/>
            <w:lang w:val="en-GB"/>
          </w:rPr>
          <w:delText xml:space="preserve"> Conformance for DSS Client</w:delText>
        </w:r>
        <w:r w:rsidDel="00EB1DAE">
          <w:rPr>
            <w:noProof/>
            <w:webHidden/>
          </w:rPr>
          <w:tab/>
          <w:delText>145</w:delText>
        </w:r>
      </w:del>
    </w:p>
    <w:p w14:paraId="3691FD6E" w14:textId="29655E0B" w:rsidR="005E5C94" w:rsidDel="00EB1DAE" w:rsidRDefault="005E5C94">
      <w:pPr>
        <w:pStyle w:val="Verzeichnis1"/>
        <w:rPr>
          <w:del w:id="1464" w:author="Andreas Kuehne" w:date="2019-05-09T22:04:00Z"/>
          <w:rFonts w:asciiTheme="minorHAnsi" w:eastAsiaTheme="minorEastAsia" w:hAnsiTheme="minorHAnsi" w:cstheme="minorBidi"/>
          <w:noProof/>
          <w:sz w:val="22"/>
          <w:szCs w:val="22"/>
          <w:lang w:val="en-GB" w:eastAsia="en-GB"/>
        </w:rPr>
      </w:pPr>
      <w:del w:id="1465"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Appendix A.</w:delText>
        </w:r>
        <w:r w:rsidRPr="00EB1DAE" w:rsidDel="00EB1DAE">
          <w:rPr>
            <w:rStyle w:val="Hyperlink"/>
            <w:noProof/>
            <w:lang w:val="en-GB"/>
          </w:rPr>
          <w:delText xml:space="preserve"> Acknowledgments</w:delText>
        </w:r>
        <w:r w:rsidDel="00EB1DAE">
          <w:rPr>
            <w:noProof/>
            <w:webHidden/>
          </w:rPr>
          <w:tab/>
          <w:delText>146</w:delText>
        </w:r>
      </w:del>
    </w:p>
    <w:p w14:paraId="19B42D32" w14:textId="70FA6758" w:rsidR="005E5C94" w:rsidDel="00EB1DAE" w:rsidRDefault="005E5C94">
      <w:pPr>
        <w:pStyle w:val="Verzeichnis1"/>
        <w:rPr>
          <w:del w:id="1466" w:author="Andreas Kuehne" w:date="2019-05-09T22:04:00Z"/>
          <w:rFonts w:asciiTheme="minorHAnsi" w:eastAsiaTheme="minorEastAsia" w:hAnsiTheme="minorHAnsi" w:cstheme="minorBidi"/>
          <w:noProof/>
          <w:sz w:val="22"/>
          <w:szCs w:val="22"/>
          <w:lang w:val="en-GB" w:eastAsia="en-GB"/>
        </w:rPr>
      </w:pPr>
      <w:del w:id="1467"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Appendix B.</w:delText>
        </w:r>
        <w:r w:rsidRPr="00EB1DAE" w:rsidDel="00EB1DAE">
          <w:rPr>
            <w:rStyle w:val="Hyperlink"/>
            <w:noProof/>
            <w:lang w:val="en-GB"/>
          </w:rPr>
          <w:delText xml:space="preserve"> Index of Components and Elements</w:delText>
        </w:r>
        <w:r w:rsidDel="00EB1DAE">
          <w:rPr>
            <w:noProof/>
            <w:webHidden/>
          </w:rPr>
          <w:tab/>
          <w:delText>147</w:delText>
        </w:r>
      </w:del>
    </w:p>
    <w:p w14:paraId="30368E8A" w14:textId="553019DD" w:rsidR="005E5C94" w:rsidDel="00EB1DAE" w:rsidRDefault="005E5C94">
      <w:pPr>
        <w:pStyle w:val="Verzeichnis1"/>
        <w:rPr>
          <w:del w:id="1468" w:author="Andreas Kuehne" w:date="2019-05-09T22:04:00Z"/>
          <w:rFonts w:asciiTheme="minorHAnsi" w:eastAsiaTheme="minorEastAsia" w:hAnsiTheme="minorHAnsi" w:cstheme="minorBidi"/>
          <w:noProof/>
          <w:sz w:val="22"/>
          <w:szCs w:val="22"/>
          <w:lang w:val="en-GB" w:eastAsia="en-GB"/>
        </w:rPr>
      </w:pPr>
      <w:del w:id="1469"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Appendix C.</w:delText>
        </w:r>
        <w:r w:rsidRPr="00EB1DAE" w:rsidDel="00EB1DAE">
          <w:rPr>
            <w:rStyle w:val="Hyperlink"/>
            <w:noProof/>
            <w:lang w:val="en-GB"/>
          </w:rPr>
          <w:delText xml:space="preserve"> List of Figures</w:delText>
        </w:r>
        <w:r w:rsidDel="00EB1DAE">
          <w:rPr>
            <w:noProof/>
            <w:webHidden/>
          </w:rPr>
          <w:tab/>
          <w:delText>150</w:delText>
        </w:r>
      </w:del>
    </w:p>
    <w:p w14:paraId="38070087" w14:textId="55390EE4" w:rsidR="005E5C94" w:rsidDel="00EB1DAE" w:rsidRDefault="005E5C94">
      <w:pPr>
        <w:pStyle w:val="Verzeichnis1"/>
        <w:rPr>
          <w:del w:id="1470" w:author="Andreas Kuehne" w:date="2019-05-09T22:04:00Z"/>
          <w:rFonts w:asciiTheme="minorHAnsi" w:eastAsiaTheme="minorEastAsia" w:hAnsiTheme="minorHAnsi" w:cstheme="minorBidi"/>
          <w:noProof/>
          <w:sz w:val="22"/>
          <w:szCs w:val="22"/>
          <w:lang w:val="en-GB" w:eastAsia="en-GB"/>
        </w:rPr>
      </w:pPr>
      <w:del w:id="1471" w:author="Andreas Kuehne" w:date="2019-05-09T22:04:00Z">
        <w:r w:rsidRPr="00EB1DAE" w:rsidDel="00EB1DAE">
          <w:rPr>
            <w:rStyle w:val="Hyperlink"/>
            <w:noProof/>
            <w:lang w:val="en-GB"/>
            <w14:scene3d>
              <w14:camera w14:prst="orthographicFront"/>
              <w14:lightRig w14:rig="threePt" w14:dir="t">
                <w14:rot w14:lat="0" w14:lon="0" w14:rev="0"/>
              </w14:lightRig>
            </w14:scene3d>
          </w:rPr>
          <w:delText>Appendix D.</w:delText>
        </w:r>
        <w:r w:rsidRPr="00EB1DAE" w:rsidDel="00EB1DAE">
          <w:rPr>
            <w:rStyle w:val="Hyperlink"/>
            <w:noProof/>
            <w:lang w:val="en-GB"/>
          </w:rPr>
          <w:delText xml:space="preserve"> Revision History</w:delText>
        </w:r>
        <w:r w:rsidDel="00EB1DAE">
          <w:rPr>
            <w:noProof/>
            <w:webHidden/>
          </w:rPr>
          <w:tab/>
          <w:delText>151</w:delText>
        </w:r>
      </w:del>
    </w:p>
    <w:p w14:paraId="7FABFDF3" w14:textId="77777777" w:rsidR="00177DED" w:rsidRPr="003A06D0" w:rsidRDefault="00294283" w:rsidP="008C100C">
      <w:pPr>
        <w:pStyle w:val="TextBody"/>
        <w:rPr>
          <w:lang w:val="en-GB"/>
        </w:rPr>
      </w:pPr>
      <w:r w:rsidRPr="003A06D0">
        <w:rPr>
          <w:szCs w:val="24"/>
          <w:lang w:val="en-GB"/>
        </w:rPr>
        <w:fldChar w:fldCharType="end"/>
      </w:r>
    </w:p>
    <w:p w14:paraId="043A5B5A" w14:textId="77777777" w:rsidR="00177DED" w:rsidRPr="003A06D0" w:rsidRDefault="00177DED" w:rsidP="008C100C">
      <w:pPr>
        <w:pStyle w:val="TextBody"/>
        <w:rPr>
          <w:lang w:val="en-GB"/>
        </w:rPr>
        <w:sectPr w:rsidR="00177DED" w:rsidRPr="003A06D0" w:rsidSect="003D1945">
          <w:headerReference w:type="even" r:id="rId31"/>
          <w:footerReference w:type="default" r:id="rId32"/>
          <w:footerReference w:type="first" r:id="rId33"/>
          <w:pgSz w:w="12240" w:h="15840" w:code="1"/>
          <w:pgMar w:top="1440" w:right="1440" w:bottom="720" w:left="1440" w:header="720" w:footer="720" w:gutter="0"/>
          <w:cols w:space="720"/>
          <w:docGrid w:linePitch="360"/>
        </w:sectPr>
      </w:pPr>
    </w:p>
    <w:p w14:paraId="4DCF39C7" w14:textId="77777777" w:rsidR="00BF4F83" w:rsidRPr="003A06D0" w:rsidRDefault="00BF4F83" w:rsidP="00AA52F6">
      <w:pPr>
        <w:pStyle w:val="berschrift1"/>
        <w:numPr>
          <w:ilvl w:val="0"/>
          <w:numId w:val="3"/>
        </w:numPr>
        <w:rPr>
          <w:lang w:val="en-GB"/>
        </w:rPr>
      </w:pPr>
      <w:bookmarkStart w:id="1479" w:name="_Toc480914659"/>
      <w:bookmarkStart w:id="1480" w:name="_Toc481064850"/>
      <w:bookmarkStart w:id="1481" w:name="_Ref512158346"/>
      <w:bookmarkStart w:id="1482" w:name="_Ref514173371"/>
      <w:bookmarkStart w:id="1483" w:name="_Toc522668476"/>
      <w:bookmarkStart w:id="1484" w:name="_Ref534804142"/>
      <w:bookmarkStart w:id="1485" w:name="_Ref534804148"/>
      <w:bookmarkStart w:id="1486" w:name="_Ref534804150"/>
      <w:bookmarkStart w:id="1487" w:name="_Toc10206718"/>
      <w:r w:rsidRPr="003A06D0">
        <w:rPr>
          <w:lang w:val="en-GB"/>
        </w:rPr>
        <w:t>Introduction</w:t>
      </w:r>
      <w:bookmarkEnd w:id="1479"/>
      <w:bookmarkEnd w:id="1480"/>
      <w:bookmarkEnd w:id="1481"/>
      <w:bookmarkEnd w:id="1482"/>
      <w:bookmarkEnd w:id="1483"/>
      <w:bookmarkEnd w:id="1484"/>
      <w:bookmarkEnd w:id="1485"/>
      <w:bookmarkEnd w:id="1486"/>
      <w:bookmarkEnd w:id="1487"/>
    </w:p>
    <w:p w14:paraId="21E855F8" w14:textId="77777777" w:rsidR="00BF4F83" w:rsidRPr="003A06D0" w:rsidRDefault="00BF4F83" w:rsidP="00BF4F83">
      <w:pPr>
        <w:rPr>
          <w:lang w:val="en-GB"/>
        </w:rPr>
      </w:pPr>
      <w:r w:rsidRPr="003A06D0">
        <w:rPr>
          <w:lang w:val="en-GB"/>
        </w:rPr>
        <w:fldChar w:fldCharType="begin"/>
      </w:r>
      <w:r w:rsidRPr="003A06D0">
        <w:rPr>
          <w:lang w:val="en-GB"/>
        </w:rPr>
        <w:instrText xml:space="preserve"> MACROBUTTON  NoMacro [All text is normative unless otherwise labeled] </w:instrText>
      </w:r>
      <w:r w:rsidRPr="003A06D0">
        <w:rPr>
          <w:lang w:val="en-GB"/>
        </w:rPr>
        <w:fldChar w:fldCharType="end"/>
      </w:r>
    </w:p>
    <w:p w14:paraId="6936DA4A" w14:textId="77777777" w:rsidR="00BF4F83" w:rsidRPr="003A06D0" w:rsidRDefault="00BF4F83" w:rsidP="00AA52F6">
      <w:pPr>
        <w:pStyle w:val="berschrift2"/>
        <w:numPr>
          <w:ilvl w:val="1"/>
          <w:numId w:val="3"/>
        </w:numPr>
        <w:rPr>
          <w:lang w:val="en-GB"/>
        </w:rPr>
      </w:pPr>
      <w:bookmarkStart w:id="1488" w:name="_Toc485123858"/>
      <w:bookmarkStart w:id="1489" w:name="_Toc522668477"/>
      <w:bookmarkStart w:id="1490" w:name="_Toc10206719"/>
      <w:r w:rsidRPr="003A06D0">
        <w:rPr>
          <w:lang w:val="en-GB"/>
        </w:rPr>
        <w:t>IPR Policy</w:t>
      </w:r>
      <w:bookmarkEnd w:id="1488"/>
      <w:bookmarkEnd w:id="1489"/>
      <w:bookmarkEnd w:id="1490"/>
    </w:p>
    <w:p w14:paraId="786148DB" w14:textId="77777777" w:rsidR="00BF4F83" w:rsidRPr="003A06D0" w:rsidRDefault="00BF4F83" w:rsidP="00BF4F83">
      <w:pPr>
        <w:pStyle w:val="Abstract"/>
        <w:ind w:left="0"/>
        <w:rPr>
          <w:lang w:val="en-GB"/>
        </w:rPr>
      </w:pPr>
      <w:bookmarkStart w:id="1491" w:name="_Hlk522725139"/>
      <w:r w:rsidRPr="003A06D0">
        <w:rPr>
          <w:lang w:val="en-GB"/>
        </w:rPr>
        <w:t xml:space="preserve">This specification is provided under the </w:t>
      </w:r>
      <w:hyperlink r:id="rId34" w:anchor="RF-on-Limited-Mode" w:history="1">
        <w:r w:rsidRPr="003A06D0">
          <w:rPr>
            <w:rStyle w:val="Hyperlink"/>
            <w:lang w:val="en-GB"/>
          </w:rPr>
          <w:t>RF on Limited Terms</w:t>
        </w:r>
      </w:hyperlink>
      <w:r w:rsidRPr="003A06D0">
        <w:rPr>
          <w:lang w:val="en-GB"/>
        </w:rPr>
        <w:t xml:space="preserve"> Mode of the </w:t>
      </w:r>
      <w:hyperlink r:id="rId35" w:history="1">
        <w:r w:rsidRPr="003A06D0">
          <w:rPr>
            <w:rStyle w:val="Hyperlink"/>
            <w:lang w:val="en-GB"/>
          </w:rPr>
          <w:t>OASIS IPR Policy</w:t>
        </w:r>
      </w:hyperlink>
      <w:r w:rsidRPr="003A06D0">
        <w:rPr>
          <w:lang w:val="en-GB"/>
        </w:rPr>
        <w:t>, the mode chosen when the Technical Committee was established. For information on whether any patents have been disclosed that may be essential to implementing this specification, and any offers of patent licensing terms, please refer to the Intellectual Property Rights section of the TC’s web page (</w:t>
      </w:r>
      <w:hyperlink r:id="rId36" w:history="1">
        <w:r w:rsidRPr="003A06D0">
          <w:rPr>
            <w:rStyle w:val="Hyperlink"/>
            <w:lang w:val="en-GB"/>
          </w:rPr>
          <w:t>https://www.oasis-open.org/committees/dss-x/ipr.php</w:t>
        </w:r>
      </w:hyperlink>
      <w:r w:rsidRPr="003A06D0">
        <w:rPr>
          <w:lang w:val="en-GB"/>
        </w:rPr>
        <w:t>).</w:t>
      </w:r>
      <w:bookmarkEnd w:id="1491"/>
    </w:p>
    <w:p w14:paraId="4735030D" w14:textId="77777777" w:rsidR="00BF4F83" w:rsidRPr="003A06D0" w:rsidRDefault="00BF4F83" w:rsidP="00AA52F6">
      <w:pPr>
        <w:pStyle w:val="berschrift2"/>
        <w:numPr>
          <w:ilvl w:val="1"/>
          <w:numId w:val="3"/>
        </w:numPr>
        <w:rPr>
          <w:lang w:val="en-GB"/>
        </w:rPr>
      </w:pPr>
      <w:bookmarkStart w:id="1492" w:name="_Toc85472893"/>
      <w:bookmarkStart w:id="1493" w:name="_Toc287332007"/>
      <w:bookmarkStart w:id="1494" w:name="_Toc480914661"/>
      <w:bookmarkStart w:id="1495" w:name="_Toc481064852"/>
      <w:bookmarkStart w:id="1496" w:name="_Toc516357994"/>
      <w:bookmarkStart w:id="1497" w:name="_Toc522668478"/>
      <w:bookmarkStart w:id="1498" w:name="_Toc10206720"/>
      <w:r w:rsidRPr="003A06D0">
        <w:rPr>
          <w:lang w:val="en-GB"/>
        </w:rPr>
        <w:t>Terminology</w:t>
      </w:r>
      <w:bookmarkEnd w:id="1492"/>
      <w:bookmarkEnd w:id="1493"/>
      <w:bookmarkEnd w:id="1494"/>
      <w:bookmarkEnd w:id="1495"/>
      <w:bookmarkEnd w:id="1496"/>
      <w:bookmarkEnd w:id="1497"/>
      <w:bookmarkEnd w:id="1498"/>
    </w:p>
    <w:p w14:paraId="57C2EF8D" w14:textId="77777777" w:rsidR="00BF4F83" w:rsidRPr="003A06D0" w:rsidRDefault="00BF4F83" w:rsidP="00BF4F83">
      <w:pPr>
        <w:rPr>
          <w:lang w:val="en-GB"/>
        </w:rPr>
      </w:pPr>
      <w:r w:rsidRPr="003A06D0">
        <w:rPr>
          <w:lang w:val="en-GB"/>
        </w:rPr>
        <w:t>The key words “MUST”, “MUST NOT”, “REQUIRED”, “SHALL”, “SHALL NOT”, “SHOULD”, “SHOULD NOT”, “RECOMMENDED”, “MAY”, and “OPTIONAL” in this document are to be interpreted as described in [</w:t>
      </w:r>
      <w:hyperlink w:anchor="refRFC2119" w:history="1">
        <w:r w:rsidRPr="003A06D0">
          <w:rPr>
            <w:rStyle w:val="Hyperlink"/>
            <w:lang w:val="en-GB"/>
          </w:rPr>
          <w:t>RFC2119</w:t>
        </w:r>
      </w:hyperlink>
      <w:r w:rsidRPr="003A06D0">
        <w:rPr>
          <w:lang w:val="en-GB"/>
        </w:rPr>
        <w:t>] and [</w:t>
      </w:r>
      <w:hyperlink w:anchor="refRFC8174" w:history="1">
        <w:r w:rsidRPr="003A06D0">
          <w:rPr>
            <w:rStyle w:val="Hyperlink"/>
            <w:lang w:val="en-GB"/>
          </w:rPr>
          <w:t>RFC8174</w:t>
        </w:r>
      </w:hyperlink>
      <w:r w:rsidRPr="003A06D0">
        <w:rPr>
          <w:lang w:val="en-GB"/>
        </w:rPr>
        <w:t>].</w:t>
      </w:r>
    </w:p>
    <w:p w14:paraId="6C6CC84A" w14:textId="77777777" w:rsidR="00BF4F83" w:rsidRPr="003A06D0" w:rsidRDefault="00BF4F83" w:rsidP="00383FF4">
      <w:pPr>
        <w:pStyle w:val="berschrift3"/>
        <w:rPr>
          <w:lang w:val="en-GB"/>
        </w:rPr>
      </w:pPr>
      <w:bookmarkStart w:id="1499" w:name="_Toc478074531"/>
      <w:bookmarkStart w:id="1500" w:name="_Toc480914662"/>
      <w:bookmarkStart w:id="1501" w:name="_Toc481064853"/>
      <w:bookmarkStart w:id="1502" w:name="_Toc516359662"/>
      <w:bookmarkStart w:id="1503" w:name="_Toc522668479"/>
      <w:bookmarkStart w:id="1504" w:name="_Toc10206721"/>
      <w:r w:rsidRPr="003A06D0">
        <w:rPr>
          <w:lang w:val="en-GB"/>
        </w:rPr>
        <w:t>Terms and Definitions</w:t>
      </w:r>
      <w:bookmarkEnd w:id="1499"/>
      <w:bookmarkEnd w:id="1500"/>
      <w:bookmarkEnd w:id="1501"/>
      <w:bookmarkEnd w:id="1502"/>
      <w:bookmarkEnd w:id="1503"/>
      <w:bookmarkEnd w:id="1504"/>
    </w:p>
    <w:p w14:paraId="244CB772" w14:textId="77777777" w:rsidR="00BF4F83" w:rsidRPr="003A06D0" w:rsidRDefault="00BF4F83" w:rsidP="00BF4F83">
      <w:pPr>
        <w:spacing w:before="0" w:after="0"/>
        <w:rPr>
          <w:lang w:val="en-GB"/>
        </w:rPr>
      </w:pPr>
      <w:r w:rsidRPr="003A06D0">
        <w:rPr>
          <w:lang w:val="en-GB"/>
        </w:rPr>
        <w:t>For the purposes of this document no specific terms or definitions have been identified as deviating from the usual meaning in the context of XML / JSON schema, digital signatures or transport.</w:t>
      </w:r>
    </w:p>
    <w:p w14:paraId="2E264DEE" w14:textId="77777777" w:rsidR="00BF4F83" w:rsidRPr="003A06D0" w:rsidRDefault="00BF4F83" w:rsidP="00AA52F6">
      <w:pPr>
        <w:pStyle w:val="berschrift3"/>
        <w:numPr>
          <w:ilvl w:val="2"/>
          <w:numId w:val="3"/>
        </w:numPr>
        <w:rPr>
          <w:lang w:val="en-GB"/>
        </w:rPr>
      </w:pPr>
      <w:bookmarkStart w:id="1505" w:name="_Toc478074532"/>
      <w:bookmarkStart w:id="1506" w:name="_Toc480914663"/>
      <w:bookmarkStart w:id="1507" w:name="_Toc481064854"/>
      <w:bookmarkStart w:id="1508" w:name="_Toc516359663"/>
      <w:bookmarkStart w:id="1509" w:name="_Toc522668480"/>
      <w:bookmarkStart w:id="1510" w:name="_Toc10206722"/>
      <w:r w:rsidRPr="003A06D0">
        <w:rPr>
          <w:lang w:val="en-GB"/>
        </w:rPr>
        <w:t>Abbreviated Terms</w:t>
      </w:r>
      <w:bookmarkEnd w:id="1505"/>
      <w:bookmarkEnd w:id="1506"/>
      <w:bookmarkEnd w:id="1507"/>
      <w:bookmarkEnd w:id="1508"/>
      <w:bookmarkEnd w:id="1509"/>
      <w:bookmarkEnd w:id="1510"/>
    </w:p>
    <w:p w14:paraId="0E88822C" w14:textId="77777777" w:rsidR="00BF4F83" w:rsidRPr="003A06D0" w:rsidRDefault="00BF4F83" w:rsidP="00BF4F83">
      <w:pPr>
        <w:ind w:left="720"/>
        <w:rPr>
          <w:lang w:val="en-GB"/>
        </w:rPr>
      </w:pPr>
      <w:r w:rsidRPr="003A06D0">
        <w:rPr>
          <w:lang w:val="en-GB"/>
        </w:rPr>
        <w:t xml:space="preserve">ASN.1 </w:t>
      </w:r>
      <w:r w:rsidRPr="003A06D0">
        <w:rPr>
          <w:lang w:val="en-GB"/>
        </w:rPr>
        <w:tab/>
        <w:t>— Abstract Syntax Notation One</w:t>
      </w:r>
    </w:p>
    <w:p w14:paraId="25F69C3D" w14:textId="77777777" w:rsidR="00BF4F83" w:rsidRPr="003A06D0" w:rsidRDefault="00BF4F83" w:rsidP="00BF4F83">
      <w:pPr>
        <w:ind w:left="720"/>
        <w:rPr>
          <w:lang w:val="en-GB"/>
        </w:rPr>
      </w:pPr>
      <w:r w:rsidRPr="003A06D0">
        <w:rPr>
          <w:lang w:val="en-GB"/>
        </w:rPr>
        <w:t xml:space="preserve">URI </w:t>
      </w:r>
      <w:r w:rsidRPr="003A06D0">
        <w:rPr>
          <w:lang w:val="en-GB"/>
        </w:rPr>
        <w:tab/>
        <w:t>— (IETF) Uniform Resource Identifier</w:t>
      </w:r>
    </w:p>
    <w:p w14:paraId="00D4AA3A" w14:textId="77777777" w:rsidR="00BF4F83" w:rsidRPr="003A06D0" w:rsidRDefault="00BF4F83" w:rsidP="00BF4F83">
      <w:pPr>
        <w:ind w:left="720"/>
        <w:rPr>
          <w:lang w:val="en-GB"/>
        </w:rPr>
      </w:pPr>
      <w:r w:rsidRPr="003A06D0">
        <w:rPr>
          <w:lang w:val="en-GB"/>
        </w:rPr>
        <w:t xml:space="preserve">XML </w:t>
      </w:r>
      <w:r w:rsidRPr="003A06D0">
        <w:rPr>
          <w:lang w:val="en-GB"/>
        </w:rPr>
        <w:tab/>
        <w:t>— (W3C) Extensible Markup Language</w:t>
      </w:r>
    </w:p>
    <w:p w14:paraId="79933348" w14:textId="77777777" w:rsidR="00BF4F83" w:rsidRPr="003A06D0" w:rsidRDefault="00BF4F83" w:rsidP="00BF4F83">
      <w:pPr>
        <w:ind w:left="720"/>
        <w:rPr>
          <w:lang w:val="en-GB"/>
        </w:rPr>
      </w:pPr>
      <w:r w:rsidRPr="003A06D0">
        <w:rPr>
          <w:lang w:val="en-GB"/>
        </w:rPr>
        <w:t xml:space="preserve">XSD </w:t>
      </w:r>
      <w:r w:rsidRPr="003A06D0">
        <w:rPr>
          <w:lang w:val="en-GB"/>
        </w:rPr>
        <w:tab/>
        <w:t>— (W3C) XML Schema</w:t>
      </w:r>
    </w:p>
    <w:p w14:paraId="1F23448D" w14:textId="77777777" w:rsidR="00BF4F83" w:rsidRPr="003A06D0" w:rsidRDefault="00BF4F83" w:rsidP="00AA52F6">
      <w:pPr>
        <w:pStyle w:val="berschrift2"/>
        <w:numPr>
          <w:ilvl w:val="1"/>
          <w:numId w:val="3"/>
        </w:numPr>
        <w:rPr>
          <w:lang w:val="en-GB"/>
        </w:rPr>
      </w:pPr>
      <w:bookmarkStart w:id="1511" w:name="_Ref7502892"/>
      <w:bookmarkStart w:id="1512" w:name="_Toc12011611"/>
      <w:bookmarkStart w:id="1513" w:name="_Toc85472894"/>
      <w:bookmarkStart w:id="1514" w:name="_Toc287332008"/>
      <w:bookmarkStart w:id="1515" w:name="_Toc480914664"/>
      <w:bookmarkStart w:id="1516" w:name="_Toc481064855"/>
      <w:bookmarkStart w:id="1517" w:name="_Toc516357995"/>
      <w:bookmarkStart w:id="1518" w:name="_Toc522668481"/>
      <w:bookmarkStart w:id="1519" w:name="_Toc10206723"/>
      <w:r w:rsidRPr="003A06D0">
        <w:rPr>
          <w:lang w:val="en-GB"/>
        </w:rPr>
        <w:t>Normative</w:t>
      </w:r>
      <w:bookmarkEnd w:id="1511"/>
      <w:bookmarkEnd w:id="1512"/>
      <w:r w:rsidRPr="003A06D0">
        <w:rPr>
          <w:lang w:val="en-GB"/>
        </w:rPr>
        <w:t xml:space="preserve"> References</w:t>
      </w:r>
      <w:bookmarkEnd w:id="1513"/>
      <w:bookmarkEnd w:id="1514"/>
      <w:bookmarkEnd w:id="1515"/>
      <w:bookmarkEnd w:id="1516"/>
      <w:bookmarkEnd w:id="1517"/>
      <w:bookmarkEnd w:id="1518"/>
      <w:bookmarkEnd w:id="1519"/>
    </w:p>
    <w:p w14:paraId="270989C0" w14:textId="759D6DE3" w:rsidR="00BF4F83" w:rsidRPr="003A06D0" w:rsidRDefault="00BF4F83" w:rsidP="00BF4F83">
      <w:pPr>
        <w:pStyle w:val="Ref"/>
        <w:rPr>
          <w:lang w:val="en-GB"/>
        </w:rPr>
      </w:pPr>
      <w:r w:rsidRPr="003A06D0">
        <w:rPr>
          <w:rStyle w:val="Refterm"/>
          <w:lang w:val="en-GB"/>
        </w:rPr>
        <w:t>[DSBXSD]</w:t>
      </w:r>
      <w:r w:rsidRPr="003A06D0">
        <w:rPr>
          <w:lang w:val="en-GB"/>
        </w:rPr>
        <w:tab/>
        <w:t xml:space="preserve">A. Kuehne, S. Hagen.  </w:t>
      </w:r>
      <w:r w:rsidRPr="003A06D0">
        <w:rPr>
          <w:i/>
          <w:iCs/>
          <w:lang w:val="en-GB"/>
        </w:rPr>
        <w:t>DSS 2.0 Base XML Schema</w:t>
      </w:r>
      <w:r w:rsidRPr="003A06D0">
        <w:rPr>
          <w:lang w:val="en-GB"/>
        </w:rPr>
        <w:t>.  OASIS</w:t>
      </w:r>
      <w:ins w:id="1520" w:author="Andreas Kuehne" w:date="2019-05-09T23:11:00Z">
        <w:r w:rsidR="00E828C7">
          <w:rPr>
            <w:lang w:val="en-GB"/>
          </w:rPr>
          <w:t xml:space="preserve">, </w:t>
        </w:r>
      </w:ins>
      <w:ins w:id="1521" w:author="Andreas Kuehne" w:date="2019-05-09T23:12:00Z">
        <w:r w:rsidR="00E828C7">
          <w:rPr>
            <w:lang w:val="en-GB"/>
          </w:rPr>
          <w:fldChar w:fldCharType="begin"/>
        </w:r>
        <w:r w:rsidR="00E828C7">
          <w:rPr>
            <w:lang w:val="en-GB"/>
          </w:rPr>
          <w:instrText xml:space="preserve"> HYPERLINK "http://docs.oasis-open.org/dss-x/dss-core/v2.0/cs01/schema/oasis-dss-base-schema.xsd" </w:instrText>
        </w:r>
        <w:r w:rsidR="00E828C7">
          <w:rPr>
            <w:lang w:val="en-GB"/>
          </w:rPr>
          <w:fldChar w:fldCharType="separate"/>
        </w:r>
        <w:r w:rsidR="00E828C7" w:rsidRPr="00E828C7">
          <w:rPr>
            <w:rStyle w:val="Hyperlink"/>
            <w:lang w:val="en-GB"/>
          </w:rPr>
          <w:t>oasis-dss-base-schema.xsd</w:t>
        </w:r>
        <w:r w:rsidR="00E828C7">
          <w:rPr>
            <w:lang w:val="en-GB"/>
          </w:rPr>
          <w:fldChar w:fldCharType="end"/>
        </w:r>
      </w:ins>
      <w:del w:id="1522" w:author="Andreas Kuehne" w:date="2019-05-09T23:11:00Z">
        <w:r w:rsidRPr="003A06D0" w:rsidDel="00E828C7">
          <w:rPr>
            <w:lang w:val="en-GB"/>
          </w:rPr>
          <w:delText>.</w:delText>
        </w:r>
      </w:del>
    </w:p>
    <w:p w14:paraId="33F64AE4" w14:textId="56A72380" w:rsidR="00BF4F83" w:rsidRPr="003A06D0" w:rsidRDefault="00BF4F83" w:rsidP="00BF4F83">
      <w:pPr>
        <w:pStyle w:val="Ref"/>
        <w:rPr>
          <w:lang w:val="en-GB"/>
        </w:rPr>
      </w:pPr>
      <w:r w:rsidRPr="003A06D0">
        <w:rPr>
          <w:rStyle w:val="Refterm"/>
          <w:lang w:val="en-GB"/>
        </w:rPr>
        <w:t>[DSIGRWXSD]</w:t>
      </w:r>
      <w:r w:rsidRPr="003A06D0">
        <w:rPr>
          <w:lang w:val="en-GB"/>
        </w:rPr>
        <w:tab/>
        <w:t xml:space="preserve">A. Kuehne, S. Hagen.  </w:t>
      </w:r>
      <w:r w:rsidRPr="003A06D0">
        <w:rPr>
          <w:i/>
          <w:iCs/>
          <w:lang w:val="en-GB"/>
        </w:rPr>
        <w:t>DSS 2.0 adapted XMLDSig XML Schema</w:t>
      </w:r>
      <w:r w:rsidRPr="003A06D0">
        <w:rPr>
          <w:lang w:val="en-GB"/>
        </w:rPr>
        <w:t>.  OASIS</w:t>
      </w:r>
      <w:ins w:id="1523" w:author="Andreas Kuehne" w:date="2019-05-09T23:12:00Z">
        <w:r w:rsidR="00E828C7">
          <w:rPr>
            <w:lang w:val="en-GB"/>
          </w:rPr>
          <w:t xml:space="preserve">, </w:t>
        </w:r>
      </w:ins>
      <w:ins w:id="1524" w:author="Andreas Kuehne" w:date="2019-05-09T23:13:00Z">
        <w:r w:rsidR="00E828C7">
          <w:rPr>
            <w:lang w:val="en-GB"/>
          </w:rPr>
          <w:fldChar w:fldCharType="begin"/>
        </w:r>
      </w:ins>
      <w:ins w:id="1525" w:author="Andreas Kuehne" w:date="2019-05-09T23:16:00Z">
        <w:r w:rsidR="00E828C7">
          <w:rPr>
            <w:lang w:val="en-GB"/>
          </w:rPr>
          <w:instrText>HYPERLINK "http://docs.oasis-open.org/dss-x/dss-core/v2.0/cs01/schema/xmldsig-core-schema-dss-rw.xsd"</w:instrText>
        </w:r>
      </w:ins>
      <w:ins w:id="1526" w:author="Andreas Kuehne" w:date="2019-05-09T23:13:00Z">
        <w:r w:rsidR="00E828C7">
          <w:rPr>
            <w:lang w:val="en-GB"/>
          </w:rPr>
          <w:fldChar w:fldCharType="separate"/>
        </w:r>
      </w:ins>
      <w:ins w:id="1527" w:author="Andreas Kuehne" w:date="2019-05-09T23:16:00Z">
        <w:r w:rsidR="00E828C7">
          <w:rPr>
            <w:rStyle w:val="Hyperlink"/>
            <w:lang w:val="en-GB"/>
          </w:rPr>
          <w:t>xmldsig-core-schema-dss-rw.xsd</w:t>
        </w:r>
      </w:ins>
      <w:ins w:id="1528" w:author="Andreas Kuehne" w:date="2019-05-09T23:13:00Z">
        <w:r w:rsidR="00E828C7">
          <w:rPr>
            <w:lang w:val="en-GB"/>
          </w:rPr>
          <w:fldChar w:fldCharType="end"/>
        </w:r>
      </w:ins>
      <w:del w:id="1529" w:author="Andreas Kuehne" w:date="2019-05-09T23:12:00Z">
        <w:r w:rsidRPr="003A06D0" w:rsidDel="00E828C7">
          <w:rPr>
            <w:lang w:val="en-GB"/>
          </w:rPr>
          <w:delText>.</w:delText>
        </w:r>
      </w:del>
    </w:p>
    <w:p w14:paraId="0AA3D2E4" w14:textId="77777777" w:rsidR="00BF4F83" w:rsidRPr="003A06D0" w:rsidRDefault="00BF4F83" w:rsidP="00BF4F83">
      <w:pPr>
        <w:pStyle w:val="Ref"/>
        <w:rPr>
          <w:rStyle w:val="Refterm"/>
          <w:lang w:val="en-GB"/>
        </w:rPr>
      </w:pPr>
      <w:r w:rsidRPr="003A06D0">
        <w:rPr>
          <w:rStyle w:val="Refterm"/>
          <w:lang w:val="en-GB"/>
        </w:rPr>
        <w:t>[DSS1Async]</w:t>
      </w:r>
      <w:r w:rsidRPr="003A06D0">
        <w:rPr>
          <w:lang w:val="en-GB"/>
        </w:rPr>
        <w:tab/>
        <w:t xml:space="preserve">A. Kuehne.  </w:t>
      </w:r>
      <w:r w:rsidRPr="003A06D0">
        <w:rPr>
          <w:i/>
          <w:iCs/>
          <w:lang w:val="en-GB"/>
        </w:rPr>
        <w:t>Asynchronous Processing Abstract Profile</w:t>
      </w:r>
      <w:r w:rsidRPr="003A06D0">
        <w:rPr>
          <w:lang w:val="en-GB"/>
        </w:rPr>
        <w:t xml:space="preserve">. OASIS, </w:t>
      </w:r>
      <w:hyperlink r:id="rId37" w:history="1">
        <w:r w:rsidRPr="003A06D0">
          <w:rPr>
            <w:rStyle w:val="Hyperlink"/>
            <w:lang w:val="en-GB"/>
          </w:rPr>
          <w:t>oasis-dss-profiles-asynchronous_processing-spec-v1.0-os.html</w:t>
        </w:r>
      </w:hyperlink>
    </w:p>
    <w:p w14:paraId="49DE21EF" w14:textId="77777777" w:rsidR="00BF4F83" w:rsidRPr="003A06D0" w:rsidRDefault="00BF4F83" w:rsidP="00BF4F83">
      <w:pPr>
        <w:pStyle w:val="Ref"/>
        <w:rPr>
          <w:lang w:val="en-GB"/>
        </w:rPr>
      </w:pPr>
      <w:bookmarkStart w:id="1530" w:name="ref_DSS1Core"/>
      <w:r w:rsidRPr="003A06D0">
        <w:rPr>
          <w:rStyle w:val="Refterm"/>
          <w:lang w:val="en-GB"/>
        </w:rPr>
        <w:t>[DSS1Core]</w:t>
      </w:r>
      <w:bookmarkEnd w:id="1530"/>
      <w:r w:rsidRPr="003A06D0">
        <w:rPr>
          <w:lang w:val="en-GB"/>
        </w:rPr>
        <w:tab/>
        <w:t xml:space="preserve">S. Hagen.  </w:t>
      </w:r>
      <w:r w:rsidRPr="003A06D0">
        <w:rPr>
          <w:i/>
          <w:iCs/>
          <w:lang w:val="en-GB"/>
        </w:rPr>
        <w:t>DSS 1.0 Core Protocols</w:t>
      </w:r>
      <w:r w:rsidRPr="003A06D0">
        <w:rPr>
          <w:lang w:val="en-GB"/>
        </w:rPr>
        <w:t xml:space="preserve">.  OASIS, </w:t>
      </w:r>
      <w:hyperlink r:id="rId38" w:history="1">
        <w:r w:rsidRPr="003A06D0">
          <w:rPr>
            <w:rStyle w:val="Hyperlink"/>
            <w:lang w:val="en-GB"/>
          </w:rPr>
          <w:t>oasis-dss-core-spec-v1.0-os.html</w:t>
        </w:r>
      </w:hyperlink>
      <w:r w:rsidRPr="003A06D0">
        <w:rPr>
          <w:lang w:val="en-GB"/>
        </w:rPr>
        <w:t>.</w:t>
      </w:r>
    </w:p>
    <w:p w14:paraId="69C8B500" w14:textId="66F81685" w:rsidR="00BF4F83" w:rsidRPr="003A06D0" w:rsidRDefault="00BF4F83" w:rsidP="00BF4F83">
      <w:pPr>
        <w:pStyle w:val="Ref"/>
        <w:rPr>
          <w:lang w:val="en-GB"/>
        </w:rPr>
      </w:pPr>
      <w:r w:rsidRPr="003A06D0">
        <w:rPr>
          <w:rStyle w:val="Refterm"/>
          <w:lang w:val="en-GB"/>
        </w:rPr>
        <w:t>[DSS2JSON]</w:t>
      </w:r>
      <w:r w:rsidRPr="003A06D0">
        <w:rPr>
          <w:lang w:val="en-GB"/>
        </w:rPr>
        <w:tab/>
        <w:t xml:space="preserve">A. Kuehne, S. Hagen.  </w:t>
      </w:r>
      <w:r w:rsidRPr="003A06D0">
        <w:rPr>
          <w:i/>
          <w:iCs/>
          <w:lang w:val="en-GB"/>
        </w:rPr>
        <w:t>DSS 2.0 Core JSON Schema</w:t>
      </w:r>
      <w:r w:rsidRPr="003A06D0">
        <w:rPr>
          <w:lang w:val="en-GB"/>
        </w:rPr>
        <w:t>.  OASIS</w:t>
      </w:r>
      <w:ins w:id="1531" w:author="Andreas Kuehne" w:date="2019-05-09T23:13:00Z">
        <w:r w:rsidR="00E828C7">
          <w:rPr>
            <w:lang w:val="en-GB"/>
          </w:rPr>
          <w:t xml:space="preserve">, </w:t>
        </w:r>
        <w:r w:rsidR="00E828C7">
          <w:rPr>
            <w:lang w:val="en-GB"/>
          </w:rPr>
          <w:fldChar w:fldCharType="begin"/>
        </w:r>
      </w:ins>
      <w:ins w:id="1532" w:author="Andreas Kuehne" w:date="2019-05-09T23:16:00Z">
        <w:r w:rsidR="00E828C7">
          <w:rPr>
            <w:lang w:val="en-GB"/>
          </w:rPr>
          <w:instrText>HYPERLINK "http://docs.oasis-open.org/dss-x/dss-core/v2.0/cs01/schema/oasis-dss-core-schema-v2.0-schema.json"</w:instrText>
        </w:r>
      </w:ins>
      <w:ins w:id="1533" w:author="Andreas Kuehne" w:date="2019-05-09T23:13:00Z">
        <w:r w:rsidR="00E828C7">
          <w:rPr>
            <w:lang w:val="en-GB"/>
          </w:rPr>
          <w:fldChar w:fldCharType="separate"/>
        </w:r>
      </w:ins>
      <w:ins w:id="1534" w:author="Andreas Kuehne" w:date="2019-05-09T23:16:00Z">
        <w:r w:rsidR="00E828C7">
          <w:rPr>
            <w:rStyle w:val="Hyperlink"/>
            <w:lang w:val="en-GB"/>
          </w:rPr>
          <w:t>oasis-dss-core-schema-v2.0-schema.json</w:t>
        </w:r>
      </w:ins>
      <w:ins w:id="1535" w:author="Andreas Kuehne" w:date="2019-05-09T23:13:00Z">
        <w:r w:rsidR="00E828C7">
          <w:rPr>
            <w:lang w:val="en-GB"/>
          </w:rPr>
          <w:fldChar w:fldCharType="end"/>
        </w:r>
      </w:ins>
      <w:del w:id="1536" w:author="Andreas Kuehne" w:date="2019-05-09T23:13:00Z">
        <w:r w:rsidRPr="003A06D0" w:rsidDel="00E828C7">
          <w:rPr>
            <w:lang w:val="en-GB"/>
          </w:rPr>
          <w:delText>.</w:delText>
        </w:r>
      </w:del>
    </w:p>
    <w:p w14:paraId="53D49F69" w14:textId="5231BC5F" w:rsidR="00BF4F83" w:rsidRPr="003A06D0" w:rsidRDefault="00BF4F83" w:rsidP="00BF4F83">
      <w:pPr>
        <w:pStyle w:val="Ref"/>
        <w:rPr>
          <w:lang w:val="en-GB"/>
        </w:rPr>
      </w:pPr>
      <w:r w:rsidRPr="003A06D0">
        <w:rPr>
          <w:rStyle w:val="Refterm"/>
          <w:lang w:val="en-GB"/>
        </w:rPr>
        <w:t>[DSS2XSD]</w:t>
      </w:r>
      <w:r w:rsidRPr="003A06D0">
        <w:rPr>
          <w:lang w:val="en-GB"/>
        </w:rPr>
        <w:tab/>
        <w:t xml:space="preserve">A. Kuehne, S. Hagen.  </w:t>
      </w:r>
      <w:r w:rsidRPr="003A06D0">
        <w:rPr>
          <w:i/>
          <w:iCs/>
          <w:lang w:val="en-GB"/>
        </w:rPr>
        <w:t>DSS 2.0 Core XML Schema</w:t>
      </w:r>
      <w:r w:rsidRPr="003A06D0">
        <w:rPr>
          <w:lang w:val="en-GB"/>
        </w:rPr>
        <w:t>.  OASIS</w:t>
      </w:r>
      <w:ins w:id="1537" w:author="Andreas Kuehne" w:date="2019-05-09T23:14:00Z">
        <w:r w:rsidR="00E828C7">
          <w:rPr>
            <w:lang w:val="en-GB"/>
          </w:rPr>
          <w:t xml:space="preserve">, </w:t>
        </w:r>
      </w:ins>
      <w:ins w:id="1538" w:author="Andreas Kuehne" w:date="2019-05-09T23:15:00Z">
        <w:r w:rsidR="00E828C7">
          <w:rPr>
            <w:lang w:val="en-GB"/>
          </w:rPr>
          <w:fldChar w:fldCharType="begin"/>
        </w:r>
        <w:r w:rsidR="00E828C7">
          <w:rPr>
            <w:lang w:val="en-GB"/>
          </w:rPr>
          <w:instrText xml:space="preserve"> HYPERLINK "http://docs.oasis-open.org/dss-x/dss-core/v2.0/cs01/schema/oasis-dss-core-schema-v2.0.xsd" </w:instrText>
        </w:r>
        <w:r w:rsidR="00E828C7">
          <w:rPr>
            <w:lang w:val="en-GB"/>
          </w:rPr>
          <w:fldChar w:fldCharType="separate"/>
        </w:r>
        <w:r w:rsidR="00E828C7" w:rsidRPr="00E828C7">
          <w:rPr>
            <w:rStyle w:val="Hyperlink"/>
            <w:lang w:val="en-GB"/>
          </w:rPr>
          <w:t>oasis-dss-core-schema-v2.0.xsd</w:t>
        </w:r>
        <w:r w:rsidR="00E828C7">
          <w:rPr>
            <w:lang w:val="en-GB"/>
          </w:rPr>
          <w:fldChar w:fldCharType="end"/>
        </w:r>
      </w:ins>
      <w:del w:id="1539" w:author="Andreas Kuehne" w:date="2019-05-09T23:14:00Z">
        <w:r w:rsidRPr="003A06D0" w:rsidDel="00E828C7">
          <w:rPr>
            <w:lang w:val="en-GB"/>
          </w:rPr>
          <w:delText>.</w:delText>
        </w:r>
      </w:del>
    </w:p>
    <w:p w14:paraId="1EF453E4" w14:textId="77777777" w:rsidR="00BF4F83" w:rsidRPr="003A06D0" w:rsidRDefault="00BF4F83" w:rsidP="00BF4F83">
      <w:pPr>
        <w:pStyle w:val="Ref"/>
        <w:rPr>
          <w:lang w:val="en-GB"/>
        </w:rPr>
      </w:pPr>
      <w:r w:rsidRPr="003A06D0">
        <w:rPr>
          <w:b/>
          <w:lang w:val="en-GB"/>
        </w:rPr>
        <w:t>[ESIFrame]</w:t>
      </w:r>
      <w:r w:rsidRPr="003A06D0">
        <w:rPr>
          <w:rFonts w:ascii="Helvetica-Bold" w:eastAsia="Helvetica-Bold" w:hAnsi="Helvetica-Bold" w:cs="Helvetica-Bold"/>
          <w:b/>
          <w:lang w:val="en-GB"/>
        </w:rPr>
        <w:tab/>
      </w:r>
      <w:hyperlink r:id="rId39" w:history="1">
        <w:r w:rsidRPr="003A06D0">
          <w:rPr>
            <w:rStyle w:val="Hyperlink"/>
            <w:rFonts w:ascii="Helvetica" w:eastAsia="Helvetica" w:hAnsi="Helvetica" w:cs="Helvetica"/>
            <w:b/>
            <w:lang w:val="en-GB"/>
          </w:rPr>
          <w:t>TR 119 102 V1.2.1</w:t>
        </w:r>
      </w:hyperlink>
      <w:r w:rsidRPr="003A06D0">
        <w:rPr>
          <w:b/>
          <w:lang w:val="en-GB"/>
        </w:rPr>
        <w:t xml:space="preserve"> </w:t>
      </w:r>
      <w:r w:rsidRPr="003A06D0">
        <w:rPr>
          <w:lang w:val="en-GB"/>
        </w:rPr>
        <w:t>Electronic Signatures and Infrastructures (ESI); The framework for standardization of signatures; Definitions and abbreviations</w:t>
      </w:r>
    </w:p>
    <w:p w14:paraId="1E431604" w14:textId="77777777" w:rsidR="00D64A4C" w:rsidRPr="00D64A4C" w:rsidRDefault="001A1734" w:rsidP="00D64A4C">
      <w:pPr>
        <w:pStyle w:val="Ref"/>
        <w:ind w:firstLine="0"/>
        <w:rPr>
          <w:color w:val="0000EE"/>
          <w:sz w:val="16"/>
          <w:szCs w:val="16"/>
          <w:lang w:val="en-GB"/>
        </w:rPr>
      </w:pPr>
      <w:hyperlink r:id="rId40" w:history="1">
        <w:r w:rsidR="00BF4F83" w:rsidRPr="003A06D0">
          <w:rPr>
            <w:rStyle w:val="Hyperlink"/>
            <w:sz w:val="16"/>
            <w:szCs w:val="16"/>
            <w:lang w:val="en-GB"/>
          </w:rPr>
          <w:t>http://www.etsi.org/deliver/etsi_tr/119000_119099/119001/01.02.01_60/tr_119001v010201p.pdf</w:t>
        </w:r>
      </w:hyperlink>
    </w:p>
    <w:p w14:paraId="7C32E3F0" w14:textId="77777777" w:rsidR="00B33063" w:rsidRPr="003A06D0" w:rsidRDefault="00B33063" w:rsidP="00B33063">
      <w:pPr>
        <w:pStyle w:val="Ref"/>
        <w:rPr>
          <w:ins w:id="1540" w:author="Andreas Kuehne" w:date="2019-05-31T12:20:00Z"/>
          <w:lang w:val="en-GB"/>
        </w:rPr>
      </w:pPr>
      <w:ins w:id="1541" w:author="Andreas Kuehne" w:date="2019-05-31T12:20:00Z">
        <w:r w:rsidRPr="003A06D0">
          <w:rPr>
            <w:rStyle w:val="Refterm"/>
            <w:lang w:val="en-GB"/>
          </w:rPr>
          <w:t>[</w:t>
        </w:r>
        <w:r>
          <w:rPr>
            <w:rStyle w:val="Refterm"/>
            <w:lang w:val="en-GB"/>
          </w:rPr>
          <w:t>NSL</w:t>
        </w:r>
        <w:r w:rsidRPr="003A06D0">
          <w:rPr>
            <w:rStyle w:val="Refterm"/>
            <w:lang w:val="en-GB"/>
          </w:rPr>
          <w:t>2XSD]</w:t>
        </w:r>
        <w:r w:rsidRPr="003A06D0">
          <w:rPr>
            <w:lang w:val="en-GB"/>
          </w:rPr>
          <w:tab/>
          <w:t xml:space="preserve">A. Kuehne, S. Hagen.  </w:t>
        </w:r>
        <w:r w:rsidRPr="003A06D0">
          <w:rPr>
            <w:i/>
            <w:iCs/>
            <w:lang w:val="en-GB"/>
          </w:rPr>
          <w:t xml:space="preserve">DSS 2.0 </w:t>
        </w:r>
        <w:r>
          <w:rPr>
            <w:i/>
            <w:iCs/>
            <w:lang w:val="en-GB"/>
          </w:rPr>
          <w:t>Namespace list</w:t>
        </w:r>
        <w:r w:rsidRPr="003A06D0">
          <w:rPr>
            <w:i/>
            <w:iCs/>
            <w:lang w:val="en-GB"/>
          </w:rPr>
          <w:t xml:space="preserve"> XML Schema</w:t>
        </w:r>
        <w:r w:rsidRPr="003A06D0">
          <w:rPr>
            <w:lang w:val="en-GB"/>
          </w:rPr>
          <w:t>.  OASIS.</w:t>
        </w:r>
      </w:ins>
    </w:p>
    <w:p w14:paraId="0EB0562C" w14:textId="2B97325A" w:rsidR="00D64A4C" w:rsidRDefault="00D64A4C" w:rsidP="00B33063">
      <w:pPr>
        <w:pStyle w:val="Ref"/>
        <w:rPr>
          <w:b/>
        </w:rPr>
      </w:pPr>
      <w:r w:rsidRPr="00D64A4C">
        <w:rPr>
          <w:b/>
        </w:rPr>
        <w:t>[ISO 32000-1]</w:t>
      </w:r>
      <w:r w:rsidR="00711B66">
        <w:rPr>
          <w:b/>
        </w:rPr>
        <w:tab/>
      </w:r>
      <w:r w:rsidR="00711B66" w:rsidRPr="00711B66">
        <w:t>ISO 32000-1:2008(E) : Document management - Portable document format - Part 1: PDF 1.7</w:t>
      </w:r>
      <w:r w:rsidR="00711B66">
        <w:t xml:space="preserve">, </w:t>
      </w:r>
      <w:r w:rsidR="00711B66" w:rsidRPr="00711B66">
        <w:t>2008-07-01</w:t>
      </w:r>
      <w:r w:rsidR="00711B66">
        <w:t xml:space="preserve">, </w:t>
      </w:r>
      <w:r w:rsidR="00711B66" w:rsidRPr="0042094E">
        <w:rPr>
          <w:szCs w:val="20"/>
        </w:rPr>
        <w:t>International Organization for Standardization, Geneva, Switzerland.</w:t>
      </w:r>
    </w:p>
    <w:p w14:paraId="1DE68ABC" w14:textId="6100BB89" w:rsidR="00D64A4C" w:rsidRPr="0042094E" w:rsidRDefault="00D64A4C" w:rsidP="0042094E">
      <w:pPr>
        <w:pStyle w:val="Ref"/>
        <w:rPr>
          <w:b/>
        </w:rPr>
      </w:pPr>
      <w:r w:rsidRPr="00D64A4C">
        <w:rPr>
          <w:b/>
        </w:rPr>
        <w:t>[ISO14533-4]</w:t>
      </w:r>
      <w:r w:rsidR="0042094E">
        <w:rPr>
          <w:b/>
        </w:rPr>
        <w:tab/>
      </w:r>
      <w:r w:rsidR="0042094E" w:rsidRPr="0042094E">
        <w:t>ISO/CD stage</w:t>
      </w:r>
      <w:r w:rsidR="0042094E" w:rsidRPr="0042094E">
        <w:rPr>
          <w:b/>
          <w:sz w:val="23"/>
          <w:szCs w:val="23"/>
        </w:rPr>
        <w:t xml:space="preserve"> </w:t>
      </w:r>
      <w:r w:rsidR="0042094E" w:rsidRPr="0042094E">
        <w:t>14533-4</w:t>
      </w:r>
      <w:r w:rsidR="0042094E">
        <w:t>:2018</w:t>
      </w:r>
      <w:del w:id="1542" w:author="Andreas Kuehne" w:date="2019-05-09T22:03:00Z">
        <w:r w:rsidR="0042094E" w:rsidDel="00EB1DAE">
          <w:delText xml:space="preserve"> </w:delText>
        </w:r>
      </w:del>
      <w:r w:rsidR="0042094E">
        <w:t>:</w:t>
      </w:r>
      <w:r w:rsidR="0042094E" w:rsidRPr="0042094E">
        <w:rPr>
          <w:color w:val="FF0000"/>
          <w:sz w:val="28"/>
        </w:rPr>
        <w:t xml:space="preserve"> </w:t>
      </w:r>
      <w:r w:rsidR="0042094E">
        <w:t>Long term signature profiles -</w:t>
      </w:r>
      <w:r w:rsidR="0042094E" w:rsidRPr="0042094E">
        <w:t xml:space="preserve"> Part 4</w:t>
      </w:r>
      <w:r w:rsidR="0042094E">
        <w:t xml:space="preserve">, </w:t>
      </w:r>
      <w:r w:rsidR="0042094E" w:rsidRPr="007F50AF">
        <w:rPr>
          <w:szCs w:val="20"/>
        </w:rPr>
        <w:t>2018-07-16</w:t>
      </w:r>
      <w:r w:rsidR="0042094E">
        <w:rPr>
          <w:szCs w:val="20"/>
        </w:rPr>
        <w:t xml:space="preserve">, </w:t>
      </w:r>
      <w:r w:rsidR="0042094E" w:rsidRPr="0042094E">
        <w:rPr>
          <w:szCs w:val="20"/>
        </w:rPr>
        <w:t>International Organization for Standardization, Geneva, Switzerland.</w:t>
      </w:r>
    </w:p>
    <w:p w14:paraId="30652357" w14:textId="77777777" w:rsidR="00BF4F83" w:rsidRPr="003A06D0" w:rsidRDefault="00BF4F83" w:rsidP="00BF4F83">
      <w:pPr>
        <w:pStyle w:val="Ref"/>
        <w:rPr>
          <w:lang w:val="en-GB"/>
        </w:rPr>
      </w:pPr>
      <w:r w:rsidRPr="003A06D0">
        <w:rPr>
          <w:rStyle w:val="Refterm"/>
          <w:lang w:val="en-GB"/>
        </w:rPr>
        <w:t>[</w:t>
      </w:r>
      <w:bookmarkStart w:id="1543" w:name="RFC2119"/>
      <w:bookmarkStart w:id="1544" w:name="refRFC2119"/>
      <w:r w:rsidRPr="003A06D0">
        <w:rPr>
          <w:rStyle w:val="Refterm"/>
          <w:lang w:val="en-GB"/>
        </w:rPr>
        <w:t>RFC2119</w:t>
      </w:r>
      <w:bookmarkEnd w:id="1543"/>
      <w:bookmarkEnd w:id="1544"/>
      <w:r w:rsidRPr="003A06D0">
        <w:rPr>
          <w:rStyle w:val="Refterm"/>
          <w:lang w:val="en-GB"/>
        </w:rPr>
        <w:t>]</w:t>
      </w:r>
      <w:r w:rsidRPr="003A06D0">
        <w:rPr>
          <w:lang w:val="en-GB"/>
        </w:rPr>
        <w:tab/>
        <w:t xml:space="preserve">Bradner, S., "Key words for use in RFCs to Indicate Requirement </w:t>
      </w:r>
      <w:r w:rsidR="0042094E">
        <w:rPr>
          <w:lang w:val="en-GB"/>
        </w:rPr>
        <w:t>L</w:t>
      </w:r>
      <w:r w:rsidRPr="003A06D0">
        <w:rPr>
          <w:lang w:val="en-GB"/>
        </w:rPr>
        <w:t>evels", BCP 14, RFC 2119, DOI</w:t>
      </w:r>
      <w:r w:rsidR="00711B66">
        <w:rPr>
          <w:lang w:val="en-GB"/>
        </w:rPr>
        <w:t xml:space="preserve"> 10.17487/RFC2119, March 1997, </w:t>
      </w:r>
      <w:hyperlink r:id="rId41" w:history="1">
        <w:r w:rsidRPr="003A06D0">
          <w:rPr>
            <w:rStyle w:val="Hyperlink"/>
            <w:lang w:val="en-GB"/>
          </w:rPr>
          <w:t>http://www.rfc-editor.org/info/rfc2119</w:t>
        </w:r>
      </w:hyperlink>
      <w:r w:rsidRPr="003A06D0">
        <w:rPr>
          <w:lang w:val="en-GB"/>
        </w:rPr>
        <w:t>.</w:t>
      </w:r>
    </w:p>
    <w:p w14:paraId="3309A0AA" w14:textId="77777777" w:rsidR="00BF4F83" w:rsidRPr="003A06D0" w:rsidRDefault="00BF4F83" w:rsidP="00BF4F83">
      <w:pPr>
        <w:pStyle w:val="Ref"/>
        <w:rPr>
          <w:lang w:val="en-GB"/>
        </w:rPr>
      </w:pPr>
      <w:r w:rsidRPr="003A06D0">
        <w:rPr>
          <w:b/>
          <w:lang w:val="en-GB"/>
        </w:rPr>
        <w:t>[</w:t>
      </w:r>
      <w:bookmarkStart w:id="1545" w:name="refRFC2396"/>
      <w:r w:rsidRPr="003A06D0">
        <w:rPr>
          <w:b/>
          <w:lang w:val="en-GB"/>
        </w:rPr>
        <w:t>RFC2396</w:t>
      </w:r>
      <w:bookmarkEnd w:id="1545"/>
      <w:r w:rsidRPr="003A06D0">
        <w:rPr>
          <w:b/>
          <w:lang w:val="en-GB"/>
        </w:rPr>
        <w:t>]</w:t>
      </w:r>
      <w:r w:rsidRPr="003A06D0">
        <w:rPr>
          <w:rFonts w:ascii="Helvetica-Bold" w:eastAsia="Helvetica-Bold" w:hAnsi="Helvetica-Bold" w:cs="Helvetica-Bold"/>
          <w:b/>
          <w:lang w:val="en-GB"/>
        </w:rPr>
        <w:t xml:space="preserve"> </w:t>
      </w:r>
      <w:r w:rsidRPr="003A06D0">
        <w:rPr>
          <w:rFonts w:ascii="Helvetica-Bold" w:hAnsi="Helvetica-Bold"/>
          <w:b/>
          <w:lang w:val="en-GB"/>
        </w:rPr>
        <w:tab/>
      </w:r>
      <w:r w:rsidRPr="003A06D0">
        <w:rPr>
          <w:lang w:val="en-GB"/>
        </w:rPr>
        <w:t xml:space="preserve">T. Berners-Lee et al.  </w:t>
      </w:r>
      <w:r w:rsidRPr="003A06D0">
        <w:rPr>
          <w:i/>
          <w:iCs/>
          <w:lang w:val="en-GB"/>
        </w:rPr>
        <w:t>Uniform Resource Identifiers (URI): Generic Syntax.</w:t>
      </w:r>
      <w:r w:rsidRPr="003A06D0">
        <w:rPr>
          <w:lang w:val="en-GB"/>
        </w:rPr>
        <w:t xml:space="preserve">  IETF RFC 2396, August 1998. </w:t>
      </w:r>
      <w:r w:rsidRPr="003A06D0">
        <w:rPr>
          <w:lang w:val="en-GB"/>
        </w:rPr>
        <w:br/>
      </w:r>
      <w:hyperlink r:id="rId42" w:history="1">
        <w:r w:rsidRPr="003A06D0">
          <w:rPr>
            <w:rStyle w:val="Hyperlink"/>
            <w:rFonts w:ascii="Helvetica" w:eastAsia="Helvetica" w:hAnsi="Helvetica" w:cs="Helvetica"/>
            <w:lang w:val="en-GB"/>
          </w:rPr>
          <w:t>http://www.ietf.org/rfc/rfc2396.txt</w:t>
        </w:r>
      </w:hyperlink>
      <w:r w:rsidRPr="003A06D0">
        <w:rPr>
          <w:lang w:val="en-GB"/>
        </w:rPr>
        <w:t>.</w:t>
      </w:r>
    </w:p>
    <w:p w14:paraId="13656E5B" w14:textId="77777777" w:rsidR="00BF4F83" w:rsidRPr="003A06D0" w:rsidRDefault="00BF4F83" w:rsidP="00BF4F83">
      <w:pPr>
        <w:pStyle w:val="Ref"/>
        <w:rPr>
          <w:b/>
          <w:lang w:val="en-GB"/>
        </w:rPr>
      </w:pPr>
      <w:r w:rsidRPr="003A06D0">
        <w:rPr>
          <w:b/>
          <w:lang w:val="en-GB"/>
        </w:rPr>
        <w:t>[RFC 2440]</w:t>
      </w:r>
      <w:r w:rsidRPr="003A06D0">
        <w:rPr>
          <w:rFonts w:ascii="Helvetica-Bold" w:eastAsia="Helvetica-Bold" w:hAnsi="Helvetica-Bold" w:cs="Helvetica-Bold"/>
          <w:b/>
          <w:lang w:val="en-GB"/>
        </w:rPr>
        <w:t xml:space="preserve"> </w:t>
      </w:r>
      <w:r w:rsidRPr="003A06D0">
        <w:rPr>
          <w:rFonts w:ascii="Helvetica-Bold" w:hAnsi="Helvetica-Bold"/>
          <w:b/>
          <w:lang w:val="en-GB"/>
        </w:rPr>
        <w:tab/>
      </w:r>
      <w:r w:rsidRPr="003A06D0">
        <w:rPr>
          <w:lang w:val="en-GB"/>
        </w:rPr>
        <w:t xml:space="preserve">J. Callas, L. Donnerhacke, H. Finney, R. Thayer.  </w:t>
      </w:r>
      <w:r w:rsidRPr="003A06D0">
        <w:rPr>
          <w:i/>
          <w:iCs/>
          <w:lang w:val="en-GB"/>
        </w:rPr>
        <w:t>OpenPGP Message Format</w:t>
      </w:r>
      <w:r w:rsidRPr="003A06D0">
        <w:rPr>
          <w:lang w:val="en-GB"/>
        </w:rPr>
        <w:t>.  IETF RFC 2440, November 1998.</w:t>
      </w:r>
      <w:r w:rsidRPr="003A06D0">
        <w:rPr>
          <w:lang w:val="en-GB"/>
        </w:rPr>
        <w:br/>
      </w:r>
      <w:hyperlink r:id="rId43" w:history="1">
        <w:r w:rsidRPr="003A06D0">
          <w:rPr>
            <w:rStyle w:val="Hyperlink"/>
            <w:rFonts w:ascii="Helvetica" w:eastAsia="Helvetica" w:hAnsi="Helvetica" w:cs="Helvetica"/>
            <w:lang w:val="en-GB"/>
          </w:rPr>
          <w:t>http://www.ietf.org/rfc/rfc2440.txt</w:t>
        </w:r>
      </w:hyperlink>
      <w:r w:rsidRPr="003A06D0">
        <w:rPr>
          <w:lang w:val="en-GB"/>
        </w:rPr>
        <w:t>.</w:t>
      </w:r>
      <w:r w:rsidRPr="003A06D0">
        <w:rPr>
          <w:b/>
          <w:lang w:val="en-GB"/>
        </w:rPr>
        <w:t xml:space="preserve"> </w:t>
      </w:r>
    </w:p>
    <w:p w14:paraId="35474F4F" w14:textId="77777777" w:rsidR="00BF4F83" w:rsidRPr="003A06D0" w:rsidRDefault="00BF4F83" w:rsidP="00BF4F83">
      <w:pPr>
        <w:pStyle w:val="Ref"/>
        <w:rPr>
          <w:lang w:val="en-GB"/>
        </w:rPr>
      </w:pPr>
      <w:r w:rsidRPr="003A06D0">
        <w:rPr>
          <w:b/>
          <w:lang w:val="en-GB"/>
        </w:rPr>
        <w:t>[RFC 2616]</w:t>
      </w:r>
      <w:r w:rsidRPr="003A06D0">
        <w:rPr>
          <w:rFonts w:ascii="Helvetica-Bold" w:eastAsia="Helvetica-Bold" w:hAnsi="Helvetica-Bold" w:cs="Helvetica-Bold"/>
          <w:b/>
          <w:lang w:val="en-GB"/>
        </w:rPr>
        <w:t xml:space="preserve"> </w:t>
      </w:r>
      <w:r w:rsidRPr="003A06D0">
        <w:rPr>
          <w:rFonts w:ascii="Helvetica-Bold" w:hAnsi="Helvetica-Bold"/>
          <w:b/>
          <w:lang w:val="en-GB"/>
        </w:rPr>
        <w:tab/>
      </w:r>
      <w:r w:rsidRPr="003A06D0">
        <w:rPr>
          <w:lang w:val="en-GB"/>
        </w:rPr>
        <w:t xml:space="preserve">R. Fielding et al.  </w:t>
      </w:r>
      <w:r w:rsidRPr="003A06D0">
        <w:rPr>
          <w:i/>
          <w:iCs/>
          <w:lang w:val="en-GB"/>
        </w:rPr>
        <w:t>Hypertext Transfer Protocol – HTTP/1.1</w:t>
      </w:r>
      <w:r w:rsidRPr="003A06D0">
        <w:rPr>
          <w:lang w:val="en-GB"/>
        </w:rPr>
        <w:t>.  IETF RFC 2616, June 1999.</w:t>
      </w:r>
      <w:r w:rsidRPr="003A06D0">
        <w:rPr>
          <w:lang w:val="en-GB"/>
        </w:rPr>
        <w:br/>
      </w:r>
      <w:hyperlink r:id="rId44" w:history="1">
        <w:r w:rsidRPr="003A06D0">
          <w:rPr>
            <w:rStyle w:val="Hyperlink"/>
            <w:rFonts w:ascii="Helvetica" w:eastAsia="Helvetica" w:hAnsi="Helvetica" w:cs="Helvetica"/>
            <w:lang w:val="en-GB"/>
          </w:rPr>
          <w:t>http://www.ietf.org/rfc/rfc2616.txt</w:t>
        </w:r>
      </w:hyperlink>
      <w:r w:rsidRPr="003A06D0">
        <w:rPr>
          <w:lang w:val="en-GB"/>
        </w:rPr>
        <w:t>.</w:t>
      </w:r>
      <w:r w:rsidRPr="003A06D0">
        <w:rPr>
          <w:b/>
          <w:lang w:val="en-GB"/>
        </w:rPr>
        <w:t xml:space="preserve"> </w:t>
      </w:r>
    </w:p>
    <w:p w14:paraId="0BBA50A9" w14:textId="77777777" w:rsidR="00BF4F83" w:rsidRPr="003A06D0" w:rsidRDefault="00BF4F83" w:rsidP="00BF4F83">
      <w:pPr>
        <w:pStyle w:val="Ref"/>
        <w:rPr>
          <w:rFonts w:ascii="Helvetica-Bold" w:eastAsia="Helvetica-Bold" w:hAnsi="Helvetica-Bold" w:cs="Helvetica-Bold"/>
          <w:b/>
          <w:lang w:val="en-GB"/>
        </w:rPr>
      </w:pPr>
      <w:r w:rsidRPr="003A06D0">
        <w:rPr>
          <w:b/>
          <w:lang w:val="en-GB"/>
        </w:rPr>
        <w:t>[RFC 2648]</w:t>
      </w:r>
      <w:r w:rsidRPr="003A06D0">
        <w:rPr>
          <w:rFonts w:ascii="Helvetica-Bold" w:eastAsia="Helvetica-Bold" w:hAnsi="Helvetica-Bold" w:cs="Helvetica-Bold"/>
          <w:b/>
          <w:lang w:val="en-GB"/>
        </w:rPr>
        <w:t xml:space="preserve"> </w:t>
      </w:r>
      <w:r w:rsidRPr="003A06D0">
        <w:rPr>
          <w:rFonts w:ascii="Helvetica-Bold" w:hAnsi="Helvetica-Bold"/>
          <w:b/>
          <w:lang w:val="en-GB"/>
        </w:rPr>
        <w:tab/>
      </w:r>
      <w:r w:rsidRPr="003A06D0">
        <w:rPr>
          <w:lang w:val="en-GB"/>
        </w:rPr>
        <w:t xml:space="preserve">R. Moats.  </w:t>
      </w:r>
      <w:r w:rsidRPr="003A06D0">
        <w:rPr>
          <w:i/>
          <w:iCs/>
          <w:lang w:val="en-GB"/>
        </w:rPr>
        <w:t>A URN Namespace for IETF Documents</w:t>
      </w:r>
      <w:r w:rsidRPr="003A06D0">
        <w:rPr>
          <w:lang w:val="en-GB"/>
        </w:rPr>
        <w:t>.  IETF RFC 2648, August 1999.</w:t>
      </w:r>
      <w:r w:rsidRPr="003A06D0">
        <w:rPr>
          <w:rFonts w:ascii="Helvetica" w:eastAsia="Helvetica" w:hAnsi="Helvetica" w:cs="Helvetica"/>
          <w:lang w:val="en-GB"/>
        </w:rPr>
        <w:t xml:space="preserve"> </w:t>
      </w:r>
      <w:r w:rsidRPr="003A06D0">
        <w:rPr>
          <w:rFonts w:ascii="Helvetica" w:hAnsi="Helvetica"/>
          <w:lang w:val="en-GB"/>
        </w:rPr>
        <w:br/>
      </w:r>
      <w:hyperlink r:id="rId45" w:history="1">
        <w:r w:rsidRPr="003A06D0">
          <w:rPr>
            <w:rStyle w:val="Hyperlink"/>
            <w:rFonts w:ascii="Helvetica" w:eastAsia="Helvetica" w:hAnsi="Helvetica" w:cs="Helvetica"/>
            <w:lang w:val="en-GB"/>
          </w:rPr>
          <w:t>http://www.ietf.org/rfc/rfc2648.txt</w:t>
        </w:r>
      </w:hyperlink>
      <w:r w:rsidRPr="003A06D0">
        <w:rPr>
          <w:lang w:val="en-GB"/>
        </w:rPr>
        <w:t>.</w:t>
      </w:r>
      <w:r w:rsidRPr="003A06D0">
        <w:rPr>
          <w:rFonts w:ascii="Helvetica-Bold" w:hAnsi="Helvetica-Bold"/>
          <w:b/>
          <w:lang w:val="en-GB"/>
        </w:rPr>
        <w:tab/>
      </w:r>
    </w:p>
    <w:p w14:paraId="05B51766" w14:textId="77777777" w:rsidR="00BF4F83" w:rsidRPr="003A06D0" w:rsidRDefault="00BF4F83" w:rsidP="00BF4F83">
      <w:pPr>
        <w:pStyle w:val="Ref"/>
        <w:rPr>
          <w:lang w:val="en-GB"/>
        </w:rPr>
      </w:pPr>
      <w:r w:rsidRPr="003A06D0">
        <w:rPr>
          <w:b/>
          <w:lang w:val="en-GB"/>
        </w:rPr>
        <w:t>[RFC 2822]</w:t>
      </w:r>
      <w:r w:rsidRPr="003A06D0">
        <w:rPr>
          <w:rFonts w:ascii="Helvetica-Bold" w:eastAsia="Helvetica-Bold" w:hAnsi="Helvetica-Bold" w:cs="Helvetica-Bold"/>
          <w:b/>
          <w:lang w:val="en-GB"/>
        </w:rPr>
        <w:t xml:space="preserve"> </w:t>
      </w:r>
      <w:r w:rsidRPr="003A06D0">
        <w:rPr>
          <w:rFonts w:ascii="Helvetica-Bold" w:hAnsi="Helvetica-Bold"/>
          <w:b/>
          <w:lang w:val="en-GB"/>
        </w:rPr>
        <w:tab/>
      </w:r>
      <w:r w:rsidRPr="003A06D0">
        <w:rPr>
          <w:lang w:val="en-GB"/>
        </w:rPr>
        <w:t xml:space="preserve">P. Resnick.  </w:t>
      </w:r>
      <w:r w:rsidRPr="003A06D0">
        <w:rPr>
          <w:i/>
          <w:iCs/>
          <w:lang w:val="en-GB"/>
        </w:rPr>
        <w:t>Internet Message Format</w:t>
      </w:r>
      <w:r w:rsidRPr="003A06D0">
        <w:rPr>
          <w:lang w:val="en-GB"/>
        </w:rPr>
        <w:t xml:space="preserve">.  IETF RFC 2822, April 2001.  </w:t>
      </w:r>
      <w:hyperlink r:id="rId46" w:history="1">
        <w:r w:rsidRPr="003A06D0">
          <w:rPr>
            <w:rStyle w:val="Hyperlink"/>
            <w:lang w:val="en-GB"/>
          </w:rPr>
          <w:t>http://www.ietf.org/rfc/rfc2822.txt</w:t>
        </w:r>
      </w:hyperlink>
    </w:p>
    <w:p w14:paraId="0F4F59C8" w14:textId="77777777" w:rsidR="00BF4F83" w:rsidRPr="003A06D0" w:rsidRDefault="00BF4F83" w:rsidP="00BF4F83">
      <w:pPr>
        <w:pStyle w:val="Ref"/>
        <w:rPr>
          <w:lang w:val="en-GB"/>
        </w:rPr>
      </w:pPr>
      <w:r w:rsidRPr="003A06D0">
        <w:rPr>
          <w:b/>
          <w:lang w:val="en-GB"/>
        </w:rPr>
        <w:t xml:space="preserve">[RFC 3161] </w:t>
      </w:r>
      <w:r w:rsidRPr="003A06D0">
        <w:rPr>
          <w:rFonts w:ascii="Helvetica-Bold" w:hAnsi="Helvetica-Bold"/>
          <w:b/>
          <w:lang w:val="en-GB"/>
        </w:rPr>
        <w:tab/>
      </w:r>
      <w:r w:rsidRPr="003A06D0">
        <w:rPr>
          <w:lang w:val="en-GB"/>
        </w:rPr>
        <w:t xml:space="preserve">C. Adams, P. Cain, D. Pinkas, R. Zuccherato.  </w:t>
      </w:r>
      <w:r w:rsidRPr="003A06D0">
        <w:rPr>
          <w:i/>
          <w:iCs/>
          <w:lang w:val="en-GB"/>
        </w:rPr>
        <w:t>Internet X.509 Public Key Infrastructure Time-Stamp Protocol (TSP)</w:t>
      </w:r>
      <w:r w:rsidRPr="003A06D0">
        <w:rPr>
          <w:lang w:val="en-GB"/>
        </w:rPr>
        <w:t>.  IETF RFC 3161, August 2001.</w:t>
      </w:r>
      <w:r w:rsidRPr="003A06D0">
        <w:rPr>
          <w:rFonts w:ascii="Helvetica" w:eastAsia="Helvetica" w:hAnsi="Helvetica" w:cs="Helvetica"/>
          <w:lang w:val="en-GB"/>
        </w:rPr>
        <w:t xml:space="preserve"> </w:t>
      </w:r>
      <w:r w:rsidRPr="003A06D0">
        <w:rPr>
          <w:rFonts w:ascii="Helvetica" w:hAnsi="Helvetica"/>
          <w:lang w:val="en-GB"/>
        </w:rPr>
        <w:br/>
      </w:r>
      <w:hyperlink r:id="rId47" w:history="1">
        <w:r w:rsidRPr="003A06D0">
          <w:rPr>
            <w:rStyle w:val="Hyperlink"/>
            <w:rFonts w:ascii="Helvetica" w:eastAsia="Helvetica" w:hAnsi="Helvetica" w:cs="Helvetica"/>
            <w:lang w:val="en-GB"/>
          </w:rPr>
          <w:t>http://www.ietf.org/rfc/rfc3161.txt</w:t>
        </w:r>
      </w:hyperlink>
      <w:r w:rsidRPr="003A06D0">
        <w:rPr>
          <w:lang w:val="en-GB"/>
        </w:rPr>
        <w:t>.</w:t>
      </w:r>
    </w:p>
    <w:p w14:paraId="72340A32" w14:textId="77777777" w:rsidR="00BF4F83" w:rsidRPr="003A06D0" w:rsidRDefault="00BF4F83" w:rsidP="00BF4F83">
      <w:pPr>
        <w:pStyle w:val="Ref"/>
        <w:rPr>
          <w:lang w:val="en-GB"/>
        </w:rPr>
      </w:pPr>
      <w:r w:rsidRPr="003A06D0">
        <w:rPr>
          <w:b/>
          <w:lang w:val="en-GB"/>
        </w:rPr>
        <w:t>[</w:t>
      </w:r>
      <w:bookmarkStart w:id="1546" w:name="refRFC5652"/>
      <w:r w:rsidRPr="003A06D0">
        <w:rPr>
          <w:b/>
          <w:lang w:val="en-GB"/>
        </w:rPr>
        <w:t>RFC 5652</w:t>
      </w:r>
      <w:bookmarkEnd w:id="1546"/>
      <w:r w:rsidRPr="003A06D0">
        <w:rPr>
          <w:b/>
          <w:lang w:val="en-GB"/>
        </w:rPr>
        <w:t>]</w:t>
      </w:r>
      <w:r w:rsidRPr="003A06D0">
        <w:rPr>
          <w:rFonts w:ascii="Helvetica-Bold" w:eastAsia="Helvetica-Bold" w:hAnsi="Helvetica-Bold" w:cs="Helvetica-Bold"/>
          <w:b/>
          <w:lang w:val="en-GB"/>
        </w:rPr>
        <w:t xml:space="preserve"> </w:t>
      </w:r>
      <w:r w:rsidRPr="003A06D0">
        <w:rPr>
          <w:rFonts w:ascii="Helvetica-Bold" w:hAnsi="Helvetica-Bold"/>
          <w:b/>
          <w:lang w:val="en-GB"/>
        </w:rPr>
        <w:tab/>
      </w:r>
      <w:r w:rsidRPr="003A06D0">
        <w:rPr>
          <w:lang w:val="en-GB"/>
        </w:rPr>
        <w:t xml:space="preserve">R. Housley.  </w:t>
      </w:r>
      <w:r w:rsidRPr="003A06D0">
        <w:rPr>
          <w:i/>
          <w:iCs/>
          <w:lang w:val="en-GB"/>
        </w:rPr>
        <w:t>Cryptographic Message Syntax</w:t>
      </w:r>
      <w:r w:rsidRPr="003A06D0">
        <w:rPr>
          <w:lang w:val="en-GB"/>
        </w:rPr>
        <w:t>.  IETF RFC 5652, September 2009.</w:t>
      </w:r>
      <w:r w:rsidRPr="003A06D0">
        <w:rPr>
          <w:lang w:val="en-GB"/>
        </w:rPr>
        <w:br/>
      </w:r>
      <w:hyperlink r:id="rId48" w:history="1">
        <w:r w:rsidRPr="003A06D0">
          <w:rPr>
            <w:rStyle w:val="Hyperlink"/>
            <w:rFonts w:ascii="Helvetica" w:eastAsia="Helvetica" w:hAnsi="Helvetica" w:cs="Helvetica"/>
            <w:lang w:val="en-GB"/>
          </w:rPr>
          <w:t>http://www.ietf.org/rfc/rfc5652.txt</w:t>
        </w:r>
      </w:hyperlink>
      <w:r w:rsidRPr="003A06D0">
        <w:rPr>
          <w:lang w:val="en-GB"/>
        </w:rPr>
        <w:t xml:space="preserve">. </w:t>
      </w:r>
      <w:r w:rsidRPr="003A06D0">
        <w:rPr>
          <w:lang w:val="en-GB"/>
        </w:rPr>
        <w:br/>
        <w:t>(Remark: As used in DSS, all implementations based upon RFC 5652 and previous releases of CMS will suffice. For the sake of simplicity the "urn:ietf:rfc:3369" is used throughout the document to indicate a CMS message as specified in RFC 5652 or RFC 3369 or any version (including PKCS #7).</w:t>
      </w:r>
    </w:p>
    <w:p w14:paraId="51781760" w14:textId="77777777" w:rsidR="00BF4F83" w:rsidRPr="003A06D0" w:rsidRDefault="00BF4F83" w:rsidP="00BF4F83">
      <w:pPr>
        <w:pStyle w:val="Ref"/>
        <w:rPr>
          <w:lang w:val="en-GB"/>
        </w:rPr>
      </w:pPr>
      <w:r w:rsidRPr="003A06D0">
        <w:rPr>
          <w:b/>
          <w:lang w:val="en-GB"/>
        </w:rPr>
        <w:t>[RFC8174]</w:t>
      </w:r>
      <w:r w:rsidRPr="003A06D0">
        <w:rPr>
          <w:lang w:val="en-GB"/>
        </w:rPr>
        <w:tab/>
        <w:t>Leiba, B., "Ambiguity of Uppercase vs Lowercase in RFC 2119 Key Words", BCP 14, RFC 8174, DOI 10.17487/RFC8174, May 2017, &lt;</w:t>
      </w:r>
      <w:hyperlink r:id="rId49" w:history="1">
        <w:r w:rsidRPr="003A06D0">
          <w:rPr>
            <w:rStyle w:val="Hyperlink"/>
            <w:lang w:val="en-GB"/>
          </w:rPr>
          <w:t>http://www.rfc-editor.org/info/rfc8174</w:t>
        </w:r>
      </w:hyperlink>
      <w:r w:rsidRPr="003A06D0">
        <w:rPr>
          <w:lang w:val="en-GB"/>
        </w:rPr>
        <w:t>&gt;.</w:t>
      </w:r>
    </w:p>
    <w:p w14:paraId="0725976B" w14:textId="77777777" w:rsidR="00BF4F83" w:rsidRPr="003A06D0" w:rsidRDefault="00BF4F83" w:rsidP="00BF4F83">
      <w:pPr>
        <w:pStyle w:val="Ref"/>
        <w:rPr>
          <w:lang w:val="en-GB"/>
        </w:rPr>
      </w:pPr>
      <w:bookmarkStart w:id="1547" w:name="ref_RFC8259"/>
      <w:r w:rsidRPr="003A06D0">
        <w:rPr>
          <w:b/>
          <w:lang w:val="en-GB"/>
        </w:rPr>
        <w:t>[RFC8259]</w:t>
      </w:r>
      <w:bookmarkEnd w:id="1547"/>
      <w:r w:rsidRPr="003A06D0">
        <w:rPr>
          <w:b/>
          <w:lang w:val="en-GB"/>
        </w:rPr>
        <w:t xml:space="preserve"> </w:t>
      </w:r>
      <w:r w:rsidRPr="003A06D0">
        <w:rPr>
          <w:rFonts w:ascii="Helvetica-Bold" w:hAnsi="Helvetica-Bold"/>
          <w:b/>
          <w:lang w:val="en-GB"/>
        </w:rPr>
        <w:tab/>
      </w:r>
      <w:r w:rsidRPr="003A06D0">
        <w:rPr>
          <w:lang w:val="en-GB"/>
        </w:rPr>
        <w:t>T. Bray, Ed., Google, Inc., The JavaScript Object Notation (JSON) Data Interchange Format, ISSN: 2070-1721, December 2017.</w:t>
      </w:r>
      <w:r w:rsidRPr="003A06D0">
        <w:rPr>
          <w:rFonts w:ascii="Helvetica" w:eastAsia="Helvetica" w:hAnsi="Helvetica" w:cs="Helvetica"/>
          <w:lang w:val="en-GB"/>
        </w:rPr>
        <w:t xml:space="preserve"> </w:t>
      </w:r>
      <w:r w:rsidRPr="003A06D0">
        <w:rPr>
          <w:rFonts w:ascii="Helvetica" w:hAnsi="Helvetica"/>
          <w:lang w:val="en-GB"/>
        </w:rPr>
        <w:br/>
      </w:r>
      <w:hyperlink r:id="rId50" w:history="1">
        <w:r w:rsidRPr="003A06D0">
          <w:rPr>
            <w:rStyle w:val="Hyperlink"/>
            <w:lang w:val="en-GB"/>
          </w:rPr>
          <w:t>https://tools.ietf.org/html/rfc8259</w:t>
        </w:r>
      </w:hyperlink>
      <w:r w:rsidRPr="003A06D0">
        <w:rPr>
          <w:lang w:val="en-GB"/>
        </w:rPr>
        <w:t>.</w:t>
      </w:r>
    </w:p>
    <w:p w14:paraId="482E99AB" w14:textId="77777777" w:rsidR="00BF4F83" w:rsidRPr="003A06D0" w:rsidRDefault="00BF4F83" w:rsidP="00BF4F83">
      <w:pPr>
        <w:pStyle w:val="Ref"/>
        <w:rPr>
          <w:lang w:val="en-GB"/>
        </w:rPr>
      </w:pPr>
      <w:r w:rsidRPr="003A06D0">
        <w:rPr>
          <w:rStyle w:val="Refterm"/>
          <w:lang w:val="en-GB"/>
        </w:rPr>
        <w:t>[SAML2RWXSD]</w:t>
      </w:r>
      <w:r w:rsidRPr="003A06D0">
        <w:rPr>
          <w:lang w:val="en-GB"/>
        </w:rPr>
        <w:tab/>
        <w:t xml:space="preserve">A. Kuehne, S. Hagen.  </w:t>
      </w:r>
      <w:r w:rsidRPr="003A06D0">
        <w:rPr>
          <w:i/>
          <w:iCs/>
          <w:lang w:val="en-GB"/>
        </w:rPr>
        <w:t>DSS 2.0 adapted SAML 2.0  XML Schema</w:t>
      </w:r>
      <w:r w:rsidRPr="003A06D0">
        <w:rPr>
          <w:lang w:val="en-GB"/>
        </w:rPr>
        <w:t>.  OASIS.</w:t>
      </w:r>
    </w:p>
    <w:p w14:paraId="3ECA1EFF" w14:textId="77777777" w:rsidR="00BF4F83" w:rsidRPr="003A06D0" w:rsidRDefault="00BF4F83" w:rsidP="00BF4F83">
      <w:pPr>
        <w:pStyle w:val="Ref"/>
        <w:rPr>
          <w:lang w:val="en-GB"/>
        </w:rPr>
      </w:pPr>
      <w:r w:rsidRPr="003A06D0">
        <w:rPr>
          <w:b/>
          <w:lang w:val="en-GB"/>
        </w:rPr>
        <w:t xml:space="preserve">[SOAP] </w:t>
      </w:r>
      <w:r w:rsidRPr="003A06D0">
        <w:rPr>
          <w:b/>
          <w:lang w:val="en-GB"/>
        </w:rPr>
        <w:tab/>
      </w:r>
      <w:r w:rsidRPr="003A06D0">
        <w:rPr>
          <w:lang w:val="en-GB"/>
        </w:rPr>
        <w:t xml:space="preserve">M. Gudgin et al.  </w:t>
      </w:r>
      <w:r w:rsidRPr="003A06D0">
        <w:rPr>
          <w:i/>
          <w:iCs/>
          <w:lang w:val="en-GB"/>
        </w:rPr>
        <w:t>SOAP Version 1.2 Part 1: Messaging Framework.</w:t>
      </w:r>
      <w:r w:rsidRPr="003A06D0">
        <w:rPr>
          <w:lang w:val="en-GB"/>
        </w:rPr>
        <w:t xml:space="preserve">  W3C Recommendation, June 2003.</w:t>
      </w:r>
      <w:r w:rsidRPr="003A06D0">
        <w:rPr>
          <w:rFonts w:ascii="Helvetica" w:eastAsia="Helvetica" w:hAnsi="Helvetica" w:cs="Helvetica"/>
          <w:lang w:val="en-GB"/>
        </w:rPr>
        <w:t xml:space="preserve">  </w:t>
      </w:r>
      <w:r w:rsidRPr="003A06D0">
        <w:rPr>
          <w:rFonts w:ascii="Helvetica" w:hAnsi="Helvetica"/>
          <w:lang w:val="en-GB"/>
        </w:rPr>
        <w:br/>
      </w:r>
      <w:hyperlink r:id="rId51" w:history="1">
        <w:r w:rsidRPr="003A06D0">
          <w:rPr>
            <w:rStyle w:val="Hyperlink"/>
            <w:rFonts w:ascii="Helvetica" w:eastAsia="Helvetica" w:hAnsi="Helvetica" w:cs="Helvetica"/>
            <w:lang w:val="en-GB"/>
          </w:rPr>
          <w:t>http://www.w3.org/TR/xmlschema-1/</w:t>
        </w:r>
      </w:hyperlink>
    </w:p>
    <w:p w14:paraId="6B13E95C" w14:textId="77777777" w:rsidR="00BF4F83" w:rsidRPr="003A06D0" w:rsidRDefault="00BF4F83" w:rsidP="00BF4F83">
      <w:pPr>
        <w:pStyle w:val="Ref"/>
        <w:rPr>
          <w:rStyle w:val="Hyperlink"/>
          <w:lang w:val="en-GB"/>
        </w:rPr>
      </w:pPr>
      <w:r w:rsidRPr="003A06D0">
        <w:rPr>
          <w:b/>
          <w:lang w:val="en-GB"/>
        </w:rPr>
        <w:t>[SOAPAtt]</w:t>
      </w:r>
      <w:r w:rsidRPr="003A06D0">
        <w:rPr>
          <w:lang w:val="en-GB"/>
        </w:rPr>
        <w:t xml:space="preserve"> </w:t>
      </w:r>
      <w:r w:rsidRPr="003A06D0">
        <w:rPr>
          <w:lang w:val="en-GB"/>
        </w:rPr>
        <w:tab/>
        <w:t xml:space="preserve">H. F. Nielsen, H. Ruellan </w:t>
      </w:r>
      <w:r w:rsidRPr="003A06D0">
        <w:rPr>
          <w:i/>
          <w:iCs/>
          <w:lang w:val="en-GB"/>
        </w:rPr>
        <w:t>SOAP Message Transmission Optimization Mechanism,</w:t>
      </w:r>
      <w:r w:rsidRPr="003A06D0">
        <w:rPr>
          <w:lang w:val="en-GB"/>
        </w:rPr>
        <w:t xml:space="preserve"> W3C Working Group Note, 8 June 2004</w:t>
      </w:r>
      <w:r w:rsidRPr="003A06D0">
        <w:rPr>
          <w:lang w:val="en-GB"/>
        </w:rPr>
        <w:br/>
      </w:r>
      <w:hyperlink r:id="rId52" w:history="1">
        <w:r w:rsidRPr="003A06D0">
          <w:rPr>
            <w:rStyle w:val="Hyperlink"/>
            <w:lang w:val="en-GB"/>
          </w:rPr>
          <w:t>http://www.w3.org/TR/soap12-af/</w:t>
        </w:r>
      </w:hyperlink>
    </w:p>
    <w:p w14:paraId="75EC6E9F" w14:textId="77777777" w:rsidR="00BF4F83" w:rsidRPr="003A06D0" w:rsidRDefault="00BF4F83" w:rsidP="00BF4F83">
      <w:pPr>
        <w:pStyle w:val="Ref"/>
        <w:rPr>
          <w:rStyle w:val="Hyperlink"/>
          <w:lang w:val="en-GB"/>
        </w:rPr>
      </w:pPr>
      <w:r w:rsidRPr="003A06D0">
        <w:rPr>
          <w:b/>
          <w:lang w:val="en-GB"/>
        </w:rPr>
        <w:t>[SOAPMtom]</w:t>
      </w:r>
      <w:r w:rsidRPr="003A06D0">
        <w:rPr>
          <w:lang w:val="en-GB"/>
        </w:rPr>
        <w:t xml:space="preserve"> </w:t>
      </w:r>
      <w:r w:rsidRPr="003A06D0">
        <w:rPr>
          <w:lang w:val="en-GB"/>
        </w:rPr>
        <w:tab/>
        <w:t xml:space="preserve">Martin Gudgin, Noah Mendelsohn </w:t>
      </w:r>
      <w:r w:rsidRPr="003A06D0">
        <w:rPr>
          <w:i/>
          <w:iCs/>
          <w:lang w:val="en-GB"/>
        </w:rPr>
        <w:t>SOAP 1.2 Attachment Feature,</w:t>
      </w:r>
      <w:r w:rsidRPr="003A06D0">
        <w:rPr>
          <w:lang w:val="en-GB"/>
        </w:rPr>
        <w:t xml:space="preserve"> W3C Recommendation 25 January 2005</w:t>
      </w:r>
      <w:r w:rsidRPr="003A06D0">
        <w:rPr>
          <w:lang w:val="en-GB"/>
        </w:rPr>
        <w:br/>
      </w:r>
      <w:hyperlink r:id="rId53" w:history="1">
        <w:r w:rsidRPr="003A06D0">
          <w:rPr>
            <w:rStyle w:val="Hyperlink"/>
            <w:lang w:val="en-GB"/>
          </w:rPr>
          <w:t>http://www.w3.org/TR/soap12-mtom/</w:t>
        </w:r>
      </w:hyperlink>
    </w:p>
    <w:p w14:paraId="0A5CC1E0" w14:textId="77777777" w:rsidR="00BF4F83" w:rsidRPr="003A06D0" w:rsidRDefault="00BF4F83" w:rsidP="00BF4F83">
      <w:pPr>
        <w:pStyle w:val="Ref"/>
        <w:rPr>
          <w:lang w:val="en-GB"/>
        </w:rPr>
      </w:pPr>
      <w:r w:rsidRPr="003A06D0">
        <w:rPr>
          <w:b/>
          <w:lang w:val="en-GB"/>
        </w:rPr>
        <w:t>[WS-I-Att]</w:t>
      </w:r>
      <w:r w:rsidRPr="003A06D0">
        <w:rPr>
          <w:b/>
          <w:lang w:val="en-GB"/>
        </w:rPr>
        <w:tab/>
      </w:r>
      <w:r w:rsidRPr="003A06D0">
        <w:rPr>
          <w:lang w:val="en-GB"/>
        </w:rPr>
        <w:t xml:space="preserve">Ch. Ferris, A. Karmarkar, C. K. Liu  </w:t>
      </w:r>
      <w:r w:rsidRPr="003A06D0">
        <w:rPr>
          <w:i/>
          <w:iCs/>
          <w:lang w:val="en-GB"/>
        </w:rPr>
        <w:t>Attachments Profile Version 1.0,</w:t>
      </w:r>
      <w:r w:rsidRPr="003A06D0">
        <w:rPr>
          <w:lang w:val="en-GB"/>
        </w:rPr>
        <w:t xml:space="preserve"> The Web Services-Interoperability Organization (WS-I)</w:t>
      </w:r>
      <w:r w:rsidRPr="003A06D0">
        <w:rPr>
          <w:i/>
          <w:iCs/>
          <w:lang w:val="en-GB"/>
        </w:rPr>
        <w:t xml:space="preserve">, </w:t>
      </w:r>
      <w:r w:rsidRPr="003A06D0">
        <w:rPr>
          <w:lang w:val="en-GB"/>
        </w:rPr>
        <w:t>20 April 2006</w:t>
      </w:r>
      <w:r w:rsidRPr="003A06D0">
        <w:rPr>
          <w:lang w:val="en-GB"/>
        </w:rPr>
        <w:br/>
      </w:r>
      <w:hyperlink r:id="rId54" w:history="1">
        <w:r w:rsidRPr="003A06D0">
          <w:rPr>
            <w:rStyle w:val="Hyperlink"/>
            <w:lang w:val="en-GB"/>
          </w:rPr>
          <w:t>http://www.ws-i.org/Profiles/AttachmentsProfile-1.0.html</w:t>
        </w:r>
      </w:hyperlink>
    </w:p>
    <w:p w14:paraId="23866872" w14:textId="77777777" w:rsidR="00BF4F83" w:rsidRPr="003A06D0" w:rsidRDefault="00BF4F83" w:rsidP="00BF4F83">
      <w:pPr>
        <w:pStyle w:val="Ref"/>
        <w:rPr>
          <w:lang w:val="en-GB"/>
        </w:rPr>
      </w:pPr>
      <w:r w:rsidRPr="003A06D0">
        <w:rPr>
          <w:rStyle w:val="Refterm"/>
          <w:lang w:val="en-GB"/>
        </w:rPr>
        <w:t>[XML]</w:t>
      </w:r>
      <w:r w:rsidRPr="003A06D0">
        <w:rPr>
          <w:lang w:val="en-GB"/>
        </w:rPr>
        <w:tab/>
        <w:t xml:space="preserve">Extensible Markup Language (XML) 1.0 (Fifth Edition), T. Bray, J. Paoli, M. Sperberg-McQueen, E. Maler, F. Yergeau, Editors, W3C Recommendation, November 26, 2008, </w:t>
      </w:r>
      <w:hyperlink r:id="rId55" w:history="1">
        <w:r w:rsidRPr="003A06D0">
          <w:rPr>
            <w:rStyle w:val="Hyperlink"/>
            <w:lang w:val="en-GB"/>
          </w:rPr>
          <w:t>http://www.w3.org/TR/2008/REC-xml-20081126/</w:t>
        </w:r>
      </w:hyperlink>
      <w:r w:rsidRPr="003A06D0">
        <w:rPr>
          <w:lang w:val="en-GB"/>
        </w:rPr>
        <w:t xml:space="preserve">. </w:t>
      </w:r>
      <w:r w:rsidRPr="003A06D0">
        <w:rPr>
          <w:lang w:val="en-GB"/>
        </w:rPr>
        <w:br/>
        <w:t xml:space="preserve">Latest version available at </w:t>
      </w:r>
      <w:hyperlink r:id="rId56" w:history="1">
        <w:r w:rsidRPr="003A06D0">
          <w:rPr>
            <w:rStyle w:val="Hyperlink"/>
            <w:lang w:val="en-GB"/>
          </w:rPr>
          <w:t>http://www.w3.org/TR/xml</w:t>
        </w:r>
      </w:hyperlink>
      <w:r w:rsidRPr="003A06D0">
        <w:rPr>
          <w:lang w:val="en-GB"/>
        </w:rPr>
        <w:t xml:space="preserve">. </w:t>
      </w:r>
    </w:p>
    <w:p w14:paraId="7661AE7C" w14:textId="77777777" w:rsidR="00BF4F83" w:rsidRPr="003A06D0" w:rsidRDefault="00BF4F83" w:rsidP="00BF4F83">
      <w:pPr>
        <w:pStyle w:val="Ref"/>
        <w:rPr>
          <w:lang w:val="en-GB"/>
        </w:rPr>
      </w:pPr>
      <w:r w:rsidRPr="003A06D0">
        <w:rPr>
          <w:b/>
          <w:lang w:val="en-GB"/>
        </w:rPr>
        <w:t>[XML-C14N]</w:t>
      </w:r>
      <w:r w:rsidRPr="003A06D0">
        <w:rPr>
          <w:rFonts w:ascii="Helvetica-Bold" w:eastAsia="Helvetica-Bold" w:hAnsi="Helvetica-Bold" w:cs="Helvetica-Bold"/>
          <w:b/>
          <w:lang w:val="en-GB"/>
        </w:rPr>
        <w:t xml:space="preserve"> </w:t>
      </w:r>
      <w:r w:rsidRPr="003A06D0">
        <w:rPr>
          <w:rFonts w:ascii="Helvetica-Bold" w:hAnsi="Helvetica-Bold"/>
          <w:b/>
          <w:lang w:val="en-GB"/>
        </w:rPr>
        <w:tab/>
      </w:r>
      <w:r w:rsidRPr="003A06D0">
        <w:rPr>
          <w:lang w:val="en-GB"/>
        </w:rPr>
        <w:t xml:space="preserve">J. Boyer.  </w:t>
      </w:r>
      <w:r w:rsidRPr="003A06D0">
        <w:rPr>
          <w:i/>
          <w:iCs/>
          <w:lang w:val="en-GB"/>
        </w:rPr>
        <w:t>Canonical XML Version 1.0</w:t>
      </w:r>
      <w:r w:rsidRPr="003A06D0">
        <w:rPr>
          <w:lang w:val="en-GB"/>
        </w:rPr>
        <w:t>.  W3C Recommendation, March 2001.</w:t>
      </w:r>
      <w:r w:rsidRPr="003A06D0">
        <w:rPr>
          <w:rFonts w:ascii="Helvetica" w:eastAsia="Helvetica" w:hAnsi="Helvetica" w:cs="Helvetica"/>
          <w:lang w:val="en-GB"/>
        </w:rPr>
        <w:t xml:space="preserve"> </w:t>
      </w:r>
      <w:r w:rsidRPr="003A06D0">
        <w:rPr>
          <w:rFonts w:ascii="Helvetica" w:hAnsi="Helvetica"/>
          <w:lang w:val="en-GB"/>
        </w:rPr>
        <w:br/>
      </w:r>
      <w:hyperlink r:id="rId57" w:history="1">
        <w:r w:rsidRPr="003A06D0">
          <w:rPr>
            <w:rStyle w:val="Hyperlink"/>
            <w:rFonts w:ascii="Helvetica" w:eastAsia="Helvetica" w:hAnsi="Helvetica" w:cs="Helvetica"/>
            <w:lang w:val="en-GB"/>
          </w:rPr>
          <w:t>http://www.w3.org/TR/xml-c14n</w:t>
        </w:r>
      </w:hyperlink>
    </w:p>
    <w:p w14:paraId="1C6FB96B" w14:textId="77777777" w:rsidR="00BF4F83" w:rsidRPr="003A06D0" w:rsidRDefault="00BF4F83" w:rsidP="00BF4F83">
      <w:pPr>
        <w:pStyle w:val="Ref"/>
        <w:rPr>
          <w:lang w:val="en-GB"/>
        </w:rPr>
      </w:pPr>
      <w:r w:rsidRPr="003A06D0">
        <w:rPr>
          <w:b/>
          <w:lang w:val="en-GB"/>
        </w:rPr>
        <w:t>[XML-xcl-c14n]</w:t>
      </w:r>
      <w:r w:rsidRPr="003A06D0">
        <w:rPr>
          <w:lang w:val="en-GB"/>
        </w:rPr>
        <w:tab/>
        <w:t xml:space="preserve">Exclusive XML Canonicalization Version 1.0. W3C Recommendation 18 July 2002 </w:t>
      </w:r>
      <w:hyperlink r:id="rId58" w:history="1">
        <w:r w:rsidRPr="003A06D0">
          <w:rPr>
            <w:rStyle w:val="Hyperlink"/>
            <w:lang w:val="en-GB"/>
          </w:rPr>
          <w:t>http://www.w3.org/TR/2002/REC-xml-exc-c14n-20020718/</w:t>
        </w:r>
      </w:hyperlink>
    </w:p>
    <w:p w14:paraId="052906C8" w14:textId="77777777" w:rsidR="00BF4F83" w:rsidRPr="003A06D0" w:rsidRDefault="00BF4F83" w:rsidP="00BF4F83">
      <w:pPr>
        <w:pStyle w:val="Ref"/>
        <w:rPr>
          <w:lang w:val="en-GB"/>
        </w:rPr>
      </w:pPr>
      <w:r w:rsidRPr="003A06D0">
        <w:rPr>
          <w:b/>
          <w:lang w:val="en-GB"/>
        </w:rPr>
        <w:t>[XML-ns]</w:t>
      </w:r>
      <w:r w:rsidRPr="003A06D0">
        <w:rPr>
          <w:lang w:val="en-GB"/>
        </w:rPr>
        <w:t xml:space="preserve"> </w:t>
      </w:r>
      <w:r w:rsidRPr="003A06D0">
        <w:rPr>
          <w:lang w:val="en-GB"/>
        </w:rPr>
        <w:tab/>
        <w:t xml:space="preserve">T. Bray, D. Hollander, A. Layman.  </w:t>
      </w:r>
      <w:r w:rsidRPr="003A06D0">
        <w:rPr>
          <w:i/>
          <w:iCs/>
          <w:lang w:val="en-GB"/>
        </w:rPr>
        <w:t>Namespaces in XML.</w:t>
      </w:r>
      <w:r w:rsidRPr="003A06D0">
        <w:rPr>
          <w:lang w:val="en-GB"/>
        </w:rPr>
        <w:t xml:space="preserve">  W3C Recommendation, January 1999. </w:t>
      </w:r>
      <w:r w:rsidRPr="003A06D0">
        <w:rPr>
          <w:lang w:val="en-GB"/>
        </w:rPr>
        <w:br/>
      </w:r>
      <w:hyperlink r:id="rId59" w:history="1">
        <w:r w:rsidRPr="003A06D0">
          <w:rPr>
            <w:rStyle w:val="Hyperlink"/>
            <w:rFonts w:eastAsia="Arial" w:cs="Arial"/>
            <w:lang w:val="en-GB"/>
          </w:rPr>
          <w:t>http://www.w3.org/TR/1999/REC-xml-names-19990114</w:t>
        </w:r>
      </w:hyperlink>
    </w:p>
    <w:p w14:paraId="11F5D005" w14:textId="77777777" w:rsidR="00BF4F83" w:rsidRPr="003A06D0" w:rsidRDefault="00BF4F83" w:rsidP="00BF4F83">
      <w:pPr>
        <w:pStyle w:val="Ref"/>
        <w:rPr>
          <w:b/>
          <w:lang w:val="en-GB"/>
        </w:rPr>
      </w:pPr>
      <w:r w:rsidRPr="003A06D0">
        <w:rPr>
          <w:b/>
          <w:lang w:val="en-GB"/>
        </w:rPr>
        <w:t>[XML-NT-Document]</w:t>
      </w:r>
      <w:r w:rsidRPr="003A06D0">
        <w:rPr>
          <w:lang w:val="en-GB"/>
        </w:rPr>
        <w:t xml:space="preserve"> </w:t>
      </w:r>
      <w:hyperlink r:id="rId60">
        <w:r w:rsidRPr="003A06D0">
          <w:rPr>
            <w:rStyle w:val="Hyperlink"/>
            <w:lang w:val="en-GB"/>
          </w:rPr>
          <w:t>http://www.w3.org/TR/2004/REC-xml-20040204/#NT-document</w:t>
        </w:r>
      </w:hyperlink>
    </w:p>
    <w:p w14:paraId="1E3A0D7C" w14:textId="77777777" w:rsidR="00BF4F83" w:rsidRPr="003A06D0" w:rsidRDefault="00BF4F83" w:rsidP="00BF4F83">
      <w:pPr>
        <w:pStyle w:val="Ref"/>
        <w:rPr>
          <w:lang w:val="en-GB"/>
        </w:rPr>
      </w:pPr>
      <w:r w:rsidRPr="003A06D0">
        <w:rPr>
          <w:b/>
          <w:lang w:val="en-GB"/>
        </w:rPr>
        <w:t>[XML-PROLOG]</w:t>
      </w:r>
      <w:r w:rsidRPr="003A06D0">
        <w:rPr>
          <w:lang w:val="en-GB"/>
        </w:rPr>
        <w:t xml:space="preserve"> </w:t>
      </w:r>
      <w:r w:rsidRPr="003A06D0">
        <w:rPr>
          <w:lang w:val="en-GB"/>
        </w:rPr>
        <w:tab/>
        <w:t xml:space="preserve">Tim Bray, Jean Paoli, C. M. Sperberg-McQueen, et al. </w:t>
      </w:r>
      <w:r w:rsidRPr="003A06D0">
        <w:rPr>
          <w:iCs/>
          <w:lang w:val="en-GB"/>
        </w:rPr>
        <w:t>Prolog and Document Type Declaration</w:t>
      </w:r>
      <w:r w:rsidRPr="003A06D0">
        <w:rPr>
          <w:lang w:val="en-GB"/>
        </w:rPr>
        <w:t xml:space="preserve"> in </w:t>
      </w:r>
      <w:r w:rsidRPr="003A06D0">
        <w:rPr>
          <w:iCs/>
          <w:lang w:val="en-GB"/>
        </w:rPr>
        <w:t>Extensible Markup Language (XML) 1.0 (Third Edition)</w:t>
      </w:r>
      <w:r w:rsidRPr="003A06D0">
        <w:rPr>
          <w:lang w:val="en-GB"/>
        </w:rPr>
        <w:t xml:space="preserve">, W3C Recommendation, 04 February 2004, </w:t>
      </w:r>
      <w:hyperlink r:id="rId61" w:anchor="sec-prolog-dtd" w:history="1">
        <w:r w:rsidRPr="003A06D0">
          <w:rPr>
            <w:rStyle w:val="Hyperlink"/>
            <w:lang w:val="en-GB"/>
          </w:rPr>
          <w:t>http://www.w3.org/TR/REC-xml/#sec-prolog-dtd</w:t>
        </w:r>
      </w:hyperlink>
    </w:p>
    <w:p w14:paraId="34241455" w14:textId="77777777" w:rsidR="00BF4F83" w:rsidRPr="003A06D0" w:rsidRDefault="00BF4F83" w:rsidP="00BF4F83">
      <w:pPr>
        <w:pStyle w:val="Ref"/>
        <w:rPr>
          <w:lang w:val="en-GB"/>
        </w:rPr>
      </w:pPr>
      <w:bookmarkStart w:id="1548" w:name="refXMLDSIG"/>
      <w:r w:rsidRPr="003A06D0">
        <w:rPr>
          <w:b/>
          <w:lang w:val="en-GB"/>
        </w:rPr>
        <w:t xml:space="preserve">[xml:id] </w:t>
      </w:r>
      <w:r w:rsidRPr="003A06D0">
        <w:rPr>
          <w:b/>
          <w:lang w:val="en-GB"/>
        </w:rPr>
        <w:tab/>
      </w:r>
      <w:r w:rsidRPr="003A06D0">
        <w:rPr>
          <w:lang w:val="en-GB"/>
        </w:rPr>
        <w:t>xml:id, Version 1.0, W3C Recommendation, 9 September 2005, http://www.w3.org/TR/xml-id/</w:t>
      </w:r>
    </w:p>
    <w:p w14:paraId="672CC2E3" w14:textId="77777777" w:rsidR="00BF4F83" w:rsidRPr="003A06D0" w:rsidRDefault="00BF4F83" w:rsidP="00BF4F83">
      <w:pPr>
        <w:pStyle w:val="Ref"/>
        <w:rPr>
          <w:lang w:val="en-GB"/>
        </w:rPr>
      </w:pPr>
      <w:r w:rsidRPr="003A06D0">
        <w:rPr>
          <w:b/>
          <w:lang w:val="en-GB"/>
        </w:rPr>
        <w:t>[XMLDSIG]</w:t>
      </w:r>
      <w:r w:rsidRPr="003A06D0">
        <w:rPr>
          <w:rFonts w:eastAsia="Arial" w:cs="Arial"/>
          <w:lang w:val="en-GB"/>
        </w:rPr>
        <w:t xml:space="preserve"> </w:t>
      </w:r>
      <w:bookmarkEnd w:id="1548"/>
      <w:r w:rsidRPr="003A06D0">
        <w:rPr>
          <w:rFonts w:cs="Arial"/>
          <w:lang w:val="en-GB"/>
        </w:rPr>
        <w:tab/>
      </w:r>
      <w:r w:rsidRPr="003A06D0">
        <w:rPr>
          <w:rStyle w:val="RefZchn"/>
          <w:iCs/>
          <w:lang w:val="en-GB"/>
        </w:rPr>
        <w:t>D. Eastlake et al.  XML-Signature Syntax and Processing.  W3C Recommendation, February 2002</w:t>
      </w:r>
      <w:r w:rsidRPr="003A06D0">
        <w:rPr>
          <w:rStyle w:val="RefZchn"/>
          <w:i/>
          <w:iCs/>
          <w:lang w:val="en-GB"/>
        </w:rPr>
        <w:t xml:space="preserve">. </w:t>
      </w:r>
      <w:r w:rsidRPr="003A06D0">
        <w:rPr>
          <w:rStyle w:val="RefZchn"/>
          <w:i/>
          <w:iCs/>
          <w:lang w:val="en-GB"/>
        </w:rPr>
        <w:br/>
      </w:r>
      <w:hyperlink r:id="rId62" w:history="1">
        <w:r w:rsidRPr="003A06D0">
          <w:rPr>
            <w:rStyle w:val="Hyperlink"/>
            <w:lang w:val="en-GB"/>
          </w:rPr>
          <w:t>http://www.w3.org/TR/2002/REC-xmldsig-core-20020212/</w:t>
        </w:r>
      </w:hyperlink>
      <w:r w:rsidRPr="003A06D0">
        <w:rPr>
          <w:lang w:val="en-GB"/>
        </w:rPr>
        <w:t xml:space="preserve"> </w:t>
      </w:r>
    </w:p>
    <w:p w14:paraId="3B3D7FA4" w14:textId="77777777" w:rsidR="00BF4F83" w:rsidRPr="003A06D0" w:rsidRDefault="00BF4F83" w:rsidP="00BF4F83">
      <w:pPr>
        <w:pStyle w:val="Ref"/>
        <w:rPr>
          <w:lang w:val="en-GB"/>
        </w:rPr>
      </w:pPr>
      <w:r w:rsidRPr="003A06D0">
        <w:rPr>
          <w:rStyle w:val="Refterm"/>
          <w:lang w:val="en-GB"/>
        </w:rPr>
        <w:t>[</w:t>
      </w:r>
      <w:bookmarkStart w:id="1549" w:name="refXML_Schema_1"/>
      <w:r w:rsidRPr="003A06D0">
        <w:rPr>
          <w:rStyle w:val="Refterm"/>
          <w:lang w:val="en-GB"/>
        </w:rPr>
        <w:t>XML-Schema-1</w:t>
      </w:r>
      <w:bookmarkEnd w:id="1549"/>
      <w:r w:rsidRPr="003A06D0">
        <w:rPr>
          <w:rStyle w:val="Refterm"/>
          <w:lang w:val="en-GB"/>
        </w:rPr>
        <w:t>]</w:t>
      </w:r>
      <w:r w:rsidRPr="003A06D0">
        <w:rPr>
          <w:lang w:val="en-GB"/>
        </w:rPr>
        <w:tab/>
        <w:t xml:space="preserve">W3C XML Schema Definition Language (XSD) 1.1 Part 1: Structures, S. Gao, M. Sperberg-McQueen, H. Thompson, N. Mendelsohn, D. Beech, M. Maloney, Editors, W3C Recommendation, April 5, 2012, </w:t>
      </w:r>
      <w:r w:rsidRPr="003A06D0">
        <w:rPr>
          <w:lang w:val="en-GB"/>
        </w:rPr>
        <w:br/>
      </w:r>
      <w:hyperlink r:id="rId63" w:history="1">
        <w:r w:rsidRPr="003A06D0">
          <w:rPr>
            <w:rStyle w:val="Hyperlink"/>
            <w:lang w:val="en-GB"/>
          </w:rPr>
          <w:t>http://www.w3.org/TR/2012/REC-xmlschema11-1-20120405/</w:t>
        </w:r>
      </w:hyperlink>
      <w:r w:rsidRPr="003A06D0">
        <w:rPr>
          <w:lang w:val="en-GB"/>
        </w:rPr>
        <w:t xml:space="preserve">. </w:t>
      </w:r>
      <w:r w:rsidRPr="003A06D0">
        <w:rPr>
          <w:lang w:val="en-GB"/>
        </w:rPr>
        <w:br/>
        <w:t xml:space="preserve">Latest version available at </w:t>
      </w:r>
      <w:hyperlink r:id="rId64" w:history="1">
        <w:r w:rsidRPr="003A06D0">
          <w:rPr>
            <w:rStyle w:val="Hyperlink"/>
            <w:lang w:val="en-GB"/>
          </w:rPr>
          <w:t>http://www.w3.org/TR/xmlschema11-1/</w:t>
        </w:r>
      </w:hyperlink>
      <w:r w:rsidRPr="003A06D0">
        <w:rPr>
          <w:lang w:val="en-GB"/>
        </w:rPr>
        <w:t xml:space="preserve">. </w:t>
      </w:r>
    </w:p>
    <w:p w14:paraId="4156961D" w14:textId="77777777" w:rsidR="00BF4F83" w:rsidRPr="003A06D0" w:rsidRDefault="00BF4F83" w:rsidP="00BF4F83">
      <w:pPr>
        <w:pStyle w:val="Ref"/>
        <w:rPr>
          <w:lang w:val="en-GB"/>
        </w:rPr>
      </w:pPr>
      <w:r w:rsidRPr="003A06D0">
        <w:rPr>
          <w:rStyle w:val="Refterm"/>
          <w:lang w:val="en-GB"/>
        </w:rPr>
        <w:t>[</w:t>
      </w:r>
      <w:bookmarkStart w:id="1550" w:name="BMXMLSchema2"/>
      <w:bookmarkStart w:id="1551" w:name="refXML_Schema_2"/>
      <w:r w:rsidRPr="003A06D0">
        <w:rPr>
          <w:rStyle w:val="Refterm"/>
          <w:lang w:val="en-GB"/>
        </w:rPr>
        <w:t>XML-Schema-2</w:t>
      </w:r>
      <w:bookmarkEnd w:id="1550"/>
      <w:bookmarkEnd w:id="1551"/>
      <w:r w:rsidRPr="003A06D0">
        <w:rPr>
          <w:rStyle w:val="Refterm"/>
          <w:lang w:val="en-GB"/>
        </w:rPr>
        <w:t>]</w:t>
      </w:r>
      <w:r w:rsidRPr="003A06D0">
        <w:rPr>
          <w:lang w:val="en-GB"/>
        </w:rPr>
        <w:tab/>
      </w:r>
      <w:r w:rsidRPr="003A06D0" w:rsidDel="009D12AD">
        <w:rPr>
          <w:lang w:val="en-GB"/>
        </w:rPr>
        <w:fldChar w:fldCharType="begin"/>
      </w:r>
      <w:r w:rsidRPr="003A06D0" w:rsidDel="009D12AD">
        <w:rPr>
          <w:lang w:val="en-GB"/>
        </w:rPr>
        <w:fldChar w:fldCharType="separate"/>
      </w:r>
      <w:r w:rsidRPr="003A06D0" w:rsidDel="009D12AD">
        <w:rPr>
          <w:lang w:val="en-GB"/>
        </w:rPr>
        <w:t>W3C XML Schema Definition Language (XSD) 1.1 Part 2: Datatypes</w:t>
      </w:r>
      <w:r w:rsidRPr="003A06D0" w:rsidDel="009D12AD">
        <w:rPr>
          <w:lang w:val="en-GB"/>
        </w:rPr>
        <w:fldChar w:fldCharType="end"/>
      </w:r>
      <w:r w:rsidRPr="003A06D0">
        <w:rPr>
          <w:lang w:val="en-GB"/>
        </w:rPr>
        <w:t xml:space="preserve">W3C XML Schema Definition Language (XSD) 1.1 Part 2: Datatypes, D. Peterson, S. Gao, A. Malhotra, M. Sperberg-McQueen, H. Thompson, Paul V. Biron, Editors, W3C Recommendation, April 5, 2012, </w:t>
      </w:r>
      <w:r w:rsidRPr="003A06D0">
        <w:rPr>
          <w:lang w:val="en-GB"/>
        </w:rPr>
        <w:br/>
      </w:r>
      <w:hyperlink r:id="rId65" w:history="1">
        <w:r w:rsidRPr="003A06D0">
          <w:rPr>
            <w:rStyle w:val="Hyperlink"/>
            <w:lang w:val="en-GB"/>
          </w:rPr>
          <w:t>http://www.w3.org/TR/2012/REC-xmlschema11-2-20120405/</w:t>
        </w:r>
      </w:hyperlink>
      <w:r w:rsidRPr="003A06D0">
        <w:rPr>
          <w:lang w:val="en-GB"/>
        </w:rPr>
        <w:t xml:space="preserve">. </w:t>
      </w:r>
      <w:r w:rsidRPr="003A06D0">
        <w:rPr>
          <w:lang w:val="en-GB"/>
        </w:rPr>
        <w:br/>
        <w:t xml:space="preserve">Latest version available at </w:t>
      </w:r>
      <w:hyperlink r:id="rId66" w:history="1">
        <w:r w:rsidRPr="003A06D0">
          <w:rPr>
            <w:rStyle w:val="Hyperlink"/>
            <w:lang w:val="en-GB"/>
          </w:rPr>
          <w:t>http://www.w3.org/TR/xmlschema11-2/</w:t>
        </w:r>
      </w:hyperlink>
      <w:r w:rsidRPr="003A06D0">
        <w:rPr>
          <w:lang w:val="en-GB"/>
        </w:rPr>
        <w:t>.</w:t>
      </w:r>
    </w:p>
    <w:p w14:paraId="31C9A0B7" w14:textId="77777777" w:rsidR="00BF4F83" w:rsidRDefault="00BF4F83" w:rsidP="00BF4F83">
      <w:pPr>
        <w:pStyle w:val="Ref"/>
        <w:rPr>
          <w:rStyle w:val="Hyperlink"/>
          <w:lang w:val="en-GB"/>
        </w:rPr>
      </w:pPr>
      <w:r w:rsidRPr="003A06D0">
        <w:rPr>
          <w:b/>
          <w:lang w:val="en-GB"/>
        </w:rPr>
        <w:t>[XPATH]</w:t>
      </w:r>
      <w:r w:rsidRPr="003A06D0">
        <w:rPr>
          <w:lang w:val="en-GB"/>
        </w:rPr>
        <w:tab/>
        <w:t xml:space="preserve">XML Path Language (XPath) Version 1.0. W3C Recommendation 16 November 1999 </w:t>
      </w:r>
      <w:hyperlink r:id="rId67" w:history="1">
        <w:r w:rsidRPr="003A06D0">
          <w:rPr>
            <w:rStyle w:val="Hyperlink"/>
            <w:lang w:val="en-GB"/>
          </w:rPr>
          <w:t>http://www.w3.org/TR/xpath</w:t>
        </w:r>
      </w:hyperlink>
    </w:p>
    <w:p w14:paraId="1F275F94" w14:textId="77777777" w:rsidR="00D64A4C" w:rsidRDefault="00D64A4C" w:rsidP="00D64A4C">
      <w:pPr>
        <w:pStyle w:val="Ref"/>
        <w:rPr>
          <w:rStyle w:val="Hyperlink"/>
          <w:lang w:val="en-GB"/>
        </w:rPr>
      </w:pPr>
      <w:r w:rsidRPr="003A06D0">
        <w:rPr>
          <w:b/>
          <w:lang w:val="en-GB"/>
        </w:rPr>
        <w:t>[XPATH</w:t>
      </w:r>
      <w:r>
        <w:rPr>
          <w:b/>
          <w:lang w:val="en-GB"/>
        </w:rPr>
        <w:t>20</w:t>
      </w:r>
      <w:r w:rsidRPr="003A06D0">
        <w:rPr>
          <w:b/>
          <w:lang w:val="en-GB"/>
        </w:rPr>
        <w:t>]</w:t>
      </w:r>
      <w:r w:rsidRPr="003A06D0">
        <w:rPr>
          <w:lang w:val="en-GB"/>
        </w:rPr>
        <w:tab/>
      </w:r>
      <w:r w:rsidRPr="00D64A4C">
        <w:rPr>
          <w:rStyle w:val="Hyperlink"/>
          <w:color w:val="auto"/>
          <w:lang w:val="en-GB"/>
        </w:rPr>
        <w:t xml:space="preserve">XML Path Language (XPath) 2.0, A. Berglund, S. Boag, D. Chamberlin, M. Fernandez, M. Kay, J. Robie, J. Simeon, Editors, W3C Recommendation, January 23, 2007, </w:t>
      </w:r>
      <w:r w:rsidRPr="00D64A4C">
        <w:rPr>
          <w:rStyle w:val="Hyperlink"/>
          <w:lang w:val="en-GB"/>
        </w:rPr>
        <w:t xml:space="preserve">http://www.w3.org/TR/2007/REC-xpath20-20070123/. Latest version available at </w:t>
      </w:r>
      <w:hyperlink r:id="rId68" w:history="1">
        <w:r w:rsidRPr="005B1415">
          <w:rPr>
            <w:rStyle w:val="Hyperlink"/>
            <w:lang w:val="en-GB"/>
          </w:rPr>
          <w:t>http://www.w3.org/TR/xpath20/</w:t>
        </w:r>
      </w:hyperlink>
      <w:r w:rsidRPr="00D64A4C">
        <w:rPr>
          <w:rStyle w:val="Hyperlink"/>
          <w:lang w:val="en-GB"/>
        </w:rPr>
        <w:t>.</w:t>
      </w:r>
    </w:p>
    <w:p w14:paraId="448A751A" w14:textId="77777777" w:rsidR="00D64A4C" w:rsidRDefault="00D64A4C" w:rsidP="00D64A4C">
      <w:pPr>
        <w:pStyle w:val="Ref"/>
        <w:rPr>
          <w:b/>
          <w:lang w:val="en-GB"/>
        </w:rPr>
      </w:pPr>
      <w:r w:rsidRPr="003A06D0">
        <w:rPr>
          <w:b/>
          <w:lang w:val="en-GB"/>
        </w:rPr>
        <w:t>[XPATH</w:t>
      </w:r>
      <w:r>
        <w:rPr>
          <w:b/>
          <w:lang w:val="en-GB"/>
        </w:rPr>
        <w:t>30</w:t>
      </w:r>
      <w:r w:rsidRPr="003A06D0">
        <w:rPr>
          <w:b/>
          <w:lang w:val="en-GB"/>
        </w:rPr>
        <w:t>]</w:t>
      </w:r>
      <w:r>
        <w:rPr>
          <w:b/>
          <w:lang w:val="en-GB"/>
        </w:rPr>
        <w:tab/>
      </w:r>
      <w:r w:rsidRPr="00D64A4C">
        <w:rPr>
          <w:lang w:val="en-GB"/>
        </w:rPr>
        <w:t>XML Path Language (XPath) 3.0, J. Robie, D. Chamberlin, M. Dyck, J. Snelson, Editors, W3C Recommendation, April 8, 2014</w:t>
      </w:r>
      <w:r w:rsidRPr="00D64A4C">
        <w:rPr>
          <w:rStyle w:val="Hyperlink"/>
          <w:lang w:val="en-GB"/>
        </w:rPr>
        <w:t>, http://www.w3.org/TR/2014/REC-xpath-30-20140408/</w:t>
      </w:r>
      <w:r w:rsidRPr="00D64A4C">
        <w:rPr>
          <w:lang w:val="en-GB"/>
        </w:rPr>
        <w:t xml:space="preserve">. Latest version available at </w:t>
      </w:r>
      <w:r w:rsidRPr="00D64A4C">
        <w:rPr>
          <w:rStyle w:val="Hyperlink"/>
          <w:lang w:val="en-GB"/>
        </w:rPr>
        <w:t>http://www.w3.org/TR/xpath-30/.</w:t>
      </w:r>
    </w:p>
    <w:p w14:paraId="0EBB331A" w14:textId="77777777" w:rsidR="00D64A4C" w:rsidRPr="00D64A4C" w:rsidRDefault="00D64A4C" w:rsidP="00D64A4C">
      <w:pPr>
        <w:pStyle w:val="Ref"/>
        <w:rPr>
          <w:rStyle w:val="Hyperlink"/>
          <w:lang w:val="en-GB"/>
        </w:rPr>
      </w:pPr>
      <w:r w:rsidRPr="003A06D0">
        <w:rPr>
          <w:b/>
          <w:lang w:val="en-GB"/>
        </w:rPr>
        <w:t>[XPATH</w:t>
      </w:r>
      <w:r>
        <w:rPr>
          <w:b/>
          <w:lang w:val="en-GB"/>
        </w:rPr>
        <w:t>31</w:t>
      </w:r>
      <w:r w:rsidRPr="003A06D0">
        <w:rPr>
          <w:b/>
          <w:lang w:val="en-GB"/>
        </w:rPr>
        <w:t>]</w:t>
      </w:r>
      <w:r>
        <w:rPr>
          <w:b/>
          <w:lang w:val="en-GB"/>
        </w:rPr>
        <w:tab/>
      </w:r>
      <w:r w:rsidRPr="00D64A4C">
        <w:rPr>
          <w:lang w:val="en-GB"/>
        </w:rPr>
        <w:t xml:space="preserve">XML Path Language (XPath) 3.1, J. Robie, M. Dyck, J. Spiegel, Editors, W3C Recommendation, March 21, 2017, </w:t>
      </w:r>
      <w:r w:rsidRPr="00D64A4C">
        <w:rPr>
          <w:rStyle w:val="Hyperlink"/>
          <w:lang w:val="en-GB"/>
        </w:rPr>
        <w:t>https://www.w3.org/TR/2017/REC-xpath-31-20170321/</w:t>
      </w:r>
      <w:r w:rsidRPr="00D64A4C">
        <w:rPr>
          <w:lang w:val="en-GB"/>
        </w:rPr>
        <w:t xml:space="preserve">. Latest version available at </w:t>
      </w:r>
      <w:r w:rsidRPr="00D64A4C">
        <w:rPr>
          <w:rStyle w:val="Hyperlink"/>
          <w:lang w:val="en-GB"/>
        </w:rPr>
        <w:t>https://www.w3.org/TR/xpath-31/</w:t>
      </w:r>
      <w:r w:rsidRPr="00D64A4C">
        <w:rPr>
          <w:lang w:val="en-GB"/>
        </w:rPr>
        <w:t>.</w:t>
      </w:r>
    </w:p>
    <w:p w14:paraId="3EA418F4" w14:textId="77777777" w:rsidR="00BF4F83" w:rsidRPr="003A06D0" w:rsidRDefault="00BF4F83" w:rsidP="00AA52F6">
      <w:pPr>
        <w:pStyle w:val="berschrift2"/>
        <w:numPr>
          <w:ilvl w:val="1"/>
          <w:numId w:val="3"/>
        </w:numPr>
        <w:rPr>
          <w:lang w:val="en-GB"/>
        </w:rPr>
      </w:pPr>
      <w:bookmarkStart w:id="1552" w:name="_Toc85472895"/>
      <w:bookmarkStart w:id="1553" w:name="_Toc287332009"/>
      <w:bookmarkStart w:id="1554" w:name="_Toc480914665"/>
      <w:bookmarkStart w:id="1555" w:name="_Toc481064856"/>
      <w:bookmarkStart w:id="1556" w:name="_Toc516357996"/>
      <w:bookmarkStart w:id="1557" w:name="_Toc522668482"/>
      <w:bookmarkStart w:id="1558" w:name="_Toc10206724"/>
      <w:r w:rsidRPr="003A06D0">
        <w:rPr>
          <w:lang w:val="en-GB"/>
        </w:rPr>
        <w:t>Non-Normative References</w:t>
      </w:r>
      <w:bookmarkEnd w:id="1552"/>
      <w:bookmarkEnd w:id="1553"/>
      <w:bookmarkEnd w:id="1554"/>
      <w:bookmarkEnd w:id="1555"/>
      <w:bookmarkEnd w:id="1556"/>
      <w:bookmarkEnd w:id="1557"/>
      <w:bookmarkEnd w:id="1558"/>
    </w:p>
    <w:p w14:paraId="385E1E6F" w14:textId="77777777" w:rsidR="00BF4F83" w:rsidRPr="003A06D0" w:rsidRDefault="00BF4F83" w:rsidP="00BF4F83">
      <w:pPr>
        <w:pStyle w:val="Ref"/>
        <w:rPr>
          <w:lang w:val="en-GB"/>
        </w:rPr>
      </w:pPr>
      <w:r w:rsidRPr="003A06D0">
        <w:rPr>
          <w:rStyle w:val="Refterm"/>
          <w:lang w:val="en-GB"/>
        </w:rPr>
        <w:t>[ASN.1]</w:t>
      </w:r>
      <w:r w:rsidRPr="003A06D0">
        <w:rPr>
          <w:lang w:val="en-GB"/>
        </w:rPr>
        <w:tab/>
        <w:t>Introduction to ASN.1.</w:t>
      </w:r>
      <w:r w:rsidRPr="003A06D0">
        <w:rPr>
          <w:rFonts w:ascii="Helvetica" w:eastAsia="Helvetica" w:hAnsi="Helvetica" w:cs="Helvetica"/>
          <w:lang w:val="en-GB"/>
        </w:rPr>
        <w:t xml:space="preserve"> </w:t>
      </w:r>
      <w:r w:rsidRPr="003A06D0">
        <w:rPr>
          <w:rFonts w:ascii="Helvetica" w:hAnsi="Helvetica"/>
          <w:lang w:val="en-GB"/>
        </w:rPr>
        <w:br/>
      </w:r>
      <w:hyperlink r:id="rId69" w:history="1">
        <w:r w:rsidRPr="003A06D0">
          <w:rPr>
            <w:rStyle w:val="Hyperlink"/>
            <w:lang w:val="en-GB"/>
          </w:rPr>
          <w:t>https://www.itu.int/en/ITU-T/asn1/Pages/introduction.aspx</w:t>
        </w:r>
      </w:hyperlink>
      <w:r w:rsidRPr="003A06D0">
        <w:rPr>
          <w:lang w:val="en-GB"/>
        </w:rPr>
        <w:t xml:space="preserve"> </w:t>
      </w:r>
    </w:p>
    <w:p w14:paraId="0DC26158" w14:textId="77777777" w:rsidR="00BF4F83" w:rsidRPr="003A06D0" w:rsidRDefault="00BF4F83" w:rsidP="00BF4F83">
      <w:pPr>
        <w:pStyle w:val="Ref"/>
        <w:rPr>
          <w:rStyle w:val="Refterm"/>
          <w:lang w:val="en-GB"/>
        </w:rPr>
      </w:pPr>
      <w:r w:rsidRPr="003A06D0">
        <w:rPr>
          <w:rStyle w:val="Refterm"/>
          <w:lang w:val="en-GB"/>
        </w:rPr>
        <w:t>[CHPGW]</w:t>
      </w:r>
      <w:r w:rsidRPr="003A06D0">
        <w:rPr>
          <w:lang w:val="en-GB"/>
        </w:rPr>
        <w:tab/>
        <w:t>DSS Extension for Local Signature Computation Version 1.0, Working Draft for Committee Specification 04.</w:t>
      </w:r>
      <w:r w:rsidRPr="003A06D0">
        <w:rPr>
          <w:rFonts w:ascii="Helvetica" w:eastAsia="Helvetica" w:hAnsi="Helvetica" w:cs="Helvetica"/>
          <w:lang w:val="en-GB"/>
        </w:rPr>
        <w:t xml:space="preserve"> </w:t>
      </w:r>
      <w:r w:rsidRPr="003A06D0">
        <w:rPr>
          <w:rFonts w:ascii="Helvetica" w:hAnsi="Helvetica"/>
          <w:lang w:val="en-GB"/>
        </w:rPr>
        <w:br/>
      </w:r>
      <w:hyperlink r:id="rId70" w:history="1">
        <w:r w:rsidRPr="003A06D0">
          <w:rPr>
            <w:rStyle w:val="Hyperlink"/>
            <w:lang w:val="en-GB"/>
          </w:rPr>
          <w:t>https://www.oasis-open.org/committees/download.php/62576/localsig-v1.0-csprd04.pdf</w:t>
        </w:r>
      </w:hyperlink>
      <w:r w:rsidRPr="003A06D0">
        <w:rPr>
          <w:rStyle w:val="Refterm"/>
          <w:lang w:val="en-GB"/>
        </w:rPr>
        <w:t xml:space="preserve"> </w:t>
      </w:r>
    </w:p>
    <w:p w14:paraId="751D1859" w14:textId="77777777" w:rsidR="00BF4F83" w:rsidRPr="003A06D0" w:rsidRDefault="00BF4F83" w:rsidP="00BF4F83">
      <w:pPr>
        <w:pStyle w:val="Ref"/>
        <w:rPr>
          <w:lang w:val="en-GB"/>
        </w:rPr>
      </w:pPr>
      <w:r w:rsidRPr="003A06D0">
        <w:rPr>
          <w:rStyle w:val="Refterm"/>
          <w:lang w:val="en-GB"/>
        </w:rPr>
        <w:t>[</w:t>
      </w:r>
      <w:bookmarkStart w:id="1559" w:name="refISO8601"/>
      <w:r w:rsidRPr="003A06D0">
        <w:rPr>
          <w:rStyle w:val="Refterm"/>
          <w:lang w:val="en-GB"/>
        </w:rPr>
        <w:t>ISO8601</w:t>
      </w:r>
      <w:bookmarkEnd w:id="1559"/>
      <w:r w:rsidRPr="003A06D0">
        <w:rPr>
          <w:rStyle w:val="Refterm"/>
          <w:lang w:val="en-GB"/>
        </w:rPr>
        <w:t>]</w:t>
      </w:r>
      <w:r w:rsidRPr="003A06D0">
        <w:rPr>
          <w:lang w:val="en-GB"/>
        </w:rPr>
        <w:tab/>
        <w:t xml:space="preserve">Data elements and interchange formats — Information interchange — Representation of dates and times, International Standard, ISO 8601:2004(E), December 1, 2004, </w:t>
      </w:r>
      <w:hyperlink r:id="rId71" w:history="1">
        <w:r w:rsidRPr="003A06D0">
          <w:rPr>
            <w:rStyle w:val="Hyperlink"/>
            <w:lang w:val="en-GB"/>
          </w:rPr>
          <w:t>https://www.iso.org/standard/40874.html</w:t>
        </w:r>
      </w:hyperlink>
      <w:r w:rsidRPr="003A06D0">
        <w:rPr>
          <w:lang w:val="en-GB"/>
        </w:rPr>
        <w:t xml:space="preserve">. </w:t>
      </w:r>
    </w:p>
    <w:p w14:paraId="783C150D" w14:textId="77777777" w:rsidR="00BF4F83" w:rsidRPr="003A06D0" w:rsidRDefault="00BF4F83" w:rsidP="00BF4F83">
      <w:pPr>
        <w:pStyle w:val="Ref"/>
        <w:rPr>
          <w:lang w:val="en-GB"/>
        </w:rPr>
      </w:pPr>
      <w:bookmarkStart w:id="1560" w:name="refISO639_1"/>
      <w:r w:rsidRPr="003A06D0">
        <w:rPr>
          <w:rStyle w:val="Refterm"/>
          <w:lang w:val="en-GB"/>
        </w:rPr>
        <w:t>[ISO639-1]</w:t>
      </w:r>
      <w:bookmarkEnd w:id="1560"/>
      <w:r w:rsidRPr="003A06D0">
        <w:rPr>
          <w:lang w:val="en-GB"/>
        </w:rPr>
        <w:tab/>
        <w:t xml:space="preserve">Codes for the representation of names of languages — Part 1: Alpha-2 code, International Standard, ISO 639-1:2002 (en), </w:t>
      </w:r>
      <w:hyperlink r:id="rId72" w:anchor="iso:std:iso:639:-1:ed-1:v1:en" w:history="1">
        <w:r w:rsidRPr="003A06D0">
          <w:rPr>
            <w:rStyle w:val="Hyperlink"/>
            <w:lang w:val="en-GB"/>
          </w:rPr>
          <w:t>https://www.iso.org/obp/ui#iso:std:iso:639:-1</w:t>
        </w:r>
      </w:hyperlink>
      <w:r w:rsidRPr="003A06D0">
        <w:rPr>
          <w:lang w:val="en-GB"/>
        </w:rPr>
        <w:t xml:space="preserve">. </w:t>
      </w:r>
    </w:p>
    <w:p w14:paraId="34008457" w14:textId="77777777" w:rsidR="00BF4F83" w:rsidRPr="003A06D0" w:rsidRDefault="00BF4F83" w:rsidP="00BF4F83">
      <w:pPr>
        <w:pStyle w:val="Ref"/>
        <w:rPr>
          <w:lang w:val="en-GB"/>
        </w:rPr>
      </w:pPr>
      <w:bookmarkStart w:id="1561" w:name="refJENSEN2009"/>
      <w:bookmarkStart w:id="1562" w:name="refRFC7049"/>
      <w:r w:rsidRPr="003A06D0">
        <w:rPr>
          <w:rStyle w:val="Refterm"/>
          <w:lang w:val="en-GB"/>
        </w:rPr>
        <w:t>[JENSEN-2009]</w:t>
      </w:r>
      <w:bookmarkEnd w:id="1561"/>
      <w:r w:rsidRPr="003A06D0">
        <w:rPr>
          <w:lang w:val="en-GB"/>
        </w:rPr>
        <w:tab/>
        <w:t xml:space="preserve">Meiko Jensen, Lijun Liao, and Jörg Schwenk. 2009. The curse of namespaces in the domain of XML signature. In Proceedings of the 2009 ACM workshop on Secure web services (SWS '09). ACM, New York, NY, USA, 29-36. </w:t>
      </w:r>
      <w:r w:rsidRPr="003A06D0">
        <w:rPr>
          <w:lang w:val="en-GB"/>
        </w:rPr>
        <w:br/>
        <w:t xml:space="preserve">DOI: </w:t>
      </w:r>
      <w:hyperlink r:id="rId73" w:history="1">
        <w:r w:rsidRPr="003A06D0">
          <w:rPr>
            <w:rStyle w:val="Hyperlink"/>
            <w:lang w:val="en-GB"/>
          </w:rPr>
          <w:t>https://doi.org/10.1145/1655121.1655129</w:t>
        </w:r>
      </w:hyperlink>
      <w:r w:rsidRPr="003A06D0">
        <w:rPr>
          <w:lang w:val="en-GB"/>
        </w:rPr>
        <w:t xml:space="preserve"> </w:t>
      </w:r>
    </w:p>
    <w:p w14:paraId="12E1D7BF" w14:textId="77777777" w:rsidR="00BF4F83" w:rsidRPr="003A06D0" w:rsidRDefault="00BF4F83" w:rsidP="00BF4F83">
      <w:pPr>
        <w:pStyle w:val="Ref"/>
        <w:rPr>
          <w:lang w:val="en-GB"/>
        </w:rPr>
      </w:pPr>
      <w:r w:rsidRPr="003A06D0">
        <w:rPr>
          <w:rStyle w:val="Refterm"/>
          <w:lang w:val="en-GB"/>
        </w:rPr>
        <w:t>[RFC7049]</w:t>
      </w:r>
      <w:bookmarkEnd w:id="1562"/>
      <w:r w:rsidRPr="003A06D0">
        <w:rPr>
          <w:lang w:val="en-GB"/>
        </w:rPr>
        <w:tab/>
        <w:t>C. Bormann, University Bremen TZI, Concise Binary Object Representation (CBOR), ISSN: 2070-1721, October 2013.</w:t>
      </w:r>
      <w:r w:rsidRPr="003A06D0">
        <w:rPr>
          <w:rFonts w:ascii="Helvetica" w:eastAsia="Helvetica" w:hAnsi="Helvetica" w:cs="Helvetica"/>
          <w:lang w:val="en-GB"/>
        </w:rPr>
        <w:t xml:space="preserve"> </w:t>
      </w:r>
      <w:r w:rsidRPr="003A06D0">
        <w:rPr>
          <w:rFonts w:ascii="Helvetica" w:hAnsi="Helvetica"/>
          <w:lang w:val="en-GB"/>
        </w:rPr>
        <w:br/>
      </w:r>
      <w:hyperlink r:id="rId74" w:history="1">
        <w:r w:rsidRPr="003A06D0">
          <w:rPr>
            <w:rStyle w:val="Hyperlink"/>
            <w:lang w:val="en-GB"/>
          </w:rPr>
          <w:t>https://tools.ietf.org/html/rfc7049</w:t>
        </w:r>
      </w:hyperlink>
      <w:r w:rsidRPr="003A06D0">
        <w:rPr>
          <w:lang w:val="en-GB"/>
        </w:rPr>
        <w:t xml:space="preserve"> </w:t>
      </w:r>
    </w:p>
    <w:p w14:paraId="7D1E8191" w14:textId="77777777" w:rsidR="00BF4F83" w:rsidRPr="003A06D0" w:rsidRDefault="00BF4F83" w:rsidP="006C6AF6">
      <w:pPr>
        <w:pStyle w:val="Ref"/>
        <w:rPr>
          <w:lang w:val="en-GB"/>
        </w:rPr>
      </w:pPr>
      <w:bookmarkStart w:id="1563" w:name="refRFC7515"/>
      <w:r w:rsidRPr="003A06D0">
        <w:rPr>
          <w:b/>
          <w:lang w:val="en-GB"/>
        </w:rPr>
        <w:t xml:space="preserve">[RFC7515] </w:t>
      </w:r>
      <w:bookmarkEnd w:id="1563"/>
      <w:r w:rsidRPr="003A06D0">
        <w:rPr>
          <w:rFonts w:ascii="Helvetica-Bold" w:hAnsi="Helvetica-Bold"/>
          <w:b/>
          <w:lang w:val="en-GB"/>
        </w:rPr>
        <w:tab/>
      </w:r>
      <w:r w:rsidRPr="003A06D0">
        <w:rPr>
          <w:lang w:val="en-GB"/>
        </w:rPr>
        <w:t>M. Jones, Microsoft, JSON Web Signature (JWS), ISSN: 2070-1721, May 2015.</w:t>
      </w:r>
      <w:r w:rsidRPr="003A06D0">
        <w:rPr>
          <w:rFonts w:ascii="Helvetica" w:eastAsia="Helvetica" w:hAnsi="Helvetica" w:cs="Helvetica"/>
          <w:lang w:val="en-GB"/>
        </w:rPr>
        <w:t xml:space="preserve"> </w:t>
      </w:r>
      <w:r w:rsidRPr="003A06D0">
        <w:rPr>
          <w:rFonts w:ascii="Helvetica" w:hAnsi="Helvetica"/>
          <w:lang w:val="en-GB"/>
        </w:rPr>
        <w:br/>
      </w:r>
      <w:hyperlink r:id="rId75" w:history="1">
        <w:r w:rsidRPr="003A06D0">
          <w:rPr>
            <w:rStyle w:val="Hyperlink"/>
            <w:lang w:val="en-GB"/>
          </w:rPr>
          <w:t>https://tools.ietf.org/html/rfc7515</w:t>
        </w:r>
      </w:hyperlink>
      <w:r w:rsidRPr="003A06D0">
        <w:rPr>
          <w:lang w:val="en-GB"/>
        </w:rPr>
        <w:t xml:space="preserve">. </w:t>
      </w:r>
    </w:p>
    <w:p w14:paraId="165D86F2" w14:textId="77777777" w:rsidR="00BF4F83" w:rsidRPr="003A06D0" w:rsidRDefault="00BF4F83" w:rsidP="00AA52F6">
      <w:pPr>
        <w:pStyle w:val="berschrift2"/>
        <w:numPr>
          <w:ilvl w:val="1"/>
          <w:numId w:val="3"/>
        </w:numPr>
        <w:rPr>
          <w:lang w:val="en-GB"/>
        </w:rPr>
      </w:pPr>
      <w:bookmarkStart w:id="1564" w:name="_Toc478074535"/>
      <w:bookmarkStart w:id="1565" w:name="_Toc480914666"/>
      <w:bookmarkStart w:id="1566" w:name="_Toc481064857"/>
      <w:bookmarkStart w:id="1567" w:name="_Toc516357997"/>
      <w:bookmarkStart w:id="1568" w:name="_Toc522668483"/>
      <w:bookmarkStart w:id="1569" w:name="_Toc10206725"/>
      <w:r w:rsidRPr="003A06D0">
        <w:rPr>
          <w:lang w:val="en-GB"/>
        </w:rPr>
        <w:t>Typographical Conventions</w:t>
      </w:r>
      <w:bookmarkEnd w:id="1564"/>
      <w:bookmarkEnd w:id="1565"/>
      <w:bookmarkEnd w:id="1566"/>
      <w:bookmarkEnd w:id="1567"/>
      <w:bookmarkEnd w:id="1568"/>
      <w:bookmarkEnd w:id="1569"/>
    </w:p>
    <w:p w14:paraId="1D0EC1B7" w14:textId="77777777" w:rsidR="00BF4F83" w:rsidRPr="003A06D0" w:rsidRDefault="00BF4F83" w:rsidP="00BF4F83">
      <w:pPr>
        <w:rPr>
          <w:lang w:val="en-GB"/>
        </w:rPr>
      </w:pPr>
      <w:r w:rsidRPr="003A06D0">
        <w:rPr>
          <w:lang w:val="en-GB"/>
        </w:rPr>
        <w:t xml:space="preserve">Keywords defined by this specification use this </w:t>
      </w:r>
      <w:r w:rsidRPr="003A06D0">
        <w:rPr>
          <w:rStyle w:val="Datatype"/>
          <w:lang w:val="en-GB"/>
        </w:rPr>
        <w:t>monospaced</w:t>
      </w:r>
      <w:r w:rsidRPr="003A06D0">
        <w:rPr>
          <w:lang w:val="en-GB"/>
        </w:rPr>
        <w:t xml:space="preserve"> font.</w:t>
      </w:r>
    </w:p>
    <w:p w14:paraId="5A2A4E1D" w14:textId="77777777" w:rsidR="00BF4F83" w:rsidRPr="003A06D0" w:rsidRDefault="00BF4F83" w:rsidP="00BF4F83">
      <w:pPr>
        <w:pStyle w:val="SourceCode"/>
        <w:rPr>
          <w:lang w:val="en-GB"/>
        </w:rPr>
      </w:pPr>
      <w:r w:rsidRPr="003A06D0">
        <w:rPr>
          <w:lang w:val="en-GB"/>
        </w:rPr>
        <w:t>Normative source code uses this paragraph style.</w:t>
      </w:r>
    </w:p>
    <w:p w14:paraId="24039710" w14:textId="77777777" w:rsidR="00BF4F83" w:rsidRPr="003A06D0" w:rsidRDefault="00BF4F83" w:rsidP="00BF4F83">
      <w:pPr>
        <w:rPr>
          <w:lang w:val="en-GB"/>
        </w:rPr>
      </w:pPr>
      <w:r w:rsidRPr="003A06D0">
        <w:rPr>
          <w:lang w:val="en-GB"/>
        </w:rPr>
        <w:t>Text following the special symbol (</w:t>
      </w:r>
      <w:r w:rsidRPr="003A06D0">
        <w:rPr>
          <w:rFonts w:cs="Arial"/>
          <w:lang w:val="en-GB"/>
        </w:rPr>
        <w:t>«</w:t>
      </w:r>
      <w:r w:rsidRPr="003A06D0">
        <w:rPr>
          <w:rFonts w:ascii="MS Mincho" w:eastAsia="MS Mincho" w:hAnsi="MS Mincho" w:cs="MS Mincho"/>
          <w:lang w:val="en-GB"/>
        </w:rPr>
        <w:t xml:space="preserve">) </w:t>
      </w:r>
      <w:r w:rsidRPr="003A06D0">
        <w:rPr>
          <w:lang w:val="en-GB"/>
        </w:rPr>
        <w:t>– an opening Guillemet (or French quotation mark) – within this specification identifies automatically testable requirements to aid assertion tools. Every such statement is separated from the following text with the special end symbol (</w:t>
      </w:r>
      <w:r w:rsidRPr="003A06D0">
        <w:rPr>
          <w:rFonts w:cs="Arial"/>
          <w:lang w:val="en-GB"/>
        </w:rPr>
        <w:t>»</w:t>
      </w:r>
      <w:r w:rsidRPr="003A06D0">
        <w:rPr>
          <w:lang w:val="en-GB"/>
        </w:rPr>
        <w:t>) – a closing Guillemet and has been assigned a reference that follows that end symbol in one of the three patterns:</w:t>
      </w:r>
    </w:p>
    <w:p w14:paraId="38C70333" w14:textId="77777777" w:rsidR="00BF4F83" w:rsidRPr="003A06D0" w:rsidRDefault="00BF4F83" w:rsidP="0001259E">
      <w:pPr>
        <w:pStyle w:val="Listenabsatz"/>
        <w:numPr>
          <w:ilvl w:val="0"/>
          <w:numId w:val="44"/>
        </w:numPr>
        <w:rPr>
          <w:lang w:val="en-GB"/>
        </w:rPr>
      </w:pPr>
      <w:r w:rsidRPr="003A06D0">
        <w:rPr>
          <w:color w:val="000000" w:themeColor="text1"/>
          <w:lang w:val="en-GB"/>
        </w:rPr>
        <w:t>[</w:t>
      </w:r>
      <w:r w:rsidRPr="003A06D0">
        <w:rPr>
          <w:color w:val="FF0000"/>
          <w:lang w:val="en-GB"/>
        </w:rPr>
        <w:t>DSS-section#-local#</w:t>
      </w:r>
      <w:r w:rsidRPr="003A06D0">
        <w:rPr>
          <w:color w:val="000000" w:themeColor="text1"/>
          <w:lang w:val="en-GB"/>
        </w:rPr>
        <w:t>] if it applies regardless of syntax</w:t>
      </w:r>
    </w:p>
    <w:p w14:paraId="45D292D2" w14:textId="77777777" w:rsidR="00BF4F83" w:rsidRPr="003A06D0" w:rsidRDefault="00BF4F83" w:rsidP="0001259E">
      <w:pPr>
        <w:pStyle w:val="Listenabsatz"/>
        <w:numPr>
          <w:ilvl w:val="0"/>
          <w:numId w:val="44"/>
        </w:numPr>
        <w:rPr>
          <w:lang w:val="en-GB"/>
        </w:rPr>
      </w:pPr>
      <w:r w:rsidRPr="003A06D0">
        <w:rPr>
          <w:color w:val="000000" w:themeColor="text1"/>
          <w:lang w:val="en-GB"/>
        </w:rPr>
        <w:t>[</w:t>
      </w:r>
      <w:r w:rsidRPr="003A06D0">
        <w:rPr>
          <w:color w:val="FF0000"/>
          <w:lang w:val="en-GB"/>
        </w:rPr>
        <w:t>JDSS-section#-local#</w:t>
      </w:r>
      <w:r w:rsidRPr="003A06D0">
        <w:rPr>
          <w:color w:val="000000" w:themeColor="text1"/>
          <w:lang w:val="en-GB"/>
        </w:rPr>
        <w:t>] if it applies only to JSON syntax</w:t>
      </w:r>
    </w:p>
    <w:p w14:paraId="3A574D38" w14:textId="77777777" w:rsidR="00BF4F83" w:rsidRPr="003A06D0" w:rsidRDefault="00BF4F83" w:rsidP="0001259E">
      <w:pPr>
        <w:pStyle w:val="Listenabsatz"/>
        <w:numPr>
          <w:ilvl w:val="0"/>
          <w:numId w:val="44"/>
        </w:numPr>
        <w:rPr>
          <w:lang w:val="en-GB"/>
        </w:rPr>
      </w:pPr>
      <w:r w:rsidRPr="003A06D0">
        <w:rPr>
          <w:color w:val="000000" w:themeColor="text1"/>
          <w:lang w:val="en-GB"/>
        </w:rPr>
        <w:t>[</w:t>
      </w:r>
      <w:r w:rsidRPr="003A06D0">
        <w:rPr>
          <w:color w:val="FF0000"/>
          <w:lang w:val="en-GB"/>
        </w:rPr>
        <w:t>XDSS-section#-local#</w:t>
      </w:r>
      <w:r w:rsidRPr="003A06D0">
        <w:rPr>
          <w:color w:val="000000" w:themeColor="text1"/>
          <w:lang w:val="en-GB"/>
        </w:rPr>
        <w:t>] if it applies only to XML syntax</w:t>
      </w:r>
      <w:r w:rsidRPr="003A06D0">
        <w:rPr>
          <w:lang w:val="en-GB"/>
        </w:rPr>
        <w:t xml:space="preserve"> </w:t>
      </w:r>
    </w:p>
    <w:p w14:paraId="423A2965" w14:textId="77777777" w:rsidR="00BF4F83" w:rsidRPr="003A06D0" w:rsidRDefault="00BF4F83" w:rsidP="00BF4F83">
      <w:pPr>
        <w:rPr>
          <w:lang w:val="en-GB"/>
        </w:rPr>
      </w:pPr>
      <w:r w:rsidRPr="003A06D0">
        <w:rPr>
          <w:lang w:val="en-GB"/>
        </w:rPr>
        <w:t>Some sections of this specification are illustrated with non-normative examples.</w:t>
      </w:r>
    </w:p>
    <w:p w14:paraId="4C52EF8B" w14:textId="77777777" w:rsidR="00BF4F83" w:rsidRPr="003A06D0" w:rsidRDefault="00BF4F83" w:rsidP="0005213E">
      <w:pPr>
        <w:pStyle w:val="Beschriftung"/>
        <w:rPr>
          <w:lang w:val="en-GB"/>
        </w:rPr>
      </w:pPr>
      <w:r w:rsidRPr="003A06D0">
        <w:rPr>
          <w:lang w:val="en-GB"/>
        </w:rPr>
        <w:t xml:space="preserve">Example </w:t>
      </w:r>
      <w:r w:rsidRPr="003A06D0">
        <w:rPr>
          <w:lang w:val="en-GB"/>
        </w:rPr>
        <w:fldChar w:fldCharType="begin"/>
      </w:r>
      <w:r w:rsidRPr="003A06D0">
        <w:rPr>
          <w:lang w:val="en-GB"/>
        </w:rPr>
        <w:instrText xml:space="preserve"> SEQ Example \* ARABIC </w:instrText>
      </w:r>
      <w:r w:rsidRPr="003A06D0">
        <w:rPr>
          <w:lang w:val="en-GB"/>
        </w:rPr>
        <w:fldChar w:fldCharType="separate"/>
      </w:r>
      <w:r w:rsidRPr="003A06D0">
        <w:rPr>
          <w:noProof/>
          <w:lang w:val="en-GB"/>
        </w:rPr>
        <w:t>1</w:t>
      </w:r>
      <w:r w:rsidRPr="003A06D0">
        <w:rPr>
          <w:lang w:val="en-GB"/>
        </w:rPr>
        <w:fldChar w:fldCharType="end"/>
      </w:r>
      <w:r w:rsidRPr="003A06D0">
        <w:rPr>
          <w:lang w:val="en-GB"/>
        </w:rPr>
        <w:t>: text describing an example uses this paragraph style</w:t>
      </w:r>
    </w:p>
    <w:p w14:paraId="24BC77E5" w14:textId="77777777" w:rsidR="00BF4F83" w:rsidRPr="003A06D0" w:rsidRDefault="00BF4F83" w:rsidP="00BF4F83">
      <w:pPr>
        <w:pStyle w:val="Code"/>
        <w:rPr>
          <w:lang w:val="en-GB"/>
        </w:rPr>
      </w:pPr>
      <w:r w:rsidRPr="003A06D0">
        <w:rPr>
          <w:lang w:val="en-GB"/>
        </w:rPr>
        <w:t>Non-normative examples use this paragraph style.</w:t>
      </w:r>
    </w:p>
    <w:p w14:paraId="6D506235" w14:textId="77777777" w:rsidR="00BF4F83" w:rsidRPr="003A06D0" w:rsidRDefault="00BF4F83" w:rsidP="00BF4F83">
      <w:pPr>
        <w:rPr>
          <w:lang w:val="en-GB"/>
        </w:rPr>
      </w:pPr>
      <w:r w:rsidRPr="003A06D0">
        <w:rPr>
          <w:lang w:val="en-GB"/>
        </w:rPr>
        <w:t>All examples in this document are non-normative and informative only.</w:t>
      </w:r>
    </w:p>
    <w:p w14:paraId="3FD4792D" w14:textId="77777777" w:rsidR="00BF4F83" w:rsidRPr="003A06D0" w:rsidRDefault="00BF4F83" w:rsidP="00BF4F83">
      <w:pPr>
        <w:rPr>
          <w:lang w:val="en-GB"/>
        </w:rPr>
      </w:pPr>
      <w:r w:rsidRPr="003A06D0">
        <w:rPr>
          <w:lang w:val="en-GB"/>
        </w:rPr>
        <w:t>Representation-specific text is indented and marked with vertical lines.</w:t>
      </w:r>
    </w:p>
    <w:p w14:paraId="553978CE" w14:textId="77777777" w:rsidR="00BF4F83" w:rsidRPr="003A06D0" w:rsidRDefault="00BF4F83" w:rsidP="00BF4F83">
      <w:pPr>
        <w:pStyle w:val="MemberHeading-noTOC"/>
        <w:rPr>
          <w:lang w:val="en-GB"/>
        </w:rPr>
      </w:pPr>
      <w:bookmarkStart w:id="1570" w:name="_Toc516357998"/>
      <w:bookmarkStart w:id="1571" w:name="_Toc516359664"/>
      <w:r w:rsidRPr="003A06D0">
        <w:rPr>
          <w:lang w:val="en-GB"/>
        </w:rPr>
        <w:t>Representation-Specific Headline</w:t>
      </w:r>
      <w:bookmarkEnd w:id="1570"/>
      <w:bookmarkEnd w:id="1571"/>
    </w:p>
    <w:p w14:paraId="18DC5F4A" w14:textId="77777777" w:rsidR="00BF4F83" w:rsidRPr="003A06D0" w:rsidRDefault="00BF4F83" w:rsidP="00BF4F83">
      <w:pPr>
        <w:pStyle w:val="Member"/>
        <w:rPr>
          <w:lang w:val="en-GB"/>
        </w:rPr>
      </w:pPr>
      <w:bookmarkStart w:id="1572" w:name="_Toc516359665"/>
      <w:r w:rsidRPr="003A06D0">
        <w:rPr>
          <w:lang w:val="en-GB"/>
        </w:rPr>
        <w:t>Normative representation-specific text</w:t>
      </w:r>
      <w:bookmarkEnd w:id="1572"/>
    </w:p>
    <w:p w14:paraId="5940554D" w14:textId="77777777" w:rsidR="00BF4F83" w:rsidRPr="003A06D0" w:rsidRDefault="00BF4F83" w:rsidP="00BF4F83">
      <w:pPr>
        <w:rPr>
          <w:lang w:val="en-GB"/>
        </w:rPr>
      </w:pPr>
      <w:r w:rsidRPr="003A06D0">
        <w:rPr>
          <w:lang w:val="en-GB"/>
        </w:rPr>
        <w:t xml:space="preserve">All other text is normative unless otherwise </w:t>
      </w:r>
      <w:r w:rsidR="00602B81" w:rsidRPr="003A06D0">
        <w:rPr>
          <w:lang w:val="en-GB"/>
        </w:rPr>
        <w:t>labelled</w:t>
      </w:r>
      <w:r w:rsidRPr="003A06D0">
        <w:rPr>
          <w:lang w:val="en-GB"/>
        </w:rPr>
        <w:t xml:space="preserve"> e.g. like:</w:t>
      </w:r>
    </w:p>
    <w:p w14:paraId="14154663" w14:textId="77777777" w:rsidR="00BF4F83" w:rsidRPr="003A06D0" w:rsidRDefault="00BF4F83" w:rsidP="00BF4F83">
      <w:pPr>
        <w:pStyle w:val="Non-normativeCommentHeading"/>
        <w:rPr>
          <w:lang w:val="en-GB"/>
        </w:rPr>
      </w:pPr>
      <w:r w:rsidRPr="003A06D0">
        <w:rPr>
          <w:lang w:val="en-GB"/>
        </w:rPr>
        <w:t>Non-normative Comment:</w:t>
      </w:r>
    </w:p>
    <w:p w14:paraId="0F3A0E86" w14:textId="77777777" w:rsidR="00BF4F83" w:rsidRPr="003A06D0" w:rsidRDefault="00BF4F83" w:rsidP="006C6AF6">
      <w:pPr>
        <w:pStyle w:val="Non-normativeComment"/>
        <w:rPr>
          <w:lang w:val="en-GB"/>
        </w:rPr>
      </w:pPr>
      <w:r w:rsidRPr="003A06D0">
        <w:rPr>
          <w:lang w:val="en-GB"/>
        </w:rPr>
        <w:t>This is a pure informative comment that may be present, because the information conveyed is deemed useful advice or common pitfalls learned from implementer or operator experience and often given including the rationale.</w:t>
      </w:r>
      <w:bookmarkStart w:id="1573" w:name="_Toc477207085"/>
      <w:bookmarkStart w:id="1574" w:name="_Toc477245605"/>
      <w:bookmarkStart w:id="1575" w:name="_Toc477257709"/>
      <w:bookmarkStart w:id="1576" w:name="_Toc477260062"/>
      <w:bookmarkStart w:id="1577" w:name="_Toc477267469"/>
      <w:bookmarkStart w:id="1578" w:name="_Toc477298449"/>
      <w:bookmarkStart w:id="1579" w:name="_Toc477298722"/>
      <w:bookmarkStart w:id="1580" w:name="_Toc477299172"/>
      <w:bookmarkStart w:id="1581" w:name="_Toc477346350"/>
      <w:bookmarkStart w:id="1582" w:name="_Toc477382561"/>
      <w:bookmarkStart w:id="1583" w:name="_Toc477425004"/>
      <w:bookmarkStart w:id="1584" w:name="_Toc477207086"/>
      <w:bookmarkStart w:id="1585" w:name="_Toc477245606"/>
      <w:bookmarkStart w:id="1586" w:name="_Toc477257710"/>
      <w:bookmarkStart w:id="1587" w:name="_Toc477260063"/>
      <w:bookmarkStart w:id="1588" w:name="_Toc477267470"/>
      <w:bookmarkStart w:id="1589" w:name="_Toc477298450"/>
      <w:bookmarkStart w:id="1590" w:name="_Toc477298723"/>
      <w:bookmarkStart w:id="1591" w:name="_Toc477299173"/>
      <w:bookmarkStart w:id="1592" w:name="_Toc477346351"/>
      <w:bookmarkStart w:id="1593" w:name="_Toc477382562"/>
      <w:bookmarkStart w:id="1594" w:name="_Toc477425005"/>
      <w:bookmarkStart w:id="1595" w:name="_Toc477207087"/>
      <w:bookmarkStart w:id="1596" w:name="_Toc477245607"/>
      <w:bookmarkStart w:id="1597" w:name="_Toc477257711"/>
      <w:bookmarkStart w:id="1598" w:name="_Toc477260064"/>
      <w:bookmarkStart w:id="1599" w:name="_Toc477267471"/>
      <w:bookmarkStart w:id="1600" w:name="_Toc477298451"/>
      <w:bookmarkStart w:id="1601" w:name="_Toc477298724"/>
      <w:bookmarkStart w:id="1602" w:name="_Toc477299174"/>
      <w:bookmarkStart w:id="1603" w:name="_Toc477346352"/>
      <w:bookmarkStart w:id="1604" w:name="_Toc477382563"/>
      <w:bookmarkStart w:id="1605" w:name="_Toc477425006"/>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p>
    <w:p w14:paraId="414BD3E4" w14:textId="77777777" w:rsidR="00BF4F83" w:rsidRPr="003A06D0" w:rsidRDefault="00BF4F83" w:rsidP="00AA52F6">
      <w:pPr>
        <w:pStyle w:val="berschrift2"/>
        <w:numPr>
          <w:ilvl w:val="1"/>
          <w:numId w:val="3"/>
        </w:numPr>
        <w:jc w:val="both"/>
        <w:rPr>
          <w:lang w:val="en-GB"/>
        </w:rPr>
      </w:pPr>
      <w:bookmarkStart w:id="1606" w:name="_Toc114309475"/>
      <w:bookmarkStart w:id="1607" w:name="_Ref114333742"/>
      <w:bookmarkStart w:id="1608" w:name="_Toc157224992"/>
      <w:bookmarkStart w:id="1609" w:name="_Toc158797459"/>
      <w:bookmarkStart w:id="1610" w:name="_Toc159076027"/>
      <w:bookmarkStart w:id="1611" w:name="_Toc480914672"/>
      <w:bookmarkStart w:id="1612" w:name="_Toc481064863"/>
      <w:bookmarkStart w:id="1613" w:name="_Toc516357999"/>
      <w:bookmarkStart w:id="1614" w:name="_Toc522668484"/>
      <w:bookmarkStart w:id="1615" w:name="_Toc10206726"/>
      <w:bookmarkStart w:id="1616" w:name="_Ref476950153"/>
      <w:bookmarkStart w:id="1617" w:name="_Toc478074536"/>
      <w:bookmarkStart w:id="1618" w:name="_Toc480914667"/>
      <w:bookmarkStart w:id="1619" w:name="_Toc481064858"/>
      <w:r w:rsidRPr="003A06D0">
        <w:rPr>
          <w:lang w:val="en-GB"/>
        </w:rPr>
        <w:t>DSS Overview (Non-normative)</w:t>
      </w:r>
      <w:bookmarkEnd w:id="1606"/>
      <w:bookmarkEnd w:id="1607"/>
      <w:bookmarkEnd w:id="1608"/>
      <w:bookmarkEnd w:id="1609"/>
      <w:bookmarkEnd w:id="1610"/>
      <w:bookmarkEnd w:id="1611"/>
      <w:bookmarkEnd w:id="1612"/>
      <w:bookmarkEnd w:id="1613"/>
      <w:bookmarkEnd w:id="1614"/>
      <w:bookmarkEnd w:id="1615"/>
    </w:p>
    <w:p w14:paraId="150CA7EC" w14:textId="77777777" w:rsidR="00BF4F83" w:rsidRPr="003A06D0" w:rsidRDefault="00BF4F83" w:rsidP="00BF4F83">
      <w:pPr>
        <w:rPr>
          <w:lang w:val="en-GB"/>
        </w:rPr>
      </w:pPr>
      <w:r w:rsidRPr="003A06D0">
        <w:rPr>
          <w:lang w:val="en-GB"/>
        </w:rPr>
        <w:t>This specification describes two request/response protocols:</w:t>
      </w:r>
    </w:p>
    <w:p w14:paraId="2192D743" w14:textId="77777777" w:rsidR="00BF4F83" w:rsidRPr="003A06D0" w:rsidRDefault="00BF4F83" w:rsidP="0001259E">
      <w:pPr>
        <w:pStyle w:val="Listenabsatz"/>
        <w:numPr>
          <w:ilvl w:val="0"/>
          <w:numId w:val="22"/>
        </w:numPr>
        <w:rPr>
          <w:lang w:val="en-GB"/>
        </w:rPr>
      </w:pPr>
      <w:r w:rsidRPr="003A06D0">
        <w:rPr>
          <w:lang w:val="en-GB"/>
        </w:rPr>
        <w:t>signing protocol</w:t>
      </w:r>
    </w:p>
    <w:p w14:paraId="1958E69B" w14:textId="77777777" w:rsidR="00BF4F83" w:rsidRPr="003A06D0" w:rsidRDefault="00BF4F83" w:rsidP="0001259E">
      <w:pPr>
        <w:pStyle w:val="Listenabsatz"/>
        <w:numPr>
          <w:ilvl w:val="0"/>
          <w:numId w:val="22"/>
        </w:numPr>
        <w:rPr>
          <w:lang w:val="en-GB"/>
        </w:rPr>
      </w:pPr>
      <w:r w:rsidRPr="003A06D0">
        <w:rPr>
          <w:lang w:val="en-GB"/>
        </w:rPr>
        <w:t>verifying protocol</w:t>
      </w:r>
    </w:p>
    <w:p w14:paraId="029383CE" w14:textId="77777777" w:rsidR="00BF4F83" w:rsidRPr="003A06D0" w:rsidRDefault="00BF4F83" w:rsidP="00BF4F83">
      <w:pPr>
        <w:pStyle w:val="Kommentartext"/>
        <w:rPr>
          <w:lang w:val="en-GB"/>
        </w:rPr>
      </w:pPr>
      <w:r w:rsidRPr="003A06D0">
        <w:rPr>
          <w:lang w:val="en-GB"/>
        </w:rPr>
        <w:t xml:space="preserve">Using the first protocol a client can send documents (or document hashes) to a server and receive back a signature on the documents. Using the second protocol a client can send documents (or document hashes) and a signature to a server and receive back an answer on whether the signature is valid or not. </w:t>
      </w:r>
    </w:p>
    <w:p w14:paraId="703431DA" w14:textId="77777777" w:rsidR="00BF4F83" w:rsidRPr="003A06D0" w:rsidRDefault="00BF4F83" w:rsidP="00BF4F83">
      <w:pPr>
        <w:pStyle w:val="Kommentartext"/>
        <w:rPr>
          <w:lang w:val="en-GB"/>
        </w:rPr>
      </w:pPr>
      <w:r w:rsidRPr="003A06D0">
        <w:rPr>
          <w:lang w:val="en-GB"/>
        </w:rPr>
        <w:t xml:space="preserve">The top-level components for the signing protocol are </w:t>
      </w:r>
    </w:p>
    <w:p w14:paraId="1D6964FF" w14:textId="77777777" w:rsidR="00BF4F83" w:rsidRPr="003A06D0" w:rsidRDefault="00BF4F83" w:rsidP="0001259E">
      <w:pPr>
        <w:pStyle w:val="Kommentartext"/>
        <w:numPr>
          <w:ilvl w:val="0"/>
          <w:numId w:val="45"/>
        </w:numPr>
        <w:rPr>
          <w:lang w:val="en-GB"/>
        </w:rPr>
      </w:pPr>
      <w:r w:rsidRPr="003A06D0">
        <w:rPr>
          <w:rStyle w:val="Datatype"/>
          <w:lang w:val="en-GB"/>
        </w:rPr>
        <w:t>SignRequest</w:t>
      </w:r>
      <w:r w:rsidRPr="003A06D0">
        <w:rPr>
          <w:lang w:val="en-GB"/>
        </w:rPr>
        <w:t xml:space="preserve"> (see section</w:t>
      </w:r>
      <w:r w:rsidR="00195249">
        <w:rPr>
          <w:lang w:val="en-GB"/>
        </w:rPr>
        <w:t xml:space="preserve"> </w:t>
      </w:r>
      <w:r w:rsidR="00195249">
        <w:rPr>
          <w:lang w:val="en-GB"/>
        </w:rPr>
        <w:fldChar w:fldCharType="begin"/>
      </w:r>
      <w:r w:rsidR="00195249">
        <w:rPr>
          <w:lang w:val="en-GB"/>
        </w:rPr>
        <w:instrText xml:space="preserve"> REF _RefComp43E75166 \r \h </w:instrText>
      </w:r>
      <w:r w:rsidR="00195249">
        <w:rPr>
          <w:lang w:val="en-GB"/>
        </w:rPr>
      </w:r>
      <w:r w:rsidR="00195249">
        <w:rPr>
          <w:lang w:val="en-GB"/>
        </w:rPr>
        <w:fldChar w:fldCharType="separate"/>
      </w:r>
      <w:r w:rsidR="00195249">
        <w:rPr>
          <w:lang w:val="en-GB"/>
        </w:rPr>
        <w:t>4.2.1</w:t>
      </w:r>
      <w:r w:rsidR="00195249">
        <w:rPr>
          <w:lang w:val="en-GB"/>
        </w:rPr>
        <w:fldChar w:fldCharType="end"/>
      </w:r>
      <w:r w:rsidRPr="003A06D0">
        <w:rPr>
          <w:lang w:val="en-GB"/>
        </w:rPr>
        <w:t>) as input and</w:t>
      </w:r>
    </w:p>
    <w:p w14:paraId="6F544B4C" w14:textId="77777777" w:rsidR="00BF4F83" w:rsidRPr="003A06D0" w:rsidRDefault="00BF4F83" w:rsidP="0001259E">
      <w:pPr>
        <w:pStyle w:val="Kommentartext"/>
        <w:numPr>
          <w:ilvl w:val="0"/>
          <w:numId w:val="45"/>
        </w:numPr>
        <w:rPr>
          <w:lang w:val="en-GB"/>
        </w:rPr>
      </w:pPr>
      <w:r w:rsidRPr="003A06D0">
        <w:rPr>
          <w:rStyle w:val="Datatype"/>
          <w:lang w:val="en-GB"/>
        </w:rPr>
        <w:t>SignResponse</w:t>
      </w:r>
      <w:r w:rsidRPr="003A06D0">
        <w:rPr>
          <w:lang w:val="en-GB"/>
        </w:rPr>
        <w:t xml:space="preserve"> (see section</w:t>
      </w:r>
      <w:r w:rsidR="00195249">
        <w:rPr>
          <w:lang w:val="en-GB"/>
        </w:rPr>
        <w:t xml:space="preserve"> </w:t>
      </w:r>
      <w:r w:rsidR="00195249">
        <w:rPr>
          <w:lang w:val="en-GB"/>
        </w:rPr>
        <w:fldChar w:fldCharType="begin"/>
      </w:r>
      <w:r w:rsidR="00195249">
        <w:rPr>
          <w:lang w:val="en-GB"/>
        </w:rPr>
        <w:instrText xml:space="preserve"> REF _RefCompE03D9D8F \r \h </w:instrText>
      </w:r>
      <w:r w:rsidR="00195249">
        <w:rPr>
          <w:lang w:val="en-GB"/>
        </w:rPr>
      </w:r>
      <w:r w:rsidR="00195249">
        <w:rPr>
          <w:lang w:val="en-GB"/>
        </w:rPr>
        <w:fldChar w:fldCharType="separate"/>
      </w:r>
      <w:r w:rsidR="00195249">
        <w:rPr>
          <w:lang w:val="en-GB"/>
        </w:rPr>
        <w:t>4.2.2</w:t>
      </w:r>
      <w:r w:rsidR="00195249">
        <w:rPr>
          <w:lang w:val="en-GB"/>
        </w:rPr>
        <w:fldChar w:fldCharType="end"/>
      </w:r>
      <w:r w:rsidRPr="003A06D0">
        <w:rPr>
          <w:lang w:val="en-GB"/>
        </w:rPr>
        <w:t>) as output.</w:t>
      </w:r>
    </w:p>
    <w:p w14:paraId="0FD99973" w14:textId="77777777" w:rsidR="00BF4F83" w:rsidRPr="003A06D0" w:rsidRDefault="00BF4F83" w:rsidP="00BF4F83">
      <w:pPr>
        <w:pStyle w:val="Kommentartext"/>
        <w:rPr>
          <w:lang w:val="en-GB"/>
        </w:rPr>
      </w:pPr>
      <w:r w:rsidRPr="003A06D0">
        <w:rPr>
          <w:lang w:val="en-GB"/>
        </w:rPr>
        <w:t>For the verification protocol the top-level components are</w:t>
      </w:r>
    </w:p>
    <w:p w14:paraId="29E0878D" w14:textId="77777777" w:rsidR="00BF4F83" w:rsidRPr="003A06D0" w:rsidRDefault="00BF4F83" w:rsidP="0001259E">
      <w:pPr>
        <w:pStyle w:val="Kommentartext"/>
        <w:numPr>
          <w:ilvl w:val="0"/>
          <w:numId w:val="46"/>
        </w:numPr>
        <w:rPr>
          <w:lang w:val="en-GB"/>
        </w:rPr>
      </w:pPr>
      <w:r w:rsidRPr="003A06D0">
        <w:rPr>
          <w:rStyle w:val="Datatype"/>
          <w:lang w:val="en-GB"/>
        </w:rPr>
        <w:t>VerifyRequest</w:t>
      </w:r>
      <w:r w:rsidRPr="003A06D0">
        <w:rPr>
          <w:lang w:val="en-GB"/>
        </w:rPr>
        <w:t xml:space="preserve"> (see section</w:t>
      </w:r>
      <w:r w:rsidR="00195249">
        <w:rPr>
          <w:lang w:val="en-GB"/>
        </w:rPr>
        <w:t xml:space="preserve"> </w:t>
      </w:r>
      <w:r w:rsidR="00195249">
        <w:rPr>
          <w:lang w:val="en-GB"/>
        </w:rPr>
        <w:fldChar w:fldCharType="begin"/>
      </w:r>
      <w:r w:rsidR="00195249">
        <w:rPr>
          <w:lang w:val="en-GB"/>
        </w:rPr>
        <w:instrText xml:space="preserve"> REF _RefComp8509F686 \r \h </w:instrText>
      </w:r>
      <w:r w:rsidR="00195249">
        <w:rPr>
          <w:lang w:val="en-GB"/>
        </w:rPr>
      </w:r>
      <w:r w:rsidR="00195249">
        <w:rPr>
          <w:lang w:val="en-GB"/>
        </w:rPr>
        <w:fldChar w:fldCharType="separate"/>
      </w:r>
      <w:r w:rsidR="00195249">
        <w:rPr>
          <w:lang w:val="en-GB"/>
        </w:rPr>
        <w:t>4.2.3</w:t>
      </w:r>
      <w:r w:rsidR="00195249">
        <w:rPr>
          <w:lang w:val="en-GB"/>
        </w:rPr>
        <w:fldChar w:fldCharType="end"/>
      </w:r>
      <w:r w:rsidRPr="003A06D0">
        <w:rPr>
          <w:lang w:val="en-GB"/>
        </w:rPr>
        <w:t xml:space="preserve">) as </w:t>
      </w:r>
      <w:r w:rsidR="00602B81" w:rsidRPr="003A06D0">
        <w:rPr>
          <w:lang w:val="en-GB"/>
        </w:rPr>
        <w:t>input</w:t>
      </w:r>
      <w:r w:rsidRPr="003A06D0">
        <w:rPr>
          <w:lang w:val="en-GB"/>
        </w:rPr>
        <w:t xml:space="preserve"> and</w:t>
      </w:r>
    </w:p>
    <w:p w14:paraId="25BCFD99" w14:textId="77777777" w:rsidR="00BF4F83" w:rsidRPr="003A06D0" w:rsidRDefault="00BF4F83" w:rsidP="0001259E">
      <w:pPr>
        <w:pStyle w:val="Kommentartext"/>
        <w:numPr>
          <w:ilvl w:val="0"/>
          <w:numId w:val="46"/>
        </w:numPr>
        <w:rPr>
          <w:lang w:val="en-GB"/>
        </w:rPr>
      </w:pPr>
      <w:r w:rsidRPr="003A06D0">
        <w:rPr>
          <w:rStyle w:val="Datatype"/>
          <w:lang w:val="en-GB"/>
        </w:rPr>
        <w:t>VerifyResponse</w:t>
      </w:r>
      <w:r w:rsidRPr="003A06D0">
        <w:rPr>
          <w:lang w:val="en-GB"/>
        </w:rPr>
        <w:t xml:space="preserve"> (see section</w:t>
      </w:r>
      <w:r w:rsidR="00195249">
        <w:rPr>
          <w:lang w:val="en-GB"/>
        </w:rPr>
        <w:t xml:space="preserve"> </w:t>
      </w:r>
      <w:r w:rsidR="00195249">
        <w:rPr>
          <w:lang w:val="en-GB"/>
        </w:rPr>
        <w:fldChar w:fldCharType="begin"/>
      </w:r>
      <w:r w:rsidR="00195249">
        <w:rPr>
          <w:lang w:val="en-GB"/>
        </w:rPr>
        <w:instrText xml:space="preserve"> REF _RefCompD8D7E99B \r \h </w:instrText>
      </w:r>
      <w:r w:rsidR="00195249">
        <w:rPr>
          <w:lang w:val="en-GB"/>
        </w:rPr>
      </w:r>
      <w:r w:rsidR="00195249">
        <w:rPr>
          <w:lang w:val="en-GB"/>
        </w:rPr>
        <w:fldChar w:fldCharType="separate"/>
      </w:r>
      <w:r w:rsidR="00195249">
        <w:rPr>
          <w:lang w:val="en-GB"/>
        </w:rPr>
        <w:t>4.2.4</w:t>
      </w:r>
      <w:r w:rsidR="00195249">
        <w:rPr>
          <w:lang w:val="en-GB"/>
        </w:rPr>
        <w:fldChar w:fldCharType="end"/>
      </w:r>
      <w:r w:rsidRPr="003A06D0">
        <w:rPr>
          <w:lang w:val="en-GB"/>
        </w:rPr>
        <w:t>) as output.</w:t>
      </w:r>
    </w:p>
    <w:p w14:paraId="5E599419" w14:textId="77777777" w:rsidR="00BF4F83" w:rsidRPr="003A06D0" w:rsidRDefault="00BF4F83" w:rsidP="00BF4F83">
      <w:pPr>
        <w:pStyle w:val="Kommentartext"/>
        <w:rPr>
          <w:lang w:val="en-GB"/>
        </w:rPr>
      </w:pPr>
    </w:p>
    <w:p w14:paraId="2D9361CB" w14:textId="77777777" w:rsidR="00BF4F83" w:rsidRPr="003A06D0" w:rsidRDefault="00BF4F83" w:rsidP="00BF4F83">
      <w:pPr>
        <w:pStyle w:val="Kommentartext"/>
        <w:rPr>
          <w:i/>
          <w:iCs/>
          <w:lang w:val="en-GB"/>
        </w:rPr>
      </w:pPr>
      <w:r w:rsidRPr="003A06D0">
        <w:rPr>
          <w:lang w:val="en-GB"/>
        </w:rPr>
        <w:t xml:space="preserve">Additionally, this version of the core includes asynchronous requests initially specified in the Asynchronous Processing Abstract Profile </w:t>
      </w:r>
      <w:hyperlink w:anchor="refDSSAsync" w:history="1">
        <w:r w:rsidRPr="003A06D0">
          <w:rPr>
            <w:rStyle w:val="Hyperlink"/>
            <w:lang w:val="en-GB"/>
          </w:rPr>
          <w:t>[DSSAsync]</w:t>
        </w:r>
      </w:hyperlink>
      <w:r w:rsidRPr="003A06D0">
        <w:rPr>
          <w:lang w:val="en-GB"/>
        </w:rPr>
        <w:t>.</w:t>
      </w:r>
    </w:p>
    <w:p w14:paraId="0A1B7301" w14:textId="77777777" w:rsidR="00BF4F83" w:rsidRPr="003A06D0" w:rsidRDefault="00BF4F83" w:rsidP="00BF4F83">
      <w:pPr>
        <w:rPr>
          <w:lang w:val="en-GB"/>
        </w:rPr>
      </w:pPr>
      <w:r w:rsidRPr="003A06D0">
        <w:rPr>
          <w:lang w:val="en-GB"/>
        </w:rPr>
        <w:t>The elements in which the protocols are formulated are provided in a sematic level and also in JSON and XML syntax. Provided are additional mappings from the generic to the specific entities.</w:t>
      </w:r>
    </w:p>
    <w:p w14:paraId="5A17A110" w14:textId="77777777" w:rsidR="00BF4F83" w:rsidRPr="003A06D0" w:rsidRDefault="00BF4F83" w:rsidP="00BF4F83">
      <w:pPr>
        <w:rPr>
          <w:lang w:val="en-GB"/>
        </w:rPr>
      </w:pPr>
      <w:r w:rsidRPr="003A06D0">
        <w:rPr>
          <w:lang w:val="en-GB"/>
        </w:rPr>
        <w:t>These protocol operations could be useful in a variety of contexts – for example, they could allow clients to access a single corporate key for signing press releases, with centralized access control, auditing and archiving of signature requests.  They could also allow clients to create and verify signatures without the need for complex client software and security-sensitive configuration.</w:t>
      </w:r>
    </w:p>
    <w:p w14:paraId="578AC963" w14:textId="43E7F7C4" w:rsidR="00BF4F83" w:rsidRPr="003A06D0" w:rsidRDefault="00BF4F83" w:rsidP="00BF4F83">
      <w:pPr>
        <w:rPr>
          <w:lang w:val="en-GB"/>
        </w:rPr>
      </w:pPr>
      <w:r w:rsidRPr="003A06D0">
        <w:rPr>
          <w:lang w:val="en-GB"/>
        </w:rPr>
        <w:t xml:space="preserve">The signing and verifying protocols are chiefly designed to support the creation and verification of XML signatures </w:t>
      </w:r>
      <w:r w:rsidRPr="003A06D0">
        <w:rPr>
          <w:b/>
          <w:bCs/>
          <w:lang w:val="en-GB"/>
        </w:rPr>
        <w:t>[XMLDSIG]</w:t>
      </w:r>
      <w:r w:rsidRPr="003A06D0">
        <w:rPr>
          <w:lang w:val="en-GB"/>
        </w:rPr>
        <w:t xml:space="preserve">, XML timestamps (see </w:t>
      </w:r>
      <w:r w:rsidRPr="003A06D0">
        <w:rPr>
          <w:rStyle w:val="Refterm"/>
          <w:lang w:val="en-GB"/>
        </w:rPr>
        <w:t xml:space="preserve">[DSS1Core], </w:t>
      </w:r>
      <w:r w:rsidRPr="003A06D0">
        <w:rPr>
          <w:lang w:val="en-GB"/>
        </w:rPr>
        <w:t xml:space="preserve">section 5.1), binary timestamps </w:t>
      </w:r>
      <w:r w:rsidRPr="003A06D0">
        <w:rPr>
          <w:b/>
          <w:bCs/>
          <w:lang w:val="en-GB"/>
        </w:rPr>
        <w:t>[RFC 3161]</w:t>
      </w:r>
      <w:r w:rsidRPr="003A06D0">
        <w:rPr>
          <w:lang w:val="en-GB"/>
        </w:rPr>
        <w:t xml:space="preserve"> and CMS signatures </w:t>
      </w:r>
      <w:r w:rsidRPr="003A06D0">
        <w:rPr>
          <w:b/>
          <w:bCs/>
          <w:lang w:val="en-GB"/>
        </w:rPr>
        <w:t>[</w:t>
      </w:r>
      <w:hyperlink w:anchor="refRFC5652" w:history="1">
        <w:r w:rsidRPr="003A06D0">
          <w:rPr>
            <w:rStyle w:val="Hyperlink"/>
            <w:b/>
            <w:bCs/>
            <w:lang w:val="en-GB"/>
          </w:rPr>
          <w:t>RFC 5652</w:t>
        </w:r>
      </w:hyperlink>
      <w:r w:rsidRPr="003A06D0">
        <w:rPr>
          <w:b/>
          <w:bCs/>
          <w:lang w:val="en-GB"/>
        </w:rPr>
        <w:t>]</w:t>
      </w:r>
      <w:r w:rsidRPr="003A06D0">
        <w:rPr>
          <w:lang w:val="en-GB"/>
        </w:rPr>
        <w:t xml:space="preserve">.  These protocols are intended </w:t>
      </w:r>
      <w:ins w:id="1620" w:author="Andreas Kuehne" w:date="2019-05-31T18:18:00Z">
        <w:r w:rsidR="00453627">
          <w:rPr>
            <w:lang w:val="en-GB"/>
          </w:rPr>
          <w:t xml:space="preserve">to </w:t>
        </w:r>
      </w:ins>
      <w:r w:rsidRPr="003A06D0">
        <w:rPr>
          <w:lang w:val="en-GB"/>
        </w:rPr>
        <w:t xml:space="preserve">be extensible to other types of signatures and timestamps, such as PGP signatures </w:t>
      </w:r>
      <w:r w:rsidRPr="003A06D0">
        <w:rPr>
          <w:b/>
          <w:bCs/>
          <w:lang w:val="en-GB"/>
        </w:rPr>
        <w:t>[RFC 2440]</w:t>
      </w:r>
      <w:r w:rsidRPr="003A06D0">
        <w:rPr>
          <w:lang w:val="en-GB"/>
        </w:rPr>
        <w:t>.</w:t>
      </w:r>
    </w:p>
    <w:p w14:paraId="025CCE5C" w14:textId="77777777" w:rsidR="00BF4F83" w:rsidRPr="003A06D0" w:rsidRDefault="00BF4F83" w:rsidP="00BF4F83">
      <w:pPr>
        <w:rPr>
          <w:lang w:val="en-GB"/>
        </w:rPr>
      </w:pPr>
      <w:r w:rsidRPr="003A06D0">
        <w:rPr>
          <w:lang w:val="en-GB"/>
        </w:rPr>
        <w:t xml:space="preserve">It is expected that the signing and verifying protocols will be </w:t>
      </w:r>
      <w:r w:rsidRPr="003A06D0">
        <w:rPr>
          <w:i/>
          <w:iCs/>
          <w:lang w:val="en-GB"/>
        </w:rPr>
        <w:t>profiled</w:t>
      </w:r>
      <w:r w:rsidRPr="003A06D0">
        <w:rPr>
          <w:lang w:val="en-GB"/>
        </w:rPr>
        <w:t xml:space="preserve"> to meet many different application scenarios. In anticipation of this, these protocols have only a minimal set of required elements, which deal with transferring “input documents” and signatures back and forth between client and server. The input documents to be signed or verified can be transferred in their entirety or the client can hash the documents themselves and only send the hash values to save bandwidth and protect the confidentiality of the document content.</w:t>
      </w:r>
    </w:p>
    <w:p w14:paraId="3D654868" w14:textId="77777777" w:rsidR="00BF4F83" w:rsidRPr="003A06D0" w:rsidRDefault="00BF4F83" w:rsidP="00BF4F83">
      <w:pPr>
        <w:rPr>
          <w:lang w:val="en-GB"/>
        </w:rPr>
      </w:pPr>
      <w:r w:rsidRPr="003A06D0">
        <w:rPr>
          <w:lang w:val="en-GB"/>
        </w:rPr>
        <w:t>All functionality besides transferring input documents and signatures is relegated to a framework of “optional inputs” and “optional outputs”.  This document defines a number of optional inputs and outputs.  Profiles of these protocols can pick and choose which optional inputs and outputs to support and can introduce their own optional inputs and outputs when they need functionality not anticipated by this specification.</w:t>
      </w:r>
    </w:p>
    <w:p w14:paraId="7197A555" w14:textId="77777777" w:rsidR="00BF4F83" w:rsidRPr="003A06D0" w:rsidRDefault="00BF4F83" w:rsidP="00BF4F83">
      <w:pPr>
        <w:rPr>
          <w:lang w:val="en-GB"/>
        </w:rPr>
      </w:pPr>
      <w:r w:rsidRPr="003A06D0">
        <w:rPr>
          <w:lang w:val="en-GB"/>
        </w:rPr>
        <w:t>Examples of optional inputs to the signing protocol include: what type of signature to produce, which key to sign with, who the signature is intended for, and what signed and unsigned properties to place in the signature.  Examples of optional inputs to the verifying protocol include: the time for which the client would like to know the signature’s validity status, additional validation data necessary to verify the signature (such as certificates and CRLs), and requests for the server to return information such as the signer’s name or the signing time.</w:t>
      </w:r>
    </w:p>
    <w:p w14:paraId="61AE9FC5" w14:textId="77777777" w:rsidR="00BF4F83" w:rsidRPr="003A06D0" w:rsidRDefault="00BF4F83" w:rsidP="00BF4F83">
      <w:pPr>
        <w:rPr>
          <w:lang w:val="en-GB"/>
        </w:rPr>
      </w:pPr>
      <w:r w:rsidRPr="003A06D0">
        <w:rPr>
          <w:lang w:val="en-GB"/>
        </w:rPr>
        <w:t xml:space="preserve">The signing and verifying protocol messages must be transferred over some underlying protocol(s) which provide message transport and security.  A </w:t>
      </w:r>
      <w:r w:rsidRPr="003A06D0">
        <w:rPr>
          <w:i/>
          <w:iCs/>
          <w:lang w:val="en-GB"/>
        </w:rPr>
        <w:t>binding</w:t>
      </w:r>
      <w:r w:rsidRPr="003A06D0">
        <w:rPr>
          <w:lang w:val="en-GB"/>
        </w:rPr>
        <w:t xml:space="preserve"> specifies how to use the signing and verifying protocols with some underlying protocol such as HTTP POST or TLS. Section</w:t>
      </w:r>
      <w:r w:rsidR="00112ECA" w:rsidRPr="003A06D0">
        <w:rPr>
          <w:lang w:val="en-GB"/>
        </w:rPr>
        <w:t xml:space="preserve"> </w:t>
      </w:r>
      <w:r w:rsidR="00112ECA" w:rsidRPr="003A06D0">
        <w:rPr>
          <w:lang w:val="en-GB"/>
        </w:rPr>
        <w:fldChar w:fldCharType="begin"/>
      </w:r>
      <w:r w:rsidR="00112ECA" w:rsidRPr="003A06D0">
        <w:rPr>
          <w:lang w:val="en-GB"/>
        </w:rPr>
        <w:instrText xml:space="preserve"> REF _Ref522794364 \r \h </w:instrText>
      </w:r>
      <w:r w:rsidR="00112ECA" w:rsidRPr="003A06D0">
        <w:rPr>
          <w:lang w:val="en-GB"/>
        </w:rPr>
      </w:r>
      <w:r w:rsidR="00112ECA" w:rsidRPr="003A06D0">
        <w:rPr>
          <w:lang w:val="en-GB"/>
        </w:rPr>
        <w:fldChar w:fldCharType="separate"/>
      </w:r>
      <w:r w:rsidR="00112ECA" w:rsidRPr="003A06D0">
        <w:rPr>
          <w:lang w:val="en-GB"/>
        </w:rPr>
        <w:t>7</w:t>
      </w:r>
      <w:r w:rsidR="00112ECA" w:rsidRPr="003A06D0">
        <w:rPr>
          <w:lang w:val="en-GB"/>
        </w:rPr>
        <w:fldChar w:fldCharType="end"/>
      </w:r>
      <w:r w:rsidRPr="003A06D0">
        <w:rPr>
          <w:lang w:val="en-GB"/>
        </w:rPr>
        <w:t xml:space="preserve"> </w:t>
      </w:r>
      <w:hyperlink w:anchor="sec_AsyncProcessingModel" w:history="1">
        <w:r w:rsidR="00112ECA" w:rsidRPr="003A06D0">
          <w:rPr>
            <w:rStyle w:val="Hyperlink"/>
            <w:lang w:val="en-GB"/>
          </w:rPr>
          <w:t>Asynchronous Processing Model</w:t>
        </w:r>
      </w:hyperlink>
      <w:r w:rsidR="00112ECA" w:rsidRPr="003A06D0">
        <w:rPr>
          <w:lang w:val="en-GB"/>
        </w:rPr>
        <w:t xml:space="preserve"> </w:t>
      </w:r>
      <w:r w:rsidRPr="003A06D0">
        <w:rPr>
          <w:lang w:val="en-GB"/>
        </w:rPr>
        <w:t>provides an initial set of bindings.</w:t>
      </w:r>
    </w:p>
    <w:p w14:paraId="03342602" w14:textId="77777777" w:rsidR="00BF4F83" w:rsidRPr="003A06D0" w:rsidRDefault="00BF4F83" w:rsidP="00BF4F83">
      <w:pPr>
        <w:rPr>
          <w:lang w:val="en-GB"/>
        </w:rPr>
      </w:pPr>
      <w:r w:rsidRPr="003A06D0">
        <w:rPr>
          <w:lang w:val="en-GB"/>
        </w:rPr>
        <w:t>The previous version of specification (</w:t>
      </w:r>
      <w:r w:rsidRPr="003A06D0">
        <w:rPr>
          <w:rStyle w:val="Refterm"/>
          <w:lang w:val="en-GB"/>
        </w:rPr>
        <w:t xml:space="preserve">[DSS1Core]) </w:t>
      </w:r>
      <w:r w:rsidRPr="003A06D0">
        <w:rPr>
          <w:lang w:val="en-GB"/>
        </w:rPr>
        <w:t xml:space="preserve">defines two elements that are related to these protocols.  First, an XML timestamp element is defined in </w:t>
      </w:r>
      <w:r w:rsidRPr="003A06D0">
        <w:rPr>
          <w:rStyle w:val="Refterm"/>
          <w:lang w:val="en-GB"/>
        </w:rPr>
        <w:t xml:space="preserve">[DSS1Core], </w:t>
      </w:r>
      <w:r w:rsidRPr="003A06D0">
        <w:rPr>
          <w:lang w:val="en-GB"/>
        </w:rPr>
        <w:t xml:space="preserve">section 5.1.  The signing and verifying protocols can be used to create and verify both XML and binary timestamps; a profile for doing so is defined in </w:t>
      </w:r>
      <w:r w:rsidRPr="003A06D0">
        <w:rPr>
          <w:b/>
          <w:bCs/>
          <w:lang w:val="en-GB"/>
        </w:rPr>
        <w:t>[XML-TSP]</w:t>
      </w:r>
      <w:r w:rsidRPr="003A06D0">
        <w:rPr>
          <w:lang w:val="en-GB"/>
        </w:rPr>
        <w:t xml:space="preserve">.  Second, a </w:t>
      </w:r>
      <w:r w:rsidRPr="003A06D0">
        <w:rPr>
          <w:rStyle w:val="Datatype"/>
          <w:lang w:val="en-GB"/>
        </w:rPr>
        <w:t>RequesterIdentity</w:t>
      </w:r>
      <w:r w:rsidRPr="003A06D0">
        <w:rPr>
          <w:lang w:val="en-GB"/>
        </w:rPr>
        <w:t xml:space="preserve"> element is defined in (see </w:t>
      </w:r>
      <w:r w:rsidRPr="003A06D0">
        <w:rPr>
          <w:rStyle w:val="Refterm"/>
          <w:lang w:val="en-GB"/>
        </w:rPr>
        <w:t xml:space="preserve">[DSS1Core], </w:t>
      </w:r>
      <w:r w:rsidRPr="003A06D0">
        <w:rPr>
          <w:lang w:val="en-GB"/>
        </w:rPr>
        <w:t xml:space="preserve">section 5.2).  This element can be used as a signature property in an XML signature, to give the name of the end-user who requested the signature. These elements remain unchanged and are not repeated in this specification. </w:t>
      </w:r>
    </w:p>
    <w:bookmarkStart w:id="1621" w:name="sec_DesignConsiderations"/>
    <w:p w14:paraId="02A2BB40" w14:textId="77777777" w:rsidR="00BF4F83" w:rsidRPr="003A06D0" w:rsidRDefault="00BF4F83" w:rsidP="00AA52F6">
      <w:pPr>
        <w:pStyle w:val="berschrift1"/>
        <w:numPr>
          <w:ilvl w:val="0"/>
          <w:numId w:val="3"/>
        </w:numPr>
        <w:rPr>
          <w:lang w:val="en-GB"/>
        </w:rPr>
      </w:pPr>
      <w:r w:rsidRPr="003A06D0">
        <w:rPr>
          <w:lang w:val="en-GB"/>
        </w:rPr>
        <w:fldChar w:fldCharType="begin"/>
      </w:r>
      <w:r w:rsidRPr="003A06D0">
        <w:rPr>
          <w:lang w:val="en-GB"/>
        </w:rPr>
        <w:instrText xml:space="preserve"> HYPERLINK  \l "sec_DesignConsiderations" </w:instrText>
      </w:r>
      <w:r w:rsidRPr="003A06D0">
        <w:rPr>
          <w:lang w:val="en-GB"/>
        </w:rPr>
        <w:fldChar w:fldCharType="separate"/>
      </w:r>
      <w:bookmarkStart w:id="1622" w:name="_Toc522668485"/>
      <w:bookmarkStart w:id="1623" w:name="_Toc10206727"/>
      <w:r w:rsidRPr="003A06D0">
        <w:rPr>
          <w:rStyle w:val="Hyperlink"/>
          <w:lang w:val="en-GB"/>
        </w:rPr>
        <w:t>Design Considerations</w:t>
      </w:r>
      <w:bookmarkEnd w:id="1616"/>
      <w:bookmarkEnd w:id="1617"/>
      <w:bookmarkEnd w:id="1618"/>
      <w:bookmarkEnd w:id="1619"/>
      <w:bookmarkEnd w:id="1621"/>
      <w:bookmarkEnd w:id="1622"/>
      <w:bookmarkEnd w:id="1623"/>
      <w:r w:rsidRPr="003A06D0">
        <w:rPr>
          <w:lang w:val="en-GB"/>
        </w:rPr>
        <w:fldChar w:fldCharType="end"/>
      </w:r>
    </w:p>
    <w:bookmarkStart w:id="1624" w:name="sec_ver2goal"/>
    <w:bookmarkStart w:id="1625" w:name="_Toc516358000"/>
    <w:bookmarkStart w:id="1626" w:name="_Toc478074537"/>
    <w:bookmarkStart w:id="1627" w:name="_Toc480914668"/>
    <w:bookmarkStart w:id="1628" w:name="_Toc481064859"/>
    <w:bookmarkEnd w:id="1624"/>
    <w:p w14:paraId="37F63349" w14:textId="77777777" w:rsidR="00BF4F83" w:rsidRPr="003A06D0" w:rsidRDefault="00BF4F83" w:rsidP="00AA52F6">
      <w:pPr>
        <w:pStyle w:val="berschrift2"/>
        <w:numPr>
          <w:ilvl w:val="1"/>
          <w:numId w:val="3"/>
        </w:numPr>
        <w:rPr>
          <w:lang w:val="en-GB"/>
        </w:rPr>
      </w:pPr>
      <w:r w:rsidRPr="003A06D0">
        <w:rPr>
          <w:lang w:val="en-GB"/>
        </w:rPr>
        <w:fldChar w:fldCharType="begin"/>
      </w:r>
      <w:r w:rsidRPr="003A06D0">
        <w:rPr>
          <w:lang w:val="en-GB"/>
        </w:rPr>
        <w:instrText xml:space="preserve"> HYPERLINK  \l "sec_ver2goal" </w:instrText>
      </w:r>
      <w:r w:rsidRPr="003A06D0">
        <w:rPr>
          <w:lang w:val="en-GB"/>
        </w:rPr>
        <w:fldChar w:fldCharType="separate"/>
      </w:r>
      <w:bookmarkStart w:id="1629" w:name="_Toc522668486"/>
      <w:bookmarkStart w:id="1630" w:name="_Toc10206728"/>
      <w:r w:rsidRPr="003A06D0">
        <w:rPr>
          <w:rStyle w:val="Hyperlink"/>
          <w:lang w:val="en-GB"/>
        </w:rPr>
        <w:t>Version 2.0 goal</w:t>
      </w:r>
      <w:r w:rsidRPr="003A06D0">
        <w:rPr>
          <w:lang w:val="en-GB"/>
        </w:rPr>
        <w:fldChar w:fldCharType="end"/>
      </w:r>
      <w:r w:rsidRPr="003A06D0">
        <w:rPr>
          <w:lang w:val="en-GB"/>
        </w:rPr>
        <w:t xml:space="preserve"> [non-normative]</w:t>
      </w:r>
      <w:bookmarkEnd w:id="1625"/>
      <w:bookmarkEnd w:id="1629"/>
      <w:bookmarkEnd w:id="1630"/>
    </w:p>
    <w:p w14:paraId="7B1A485C" w14:textId="77777777" w:rsidR="00BF4F83" w:rsidRPr="003A06D0" w:rsidRDefault="00BF4F83" w:rsidP="00BF4F83">
      <w:pPr>
        <w:rPr>
          <w:lang w:val="en-GB"/>
        </w:rPr>
      </w:pPr>
      <w:r w:rsidRPr="003A06D0">
        <w:rPr>
          <w:lang w:val="en-GB"/>
        </w:rPr>
        <w:t>The main changes of this version of the DSS/X core document compared to version 1.0 are:</w:t>
      </w:r>
    </w:p>
    <w:p w14:paraId="3A56E99C" w14:textId="77777777" w:rsidR="00BF4F83" w:rsidRPr="003A06D0" w:rsidRDefault="00BF4F83" w:rsidP="0001259E">
      <w:pPr>
        <w:pStyle w:val="Listenabsatz"/>
        <w:numPr>
          <w:ilvl w:val="0"/>
          <w:numId w:val="36"/>
        </w:numPr>
        <w:rPr>
          <w:lang w:val="en-GB"/>
        </w:rPr>
      </w:pPr>
      <w:r w:rsidRPr="003A06D0">
        <w:rPr>
          <w:lang w:val="en-GB"/>
        </w:rPr>
        <w:t>Considering the set of comments and bug reports arrived since version DSS 1.0 became standard</w:t>
      </w:r>
    </w:p>
    <w:p w14:paraId="334CC6A3" w14:textId="77777777" w:rsidR="00BF4F83" w:rsidRPr="003A06D0" w:rsidRDefault="00BF4F83" w:rsidP="0001259E">
      <w:pPr>
        <w:pStyle w:val="Listenabsatz"/>
        <w:numPr>
          <w:ilvl w:val="0"/>
          <w:numId w:val="36"/>
        </w:numPr>
        <w:rPr>
          <w:lang w:val="en-GB"/>
        </w:rPr>
      </w:pPr>
      <w:r w:rsidRPr="003A06D0">
        <w:rPr>
          <w:lang w:val="en-GB"/>
        </w:rPr>
        <w:t>Inclusion of requirements that became known only after publication of version 1.0</w:t>
      </w:r>
    </w:p>
    <w:p w14:paraId="236D2133" w14:textId="77777777" w:rsidR="00BF4F83" w:rsidRPr="003A06D0" w:rsidRDefault="00BF4F83" w:rsidP="0001259E">
      <w:pPr>
        <w:pStyle w:val="Listenabsatz"/>
        <w:numPr>
          <w:ilvl w:val="0"/>
          <w:numId w:val="36"/>
        </w:numPr>
        <w:rPr>
          <w:lang w:val="en-GB"/>
        </w:rPr>
      </w:pPr>
      <w:r w:rsidRPr="003A06D0">
        <w:rPr>
          <w:lang w:val="en-GB"/>
        </w:rPr>
        <w:t>Simplification of the core schema, e.g. by dropping elements seldom used</w:t>
      </w:r>
    </w:p>
    <w:p w14:paraId="2C9F6E08" w14:textId="77777777" w:rsidR="00BF4F83" w:rsidRPr="003A06D0" w:rsidRDefault="00BF4F83" w:rsidP="0001259E">
      <w:pPr>
        <w:pStyle w:val="Listenabsatz"/>
        <w:numPr>
          <w:ilvl w:val="0"/>
          <w:numId w:val="36"/>
        </w:numPr>
        <w:rPr>
          <w:lang w:val="en-GB"/>
        </w:rPr>
      </w:pPr>
      <w:r w:rsidRPr="003A06D0">
        <w:rPr>
          <w:lang w:val="en-GB"/>
        </w:rPr>
        <w:t xml:space="preserve">Support for syntaxes other than XML </w:t>
      </w:r>
    </w:p>
    <w:p w14:paraId="7B4CEDD6" w14:textId="77777777" w:rsidR="00BF4F83" w:rsidRPr="003A06D0" w:rsidRDefault="00BF4F83" w:rsidP="0001259E">
      <w:pPr>
        <w:pStyle w:val="Listenabsatz"/>
        <w:numPr>
          <w:ilvl w:val="0"/>
          <w:numId w:val="36"/>
        </w:numPr>
        <w:rPr>
          <w:lang w:val="en-GB"/>
        </w:rPr>
      </w:pPr>
      <w:r w:rsidRPr="003A06D0">
        <w:rPr>
          <w:lang w:val="en-GB"/>
        </w:rPr>
        <w:t>Support transport formats other than SOAP</w:t>
      </w:r>
    </w:p>
    <w:p w14:paraId="514D2F24" w14:textId="497C9B0E" w:rsidR="00BF4F83" w:rsidRDefault="00BF4F83" w:rsidP="0001259E">
      <w:pPr>
        <w:pStyle w:val="Listenabsatz"/>
        <w:numPr>
          <w:ilvl w:val="0"/>
          <w:numId w:val="36"/>
        </w:numPr>
        <w:rPr>
          <w:ins w:id="1631" w:author="Andreas Kuehne" w:date="2019-05-31T12:37:00Z"/>
          <w:lang w:val="en-GB"/>
        </w:rPr>
      </w:pPr>
      <w:r w:rsidRPr="003A06D0">
        <w:rPr>
          <w:lang w:val="en-GB"/>
        </w:rPr>
        <w:t xml:space="preserve">Integration of the ‘Asynchronous Processing Profile’ </w:t>
      </w:r>
      <w:hyperlink w:anchor="refDSSAsync" w:history="1">
        <w:r w:rsidRPr="003A06D0">
          <w:rPr>
            <w:rStyle w:val="Hyperlink"/>
            <w:lang w:val="en-GB"/>
          </w:rPr>
          <w:t>[DSSAsync]</w:t>
        </w:r>
      </w:hyperlink>
      <w:r w:rsidRPr="003A06D0">
        <w:rPr>
          <w:lang w:val="en-GB"/>
        </w:rPr>
        <w:t xml:space="preserve"> into the core</w:t>
      </w:r>
    </w:p>
    <w:p w14:paraId="4C554D17" w14:textId="5CF0E115" w:rsidR="00A71F46" w:rsidRPr="00A71F46" w:rsidRDefault="00A71F46">
      <w:pPr>
        <w:pStyle w:val="Listenabsatz"/>
        <w:numPr>
          <w:ilvl w:val="0"/>
          <w:numId w:val="36"/>
        </w:numPr>
        <w:rPr>
          <w:lang w:val="en-GB"/>
        </w:rPr>
      </w:pPr>
      <w:ins w:id="1632" w:author="Andreas Kuehne" w:date="2019-05-31T12:37:00Z">
        <w:r>
          <w:rPr>
            <w:lang w:val="en-GB"/>
          </w:rPr>
          <w:t>Enable profiles to define multi-signature processing by changing t</w:t>
        </w:r>
      </w:ins>
      <w:ins w:id="1633" w:author="Andreas Kuehne" w:date="2019-05-31T12:56:00Z">
        <w:r w:rsidR="00BC38F4">
          <w:rPr>
            <w:lang w:val="en-GB"/>
          </w:rPr>
          <w:t>he</w:t>
        </w:r>
      </w:ins>
      <w:ins w:id="1634" w:author="Andreas Kuehne" w:date="2019-05-31T12:37:00Z">
        <w:r>
          <w:rPr>
            <w:lang w:val="en-GB"/>
          </w:rPr>
          <w:t xml:space="preserve"> cardinality of signature objects to ‘unbounded’. This document does not define mechanism</w:t>
        </w:r>
      </w:ins>
      <w:ins w:id="1635" w:author="Andreas Kuehne" w:date="2019-05-31T12:56:00Z">
        <w:r w:rsidR="00BC38F4">
          <w:rPr>
            <w:lang w:val="en-GB"/>
          </w:rPr>
          <w:t>s</w:t>
        </w:r>
      </w:ins>
      <w:ins w:id="1636" w:author="Andreas Kuehne" w:date="2019-05-31T12:37:00Z">
        <w:r>
          <w:rPr>
            <w:lang w:val="en-GB"/>
          </w:rPr>
          <w:t xml:space="preserve"> for addressing and processing of multiple signature</w:t>
        </w:r>
      </w:ins>
      <w:ins w:id="1637" w:author="Andreas Kuehne" w:date="2019-05-31T12:56:00Z">
        <w:r w:rsidR="00BC38F4">
          <w:rPr>
            <w:lang w:val="en-GB"/>
          </w:rPr>
          <w:t>s</w:t>
        </w:r>
      </w:ins>
      <w:ins w:id="1638" w:author="Andreas Kuehne" w:date="2019-05-31T12:37:00Z">
        <w:r>
          <w:rPr>
            <w:lang w:val="en-GB"/>
          </w:rPr>
          <w:t xml:space="preserve"> within one call. This is left to specific profiles.</w:t>
        </w:r>
      </w:ins>
    </w:p>
    <w:p w14:paraId="1916506C" w14:textId="77777777" w:rsidR="00BF4F83" w:rsidRPr="003A06D0" w:rsidRDefault="00BF4F83" w:rsidP="00BF4F83">
      <w:pPr>
        <w:rPr>
          <w:lang w:val="en-GB"/>
        </w:rPr>
      </w:pPr>
      <w:r w:rsidRPr="003A06D0">
        <w:rPr>
          <w:lang w:val="en-GB"/>
        </w:rPr>
        <w:t>Define a sematic model that can be mapped to different syntaxes. In this document the focus is on XML and JSON, but support for other syntaxes should be possible. Therefore, only the common denominator of syntax features can be used:</w:t>
      </w:r>
    </w:p>
    <w:p w14:paraId="0817F8A2" w14:textId="77777777" w:rsidR="00BF4F83" w:rsidRPr="003A06D0" w:rsidRDefault="00BF4F83" w:rsidP="0001259E">
      <w:pPr>
        <w:pStyle w:val="Listenabsatz"/>
        <w:numPr>
          <w:ilvl w:val="0"/>
          <w:numId w:val="9"/>
        </w:numPr>
        <w:rPr>
          <w:lang w:val="en-GB"/>
        </w:rPr>
      </w:pPr>
      <w:r w:rsidRPr="003A06D0">
        <w:rPr>
          <w:lang w:val="en-GB"/>
        </w:rPr>
        <w:t>Focus on Base64 as the most versatile way to transport documents and signatures</w:t>
      </w:r>
    </w:p>
    <w:p w14:paraId="1AAA1793" w14:textId="77777777" w:rsidR="00BF4F83" w:rsidRPr="003A06D0" w:rsidRDefault="00BF4F83" w:rsidP="0001259E">
      <w:pPr>
        <w:pStyle w:val="Listenabsatz"/>
        <w:numPr>
          <w:ilvl w:val="0"/>
          <w:numId w:val="9"/>
        </w:numPr>
        <w:rPr>
          <w:lang w:val="en-GB"/>
        </w:rPr>
      </w:pPr>
      <w:r w:rsidRPr="003A06D0">
        <w:rPr>
          <w:lang w:val="en-GB"/>
        </w:rPr>
        <w:t>Avoid the use of XML specifics (like e.g. mixed content)</w:t>
      </w:r>
    </w:p>
    <w:p w14:paraId="0A572923" w14:textId="77777777" w:rsidR="00BF4F83" w:rsidRPr="003A06D0" w:rsidRDefault="00BF4F83" w:rsidP="0001259E">
      <w:pPr>
        <w:pStyle w:val="Listenabsatz"/>
        <w:numPr>
          <w:ilvl w:val="0"/>
          <w:numId w:val="9"/>
        </w:numPr>
        <w:rPr>
          <w:lang w:val="en-GB"/>
        </w:rPr>
      </w:pPr>
      <w:r w:rsidRPr="003A06D0">
        <w:rPr>
          <w:lang w:val="en-GB"/>
        </w:rPr>
        <w:t>Provide namespace / URI for XPath evaluation explicitly</w:t>
      </w:r>
    </w:p>
    <w:p w14:paraId="4CD1E92C" w14:textId="77777777" w:rsidR="00BF4F83" w:rsidRPr="003A06D0" w:rsidRDefault="00BF4F83" w:rsidP="0001259E">
      <w:pPr>
        <w:pStyle w:val="Listenabsatz"/>
        <w:numPr>
          <w:ilvl w:val="0"/>
          <w:numId w:val="9"/>
        </w:numPr>
        <w:rPr>
          <w:lang w:val="en-GB"/>
        </w:rPr>
      </w:pPr>
      <w:r w:rsidRPr="003A06D0">
        <w:rPr>
          <w:lang w:val="en-GB"/>
        </w:rPr>
        <w:t xml:space="preserve">Avoid </w:t>
      </w:r>
      <w:r w:rsidRPr="003A06D0">
        <w:rPr>
          <w:rStyle w:val="Datatype"/>
          <w:lang w:val="en-GB"/>
        </w:rPr>
        <w:t>xs:any</w:t>
      </w:r>
      <w:r w:rsidRPr="003A06D0">
        <w:rPr>
          <w:lang w:val="en-GB"/>
        </w:rPr>
        <w:t xml:space="preserve"> by replacing it with an enumeration of possible types, and if that is not feasible, use base64 blobs as a </w:t>
      </w:r>
      <w:r w:rsidR="00602B81" w:rsidRPr="003A06D0">
        <w:rPr>
          <w:lang w:val="en-GB"/>
        </w:rPr>
        <w:t>fall back</w:t>
      </w:r>
    </w:p>
    <w:p w14:paraId="2BEB2570" w14:textId="77777777" w:rsidR="00BF4F83" w:rsidRPr="003A06D0" w:rsidRDefault="00BF4F83" w:rsidP="00BF4F83">
      <w:pPr>
        <w:rPr>
          <w:lang w:val="en-GB"/>
        </w:rPr>
      </w:pPr>
      <w:r w:rsidRPr="003A06D0">
        <w:rPr>
          <w:lang w:val="en-GB"/>
        </w:rPr>
        <w:t>To support implementers and to ease the use of the protocol with common frameworks the following list of requirements was compiled:</w:t>
      </w:r>
    </w:p>
    <w:p w14:paraId="7707F51A" w14:textId="77777777" w:rsidR="00BF4F83" w:rsidRPr="003A06D0" w:rsidRDefault="00BF4F83" w:rsidP="0001259E">
      <w:pPr>
        <w:pStyle w:val="Listenabsatz"/>
        <w:numPr>
          <w:ilvl w:val="0"/>
          <w:numId w:val="9"/>
        </w:numPr>
        <w:rPr>
          <w:lang w:val="en-GB"/>
        </w:rPr>
      </w:pPr>
      <w:r w:rsidRPr="003A06D0">
        <w:rPr>
          <w:lang w:val="en-GB"/>
        </w:rPr>
        <w:t>One unique object model for all transport syntaxes</w:t>
      </w:r>
    </w:p>
    <w:p w14:paraId="0752E83A" w14:textId="77777777" w:rsidR="00BF4F83" w:rsidRPr="003A06D0" w:rsidRDefault="00BF4F83" w:rsidP="0001259E">
      <w:pPr>
        <w:pStyle w:val="Listenabsatz"/>
        <w:numPr>
          <w:ilvl w:val="0"/>
          <w:numId w:val="9"/>
        </w:numPr>
        <w:rPr>
          <w:lang w:val="en-GB"/>
        </w:rPr>
      </w:pPr>
      <w:r w:rsidRPr="003A06D0">
        <w:rPr>
          <w:lang w:val="en-GB"/>
        </w:rPr>
        <w:t xml:space="preserve">Define type and cardinality of </w:t>
      </w:r>
      <w:r w:rsidRPr="003A06D0">
        <w:rPr>
          <w:rStyle w:val="Datatype"/>
          <w:lang w:val="en-GB"/>
        </w:rPr>
        <w:t>OptionalInputs</w:t>
      </w:r>
      <w:r w:rsidRPr="003A06D0">
        <w:rPr>
          <w:lang w:val="en-GB"/>
        </w:rPr>
        <w:t xml:space="preserve"> and </w:t>
      </w:r>
      <w:r w:rsidRPr="003A06D0">
        <w:rPr>
          <w:rStyle w:val="Datatype"/>
          <w:lang w:val="en-GB"/>
        </w:rPr>
        <w:t>OptionalOutputs</w:t>
      </w:r>
      <w:r w:rsidRPr="003A06D0">
        <w:rPr>
          <w:lang w:val="en-GB"/>
        </w:rPr>
        <w:t xml:space="preserve"> child elements explicitly</w:t>
      </w:r>
    </w:p>
    <w:p w14:paraId="12A39D44" w14:textId="77777777" w:rsidR="00BF4F83" w:rsidRPr="003A06D0" w:rsidRDefault="00BF4F83" w:rsidP="0001259E">
      <w:pPr>
        <w:pStyle w:val="Listenabsatz"/>
        <w:numPr>
          <w:ilvl w:val="0"/>
          <w:numId w:val="9"/>
        </w:numPr>
        <w:rPr>
          <w:lang w:val="en-GB"/>
        </w:rPr>
      </w:pPr>
      <w:r w:rsidRPr="003A06D0">
        <w:rPr>
          <w:lang w:val="en-GB"/>
        </w:rPr>
        <w:t>Rearrange sequences and choices to produce a strongly typed object model</w:t>
      </w:r>
    </w:p>
    <w:p w14:paraId="29D4E2EA" w14:textId="77777777" w:rsidR="00BF4F83" w:rsidRPr="003A06D0" w:rsidRDefault="00BF4F83" w:rsidP="00BF4F83">
      <w:pPr>
        <w:rPr>
          <w:lang w:val="en-GB"/>
        </w:rPr>
      </w:pPr>
      <w:r w:rsidRPr="003A06D0">
        <w:rPr>
          <w:lang w:val="en-GB"/>
        </w:rPr>
        <w:t xml:space="preserve">Regardless of the use of JSON as a transport syntax the handling of JSON signatures will not be covered by this document. Specific profiles will address signatures e.g. conformant to </w:t>
      </w:r>
      <w:hyperlink w:anchor="refRFC7515" w:history="1">
        <w:r w:rsidRPr="003A06D0">
          <w:rPr>
            <w:rStyle w:val="Hyperlink"/>
            <w:lang w:val="en-GB"/>
          </w:rPr>
          <w:t>[RFC7515]</w:t>
        </w:r>
      </w:hyperlink>
      <w:r w:rsidRPr="003A06D0">
        <w:rPr>
          <w:lang w:val="en-GB"/>
        </w:rPr>
        <w:t>.</w:t>
      </w:r>
    </w:p>
    <w:p w14:paraId="67120119" w14:textId="77777777" w:rsidR="00BF4F83" w:rsidRPr="003A06D0" w:rsidRDefault="00BF4F83" w:rsidP="00BF4F83">
      <w:pPr>
        <w:rPr>
          <w:lang w:val="en-GB"/>
        </w:rPr>
      </w:pPr>
      <w:r w:rsidRPr="003A06D0">
        <w:rPr>
          <w:lang w:val="en-GB"/>
        </w:rPr>
        <w:t>The provided schemes of DSS-X version 2 reflect these requirements. The XML schemes of version 1 and 2 share many similarities but are not compatible.</w:t>
      </w:r>
    </w:p>
    <w:bookmarkStart w:id="1639" w:name="sec_vtransform1to2"/>
    <w:bookmarkStart w:id="1640" w:name="_Ref512170125"/>
    <w:bookmarkStart w:id="1641" w:name="_Ref512178900"/>
    <w:bookmarkStart w:id="1642" w:name="_Toc516358001"/>
    <w:bookmarkEnd w:id="1639"/>
    <w:p w14:paraId="38C110F9" w14:textId="77777777" w:rsidR="00BF4F83" w:rsidRPr="003A06D0" w:rsidRDefault="00BF4F83" w:rsidP="00AA52F6">
      <w:pPr>
        <w:pStyle w:val="berschrift2"/>
        <w:numPr>
          <w:ilvl w:val="1"/>
          <w:numId w:val="3"/>
        </w:numPr>
        <w:rPr>
          <w:lang w:val="en-GB"/>
        </w:rPr>
      </w:pPr>
      <w:r w:rsidRPr="003A06D0">
        <w:rPr>
          <w:lang w:val="en-GB"/>
        </w:rPr>
        <w:fldChar w:fldCharType="begin"/>
      </w:r>
      <w:r w:rsidRPr="003A06D0">
        <w:rPr>
          <w:lang w:val="en-GB"/>
        </w:rPr>
        <w:instrText xml:space="preserve"> HYPERLINK  \l "sec_vtransform1to2" </w:instrText>
      </w:r>
      <w:r w:rsidRPr="003A06D0">
        <w:rPr>
          <w:lang w:val="en-GB"/>
        </w:rPr>
        <w:fldChar w:fldCharType="separate"/>
      </w:r>
      <w:bookmarkStart w:id="1643" w:name="_Toc522668487"/>
      <w:bookmarkStart w:id="1644" w:name="_Toc10206729"/>
      <w:r w:rsidRPr="003A06D0">
        <w:rPr>
          <w:rStyle w:val="Hyperlink"/>
          <w:lang w:val="en-GB"/>
        </w:rPr>
        <w:t>Transforming DSS 1.0 into 2.0</w:t>
      </w:r>
      <w:bookmarkEnd w:id="1640"/>
      <w:bookmarkEnd w:id="1641"/>
      <w:bookmarkEnd w:id="1642"/>
      <w:bookmarkEnd w:id="1643"/>
      <w:bookmarkEnd w:id="1644"/>
      <w:r w:rsidRPr="003A06D0">
        <w:rPr>
          <w:lang w:val="en-GB"/>
        </w:rPr>
        <w:fldChar w:fldCharType="end"/>
      </w:r>
    </w:p>
    <w:p w14:paraId="61B4E1B8" w14:textId="77777777" w:rsidR="00BF4F83" w:rsidRPr="003A06D0" w:rsidRDefault="00BF4F83" w:rsidP="00BF4F83">
      <w:pPr>
        <w:rPr>
          <w:lang w:val="en-GB"/>
        </w:rPr>
      </w:pPr>
      <w:r w:rsidRPr="003A06D0">
        <w:rPr>
          <w:lang w:val="en-GB"/>
        </w:rPr>
        <w:t xml:space="preserve">This section describes the several actions taken to fulfil the goals listed in the previous section. </w:t>
      </w:r>
    </w:p>
    <w:bookmarkStart w:id="1645" w:name="sec_avoidXsdAny"/>
    <w:bookmarkStart w:id="1646" w:name="_Ref512179255"/>
    <w:bookmarkStart w:id="1647" w:name="_Toc516359666"/>
    <w:bookmarkEnd w:id="1645"/>
    <w:p w14:paraId="734431B3" w14:textId="77777777" w:rsidR="00BF4F83" w:rsidRPr="003A06D0" w:rsidRDefault="00BF4F83" w:rsidP="005C561D">
      <w:pPr>
        <w:pStyle w:val="berschrift3"/>
        <w:rPr>
          <w:lang w:val="en-GB"/>
        </w:rPr>
      </w:pPr>
      <w:r w:rsidRPr="003A06D0">
        <w:rPr>
          <w:lang w:val="en-GB"/>
        </w:rPr>
        <w:fldChar w:fldCharType="begin"/>
      </w:r>
      <w:r w:rsidRPr="003A06D0">
        <w:rPr>
          <w:lang w:val="en-GB"/>
        </w:rPr>
        <w:instrText xml:space="preserve"> HYPERLINK  \l "sec_avoidXsdAny" </w:instrText>
      </w:r>
      <w:r w:rsidRPr="003A06D0">
        <w:rPr>
          <w:lang w:val="en-GB"/>
        </w:rPr>
        <w:fldChar w:fldCharType="separate"/>
      </w:r>
      <w:bookmarkStart w:id="1648" w:name="_Ref516417089"/>
      <w:bookmarkStart w:id="1649" w:name="_Toc522668488"/>
      <w:bookmarkStart w:id="1650" w:name="_Toc10206730"/>
      <w:r w:rsidRPr="003A06D0">
        <w:rPr>
          <w:rStyle w:val="Hyperlink"/>
          <w:lang w:val="en-GB"/>
        </w:rPr>
        <w:t>Circumventing xs:any</w:t>
      </w:r>
      <w:bookmarkEnd w:id="1646"/>
      <w:bookmarkEnd w:id="1647"/>
      <w:bookmarkEnd w:id="1648"/>
      <w:bookmarkEnd w:id="1649"/>
      <w:bookmarkEnd w:id="1650"/>
      <w:r w:rsidRPr="003A06D0">
        <w:rPr>
          <w:lang w:val="en-GB"/>
        </w:rPr>
        <w:fldChar w:fldCharType="end"/>
      </w:r>
    </w:p>
    <w:p w14:paraId="1A338269" w14:textId="77777777" w:rsidR="00BF4F83" w:rsidRPr="003A06D0" w:rsidRDefault="00BF4F83" w:rsidP="00BF4F83">
      <w:pPr>
        <w:rPr>
          <w:lang w:val="en-GB"/>
        </w:rPr>
      </w:pPr>
      <w:r w:rsidRPr="003A06D0">
        <w:rPr>
          <w:lang w:val="en-GB"/>
        </w:rPr>
        <w:t xml:space="preserve">The XML schema type ‘any’ allows an object to contain arbitrary structures. This comes handy for writers of specifications as an extension point because the structures transported don’t need to be defined upfront. But this advantage at the specification stage comes with a price at the implementation stage. The structures intended to be supported by a client or a server system MUST be known to be implementable. But the usual tools for schema support leave the task of handling the content of an any type to the developer. Without extensive testing problems with unexpected content may occur at runtime, even while using typed languages. </w:t>
      </w:r>
    </w:p>
    <w:p w14:paraId="451EBCA7" w14:textId="77777777" w:rsidR="00BF4F83" w:rsidRPr="003A06D0" w:rsidRDefault="00BF4F83" w:rsidP="00BF4F83">
      <w:pPr>
        <w:rPr>
          <w:lang w:val="en-GB"/>
        </w:rPr>
      </w:pPr>
      <w:r w:rsidRPr="003A06D0">
        <w:rPr>
          <w:lang w:val="en-GB"/>
        </w:rPr>
        <w:t xml:space="preserve">As a successor of the </w:t>
      </w:r>
      <w:r w:rsidRPr="00453627">
        <w:rPr>
          <w:rStyle w:val="Datatype"/>
          <w:rPrChange w:id="1651" w:author="Andreas Kuehne" w:date="2019-05-31T18:19:00Z">
            <w:rPr>
              <w:lang w:val="en-GB"/>
            </w:rPr>
          </w:rPrChange>
        </w:rPr>
        <w:t>OptionalInputs</w:t>
      </w:r>
      <w:r w:rsidRPr="003A06D0">
        <w:rPr>
          <w:lang w:val="en-GB"/>
        </w:rPr>
        <w:t xml:space="preserve"> element (see section 2.7 of version 1.0 of this document) the component </w:t>
      </w:r>
      <w:r w:rsidRPr="00453627">
        <w:rPr>
          <w:rStyle w:val="Datatype"/>
          <w:rPrChange w:id="1652" w:author="Andreas Kuehne" w:date="2019-05-31T18:19:00Z">
            <w:rPr>
              <w:lang w:val="en-GB"/>
            </w:rPr>
          </w:rPrChange>
        </w:rPr>
        <w:t>OptionalInputsVerify</w:t>
      </w:r>
      <w:r w:rsidRPr="003A06D0">
        <w:rPr>
          <w:lang w:val="en-GB"/>
        </w:rPr>
        <w:t xml:space="preserve"> (see section</w:t>
      </w:r>
      <w:r w:rsidR="00F71295">
        <w:rPr>
          <w:lang w:val="en-GB"/>
        </w:rPr>
        <w:t xml:space="preserve"> </w:t>
      </w:r>
      <w:r w:rsidR="00F71295">
        <w:rPr>
          <w:lang w:val="en-GB"/>
        </w:rPr>
        <w:fldChar w:fldCharType="begin"/>
      </w:r>
      <w:r w:rsidR="00F71295">
        <w:rPr>
          <w:lang w:val="en-GB"/>
        </w:rPr>
        <w:instrText xml:space="preserve"> REF _RefComp5BA2A20A \r \h </w:instrText>
      </w:r>
      <w:r w:rsidR="00F71295">
        <w:rPr>
          <w:lang w:val="en-GB"/>
        </w:rPr>
      </w:r>
      <w:r w:rsidR="00F71295">
        <w:rPr>
          <w:lang w:val="en-GB"/>
        </w:rPr>
        <w:fldChar w:fldCharType="separate"/>
      </w:r>
      <w:r w:rsidR="00F71295">
        <w:rPr>
          <w:lang w:val="en-GB"/>
        </w:rPr>
        <w:t>4.3.5</w:t>
      </w:r>
      <w:r w:rsidR="00F71295">
        <w:rPr>
          <w:lang w:val="en-GB"/>
        </w:rPr>
        <w:fldChar w:fldCharType="end"/>
      </w:r>
      <w:r w:rsidRPr="003A06D0">
        <w:rPr>
          <w:lang w:val="en-GB"/>
        </w:rPr>
        <w:t xml:space="preserve">) defines its child elements and their cardinality explicitly. When using additional profiles, the relevant components of the core schema can be redefined using the XML schema’s ‘redefine’ element or JSON schema’s ‘allOf’ as described in section </w:t>
      </w:r>
      <w:r w:rsidR="00195249">
        <w:rPr>
          <w:lang w:val="en-GB"/>
        </w:rPr>
        <w:fldChar w:fldCharType="begin"/>
      </w:r>
      <w:r w:rsidR="00195249">
        <w:rPr>
          <w:lang w:val="en-GB"/>
        </w:rPr>
        <w:instrText xml:space="preserve"> REF _Ref534995923 \r \h </w:instrText>
      </w:r>
      <w:r w:rsidR="00195249">
        <w:rPr>
          <w:lang w:val="en-GB"/>
        </w:rPr>
      </w:r>
      <w:r w:rsidR="00195249">
        <w:rPr>
          <w:lang w:val="en-GB"/>
        </w:rPr>
        <w:fldChar w:fldCharType="separate"/>
      </w:r>
      <w:r w:rsidR="00195249">
        <w:rPr>
          <w:lang w:val="en-GB"/>
        </w:rPr>
        <w:t>2.5.1</w:t>
      </w:r>
      <w:r w:rsidR="00195249">
        <w:rPr>
          <w:lang w:val="en-GB"/>
        </w:rPr>
        <w:fldChar w:fldCharType="end"/>
      </w:r>
      <w:r w:rsidRPr="003A06D0">
        <w:rPr>
          <w:lang w:val="en-GB"/>
        </w:rPr>
        <w:t xml:space="preserve"> .</w:t>
      </w:r>
    </w:p>
    <w:p w14:paraId="47382996" w14:textId="77777777" w:rsidR="00BF4F83" w:rsidRPr="003A06D0" w:rsidRDefault="00BF4F83" w:rsidP="00BF4F83">
      <w:pPr>
        <w:tabs>
          <w:tab w:val="left" w:pos="3645"/>
        </w:tabs>
        <w:rPr>
          <w:lang w:val="en-GB"/>
        </w:rPr>
      </w:pPr>
      <w:r w:rsidRPr="003A06D0">
        <w:rPr>
          <w:lang w:val="en-GB"/>
        </w:rPr>
        <w:t>Another usage scenario for ‘xs:any’ is the transport of unknown data objects. As sample use case is the Property component (see section</w:t>
      </w:r>
      <w:r w:rsidR="00195249">
        <w:rPr>
          <w:lang w:val="en-GB"/>
        </w:rPr>
        <w:t xml:space="preserve"> </w:t>
      </w:r>
      <w:r w:rsidR="00195249">
        <w:rPr>
          <w:lang w:val="en-GB"/>
        </w:rPr>
        <w:fldChar w:fldCharType="begin"/>
      </w:r>
      <w:r w:rsidR="00195249">
        <w:rPr>
          <w:lang w:val="en-GB"/>
        </w:rPr>
        <w:instrText xml:space="preserve"> REF _RefComp9C78EDE7 \r \h </w:instrText>
      </w:r>
      <w:r w:rsidR="00195249">
        <w:rPr>
          <w:lang w:val="en-GB"/>
        </w:rPr>
      </w:r>
      <w:r w:rsidR="00195249">
        <w:rPr>
          <w:lang w:val="en-GB"/>
        </w:rPr>
        <w:fldChar w:fldCharType="separate"/>
      </w:r>
      <w:r w:rsidR="00195249">
        <w:rPr>
          <w:lang w:val="en-GB"/>
        </w:rPr>
        <w:t>4.3.16</w:t>
      </w:r>
      <w:r w:rsidR="00195249">
        <w:rPr>
          <w:lang w:val="en-GB"/>
        </w:rPr>
        <w:fldChar w:fldCharType="end"/>
      </w:r>
      <w:r w:rsidRPr="003A06D0">
        <w:rPr>
          <w:lang w:val="en-GB"/>
        </w:rPr>
        <w:t>). This component is intended to contain signature attributes of unknown structure. In this version of the specification the ‘xs:any’ type is replaced by a structure containing base64-encoded data and meta data (component Any, see section</w:t>
      </w:r>
      <w:r w:rsidR="00195249">
        <w:rPr>
          <w:lang w:val="en-GB"/>
        </w:rPr>
        <w:t xml:space="preserve"> </w:t>
      </w:r>
      <w:r w:rsidR="00195249">
        <w:rPr>
          <w:lang w:val="en-GB"/>
        </w:rPr>
        <w:fldChar w:fldCharType="begin"/>
      </w:r>
      <w:r w:rsidR="00195249">
        <w:rPr>
          <w:lang w:val="en-GB"/>
        </w:rPr>
        <w:instrText xml:space="preserve"> REF _RefComp2CFDDCC6 \r \h </w:instrText>
      </w:r>
      <w:r w:rsidR="00195249">
        <w:rPr>
          <w:lang w:val="en-GB"/>
        </w:rPr>
      </w:r>
      <w:r w:rsidR="00195249">
        <w:rPr>
          <w:lang w:val="en-GB"/>
        </w:rPr>
        <w:fldChar w:fldCharType="separate"/>
      </w:r>
      <w:r w:rsidR="00195249">
        <w:rPr>
          <w:lang w:val="en-GB"/>
        </w:rPr>
        <w:t>4.1.2</w:t>
      </w:r>
      <w:r w:rsidR="00195249">
        <w:rPr>
          <w:lang w:val="en-GB"/>
        </w:rPr>
        <w:fldChar w:fldCharType="end"/>
      </w:r>
      <w:r w:rsidRPr="003A06D0">
        <w:rPr>
          <w:lang w:val="en-GB"/>
        </w:rPr>
        <w:t>). When using XML as the transport syntax this seems to be a disadvantage. But direct XML fragment copying may introduce namespace problems and security concerns. Most importantly the cherry-picking of transport syntax features would inhibit a transport independent object model, both on the client and the server side. More complex programming and testing would be inevitable.</w:t>
      </w:r>
    </w:p>
    <w:bookmarkStart w:id="1653" w:name="sec_substituteMixedSchemaAttribute"/>
    <w:bookmarkStart w:id="1654" w:name="_Ref512179279"/>
    <w:bookmarkStart w:id="1655" w:name="_Toc516359667"/>
    <w:bookmarkEnd w:id="1653"/>
    <w:p w14:paraId="50A02DF1" w14:textId="77777777" w:rsidR="00BF4F83" w:rsidRPr="003A06D0" w:rsidRDefault="00BF4F83" w:rsidP="00AA52F6">
      <w:pPr>
        <w:pStyle w:val="berschrift3"/>
        <w:numPr>
          <w:ilvl w:val="2"/>
          <w:numId w:val="3"/>
        </w:numPr>
        <w:rPr>
          <w:lang w:val="en-GB"/>
        </w:rPr>
      </w:pPr>
      <w:r w:rsidRPr="003A06D0">
        <w:rPr>
          <w:lang w:val="en-GB"/>
        </w:rPr>
        <w:fldChar w:fldCharType="begin"/>
      </w:r>
      <w:r w:rsidRPr="003A06D0">
        <w:rPr>
          <w:lang w:val="en-GB"/>
        </w:rPr>
        <w:instrText xml:space="preserve"> HYPERLINK  \l "sec_substituteMixedSchemaAttribute" </w:instrText>
      </w:r>
      <w:r w:rsidRPr="003A06D0">
        <w:rPr>
          <w:lang w:val="en-GB"/>
        </w:rPr>
        <w:fldChar w:fldCharType="separate"/>
      </w:r>
      <w:bookmarkStart w:id="1656" w:name="_Ref516417139"/>
      <w:bookmarkStart w:id="1657" w:name="_Toc522668489"/>
      <w:bookmarkStart w:id="1658" w:name="_Toc10206731"/>
      <w:r w:rsidRPr="003A06D0">
        <w:rPr>
          <w:rStyle w:val="Hyperlink"/>
          <w:lang w:val="en-GB"/>
        </w:rPr>
        <w:t>Substituting the mixed Schema Attribute</w:t>
      </w:r>
      <w:bookmarkEnd w:id="1654"/>
      <w:bookmarkEnd w:id="1655"/>
      <w:bookmarkEnd w:id="1656"/>
      <w:bookmarkEnd w:id="1657"/>
      <w:bookmarkEnd w:id="1658"/>
      <w:r w:rsidRPr="003A06D0">
        <w:rPr>
          <w:lang w:val="en-GB"/>
        </w:rPr>
        <w:fldChar w:fldCharType="end"/>
      </w:r>
    </w:p>
    <w:p w14:paraId="2C0F5736" w14:textId="77777777" w:rsidR="00BF4F83" w:rsidRPr="003A06D0" w:rsidRDefault="00BF4F83" w:rsidP="00BF4F83">
      <w:pPr>
        <w:rPr>
          <w:lang w:val="en-GB"/>
        </w:rPr>
      </w:pPr>
      <w:r w:rsidRPr="003A06D0">
        <w:rPr>
          <w:lang w:val="en-GB"/>
        </w:rPr>
        <w:t>Mixing sub-elements and text within a single element is a great advantage of XML. But when XML is applied for serializing an object model this ‘markup language’ feature is of little use. Other serialization syntaxes (like JSON) don’t support such a feature. There is the need to substitute the ‘</w:t>
      </w:r>
      <w:r w:rsidRPr="003A06D0">
        <w:rPr>
          <w:rStyle w:val="Datatype"/>
          <w:lang w:val="en-GB"/>
        </w:rPr>
        <w:t>mixed</w:t>
      </w:r>
      <w:r w:rsidRPr="003A06D0">
        <w:rPr>
          <w:lang w:val="en-GB"/>
        </w:rPr>
        <w:t>’ construct to become syntax independent. The substitution is done by removing the mixed attribute and introduce an additional ‘</w:t>
      </w:r>
      <w:r w:rsidRPr="003A06D0">
        <w:rPr>
          <w:rStyle w:val="Datatype"/>
          <w:lang w:val="en-GB"/>
        </w:rPr>
        <w:t>value</w:t>
      </w:r>
      <w:r w:rsidRPr="003A06D0">
        <w:rPr>
          <w:lang w:val="en-GB"/>
        </w:rPr>
        <w:t>’ element to contain the textual content.</w:t>
      </w:r>
    </w:p>
    <w:bookmarkStart w:id="1659" w:name="sec_introduceNsPrefixMappingTypeComp"/>
    <w:bookmarkStart w:id="1660" w:name="_Ref512179291"/>
    <w:bookmarkStart w:id="1661" w:name="_Toc516359668"/>
    <w:bookmarkEnd w:id="1659"/>
    <w:p w14:paraId="6391723B" w14:textId="77777777" w:rsidR="00BF4F83" w:rsidRPr="003A06D0" w:rsidRDefault="00BF4F83" w:rsidP="00AA52F6">
      <w:pPr>
        <w:pStyle w:val="berschrift3"/>
        <w:numPr>
          <w:ilvl w:val="2"/>
          <w:numId w:val="3"/>
        </w:numPr>
        <w:rPr>
          <w:lang w:val="en-GB"/>
        </w:rPr>
      </w:pPr>
      <w:r w:rsidRPr="003A06D0">
        <w:rPr>
          <w:lang w:val="en-GB"/>
        </w:rPr>
        <w:fldChar w:fldCharType="begin"/>
      </w:r>
      <w:r w:rsidRPr="003A06D0">
        <w:rPr>
          <w:lang w:val="en-GB"/>
        </w:rPr>
        <w:instrText xml:space="preserve"> HYPERLINK  \l "sec_introduceNsPrefixMappingTypeComp" </w:instrText>
      </w:r>
      <w:r w:rsidRPr="003A06D0">
        <w:rPr>
          <w:lang w:val="en-GB"/>
        </w:rPr>
        <w:fldChar w:fldCharType="separate"/>
      </w:r>
      <w:bookmarkStart w:id="1662" w:name="_Ref516417269"/>
      <w:bookmarkStart w:id="1663" w:name="_Toc522668490"/>
      <w:bookmarkStart w:id="1664" w:name="_Toc10206732"/>
      <w:r w:rsidRPr="003A06D0">
        <w:rPr>
          <w:rStyle w:val="Hyperlink"/>
          <w:lang w:val="en-GB"/>
        </w:rPr>
        <w:t xml:space="preserve">Introducing the </w:t>
      </w:r>
      <w:r w:rsidRPr="003A06D0">
        <w:rPr>
          <w:rStyle w:val="Hyperlink"/>
          <w:rFonts w:ascii="Courier New" w:hAnsi="Courier New"/>
          <w:lang w:val="en-GB"/>
        </w:rPr>
        <w:t>NsPrefixMappingType</w:t>
      </w:r>
      <w:r w:rsidRPr="003A06D0">
        <w:rPr>
          <w:rStyle w:val="Hyperlink"/>
          <w:lang w:val="en-GB"/>
        </w:rPr>
        <w:t xml:space="preserve"> Component</w:t>
      </w:r>
      <w:bookmarkEnd w:id="1660"/>
      <w:bookmarkEnd w:id="1661"/>
      <w:bookmarkEnd w:id="1662"/>
      <w:bookmarkEnd w:id="1663"/>
      <w:bookmarkEnd w:id="1664"/>
      <w:r w:rsidRPr="003A06D0">
        <w:rPr>
          <w:lang w:val="en-GB"/>
        </w:rPr>
        <w:fldChar w:fldCharType="end"/>
      </w:r>
    </w:p>
    <w:p w14:paraId="5DD82370" w14:textId="77777777" w:rsidR="00BF4F83" w:rsidRPr="003A06D0" w:rsidRDefault="00BF4F83" w:rsidP="00BF4F83">
      <w:pPr>
        <w:rPr>
          <w:lang w:val="en-GB"/>
        </w:rPr>
      </w:pPr>
      <w:r w:rsidRPr="003A06D0">
        <w:rPr>
          <w:lang w:val="en-GB"/>
        </w:rPr>
        <w:t xml:space="preserve">Namespaces are an outstanding feature of the XML world. A replacement is required for all syntaxes that don’t such a feature. The use of naming conventions and prefixes are used to avoid naming collisions. A special challenge is the use of XPath-Expression as elements. The XPath expression itself is represented as a simple string. But the expression may depend on namespace/prefix mappings that are defined within the namespace context of the XML element. The </w:t>
      </w:r>
      <w:r w:rsidRPr="003A06D0">
        <w:rPr>
          <w:rStyle w:val="Datatype"/>
          <w:lang w:val="en-GB"/>
        </w:rPr>
        <w:t>NsPrefixMappingType</w:t>
      </w:r>
      <w:r w:rsidRPr="003A06D0">
        <w:rPr>
          <w:lang w:val="en-GB"/>
        </w:rPr>
        <w:t xml:space="preserve"> component (see section</w:t>
      </w:r>
      <w:r w:rsidR="00195249">
        <w:rPr>
          <w:lang w:val="en-GB"/>
        </w:rPr>
        <w:t xml:space="preserve"> </w:t>
      </w:r>
      <w:r w:rsidR="00195249">
        <w:rPr>
          <w:lang w:val="en-GB"/>
        </w:rPr>
        <w:fldChar w:fldCharType="begin"/>
      </w:r>
      <w:r w:rsidR="00195249">
        <w:rPr>
          <w:lang w:val="en-GB"/>
        </w:rPr>
        <w:instrText xml:space="preserve"> REF _RefComp9A2799E1 \r \h </w:instrText>
      </w:r>
      <w:r w:rsidR="00195249">
        <w:rPr>
          <w:lang w:val="en-GB"/>
        </w:rPr>
      </w:r>
      <w:r w:rsidR="00195249">
        <w:rPr>
          <w:lang w:val="en-GB"/>
        </w:rPr>
        <w:fldChar w:fldCharType="separate"/>
      </w:r>
      <w:r w:rsidR="00195249">
        <w:rPr>
          <w:lang w:val="en-GB"/>
        </w:rPr>
        <w:t>4.1.1</w:t>
      </w:r>
      <w:r w:rsidR="00195249">
        <w:rPr>
          <w:lang w:val="en-GB"/>
        </w:rPr>
        <w:fldChar w:fldCharType="end"/>
      </w:r>
      <w:r w:rsidRPr="003A06D0">
        <w:rPr>
          <w:lang w:val="en-GB"/>
        </w:rPr>
        <w:t xml:space="preserve">) represents the required namespace/prefix mapping. It is recommended to use this element for XML syntax, too. This simplifies the handling on the consumer side and circumvents problems with namespace prefix assignments handled by web frameworks. </w:t>
      </w:r>
    </w:p>
    <w:bookmarkStart w:id="1665" w:name="sec_importedXmlSchemas"/>
    <w:bookmarkStart w:id="1666" w:name="_Ref506461409"/>
    <w:bookmarkStart w:id="1667" w:name="_Toc516359669"/>
    <w:bookmarkEnd w:id="1665"/>
    <w:p w14:paraId="47D47001" w14:textId="77777777" w:rsidR="00BF4F83" w:rsidRPr="003A06D0" w:rsidRDefault="00BF4F83" w:rsidP="00AA52F6">
      <w:pPr>
        <w:pStyle w:val="berschrift3"/>
        <w:numPr>
          <w:ilvl w:val="2"/>
          <w:numId w:val="3"/>
        </w:numPr>
        <w:rPr>
          <w:lang w:val="en-GB"/>
        </w:rPr>
      </w:pPr>
      <w:r w:rsidRPr="003A06D0">
        <w:rPr>
          <w:lang w:val="en-GB"/>
        </w:rPr>
        <w:fldChar w:fldCharType="begin"/>
      </w:r>
      <w:r w:rsidRPr="003A06D0">
        <w:rPr>
          <w:lang w:val="en-GB"/>
        </w:rPr>
        <w:instrText xml:space="preserve"> HYPERLINK  \l "sec_importedXmlSchemas" </w:instrText>
      </w:r>
      <w:r w:rsidRPr="003A06D0">
        <w:rPr>
          <w:lang w:val="en-GB"/>
        </w:rPr>
        <w:fldChar w:fldCharType="separate"/>
      </w:r>
      <w:bookmarkStart w:id="1668" w:name="_Toc522668491"/>
      <w:bookmarkStart w:id="1669" w:name="_Toc10206733"/>
      <w:r w:rsidRPr="003A06D0">
        <w:rPr>
          <w:rStyle w:val="Hyperlink"/>
          <w:lang w:val="en-GB"/>
        </w:rPr>
        <w:t>Imported XML schemes</w:t>
      </w:r>
      <w:bookmarkEnd w:id="1666"/>
      <w:bookmarkEnd w:id="1667"/>
      <w:bookmarkEnd w:id="1668"/>
      <w:bookmarkEnd w:id="1669"/>
      <w:r w:rsidRPr="003A06D0">
        <w:rPr>
          <w:lang w:val="en-GB"/>
        </w:rPr>
        <w:fldChar w:fldCharType="end"/>
      </w:r>
    </w:p>
    <w:p w14:paraId="3BD9BAEB" w14:textId="77777777" w:rsidR="00BF4F83" w:rsidRPr="003A06D0" w:rsidRDefault="00BF4F83" w:rsidP="00BF4F83">
      <w:pPr>
        <w:rPr>
          <w:lang w:val="en-GB"/>
        </w:rPr>
      </w:pPr>
      <w:r w:rsidRPr="003A06D0">
        <w:rPr>
          <w:lang w:val="en-GB"/>
        </w:rPr>
        <w:t xml:space="preserve">A special challenge is imposed by the imported schemes, like the </w:t>
      </w:r>
      <w:r w:rsidRPr="003A06D0">
        <w:rPr>
          <w:b/>
          <w:lang w:val="en-GB"/>
        </w:rPr>
        <w:t>[XMLDSIG]</w:t>
      </w:r>
      <w:r w:rsidRPr="003A06D0">
        <w:rPr>
          <w:rFonts w:eastAsia="Arial" w:cs="Arial"/>
          <w:lang w:val="en-GB"/>
        </w:rPr>
        <w:t xml:space="preserve"> scheme, that uses features not supportable by the mentioned ‘multi-syntax’ approach. For example, the </w:t>
      </w:r>
      <w:r w:rsidRPr="003A06D0">
        <w:rPr>
          <w:b/>
          <w:lang w:val="en-GB"/>
        </w:rPr>
        <w:t xml:space="preserve">[XMLDSIG] </w:t>
      </w:r>
      <w:r w:rsidRPr="003A06D0">
        <w:rPr>
          <w:rFonts w:eastAsia="Arial" w:cs="Arial"/>
          <w:lang w:val="en-GB"/>
        </w:rPr>
        <w:t>type ‘Transform’ is defined like this:</w:t>
      </w:r>
    </w:p>
    <w:p w14:paraId="2AE49A12" w14:textId="77777777" w:rsidR="00BF4F83" w:rsidRPr="003A06D0" w:rsidRDefault="00BF4F83" w:rsidP="00BF4F83">
      <w:pPr>
        <w:pStyle w:val="Code"/>
        <w:rPr>
          <w:lang w:val="en-GB"/>
        </w:rPr>
      </w:pPr>
      <w:r w:rsidRPr="003A06D0">
        <w:rPr>
          <w:color w:val="31849B" w:themeColor="accent5" w:themeShade="BF"/>
          <w:lang w:val="en-GB"/>
        </w:rPr>
        <w:t>&lt;xs:complexType</w:t>
      </w:r>
      <w:r w:rsidRPr="003A06D0">
        <w:rPr>
          <w:color w:val="943634" w:themeColor="accent2" w:themeShade="BF"/>
          <w:lang w:val="en-GB"/>
        </w:rPr>
        <w:t xml:space="preserve"> name="</w:t>
      </w:r>
      <w:r w:rsidRPr="003A06D0">
        <w:rPr>
          <w:color w:val="244061" w:themeColor="accent1" w:themeShade="80"/>
          <w:lang w:val="en-GB"/>
        </w:rPr>
        <w:t>TransformType</w:t>
      </w:r>
      <w:r w:rsidRPr="003A06D0">
        <w:rPr>
          <w:color w:val="943634" w:themeColor="accent2" w:themeShade="BF"/>
          <w:lang w:val="en-GB"/>
        </w:rPr>
        <w:t>" mixed="</w:t>
      </w:r>
      <w:r w:rsidRPr="003A06D0">
        <w:rPr>
          <w:color w:val="244061" w:themeColor="accent1" w:themeShade="80"/>
          <w:lang w:val="en-GB"/>
        </w:rPr>
        <w:t>true</w:t>
      </w:r>
      <w:r w:rsidRPr="003A06D0">
        <w:rPr>
          <w:color w:val="943634" w:themeColor="accent2" w:themeShade="BF"/>
          <w:lang w:val="en-GB"/>
        </w:rPr>
        <w:t>"</w:t>
      </w:r>
      <w:r w:rsidRPr="003A06D0">
        <w:rPr>
          <w:color w:val="31849B" w:themeColor="accent5" w:themeShade="BF"/>
          <w:lang w:val="en-GB"/>
        </w:rPr>
        <w:t>&gt;</w:t>
      </w:r>
      <w:r w:rsidRPr="003A06D0">
        <w:rPr>
          <w:color w:val="31849B" w:themeColor="accent5" w:themeShade="BF"/>
          <w:lang w:val="en-GB"/>
        </w:rPr>
        <w:br/>
        <w:t xml:space="preserve">  &lt;xs:choice</w:t>
      </w:r>
      <w:r w:rsidRPr="003A06D0">
        <w:rPr>
          <w:color w:val="943634" w:themeColor="accent2" w:themeShade="BF"/>
          <w:lang w:val="en-GB"/>
        </w:rPr>
        <w:t xml:space="preserve"> minOccurs="</w:t>
      </w:r>
      <w:r w:rsidRPr="003A06D0">
        <w:rPr>
          <w:color w:val="244061" w:themeColor="accent1" w:themeShade="80"/>
          <w:lang w:val="en-GB"/>
        </w:rPr>
        <w:t>0</w:t>
      </w:r>
      <w:r w:rsidRPr="003A06D0">
        <w:rPr>
          <w:color w:val="943634" w:themeColor="accent2" w:themeShade="BF"/>
          <w:lang w:val="en-GB"/>
        </w:rPr>
        <w:t>" maxOccurs="</w:t>
      </w:r>
      <w:r w:rsidRPr="003A06D0">
        <w:rPr>
          <w:color w:val="244061" w:themeColor="accent1" w:themeShade="80"/>
          <w:lang w:val="en-GB"/>
        </w:rPr>
        <w:t>unbounded</w:t>
      </w:r>
      <w:r w:rsidRPr="003A06D0">
        <w:rPr>
          <w:color w:val="943634" w:themeColor="accent2" w:themeShade="BF"/>
          <w:lang w:val="en-GB"/>
        </w:rPr>
        <w:t>"</w:t>
      </w:r>
      <w:r w:rsidRPr="003A06D0">
        <w:rPr>
          <w:color w:val="31849B" w:themeColor="accent5" w:themeShade="BF"/>
          <w:lang w:val="en-GB"/>
        </w:rPr>
        <w:t>&gt;</w:t>
      </w:r>
      <w:r w:rsidRPr="003A06D0">
        <w:rPr>
          <w:color w:val="31849B" w:themeColor="accent5" w:themeShade="BF"/>
          <w:lang w:val="en-GB"/>
        </w:rPr>
        <w:br/>
        <w:t xml:space="preserve">    &lt;xs:any</w:t>
      </w:r>
      <w:r w:rsidRPr="003A06D0">
        <w:rPr>
          <w:color w:val="943634" w:themeColor="accent2" w:themeShade="BF"/>
          <w:lang w:val="en-GB"/>
        </w:rPr>
        <w:t xml:space="preserve"> namespace="</w:t>
      </w:r>
      <w:r w:rsidRPr="003A06D0">
        <w:rPr>
          <w:color w:val="244061" w:themeColor="accent1" w:themeShade="80"/>
          <w:lang w:val="en-GB"/>
        </w:rPr>
        <w:t>##other</w:t>
      </w:r>
      <w:r w:rsidRPr="003A06D0">
        <w:rPr>
          <w:color w:val="943634" w:themeColor="accent2" w:themeShade="BF"/>
          <w:lang w:val="en-GB"/>
        </w:rPr>
        <w:t>" processContents="</w:t>
      </w:r>
      <w:r w:rsidRPr="003A06D0">
        <w:rPr>
          <w:color w:val="244061" w:themeColor="accent1" w:themeShade="80"/>
          <w:lang w:val="en-GB"/>
        </w:rPr>
        <w:t>lax</w:t>
      </w:r>
      <w:r w:rsidRPr="003A06D0">
        <w:rPr>
          <w:color w:val="943634" w:themeColor="accent2" w:themeShade="BF"/>
          <w:lang w:val="en-GB"/>
        </w:rPr>
        <w:t>"</w:t>
      </w:r>
      <w:r w:rsidRPr="003A06D0">
        <w:rPr>
          <w:color w:val="31849B" w:themeColor="accent5" w:themeShade="BF"/>
          <w:lang w:val="en-GB"/>
        </w:rPr>
        <w:t>/&gt;</w:t>
      </w:r>
      <w:r w:rsidRPr="003A06D0">
        <w:rPr>
          <w:color w:val="31849B" w:themeColor="accent5" w:themeShade="BF"/>
          <w:lang w:val="en-GB"/>
        </w:rPr>
        <w:br/>
        <w:t xml:space="preserve">    &lt;!-- (1,1) elements from (0,unbounded) namespaces --&gt;</w:t>
      </w:r>
      <w:r w:rsidRPr="003A06D0">
        <w:rPr>
          <w:color w:val="31849B" w:themeColor="accent5" w:themeShade="BF"/>
          <w:lang w:val="en-GB"/>
        </w:rPr>
        <w:br/>
        <w:t xml:space="preserve">    &lt;xs:element</w:t>
      </w:r>
      <w:r w:rsidRPr="003A06D0">
        <w:rPr>
          <w:color w:val="943634" w:themeColor="accent2" w:themeShade="BF"/>
          <w:lang w:val="en-GB"/>
        </w:rPr>
        <w:t xml:space="preserve"> name="</w:t>
      </w:r>
      <w:r w:rsidRPr="003A06D0">
        <w:rPr>
          <w:color w:val="244061" w:themeColor="accent1" w:themeShade="80"/>
          <w:lang w:val="en-GB"/>
        </w:rPr>
        <w:t>XPath</w:t>
      </w:r>
      <w:r w:rsidRPr="003A06D0">
        <w:rPr>
          <w:color w:val="943634" w:themeColor="accent2" w:themeShade="BF"/>
          <w:lang w:val="en-GB"/>
        </w:rPr>
        <w:t>" type="</w:t>
      </w:r>
      <w:r w:rsidRPr="003A06D0">
        <w:rPr>
          <w:color w:val="244061" w:themeColor="accent1" w:themeShade="80"/>
          <w:lang w:val="en-GB"/>
        </w:rPr>
        <w:t>string</w:t>
      </w:r>
      <w:r w:rsidRPr="003A06D0">
        <w:rPr>
          <w:color w:val="943634" w:themeColor="accent2" w:themeShade="BF"/>
          <w:lang w:val="en-GB"/>
        </w:rPr>
        <w:t>"</w:t>
      </w:r>
      <w:r w:rsidRPr="003A06D0">
        <w:rPr>
          <w:color w:val="31849B" w:themeColor="accent5" w:themeShade="BF"/>
          <w:lang w:val="en-GB"/>
        </w:rPr>
        <w:t>/&gt;</w:t>
      </w:r>
      <w:r w:rsidRPr="003A06D0">
        <w:rPr>
          <w:color w:val="31849B" w:themeColor="accent5" w:themeShade="BF"/>
          <w:lang w:val="en-GB"/>
        </w:rPr>
        <w:br/>
        <w:t xml:space="preserve">  &lt;/xs:choice&gt;</w:t>
      </w:r>
      <w:r w:rsidRPr="003A06D0">
        <w:rPr>
          <w:color w:val="31849B" w:themeColor="accent5" w:themeShade="BF"/>
          <w:lang w:val="en-GB"/>
        </w:rPr>
        <w:br/>
        <w:t xml:space="preserve">  &lt;xs:attribute</w:t>
      </w:r>
      <w:r w:rsidRPr="003A06D0">
        <w:rPr>
          <w:color w:val="943634" w:themeColor="accent2" w:themeShade="BF"/>
          <w:lang w:val="en-GB"/>
        </w:rPr>
        <w:t xml:space="preserve"> name="</w:t>
      </w:r>
      <w:r w:rsidRPr="003A06D0">
        <w:rPr>
          <w:color w:val="244061" w:themeColor="accent1" w:themeShade="80"/>
          <w:lang w:val="en-GB"/>
        </w:rPr>
        <w:t>Algorithm</w:t>
      </w:r>
      <w:r w:rsidRPr="003A06D0">
        <w:rPr>
          <w:color w:val="943634" w:themeColor="accent2" w:themeShade="BF"/>
          <w:lang w:val="en-GB"/>
        </w:rPr>
        <w:t>" type="</w:t>
      </w:r>
      <w:r w:rsidRPr="003A06D0">
        <w:rPr>
          <w:color w:val="244061" w:themeColor="accent1" w:themeShade="80"/>
          <w:lang w:val="en-GB"/>
        </w:rPr>
        <w:t>xs:anyURI</w:t>
      </w:r>
      <w:r w:rsidRPr="003A06D0">
        <w:rPr>
          <w:color w:val="943634" w:themeColor="accent2" w:themeShade="BF"/>
          <w:lang w:val="en-GB"/>
        </w:rPr>
        <w:t>" use="</w:t>
      </w:r>
      <w:r w:rsidRPr="003A06D0">
        <w:rPr>
          <w:color w:val="244061" w:themeColor="accent1" w:themeShade="80"/>
          <w:lang w:val="en-GB"/>
        </w:rPr>
        <w:t>required</w:t>
      </w:r>
      <w:r w:rsidRPr="003A06D0">
        <w:rPr>
          <w:color w:val="943634" w:themeColor="accent2" w:themeShade="BF"/>
          <w:lang w:val="en-GB"/>
        </w:rPr>
        <w:t>"</w:t>
      </w:r>
      <w:r w:rsidRPr="003A06D0">
        <w:rPr>
          <w:color w:val="31849B" w:themeColor="accent5" w:themeShade="BF"/>
          <w:lang w:val="en-GB"/>
        </w:rPr>
        <w:t>/&gt;</w:t>
      </w:r>
      <w:r w:rsidRPr="003A06D0">
        <w:rPr>
          <w:color w:val="31849B" w:themeColor="accent5" w:themeShade="BF"/>
          <w:lang w:val="en-GB"/>
        </w:rPr>
        <w:br/>
        <w:t>&lt;/xs:complexType&gt;</w:t>
      </w:r>
    </w:p>
    <w:p w14:paraId="1EF77012" w14:textId="77777777" w:rsidR="00BF4F83" w:rsidRPr="003A06D0" w:rsidRDefault="00BF4F83" w:rsidP="00BF4F83">
      <w:pPr>
        <w:rPr>
          <w:lang w:val="en-GB"/>
        </w:rPr>
      </w:pPr>
      <w:r w:rsidRPr="003A06D0">
        <w:rPr>
          <w:lang w:val="en-GB"/>
        </w:rPr>
        <w:t xml:space="preserve"> Most of the restrictions listed above do apply here:</w:t>
      </w:r>
    </w:p>
    <w:p w14:paraId="1593199D" w14:textId="77777777" w:rsidR="00BF4F83" w:rsidRPr="003A06D0" w:rsidRDefault="00BF4F83" w:rsidP="0001259E">
      <w:pPr>
        <w:pStyle w:val="Listenabsatz"/>
        <w:numPr>
          <w:ilvl w:val="0"/>
          <w:numId w:val="37"/>
        </w:numPr>
        <w:rPr>
          <w:lang w:val="en-GB"/>
        </w:rPr>
      </w:pPr>
      <w:r w:rsidRPr="003A06D0">
        <w:rPr>
          <w:lang w:val="en-GB"/>
        </w:rPr>
        <w:t xml:space="preserve">The </w:t>
      </w:r>
      <w:r w:rsidRPr="003A06D0">
        <w:rPr>
          <w:rStyle w:val="Datatype"/>
          <w:lang w:val="en-GB"/>
        </w:rPr>
        <w:t>complexType</w:t>
      </w:r>
      <w:r w:rsidRPr="003A06D0">
        <w:rPr>
          <w:lang w:val="en-GB"/>
        </w:rPr>
        <w:t xml:space="preserve"> may contain mixed content (child elements </w:t>
      </w:r>
      <w:r w:rsidRPr="003A06D0">
        <w:rPr>
          <w:b/>
          <w:lang w:val="en-GB"/>
        </w:rPr>
        <w:t>and</w:t>
      </w:r>
      <w:r w:rsidRPr="003A06D0">
        <w:rPr>
          <w:lang w:val="en-GB"/>
        </w:rPr>
        <w:t xml:space="preserve"> text). This concept is not supported by JSON. The workaround for this limitation is to drop the ‘mixed’ attribute and to introduce a ‘value’ element.</w:t>
      </w:r>
    </w:p>
    <w:p w14:paraId="474A62EB" w14:textId="77777777" w:rsidR="00BF4F83" w:rsidRPr="003A06D0" w:rsidRDefault="00BF4F83" w:rsidP="0001259E">
      <w:pPr>
        <w:pStyle w:val="Listenabsatz"/>
        <w:numPr>
          <w:ilvl w:val="0"/>
          <w:numId w:val="37"/>
        </w:numPr>
        <w:rPr>
          <w:lang w:val="en-GB"/>
        </w:rPr>
      </w:pPr>
      <w:r w:rsidRPr="003A06D0">
        <w:rPr>
          <w:lang w:val="en-GB"/>
        </w:rPr>
        <w:t xml:space="preserve">The </w:t>
      </w:r>
      <w:r w:rsidRPr="003A06D0">
        <w:rPr>
          <w:rStyle w:val="Datatype"/>
          <w:lang w:val="en-GB"/>
        </w:rPr>
        <w:t>choice</w:t>
      </w:r>
      <w:r w:rsidRPr="003A06D0">
        <w:rPr>
          <w:lang w:val="en-GB"/>
        </w:rPr>
        <w:t xml:space="preserve"> construct is mapped in an untyped way by Java’s JAXB framework. Therefore, the </w:t>
      </w:r>
      <w:r w:rsidRPr="003A06D0">
        <w:rPr>
          <w:rStyle w:val="Datatype"/>
          <w:lang w:val="en-GB"/>
        </w:rPr>
        <w:t>choice</w:t>
      </w:r>
      <w:r w:rsidRPr="003A06D0">
        <w:rPr>
          <w:lang w:val="en-GB"/>
        </w:rPr>
        <w:t xml:space="preserve"> element is changed to a </w:t>
      </w:r>
      <w:r w:rsidRPr="003A06D0">
        <w:rPr>
          <w:rStyle w:val="Datatype"/>
          <w:lang w:val="en-GB"/>
        </w:rPr>
        <w:t>sequence</w:t>
      </w:r>
      <w:r w:rsidRPr="003A06D0">
        <w:rPr>
          <w:lang w:val="en-GB"/>
        </w:rPr>
        <w:t>.</w:t>
      </w:r>
    </w:p>
    <w:p w14:paraId="0BC1A4C5" w14:textId="77777777" w:rsidR="00BF4F83" w:rsidRPr="003A06D0" w:rsidRDefault="00BF4F83" w:rsidP="0001259E">
      <w:pPr>
        <w:pStyle w:val="Listenabsatz"/>
        <w:numPr>
          <w:ilvl w:val="0"/>
          <w:numId w:val="37"/>
        </w:numPr>
        <w:rPr>
          <w:lang w:val="en-GB"/>
        </w:rPr>
      </w:pPr>
      <w:r w:rsidRPr="003A06D0">
        <w:rPr>
          <w:lang w:val="en-GB"/>
        </w:rPr>
        <w:t xml:space="preserve">The </w:t>
      </w:r>
      <w:r w:rsidRPr="003A06D0">
        <w:rPr>
          <w:rStyle w:val="Datatype"/>
          <w:lang w:val="en-GB"/>
        </w:rPr>
        <w:t>any</w:t>
      </w:r>
      <w:r w:rsidRPr="003A06D0">
        <w:rPr>
          <w:lang w:val="en-GB"/>
        </w:rPr>
        <w:t xml:space="preserve"> type is replaced by a base64 encoded blob.</w:t>
      </w:r>
    </w:p>
    <w:p w14:paraId="1EDAD36A" w14:textId="77777777" w:rsidR="00BF4F83" w:rsidRPr="003A06D0" w:rsidRDefault="00BF4F83" w:rsidP="0001259E">
      <w:pPr>
        <w:pStyle w:val="Listenabsatz"/>
        <w:numPr>
          <w:ilvl w:val="0"/>
          <w:numId w:val="37"/>
        </w:numPr>
        <w:rPr>
          <w:lang w:val="en-GB"/>
        </w:rPr>
      </w:pPr>
      <w:r w:rsidRPr="003A06D0">
        <w:rPr>
          <w:lang w:val="en-GB"/>
        </w:rPr>
        <w:t xml:space="preserve">The option to provide arbitrary namespace / prefix mappings to support the evaluation of XPath expression is not available in e.g. JSON syntax. </w:t>
      </w:r>
      <w:r w:rsidR="00602B81" w:rsidRPr="003A06D0">
        <w:rPr>
          <w:lang w:val="en-GB"/>
        </w:rPr>
        <w:t>Therefore,</w:t>
      </w:r>
      <w:r w:rsidRPr="003A06D0">
        <w:rPr>
          <w:lang w:val="en-GB"/>
        </w:rPr>
        <w:t xml:space="preserve"> an element mapping prefixes to namespaces (of type </w:t>
      </w:r>
      <w:r w:rsidRPr="003A06D0">
        <w:rPr>
          <w:rStyle w:val="Datatype"/>
          <w:lang w:val="en-GB"/>
        </w:rPr>
        <w:t>dsb:NsPrefixMappingType</w:t>
      </w:r>
      <w:r w:rsidRPr="003A06D0">
        <w:rPr>
          <w:lang w:val="en-GB"/>
        </w:rPr>
        <w:t>) is added.</w:t>
      </w:r>
    </w:p>
    <w:p w14:paraId="4BED45AD" w14:textId="77777777" w:rsidR="00BF4F83" w:rsidRPr="003A06D0" w:rsidRDefault="00BF4F83" w:rsidP="00BF4F83">
      <w:pPr>
        <w:pStyle w:val="Code"/>
        <w:rPr>
          <w:lang w:val="en-GB"/>
        </w:rPr>
      </w:pPr>
      <w:r w:rsidRPr="003A06D0">
        <w:rPr>
          <w:color w:val="31849B" w:themeColor="accent5" w:themeShade="BF"/>
          <w:lang w:val="en-GB"/>
        </w:rPr>
        <w:t>&lt;xs:complexType</w:t>
      </w:r>
      <w:r w:rsidRPr="003A06D0">
        <w:rPr>
          <w:color w:val="943634" w:themeColor="accent2" w:themeShade="BF"/>
          <w:lang w:val="en-GB"/>
        </w:rPr>
        <w:t xml:space="preserve"> name="</w:t>
      </w:r>
      <w:r w:rsidRPr="003A06D0">
        <w:rPr>
          <w:color w:val="244061" w:themeColor="accent1" w:themeShade="80"/>
          <w:lang w:val="en-GB"/>
        </w:rPr>
        <w:t>TransformType</w:t>
      </w:r>
      <w:r w:rsidRPr="003A06D0">
        <w:rPr>
          <w:color w:val="943634" w:themeColor="accent2" w:themeShade="BF"/>
          <w:lang w:val="en-GB"/>
        </w:rPr>
        <w:t>"</w:t>
      </w:r>
      <w:r w:rsidRPr="003A06D0">
        <w:rPr>
          <w:color w:val="31849B" w:themeColor="accent5" w:themeShade="BF"/>
          <w:lang w:val="en-GB"/>
        </w:rPr>
        <w:t>&gt;</w:t>
      </w:r>
      <w:r w:rsidRPr="003A06D0">
        <w:rPr>
          <w:color w:val="31849B" w:themeColor="accent5" w:themeShade="BF"/>
          <w:lang w:val="en-GB"/>
        </w:rPr>
        <w:br/>
        <w:t xml:space="preserve">  &lt;xs:sequence&gt;</w:t>
      </w:r>
      <w:r w:rsidRPr="003A06D0">
        <w:rPr>
          <w:color w:val="31849B" w:themeColor="accent5" w:themeShade="BF"/>
          <w:lang w:val="en-GB"/>
        </w:rPr>
        <w:br/>
        <w:t xml:space="preserve">    &lt;xs:element</w:t>
      </w:r>
      <w:r w:rsidRPr="003A06D0">
        <w:rPr>
          <w:color w:val="943634" w:themeColor="accent2" w:themeShade="BF"/>
          <w:lang w:val="en-GB"/>
        </w:rPr>
        <w:t xml:space="preserve"> maxOccurs="</w:t>
      </w:r>
      <w:r w:rsidRPr="003A06D0">
        <w:rPr>
          <w:color w:val="244061" w:themeColor="accent1" w:themeShade="80"/>
          <w:lang w:val="en-GB"/>
        </w:rPr>
        <w:t>1</w:t>
      </w:r>
      <w:r w:rsidRPr="003A06D0">
        <w:rPr>
          <w:color w:val="943634" w:themeColor="accent2" w:themeShade="BF"/>
          <w:lang w:val="en-GB"/>
        </w:rPr>
        <w:t>" minOccurs="</w:t>
      </w:r>
      <w:r w:rsidRPr="003A06D0">
        <w:rPr>
          <w:color w:val="244061" w:themeColor="accent1" w:themeShade="80"/>
          <w:lang w:val="en-GB"/>
        </w:rPr>
        <w:t>0</w:t>
      </w:r>
      <w:r w:rsidRPr="003A06D0">
        <w:rPr>
          <w:color w:val="943634" w:themeColor="accent2" w:themeShade="BF"/>
          <w:lang w:val="en-GB"/>
        </w:rPr>
        <w:t>" name="</w:t>
      </w:r>
      <w:r w:rsidRPr="003A06D0">
        <w:rPr>
          <w:color w:val="244061" w:themeColor="accent1" w:themeShade="80"/>
          <w:lang w:val="en-GB"/>
        </w:rPr>
        <w:t>value</w:t>
      </w:r>
      <w:r w:rsidRPr="003A06D0">
        <w:rPr>
          <w:color w:val="943634" w:themeColor="accent2" w:themeShade="BF"/>
          <w:lang w:val="en-GB"/>
        </w:rPr>
        <w:t>" type="</w:t>
      </w:r>
      <w:r w:rsidRPr="003A06D0">
        <w:rPr>
          <w:color w:val="244061" w:themeColor="accent1" w:themeShade="80"/>
          <w:lang w:val="en-GB"/>
        </w:rPr>
        <w:t>string</w:t>
      </w:r>
      <w:r w:rsidRPr="003A06D0">
        <w:rPr>
          <w:color w:val="943634" w:themeColor="accent2" w:themeShade="BF"/>
          <w:lang w:val="en-GB"/>
        </w:rPr>
        <w:t>"</w:t>
      </w:r>
      <w:r w:rsidRPr="003A06D0">
        <w:rPr>
          <w:color w:val="31849B" w:themeColor="accent5" w:themeShade="BF"/>
          <w:lang w:val="en-GB"/>
        </w:rPr>
        <w:t>/&gt;</w:t>
      </w:r>
      <w:r w:rsidRPr="003A06D0">
        <w:rPr>
          <w:color w:val="31849B" w:themeColor="accent5" w:themeShade="BF"/>
          <w:lang w:val="en-GB"/>
        </w:rPr>
        <w:br/>
        <w:t xml:space="preserve">    &lt;xs:element</w:t>
      </w:r>
      <w:r w:rsidRPr="003A06D0">
        <w:rPr>
          <w:color w:val="943634" w:themeColor="accent2" w:themeShade="BF"/>
          <w:lang w:val="en-GB"/>
        </w:rPr>
        <w:t xml:space="preserve"> maxOccurs="</w:t>
      </w:r>
      <w:r w:rsidRPr="003A06D0">
        <w:rPr>
          <w:color w:val="244061" w:themeColor="accent1" w:themeShade="80"/>
          <w:lang w:val="en-GB"/>
        </w:rPr>
        <w:t>1</w:t>
      </w:r>
      <w:r w:rsidRPr="003A06D0">
        <w:rPr>
          <w:color w:val="943634" w:themeColor="accent2" w:themeShade="BF"/>
          <w:lang w:val="en-GB"/>
        </w:rPr>
        <w:t>" minOccurs="</w:t>
      </w:r>
      <w:r w:rsidRPr="003A06D0">
        <w:rPr>
          <w:color w:val="244061" w:themeColor="accent1" w:themeShade="80"/>
          <w:lang w:val="en-GB"/>
        </w:rPr>
        <w:t>0</w:t>
      </w:r>
      <w:r w:rsidRPr="003A06D0">
        <w:rPr>
          <w:color w:val="943634" w:themeColor="accent2" w:themeShade="BF"/>
          <w:lang w:val="en-GB"/>
        </w:rPr>
        <w:t>" name="</w:t>
      </w:r>
      <w:r w:rsidRPr="003A06D0">
        <w:rPr>
          <w:color w:val="244061" w:themeColor="accent1" w:themeShade="80"/>
          <w:lang w:val="en-GB"/>
        </w:rPr>
        <w:t>Base64Content</w:t>
      </w:r>
      <w:r w:rsidRPr="003A06D0">
        <w:rPr>
          <w:color w:val="943634" w:themeColor="accent2" w:themeShade="BF"/>
          <w:lang w:val="en-GB"/>
        </w:rPr>
        <w:t>"</w:t>
      </w:r>
      <w:r w:rsidRPr="003A06D0">
        <w:rPr>
          <w:color w:val="943634" w:themeColor="accent2" w:themeShade="BF"/>
          <w:lang w:val="en-GB"/>
        </w:rPr>
        <w:br/>
        <w:t xml:space="preserve">                type="</w:t>
      </w:r>
      <w:r w:rsidRPr="003A06D0">
        <w:rPr>
          <w:color w:val="244061" w:themeColor="accent1" w:themeShade="80"/>
          <w:lang w:val="en-GB"/>
        </w:rPr>
        <w:t>xs:base64Binary</w:t>
      </w:r>
      <w:r w:rsidRPr="003A06D0">
        <w:rPr>
          <w:color w:val="943634" w:themeColor="accent2" w:themeShade="BF"/>
          <w:lang w:val="en-GB"/>
        </w:rPr>
        <w:t>"</w:t>
      </w:r>
      <w:r w:rsidRPr="003A06D0">
        <w:rPr>
          <w:color w:val="31849B" w:themeColor="accent5" w:themeShade="BF"/>
          <w:lang w:val="en-GB"/>
        </w:rPr>
        <w:t>/&gt;</w:t>
      </w:r>
      <w:r w:rsidRPr="003A06D0">
        <w:rPr>
          <w:color w:val="31849B" w:themeColor="accent5" w:themeShade="BF"/>
          <w:lang w:val="en-GB"/>
        </w:rPr>
        <w:br/>
        <w:t xml:space="preserve">    &lt;xs:element</w:t>
      </w:r>
      <w:r w:rsidRPr="003A06D0">
        <w:rPr>
          <w:color w:val="943634" w:themeColor="accent2" w:themeShade="BF"/>
          <w:lang w:val="en-GB"/>
        </w:rPr>
        <w:t xml:space="preserve"> maxOccurs="</w:t>
      </w:r>
      <w:r w:rsidRPr="003A06D0">
        <w:rPr>
          <w:color w:val="244061" w:themeColor="accent1" w:themeShade="80"/>
          <w:lang w:val="en-GB"/>
        </w:rPr>
        <w:t>unbounded</w:t>
      </w:r>
      <w:r w:rsidRPr="003A06D0">
        <w:rPr>
          <w:color w:val="943634" w:themeColor="accent2" w:themeShade="BF"/>
          <w:lang w:val="en-GB"/>
        </w:rPr>
        <w:t>" minOccurs="</w:t>
      </w:r>
      <w:r w:rsidRPr="003A06D0">
        <w:rPr>
          <w:color w:val="244061" w:themeColor="accent1" w:themeShade="80"/>
          <w:lang w:val="en-GB"/>
        </w:rPr>
        <w:t>0</w:t>
      </w:r>
      <w:r w:rsidRPr="003A06D0">
        <w:rPr>
          <w:color w:val="943634" w:themeColor="accent2" w:themeShade="BF"/>
          <w:lang w:val="en-GB"/>
        </w:rPr>
        <w:t>" name="</w:t>
      </w:r>
      <w:r w:rsidRPr="003A06D0">
        <w:rPr>
          <w:color w:val="244061" w:themeColor="accent1" w:themeShade="80"/>
          <w:lang w:val="en-GB"/>
        </w:rPr>
        <w:t>XPath</w:t>
      </w:r>
      <w:r w:rsidRPr="003A06D0">
        <w:rPr>
          <w:color w:val="943634" w:themeColor="accent2" w:themeShade="BF"/>
          <w:lang w:val="en-GB"/>
        </w:rPr>
        <w:t>"</w:t>
      </w:r>
      <w:r w:rsidRPr="003A06D0">
        <w:rPr>
          <w:color w:val="943634" w:themeColor="accent2" w:themeShade="BF"/>
          <w:lang w:val="en-GB"/>
        </w:rPr>
        <w:br/>
        <w:t xml:space="preserve">                type="</w:t>
      </w:r>
      <w:r w:rsidRPr="003A06D0">
        <w:rPr>
          <w:color w:val="244061" w:themeColor="accent1" w:themeShade="80"/>
          <w:lang w:val="en-GB"/>
        </w:rPr>
        <w:t>string</w:t>
      </w:r>
      <w:r w:rsidRPr="003A06D0">
        <w:rPr>
          <w:color w:val="943634" w:themeColor="accent2" w:themeShade="BF"/>
          <w:lang w:val="en-GB"/>
        </w:rPr>
        <w:t>"</w:t>
      </w:r>
      <w:r w:rsidRPr="003A06D0">
        <w:rPr>
          <w:color w:val="31849B" w:themeColor="accent5" w:themeShade="BF"/>
          <w:lang w:val="en-GB"/>
        </w:rPr>
        <w:t>/&gt;</w:t>
      </w:r>
      <w:r w:rsidRPr="003A06D0">
        <w:rPr>
          <w:color w:val="31849B" w:themeColor="accent5" w:themeShade="BF"/>
          <w:lang w:val="en-GB"/>
        </w:rPr>
        <w:br/>
        <w:t xml:space="preserve">    &lt;xs:element</w:t>
      </w:r>
      <w:r w:rsidRPr="003A06D0">
        <w:rPr>
          <w:color w:val="943634" w:themeColor="accent2" w:themeShade="BF"/>
          <w:lang w:val="en-GB"/>
        </w:rPr>
        <w:t xml:space="preserve"> maxOccurs="</w:t>
      </w:r>
      <w:r w:rsidRPr="003A06D0">
        <w:rPr>
          <w:color w:val="244061" w:themeColor="accent1" w:themeShade="80"/>
          <w:lang w:val="en-GB"/>
        </w:rPr>
        <w:t>unbounded</w:t>
      </w:r>
      <w:r w:rsidRPr="003A06D0">
        <w:rPr>
          <w:color w:val="943634" w:themeColor="accent2" w:themeShade="BF"/>
          <w:lang w:val="en-GB"/>
        </w:rPr>
        <w:t>" minOccurs="</w:t>
      </w:r>
      <w:r w:rsidRPr="003A06D0">
        <w:rPr>
          <w:color w:val="244061" w:themeColor="accent1" w:themeShade="80"/>
          <w:lang w:val="en-GB"/>
        </w:rPr>
        <w:t>0</w:t>
      </w:r>
      <w:r w:rsidRPr="003A06D0">
        <w:rPr>
          <w:color w:val="943634" w:themeColor="accent2" w:themeShade="BF"/>
          <w:lang w:val="en-GB"/>
        </w:rPr>
        <w:t>" name="</w:t>
      </w:r>
      <w:r w:rsidRPr="003A06D0">
        <w:rPr>
          <w:color w:val="244061" w:themeColor="accent1" w:themeShade="80"/>
          <w:lang w:val="en-GB"/>
        </w:rPr>
        <w:t>NsPrefixMapping</w:t>
      </w:r>
      <w:r w:rsidRPr="003A06D0">
        <w:rPr>
          <w:color w:val="943634" w:themeColor="accent2" w:themeShade="BF"/>
          <w:lang w:val="en-GB"/>
        </w:rPr>
        <w:t>"</w:t>
      </w:r>
      <w:r w:rsidRPr="003A06D0">
        <w:rPr>
          <w:color w:val="943634" w:themeColor="accent2" w:themeShade="BF"/>
          <w:lang w:val="en-GB"/>
        </w:rPr>
        <w:br/>
        <w:t xml:space="preserve">                type="</w:t>
      </w:r>
      <w:r w:rsidRPr="003A06D0">
        <w:rPr>
          <w:color w:val="244061" w:themeColor="accent1" w:themeShade="80"/>
          <w:lang w:val="en-GB"/>
        </w:rPr>
        <w:t>dsb:NsPrefixMappingType</w:t>
      </w:r>
      <w:r w:rsidRPr="003A06D0">
        <w:rPr>
          <w:color w:val="943634" w:themeColor="accent2" w:themeShade="BF"/>
          <w:lang w:val="en-GB"/>
        </w:rPr>
        <w:t>"</w:t>
      </w:r>
      <w:r w:rsidRPr="003A06D0">
        <w:rPr>
          <w:color w:val="31849B" w:themeColor="accent5" w:themeShade="BF"/>
          <w:lang w:val="en-GB"/>
        </w:rPr>
        <w:t>/&gt;</w:t>
      </w:r>
      <w:r w:rsidRPr="003A06D0">
        <w:rPr>
          <w:color w:val="31849B" w:themeColor="accent5" w:themeShade="BF"/>
          <w:lang w:val="en-GB"/>
        </w:rPr>
        <w:br/>
        <w:t xml:space="preserve">  &lt;/xs:sequence&gt;</w:t>
      </w:r>
      <w:r w:rsidRPr="003A06D0">
        <w:rPr>
          <w:color w:val="31849B" w:themeColor="accent5" w:themeShade="BF"/>
          <w:lang w:val="en-GB"/>
        </w:rPr>
        <w:br/>
        <w:t xml:space="preserve">  &lt;xs:attribute</w:t>
      </w:r>
      <w:r w:rsidRPr="003A06D0">
        <w:rPr>
          <w:color w:val="943634" w:themeColor="accent2" w:themeShade="BF"/>
          <w:lang w:val="en-GB"/>
        </w:rPr>
        <w:t xml:space="preserve"> name="</w:t>
      </w:r>
      <w:r w:rsidRPr="003A06D0">
        <w:rPr>
          <w:color w:val="244061" w:themeColor="accent1" w:themeShade="80"/>
          <w:lang w:val="en-GB"/>
        </w:rPr>
        <w:t>Algorithm</w:t>
      </w:r>
      <w:r w:rsidRPr="003A06D0">
        <w:rPr>
          <w:color w:val="943634" w:themeColor="accent2" w:themeShade="BF"/>
          <w:lang w:val="en-GB"/>
        </w:rPr>
        <w:t>" type="</w:t>
      </w:r>
      <w:r w:rsidRPr="003A06D0">
        <w:rPr>
          <w:color w:val="244061" w:themeColor="accent1" w:themeShade="80"/>
          <w:lang w:val="en-GB"/>
        </w:rPr>
        <w:t>xs:string</w:t>
      </w:r>
      <w:r w:rsidRPr="003A06D0">
        <w:rPr>
          <w:color w:val="943634" w:themeColor="accent2" w:themeShade="BF"/>
          <w:lang w:val="en-GB"/>
        </w:rPr>
        <w:t>" use="</w:t>
      </w:r>
      <w:r w:rsidRPr="003A06D0">
        <w:rPr>
          <w:color w:val="244061" w:themeColor="accent1" w:themeShade="80"/>
          <w:lang w:val="en-GB"/>
        </w:rPr>
        <w:t>required</w:t>
      </w:r>
      <w:r w:rsidRPr="003A06D0">
        <w:rPr>
          <w:color w:val="943634" w:themeColor="accent2" w:themeShade="BF"/>
          <w:lang w:val="en-GB"/>
        </w:rPr>
        <w:t>"</w:t>
      </w:r>
      <w:r w:rsidRPr="003A06D0">
        <w:rPr>
          <w:color w:val="31849B" w:themeColor="accent5" w:themeShade="BF"/>
          <w:lang w:val="en-GB"/>
        </w:rPr>
        <w:t>/&gt;</w:t>
      </w:r>
      <w:r w:rsidRPr="003A06D0">
        <w:rPr>
          <w:color w:val="31849B" w:themeColor="accent5" w:themeShade="BF"/>
          <w:lang w:val="en-GB"/>
        </w:rPr>
        <w:br/>
        <w:t>&lt;/xs:complexType&gt;</w:t>
      </w:r>
    </w:p>
    <w:p w14:paraId="6896D237" w14:textId="77777777" w:rsidR="00BF4F83" w:rsidRPr="003A06D0" w:rsidRDefault="00BF4F83" w:rsidP="00BF4F83">
      <w:pPr>
        <w:rPr>
          <w:lang w:val="en-GB"/>
        </w:rPr>
      </w:pPr>
      <w:r w:rsidRPr="003A06D0">
        <w:rPr>
          <w:lang w:val="en-GB"/>
        </w:rPr>
        <w:t xml:space="preserve">To apply the necessary changes to the imported schemes the XML schema language provides the </w:t>
      </w:r>
      <w:r w:rsidRPr="003A06D0">
        <w:rPr>
          <w:rStyle w:val="Datatype"/>
          <w:lang w:val="en-GB"/>
        </w:rPr>
        <w:t>override</w:t>
      </w:r>
      <w:r w:rsidRPr="003A06D0">
        <w:rPr>
          <w:lang w:val="en-GB"/>
        </w:rPr>
        <w:t xml:space="preserve"> functionality to change existing schemes. But Java’s JAXB framework’s schema compiler does not support </w:t>
      </w:r>
      <w:r w:rsidRPr="003A06D0">
        <w:rPr>
          <w:rStyle w:val="Datatype"/>
          <w:lang w:val="en-GB"/>
        </w:rPr>
        <w:t>override</w:t>
      </w:r>
      <w:r w:rsidRPr="003A06D0">
        <w:rPr>
          <w:lang w:val="en-GB"/>
        </w:rPr>
        <w:t xml:space="preserve"> so the adapted schemes are provided alongside DSS-X core schemes.</w:t>
      </w:r>
      <w:bookmarkStart w:id="1670" w:name="_Toc480914674"/>
      <w:bookmarkStart w:id="1671" w:name="_Toc481064865"/>
    </w:p>
    <w:bookmarkStart w:id="1672" w:name="sec_SyntaxVariants"/>
    <w:bookmarkStart w:id="1673" w:name="_Toc516359670"/>
    <w:bookmarkEnd w:id="1672"/>
    <w:p w14:paraId="7D0B760C" w14:textId="77777777" w:rsidR="00BF4F83" w:rsidRPr="003A06D0" w:rsidRDefault="00BF4F83" w:rsidP="00AA52F6">
      <w:pPr>
        <w:pStyle w:val="berschrift3"/>
        <w:numPr>
          <w:ilvl w:val="2"/>
          <w:numId w:val="3"/>
        </w:numPr>
        <w:rPr>
          <w:lang w:val="en-GB"/>
        </w:rPr>
      </w:pPr>
      <w:r w:rsidRPr="003A06D0">
        <w:rPr>
          <w:lang w:val="en-GB"/>
        </w:rPr>
        <w:fldChar w:fldCharType="begin"/>
      </w:r>
      <w:r w:rsidRPr="003A06D0">
        <w:rPr>
          <w:lang w:val="en-GB"/>
        </w:rPr>
        <w:instrText xml:space="preserve"> HYPERLINK  \l "sec_SyntaxVariants" </w:instrText>
      </w:r>
      <w:r w:rsidRPr="003A06D0">
        <w:rPr>
          <w:lang w:val="en-GB"/>
        </w:rPr>
        <w:fldChar w:fldCharType="separate"/>
      </w:r>
      <w:bookmarkStart w:id="1674" w:name="_Toc522668492"/>
      <w:bookmarkStart w:id="1675" w:name="_Toc10206734"/>
      <w:r w:rsidRPr="003A06D0">
        <w:rPr>
          <w:rStyle w:val="Hyperlink"/>
          <w:lang w:val="en-GB"/>
        </w:rPr>
        <w:t>Syntax variants</w:t>
      </w:r>
      <w:bookmarkEnd w:id="1670"/>
      <w:bookmarkEnd w:id="1671"/>
      <w:bookmarkEnd w:id="1673"/>
      <w:bookmarkEnd w:id="1674"/>
      <w:bookmarkEnd w:id="1675"/>
      <w:r w:rsidRPr="003A06D0">
        <w:rPr>
          <w:lang w:val="en-GB"/>
        </w:rPr>
        <w:fldChar w:fldCharType="end"/>
      </w:r>
    </w:p>
    <w:p w14:paraId="3BBCA40B" w14:textId="77777777" w:rsidR="00BF4F83" w:rsidRPr="003A06D0" w:rsidRDefault="00BF4F83" w:rsidP="00BF4F83">
      <w:pPr>
        <w:rPr>
          <w:rStyle w:val="Hervorhebung"/>
          <w:lang w:val="en-GB"/>
        </w:rPr>
      </w:pPr>
      <w:r w:rsidRPr="003A06D0">
        <w:rPr>
          <w:lang w:val="en-GB"/>
        </w:rPr>
        <w:t>This version of the DSS/X core document handles the representation of requests and response elements according to the JSON and XML syntax. The general semantics of the elements is discussed in the element’s main section. Details of the JSON or XML formats are discussed in specific subsections</w:t>
      </w:r>
    </w:p>
    <w:p w14:paraId="4EEE133C" w14:textId="77777777" w:rsidR="00BF4F83" w:rsidRPr="003A06D0" w:rsidRDefault="00BF4F83" w:rsidP="0001259E">
      <w:pPr>
        <w:pStyle w:val="Listenabsatz"/>
        <w:numPr>
          <w:ilvl w:val="0"/>
          <w:numId w:val="10"/>
        </w:numPr>
        <w:rPr>
          <w:rStyle w:val="Hervorhebung"/>
          <w:i w:val="0"/>
          <w:iCs w:val="0"/>
          <w:lang w:val="en-GB"/>
        </w:rPr>
      </w:pPr>
      <w:r w:rsidRPr="003A06D0">
        <w:rPr>
          <w:rStyle w:val="Hervorhebung"/>
          <w:i w:val="0"/>
          <w:iCs w:val="0"/>
          <w:lang w:val="en-GB"/>
        </w:rPr>
        <w:t>Component – JSON Syntax</w:t>
      </w:r>
    </w:p>
    <w:p w14:paraId="1E64CB73" w14:textId="77777777" w:rsidR="00BF4F83" w:rsidRPr="003A06D0" w:rsidRDefault="00BF4F83" w:rsidP="0001259E">
      <w:pPr>
        <w:pStyle w:val="Listenabsatz"/>
        <w:numPr>
          <w:ilvl w:val="0"/>
          <w:numId w:val="10"/>
        </w:numPr>
        <w:rPr>
          <w:rStyle w:val="Hervorhebung"/>
          <w:i w:val="0"/>
          <w:iCs w:val="0"/>
          <w:lang w:val="en-GB"/>
        </w:rPr>
      </w:pPr>
      <w:r w:rsidRPr="003A06D0">
        <w:rPr>
          <w:rStyle w:val="Hervorhebung"/>
          <w:i w:val="0"/>
          <w:iCs w:val="0"/>
          <w:lang w:val="en-GB"/>
        </w:rPr>
        <w:t>Component – XML Syntax</w:t>
      </w:r>
    </w:p>
    <w:bookmarkStart w:id="1676" w:name="sec_JsonSyntaxVExtensions"/>
    <w:bookmarkEnd w:id="1676"/>
    <w:p w14:paraId="1BDDCEC6" w14:textId="77777777" w:rsidR="00BF4F83" w:rsidRPr="003A06D0" w:rsidRDefault="00BF4F83" w:rsidP="00AA52F6">
      <w:pPr>
        <w:pStyle w:val="berschrift3"/>
        <w:numPr>
          <w:ilvl w:val="2"/>
          <w:numId w:val="3"/>
        </w:numPr>
        <w:rPr>
          <w:rStyle w:val="Hervorhebung"/>
          <w:i w:val="0"/>
          <w:lang w:val="en-GB"/>
        </w:rPr>
      </w:pPr>
      <w:r w:rsidRPr="003A06D0">
        <w:rPr>
          <w:rStyle w:val="Hervorhebung"/>
          <w:i w:val="0"/>
          <w:lang w:val="en-GB"/>
        </w:rPr>
        <w:fldChar w:fldCharType="begin"/>
      </w:r>
      <w:r w:rsidRPr="003A06D0">
        <w:rPr>
          <w:rStyle w:val="Hervorhebung"/>
          <w:i w:val="0"/>
          <w:lang w:val="en-GB"/>
        </w:rPr>
        <w:instrText xml:space="preserve"> HYPERLINK  \l "sec_JsonSyntaxVExtensions" </w:instrText>
      </w:r>
      <w:r w:rsidRPr="003A06D0">
        <w:rPr>
          <w:rStyle w:val="Hervorhebung"/>
          <w:i w:val="0"/>
          <w:lang w:val="en-GB"/>
        </w:rPr>
        <w:fldChar w:fldCharType="separate"/>
      </w:r>
      <w:bookmarkStart w:id="1677" w:name="_Toc522668493"/>
      <w:bookmarkStart w:id="1678" w:name="_Toc10206735"/>
      <w:r w:rsidRPr="003A06D0">
        <w:rPr>
          <w:rStyle w:val="Hyperlink"/>
          <w:lang w:val="en-GB"/>
        </w:rPr>
        <w:t>JSON Syntax Extensions</w:t>
      </w:r>
      <w:bookmarkEnd w:id="1677"/>
      <w:bookmarkEnd w:id="1678"/>
      <w:r w:rsidRPr="003A06D0">
        <w:rPr>
          <w:rStyle w:val="Hervorhebung"/>
          <w:i w:val="0"/>
          <w:lang w:val="en-GB"/>
        </w:rPr>
        <w:fldChar w:fldCharType="end"/>
      </w:r>
    </w:p>
    <w:p w14:paraId="27524D29" w14:textId="77777777" w:rsidR="00BF4F83" w:rsidRPr="003A06D0" w:rsidRDefault="00BF4F83" w:rsidP="00BF4F83">
      <w:pPr>
        <w:rPr>
          <w:lang w:val="en-GB"/>
        </w:rPr>
      </w:pPr>
      <w:r w:rsidRPr="003A06D0">
        <w:rPr>
          <w:lang w:val="en-GB"/>
        </w:rPr>
        <w:t xml:space="preserve">JSON, as described in </w:t>
      </w:r>
      <w:hyperlink w:anchor="ref_RFC8259" w:history="1">
        <w:r w:rsidRPr="003A06D0">
          <w:rPr>
            <w:rStyle w:val="Hyperlink"/>
            <w:lang w:val="en-GB"/>
          </w:rPr>
          <w:t>[RFC8259]</w:t>
        </w:r>
      </w:hyperlink>
      <w:r w:rsidRPr="003A06D0">
        <w:rPr>
          <w:lang w:val="en-GB"/>
        </w:rPr>
        <w:t>, defines a text format for serializing structured data. Objects are serialized as an unordered collection of name/value pairs.</w:t>
      </w:r>
    </w:p>
    <w:p w14:paraId="1B66DF76" w14:textId="77777777" w:rsidR="00BF4F83" w:rsidRPr="003A06D0" w:rsidRDefault="00BF4F83" w:rsidP="00BF4F83">
      <w:pPr>
        <w:rPr>
          <w:lang w:val="en-GB"/>
        </w:rPr>
      </w:pPr>
      <w:r w:rsidRPr="003A06D0">
        <w:rPr>
          <w:lang w:val="en-GB"/>
        </w:rPr>
        <w:t>JSON does not define any semantics around the name/value pairs that make up an object, nor does it define an extensibility mechanism for adding control information to a payload.</w:t>
      </w:r>
    </w:p>
    <w:p w14:paraId="549762DF" w14:textId="77777777" w:rsidR="00BF4F83" w:rsidRPr="003A06D0" w:rsidRDefault="00BF4F83" w:rsidP="00BF4F83">
      <w:pPr>
        <w:rPr>
          <w:lang w:val="en-GB"/>
        </w:rPr>
      </w:pPr>
      <w:r w:rsidRPr="003A06D0">
        <w:rPr>
          <w:lang w:val="en-GB"/>
        </w:rPr>
        <w:t>DSS’s JSON format extends JSON by defining general conventions for name/value pairs that annotate a JSON object, property or array. DSS defines a set of canonical annotations for control information such as ids, types, and links, and custom annotations MAY be used to add domain-specific information to the payload.</w:t>
      </w:r>
    </w:p>
    <w:p w14:paraId="4EB8D6E8" w14:textId="77777777" w:rsidR="00BF4F83" w:rsidRPr="003A06D0" w:rsidRDefault="00BF4F83" w:rsidP="00BF4F83">
      <w:pPr>
        <w:rPr>
          <w:lang w:val="en-GB"/>
        </w:rPr>
      </w:pPr>
      <w:r w:rsidRPr="003A06D0">
        <w:rPr>
          <w:lang w:val="en-GB"/>
        </w:rPr>
        <w:t>Annotations are used in JSON to capture control information that cannot be predicted as well as a mechanism to provide values where a computed value would be wrong.</w:t>
      </w:r>
    </w:p>
    <w:bookmarkStart w:id="1679" w:name="sec_JConstructionPrinciples"/>
    <w:bookmarkStart w:id="1680" w:name="_Toc516358002"/>
    <w:bookmarkEnd w:id="1679"/>
    <w:p w14:paraId="24197094" w14:textId="77777777" w:rsidR="00BF4F83" w:rsidRPr="003A06D0" w:rsidRDefault="00BF4F83" w:rsidP="00AA52F6">
      <w:pPr>
        <w:pStyle w:val="berschrift2"/>
        <w:numPr>
          <w:ilvl w:val="1"/>
          <w:numId w:val="3"/>
        </w:numPr>
        <w:rPr>
          <w:lang w:val="en-GB"/>
        </w:rPr>
      </w:pPr>
      <w:r w:rsidRPr="003A06D0">
        <w:rPr>
          <w:lang w:val="en-GB"/>
        </w:rPr>
        <w:fldChar w:fldCharType="begin"/>
      </w:r>
      <w:r w:rsidRPr="003A06D0">
        <w:rPr>
          <w:lang w:val="en-GB"/>
        </w:rPr>
        <w:instrText xml:space="preserve"> HYPERLINK  \l "sec_JConstructionPrinciples" </w:instrText>
      </w:r>
      <w:r w:rsidRPr="003A06D0">
        <w:rPr>
          <w:lang w:val="en-GB"/>
        </w:rPr>
        <w:fldChar w:fldCharType="separate"/>
      </w:r>
      <w:bookmarkStart w:id="1681" w:name="_Toc522668494"/>
      <w:bookmarkStart w:id="1682" w:name="_Toc10206736"/>
      <w:r w:rsidRPr="003A06D0">
        <w:rPr>
          <w:rStyle w:val="Hyperlink"/>
          <w:lang w:val="en-GB"/>
        </w:rPr>
        <w:t>Construction Principles</w:t>
      </w:r>
      <w:bookmarkEnd w:id="1626"/>
      <w:bookmarkEnd w:id="1627"/>
      <w:bookmarkEnd w:id="1628"/>
      <w:bookmarkEnd w:id="1680"/>
      <w:bookmarkEnd w:id="1681"/>
      <w:bookmarkEnd w:id="1682"/>
      <w:r w:rsidRPr="003A06D0">
        <w:rPr>
          <w:lang w:val="en-GB"/>
        </w:rPr>
        <w:fldChar w:fldCharType="end"/>
      </w:r>
    </w:p>
    <w:bookmarkStart w:id="1683" w:name="sec_MultiSyntaxApproach"/>
    <w:bookmarkStart w:id="1684" w:name="_Toc516359671"/>
    <w:bookmarkEnd w:id="1683"/>
    <w:p w14:paraId="7F009FA0" w14:textId="77777777" w:rsidR="00BF4F83" w:rsidRPr="003A06D0" w:rsidRDefault="00BF4F83" w:rsidP="00AA52F6">
      <w:pPr>
        <w:pStyle w:val="berschrift3"/>
        <w:numPr>
          <w:ilvl w:val="2"/>
          <w:numId w:val="3"/>
        </w:numPr>
        <w:rPr>
          <w:lang w:val="en-GB"/>
        </w:rPr>
      </w:pPr>
      <w:r w:rsidRPr="003A06D0">
        <w:rPr>
          <w:lang w:val="en-GB"/>
        </w:rPr>
        <w:fldChar w:fldCharType="begin"/>
      </w:r>
      <w:r w:rsidRPr="003A06D0">
        <w:rPr>
          <w:lang w:val="en-GB"/>
        </w:rPr>
        <w:instrText xml:space="preserve"> HYPERLINK  \l "sec_MultiSyntaxApproach" </w:instrText>
      </w:r>
      <w:r w:rsidRPr="003A06D0">
        <w:rPr>
          <w:lang w:val="en-GB"/>
        </w:rPr>
        <w:fldChar w:fldCharType="separate"/>
      </w:r>
      <w:bookmarkStart w:id="1685" w:name="_Toc522668495"/>
      <w:bookmarkStart w:id="1686" w:name="_Toc10206737"/>
      <w:r w:rsidRPr="003A06D0">
        <w:rPr>
          <w:rStyle w:val="Hyperlink"/>
          <w:lang w:val="en-GB"/>
        </w:rPr>
        <w:t>Multi Syntax approach</w:t>
      </w:r>
      <w:bookmarkEnd w:id="1684"/>
      <w:bookmarkEnd w:id="1685"/>
      <w:bookmarkEnd w:id="1686"/>
      <w:r w:rsidRPr="003A06D0">
        <w:rPr>
          <w:lang w:val="en-GB"/>
        </w:rPr>
        <w:fldChar w:fldCharType="end"/>
      </w:r>
    </w:p>
    <w:p w14:paraId="55F8B05D" w14:textId="77777777" w:rsidR="00BF4F83" w:rsidRPr="003A06D0" w:rsidRDefault="00BF4F83" w:rsidP="00BF4F83">
      <w:pPr>
        <w:rPr>
          <w:lang w:val="en-GB"/>
        </w:rPr>
      </w:pPr>
      <w:r w:rsidRPr="003A06D0">
        <w:rPr>
          <w:lang w:val="en-GB"/>
        </w:rPr>
        <w:t>In the years since DSS 1.0 became standard many other formats (like JSON) became popular for data interchange. Nevertheless, XML is still an important and commonly used format. To support these developments DSS 2.0 is taking a multi-syntax approach:</w:t>
      </w:r>
    </w:p>
    <w:p w14:paraId="4092C7B6" w14:textId="77777777" w:rsidR="00BF4F83" w:rsidRPr="003A06D0" w:rsidRDefault="00BF4F83" w:rsidP="0001259E">
      <w:pPr>
        <w:pStyle w:val="Listenabsatz"/>
        <w:numPr>
          <w:ilvl w:val="0"/>
          <w:numId w:val="39"/>
        </w:numPr>
        <w:rPr>
          <w:lang w:val="en-GB"/>
        </w:rPr>
      </w:pPr>
      <w:r w:rsidRPr="003A06D0">
        <w:rPr>
          <w:lang w:val="en-GB"/>
        </w:rPr>
        <w:t>For each structural component there is semantic section describing the elements, restrictions and relations to other components in a syntax-neutral way.</w:t>
      </w:r>
    </w:p>
    <w:p w14:paraId="5A04687B" w14:textId="77777777" w:rsidR="00BF4F83" w:rsidRPr="003A06D0" w:rsidRDefault="00BF4F83" w:rsidP="0001259E">
      <w:pPr>
        <w:pStyle w:val="Listenabsatz"/>
        <w:numPr>
          <w:ilvl w:val="0"/>
          <w:numId w:val="39"/>
        </w:numPr>
        <w:rPr>
          <w:lang w:val="en-GB"/>
        </w:rPr>
      </w:pPr>
      <w:r w:rsidRPr="003A06D0">
        <w:rPr>
          <w:lang w:val="en-GB"/>
        </w:rPr>
        <w:t xml:space="preserve">Following the sematic definition there are syntax-specific sections describing the mapping of the given requirements to </w:t>
      </w:r>
      <w:hyperlink w:anchor="refXML" w:history="1">
        <w:r w:rsidRPr="003A06D0">
          <w:rPr>
            <w:rStyle w:val="Hyperlink"/>
            <w:lang w:val="en-GB"/>
          </w:rPr>
          <w:t>XML</w:t>
        </w:r>
      </w:hyperlink>
      <w:r w:rsidRPr="003A06D0">
        <w:rPr>
          <w:lang w:val="en-GB"/>
        </w:rPr>
        <w:t xml:space="preserve"> and </w:t>
      </w:r>
      <w:hyperlink w:anchor="refRFC8259" w:history="1">
        <w:r w:rsidRPr="003A06D0">
          <w:rPr>
            <w:rStyle w:val="Hyperlink"/>
            <w:lang w:val="en-GB"/>
          </w:rPr>
          <w:t>JSON</w:t>
        </w:r>
      </w:hyperlink>
      <w:r w:rsidRPr="003A06D0">
        <w:rPr>
          <w:lang w:val="en-GB"/>
        </w:rPr>
        <w:t>.</w:t>
      </w:r>
    </w:p>
    <w:p w14:paraId="76292EF1" w14:textId="77777777" w:rsidR="00BF4F83" w:rsidRPr="003A06D0" w:rsidRDefault="00BF4F83" w:rsidP="0001259E">
      <w:pPr>
        <w:pStyle w:val="Listenabsatz"/>
        <w:numPr>
          <w:ilvl w:val="0"/>
          <w:numId w:val="39"/>
        </w:numPr>
        <w:rPr>
          <w:lang w:val="en-GB"/>
        </w:rPr>
      </w:pPr>
      <w:r w:rsidRPr="003A06D0">
        <w:rPr>
          <w:lang w:val="en-GB"/>
        </w:rPr>
        <w:t>Schemes are provided for XML and JSON.</w:t>
      </w:r>
    </w:p>
    <w:p w14:paraId="24FAC1D9" w14:textId="77777777" w:rsidR="00BF4F83" w:rsidRPr="003A06D0" w:rsidRDefault="00BF4F83" w:rsidP="0001259E">
      <w:pPr>
        <w:pStyle w:val="Listenabsatz"/>
        <w:numPr>
          <w:ilvl w:val="0"/>
          <w:numId w:val="39"/>
        </w:numPr>
        <w:rPr>
          <w:lang w:val="en-GB"/>
        </w:rPr>
      </w:pPr>
      <w:r w:rsidRPr="003A06D0">
        <w:rPr>
          <w:lang w:val="en-GB"/>
        </w:rPr>
        <w:t>Element name mappings are given for JSON.</w:t>
      </w:r>
    </w:p>
    <w:p w14:paraId="42EB63B2" w14:textId="77777777" w:rsidR="00BF4F83" w:rsidRPr="003A06D0" w:rsidRDefault="00BF4F83" w:rsidP="00BF4F83">
      <w:pPr>
        <w:rPr>
          <w:lang w:val="en-GB"/>
        </w:rPr>
      </w:pPr>
      <w:r w:rsidRPr="003A06D0">
        <w:rPr>
          <w:lang w:val="en-GB"/>
        </w:rPr>
        <w:t xml:space="preserve">Subsequent versions of this protocol may define additional syntax mappings, e.g. for </w:t>
      </w:r>
      <w:hyperlink w:anchor="refASN_1" w:history="1">
        <w:r w:rsidRPr="003A06D0">
          <w:rPr>
            <w:rStyle w:val="Hyperlink"/>
            <w:lang w:val="en-GB"/>
          </w:rPr>
          <w:t>ASN.1</w:t>
        </w:r>
      </w:hyperlink>
      <w:r w:rsidRPr="003A06D0">
        <w:rPr>
          <w:lang w:val="en-GB"/>
        </w:rPr>
        <w:t xml:space="preserve"> or </w:t>
      </w:r>
      <w:hyperlink w:anchor="refRFC7049" w:history="1">
        <w:r w:rsidRPr="003A06D0">
          <w:rPr>
            <w:rStyle w:val="Hyperlink"/>
            <w:lang w:val="en-GB"/>
          </w:rPr>
          <w:t>CBOR</w:t>
        </w:r>
      </w:hyperlink>
      <w:r w:rsidRPr="003A06D0">
        <w:rPr>
          <w:lang w:val="en-GB"/>
        </w:rPr>
        <w:t>.</w:t>
      </w:r>
    </w:p>
    <w:p w14:paraId="5B5C708A" w14:textId="77777777" w:rsidR="00BF4F83" w:rsidRPr="003A06D0" w:rsidRDefault="00BF4F83" w:rsidP="00BF4F83">
      <w:pPr>
        <w:rPr>
          <w:lang w:val="en-GB"/>
        </w:rPr>
      </w:pPr>
      <w:r w:rsidRPr="003A06D0">
        <w:rPr>
          <w:lang w:val="en-GB"/>
        </w:rPr>
        <w:t>The restriction of this approach is limitation to the common denominator of capabilities of the used transfer formats. The section ‘</w:t>
      </w:r>
      <w:r w:rsidRPr="003A06D0">
        <w:rPr>
          <w:lang w:val="en-GB"/>
        </w:rPr>
        <w:fldChar w:fldCharType="begin"/>
      </w:r>
      <w:r w:rsidRPr="003A06D0">
        <w:rPr>
          <w:lang w:val="en-GB"/>
        </w:rPr>
        <w:instrText xml:space="preserve"> REF _Ref512170125 \h </w:instrText>
      </w:r>
      <w:r w:rsidRPr="003A06D0">
        <w:rPr>
          <w:lang w:val="en-GB"/>
        </w:rPr>
      </w:r>
      <w:r w:rsidRPr="003A06D0">
        <w:rPr>
          <w:lang w:val="en-GB"/>
        </w:rPr>
        <w:fldChar w:fldCharType="separate"/>
      </w:r>
      <w:r w:rsidRPr="003A06D0">
        <w:rPr>
          <w:lang w:val="en-GB"/>
        </w:rPr>
        <w:t>Transforming DSS 1.0 into 2.0</w:t>
      </w:r>
      <w:r w:rsidRPr="003A06D0">
        <w:rPr>
          <w:lang w:val="en-GB"/>
        </w:rPr>
        <w:fldChar w:fldCharType="end"/>
      </w:r>
      <w:r w:rsidRPr="003A06D0">
        <w:rPr>
          <w:lang w:val="en-GB"/>
        </w:rPr>
        <w:t>’ targets these limitations. The imported schema files defined by other parties are also affected. An example is the ‘</w:t>
      </w:r>
      <w:r w:rsidRPr="003A06D0">
        <w:rPr>
          <w:lang w:val="en-GB"/>
        </w:rPr>
        <w:fldChar w:fldCharType="begin"/>
      </w:r>
      <w:r w:rsidRPr="003A06D0">
        <w:rPr>
          <w:lang w:val="en-GB"/>
        </w:rPr>
        <w:instrText xml:space="preserve"> REF _RefCompBC5B5A4B \h </w:instrText>
      </w:r>
      <w:r w:rsidRPr="003A06D0">
        <w:rPr>
          <w:lang w:val="en-GB"/>
        </w:rPr>
      </w:r>
      <w:r w:rsidRPr="003A06D0">
        <w:rPr>
          <w:lang w:val="en-GB"/>
        </w:rPr>
        <w:fldChar w:fldCharType="separate"/>
      </w:r>
      <w:r w:rsidRPr="003A06D0">
        <w:rPr>
          <w:lang w:val="en-GB"/>
        </w:rPr>
        <w:t>Component Transform</w:t>
      </w:r>
      <w:r w:rsidRPr="003A06D0">
        <w:rPr>
          <w:lang w:val="en-GB"/>
        </w:rPr>
        <w:fldChar w:fldCharType="end"/>
      </w:r>
      <w:r w:rsidRPr="003A06D0">
        <w:rPr>
          <w:lang w:val="en-GB"/>
        </w:rPr>
        <w:t xml:space="preserve">’, that was originally defined in </w:t>
      </w:r>
      <w:hyperlink w:anchor="refXMLDSIG" w:history="1">
        <w:r w:rsidRPr="003A06D0">
          <w:rPr>
            <w:rStyle w:val="Hyperlink"/>
            <w:lang w:val="en-GB"/>
          </w:rPr>
          <w:t>[XMLDSIG]</w:t>
        </w:r>
      </w:hyperlink>
      <w:r w:rsidRPr="003A06D0">
        <w:rPr>
          <w:lang w:val="en-GB"/>
        </w:rPr>
        <w:t xml:space="preserve"> and the aspects described in </w:t>
      </w:r>
      <w:r w:rsidRPr="003A06D0">
        <w:rPr>
          <w:lang w:val="en-GB"/>
        </w:rPr>
        <w:fldChar w:fldCharType="begin"/>
      </w:r>
      <w:r w:rsidRPr="003A06D0">
        <w:rPr>
          <w:lang w:val="en-GB"/>
        </w:rPr>
        <w:instrText xml:space="preserve"> REF _Ref516417089 \r \h </w:instrText>
      </w:r>
      <w:r w:rsidRPr="003A06D0">
        <w:rPr>
          <w:lang w:val="en-GB"/>
        </w:rPr>
      </w:r>
      <w:r w:rsidRPr="003A06D0">
        <w:rPr>
          <w:lang w:val="en-GB"/>
        </w:rPr>
        <w:fldChar w:fldCharType="separate"/>
      </w:r>
      <w:r w:rsidRPr="003A06D0">
        <w:rPr>
          <w:lang w:val="en-GB"/>
        </w:rPr>
        <w:t>3.2.1</w:t>
      </w:r>
      <w:r w:rsidRPr="003A06D0">
        <w:rPr>
          <w:lang w:val="en-GB"/>
        </w:rPr>
        <w:fldChar w:fldCharType="end"/>
      </w:r>
      <w:r w:rsidRPr="003A06D0">
        <w:rPr>
          <w:lang w:val="en-GB"/>
        </w:rPr>
        <w:t xml:space="preserve"> </w:t>
      </w:r>
      <w:hyperlink w:anchor="sec_avoidXsdAny" w:history="1">
        <w:r w:rsidRPr="003A06D0">
          <w:rPr>
            <w:rStyle w:val="Hyperlink"/>
            <w:lang w:val="en-GB"/>
          </w:rPr>
          <w:t>Circumventing xs:any</w:t>
        </w:r>
      </w:hyperlink>
      <w:r w:rsidRPr="003A06D0">
        <w:rPr>
          <w:lang w:val="en-GB"/>
        </w:rPr>
        <w:t xml:space="preserve">, </w:t>
      </w:r>
      <w:r w:rsidRPr="003A06D0">
        <w:rPr>
          <w:lang w:val="en-GB"/>
        </w:rPr>
        <w:fldChar w:fldCharType="begin"/>
      </w:r>
      <w:r w:rsidRPr="003A06D0">
        <w:rPr>
          <w:lang w:val="en-GB"/>
        </w:rPr>
        <w:instrText xml:space="preserve"> REF _Ref516417139 \r \h </w:instrText>
      </w:r>
      <w:r w:rsidRPr="003A06D0">
        <w:rPr>
          <w:lang w:val="en-GB"/>
        </w:rPr>
      </w:r>
      <w:r w:rsidRPr="003A06D0">
        <w:rPr>
          <w:lang w:val="en-GB"/>
        </w:rPr>
        <w:fldChar w:fldCharType="separate"/>
      </w:r>
      <w:r w:rsidRPr="003A06D0">
        <w:rPr>
          <w:lang w:val="en-GB"/>
        </w:rPr>
        <w:t>3.2.2</w:t>
      </w:r>
      <w:r w:rsidRPr="003A06D0">
        <w:rPr>
          <w:lang w:val="en-GB"/>
        </w:rPr>
        <w:fldChar w:fldCharType="end"/>
      </w:r>
      <w:r w:rsidRPr="003A06D0">
        <w:rPr>
          <w:lang w:val="en-GB"/>
        </w:rPr>
        <w:t xml:space="preserve"> </w:t>
      </w:r>
      <w:hyperlink w:anchor="sec_substituteMixedSchemaAttribute" w:history="1">
        <w:r w:rsidRPr="003A06D0">
          <w:rPr>
            <w:rStyle w:val="Hyperlink"/>
            <w:lang w:val="en-GB"/>
          </w:rPr>
          <w:t>Substituting the mixed Schema Attribute</w:t>
        </w:r>
      </w:hyperlink>
      <w:r w:rsidRPr="003A06D0">
        <w:rPr>
          <w:lang w:val="en-GB"/>
        </w:rPr>
        <w:t xml:space="preserve"> and </w:t>
      </w:r>
      <w:r w:rsidRPr="003A06D0">
        <w:rPr>
          <w:lang w:val="en-GB"/>
        </w:rPr>
        <w:fldChar w:fldCharType="begin"/>
      </w:r>
      <w:r w:rsidRPr="003A06D0">
        <w:rPr>
          <w:lang w:val="en-GB"/>
        </w:rPr>
        <w:instrText xml:space="preserve"> REF _Ref516417269 \r \h </w:instrText>
      </w:r>
      <w:r w:rsidRPr="003A06D0">
        <w:rPr>
          <w:lang w:val="en-GB"/>
        </w:rPr>
      </w:r>
      <w:r w:rsidRPr="003A06D0">
        <w:rPr>
          <w:lang w:val="en-GB"/>
        </w:rPr>
        <w:fldChar w:fldCharType="separate"/>
      </w:r>
      <w:r w:rsidRPr="003A06D0">
        <w:rPr>
          <w:lang w:val="en-GB"/>
        </w:rPr>
        <w:t>3.2.3</w:t>
      </w:r>
      <w:r w:rsidRPr="003A06D0">
        <w:rPr>
          <w:lang w:val="en-GB"/>
        </w:rPr>
        <w:fldChar w:fldCharType="end"/>
      </w:r>
      <w:r w:rsidRPr="003A06D0">
        <w:rPr>
          <w:lang w:val="en-GB"/>
        </w:rPr>
        <w:t xml:space="preserve"> </w:t>
      </w:r>
      <w:hyperlink w:anchor="sec_introduceNsPrefixMappingTypeComp" w:history="1">
        <w:r w:rsidRPr="003A06D0">
          <w:rPr>
            <w:rStyle w:val="Hyperlink"/>
            <w:lang w:val="en-GB"/>
          </w:rPr>
          <w:t>Introducing the NsPrefixMappingType Component</w:t>
        </w:r>
      </w:hyperlink>
      <w:r w:rsidRPr="003A06D0">
        <w:rPr>
          <w:lang w:val="en-GB"/>
        </w:rPr>
        <w:t xml:space="preserve"> apply.</w:t>
      </w:r>
    </w:p>
    <w:bookmarkStart w:id="1687" w:name="sec_SchemaOrgaAndNamespaces"/>
    <w:bookmarkStart w:id="1688" w:name="_Toc532467446"/>
    <w:bookmarkStart w:id="1689" w:name="_Ref532470129"/>
    <w:bookmarkStart w:id="1690" w:name="_Ref532470160"/>
    <w:bookmarkStart w:id="1691" w:name="_Toc37218176"/>
    <w:bookmarkStart w:id="1692" w:name="_Toc39658672"/>
    <w:bookmarkStart w:id="1693" w:name="_Toc39641701"/>
    <w:bookmarkStart w:id="1694" w:name="_Toc39664478"/>
    <w:bookmarkStart w:id="1695" w:name="_Toc47165200"/>
    <w:bookmarkStart w:id="1696" w:name="_Toc114309474"/>
    <w:bookmarkStart w:id="1697" w:name="_Toc157224991"/>
    <w:bookmarkStart w:id="1698" w:name="_Toc158797458"/>
    <w:bookmarkStart w:id="1699" w:name="_Toc159076026"/>
    <w:bookmarkStart w:id="1700" w:name="_Toc480914671"/>
    <w:bookmarkStart w:id="1701" w:name="_Toc481064862"/>
    <w:bookmarkStart w:id="1702" w:name="_Toc516358003"/>
    <w:bookmarkEnd w:id="1687"/>
    <w:p w14:paraId="045645EA" w14:textId="77777777" w:rsidR="00BF4F83" w:rsidRPr="003A06D0" w:rsidRDefault="00BF4F83" w:rsidP="00AA52F6">
      <w:pPr>
        <w:pStyle w:val="berschrift2"/>
        <w:numPr>
          <w:ilvl w:val="1"/>
          <w:numId w:val="3"/>
        </w:numPr>
        <w:jc w:val="both"/>
        <w:rPr>
          <w:lang w:val="en-GB"/>
        </w:rPr>
      </w:pPr>
      <w:r w:rsidRPr="003A06D0">
        <w:rPr>
          <w:lang w:val="en-GB"/>
        </w:rPr>
        <w:fldChar w:fldCharType="begin"/>
      </w:r>
      <w:r w:rsidRPr="003A06D0">
        <w:rPr>
          <w:lang w:val="en-GB"/>
        </w:rPr>
        <w:instrText xml:space="preserve"> HYPERLINK  \l "sec_SchemaOrgaAndNamespaces" </w:instrText>
      </w:r>
      <w:r w:rsidRPr="003A06D0">
        <w:rPr>
          <w:lang w:val="en-GB"/>
        </w:rPr>
        <w:fldChar w:fldCharType="separate"/>
      </w:r>
      <w:bookmarkStart w:id="1703" w:name="_Toc522668496"/>
      <w:bookmarkStart w:id="1704" w:name="_Toc10206738"/>
      <w:r w:rsidRPr="003A06D0">
        <w:rPr>
          <w:rStyle w:val="Hyperlink"/>
          <w:lang w:val="en-GB"/>
        </w:rPr>
        <w:t>Schema Organization and Namespaces</w:t>
      </w:r>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r w:rsidRPr="003A06D0">
        <w:rPr>
          <w:lang w:val="en-GB"/>
        </w:rPr>
        <w:fldChar w:fldCharType="end"/>
      </w:r>
    </w:p>
    <w:p w14:paraId="7CC4C512" w14:textId="712EDF80" w:rsidR="00BF4F83" w:rsidRPr="003A06D0" w:rsidRDefault="00BF4F83" w:rsidP="00BF4F83">
      <w:pPr>
        <w:rPr>
          <w:lang w:val="en-GB"/>
        </w:rPr>
      </w:pPr>
      <w:r w:rsidRPr="003A06D0">
        <w:rPr>
          <w:lang w:val="en-GB"/>
        </w:rPr>
        <w:t xml:space="preserve">The structures described in this specification are contained in the schema </w:t>
      </w:r>
      <w:del w:id="1705" w:author="Andreas Kuehne" w:date="2019-05-31T12:12:00Z">
        <w:r w:rsidRPr="003A06D0" w:rsidDel="00025DE3">
          <w:rPr>
            <w:lang w:val="en-GB"/>
          </w:rPr>
          <w:delText xml:space="preserve">file </w:delText>
        </w:r>
      </w:del>
      <w:ins w:id="1706" w:author="Andreas Kuehne" w:date="2019-05-31T12:11:00Z">
        <w:r w:rsidR="00025DE3" w:rsidRPr="003A06D0">
          <w:rPr>
            <w:lang w:val="en-GB"/>
          </w:rPr>
          <w:t>file</w:t>
        </w:r>
        <w:r w:rsidR="00025DE3">
          <w:rPr>
            <w:lang w:val="en-GB"/>
          </w:rPr>
          <w:t>s</w:t>
        </w:r>
        <w:r w:rsidR="00025DE3" w:rsidRPr="003A06D0">
          <w:rPr>
            <w:lang w:val="en-GB"/>
          </w:rPr>
          <w:t xml:space="preserve"> </w:t>
        </w:r>
        <w:r w:rsidR="00025DE3" w:rsidRPr="003A06D0">
          <w:rPr>
            <w:b/>
            <w:bCs/>
            <w:lang w:val="en-GB"/>
          </w:rPr>
          <w:t>[</w:t>
        </w:r>
        <w:r w:rsidR="00025DE3" w:rsidRPr="003A06D0">
          <w:rPr>
            <w:rStyle w:val="Refterm"/>
            <w:lang w:val="en-GB"/>
          </w:rPr>
          <w:t>DSS2XSD</w:t>
        </w:r>
        <w:r w:rsidR="00025DE3" w:rsidRPr="003A06D0">
          <w:rPr>
            <w:b/>
            <w:bCs/>
            <w:lang w:val="en-GB"/>
          </w:rPr>
          <w:t>]</w:t>
        </w:r>
        <w:r w:rsidR="00025DE3">
          <w:rPr>
            <w:b/>
            <w:bCs/>
            <w:lang w:val="en-GB"/>
          </w:rPr>
          <w:t>,</w:t>
        </w:r>
        <w:r w:rsidR="00025DE3" w:rsidRPr="003A06D0" w:rsidDel="00AB7AF3">
          <w:rPr>
            <w:b/>
            <w:bCs/>
            <w:lang w:val="en-GB"/>
          </w:rPr>
          <w:t xml:space="preserve"> </w:t>
        </w:r>
        <w:r w:rsidR="00025DE3" w:rsidRPr="003A06D0">
          <w:rPr>
            <w:b/>
            <w:bCs/>
            <w:lang w:val="en-GB"/>
          </w:rPr>
          <w:t>[</w:t>
        </w:r>
        <w:r w:rsidR="00025DE3">
          <w:rPr>
            <w:rStyle w:val="Refterm"/>
            <w:lang w:val="en-GB"/>
          </w:rPr>
          <w:t>DSB</w:t>
        </w:r>
        <w:r w:rsidR="00025DE3" w:rsidRPr="003A06D0">
          <w:rPr>
            <w:rStyle w:val="Refterm"/>
            <w:lang w:val="en-GB"/>
          </w:rPr>
          <w:t>XSD</w:t>
        </w:r>
        <w:r w:rsidR="00025DE3" w:rsidRPr="003A06D0">
          <w:rPr>
            <w:b/>
            <w:bCs/>
            <w:lang w:val="en-GB"/>
          </w:rPr>
          <w:t>]</w:t>
        </w:r>
        <w:r w:rsidR="00025DE3" w:rsidRPr="006C52EE">
          <w:rPr>
            <w:bCs/>
            <w:lang w:val="en-GB"/>
          </w:rPr>
          <w:t xml:space="preserve"> and</w:t>
        </w:r>
        <w:r w:rsidR="00025DE3">
          <w:rPr>
            <w:b/>
            <w:bCs/>
            <w:lang w:val="en-GB"/>
          </w:rPr>
          <w:t xml:space="preserve"> </w:t>
        </w:r>
        <w:r w:rsidR="00025DE3" w:rsidRPr="003A06D0">
          <w:rPr>
            <w:b/>
            <w:bCs/>
            <w:lang w:val="en-GB"/>
          </w:rPr>
          <w:t>[</w:t>
        </w:r>
        <w:r w:rsidR="00025DE3">
          <w:rPr>
            <w:rStyle w:val="Refterm"/>
            <w:lang w:val="en-GB"/>
          </w:rPr>
          <w:t>NSL</w:t>
        </w:r>
        <w:r w:rsidR="00025DE3" w:rsidRPr="003A06D0">
          <w:rPr>
            <w:rStyle w:val="Refterm"/>
            <w:lang w:val="en-GB"/>
          </w:rPr>
          <w:t>XSD</w:t>
        </w:r>
        <w:r w:rsidR="00025DE3" w:rsidRPr="003A06D0">
          <w:rPr>
            <w:b/>
            <w:bCs/>
            <w:lang w:val="en-GB"/>
          </w:rPr>
          <w:t>]</w:t>
        </w:r>
        <w:r w:rsidR="00025DE3" w:rsidRPr="003A06D0">
          <w:rPr>
            <w:lang w:val="en-GB"/>
          </w:rPr>
          <w:t>.</w:t>
        </w:r>
      </w:ins>
      <w:del w:id="1707" w:author="Andreas Kuehne" w:date="2019-05-31T12:11:00Z">
        <w:r w:rsidRPr="003A06D0" w:rsidDel="00025DE3">
          <w:rPr>
            <w:b/>
            <w:bCs/>
            <w:lang w:val="en-GB"/>
          </w:rPr>
          <w:delText>[Core2.0-XSD]</w:delText>
        </w:r>
        <w:r w:rsidRPr="003A06D0" w:rsidDel="00025DE3">
          <w:rPr>
            <w:lang w:val="en-GB"/>
          </w:rPr>
          <w:delText xml:space="preserve">. </w:delText>
        </w:r>
      </w:del>
      <w:r w:rsidRPr="003A06D0">
        <w:rPr>
          <w:lang w:val="en-GB"/>
        </w:rPr>
        <w:t xml:space="preserve"> All schema listings in the current document are excerpts from the schema file</w:t>
      </w:r>
      <w:ins w:id="1708" w:author="Andreas Kuehne" w:date="2019-05-31T12:12:00Z">
        <w:r w:rsidR="00025DE3">
          <w:rPr>
            <w:lang w:val="en-GB"/>
          </w:rPr>
          <w:t>s</w:t>
        </w:r>
      </w:ins>
      <w:r w:rsidRPr="003A06D0">
        <w:rPr>
          <w:lang w:val="en-GB"/>
        </w:rPr>
        <w:t>.  In the case of a disagreement between the schema file and this document, the schema file</w:t>
      </w:r>
      <w:ins w:id="1709" w:author="Andreas Kuehne" w:date="2019-05-31T12:12:00Z">
        <w:r w:rsidR="00025DE3">
          <w:rPr>
            <w:lang w:val="en-GB"/>
          </w:rPr>
          <w:t>s</w:t>
        </w:r>
      </w:ins>
      <w:r w:rsidRPr="003A06D0">
        <w:rPr>
          <w:lang w:val="en-GB"/>
        </w:rPr>
        <w:t xml:space="preserve"> shall take precedence.</w:t>
      </w:r>
    </w:p>
    <w:p w14:paraId="23C9440B" w14:textId="4F53045C" w:rsidR="00BF4F83" w:rsidRDefault="00BF4F83" w:rsidP="00BF4F83">
      <w:pPr>
        <w:rPr>
          <w:ins w:id="1710" w:author="Andreas Kuehne" w:date="2019-05-31T12:11:00Z"/>
          <w:lang w:val="en-GB"/>
        </w:rPr>
      </w:pPr>
      <w:r w:rsidRPr="003A06D0">
        <w:rPr>
          <w:lang w:val="en-GB"/>
        </w:rPr>
        <w:t>This schema is associated with the following XML namespace</w:t>
      </w:r>
    </w:p>
    <w:p w14:paraId="174BAF9A" w14:textId="77777777" w:rsidR="00025DE3" w:rsidRPr="003A06D0" w:rsidRDefault="00025DE3" w:rsidP="00025DE3">
      <w:pPr>
        <w:pStyle w:val="Codesmall"/>
        <w:rPr>
          <w:ins w:id="1711" w:author="Andreas Kuehne" w:date="2019-05-31T12:11:00Z"/>
          <w:lang w:val="en-GB"/>
        </w:rPr>
      </w:pPr>
      <w:ins w:id="1712" w:author="Andreas Kuehne" w:date="2019-05-31T12:11:00Z">
        <w:r w:rsidRPr="003A06D0">
          <w:rPr>
            <w:lang w:val="en-GB"/>
          </w:rPr>
          <w:t>http://docs.oasis-open.org/dss-x/ns/</w:t>
        </w:r>
        <w:r>
          <w:rPr>
            <w:lang w:val="en-GB"/>
          </w:rPr>
          <w:t>nsList</w:t>
        </w:r>
      </w:ins>
    </w:p>
    <w:p w14:paraId="3EDB1384" w14:textId="5729822A" w:rsidR="00025DE3" w:rsidRPr="003A06D0" w:rsidRDefault="00025DE3" w:rsidP="00BF4F83">
      <w:pPr>
        <w:rPr>
          <w:lang w:val="en-GB"/>
        </w:rPr>
      </w:pPr>
      <w:ins w:id="1713" w:author="Andreas Kuehne" w:date="2019-05-31T12:11:00Z">
        <w:r>
          <w:rPr>
            <w:lang w:val="en-GB"/>
          </w:rPr>
          <w:t>,</w:t>
        </w:r>
      </w:ins>
    </w:p>
    <w:p w14:paraId="7B442140" w14:textId="77777777" w:rsidR="00BF4F83" w:rsidRPr="003A06D0" w:rsidRDefault="00BF4F83" w:rsidP="00BF4F83">
      <w:pPr>
        <w:pStyle w:val="Codesmall"/>
        <w:rPr>
          <w:lang w:val="en-GB"/>
        </w:rPr>
      </w:pPr>
      <w:r w:rsidRPr="003A06D0">
        <w:rPr>
          <w:lang w:val="en-GB"/>
        </w:rPr>
        <w:t>http://docs.oasis-open.org/dss-x/ns/base</w:t>
      </w:r>
    </w:p>
    <w:p w14:paraId="7FBC8A7C" w14:textId="77777777" w:rsidR="00BF4F83" w:rsidRPr="003A06D0" w:rsidRDefault="00BF4F83" w:rsidP="00BF4F83">
      <w:pPr>
        <w:rPr>
          <w:lang w:val="en-GB"/>
        </w:rPr>
      </w:pPr>
      <w:r w:rsidRPr="003A06D0">
        <w:rPr>
          <w:lang w:val="en-GB"/>
        </w:rPr>
        <w:t>and</w:t>
      </w:r>
    </w:p>
    <w:p w14:paraId="7F19A929" w14:textId="77777777" w:rsidR="00BF4F83" w:rsidRPr="003A06D0" w:rsidRDefault="00BF4F83" w:rsidP="00BF4F83">
      <w:pPr>
        <w:pStyle w:val="Codesmall"/>
        <w:rPr>
          <w:lang w:val="en-GB"/>
        </w:rPr>
      </w:pPr>
      <w:r w:rsidRPr="003A06D0">
        <w:rPr>
          <w:lang w:val="en-GB"/>
        </w:rPr>
        <w:t>http://docs.oasis-open.org/dss-x/ns/core</w:t>
      </w:r>
    </w:p>
    <w:p w14:paraId="167B7C50" w14:textId="77777777" w:rsidR="00BF4F83" w:rsidRPr="003A06D0" w:rsidRDefault="00BF4F83" w:rsidP="00BF4F83">
      <w:pPr>
        <w:rPr>
          <w:lang w:val="en-GB"/>
        </w:rPr>
      </w:pPr>
      <w:r w:rsidRPr="003A06D0">
        <w:rPr>
          <w:lang w:val="en-GB"/>
        </w:rPr>
        <w:t>If a future version of this specification is needed, it will use a different namespace.</w:t>
      </w:r>
    </w:p>
    <w:p w14:paraId="1A5CCAA1" w14:textId="77777777" w:rsidR="00BF4F83" w:rsidRPr="003A06D0" w:rsidRDefault="00BF4F83" w:rsidP="00BF4F83">
      <w:pPr>
        <w:rPr>
          <w:lang w:val="en-GB"/>
        </w:rPr>
      </w:pPr>
      <w:r w:rsidRPr="003A06D0">
        <w:rPr>
          <w:lang w:val="en-GB"/>
        </w:rPr>
        <w:t>Conventional XML namespace prefixes are used in the schema:</w:t>
      </w:r>
    </w:p>
    <w:p w14:paraId="74D6337D" w14:textId="33AC1C2D" w:rsidR="00BF4F83" w:rsidRPr="003A06D0" w:rsidRDefault="00BF4F83" w:rsidP="0001259E">
      <w:pPr>
        <w:numPr>
          <w:ilvl w:val="0"/>
          <w:numId w:val="8"/>
        </w:numPr>
        <w:jc w:val="both"/>
        <w:rPr>
          <w:lang w:val="en-GB"/>
        </w:rPr>
      </w:pPr>
      <w:r w:rsidRPr="003A06D0">
        <w:rPr>
          <w:lang w:val="en-GB"/>
        </w:rPr>
        <w:t xml:space="preserve">The prefix </w:t>
      </w:r>
      <w:r w:rsidRPr="003A06D0">
        <w:rPr>
          <w:rStyle w:val="Keyword"/>
          <w:lang w:val="en-GB"/>
        </w:rPr>
        <w:t>dss2:</w:t>
      </w:r>
      <w:r w:rsidRPr="003A06D0">
        <w:rPr>
          <w:lang w:val="en-GB"/>
        </w:rPr>
        <w:t xml:space="preserve"> stands for the DSS core version 2.0 namespace</w:t>
      </w:r>
      <w:r w:rsidRPr="003A06D0">
        <w:rPr>
          <w:b/>
          <w:bCs/>
          <w:lang w:val="en-GB"/>
        </w:rPr>
        <w:t xml:space="preserve"> [</w:t>
      </w:r>
      <w:r w:rsidRPr="003A06D0">
        <w:rPr>
          <w:rStyle w:val="Hyperlink"/>
          <w:b/>
          <w:bCs/>
          <w:lang w:val="en-GB"/>
        </w:rPr>
        <w:t>DSS2XSD</w:t>
      </w:r>
      <w:r w:rsidRPr="003A06D0">
        <w:rPr>
          <w:b/>
          <w:bCs/>
          <w:lang w:val="en-GB"/>
        </w:rPr>
        <w:t>]</w:t>
      </w:r>
      <w:ins w:id="1714" w:author="Andreas Kuehne" w:date="2019-05-31T12:18:00Z">
        <w:r w:rsidR="00B33063">
          <w:rPr>
            <w:lang w:val="en-GB"/>
          </w:rPr>
          <w:t>.</w:t>
        </w:r>
      </w:ins>
      <w:del w:id="1715" w:author="Andreas Kuehne" w:date="2019-05-31T12:18:00Z">
        <w:r w:rsidRPr="003A06D0" w:rsidDel="00B33063">
          <w:rPr>
            <w:lang w:val="en-GB"/>
          </w:rPr>
          <w:delText>.</w:delText>
        </w:r>
      </w:del>
      <w:ins w:id="1716" w:author="Andreas Kuehne" w:date="2019-05-31T12:18:00Z">
        <w:r w:rsidR="00B33063" w:rsidDel="00B33063">
          <w:rPr>
            <w:rStyle w:val="Hyperlink"/>
            <w:lang w:val="en-GB"/>
          </w:rPr>
          <w:t xml:space="preserve"> </w:t>
        </w:r>
      </w:ins>
      <w:del w:id="1717" w:author="Andreas Kuehne" w:date="2019-05-31T12:18:00Z">
        <w:r w:rsidR="00B33063" w:rsidDel="00B33063">
          <w:rPr>
            <w:rStyle w:val="Hyperlink"/>
            <w:lang w:val="en-GB"/>
          </w:rPr>
          <w:fldChar w:fldCharType="begin"/>
        </w:r>
        <w:r w:rsidR="00B33063" w:rsidDel="00B33063">
          <w:rPr>
            <w:rStyle w:val="Hyperlink"/>
            <w:lang w:val="en-GB"/>
          </w:rPr>
          <w:delInstrText xml:space="preserve"> HYPERLINK \l "refDSS2XSD" </w:delInstrText>
        </w:r>
        <w:r w:rsidR="00B33063" w:rsidDel="00B33063">
          <w:rPr>
            <w:rStyle w:val="Hyperlink"/>
            <w:lang w:val="en-GB"/>
          </w:rPr>
          <w:fldChar w:fldCharType="separate"/>
        </w:r>
        <w:r w:rsidRPr="003A06D0" w:rsidDel="00B33063">
          <w:rPr>
            <w:rStyle w:val="Hyperlink"/>
            <w:lang w:val="en-GB"/>
          </w:rPr>
          <w:delText>refDSS2XSD</w:delText>
        </w:r>
        <w:r w:rsidR="00B33063" w:rsidDel="00B33063">
          <w:rPr>
            <w:rStyle w:val="Hyperlink"/>
            <w:lang w:val="en-GB"/>
          </w:rPr>
          <w:fldChar w:fldCharType="end"/>
        </w:r>
      </w:del>
    </w:p>
    <w:p w14:paraId="58823AAB" w14:textId="767B18BE" w:rsidR="00BF4F83" w:rsidRPr="00B33063" w:rsidRDefault="00BF4F83" w:rsidP="0001259E">
      <w:pPr>
        <w:numPr>
          <w:ilvl w:val="0"/>
          <w:numId w:val="8"/>
        </w:numPr>
        <w:jc w:val="both"/>
        <w:rPr>
          <w:ins w:id="1718" w:author="Andreas Kuehne" w:date="2019-05-31T12:18:00Z"/>
          <w:rStyle w:val="Hyperlink"/>
          <w:color w:val="auto"/>
          <w:lang w:val="en-GB"/>
          <w:rPrChange w:id="1719" w:author="Andreas Kuehne" w:date="2019-05-31T12:18:00Z">
            <w:rPr>
              <w:ins w:id="1720" w:author="Andreas Kuehne" w:date="2019-05-31T12:18:00Z"/>
              <w:rStyle w:val="Hyperlink"/>
              <w:lang w:val="en-GB"/>
            </w:rPr>
          </w:rPrChange>
        </w:rPr>
      </w:pPr>
      <w:r w:rsidRPr="003A06D0">
        <w:rPr>
          <w:lang w:val="en-GB"/>
        </w:rPr>
        <w:t xml:space="preserve">The prefix </w:t>
      </w:r>
      <w:r w:rsidRPr="003A06D0">
        <w:rPr>
          <w:rStyle w:val="Keyword"/>
          <w:lang w:val="en-GB"/>
        </w:rPr>
        <w:t>dsb:</w:t>
      </w:r>
      <w:r w:rsidRPr="003A06D0">
        <w:rPr>
          <w:lang w:val="en-GB"/>
        </w:rPr>
        <w:t xml:space="preserve"> stands for the DSS base namespace</w:t>
      </w:r>
      <w:r w:rsidRPr="003A06D0">
        <w:rPr>
          <w:b/>
          <w:bCs/>
          <w:lang w:val="en-GB"/>
        </w:rPr>
        <w:t xml:space="preserve"> </w:t>
      </w:r>
      <w:hyperlink w:anchor="refDSBXSD" w:history="1">
        <w:r w:rsidRPr="003A06D0">
          <w:rPr>
            <w:rStyle w:val="Hyperlink"/>
            <w:b/>
            <w:bCs/>
            <w:lang w:val="en-GB"/>
          </w:rPr>
          <w:t>[DSBXSD].</w:t>
        </w:r>
      </w:hyperlink>
      <w:del w:id="1721" w:author="Andreas Kuehne" w:date="2019-05-31T12:18:00Z">
        <w:r w:rsidR="00B33063" w:rsidDel="00B33063">
          <w:rPr>
            <w:rStyle w:val="Hyperlink"/>
            <w:lang w:val="en-GB"/>
          </w:rPr>
          <w:fldChar w:fldCharType="begin"/>
        </w:r>
        <w:r w:rsidR="00B33063" w:rsidDel="00B33063">
          <w:rPr>
            <w:rStyle w:val="Hyperlink"/>
            <w:lang w:val="en-GB"/>
          </w:rPr>
          <w:delInstrText xml:space="preserve"> HYPERLINK \l "refDSS2XSD" </w:delInstrText>
        </w:r>
        <w:r w:rsidR="00B33063" w:rsidDel="00B33063">
          <w:rPr>
            <w:rStyle w:val="Hyperlink"/>
            <w:lang w:val="en-GB"/>
          </w:rPr>
          <w:fldChar w:fldCharType="separate"/>
        </w:r>
        <w:r w:rsidRPr="003A06D0" w:rsidDel="00B33063">
          <w:rPr>
            <w:rStyle w:val="Hyperlink"/>
            <w:lang w:val="en-GB"/>
          </w:rPr>
          <w:delText>refDSS2XSD</w:delText>
        </w:r>
        <w:r w:rsidR="00B33063" w:rsidDel="00B33063">
          <w:rPr>
            <w:rStyle w:val="Hyperlink"/>
            <w:lang w:val="en-GB"/>
          </w:rPr>
          <w:fldChar w:fldCharType="end"/>
        </w:r>
      </w:del>
    </w:p>
    <w:p w14:paraId="6AC03464" w14:textId="7BE8D59D" w:rsidR="00B33063" w:rsidRPr="003A06D0" w:rsidRDefault="00B33063" w:rsidP="0001259E">
      <w:pPr>
        <w:numPr>
          <w:ilvl w:val="0"/>
          <w:numId w:val="8"/>
        </w:numPr>
        <w:jc w:val="both"/>
        <w:rPr>
          <w:lang w:val="en-GB"/>
        </w:rPr>
      </w:pPr>
      <w:ins w:id="1722" w:author="Andreas Kuehne" w:date="2019-05-31T12:18:00Z">
        <w:r w:rsidRPr="003A06D0">
          <w:rPr>
            <w:lang w:val="en-GB"/>
          </w:rPr>
          <w:t xml:space="preserve">The prefix </w:t>
        </w:r>
        <w:r>
          <w:rPr>
            <w:rStyle w:val="Keyword"/>
            <w:lang w:val="en-GB"/>
          </w:rPr>
          <w:t>nsl</w:t>
        </w:r>
        <w:r w:rsidRPr="003A06D0">
          <w:rPr>
            <w:rStyle w:val="Keyword"/>
            <w:lang w:val="en-GB"/>
          </w:rPr>
          <w:t>:</w:t>
        </w:r>
        <w:r w:rsidRPr="003A06D0">
          <w:rPr>
            <w:lang w:val="en-GB"/>
          </w:rPr>
          <w:t xml:space="preserve"> stands for the DSS base namespace</w:t>
        </w:r>
        <w:r w:rsidRPr="003A06D0">
          <w:rPr>
            <w:b/>
            <w:bCs/>
            <w:lang w:val="en-GB"/>
          </w:rPr>
          <w:t xml:space="preserve"> </w:t>
        </w:r>
        <w:r>
          <w:rPr>
            <w:rStyle w:val="Hyperlink"/>
            <w:b/>
            <w:bCs/>
            <w:lang w:val="en-GB"/>
          </w:rPr>
          <w:fldChar w:fldCharType="begin"/>
        </w:r>
        <w:r>
          <w:rPr>
            <w:rStyle w:val="Hyperlink"/>
            <w:b/>
            <w:bCs/>
            <w:lang w:val="en-GB"/>
          </w:rPr>
          <w:instrText xml:space="preserve"> HYPERLINK \l "refDSBXSD" </w:instrText>
        </w:r>
        <w:r>
          <w:rPr>
            <w:rStyle w:val="Hyperlink"/>
            <w:b/>
            <w:bCs/>
            <w:lang w:val="en-GB"/>
          </w:rPr>
          <w:fldChar w:fldCharType="separate"/>
        </w:r>
        <w:r w:rsidRPr="003A06D0">
          <w:rPr>
            <w:rStyle w:val="Hyperlink"/>
            <w:b/>
            <w:bCs/>
            <w:lang w:val="en-GB"/>
          </w:rPr>
          <w:t>[</w:t>
        </w:r>
        <w:r>
          <w:rPr>
            <w:rStyle w:val="Hyperlink"/>
            <w:b/>
            <w:bCs/>
            <w:lang w:val="en-GB"/>
          </w:rPr>
          <w:t>NSL</w:t>
        </w:r>
        <w:r w:rsidRPr="003A06D0">
          <w:rPr>
            <w:rStyle w:val="Hyperlink"/>
            <w:b/>
            <w:bCs/>
            <w:lang w:val="en-GB"/>
          </w:rPr>
          <w:t>XSD].</w:t>
        </w:r>
        <w:r>
          <w:rPr>
            <w:rStyle w:val="Hyperlink"/>
            <w:b/>
            <w:bCs/>
            <w:lang w:val="en-GB"/>
          </w:rPr>
          <w:fldChar w:fldCharType="end"/>
        </w:r>
      </w:ins>
    </w:p>
    <w:p w14:paraId="1711A07E" w14:textId="77777777" w:rsidR="00BF4F83" w:rsidRPr="003A06D0" w:rsidRDefault="00BF4F83" w:rsidP="0001259E">
      <w:pPr>
        <w:numPr>
          <w:ilvl w:val="0"/>
          <w:numId w:val="8"/>
        </w:numPr>
        <w:jc w:val="both"/>
        <w:rPr>
          <w:lang w:val="en-GB"/>
        </w:rPr>
      </w:pPr>
      <w:r w:rsidRPr="003A06D0">
        <w:rPr>
          <w:lang w:val="en-GB"/>
        </w:rPr>
        <w:t xml:space="preserve">The prefix </w:t>
      </w:r>
      <w:r w:rsidRPr="003A06D0">
        <w:rPr>
          <w:rStyle w:val="Keyword"/>
          <w:lang w:val="en-GB"/>
        </w:rPr>
        <w:t>ds-rw:</w:t>
      </w:r>
      <w:r w:rsidRPr="003A06D0">
        <w:rPr>
          <w:lang w:val="en-GB"/>
        </w:rPr>
        <w:t xml:space="preserve"> stands for a namespace of elements based on the W3C XML Signature </w:t>
      </w:r>
      <w:r w:rsidRPr="003A06D0">
        <w:rPr>
          <w:b/>
          <w:bCs/>
          <w:lang w:val="en-GB"/>
        </w:rPr>
        <w:t>[XMLDSIG]</w:t>
      </w:r>
      <w:r w:rsidRPr="003A06D0">
        <w:rPr>
          <w:lang w:val="en-GB"/>
        </w:rPr>
        <w:t>.</w:t>
      </w:r>
    </w:p>
    <w:p w14:paraId="1A46CA9B" w14:textId="77777777" w:rsidR="00BF4F83" w:rsidRPr="003A06D0" w:rsidRDefault="00BF4F83" w:rsidP="0001259E">
      <w:pPr>
        <w:numPr>
          <w:ilvl w:val="0"/>
          <w:numId w:val="8"/>
        </w:numPr>
        <w:jc w:val="both"/>
        <w:rPr>
          <w:lang w:val="en-GB"/>
        </w:rPr>
      </w:pPr>
      <w:r w:rsidRPr="003A06D0">
        <w:rPr>
          <w:lang w:val="en-GB"/>
        </w:rPr>
        <w:t xml:space="preserve">The prefix </w:t>
      </w:r>
      <w:r w:rsidRPr="003A06D0">
        <w:rPr>
          <w:rStyle w:val="Keyword"/>
          <w:lang w:val="en-GB"/>
        </w:rPr>
        <w:t>xs:</w:t>
      </w:r>
      <w:r w:rsidRPr="003A06D0">
        <w:rPr>
          <w:lang w:val="en-GB"/>
        </w:rPr>
        <w:t xml:space="preserve"> stands for the W3C XML Schema namespace </w:t>
      </w:r>
      <w:r w:rsidRPr="003A06D0">
        <w:rPr>
          <w:b/>
          <w:bCs/>
          <w:lang w:val="en-GB"/>
        </w:rPr>
        <w:t>[Schema1]</w:t>
      </w:r>
      <w:r w:rsidRPr="003A06D0">
        <w:rPr>
          <w:lang w:val="en-GB"/>
        </w:rPr>
        <w:t>.</w:t>
      </w:r>
    </w:p>
    <w:p w14:paraId="28D76511" w14:textId="77777777" w:rsidR="00BF4F83" w:rsidRPr="003A06D0" w:rsidRDefault="00BF4F83" w:rsidP="0001259E">
      <w:pPr>
        <w:numPr>
          <w:ilvl w:val="0"/>
          <w:numId w:val="8"/>
        </w:numPr>
        <w:jc w:val="both"/>
        <w:rPr>
          <w:lang w:val="en-GB"/>
        </w:rPr>
      </w:pPr>
      <w:r w:rsidRPr="003A06D0">
        <w:rPr>
          <w:lang w:val="en-GB"/>
        </w:rPr>
        <w:t xml:space="preserve">The prefix </w:t>
      </w:r>
      <w:r w:rsidRPr="003A06D0">
        <w:rPr>
          <w:rStyle w:val="Keyword"/>
          <w:lang w:val="en-GB"/>
        </w:rPr>
        <w:t>saml2-rw:</w:t>
      </w:r>
      <w:r w:rsidRPr="003A06D0">
        <w:rPr>
          <w:lang w:val="en-GB"/>
        </w:rPr>
        <w:t xml:space="preserve"> stands for a namespace of elements based on the OASIS SAML 2 Schema namespace </w:t>
      </w:r>
      <w:r w:rsidRPr="003A06D0">
        <w:rPr>
          <w:b/>
          <w:bCs/>
          <w:color w:val="000000" w:themeColor="text1"/>
          <w:lang w:val="en-GB"/>
        </w:rPr>
        <w:t>[SAMLCore2.0]</w:t>
      </w:r>
      <w:r w:rsidRPr="003A06D0">
        <w:rPr>
          <w:lang w:val="en-GB"/>
        </w:rPr>
        <w:t>.</w:t>
      </w:r>
    </w:p>
    <w:p w14:paraId="6A4CFEF6" w14:textId="77777777" w:rsidR="00BF4F83" w:rsidRPr="003A06D0" w:rsidRDefault="00BF4F83" w:rsidP="00BF4F83">
      <w:pPr>
        <w:rPr>
          <w:lang w:val="en-GB"/>
        </w:rPr>
      </w:pPr>
      <w:r w:rsidRPr="003A06D0">
        <w:rPr>
          <w:lang w:val="en-GB"/>
        </w:rPr>
        <w:t xml:space="preserve">Applications MAY use different namespace prefixes, and MAY use whatever namespace defaulting/scoping conventions they desire, as long as they are compliant with the Namespaces in XML specification </w:t>
      </w:r>
      <w:r w:rsidRPr="003A06D0">
        <w:rPr>
          <w:b/>
          <w:bCs/>
          <w:lang w:val="en-GB"/>
        </w:rPr>
        <w:t>[XML-ns]</w:t>
      </w:r>
      <w:r w:rsidRPr="003A06D0">
        <w:rPr>
          <w:lang w:val="en-GB"/>
        </w:rPr>
        <w:t>.</w:t>
      </w:r>
    </w:p>
    <w:p w14:paraId="26DE0FA4" w14:textId="77777777" w:rsidR="00BF4F83" w:rsidRPr="003A06D0" w:rsidRDefault="00BF4F83" w:rsidP="00BF4F83">
      <w:pPr>
        <w:rPr>
          <w:lang w:val="en-GB"/>
        </w:rPr>
      </w:pPr>
      <w:r w:rsidRPr="003A06D0">
        <w:rPr>
          <w:lang w:val="en-GB"/>
        </w:rPr>
        <w:t>The following schema fragment defines the XML namespaces and other header information for the DSS core schema:</w:t>
      </w:r>
    </w:p>
    <w:p w14:paraId="300ACC1D" w14:textId="77777777" w:rsidR="00BF4F83" w:rsidRPr="003A06D0" w:rsidRDefault="00BF4F83" w:rsidP="00BF4F83">
      <w:pPr>
        <w:pStyle w:val="Code"/>
        <w:rPr>
          <w:sz w:val="16"/>
          <w:lang w:val="en-GB"/>
        </w:rPr>
      </w:pPr>
      <w:r w:rsidRPr="003A06D0">
        <w:rPr>
          <w:color w:val="0000FF"/>
          <w:sz w:val="16"/>
          <w:lang w:val="en-GB"/>
        </w:rPr>
        <w:t>&lt;</w:t>
      </w:r>
      <w:r w:rsidRPr="003A06D0">
        <w:rPr>
          <w:sz w:val="16"/>
          <w:lang w:val="en-GB"/>
        </w:rPr>
        <w:t>xs:schema</w:t>
      </w:r>
      <w:r w:rsidRPr="003A06D0">
        <w:rPr>
          <w:color w:val="0000FF"/>
          <w:sz w:val="16"/>
          <w:lang w:val="en-GB"/>
        </w:rPr>
        <w:t xml:space="preserve"> </w:t>
      </w:r>
      <w:r w:rsidRPr="003A06D0">
        <w:rPr>
          <w:color w:val="FF0000"/>
          <w:sz w:val="16"/>
          <w:lang w:val="en-GB"/>
        </w:rPr>
        <w:t>xmlns:dss2</w:t>
      </w:r>
      <w:r w:rsidRPr="003A06D0">
        <w:rPr>
          <w:color w:val="0000FF"/>
          <w:sz w:val="16"/>
          <w:lang w:val="en-GB"/>
        </w:rPr>
        <w:t>="</w:t>
      </w:r>
      <w:r w:rsidRPr="003A06D0">
        <w:rPr>
          <w:sz w:val="16"/>
          <w:lang w:val="en-GB"/>
        </w:rPr>
        <w:t>http://docs.oasis-open.org/dss-x/ns/core</w:t>
      </w:r>
      <w:r w:rsidRPr="003A06D0">
        <w:rPr>
          <w:color w:val="0000FF"/>
          <w:sz w:val="16"/>
          <w:lang w:val="en-GB"/>
        </w:rPr>
        <w:t>"</w:t>
      </w:r>
      <w:r w:rsidRPr="003A06D0">
        <w:rPr>
          <w:color w:val="0000FF"/>
          <w:sz w:val="16"/>
          <w:lang w:val="en-GB"/>
        </w:rPr>
        <w:br/>
      </w:r>
      <w:r w:rsidRPr="003A06D0">
        <w:rPr>
          <w:sz w:val="16"/>
          <w:lang w:val="en-GB"/>
        </w:rPr>
        <w:t xml:space="preserve">    xmlns:dsb</w:t>
      </w:r>
      <w:r w:rsidRPr="003A06D0">
        <w:rPr>
          <w:color w:val="0000FF"/>
          <w:sz w:val="16"/>
          <w:lang w:val="en-GB"/>
        </w:rPr>
        <w:t>="</w:t>
      </w:r>
      <w:r w:rsidRPr="003A06D0">
        <w:rPr>
          <w:sz w:val="16"/>
          <w:lang w:val="en-GB"/>
        </w:rPr>
        <w:t>http://docs.oasis-open.org/dss-x/ns/base</w:t>
      </w:r>
      <w:r w:rsidRPr="003A06D0">
        <w:rPr>
          <w:color w:val="0000FF"/>
          <w:sz w:val="16"/>
          <w:lang w:val="en-GB"/>
        </w:rPr>
        <w:t>"</w:t>
      </w:r>
      <w:r w:rsidRPr="003A06D0">
        <w:rPr>
          <w:color w:val="0000FF"/>
          <w:sz w:val="16"/>
          <w:lang w:val="en-GB"/>
        </w:rPr>
        <w:br/>
      </w:r>
      <w:r w:rsidRPr="003A06D0">
        <w:rPr>
          <w:sz w:val="16"/>
          <w:lang w:val="en-GB"/>
        </w:rPr>
        <w:t xml:space="preserve">    xmlns:ds-rw</w:t>
      </w:r>
      <w:r w:rsidRPr="003A06D0">
        <w:rPr>
          <w:color w:val="0000FF"/>
          <w:sz w:val="16"/>
          <w:lang w:val="en-GB"/>
        </w:rPr>
        <w:t>="</w:t>
      </w:r>
      <w:r w:rsidRPr="003A06D0">
        <w:rPr>
          <w:sz w:val="16"/>
          <w:lang w:val="en-GB"/>
        </w:rPr>
        <w:t>http://docs.oasis-open.org/dss-x/ns/xmldsig/rewritten</w:t>
      </w:r>
      <w:r w:rsidRPr="003A06D0">
        <w:rPr>
          <w:color w:val="0000FF"/>
          <w:sz w:val="16"/>
          <w:lang w:val="en-GB"/>
        </w:rPr>
        <w:t>"</w:t>
      </w:r>
      <w:r w:rsidRPr="003A06D0">
        <w:rPr>
          <w:color w:val="0000FF"/>
          <w:sz w:val="16"/>
          <w:lang w:val="en-GB"/>
        </w:rPr>
        <w:br/>
      </w:r>
      <w:r w:rsidRPr="003A06D0">
        <w:rPr>
          <w:sz w:val="16"/>
          <w:lang w:val="en-GB"/>
        </w:rPr>
        <w:t xml:space="preserve">    xmlns:xs</w:t>
      </w:r>
      <w:r w:rsidRPr="003A06D0">
        <w:rPr>
          <w:color w:val="0000FF"/>
          <w:sz w:val="16"/>
          <w:lang w:val="en-GB"/>
        </w:rPr>
        <w:t>="</w:t>
      </w:r>
      <w:r w:rsidRPr="003A06D0">
        <w:rPr>
          <w:sz w:val="16"/>
          <w:lang w:val="en-GB"/>
        </w:rPr>
        <w:t>http://www.w3.org/2001/XMLSchema</w:t>
      </w:r>
      <w:r w:rsidRPr="003A06D0">
        <w:rPr>
          <w:color w:val="0000FF"/>
          <w:sz w:val="16"/>
          <w:lang w:val="en-GB"/>
        </w:rPr>
        <w:t>"</w:t>
      </w:r>
      <w:r w:rsidRPr="003A06D0">
        <w:rPr>
          <w:color w:val="0000FF"/>
          <w:sz w:val="16"/>
          <w:lang w:val="en-GB"/>
        </w:rPr>
        <w:br/>
      </w:r>
      <w:r w:rsidRPr="003A06D0">
        <w:rPr>
          <w:sz w:val="16"/>
          <w:lang w:val="en-GB"/>
        </w:rPr>
        <w:t xml:space="preserve">    xmlns:saml-rw</w:t>
      </w:r>
      <w:r w:rsidRPr="003A06D0">
        <w:rPr>
          <w:color w:val="0000FF"/>
          <w:sz w:val="16"/>
          <w:lang w:val="en-GB"/>
        </w:rPr>
        <w:t>="</w:t>
      </w:r>
      <w:r w:rsidRPr="003A06D0">
        <w:rPr>
          <w:sz w:val="16"/>
          <w:lang w:val="en-GB"/>
        </w:rPr>
        <w:t>http://docs.oasis-open.org/dss-x/ns/SAML_1.0/assertion/rewritten</w:t>
      </w:r>
      <w:r w:rsidRPr="003A06D0">
        <w:rPr>
          <w:color w:val="0000FF"/>
          <w:sz w:val="16"/>
          <w:lang w:val="en-GB"/>
        </w:rPr>
        <w:t>"</w:t>
      </w:r>
      <w:r w:rsidRPr="003A06D0">
        <w:rPr>
          <w:color w:val="0000FF"/>
          <w:sz w:val="16"/>
          <w:lang w:val="en-GB"/>
        </w:rPr>
        <w:br/>
      </w:r>
      <w:r w:rsidRPr="003A06D0">
        <w:rPr>
          <w:sz w:val="16"/>
          <w:lang w:val="en-GB"/>
        </w:rPr>
        <w:t xml:space="preserve">    xmlns:saml2-rw</w:t>
      </w:r>
      <w:r w:rsidRPr="003A06D0">
        <w:rPr>
          <w:color w:val="0000FF"/>
          <w:sz w:val="16"/>
          <w:lang w:val="en-GB"/>
        </w:rPr>
        <w:t>="</w:t>
      </w:r>
      <w:r w:rsidRPr="003A06D0">
        <w:rPr>
          <w:sz w:val="16"/>
          <w:lang w:val="en-GB"/>
        </w:rPr>
        <w:t>http://docs.oasis-open.org/dss-x/ns/saml2/rewritten</w:t>
      </w:r>
      <w:r w:rsidRPr="003A06D0">
        <w:rPr>
          <w:color w:val="0000FF"/>
          <w:sz w:val="16"/>
          <w:lang w:val="en-GB"/>
        </w:rPr>
        <w:t>"</w:t>
      </w:r>
      <w:r w:rsidRPr="003A06D0">
        <w:rPr>
          <w:color w:val="0000FF"/>
          <w:sz w:val="16"/>
          <w:lang w:val="en-GB"/>
        </w:rPr>
        <w:br/>
      </w:r>
      <w:r w:rsidRPr="003A06D0">
        <w:rPr>
          <w:sz w:val="16"/>
          <w:lang w:val="en-GB"/>
        </w:rPr>
        <w:t xml:space="preserve">    targetNamespace</w:t>
      </w:r>
      <w:r w:rsidRPr="003A06D0">
        <w:rPr>
          <w:color w:val="0000FF"/>
          <w:sz w:val="16"/>
          <w:lang w:val="en-GB"/>
        </w:rPr>
        <w:t>="</w:t>
      </w:r>
      <w:r w:rsidRPr="003A06D0">
        <w:rPr>
          <w:sz w:val="16"/>
          <w:lang w:val="en-GB"/>
        </w:rPr>
        <w:t>http://docs.oasis-open.org/dss-x/ns/core</w:t>
      </w:r>
      <w:r w:rsidRPr="003A06D0">
        <w:rPr>
          <w:color w:val="0000FF"/>
          <w:sz w:val="16"/>
          <w:lang w:val="en-GB"/>
        </w:rPr>
        <w:t>"</w:t>
      </w:r>
      <w:r w:rsidRPr="003A06D0">
        <w:rPr>
          <w:color w:val="0000FF"/>
          <w:sz w:val="16"/>
          <w:lang w:val="en-GB"/>
        </w:rPr>
        <w:br/>
      </w:r>
      <w:r w:rsidRPr="003A06D0">
        <w:rPr>
          <w:sz w:val="16"/>
          <w:lang w:val="en-GB"/>
        </w:rPr>
        <w:t xml:space="preserve">    elementFormDefault</w:t>
      </w:r>
      <w:r w:rsidRPr="003A06D0">
        <w:rPr>
          <w:color w:val="0000FF"/>
          <w:sz w:val="16"/>
          <w:lang w:val="en-GB"/>
        </w:rPr>
        <w:t>="</w:t>
      </w:r>
      <w:r w:rsidRPr="003A06D0">
        <w:rPr>
          <w:sz w:val="16"/>
          <w:lang w:val="en-GB"/>
        </w:rPr>
        <w:t>qualified</w:t>
      </w:r>
      <w:r w:rsidRPr="003A06D0">
        <w:rPr>
          <w:color w:val="0000FF"/>
          <w:sz w:val="16"/>
          <w:lang w:val="en-GB"/>
        </w:rPr>
        <w:t>"</w:t>
      </w:r>
      <w:r w:rsidRPr="003A06D0">
        <w:rPr>
          <w:color w:val="0000FF"/>
          <w:sz w:val="16"/>
          <w:lang w:val="en-GB"/>
        </w:rPr>
        <w:br/>
        <w:t xml:space="preserve">    </w:t>
      </w:r>
      <w:r w:rsidRPr="003A06D0">
        <w:rPr>
          <w:sz w:val="16"/>
          <w:lang w:val="en-GB"/>
        </w:rPr>
        <w:t>attributeFormDefault</w:t>
      </w:r>
      <w:r w:rsidRPr="003A06D0">
        <w:rPr>
          <w:color w:val="0000FF"/>
          <w:sz w:val="16"/>
          <w:lang w:val="en-GB"/>
        </w:rPr>
        <w:t>="</w:t>
      </w:r>
      <w:r w:rsidRPr="003A06D0">
        <w:rPr>
          <w:sz w:val="16"/>
          <w:lang w:val="en-GB"/>
        </w:rPr>
        <w:t>unqualified</w:t>
      </w:r>
      <w:r w:rsidRPr="003A06D0">
        <w:rPr>
          <w:color w:val="0000FF"/>
          <w:sz w:val="16"/>
          <w:lang w:val="en-GB"/>
        </w:rPr>
        <w:t>"&gt;</w:t>
      </w:r>
      <w:r w:rsidRPr="003A06D0">
        <w:rPr>
          <w:color w:val="0000FF"/>
          <w:sz w:val="16"/>
          <w:lang w:val="en-GB"/>
        </w:rPr>
        <w:br/>
      </w:r>
      <w:r w:rsidRPr="003A06D0">
        <w:rPr>
          <w:sz w:val="16"/>
          <w:lang w:val="en-GB"/>
        </w:rPr>
        <w:t>&lt;xs:annotation&gt;</w:t>
      </w:r>
      <w:r w:rsidRPr="003A06D0">
        <w:rPr>
          <w:sz w:val="16"/>
          <w:lang w:val="en-GB"/>
        </w:rPr>
        <w:br/>
        <w:t xml:space="preserve">  &lt;xs:documentation xml:lang="en"&gt;This Schema defines the Digital Signature Service Core Protocols, Elements, and Bindings Committee Draft 1 for Public Review&lt;/xs:documentation&gt;</w:t>
      </w:r>
      <w:r w:rsidRPr="003A06D0">
        <w:rPr>
          <w:sz w:val="16"/>
          <w:lang w:val="en-GB"/>
        </w:rPr>
        <w:br/>
        <w:t>&lt;/xs:annotation&gt;</w:t>
      </w:r>
      <w:r w:rsidRPr="003A06D0">
        <w:rPr>
          <w:sz w:val="16"/>
          <w:lang w:val="en-GB"/>
        </w:rPr>
        <w:br/>
        <w:t>&lt;xs:import namespace="http://docs.oasis-open.org/dss-x/ns/xmldsig/rewritten"</w:t>
      </w:r>
      <w:r w:rsidRPr="003A06D0">
        <w:rPr>
          <w:sz w:val="16"/>
          <w:lang w:val="en-GB"/>
        </w:rPr>
        <w:br/>
        <w:t xml:space="preserve">           schemaLocation=" xmldsig-core-schema-dss-rw.xsd"/&gt;</w:t>
      </w:r>
      <w:r w:rsidRPr="003A06D0">
        <w:rPr>
          <w:sz w:val="16"/>
          <w:lang w:val="en-GB"/>
        </w:rPr>
        <w:br/>
        <w:t>&lt;xs:import namespace="http://docs.oasis-open.org/dss-x/ns/SAML_1.0/assertion/rewritten"</w:t>
      </w:r>
      <w:r w:rsidRPr="003A06D0">
        <w:rPr>
          <w:sz w:val="16"/>
          <w:lang w:val="en-GB"/>
        </w:rPr>
        <w:br/>
        <w:t xml:space="preserve">           schemaLocation="oasis-sstc-saml-schema-protocol-1.1-dss-rw.xsd"/&gt;</w:t>
      </w:r>
      <w:r w:rsidRPr="003A06D0">
        <w:rPr>
          <w:sz w:val="16"/>
          <w:lang w:val="en-GB"/>
        </w:rPr>
        <w:br/>
        <w:t>&lt;xs:import namespace="http://docs.oasis-open.org/dss-x/ns/saml2/rewritten"</w:t>
      </w:r>
      <w:r w:rsidRPr="003A06D0">
        <w:rPr>
          <w:sz w:val="16"/>
          <w:lang w:val="en-GB"/>
        </w:rPr>
        <w:br/>
        <w:t xml:space="preserve">           schemaLocation="saml-schema-assertion-2.0-dss-rw.xsd"/&gt;</w:t>
      </w:r>
      <w:r w:rsidRPr="003A06D0">
        <w:rPr>
          <w:sz w:val="16"/>
          <w:lang w:val="en-GB"/>
        </w:rPr>
        <w:br/>
        <w:t>&lt;xs:import namespace="http://www.w3.org/XML/1998/namespace"</w:t>
      </w:r>
      <w:r w:rsidRPr="003A06D0">
        <w:rPr>
          <w:sz w:val="16"/>
          <w:lang w:val="en-GB"/>
        </w:rPr>
        <w:br/>
        <w:t xml:space="preserve">           schemaLocation="http://www.w3.org/2001/xml.xsd"/&gt;</w:t>
      </w:r>
    </w:p>
    <w:bookmarkStart w:id="1723" w:name="sec_DssComponentsOverview"/>
    <w:bookmarkStart w:id="1724" w:name="_Toc516358004"/>
    <w:bookmarkStart w:id="1725" w:name="_Toc480914673"/>
    <w:bookmarkStart w:id="1726" w:name="_Toc481064864"/>
    <w:bookmarkEnd w:id="1723"/>
    <w:p w14:paraId="29453D98" w14:textId="77777777" w:rsidR="00BF4F83" w:rsidRPr="003A06D0" w:rsidRDefault="00BF4F83" w:rsidP="00AA52F6">
      <w:pPr>
        <w:pStyle w:val="berschrift2"/>
        <w:numPr>
          <w:ilvl w:val="1"/>
          <w:numId w:val="3"/>
        </w:numPr>
        <w:rPr>
          <w:lang w:val="en-GB"/>
        </w:rPr>
      </w:pPr>
      <w:r w:rsidRPr="003A06D0">
        <w:rPr>
          <w:lang w:val="en-GB"/>
        </w:rPr>
        <w:fldChar w:fldCharType="begin"/>
      </w:r>
      <w:r w:rsidRPr="003A06D0">
        <w:rPr>
          <w:lang w:val="en-GB"/>
        </w:rPr>
        <w:instrText xml:space="preserve"> HYPERLINK  \l "sec_DssComponentsOverview" </w:instrText>
      </w:r>
      <w:r w:rsidRPr="003A06D0">
        <w:rPr>
          <w:lang w:val="en-GB"/>
        </w:rPr>
        <w:fldChar w:fldCharType="separate"/>
      </w:r>
      <w:bookmarkStart w:id="1727" w:name="_Toc522668497"/>
      <w:bookmarkStart w:id="1728" w:name="_Toc10206739"/>
      <w:r w:rsidRPr="003A06D0">
        <w:rPr>
          <w:rStyle w:val="Hyperlink"/>
          <w:lang w:val="en-GB"/>
        </w:rPr>
        <w:t>DSS Component Overview</w:t>
      </w:r>
      <w:bookmarkEnd w:id="1724"/>
      <w:bookmarkEnd w:id="1727"/>
      <w:bookmarkEnd w:id="1728"/>
      <w:r w:rsidRPr="003A06D0">
        <w:rPr>
          <w:lang w:val="en-GB"/>
        </w:rPr>
        <w:fldChar w:fldCharType="end"/>
      </w:r>
    </w:p>
    <w:p w14:paraId="6058A784" w14:textId="77777777" w:rsidR="00BF4F83" w:rsidRPr="003A06D0" w:rsidRDefault="00BF4F83" w:rsidP="00BF4F83">
      <w:pPr>
        <w:rPr>
          <w:lang w:val="en-GB"/>
        </w:rPr>
      </w:pPr>
      <w:r w:rsidRPr="003A06D0">
        <w:rPr>
          <w:lang w:val="en-GB"/>
        </w:rPr>
        <w:t xml:space="preserve">The DSS core is designed to be extended by profiles to support additional functionalities. The DSS specification comes with a set of profiles (see </w:t>
      </w:r>
      <w:hyperlink r:id="rId76" w:anchor="dssv1.0" w:history="1">
        <w:r w:rsidRPr="003A06D0">
          <w:rPr>
            <w:rStyle w:val="Hyperlink"/>
            <w:lang w:val="en-GB"/>
          </w:rPr>
          <w:t>https://www.oasis-open.org/standards#dssv1.0</w:t>
        </w:r>
      </w:hyperlink>
      <w:r w:rsidRPr="003A06D0">
        <w:rPr>
          <w:lang w:val="en-GB"/>
        </w:rPr>
        <w:t xml:space="preserve">). With version 2.0 there will be extensions to augment the use cases beyond the sign and verify scope of the previous version. The extensions will define other requests and responses while using e.g. the </w:t>
      </w:r>
      <w:r w:rsidRPr="003A06D0">
        <w:rPr>
          <w:rStyle w:val="Datatype"/>
          <w:lang w:val="en-GB"/>
        </w:rPr>
        <w:t>ResultType</w:t>
      </w:r>
      <w:r w:rsidRPr="003A06D0">
        <w:rPr>
          <w:lang w:val="en-GB"/>
        </w:rPr>
        <w:t xml:space="preserve">. A sample for an extension is the ChipGateway Protocol (c.f. clause 3.4 of </w:t>
      </w:r>
      <w:hyperlink w:anchor="ref_CHPGW" w:history="1">
        <w:r w:rsidRPr="003A06D0">
          <w:rPr>
            <w:rStyle w:val="Hyperlink"/>
            <w:lang w:val="en-GB"/>
          </w:rPr>
          <w:t>[CHPGW]</w:t>
        </w:r>
      </w:hyperlink>
      <w:r w:rsidRPr="003A06D0">
        <w:rPr>
          <w:lang w:val="en-GB"/>
        </w:rPr>
        <w:t xml:space="preserve">). To support this approach, the DSS 2.0 schema is split into a generic ‘base’ and the more specific ‘core’ schema. </w:t>
      </w:r>
    </w:p>
    <w:p w14:paraId="441F4EBE" w14:textId="77777777" w:rsidR="00BF4F83" w:rsidRPr="003A06D0" w:rsidRDefault="00BF4F83" w:rsidP="0005213E">
      <w:pPr>
        <w:pStyle w:val="Beschriftung"/>
        <w:rPr>
          <w:lang w:val="en-GB"/>
        </w:rPr>
      </w:pPr>
      <w:bookmarkStart w:id="1729" w:name="_Toc534749413"/>
      <w:r w:rsidRPr="003A06D0">
        <w:rPr>
          <w:lang w:val="en-GB"/>
        </w:rPr>
        <w:t xml:space="preserve">Figure </w:t>
      </w:r>
      <w:r w:rsidRPr="003A06D0">
        <w:rPr>
          <w:noProof/>
          <w:lang w:val="en-GB"/>
        </w:rPr>
        <w:fldChar w:fldCharType="begin"/>
      </w:r>
      <w:r w:rsidRPr="003A06D0">
        <w:rPr>
          <w:noProof/>
          <w:lang w:val="en-GB"/>
        </w:rPr>
        <w:instrText xml:space="preserve"> SEQ Figure \* ARABIC </w:instrText>
      </w:r>
      <w:r w:rsidRPr="003A06D0">
        <w:rPr>
          <w:noProof/>
          <w:lang w:val="en-GB"/>
        </w:rPr>
        <w:fldChar w:fldCharType="separate"/>
      </w:r>
      <w:r w:rsidRPr="003A06D0">
        <w:rPr>
          <w:noProof/>
          <w:lang w:val="en-GB"/>
        </w:rPr>
        <w:t>1</w:t>
      </w:r>
      <w:r w:rsidRPr="003A06D0">
        <w:rPr>
          <w:noProof/>
          <w:lang w:val="en-GB"/>
        </w:rPr>
        <w:fldChar w:fldCharType="end"/>
      </w:r>
      <w:r w:rsidRPr="003A06D0">
        <w:rPr>
          <w:noProof/>
          <w:lang w:val="en-GB"/>
        </w:rPr>
        <w:t>:Component overview</w:t>
      </w:r>
      <w:bookmarkEnd w:id="1729"/>
    </w:p>
    <w:p w14:paraId="001C960F" w14:textId="733BC398" w:rsidR="00BF4F83" w:rsidRPr="003A06D0" w:rsidRDefault="00070519" w:rsidP="00BF4F83">
      <w:pPr>
        <w:keepNext/>
        <w:rPr>
          <w:lang w:val="en-GB"/>
        </w:rPr>
      </w:pPr>
      <w:ins w:id="1730" w:author="Andreas Kuehne" w:date="2019-05-31T12:16:00Z">
        <w:r>
          <w:rPr>
            <w:noProof/>
            <w:lang w:val="en-GB" w:eastAsia="en-GB"/>
          </w:rPr>
          <w:drawing>
            <wp:inline distT="0" distB="0" distL="0" distR="0" wp14:anchorId="61C5B27A" wp14:editId="4BED3DC8">
              <wp:extent cx="5943600" cy="333946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3339465"/>
                      </a:xfrm>
                      <a:prstGeom prst="rect">
                        <a:avLst/>
                      </a:prstGeom>
                    </pic:spPr>
                  </pic:pic>
                </a:graphicData>
              </a:graphic>
            </wp:inline>
          </w:drawing>
        </w:r>
      </w:ins>
      <w:ins w:id="1731" w:author="Andreas Kuehne" w:date="2019-05-09T21:40:00Z">
        <w:r w:rsidR="00564C22">
          <w:rPr>
            <w:rStyle w:val="Kommentarzeichen"/>
          </w:rPr>
          <w:commentReference w:id="1732"/>
        </w:r>
      </w:ins>
      <w:del w:id="1733" w:author="Andreas Kuehne" w:date="2019-05-09T21:39:00Z">
        <w:r w:rsidR="00BF4F83" w:rsidRPr="003A06D0" w:rsidDel="00564C22">
          <w:rPr>
            <w:noProof/>
            <w:lang w:val="en-GB"/>
          </w:rPr>
          <w:object w:dxaOrig="9622" w:dyaOrig="5390" w14:anchorId="0D2512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80.75pt;height:267.75pt;mso-width-percent:0;mso-height-percent:0;mso-width-percent:0;mso-height-percent:0" o:ole="">
              <v:imagedata r:id="rId80" o:title=""/>
            </v:shape>
            <o:OLEObject Type="Embed" ProgID="PowerPoint.Show.12" ShapeID="_x0000_i1025" DrawAspect="Content" ObjectID="_1620832383" r:id="rId81"/>
          </w:object>
        </w:r>
      </w:del>
    </w:p>
    <w:p w14:paraId="63B5786A" w14:textId="77777777" w:rsidR="00BF4F83" w:rsidRPr="003A06D0" w:rsidRDefault="00BF4F83" w:rsidP="00BF4F83">
      <w:pPr>
        <w:rPr>
          <w:lang w:val="en-GB"/>
        </w:rPr>
      </w:pPr>
      <w:r w:rsidRPr="003A06D0">
        <w:rPr>
          <w:lang w:val="en-GB"/>
        </w:rPr>
        <w:t>The diagram above shows the relationship between the different building blocks.</w:t>
      </w:r>
    </w:p>
    <w:bookmarkStart w:id="1734" w:name="sec_SchemaExtensions"/>
    <w:bookmarkStart w:id="1735" w:name="_Ref502971053"/>
    <w:bookmarkStart w:id="1736" w:name="_Toc516359672"/>
    <w:bookmarkEnd w:id="1734"/>
    <w:p w14:paraId="43D978D7" w14:textId="77777777" w:rsidR="00BF4F83" w:rsidRPr="003A06D0" w:rsidRDefault="00BF4F83" w:rsidP="00AA52F6">
      <w:pPr>
        <w:pStyle w:val="berschrift3"/>
        <w:numPr>
          <w:ilvl w:val="2"/>
          <w:numId w:val="3"/>
        </w:numPr>
        <w:rPr>
          <w:lang w:val="en-GB"/>
        </w:rPr>
      </w:pPr>
      <w:r w:rsidRPr="003A06D0">
        <w:rPr>
          <w:lang w:val="en-GB"/>
        </w:rPr>
        <w:fldChar w:fldCharType="begin"/>
      </w:r>
      <w:r w:rsidRPr="003A06D0">
        <w:rPr>
          <w:lang w:val="en-GB"/>
        </w:rPr>
        <w:instrText xml:space="preserve"> HYPERLINK  \l "sec_SchemaExtensions" </w:instrText>
      </w:r>
      <w:r w:rsidRPr="003A06D0">
        <w:rPr>
          <w:lang w:val="en-GB"/>
        </w:rPr>
        <w:fldChar w:fldCharType="separate"/>
      </w:r>
      <w:bookmarkStart w:id="1737" w:name="_Ref534995923"/>
      <w:bookmarkStart w:id="1738" w:name="_Toc522668498"/>
      <w:bookmarkStart w:id="1739" w:name="_Toc10206740"/>
      <w:r w:rsidRPr="003A06D0">
        <w:rPr>
          <w:rStyle w:val="Hyperlink"/>
          <w:lang w:val="en-GB"/>
        </w:rPr>
        <w:t>Schema Extensions</w:t>
      </w:r>
      <w:bookmarkEnd w:id="1735"/>
      <w:bookmarkEnd w:id="1736"/>
      <w:bookmarkEnd w:id="1737"/>
      <w:bookmarkEnd w:id="1738"/>
      <w:bookmarkEnd w:id="1739"/>
      <w:r w:rsidRPr="003A06D0">
        <w:rPr>
          <w:lang w:val="en-GB"/>
        </w:rPr>
        <w:fldChar w:fldCharType="end"/>
      </w:r>
    </w:p>
    <w:p w14:paraId="08FD9B69" w14:textId="77777777" w:rsidR="00BF4F83" w:rsidRPr="003A06D0" w:rsidRDefault="00BF4F83" w:rsidP="00BF4F83">
      <w:pPr>
        <w:rPr>
          <w:lang w:val="en-GB"/>
        </w:rPr>
      </w:pPr>
      <w:r w:rsidRPr="003A06D0">
        <w:rPr>
          <w:lang w:val="en-GB"/>
        </w:rPr>
        <w:t xml:space="preserve">Most profiles define additional </w:t>
      </w:r>
      <w:r w:rsidRPr="00453627">
        <w:rPr>
          <w:rStyle w:val="Datatype"/>
          <w:rPrChange w:id="1740" w:author="Andreas Kuehne" w:date="2019-05-31T18:21:00Z">
            <w:rPr>
              <w:lang w:val="en-GB"/>
            </w:rPr>
          </w:rPrChange>
        </w:rPr>
        <w:t>OptionalInputs</w:t>
      </w:r>
      <w:r w:rsidRPr="003A06D0">
        <w:rPr>
          <w:lang w:val="en-GB"/>
        </w:rPr>
        <w:t xml:space="preserve"> or </w:t>
      </w:r>
      <w:r w:rsidRPr="00453627">
        <w:rPr>
          <w:rStyle w:val="Datatype"/>
          <w:rPrChange w:id="1741" w:author="Andreas Kuehne" w:date="2019-05-31T18:21:00Z">
            <w:rPr>
              <w:lang w:val="en-GB"/>
            </w:rPr>
          </w:rPrChange>
        </w:rPr>
        <w:t>OptionalOutputs</w:t>
      </w:r>
      <w:r w:rsidRPr="003A06D0">
        <w:rPr>
          <w:lang w:val="en-GB"/>
        </w:rPr>
        <w:t xml:space="preserve">. To support a type-safe extension of the set of optional elements it is recommended to use the XML schema </w:t>
      </w:r>
      <w:r w:rsidRPr="003A06D0">
        <w:rPr>
          <w:rStyle w:val="Datatype"/>
          <w:lang w:val="en-GB"/>
        </w:rPr>
        <w:t>redefine</w:t>
      </w:r>
      <w:r w:rsidRPr="003A06D0">
        <w:rPr>
          <w:lang w:val="en-GB"/>
        </w:rPr>
        <w:t xml:space="preserve"> mechanism to extend the core schema and derive the related JSON schema from it:</w:t>
      </w:r>
    </w:p>
    <w:p w14:paraId="043FD3AE" w14:textId="77777777" w:rsidR="00BF4F83" w:rsidRPr="003A06D0" w:rsidRDefault="00BF4F83" w:rsidP="00BF4F83">
      <w:pPr>
        <w:pStyle w:val="Code"/>
        <w:rPr>
          <w:lang w:val="en-GB"/>
        </w:rPr>
      </w:pPr>
      <w:r w:rsidRPr="003A06D0">
        <w:rPr>
          <w:color w:val="31849B" w:themeColor="accent5" w:themeShade="BF"/>
          <w:lang w:val="en-GB"/>
        </w:rPr>
        <w:t>&lt;xs:redefine</w:t>
      </w:r>
      <w:r w:rsidRPr="003A06D0">
        <w:rPr>
          <w:color w:val="943634" w:themeColor="accent2" w:themeShade="BF"/>
          <w:lang w:val="en-GB"/>
        </w:rPr>
        <w:t xml:space="preserve"> schemaLocation="</w:t>
      </w:r>
      <w:r w:rsidRPr="003A06D0">
        <w:rPr>
          <w:color w:val="244061" w:themeColor="accent1" w:themeShade="80"/>
          <w:lang w:val="en-GB"/>
        </w:rPr>
        <w:t>core-schema.xsd</w:t>
      </w:r>
      <w:r w:rsidRPr="003A06D0">
        <w:rPr>
          <w:color w:val="943634" w:themeColor="accent2" w:themeShade="BF"/>
          <w:lang w:val="en-GB"/>
        </w:rPr>
        <w:t>"</w:t>
      </w:r>
      <w:r w:rsidRPr="003A06D0">
        <w:rPr>
          <w:color w:val="31849B" w:themeColor="accent5" w:themeShade="BF"/>
          <w:lang w:val="en-GB"/>
        </w:rPr>
        <w:t>&gt;</w:t>
      </w:r>
      <w:r w:rsidRPr="003A06D0">
        <w:rPr>
          <w:color w:val="31849B" w:themeColor="accent5" w:themeShade="BF"/>
          <w:lang w:val="en-GB"/>
        </w:rPr>
        <w:br/>
        <w:t xml:space="preserve">  &lt;xs:complexType</w:t>
      </w:r>
      <w:r w:rsidRPr="003A06D0">
        <w:rPr>
          <w:color w:val="943634" w:themeColor="accent2" w:themeShade="BF"/>
          <w:lang w:val="en-GB"/>
        </w:rPr>
        <w:t xml:space="preserve"> name="</w:t>
      </w:r>
      <w:r w:rsidRPr="003A06D0">
        <w:rPr>
          <w:color w:val="244061" w:themeColor="accent1" w:themeShade="80"/>
          <w:lang w:val="en-GB"/>
        </w:rPr>
        <w:t>dss:OptionalOutputsVerifyType</w:t>
      </w:r>
      <w:r w:rsidRPr="003A06D0">
        <w:rPr>
          <w:color w:val="943634" w:themeColor="accent2" w:themeShade="BF"/>
          <w:lang w:val="en-GB"/>
        </w:rPr>
        <w:t>"</w:t>
      </w:r>
      <w:r w:rsidRPr="003A06D0">
        <w:rPr>
          <w:color w:val="31849B" w:themeColor="accent5" w:themeShade="BF"/>
          <w:lang w:val="en-GB"/>
        </w:rPr>
        <w:t>&gt;</w:t>
      </w:r>
      <w:r w:rsidRPr="003A06D0">
        <w:rPr>
          <w:color w:val="31849B" w:themeColor="accent5" w:themeShade="BF"/>
          <w:lang w:val="en-GB"/>
        </w:rPr>
        <w:br/>
        <w:t xml:space="preserve">    &lt;xs:complexContent&gt;</w:t>
      </w:r>
      <w:r w:rsidRPr="003A06D0">
        <w:rPr>
          <w:color w:val="31849B" w:themeColor="accent5" w:themeShade="BF"/>
          <w:lang w:val="en-GB"/>
        </w:rPr>
        <w:br/>
        <w:t xml:space="preserve">      &lt;xs:extension</w:t>
      </w:r>
      <w:r w:rsidRPr="003A06D0">
        <w:rPr>
          <w:color w:val="943634" w:themeColor="accent2" w:themeShade="BF"/>
          <w:lang w:val="en-GB"/>
        </w:rPr>
        <w:t xml:space="preserve"> base="</w:t>
      </w:r>
      <w:r w:rsidRPr="003A06D0">
        <w:rPr>
          <w:color w:val="244061" w:themeColor="accent1" w:themeShade="80"/>
          <w:lang w:val="en-GB"/>
        </w:rPr>
        <w:t>dss:OptionalOutputsVerifyType</w:t>
      </w:r>
      <w:r w:rsidRPr="003A06D0">
        <w:rPr>
          <w:color w:val="943634" w:themeColor="accent2" w:themeShade="BF"/>
          <w:lang w:val="en-GB"/>
        </w:rPr>
        <w:t>"</w:t>
      </w:r>
      <w:r w:rsidRPr="003A06D0">
        <w:rPr>
          <w:color w:val="31849B" w:themeColor="accent5" w:themeShade="BF"/>
          <w:lang w:val="en-GB"/>
        </w:rPr>
        <w:t>&gt;</w:t>
      </w:r>
      <w:r w:rsidRPr="003A06D0">
        <w:rPr>
          <w:color w:val="31849B" w:themeColor="accent5" w:themeShade="BF"/>
          <w:lang w:val="en-GB"/>
        </w:rPr>
        <w:br/>
        <w:t xml:space="preserve">        &lt;xs:group</w:t>
      </w:r>
      <w:r w:rsidRPr="003A06D0">
        <w:rPr>
          <w:color w:val="943634" w:themeColor="accent2" w:themeShade="BF"/>
          <w:lang w:val="en-GB"/>
        </w:rPr>
        <w:t xml:space="preserve"> ref="</w:t>
      </w:r>
      <w:r w:rsidRPr="003A06D0">
        <w:rPr>
          <w:color w:val="244061" w:themeColor="accent1" w:themeShade="80"/>
          <w:lang w:val="en-GB"/>
        </w:rPr>
        <w:t>prf:optionalOutputGroup</w:t>
      </w:r>
      <w:r w:rsidRPr="003A06D0">
        <w:rPr>
          <w:color w:val="943634" w:themeColor="accent2" w:themeShade="BF"/>
          <w:lang w:val="en-GB"/>
        </w:rPr>
        <w:t>"</w:t>
      </w:r>
      <w:r w:rsidRPr="003A06D0">
        <w:rPr>
          <w:color w:val="31849B" w:themeColor="accent5" w:themeShade="BF"/>
          <w:lang w:val="en-GB"/>
        </w:rPr>
        <w:t>/&gt;</w:t>
      </w:r>
      <w:r w:rsidRPr="003A06D0">
        <w:rPr>
          <w:color w:val="31849B" w:themeColor="accent5" w:themeShade="BF"/>
          <w:lang w:val="en-GB"/>
        </w:rPr>
        <w:br/>
        <w:t xml:space="preserve">      &lt;/xs:extension&gt;</w:t>
      </w:r>
      <w:r w:rsidRPr="003A06D0">
        <w:rPr>
          <w:color w:val="31849B" w:themeColor="accent5" w:themeShade="BF"/>
          <w:lang w:val="en-GB"/>
        </w:rPr>
        <w:br/>
        <w:t xml:space="preserve">    &lt;/xs:complexContent&gt;</w:t>
      </w:r>
      <w:r w:rsidRPr="003A06D0">
        <w:rPr>
          <w:color w:val="31849B" w:themeColor="accent5" w:themeShade="BF"/>
          <w:lang w:val="en-GB"/>
        </w:rPr>
        <w:br/>
        <w:t xml:space="preserve">  &lt;/xs:complexType&gt;</w:t>
      </w:r>
      <w:r w:rsidRPr="003A06D0">
        <w:rPr>
          <w:color w:val="31849B" w:themeColor="accent5" w:themeShade="BF"/>
          <w:lang w:val="en-GB"/>
        </w:rPr>
        <w:br/>
        <w:t>&lt;/xs:redefine&gt;</w:t>
      </w:r>
    </w:p>
    <w:p w14:paraId="1FA86718" w14:textId="77777777" w:rsidR="00BF4F83" w:rsidRPr="003A06D0" w:rsidRDefault="00BF4F83" w:rsidP="00BF4F83">
      <w:pPr>
        <w:rPr>
          <w:lang w:val="en-GB"/>
        </w:rPr>
      </w:pPr>
      <w:r w:rsidRPr="003A06D0">
        <w:rPr>
          <w:lang w:val="en-GB"/>
        </w:rPr>
        <w:t xml:space="preserve">The snippet above extends the set of sub-components of </w:t>
      </w:r>
      <w:r w:rsidRPr="003A06D0">
        <w:rPr>
          <w:rStyle w:val="Datatype"/>
          <w:lang w:val="en-GB"/>
        </w:rPr>
        <w:t xml:space="preserve">OptionalOutputsVerifyType </w:t>
      </w:r>
      <w:r w:rsidRPr="003A06D0">
        <w:rPr>
          <w:lang w:val="en-GB"/>
        </w:rPr>
        <w:t>with the group of elements of the profile.</w:t>
      </w:r>
    </w:p>
    <w:p w14:paraId="1A87D5FE" w14:textId="77777777" w:rsidR="00BF4F83" w:rsidRPr="003A06D0" w:rsidRDefault="00BF4F83" w:rsidP="00BF4F83">
      <w:pPr>
        <w:rPr>
          <w:lang w:val="en-GB"/>
        </w:rPr>
      </w:pPr>
      <w:r w:rsidRPr="003A06D0">
        <w:rPr>
          <w:lang w:val="en-GB"/>
        </w:rPr>
        <w:t>In a similar way extension of the core’s JSON scheme can be performed by using the ‘allOf’ keyword:</w:t>
      </w:r>
    </w:p>
    <w:p w14:paraId="682935AE" w14:textId="77777777" w:rsidR="00BF4F83" w:rsidRPr="003A06D0" w:rsidRDefault="00BF4F83" w:rsidP="00BF4F83">
      <w:pPr>
        <w:pStyle w:val="Code"/>
        <w:spacing w:line="259" w:lineRule="auto"/>
        <w:rPr>
          <w:lang w:val="en-GB"/>
        </w:rPr>
      </w:pPr>
      <w:r w:rsidRPr="003A06D0">
        <w:rPr>
          <w:color w:val="31849B" w:themeColor="accent5" w:themeShade="BF"/>
          <w:lang w:val="en-GB"/>
        </w:rPr>
        <w:t>"dss2-OptionalOutputsVerifyType"</w:t>
      </w:r>
      <w:r w:rsidRPr="003A06D0">
        <w:rPr>
          <w:lang w:val="en-GB"/>
        </w:rPr>
        <w:t>: {</w:t>
      </w:r>
      <w:r w:rsidRPr="003A06D0">
        <w:rPr>
          <w:lang w:val="en-GB"/>
        </w:rPr>
        <w:br/>
      </w:r>
      <w:r w:rsidRPr="003A06D0">
        <w:rPr>
          <w:color w:val="31849B" w:themeColor="accent5" w:themeShade="BF"/>
          <w:lang w:val="en-GB"/>
        </w:rPr>
        <w:t xml:space="preserve">  "allOf"</w:t>
      </w:r>
      <w:r w:rsidRPr="003A06D0">
        <w:rPr>
          <w:lang w:val="en-GB"/>
        </w:rPr>
        <w:t>: [</w:t>
      </w:r>
      <w:r w:rsidRPr="003A06D0">
        <w:rPr>
          <w:lang w:val="en-GB"/>
        </w:rPr>
        <w:br/>
      </w:r>
      <w:r w:rsidRPr="003A06D0">
        <w:rPr>
          <w:color w:val="31849B" w:themeColor="accent5" w:themeShade="BF"/>
          <w:lang w:val="en-GB"/>
        </w:rPr>
        <w:t xml:space="preserve">    </w:t>
      </w:r>
      <w:r w:rsidRPr="003A06D0">
        <w:rPr>
          <w:lang w:val="en-GB"/>
        </w:rPr>
        <w:t>{</w:t>
      </w:r>
      <w:r w:rsidRPr="003A06D0">
        <w:rPr>
          <w:color w:val="31849B" w:themeColor="accent5" w:themeShade="BF"/>
          <w:lang w:val="en-GB"/>
        </w:rPr>
        <w:t>"$ref"</w:t>
      </w:r>
      <w:r w:rsidRPr="003A06D0">
        <w:rPr>
          <w:lang w:val="en-GB"/>
        </w:rPr>
        <w:t xml:space="preserve">: </w:t>
      </w:r>
      <w:r w:rsidRPr="003A06D0">
        <w:rPr>
          <w:color w:val="244061" w:themeColor="accent1" w:themeShade="80"/>
          <w:lang w:val="en-GB"/>
        </w:rPr>
        <w:t>"#/definitions/prf-OptionialElement"</w:t>
      </w:r>
      <w:r w:rsidRPr="003A06D0">
        <w:rPr>
          <w:lang w:val="en-GB"/>
        </w:rPr>
        <w:t>},</w:t>
      </w:r>
      <w:r w:rsidRPr="003A06D0">
        <w:rPr>
          <w:lang w:val="en-GB"/>
        </w:rPr>
        <w:br/>
      </w:r>
      <w:r w:rsidRPr="003A06D0">
        <w:rPr>
          <w:color w:val="31849B" w:themeColor="accent5" w:themeShade="BF"/>
          <w:lang w:val="en-GB"/>
        </w:rPr>
        <w:t xml:space="preserve">    </w:t>
      </w:r>
      <w:r w:rsidRPr="003A06D0">
        <w:rPr>
          <w:lang w:val="en-GB"/>
        </w:rPr>
        <w:t>{</w:t>
      </w:r>
      <w:r w:rsidRPr="003A06D0">
        <w:rPr>
          <w:lang w:val="en-GB"/>
        </w:rPr>
        <w:br/>
      </w:r>
      <w:r w:rsidRPr="003A06D0">
        <w:rPr>
          <w:color w:val="31849B" w:themeColor="accent5" w:themeShade="BF"/>
          <w:lang w:val="en-GB"/>
        </w:rPr>
        <w:t xml:space="preserve">      "type"</w:t>
      </w:r>
      <w:r w:rsidRPr="003A06D0">
        <w:rPr>
          <w:lang w:val="en-GB"/>
        </w:rPr>
        <w:t xml:space="preserve">: </w:t>
      </w:r>
      <w:r w:rsidRPr="003A06D0">
        <w:rPr>
          <w:color w:val="244061" w:themeColor="accent1" w:themeShade="80"/>
          <w:lang w:val="en-GB"/>
        </w:rPr>
        <w:t>"object",</w:t>
      </w:r>
      <w:r w:rsidRPr="003A06D0">
        <w:rPr>
          <w:color w:val="244061" w:themeColor="accent1" w:themeShade="80"/>
          <w:lang w:val="en-GB"/>
        </w:rPr>
        <w:br/>
      </w:r>
      <w:r w:rsidRPr="003A06D0">
        <w:rPr>
          <w:color w:val="31849B" w:themeColor="accent5" w:themeShade="BF"/>
          <w:lang w:val="en-GB"/>
        </w:rPr>
        <w:t xml:space="preserve">      "properties"</w:t>
      </w:r>
      <w:r w:rsidRPr="003A06D0">
        <w:rPr>
          <w:lang w:val="en-GB"/>
        </w:rPr>
        <w:t>: {</w:t>
      </w:r>
      <w:r w:rsidRPr="003A06D0">
        <w:rPr>
          <w:lang w:val="en-GB"/>
        </w:rPr>
        <w:br/>
      </w:r>
      <w:r w:rsidRPr="003A06D0">
        <w:rPr>
          <w:color w:val="31849B" w:themeColor="accent5" w:themeShade="BF"/>
          <w:lang w:val="en-GB"/>
        </w:rPr>
        <w:t xml:space="preserve">        "policy"</w:t>
      </w:r>
      <w:r w:rsidRPr="003A06D0">
        <w:rPr>
          <w:lang w:val="en-GB"/>
        </w:rPr>
        <w:t>: {</w:t>
      </w:r>
      <w:r w:rsidRPr="003A06D0">
        <w:rPr>
          <w:lang w:val="en-GB"/>
        </w:rPr>
        <w:br/>
      </w:r>
      <w:r w:rsidRPr="003A06D0">
        <w:rPr>
          <w:color w:val="31849B" w:themeColor="accent5" w:themeShade="BF"/>
          <w:lang w:val="en-GB"/>
        </w:rPr>
        <w:t xml:space="preserve">          "type"</w:t>
      </w:r>
      <w:r w:rsidRPr="003A06D0">
        <w:rPr>
          <w:lang w:val="en-GB"/>
        </w:rPr>
        <w:t xml:space="preserve">: </w:t>
      </w:r>
      <w:r w:rsidRPr="003A06D0">
        <w:rPr>
          <w:color w:val="244061" w:themeColor="accent1" w:themeShade="80"/>
          <w:lang w:val="en-GB"/>
        </w:rPr>
        <w:t>"array",</w:t>
      </w:r>
      <w:r w:rsidRPr="003A06D0">
        <w:rPr>
          <w:color w:val="244061" w:themeColor="accent1" w:themeShade="80"/>
          <w:lang w:val="en-GB"/>
        </w:rPr>
        <w:br/>
      </w:r>
      <w:r w:rsidRPr="003A06D0">
        <w:rPr>
          <w:color w:val="31849B" w:themeColor="accent5" w:themeShade="BF"/>
          <w:lang w:val="en-GB"/>
        </w:rPr>
        <w:t xml:space="preserve">          "items"</w:t>
      </w:r>
      <w:r w:rsidRPr="003A06D0">
        <w:rPr>
          <w:lang w:val="en-GB"/>
        </w:rPr>
        <w:t>: {</w:t>
      </w:r>
      <w:r w:rsidRPr="003A06D0">
        <w:rPr>
          <w:lang w:val="en-GB"/>
        </w:rPr>
        <w:br/>
      </w:r>
      <w:r w:rsidRPr="003A06D0">
        <w:rPr>
          <w:color w:val="31849B" w:themeColor="accent5" w:themeShade="BF"/>
          <w:lang w:val="en-GB"/>
        </w:rPr>
        <w:t xml:space="preserve">            "type"</w:t>
      </w:r>
      <w:r w:rsidRPr="003A06D0">
        <w:rPr>
          <w:lang w:val="en-GB"/>
        </w:rPr>
        <w:t xml:space="preserve">: </w:t>
      </w:r>
      <w:r w:rsidRPr="003A06D0">
        <w:rPr>
          <w:color w:val="244061" w:themeColor="accent1" w:themeShade="80"/>
          <w:lang w:val="en-GB"/>
        </w:rPr>
        <w:t>"string"</w:t>
      </w:r>
      <w:r w:rsidRPr="003A06D0">
        <w:rPr>
          <w:color w:val="244061" w:themeColor="accent1" w:themeShade="80"/>
          <w:lang w:val="en-GB"/>
        </w:rPr>
        <w:br/>
      </w:r>
      <w:r w:rsidRPr="003A06D0">
        <w:rPr>
          <w:lang w:val="en-GB"/>
        </w:rPr>
        <w:t xml:space="preserve">          }</w:t>
      </w:r>
      <w:r w:rsidRPr="003A06D0">
        <w:rPr>
          <w:lang w:val="en-GB"/>
        </w:rPr>
        <w:br/>
        <w:t xml:space="preserve">        },</w:t>
      </w:r>
      <w:r w:rsidRPr="003A06D0">
        <w:rPr>
          <w:lang w:val="en-GB"/>
        </w:rPr>
        <w:br/>
      </w:r>
      <w:r w:rsidRPr="003A06D0">
        <w:rPr>
          <w:color w:val="31849B" w:themeColor="accent5" w:themeShade="BF"/>
          <w:lang w:val="en-GB"/>
        </w:rPr>
        <w:t xml:space="preserve">      // [...]</w:t>
      </w:r>
      <w:r w:rsidRPr="003A06D0">
        <w:rPr>
          <w:color w:val="31849B" w:themeColor="accent5" w:themeShade="BF"/>
          <w:lang w:val="en-GB"/>
        </w:rPr>
        <w:br/>
      </w:r>
      <w:r w:rsidRPr="003A06D0">
        <w:rPr>
          <w:lang w:val="en-GB"/>
        </w:rPr>
        <w:t xml:space="preserve">      }</w:t>
      </w:r>
      <w:r w:rsidRPr="003A06D0">
        <w:rPr>
          <w:lang w:val="en-GB"/>
        </w:rPr>
        <w:br/>
      </w:r>
      <w:r w:rsidRPr="003A06D0">
        <w:rPr>
          <w:color w:val="31849B" w:themeColor="accent5" w:themeShade="BF"/>
          <w:lang w:val="en-GB"/>
        </w:rPr>
        <w:t xml:space="preserve"> </w:t>
      </w:r>
      <w:r w:rsidRPr="003A06D0">
        <w:rPr>
          <w:lang w:val="en-GB"/>
        </w:rPr>
        <w:t xml:space="preserve">   }</w:t>
      </w:r>
      <w:r w:rsidRPr="003A06D0">
        <w:rPr>
          <w:lang w:val="en-GB"/>
        </w:rPr>
        <w:br/>
        <w:t xml:space="preserve">  ]</w:t>
      </w:r>
      <w:r w:rsidRPr="003A06D0">
        <w:rPr>
          <w:lang w:val="en-GB"/>
        </w:rPr>
        <w:br/>
        <w:t>}</w:t>
      </w:r>
    </w:p>
    <w:p w14:paraId="0FFD4E33" w14:textId="77777777" w:rsidR="00BF4F83" w:rsidRPr="003A06D0" w:rsidRDefault="00BF4F83" w:rsidP="00BF4F83">
      <w:pPr>
        <w:tabs>
          <w:tab w:val="left" w:pos="3645"/>
        </w:tabs>
        <w:rPr>
          <w:lang w:val="en-GB"/>
        </w:rPr>
      </w:pPr>
      <w:r w:rsidRPr="003A06D0">
        <w:rPr>
          <w:lang w:val="en-GB"/>
        </w:rPr>
        <w:t>With this mechanism it is possible to extend the core schema to specific requirements while preserving the advantage of type safety and tool / IDE support. This sample illustrates the use of ‘</w:t>
      </w:r>
      <w:r w:rsidRPr="003A06D0">
        <w:rPr>
          <w:rStyle w:val="Datatype"/>
          <w:lang w:val="en-GB"/>
        </w:rPr>
        <w:t>extension’</w:t>
      </w:r>
      <w:r w:rsidRPr="003A06D0">
        <w:rPr>
          <w:lang w:val="en-GB"/>
        </w:rPr>
        <w:t xml:space="preserve">. in the same way </w:t>
      </w:r>
      <w:r w:rsidRPr="003A06D0">
        <w:rPr>
          <w:rStyle w:val="Datatype"/>
          <w:lang w:val="en-GB"/>
        </w:rPr>
        <w:t>restriction</w:t>
      </w:r>
      <w:r w:rsidRPr="003A06D0">
        <w:rPr>
          <w:lang w:val="en-GB"/>
        </w:rPr>
        <w:t xml:space="preserve"> can be applied. In more complex scenarios (e.g. multiple profiles apply, need for extending </w:t>
      </w:r>
      <w:r w:rsidRPr="003A06D0">
        <w:rPr>
          <w:b/>
          <w:lang w:val="en-GB"/>
        </w:rPr>
        <w:t xml:space="preserve">and </w:t>
      </w:r>
      <w:r w:rsidRPr="003A06D0">
        <w:rPr>
          <w:lang w:val="en-GB"/>
        </w:rPr>
        <w:t>restriction the core schema) the use of other techniques (e.g. XSLT) may be required.</w:t>
      </w:r>
    </w:p>
    <w:p w14:paraId="03ADA2EB" w14:textId="77777777" w:rsidR="00BF4F83" w:rsidRPr="003A06D0" w:rsidRDefault="00BF4F83" w:rsidP="00BF4F83">
      <w:pPr>
        <w:tabs>
          <w:tab w:val="left" w:pos="3645"/>
        </w:tabs>
        <w:rPr>
          <w:lang w:val="en-GB"/>
        </w:rPr>
      </w:pPr>
      <w:r w:rsidRPr="003A06D0">
        <w:rPr>
          <w:lang w:val="en-GB"/>
        </w:rPr>
        <w:t>It may be useful to process a profile (or a set of profiles) using a distinct endpoint. This enables the server instance to provide a specific WSDL including an appropriate schema with all profile-related elements.</w:t>
      </w:r>
    </w:p>
    <w:bookmarkStart w:id="1742" w:name="sec_DataTypeModels"/>
    <w:bookmarkStart w:id="1743" w:name="_Toc478074542"/>
    <w:bookmarkStart w:id="1744" w:name="_Toc480914669"/>
    <w:bookmarkStart w:id="1745" w:name="_Toc481064860"/>
    <w:bookmarkStart w:id="1746" w:name="_Ref477103266"/>
    <w:bookmarkEnd w:id="1725"/>
    <w:bookmarkEnd w:id="1726"/>
    <w:bookmarkEnd w:id="1742"/>
    <w:p w14:paraId="374FC12D" w14:textId="77777777" w:rsidR="00BF4F83" w:rsidRPr="003A06D0" w:rsidRDefault="00BF4F83" w:rsidP="00AA52F6">
      <w:pPr>
        <w:pStyle w:val="berschrift1"/>
        <w:numPr>
          <w:ilvl w:val="0"/>
          <w:numId w:val="3"/>
        </w:numPr>
        <w:rPr>
          <w:lang w:val="en-GB"/>
        </w:rPr>
      </w:pPr>
      <w:r w:rsidRPr="003A06D0">
        <w:rPr>
          <w:lang w:val="en-GB"/>
        </w:rPr>
        <w:fldChar w:fldCharType="begin"/>
      </w:r>
      <w:r w:rsidRPr="003A06D0">
        <w:rPr>
          <w:lang w:val="en-GB"/>
        </w:rPr>
        <w:instrText xml:space="preserve"> HYPERLINK  \l "sec_DataTypeModels" </w:instrText>
      </w:r>
      <w:r w:rsidRPr="003A06D0">
        <w:rPr>
          <w:lang w:val="en-GB"/>
        </w:rPr>
        <w:fldChar w:fldCharType="separate"/>
      </w:r>
      <w:bookmarkStart w:id="1747" w:name="_Toc522668499"/>
      <w:bookmarkStart w:id="1748" w:name="_Toc10206741"/>
      <w:r w:rsidRPr="003A06D0">
        <w:rPr>
          <w:rStyle w:val="Hyperlink"/>
          <w:lang w:val="en-GB"/>
        </w:rPr>
        <w:t>Data Type Models</w:t>
      </w:r>
      <w:bookmarkEnd w:id="1743"/>
      <w:bookmarkEnd w:id="1744"/>
      <w:bookmarkEnd w:id="1745"/>
      <w:bookmarkEnd w:id="1747"/>
      <w:bookmarkEnd w:id="1748"/>
      <w:r w:rsidRPr="003A06D0">
        <w:rPr>
          <w:lang w:val="en-GB"/>
        </w:rPr>
        <w:fldChar w:fldCharType="end"/>
      </w:r>
    </w:p>
    <w:bookmarkStart w:id="1749" w:name="_Date_and_Time_1"/>
    <w:bookmarkStart w:id="1750" w:name="_Date_and_Time_2"/>
    <w:bookmarkStart w:id="1751" w:name="sec_BooleanModel"/>
    <w:bookmarkStart w:id="1752" w:name="_Toc516358005"/>
    <w:bookmarkStart w:id="1753" w:name="_Ref477270652"/>
    <w:bookmarkStart w:id="1754" w:name="_Ref477328216"/>
    <w:bookmarkStart w:id="1755" w:name="_Toc478074543"/>
    <w:bookmarkStart w:id="1756" w:name="_Toc480914670"/>
    <w:bookmarkStart w:id="1757" w:name="_Toc481064861"/>
    <w:bookmarkEnd w:id="1749"/>
    <w:bookmarkEnd w:id="1750"/>
    <w:bookmarkEnd w:id="1751"/>
    <w:p w14:paraId="09B2B0D8" w14:textId="77777777" w:rsidR="00BF4F83" w:rsidRPr="003A06D0" w:rsidRDefault="00BF4F83" w:rsidP="00AA52F6">
      <w:pPr>
        <w:pStyle w:val="berschrift2"/>
        <w:numPr>
          <w:ilvl w:val="1"/>
          <w:numId w:val="3"/>
        </w:numPr>
        <w:rPr>
          <w:lang w:val="en-GB"/>
        </w:rPr>
      </w:pPr>
      <w:r w:rsidRPr="003A06D0">
        <w:rPr>
          <w:lang w:val="en-GB"/>
        </w:rPr>
        <w:fldChar w:fldCharType="begin"/>
      </w:r>
      <w:r w:rsidRPr="003A06D0">
        <w:rPr>
          <w:lang w:val="en-GB"/>
        </w:rPr>
        <w:instrText xml:space="preserve"> HYPERLINK  \l "sec_BooleanModel" </w:instrText>
      </w:r>
      <w:r w:rsidRPr="003A06D0">
        <w:rPr>
          <w:lang w:val="en-GB"/>
        </w:rPr>
        <w:fldChar w:fldCharType="separate"/>
      </w:r>
      <w:bookmarkStart w:id="1758" w:name="_Toc522668500"/>
      <w:bookmarkStart w:id="1759" w:name="_Toc10206742"/>
      <w:r w:rsidRPr="003A06D0">
        <w:rPr>
          <w:rStyle w:val="Hyperlink"/>
          <w:lang w:val="en-GB"/>
        </w:rPr>
        <w:t>Boolean Model</w:t>
      </w:r>
      <w:bookmarkEnd w:id="1752"/>
      <w:bookmarkEnd w:id="1758"/>
      <w:bookmarkEnd w:id="1759"/>
      <w:r w:rsidRPr="003A06D0">
        <w:rPr>
          <w:lang w:val="en-GB"/>
        </w:rPr>
        <w:fldChar w:fldCharType="end"/>
      </w:r>
    </w:p>
    <w:p w14:paraId="27370B9D" w14:textId="77777777" w:rsidR="00BF4F83" w:rsidRPr="003A06D0" w:rsidRDefault="00BF4F83" w:rsidP="00BF4F83">
      <w:pPr>
        <w:rPr>
          <w:lang w:val="en-GB"/>
        </w:rPr>
      </w:pPr>
      <w:r w:rsidRPr="003A06D0">
        <w:rPr>
          <w:lang w:val="en-GB"/>
        </w:rPr>
        <w:t>The boolean data type is used to specify a true or false</w:t>
      </w:r>
    </w:p>
    <w:bookmarkStart w:id="1760" w:name="sec_IntegerModel"/>
    <w:bookmarkStart w:id="1761" w:name="_Toc516358006"/>
    <w:bookmarkEnd w:id="1760"/>
    <w:p w14:paraId="05C541E8" w14:textId="77777777" w:rsidR="00BF4F83" w:rsidRPr="003A06D0" w:rsidRDefault="00BF4F83" w:rsidP="00AA52F6">
      <w:pPr>
        <w:pStyle w:val="berschrift2"/>
        <w:numPr>
          <w:ilvl w:val="1"/>
          <w:numId w:val="3"/>
        </w:numPr>
        <w:rPr>
          <w:lang w:val="en-GB"/>
        </w:rPr>
      </w:pPr>
      <w:r w:rsidRPr="003A06D0">
        <w:rPr>
          <w:lang w:val="en-GB"/>
        </w:rPr>
        <w:fldChar w:fldCharType="begin"/>
      </w:r>
      <w:r w:rsidRPr="003A06D0">
        <w:rPr>
          <w:lang w:val="en-GB"/>
        </w:rPr>
        <w:instrText xml:space="preserve"> HYPERLINK  \l "sec_IntegerModel" </w:instrText>
      </w:r>
      <w:r w:rsidRPr="003A06D0">
        <w:rPr>
          <w:lang w:val="en-GB"/>
        </w:rPr>
        <w:fldChar w:fldCharType="separate"/>
      </w:r>
      <w:bookmarkStart w:id="1762" w:name="_Toc522668501"/>
      <w:bookmarkStart w:id="1763" w:name="_Toc10206743"/>
      <w:r w:rsidRPr="003A06D0">
        <w:rPr>
          <w:rStyle w:val="Hyperlink"/>
          <w:lang w:val="en-GB"/>
        </w:rPr>
        <w:t>Integer Model</w:t>
      </w:r>
      <w:bookmarkEnd w:id="1761"/>
      <w:bookmarkEnd w:id="1762"/>
      <w:bookmarkEnd w:id="1763"/>
      <w:r w:rsidRPr="003A06D0">
        <w:rPr>
          <w:lang w:val="en-GB"/>
        </w:rPr>
        <w:fldChar w:fldCharType="end"/>
      </w:r>
    </w:p>
    <w:p w14:paraId="7B7E19C6" w14:textId="77777777" w:rsidR="00BF4F83" w:rsidRPr="003A06D0" w:rsidRDefault="00BF4F83" w:rsidP="00BF4F83">
      <w:pPr>
        <w:rPr>
          <w:lang w:val="en-GB"/>
        </w:rPr>
      </w:pPr>
      <w:r w:rsidRPr="003A06D0">
        <w:rPr>
          <w:lang w:val="en-GB"/>
        </w:rPr>
        <w:t>The integer data type is used to specify a numeric value without a fractional component.</w:t>
      </w:r>
    </w:p>
    <w:bookmarkStart w:id="1764" w:name="sec_StringModel"/>
    <w:bookmarkStart w:id="1765" w:name="_Toc516358007"/>
    <w:bookmarkEnd w:id="1764"/>
    <w:p w14:paraId="2FAFBF7C" w14:textId="77777777" w:rsidR="00BF4F83" w:rsidRPr="003A06D0" w:rsidRDefault="00BF4F83" w:rsidP="00AA52F6">
      <w:pPr>
        <w:pStyle w:val="berschrift2"/>
        <w:numPr>
          <w:ilvl w:val="1"/>
          <w:numId w:val="3"/>
        </w:numPr>
        <w:rPr>
          <w:lang w:val="en-GB"/>
        </w:rPr>
      </w:pPr>
      <w:r w:rsidRPr="003A06D0">
        <w:rPr>
          <w:lang w:val="en-GB"/>
        </w:rPr>
        <w:fldChar w:fldCharType="begin"/>
      </w:r>
      <w:r w:rsidRPr="003A06D0">
        <w:rPr>
          <w:lang w:val="en-GB"/>
        </w:rPr>
        <w:instrText xml:space="preserve"> HYPERLINK  \l "sec_StringModel" </w:instrText>
      </w:r>
      <w:r w:rsidRPr="003A06D0">
        <w:rPr>
          <w:lang w:val="en-GB"/>
        </w:rPr>
        <w:fldChar w:fldCharType="separate"/>
      </w:r>
      <w:bookmarkStart w:id="1766" w:name="_Toc522668502"/>
      <w:bookmarkStart w:id="1767" w:name="_Toc10206744"/>
      <w:r w:rsidRPr="003A06D0">
        <w:rPr>
          <w:rStyle w:val="Hyperlink"/>
          <w:lang w:val="en-GB"/>
        </w:rPr>
        <w:t>String Model</w:t>
      </w:r>
      <w:bookmarkEnd w:id="1765"/>
      <w:bookmarkEnd w:id="1766"/>
      <w:bookmarkEnd w:id="1767"/>
      <w:r w:rsidRPr="003A06D0">
        <w:rPr>
          <w:lang w:val="en-GB"/>
        </w:rPr>
        <w:fldChar w:fldCharType="end"/>
      </w:r>
    </w:p>
    <w:p w14:paraId="0451C9F3" w14:textId="77777777" w:rsidR="00BF4F83" w:rsidRPr="003A06D0" w:rsidRDefault="00BF4F83" w:rsidP="00BF4F83">
      <w:pPr>
        <w:rPr>
          <w:lang w:val="en-GB"/>
        </w:rPr>
      </w:pPr>
      <w:r w:rsidRPr="003A06D0">
        <w:rPr>
          <w:lang w:val="en-GB"/>
        </w:rPr>
        <w:t>The string data type can represent characters, line feeds, carriage returns, and tab characters.</w:t>
      </w:r>
    </w:p>
    <w:bookmarkStart w:id="1768" w:name="sec_BinaryDataModel"/>
    <w:bookmarkStart w:id="1769" w:name="_Toc516358008"/>
    <w:bookmarkEnd w:id="1768"/>
    <w:p w14:paraId="50BD10D8" w14:textId="77777777" w:rsidR="00BF4F83" w:rsidRPr="003A06D0" w:rsidRDefault="00BF4F83" w:rsidP="00AA52F6">
      <w:pPr>
        <w:pStyle w:val="berschrift2"/>
        <w:numPr>
          <w:ilvl w:val="1"/>
          <w:numId w:val="3"/>
        </w:numPr>
        <w:rPr>
          <w:lang w:val="en-GB"/>
        </w:rPr>
      </w:pPr>
      <w:r w:rsidRPr="003A06D0">
        <w:rPr>
          <w:lang w:val="en-GB"/>
        </w:rPr>
        <w:fldChar w:fldCharType="begin"/>
      </w:r>
      <w:r w:rsidRPr="003A06D0">
        <w:rPr>
          <w:lang w:val="en-GB"/>
        </w:rPr>
        <w:instrText xml:space="preserve"> HYPERLINK  \l "sec_BinaryDataModel" </w:instrText>
      </w:r>
      <w:r w:rsidRPr="003A06D0">
        <w:rPr>
          <w:lang w:val="en-GB"/>
        </w:rPr>
        <w:fldChar w:fldCharType="separate"/>
      </w:r>
      <w:bookmarkStart w:id="1770" w:name="_Toc522668503"/>
      <w:bookmarkStart w:id="1771" w:name="_Toc10206745"/>
      <w:r w:rsidRPr="003A06D0">
        <w:rPr>
          <w:rStyle w:val="Hyperlink"/>
          <w:lang w:val="en-GB"/>
        </w:rPr>
        <w:t>Binary Data Model</w:t>
      </w:r>
      <w:bookmarkEnd w:id="1769"/>
      <w:bookmarkEnd w:id="1770"/>
      <w:bookmarkEnd w:id="1771"/>
      <w:r w:rsidRPr="003A06D0">
        <w:rPr>
          <w:lang w:val="en-GB"/>
        </w:rPr>
        <w:fldChar w:fldCharType="end"/>
      </w:r>
    </w:p>
    <w:p w14:paraId="003C16B3" w14:textId="77777777" w:rsidR="00BF4F83" w:rsidRPr="003A06D0" w:rsidRDefault="00BF4F83" w:rsidP="00BF4F83">
      <w:pPr>
        <w:rPr>
          <w:lang w:val="en-GB"/>
        </w:rPr>
      </w:pPr>
      <w:r w:rsidRPr="003A06D0">
        <w:rPr>
          <w:lang w:val="en-GB"/>
        </w:rPr>
        <w:t>The base64Binary type holds Base64-encoded binary data</w:t>
      </w:r>
    </w:p>
    <w:bookmarkStart w:id="1772" w:name="sec_URIModel"/>
    <w:bookmarkStart w:id="1773" w:name="_Toc516358009"/>
    <w:bookmarkEnd w:id="1772"/>
    <w:p w14:paraId="1C3F778B" w14:textId="77777777" w:rsidR="00BF4F83" w:rsidRPr="003A06D0" w:rsidRDefault="00BF4F83" w:rsidP="00AA52F6">
      <w:pPr>
        <w:pStyle w:val="berschrift2"/>
        <w:numPr>
          <w:ilvl w:val="1"/>
          <w:numId w:val="3"/>
        </w:numPr>
        <w:rPr>
          <w:lang w:val="en-GB"/>
        </w:rPr>
      </w:pPr>
      <w:r w:rsidRPr="003A06D0">
        <w:rPr>
          <w:lang w:val="en-GB"/>
        </w:rPr>
        <w:fldChar w:fldCharType="begin"/>
      </w:r>
      <w:r w:rsidRPr="003A06D0">
        <w:rPr>
          <w:lang w:val="en-GB"/>
        </w:rPr>
        <w:instrText xml:space="preserve"> HYPERLINK  \l "sec_URIModel" </w:instrText>
      </w:r>
      <w:r w:rsidRPr="003A06D0">
        <w:rPr>
          <w:lang w:val="en-GB"/>
        </w:rPr>
        <w:fldChar w:fldCharType="separate"/>
      </w:r>
      <w:bookmarkStart w:id="1774" w:name="_Toc522668504"/>
      <w:bookmarkStart w:id="1775" w:name="_Toc10206746"/>
      <w:r w:rsidRPr="003A06D0">
        <w:rPr>
          <w:rStyle w:val="Hyperlink"/>
          <w:lang w:val="en-GB"/>
        </w:rPr>
        <w:t>URI Model</w:t>
      </w:r>
      <w:bookmarkEnd w:id="1773"/>
      <w:bookmarkEnd w:id="1774"/>
      <w:bookmarkEnd w:id="1775"/>
      <w:r w:rsidRPr="003A06D0">
        <w:rPr>
          <w:lang w:val="en-GB"/>
        </w:rPr>
        <w:fldChar w:fldCharType="end"/>
      </w:r>
    </w:p>
    <w:p w14:paraId="49D9D0E9" w14:textId="77777777" w:rsidR="00BF4F83" w:rsidRPr="003A06D0" w:rsidRDefault="00BF4F83" w:rsidP="00BF4F83">
      <w:pPr>
        <w:rPr>
          <w:lang w:val="en-GB"/>
        </w:rPr>
      </w:pPr>
      <w:r w:rsidRPr="003A06D0">
        <w:rPr>
          <w:lang w:val="en-GB"/>
        </w:rPr>
        <w:t>Uniform Resource Identifier (URI) is a string of characters used to identify a resource</w:t>
      </w:r>
    </w:p>
    <w:bookmarkStart w:id="1776" w:name="sec_UniqueIdentifierModel"/>
    <w:bookmarkStart w:id="1777" w:name="_Toc516358010"/>
    <w:bookmarkEnd w:id="1776"/>
    <w:p w14:paraId="44305276" w14:textId="77777777" w:rsidR="00BF4F83" w:rsidRPr="003A06D0" w:rsidRDefault="00BF4F83" w:rsidP="00AA52F6">
      <w:pPr>
        <w:pStyle w:val="berschrift2"/>
        <w:numPr>
          <w:ilvl w:val="1"/>
          <w:numId w:val="3"/>
        </w:numPr>
        <w:rPr>
          <w:lang w:val="en-GB"/>
        </w:rPr>
      </w:pPr>
      <w:r w:rsidRPr="003A06D0">
        <w:rPr>
          <w:lang w:val="en-GB"/>
        </w:rPr>
        <w:fldChar w:fldCharType="begin"/>
      </w:r>
      <w:r w:rsidRPr="003A06D0">
        <w:rPr>
          <w:lang w:val="en-GB"/>
        </w:rPr>
        <w:instrText xml:space="preserve"> HYPERLINK  \l "sec_UniqueIdentifierModel" </w:instrText>
      </w:r>
      <w:r w:rsidRPr="003A06D0">
        <w:rPr>
          <w:lang w:val="en-GB"/>
        </w:rPr>
        <w:fldChar w:fldCharType="separate"/>
      </w:r>
      <w:bookmarkStart w:id="1778" w:name="_Toc522668505"/>
      <w:bookmarkStart w:id="1779" w:name="_Toc10206747"/>
      <w:r w:rsidRPr="003A06D0">
        <w:rPr>
          <w:rStyle w:val="Hyperlink"/>
          <w:lang w:val="en-GB"/>
        </w:rPr>
        <w:t>Unique Identifier Model</w:t>
      </w:r>
      <w:bookmarkEnd w:id="1777"/>
      <w:bookmarkEnd w:id="1778"/>
      <w:bookmarkEnd w:id="1779"/>
      <w:r w:rsidRPr="003A06D0">
        <w:rPr>
          <w:lang w:val="en-GB"/>
        </w:rPr>
        <w:fldChar w:fldCharType="end"/>
      </w:r>
    </w:p>
    <w:p w14:paraId="0CD84E37" w14:textId="77777777" w:rsidR="00BF4F83" w:rsidRPr="003A06D0" w:rsidRDefault="00BF4F83" w:rsidP="00BF4F83">
      <w:pPr>
        <w:rPr>
          <w:lang w:val="en-GB"/>
        </w:rPr>
      </w:pPr>
      <w:r w:rsidRPr="003A06D0">
        <w:rPr>
          <w:lang w:val="en-GB"/>
        </w:rPr>
        <w:t>A unique identifier is a numeric or alphanumeric string that is associated with a single entity within a given system.</w:t>
      </w:r>
    </w:p>
    <w:bookmarkStart w:id="1780" w:name="sec_DateAndTimeModel"/>
    <w:bookmarkStart w:id="1781" w:name="_Toc516358011"/>
    <w:bookmarkEnd w:id="1746"/>
    <w:bookmarkEnd w:id="1753"/>
    <w:bookmarkEnd w:id="1754"/>
    <w:bookmarkEnd w:id="1755"/>
    <w:bookmarkEnd w:id="1756"/>
    <w:bookmarkEnd w:id="1757"/>
    <w:bookmarkEnd w:id="1780"/>
    <w:p w14:paraId="613D432F" w14:textId="77777777" w:rsidR="00BF4F83" w:rsidRPr="003A06D0" w:rsidRDefault="00BF4F83" w:rsidP="00AA52F6">
      <w:pPr>
        <w:pStyle w:val="berschrift2"/>
        <w:numPr>
          <w:ilvl w:val="1"/>
          <w:numId w:val="3"/>
        </w:numPr>
        <w:rPr>
          <w:lang w:val="en-GB"/>
        </w:rPr>
      </w:pPr>
      <w:r w:rsidRPr="003A06D0">
        <w:rPr>
          <w:lang w:val="en-GB"/>
        </w:rPr>
        <w:fldChar w:fldCharType="begin"/>
      </w:r>
      <w:r w:rsidRPr="003A06D0">
        <w:rPr>
          <w:lang w:val="en-GB"/>
        </w:rPr>
        <w:instrText xml:space="preserve"> HYPERLINK  \l "sec_DateAndTimeModel" </w:instrText>
      </w:r>
      <w:r w:rsidRPr="003A06D0">
        <w:rPr>
          <w:lang w:val="en-GB"/>
        </w:rPr>
        <w:fldChar w:fldCharType="separate"/>
      </w:r>
      <w:bookmarkStart w:id="1782" w:name="_Toc522668506"/>
      <w:bookmarkStart w:id="1783" w:name="_Toc10206748"/>
      <w:r w:rsidRPr="003A06D0">
        <w:rPr>
          <w:rStyle w:val="Hyperlink"/>
          <w:lang w:val="en-GB"/>
        </w:rPr>
        <w:t>Date and Time Model</w:t>
      </w:r>
      <w:bookmarkEnd w:id="1781"/>
      <w:bookmarkEnd w:id="1782"/>
      <w:bookmarkEnd w:id="1783"/>
      <w:r w:rsidRPr="003A06D0">
        <w:rPr>
          <w:lang w:val="en-GB"/>
        </w:rPr>
        <w:fldChar w:fldCharType="end"/>
      </w:r>
    </w:p>
    <w:p w14:paraId="06474C8D" w14:textId="77777777" w:rsidR="00BF4F83" w:rsidRPr="003A06D0" w:rsidRDefault="00BF4F83" w:rsidP="00BF4F83">
      <w:pPr>
        <w:rPr>
          <w:rFonts w:ascii="MS Mincho" w:eastAsia="MS Mincho" w:hAnsi="MS Mincho" w:cs="MS Mincho"/>
          <w:b/>
          <w:bCs/>
          <w:lang w:val="en-GB"/>
        </w:rPr>
      </w:pPr>
      <w:r w:rsidRPr="003A06D0">
        <w:rPr>
          <w:lang w:val="en-GB"/>
        </w:rPr>
        <w:t>The specific concept of date and time used in this document is defined in this section and noted in subsequent usage as</w:t>
      </w:r>
      <w:bookmarkStart w:id="1784" w:name="DateTime"/>
      <w:bookmarkEnd w:id="1784"/>
      <w:r w:rsidRPr="003A06D0">
        <w:rPr>
          <w:rFonts w:ascii="MS Mincho" w:eastAsia="MS Mincho" w:hAnsi="MS Mincho" w:cs="MS Mincho"/>
          <w:b/>
          <w:bCs/>
          <w:lang w:val="en-GB"/>
        </w:rPr>
        <w:t>:</w:t>
      </w:r>
    </w:p>
    <w:p w14:paraId="785074F7" w14:textId="77777777" w:rsidR="00BF4F83" w:rsidRPr="003A06D0" w:rsidRDefault="00BF4F83" w:rsidP="00BF4F83">
      <w:pPr>
        <w:pStyle w:val="Definitionterm"/>
        <w:ind w:firstLine="720"/>
        <w:rPr>
          <w:lang w:val="en-GB"/>
        </w:rPr>
      </w:pPr>
      <w:r w:rsidRPr="003A06D0">
        <w:rPr>
          <w:lang w:val="en-GB"/>
        </w:rPr>
        <w:t>DateTime</w:t>
      </w:r>
    </w:p>
    <w:p w14:paraId="41A42D54" w14:textId="77777777" w:rsidR="00BF4F83" w:rsidRPr="003A06D0" w:rsidRDefault="00BF4F83" w:rsidP="00BF4F83">
      <w:pPr>
        <w:jc w:val="both"/>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All date time values inside a DSS document MUST adhere to the ISO 8601 [</w:t>
      </w:r>
      <w:hyperlink w:anchor="refISO8601" w:history="1">
        <w:r w:rsidRPr="003A06D0">
          <w:rPr>
            <w:rStyle w:val="Hyperlink"/>
            <w:lang w:val="en-GB"/>
          </w:rPr>
          <w:t>ISO8601</w:t>
        </w:r>
      </w:hyperlink>
      <w:r w:rsidRPr="003A06D0">
        <w:rPr>
          <w:lang w:val="en-GB"/>
        </w:rPr>
        <w:t>] basic or extended Format (as given there in section 4.3.2 “Complete representations” and with the addition of decimal fractions for seconds, similar to ibid. section 4.2.2.4 “Representations with decimal fraction” but with the full stop (.) being the preferred separator for DSS). » [</w:t>
      </w:r>
      <w:bookmarkStart w:id="1785" w:name="confDateTimeFormat"/>
      <w:r w:rsidRPr="003A06D0">
        <w:rPr>
          <w:color w:val="FF0000"/>
          <w:lang w:val="en-GB"/>
        </w:rPr>
        <w:t>DSS-3.7-1</w:t>
      </w:r>
      <w:bookmarkEnd w:id="1785"/>
      <w:r w:rsidRPr="003A06D0">
        <w:rPr>
          <w:lang w:val="en-GB"/>
        </w:rPr>
        <w:t xml:space="preserve">]. </w:t>
      </w:r>
    </w:p>
    <w:bookmarkStart w:id="1786" w:name="sec_LangModel"/>
    <w:bookmarkStart w:id="1787" w:name="_Toc516358012"/>
    <w:bookmarkEnd w:id="1786"/>
    <w:p w14:paraId="526BC442" w14:textId="77777777" w:rsidR="00BF4F83" w:rsidRPr="003A06D0" w:rsidRDefault="00BF4F83" w:rsidP="00AA52F6">
      <w:pPr>
        <w:pStyle w:val="berschrift2"/>
        <w:numPr>
          <w:ilvl w:val="1"/>
          <w:numId w:val="3"/>
        </w:numPr>
        <w:rPr>
          <w:lang w:val="en-GB"/>
        </w:rPr>
      </w:pPr>
      <w:r w:rsidRPr="003A06D0">
        <w:rPr>
          <w:lang w:val="en-GB"/>
        </w:rPr>
        <w:fldChar w:fldCharType="begin"/>
      </w:r>
      <w:r w:rsidRPr="003A06D0">
        <w:rPr>
          <w:lang w:val="en-GB"/>
        </w:rPr>
        <w:instrText xml:space="preserve"> HYPERLINK  \l "sec_LangModel" </w:instrText>
      </w:r>
      <w:r w:rsidRPr="003A06D0">
        <w:rPr>
          <w:lang w:val="en-GB"/>
        </w:rPr>
        <w:fldChar w:fldCharType="separate"/>
      </w:r>
      <w:bookmarkStart w:id="1788" w:name="_Toc522668507"/>
      <w:bookmarkStart w:id="1789" w:name="_Toc10206749"/>
      <w:r w:rsidRPr="003A06D0">
        <w:rPr>
          <w:rStyle w:val="Hyperlink"/>
          <w:lang w:val="en-GB"/>
        </w:rPr>
        <w:t>Lang Model</w:t>
      </w:r>
      <w:bookmarkEnd w:id="1787"/>
      <w:bookmarkEnd w:id="1788"/>
      <w:bookmarkEnd w:id="1789"/>
      <w:r w:rsidRPr="003A06D0">
        <w:rPr>
          <w:lang w:val="en-GB"/>
        </w:rPr>
        <w:fldChar w:fldCharType="end"/>
      </w:r>
    </w:p>
    <w:p w14:paraId="0B550287" w14:textId="77777777" w:rsidR="00BF4F83" w:rsidRPr="003A06D0" w:rsidRDefault="00BF4F83" w:rsidP="00BF4F83">
      <w:pPr>
        <w:rPr>
          <w:rFonts w:ascii="MS Mincho" w:eastAsia="MS Mincho" w:hAnsi="MS Mincho" w:cs="MS Mincho"/>
          <w:b/>
          <w:bCs/>
          <w:lang w:val="en-GB"/>
        </w:rPr>
      </w:pPr>
      <w:r w:rsidRPr="003A06D0">
        <w:rPr>
          <w:lang w:val="en-GB"/>
        </w:rPr>
        <w:t>The specific concept of language used in this document is defined in this section and noted in subsequent usage as</w:t>
      </w:r>
      <w:bookmarkStart w:id="1790" w:name="Language"/>
      <w:bookmarkEnd w:id="1790"/>
      <w:r w:rsidRPr="003A06D0">
        <w:rPr>
          <w:rFonts w:ascii="MS Mincho" w:eastAsia="MS Mincho" w:hAnsi="MS Mincho" w:cs="MS Mincho"/>
          <w:b/>
          <w:bCs/>
          <w:lang w:val="en-GB"/>
        </w:rPr>
        <w:t>:</w:t>
      </w:r>
    </w:p>
    <w:p w14:paraId="574EB3C2" w14:textId="77777777" w:rsidR="00BF4F83" w:rsidRPr="003A06D0" w:rsidRDefault="00BF4F83" w:rsidP="00BF4F83">
      <w:pPr>
        <w:pStyle w:val="Definitionterm"/>
        <w:ind w:firstLine="720"/>
        <w:rPr>
          <w:lang w:val="en-GB"/>
        </w:rPr>
      </w:pPr>
      <w:r w:rsidRPr="003A06D0">
        <w:rPr>
          <w:lang w:val="en-GB"/>
        </w:rPr>
        <w:t>Language</w:t>
      </w:r>
    </w:p>
    <w:p w14:paraId="0152F498" w14:textId="77777777" w:rsidR="00BF4F83" w:rsidRPr="003A06D0" w:rsidRDefault="00BF4F83" w:rsidP="00BF4F83">
      <w:pPr>
        <w:jc w:val="both"/>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All language values inside a DSS document MUST adhere to the ISO 639-1 </w:t>
      </w:r>
      <w:hyperlink w:anchor="refISO639_1" w:history="1">
        <w:r w:rsidRPr="003A06D0">
          <w:rPr>
            <w:rStyle w:val="Hyperlink"/>
            <w:lang w:val="en-GB"/>
          </w:rPr>
          <w:t>[ISO639-1]</w:t>
        </w:r>
      </w:hyperlink>
      <w:r w:rsidRPr="003A06D0">
        <w:rPr>
          <w:lang w:val="en-GB"/>
        </w:rPr>
        <w:t xml:space="preserve"> format (as given there in section 4 “Two-letter language code”. » [</w:t>
      </w:r>
      <w:r w:rsidRPr="003A06D0">
        <w:rPr>
          <w:color w:val="FF0000"/>
          <w:lang w:val="en-GB"/>
        </w:rPr>
        <w:t>DSS-3.8-1</w:t>
      </w:r>
      <w:r w:rsidRPr="003A06D0">
        <w:rPr>
          <w:lang w:val="en-GB"/>
        </w:rPr>
        <w:t xml:space="preserve">]. </w:t>
      </w:r>
    </w:p>
    <w:p w14:paraId="6FC15D85" w14:textId="77777777" w:rsidR="00A71F46" w:rsidRDefault="00A71F46" w:rsidP="00A71F46">
      <w:pPr>
        <w:pStyle w:val="berschrift1"/>
        <w:numPr>
          <w:ilvl w:val="0"/>
          <w:numId w:val="3"/>
        </w:numPr>
        <w:rPr>
          <w:ins w:id="1791" w:author="Andreas Kuehne" w:date="2019-05-31T12:40:00Z"/>
        </w:rPr>
      </w:pPr>
      <w:bookmarkStart w:id="1792" w:name="_Toc10206750"/>
      <w:ins w:id="1793" w:author="Andreas Kuehne" w:date="2019-05-31T12:40:00Z">
        <w:r>
          <w:t>Data Structure Models</w:t>
        </w:r>
        <w:bookmarkEnd w:id="1792"/>
      </w:ins>
    </w:p>
    <w:p w14:paraId="682DA11D" w14:textId="77777777" w:rsidR="00A71F46" w:rsidRDefault="00A71F46" w:rsidP="00A71F46">
      <w:pPr>
        <w:pStyle w:val="berschrift2"/>
        <w:numPr>
          <w:ilvl w:val="1"/>
          <w:numId w:val="3"/>
        </w:numPr>
        <w:rPr>
          <w:ins w:id="1794" w:author="Andreas Kuehne" w:date="2019-05-31T12:40:00Z"/>
        </w:rPr>
      </w:pPr>
      <w:bookmarkStart w:id="1795" w:name="_Toc10206751"/>
      <w:ins w:id="1796" w:author="Andreas Kuehne" w:date="2019-05-31T12:40:00Z">
        <w:r>
          <w:t>Data Structure Models defined in this document</w:t>
        </w:r>
        <w:bookmarkEnd w:id="1795"/>
      </w:ins>
    </w:p>
    <w:p w14:paraId="398AC1A8" w14:textId="77777777" w:rsidR="00A71F46" w:rsidRPr="5404FA76" w:rsidRDefault="00A71F46" w:rsidP="00A71F46">
      <w:pPr>
        <w:rPr>
          <w:ins w:id="1797" w:author="Andreas Kuehne" w:date="2019-05-31T12:40:00Z"/>
        </w:rPr>
      </w:pPr>
      <w:ins w:id="1798" w:author="Andreas Kuehne" w:date="2019-05-31T12:40:00Z">
        <w:r w:rsidRPr="0CCF9147">
          <w:t>The XML elements of this section are defined in the XML namespace '</w:t>
        </w:r>
        <w:r w:rsidRPr="002062A5">
          <w:rPr>
            <w:rFonts w:ascii="Courier New" w:eastAsia="Courier New" w:hAnsi="Courier New" w:cs="Courier New"/>
          </w:rPr>
          <w:t>http://docs.oasis-open.org/dss-x/ns/nsList</w:t>
        </w:r>
        <w:r w:rsidRPr="005A6FFD">
          <w:t>'.</w:t>
        </w:r>
      </w:ins>
    </w:p>
    <w:p w14:paraId="1B3427FE" w14:textId="77777777" w:rsidR="00A71F46" w:rsidRDefault="001A1734" w:rsidP="00A71F46">
      <w:pPr>
        <w:rPr>
          <w:ins w:id="1799" w:author="Andreas Kuehne" w:date="2019-05-31T12:40:00Z"/>
        </w:rPr>
      </w:pPr>
      <w:customXmlInsRangeStart w:id="1800" w:author="Andreas Kuehne" w:date="2019-05-31T12:40:00Z"/>
      <w:sdt>
        <w:sdtPr>
          <w:tag w:val="http://docs.oasis-open.org/dss-x/ns/nsList.-explain"/>
          <w:id w:val="-506752469"/>
          <w:showingPlcHdr/>
        </w:sdtPr>
        <w:sdtEndPr/>
        <w:sdtContent>
          <w:customXmlInsRangeEnd w:id="1800"/>
          <w:ins w:id="1801" w:author="Andreas Kuehne" w:date="2019-05-31T12:40:00Z">
            <w:r w:rsidR="00A71F46">
              <w:rPr>
                <w:color w:val="19D131"/>
              </w:rPr>
              <w:t>[namespace http://docs.oasis-open.org/dss-x/ns/nsList explanation]</w:t>
            </w:r>
          </w:ins>
          <w:customXmlInsRangeStart w:id="1802" w:author="Andreas Kuehne" w:date="2019-05-31T12:40:00Z"/>
        </w:sdtContent>
      </w:sdt>
      <w:customXmlInsRangeEnd w:id="1802"/>
    </w:p>
    <w:p w14:paraId="3AEF0C92" w14:textId="77777777" w:rsidR="00A71F46" w:rsidRDefault="00A71F46" w:rsidP="00A71F46">
      <w:pPr>
        <w:pStyle w:val="berschrift3"/>
        <w:numPr>
          <w:ilvl w:val="2"/>
          <w:numId w:val="3"/>
        </w:numPr>
        <w:rPr>
          <w:ins w:id="1803" w:author="Andreas Kuehne" w:date="2019-05-31T12:40:00Z"/>
        </w:rPr>
      </w:pPr>
      <w:bookmarkStart w:id="1804" w:name="_RefCompF8551B33"/>
      <w:bookmarkStart w:id="1805" w:name="_Toc10206752"/>
      <w:ins w:id="1806" w:author="Andreas Kuehne" w:date="2019-05-31T12:40:00Z">
        <w:r>
          <w:t>Component NsPrefixMapping</w:t>
        </w:r>
        <w:bookmarkEnd w:id="1804"/>
        <w:bookmarkEnd w:id="1805"/>
      </w:ins>
    </w:p>
    <w:p w14:paraId="7FC219F2" w14:textId="77777777" w:rsidR="00A71F46" w:rsidRDefault="001A1734" w:rsidP="00A71F46">
      <w:pPr>
        <w:rPr>
          <w:ins w:id="1807" w:author="Andreas Kuehne" w:date="2019-05-31T12:40:00Z"/>
        </w:rPr>
      </w:pPr>
      <w:customXmlInsRangeStart w:id="1808" w:author="Andreas Kuehne" w:date="2019-05-31T12:40:00Z"/>
      <w:sdt>
        <w:sdtPr>
          <w:tag w:val="nsl-NsPrefixMappingType.-normative"/>
          <w:id w:val="-917328714"/>
        </w:sdtPr>
        <w:sdtEndPr/>
        <w:sdtContent>
          <w:customXmlInsRangeEnd w:id="1808"/>
          <w:ins w:id="1809" w:author="Andreas Kuehne" w:date="2019-05-31T12:40:00Z">
            <w:r w:rsidR="00A71F46" w:rsidRPr="003A06D0">
              <w:t xml:space="preserve">The </w:t>
            </w:r>
            <w:r w:rsidR="00A71F46" w:rsidRPr="003A06D0">
              <w:rPr>
                <w:rFonts w:ascii="Courier New" w:eastAsia="Courier New" w:hAnsi="Courier New" w:cs="Courier New"/>
                <w:lang w:val="en-GB"/>
              </w:rPr>
              <w:t>NsPrefixMapping</w:t>
            </w:r>
            <w:r w:rsidR="00A71F46" w:rsidRPr="003A06D0">
              <w:t xml:space="preserve"> component defines the mapping of namespace URIs to namespace prefixes. This is required to evaluate XPath expression when using transport syntaxes that don’t support namespace. </w:t>
            </w:r>
          </w:ins>
          <w:customXmlInsRangeStart w:id="1810" w:author="Andreas Kuehne" w:date="2019-05-31T12:40:00Z"/>
        </w:sdtContent>
      </w:sdt>
      <w:customXmlInsRangeEnd w:id="1810"/>
    </w:p>
    <w:p w14:paraId="546A621B" w14:textId="77777777" w:rsidR="00A71F46" w:rsidRDefault="00A71F46" w:rsidP="00A71F46">
      <w:pPr>
        <w:rPr>
          <w:ins w:id="1811" w:author="Andreas Kuehne" w:date="2019-05-31T12:40:00Z"/>
        </w:rPr>
      </w:pPr>
      <w:ins w:id="1812" w:author="Andreas Kuehne" w:date="2019-05-31T12:40:00Z">
        <w:r>
          <w:t>Below follows a list of the sub-components that constitute this component:</w:t>
        </w:r>
      </w:ins>
    </w:p>
    <w:p w14:paraId="10429621" w14:textId="77777777" w:rsidR="00A71F46" w:rsidRDefault="00A71F46" w:rsidP="00A71F46">
      <w:pPr>
        <w:pStyle w:val="Member"/>
        <w:rPr>
          <w:ins w:id="1813" w:author="Andreas Kuehne" w:date="2019-05-31T12:40:00Z"/>
        </w:rPr>
      </w:pPr>
      <w:ins w:id="1814" w:author="Andreas Kuehne" w:date="2019-05-31T12:40:00Z">
        <w:r>
          <w:t xml:space="preserve">The </w:t>
        </w:r>
        <w:r w:rsidRPr="35C1378D">
          <w:rPr>
            <w:rStyle w:val="Datatype"/>
          </w:rPr>
          <w:t>NamespaceURI</w:t>
        </w:r>
        <w:r>
          <w:t xml:space="preserve"> element MUST contain one instance of a URI. </w:t>
        </w:r>
      </w:ins>
      <w:customXmlInsRangeStart w:id="1815" w:author="Andreas Kuehne" w:date="2019-05-31T12:40:00Z"/>
      <w:sdt>
        <w:sdtPr>
          <w:alias w:val="nsl-NsPrefixMappingType.uri"/>
          <w:tag w:val="nsl-NsPrefixMappingType.NamespaceURI"/>
          <w:id w:val="317694782"/>
          <w:showingPlcHdr/>
        </w:sdtPr>
        <w:sdtEndPr/>
        <w:sdtContent>
          <w:customXmlInsRangeEnd w:id="1815"/>
          <w:ins w:id="1816" w:author="Andreas Kuehne" w:date="2019-05-31T12:40:00Z">
            <w:r>
              <w:rPr>
                <w:color w:val="19D131"/>
              </w:rPr>
              <w:t>[sub component NamespaceURI details]</w:t>
            </w:r>
          </w:ins>
          <w:customXmlInsRangeStart w:id="1817" w:author="Andreas Kuehne" w:date="2019-05-31T12:40:00Z"/>
        </w:sdtContent>
      </w:sdt>
      <w:customXmlInsRangeEnd w:id="1817"/>
    </w:p>
    <w:p w14:paraId="65862E2D" w14:textId="77777777" w:rsidR="00A71F46" w:rsidRDefault="00A71F46" w:rsidP="00A71F46">
      <w:pPr>
        <w:pStyle w:val="Member"/>
        <w:rPr>
          <w:ins w:id="1818" w:author="Andreas Kuehne" w:date="2019-05-31T12:40:00Z"/>
        </w:rPr>
      </w:pPr>
      <w:ins w:id="1819" w:author="Andreas Kuehne" w:date="2019-05-31T12:40:00Z">
        <w:r>
          <w:t xml:space="preserve">The </w:t>
        </w:r>
        <w:r w:rsidRPr="35C1378D">
          <w:rPr>
            <w:rStyle w:val="Datatype"/>
          </w:rPr>
          <w:t>NamespacePrefix</w:t>
        </w:r>
        <w:r>
          <w:t xml:space="preserve"> element MUST contain one instance of a string. </w:t>
        </w:r>
      </w:ins>
      <w:customXmlInsRangeStart w:id="1820" w:author="Andreas Kuehne" w:date="2019-05-31T12:40:00Z"/>
      <w:sdt>
        <w:sdtPr>
          <w:alias w:val="nsl-NsPrefixMappingType.pre"/>
          <w:tag w:val="nsl-NsPrefixMappingType.NamespacePrefix"/>
          <w:id w:val="-686757009"/>
          <w:showingPlcHdr/>
        </w:sdtPr>
        <w:sdtEndPr/>
        <w:sdtContent>
          <w:customXmlInsRangeEnd w:id="1820"/>
          <w:ins w:id="1821" w:author="Andreas Kuehne" w:date="2019-05-31T12:40:00Z">
            <w:r>
              <w:rPr>
                <w:color w:val="19D131"/>
              </w:rPr>
              <w:t>[sub component NamespacePrefix details]</w:t>
            </w:r>
          </w:ins>
          <w:customXmlInsRangeStart w:id="1822" w:author="Andreas Kuehne" w:date="2019-05-31T12:40:00Z"/>
        </w:sdtContent>
      </w:sdt>
      <w:customXmlInsRangeEnd w:id="1822"/>
    </w:p>
    <w:p w14:paraId="67A66B68" w14:textId="77777777" w:rsidR="00A71F46" w:rsidRDefault="00A71F46" w:rsidP="00A71F46">
      <w:pPr>
        <w:pStyle w:val="Non-normativeCommentHeading"/>
        <w:rPr>
          <w:ins w:id="1823" w:author="Andreas Kuehne" w:date="2019-05-31T12:40:00Z"/>
        </w:rPr>
      </w:pPr>
      <w:ins w:id="1824" w:author="Andreas Kuehne" w:date="2019-05-31T12:40:00Z">
        <w:r>
          <w:t>Non-normative Comment:</w:t>
        </w:r>
      </w:ins>
    </w:p>
    <w:p w14:paraId="767366AB" w14:textId="77777777" w:rsidR="00A71F46" w:rsidRDefault="001A1734" w:rsidP="00A71F46">
      <w:pPr>
        <w:pStyle w:val="Non-normativeComment"/>
        <w:rPr>
          <w:ins w:id="1825" w:author="Andreas Kuehne" w:date="2019-05-31T12:40:00Z"/>
        </w:rPr>
      </w:pPr>
      <w:customXmlInsRangeStart w:id="1826" w:author="Andreas Kuehne" w:date="2019-05-31T12:40:00Z"/>
      <w:sdt>
        <w:sdtPr>
          <w:tag w:val="nsl-NsPrefixMappingType.-nonNormative"/>
          <w:id w:val="1607230535"/>
          <w:showingPlcHdr/>
        </w:sdtPr>
        <w:sdtEndPr/>
        <w:sdtContent>
          <w:customXmlInsRangeEnd w:id="1826"/>
          <w:ins w:id="1827" w:author="Andreas Kuehne" w:date="2019-05-31T12:40:00Z">
            <w:r w:rsidR="00A71F46">
              <w:rPr>
                <w:color w:val="19D131"/>
              </w:rPr>
              <w:t>[component NsPrefixMapping non normative details]</w:t>
            </w:r>
          </w:ins>
          <w:customXmlInsRangeStart w:id="1828" w:author="Andreas Kuehne" w:date="2019-05-31T12:40:00Z"/>
        </w:sdtContent>
      </w:sdt>
      <w:customXmlInsRangeEnd w:id="1828"/>
    </w:p>
    <w:p w14:paraId="4436B1EC" w14:textId="77777777" w:rsidR="00A71F46" w:rsidRDefault="00A71F46" w:rsidP="00A71F46">
      <w:pPr>
        <w:pStyle w:val="berschrift4"/>
        <w:numPr>
          <w:ilvl w:val="3"/>
          <w:numId w:val="3"/>
        </w:numPr>
        <w:rPr>
          <w:ins w:id="1829" w:author="Andreas Kuehne" w:date="2019-05-31T12:40:00Z"/>
        </w:rPr>
      </w:pPr>
      <w:bookmarkStart w:id="1830" w:name="_Toc10206753"/>
      <w:ins w:id="1831" w:author="Andreas Kuehne" w:date="2019-05-31T12:40:00Z">
        <w:r>
          <w:t>NsPrefixMapping – JSON Syntax</w:t>
        </w:r>
        <w:bookmarkEnd w:id="1830"/>
      </w:ins>
    </w:p>
    <w:p w14:paraId="015471B2" w14:textId="77777777" w:rsidR="00A71F46" w:rsidRPr="0248A3D1" w:rsidRDefault="00A71F46" w:rsidP="00A71F46">
      <w:pPr>
        <w:rPr>
          <w:ins w:id="1832" w:author="Andreas Kuehne" w:date="2019-05-31T12:40:00Z"/>
        </w:rPr>
      </w:pPr>
      <w:ins w:id="1833" w:author="Andreas Kuehne" w:date="2019-05-31T12:40:00Z">
        <w:r w:rsidRPr="002062A5">
          <w:rPr>
            <w:rFonts w:eastAsia="Arial" w:cs="Arial"/>
            <w:sz w:val="22"/>
            <w:szCs w:val="22"/>
          </w:rPr>
          <w:t xml:space="preserve">The </w:t>
        </w:r>
        <w:r w:rsidRPr="002062A5">
          <w:rPr>
            <w:rFonts w:ascii="Courier New" w:eastAsia="Courier New" w:hAnsi="Courier New" w:cs="Courier New"/>
          </w:rPr>
          <w:t>NsPrefixMappingType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NsPrefixMapping</w:t>
        </w:r>
        <w:r>
          <w:t xml:space="preserve"> component.</w:t>
        </w:r>
      </w:ins>
    </w:p>
    <w:p w14:paraId="1F9A6DAB" w14:textId="77777777" w:rsidR="00A71F46" w:rsidRPr="C2430093" w:rsidRDefault="00A71F46" w:rsidP="00A71F46">
      <w:pPr>
        <w:spacing w:line="259" w:lineRule="auto"/>
        <w:rPr>
          <w:ins w:id="1834" w:author="Andreas Kuehne" w:date="2019-05-31T12:40:00Z"/>
          <w:rFonts w:eastAsia="Arial" w:cs="Arial"/>
          <w:sz w:val="22"/>
          <w:szCs w:val="22"/>
        </w:rPr>
      </w:pPr>
      <w:ins w:id="1835"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NsPrefixMapping</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300"/>
        <w:gridCol w:w="3083"/>
        <w:gridCol w:w="2967"/>
      </w:tblGrid>
      <w:tr w:rsidR="00A71F46" w14:paraId="736F5DDA" w14:textId="77777777" w:rsidTr="00A71F46">
        <w:trPr>
          <w:cnfStyle w:val="100000000000" w:firstRow="1" w:lastRow="0" w:firstColumn="0" w:lastColumn="0" w:oddVBand="0" w:evenVBand="0" w:oddHBand="0" w:evenHBand="0" w:firstRowFirstColumn="0" w:firstRowLastColumn="0" w:lastRowFirstColumn="0" w:lastRowLastColumn="0"/>
          <w:ins w:id="183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26DEEDA" w14:textId="77777777" w:rsidR="00A71F46" w:rsidRDefault="00A71F46" w:rsidP="00A71F46">
            <w:pPr>
              <w:pStyle w:val="Beschriftung"/>
              <w:rPr>
                <w:ins w:id="1837" w:author="Andreas Kuehne" w:date="2019-05-31T12:40:00Z"/>
              </w:rPr>
            </w:pPr>
            <w:ins w:id="1838" w:author="Andreas Kuehne" w:date="2019-05-31T12:40:00Z">
              <w:r>
                <w:t>Element</w:t>
              </w:r>
            </w:ins>
          </w:p>
        </w:tc>
        <w:tc>
          <w:tcPr>
            <w:tcW w:w="4675" w:type="dxa"/>
          </w:tcPr>
          <w:p w14:paraId="4E70C2E0"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1839" w:author="Andreas Kuehne" w:date="2019-05-31T12:40:00Z"/>
              </w:rPr>
            </w:pPr>
            <w:ins w:id="1840" w:author="Andreas Kuehne" w:date="2019-05-31T12:40:00Z">
              <w:r>
                <w:t>Implementing JSON member name</w:t>
              </w:r>
            </w:ins>
          </w:p>
        </w:tc>
        <w:tc>
          <w:tcPr>
            <w:tcW w:w="4675" w:type="dxa"/>
          </w:tcPr>
          <w:p w14:paraId="56F0EADF"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1841" w:author="Andreas Kuehne" w:date="2019-05-31T12:40:00Z"/>
              </w:rPr>
            </w:pPr>
            <w:ins w:id="1842" w:author="Andreas Kuehne" w:date="2019-05-31T12:40:00Z">
              <w:r>
                <w:t>Comments</w:t>
              </w:r>
            </w:ins>
          </w:p>
        </w:tc>
      </w:tr>
      <w:tr w:rsidR="00A71F46" w14:paraId="3D178CD9" w14:textId="77777777" w:rsidTr="00A71F46">
        <w:trPr>
          <w:ins w:id="1843"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270632B" w14:textId="77777777" w:rsidR="00A71F46" w:rsidRPr="002062A5" w:rsidRDefault="00A71F46" w:rsidP="00A71F46">
            <w:pPr>
              <w:pStyle w:val="Beschriftung"/>
              <w:rPr>
                <w:ins w:id="1844" w:author="Andreas Kuehne" w:date="2019-05-31T12:40:00Z"/>
                <w:rStyle w:val="Datatype"/>
                <w:b w:val="0"/>
                <w:bCs w:val="0"/>
              </w:rPr>
            </w:pPr>
            <w:ins w:id="1845" w:author="Andreas Kuehne" w:date="2019-05-31T12:40:00Z">
              <w:r w:rsidRPr="002062A5">
                <w:rPr>
                  <w:rStyle w:val="Datatype"/>
                </w:rPr>
                <w:t>NamespaceURI</w:t>
              </w:r>
            </w:ins>
          </w:p>
        </w:tc>
        <w:tc>
          <w:tcPr>
            <w:tcW w:w="4675" w:type="dxa"/>
          </w:tcPr>
          <w:p w14:paraId="7C991C8B"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846" w:author="Andreas Kuehne" w:date="2019-05-31T12:40:00Z"/>
                <w:rStyle w:val="Datatype"/>
              </w:rPr>
            </w:pPr>
            <w:ins w:id="1847" w:author="Andreas Kuehne" w:date="2019-05-31T12:40:00Z">
              <w:r w:rsidRPr="002062A5">
                <w:rPr>
                  <w:rStyle w:val="Datatype"/>
                </w:rPr>
                <w:t>uri</w:t>
              </w:r>
            </w:ins>
          </w:p>
        </w:tc>
        <w:tc>
          <w:tcPr>
            <w:tcW w:w="4675" w:type="dxa"/>
          </w:tcPr>
          <w:p w14:paraId="18E8FBFB"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1848" w:author="Andreas Kuehne" w:date="2019-05-31T12:40:00Z"/>
              </w:rPr>
            </w:pPr>
            <w:customXmlInsRangeStart w:id="1849" w:author="Andreas Kuehne" w:date="2019-05-31T12:40:00Z"/>
            <w:sdt>
              <w:sdtPr>
                <w:alias w:val="nsl-NsPrefixMappingType.uri"/>
                <w:tag w:val="nsl-NsPrefixMappingType.-jsonComment.NamespaceURI"/>
                <w:id w:val="1372958946"/>
                <w:showingPlcHdr/>
              </w:sdtPr>
              <w:sdtEndPr/>
              <w:sdtContent>
                <w:customXmlInsRangeEnd w:id="1849"/>
                <w:ins w:id="1850" w:author="Andreas Kuehne" w:date="2019-05-31T12:40:00Z">
                  <w:r w:rsidR="00A71F46">
                    <w:rPr>
                      <w:color w:val="19D131"/>
                    </w:rPr>
                    <w:t>[]</w:t>
                  </w:r>
                </w:ins>
                <w:customXmlInsRangeStart w:id="1851" w:author="Andreas Kuehne" w:date="2019-05-31T12:40:00Z"/>
              </w:sdtContent>
            </w:sdt>
            <w:customXmlInsRangeEnd w:id="1851"/>
          </w:p>
        </w:tc>
      </w:tr>
      <w:tr w:rsidR="00A71F46" w14:paraId="2514979E" w14:textId="77777777" w:rsidTr="00A71F46">
        <w:trPr>
          <w:ins w:id="1852"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B83314E" w14:textId="77777777" w:rsidR="00A71F46" w:rsidRPr="002062A5" w:rsidRDefault="00A71F46" w:rsidP="00A71F46">
            <w:pPr>
              <w:pStyle w:val="Beschriftung"/>
              <w:rPr>
                <w:ins w:id="1853" w:author="Andreas Kuehne" w:date="2019-05-31T12:40:00Z"/>
                <w:rStyle w:val="Datatype"/>
                <w:b w:val="0"/>
                <w:bCs w:val="0"/>
              </w:rPr>
            </w:pPr>
            <w:ins w:id="1854" w:author="Andreas Kuehne" w:date="2019-05-31T12:40:00Z">
              <w:r w:rsidRPr="002062A5">
                <w:rPr>
                  <w:rStyle w:val="Datatype"/>
                </w:rPr>
                <w:t>NamespacePrefix</w:t>
              </w:r>
            </w:ins>
          </w:p>
        </w:tc>
        <w:tc>
          <w:tcPr>
            <w:tcW w:w="4675" w:type="dxa"/>
          </w:tcPr>
          <w:p w14:paraId="03075A53"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855" w:author="Andreas Kuehne" w:date="2019-05-31T12:40:00Z"/>
                <w:rStyle w:val="Datatype"/>
              </w:rPr>
            </w:pPr>
            <w:ins w:id="1856" w:author="Andreas Kuehne" w:date="2019-05-31T12:40:00Z">
              <w:r w:rsidRPr="002062A5">
                <w:rPr>
                  <w:rStyle w:val="Datatype"/>
                </w:rPr>
                <w:t>pre</w:t>
              </w:r>
            </w:ins>
          </w:p>
        </w:tc>
        <w:tc>
          <w:tcPr>
            <w:tcW w:w="4675" w:type="dxa"/>
          </w:tcPr>
          <w:p w14:paraId="4C20E596"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1857" w:author="Andreas Kuehne" w:date="2019-05-31T12:40:00Z"/>
              </w:rPr>
            </w:pPr>
            <w:customXmlInsRangeStart w:id="1858" w:author="Andreas Kuehne" w:date="2019-05-31T12:40:00Z"/>
            <w:sdt>
              <w:sdtPr>
                <w:alias w:val="nsl-NsPrefixMappingType.pre"/>
                <w:tag w:val="nsl-NsPrefixMappingType.-jsonComment.NamespacePrefix"/>
                <w:id w:val="566696617"/>
                <w:showingPlcHdr/>
              </w:sdtPr>
              <w:sdtEndPr/>
              <w:sdtContent>
                <w:customXmlInsRangeEnd w:id="1858"/>
                <w:ins w:id="1859" w:author="Andreas Kuehne" w:date="2019-05-31T12:40:00Z">
                  <w:r w:rsidR="00A71F46">
                    <w:rPr>
                      <w:color w:val="19D131"/>
                    </w:rPr>
                    <w:t>[]</w:t>
                  </w:r>
                </w:ins>
                <w:customXmlInsRangeStart w:id="1860" w:author="Andreas Kuehne" w:date="2019-05-31T12:40:00Z"/>
              </w:sdtContent>
            </w:sdt>
            <w:customXmlInsRangeEnd w:id="1860"/>
          </w:p>
        </w:tc>
      </w:tr>
    </w:tbl>
    <w:p w14:paraId="22095700" w14:textId="77777777" w:rsidR="00A71F46" w:rsidRPr="0202B381" w:rsidRDefault="00A71F46" w:rsidP="00A71F46">
      <w:pPr>
        <w:rPr>
          <w:ins w:id="1861" w:author="Andreas Kuehne" w:date="2019-05-31T12:40:00Z"/>
        </w:rPr>
      </w:pPr>
      <w:ins w:id="1862" w:author="Andreas Kuehne" w:date="2019-05-31T12:40:00Z">
        <w:r w:rsidRPr="002062A5">
          <w:rPr>
            <w:rFonts w:eastAsia="Arial" w:cs="Arial"/>
            <w:sz w:val="22"/>
            <w:szCs w:val="22"/>
          </w:rPr>
          <w:t xml:space="preserve">The </w:t>
        </w:r>
        <w:r w:rsidRPr="002062A5">
          <w:rPr>
            <w:rFonts w:ascii="Courier New" w:eastAsia="Courier New" w:hAnsi="Courier New" w:cs="Courier New"/>
          </w:rPr>
          <w:t>NsPrefixMappingType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5B5B633B" w14:textId="77777777" w:rsidR="00A71F46" w:rsidRDefault="00A71F46" w:rsidP="00A71F46">
      <w:pPr>
        <w:pStyle w:val="Code"/>
        <w:spacing w:line="259" w:lineRule="auto"/>
        <w:rPr>
          <w:ins w:id="1863" w:author="Andreas Kuehne" w:date="2019-05-31T12:40:00Z"/>
        </w:rPr>
      </w:pPr>
      <w:ins w:id="1864" w:author="Andreas Kuehne" w:date="2019-05-31T12:40:00Z">
        <w:r>
          <w:rPr>
            <w:color w:val="31849B" w:themeColor="accent5" w:themeShade="BF"/>
          </w:rPr>
          <w:t>"nsl-NsPrefixMappingType"</w:t>
        </w:r>
        <w:r>
          <w:t>: {</w:t>
        </w:r>
      </w:ins>
    </w:p>
    <w:p w14:paraId="5BFAAC2B" w14:textId="77777777" w:rsidR="00A71F46" w:rsidRDefault="00A71F46" w:rsidP="00A71F46">
      <w:pPr>
        <w:pStyle w:val="Code"/>
        <w:spacing w:line="259" w:lineRule="auto"/>
        <w:rPr>
          <w:ins w:id="1865" w:author="Andreas Kuehne" w:date="2019-05-31T12:40:00Z"/>
        </w:rPr>
      </w:pPr>
      <w:ins w:id="1866" w:author="Andreas Kuehne" w:date="2019-05-31T12:40:00Z">
        <w:r>
          <w:rPr>
            <w:color w:val="31849B" w:themeColor="accent5" w:themeShade="BF"/>
          </w:rPr>
          <w:t xml:space="preserve">  "type"</w:t>
        </w:r>
        <w:r>
          <w:t xml:space="preserve">: </w:t>
        </w:r>
        <w:r>
          <w:rPr>
            <w:color w:val="244061" w:themeColor="accent1" w:themeShade="80"/>
          </w:rPr>
          <w:t>"object",</w:t>
        </w:r>
      </w:ins>
    </w:p>
    <w:p w14:paraId="3AABD061" w14:textId="77777777" w:rsidR="00A71F46" w:rsidRDefault="00A71F46" w:rsidP="00A71F46">
      <w:pPr>
        <w:pStyle w:val="Code"/>
        <w:spacing w:line="259" w:lineRule="auto"/>
        <w:rPr>
          <w:ins w:id="1867" w:author="Andreas Kuehne" w:date="2019-05-31T12:40:00Z"/>
        </w:rPr>
      </w:pPr>
      <w:ins w:id="1868" w:author="Andreas Kuehne" w:date="2019-05-31T12:40:00Z">
        <w:r>
          <w:rPr>
            <w:color w:val="31849B" w:themeColor="accent5" w:themeShade="BF"/>
          </w:rPr>
          <w:t xml:space="preserve">  "properties"</w:t>
        </w:r>
        <w:r>
          <w:t>: {</w:t>
        </w:r>
      </w:ins>
    </w:p>
    <w:p w14:paraId="6C65DC26" w14:textId="77777777" w:rsidR="00A71F46" w:rsidRDefault="00A71F46" w:rsidP="00A71F46">
      <w:pPr>
        <w:pStyle w:val="Code"/>
        <w:spacing w:line="259" w:lineRule="auto"/>
        <w:rPr>
          <w:ins w:id="1869" w:author="Andreas Kuehne" w:date="2019-05-31T12:40:00Z"/>
        </w:rPr>
      </w:pPr>
      <w:ins w:id="1870" w:author="Andreas Kuehne" w:date="2019-05-31T12:40:00Z">
        <w:r>
          <w:rPr>
            <w:color w:val="31849B" w:themeColor="accent5" w:themeShade="BF"/>
          </w:rPr>
          <w:t xml:space="preserve">    "uri"</w:t>
        </w:r>
        <w:r>
          <w:t>: {</w:t>
        </w:r>
      </w:ins>
    </w:p>
    <w:p w14:paraId="1ABB7F84" w14:textId="77777777" w:rsidR="00A71F46" w:rsidRDefault="00A71F46" w:rsidP="00A71F46">
      <w:pPr>
        <w:pStyle w:val="Code"/>
        <w:spacing w:line="259" w:lineRule="auto"/>
        <w:rPr>
          <w:ins w:id="1871" w:author="Andreas Kuehne" w:date="2019-05-31T12:40:00Z"/>
        </w:rPr>
      </w:pPr>
      <w:ins w:id="1872" w:author="Andreas Kuehne" w:date="2019-05-31T12:40:00Z">
        <w:r>
          <w:rPr>
            <w:color w:val="31849B" w:themeColor="accent5" w:themeShade="BF"/>
          </w:rPr>
          <w:t xml:space="preserve">      "type"</w:t>
        </w:r>
        <w:r>
          <w:t xml:space="preserve">: </w:t>
        </w:r>
        <w:r>
          <w:rPr>
            <w:color w:val="244061" w:themeColor="accent1" w:themeShade="80"/>
          </w:rPr>
          <w:t>"string"</w:t>
        </w:r>
      </w:ins>
    </w:p>
    <w:p w14:paraId="26179909" w14:textId="77777777" w:rsidR="00A71F46" w:rsidRDefault="00A71F46" w:rsidP="00A71F46">
      <w:pPr>
        <w:pStyle w:val="Code"/>
        <w:spacing w:line="259" w:lineRule="auto"/>
        <w:rPr>
          <w:ins w:id="1873" w:author="Andreas Kuehne" w:date="2019-05-31T12:40:00Z"/>
        </w:rPr>
      </w:pPr>
      <w:ins w:id="1874" w:author="Andreas Kuehne" w:date="2019-05-31T12:40:00Z">
        <w:r>
          <w:t xml:space="preserve">    },</w:t>
        </w:r>
      </w:ins>
    </w:p>
    <w:p w14:paraId="7256BCF1" w14:textId="77777777" w:rsidR="00A71F46" w:rsidRDefault="00A71F46" w:rsidP="00A71F46">
      <w:pPr>
        <w:pStyle w:val="Code"/>
        <w:spacing w:line="259" w:lineRule="auto"/>
        <w:rPr>
          <w:ins w:id="1875" w:author="Andreas Kuehne" w:date="2019-05-31T12:40:00Z"/>
        </w:rPr>
      </w:pPr>
      <w:ins w:id="1876" w:author="Andreas Kuehne" w:date="2019-05-31T12:40:00Z">
        <w:r>
          <w:rPr>
            <w:color w:val="31849B" w:themeColor="accent5" w:themeShade="BF"/>
          </w:rPr>
          <w:t xml:space="preserve">    "pre"</w:t>
        </w:r>
        <w:r>
          <w:t>: {</w:t>
        </w:r>
      </w:ins>
    </w:p>
    <w:p w14:paraId="049B5F1E" w14:textId="77777777" w:rsidR="00A71F46" w:rsidRDefault="00A71F46" w:rsidP="00A71F46">
      <w:pPr>
        <w:pStyle w:val="Code"/>
        <w:spacing w:line="259" w:lineRule="auto"/>
        <w:rPr>
          <w:ins w:id="1877" w:author="Andreas Kuehne" w:date="2019-05-31T12:40:00Z"/>
        </w:rPr>
      </w:pPr>
      <w:ins w:id="1878" w:author="Andreas Kuehne" w:date="2019-05-31T12:40:00Z">
        <w:r>
          <w:rPr>
            <w:color w:val="31849B" w:themeColor="accent5" w:themeShade="BF"/>
          </w:rPr>
          <w:t xml:space="preserve">      "type"</w:t>
        </w:r>
        <w:r>
          <w:t xml:space="preserve">: </w:t>
        </w:r>
        <w:r>
          <w:rPr>
            <w:color w:val="244061" w:themeColor="accent1" w:themeShade="80"/>
          </w:rPr>
          <w:t>"string"</w:t>
        </w:r>
      </w:ins>
    </w:p>
    <w:p w14:paraId="579CB539" w14:textId="77777777" w:rsidR="00A71F46" w:rsidRDefault="00A71F46" w:rsidP="00A71F46">
      <w:pPr>
        <w:pStyle w:val="Code"/>
        <w:spacing w:line="259" w:lineRule="auto"/>
        <w:rPr>
          <w:ins w:id="1879" w:author="Andreas Kuehne" w:date="2019-05-31T12:40:00Z"/>
        </w:rPr>
      </w:pPr>
      <w:ins w:id="1880" w:author="Andreas Kuehne" w:date="2019-05-31T12:40:00Z">
        <w:r>
          <w:t xml:space="preserve">    }</w:t>
        </w:r>
      </w:ins>
    </w:p>
    <w:p w14:paraId="31E135CF" w14:textId="77777777" w:rsidR="00A71F46" w:rsidRDefault="00A71F46" w:rsidP="00A71F46">
      <w:pPr>
        <w:pStyle w:val="Code"/>
        <w:spacing w:line="259" w:lineRule="auto"/>
        <w:rPr>
          <w:ins w:id="1881" w:author="Andreas Kuehne" w:date="2019-05-31T12:40:00Z"/>
        </w:rPr>
      </w:pPr>
      <w:ins w:id="1882" w:author="Andreas Kuehne" w:date="2019-05-31T12:40:00Z">
        <w:r>
          <w:t xml:space="preserve">  },</w:t>
        </w:r>
      </w:ins>
    </w:p>
    <w:p w14:paraId="27DA0178" w14:textId="77777777" w:rsidR="00A71F46" w:rsidRDefault="00A71F46" w:rsidP="00A71F46">
      <w:pPr>
        <w:pStyle w:val="Code"/>
        <w:spacing w:line="259" w:lineRule="auto"/>
        <w:rPr>
          <w:ins w:id="1883" w:author="Andreas Kuehne" w:date="2019-05-31T12:40:00Z"/>
        </w:rPr>
      </w:pPr>
      <w:ins w:id="1884" w:author="Andreas Kuehne" w:date="2019-05-31T12:40:00Z">
        <w:r>
          <w:rPr>
            <w:color w:val="31849B" w:themeColor="accent5" w:themeShade="BF"/>
          </w:rPr>
          <w:t xml:space="preserve">  "required"</w:t>
        </w:r>
        <w:r>
          <w:t>: [</w:t>
        </w:r>
        <w:r>
          <w:rPr>
            <w:color w:val="244061" w:themeColor="accent1" w:themeShade="80"/>
          </w:rPr>
          <w:t>"uri", "pre"</w:t>
        </w:r>
        <w:r>
          <w:t>]</w:t>
        </w:r>
      </w:ins>
    </w:p>
    <w:p w14:paraId="71772611" w14:textId="77777777" w:rsidR="00A71F46" w:rsidRDefault="00A71F46" w:rsidP="00A71F46">
      <w:pPr>
        <w:pStyle w:val="Code"/>
        <w:spacing w:line="259" w:lineRule="auto"/>
        <w:rPr>
          <w:ins w:id="1885" w:author="Andreas Kuehne" w:date="2019-05-31T12:40:00Z"/>
        </w:rPr>
      </w:pPr>
      <w:ins w:id="1886" w:author="Andreas Kuehne" w:date="2019-05-31T12:40:00Z">
        <w:r>
          <w:t>}</w:t>
        </w:r>
      </w:ins>
    </w:p>
    <w:p w14:paraId="02FC5357" w14:textId="77777777" w:rsidR="00A71F46" w:rsidRDefault="001A1734" w:rsidP="00A71F46">
      <w:pPr>
        <w:rPr>
          <w:ins w:id="1887" w:author="Andreas Kuehne" w:date="2019-05-31T12:40:00Z"/>
        </w:rPr>
      </w:pPr>
      <w:customXmlInsRangeStart w:id="1888" w:author="Andreas Kuehne" w:date="2019-05-31T12:40:00Z"/>
      <w:sdt>
        <w:sdtPr>
          <w:tag w:val="nsl-NsPrefixMappingType.-jsonSchema"/>
          <w:id w:val="251636285"/>
          <w:showingPlcHdr/>
        </w:sdtPr>
        <w:sdtEndPr/>
        <w:sdtContent>
          <w:customXmlInsRangeEnd w:id="1888"/>
          <w:ins w:id="1889" w:author="Andreas Kuehne" w:date="2019-05-31T12:40:00Z">
            <w:r w:rsidR="00A71F46">
              <w:rPr>
                <w:color w:val="19D131"/>
              </w:rPr>
              <w:t>[component NsPrefixMapping JSON schema details]</w:t>
            </w:r>
          </w:ins>
          <w:customXmlInsRangeStart w:id="1890" w:author="Andreas Kuehne" w:date="2019-05-31T12:40:00Z"/>
        </w:sdtContent>
      </w:sdt>
      <w:customXmlInsRangeEnd w:id="1890"/>
    </w:p>
    <w:p w14:paraId="2515D925" w14:textId="77777777" w:rsidR="00A71F46" w:rsidRDefault="00A71F46" w:rsidP="00A71F46">
      <w:pPr>
        <w:pStyle w:val="berschrift4"/>
        <w:numPr>
          <w:ilvl w:val="3"/>
          <w:numId w:val="3"/>
        </w:numPr>
        <w:rPr>
          <w:ins w:id="1891" w:author="Andreas Kuehne" w:date="2019-05-31T12:40:00Z"/>
        </w:rPr>
      </w:pPr>
      <w:bookmarkStart w:id="1892" w:name="_Toc10206754"/>
      <w:ins w:id="1893" w:author="Andreas Kuehne" w:date="2019-05-31T12:40:00Z">
        <w:r>
          <w:t>NsPrefixMapping – XML Syntax</w:t>
        </w:r>
        <w:bookmarkEnd w:id="1892"/>
      </w:ins>
    </w:p>
    <w:p w14:paraId="52381E2F" w14:textId="77777777" w:rsidR="00A71F46" w:rsidRPr="5404FA76" w:rsidRDefault="00A71F46" w:rsidP="00A71F46">
      <w:pPr>
        <w:rPr>
          <w:ins w:id="1894" w:author="Andreas Kuehne" w:date="2019-05-31T12:40:00Z"/>
        </w:rPr>
      </w:pPr>
      <w:ins w:id="1895" w:author="Andreas Kuehne" w:date="2019-05-31T12:40:00Z">
        <w:r w:rsidRPr="0CCF9147">
          <w:t xml:space="preserve">The XML type </w:t>
        </w:r>
        <w:r w:rsidRPr="002062A5">
          <w:rPr>
            <w:rFonts w:ascii="Courier New" w:eastAsia="Courier New" w:hAnsi="Courier New" w:cs="Courier New"/>
          </w:rPr>
          <w:t>NsPrefixMappingType</w:t>
        </w:r>
        <w:r w:rsidRPr="0CCF9147">
          <w:t xml:space="preserve"> SHALL implement the requirements defined in the </w:t>
        </w:r>
        <w:r w:rsidRPr="002062A5">
          <w:rPr>
            <w:rFonts w:ascii="Courier New" w:eastAsia="Courier New" w:hAnsi="Courier New" w:cs="Courier New"/>
          </w:rPr>
          <w:t>NsPrefixMapping</w:t>
        </w:r>
        <w:r>
          <w:t xml:space="preserve"> </w:t>
        </w:r>
        <w:r w:rsidRPr="005A6FFD">
          <w:t>component.</w:t>
        </w:r>
      </w:ins>
    </w:p>
    <w:p w14:paraId="4DEAD554" w14:textId="77777777" w:rsidR="00A71F46" w:rsidRDefault="00A71F46" w:rsidP="00A71F46">
      <w:pPr>
        <w:rPr>
          <w:ins w:id="1896" w:author="Andreas Kuehne" w:date="2019-05-31T12:40:00Z"/>
        </w:rPr>
      </w:pPr>
      <w:ins w:id="1897" w:author="Andreas Kuehne" w:date="2019-05-31T12:40:00Z">
        <w:r w:rsidRPr="005A6FFD">
          <w:rPr>
            <w:rFonts w:eastAsia="Arial"/>
          </w:rPr>
          <w:t xml:space="preserve">The </w:t>
        </w:r>
        <w:r w:rsidRPr="002062A5">
          <w:rPr>
            <w:rFonts w:ascii="Courier New" w:eastAsia="Courier New" w:hAnsi="Courier New" w:cs="Courier New"/>
          </w:rPr>
          <w:t>NsPrefixMappingType</w:t>
        </w:r>
        <w:r w:rsidRPr="005A6FFD">
          <w:rPr>
            <w:rFonts w:eastAsia="Arial"/>
          </w:rPr>
          <w:t xml:space="preserve"> XML element is defined in XML Schema [</w:t>
        </w:r>
        <w:r>
          <w:rPr>
            <w:rStyle w:val="Hyperlink"/>
          </w:rPr>
          <w:fldChar w:fldCharType="begin"/>
        </w:r>
        <w:r>
          <w:rPr>
            <w:rStyle w:val="Hyperlink"/>
          </w:rPr>
          <w:instrText xml:space="preserve"> HYPERLINK \l "refNSLXSD" </w:instrText>
        </w:r>
        <w:r>
          <w:rPr>
            <w:rStyle w:val="Hyperlink"/>
          </w:rPr>
          <w:fldChar w:fldCharType="separate"/>
        </w:r>
        <w:r w:rsidRPr="006174B3">
          <w:rPr>
            <w:rStyle w:val="Hyperlink"/>
          </w:rPr>
          <w:t>NSLXSD</w:t>
        </w:r>
        <w:r>
          <w:rPr>
            <w:rStyle w:val="Hyperlink"/>
          </w:rPr>
          <w:fldChar w:fldCharType="end"/>
        </w:r>
        <w:r w:rsidRPr="005A6FFD">
          <w:rPr>
            <w:rFonts w:eastAsia="Arial"/>
          </w:rPr>
          <w:t>], and is copied below for information.</w:t>
        </w:r>
      </w:ins>
    </w:p>
    <w:p w14:paraId="4506D2B4" w14:textId="77777777" w:rsidR="00A71F46" w:rsidRDefault="00A71F46" w:rsidP="00A71F46">
      <w:pPr>
        <w:pStyle w:val="Code"/>
        <w:rPr>
          <w:ins w:id="1898" w:author="Andreas Kuehne" w:date="2019-05-31T12:40:00Z"/>
        </w:rPr>
      </w:pPr>
      <w:ins w:id="1899"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NsPrefixMappingType</w:t>
        </w:r>
        <w:r>
          <w:rPr>
            <w:color w:val="943634" w:themeColor="accent2" w:themeShade="BF"/>
          </w:rPr>
          <w:t>"</w:t>
        </w:r>
        <w:r>
          <w:rPr>
            <w:color w:val="31849B" w:themeColor="accent5" w:themeShade="BF"/>
          </w:rPr>
          <w:t>&gt;</w:t>
        </w:r>
      </w:ins>
    </w:p>
    <w:p w14:paraId="31CE1F67" w14:textId="77777777" w:rsidR="00A71F46" w:rsidRDefault="00A71F46" w:rsidP="00A71F46">
      <w:pPr>
        <w:pStyle w:val="Code"/>
        <w:rPr>
          <w:ins w:id="1900" w:author="Andreas Kuehne" w:date="2019-05-31T12:40:00Z"/>
        </w:rPr>
      </w:pPr>
      <w:ins w:id="1901" w:author="Andreas Kuehne" w:date="2019-05-31T12:40:00Z">
        <w:r>
          <w:rPr>
            <w:color w:val="31849B" w:themeColor="accent5" w:themeShade="BF"/>
          </w:rPr>
          <w:t xml:space="preserve">  &lt;xs:sequence&gt;</w:t>
        </w:r>
      </w:ins>
    </w:p>
    <w:p w14:paraId="4B978E5B" w14:textId="77777777" w:rsidR="00A71F46" w:rsidRDefault="00A71F46" w:rsidP="00A71F46">
      <w:pPr>
        <w:pStyle w:val="Code"/>
        <w:rPr>
          <w:ins w:id="1902" w:author="Andreas Kuehne" w:date="2019-05-31T12:40:00Z"/>
        </w:rPr>
      </w:pPr>
      <w:ins w:id="1903"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NamespaceURI</w:t>
        </w:r>
        <w:r>
          <w:rPr>
            <w:color w:val="943634" w:themeColor="accent2" w:themeShade="BF"/>
          </w:rPr>
          <w:t>" type="</w:t>
        </w:r>
        <w:r>
          <w:rPr>
            <w:color w:val="244061" w:themeColor="accent1" w:themeShade="80"/>
          </w:rPr>
          <w:t>xs:anyURI</w:t>
        </w:r>
        <w:r>
          <w:rPr>
            <w:color w:val="943634" w:themeColor="accent2" w:themeShade="BF"/>
          </w:rPr>
          <w:t>"</w:t>
        </w:r>
        <w:r>
          <w:rPr>
            <w:color w:val="31849B" w:themeColor="accent5" w:themeShade="BF"/>
          </w:rPr>
          <w:t>/&gt;</w:t>
        </w:r>
      </w:ins>
    </w:p>
    <w:p w14:paraId="103D0E08" w14:textId="77777777" w:rsidR="00A71F46" w:rsidRDefault="00A71F46" w:rsidP="00A71F46">
      <w:pPr>
        <w:pStyle w:val="Code"/>
        <w:rPr>
          <w:ins w:id="1904" w:author="Andreas Kuehne" w:date="2019-05-31T12:40:00Z"/>
        </w:rPr>
      </w:pPr>
      <w:ins w:id="1905"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NamespacePrefix</w:t>
        </w:r>
        <w:r>
          <w:rPr>
            <w:color w:val="943634" w:themeColor="accent2" w:themeShade="BF"/>
          </w:rPr>
          <w:t>" type="</w:t>
        </w:r>
        <w:r>
          <w:rPr>
            <w:color w:val="244061" w:themeColor="accent1" w:themeShade="80"/>
          </w:rPr>
          <w:t>xs:string</w:t>
        </w:r>
        <w:r>
          <w:rPr>
            <w:color w:val="943634" w:themeColor="accent2" w:themeShade="BF"/>
          </w:rPr>
          <w:t>"</w:t>
        </w:r>
        <w:r>
          <w:rPr>
            <w:color w:val="31849B" w:themeColor="accent5" w:themeShade="BF"/>
          </w:rPr>
          <w:t>/&gt;</w:t>
        </w:r>
      </w:ins>
    </w:p>
    <w:p w14:paraId="114FFBA3" w14:textId="77777777" w:rsidR="00A71F46" w:rsidRDefault="00A71F46" w:rsidP="00A71F46">
      <w:pPr>
        <w:pStyle w:val="Code"/>
        <w:rPr>
          <w:ins w:id="1906" w:author="Andreas Kuehne" w:date="2019-05-31T12:40:00Z"/>
        </w:rPr>
      </w:pPr>
      <w:ins w:id="1907" w:author="Andreas Kuehne" w:date="2019-05-31T12:40:00Z">
        <w:r>
          <w:rPr>
            <w:color w:val="31849B" w:themeColor="accent5" w:themeShade="BF"/>
          </w:rPr>
          <w:t xml:space="preserve">  &lt;/xs:sequence&gt;</w:t>
        </w:r>
      </w:ins>
    </w:p>
    <w:p w14:paraId="44754E91" w14:textId="77777777" w:rsidR="00A71F46" w:rsidRDefault="00A71F46" w:rsidP="00A71F46">
      <w:pPr>
        <w:pStyle w:val="Code"/>
        <w:rPr>
          <w:ins w:id="1908" w:author="Andreas Kuehne" w:date="2019-05-31T12:40:00Z"/>
        </w:rPr>
      </w:pPr>
      <w:ins w:id="1909" w:author="Andreas Kuehne" w:date="2019-05-31T12:40:00Z">
        <w:r>
          <w:rPr>
            <w:color w:val="31849B" w:themeColor="accent5" w:themeShade="BF"/>
          </w:rPr>
          <w:t>&lt;/xs:complexType&gt;</w:t>
        </w:r>
      </w:ins>
    </w:p>
    <w:p w14:paraId="6353ECE9" w14:textId="77777777" w:rsidR="00A71F46" w:rsidRDefault="00A71F46" w:rsidP="00A71F46">
      <w:pPr>
        <w:spacing w:line="259" w:lineRule="auto"/>
        <w:rPr>
          <w:ins w:id="1910" w:author="Andreas Kuehne" w:date="2019-05-31T12:40:00Z"/>
        </w:rPr>
      </w:pPr>
      <w:ins w:id="1911" w:author="Andreas Kuehne" w:date="2019-05-31T12:40:00Z">
        <w:r>
          <w:t>Each child element of</w:t>
        </w:r>
        <w:r w:rsidRPr="71C71F8C">
          <w:t xml:space="preserve"> </w:t>
        </w:r>
        <w:r w:rsidRPr="002062A5">
          <w:rPr>
            <w:rFonts w:ascii="Courier New" w:eastAsia="Courier New" w:hAnsi="Courier New" w:cs="Courier New"/>
          </w:rPr>
          <w:t>NsPrefixMappingType</w:t>
        </w:r>
        <w:r w:rsidRPr="71C71F8C">
          <w:t xml:space="preserve"> </w:t>
        </w:r>
        <w:r>
          <w:t xml:space="preserve">XML element SHALL implement in XML syntax the sub-component that has a name equal to its local name. </w:t>
        </w:r>
      </w:ins>
      <w:customXmlInsRangeStart w:id="1912" w:author="Andreas Kuehne" w:date="2019-05-31T12:40:00Z"/>
      <w:sdt>
        <w:sdtPr>
          <w:tag w:val="nsl-NsPrefixMappingType.-xmlSchema"/>
          <w:id w:val="1458755456"/>
          <w:showingPlcHdr/>
        </w:sdtPr>
        <w:sdtEndPr/>
        <w:sdtContent>
          <w:customXmlInsRangeEnd w:id="1912"/>
          <w:ins w:id="1913" w:author="Andreas Kuehne" w:date="2019-05-31T12:40:00Z">
            <w:r>
              <w:rPr>
                <w:color w:val="19D131"/>
              </w:rPr>
              <w:t>[component NsPrefixMapping XML schema details]</w:t>
            </w:r>
          </w:ins>
          <w:customXmlInsRangeStart w:id="1914" w:author="Andreas Kuehne" w:date="2019-05-31T12:40:00Z"/>
        </w:sdtContent>
      </w:sdt>
      <w:customXmlInsRangeEnd w:id="1914"/>
    </w:p>
    <w:p w14:paraId="25B4977D" w14:textId="77777777" w:rsidR="00A71F46" w:rsidRDefault="00A71F46" w:rsidP="00A71F46">
      <w:pPr>
        <w:pStyle w:val="berschrift2"/>
        <w:numPr>
          <w:ilvl w:val="1"/>
          <w:numId w:val="3"/>
        </w:numPr>
        <w:rPr>
          <w:ins w:id="1915" w:author="Andreas Kuehne" w:date="2019-05-31T12:40:00Z"/>
        </w:rPr>
      </w:pPr>
      <w:bookmarkStart w:id="1916" w:name="_Toc10206755"/>
      <w:ins w:id="1917" w:author="Andreas Kuehne" w:date="2019-05-31T12:40:00Z">
        <w:r>
          <w:t>Data Structure Models defined in this document</w:t>
        </w:r>
        <w:bookmarkEnd w:id="1916"/>
      </w:ins>
    </w:p>
    <w:p w14:paraId="1C245F05" w14:textId="77777777" w:rsidR="00A71F46" w:rsidRPr="5404FA76" w:rsidRDefault="00A71F46" w:rsidP="00A71F46">
      <w:pPr>
        <w:rPr>
          <w:ins w:id="1918" w:author="Andreas Kuehne" w:date="2019-05-31T12:40:00Z"/>
        </w:rPr>
      </w:pPr>
      <w:ins w:id="1919" w:author="Andreas Kuehne" w:date="2019-05-31T12:40:00Z">
        <w:r w:rsidRPr="0CCF9147">
          <w:t>The XML elements of this section are defined in the XML namespace '</w:t>
        </w:r>
        <w:r w:rsidRPr="002062A5">
          <w:rPr>
            <w:rFonts w:ascii="Courier New" w:eastAsia="Courier New" w:hAnsi="Courier New" w:cs="Courier New"/>
          </w:rPr>
          <w:t>http://docs.oasis-open.org/dss-x/ns/base</w:t>
        </w:r>
        <w:r w:rsidRPr="005A6FFD">
          <w:t>'.</w:t>
        </w:r>
      </w:ins>
    </w:p>
    <w:p w14:paraId="3A5DF6AB" w14:textId="77777777" w:rsidR="00A71F46" w:rsidRDefault="001A1734" w:rsidP="00A71F46">
      <w:pPr>
        <w:rPr>
          <w:ins w:id="1920" w:author="Andreas Kuehne" w:date="2019-05-31T12:40:00Z"/>
        </w:rPr>
      </w:pPr>
      <w:customXmlInsRangeStart w:id="1921" w:author="Andreas Kuehne" w:date="2019-05-31T12:40:00Z"/>
      <w:sdt>
        <w:sdtPr>
          <w:tag w:val="http://docs.oasis-open.org/dss-x/ns/base.-explain"/>
          <w:id w:val="-1554689020"/>
          <w:showingPlcHdr/>
        </w:sdtPr>
        <w:sdtEndPr/>
        <w:sdtContent>
          <w:customXmlInsRangeEnd w:id="1921"/>
          <w:ins w:id="1922" w:author="Andreas Kuehne" w:date="2019-05-31T12:40:00Z">
            <w:r w:rsidR="00A71F46">
              <w:rPr>
                <w:color w:val="19D131"/>
              </w:rPr>
              <w:t>[namespace http://docs.oasis-open.org/dss-x/ns/base explanation]</w:t>
            </w:r>
          </w:ins>
          <w:customXmlInsRangeStart w:id="1923" w:author="Andreas Kuehne" w:date="2019-05-31T12:40:00Z"/>
        </w:sdtContent>
      </w:sdt>
      <w:customXmlInsRangeEnd w:id="1923"/>
    </w:p>
    <w:p w14:paraId="41CCCC46" w14:textId="77777777" w:rsidR="00A71F46" w:rsidRDefault="00A71F46" w:rsidP="00A71F46">
      <w:pPr>
        <w:pStyle w:val="berschrift3"/>
        <w:numPr>
          <w:ilvl w:val="2"/>
          <w:numId w:val="3"/>
        </w:numPr>
        <w:rPr>
          <w:ins w:id="1924" w:author="Andreas Kuehne" w:date="2019-05-31T12:40:00Z"/>
        </w:rPr>
      </w:pPr>
      <w:bookmarkStart w:id="1925" w:name="_Toc10206756"/>
      <w:ins w:id="1926" w:author="Andreas Kuehne" w:date="2019-05-31T12:40:00Z">
        <w:r>
          <w:t>Component InternationalString</w:t>
        </w:r>
        <w:bookmarkEnd w:id="1925"/>
      </w:ins>
    </w:p>
    <w:p w14:paraId="68C55E36" w14:textId="77777777" w:rsidR="00A71F46" w:rsidRDefault="001A1734" w:rsidP="00A71F46">
      <w:pPr>
        <w:rPr>
          <w:ins w:id="1927" w:author="Andreas Kuehne" w:date="2019-05-31T12:40:00Z"/>
        </w:rPr>
      </w:pPr>
      <w:customXmlInsRangeStart w:id="1928" w:author="Andreas Kuehne" w:date="2019-05-31T12:40:00Z"/>
      <w:sdt>
        <w:sdtPr>
          <w:tag w:val="dsb-InternationalStringType.-normative"/>
          <w:id w:val="1985196869"/>
        </w:sdtPr>
        <w:sdtEndPr/>
        <w:sdtContent>
          <w:customXmlInsRangeEnd w:id="1928"/>
          <w:ins w:id="1929" w:author="Andreas Kuehne" w:date="2019-05-31T12:40:00Z">
            <w:r w:rsidR="00A71F46" w:rsidRPr="003A06D0">
              <w:rPr>
                <w:color w:val="19D131"/>
                <w:szCs w:val="20"/>
                <w:lang w:val="en-GB"/>
              </w:rPr>
              <w:t>This element attaches an element to a human-readable string to specify the string’s language.</w:t>
            </w:r>
          </w:ins>
          <w:customXmlInsRangeStart w:id="1930" w:author="Andreas Kuehne" w:date="2019-05-31T12:40:00Z"/>
        </w:sdtContent>
      </w:sdt>
      <w:customXmlInsRangeEnd w:id="1930"/>
    </w:p>
    <w:p w14:paraId="76BC3413" w14:textId="77777777" w:rsidR="00A71F46" w:rsidRDefault="00A71F46" w:rsidP="00A71F46">
      <w:pPr>
        <w:rPr>
          <w:ins w:id="1931" w:author="Andreas Kuehne" w:date="2019-05-31T12:40:00Z"/>
        </w:rPr>
      </w:pPr>
      <w:ins w:id="1932" w:author="Andreas Kuehne" w:date="2019-05-31T12:40:00Z">
        <w:r>
          <w:t>Below follows a list of the sub-components that constitute this component:</w:t>
        </w:r>
      </w:ins>
    </w:p>
    <w:p w14:paraId="2D26C3C6" w14:textId="77777777" w:rsidR="00A71F46" w:rsidRDefault="00A71F46" w:rsidP="00A71F46">
      <w:pPr>
        <w:pStyle w:val="Member"/>
        <w:rPr>
          <w:ins w:id="1933" w:author="Andreas Kuehne" w:date="2019-05-31T12:40:00Z"/>
        </w:rPr>
      </w:pPr>
      <w:ins w:id="1934" w:author="Andreas Kuehne" w:date="2019-05-31T12:40:00Z">
        <w:r>
          <w:t xml:space="preserve">The </w:t>
        </w:r>
        <w:r w:rsidRPr="35C1378D">
          <w:rPr>
            <w:rStyle w:val="Datatype"/>
          </w:rPr>
          <w:t>value</w:t>
        </w:r>
        <w:r>
          <w:t xml:space="preserve"> element MUST contain one instance of a string. </w:t>
        </w:r>
      </w:ins>
      <w:customXmlInsRangeStart w:id="1935" w:author="Andreas Kuehne" w:date="2019-05-31T12:40:00Z"/>
      <w:sdt>
        <w:sdtPr>
          <w:tag w:val="dsb-InternationalStringType.value"/>
          <w:id w:val="-987932922"/>
        </w:sdtPr>
        <w:sdtEndPr/>
        <w:sdtContent>
          <w:customXmlInsRangeEnd w:id="1935"/>
          <w:ins w:id="1936" w:author="Andreas Kuehne" w:date="2019-05-31T12:40:00Z">
            <w:r w:rsidRPr="003A06D0">
              <w:rPr>
                <w:color w:val="19D131"/>
                <w:lang w:val="en-GB"/>
              </w:rPr>
              <w:t>The human readable string. In non-XML representations the value element contains the textual content.</w:t>
            </w:r>
          </w:ins>
          <w:customXmlInsRangeStart w:id="1937" w:author="Andreas Kuehne" w:date="2019-05-31T12:40:00Z"/>
        </w:sdtContent>
      </w:sdt>
      <w:customXmlInsRangeEnd w:id="1937"/>
    </w:p>
    <w:p w14:paraId="43315AF8" w14:textId="77777777" w:rsidR="00A71F46" w:rsidRDefault="00A71F46" w:rsidP="00A71F46">
      <w:pPr>
        <w:pStyle w:val="Member"/>
        <w:rPr>
          <w:ins w:id="1938" w:author="Andreas Kuehne" w:date="2019-05-31T12:40:00Z"/>
        </w:rPr>
      </w:pPr>
      <w:ins w:id="1939" w:author="Andreas Kuehne" w:date="2019-05-31T12:40:00Z">
        <w:r>
          <w:t xml:space="preserve">The </w:t>
        </w:r>
        <w:r w:rsidRPr="35C1378D">
          <w:rPr>
            <w:rStyle w:val="Datatype"/>
          </w:rPr>
          <w:t>lang</w:t>
        </w:r>
        <w:r>
          <w:t xml:space="preserve"> element MUST contain one instance of a ISO language descriptor. </w:t>
        </w:r>
      </w:ins>
      <w:customXmlInsRangeStart w:id="1940" w:author="Andreas Kuehne" w:date="2019-05-31T12:40:00Z"/>
      <w:sdt>
        <w:sdtPr>
          <w:alias w:val="dsb-InternationalStringType.lang"/>
          <w:tag w:val="dsb-InternationalStringType.lang"/>
          <w:id w:val="-729310117"/>
        </w:sdtPr>
        <w:sdtEndPr/>
        <w:sdtContent>
          <w:customXmlInsRangeEnd w:id="1940"/>
          <w:ins w:id="1941" w:author="Andreas Kuehne" w:date="2019-05-31T12:40:00Z">
            <w:r w:rsidRPr="003A06D0">
              <w:rPr>
                <w:color w:val="19D131"/>
                <w:lang w:val="en-GB"/>
              </w:rPr>
              <w:t xml:space="preserve">This element identifies the language of the </w:t>
            </w:r>
            <w:r w:rsidRPr="003A06D0">
              <w:rPr>
                <w:rStyle w:val="Datatype"/>
                <w:lang w:val="en-GB"/>
              </w:rPr>
              <w:t xml:space="preserve">value </w:t>
            </w:r>
            <w:r w:rsidRPr="003A06D0">
              <w:rPr>
                <w:color w:val="19D131"/>
                <w:lang w:val="en-GB"/>
              </w:rPr>
              <w:t>element.</w:t>
            </w:r>
          </w:ins>
          <w:customXmlInsRangeStart w:id="1942" w:author="Andreas Kuehne" w:date="2019-05-31T12:40:00Z"/>
        </w:sdtContent>
      </w:sdt>
      <w:customXmlInsRangeEnd w:id="1942"/>
    </w:p>
    <w:p w14:paraId="577BC657" w14:textId="77777777" w:rsidR="00A71F46" w:rsidRDefault="00A71F46" w:rsidP="00A71F46">
      <w:pPr>
        <w:pStyle w:val="Non-normativeCommentHeading"/>
        <w:rPr>
          <w:ins w:id="1943" w:author="Andreas Kuehne" w:date="2019-05-31T12:40:00Z"/>
        </w:rPr>
      </w:pPr>
      <w:ins w:id="1944" w:author="Andreas Kuehne" w:date="2019-05-31T12:40:00Z">
        <w:r>
          <w:t>Non-normative Comment:</w:t>
        </w:r>
      </w:ins>
    </w:p>
    <w:p w14:paraId="4274E72D" w14:textId="77777777" w:rsidR="00A71F46" w:rsidRDefault="001A1734" w:rsidP="00A71F46">
      <w:pPr>
        <w:pStyle w:val="Non-normativeComment"/>
        <w:rPr>
          <w:ins w:id="1945" w:author="Andreas Kuehne" w:date="2019-05-31T12:40:00Z"/>
        </w:rPr>
      </w:pPr>
      <w:customXmlInsRangeStart w:id="1946" w:author="Andreas Kuehne" w:date="2019-05-31T12:40:00Z"/>
      <w:sdt>
        <w:sdtPr>
          <w:tag w:val="dsb-InternationalStringType.-nonNormative"/>
          <w:id w:val="-1298531987"/>
          <w:showingPlcHdr/>
        </w:sdtPr>
        <w:sdtEndPr/>
        <w:sdtContent>
          <w:customXmlInsRangeEnd w:id="1946"/>
          <w:ins w:id="1947" w:author="Andreas Kuehne" w:date="2019-05-31T12:40:00Z">
            <w:r w:rsidR="00A71F46">
              <w:rPr>
                <w:color w:val="19D131"/>
              </w:rPr>
              <w:t>[component InternationalString non normative details]</w:t>
            </w:r>
          </w:ins>
          <w:customXmlInsRangeStart w:id="1948" w:author="Andreas Kuehne" w:date="2019-05-31T12:40:00Z"/>
        </w:sdtContent>
      </w:sdt>
      <w:customXmlInsRangeEnd w:id="1948"/>
    </w:p>
    <w:p w14:paraId="19D56E96" w14:textId="77777777" w:rsidR="00A71F46" w:rsidRDefault="00A71F46" w:rsidP="00A71F46">
      <w:pPr>
        <w:pStyle w:val="berschrift4"/>
        <w:numPr>
          <w:ilvl w:val="3"/>
          <w:numId w:val="3"/>
        </w:numPr>
        <w:rPr>
          <w:ins w:id="1949" w:author="Andreas Kuehne" w:date="2019-05-31T12:40:00Z"/>
        </w:rPr>
      </w:pPr>
      <w:bookmarkStart w:id="1950" w:name="_Toc10206757"/>
      <w:ins w:id="1951" w:author="Andreas Kuehne" w:date="2019-05-31T12:40:00Z">
        <w:r>
          <w:t>InternationalString – JSON Syntax</w:t>
        </w:r>
        <w:bookmarkEnd w:id="1950"/>
      </w:ins>
    </w:p>
    <w:p w14:paraId="2C001DAD" w14:textId="77777777" w:rsidR="00A71F46" w:rsidRPr="0248A3D1" w:rsidRDefault="00A71F46" w:rsidP="00A71F46">
      <w:pPr>
        <w:rPr>
          <w:ins w:id="1952" w:author="Andreas Kuehne" w:date="2019-05-31T12:40:00Z"/>
        </w:rPr>
      </w:pPr>
      <w:ins w:id="1953" w:author="Andreas Kuehne" w:date="2019-05-31T12:40:00Z">
        <w:r w:rsidRPr="002062A5">
          <w:rPr>
            <w:rFonts w:eastAsia="Arial" w:cs="Arial"/>
            <w:sz w:val="22"/>
            <w:szCs w:val="22"/>
          </w:rPr>
          <w:t xml:space="preserve">The </w:t>
        </w:r>
        <w:r w:rsidRPr="002062A5">
          <w:rPr>
            <w:rFonts w:ascii="Courier New" w:eastAsia="Courier New" w:hAnsi="Courier New" w:cs="Courier New"/>
          </w:rPr>
          <w:t>InternationalStringType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InternationalString</w:t>
        </w:r>
        <w:r>
          <w:t xml:space="preserve"> component.</w:t>
        </w:r>
      </w:ins>
    </w:p>
    <w:p w14:paraId="1B7F3DA2" w14:textId="77777777" w:rsidR="00A71F46" w:rsidRPr="C2430093" w:rsidRDefault="00A71F46" w:rsidP="00A71F46">
      <w:pPr>
        <w:spacing w:line="259" w:lineRule="auto"/>
        <w:rPr>
          <w:ins w:id="1954" w:author="Andreas Kuehne" w:date="2019-05-31T12:40:00Z"/>
          <w:rFonts w:eastAsia="Arial" w:cs="Arial"/>
          <w:sz w:val="22"/>
          <w:szCs w:val="22"/>
        </w:rPr>
      </w:pPr>
      <w:ins w:id="1955"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InternationalString</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014"/>
        <w:gridCol w:w="3221"/>
        <w:gridCol w:w="3115"/>
      </w:tblGrid>
      <w:tr w:rsidR="00A71F46" w14:paraId="5CE96D88" w14:textId="77777777" w:rsidTr="00A71F46">
        <w:trPr>
          <w:cnfStyle w:val="100000000000" w:firstRow="1" w:lastRow="0" w:firstColumn="0" w:lastColumn="0" w:oddVBand="0" w:evenVBand="0" w:oddHBand="0" w:evenHBand="0" w:firstRowFirstColumn="0" w:firstRowLastColumn="0" w:lastRowFirstColumn="0" w:lastRowLastColumn="0"/>
          <w:ins w:id="195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B6C23C6" w14:textId="77777777" w:rsidR="00A71F46" w:rsidRDefault="00A71F46" w:rsidP="00A71F46">
            <w:pPr>
              <w:pStyle w:val="Beschriftung"/>
              <w:rPr>
                <w:ins w:id="1957" w:author="Andreas Kuehne" w:date="2019-05-31T12:40:00Z"/>
              </w:rPr>
            </w:pPr>
            <w:ins w:id="1958" w:author="Andreas Kuehne" w:date="2019-05-31T12:40:00Z">
              <w:r>
                <w:t>Element</w:t>
              </w:r>
            </w:ins>
          </w:p>
        </w:tc>
        <w:tc>
          <w:tcPr>
            <w:tcW w:w="4675" w:type="dxa"/>
          </w:tcPr>
          <w:p w14:paraId="7EA55E68"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1959" w:author="Andreas Kuehne" w:date="2019-05-31T12:40:00Z"/>
              </w:rPr>
            </w:pPr>
            <w:ins w:id="1960" w:author="Andreas Kuehne" w:date="2019-05-31T12:40:00Z">
              <w:r>
                <w:t>Implementing JSON member name</w:t>
              </w:r>
            </w:ins>
          </w:p>
        </w:tc>
        <w:tc>
          <w:tcPr>
            <w:tcW w:w="4675" w:type="dxa"/>
          </w:tcPr>
          <w:p w14:paraId="2923C92C"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1961" w:author="Andreas Kuehne" w:date="2019-05-31T12:40:00Z"/>
              </w:rPr>
            </w:pPr>
            <w:ins w:id="1962" w:author="Andreas Kuehne" w:date="2019-05-31T12:40:00Z">
              <w:r>
                <w:t>Comments</w:t>
              </w:r>
            </w:ins>
          </w:p>
        </w:tc>
      </w:tr>
      <w:tr w:rsidR="00A71F46" w14:paraId="3FB4FB34" w14:textId="77777777" w:rsidTr="00A71F46">
        <w:trPr>
          <w:ins w:id="1963"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21BDE5D" w14:textId="77777777" w:rsidR="00A71F46" w:rsidRPr="002062A5" w:rsidRDefault="00A71F46" w:rsidP="00A71F46">
            <w:pPr>
              <w:pStyle w:val="Beschriftung"/>
              <w:rPr>
                <w:ins w:id="1964" w:author="Andreas Kuehne" w:date="2019-05-31T12:40:00Z"/>
                <w:rStyle w:val="Datatype"/>
                <w:b w:val="0"/>
                <w:bCs w:val="0"/>
              </w:rPr>
            </w:pPr>
            <w:ins w:id="1965" w:author="Andreas Kuehne" w:date="2019-05-31T12:40:00Z">
              <w:r w:rsidRPr="002062A5">
                <w:rPr>
                  <w:rStyle w:val="Datatype"/>
                </w:rPr>
                <w:t>value</w:t>
              </w:r>
            </w:ins>
          </w:p>
        </w:tc>
        <w:tc>
          <w:tcPr>
            <w:tcW w:w="4675" w:type="dxa"/>
          </w:tcPr>
          <w:p w14:paraId="022E551B"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966" w:author="Andreas Kuehne" w:date="2019-05-31T12:40:00Z"/>
                <w:rStyle w:val="Datatype"/>
              </w:rPr>
            </w:pPr>
            <w:ins w:id="1967" w:author="Andreas Kuehne" w:date="2019-05-31T12:40:00Z">
              <w:r w:rsidRPr="002062A5">
                <w:rPr>
                  <w:rStyle w:val="Datatype"/>
                </w:rPr>
                <w:t>value</w:t>
              </w:r>
            </w:ins>
          </w:p>
        </w:tc>
        <w:tc>
          <w:tcPr>
            <w:tcW w:w="4675" w:type="dxa"/>
          </w:tcPr>
          <w:p w14:paraId="46838C95"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1968" w:author="Andreas Kuehne" w:date="2019-05-31T12:40:00Z"/>
              </w:rPr>
            </w:pPr>
            <w:customXmlInsRangeStart w:id="1969" w:author="Andreas Kuehne" w:date="2019-05-31T12:40:00Z"/>
            <w:sdt>
              <w:sdtPr>
                <w:alias w:val="dsb-InternationalStringType.value"/>
                <w:tag w:val="dsb-InternationalStringType.-jsonComment.value"/>
                <w:id w:val="803429679"/>
                <w:showingPlcHdr/>
              </w:sdtPr>
              <w:sdtEndPr/>
              <w:sdtContent>
                <w:customXmlInsRangeEnd w:id="1969"/>
                <w:ins w:id="1970" w:author="Andreas Kuehne" w:date="2019-05-31T12:40:00Z">
                  <w:r w:rsidR="00A71F46">
                    <w:rPr>
                      <w:color w:val="19D131"/>
                    </w:rPr>
                    <w:t>[]</w:t>
                  </w:r>
                </w:ins>
                <w:customXmlInsRangeStart w:id="1971" w:author="Andreas Kuehne" w:date="2019-05-31T12:40:00Z"/>
              </w:sdtContent>
            </w:sdt>
            <w:customXmlInsRangeEnd w:id="1971"/>
          </w:p>
        </w:tc>
      </w:tr>
      <w:tr w:rsidR="00A71F46" w14:paraId="725621F9" w14:textId="77777777" w:rsidTr="00A71F46">
        <w:trPr>
          <w:ins w:id="1972"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D15CC3D" w14:textId="77777777" w:rsidR="00A71F46" w:rsidRPr="002062A5" w:rsidRDefault="00A71F46" w:rsidP="00A71F46">
            <w:pPr>
              <w:pStyle w:val="Beschriftung"/>
              <w:rPr>
                <w:ins w:id="1973" w:author="Andreas Kuehne" w:date="2019-05-31T12:40:00Z"/>
                <w:rStyle w:val="Datatype"/>
                <w:b w:val="0"/>
                <w:bCs w:val="0"/>
              </w:rPr>
            </w:pPr>
            <w:ins w:id="1974" w:author="Andreas Kuehne" w:date="2019-05-31T12:40:00Z">
              <w:r w:rsidRPr="002062A5">
                <w:rPr>
                  <w:rStyle w:val="Datatype"/>
                </w:rPr>
                <w:t>lang</w:t>
              </w:r>
            </w:ins>
          </w:p>
        </w:tc>
        <w:tc>
          <w:tcPr>
            <w:tcW w:w="4675" w:type="dxa"/>
          </w:tcPr>
          <w:p w14:paraId="68490B89"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975" w:author="Andreas Kuehne" w:date="2019-05-31T12:40:00Z"/>
                <w:rStyle w:val="Datatype"/>
              </w:rPr>
            </w:pPr>
            <w:ins w:id="1976" w:author="Andreas Kuehne" w:date="2019-05-31T12:40:00Z">
              <w:r w:rsidRPr="002062A5">
                <w:rPr>
                  <w:rStyle w:val="Datatype"/>
                </w:rPr>
                <w:t>lang</w:t>
              </w:r>
            </w:ins>
          </w:p>
        </w:tc>
        <w:tc>
          <w:tcPr>
            <w:tcW w:w="4675" w:type="dxa"/>
          </w:tcPr>
          <w:p w14:paraId="554C7CA1"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1977" w:author="Andreas Kuehne" w:date="2019-05-31T12:40:00Z"/>
              </w:rPr>
            </w:pPr>
            <w:customXmlInsRangeStart w:id="1978" w:author="Andreas Kuehne" w:date="2019-05-31T12:40:00Z"/>
            <w:sdt>
              <w:sdtPr>
                <w:alias w:val="dsb-InternationalStringType.lang"/>
                <w:tag w:val="dsb-InternationalStringType.-jsonComment.lang"/>
                <w:id w:val="653953610"/>
                <w:showingPlcHdr/>
              </w:sdtPr>
              <w:sdtEndPr/>
              <w:sdtContent>
                <w:customXmlInsRangeEnd w:id="1978"/>
                <w:ins w:id="1979" w:author="Andreas Kuehne" w:date="2019-05-31T12:40:00Z">
                  <w:r w:rsidR="00A71F46">
                    <w:rPr>
                      <w:color w:val="19D131"/>
                    </w:rPr>
                    <w:t>[]</w:t>
                  </w:r>
                </w:ins>
                <w:customXmlInsRangeStart w:id="1980" w:author="Andreas Kuehne" w:date="2019-05-31T12:40:00Z"/>
              </w:sdtContent>
            </w:sdt>
            <w:customXmlInsRangeEnd w:id="1980"/>
          </w:p>
        </w:tc>
      </w:tr>
    </w:tbl>
    <w:p w14:paraId="6D624677" w14:textId="77777777" w:rsidR="00A71F46" w:rsidRPr="0202B381" w:rsidRDefault="00A71F46" w:rsidP="00A71F46">
      <w:pPr>
        <w:rPr>
          <w:ins w:id="1981" w:author="Andreas Kuehne" w:date="2019-05-31T12:40:00Z"/>
        </w:rPr>
      </w:pPr>
      <w:ins w:id="1982" w:author="Andreas Kuehne" w:date="2019-05-31T12:40:00Z">
        <w:r w:rsidRPr="002062A5">
          <w:rPr>
            <w:rFonts w:eastAsia="Arial" w:cs="Arial"/>
            <w:sz w:val="22"/>
            <w:szCs w:val="22"/>
          </w:rPr>
          <w:t xml:space="preserve">The </w:t>
        </w:r>
        <w:r w:rsidRPr="002062A5">
          <w:rPr>
            <w:rFonts w:ascii="Courier New" w:eastAsia="Courier New" w:hAnsi="Courier New" w:cs="Courier New"/>
          </w:rPr>
          <w:t>InternationalStringType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6E362A8E" w14:textId="77777777" w:rsidR="00A71F46" w:rsidRDefault="00A71F46" w:rsidP="00A71F46">
      <w:pPr>
        <w:pStyle w:val="Code"/>
        <w:spacing w:line="259" w:lineRule="auto"/>
        <w:rPr>
          <w:ins w:id="1983" w:author="Andreas Kuehne" w:date="2019-05-31T12:40:00Z"/>
        </w:rPr>
      </w:pPr>
      <w:ins w:id="1984" w:author="Andreas Kuehne" w:date="2019-05-31T12:40:00Z">
        <w:r>
          <w:rPr>
            <w:color w:val="31849B" w:themeColor="accent5" w:themeShade="BF"/>
          </w:rPr>
          <w:t>"dsb-InternationalStringType"</w:t>
        </w:r>
        <w:r>
          <w:t>: {</w:t>
        </w:r>
      </w:ins>
    </w:p>
    <w:p w14:paraId="2F0B7602" w14:textId="77777777" w:rsidR="00A71F46" w:rsidRDefault="00A71F46" w:rsidP="00A71F46">
      <w:pPr>
        <w:pStyle w:val="Code"/>
        <w:spacing w:line="259" w:lineRule="auto"/>
        <w:rPr>
          <w:ins w:id="1985" w:author="Andreas Kuehne" w:date="2019-05-31T12:40:00Z"/>
        </w:rPr>
      </w:pPr>
      <w:ins w:id="1986" w:author="Andreas Kuehne" w:date="2019-05-31T12:40:00Z">
        <w:r>
          <w:rPr>
            <w:color w:val="31849B" w:themeColor="accent5" w:themeShade="BF"/>
          </w:rPr>
          <w:t xml:space="preserve">  "type"</w:t>
        </w:r>
        <w:r>
          <w:t xml:space="preserve">: </w:t>
        </w:r>
        <w:r>
          <w:rPr>
            <w:color w:val="244061" w:themeColor="accent1" w:themeShade="80"/>
          </w:rPr>
          <w:t>"object",</w:t>
        </w:r>
      </w:ins>
    </w:p>
    <w:p w14:paraId="65BAFE45" w14:textId="77777777" w:rsidR="00A71F46" w:rsidRDefault="00A71F46" w:rsidP="00A71F46">
      <w:pPr>
        <w:pStyle w:val="Code"/>
        <w:spacing w:line="259" w:lineRule="auto"/>
        <w:rPr>
          <w:ins w:id="1987" w:author="Andreas Kuehne" w:date="2019-05-31T12:40:00Z"/>
        </w:rPr>
      </w:pPr>
      <w:ins w:id="1988" w:author="Andreas Kuehne" w:date="2019-05-31T12:40:00Z">
        <w:r>
          <w:rPr>
            <w:color w:val="31849B" w:themeColor="accent5" w:themeShade="BF"/>
          </w:rPr>
          <w:t xml:space="preserve">  "properties"</w:t>
        </w:r>
        <w:r>
          <w:t>: {</w:t>
        </w:r>
      </w:ins>
    </w:p>
    <w:p w14:paraId="51B98B36" w14:textId="77777777" w:rsidR="00A71F46" w:rsidRDefault="00A71F46" w:rsidP="00A71F46">
      <w:pPr>
        <w:pStyle w:val="Code"/>
        <w:spacing w:line="259" w:lineRule="auto"/>
        <w:rPr>
          <w:ins w:id="1989" w:author="Andreas Kuehne" w:date="2019-05-31T12:40:00Z"/>
        </w:rPr>
      </w:pPr>
      <w:ins w:id="1990" w:author="Andreas Kuehne" w:date="2019-05-31T12:40:00Z">
        <w:r>
          <w:rPr>
            <w:color w:val="31849B" w:themeColor="accent5" w:themeShade="BF"/>
          </w:rPr>
          <w:t xml:space="preserve">    "value"</w:t>
        </w:r>
        <w:r>
          <w:t>: {</w:t>
        </w:r>
      </w:ins>
    </w:p>
    <w:p w14:paraId="561E70E8" w14:textId="77777777" w:rsidR="00A71F46" w:rsidRDefault="00A71F46" w:rsidP="00A71F46">
      <w:pPr>
        <w:pStyle w:val="Code"/>
        <w:spacing w:line="259" w:lineRule="auto"/>
        <w:rPr>
          <w:ins w:id="1991" w:author="Andreas Kuehne" w:date="2019-05-31T12:40:00Z"/>
        </w:rPr>
      </w:pPr>
      <w:ins w:id="1992" w:author="Andreas Kuehne" w:date="2019-05-31T12:40:00Z">
        <w:r>
          <w:rPr>
            <w:color w:val="31849B" w:themeColor="accent5" w:themeShade="BF"/>
          </w:rPr>
          <w:t xml:space="preserve">      "type"</w:t>
        </w:r>
        <w:r>
          <w:t xml:space="preserve">: </w:t>
        </w:r>
        <w:r>
          <w:rPr>
            <w:color w:val="244061" w:themeColor="accent1" w:themeShade="80"/>
          </w:rPr>
          <w:t>"string"</w:t>
        </w:r>
      </w:ins>
    </w:p>
    <w:p w14:paraId="68DE4966" w14:textId="77777777" w:rsidR="00A71F46" w:rsidRDefault="00A71F46" w:rsidP="00A71F46">
      <w:pPr>
        <w:pStyle w:val="Code"/>
        <w:spacing w:line="259" w:lineRule="auto"/>
        <w:rPr>
          <w:ins w:id="1993" w:author="Andreas Kuehne" w:date="2019-05-31T12:40:00Z"/>
        </w:rPr>
      </w:pPr>
      <w:ins w:id="1994" w:author="Andreas Kuehne" w:date="2019-05-31T12:40:00Z">
        <w:r>
          <w:t xml:space="preserve">    },</w:t>
        </w:r>
      </w:ins>
    </w:p>
    <w:p w14:paraId="32B2B515" w14:textId="77777777" w:rsidR="00A71F46" w:rsidRDefault="00A71F46" w:rsidP="00A71F46">
      <w:pPr>
        <w:pStyle w:val="Code"/>
        <w:spacing w:line="259" w:lineRule="auto"/>
        <w:rPr>
          <w:ins w:id="1995" w:author="Andreas Kuehne" w:date="2019-05-31T12:40:00Z"/>
        </w:rPr>
      </w:pPr>
      <w:ins w:id="1996" w:author="Andreas Kuehne" w:date="2019-05-31T12:40:00Z">
        <w:r>
          <w:rPr>
            <w:color w:val="31849B" w:themeColor="accent5" w:themeShade="BF"/>
          </w:rPr>
          <w:t xml:space="preserve">    "lang"</w:t>
        </w:r>
        <w:r>
          <w:t>: {</w:t>
        </w:r>
      </w:ins>
    </w:p>
    <w:p w14:paraId="0CD9B71B" w14:textId="77777777" w:rsidR="00A71F46" w:rsidRDefault="00A71F46" w:rsidP="00A71F46">
      <w:pPr>
        <w:pStyle w:val="Code"/>
        <w:spacing w:line="259" w:lineRule="auto"/>
        <w:rPr>
          <w:ins w:id="1997" w:author="Andreas Kuehne" w:date="2019-05-31T12:40:00Z"/>
        </w:rPr>
      </w:pPr>
      <w:ins w:id="1998" w:author="Andreas Kuehne" w:date="2019-05-31T12:40:00Z">
        <w:r>
          <w:rPr>
            <w:color w:val="31849B" w:themeColor="accent5" w:themeShade="BF"/>
          </w:rPr>
          <w:t xml:space="preserve">      "type"</w:t>
        </w:r>
        <w:r>
          <w:t xml:space="preserve">: </w:t>
        </w:r>
        <w:r>
          <w:rPr>
            <w:color w:val="244061" w:themeColor="accent1" w:themeShade="80"/>
          </w:rPr>
          <w:t>"string"</w:t>
        </w:r>
      </w:ins>
    </w:p>
    <w:p w14:paraId="17523D6F" w14:textId="77777777" w:rsidR="00A71F46" w:rsidRDefault="00A71F46" w:rsidP="00A71F46">
      <w:pPr>
        <w:pStyle w:val="Code"/>
        <w:spacing w:line="259" w:lineRule="auto"/>
        <w:rPr>
          <w:ins w:id="1999" w:author="Andreas Kuehne" w:date="2019-05-31T12:40:00Z"/>
        </w:rPr>
      </w:pPr>
      <w:ins w:id="2000" w:author="Andreas Kuehne" w:date="2019-05-31T12:40:00Z">
        <w:r>
          <w:t xml:space="preserve">    }</w:t>
        </w:r>
      </w:ins>
    </w:p>
    <w:p w14:paraId="490B8EC2" w14:textId="77777777" w:rsidR="00A71F46" w:rsidRDefault="00A71F46" w:rsidP="00A71F46">
      <w:pPr>
        <w:pStyle w:val="Code"/>
        <w:spacing w:line="259" w:lineRule="auto"/>
        <w:rPr>
          <w:ins w:id="2001" w:author="Andreas Kuehne" w:date="2019-05-31T12:40:00Z"/>
        </w:rPr>
      </w:pPr>
      <w:ins w:id="2002" w:author="Andreas Kuehne" w:date="2019-05-31T12:40:00Z">
        <w:r>
          <w:t xml:space="preserve">  },</w:t>
        </w:r>
      </w:ins>
    </w:p>
    <w:p w14:paraId="5B709499" w14:textId="77777777" w:rsidR="00A71F46" w:rsidRDefault="00A71F46" w:rsidP="00A71F46">
      <w:pPr>
        <w:pStyle w:val="Code"/>
        <w:spacing w:line="259" w:lineRule="auto"/>
        <w:rPr>
          <w:ins w:id="2003" w:author="Andreas Kuehne" w:date="2019-05-31T12:40:00Z"/>
        </w:rPr>
      </w:pPr>
      <w:ins w:id="2004" w:author="Andreas Kuehne" w:date="2019-05-31T12:40:00Z">
        <w:r>
          <w:rPr>
            <w:color w:val="31849B" w:themeColor="accent5" w:themeShade="BF"/>
          </w:rPr>
          <w:t xml:space="preserve">  "required"</w:t>
        </w:r>
        <w:r>
          <w:t>: [</w:t>
        </w:r>
        <w:r>
          <w:rPr>
            <w:color w:val="244061" w:themeColor="accent1" w:themeShade="80"/>
          </w:rPr>
          <w:t>"lang"</w:t>
        </w:r>
        <w:r>
          <w:t>]</w:t>
        </w:r>
      </w:ins>
    </w:p>
    <w:p w14:paraId="09018F8C" w14:textId="77777777" w:rsidR="00A71F46" w:rsidRDefault="00A71F46" w:rsidP="00A71F46">
      <w:pPr>
        <w:pStyle w:val="Code"/>
        <w:spacing w:line="259" w:lineRule="auto"/>
        <w:rPr>
          <w:ins w:id="2005" w:author="Andreas Kuehne" w:date="2019-05-31T12:40:00Z"/>
        </w:rPr>
      </w:pPr>
      <w:ins w:id="2006" w:author="Andreas Kuehne" w:date="2019-05-31T12:40:00Z">
        <w:r>
          <w:t>}</w:t>
        </w:r>
      </w:ins>
    </w:p>
    <w:p w14:paraId="1BEC98CC" w14:textId="77777777" w:rsidR="00A71F46" w:rsidRDefault="001A1734" w:rsidP="00A71F46">
      <w:pPr>
        <w:rPr>
          <w:ins w:id="2007" w:author="Andreas Kuehne" w:date="2019-05-31T12:40:00Z"/>
        </w:rPr>
      </w:pPr>
      <w:customXmlInsRangeStart w:id="2008" w:author="Andreas Kuehne" w:date="2019-05-31T12:40:00Z"/>
      <w:sdt>
        <w:sdtPr>
          <w:tag w:val="dsb-InternationalStringType.-jsonSchema"/>
          <w:id w:val="-1776010332"/>
          <w:showingPlcHdr/>
        </w:sdtPr>
        <w:sdtEndPr/>
        <w:sdtContent>
          <w:customXmlInsRangeEnd w:id="2008"/>
          <w:ins w:id="2009" w:author="Andreas Kuehne" w:date="2019-05-31T12:40:00Z">
            <w:r w:rsidR="00A71F46">
              <w:rPr>
                <w:color w:val="19D131"/>
              </w:rPr>
              <w:t>[component InternationalString JSON schema details]</w:t>
            </w:r>
          </w:ins>
          <w:customXmlInsRangeStart w:id="2010" w:author="Andreas Kuehne" w:date="2019-05-31T12:40:00Z"/>
        </w:sdtContent>
      </w:sdt>
      <w:customXmlInsRangeEnd w:id="2010"/>
    </w:p>
    <w:p w14:paraId="5EAE80A8" w14:textId="77777777" w:rsidR="00A71F46" w:rsidRDefault="00A71F46" w:rsidP="00A71F46">
      <w:pPr>
        <w:pStyle w:val="berschrift4"/>
        <w:numPr>
          <w:ilvl w:val="3"/>
          <w:numId w:val="3"/>
        </w:numPr>
        <w:rPr>
          <w:ins w:id="2011" w:author="Andreas Kuehne" w:date="2019-05-31T12:40:00Z"/>
        </w:rPr>
      </w:pPr>
      <w:bookmarkStart w:id="2012" w:name="_Toc10206758"/>
      <w:ins w:id="2013" w:author="Andreas Kuehne" w:date="2019-05-31T12:40:00Z">
        <w:r>
          <w:t>InternationalString – XML Syntax</w:t>
        </w:r>
        <w:bookmarkEnd w:id="2012"/>
      </w:ins>
    </w:p>
    <w:p w14:paraId="678A8FDC" w14:textId="77777777" w:rsidR="00A71F46" w:rsidRPr="5404FA76" w:rsidRDefault="00A71F46" w:rsidP="00A71F46">
      <w:pPr>
        <w:rPr>
          <w:ins w:id="2014" w:author="Andreas Kuehne" w:date="2019-05-31T12:40:00Z"/>
        </w:rPr>
      </w:pPr>
      <w:ins w:id="2015" w:author="Andreas Kuehne" w:date="2019-05-31T12:40:00Z">
        <w:r w:rsidRPr="0CCF9147">
          <w:t xml:space="preserve">The XML type </w:t>
        </w:r>
        <w:r w:rsidRPr="002062A5">
          <w:rPr>
            <w:rFonts w:ascii="Courier New" w:eastAsia="Courier New" w:hAnsi="Courier New" w:cs="Courier New"/>
          </w:rPr>
          <w:t>InternationalStringType</w:t>
        </w:r>
        <w:r w:rsidRPr="0CCF9147">
          <w:t xml:space="preserve"> SHALL implement the requirements defined in the </w:t>
        </w:r>
        <w:r w:rsidRPr="002062A5">
          <w:rPr>
            <w:rFonts w:ascii="Courier New" w:eastAsia="Courier New" w:hAnsi="Courier New" w:cs="Courier New"/>
          </w:rPr>
          <w:t>InternationalString</w:t>
        </w:r>
        <w:r>
          <w:t xml:space="preserve"> </w:t>
        </w:r>
        <w:r w:rsidRPr="005A6FFD">
          <w:t>component.</w:t>
        </w:r>
      </w:ins>
    </w:p>
    <w:p w14:paraId="49BDDB2A" w14:textId="77777777" w:rsidR="00A71F46" w:rsidRDefault="00A71F46" w:rsidP="00A71F46">
      <w:pPr>
        <w:rPr>
          <w:ins w:id="2016" w:author="Andreas Kuehne" w:date="2019-05-31T12:40:00Z"/>
        </w:rPr>
      </w:pPr>
      <w:ins w:id="2017" w:author="Andreas Kuehne" w:date="2019-05-31T12:40:00Z">
        <w:r w:rsidRPr="005A6FFD">
          <w:rPr>
            <w:rFonts w:eastAsia="Arial"/>
          </w:rPr>
          <w:t xml:space="preserve">The </w:t>
        </w:r>
        <w:r w:rsidRPr="002062A5">
          <w:rPr>
            <w:rFonts w:ascii="Courier New" w:eastAsia="Courier New" w:hAnsi="Courier New" w:cs="Courier New"/>
          </w:rPr>
          <w:t>InternationalStringType</w:t>
        </w:r>
        <w:r w:rsidRPr="005A6FFD">
          <w:rPr>
            <w:rFonts w:eastAsia="Arial"/>
          </w:rPr>
          <w:t xml:space="preserve"> XML element is defined in XML Schema [</w:t>
        </w:r>
        <w:r>
          <w:rPr>
            <w:rStyle w:val="Hyperlink"/>
          </w:rPr>
          <w:fldChar w:fldCharType="begin"/>
        </w:r>
        <w:r>
          <w:rPr>
            <w:rStyle w:val="Hyperlink"/>
          </w:rPr>
          <w:instrText xml:space="preserve"> HYPERLINK \l "refDSBXSD" </w:instrText>
        </w:r>
        <w:r>
          <w:rPr>
            <w:rStyle w:val="Hyperlink"/>
          </w:rPr>
          <w:fldChar w:fldCharType="separate"/>
        </w:r>
        <w:r w:rsidRPr="006174B3">
          <w:rPr>
            <w:rStyle w:val="Hyperlink"/>
          </w:rPr>
          <w:t>DSBXSD</w:t>
        </w:r>
        <w:r>
          <w:rPr>
            <w:rStyle w:val="Hyperlink"/>
          </w:rPr>
          <w:fldChar w:fldCharType="end"/>
        </w:r>
        <w:r w:rsidRPr="005A6FFD">
          <w:rPr>
            <w:rFonts w:eastAsia="Arial"/>
          </w:rPr>
          <w:t>], and is copied below for information.</w:t>
        </w:r>
      </w:ins>
    </w:p>
    <w:p w14:paraId="138DB7D9" w14:textId="77777777" w:rsidR="00A71F46" w:rsidRDefault="00A71F46" w:rsidP="00A71F46">
      <w:pPr>
        <w:pStyle w:val="Code"/>
        <w:rPr>
          <w:ins w:id="2018" w:author="Andreas Kuehne" w:date="2019-05-31T12:40:00Z"/>
        </w:rPr>
      </w:pPr>
      <w:ins w:id="2019"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InternationalStringType</w:t>
        </w:r>
        <w:r>
          <w:rPr>
            <w:color w:val="943634" w:themeColor="accent2" w:themeShade="BF"/>
          </w:rPr>
          <w:t>"</w:t>
        </w:r>
        <w:r>
          <w:rPr>
            <w:color w:val="31849B" w:themeColor="accent5" w:themeShade="BF"/>
          </w:rPr>
          <w:t>&gt;</w:t>
        </w:r>
      </w:ins>
    </w:p>
    <w:p w14:paraId="3ED2AE4A" w14:textId="77777777" w:rsidR="00A71F46" w:rsidRDefault="00A71F46" w:rsidP="00A71F46">
      <w:pPr>
        <w:pStyle w:val="Code"/>
        <w:rPr>
          <w:ins w:id="2020" w:author="Andreas Kuehne" w:date="2019-05-31T12:40:00Z"/>
        </w:rPr>
      </w:pPr>
      <w:ins w:id="2021" w:author="Andreas Kuehne" w:date="2019-05-31T12:40:00Z">
        <w:r>
          <w:rPr>
            <w:color w:val="31849B" w:themeColor="accent5" w:themeShade="BF"/>
          </w:rPr>
          <w:t xml:space="preserve">  &lt;xs:simpleContent&gt;</w:t>
        </w:r>
      </w:ins>
    </w:p>
    <w:p w14:paraId="33751809" w14:textId="77777777" w:rsidR="00A71F46" w:rsidRDefault="00A71F46" w:rsidP="00A71F46">
      <w:pPr>
        <w:pStyle w:val="Code"/>
        <w:rPr>
          <w:ins w:id="2022" w:author="Andreas Kuehne" w:date="2019-05-31T12:40:00Z"/>
        </w:rPr>
      </w:pPr>
      <w:ins w:id="2023" w:author="Andreas Kuehne" w:date="2019-05-31T12:40:00Z">
        <w:r>
          <w:rPr>
            <w:color w:val="31849B" w:themeColor="accent5" w:themeShade="BF"/>
          </w:rPr>
          <w:t xml:space="preserve">    &lt;xs:extension</w:t>
        </w:r>
        <w:r>
          <w:rPr>
            <w:color w:val="943634" w:themeColor="accent2" w:themeShade="BF"/>
          </w:rPr>
          <w:t xml:space="preserve"> base="</w:t>
        </w:r>
        <w:r>
          <w:rPr>
            <w:color w:val="244061" w:themeColor="accent1" w:themeShade="80"/>
          </w:rPr>
          <w:t>xs:string</w:t>
        </w:r>
        <w:r>
          <w:rPr>
            <w:color w:val="943634" w:themeColor="accent2" w:themeShade="BF"/>
          </w:rPr>
          <w:t>"</w:t>
        </w:r>
        <w:r>
          <w:rPr>
            <w:color w:val="31849B" w:themeColor="accent5" w:themeShade="BF"/>
          </w:rPr>
          <w:t>&gt;</w:t>
        </w:r>
      </w:ins>
    </w:p>
    <w:p w14:paraId="2E27F23A" w14:textId="77777777" w:rsidR="00A71F46" w:rsidRDefault="00A71F46" w:rsidP="00A71F46">
      <w:pPr>
        <w:pStyle w:val="Code"/>
        <w:rPr>
          <w:ins w:id="2024" w:author="Andreas Kuehne" w:date="2019-05-31T12:40:00Z"/>
        </w:rPr>
      </w:pPr>
      <w:ins w:id="2025" w:author="Andreas Kuehne" w:date="2019-05-31T12:40:00Z">
        <w:r>
          <w:rPr>
            <w:color w:val="31849B" w:themeColor="accent5" w:themeShade="BF"/>
          </w:rPr>
          <w:t xml:space="preserve">      &lt;xs:attribute</w:t>
        </w:r>
        <w:r>
          <w:rPr>
            <w:color w:val="943634" w:themeColor="accent2" w:themeShade="BF"/>
          </w:rPr>
          <w:t xml:space="preserve"> ref="</w:t>
        </w:r>
        <w:r>
          <w:rPr>
            <w:color w:val="244061" w:themeColor="accent1" w:themeShade="80"/>
          </w:rPr>
          <w:t>xml:lang</w:t>
        </w:r>
        <w:r>
          <w:rPr>
            <w:color w:val="943634" w:themeColor="accent2" w:themeShade="BF"/>
          </w:rPr>
          <w:t>" use="</w:t>
        </w:r>
        <w:r>
          <w:rPr>
            <w:color w:val="244061" w:themeColor="accent1" w:themeShade="80"/>
          </w:rPr>
          <w:t>required</w:t>
        </w:r>
        <w:r>
          <w:rPr>
            <w:color w:val="943634" w:themeColor="accent2" w:themeShade="BF"/>
          </w:rPr>
          <w:t>"</w:t>
        </w:r>
        <w:r>
          <w:rPr>
            <w:color w:val="31849B" w:themeColor="accent5" w:themeShade="BF"/>
          </w:rPr>
          <w:t>/&gt;</w:t>
        </w:r>
      </w:ins>
    </w:p>
    <w:p w14:paraId="4D84768F" w14:textId="77777777" w:rsidR="00A71F46" w:rsidRDefault="00A71F46" w:rsidP="00A71F46">
      <w:pPr>
        <w:pStyle w:val="Code"/>
        <w:rPr>
          <w:ins w:id="2026" w:author="Andreas Kuehne" w:date="2019-05-31T12:40:00Z"/>
        </w:rPr>
      </w:pPr>
      <w:ins w:id="2027" w:author="Andreas Kuehne" w:date="2019-05-31T12:40:00Z">
        <w:r>
          <w:rPr>
            <w:color w:val="31849B" w:themeColor="accent5" w:themeShade="BF"/>
          </w:rPr>
          <w:t xml:space="preserve">    &lt;/xs:extension&gt;</w:t>
        </w:r>
      </w:ins>
    </w:p>
    <w:p w14:paraId="6DC51D78" w14:textId="77777777" w:rsidR="00A71F46" w:rsidRDefault="00A71F46" w:rsidP="00A71F46">
      <w:pPr>
        <w:pStyle w:val="Code"/>
        <w:rPr>
          <w:ins w:id="2028" w:author="Andreas Kuehne" w:date="2019-05-31T12:40:00Z"/>
        </w:rPr>
      </w:pPr>
      <w:ins w:id="2029" w:author="Andreas Kuehne" w:date="2019-05-31T12:40:00Z">
        <w:r>
          <w:rPr>
            <w:color w:val="31849B" w:themeColor="accent5" w:themeShade="BF"/>
          </w:rPr>
          <w:t xml:space="preserve">  &lt;/xs:simpleContent&gt;</w:t>
        </w:r>
      </w:ins>
    </w:p>
    <w:p w14:paraId="3E087669" w14:textId="77777777" w:rsidR="00A71F46" w:rsidRDefault="00A71F46" w:rsidP="00A71F46">
      <w:pPr>
        <w:pStyle w:val="Code"/>
        <w:rPr>
          <w:ins w:id="2030" w:author="Andreas Kuehne" w:date="2019-05-31T12:40:00Z"/>
        </w:rPr>
      </w:pPr>
      <w:ins w:id="2031" w:author="Andreas Kuehne" w:date="2019-05-31T12:40:00Z">
        <w:r>
          <w:rPr>
            <w:color w:val="31849B" w:themeColor="accent5" w:themeShade="BF"/>
          </w:rPr>
          <w:t>&lt;/xs:complexType&gt;</w:t>
        </w:r>
      </w:ins>
    </w:p>
    <w:p w14:paraId="65B370AF" w14:textId="77777777" w:rsidR="00A71F46" w:rsidRDefault="00A71F46" w:rsidP="00A71F46">
      <w:pPr>
        <w:spacing w:line="259" w:lineRule="auto"/>
        <w:rPr>
          <w:ins w:id="2032" w:author="Andreas Kuehne" w:date="2019-05-31T12:40:00Z"/>
        </w:rPr>
      </w:pPr>
      <w:ins w:id="2033" w:author="Andreas Kuehne" w:date="2019-05-31T12:40:00Z">
        <w:r>
          <w:t>Each child element of</w:t>
        </w:r>
        <w:r w:rsidRPr="71C71F8C">
          <w:t xml:space="preserve"> </w:t>
        </w:r>
        <w:r w:rsidRPr="002062A5">
          <w:rPr>
            <w:rFonts w:ascii="Courier New" w:eastAsia="Courier New" w:hAnsi="Courier New" w:cs="Courier New"/>
          </w:rPr>
          <w:t>InternationalStringType</w:t>
        </w:r>
        <w:r w:rsidRPr="71C71F8C">
          <w:t xml:space="preserve"> </w:t>
        </w:r>
        <w:r>
          <w:t xml:space="preserve">XML element SHALL implement in XML syntax the sub-component that has a name equal to its local name. </w:t>
        </w:r>
      </w:ins>
      <w:customXmlInsRangeStart w:id="2034" w:author="Andreas Kuehne" w:date="2019-05-31T12:40:00Z"/>
      <w:sdt>
        <w:sdtPr>
          <w:tag w:val="dsb-InternationalStringType.-xmlSchema"/>
          <w:id w:val="1625502946"/>
          <w:showingPlcHdr/>
        </w:sdtPr>
        <w:sdtEndPr/>
        <w:sdtContent>
          <w:customXmlInsRangeEnd w:id="2034"/>
          <w:ins w:id="2035" w:author="Andreas Kuehne" w:date="2019-05-31T12:40:00Z">
            <w:r>
              <w:rPr>
                <w:color w:val="19D131"/>
              </w:rPr>
              <w:t>[component InternationalString XML schema details]</w:t>
            </w:r>
          </w:ins>
          <w:customXmlInsRangeStart w:id="2036" w:author="Andreas Kuehne" w:date="2019-05-31T12:40:00Z"/>
        </w:sdtContent>
      </w:sdt>
      <w:customXmlInsRangeEnd w:id="2036"/>
    </w:p>
    <w:p w14:paraId="2FF6E1E9" w14:textId="77777777" w:rsidR="00A71F46" w:rsidRDefault="00A71F46" w:rsidP="00A71F46">
      <w:pPr>
        <w:pStyle w:val="berschrift3"/>
        <w:numPr>
          <w:ilvl w:val="2"/>
          <w:numId w:val="3"/>
        </w:numPr>
        <w:rPr>
          <w:ins w:id="2037" w:author="Andreas Kuehne" w:date="2019-05-31T12:40:00Z"/>
        </w:rPr>
      </w:pPr>
      <w:bookmarkStart w:id="2038" w:name="_Toc10206759"/>
      <w:ins w:id="2039" w:author="Andreas Kuehne" w:date="2019-05-31T12:40:00Z">
        <w:r>
          <w:t>Component DigestInfo</w:t>
        </w:r>
        <w:bookmarkEnd w:id="2038"/>
      </w:ins>
    </w:p>
    <w:p w14:paraId="2D45768C" w14:textId="77777777" w:rsidR="00A71F46" w:rsidRDefault="001A1734" w:rsidP="00A71F46">
      <w:pPr>
        <w:rPr>
          <w:ins w:id="2040" w:author="Andreas Kuehne" w:date="2019-05-31T12:40:00Z"/>
        </w:rPr>
      </w:pPr>
      <w:customXmlInsRangeStart w:id="2041" w:author="Andreas Kuehne" w:date="2019-05-31T12:40:00Z"/>
      <w:sdt>
        <w:sdtPr>
          <w:tag w:val="dsb-DigestInfoType.-normative"/>
          <w:id w:val="269442408"/>
        </w:sdtPr>
        <w:sdtEndPr/>
        <w:sdtContent>
          <w:customXmlInsRangeEnd w:id="2041"/>
          <w:ins w:id="2042" w:author="Andreas Kuehne" w:date="2019-05-31T12:40:00Z">
            <w:r w:rsidR="00A71F46" w:rsidRPr="003A06D0">
              <w:rPr>
                <w:color w:val="19D131"/>
                <w:lang w:val="en-GB"/>
              </w:rPr>
              <w:t xml:space="preserve">The </w:t>
            </w:r>
            <w:r w:rsidR="00A71F46" w:rsidRPr="003A06D0">
              <w:rPr>
                <w:rStyle w:val="Datatype"/>
                <w:lang w:val="en-GB"/>
              </w:rPr>
              <w:t>DigestInfo</w:t>
            </w:r>
            <w:r w:rsidR="00A71F46" w:rsidRPr="003A06D0">
              <w:rPr>
                <w:color w:val="19D131"/>
                <w:lang w:val="en-GB"/>
              </w:rPr>
              <w:t xml:space="preserve"> component holds a digest value and an identification of the used digest algorithm. The </w:t>
            </w:r>
            <w:r w:rsidR="00A71F46" w:rsidRPr="003A06D0">
              <w:rPr>
                <w:rStyle w:val="Datatype"/>
                <w:lang w:val="en-GB"/>
              </w:rPr>
              <w:t>DigestMethod</w:t>
            </w:r>
            <w:r w:rsidR="00A71F46" w:rsidRPr="003A06D0">
              <w:rPr>
                <w:color w:val="19D131"/>
                <w:lang w:val="en-GB"/>
              </w:rPr>
              <w:t xml:space="preserve"> isn’t strongly typed intentionally to support a broad variety of identifiers.</w:t>
            </w:r>
          </w:ins>
          <w:customXmlInsRangeStart w:id="2043" w:author="Andreas Kuehne" w:date="2019-05-31T12:40:00Z"/>
        </w:sdtContent>
      </w:sdt>
      <w:customXmlInsRangeEnd w:id="2043"/>
    </w:p>
    <w:p w14:paraId="5CE19699" w14:textId="77777777" w:rsidR="00A71F46" w:rsidRDefault="00A71F46" w:rsidP="00A71F46">
      <w:pPr>
        <w:rPr>
          <w:ins w:id="2044" w:author="Andreas Kuehne" w:date="2019-05-31T12:40:00Z"/>
        </w:rPr>
      </w:pPr>
      <w:ins w:id="2045" w:author="Andreas Kuehne" w:date="2019-05-31T12:40:00Z">
        <w:r>
          <w:t>Below follows a list of the sub-components that constitute this component:</w:t>
        </w:r>
      </w:ins>
    </w:p>
    <w:p w14:paraId="555B5F32" w14:textId="77777777" w:rsidR="00A71F46" w:rsidRDefault="00A71F46" w:rsidP="00A71F46">
      <w:pPr>
        <w:pStyle w:val="Member"/>
        <w:rPr>
          <w:ins w:id="2046" w:author="Andreas Kuehne" w:date="2019-05-31T12:40:00Z"/>
        </w:rPr>
      </w:pPr>
      <w:ins w:id="2047" w:author="Andreas Kuehne" w:date="2019-05-31T12:40:00Z">
        <w:r>
          <w:t xml:space="preserve">The </w:t>
        </w:r>
        <w:r w:rsidRPr="35C1378D">
          <w:rPr>
            <w:rStyle w:val="Datatype"/>
          </w:rPr>
          <w:t>DigestMethod</w:t>
        </w:r>
        <w:r>
          <w:t xml:space="preserve"> element MUST contain one instance of a string. </w:t>
        </w:r>
      </w:ins>
      <w:customXmlInsRangeStart w:id="2048" w:author="Andreas Kuehne" w:date="2019-05-31T12:40:00Z"/>
      <w:sdt>
        <w:sdtPr>
          <w:alias w:val="dsb-DigestInfoType.alg"/>
          <w:tag w:val="dsb-DigestInfoType.DigestMethod"/>
          <w:id w:val="-993335851"/>
        </w:sdtPr>
        <w:sdtEndPr/>
        <w:sdtContent>
          <w:customXmlInsRangeEnd w:id="2048"/>
          <w:ins w:id="2049" w:author="Andreas Kuehne" w:date="2019-05-31T12:40:00Z">
            <w:r w:rsidRPr="003A06D0">
              <w:rPr>
                <w:color w:val="19D131"/>
                <w:lang w:val="en-GB"/>
              </w:rPr>
              <w:t>The string describes the digest algorithm in an appropriate way for the server side processing. Depending on the signature format this may be an OID (e.g. ‘2.16.840.1.101.3.4.2.1’), an URI (e.g. ‘http://www.w3.org/2001/04/xmlenc#sha256’) or a descriptive string (‘SHA-256’).</w:t>
            </w:r>
          </w:ins>
          <w:customXmlInsRangeStart w:id="2050" w:author="Andreas Kuehne" w:date="2019-05-31T12:40:00Z"/>
        </w:sdtContent>
      </w:sdt>
      <w:customXmlInsRangeEnd w:id="2050"/>
    </w:p>
    <w:p w14:paraId="2D5FE56B" w14:textId="77777777" w:rsidR="00A71F46" w:rsidRDefault="00A71F46" w:rsidP="00A71F46">
      <w:pPr>
        <w:pStyle w:val="Member"/>
        <w:rPr>
          <w:ins w:id="2051" w:author="Andreas Kuehne" w:date="2019-05-31T12:40:00Z"/>
        </w:rPr>
      </w:pPr>
      <w:ins w:id="2052" w:author="Andreas Kuehne" w:date="2019-05-31T12:40:00Z">
        <w:r>
          <w:t xml:space="preserve">The </w:t>
        </w:r>
        <w:r w:rsidRPr="35C1378D">
          <w:rPr>
            <w:rStyle w:val="Datatype"/>
          </w:rPr>
          <w:t>DigestValue</w:t>
        </w:r>
        <w:r>
          <w:t xml:space="preserve"> element MUST contain one instance of base64 encoded binary data. </w:t>
        </w:r>
      </w:ins>
      <w:customXmlInsRangeStart w:id="2053" w:author="Andreas Kuehne" w:date="2019-05-31T12:40:00Z"/>
      <w:sdt>
        <w:sdtPr>
          <w:alias w:val="dsb-DigestInfoType.val"/>
          <w:tag w:val="dsb-DigestInfoType.DigestValue"/>
          <w:id w:val="-1994787956"/>
          <w:showingPlcHdr/>
        </w:sdtPr>
        <w:sdtEndPr/>
        <w:sdtContent>
          <w:customXmlInsRangeEnd w:id="2053"/>
          <w:ins w:id="2054" w:author="Andreas Kuehne" w:date="2019-05-31T12:40:00Z">
            <w:r>
              <w:rPr>
                <w:color w:val="19D131"/>
              </w:rPr>
              <w:t>[sub component DigestValue details]</w:t>
            </w:r>
          </w:ins>
          <w:customXmlInsRangeStart w:id="2055" w:author="Andreas Kuehne" w:date="2019-05-31T12:40:00Z"/>
        </w:sdtContent>
      </w:sdt>
      <w:customXmlInsRangeEnd w:id="2055"/>
    </w:p>
    <w:p w14:paraId="52F1150F" w14:textId="77777777" w:rsidR="00A71F46" w:rsidRDefault="00A71F46" w:rsidP="00A71F46">
      <w:pPr>
        <w:pStyle w:val="Non-normativeCommentHeading"/>
        <w:rPr>
          <w:ins w:id="2056" w:author="Andreas Kuehne" w:date="2019-05-31T12:40:00Z"/>
        </w:rPr>
      </w:pPr>
      <w:ins w:id="2057" w:author="Andreas Kuehne" w:date="2019-05-31T12:40:00Z">
        <w:r>
          <w:t>Non-normative Comment:</w:t>
        </w:r>
      </w:ins>
    </w:p>
    <w:p w14:paraId="05C1BC77" w14:textId="77777777" w:rsidR="00A71F46" w:rsidRDefault="001A1734" w:rsidP="00A71F46">
      <w:pPr>
        <w:pStyle w:val="Non-normativeComment"/>
        <w:rPr>
          <w:ins w:id="2058" w:author="Andreas Kuehne" w:date="2019-05-31T12:40:00Z"/>
        </w:rPr>
      </w:pPr>
      <w:customXmlInsRangeStart w:id="2059" w:author="Andreas Kuehne" w:date="2019-05-31T12:40:00Z"/>
      <w:sdt>
        <w:sdtPr>
          <w:tag w:val="dsb-DigestInfoType.-nonNormative"/>
          <w:id w:val="-1298831386"/>
          <w:showingPlcHdr/>
        </w:sdtPr>
        <w:sdtEndPr/>
        <w:sdtContent>
          <w:customXmlInsRangeEnd w:id="2059"/>
          <w:ins w:id="2060" w:author="Andreas Kuehne" w:date="2019-05-31T12:40:00Z">
            <w:r w:rsidR="00A71F46">
              <w:rPr>
                <w:color w:val="19D131"/>
              </w:rPr>
              <w:t>[component DigestInfo non normative details]</w:t>
            </w:r>
          </w:ins>
          <w:customXmlInsRangeStart w:id="2061" w:author="Andreas Kuehne" w:date="2019-05-31T12:40:00Z"/>
        </w:sdtContent>
      </w:sdt>
      <w:customXmlInsRangeEnd w:id="2061"/>
    </w:p>
    <w:p w14:paraId="7467D6CD" w14:textId="77777777" w:rsidR="00A71F46" w:rsidRDefault="00A71F46" w:rsidP="00A71F46">
      <w:pPr>
        <w:pStyle w:val="berschrift4"/>
        <w:numPr>
          <w:ilvl w:val="3"/>
          <w:numId w:val="3"/>
        </w:numPr>
        <w:rPr>
          <w:ins w:id="2062" w:author="Andreas Kuehne" w:date="2019-05-31T12:40:00Z"/>
        </w:rPr>
      </w:pPr>
      <w:bookmarkStart w:id="2063" w:name="_Toc10206760"/>
      <w:ins w:id="2064" w:author="Andreas Kuehne" w:date="2019-05-31T12:40:00Z">
        <w:r>
          <w:t>DigestInfo – JSON Syntax</w:t>
        </w:r>
        <w:bookmarkEnd w:id="2063"/>
      </w:ins>
    </w:p>
    <w:p w14:paraId="4EA871CE" w14:textId="77777777" w:rsidR="00A71F46" w:rsidRPr="0248A3D1" w:rsidRDefault="00A71F46" w:rsidP="00A71F46">
      <w:pPr>
        <w:rPr>
          <w:ins w:id="2065" w:author="Andreas Kuehne" w:date="2019-05-31T12:40:00Z"/>
        </w:rPr>
      </w:pPr>
      <w:ins w:id="2066" w:author="Andreas Kuehne" w:date="2019-05-31T12:40:00Z">
        <w:r w:rsidRPr="002062A5">
          <w:rPr>
            <w:rFonts w:eastAsia="Arial" w:cs="Arial"/>
            <w:sz w:val="22"/>
            <w:szCs w:val="22"/>
          </w:rPr>
          <w:t xml:space="preserve">The </w:t>
        </w:r>
        <w:r w:rsidRPr="002062A5">
          <w:rPr>
            <w:rFonts w:ascii="Courier New" w:eastAsia="Courier New" w:hAnsi="Courier New" w:cs="Courier New"/>
          </w:rPr>
          <w:t>DigestInfoType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DigestInfo</w:t>
        </w:r>
        <w:r>
          <w:t xml:space="preserve"> component.</w:t>
        </w:r>
      </w:ins>
    </w:p>
    <w:p w14:paraId="2F22C514" w14:textId="77777777" w:rsidR="00A71F46" w:rsidRPr="C2430093" w:rsidRDefault="00A71F46" w:rsidP="00A71F46">
      <w:pPr>
        <w:spacing w:line="259" w:lineRule="auto"/>
        <w:rPr>
          <w:ins w:id="2067" w:author="Andreas Kuehne" w:date="2019-05-31T12:40:00Z"/>
          <w:rFonts w:eastAsia="Arial" w:cs="Arial"/>
          <w:sz w:val="22"/>
          <w:szCs w:val="22"/>
        </w:rPr>
      </w:pPr>
      <w:ins w:id="2068"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DigestInfo</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194"/>
        <w:gridCol w:w="3134"/>
        <w:gridCol w:w="3022"/>
      </w:tblGrid>
      <w:tr w:rsidR="00A71F46" w14:paraId="285990FC" w14:textId="77777777" w:rsidTr="00A71F46">
        <w:trPr>
          <w:cnfStyle w:val="100000000000" w:firstRow="1" w:lastRow="0" w:firstColumn="0" w:lastColumn="0" w:oddVBand="0" w:evenVBand="0" w:oddHBand="0" w:evenHBand="0" w:firstRowFirstColumn="0" w:firstRowLastColumn="0" w:lastRowFirstColumn="0" w:lastRowLastColumn="0"/>
          <w:ins w:id="2069"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3EF508D" w14:textId="77777777" w:rsidR="00A71F46" w:rsidRDefault="00A71F46" w:rsidP="00A71F46">
            <w:pPr>
              <w:pStyle w:val="Beschriftung"/>
              <w:rPr>
                <w:ins w:id="2070" w:author="Andreas Kuehne" w:date="2019-05-31T12:40:00Z"/>
              </w:rPr>
            </w:pPr>
            <w:ins w:id="2071" w:author="Andreas Kuehne" w:date="2019-05-31T12:40:00Z">
              <w:r>
                <w:t>Element</w:t>
              </w:r>
            </w:ins>
          </w:p>
        </w:tc>
        <w:tc>
          <w:tcPr>
            <w:tcW w:w="4675" w:type="dxa"/>
          </w:tcPr>
          <w:p w14:paraId="6EF22B94"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2072" w:author="Andreas Kuehne" w:date="2019-05-31T12:40:00Z"/>
              </w:rPr>
            </w:pPr>
            <w:ins w:id="2073" w:author="Andreas Kuehne" w:date="2019-05-31T12:40:00Z">
              <w:r>
                <w:t>Implementing JSON member name</w:t>
              </w:r>
            </w:ins>
          </w:p>
        </w:tc>
        <w:tc>
          <w:tcPr>
            <w:tcW w:w="4675" w:type="dxa"/>
          </w:tcPr>
          <w:p w14:paraId="5B7EBE5B"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2074" w:author="Andreas Kuehne" w:date="2019-05-31T12:40:00Z"/>
              </w:rPr>
            </w:pPr>
            <w:ins w:id="2075" w:author="Andreas Kuehne" w:date="2019-05-31T12:40:00Z">
              <w:r>
                <w:t>Comments</w:t>
              </w:r>
            </w:ins>
          </w:p>
        </w:tc>
      </w:tr>
      <w:tr w:rsidR="00A71F46" w14:paraId="52F0DFD7" w14:textId="77777777" w:rsidTr="00A71F46">
        <w:trPr>
          <w:ins w:id="207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F1BEAEB" w14:textId="77777777" w:rsidR="00A71F46" w:rsidRPr="002062A5" w:rsidRDefault="00A71F46" w:rsidP="00A71F46">
            <w:pPr>
              <w:pStyle w:val="Beschriftung"/>
              <w:rPr>
                <w:ins w:id="2077" w:author="Andreas Kuehne" w:date="2019-05-31T12:40:00Z"/>
                <w:rStyle w:val="Datatype"/>
                <w:b w:val="0"/>
                <w:bCs w:val="0"/>
              </w:rPr>
            </w:pPr>
            <w:ins w:id="2078" w:author="Andreas Kuehne" w:date="2019-05-31T12:40:00Z">
              <w:r w:rsidRPr="002062A5">
                <w:rPr>
                  <w:rStyle w:val="Datatype"/>
                </w:rPr>
                <w:t>DigestMethod</w:t>
              </w:r>
            </w:ins>
          </w:p>
        </w:tc>
        <w:tc>
          <w:tcPr>
            <w:tcW w:w="4675" w:type="dxa"/>
          </w:tcPr>
          <w:p w14:paraId="3D0FE4E8"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2079" w:author="Andreas Kuehne" w:date="2019-05-31T12:40:00Z"/>
                <w:rStyle w:val="Datatype"/>
              </w:rPr>
            </w:pPr>
            <w:ins w:id="2080" w:author="Andreas Kuehne" w:date="2019-05-31T12:40:00Z">
              <w:r w:rsidRPr="002062A5">
                <w:rPr>
                  <w:rStyle w:val="Datatype"/>
                </w:rPr>
                <w:t>alg</w:t>
              </w:r>
            </w:ins>
          </w:p>
        </w:tc>
        <w:tc>
          <w:tcPr>
            <w:tcW w:w="4675" w:type="dxa"/>
          </w:tcPr>
          <w:p w14:paraId="25CD6037"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2081" w:author="Andreas Kuehne" w:date="2019-05-31T12:40:00Z"/>
              </w:rPr>
            </w:pPr>
            <w:customXmlInsRangeStart w:id="2082" w:author="Andreas Kuehne" w:date="2019-05-31T12:40:00Z"/>
            <w:sdt>
              <w:sdtPr>
                <w:alias w:val="dsb-DigestInfoType.alg"/>
                <w:tag w:val="dsb-DigestInfoType.-jsonComment.DigestMethod"/>
                <w:id w:val="1147704249"/>
                <w:showingPlcHdr/>
              </w:sdtPr>
              <w:sdtEndPr/>
              <w:sdtContent>
                <w:customXmlInsRangeEnd w:id="2082"/>
                <w:ins w:id="2083" w:author="Andreas Kuehne" w:date="2019-05-31T12:40:00Z">
                  <w:r w:rsidR="00A71F46">
                    <w:rPr>
                      <w:color w:val="19D131"/>
                    </w:rPr>
                    <w:t>[]</w:t>
                  </w:r>
                </w:ins>
                <w:customXmlInsRangeStart w:id="2084" w:author="Andreas Kuehne" w:date="2019-05-31T12:40:00Z"/>
              </w:sdtContent>
            </w:sdt>
            <w:customXmlInsRangeEnd w:id="2084"/>
          </w:p>
        </w:tc>
      </w:tr>
      <w:tr w:rsidR="00A71F46" w14:paraId="14F9C8F0" w14:textId="77777777" w:rsidTr="00A71F46">
        <w:trPr>
          <w:ins w:id="208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DC82E57" w14:textId="77777777" w:rsidR="00A71F46" w:rsidRPr="002062A5" w:rsidRDefault="00A71F46" w:rsidP="00A71F46">
            <w:pPr>
              <w:pStyle w:val="Beschriftung"/>
              <w:rPr>
                <w:ins w:id="2086" w:author="Andreas Kuehne" w:date="2019-05-31T12:40:00Z"/>
                <w:rStyle w:val="Datatype"/>
                <w:b w:val="0"/>
                <w:bCs w:val="0"/>
              </w:rPr>
            </w:pPr>
            <w:ins w:id="2087" w:author="Andreas Kuehne" w:date="2019-05-31T12:40:00Z">
              <w:r w:rsidRPr="002062A5">
                <w:rPr>
                  <w:rStyle w:val="Datatype"/>
                </w:rPr>
                <w:t>DigestValue</w:t>
              </w:r>
            </w:ins>
          </w:p>
        </w:tc>
        <w:tc>
          <w:tcPr>
            <w:tcW w:w="4675" w:type="dxa"/>
          </w:tcPr>
          <w:p w14:paraId="03A6CDC0"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2088" w:author="Andreas Kuehne" w:date="2019-05-31T12:40:00Z"/>
                <w:rStyle w:val="Datatype"/>
              </w:rPr>
            </w:pPr>
            <w:ins w:id="2089" w:author="Andreas Kuehne" w:date="2019-05-31T12:40:00Z">
              <w:r w:rsidRPr="002062A5">
                <w:rPr>
                  <w:rStyle w:val="Datatype"/>
                </w:rPr>
                <w:t>val</w:t>
              </w:r>
            </w:ins>
          </w:p>
        </w:tc>
        <w:tc>
          <w:tcPr>
            <w:tcW w:w="4675" w:type="dxa"/>
          </w:tcPr>
          <w:p w14:paraId="312FE1E5"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2090" w:author="Andreas Kuehne" w:date="2019-05-31T12:40:00Z"/>
              </w:rPr>
            </w:pPr>
            <w:customXmlInsRangeStart w:id="2091" w:author="Andreas Kuehne" w:date="2019-05-31T12:40:00Z"/>
            <w:sdt>
              <w:sdtPr>
                <w:alias w:val="dsb-DigestInfoType.val"/>
                <w:tag w:val="dsb-DigestInfoType.-jsonComment.DigestValue"/>
                <w:id w:val="-1923100972"/>
                <w:showingPlcHdr/>
              </w:sdtPr>
              <w:sdtEndPr/>
              <w:sdtContent>
                <w:customXmlInsRangeEnd w:id="2091"/>
                <w:ins w:id="2092" w:author="Andreas Kuehne" w:date="2019-05-31T12:40:00Z">
                  <w:r w:rsidR="00A71F46">
                    <w:rPr>
                      <w:color w:val="19D131"/>
                    </w:rPr>
                    <w:t>[]</w:t>
                  </w:r>
                </w:ins>
                <w:customXmlInsRangeStart w:id="2093" w:author="Andreas Kuehne" w:date="2019-05-31T12:40:00Z"/>
              </w:sdtContent>
            </w:sdt>
            <w:customXmlInsRangeEnd w:id="2093"/>
          </w:p>
        </w:tc>
      </w:tr>
    </w:tbl>
    <w:p w14:paraId="4D9E623F" w14:textId="77777777" w:rsidR="00A71F46" w:rsidRPr="0202B381" w:rsidRDefault="00A71F46" w:rsidP="00A71F46">
      <w:pPr>
        <w:rPr>
          <w:ins w:id="2094" w:author="Andreas Kuehne" w:date="2019-05-31T12:40:00Z"/>
        </w:rPr>
      </w:pPr>
      <w:ins w:id="2095" w:author="Andreas Kuehne" w:date="2019-05-31T12:40:00Z">
        <w:r w:rsidRPr="002062A5">
          <w:rPr>
            <w:rFonts w:eastAsia="Arial" w:cs="Arial"/>
            <w:sz w:val="22"/>
            <w:szCs w:val="22"/>
          </w:rPr>
          <w:t xml:space="preserve">The </w:t>
        </w:r>
        <w:r w:rsidRPr="002062A5">
          <w:rPr>
            <w:rFonts w:ascii="Courier New" w:eastAsia="Courier New" w:hAnsi="Courier New" w:cs="Courier New"/>
          </w:rPr>
          <w:t>DigestInfoType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502BFA87" w14:textId="77777777" w:rsidR="00A71F46" w:rsidRDefault="00A71F46" w:rsidP="00A71F46">
      <w:pPr>
        <w:pStyle w:val="Code"/>
        <w:spacing w:line="259" w:lineRule="auto"/>
        <w:rPr>
          <w:ins w:id="2096" w:author="Andreas Kuehne" w:date="2019-05-31T12:40:00Z"/>
        </w:rPr>
      </w:pPr>
      <w:ins w:id="2097" w:author="Andreas Kuehne" w:date="2019-05-31T12:40:00Z">
        <w:r>
          <w:rPr>
            <w:color w:val="31849B" w:themeColor="accent5" w:themeShade="BF"/>
          </w:rPr>
          <w:t>"dsb-DigestInfoType"</w:t>
        </w:r>
        <w:r>
          <w:t>: {</w:t>
        </w:r>
      </w:ins>
    </w:p>
    <w:p w14:paraId="4236FF9C" w14:textId="77777777" w:rsidR="00A71F46" w:rsidRDefault="00A71F46" w:rsidP="00A71F46">
      <w:pPr>
        <w:pStyle w:val="Code"/>
        <w:spacing w:line="259" w:lineRule="auto"/>
        <w:rPr>
          <w:ins w:id="2098" w:author="Andreas Kuehne" w:date="2019-05-31T12:40:00Z"/>
        </w:rPr>
      </w:pPr>
      <w:ins w:id="2099" w:author="Andreas Kuehne" w:date="2019-05-31T12:40:00Z">
        <w:r>
          <w:rPr>
            <w:color w:val="31849B" w:themeColor="accent5" w:themeShade="BF"/>
          </w:rPr>
          <w:t xml:space="preserve">  "type"</w:t>
        </w:r>
        <w:r>
          <w:t xml:space="preserve">: </w:t>
        </w:r>
        <w:r>
          <w:rPr>
            <w:color w:val="244061" w:themeColor="accent1" w:themeShade="80"/>
          </w:rPr>
          <w:t>"object",</w:t>
        </w:r>
      </w:ins>
    </w:p>
    <w:p w14:paraId="52F8D318" w14:textId="77777777" w:rsidR="00A71F46" w:rsidRDefault="00A71F46" w:rsidP="00A71F46">
      <w:pPr>
        <w:pStyle w:val="Code"/>
        <w:spacing w:line="259" w:lineRule="auto"/>
        <w:rPr>
          <w:ins w:id="2100" w:author="Andreas Kuehne" w:date="2019-05-31T12:40:00Z"/>
        </w:rPr>
      </w:pPr>
      <w:ins w:id="2101" w:author="Andreas Kuehne" w:date="2019-05-31T12:40:00Z">
        <w:r>
          <w:rPr>
            <w:color w:val="31849B" w:themeColor="accent5" w:themeShade="BF"/>
          </w:rPr>
          <w:t xml:space="preserve">  "properties"</w:t>
        </w:r>
        <w:r>
          <w:t>: {</w:t>
        </w:r>
      </w:ins>
    </w:p>
    <w:p w14:paraId="2EC72E3D" w14:textId="77777777" w:rsidR="00A71F46" w:rsidRDefault="00A71F46" w:rsidP="00A71F46">
      <w:pPr>
        <w:pStyle w:val="Code"/>
        <w:spacing w:line="259" w:lineRule="auto"/>
        <w:rPr>
          <w:ins w:id="2102" w:author="Andreas Kuehne" w:date="2019-05-31T12:40:00Z"/>
        </w:rPr>
      </w:pPr>
      <w:ins w:id="2103" w:author="Andreas Kuehne" w:date="2019-05-31T12:40:00Z">
        <w:r>
          <w:rPr>
            <w:color w:val="31849B" w:themeColor="accent5" w:themeShade="BF"/>
          </w:rPr>
          <w:t xml:space="preserve">    "alg"</w:t>
        </w:r>
        <w:r>
          <w:t>: {</w:t>
        </w:r>
      </w:ins>
    </w:p>
    <w:p w14:paraId="2A45B0EE" w14:textId="77777777" w:rsidR="00A71F46" w:rsidRDefault="00A71F46" w:rsidP="00A71F46">
      <w:pPr>
        <w:pStyle w:val="Code"/>
        <w:spacing w:line="259" w:lineRule="auto"/>
        <w:rPr>
          <w:ins w:id="2104" w:author="Andreas Kuehne" w:date="2019-05-31T12:40:00Z"/>
        </w:rPr>
      </w:pPr>
      <w:ins w:id="2105" w:author="Andreas Kuehne" w:date="2019-05-31T12:40:00Z">
        <w:r>
          <w:rPr>
            <w:color w:val="31849B" w:themeColor="accent5" w:themeShade="BF"/>
          </w:rPr>
          <w:t xml:space="preserve">      "type"</w:t>
        </w:r>
        <w:r>
          <w:t xml:space="preserve">: </w:t>
        </w:r>
        <w:r>
          <w:rPr>
            <w:color w:val="244061" w:themeColor="accent1" w:themeShade="80"/>
          </w:rPr>
          <w:t>"string"</w:t>
        </w:r>
      </w:ins>
    </w:p>
    <w:p w14:paraId="4EA15AF9" w14:textId="77777777" w:rsidR="00A71F46" w:rsidRDefault="00A71F46" w:rsidP="00A71F46">
      <w:pPr>
        <w:pStyle w:val="Code"/>
        <w:spacing w:line="259" w:lineRule="auto"/>
        <w:rPr>
          <w:ins w:id="2106" w:author="Andreas Kuehne" w:date="2019-05-31T12:40:00Z"/>
        </w:rPr>
      </w:pPr>
      <w:ins w:id="2107" w:author="Andreas Kuehne" w:date="2019-05-31T12:40:00Z">
        <w:r>
          <w:t xml:space="preserve">    },</w:t>
        </w:r>
      </w:ins>
    </w:p>
    <w:p w14:paraId="1F2BEB5C" w14:textId="77777777" w:rsidR="00A71F46" w:rsidRDefault="00A71F46" w:rsidP="00A71F46">
      <w:pPr>
        <w:pStyle w:val="Code"/>
        <w:spacing w:line="259" w:lineRule="auto"/>
        <w:rPr>
          <w:ins w:id="2108" w:author="Andreas Kuehne" w:date="2019-05-31T12:40:00Z"/>
        </w:rPr>
      </w:pPr>
      <w:ins w:id="2109" w:author="Andreas Kuehne" w:date="2019-05-31T12:40:00Z">
        <w:r>
          <w:rPr>
            <w:color w:val="31849B" w:themeColor="accent5" w:themeShade="BF"/>
          </w:rPr>
          <w:t xml:space="preserve">    "val"</w:t>
        </w:r>
        <w:r>
          <w:t>: {</w:t>
        </w:r>
      </w:ins>
    </w:p>
    <w:p w14:paraId="72F0E749" w14:textId="77777777" w:rsidR="00A71F46" w:rsidRDefault="00A71F46" w:rsidP="00A71F46">
      <w:pPr>
        <w:pStyle w:val="Code"/>
        <w:spacing w:line="259" w:lineRule="auto"/>
        <w:rPr>
          <w:ins w:id="2110" w:author="Andreas Kuehne" w:date="2019-05-31T12:40:00Z"/>
        </w:rPr>
      </w:pPr>
      <w:ins w:id="2111" w:author="Andreas Kuehne" w:date="2019-05-31T12:40:00Z">
        <w:r>
          <w:rPr>
            <w:color w:val="31849B" w:themeColor="accent5" w:themeShade="BF"/>
          </w:rPr>
          <w:t xml:space="preserve">      "type"</w:t>
        </w:r>
        <w:r>
          <w:t xml:space="preserve">: </w:t>
        </w:r>
        <w:r>
          <w:rPr>
            <w:color w:val="244061" w:themeColor="accent1" w:themeShade="80"/>
          </w:rPr>
          <w:t>"string"</w:t>
        </w:r>
      </w:ins>
    </w:p>
    <w:p w14:paraId="1EE5C492" w14:textId="77777777" w:rsidR="00A71F46" w:rsidRDefault="00A71F46" w:rsidP="00A71F46">
      <w:pPr>
        <w:pStyle w:val="Code"/>
        <w:spacing w:line="259" w:lineRule="auto"/>
        <w:rPr>
          <w:ins w:id="2112" w:author="Andreas Kuehne" w:date="2019-05-31T12:40:00Z"/>
        </w:rPr>
      </w:pPr>
      <w:ins w:id="2113" w:author="Andreas Kuehne" w:date="2019-05-31T12:40:00Z">
        <w:r>
          <w:t xml:space="preserve">    }</w:t>
        </w:r>
      </w:ins>
    </w:p>
    <w:p w14:paraId="6FB2E1FD" w14:textId="77777777" w:rsidR="00A71F46" w:rsidRDefault="00A71F46" w:rsidP="00A71F46">
      <w:pPr>
        <w:pStyle w:val="Code"/>
        <w:spacing w:line="259" w:lineRule="auto"/>
        <w:rPr>
          <w:ins w:id="2114" w:author="Andreas Kuehne" w:date="2019-05-31T12:40:00Z"/>
        </w:rPr>
      </w:pPr>
      <w:ins w:id="2115" w:author="Andreas Kuehne" w:date="2019-05-31T12:40:00Z">
        <w:r>
          <w:t xml:space="preserve">  },</w:t>
        </w:r>
      </w:ins>
    </w:p>
    <w:p w14:paraId="3C9495A8" w14:textId="77777777" w:rsidR="00A71F46" w:rsidRDefault="00A71F46" w:rsidP="00A71F46">
      <w:pPr>
        <w:pStyle w:val="Code"/>
        <w:spacing w:line="259" w:lineRule="auto"/>
        <w:rPr>
          <w:ins w:id="2116" w:author="Andreas Kuehne" w:date="2019-05-31T12:40:00Z"/>
        </w:rPr>
      </w:pPr>
      <w:ins w:id="2117" w:author="Andreas Kuehne" w:date="2019-05-31T12:40:00Z">
        <w:r>
          <w:rPr>
            <w:color w:val="31849B" w:themeColor="accent5" w:themeShade="BF"/>
          </w:rPr>
          <w:t xml:space="preserve">  "required"</w:t>
        </w:r>
        <w:r>
          <w:t>: [</w:t>
        </w:r>
        <w:r>
          <w:rPr>
            <w:color w:val="244061" w:themeColor="accent1" w:themeShade="80"/>
          </w:rPr>
          <w:t>"alg", "val"</w:t>
        </w:r>
        <w:r>
          <w:t>]</w:t>
        </w:r>
      </w:ins>
    </w:p>
    <w:p w14:paraId="2B3E137E" w14:textId="77777777" w:rsidR="00A71F46" w:rsidRDefault="00A71F46" w:rsidP="00A71F46">
      <w:pPr>
        <w:pStyle w:val="Code"/>
        <w:spacing w:line="259" w:lineRule="auto"/>
        <w:rPr>
          <w:ins w:id="2118" w:author="Andreas Kuehne" w:date="2019-05-31T12:40:00Z"/>
        </w:rPr>
      </w:pPr>
      <w:ins w:id="2119" w:author="Andreas Kuehne" w:date="2019-05-31T12:40:00Z">
        <w:r>
          <w:t>}</w:t>
        </w:r>
      </w:ins>
    </w:p>
    <w:p w14:paraId="077E8ADD" w14:textId="77777777" w:rsidR="00A71F46" w:rsidRDefault="001A1734" w:rsidP="00A71F46">
      <w:pPr>
        <w:rPr>
          <w:ins w:id="2120" w:author="Andreas Kuehne" w:date="2019-05-31T12:40:00Z"/>
        </w:rPr>
      </w:pPr>
      <w:customXmlInsRangeStart w:id="2121" w:author="Andreas Kuehne" w:date="2019-05-31T12:40:00Z"/>
      <w:sdt>
        <w:sdtPr>
          <w:tag w:val="dsb-DigestInfoType.-jsonSchema"/>
          <w:id w:val="346987081"/>
          <w:showingPlcHdr/>
        </w:sdtPr>
        <w:sdtEndPr/>
        <w:sdtContent>
          <w:customXmlInsRangeEnd w:id="2121"/>
          <w:ins w:id="2122" w:author="Andreas Kuehne" w:date="2019-05-31T12:40:00Z">
            <w:r w:rsidR="00A71F46">
              <w:rPr>
                <w:color w:val="19D131"/>
              </w:rPr>
              <w:t>[component DigestInfo JSON schema details]</w:t>
            </w:r>
          </w:ins>
          <w:customXmlInsRangeStart w:id="2123" w:author="Andreas Kuehne" w:date="2019-05-31T12:40:00Z"/>
        </w:sdtContent>
      </w:sdt>
      <w:customXmlInsRangeEnd w:id="2123"/>
    </w:p>
    <w:p w14:paraId="1CA1FBB5" w14:textId="77777777" w:rsidR="00A71F46" w:rsidRDefault="00A71F46" w:rsidP="00A71F46">
      <w:pPr>
        <w:pStyle w:val="berschrift4"/>
        <w:numPr>
          <w:ilvl w:val="3"/>
          <w:numId w:val="3"/>
        </w:numPr>
        <w:rPr>
          <w:ins w:id="2124" w:author="Andreas Kuehne" w:date="2019-05-31T12:40:00Z"/>
        </w:rPr>
      </w:pPr>
      <w:bookmarkStart w:id="2125" w:name="_Toc10206761"/>
      <w:ins w:id="2126" w:author="Andreas Kuehne" w:date="2019-05-31T12:40:00Z">
        <w:r>
          <w:t>DigestInfo – XML Syntax</w:t>
        </w:r>
        <w:bookmarkEnd w:id="2125"/>
      </w:ins>
    </w:p>
    <w:p w14:paraId="0D4203CE" w14:textId="77777777" w:rsidR="00A71F46" w:rsidRPr="5404FA76" w:rsidRDefault="00A71F46" w:rsidP="00A71F46">
      <w:pPr>
        <w:rPr>
          <w:ins w:id="2127" w:author="Andreas Kuehne" w:date="2019-05-31T12:40:00Z"/>
        </w:rPr>
      </w:pPr>
      <w:ins w:id="2128" w:author="Andreas Kuehne" w:date="2019-05-31T12:40:00Z">
        <w:r w:rsidRPr="0CCF9147">
          <w:t xml:space="preserve">The XML type </w:t>
        </w:r>
        <w:r w:rsidRPr="002062A5">
          <w:rPr>
            <w:rFonts w:ascii="Courier New" w:eastAsia="Courier New" w:hAnsi="Courier New" w:cs="Courier New"/>
          </w:rPr>
          <w:t>DigestInfoType</w:t>
        </w:r>
        <w:r w:rsidRPr="0CCF9147">
          <w:t xml:space="preserve"> SHALL implement the requirements defined in the </w:t>
        </w:r>
        <w:r w:rsidRPr="002062A5">
          <w:rPr>
            <w:rFonts w:ascii="Courier New" w:eastAsia="Courier New" w:hAnsi="Courier New" w:cs="Courier New"/>
          </w:rPr>
          <w:t>DigestInfo</w:t>
        </w:r>
        <w:r>
          <w:t xml:space="preserve"> </w:t>
        </w:r>
        <w:r w:rsidRPr="005A6FFD">
          <w:t>component.</w:t>
        </w:r>
      </w:ins>
    </w:p>
    <w:p w14:paraId="3898C064" w14:textId="77777777" w:rsidR="00A71F46" w:rsidRDefault="00A71F46" w:rsidP="00A71F46">
      <w:pPr>
        <w:rPr>
          <w:ins w:id="2129" w:author="Andreas Kuehne" w:date="2019-05-31T12:40:00Z"/>
        </w:rPr>
      </w:pPr>
      <w:ins w:id="2130" w:author="Andreas Kuehne" w:date="2019-05-31T12:40:00Z">
        <w:r w:rsidRPr="005A6FFD">
          <w:rPr>
            <w:rFonts w:eastAsia="Arial"/>
          </w:rPr>
          <w:t xml:space="preserve">The </w:t>
        </w:r>
        <w:r w:rsidRPr="002062A5">
          <w:rPr>
            <w:rFonts w:ascii="Courier New" w:eastAsia="Courier New" w:hAnsi="Courier New" w:cs="Courier New"/>
          </w:rPr>
          <w:t>DigestInfoType</w:t>
        </w:r>
        <w:r w:rsidRPr="005A6FFD">
          <w:rPr>
            <w:rFonts w:eastAsia="Arial"/>
          </w:rPr>
          <w:t xml:space="preserve"> XML element is defined in XML Schema [</w:t>
        </w:r>
        <w:r>
          <w:rPr>
            <w:rStyle w:val="Hyperlink"/>
          </w:rPr>
          <w:fldChar w:fldCharType="begin"/>
        </w:r>
        <w:r>
          <w:rPr>
            <w:rStyle w:val="Hyperlink"/>
          </w:rPr>
          <w:instrText xml:space="preserve"> HYPERLINK \l "refDSBXSD" </w:instrText>
        </w:r>
        <w:r>
          <w:rPr>
            <w:rStyle w:val="Hyperlink"/>
          </w:rPr>
          <w:fldChar w:fldCharType="separate"/>
        </w:r>
        <w:r w:rsidRPr="006174B3">
          <w:rPr>
            <w:rStyle w:val="Hyperlink"/>
          </w:rPr>
          <w:t>DSBXSD</w:t>
        </w:r>
        <w:r>
          <w:rPr>
            <w:rStyle w:val="Hyperlink"/>
          </w:rPr>
          <w:fldChar w:fldCharType="end"/>
        </w:r>
        <w:r w:rsidRPr="005A6FFD">
          <w:rPr>
            <w:rFonts w:eastAsia="Arial"/>
          </w:rPr>
          <w:t>], and is copied below for information.</w:t>
        </w:r>
      </w:ins>
    </w:p>
    <w:p w14:paraId="57198BE7" w14:textId="77777777" w:rsidR="00A71F46" w:rsidRDefault="00A71F46" w:rsidP="00A71F46">
      <w:pPr>
        <w:pStyle w:val="Code"/>
        <w:rPr>
          <w:ins w:id="2131" w:author="Andreas Kuehne" w:date="2019-05-31T12:40:00Z"/>
        </w:rPr>
      </w:pPr>
      <w:ins w:id="2132"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DigestInfoType</w:t>
        </w:r>
        <w:r>
          <w:rPr>
            <w:color w:val="943634" w:themeColor="accent2" w:themeShade="BF"/>
          </w:rPr>
          <w:t>"</w:t>
        </w:r>
        <w:r>
          <w:rPr>
            <w:color w:val="31849B" w:themeColor="accent5" w:themeShade="BF"/>
          </w:rPr>
          <w:t>&gt;</w:t>
        </w:r>
      </w:ins>
    </w:p>
    <w:p w14:paraId="0A18F304" w14:textId="77777777" w:rsidR="00A71F46" w:rsidRDefault="00A71F46" w:rsidP="00A71F46">
      <w:pPr>
        <w:pStyle w:val="Code"/>
        <w:rPr>
          <w:ins w:id="2133" w:author="Andreas Kuehne" w:date="2019-05-31T12:40:00Z"/>
        </w:rPr>
      </w:pPr>
      <w:ins w:id="2134" w:author="Andreas Kuehne" w:date="2019-05-31T12:40:00Z">
        <w:r>
          <w:rPr>
            <w:color w:val="31849B" w:themeColor="accent5" w:themeShade="BF"/>
          </w:rPr>
          <w:t xml:space="preserve">  &lt;xs:sequence&gt;</w:t>
        </w:r>
      </w:ins>
    </w:p>
    <w:p w14:paraId="7A2F889D" w14:textId="77777777" w:rsidR="00A71F46" w:rsidRDefault="00A71F46" w:rsidP="00A71F46">
      <w:pPr>
        <w:pStyle w:val="Code"/>
        <w:rPr>
          <w:ins w:id="2135" w:author="Andreas Kuehne" w:date="2019-05-31T12:40:00Z"/>
        </w:rPr>
      </w:pPr>
      <w:ins w:id="2136"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DigestMethod</w:t>
        </w:r>
        <w:r>
          <w:rPr>
            <w:color w:val="943634" w:themeColor="accent2" w:themeShade="BF"/>
          </w:rPr>
          <w:t>" type="</w:t>
        </w:r>
        <w:r>
          <w:rPr>
            <w:color w:val="244061" w:themeColor="accent1" w:themeShade="80"/>
          </w:rPr>
          <w:t>xs:string</w:t>
        </w:r>
        <w:r>
          <w:rPr>
            <w:color w:val="943634" w:themeColor="accent2" w:themeShade="BF"/>
          </w:rPr>
          <w:t>"</w:t>
        </w:r>
        <w:r>
          <w:rPr>
            <w:color w:val="31849B" w:themeColor="accent5" w:themeShade="BF"/>
          </w:rPr>
          <w:t>/&gt;</w:t>
        </w:r>
      </w:ins>
    </w:p>
    <w:p w14:paraId="0C98D6AA" w14:textId="77777777" w:rsidR="00A71F46" w:rsidRDefault="00A71F46" w:rsidP="00A71F46">
      <w:pPr>
        <w:pStyle w:val="Code"/>
        <w:rPr>
          <w:ins w:id="2137" w:author="Andreas Kuehne" w:date="2019-05-31T12:40:00Z"/>
        </w:rPr>
      </w:pPr>
      <w:ins w:id="2138"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DigestValue</w:t>
        </w:r>
        <w:r>
          <w:rPr>
            <w:color w:val="943634" w:themeColor="accent2" w:themeShade="BF"/>
          </w:rPr>
          <w:t>" type="</w:t>
        </w:r>
        <w:r>
          <w:rPr>
            <w:color w:val="244061" w:themeColor="accent1" w:themeShade="80"/>
          </w:rPr>
          <w:t>xs:base64Binary</w:t>
        </w:r>
        <w:r>
          <w:rPr>
            <w:color w:val="943634" w:themeColor="accent2" w:themeShade="BF"/>
          </w:rPr>
          <w:t>"</w:t>
        </w:r>
        <w:r>
          <w:rPr>
            <w:color w:val="31849B" w:themeColor="accent5" w:themeShade="BF"/>
          </w:rPr>
          <w:t>/&gt;</w:t>
        </w:r>
      </w:ins>
    </w:p>
    <w:p w14:paraId="5E6FF353" w14:textId="77777777" w:rsidR="00A71F46" w:rsidRDefault="00A71F46" w:rsidP="00A71F46">
      <w:pPr>
        <w:pStyle w:val="Code"/>
        <w:rPr>
          <w:ins w:id="2139" w:author="Andreas Kuehne" w:date="2019-05-31T12:40:00Z"/>
        </w:rPr>
      </w:pPr>
      <w:ins w:id="2140" w:author="Andreas Kuehne" w:date="2019-05-31T12:40:00Z">
        <w:r>
          <w:rPr>
            <w:color w:val="31849B" w:themeColor="accent5" w:themeShade="BF"/>
          </w:rPr>
          <w:t xml:space="preserve">  &lt;/xs:sequence&gt;</w:t>
        </w:r>
      </w:ins>
    </w:p>
    <w:p w14:paraId="07D6A081" w14:textId="77777777" w:rsidR="00A71F46" w:rsidRDefault="00A71F46" w:rsidP="00A71F46">
      <w:pPr>
        <w:pStyle w:val="Code"/>
        <w:rPr>
          <w:ins w:id="2141" w:author="Andreas Kuehne" w:date="2019-05-31T12:40:00Z"/>
        </w:rPr>
      </w:pPr>
      <w:ins w:id="2142" w:author="Andreas Kuehne" w:date="2019-05-31T12:40:00Z">
        <w:r>
          <w:rPr>
            <w:color w:val="31849B" w:themeColor="accent5" w:themeShade="BF"/>
          </w:rPr>
          <w:t>&lt;/xs:complexType&gt;</w:t>
        </w:r>
      </w:ins>
    </w:p>
    <w:p w14:paraId="4FD8372D" w14:textId="77777777" w:rsidR="00A71F46" w:rsidRDefault="00A71F46" w:rsidP="00A71F46">
      <w:pPr>
        <w:spacing w:line="259" w:lineRule="auto"/>
        <w:rPr>
          <w:ins w:id="2143" w:author="Andreas Kuehne" w:date="2019-05-31T12:40:00Z"/>
        </w:rPr>
      </w:pPr>
      <w:ins w:id="2144" w:author="Andreas Kuehne" w:date="2019-05-31T12:40:00Z">
        <w:r>
          <w:t>Each child element of</w:t>
        </w:r>
        <w:r w:rsidRPr="71C71F8C">
          <w:t xml:space="preserve"> </w:t>
        </w:r>
        <w:r w:rsidRPr="002062A5">
          <w:rPr>
            <w:rFonts w:ascii="Courier New" w:eastAsia="Courier New" w:hAnsi="Courier New" w:cs="Courier New"/>
          </w:rPr>
          <w:t>DigestInfoType</w:t>
        </w:r>
        <w:r w:rsidRPr="71C71F8C">
          <w:t xml:space="preserve"> </w:t>
        </w:r>
        <w:r>
          <w:t xml:space="preserve">XML element SHALL implement in XML syntax the sub-component that has a name equal to its local name. </w:t>
        </w:r>
      </w:ins>
      <w:customXmlInsRangeStart w:id="2145" w:author="Andreas Kuehne" w:date="2019-05-31T12:40:00Z"/>
      <w:sdt>
        <w:sdtPr>
          <w:tag w:val="dsb-DigestInfoType.-xmlSchema"/>
          <w:id w:val="1106232323"/>
          <w:showingPlcHdr/>
        </w:sdtPr>
        <w:sdtEndPr/>
        <w:sdtContent>
          <w:customXmlInsRangeEnd w:id="2145"/>
          <w:ins w:id="2146" w:author="Andreas Kuehne" w:date="2019-05-31T12:40:00Z">
            <w:r>
              <w:rPr>
                <w:color w:val="19D131"/>
              </w:rPr>
              <w:t>[component DigestInfo XML schema details]</w:t>
            </w:r>
          </w:ins>
          <w:customXmlInsRangeStart w:id="2147" w:author="Andreas Kuehne" w:date="2019-05-31T12:40:00Z"/>
        </w:sdtContent>
      </w:sdt>
      <w:customXmlInsRangeEnd w:id="2147"/>
    </w:p>
    <w:p w14:paraId="34C989AC" w14:textId="77777777" w:rsidR="00A71F46" w:rsidRDefault="00A71F46" w:rsidP="00A71F46">
      <w:pPr>
        <w:pStyle w:val="berschrift3"/>
        <w:numPr>
          <w:ilvl w:val="2"/>
          <w:numId w:val="3"/>
        </w:numPr>
        <w:rPr>
          <w:ins w:id="2148" w:author="Andreas Kuehne" w:date="2019-05-31T12:40:00Z"/>
        </w:rPr>
      </w:pPr>
      <w:bookmarkStart w:id="2149" w:name="_Toc10206762"/>
      <w:ins w:id="2150" w:author="Andreas Kuehne" w:date="2019-05-31T12:40:00Z">
        <w:r>
          <w:t>Component AttachmentReference</w:t>
        </w:r>
        <w:bookmarkEnd w:id="2149"/>
      </w:ins>
    </w:p>
    <w:p w14:paraId="32B35A89" w14:textId="77777777" w:rsidR="00A71F46" w:rsidRDefault="001A1734" w:rsidP="00A71F46">
      <w:pPr>
        <w:rPr>
          <w:ins w:id="2151" w:author="Andreas Kuehne" w:date="2019-05-31T12:40:00Z"/>
        </w:rPr>
      </w:pPr>
      <w:customXmlInsRangeStart w:id="2152" w:author="Andreas Kuehne" w:date="2019-05-31T12:40:00Z"/>
      <w:sdt>
        <w:sdtPr>
          <w:tag w:val="dsb-AttachmentReferenceType.-normative"/>
          <w:id w:val="320627064"/>
        </w:sdtPr>
        <w:sdtEndPr/>
        <w:sdtContent>
          <w:customXmlInsRangeEnd w:id="2152"/>
          <w:ins w:id="2153" w:author="Andreas Kuehne" w:date="2019-05-31T12:40:00Z">
            <w:r w:rsidR="00A71F46" w:rsidRPr="003A06D0">
              <w:rPr>
                <w:color w:val="19D131"/>
                <w:lang w:val="en-GB"/>
              </w:rPr>
              <w:t xml:space="preserve">Applications MAY support SOAP 1.2 attachment feature </w:t>
            </w:r>
            <w:r w:rsidR="00A71F46" w:rsidRPr="003A06D0">
              <w:rPr>
                <w:b/>
                <w:bCs/>
                <w:color w:val="000000" w:themeColor="text1"/>
                <w:lang w:val="en-GB"/>
              </w:rPr>
              <w:t>[SOAPAtt]</w:t>
            </w:r>
            <w:r w:rsidR="00A71F46" w:rsidRPr="003A06D0">
              <w:rPr>
                <w:color w:val="19D131"/>
                <w:lang w:val="en-GB"/>
              </w:rPr>
              <w:t xml:space="preserve"> or other attachment specifications (e.g. </w:t>
            </w:r>
            <w:r w:rsidR="00A71F46" w:rsidRPr="003A06D0">
              <w:rPr>
                <w:b/>
                <w:lang w:val="en-GB"/>
              </w:rPr>
              <w:t>[SOAPMtom]</w:t>
            </w:r>
            <w:r w:rsidR="00A71F46" w:rsidRPr="003A06D0">
              <w:rPr>
                <w:color w:val="19D131"/>
                <w:lang w:val="en-GB"/>
              </w:rPr>
              <w:t>) to transmit documents.</w:t>
            </w:r>
          </w:ins>
          <w:customXmlInsRangeStart w:id="2154" w:author="Andreas Kuehne" w:date="2019-05-31T12:40:00Z"/>
        </w:sdtContent>
      </w:sdt>
      <w:customXmlInsRangeEnd w:id="2154"/>
    </w:p>
    <w:p w14:paraId="25A50573" w14:textId="77777777" w:rsidR="00A71F46" w:rsidRDefault="00A71F46" w:rsidP="00A71F46">
      <w:pPr>
        <w:rPr>
          <w:ins w:id="2155" w:author="Andreas Kuehne" w:date="2019-05-31T12:40:00Z"/>
        </w:rPr>
      </w:pPr>
      <w:ins w:id="2156" w:author="Andreas Kuehne" w:date="2019-05-31T12:40:00Z">
        <w:r>
          <w:t>Below follows a list of the sub-components that constitute this component:</w:t>
        </w:r>
      </w:ins>
    </w:p>
    <w:p w14:paraId="46CED1C9" w14:textId="77777777" w:rsidR="00A71F46" w:rsidRDefault="00A71F46" w:rsidP="00A71F46">
      <w:pPr>
        <w:pStyle w:val="Member"/>
        <w:rPr>
          <w:ins w:id="2157" w:author="Andreas Kuehne" w:date="2019-05-31T12:40:00Z"/>
        </w:rPr>
      </w:pPr>
      <w:ins w:id="2158" w:author="Andreas Kuehne" w:date="2019-05-31T12:40:00Z">
        <w:r>
          <w:t xml:space="preserve">The OPTIONAL </w:t>
        </w:r>
        <w:r w:rsidRPr="35C1378D">
          <w:rPr>
            <w:rStyle w:val="Datatype"/>
          </w:rPr>
          <w:t>DigestInfo</w:t>
        </w:r>
        <w:r>
          <w:t xml:space="preserve"> element, if present, MAY occur zero or more times containing a sub-component. If present each instance MUST satisfy the requirements specified in this document in section </w:t>
        </w:r>
        <w:r>
          <w:fldChar w:fldCharType="begin"/>
        </w:r>
        <w:r>
          <w:instrText xml:space="preserve"> REF _RefComp96A5B17F \r \h </w:instrText>
        </w:r>
      </w:ins>
      <w:ins w:id="2159" w:author="Andreas Kuehne" w:date="2019-05-31T12:40:00Z">
        <w:r>
          <w:fldChar w:fldCharType="separate"/>
        </w:r>
        <w:r>
          <w:rPr>
            <w:rStyle w:val="Datatype"/>
            <w:rFonts w:eastAsia="Courier New" w:cs="Courier New"/>
          </w:rPr>
          <w:t>DigestInfo</w:t>
        </w:r>
        <w:r>
          <w:fldChar w:fldCharType="end"/>
        </w:r>
        <w:r>
          <w:t xml:space="preserve">. </w:t>
        </w:r>
      </w:ins>
      <w:customXmlInsRangeStart w:id="2160" w:author="Andreas Kuehne" w:date="2019-05-31T12:40:00Z"/>
      <w:sdt>
        <w:sdtPr>
          <w:alias w:val="dsb-AttachmentReferenceType.di"/>
          <w:tag w:val="dsb-AttachmentReferenceType.DigestInfo"/>
          <w:id w:val="-1959174961"/>
        </w:sdtPr>
        <w:sdtEndPr/>
        <w:sdtContent>
          <w:customXmlInsRangeEnd w:id="2160"/>
          <w:ins w:id="2161" w:author="Andreas Kuehne" w:date="2019-05-31T12:40:00Z">
            <w:r w:rsidRPr="003A06D0">
              <w:rPr>
                <w:color w:val="19D131"/>
                <w:lang w:val="en-GB"/>
              </w:rPr>
              <w:t xml:space="preserve">An element of this type can be used to ensure the integrity of the attachment data. If these elements are supplied the server SHOULD compute a message digest using the algorithm given in </w:t>
            </w:r>
            <w:r w:rsidRPr="003A06D0">
              <w:rPr>
                <w:rStyle w:val="Datatype"/>
                <w:lang w:val="en-GB"/>
              </w:rPr>
              <w:t>DigestMethod</w:t>
            </w:r>
            <w:r w:rsidRPr="003A06D0">
              <w:rPr>
                <w:color w:val="19D131"/>
                <w:lang w:val="en-GB"/>
              </w:rPr>
              <w:t xml:space="preserve"> over the binary data in the octet stream and compare it against the supplied </w:t>
            </w:r>
            <w:r w:rsidRPr="003A06D0">
              <w:rPr>
                <w:rStyle w:val="Datatype"/>
                <w:lang w:val="en-GB"/>
              </w:rPr>
              <w:t>DigestValue</w:t>
            </w:r>
            <w:r w:rsidRPr="003A06D0">
              <w:rPr>
                <w:color w:val="19D131"/>
                <w:lang w:val="en-GB"/>
              </w:rPr>
              <w:t>. If the comparison fails</w:t>
            </w:r>
            <w:r>
              <w:rPr>
                <w:color w:val="19D131"/>
                <w:lang w:val="en-GB"/>
              </w:rPr>
              <w:t>,</w:t>
            </w:r>
            <w:r w:rsidRPr="003A06D0">
              <w:rPr>
                <w:color w:val="19D131"/>
                <w:lang w:val="en-GB"/>
              </w:rPr>
              <w:t xml:space="preserve"> then a </w:t>
            </w:r>
            <w:r w:rsidRPr="003A06D0">
              <w:rPr>
                <w:rStyle w:val="Datatype"/>
                <w:lang w:val="en-GB"/>
              </w:rPr>
              <w:t>RequesterError</w:t>
            </w:r>
            <w:r w:rsidRPr="003A06D0">
              <w:rPr>
                <w:color w:val="19D131"/>
                <w:lang w:val="en-GB"/>
              </w:rPr>
              <w:t xml:space="preserve"> qualified by a </w:t>
            </w:r>
            <w:r w:rsidRPr="003A06D0">
              <w:rPr>
                <w:rStyle w:val="Datatype"/>
                <w:lang w:val="en-GB"/>
              </w:rPr>
              <w:t>GeneralError</w:t>
            </w:r>
            <w:r w:rsidRPr="003A06D0">
              <w:rPr>
                <w:color w:val="19D131"/>
                <w:lang w:val="en-GB"/>
              </w:rPr>
              <w:t xml:space="preserve"> and an appropriate message containing the </w:t>
            </w:r>
            <w:r w:rsidRPr="003A06D0">
              <w:rPr>
                <w:rStyle w:val="Datatype"/>
                <w:lang w:val="en-GB"/>
              </w:rPr>
              <w:t>AttRefURI</w:t>
            </w:r>
            <w:r w:rsidRPr="003A06D0">
              <w:rPr>
                <w:color w:val="19D131"/>
                <w:lang w:val="en-GB"/>
              </w:rPr>
              <w:t xml:space="preserve"> is returned.</w:t>
            </w:r>
          </w:ins>
          <w:customXmlInsRangeStart w:id="2162" w:author="Andreas Kuehne" w:date="2019-05-31T12:40:00Z"/>
        </w:sdtContent>
      </w:sdt>
      <w:customXmlInsRangeEnd w:id="2162"/>
    </w:p>
    <w:p w14:paraId="0752F107" w14:textId="77777777" w:rsidR="00A71F46" w:rsidRDefault="00A71F46" w:rsidP="00A71F46">
      <w:pPr>
        <w:pStyle w:val="Member"/>
        <w:rPr>
          <w:ins w:id="2163" w:author="Andreas Kuehne" w:date="2019-05-31T12:40:00Z"/>
        </w:rPr>
      </w:pPr>
      <w:ins w:id="2164" w:author="Andreas Kuehne" w:date="2019-05-31T12:40:00Z">
        <w:r>
          <w:t xml:space="preserve">The </w:t>
        </w:r>
        <w:r w:rsidRPr="35C1378D">
          <w:rPr>
            <w:rStyle w:val="Datatype"/>
          </w:rPr>
          <w:t>AttRefURI</w:t>
        </w:r>
        <w:r>
          <w:t xml:space="preserve"> element MUST contain one instance of a URI. </w:t>
        </w:r>
      </w:ins>
      <w:customXmlInsRangeStart w:id="2165" w:author="Andreas Kuehne" w:date="2019-05-31T12:40:00Z"/>
      <w:sdt>
        <w:sdtPr>
          <w:alias w:val="dsb-AttachmentReferenceType.attURI"/>
          <w:tag w:val="dsb-AttachmentReferenceType.AttRefURI"/>
          <w:id w:val="-1020161478"/>
        </w:sdtPr>
        <w:sdtEndPr/>
        <w:sdtContent>
          <w:customXmlInsRangeEnd w:id="2165"/>
          <w:ins w:id="2166" w:author="Andreas Kuehne" w:date="2019-05-31T12:40:00Z">
            <w:r w:rsidRPr="003A06D0">
              <w:rPr>
                <w:color w:val="19D131"/>
                <w:lang w:val="en-GB"/>
              </w:rPr>
              <w:t xml:space="preserve">SOAP 1.2 attachment feature [SOAPAtt] states that any secondary part ("attachment") can be referenced by a URI of any URI scheme. </w:t>
            </w:r>
            <w:r w:rsidRPr="003A06D0">
              <w:rPr>
                <w:rStyle w:val="Datatype"/>
                <w:lang w:val="en-GB"/>
              </w:rPr>
              <w:t>AttRefURI</w:t>
            </w:r>
            <w:r w:rsidRPr="003A06D0">
              <w:rPr>
                <w:color w:val="19D131"/>
                <w:lang w:val="en-GB"/>
              </w:rPr>
              <w:t xml:space="preserve"> refers to such a secondary part ("attachment") and MUST resolve within the compound SOAP message. The default encapsulation mechanism is MIME as specified in the WS-I Attachments Profile [WS-I-Att] (cf. swaRef, http://www.ws-i.org/Profiles/AttachmentsProfile-1.0.html#Referencing_Attachments_from_the_SOAP_Envelope).</w:t>
            </w:r>
          </w:ins>
          <w:customXmlInsRangeStart w:id="2167" w:author="Andreas Kuehne" w:date="2019-05-31T12:40:00Z"/>
        </w:sdtContent>
      </w:sdt>
      <w:customXmlInsRangeEnd w:id="2167"/>
    </w:p>
    <w:p w14:paraId="13F54754" w14:textId="77777777" w:rsidR="00A71F46" w:rsidRDefault="00A71F46" w:rsidP="00A71F46">
      <w:pPr>
        <w:pStyle w:val="Non-normativeCommentHeading"/>
        <w:rPr>
          <w:ins w:id="2168" w:author="Andreas Kuehne" w:date="2019-05-31T12:40:00Z"/>
        </w:rPr>
      </w:pPr>
      <w:ins w:id="2169" w:author="Andreas Kuehne" w:date="2019-05-31T12:40:00Z">
        <w:r>
          <w:t>Non-normative Comment:</w:t>
        </w:r>
      </w:ins>
    </w:p>
    <w:p w14:paraId="43BE1451" w14:textId="77777777" w:rsidR="00A71F46" w:rsidRDefault="001A1734" w:rsidP="00A71F46">
      <w:pPr>
        <w:pStyle w:val="Non-normativeComment"/>
        <w:rPr>
          <w:ins w:id="2170" w:author="Andreas Kuehne" w:date="2019-05-31T12:40:00Z"/>
        </w:rPr>
      </w:pPr>
      <w:customXmlInsRangeStart w:id="2171" w:author="Andreas Kuehne" w:date="2019-05-31T12:40:00Z"/>
      <w:sdt>
        <w:sdtPr>
          <w:tag w:val="dsb-AttachmentReferenceType.-nonNormative"/>
          <w:id w:val="285394350"/>
          <w:showingPlcHdr/>
        </w:sdtPr>
        <w:sdtEndPr/>
        <w:sdtContent>
          <w:customXmlInsRangeEnd w:id="2171"/>
          <w:ins w:id="2172" w:author="Andreas Kuehne" w:date="2019-05-31T12:40:00Z">
            <w:r w:rsidR="00A71F46">
              <w:rPr>
                <w:color w:val="19D131"/>
              </w:rPr>
              <w:t>[component AttachmentReference non normative details]</w:t>
            </w:r>
          </w:ins>
          <w:customXmlInsRangeStart w:id="2173" w:author="Andreas Kuehne" w:date="2019-05-31T12:40:00Z"/>
        </w:sdtContent>
      </w:sdt>
      <w:customXmlInsRangeEnd w:id="2173"/>
    </w:p>
    <w:p w14:paraId="6E1E471B" w14:textId="77777777" w:rsidR="00A71F46" w:rsidRDefault="00A71F46" w:rsidP="00A71F46">
      <w:pPr>
        <w:pStyle w:val="berschrift4"/>
        <w:numPr>
          <w:ilvl w:val="3"/>
          <w:numId w:val="3"/>
        </w:numPr>
        <w:rPr>
          <w:ins w:id="2174" w:author="Andreas Kuehne" w:date="2019-05-31T12:40:00Z"/>
        </w:rPr>
      </w:pPr>
      <w:bookmarkStart w:id="2175" w:name="_Toc10206763"/>
      <w:ins w:id="2176" w:author="Andreas Kuehne" w:date="2019-05-31T12:40:00Z">
        <w:r>
          <w:t>AttachmentReference – JSON Syntax</w:t>
        </w:r>
        <w:bookmarkEnd w:id="2175"/>
      </w:ins>
    </w:p>
    <w:p w14:paraId="1A9AD54A" w14:textId="77777777" w:rsidR="00A71F46" w:rsidRPr="0248A3D1" w:rsidRDefault="00A71F46" w:rsidP="00A71F46">
      <w:pPr>
        <w:rPr>
          <w:ins w:id="2177" w:author="Andreas Kuehne" w:date="2019-05-31T12:40:00Z"/>
        </w:rPr>
      </w:pPr>
      <w:ins w:id="2178" w:author="Andreas Kuehne" w:date="2019-05-31T12:40:00Z">
        <w:r w:rsidRPr="002062A5">
          <w:rPr>
            <w:rFonts w:eastAsia="Arial" w:cs="Arial"/>
            <w:sz w:val="22"/>
            <w:szCs w:val="22"/>
          </w:rPr>
          <w:t xml:space="preserve">The </w:t>
        </w:r>
        <w:r w:rsidRPr="002062A5">
          <w:rPr>
            <w:rFonts w:ascii="Courier New" w:eastAsia="Courier New" w:hAnsi="Courier New" w:cs="Courier New"/>
          </w:rPr>
          <w:t>AttachmentReferenceType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AttachmentReference</w:t>
        </w:r>
        <w:r>
          <w:t xml:space="preserve"> component.</w:t>
        </w:r>
      </w:ins>
    </w:p>
    <w:p w14:paraId="40F542BD" w14:textId="77777777" w:rsidR="00A71F46" w:rsidRPr="C2430093" w:rsidRDefault="00A71F46" w:rsidP="00A71F46">
      <w:pPr>
        <w:spacing w:line="259" w:lineRule="auto"/>
        <w:rPr>
          <w:ins w:id="2179" w:author="Andreas Kuehne" w:date="2019-05-31T12:40:00Z"/>
          <w:rFonts w:eastAsia="Arial" w:cs="Arial"/>
          <w:sz w:val="22"/>
          <w:szCs w:val="22"/>
        </w:rPr>
      </w:pPr>
      <w:ins w:id="2180"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AttachmentReference</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126"/>
        <w:gridCol w:w="3167"/>
        <w:gridCol w:w="3057"/>
      </w:tblGrid>
      <w:tr w:rsidR="00A71F46" w14:paraId="1A7533F0" w14:textId="77777777" w:rsidTr="00A71F46">
        <w:trPr>
          <w:cnfStyle w:val="100000000000" w:firstRow="1" w:lastRow="0" w:firstColumn="0" w:lastColumn="0" w:oddVBand="0" w:evenVBand="0" w:oddHBand="0" w:evenHBand="0" w:firstRowFirstColumn="0" w:firstRowLastColumn="0" w:lastRowFirstColumn="0" w:lastRowLastColumn="0"/>
          <w:ins w:id="218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C0E11BF" w14:textId="77777777" w:rsidR="00A71F46" w:rsidRDefault="00A71F46" w:rsidP="00A71F46">
            <w:pPr>
              <w:pStyle w:val="Beschriftung"/>
              <w:rPr>
                <w:ins w:id="2182" w:author="Andreas Kuehne" w:date="2019-05-31T12:40:00Z"/>
              </w:rPr>
            </w:pPr>
            <w:ins w:id="2183" w:author="Andreas Kuehne" w:date="2019-05-31T12:40:00Z">
              <w:r>
                <w:t>Element</w:t>
              </w:r>
            </w:ins>
          </w:p>
        </w:tc>
        <w:tc>
          <w:tcPr>
            <w:tcW w:w="4675" w:type="dxa"/>
          </w:tcPr>
          <w:p w14:paraId="62CB91FE"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2184" w:author="Andreas Kuehne" w:date="2019-05-31T12:40:00Z"/>
              </w:rPr>
            </w:pPr>
            <w:ins w:id="2185" w:author="Andreas Kuehne" w:date="2019-05-31T12:40:00Z">
              <w:r>
                <w:t>Implementing JSON member name</w:t>
              </w:r>
            </w:ins>
          </w:p>
        </w:tc>
        <w:tc>
          <w:tcPr>
            <w:tcW w:w="4675" w:type="dxa"/>
          </w:tcPr>
          <w:p w14:paraId="36ACB3A9"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2186" w:author="Andreas Kuehne" w:date="2019-05-31T12:40:00Z"/>
              </w:rPr>
            </w:pPr>
            <w:ins w:id="2187" w:author="Andreas Kuehne" w:date="2019-05-31T12:40:00Z">
              <w:r>
                <w:t>Comments</w:t>
              </w:r>
            </w:ins>
          </w:p>
        </w:tc>
      </w:tr>
      <w:tr w:rsidR="00A71F46" w14:paraId="0D04BA36" w14:textId="77777777" w:rsidTr="00A71F46">
        <w:trPr>
          <w:ins w:id="2188"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D5633FD" w14:textId="77777777" w:rsidR="00A71F46" w:rsidRPr="002062A5" w:rsidRDefault="00A71F46" w:rsidP="00A71F46">
            <w:pPr>
              <w:pStyle w:val="Beschriftung"/>
              <w:rPr>
                <w:ins w:id="2189" w:author="Andreas Kuehne" w:date="2019-05-31T12:40:00Z"/>
                <w:rStyle w:val="Datatype"/>
                <w:b w:val="0"/>
                <w:bCs w:val="0"/>
              </w:rPr>
            </w:pPr>
            <w:ins w:id="2190" w:author="Andreas Kuehne" w:date="2019-05-31T12:40:00Z">
              <w:r w:rsidRPr="002062A5">
                <w:rPr>
                  <w:rStyle w:val="Datatype"/>
                </w:rPr>
                <w:t>DigestInfo</w:t>
              </w:r>
            </w:ins>
          </w:p>
        </w:tc>
        <w:tc>
          <w:tcPr>
            <w:tcW w:w="4675" w:type="dxa"/>
          </w:tcPr>
          <w:p w14:paraId="0F15346D"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2191" w:author="Andreas Kuehne" w:date="2019-05-31T12:40:00Z"/>
                <w:rStyle w:val="Datatype"/>
              </w:rPr>
            </w:pPr>
            <w:ins w:id="2192" w:author="Andreas Kuehne" w:date="2019-05-31T12:40:00Z">
              <w:r w:rsidRPr="002062A5">
                <w:rPr>
                  <w:rStyle w:val="Datatype"/>
                </w:rPr>
                <w:t>di</w:t>
              </w:r>
            </w:ins>
          </w:p>
        </w:tc>
        <w:tc>
          <w:tcPr>
            <w:tcW w:w="4675" w:type="dxa"/>
          </w:tcPr>
          <w:p w14:paraId="3B88DFF6"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2193" w:author="Andreas Kuehne" w:date="2019-05-31T12:40:00Z"/>
              </w:rPr>
            </w:pPr>
            <w:customXmlInsRangeStart w:id="2194" w:author="Andreas Kuehne" w:date="2019-05-31T12:40:00Z"/>
            <w:sdt>
              <w:sdtPr>
                <w:alias w:val="dsb-AttachmentReferenceType.di"/>
                <w:tag w:val="dsb-AttachmentReferenceType.-jsonComment.DigestInfo"/>
                <w:id w:val="95447348"/>
                <w:showingPlcHdr/>
              </w:sdtPr>
              <w:sdtEndPr/>
              <w:sdtContent>
                <w:customXmlInsRangeEnd w:id="2194"/>
                <w:ins w:id="2195" w:author="Andreas Kuehne" w:date="2019-05-31T12:40:00Z">
                  <w:r w:rsidR="00A71F46">
                    <w:rPr>
                      <w:color w:val="19D131"/>
                    </w:rPr>
                    <w:t>[]</w:t>
                  </w:r>
                </w:ins>
                <w:customXmlInsRangeStart w:id="2196" w:author="Andreas Kuehne" w:date="2019-05-31T12:40:00Z"/>
              </w:sdtContent>
            </w:sdt>
            <w:customXmlInsRangeEnd w:id="2196"/>
          </w:p>
        </w:tc>
      </w:tr>
      <w:tr w:rsidR="00A71F46" w14:paraId="013BA6F9" w14:textId="77777777" w:rsidTr="00A71F46">
        <w:trPr>
          <w:ins w:id="2197"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96854EE" w14:textId="77777777" w:rsidR="00A71F46" w:rsidRPr="002062A5" w:rsidRDefault="00A71F46" w:rsidP="00A71F46">
            <w:pPr>
              <w:pStyle w:val="Beschriftung"/>
              <w:rPr>
                <w:ins w:id="2198" w:author="Andreas Kuehne" w:date="2019-05-31T12:40:00Z"/>
                <w:rStyle w:val="Datatype"/>
                <w:b w:val="0"/>
                <w:bCs w:val="0"/>
              </w:rPr>
            </w:pPr>
            <w:ins w:id="2199" w:author="Andreas Kuehne" w:date="2019-05-31T12:40:00Z">
              <w:r w:rsidRPr="002062A5">
                <w:rPr>
                  <w:rStyle w:val="Datatype"/>
                </w:rPr>
                <w:t>AttRefURI</w:t>
              </w:r>
            </w:ins>
          </w:p>
        </w:tc>
        <w:tc>
          <w:tcPr>
            <w:tcW w:w="4675" w:type="dxa"/>
          </w:tcPr>
          <w:p w14:paraId="028EE17E"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2200" w:author="Andreas Kuehne" w:date="2019-05-31T12:40:00Z"/>
                <w:rStyle w:val="Datatype"/>
              </w:rPr>
            </w:pPr>
            <w:ins w:id="2201" w:author="Andreas Kuehne" w:date="2019-05-31T12:40:00Z">
              <w:r w:rsidRPr="002062A5">
                <w:rPr>
                  <w:rStyle w:val="Datatype"/>
                </w:rPr>
                <w:t>attURI</w:t>
              </w:r>
            </w:ins>
          </w:p>
        </w:tc>
        <w:tc>
          <w:tcPr>
            <w:tcW w:w="4675" w:type="dxa"/>
          </w:tcPr>
          <w:p w14:paraId="3E6D46A3"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2202" w:author="Andreas Kuehne" w:date="2019-05-31T12:40:00Z"/>
              </w:rPr>
            </w:pPr>
            <w:customXmlInsRangeStart w:id="2203" w:author="Andreas Kuehne" w:date="2019-05-31T12:40:00Z"/>
            <w:sdt>
              <w:sdtPr>
                <w:alias w:val="dsb-AttachmentReferenceType.attURI"/>
                <w:tag w:val="dsb-AttachmentReferenceType.-jsonComment.AttRefURI"/>
                <w:id w:val="1233580873"/>
                <w:showingPlcHdr/>
              </w:sdtPr>
              <w:sdtEndPr/>
              <w:sdtContent>
                <w:customXmlInsRangeEnd w:id="2203"/>
                <w:ins w:id="2204" w:author="Andreas Kuehne" w:date="2019-05-31T12:40:00Z">
                  <w:r w:rsidR="00A71F46">
                    <w:rPr>
                      <w:color w:val="19D131"/>
                    </w:rPr>
                    <w:t>[]</w:t>
                  </w:r>
                </w:ins>
                <w:customXmlInsRangeStart w:id="2205" w:author="Andreas Kuehne" w:date="2019-05-31T12:40:00Z"/>
              </w:sdtContent>
            </w:sdt>
            <w:customXmlInsRangeEnd w:id="2205"/>
          </w:p>
        </w:tc>
      </w:tr>
    </w:tbl>
    <w:p w14:paraId="68815B12" w14:textId="77777777" w:rsidR="00A71F46" w:rsidRPr="0202B381" w:rsidRDefault="00A71F46" w:rsidP="00A71F46">
      <w:pPr>
        <w:rPr>
          <w:ins w:id="2206" w:author="Andreas Kuehne" w:date="2019-05-31T12:40:00Z"/>
        </w:rPr>
      </w:pPr>
      <w:ins w:id="2207" w:author="Andreas Kuehne" w:date="2019-05-31T12:40:00Z">
        <w:r w:rsidRPr="002062A5">
          <w:rPr>
            <w:rFonts w:eastAsia="Arial" w:cs="Arial"/>
            <w:sz w:val="22"/>
            <w:szCs w:val="22"/>
          </w:rPr>
          <w:t xml:space="preserve">The </w:t>
        </w:r>
        <w:r w:rsidRPr="002062A5">
          <w:rPr>
            <w:rFonts w:ascii="Courier New" w:eastAsia="Courier New" w:hAnsi="Courier New" w:cs="Courier New"/>
          </w:rPr>
          <w:t>AttachmentReferenceType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458FBFB8" w14:textId="77777777" w:rsidR="00A71F46" w:rsidRDefault="00A71F46" w:rsidP="00A71F46">
      <w:pPr>
        <w:pStyle w:val="Code"/>
        <w:spacing w:line="259" w:lineRule="auto"/>
        <w:rPr>
          <w:ins w:id="2208" w:author="Andreas Kuehne" w:date="2019-05-31T12:40:00Z"/>
        </w:rPr>
      </w:pPr>
      <w:ins w:id="2209" w:author="Andreas Kuehne" w:date="2019-05-31T12:40:00Z">
        <w:r>
          <w:rPr>
            <w:color w:val="31849B" w:themeColor="accent5" w:themeShade="BF"/>
          </w:rPr>
          <w:t>"dsb-AttachmentReferenceType"</w:t>
        </w:r>
        <w:r>
          <w:t>: {</w:t>
        </w:r>
      </w:ins>
    </w:p>
    <w:p w14:paraId="36BAD6A7" w14:textId="77777777" w:rsidR="00A71F46" w:rsidRDefault="00A71F46" w:rsidP="00A71F46">
      <w:pPr>
        <w:pStyle w:val="Code"/>
        <w:spacing w:line="259" w:lineRule="auto"/>
        <w:rPr>
          <w:ins w:id="2210" w:author="Andreas Kuehne" w:date="2019-05-31T12:40:00Z"/>
        </w:rPr>
      </w:pPr>
      <w:ins w:id="2211" w:author="Andreas Kuehne" w:date="2019-05-31T12:40:00Z">
        <w:r>
          <w:rPr>
            <w:color w:val="31849B" w:themeColor="accent5" w:themeShade="BF"/>
          </w:rPr>
          <w:t xml:space="preserve">  "type"</w:t>
        </w:r>
        <w:r>
          <w:t xml:space="preserve">: </w:t>
        </w:r>
        <w:r>
          <w:rPr>
            <w:color w:val="244061" w:themeColor="accent1" w:themeShade="80"/>
          </w:rPr>
          <w:t>"object",</w:t>
        </w:r>
      </w:ins>
    </w:p>
    <w:p w14:paraId="38C99238" w14:textId="77777777" w:rsidR="00A71F46" w:rsidRDefault="00A71F46" w:rsidP="00A71F46">
      <w:pPr>
        <w:pStyle w:val="Code"/>
        <w:spacing w:line="259" w:lineRule="auto"/>
        <w:rPr>
          <w:ins w:id="2212" w:author="Andreas Kuehne" w:date="2019-05-31T12:40:00Z"/>
        </w:rPr>
      </w:pPr>
      <w:ins w:id="2213" w:author="Andreas Kuehne" w:date="2019-05-31T12:40:00Z">
        <w:r>
          <w:rPr>
            <w:color w:val="31849B" w:themeColor="accent5" w:themeShade="BF"/>
          </w:rPr>
          <w:t xml:space="preserve">  "properties"</w:t>
        </w:r>
        <w:r>
          <w:t>: {</w:t>
        </w:r>
      </w:ins>
    </w:p>
    <w:p w14:paraId="27FB481C" w14:textId="77777777" w:rsidR="00A71F46" w:rsidRDefault="00A71F46" w:rsidP="00A71F46">
      <w:pPr>
        <w:pStyle w:val="Code"/>
        <w:spacing w:line="259" w:lineRule="auto"/>
        <w:rPr>
          <w:ins w:id="2214" w:author="Andreas Kuehne" w:date="2019-05-31T12:40:00Z"/>
        </w:rPr>
      </w:pPr>
      <w:ins w:id="2215" w:author="Andreas Kuehne" w:date="2019-05-31T12:40:00Z">
        <w:r>
          <w:rPr>
            <w:color w:val="31849B" w:themeColor="accent5" w:themeShade="BF"/>
          </w:rPr>
          <w:t xml:space="preserve">    "di"</w:t>
        </w:r>
        <w:r>
          <w:t>: {</w:t>
        </w:r>
      </w:ins>
    </w:p>
    <w:p w14:paraId="6E0A24DF" w14:textId="77777777" w:rsidR="00A71F46" w:rsidRDefault="00A71F46" w:rsidP="00A71F46">
      <w:pPr>
        <w:pStyle w:val="Code"/>
        <w:spacing w:line="259" w:lineRule="auto"/>
        <w:rPr>
          <w:ins w:id="2216" w:author="Andreas Kuehne" w:date="2019-05-31T12:40:00Z"/>
        </w:rPr>
      </w:pPr>
      <w:ins w:id="2217" w:author="Andreas Kuehne" w:date="2019-05-31T12:40:00Z">
        <w:r>
          <w:rPr>
            <w:color w:val="31849B" w:themeColor="accent5" w:themeShade="BF"/>
          </w:rPr>
          <w:t xml:space="preserve">      "type"</w:t>
        </w:r>
        <w:r>
          <w:t xml:space="preserve">: </w:t>
        </w:r>
        <w:r>
          <w:rPr>
            <w:color w:val="244061" w:themeColor="accent1" w:themeShade="80"/>
          </w:rPr>
          <w:t>"array",</w:t>
        </w:r>
      </w:ins>
    </w:p>
    <w:p w14:paraId="163582E3" w14:textId="77777777" w:rsidR="00A71F46" w:rsidRDefault="00A71F46" w:rsidP="00A71F46">
      <w:pPr>
        <w:pStyle w:val="Code"/>
        <w:spacing w:line="259" w:lineRule="auto"/>
        <w:rPr>
          <w:ins w:id="2218" w:author="Andreas Kuehne" w:date="2019-05-31T12:40:00Z"/>
        </w:rPr>
      </w:pPr>
      <w:ins w:id="2219" w:author="Andreas Kuehne" w:date="2019-05-31T12:40:00Z">
        <w:r>
          <w:rPr>
            <w:color w:val="31849B" w:themeColor="accent5" w:themeShade="BF"/>
          </w:rPr>
          <w:t xml:space="preserve">      "items"</w:t>
        </w:r>
        <w:r>
          <w:t>: {</w:t>
        </w:r>
      </w:ins>
    </w:p>
    <w:p w14:paraId="1DEB0C51" w14:textId="77777777" w:rsidR="00A71F46" w:rsidRDefault="00A71F46" w:rsidP="00A71F46">
      <w:pPr>
        <w:pStyle w:val="Code"/>
        <w:spacing w:line="259" w:lineRule="auto"/>
        <w:rPr>
          <w:ins w:id="2220" w:author="Andreas Kuehne" w:date="2019-05-31T12:40:00Z"/>
        </w:rPr>
      </w:pPr>
      <w:ins w:id="2221" w:author="Andreas Kuehne" w:date="2019-05-31T12:40:00Z">
        <w:r>
          <w:rPr>
            <w:color w:val="31849B" w:themeColor="accent5" w:themeShade="BF"/>
          </w:rPr>
          <w:t xml:space="preserve">        "$ref"</w:t>
        </w:r>
        <w:r>
          <w:t xml:space="preserve">: </w:t>
        </w:r>
        <w:r>
          <w:rPr>
            <w:color w:val="244061" w:themeColor="accent1" w:themeShade="80"/>
          </w:rPr>
          <w:t>"#/definitions/dsb-DigestInfoType"</w:t>
        </w:r>
      </w:ins>
    </w:p>
    <w:p w14:paraId="5D444EB3" w14:textId="77777777" w:rsidR="00A71F46" w:rsidRDefault="00A71F46" w:rsidP="00A71F46">
      <w:pPr>
        <w:pStyle w:val="Code"/>
        <w:spacing w:line="259" w:lineRule="auto"/>
        <w:rPr>
          <w:ins w:id="2222" w:author="Andreas Kuehne" w:date="2019-05-31T12:40:00Z"/>
        </w:rPr>
      </w:pPr>
      <w:ins w:id="2223" w:author="Andreas Kuehne" w:date="2019-05-31T12:40:00Z">
        <w:r>
          <w:t xml:space="preserve">      }</w:t>
        </w:r>
      </w:ins>
    </w:p>
    <w:p w14:paraId="208C099D" w14:textId="77777777" w:rsidR="00A71F46" w:rsidRDefault="00A71F46" w:rsidP="00A71F46">
      <w:pPr>
        <w:pStyle w:val="Code"/>
        <w:spacing w:line="259" w:lineRule="auto"/>
        <w:rPr>
          <w:ins w:id="2224" w:author="Andreas Kuehne" w:date="2019-05-31T12:40:00Z"/>
        </w:rPr>
      </w:pPr>
      <w:ins w:id="2225" w:author="Andreas Kuehne" w:date="2019-05-31T12:40:00Z">
        <w:r>
          <w:t xml:space="preserve">    },</w:t>
        </w:r>
      </w:ins>
    </w:p>
    <w:p w14:paraId="375984AF" w14:textId="77777777" w:rsidR="00A71F46" w:rsidRDefault="00A71F46" w:rsidP="00A71F46">
      <w:pPr>
        <w:pStyle w:val="Code"/>
        <w:spacing w:line="259" w:lineRule="auto"/>
        <w:rPr>
          <w:ins w:id="2226" w:author="Andreas Kuehne" w:date="2019-05-31T12:40:00Z"/>
        </w:rPr>
      </w:pPr>
      <w:ins w:id="2227" w:author="Andreas Kuehne" w:date="2019-05-31T12:40:00Z">
        <w:r>
          <w:rPr>
            <w:color w:val="31849B" w:themeColor="accent5" w:themeShade="BF"/>
          </w:rPr>
          <w:t xml:space="preserve">    "attURI"</w:t>
        </w:r>
        <w:r>
          <w:t>: {</w:t>
        </w:r>
      </w:ins>
    </w:p>
    <w:p w14:paraId="0043ED58" w14:textId="77777777" w:rsidR="00A71F46" w:rsidRDefault="00A71F46" w:rsidP="00A71F46">
      <w:pPr>
        <w:pStyle w:val="Code"/>
        <w:spacing w:line="259" w:lineRule="auto"/>
        <w:rPr>
          <w:ins w:id="2228" w:author="Andreas Kuehne" w:date="2019-05-31T12:40:00Z"/>
        </w:rPr>
      </w:pPr>
      <w:ins w:id="2229" w:author="Andreas Kuehne" w:date="2019-05-31T12:40:00Z">
        <w:r>
          <w:rPr>
            <w:color w:val="31849B" w:themeColor="accent5" w:themeShade="BF"/>
          </w:rPr>
          <w:t xml:space="preserve">      "type"</w:t>
        </w:r>
        <w:r>
          <w:t xml:space="preserve">: </w:t>
        </w:r>
        <w:r>
          <w:rPr>
            <w:color w:val="244061" w:themeColor="accent1" w:themeShade="80"/>
          </w:rPr>
          <w:t>"string"</w:t>
        </w:r>
      </w:ins>
    </w:p>
    <w:p w14:paraId="48F4EC2F" w14:textId="77777777" w:rsidR="00A71F46" w:rsidRDefault="00A71F46" w:rsidP="00A71F46">
      <w:pPr>
        <w:pStyle w:val="Code"/>
        <w:spacing w:line="259" w:lineRule="auto"/>
        <w:rPr>
          <w:ins w:id="2230" w:author="Andreas Kuehne" w:date="2019-05-31T12:40:00Z"/>
        </w:rPr>
      </w:pPr>
      <w:ins w:id="2231" w:author="Andreas Kuehne" w:date="2019-05-31T12:40:00Z">
        <w:r>
          <w:t xml:space="preserve">    }</w:t>
        </w:r>
      </w:ins>
    </w:p>
    <w:p w14:paraId="7715AF26" w14:textId="77777777" w:rsidR="00A71F46" w:rsidRDefault="00A71F46" w:rsidP="00A71F46">
      <w:pPr>
        <w:pStyle w:val="Code"/>
        <w:spacing w:line="259" w:lineRule="auto"/>
        <w:rPr>
          <w:ins w:id="2232" w:author="Andreas Kuehne" w:date="2019-05-31T12:40:00Z"/>
        </w:rPr>
      </w:pPr>
      <w:ins w:id="2233" w:author="Andreas Kuehne" w:date="2019-05-31T12:40:00Z">
        <w:r>
          <w:t xml:space="preserve">  },</w:t>
        </w:r>
      </w:ins>
    </w:p>
    <w:p w14:paraId="15ED387F" w14:textId="77777777" w:rsidR="00A71F46" w:rsidRDefault="00A71F46" w:rsidP="00A71F46">
      <w:pPr>
        <w:pStyle w:val="Code"/>
        <w:spacing w:line="259" w:lineRule="auto"/>
        <w:rPr>
          <w:ins w:id="2234" w:author="Andreas Kuehne" w:date="2019-05-31T12:40:00Z"/>
        </w:rPr>
      </w:pPr>
      <w:ins w:id="2235" w:author="Andreas Kuehne" w:date="2019-05-31T12:40:00Z">
        <w:r>
          <w:rPr>
            <w:color w:val="31849B" w:themeColor="accent5" w:themeShade="BF"/>
          </w:rPr>
          <w:t xml:space="preserve">  "required"</w:t>
        </w:r>
        <w:r>
          <w:t>: [</w:t>
        </w:r>
        <w:r>
          <w:rPr>
            <w:color w:val="244061" w:themeColor="accent1" w:themeShade="80"/>
          </w:rPr>
          <w:t>"attURI"</w:t>
        </w:r>
        <w:r>
          <w:t>]</w:t>
        </w:r>
      </w:ins>
    </w:p>
    <w:p w14:paraId="489D24FF" w14:textId="77777777" w:rsidR="00A71F46" w:rsidRDefault="00A71F46" w:rsidP="00A71F46">
      <w:pPr>
        <w:pStyle w:val="Code"/>
        <w:spacing w:line="259" w:lineRule="auto"/>
        <w:rPr>
          <w:ins w:id="2236" w:author="Andreas Kuehne" w:date="2019-05-31T12:40:00Z"/>
        </w:rPr>
      </w:pPr>
      <w:ins w:id="2237" w:author="Andreas Kuehne" w:date="2019-05-31T12:40:00Z">
        <w:r>
          <w:t>}</w:t>
        </w:r>
      </w:ins>
    </w:p>
    <w:p w14:paraId="4FA121B4" w14:textId="77777777" w:rsidR="00A71F46" w:rsidRDefault="001A1734" w:rsidP="00A71F46">
      <w:pPr>
        <w:rPr>
          <w:ins w:id="2238" w:author="Andreas Kuehne" w:date="2019-05-31T12:40:00Z"/>
        </w:rPr>
      </w:pPr>
      <w:customXmlInsRangeStart w:id="2239" w:author="Andreas Kuehne" w:date="2019-05-31T12:40:00Z"/>
      <w:sdt>
        <w:sdtPr>
          <w:tag w:val="dsb-AttachmentReferenceType.-jsonSchema"/>
          <w:id w:val="-1230143747"/>
          <w:showingPlcHdr/>
        </w:sdtPr>
        <w:sdtEndPr/>
        <w:sdtContent>
          <w:customXmlInsRangeEnd w:id="2239"/>
          <w:ins w:id="2240" w:author="Andreas Kuehne" w:date="2019-05-31T12:40:00Z">
            <w:r w:rsidR="00A71F46">
              <w:rPr>
                <w:color w:val="19D131"/>
              </w:rPr>
              <w:t>[component AttachmentReference JSON schema details]</w:t>
            </w:r>
          </w:ins>
          <w:customXmlInsRangeStart w:id="2241" w:author="Andreas Kuehne" w:date="2019-05-31T12:40:00Z"/>
        </w:sdtContent>
      </w:sdt>
      <w:customXmlInsRangeEnd w:id="2241"/>
    </w:p>
    <w:p w14:paraId="7396D2C6" w14:textId="77777777" w:rsidR="00A71F46" w:rsidRDefault="00A71F46" w:rsidP="00A71F46">
      <w:pPr>
        <w:pStyle w:val="berschrift4"/>
        <w:numPr>
          <w:ilvl w:val="3"/>
          <w:numId w:val="3"/>
        </w:numPr>
        <w:rPr>
          <w:ins w:id="2242" w:author="Andreas Kuehne" w:date="2019-05-31T12:40:00Z"/>
        </w:rPr>
      </w:pPr>
      <w:bookmarkStart w:id="2243" w:name="_Toc10206764"/>
      <w:ins w:id="2244" w:author="Andreas Kuehne" w:date="2019-05-31T12:40:00Z">
        <w:r>
          <w:t>AttachmentReference – XML Syntax</w:t>
        </w:r>
        <w:bookmarkEnd w:id="2243"/>
      </w:ins>
    </w:p>
    <w:p w14:paraId="7C20F4B4" w14:textId="77777777" w:rsidR="00A71F46" w:rsidRPr="5404FA76" w:rsidRDefault="00A71F46" w:rsidP="00A71F46">
      <w:pPr>
        <w:rPr>
          <w:ins w:id="2245" w:author="Andreas Kuehne" w:date="2019-05-31T12:40:00Z"/>
        </w:rPr>
      </w:pPr>
      <w:ins w:id="2246" w:author="Andreas Kuehne" w:date="2019-05-31T12:40:00Z">
        <w:r w:rsidRPr="0CCF9147">
          <w:t xml:space="preserve">The XML type </w:t>
        </w:r>
        <w:r w:rsidRPr="002062A5">
          <w:rPr>
            <w:rFonts w:ascii="Courier New" w:eastAsia="Courier New" w:hAnsi="Courier New" w:cs="Courier New"/>
          </w:rPr>
          <w:t>AttachmentReferenceType</w:t>
        </w:r>
        <w:r w:rsidRPr="0CCF9147">
          <w:t xml:space="preserve"> SHALL implement the requirements defined in the </w:t>
        </w:r>
        <w:r w:rsidRPr="002062A5">
          <w:rPr>
            <w:rFonts w:ascii="Courier New" w:eastAsia="Courier New" w:hAnsi="Courier New" w:cs="Courier New"/>
          </w:rPr>
          <w:t>AttachmentReference</w:t>
        </w:r>
        <w:r>
          <w:t xml:space="preserve"> </w:t>
        </w:r>
        <w:r w:rsidRPr="005A6FFD">
          <w:t>component.</w:t>
        </w:r>
      </w:ins>
    </w:p>
    <w:p w14:paraId="1758AA7C" w14:textId="77777777" w:rsidR="00A71F46" w:rsidRDefault="00A71F46" w:rsidP="00A71F46">
      <w:pPr>
        <w:rPr>
          <w:ins w:id="2247" w:author="Andreas Kuehne" w:date="2019-05-31T12:40:00Z"/>
        </w:rPr>
      </w:pPr>
      <w:ins w:id="2248" w:author="Andreas Kuehne" w:date="2019-05-31T12:40:00Z">
        <w:r w:rsidRPr="005A6FFD">
          <w:rPr>
            <w:rFonts w:eastAsia="Arial"/>
          </w:rPr>
          <w:t xml:space="preserve">The </w:t>
        </w:r>
        <w:r w:rsidRPr="002062A5">
          <w:rPr>
            <w:rFonts w:ascii="Courier New" w:eastAsia="Courier New" w:hAnsi="Courier New" w:cs="Courier New"/>
          </w:rPr>
          <w:t>AttachmentReferenceType</w:t>
        </w:r>
        <w:r w:rsidRPr="005A6FFD">
          <w:rPr>
            <w:rFonts w:eastAsia="Arial"/>
          </w:rPr>
          <w:t xml:space="preserve"> XML element is defined in XML Schema [</w:t>
        </w:r>
        <w:r>
          <w:rPr>
            <w:rStyle w:val="Hyperlink"/>
          </w:rPr>
          <w:fldChar w:fldCharType="begin"/>
        </w:r>
        <w:r>
          <w:rPr>
            <w:rStyle w:val="Hyperlink"/>
          </w:rPr>
          <w:instrText xml:space="preserve"> HYPERLINK \l "refDSBXSD" </w:instrText>
        </w:r>
        <w:r>
          <w:rPr>
            <w:rStyle w:val="Hyperlink"/>
          </w:rPr>
          <w:fldChar w:fldCharType="separate"/>
        </w:r>
        <w:r w:rsidRPr="006174B3">
          <w:rPr>
            <w:rStyle w:val="Hyperlink"/>
          </w:rPr>
          <w:t>DSBXSD</w:t>
        </w:r>
        <w:r>
          <w:rPr>
            <w:rStyle w:val="Hyperlink"/>
          </w:rPr>
          <w:fldChar w:fldCharType="end"/>
        </w:r>
        <w:r w:rsidRPr="005A6FFD">
          <w:rPr>
            <w:rFonts w:eastAsia="Arial"/>
          </w:rPr>
          <w:t>], and is copied below for information.</w:t>
        </w:r>
      </w:ins>
    </w:p>
    <w:p w14:paraId="3F910BB9" w14:textId="77777777" w:rsidR="00A71F46" w:rsidRDefault="00A71F46" w:rsidP="00A71F46">
      <w:pPr>
        <w:pStyle w:val="Code"/>
        <w:rPr>
          <w:ins w:id="2249" w:author="Andreas Kuehne" w:date="2019-05-31T12:40:00Z"/>
        </w:rPr>
      </w:pPr>
      <w:ins w:id="2250"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AttachmentReferenceType</w:t>
        </w:r>
        <w:r>
          <w:rPr>
            <w:color w:val="943634" w:themeColor="accent2" w:themeShade="BF"/>
          </w:rPr>
          <w:t>"</w:t>
        </w:r>
        <w:r>
          <w:rPr>
            <w:color w:val="31849B" w:themeColor="accent5" w:themeShade="BF"/>
          </w:rPr>
          <w:t>&gt;</w:t>
        </w:r>
      </w:ins>
    </w:p>
    <w:p w14:paraId="3A7B8648" w14:textId="77777777" w:rsidR="00A71F46" w:rsidRDefault="00A71F46" w:rsidP="00A71F46">
      <w:pPr>
        <w:pStyle w:val="Code"/>
        <w:rPr>
          <w:ins w:id="2251" w:author="Andreas Kuehne" w:date="2019-05-31T12:40:00Z"/>
        </w:rPr>
      </w:pPr>
      <w:ins w:id="2252" w:author="Andreas Kuehne" w:date="2019-05-31T12:40:00Z">
        <w:r>
          <w:rPr>
            <w:color w:val="31849B" w:themeColor="accent5" w:themeShade="BF"/>
          </w:rPr>
          <w:t xml:space="preserve">  &lt;xs:sequence&gt;</w:t>
        </w:r>
      </w:ins>
    </w:p>
    <w:p w14:paraId="2FDB5C56" w14:textId="77777777" w:rsidR="00A71F46" w:rsidRDefault="00A71F46" w:rsidP="00A71F46">
      <w:pPr>
        <w:pStyle w:val="Code"/>
        <w:rPr>
          <w:ins w:id="2253" w:author="Andreas Kuehne" w:date="2019-05-31T12:40:00Z"/>
        </w:rPr>
      </w:pPr>
      <w:ins w:id="2254"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DigestInfo</w:t>
        </w:r>
        <w:r>
          <w:rPr>
            <w:color w:val="943634" w:themeColor="accent2" w:themeShade="BF"/>
          </w:rPr>
          <w:t>" type="</w:t>
        </w:r>
        <w:r>
          <w:rPr>
            <w:color w:val="244061" w:themeColor="accent1" w:themeShade="80"/>
          </w:rPr>
          <w:t>dsb:DigestInfoType</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0D722377" w14:textId="77777777" w:rsidR="00A71F46" w:rsidRDefault="00A71F46" w:rsidP="00A71F46">
      <w:pPr>
        <w:pStyle w:val="Code"/>
        <w:rPr>
          <w:ins w:id="2255" w:author="Andreas Kuehne" w:date="2019-05-31T12:40:00Z"/>
        </w:rPr>
      </w:pPr>
      <w:ins w:id="2256" w:author="Andreas Kuehne" w:date="2019-05-31T12:40:00Z">
        <w:r>
          <w:rPr>
            <w:color w:val="31849B" w:themeColor="accent5" w:themeShade="BF"/>
          </w:rPr>
          <w:t xml:space="preserve">  &lt;/xs:sequence&gt;</w:t>
        </w:r>
      </w:ins>
    </w:p>
    <w:p w14:paraId="6EC745FF" w14:textId="77777777" w:rsidR="00A71F46" w:rsidRDefault="00A71F46" w:rsidP="00A71F46">
      <w:pPr>
        <w:pStyle w:val="Code"/>
        <w:rPr>
          <w:ins w:id="2257" w:author="Andreas Kuehne" w:date="2019-05-31T12:40:00Z"/>
        </w:rPr>
      </w:pPr>
      <w:ins w:id="2258" w:author="Andreas Kuehne" w:date="2019-05-31T12:40:00Z">
        <w:r>
          <w:rPr>
            <w:color w:val="31849B" w:themeColor="accent5" w:themeShade="BF"/>
          </w:rPr>
          <w:t xml:space="preserve">  &lt;xs:attribute</w:t>
        </w:r>
        <w:r>
          <w:rPr>
            <w:color w:val="943634" w:themeColor="accent2" w:themeShade="BF"/>
          </w:rPr>
          <w:t xml:space="preserve"> name="</w:t>
        </w:r>
        <w:r>
          <w:rPr>
            <w:color w:val="244061" w:themeColor="accent1" w:themeShade="80"/>
          </w:rPr>
          <w:t>AttRefURI</w:t>
        </w:r>
        <w:r>
          <w:rPr>
            <w:color w:val="943634" w:themeColor="accent2" w:themeShade="BF"/>
          </w:rPr>
          <w:t>" type="</w:t>
        </w:r>
        <w:r>
          <w:rPr>
            <w:color w:val="244061" w:themeColor="accent1" w:themeShade="80"/>
          </w:rPr>
          <w:t>xs:anyURI</w:t>
        </w:r>
        <w:r>
          <w:rPr>
            <w:color w:val="943634" w:themeColor="accent2" w:themeShade="BF"/>
          </w:rPr>
          <w:t>" use="</w:t>
        </w:r>
        <w:r>
          <w:rPr>
            <w:color w:val="244061" w:themeColor="accent1" w:themeShade="80"/>
          </w:rPr>
          <w:t>required</w:t>
        </w:r>
        <w:r>
          <w:rPr>
            <w:color w:val="943634" w:themeColor="accent2" w:themeShade="BF"/>
          </w:rPr>
          <w:t>"</w:t>
        </w:r>
        <w:r>
          <w:rPr>
            <w:color w:val="31849B" w:themeColor="accent5" w:themeShade="BF"/>
          </w:rPr>
          <w:t>/&gt;</w:t>
        </w:r>
      </w:ins>
    </w:p>
    <w:p w14:paraId="6DD5498F" w14:textId="77777777" w:rsidR="00A71F46" w:rsidRDefault="00A71F46" w:rsidP="00A71F46">
      <w:pPr>
        <w:pStyle w:val="Code"/>
        <w:rPr>
          <w:ins w:id="2259" w:author="Andreas Kuehne" w:date="2019-05-31T12:40:00Z"/>
        </w:rPr>
      </w:pPr>
      <w:ins w:id="2260" w:author="Andreas Kuehne" w:date="2019-05-31T12:40:00Z">
        <w:r>
          <w:rPr>
            <w:color w:val="31849B" w:themeColor="accent5" w:themeShade="BF"/>
          </w:rPr>
          <w:t>&lt;/xs:complexType&gt;</w:t>
        </w:r>
      </w:ins>
    </w:p>
    <w:p w14:paraId="2A73F1F4" w14:textId="77777777" w:rsidR="00A71F46" w:rsidRDefault="00A71F46" w:rsidP="00A71F46">
      <w:pPr>
        <w:spacing w:line="259" w:lineRule="auto"/>
        <w:rPr>
          <w:ins w:id="2261" w:author="Andreas Kuehne" w:date="2019-05-31T12:40:00Z"/>
        </w:rPr>
      </w:pPr>
      <w:ins w:id="2262" w:author="Andreas Kuehne" w:date="2019-05-31T12:40:00Z">
        <w:r>
          <w:t>Each child element of</w:t>
        </w:r>
        <w:r w:rsidRPr="71C71F8C">
          <w:t xml:space="preserve"> </w:t>
        </w:r>
        <w:r w:rsidRPr="002062A5">
          <w:rPr>
            <w:rFonts w:ascii="Courier New" w:eastAsia="Courier New" w:hAnsi="Courier New" w:cs="Courier New"/>
          </w:rPr>
          <w:t>AttachmentReferenceType</w:t>
        </w:r>
        <w:r w:rsidRPr="71C71F8C">
          <w:t xml:space="preserve"> </w:t>
        </w:r>
        <w:r>
          <w:t xml:space="preserve">XML element SHALL implement in XML syntax the sub-component that has a name equal to its local name. </w:t>
        </w:r>
      </w:ins>
      <w:customXmlInsRangeStart w:id="2263" w:author="Andreas Kuehne" w:date="2019-05-31T12:40:00Z"/>
      <w:sdt>
        <w:sdtPr>
          <w:tag w:val="dsb-AttachmentReferenceType.-xmlSchema"/>
          <w:id w:val="446057700"/>
          <w:showingPlcHdr/>
        </w:sdtPr>
        <w:sdtEndPr/>
        <w:sdtContent>
          <w:customXmlInsRangeEnd w:id="2263"/>
          <w:ins w:id="2264" w:author="Andreas Kuehne" w:date="2019-05-31T12:40:00Z">
            <w:r>
              <w:rPr>
                <w:color w:val="19D131"/>
              </w:rPr>
              <w:t>[component AttachmentReference XML schema details]</w:t>
            </w:r>
          </w:ins>
          <w:customXmlInsRangeStart w:id="2265" w:author="Andreas Kuehne" w:date="2019-05-31T12:40:00Z"/>
        </w:sdtContent>
      </w:sdt>
      <w:customXmlInsRangeEnd w:id="2265"/>
    </w:p>
    <w:p w14:paraId="3D15F2FC" w14:textId="77777777" w:rsidR="00A71F46" w:rsidRDefault="00A71F46" w:rsidP="00A71F46">
      <w:pPr>
        <w:pStyle w:val="berschrift3"/>
        <w:numPr>
          <w:ilvl w:val="2"/>
          <w:numId w:val="3"/>
        </w:numPr>
        <w:rPr>
          <w:ins w:id="2266" w:author="Andreas Kuehne" w:date="2019-05-31T12:40:00Z"/>
        </w:rPr>
      </w:pPr>
      <w:bookmarkStart w:id="2267" w:name="_Toc10206765"/>
      <w:ins w:id="2268" w:author="Andreas Kuehne" w:date="2019-05-31T12:40:00Z">
        <w:r>
          <w:t>Component Any</w:t>
        </w:r>
        <w:bookmarkEnd w:id="2267"/>
      </w:ins>
    </w:p>
    <w:p w14:paraId="0E17831E" w14:textId="77777777" w:rsidR="00A71F46" w:rsidRDefault="001A1734" w:rsidP="00A71F46">
      <w:pPr>
        <w:rPr>
          <w:ins w:id="2269" w:author="Andreas Kuehne" w:date="2019-05-31T12:40:00Z"/>
        </w:rPr>
      </w:pPr>
      <w:customXmlInsRangeStart w:id="2270" w:author="Andreas Kuehne" w:date="2019-05-31T12:40:00Z"/>
      <w:sdt>
        <w:sdtPr>
          <w:tag w:val="dsb-AnyType.-normative"/>
          <w:id w:val="528842274"/>
        </w:sdtPr>
        <w:sdtEndPr/>
        <w:sdtContent>
          <w:customXmlInsRangeEnd w:id="2270"/>
          <w:ins w:id="2271" w:author="Andreas Kuehne" w:date="2019-05-31T12:40:00Z">
            <w:r w:rsidR="00A71F46" w:rsidRPr="003A06D0">
              <w:rPr>
                <w:color w:val="19D131"/>
                <w:lang w:val="en-GB"/>
              </w:rPr>
              <w:t>This element MAY hold a set of base64 encoded arbitrary data. To help the processing of the data it may be qualified by the mime type element.</w:t>
            </w:r>
          </w:ins>
          <w:customXmlInsRangeStart w:id="2272" w:author="Andreas Kuehne" w:date="2019-05-31T12:40:00Z"/>
        </w:sdtContent>
      </w:sdt>
      <w:customXmlInsRangeEnd w:id="2272"/>
    </w:p>
    <w:p w14:paraId="370DDA02" w14:textId="77777777" w:rsidR="00A71F46" w:rsidRDefault="00A71F46" w:rsidP="00A71F46">
      <w:pPr>
        <w:rPr>
          <w:ins w:id="2273" w:author="Andreas Kuehne" w:date="2019-05-31T12:40:00Z"/>
        </w:rPr>
      </w:pPr>
      <w:ins w:id="2274" w:author="Andreas Kuehne" w:date="2019-05-31T12:40:00Z">
        <w:r>
          <w:t xml:space="preserve">This components extends the component </w:t>
        </w:r>
        <w:r>
          <w:fldChar w:fldCharType="begin"/>
        </w:r>
        <w:r>
          <w:instrText xml:space="preserve"> REF _RefComp2EB1F1FA \r \h </w:instrText>
        </w:r>
      </w:ins>
      <w:ins w:id="2275" w:author="Andreas Kuehne" w:date="2019-05-31T12:40:00Z">
        <w:r>
          <w:fldChar w:fldCharType="separate"/>
        </w:r>
        <w:r>
          <w:rPr>
            <w:rStyle w:val="Datatype"/>
            <w:rFonts w:eastAsia="Courier New" w:cs="Courier New"/>
          </w:rPr>
          <w:t>Base64Data</w:t>
        </w:r>
        <w:r>
          <w:fldChar w:fldCharType="end"/>
        </w:r>
        <w:r>
          <w:t>. The inherited sub-components are not repeated here.</w:t>
        </w:r>
      </w:ins>
    </w:p>
    <w:p w14:paraId="29715CD7" w14:textId="77777777" w:rsidR="00A71F46" w:rsidRDefault="00A71F46" w:rsidP="00A71F46">
      <w:pPr>
        <w:rPr>
          <w:ins w:id="2276" w:author="Andreas Kuehne" w:date="2019-05-31T12:40:00Z"/>
        </w:rPr>
      </w:pPr>
      <w:ins w:id="2277" w:author="Andreas Kuehne" w:date="2019-05-31T12:40:00Z">
        <w:r>
          <w:t>Below follows a list of the sub-components that constitute this component:</w:t>
        </w:r>
      </w:ins>
    </w:p>
    <w:p w14:paraId="7D035CF9" w14:textId="77777777" w:rsidR="00A71F46" w:rsidRDefault="00A71F46" w:rsidP="00A71F46">
      <w:pPr>
        <w:pStyle w:val="Non-normativeCommentHeading"/>
        <w:rPr>
          <w:ins w:id="2278" w:author="Andreas Kuehne" w:date="2019-05-31T12:40:00Z"/>
        </w:rPr>
      </w:pPr>
      <w:ins w:id="2279" w:author="Andreas Kuehne" w:date="2019-05-31T12:40:00Z">
        <w:r>
          <w:t>Non-normative Comment:</w:t>
        </w:r>
      </w:ins>
    </w:p>
    <w:p w14:paraId="0512B77E" w14:textId="77777777" w:rsidR="00A71F46" w:rsidRDefault="001A1734" w:rsidP="00A71F46">
      <w:pPr>
        <w:pStyle w:val="Non-normativeComment"/>
        <w:rPr>
          <w:ins w:id="2280" w:author="Andreas Kuehne" w:date="2019-05-31T12:40:00Z"/>
        </w:rPr>
      </w:pPr>
      <w:customXmlInsRangeStart w:id="2281" w:author="Andreas Kuehne" w:date="2019-05-31T12:40:00Z"/>
      <w:sdt>
        <w:sdtPr>
          <w:tag w:val="dsb-AnyType.-nonNormative"/>
          <w:id w:val="835649129"/>
        </w:sdtPr>
        <w:sdtEndPr/>
        <w:sdtContent>
          <w:customXmlInsRangeEnd w:id="2281"/>
          <w:ins w:id="2282" w:author="Andreas Kuehne" w:date="2019-05-31T12:40:00Z">
            <w:r w:rsidR="00A71F46" w:rsidRPr="003A06D0">
              <w:rPr>
                <w:color w:val="19D131"/>
                <w:lang w:val="en-GB"/>
              </w:rPr>
              <w:t xml:space="preserve">This component was introduced in DSS core version 1.0 and is used as a placeholder for arbitrary data. In version 1.0 there were different ways defined to represent the data, e.g. as inline XML, encapsulated XML or base64 encoded. The expansion of the scope to different syntaxes limits the options to base64 encoded data or attachments as represented in </w:t>
            </w:r>
            <w:r w:rsidR="00A71F46" w:rsidRPr="003A06D0">
              <w:rPr>
                <w:rStyle w:val="Datatype"/>
                <w:lang w:val="en-GB"/>
              </w:rPr>
              <w:t>Base64Data</w:t>
            </w:r>
            <w:r w:rsidR="00A71F46" w:rsidRPr="003A06D0">
              <w:rPr>
                <w:color w:val="19D131"/>
                <w:lang w:val="en-GB"/>
              </w:rPr>
              <w:t xml:space="preserve">. In this version the component </w:t>
            </w:r>
            <w:r w:rsidR="00A71F46" w:rsidRPr="003A06D0">
              <w:rPr>
                <w:rStyle w:val="Datatype"/>
                <w:lang w:val="en-GB"/>
              </w:rPr>
              <w:t>Any</w:t>
            </w:r>
            <w:r w:rsidR="00A71F46" w:rsidRPr="003A06D0">
              <w:rPr>
                <w:color w:val="19D131"/>
                <w:lang w:val="en-GB"/>
              </w:rPr>
              <w:t xml:space="preserve"> does not use additional subcomponents. </w:t>
            </w:r>
          </w:ins>
          <w:customXmlInsRangeStart w:id="2283" w:author="Andreas Kuehne" w:date="2019-05-31T12:40:00Z"/>
        </w:sdtContent>
      </w:sdt>
      <w:customXmlInsRangeEnd w:id="2283"/>
    </w:p>
    <w:p w14:paraId="3A161A24" w14:textId="77777777" w:rsidR="00A71F46" w:rsidRDefault="00A71F46" w:rsidP="00A71F46">
      <w:pPr>
        <w:pStyle w:val="berschrift4"/>
        <w:numPr>
          <w:ilvl w:val="3"/>
          <w:numId w:val="3"/>
        </w:numPr>
        <w:rPr>
          <w:ins w:id="2284" w:author="Andreas Kuehne" w:date="2019-05-31T12:40:00Z"/>
        </w:rPr>
      </w:pPr>
      <w:bookmarkStart w:id="2285" w:name="_Toc10206766"/>
      <w:ins w:id="2286" w:author="Andreas Kuehne" w:date="2019-05-31T12:40:00Z">
        <w:r>
          <w:t>Any – JSON Syntax</w:t>
        </w:r>
        <w:bookmarkEnd w:id="2285"/>
      </w:ins>
    </w:p>
    <w:p w14:paraId="7CF5A7D9" w14:textId="77777777" w:rsidR="00A71F46" w:rsidRPr="0248A3D1" w:rsidRDefault="00A71F46" w:rsidP="00A71F46">
      <w:pPr>
        <w:rPr>
          <w:ins w:id="2287" w:author="Andreas Kuehne" w:date="2019-05-31T12:40:00Z"/>
        </w:rPr>
      </w:pPr>
      <w:ins w:id="2288" w:author="Andreas Kuehne" w:date="2019-05-31T12:40:00Z">
        <w:r w:rsidRPr="002062A5">
          <w:rPr>
            <w:rFonts w:eastAsia="Arial" w:cs="Arial"/>
            <w:sz w:val="22"/>
            <w:szCs w:val="22"/>
          </w:rPr>
          <w:t xml:space="preserve">The </w:t>
        </w:r>
        <w:r w:rsidRPr="002062A5">
          <w:rPr>
            <w:rFonts w:ascii="Courier New" w:eastAsia="Courier New" w:hAnsi="Courier New" w:cs="Courier New"/>
          </w:rPr>
          <w:t>AnyType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Any</w:t>
        </w:r>
        <w:r>
          <w:t xml:space="preserve"> component.</w:t>
        </w:r>
      </w:ins>
    </w:p>
    <w:p w14:paraId="773528B0" w14:textId="77777777" w:rsidR="00A71F46" w:rsidRPr="0202B381" w:rsidRDefault="00A71F46" w:rsidP="00A71F46">
      <w:pPr>
        <w:rPr>
          <w:ins w:id="2289" w:author="Andreas Kuehne" w:date="2019-05-31T12:40:00Z"/>
        </w:rPr>
      </w:pPr>
      <w:ins w:id="2290" w:author="Andreas Kuehne" w:date="2019-05-31T12:40:00Z">
        <w:r w:rsidRPr="002062A5">
          <w:rPr>
            <w:rFonts w:eastAsia="Arial" w:cs="Arial"/>
            <w:sz w:val="22"/>
            <w:szCs w:val="22"/>
          </w:rPr>
          <w:t xml:space="preserve">The </w:t>
        </w:r>
        <w:r w:rsidRPr="002062A5">
          <w:rPr>
            <w:rFonts w:ascii="Courier New" w:eastAsia="Courier New" w:hAnsi="Courier New" w:cs="Courier New"/>
          </w:rPr>
          <w:t>AnyType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4D66E7B1" w14:textId="77777777" w:rsidR="00A71F46" w:rsidRDefault="00A71F46" w:rsidP="00A71F46">
      <w:pPr>
        <w:pStyle w:val="Code"/>
        <w:spacing w:line="259" w:lineRule="auto"/>
        <w:rPr>
          <w:ins w:id="2291" w:author="Andreas Kuehne" w:date="2019-05-31T12:40:00Z"/>
        </w:rPr>
      </w:pPr>
      <w:ins w:id="2292" w:author="Andreas Kuehne" w:date="2019-05-31T12:40:00Z">
        <w:r>
          <w:rPr>
            <w:color w:val="31849B" w:themeColor="accent5" w:themeShade="BF"/>
          </w:rPr>
          <w:t>"dsb-AnyType"</w:t>
        </w:r>
        <w:r>
          <w:t>: {</w:t>
        </w:r>
      </w:ins>
    </w:p>
    <w:p w14:paraId="7FD33F99" w14:textId="77777777" w:rsidR="00A71F46" w:rsidRDefault="00A71F46" w:rsidP="00A71F46">
      <w:pPr>
        <w:pStyle w:val="Code"/>
        <w:spacing w:line="259" w:lineRule="auto"/>
        <w:rPr>
          <w:ins w:id="2293" w:author="Andreas Kuehne" w:date="2019-05-31T12:40:00Z"/>
        </w:rPr>
      </w:pPr>
      <w:ins w:id="2294" w:author="Andreas Kuehne" w:date="2019-05-31T12:40:00Z">
        <w:r>
          <w:rPr>
            <w:color w:val="31849B" w:themeColor="accent5" w:themeShade="BF"/>
          </w:rPr>
          <w:t xml:space="preserve">  "type"</w:t>
        </w:r>
        <w:r>
          <w:t xml:space="preserve">: </w:t>
        </w:r>
        <w:r>
          <w:rPr>
            <w:color w:val="244061" w:themeColor="accent1" w:themeShade="80"/>
          </w:rPr>
          <w:t>"object",</w:t>
        </w:r>
      </w:ins>
    </w:p>
    <w:p w14:paraId="663BC9AA" w14:textId="77777777" w:rsidR="00A71F46" w:rsidRDefault="00A71F46" w:rsidP="00A71F46">
      <w:pPr>
        <w:pStyle w:val="Code"/>
        <w:spacing w:line="259" w:lineRule="auto"/>
        <w:rPr>
          <w:ins w:id="2295" w:author="Andreas Kuehne" w:date="2019-05-31T12:40:00Z"/>
        </w:rPr>
      </w:pPr>
      <w:ins w:id="2296" w:author="Andreas Kuehne" w:date="2019-05-31T12:40:00Z">
        <w:r>
          <w:rPr>
            <w:color w:val="31849B" w:themeColor="accent5" w:themeShade="BF"/>
          </w:rPr>
          <w:t xml:space="preserve">  "properties"</w:t>
        </w:r>
        <w:r>
          <w:t>: {</w:t>
        </w:r>
      </w:ins>
    </w:p>
    <w:p w14:paraId="1EB46CFB" w14:textId="77777777" w:rsidR="00A71F46" w:rsidRDefault="00A71F46" w:rsidP="00A71F46">
      <w:pPr>
        <w:pStyle w:val="Code"/>
        <w:spacing w:line="259" w:lineRule="auto"/>
        <w:rPr>
          <w:ins w:id="2297" w:author="Andreas Kuehne" w:date="2019-05-31T12:40:00Z"/>
        </w:rPr>
      </w:pPr>
      <w:ins w:id="2298" w:author="Andreas Kuehne" w:date="2019-05-31T12:40:00Z">
        <w:r>
          <w:rPr>
            <w:color w:val="31849B" w:themeColor="accent5" w:themeShade="BF"/>
          </w:rPr>
          <w:t xml:space="preserve">    "ID"</w:t>
        </w:r>
        <w:r>
          <w:t>: {</w:t>
        </w:r>
      </w:ins>
    </w:p>
    <w:p w14:paraId="0AC59415" w14:textId="77777777" w:rsidR="00A71F46" w:rsidRDefault="00A71F46" w:rsidP="00A71F46">
      <w:pPr>
        <w:pStyle w:val="Code"/>
        <w:spacing w:line="259" w:lineRule="auto"/>
        <w:rPr>
          <w:ins w:id="2299" w:author="Andreas Kuehne" w:date="2019-05-31T12:40:00Z"/>
        </w:rPr>
      </w:pPr>
      <w:ins w:id="2300" w:author="Andreas Kuehne" w:date="2019-05-31T12:40:00Z">
        <w:r>
          <w:rPr>
            <w:color w:val="31849B" w:themeColor="accent5" w:themeShade="BF"/>
          </w:rPr>
          <w:t xml:space="preserve">      "type"</w:t>
        </w:r>
        <w:r>
          <w:t xml:space="preserve">: </w:t>
        </w:r>
        <w:r>
          <w:rPr>
            <w:color w:val="244061" w:themeColor="accent1" w:themeShade="80"/>
          </w:rPr>
          <w:t>"string"</w:t>
        </w:r>
      </w:ins>
    </w:p>
    <w:p w14:paraId="58CE9443" w14:textId="77777777" w:rsidR="00A71F46" w:rsidRDefault="00A71F46" w:rsidP="00A71F46">
      <w:pPr>
        <w:pStyle w:val="Code"/>
        <w:spacing w:line="259" w:lineRule="auto"/>
        <w:rPr>
          <w:ins w:id="2301" w:author="Andreas Kuehne" w:date="2019-05-31T12:40:00Z"/>
        </w:rPr>
      </w:pPr>
      <w:ins w:id="2302" w:author="Andreas Kuehne" w:date="2019-05-31T12:40:00Z">
        <w:r>
          <w:t xml:space="preserve">    },</w:t>
        </w:r>
      </w:ins>
    </w:p>
    <w:p w14:paraId="081AB5BF" w14:textId="77777777" w:rsidR="00A71F46" w:rsidRDefault="00A71F46" w:rsidP="00A71F46">
      <w:pPr>
        <w:pStyle w:val="Code"/>
        <w:spacing w:line="259" w:lineRule="auto"/>
        <w:rPr>
          <w:ins w:id="2303" w:author="Andreas Kuehne" w:date="2019-05-31T12:40:00Z"/>
        </w:rPr>
      </w:pPr>
      <w:ins w:id="2304" w:author="Andreas Kuehne" w:date="2019-05-31T12:40:00Z">
        <w:r>
          <w:rPr>
            <w:color w:val="31849B" w:themeColor="accent5" w:themeShade="BF"/>
          </w:rPr>
          <w:t xml:space="preserve">    "val"</w:t>
        </w:r>
        <w:r>
          <w:t>: {</w:t>
        </w:r>
      </w:ins>
    </w:p>
    <w:p w14:paraId="03BB06FB" w14:textId="77777777" w:rsidR="00A71F46" w:rsidRDefault="00A71F46" w:rsidP="00A71F46">
      <w:pPr>
        <w:pStyle w:val="Code"/>
        <w:spacing w:line="259" w:lineRule="auto"/>
        <w:rPr>
          <w:ins w:id="2305" w:author="Andreas Kuehne" w:date="2019-05-31T12:40:00Z"/>
        </w:rPr>
      </w:pPr>
      <w:ins w:id="2306" w:author="Andreas Kuehne" w:date="2019-05-31T12:40:00Z">
        <w:r>
          <w:rPr>
            <w:color w:val="31849B" w:themeColor="accent5" w:themeShade="BF"/>
          </w:rPr>
          <w:t xml:space="preserve">      "type"</w:t>
        </w:r>
        <w:r>
          <w:t xml:space="preserve">: </w:t>
        </w:r>
        <w:r>
          <w:rPr>
            <w:color w:val="244061" w:themeColor="accent1" w:themeShade="80"/>
          </w:rPr>
          <w:t>"string"</w:t>
        </w:r>
      </w:ins>
    </w:p>
    <w:p w14:paraId="39076D34" w14:textId="77777777" w:rsidR="00A71F46" w:rsidRDefault="00A71F46" w:rsidP="00A71F46">
      <w:pPr>
        <w:pStyle w:val="Code"/>
        <w:spacing w:line="259" w:lineRule="auto"/>
        <w:rPr>
          <w:ins w:id="2307" w:author="Andreas Kuehne" w:date="2019-05-31T12:40:00Z"/>
        </w:rPr>
      </w:pPr>
      <w:ins w:id="2308" w:author="Andreas Kuehne" w:date="2019-05-31T12:40:00Z">
        <w:r>
          <w:t xml:space="preserve">    },</w:t>
        </w:r>
      </w:ins>
    </w:p>
    <w:p w14:paraId="6CF52932" w14:textId="77777777" w:rsidR="00A71F46" w:rsidRDefault="00A71F46" w:rsidP="00A71F46">
      <w:pPr>
        <w:pStyle w:val="Code"/>
        <w:spacing w:line="259" w:lineRule="auto"/>
        <w:rPr>
          <w:ins w:id="2309" w:author="Andreas Kuehne" w:date="2019-05-31T12:40:00Z"/>
        </w:rPr>
      </w:pPr>
      <w:ins w:id="2310" w:author="Andreas Kuehne" w:date="2019-05-31T12:40:00Z">
        <w:r>
          <w:rPr>
            <w:color w:val="31849B" w:themeColor="accent5" w:themeShade="BF"/>
          </w:rPr>
          <w:t xml:space="preserve">    "attRef"</w:t>
        </w:r>
        <w:r>
          <w:t>: {</w:t>
        </w:r>
      </w:ins>
    </w:p>
    <w:p w14:paraId="143A640B" w14:textId="77777777" w:rsidR="00A71F46" w:rsidRDefault="00A71F46" w:rsidP="00A71F46">
      <w:pPr>
        <w:pStyle w:val="Code"/>
        <w:spacing w:line="259" w:lineRule="auto"/>
        <w:rPr>
          <w:ins w:id="2311" w:author="Andreas Kuehne" w:date="2019-05-31T12:40:00Z"/>
        </w:rPr>
      </w:pPr>
      <w:ins w:id="2312" w:author="Andreas Kuehne" w:date="2019-05-31T12:40:00Z">
        <w:r>
          <w:rPr>
            <w:color w:val="31849B" w:themeColor="accent5" w:themeShade="BF"/>
          </w:rPr>
          <w:t xml:space="preserve">      "$ref"</w:t>
        </w:r>
        <w:r>
          <w:t xml:space="preserve">: </w:t>
        </w:r>
        <w:r>
          <w:rPr>
            <w:color w:val="244061" w:themeColor="accent1" w:themeShade="80"/>
          </w:rPr>
          <w:t>"#/definitions/dsb-AttachmentReferenceType"</w:t>
        </w:r>
      </w:ins>
    </w:p>
    <w:p w14:paraId="1F1CBDA9" w14:textId="77777777" w:rsidR="00A71F46" w:rsidRDefault="00A71F46" w:rsidP="00A71F46">
      <w:pPr>
        <w:pStyle w:val="Code"/>
        <w:spacing w:line="259" w:lineRule="auto"/>
        <w:rPr>
          <w:ins w:id="2313" w:author="Andreas Kuehne" w:date="2019-05-31T12:40:00Z"/>
        </w:rPr>
      </w:pPr>
      <w:ins w:id="2314" w:author="Andreas Kuehne" w:date="2019-05-31T12:40:00Z">
        <w:r>
          <w:t xml:space="preserve">    },</w:t>
        </w:r>
      </w:ins>
    </w:p>
    <w:p w14:paraId="2CA4B0B2" w14:textId="77777777" w:rsidR="00A71F46" w:rsidRDefault="00A71F46" w:rsidP="00A71F46">
      <w:pPr>
        <w:pStyle w:val="Code"/>
        <w:spacing w:line="259" w:lineRule="auto"/>
        <w:rPr>
          <w:ins w:id="2315" w:author="Andreas Kuehne" w:date="2019-05-31T12:40:00Z"/>
        </w:rPr>
      </w:pPr>
      <w:ins w:id="2316" w:author="Andreas Kuehne" w:date="2019-05-31T12:40:00Z">
        <w:r>
          <w:rPr>
            <w:color w:val="31849B" w:themeColor="accent5" w:themeShade="BF"/>
          </w:rPr>
          <w:t xml:space="preserve">    "transforms"</w:t>
        </w:r>
        <w:r>
          <w:t>: {</w:t>
        </w:r>
      </w:ins>
    </w:p>
    <w:p w14:paraId="451B6E43" w14:textId="77777777" w:rsidR="00A71F46" w:rsidRDefault="00A71F46" w:rsidP="00A71F46">
      <w:pPr>
        <w:pStyle w:val="Code"/>
        <w:spacing w:line="259" w:lineRule="auto"/>
        <w:rPr>
          <w:ins w:id="2317" w:author="Andreas Kuehne" w:date="2019-05-31T12:40:00Z"/>
        </w:rPr>
      </w:pPr>
      <w:ins w:id="2318" w:author="Andreas Kuehne" w:date="2019-05-31T12:40:00Z">
        <w:r>
          <w:rPr>
            <w:color w:val="31849B" w:themeColor="accent5" w:themeShade="BF"/>
          </w:rPr>
          <w:t xml:space="preserve">      "$ref"</w:t>
        </w:r>
        <w:r>
          <w:t xml:space="preserve">: </w:t>
        </w:r>
        <w:r>
          <w:rPr>
            <w:color w:val="244061" w:themeColor="accent1" w:themeShade="80"/>
          </w:rPr>
          <w:t>"#/definitions/dsigrw-TransformsType"</w:t>
        </w:r>
      </w:ins>
    </w:p>
    <w:p w14:paraId="4861D2C3" w14:textId="77777777" w:rsidR="00A71F46" w:rsidRDefault="00A71F46" w:rsidP="00A71F46">
      <w:pPr>
        <w:pStyle w:val="Code"/>
        <w:spacing w:line="259" w:lineRule="auto"/>
        <w:rPr>
          <w:ins w:id="2319" w:author="Andreas Kuehne" w:date="2019-05-31T12:40:00Z"/>
        </w:rPr>
      </w:pPr>
      <w:ins w:id="2320" w:author="Andreas Kuehne" w:date="2019-05-31T12:40:00Z">
        <w:r>
          <w:t xml:space="preserve">    },</w:t>
        </w:r>
      </w:ins>
    </w:p>
    <w:p w14:paraId="6BDF552F" w14:textId="77777777" w:rsidR="00A71F46" w:rsidRDefault="00A71F46" w:rsidP="00A71F46">
      <w:pPr>
        <w:pStyle w:val="Code"/>
        <w:spacing w:line="259" w:lineRule="auto"/>
        <w:rPr>
          <w:ins w:id="2321" w:author="Andreas Kuehne" w:date="2019-05-31T12:40:00Z"/>
        </w:rPr>
      </w:pPr>
      <w:ins w:id="2322" w:author="Andreas Kuehne" w:date="2019-05-31T12:40:00Z">
        <w:r>
          <w:rPr>
            <w:color w:val="31849B" w:themeColor="accent5" w:themeShade="BF"/>
          </w:rPr>
          <w:t xml:space="preserve">    "mimeType"</w:t>
        </w:r>
        <w:r>
          <w:t>: {</w:t>
        </w:r>
      </w:ins>
    </w:p>
    <w:p w14:paraId="71D3DDD0" w14:textId="77777777" w:rsidR="00A71F46" w:rsidRDefault="00A71F46" w:rsidP="00A71F46">
      <w:pPr>
        <w:pStyle w:val="Code"/>
        <w:spacing w:line="259" w:lineRule="auto"/>
        <w:rPr>
          <w:ins w:id="2323" w:author="Andreas Kuehne" w:date="2019-05-31T12:40:00Z"/>
        </w:rPr>
      </w:pPr>
      <w:ins w:id="2324" w:author="Andreas Kuehne" w:date="2019-05-31T12:40:00Z">
        <w:r>
          <w:rPr>
            <w:color w:val="31849B" w:themeColor="accent5" w:themeShade="BF"/>
          </w:rPr>
          <w:t xml:space="preserve">      "type"</w:t>
        </w:r>
        <w:r>
          <w:t xml:space="preserve">: </w:t>
        </w:r>
        <w:r>
          <w:rPr>
            <w:color w:val="244061" w:themeColor="accent1" w:themeShade="80"/>
          </w:rPr>
          <w:t>"string"</w:t>
        </w:r>
      </w:ins>
    </w:p>
    <w:p w14:paraId="67F16A93" w14:textId="77777777" w:rsidR="00A71F46" w:rsidRDefault="00A71F46" w:rsidP="00A71F46">
      <w:pPr>
        <w:pStyle w:val="Code"/>
        <w:spacing w:line="259" w:lineRule="auto"/>
        <w:rPr>
          <w:ins w:id="2325" w:author="Andreas Kuehne" w:date="2019-05-31T12:40:00Z"/>
        </w:rPr>
      </w:pPr>
      <w:ins w:id="2326" w:author="Andreas Kuehne" w:date="2019-05-31T12:40:00Z">
        <w:r>
          <w:t xml:space="preserve">    },</w:t>
        </w:r>
      </w:ins>
    </w:p>
    <w:p w14:paraId="3392668A" w14:textId="77777777" w:rsidR="00A71F46" w:rsidRDefault="00A71F46" w:rsidP="00A71F46">
      <w:pPr>
        <w:pStyle w:val="Code"/>
        <w:spacing w:line="259" w:lineRule="auto"/>
        <w:rPr>
          <w:ins w:id="2327" w:author="Andreas Kuehne" w:date="2019-05-31T12:40:00Z"/>
        </w:rPr>
      </w:pPr>
      <w:ins w:id="2328" w:author="Andreas Kuehne" w:date="2019-05-31T12:40:00Z">
        <w:r>
          <w:rPr>
            <w:color w:val="31849B" w:themeColor="accent5" w:themeShade="BF"/>
          </w:rPr>
          <w:t xml:space="preserve">    "idRef"</w:t>
        </w:r>
        <w:r>
          <w:t>: {</w:t>
        </w:r>
      </w:ins>
    </w:p>
    <w:p w14:paraId="12748D82" w14:textId="77777777" w:rsidR="00A71F46" w:rsidRDefault="00A71F46" w:rsidP="00A71F46">
      <w:pPr>
        <w:pStyle w:val="Code"/>
        <w:spacing w:line="259" w:lineRule="auto"/>
        <w:rPr>
          <w:ins w:id="2329" w:author="Andreas Kuehne" w:date="2019-05-31T12:40:00Z"/>
        </w:rPr>
      </w:pPr>
      <w:ins w:id="2330" w:author="Andreas Kuehne" w:date="2019-05-31T12:40:00Z">
        <w:r>
          <w:rPr>
            <w:color w:val="31849B" w:themeColor="accent5" w:themeShade="BF"/>
          </w:rPr>
          <w:t xml:space="preserve">      "type"</w:t>
        </w:r>
        <w:r>
          <w:t xml:space="preserve">: </w:t>
        </w:r>
        <w:r>
          <w:rPr>
            <w:color w:val="244061" w:themeColor="accent1" w:themeShade="80"/>
          </w:rPr>
          <w:t>"string"</w:t>
        </w:r>
      </w:ins>
    </w:p>
    <w:p w14:paraId="1C6571BF" w14:textId="77777777" w:rsidR="00A71F46" w:rsidRDefault="00A71F46" w:rsidP="00A71F46">
      <w:pPr>
        <w:pStyle w:val="Code"/>
        <w:spacing w:line="259" w:lineRule="auto"/>
        <w:rPr>
          <w:ins w:id="2331" w:author="Andreas Kuehne" w:date="2019-05-31T12:40:00Z"/>
        </w:rPr>
      </w:pPr>
      <w:ins w:id="2332" w:author="Andreas Kuehne" w:date="2019-05-31T12:40:00Z">
        <w:r>
          <w:t xml:space="preserve">    }</w:t>
        </w:r>
      </w:ins>
    </w:p>
    <w:p w14:paraId="7AC964BB" w14:textId="77777777" w:rsidR="00A71F46" w:rsidRDefault="00A71F46" w:rsidP="00A71F46">
      <w:pPr>
        <w:pStyle w:val="Code"/>
        <w:spacing w:line="259" w:lineRule="auto"/>
        <w:rPr>
          <w:ins w:id="2333" w:author="Andreas Kuehne" w:date="2019-05-31T12:40:00Z"/>
        </w:rPr>
      </w:pPr>
      <w:ins w:id="2334" w:author="Andreas Kuehne" w:date="2019-05-31T12:40:00Z">
        <w:r>
          <w:t xml:space="preserve">  }</w:t>
        </w:r>
      </w:ins>
    </w:p>
    <w:p w14:paraId="1B2A4A8E" w14:textId="77777777" w:rsidR="00A71F46" w:rsidRDefault="00A71F46" w:rsidP="00A71F46">
      <w:pPr>
        <w:pStyle w:val="Code"/>
        <w:spacing w:line="259" w:lineRule="auto"/>
        <w:rPr>
          <w:ins w:id="2335" w:author="Andreas Kuehne" w:date="2019-05-31T12:40:00Z"/>
        </w:rPr>
      </w:pPr>
      <w:ins w:id="2336" w:author="Andreas Kuehne" w:date="2019-05-31T12:40:00Z">
        <w:r>
          <w:t>}</w:t>
        </w:r>
      </w:ins>
    </w:p>
    <w:p w14:paraId="407ADD5D" w14:textId="77777777" w:rsidR="00A71F46" w:rsidRDefault="001A1734" w:rsidP="00A71F46">
      <w:pPr>
        <w:rPr>
          <w:ins w:id="2337" w:author="Andreas Kuehne" w:date="2019-05-31T12:40:00Z"/>
        </w:rPr>
      </w:pPr>
      <w:customXmlInsRangeStart w:id="2338" w:author="Andreas Kuehne" w:date="2019-05-31T12:40:00Z"/>
      <w:sdt>
        <w:sdtPr>
          <w:tag w:val="dsb-AnyType.-jsonSchema"/>
          <w:id w:val="1951354194"/>
          <w:showingPlcHdr/>
        </w:sdtPr>
        <w:sdtEndPr/>
        <w:sdtContent>
          <w:customXmlInsRangeEnd w:id="2338"/>
          <w:ins w:id="2339" w:author="Andreas Kuehne" w:date="2019-05-31T12:40:00Z">
            <w:r w:rsidR="00A71F46">
              <w:rPr>
                <w:color w:val="19D131"/>
              </w:rPr>
              <w:t>[component Any JSON schema details]</w:t>
            </w:r>
          </w:ins>
          <w:customXmlInsRangeStart w:id="2340" w:author="Andreas Kuehne" w:date="2019-05-31T12:40:00Z"/>
        </w:sdtContent>
      </w:sdt>
      <w:customXmlInsRangeEnd w:id="2340"/>
    </w:p>
    <w:p w14:paraId="448AFFF8" w14:textId="77777777" w:rsidR="00A71F46" w:rsidRDefault="00A71F46" w:rsidP="00A71F46">
      <w:pPr>
        <w:pStyle w:val="berschrift4"/>
        <w:numPr>
          <w:ilvl w:val="3"/>
          <w:numId w:val="3"/>
        </w:numPr>
        <w:rPr>
          <w:ins w:id="2341" w:author="Andreas Kuehne" w:date="2019-05-31T12:40:00Z"/>
        </w:rPr>
      </w:pPr>
      <w:bookmarkStart w:id="2342" w:name="_Toc10206767"/>
      <w:ins w:id="2343" w:author="Andreas Kuehne" w:date="2019-05-31T12:40:00Z">
        <w:r>
          <w:t>Any – XML Syntax</w:t>
        </w:r>
        <w:bookmarkEnd w:id="2342"/>
      </w:ins>
    </w:p>
    <w:p w14:paraId="238A9600" w14:textId="77777777" w:rsidR="00A71F46" w:rsidRPr="5404FA76" w:rsidRDefault="00A71F46" w:rsidP="00A71F46">
      <w:pPr>
        <w:rPr>
          <w:ins w:id="2344" w:author="Andreas Kuehne" w:date="2019-05-31T12:40:00Z"/>
        </w:rPr>
      </w:pPr>
      <w:ins w:id="2345" w:author="Andreas Kuehne" w:date="2019-05-31T12:40:00Z">
        <w:r w:rsidRPr="0CCF9147">
          <w:t xml:space="preserve">The XML type </w:t>
        </w:r>
        <w:r w:rsidRPr="002062A5">
          <w:rPr>
            <w:rFonts w:ascii="Courier New" w:eastAsia="Courier New" w:hAnsi="Courier New" w:cs="Courier New"/>
          </w:rPr>
          <w:t>AnyType</w:t>
        </w:r>
        <w:r w:rsidRPr="0CCF9147">
          <w:t xml:space="preserve"> SHALL implement the requirements defined in the </w:t>
        </w:r>
        <w:r w:rsidRPr="002062A5">
          <w:rPr>
            <w:rFonts w:ascii="Courier New" w:eastAsia="Courier New" w:hAnsi="Courier New" w:cs="Courier New"/>
          </w:rPr>
          <w:t>Any</w:t>
        </w:r>
        <w:r>
          <w:t xml:space="preserve"> </w:t>
        </w:r>
        <w:r w:rsidRPr="005A6FFD">
          <w:t>component.</w:t>
        </w:r>
      </w:ins>
    </w:p>
    <w:p w14:paraId="16A94DBA" w14:textId="77777777" w:rsidR="00A71F46" w:rsidRDefault="00A71F46" w:rsidP="00A71F46">
      <w:pPr>
        <w:rPr>
          <w:ins w:id="2346" w:author="Andreas Kuehne" w:date="2019-05-31T12:40:00Z"/>
        </w:rPr>
      </w:pPr>
      <w:ins w:id="2347" w:author="Andreas Kuehne" w:date="2019-05-31T12:40:00Z">
        <w:r w:rsidRPr="005A6FFD">
          <w:rPr>
            <w:rFonts w:eastAsia="Arial"/>
          </w:rPr>
          <w:t xml:space="preserve">The </w:t>
        </w:r>
        <w:r w:rsidRPr="002062A5">
          <w:rPr>
            <w:rFonts w:ascii="Courier New" w:eastAsia="Courier New" w:hAnsi="Courier New" w:cs="Courier New"/>
          </w:rPr>
          <w:t>AnyType</w:t>
        </w:r>
        <w:r w:rsidRPr="005A6FFD">
          <w:rPr>
            <w:rFonts w:eastAsia="Arial"/>
          </w:rPr>
          <w:t xml:space="preserve"> XML element is defined in XML Schema [</w:t>
        </w:r>
        <w:r>
          <w:rPr>
            <w:rStyle w:val="Hyperlink"/>
          </w:rPr>
          <w:fldChar w:fldCharType="begin"/>
        </w:r>
        <w:r>
          <w:rPr>
            <w:rStyle w:val="Hyperlink"/>
          </w:rPr>
          <w:instrText xml:space="preserve"> HYPERLINK \l "refDSBXSD" </w:instrText>
        </w:r>
        <w:r>
          <w:rPr>
            <w:rStyle w:val="Hyperlink"/>
          </w:rPr>
          <w:fldChar w:fldCharType="separate"/>
        </w:r>
        <w:r w:rsidRPr="006174B3">
          <w:rPr>
            <w:rStyle w:val="Hyperlink"/>
          </w:rPr>
          <w:t>DSBXSD</w:t>
        </w:r>
        <w:r>
          <w:rPr>
            <w:rStyle w:val="Hyperlink"/>
          </w:rPr>
          <w:fldChar w:fldCharType="end"/>
        </w:r>
        <w:r w:rsidRPr="005A6FFD">
          <w:rPr>
            <w:rFonts w:eastAsia="Arial"/>
          </w:rPr>
          <w:t>], and is copied below for information.</w:t>
        </w:r>
      </w:ins>
    </w:p>
    <w:p w14:paraId="7817963C" w14:textId="77777777" w:rsidR="00A71F46" w:rsidRDefault="00A71F46" w:rsidP="00A71F46">
      <w:pPr>
        <w:pStyle w:val="Code"/>
        <w:rPr>
          <w:ins w:id="2348" w:author="Andreas Kuehne" w:date="2019-05-31T12:40:00Z"/>
        </w:rPr>
      </w:pPr>
      <w:ins w:id="2349"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AnyType</w:t>
        </w:r>
        <w:r>
          <w:rPr>
            <w:color w:val="943634" w:themeColor="accent2" w:themeShade="BF"/>
          </w:rPr>
          <w:t>"</w:t>
        </w:r>
        <w:r>
          <w:rPr>
            <w:color w:val="31849B" w:themeColor="accent5" w:themeShade="BF"/>
          </w:rPr>
          <w:t>&gt;</w:t>
        </w:r>
      </w:ins>
    </w:p>
    <w:p w14:paraId="3BEB6872" w14:textId="77777777" w:rsidR="00A71F46" w:rsidRDefault="00A71F46" w:rsidP="00A71F46">
      <w:pPr>
        <w:pStyle w:val="Code"/>
        <w:rPr>
          <w:ins w:id="2350" w:author="Andreas Kuehne" w:date="2019-05-31T12:40:00Z"/>
        </w:rPr>
      </w:pPr>
      <w:ins w:id="2351" w:author="Andreas Kuehne" w:date="2019-05-31T12:40:00Z">
        <w:r>
          <w:rPr>
            <w:color w:val="31849B" w:themeColor="accent5" w:themeShade="BF"/>
          </w:rPr>
          <w:t xml:space="preserve">  &lt;xs:complexContent&gt;</w:t>
        </w:r>
      </w:ins>
    </w:p>
    <w:p w14:paraId="51129F93" w14:textId="77777777" w:rsidR="00A71F46" w:rsidRDefault="00A71F46" w:rsidP="00A71F46">
      <w:pPr>
        <w:pStyle w:val="Code"/>
        <w:rPr>
          <w:ins w:id="2352" w:author="Andreas Kuehne" w:date="2019-05-31T12:40:00Z"/>
        </w:rPr>
      </w:pPr>
      <w:ins w:id="2353" w:author="Andreas Kuehne" w:date="2019-05-31T12:40:00Z">
        <w:r>
          <w:rPr>
            <w:color w:val="31849B" w:themeColor="accent5" w:themeShade="BF"/>
          </w:rPr>
          <w:t xml:space="preserve">    &lt;xs:extension</w:t>
        </w:r>
        <w:r>
          <w:rPr>
            <w:color w:val="943634" w:themeColor="accent2" w:themeShade="BF"/>
          </w:rPr>
          <w:t xml:space="preserve"> base="</w:t>
        </w:r>
        <w:r>
          <w:rPr>
            <w:color w:val="244061" w:themeColor="accent1" w:themeShade="80"/>
          </w:rPr>
          <w:t>dsb:Base64DataType</w:t>
        </w:r>
        <w:r>
          <w:rPr>
            <w:color w:val="943634" w:themeColor="accent2" w:themeShade="BF"/>
          </w:rPr>
          <w:t>"</w:t>
        </w:r>
        <w:r>
          <w:rPr>
            <w:color w:val="31849B" w:themeColor="accent5" w:themeShade="BF"/>
          </w:rPr>
          <w:t>/&gt;</w:t>
        </w:r>
      </w:ins>
    </w:p>
    <w:p w14:paraId="5280B327" w14:textId="77777777" w:rsidR="00A71F46" w:rsidRDefault="00A71F46" w:rsidP="00A71F46">
      <w:pPr>
        <w:pStyle w:val="Code"/>
        <w:rPr>
          <w:ins w:id="2354" w:author="Andreas Kuehne" w:date="2019-05-31T12:40:00Z"/>
        </w:rPr>
      </w:pPr>
      <w:ins w:id="2355" w:author="Andreas Kuehne" w:date="2019-05-31T12:40:00Z">
        <w:r>
          <w:rPr>
            <w:color w:val="31849B" w:themeColor="accent5" w:themeShade="BF"/>
          </w:rPr>
          <w:t xml:space="preserve">  &lt;/xs:complexContent&gt;</w:t>
        </w:r>
      </w:ins>
    </w:p>
    <w:p w14:paraId="2E65B676" w14:textId="77777777" w:rsidR="00A71F46" w:rsidRDefault="00A71F46" w:rsidP="00A71F46">
      <w:pPr>
        <w:pStyle w:val="Code"/>
        <w:rPr>
          <w:ins w:id="2356" w:author="Andreas Kuehne" w:date="2019-05-31T12:40:00Z"/>
        </w:rPr>
      </w:pPr>
      <w:ins w:id="2357" w:author="Andreas Kuehne" w:date="2019-05-31T12:40:00Z">
        <w:r>
          <w:rPr>
            <w:color w:val="31849B" w:themeColor="accent5" w:themeShade="BF"/>
          </w:rPr>
          <w:t>&lt;/xs:complexType&gt;</w:t>
        </w:r>
      </w:ins>
    </w:p>
    <w:p w14:paraId="0F1597CC" w14:textId="77777777" w:rsidR="00A71F46" w:rsidRDefault="00A71F46" w:rsidP="00A71F46">
      <w:pPr>
        <w:spacing w:line="259" w:lineRule="auto"/>
        <w:rPr>
          <w:ins w:id="2358" w:author="Andreas Kuehne" w:date="2019-05-31T12:40:00Z"/>
        </w:rPr>
      </w:pPr>
      <w:ins w:id="2359" w:author="Andreas Kuehne" w:date="2019-05-31T12:40:00Z">
        <w:r>
          <w:t>Each child element of</w:t>
        </w:r>
        <w:r w:rsidRPr="71C71F8C">
          <w:t xml:space="preserve"> </w:t>
        </w:r>
        <w:r w:rsidRPr="002062A5">
          <w:rPr>
            <w:rFonts w:ascii="Courier New" w:eastAsia="Courier New" w:hAnsi="Courier New" w:cs="Courier New"/>
          </w:rPr>
          <w:t>AnyType</w:t>
        </w:r>
        <w:r w:rsidRPr="71C71F8C">
          <w:t xml:space="preserve"> </w:t>
        </w:r>
        <w:r>
          <w:t xml:space="preserve">XML element SHALL implement in XML syntax the sub-component that has a name equal to its local name. </w:t>
        </w:r>
      </w:ins>
      <w:customXmlInsRangeStart w:id="2360" w:author="Andreas Kuehne" w:date="2019-05-31T12:40:00Z"/>
      <w:sdt>
        <w:sdtPr>
          <w:tag w:val="dsb-AnyType.-xmlSchema"/>
          <w:id w:val="-1436746913"/>
        </w:sdtPr>
        <w:sdtEndPr/>
        <w:sdtContent>
          <w:customXmlInsRangeEnd w:id="2360"/>
          <w:customXmlInsRangeStart w:id="2361" w:author="Andreas Kuehne" w:date="2019-05-31T12:40:00Z"/>
        </w:sdtContent>
      </w:sdt>
      <w:customXmlInsRangeEnd w:id="2361"/>
    </w:p>
    <w:p w14:paraId="4A6D3929" w14:textId="77777777" w:rsidR="00A71F46" w:rsidRDefault="00A71F46" w:rsidP="00A71F46">
      <w:pPr>
        <w:pStyle w:val="berschrift3"/>
        <w:numPr>
          <w:ilvl w:val="2"/>
          <w:numId w:val="3"/>
        </w:numPr>
        <w:rPr>
          <w:ins w:id="2362" w:author="Andreas Kuehne" w:date="2019-05-31T12:40:00Z"/>
        </w:rPr>
      </w:pPr>
      <w:bookmarkStart w:id="2363" w:name="_Toc10206768"/>
      <w:ins w:id="2364" w:author="Andreas Kuehne" w:date="2019-05-31T12:40:00Z">
        <w:r>
          <w:t>Component Base64Data</w:t>
        </w:r>
        <w:bookmarkEnd w:id="2363"/>
      </w:ins>
    </w:p>
    <w:p w14:paraId="5B36C1BE" w14:textId="77777777" w:rsidR="00A71F46" w:rsidRDefault="001A1734" w:rsidP="00A71F46">
      <w:pPr>
        <w:rPr>
          <w:ins w:id="2365" w:author="Andreas Kuehne" w:date="2019-05-31T12:40:00Z"/>
        </w:rPr>
      </w:pPr>
      <w:customXmlInsRangeStart w:id="2366" w:author="Andreas Kuehne" w:date="2019-05-31T12:40:00Z"/>
      <w:sdt>
        <w:sdtPr>
          <w:tag w:val="dsb-Base64DataType.-normative"/>
          <w:id w:val="-381178282"/>
        </w:sdtPr>
        <w:sdtEndPr/>
        <w:sdtContent>
          <w:customXmlInsRangeEnd w:id="2366"/>
          <w:ins w:id="2367" w:author="Andreas Kuehne" w:date="2019-05-31T12:40:00Z">
            <w:r w:rsidR="00A71F46" w:rsidRPr="003A06D0">
              <w:rPr>
                <w:color w:val="19D131"/>
                <w:lang w:val="en-GB"/>
              </w:rPr>
              <w:t xml:space="preserve">The </w:t>
            </w:r>
            <w:r w:rsidR="00A71F46" w:rsidRPr="003A06D0">
              <w:rPr>
                <w:rStyle w:val="Datatype"/>
                <w:lang w:val="en-GB"/>
              </w:rPr>
              <w:t>Base64Data</w:t>
            </w:r>
            <w:r w:rsidR="00A71F46" w:rsidRPr="003A06D0">
              <w:rPr>
                <w:color w:val="19D131"/>
                <w:lang w:val="en-GB"/>
              </w:rPr>
              <w:t xml:space="preserve"> component is a generic holder for arbitrary data. In addition to the data itself it also contains additional elements to qualify the MimeType of the data. It also offers an Id / Reference pair to implement a deduplication strategy, useful especially for bigger data blobs. The content is contained inside the mutually exclusive elements </w:t>
            </w:r>
            <w:r w:rsidR="00A71F46" w:rsidRPr="003A06D0">
              <w:rPr>
                <w:rStyle w:val="Datatype"/>
                <w:lang w:val="en-GB"/>
              </w:rPr>
              <w:t>Value</w:t>
            </w:r>
            <w:r w:rsidR="00A71F46" w:rsidRPr="003A06D0">
              <w:rPr>
                <w:color w:val="19D131"/>
                <w:lang w:val="en-GB"/>
              </w:rPr>
              <w:t xml:space="preserve"> or </w:t>
            </w:r>
            <w:r w:rsidR="00A71F46" w:rsidRPr="003A06D0">
              <w:rPr>
                <w:rStyle w:val="Datatype"/>
                <w:lang w:val="en-GB"/>
              </w:rPr>
              <w:t>AttRefURI</w:t>
            </w:r>
            <w:r w:rsidR="00A71F46" w:rsidRPr="003A06D0">
              <w:rPr>
                <w:color w:val="19D131"/>
                <w:lang w:val="en-GB"/>
              </w:rPr>
              <w:t>.</w:t>
            </w:r>
          </w:ins>
          <w:customXmlInsRangeStart w:id="2368" w:author="Andreas Kuehne" w:date="2019-05-31T12:40:00Z"/>
        </w:sdtContent>
      </w:sdt>
      <w:customXmlInsRangeEnd w:id="2368"/>
    </w:p>
    <w:p w14:paraId="5EB38CC9" w14:textId="77777777" w:rsidR="00A71F46" w:rsidRDefault="00A71F46" w:rsidP="00A71F46">
      <w:pPr>
        <w:rPr>
          <w:ins w:id="2369" w:author="Andreas Kuehne" w:date="2019-05-31T12:40:00Z"/>
        </w:rPr>
      </w:pPr>
      <w:ins w:id="2370" w:author="Andreas Kuehne" w:date="2019-05-31T12:40:00Z">
        <w:r>
          <w:t>Below follows a list of the sub-components that constitute this component:</w:t>
        </w:r>
      </w:ins>
    </w:p>
    <w:p w14:paraId="292CD10A" w14:textId="77777777" w:rsidR="00A71F46" w:rsidRDefault="00A71F46" w:rsidP="00A71F46">
      <w:pPr>
        <w:pStyle w:val="Member"/>
        <w:rPr>
          <w:ins w:id="2371" w:author="Andreas Kuehne" w:date="2019-05-31T12:40:00Z"/>
        </w:rPr>
      </w:pPr>
      <w:ins w:id="2372" w:author="Andreas Kuehne" w:date="2019-05-31T12:40:00Z">
        <w:r>
          <w:t xml:space="preserve">The OPTIONAL </w:t>
        </w:r>
        <w:r w:rsidRPr="35C1378D">
          <w:rPr>
            <w:rStyle w:val="Datatype"/>
          </w:rPr>
          <w:t>Value</w:t>
        </w:r>
        <w:r>
          <w:t xml:space="preserve"> element, if present, MUST contain one instance of base64 encoded binary data. </w:t>
        </w:r>
      </w:ins>
      <w:customXmlInsRangeStart w:id="2373" w:author="Andreas Kuehne" w:date="2019-05-31T12:40:00Z"/>
      <w:sdt>
        <w:sdtPr>
          <w:alias w:val="dsb-Base64DataType.val"/>
          <w:tag w:val="dsb-Base64DataType.Value"/>
          <w:id w:val="1801727552"/>
        </w:sdtPr>
        <w:sdtEndPr/>
        <w:sdtContent>
          <w:customXmlInsRangeEnd w:id="2373"/>
          <w:ins w:id="2374" w:author="Andreas Kuehne" w:date="2019-05-31T12:40:00Z">
            <w:r w:rsidRPr="003A06D0">
              <w:rPr>
                <w:color w:val="19D131"/>
                <w:lang w:val="en-GB"/>
              </w:rPr>
              <w:t>This element holds an instance of generic content. This could be a document to be signed, a signature, a schema or other data.</w:t>
            </w:r>
          </w:ins>
          <w:customXmlInsRangeStart w:id="2375" w:author="Andreas Kuehne" w:date="2019-05-31T12:40:00Z"/>
        </w:sdtContent>
      </w:sdt>
      <w:customXmlInsRangeEnd w:id="2375"/>
    </w:p>
    <w:p w14:paraId="375C3431" w14:textId="77777777" w:rsidR="00A71F46" w:rsidRDefault="00A71F46" w:rsidP="00A71F46">
      <w:pPr>
        <w:pStyle w:val="Member"/>
        <w:rPr>
          <w:ins w:id="2376" w:author="Andreas Kuehne" w:date="2019-05-31T12:40:00Z"/>
        </w:rPr>
      </w:pPr>
      <w:ins w:id="2377" w:author="Andreas Kuehne" w:date="2019-05-31T12:40:00Z">
        <w:r>
          <w:t xml:space="preserve">The OPTIONAL </w:t>
        </w:r>
        <w:r w:rsidRPr="35C1378D">
          <w:rPr>
            <w:rStyle w:val="Datatype"/>
          </w:rPr>
          <w:t>AttRef</w:t>
        </w:r>
        <w:r>
          <w:t xml:space="preserve"> element, if present, MUST contain one instance of a sub-component. This element MUST satisfy the requirements specified in this document in section </w:t>
        </w:r>
        <w:r>
          <w:fldChar w:fldCharType="begin"/>
        </w:r>
        <w:r>
          <w:instrText xml:space="preserve"> REF _RefComp23E43D4E \r \h </w:instrText>
        </w:r>
      </w:ins>
      <w:ins w:id="2378" w:author="Andreas Kuehne" w:date="2019-05-31T12:40:00Z">
        <w:r>
          <w:fldChar w:fldCharType="separate"/>
        </w:r>
        <w:r>
          <w:rPr>
            <w:rStyle w:val="Datatype"/>
            <w:rFonts w:eastAsia="Courier New" w:cs="Courier New"/>
          </w:rPr>
          <w:t>AttachmentReference</w:t>
        </w:r>
        <w:r>
          <w:fldChar w:fldCharType="end"/>
        </w:r>
        <w:r>
          <w:t xml:space="preserve">. </w:t>
        </w:r>
      </w:ins>
      <w:customXmlInsRangeStart w:id="2379" w:author="Andreas Kuehne" w:date="2019-05-31T12:40:00Z"/>
      <w:sdt>
        <w:sdtPr>
          <w:alias w:val="dsb-Base64DataType.attRef"/>
          <w:tag w:val="dsb-Base64DataType.AttRef"/>
          <w:id w:val="-1909300976"/>
        </w:sdtPr>
        <w:sdtEndPr/>
        <w:sdtContent>
          <w:customXmlInsRangeEnd w:id="2379"/>
          <w:ins w:id="2380" w:author="Andreas Kuehne" w:date="2019-05-31T12:40:00Z">
            <w:r w:rsidRPr="003A06D0">
              <w:rPr>
                <w:color w:val="19D131"/>
                <w:lang w:val="en-GB"/>
              </w:rPr>
              <w:t>This element allows to reference content that is transferred in a non-inlined way. These mechanisms may take advantage of optimizations (e.g. optimized transfer encodings). The content of MAY be integrity-protected by a message digest.</w:t>
            </w:r>
          </w:ins>
          <w:customXmlInsRangeStart w:id="2381" w:author="Andreas Kuehne" w:date="2019-05-31T12:40:00Z"/>
        </w:sdtContent>
      </w:sdt>
      <w:customXmlInsRangeEnd w:id="2381"/>
    </w:p>
    <w:p w14:paraId="674B012F" w14:textId="77777777" w:rsidR="00A71F46" w:rsidRDefault="00A71F46" w:rsidP="00A71F46">
      <w:pPr>
        <w:pStyle w:val="Member"/>
        <w:rPr>
          <w:ins w:id="2382" w:author="Andreas Kuehne" w:date="2019-05-31T12:40:00Z"/>
        </w:rPr>
      </w:pPr>
      <w:ins w:id="2383" w:author="Andreas Kuehne" w:date="2019-05-31T12:40:00Z">
        <w:r>
          <w:t xml:space="preserve">The OPTIONAL </w:t>
        </w:r>
        <w:r w:rsidRPr="35C1378D">
          <w:rPr>
            <w:rStyle w:val="Datatype"/>
          </w:rPr>
          <w:t>Transforms</w:t>
        </w:r>
        <w:r>
          <w:t xml:space="preserve"> element, if present, MUST contain a sub-component. A given element MUST satisfy the requirements specified in section </w:t>
        </w:r>
        <w:r>
          <w:fldChar w:fldCharType="begin"/>
        </w:r>
        <w:r>
          <w:instrText xml:space="preserve"> REF _RefComp2EFBB742 \r \h </w:instrText>
        </w:r>
      </w:ins>
      <w:ins w:id="2384" w:author="Andreas Kuehne" w:date="2019-05-31T12:40:00Z">
        <w:r>
          <w:fldChar w:fldCharType="separate"/>
        </w:r>
        <w:r>
          <w:rPr>
            <w:rStyle w:val="Datatype"/>
            <w:rFonts w:eastAsia="Courier New" w:cs="Courier New"/>
          </w:rPr>
          <w:t>Transforms</w:t>
        </w:r>
        <w:r>
          <w:fldChar w:fldCharType="end"/>
        </w:r>
        <w:r>
          <w:t xml:space="preserve">. </w:t>
        </w:r>
      </w:ins>
      <w:customXmlInsRangeStart w:id="2385" w:author="Andreas Kuehne" w:date="2019-05-31T12:40:00Z"/>
      <w:sdt>
        <w:sdtPr>
          <w:alias w:val="dsb-Base64DataType.transforms"/>
          <w:tag w:val="dsb-Base64DataType.Transforms"/>
          <w:id w:val="204690372"/>
        </w:sdtPr>
        <w:sdtEndPr/>
        <w:sdtContent>
          <w:customXmlInsRangeEnd w:id="2385"/>
          <w:ins w:id="2386" w:author="Andreas Kuehne" w:date="2019-05-31T12:40:00Z">
            <w:r w:rsidRPr="00716D9A">
              <w:rPr>
                <w:color w:val="19D131"/>
              </w:rPr>
              <w:t xml:space="preserve">This subcomponent can be used to specify additionally transformations of the </w:t>
            </w:r>
            <w:r>
              <w:rPr>
                <w:color w:val="19D131"/>
              </w:rPr>
              <w:t>data</w:t>
            </w:r>
            <w:r w:rsidRPr="00716D9A">
              <w:rPr>
                <w:color w:val="19D131"/>
              </w:rPr>
              <w:t xml:space="preserve"> </w:t>
            </w:r>
            <w:r>
              <w:rPr>
                <w:color w:val="19D131"/>
              </w:rPr>
              <w:t xml:space="preserve">represented by this </w:t>
            </w:r>
            <w:r w:rsidRPr="003A06D0">
              <w:rPr>
                <w:rStyle w:val="Datatype"/>
                <w:lang w:val="en-GB"/>
              </w:rPr>
              <w:t>Base64Data</w:t>
            </w:r>
            <w:r w:rsidRPr="003A06D0">
              <w:rPr>
                <w:color w:val="19D131"/>
                <w:lang w:val="en-GB"/>
              </w:rPr>
              <w:t xml:space="preserve"> </w:t>
            </w:r>
            <w:r>
              <w:rPr>
                <w:color w:val="19D131"/>
              </w:rPr>
              <w:t>component (after base</w:t>
            </w:r>
            <w:r w:rsidRPr="00716D9A">
              <w:rPr>
                <w:color w:val="19D131"/>
              </w:rPr>
              <w:t>64 decoding of the transport element</w:t>
            </w:r>
            <w:r>
              <w:rPr>
                <w:color w:val="19D131"/>
              </w:rPr>
              <w:t>, if necessary</w:t>
            </w:r>
            <w:r w:rsidRPr="00716D9A">
              <w:rPr>
                <w:color w:val="19D131"/>
              </w:rPr>
              <w:t>). For example</w:t>
            </w:r>
            <w:r>
              <w:rPr>
                <w:color w:val="19D131"/>
              </w:rPr>
              <w:t>,</w:t>
            </w:r>
            <w:r w:rsidRPr="00716D9A">
              <w:rPr>
                <w:color w:val="19D131"/>
              </w:rPr>
              <w:t xml:space="preserve"> this may be a decryption step.</w:t>
            </w:r>
          </w:ins>
          <w:customXmlInsRangeStart w:id="2387" w:author="Andreas Kuehne" w:date="2019-05-31T12:40:00Z"/>
        </w:sdtContent>
      </w:sdt>
      <w:customXmlInsRangeEnd w:id="2387"/>
    </w:p>
    <w:p w14:paraId="4379498E" w14:textId="77777777" w:rsidR="00A71F46" w:rsidRDefault="00A71F46" w:rsidP="00A71F46">
      <w:pPr>
        <w:pStyle w:val="Member"/>
        <w:rPr>
          <w:ins w:id="2388" w:author="Andreas Kuehne" w:date="2019-05-31T12:40:00Z"/>
        </w:rPr>
      </w:pPr>
      <w:ins w:id="2389" w:author="Andreas Kuehne" w:date="2019-05-31T12:40:00Z">
        <w:r>
          <w:t xml:space="preserve">The OPTIONAL </w:t>
        </w:r>
        <w:r w:rsidRPr="35C1378D">
          <w:rPr>
            <w:rStyle w:val="Datatype"/>
          </w:rPr>
          <w:t>MimeType</w:t>
        </w:r>
        <w:r>
          <w:t xml:space="preserve"> element, if present, MUST contain one instance of a string. </w:t>
        </w:r>
      </w:ins>
      <w:customXmlInsRangeStart w:id="2390" w:author="Andreas Kuehne" w:date="2019-05-31T12:40:00Z"/>
      <w:sdt>
        <w:sdtPr>
          <w:alias w:val="dsb-Base64DataType.mimeType"/>
          <w:tag w:val="dsb-Base64DataType.MimeType"/>
          <w:id w:val="-284813968"/>
        </w:sdtPr>
        <w:sdtEndPr/>
        <w:sdtContent>
          <w:customXmlInsRangeEnd w:id="2390"/>
          <w:ins w:id="2391" w:author="Andreas Kuehne" w:date="2019-05-31T12:40:00Z">
            <w:r w:rsidRPr="003A06D0">
              <w:rPr>
                <w:color w:val="19D131"/>
                <w:lang w:val="en-GB"/>
              </w:rPr>
              <w:t xml:space="preserve">This element is denoting the type of the arbitrary data in the value element or the referenced attachment. </w:t>
            </w:r>
          </w:ins>
          <w:customXmlInsRangeStart w:id="2392" w:author="Andreas Kuehne" w:date="2019-05-31T12:40:00Z"/>
        </w:sdtContent>
      </w:sdt>
      <w:customXmlInsRangeEnd w:id="2392"/>
    </w:p>
    <w:p w14:paraId="1F07B27E" w14:textId="77777777" w:rsidR="00A71F46" w:rsidRDefault="00A71F46" w:rsidP="00A71F46">
      <w:pPr>
        <w:pStyle w:val="Member"/>
        <w:rPr>
          <w:ins w:id="2393" w:author="Andreas Kuehne" w:date="2019-05-31T12:40:00Z"/>
        </w:rPr>
      </w:pPr>
      <w:ins w:id="2394" w:author="Andreas Kuehne" w:date="2019-05-31T12:40:00Z">
        <w:r>
          <w:t xml:space="preserve">The OPTIONAL </w:t>
        </w:r>
        <w:r w:rsidRPr="35C1378D">
          <w:rPr>
            <w:rStyle w:val="Datatype"/>
          </w:rPr>
          <w:t>Id</w:t>
        </w:r>
        <w:r>
          <w:t xml:space="preserve"> element, if present, MUST contain one instance of a unique identifier. </w:t>
        </w:r>
      </w:ins>
      <w:customXmlInsRangeStart w:id="2395" w:author="Andreas Kuehne" w:date="2019-05-31T12:40:00Z"/>
      <w:sdt>
        <w:sdtPr>
          <w:alias w:val="dsb-Base64DataType.ID"/>
          <w:tag w:val="dsb-Base64DataType.Id"/>
          <w:id w:val="-1172795000"/>
        </w:sdtPr>
        <w:sdtEndPr/>
        <w:sdtContent>
          <w:customXmlInsRangeEnd w:id="2395"/>
          <w:ins w:id="2396" w:author="Andreas Kuehne" w:date="2019-05-31T12:40:00Z">
            <w:r w:rsidRPr="003A06D0">
              <w:rPr>
                <w:color w:val="19D131"/>
                <w:lang w:val="en-GB"/>
              </w:rPr>
              <w:t>This identifier gives the binary data a unique label within a particular message. Using this identifier and the IdRef element it is possible to avoid redundant content.</w:t>
            </w:r>
          </w:ins>
          <w:customXmlInsRangeStart w:id="2397" w:author="Andreas Kuehne" w:date="2019-05-31T12:40:00Z"/>
        </w:sdtContent>
      </w:sdt>
      <w:customXmlInsRangeEnd w:id="2397"/>
    </w:p>
    <w:p w14:paraId="05574074" w14:textId="77777777" w:rsidR="00A71F46" w:rsidRDefault="00A71F46" w:rsidP="00A71F46">
      <w:pPr>
        <w:pStyle w:val="Member"/>
        <w:rPr>
          <w:ins w:id="2398" w:author="Andreas Kuehne" w:date="2019-05-31T12:40:00Z"/>
        </w:rPr>
      </w:pPr>
      <w:ins w:id="2399" w:author="Andreas Kuehne" w:date="2019-05-31T12:40:00Z">
        <w:r>
          <w:t xml:space="preserve">The OPTIONAL </w:t>
        </w:r>
        <w:r w:rsidRPr="35C1378D">
          <w:rPr>
            <w:rStyle w:val="Datatype"/>
          </w:rPr>
          <w:t>IdRef</w:t>
        </w:r>
        <w:r>
          <w:t xml:space="preserve"> element, if present, MUST contain one instance of a unique identifier reference. </w:t>
        </w:r>
      </w:ins>
      <w:customXmlInsRangeStart w:id="2400" w:author="Andreas Kuehne" w:date="2019-05-31T12:40:00Z"/>
      <w:sdt>
        <w:sdtPr>
          <w:alias w:val="dsb-Base64DataType.idRef"/>
          <w:tag w:val="dsb-Base64DataType.IdRef"/>
          <w:id w:val="1909808994"/>
        </w:sdtPr>
        <w:sdtEndPr/>
        <w:sdtContent>
          <w:customXmlInsRangeEnd w:id="2400"/>
          <w:ins w:id="2401" w:author="Andreas Kuehne" w:date="2019-05-31T12:40:00Z">
            <w:r w:rsidRPr="003A06D0">
              <w:rPr>
                <w:color w:val="19D131"/>
                <w:lang w:val="en-GB"/>
              </w:rPr>
              <w:t>This element identifies another binary data element within a particular message.</w:t>
            </w:r>
            <w:r>
              <w:rPr>
                <w:color w:val="19D131"/>
                <w:lang w:val="en-GB"/>
              </w:rPr>
              <w:t xml:space="preserve"> This enables the de-duplication of (possible big) data elements.</w:t>
            </w:r>
          </w:ins>
          <w:customXmlInsRangeStart w:id="2402" w:author="Andreas Kuehne" w:date="2019-05-31T12:40:00Z"/>
        </w:sdtContent>
      </w:sdt>
      <w:customXmlInsRangeEnd w:id="2402"/>
    </w:p>
    <w:p w14:paraId="7F5049D9" w14:textId="77777777" w:rsidR="00A71F46" w:rsidRDefault="00A71F46" w:rsidP="00A71F46">
      <w:pPr>
        <w:pStyle w:val="Non-normativeCommentHeading"/>
        <w:rPr>
          <w:ins w:id="2403" w:author="Andreas Kuehne" w:date="2019-05-31T12:40:00Z"/>
        </w:rPr>
      </w:pPr>
      <w:ins w:id="2404" w:author="Andreas Kuehne" w:date="2019-05-31T12:40:00Z">
        <w:r>
          <w:t>Non-normative Comment:</w:t>
        </w:r>
      </w:ins>
    </w:p>
    <w:p w14:paraId="462E1460" w14:textId="77777777" w:rsidR="00A71F46" w:rsidRDefault="001A1734" w:rsidP="00A71F46">
      <w:pPr>
        <w:pStyle w:val="Non-normativeComment"/>
        <w:rPr>
          <w:ins w:id="2405" w:author="Andreas Kuehne" w:date="2019-05-31T12:40:00Z"/>
        </w:rPr>
      </w:pPr>
      <w:customXmlInsRangeStart w:id="2406" w:author="Andreas Kuehne" w:date="2019-05-31T12:40:00Z"/>
      <w:sdt>
        <w:sdtPr>
          <w:tag w:val="dsb-Base64DataType.-nonNormative"/>
          <w:id w:val="-2022305581"/>
        </w:sdtPr>
        <w:sdtEndPr/>
        <w:sdtContent>
          <w:customXmlInsRangeEnd w:id="2406"/>
          <w:ins w:id="2407" w:author="Andreas Kuehne" w:date="2019-05-31T12:40:00Z">
            <w:r w:rsidR="00A71F46" w:rsidRPr="003A06D0">
              <w:rPr>
                <w:color w:val="19D131"/>
                <w:lang w:val="en-GB"/>
              </w:rPr>
              <w:t xml:space="preserve">There are different standards defined for handling and referencing an attachment. Maybe there will be more to come. Therefore, the attachment reference mechanism is somehow generic here. Note: If MIME is used as encapsulation mechanism, the MIME content-type is available via a MIME header. However, the MIME headers may not be available to implementations and the SOAP 1.2 attachment feature is not restricted to MIME. Further the MIME header is not secured by the </w:t>
            </w:r>
            <w:r w:rsidR="00A71F46" w:rsidRPr="003A06D0">
              <w:rPr>
                <w:rStyle w:val="Datatype"/>
                <w:lang w:val="en-GB"/>
              </w:rPr>
              <w:t>AttachmentReference</w:t>
            </w:r>
            <w:r w:rsidR="00A71F46" w:rsidRPr="003A06D0">
              <w:rPr>
                <w:color w:val="19D131"/>
                <w:lang w:val="en-GB"/>
              </w:rPr>
              <w:t xml:space="preserve">'s </w:t>
            </w:r>
            <w:r w:rsidR="00A71F46" w:rsidRPr="003A06D0">
              <w:rPr>
                <w:rStyle w:val="Datatype"/>
                <w:lang w:val="en-GB"/>
              </w:rPr>
              <w:t>DigestInfo</w:t>
            </w:r>
            <w:r w:rsidR="00A71F46" w:rsidRPr="003A06D0">
              <w:rPr>
                <w:color w:val="19D131"/>
                <w:lang w:val="en-GB"/>
              </w:rPr>
              <w:t>, which is calculated over the binary attachment data (not including the MIME headers).</w:t>
            </w:r>
            <w:r w:rsidR="00A71F46">
              <w:rPr>
                <w:color w:val="19D131"/>
                <w:lang w:val="en-GB"/>
              </w:rPr>
              <w:t xml:space="preserve"> Implementers may choose to annotate the </w:t>
            </w:r>
            <w:r w:rsidR="00A71F46" w:rsidRPr="00473B6C">
              <w:rPr>
                <w:rStyle w:val="Datatype"/>
              </w:rPr>
              <w:t>Value</w:t>
            </w:r>
            <w:r w:rsidR="00A71F46">
              <w:rPr>
                <w:color w:val="19D131"/>
                <w:lang w:val="en-GB"/>
              </w:rPr>
              <w:t xml:space="preserve"> element to take advantage of the mechanism defined in MTOM </w:t>
            </w:r>
            <w:r w:rsidR="00A71F46" w:rsidRPr="003A06D0">
              <w:rPr>
                <w:b/>
                <w:lang w:val="en-GB"/>
              </w:rPr>
              <w:t>[SOAPMtom]</w:t>
            </w:r>
            <w:r w:rsidR="00A71F46" w:rsidRPr="003A06D0">
              <w:rPr>
                <w:lang w:val="en-GB"/>
              </w:rPr>
              <w:t xml:space="preserve"> </w:t>
            </w:r>
            <w:r w:rsidR="00A71F46">
              <w:rPr>
                <w:color w:val="19D131"/>
                <w:lang w:val="en-GB"/>
              </w:rPr>
              <w:t xml:space="preserve">for SOAP calls. This obsoletes the use of the </w:t>
            </w:r>
            <w:r w:rsidR="00A71F46" w:rsidRPr="35C1378D">
              <w:rPr>
                <w:rStyle w:val="Datatype"/>
              </w:rPr>
              <w:t>AttRef</w:t>
            </w:r>
            <w:r w:rsidR="00A71F46">
              <w:rPr>
                <w:color w:val="19D131"/>
                <w:lang w:val="en-GB"/>
              </w:rPr>
              <w:t xml:space="preserve"> element. </w:t>
            </w:r>
          </w:ins>
          <w:customXmlInsRangeStart w:id="2408" w:author="Andreas Kuehne" w:date="2019-05-31T12:40:00Z"/>
        </w:sdtContent>
      </w:sdt>
      <w:customXmlInsRangeEnd w:id="2408"/>
    </w:p>
    <w:p w14:paraId="70D07B2B" w14:textId="77777777" w:rsidR="00A71F46" w:rsidRDefault="00A71F46" w:rsidP="00A71F46">
      <w:pPr>
        <w:pStyle w:val="berschrift4"/>
        <w:numPr>
          <w:ilvl w:val="3"/>
          <w:numId w:val="3"/>
        </w:numPr>
        <w:rPr>
          <w:ins w:id="2409" w:author="Andreas Kuehne" w:date="2019-05-31T12:40:00Z"/>
        </w:rPr>
      </w:pPr>
      <w:bookmarkStart w:id="2410" w:name="_Toc10206769"/>
      <w:ins w:id="2411" w:author="Andreas Kuehne" w:date="2019-05-31T12:40:00Z">
        <w:r>
          <w:t>Base64Data – JSON Syntax</w:t>
        </w:r>
        <w:bookmarkEnd w:id="2410"/>
      </w:ins>
    </w:p>
    <w:p w14:paraId="091207BA" w14:textId="77777777" w:rsidR="00A71F46" w:rsidRPr="0248A3D1" w:rsidRDefault="00A71F46" w:rsidP="00A71F46">
      <w:pPr>
        <w:rPr>
          <w:ins w:id="2412" w:author="Andreas Kuehne" w:date="2019-05-31T12:40:00Z"/>
        </w:rPr>
      </w:pPr>
      <w:ins w:id="2413" w:author="Andreas Kuehne" w:date="2019-05-31T12:40:00Z">
        <w:r w:rsidRPr="002062A5">
          <w:rPr>
            <w:rFonts w:eastAsia="Arial" w:cs="Arial"/>
            <w:sz w:val="22"/>
            <w:szCs w:val="22"/>
          </w:rPr>
          <w:t xml:space="preserve">The </w:t>
        </w:r>
        <w:r w:rsidRPr="002062A5">
          <w:rPr>
            <w:rFonts w:ascii="Courier New" w:eastAsia="Courier New" w:hAnsi="Courier New" w:cs="Courier New"/>
          </w:rPr>
          <w:t>Base64DataType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Base64Data</w:t>
        </w:r>
        <w:r>
          <w:t xml:space="preserve"> component.</w:t>
        </w:r>
      </w:ins>
    </w:p>
    <w:p w14:paraId="13BF1BA7" w14:textId="77777777" w:rsidR="00A71F46" w:rsidRPr="C2430093" w:rsidRDefault="00A71F46" w:rsidP="00A71F46">
      <w:pPr>
        <w:spacing w:line="259" w:lineRule="auto"/>
        <w:rPr>
          <w:ins w:id="2414" w:author="Andreas Kuehne" w:date="2019-05-31T12:40:00Z"/>
          <w:rFonts w:eastAsia="Arial" w:cs="Arial"/>
          <w:sz w:val="22"/>
          <w:szCs w:val="22"/>
        </w:rPr>
      </w:pPr>
      <w:ins w:id="2415"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Base64Data</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126"/>
        <w:gridCol w:w="3167"/>
        <w:gridCol w:w="3057"/>
      </w:tblGrid>
      <w:tr w:rsidR="00A71F46" w14:paraId="37D7BEB0" w14:textId="77777777" w:rsidTr="00A71F46">
        <w:trPr>
          <w:cnfStyle w:val="100000000000" w:firstRow="1" w:lastRow="0" w:firstColumn="0" w:lastColumn="0" w:oddVBand="0" w:evenVBand="0" w:oddHBand="0" w:evenHBand="0" w:firstRowFirstColumn="0" w:firstRowLastColumn="0" w:lastRowFirstColumn="0" w:lastRowLastColumn="0"/>
          <w:ins w:id="241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594882C" w14:textId="77777777" w:rsidR="00A71F46" w:rsidRDefault="00A71F46" w:rsidP="00A71F46">
            <w:pPr>
              <w:pStyle w:val="Beschriftung"/>
              <w:rPr>
                <w:ins w:id="2417" w:author="Andreas Kuehne" w:date="2019-05-31T12:40:00Z"/>
              </w:rPr>
            </w:pPr>
            <w:ins w:id="2418" w:author="Andreas Kuehne" w:date="2019-05-31T12:40:00Z">
              <w:r>
                <w:t>Element</w:t>
              </w:r>
            </w:ins>
          </w:p>
        </w:tc>
        <w:tc>
          <w:tcPr>
            <w:tcW w:w="4675" w:type="dxa"/>
          </w:tcPr>
          <w:p w14:paraId="4E38C3CB"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2419" w:author="Andreas Kuehne" w:date="2019-05-31T12:40:00Z"/>
              </w:rPr>
            </w:pPr>
            <w:ins w:id="2420" w:author="Andreas Kuehne" w:date="2019-05-31T12:40:00Z">
              <w:r>
                <w:t>Implementing JSON member name</w:t>
              </w:r>
            </w:ins>
          </w:p>
        </w:tc>
        <w:tc>
          <w:tcPr>
            <w:tcW w:w="4675" w:type="dxa"/>
          </w:tcPr>
          <w:p w14:paraId="72BC2B58"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2421" w:author="Andreas Kuehne" w:date="2019-05-31T12:40:00Z"/>
              </w:rPr>
            </w:pPr>
            <w:ins w:id="2422" w:author="Andreas Kuehne" w:date="2019-05-31T12:40:00Z">
              <w:r>
                <w:t>Comments</w:t>
              </w:r>
            </w:ins>
          </w:p>
        </w:tc>
      </w:tr>
      <w:tr w:rsidR="00A71F46" w14:paraId="787260A4" w14:textId="77777777" w:rsidTr="00A71F46">
        <w:trPr>
          <w:ins w:id="2423"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ABB392E" w14:textId="77777777" w:rsidR="00A71F46" w:rsidRPr="002062A5" w:rsidRDefault="00A71F46" w:rsidP="00A71F46">
            <w:pPr>
              <w:pStyle w:val="Beschriftung"/>
              <w:rPr>
                <w:ins w:id="2424" w:author="Andreas Kuehne" w:date="2019-05-31T12:40:00Z"/>
                <w:rStyle w:val="Datatype"/>
                <w:b w:val="0"/>
                <w:bCs w:val="0"/>
              </w:rPr>
            </w:pPr>
            <w:ins w:id="2425" w:author="Andreas Kuehne" w:date="2019-05-31T12:40:00Z">
              <w:r w:rsidRPr="002062A5">
                <w:rPr>
                  <w:rStyle w:val="Datatype"/>
                </w:rPr>
                <w:t>Value</w:t>
              </w:r>
            </w:ins>
          </w:p>
        </w:tc>
        <w:tc>
          <w:tcPr>
            <w:tcW w:w="4675" w:type="dxa"/>
          </w:tcPr>
          <w:p w14:paraId="2B8D9259"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2426" w:author="Andreas Kuehne" w:date="2019-05-31T12:40:00Z"/>
                <w:rStyle w:val="Datatype"/>
              </w:rPr>
            </w:pPr>
            <w:ins w:id="2427" w:author="Andreas Kuehne" w:date="2019-05-31T12:40:00Z">
              <w:r w:rsidRPr="002062A5">
                <w:rPr>
                  <w:rStyle w:val="Datatype"/>
                </w:rPr>
                <w:t>val</w:t>
              </w:r>
            </w:ins>
          </w:p>
        </w:tc>
        <w:tc>
          <w:tcPr>
            <w:tcW w:w="4675" w:type="dxa"/>
          </w:tcPr>
          <w:p w14:paraId="713424BD"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2428" w:author="Andreas Kuehne" w:date="2019-05-31T12:40:00Z"/>
              </w:rPr>
            </w:pPr>
            <w:customXmlInsRangeStart w:id="2429" w:author="Andreas Kuehne" w:date="2019-05-31T12:40:00Z"/>
            <w:sdt>
              <w:sdtPr>
                <w:alias w:val="dsb-Base64DataType.val"/>
                <w:tag w:val="dsb-Base64DataType.-jsonComment.Value"/>
                <w:id w:val="-1363280078"/>
                <w:showingPlcHdr/>
              </w:sdtPr>
              <w:sdtEndPr/>
              <w:sdtContent>
                <w:customXmlInsRangeEnd w:id="2429"/>
                <w:ins w:id="2430" w:author="Andreas Kuehne" w:date="2019-05-31T12:40:00Z">
                  <w:r w:rsidR="00A71F46">
                    <w:rPr>
                      <w:color w:val="19D131"/>
                    </w:rPr>
                    <w:t>[]</w:t>
                  </w:r>
                </w:ins>
                <w:customXmlInsRangeStart w:id="2431" w:author="Andreas Kuehne" w:date="2019-05-31T12:40:00Z"/>
              </w:sdtContent>
            </w:sdt>
            <w:customXmlInsRangeEnd w:id="2431"/>
          </w:p>
        </w:tc>
      </w:tr>
      <w:tr w:rsidR="00A71F46" w14:paraId="475DCA63" w14:textId="77777777" w:rsidTr="00A71F46">
        <w:trPr>
          <w:ins w:id="2432"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6F268B1" w14:textId="77777777" w:rsidR="00A71F46" w:rsidRPr="002062A5" w:rsidRDefault="00A71F46" w:rsidP="00A71F46">
            <w:pPr>
              <w:pStyle w:val="Beschriftung"/>
              <w:rPr>
                <w:ins w:id="2433" w:author="Andreas Kuehne" w:date="2019-05-31T12:40:00Z"/>
                <w:rStyle w:val="Datatype"/>
                <w:b w:val="0"/>
                <w:bCs w:val="0"/>
              </w:rPr>
            </w:pPr>
            <w:ins w:id="2434" w:author="Andreas Kuehne" w:date="2019-05-31T12:40:00Z">
              <w:r w:rsidRPr="002062A5">
                <w:rPr>
                  <w:rStyle w:val="Datatype"/>
                </w:rPr>
                <w:t>AttRef</w:t>
              </w:r>
            </w:ins>
          </w:p>
        </w:tc>
        <w:tc>
          <w:tcPr>
            <w:tcW w:w="4675" w:type="dxa"/>
          </w:tcPr>
          <w:p w14:paraId="2CA7248B"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2435" w:author="Andreas Kuehne" w:date="2019-05-31T12:40:00Z"/>
                <w:rStyle w:val="Datatype"/>
              </w:rPr>
            </w:pPr>
            <w:ins w:id="2436" w:author="Andreas Kuehne" w:date="2019-05-31T12:40:00Z">
              <w:r w:rsidRPr="002062A5">
                <w:rPr>
                  <w:rStyle w:val="Datatype"/>
                </w:rPr>
                <w:t>attRef</w:t>
              </w:r>
            </w:ins>
          </w:p>
        </w:tc>
        <w:tc>
          <w:tcPr>
            <w:tcW w:w="4675" w:type="dxa"/>
          </w:tcPr>
          <w:p w14:paraId="2331C4F6"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2437" w:author="Andreas Kuehne" w:date="2019-05-31T12:40:00Z"/>
              </w:rPr>
            </w:pPr>
            <w:customXmlInsRangeStart w:id="2438" w:author="Andreas Kuehne" w:date="2019-05-31T12:40:00Z"/>
            <w:sdt>
              <w:sdtPr>
                <w:alias w:val="dsb-Base64DataType.attRef"/>
                <w:tag w:val="dsb-Base64DataType.-jsonComment.AttRef"/>
                <w:id w:val="-2069722734"/>
                <w:showingPlcHdr/>
              </w:sdtPr>
              <w:sdtEndPr/>
              <w:sdtContent>
                <w:customXmlInsRangeEnd w:id="2438"/>
                <w:ins w:id="2439" w:author="Andreas Kuehne" w:date="2019-05-31T12:40:00Z">
                  <w:r w:rsidR="00A71F46">
                    <w:rPr>
                      <w:color w:val="19D131"/>
                    </w:rPr>
                    <w:t>[]</w:t>
                  </w:r>
                </w:ins>
                <w:customXmlInsRangeStart w:id="2440" w:author="Andreas Kuehne" w:date="2019-05-31T12:40:00Z"/>
              </w:sdtContent>
            </w:sdt>
            <w:customXmlInsRangeEnd w:id="2440"/>
          </w:p>
        </w:tc>
      </w:tr>
      <w:tr w:rsidR="00A71F46" w14:paraId="4F960C38" w14:textId="77777777" w:rsidTr="00A71F46">
        <w:trPr>
          <w:ins w:id="244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42A1A91" w14:textId="77777777" w:rsidR="00A71F46" w:rsidRPr="002062A5" w:rsidRDefault="00A71F46" w:rsidP="00A71F46">
            <w:pPr>
              <w:pStyle w:val="Beschriftung"/>
              <w:rPr>
                <w:ins w:id="2442" w:author="Andreas Kuehne" w:date="2019-05-31T12:40:00Z"/>
                <w:rStyle w:val="Datatype"/>
                <w:b w:val="0"/>
                <w:bCs w:val="0"/>
              </w:rPr>
            </w:pPr>
            <w:ins w:id="2443" w:author="Andreas Kuehne" w:date="2019-05-31T12:40:00Z">
              <w:r w:rsidRPr="002062A5">
                <w:rPr>
                  <w:rStyle w:val="Datatype"/>
                </w:rPr>
                <w:t>Transforms</w:t>
              </w:r>
            </w:ins>
          </w:p>
        </w:tc>
        <w:tc>
          <w:tcPr>
            <w:tcW w:w="4675" w:type="dxa"/>
          </w:tcPr>
          <w:p w14:paraId="0E4A2E61"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2444" w:author="Andreas Kuehne" w:date="2019-05-31T12:40:00Z"/>
                <w:rStyle w:val="Datatype"/>
              </w:rPr>
            </w:pPr>
            <w:ins w:id="2445" w:author="Andreas Kuehne" w:date="2019-05-31T12:40:00Z">
              <w:r w:rsidRPr="002062A5">
                <w:rPr>
                  <w:rStyle w:val="Datatype"/>
                </w:rPr>
                <w:t>transforms</w:t>
              </w:r>
            </w:ins>
          </w:p>
        </w:tc>
        <w:tc>
          <w:tcPr>
            <w:tcW w:w="4675" w:type="dxa"/>
          </w:tcPr>
          <w:p w14:paraId="4EE202E6"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2446" w:author="Andreas Kuehne" w:date="2019-05-31T12:40:00Z"/>
              </w:rPr>
            </w:pPr>
            <w:customXmlInsRangeStart w:id="2447" w:author="Andreas Kuehne" w:date="2019-05-31T12:40:00Z"/>
            <w:sdt>
              <w:sdtPr>
                <w:alias w:val="dsb-Base64DataType.transforms"/>
                <w:tag w:val="dsb-Base64DataType.-jsonComment.Transforms"/>
                <w:id w:val="305212882"/>
                <w:showingPlcHdr/>
              </w:sdtPr>
              <w:sdtEndPr/>
              <w:sdtContent>
                <w:customXmlInsRangeEnd w:id="2447"/>
                <w:ins w:id="2448" w:author="Andreas Kuehne" w:date="2019-05-31T12:40:00Z">
                  <w:r w:rsidR="00A71F46">
                    <w:rPr>
                      <w:color w:val="19D131"/>
                    </w:rPr>
                    <w:t>[]</w:t>
                  </w:r>
                </w:ins>
                <w:customXmlInsRangeStart w:id="2449" w:author="Andreas Kuehne" w:date="2019-05-31T12:40:00Z"/>
              </w:sdtContent>
            </w:sdt>
            <w:customXmlInsRangeEnd w:id="2449"/>
          </w:p>
        </w:tc>
      </w:tr>
      <w:tr w:rsidR="00A71F46" w14:paraId="58728036" w14:textId="77777777" w:rsidTr="00A71F46">
        <w:trPr>
          <w:ins w:id="245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A5F91F1" w14:textId="77777777" w:rsidR="00A71F46" w:rsidRPr="002062A5" w:rsidRDefault="00A71F46" w:rsidP="00A71F46">
            <w:pPr>
              <w:pStyle w:val="Beschriftung"/>
              <w:rPr>
                <w:ins w:id="2451" w:author="Andreas Kuehne" w:date="2019-05-31T12:40:00Z"/>
                <w:rStyle w:val="Datatype"/>
                <w:b w:val="0"/>
                <w:bCs w:val="0"/>
              </w:rPr>
            </w:pPr>
            <w:ins w:id="2452" w:author="Andreas Kuehne" w:date="2019-05-31T12:40:00Z">
              <w:r w:rsidRPr="002062A5">
                <w:rPr>
                  <w:rStyle w:val="Datatype"/>
                </w:rPr>
                <w:t>MimeType</w:t>
              </w:r>
            </w:ins>
          </w:p>
        </w:tc>
        <w:tc>
          <w:tcPr>
            <w:tcW w:w="4675" w:type="dxa"/>
          </w:tcPr>
          <w:p w14:paraId="4F6E9CF9"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2453" w:author="Andreas Kuehne" w:date="2019-05-31T12:40:00Z"/>
                <w:rStyle w:val="Datatype"/>
              </w:rPr>
            </w:pPr>
            <w:ins w:id="2454" w:author="Andreas Kuehne" w:date="2019-05-31T12:40:00Z">
              <w:r w:rsidRPr="002062A5">
                <w:rPr>
                  <w:rStyle w:val="Datatype"/>
                </w:rPr>
                <w:t>mimeType</w:t>
              </w:r>
            </w:ins>
          </w:p>
        </w:tc>
        <w:tc>
          <w:tcPr>
            <w:tcW w:w="4675" w:type="dxa"/>
          </w:tcPr>
          <w:p w14:paraId="6188CECD"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2455" w:author="Andreas Kuehne" w:date="2019-05-31T12:40:00Z"/>
              </w:rPr>
            </w:pPr>
            <w:customXmlInsRangeStart w:id="2456" w:author="Andreas Kuehne" w:date="2019-05-31T12:40:00Z"/>
            <w:sdt>
              <w:sdtPr>
                <w:alias w:val="dsb-Base64DataType.mimeType"/>
                <w:tag w:val="dsb-Base64DataType.-jsonComment.MimeType"/>
                <w:id w:val="698287839"/>
                <w:showingPlcHdr/>
              </w:sdtPr>
              <w:sdtEndPr/>
              <w:sdtContent>
                <w:customXmlInsRangeEnd w:id="2456"/>
                <w:ins w:id="2457" w:author="Andreas Kuehne" w:date="2019-05-31T12:40:00Z">
                  <w:r w:rsidR="00A71F46">
                    <w:rPr>
                      <w:color w:val="19D131"/>
                    </w:rPr>
                    <w:t>[]</w:t>
                  </w:r>
                </w:ins>
                <w:customXmlInsRangeStart w:id="2458" w:author="Andreas Kuehne" w:date="2019-05-31T12:40:00Z"/>
              </w:sdtContent>
            </w:sdt>
            <w:customXmlInsRangeEnd w:id="2458"/>
          </w:p>
        </w:tc>
      </w:tr>
      <w:tr w:rsidR="00A71F46" w14:paraId="522006B8" w14:textId="77777777" w:rsidTr="00A71F46">
        <w:trPr>
          <w:ins w:id="2459"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BAD8D7B" w14:textId="77777777" w:rsidR="00A71F46" w:rsidRPr="002062A5" w:rsidRDefault="00A71F46" w:rsidP="00A71F46">
            <w:pPr>
              <w:pStyle w:val="Beschriftung"/>
              <w:rPr>
                <w:ins w:id="2460" w:author="Andreas Kuehne" w:date="2019-05-31T12:40:00Z"/>
                <w:rStyle w:val="Datatype"/>
                <w:b w:val="0"/>
                <w:bCs w:val="0"/>
              </w:rPr>
            </w:pPr>
            <w:ins w:id="2461" w:author="Andreas Kuehne" w:date="2019-05-31T12:40:00Z">
              <w:r w:rsidRPr="002062A5">
                <w:rPr>
                  <w:rStyle w:val="Datatype"/>
                </w:rPr>
                <w:t>Id</w:t>
              </w:r>
            </w:ins>
          </w:p>
        </w:tc>
        <w:tc>
          <w:tcPr>
            <w:tcW w:w="4675" w:type="dxa"/>
          </w:tcPr>
          <w:p w14:paraId="0C1976D0"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2462" w:author="Andreas Kuehne" w:date="2019-05-31T12:40:00Z"/>
                <w:rStyle w:val="Datatype"/>
              </w:rPr>
            </w:pPr>
            <w:ins w:id="2463" w:author="Andreas Kuehne" w:date="2019-05-31T12:40:00Z">
              <w:r w:rsidRPr="002062A5">
                <w:rPr>
                  <w:rStyle w:val="Datatype"/>
                </w:rPr>
                <w:t>ID</w:t>
              </w:r>
            </w:ins>
          </w:p>
        </w:tc>
        <w:tc>
          <w:tcPr>
            <w:tcW w:w="4675" w:type="dxa"/>
          </w:tcPr>
          <w:p w14:paraId="47EFB5D8"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2464" w:author="Andreas Kuehne" w:date="2019-05-31T12:40:00Z"/>
              </w:rPr>
            </w:pPr>
            <w:customXmlInsRangeStart w:id="2465" w:author="Andreas Kuehne" w:date="2019-05-31T12:40:00Z"/>
            <w:sdt>
              <w:sdtPr>
                <w:alias w:val="dsb-Base64DataType.ID"/>
                <w:tag w:val="dsb-Base64DataType.-jsonComment.Id"/>
                <w:id w:val="-177580928"/>
                <w:showingPlcHdr/>
              </w:sdtPr>
              <w:sdtEndPr/>
              <w:sdtContent>
                <w:customXmlInsRangeEnd w:id="2465"/>
                <w:ins w:id="2466" w:author="Andreas Kuehne" w:date="2019-05-31T12:40:00Z">
                  <w:r w:rsidR="00A71F46">
                    <w:rPr>
                      <w:color w:val="19D131"/>
                    </w:rPr>
                    <w:t>[]</w:t>
                  </w:r>
                </w:ins>
                <w:customXmlInsRangeStart w:id="2467" w:author="Andreas Kuehne" w:date="2019-05-31T12:40:00Z"/>
              </w:sdtContent>
            </w:sdt>
            <w:customXmlInsRangeEnd w:id="2467"/>
          </w:p>
        </w:tc>
      </w:tr>
      <w:tr w:rsidR="00A71F46" w14:paraId="6594383E" w14:textId="77777777" w:rsidTr="00A71F46">
        <w:trPr>
          <w:ins w:id="2468"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1AEA639" w14:textId="77777777" w:rsidR="00A71F46" w:rsidRPr="002062A5" w:rsidRDefault="00A71F46" w:rsidP="00A71F46">
            <w:pPr>
              <w:pStyle w:val="Beschriftung"/>
              <w:rPr>
                <w:ins w:id="2469" w:author="Andreas Kuehne" w:date="2019-05-31T12:40:00Z"/>
                <w:rStyle w:val="Datatype"/>
                <w:b w:val="0"/>
                <w:bCs w:val="0"/>
              </w:rPr>
            </w:pPr>
            <w:ins w:id="2470" w:author="Andreas Kuehne" w:date="2019-05-31T12:40:00Z">
              <w:r w:rsidRPr="002062A5">
                <w:rPr>
                  <w:rStyle w:val="Datatype"/>
                </w:rPr>
                <w:t>IdRef</w:t>
              </w:r>
            </w:ins>
          </w:p>
        </w:tc>
        <w:tc>
          <w:tcPr>
            <w:tcW w:w="4675" w:type="dxa"/>
          </w:tcPr>
          <w:p w14:paraId="142BA955"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2471" w:author="Andreas Kuehne" w:date="2019-05-31T12:40:00Z"/>
                <w:rStyle w:val="Datatype"/>
              </w:rPr>
            </w:pPr>
            <w:ins w:id="2472" w:author="Andreas Kuehne" w:date="2019-05-31T12:40:00Z">
              <w:r w:rsidRPr="002062A5">
                <w:rPr>
                  <w:rStyle w:val="Datatype"/>
                </w:rPr>
                <w:t>idRef</w:t>
              </w:r>
            </w:ins>
          </w:p>
        </w:tc>
        <w:tc>
          <w:tcPr>
            <w:tcW w:w="4675" w:type="dxa"/>
          </w:tcPr>
          <w:p w14:paraId="6A0BE670"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2473" w:author="Andreas Kuehne" w:date="2019-05-31T12:40:00Z"/>
              </w:rPr>
            </w:pPr>
            <w:customXmlInsRangeStart w:id="2474" w:author="Andreas Kuehne" w:date="2019-05-31T12:40:00Z"/>
            <w:sdt>
              <w:sdtPr>
                <w:alias w:val="dsb-Base64DataType.idRef"/>
                <w:tag w:val="dsb-Base64DataType.-jsonComment.IdRef"/>
                <w:id w:val="-108119562"/>
                <w:showingPlcHdr/>
              </w:sdtPr>
              <w:sdtEndPr/>
              <w:sdtContent>
                <w:customXmlInsRangeEnd w:id="2474"/>
                <w:ins w:id="2475" w:author="Andreas Kuehne" w:date="2019-05-31T12:40:00Z">
                  <w:r w:rsidR="00A71F46">
                    <w:rPr>
                      <w:color w:val="19D131"/>
                    </w:rPr>
                    <w:t>[]</w:t>
                  </w:r>
                </w:ins>
                <w:customXmlInsRangeStart w:id="2476" w:author="Andreas Kuehne" w:date="2019-05-31T12:40:00Z"/>
              </w:sdtContent>
            </w:sdt>
            <w:customXmlInsRangeEnd w:id="2476"/>
          </w:p>
        </w:tc>
      </w:tr>
    </w:tbl>
    <w:p w14:paraId="023E8F66" w14:textId="77777777" w:rsidR="00A71F46" w:rsidRPr="0202B381" w:rsidRDefault="00A71F46" w:rsidP="00A71F46">
      <w:pPr>
        <w:rPr>
          <w:ins w:id="2477" w:author="Andreas Kuehne" w:date="2019-05-31T12:40:00Z"/>
        </w:rPr>
      </w:pPr>
      <w:ins w:id="2478" w:author="Andreas Kuehne" w:date="2019-05-31T12:40:00Z">
        <w:r w:rsidRPr="002062A5">
          <w:rPr>
            <w:rFonts w:eastAsia="Arial" w:cs="Arial"/>
            <w:sz w:val="22"/>
            <w:szCs w:val="22"/>
          </w:rPr>
          <w:t xml:space="preserve">The </w:t>
        </w:r>
        <w:r w:rsidRPr="002062A5">
          <w:rPr>
            <w:rFonts w:ascii="Courier New" w:eastAsia="Courier New" w:hAnsi="Courier New" w:cs="Courier New"/>
          </w:rPr>
          <w:t>Base64DataType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350FEC9C" w14:textId="77777777" w:rsidR="00A71F46" w:rsidRDefault="00A71F46" w:rsidP="00A71F46">
      <w:pPr>
        <w:pStyle w:val="Code"/>
        <w:spacing w:line="259" w:lineRule="auto"/>
        <w:rPr>
          <w:ins w:id="2479" w:author="Andreas Kuehne" w:date="2019-05-31T12:40:00Z"/>
        </w:rPr>
      </w:pPr>
      <w:ins w:id="2480" w:author="Andreas Kuehne" w:date="2019-05-31T12:40:00Z">
        <w:r>
          <w:rPr>
            <w:color w:val="31849B" w:themeColor="accent5" w:themeShade="BF"/>
          </w:rPr>
          <w:t>"dsb-Base64DataType"</w:t>
        </w:r>
        <w:r>
          <w:t>: {</w:t>
        </w:r>
      </w:ins>
    </w:p>
    <w:p w14:paraId="3EF4EB20" w14:textId="77777777" w:rsidR="00A71F46" w:rsidRDefault="00A71F46" w:rsidP="00A71F46">
      <w:pPr>
        <w:pStyle w:val="Code"/>
        <w:spacing w:line="259" w:lineRule="auto"/>
        <w:rPr>
          <w:ins w:id="2481" w:author="Andreas Kuehne" w:date="2019-05-31T12:40:00Z"/>
        </w:rPr>
      </w:pPr>
      <w:ins w:id="2482" w:author="Andreas Kuehne" w:date="2019-05-31T12:40:00Z">
        <w:r>
          <w:rPr>
            <w:color w:val="31849B" w:themeColor="accent5" w:themeShade="BF"/>
          </w:rPr>
          <w:t xml:space="preserve">  "type"</w:t>
        </w:r>
        <w:r>
          <w:t xml:space="preserve">: </w:t>
        </w:r>
        <w:r>
          <w:rPr>
            <w:color w:val="244061" w:themeColor="accent1" w:themeShade="80"/>
          </w:rPr>
          <w:t>"object",</w:t>
        </w:r>
      </w:ins>
    </w:p>
    <w:p w14:paraId="54ECFBEC" w14:textId="77777777" w:rsidR="00A71F46" w:rsidRDefault="00A71F46" w:rsidP="00A71F46">
      <w:pPr>
        <w:pStyle w:val="Code"/>
        <w:spacing w:line="259" w:lineRule="auto"/>
        <w:rPr>
          <w:ins w:id="2483" w:author="Andreas Kuehne" w:date="2019-05-31T12:40:00Z"/>
        </w:rPr>
      </w:pPr>
      <w:ins w:id="2484" w:author="Andreas Kuehne" w:date="2019-05-31T12:40:00Z">
        <w:r>
          <w:rPr>
            <w:color w:val="31849B" w:themeColor="accent5" w:themeShade="BF"/>
          </w:rPr>
          <w:t xml:space="preserve">  "properties"</w:t>
        </w:r>
        <w:r>
          <w:t>: {</w:t>
        </w:r>
      </w:ins>
    </w:p>
    <w:p w14:paraId="228969A6" w14:textId="77777777" w:rsidR="00A71F46" w:rsidRDefault="00A71F46" w:rsidP="00A71F46">
      <w:pPr>
        <w:pStyle w:val="Code"/>
        <w:spacing w:line="259" w:lineRule="auto"/>
        <w:rPr>
          <w:ins w:id="2485" w:author="Andreas Kuehne" w:date="2019-05-31T12:40:00Z"/>
        </w:rPr>
      </w:pPr>
      <w:ins w:id="2486" w:author="Andreas Kuehne" w:date="2019-05-31T12:40:00Z">
        <w:r>
          <w:rPr>
            <w:color w:val="31849B" w:themeColor="accent5" w:themeShade="BF"/>
          </w:rPr>
          <w:t xml:space="preserve">    "ID"</w:t>
        </w:r>
        <w:r>
          <w:t>: {</w:t>
        </w:r>
      </w:ins>
    </w:p>
    <w:p w14:paraId="0CA6C1C6" w14:textId="77777777" w:rsidR="00A71F46" w:rsidRDefault="00A71F46" w:rsidP="00A71F46">
      <w:pPr>
        <w:pStyle w:val="Code"/>
        <w:spacing w:line="259" w:lineRule="auto"/>
        <w:rPr>
          <w:ins w:id="2487" w:author="Andreas Kuehne" w:date="2019-05-31T12:40:00Z"/>
        </w:rPr>
      </w:pPr>
      <w:ins w:id="2488" w:author="Andreas Kuehne" w:date="2019-05-31T12:40:00Z">
        <w:r>
          <w:rPr>
            <w:color w:val="31849B" w:themeColor="accent5" w:themeShade="BF"/>
          </w:rPr>
          <w:t xml:space="preserve">      "type"</w:t>
        </w:r>
        <w:r>
          <w:t xml:space="preserve">: </w:t>
        </w:r>
        <w:r>
          <w:rPr>
            <w:color w:val="244061" w:themeColor="accent1" w:themeShade="80"/>
          </w:rPr>
          <w:t>"string"</w:t>
        </w:r>
      </w:ins>
    </w:p>
    <w:p w14:paraId="746492CE" w14:textId="77777777" w:rsidR="00A71F46" w:rsidRDefault="00A71F46" w:rsidP="00A71F46">
      <w:pPr>
        <w:pStyle w:val="Code"/>
        <w:spacing w:line="259" w:lineRule="auto"/>
        <w:rPr>
          <w:ins w:id="2489" w:author="Andreas Kuehne" w:date="2019-05-31T12:40:00Z"/>
        </w:rPr>
      </w:pPr>
      <w:ins w:id="2490" w:author="Andreas Kuehne" w:date="2019-05-31T12:40:00Z">
        <w:r>
          <w:t xml:space="preserve">    },</w:t>
        </w:r>
      </w:ins>
    </w:p>
    <w:p w14:paraId="5160ECC9" w14:textId="77777777" w:rsidR="00A71F46" w:rsidRDefault="00A71F46" w:rsidP="00A71F46">
      <w:pPr>
        <w:pStyle w:val="Code"/>
        <w:spacing w:line="259" w:lineRule="auto"/>
        <w:rPr>
          <w:ins w:id="2491" w:author="Andreas Kuehne" w:date="2019-05-31T12:40:00Z"/>
        </w:rPr>
      </w:pPr>
      <w:ins w:id="2492" w:author="Andreas Kuehne" w:date="2019-05-31T12:40:00Z">
        <w:r>
          <w:rPr>
            <w:color w:val="31849B" w:themeColor="accent5" w:themeShade="BF"/>
          </w:rPr>
          <w:t xml:space="preserve">    "val"</w:t>
        </w:r>
        <w:r>
          <w:t>: {</w:t>
        </w:r>
      </w:ins>
    </w:p>
    <w:p w14:paraId="0E68AFEB" w14:textId="77777777" w:rsidR="00A71F46" w:rsidRDefault="00A71F46" w:rsidP="00A71F46">
      <w:pPr>
        <w:pStyle w:val="Code"/>
        <w:spacing w:line="259" w:lineRule="auto"/>
        <w:rPr>
          <w:ins w:id="2493" w:author="Andreas Kuehne" w:date="2019-05-31T12:40:00Z"/>
        </w:rPr>
      </w:pPr>
      <w:ins w:id="2494" w:author="Andreas Kuehne" w:date="2019-05-31T12:40:00Z">
        <w:r>
          <w:rPr>
            <w:color w:val="31849B" w:themeColor="accent5" w:themeShade="BF"/>
          </w:rPr>
          <w:t xml:space="preserve">      "type"</w:t>
        </w:r>
        <w:r>
          <w:t xml:space="preserve">: </w:t>
        </w:r>
        <w:r>
          <w:rPr>
            <w:color w:val="244061" w:themeColor="accent1" w:themeShade="80"/>
          </w:rPr>
          <w:t>"string"</w:t>
        </w:r>
      </w:ins>
    </w:p>
    <w:p w14:paraId="61317621" w14:textId="77777777" w:rsidR="00A71F46" w:rsidRDefault="00A71F46" w:rsidP="00A71F46">
      <w:pPr>
        <w:pStyle w:val="Code"/>
        <w:spacing w:line="259" w:lineRule="auto"/>
        <w:rPr>
          <w:ins w:id="2495" w:author="Andreas Kuehne" w:date="2019-05-31T12:40:00Z"/>
        </w:rPr>
      </w:pPr>
      <w:ins w:id="2496" w:author="Andreas Kuehne" w:date="2019-05-31T12:40:00Z">
        <w:r>
          <w:t xml:space="preserve">    },</w:t>
        </w:r>
      </w:ins>
    </w:p>
    <w:p w14:paraId="418DACD3" w14:textId="77777777" w:rsidR="00A71F46" w:rsidRDefault="00A71F46" w:rsidP="00A71F46">
      <w:pPr>
        <w:pStyle w:val="Code"/>
        <w:spacing w:line="259" w:lineRule="auto"/>
        <w:rPr>
          <w:ins w:id="2497" w:author="Andreas Kuehne" w:date="2019-05-31T12:40:00Z"/>
        </w:rPr>
      </w:pPr>
      <w:ins w:id="2498" w:author="Andreas Kuehne" w:date="2019-05-31T12:40:00Z">
        <w:r>
          <w:rPr>
            <w:color w:val="31849B" w:themeColor="accent5" w:themeShade="BF"/>
          </w:rPr>
          <w:t xml:space="preserve">    "attRef"</w:t>
        </w:r>
        <w:r>
          <w:t>: {</w:t>
        </w:r>
      </w:ins>
    </w:p>
    <w:p w14:paraId="732BF683" w14:textId="77777777" w:rsidR="00A71F46" w:rsidRDefault="00A71F46" w:rsidP="00A71F46">
      <w:pPr>
        <w:pStyle w:val="Code"/>
        <w:spacing w:line="259" w:lineRule="auto"/>
        <w:rPr>
          <w:ins w:id="2499" w:author="Andreas Kuehne" w:date="2019-05-31T12:40:00Z"/>
        </w:rPr>
      </w:pPr>
      <w:ins w:id="2500" w:author="Andreas Kuehne" w:date="2019-05-31T12:40:00Z">
        <w:r>
          <w:rPr>
            <w:color w:val="31849B" w:themeColor="accent5" w:themeShade="BF"/>
          </w:rPr>
          <w:t xml:space="preserve">      "$ref"</w:t>
        </w:r>
        <w:r>
          <w:t xml:space="preserve">: </w:t>
        </w:r>
        <w:r>
          <w:rPr>
            <w:color w:val="244061" w:themeColor="accent1" w:themeShade="80"/>
          </w:rPr>
          <w:t>"#/definitions/dsb-AttachmentReferenceType"</w:t>
        </w:r>
      </w:ins>
    </w:p>
    <w:p w14:paraId="789CF3F3" w14:textId="77777777" w:rsidR="00A71F46" w:rsidRDefault="00A71F46" w:rsidP="00A71F46">
      <w:pPr>
        <w:pStyle w:val="Code"/>
        <w:spacing w:line="259" w:lineRule="auto"/>
        <w:rPr>
          <w:ins w:id="2501" w:author="Andreas Kuehne" w:date="2019-05-31T12:40:00Z"/>
        </w:rPr>
      </w:pPr>
      <w:ins w:id="2502" w:author="Andreas Kuehne" w:date="2019-05-31T12:40:00Z">
        <w:r>
          <w:t xml:space="preserve">    },</w:t>
        </w:r>
      </w:ins>
    </w:p>
    <w:p w14:paraId="3847B4ED" w14:textId="77777777" w:rsidR="00A71F46" w:rsidRDefault="00A71F46" w:rsidP="00A71F46">
      <w:pPr>
        <w:pStyle w:val="Code"/>
        <w:spacing w:line="259" w:lineRule="auto"/>
        <w:rPr>
          <w:ins w:id="2503" w:author="Andreas Kuehne" w:date="2019-05-31T12:40:00Z"/>
        </w:rPr>
      </w:pPr>
      <w:ins w:id="2504" w:author="Andreas Kuehne" w:date="2019-05-31T12:40:00Z">
        <w:r>
          <w:rPr>
            <w:color w:val="31849B" w:themeColor="accent5" w:themeShade="BF"/>
          </w:rPr>
          <w:t xml:space="preserve">    "transforms"</w:t>
        </w:r>
        <w:r>
          <w:t>: {</w:t>
        </w:r>
      </w:ins>
    </w:p>
    <w:p w14:paraId="31F4C77C" w14:textId="77777777" w:rsidR="00A71F46" w:rsidRDefault="00A71F46" w:rsidP="00A71F46">
      <w:pPr>
        <w:pStyle w:val="Code"/>
        <w:spacing w:line="259" w:lineRule="auto"/>
        <w:rPr>
          <w:ins w:id="2505" w:author="Andreas Kuehne" w:date="2019-05-31T12:40:00Z"/>
        </w:rPr>
      </w:pPr>
      <w:ins w:id="2506" w:author="Andreas Kuehne" w:date="2019-05-31T12:40:00Z">
        <w:r>
          <w:rPr>
            <w:color w:val="31849B" w:themeColor="accent5" w:themeShade="BF"/>
          </w:rPr>
          <w:t xml:space="preserve">      "$ref"</w:t>
        </w:r>
        <w:r>
          <w:t xml:space="preserve">: </w:t>
        </w:r>
        <w:r>
          <w:rPr>
            <w:color w:val="244061" w:themeColor="accent1" w:themeShade="80"/>
          </w:rPr>
          <w:t>"#/definitions/dsigrw-TransformsType"</w:t>
        </w:r>
      </w:ins>
    </w:p>
    <w:p w14:paraId="16959C4B" w14:textId="77777777" w:rsidR="00A71F46" w:rsidRDefault="00A71F46" w:rsidP="00A71F46">
      <w:pPr>
        <w:pStyle w:val="Code"/>
        <w:spacing w:line="259" w:lineRule="auto"/>
        <w:rPr>
          <w:ins w:id="2507" w:author="Andreas Kuehne" w:date="2019-05-31T12:40:00Z"/>
        </w:rPr>
      </w:pPr>
      <w:ins w:id="2508" w:author="Andreas Kuehne" w:date="2019-05-31T12:40:00Z">
        <w:r>
          <w:t xml:space="preserve">    },</w:t>
        </w:r>
      </w:ins>
    </w:p>
    <w:p w14:paraId="04999E39" w14:textId="77777777" w:rsidR="00A71F46" w:rsidRDefault="00A71F46" w:rsidP="00A71F46">
      <w:pPr>
        <w:pStyle w:val="Code"/>
        <w:spacing w:line="259" w:lineRule="auto"/>
        <w:rPr>
          <w:ins w:id="2509" w:author="Andreas Kuehne" w:date="2019-05-31T12:40:00Z"/>
        </w:rPr>
      </w:pPr>
      <w:ins w:id="2510" w:author="Andreas Kuehne" w:date="2019-05-31T12:40:00Z">
        <w:r>
          <w:rPr>
            <w:color w:val="31849B" w:themeColor="accent5" w:themeShade="BF"/>
          </w:rPr>
          <w:t xml:space="preserve">    "mimeType"</w:t>
        </w:r>
        <w:r>
          <w:t>: {</w:t>
        </w:r>
      </w:ins>
    </w:p>
    <w:p w14:paraId="1457B44C" w14:textId="77777777" w:rsidR="00A71F46" w:rsidRDefault="00A71F46" w:rsidP="00A71F46">
      <w:pPr>
        <w:pStyle w:val="Code"/>
        <w:spacing w:line="259" w:lineRule="auto"/>
        <w:rPr>
          <w:ins w:id="2511" w:author="Andreas Kuehne" w:date="2019-05-31T12:40:00Z"/>
        </w:rPr>
      </w:pPr>
      <w:ins w:id="2512" w:author="Andreas Kuehne" w:date="2019-05-31T12:40:00Z">
        <w:r>
          <w:rPr>
            <w:color w:val="31849B" w:themeColor="accent5" w:themeShade="BF"/>
          </w:rPr>
          <w:t xml:space="preserve">      "type"</w:t>
        </w:r>
        <w:r>
          <w:t xml:space="preserve">: </w:t>
        </w:r>
        <w:r>
          <w:rPr>
            <w:color w:val="244061" w:themeColor="accent1" w:themeShade="80"/>
          </w:rPr>
          <w:t>"string"</w:t>
        </w:r>
      </w:ins>
    </w:p>
    <w:p w14:paraId="03AC74F2" w14:textId="77777777" w:rsidR="00A71F46" w:rsidRDefault="00A71F46" w:rsidP="00A71F46">
      <w:pPr>
        <w:pStyle w:val="Code"/>
        <w:spacing w:line="259" w:lineRule="auto"/>
        <w:rPr>
          <w:ins w:id="2513" w:author="Andreas Kuehne" w:date="2019-05-31T12:40:00Z"/>
        </w:rPr>
      </w:pPr>
      <w:ins w:id="2514" w:author="Andreas Kuehne" w:date="2019-05-31T12:40:00Z">
        <w:r>
          <w:t xml:space="preserve">    },</w:t>
        </w:r>
      </w:ins>
    </w:p>
    <w:p w14:paraId="0A0F1746" w14:textId="77777777" w:rsidR="00A71F46" w:rsidRDefault="00A71F46" w:rsidP="00A71F46">
      <w:pPr>
        <w:pStyle w:val="Code"/>
        <w:spacing w:line="259" w:lineRule="auto"/>
        <w:rPr>
          <w:ins w:id="2515" w:author="Andreas Kuehne" w:date="2019-05-31T12:40:00Z"/>
        </w:rPr>
      </w:pPr>
      <w:ins w:id="2516" w:author="Andreas Kuehne" w:date="2019-05-31T12:40:00Z">
        <w:r>
          <w:rPr>
            <w:color w:val="31849B" w:themeColor="accent5" w:themeShade="BF"/>
          </w:rPr>
          <w:t xml:space="preserve">    "idRef"</w:t>
        </w:r>
        <w:r>
          <w:t>: {</w:t>
        </w:r>
      </w:ins>
    </w:p>
    <w:p w14:paraId="7FFC841C" w14:textId="77777777" w:rsidR="00A71F46" w:rsidRDefault="00A71F46" w:rsidP="00A71F46">
      <w:pPr>
        <w:pStyle w:val="Code"/>
        <w:spacing w:line="259" w:lineRule="auto"/>
        <w:rPr>
          <w:ins w:id="2517" w:author="Andreas Kuehne" w:date="2019-05-31T12:40:00Z"/>
        </w:rPr>
      </w:pPr>
      <w:ins w:id="2518" w:author="Andreas Kuehne" w:date="2019-05-31T12:40:00Z">
        <w:r>
          <w:rPr>
            <w:color w:val="31849B" w:themeColor="accent5" w:themeShade="BF"/>
          </w:rPr>
          <w:t xml:space="preserve">      "type"</w:t>
        </w:r>
        <w:r>
          <w:t xml:space="preserve">: </w:t>
        </w:r>
        <w:r>
          <w:rPr>
            <w:color w:val="244061" w:themeColor="accent1" w:themeShade="80"/>
          </w:rPr>
          <w:t>"string"</w:t>
        </w:r>
      </w:ins>
    </w:p>
    <w:p w14:paraId="15652268" w14:textId="77777777" w:rsidR="00A71F46" w:rsidRDefault="00A71F46" w:rsidP="00A71F46">
      <w:pPr>
        <w:pStyle w:val="Code"/>
        <w:spacing w:line="259" w:lineRule="auto"/>
        <w:rPr>
          <w:ins w:id="2519" w:author="Andreas Kuehne" w:date="2019-05-31T12:40:00Z"/>
        </w:rPr>
      </w:pPr>
      <w:ins w:id="2520" w:author="Andreas Kuehne" w:date="2019-05-31T12:40:00Z">
        <w:r>
          <w:t xml:space="preserve">    }</w:t>
        </w:r>
      </w:ins>
    </w:p>
    <w:p w14:paraId="63E5A98D" w14:textId="77777777" w:rsidR="00A71F46" w:rsidRDefault="00A71F46" w:rsidP="00A71F46">
      <w:pPr>
        <w:pStyle w:val="Code"/>
        <w:spacing w:line="259" w:lineRule="auto"/>
        <w:rPr>
          <w:ins w:id="2521" w:author="Andreas Kuehne" w:date="2019-05-31T12:40:00Z"/>
        </w:rPr>
      </w:pPr>
      <w:ins w:id="2522" w:author="Andreas Kuehne" w:date="2019-05-31T12:40:00Z">
        <w:r>
          <w:t xml:space="preserve">  }</w:t>
        </w:r>
      </w:ins>
    </w:p>
    <w:p w14:paraId="7CA661C8" w14:textId="77777777" w:rsidR="00A71F46" w:rsidRDefault="00A71F46" w:rsidP="00A71F46">
      <w:pPr>
        <w:pStyle w:val="Code"/>
        <w:spacing w:line="259" w:lineRule="auto"/>
        <w:rPr>
          <w:ins w:id="2523" w:author="Andreas Kuehne" w:date="2019-05-31T12:40:00Z"/>
        </w:rPr>
      </w:pPr>
      <w:ins w:id="2524" w:author="Andreas Kuehne" w:date="2019-05-31T12:40:00Z">
        <w:r>
          <w:t>}</w:t>
        </w:r>
      </w:ins>
    </w:p>
    <w:p w14:paraId="16023483" w14:textId="77777777" w:rsidR="00A71F46" w:rsidRDefault="001A1734" w:rsidP="00A71F46">
      <w:pPr>
        <w:rPr>
          <w:ins w:id="2525" w:author="Andreas Kuehne" w:date="2019-05-31T12:40:00Z"/>
        </w:rPr>
      </w:pPr>
      <w:customXmlInsRangeStart w:id="2526" w:author="Andreas Kuehne" w:date="2019-05-31T12:40:00Z"/>
      <w:sdt>
        <w:sdtPr>
          <w:tag w:val="dsb-Base64DataType.-jsonSchema"/>
          <w:id w:val="-481617251"/>
          <w:showingPlcHdr/>
        </w:sdtPr>
        <w:sdtEndPr/>
        <w:sdtContent>
          <w:customXmlInsRangeEnd w:id="2526"/>
          <w:ins w:id="2527" w:author="Andreas Kuehne" w:date="2019-05-31T12:40:00Z">
            <w:r w:rsidR="00A71F46">
              <w:rPr>
                <w:color w:val="19D131"/>
              </w:rPr>
              <w:t>[component Base64Data JSON schema details]</w:t>
            </w:r>
          </w:ins>
          <w:customXmlInsRangeStart w:id="2528" w:author="Andreas Kuehne" w:date="2019-05-31T12:40:00Z"/>
        </w:sdtContent>
      </w:sdt>
      <w:customXmlInsRangeEnd w:id="2528"/>
    </w:p>
    <w:p w14:paraId="6DA54CFE" w14:textId="77777777" w:rsidR="00A71F46" w:rsidRDefault="00A71F46" w:rsidP="00A71F46">
      <w:pPr>
        <w:pStyle w:val="berschrift4"/>
        <w:numPr>
          <w:ilvl w:val="3"/>
          <w:numId w:val="3"/>
        </w:numPr>
        <w:rPr>
          <w:ins w:id="2529" w:author="Andreas Kuehne" w:date="2019-05-31T12:40:00Z"/>
        </w:rPr>
      </w:pPr>
      <w:bookmarkStart w:id="2530" w:name="_Toc10206770"/>
      <w:ins w:id="2531" w:author="Andreas Kuehne" w:date="2019-05-31T12:40:00Z">
        <w:r>
          <w:t>Base64Data – XML Syntax</w:t>
        </w:r>
        <w:bookmarkEnd w:id="2530"/>
      </w:ins>
    </w:p>
    <w:p w14:paraId="7987B072" w14:textId="77777777" w:rsidR="00A71F46" w:rsidRPr="5404FA76" w:rsidRDefault="00A71F46" w:rsidP="00A71F46">
      <w:pPr>
        <w:rPr>
          <w:ins w:id="2532" w:author="Andreas Kuehne" w:date="2019-05-31T12:40:00Z"/>
        </w:rPr>
      </w:pPr>
      <w:ins w:id="2533" w:author="Andreas Kuehne" w:date="2019-05-31T12:40:00Z">
        <w:r w:rsidRPr="0CCF9147">
          <w:t xml:space="preserve">The XML type </w:t>
        </w:r>
        <w:r w:rsidRPr="002062A5">
          <w:rPr>
            <w:rFonts w:ascii="Courier New" w:eastAsia="Courier New" w:hAnsi="Courier New" w:cs="Courier New"/>
          </w:rPr>
          <w:t>Base64DataType</w:t>
        </w:r>
        <w:r w:rsidRPr="0CCF9147">
          <w:t xml:space="preserve"> SHALL implement the requirements defined in the </w:t>
        </w:r>
        <w:r w:rsidRPr="002062A5">
          <w:rPr>
            <w:rFonts w:ascii="Courier New" w:eastAsia="Courier New" w:hAnsi="Courier New" w:cs="Courier New"/>
          </w:rPr>
          <w:t>Base64Data</w:t>
        </w:r>
        <w:r>
          <w:t xml:space="preserve"> </w:t>
        </w:r>
        <w:r w:rsidRPr="005A6FFD">
          <w:t>component.</w:t>
        </w:r>
      </w:ins>
    </w:p>
    <w:p w14:paraId="6588EF23" w14:textId="77777777" w:rsidR="00A71F46" w:rsidRDefault="00A71F46" w:rsidP="00A71F46">
      <w:pPr>
        <w:rPr>
          <w:ins w:id="2534" w:author="Andreas Kuehne" w:date="2019-05-31T12:40:00Z"/>
        </w:rPr>
      </w:pPr>
      <w:ins w:id="2535" w:author="Andreas Kuehne" w:date="2019-05-31T12:40:00Z">
        <w:r w:rsidRPr="005A6FFD">
          <w:rPr>
            <w:rFonts w:eastAsia="Arial"/>
          </w:rPr>
          <w:t xml:space="preserve">The </w:t>
        </w:r>
        <w:r w:rsidRPr="002062A5">
          <w:rPr>
            <w:rFonts w:ascii="Courier New" w:eastAsia="Courier New" w:hAnsi="Courier New" w:cs="Courier New"/>
          </w:rPr>
          <w:t>Base64DataType</w:t>
        </w:r>
        <w:r w:rsidRPr="005A6FFD">
          <w:rPr>
            <w:rFonts w:eastAsia="Arial"/>
          </w:rPr>
          <w:t xml:space="preserve"> XML element is defined in XML Schema [</w:t>
        </w:r>
        <w:r>
          <w:rPr>
            <w:rStyle w:val="Hyperlink"/>
          </w:rPr>
          <w:fldChar w:fldCharType="begin"/>
        </w:r>
        <w:r>
          <w:rPr>
            <w:rStyle w:val="Hyperlink"/>
          </w:rPr>
          <w:instrText xml:space="preserve"> HYPERLINK \l "refDSBXSD" </w:instrText>
        </w:r>
        <w:r>
          <w:rPr>
            <w:rStyle w:val="Hyperlink"/>
          </w:rPr>
          <w:fldChar w:fldCharType="separate"/>
        </w:r>
        <w:r w:rsidRPr="006174B3">
          <w:rPr>
            <w:rStyle w:val="Hyperlink"/>
          </w:rPr>
          <w:t>DSBXSD</w:t>
        </w:r>
        <w:r>
          <w:rPr>
            <w:rStyle w:val="Hyperlink"/>
          </w:rPr>
          <w:fldChar w:fldCharType="end"/>
        </w:r>
        <w:r w:rsidRPr="005A6FFD">
          <w:rPr>
            <w:rFonts w:eastAsia="Arial"/>
          </w:rPr>
          <w:t>], and is copied below for information.</w:t>
        </w:r>
      </w:ins>
    </w:p>
    <w:p w14:paraId="514AF6F1" w14:textId="77777777" w:rsidR="00A71F46" w:rsidRDefault="00A71F46" w:rsidP="00A71F46">
      <w:pPr>
        <w:pStyle w:val="Code"/>
        <w:rPr>
          <w:ins w:id="2536" w:author="Andreas Kuehne" w:date="2019-05-31T12:40:00Z"/>
        </w:rPr>
      </w:pPr>
      <w:ins w:id="2537"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Base64DataType</w:t>
        </w:r>
        <w:r>
          <w:rPr>
            <w:color w:val="943634" w:themeColor="accent2" w:themeShade="BF"/>
          </w:rPr>
          <w:t>"</w:t>
        </w:r>
        <w:r>
          <w:rPr>
            <w:color w:val="31849B" w:themeColor="accent5" w:themeShade="BF"/>
          </w:rPr>
          <w:t>&gt;</w:t>
        </w:r>
      </w:ins>
    </w:p>
    <w:p w14:paraId="43F0649A" w14:textId="77777777" w:rsidR="00A71F46" w:rsidRDefault="00A71F46" w:rsidP="00A71F46">
      <w:pPr>
        <w:pStyle w:val="Code"/>
        <w:rPr>
          <w:ins w:id="2538" w:author="Andreas Kuehne" w:date="2019-05-31T12:40:00Z"/>
        </w:rPr>
      </w:pPr>
      <w:ins w:id="2539" w:author="Andreas Kuehne" w:date="2019-05-31T12:40:00Z">
        <w:r>
          <w:rPr>
            <w:color w:val="31849B" w:themeColor="accent5" w:themeShade="BF"/>
          </w:rPr>
          <w:t xml:space="preserve">  &lt;xs:sequence&gt;</w:t>
        </w:r>
      </w:ins>
    </w:p>
    <w:p w14:paraId="785034BE" w14:textId="77777777" w:rsidR="00A71F46" w:rsidRDefault="00A71F46" w:rsidP="00A71F46">
      <w:pPr>
        <w:pStyle w:val="Code"/>
        <w:rPr>
          <w:ins w:id="2540" w:author="Andreas Kuehne" w:date="2019-05-31T12:40:00Z"/>
        </w:rPr>
      </w:pPr>
      <w:ins w:id="2541" w:author="Andreas Kuehne" w:date="2019-05-31T12:40:00Z">
        <w:r>
          <w:rPr>
            <w:color w:val="31849B" w:themeColor="accent5" w:themeShade="BF"/>
          </w:rPr>
          <w:t xml:space="preserve">    &lt;xs:choice</w:t>
        </w:r>
        <w:r>
          <w:rPr>
            <w:color w:val="943634" w:themeColor="accent2" w:themeShade="BF"/>
          </w:rPr>
          <w:t xml:space="preserve"> minOccurs="</w:t>
        </w:r>
        <w:r>
          <w:rPr>
            <w:color w:val="244061" w:themeColor="accent1" w:themeShade="80"/>
          </w:rPr>
          <w:t>0</w:t>
        </w:r>
        <w:r>
          <w:rPr>
            <w:color w:val="943634" w:themeColor="accent2" w:themeShade="BF"/>
          </w:rPr>
          <w:t>"</w:t>
        </w:r>
        <w:r>
          <w:rPr>
            <w:color w:val="31849B" w:themeColor="accent5" w:themeShade="BF"/>
          </w:rPr>
          <w:t>&gt;</w:t>
        </w:r>
      </w:ins>
    </w:p>
    <w:p w14:paraId="38046432" w14:textId="77777777" w:rsidR="00A71F46" w:rsidRDefault="00A71F46" w:rsidP="00A71F46">
      <w:pPr>
        <w:pStyle w:val="Code"/>
        <w:rPr>
          <w:ins w:id="2542" w:author="Andreas Kuehne" w:date="2019-05-31T12:40:00Z"/>
        </w:rPr>
      </w:pPr>
      <w:ins w:id="2543"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Value</w:t>
        </w:r>
        <w:r>
          <w:rPr>
            <w:color w:val="943634" w:themeColor="accent2" w:themeShade="BF"/>
          </w:rPr>
          <w:t>" type="</w:t>
        </w:r>
        <w:r>
          <w:rPr>
            <w:color w:val="244061" w:themeColor="accent1" w:themeShade="80"/>
          </w:rPr>
          <w:t>xs:base64Binary</w:t>
        </w:r>
        <w:r>
          <w:rPr>
            <w:color w:val="943634" w:themeColor="accent2" w:themeShade="BF"/>
          </w:rPr>
          <w:t>"</w:t>
        </w:r>
        <w:r>
          <w:rPr>
            <w:color w:val="31849B" w:themeColor="accent5" w:themeShade="BF"/>
          </w:rPr>
          <w:t>/&gt;</w:t>
        </w:r>
      </w:ins>
    </w:p>
    <w:p w14:paraId="1B849FB8" w14:textId="77777777" w:rsidR="00A71F46" w:rsidRDefault="00A71F46" w:rsidP="00A71F46">
      <w:pPr>
        <w:pStyle w:val="Code"/>
        <w:rPr>
          <w:ins w:id="2544" w:author="Andreas Kuehne" w:date="2019-05-31T12:40:00Z"/>
        </w:rPr>
      </w:pPr>
      <w:ins w:id="2545"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AttRef</w:t>
        </w:r>
        <w:r>
          <w:rPr>
            <w:color w:val="943634" w:themeColor="accent2" w:themeShade="BF"/>
          </w:rPr>
          <w:t>" type="</w:t>
        </w:r>
        <w:r>
          <w:rPr>
            <w:color w:val="244061" w:themeColor="accent1" w:themeShade="80"/>
          </w:rPr>
          <w:t>dsb:AttachmentReferenceType</w:t>
        </w:r>
        <w:r>
          <w:rPr>
            <w:color w:val="943634" w:themeColor="accent2" w:themeShade="BF"/>
          </w:rPr>
          <w:t>"</w:t>
        </w:r>
        <w:r>
          <w:rPr>
            <w:color w:val="31849B" w:themeColor="accent5" w:themeShade="BF"/>
          </w:rPr>
          <w:t>/&gt;</w:t>
        </w:r>
      </w:ins>
    </w:p>
    <w:p w14:paraId="49F0093F" w14:textId="77777777" w:rsidR="00A71F46" w:rsidRDefault="00A71F46" w:rsidP="00A71F46">
      <w:pPr>
        <w:pStyle w:val="Code"/>
        <w:rPr>
          <w:ins w:id="2546" w:author="Andreas Kuehne" w:date="2019-05-31T12:40:00Z"/>
        </w:rPr>
      </w:pPr>
      <w:ins w:id="2547" w:author="Andreas Kuehne" w:date="2019-05-31T12:40:00Z">
        <w:r>
          <w:rPr>
            <w:color w:val="31849B" w:themeColor="accent5" w:themeShade="BF"/>
          </w:rPr>
          <w:t xml:space="preserve">    &lt;/xs:choice&gt;</w:t>
        </w:r>
      </w:ins>
    </w:p>
    <w:p w14:paraId="189F8098" w14:textId="77777777" w:rsidR="00A71F46" w:rsidRDefault="00A71F46" w:rsidP="00A71F46">
      <w:pPr>
        <w:pStyle w:val="Code"/>
        <w:rPr>
          <w:ins w:id="2548" w:author="Andreas Kuehne" w:date="2019-05-31T12:40:00Z"/>
        </w:rPr>
      </w:pPr>
      <w:ins w:id="2549"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Transforms</w:t>
        </w:r>
        <w:r>
          <w:rPr>
            <w:color w:val="943634" w:themeColor="accent2" w:themeShade="BF"/>
          </w:rPr>
          <w:t>" type="</w:t>
        </w:r>
        <w:r>
          <w:rPr>
            <w:color w:val="244061" w:themeColor="accent1" w:themeShade="80"/>
          </w:rPr>
          <w:t>ds-rw:TransformsType</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3A14FE5E" w14:textId="77777777" w:rsidR="00A71F46" w:rsidRDefault="00A71F46" w:rsidP="00A71F46">
      <w:pPr>
        <w:pStyle w:val="Code"/>
        <w:rPr>
          <w:ins w:id="2550" w:author="Andreas Kuehne" w:date="2019-05-31T12:40:00Z"/>
        </w:rPr>
      </w:pPr>
      <w:ins w:id="2551" w:author="Andreas Kuehne" w:date="2019-05-31T12:40:00Z">
        <w:r>
          <w:rPr>
            <w:color w:val="31849B" w:themeColor="accent5" w:themeShade="BF"/>
          </w:rPr>
          <w:t xml:space="preserve">  &lt;/xs:sequence&gt;</w:t>
        </w:r>
      </w:ins>
    </w:p>
    <w:p w14:paraId="526F2A00" w14:textId="77777777" w:rsidR="00A71F46" w:rsidRDefault="00A71F46" w:rsidP="00A71F46">
      <w:pPr>
        <w:pStyle w:val="Code"/>
        <w:rPr>
          <w:ins w:id="2552" w:author="Andreas Kuehne" w:date="2019-05-31T12:40:00Z"/>
        </w:rPr>
      </w:pPr>
      <w:ins w:id="2553" w:author="Andreas Kuehne" w:date="2019-05-31T12:40:00Z">
        <w:r>
          <w:rPr>
            <w:color w:val="31849B" w:themeColor="accent5" w:themeShade="BF"/>
          </w:rPr>
          <w:t xml:space="preserve">  &lt;xs:attribute</w:t>
        </w:r>
        <w:r>
          <w:rPr>
            <w:color w:val="943634" w:themeColor="accent2" w:themeShade="BF"/>
          </w:rPr>
          <w:t xml:space="preserve"> name="</w:t>
        </w:r>
        <w:r>
          <w:rPr>
            <w:color w:val="244061" w:themeColor="accent1" w:themeShade="80"/>
          </w:rPr>
          <w:t>MimeType</w:t>
        </w:r>
        <w:r>
          <w:rPr>
            <w:color w:val="943634" w:themeColor="accent2" w:themeShade="BF"/>
          </w:rPr>
          <w:t>" type="</w:t>
        </w:r>
        <w:r>
          <w:rPr>
            <w:color w:val="244061" w:themeColor="accent1" w:themeShade="80"/>
          </w:rPr>
          <w:t>xs:string</w:t>
        </w:r>
        <w:r>
          <w:rPr>
            <w:color w:val="943634" w:themeColor="accent2" w:themeShade="BF"/>
          </w:rPr>
          <w:t>" use="</w:t>
        </w:r>
        <w:r>
          <w:rPr>
            <w:color w:val="244061" w:themeColor="accent1" w:themeShade="80"/>
          </w:rPr>
          <w:t>optional</w:t>
        </w:r>
        <w:r>
          <w:rPr>
            <w:color w:val="943634" w:themeColor="accent2" w:themeShade="BF"/>
          </w:rPr>
          <w:t>"</w:t>
        </w:r>
        <w:r>
          <w:rPr>
            <w:color w:val="31849B" w:themeColor="accent5" w:themeShade="BF"/>
          </w:rPr>
          <w:t>/&gt;</w:t>
        </w:r>
      </w:ins>
    </w:p>
    <w:p w14:paraId="0DAB1147" w14:textId="77777777" w:rsidR="00A71F46" w:rsidRDefault="00A71F46" w:rsidP="00A71F46">
      <w:pPr>
        <w:pStyle w:val="Code"/>
        <w:rPr>
          <w:ins w:id="2554" w:author="Andreas Kuehne" w:date="2019-05-31T12:40:00Z"/>
        </w:rPr>
      </w:pPr>
      <w:ins w:id="2555" w:author="Andreas Kuehne" w:date="2019-05-31T12:40:00Z">
        <w:r>
          <w:rPr>
            <w:color w:val="31849B" w:themeColor="accent5" w:themeShade="BF"/>
          </w:rPr>
          <w:t xml:space="preserve">  &lt;xs:attribute</w:t>
        </w:r>
        <w:r>
          <w:rPr>
            <w:color w:val="943634" w:themeColor="accent2" w:themeShade="BF"/>
          </w:rPr>
          <w:t xml:space="preserve"> name="</w:t>
        </w:r>
        <w:r>
          <w:rPr>
            <w:color w:val="244061" w:themeColor="accent1" w:themeShade="80"/>
          </w:rPr>
          <w:t>ID</w:t>
        </w:r>
        <w:r>
          <w:rPr>
            <w:color w:val="943634" w:themeColor="accent2" w:themeShade="BF"/>
          </w:rPr>
          <w:t>" type="</w:t>
        </w:r>
        <w:r>
          <w:rPr>
            <w:color w:val="244061" w:themeColor="accent1" w:themeShade="80"/>
          </w:rPr>
          <w:t>xs:ID</w:t>
        </w:r>
        <w:r>
          <w:rPr>
            <w:color w:val="943634" w:themeColor="accent2" w:themeShade="BF"/>
          </w:rPr>
          <w:t>" use="</w:t>
        </w:r>
        <w:r>
          <w:rPr>
            <w:color w:val="244061" w:themeColor="accent1" w:themeShade="80"/>
          </w:rPr>
          <w:t>optional</w:t>
        </w:r>
        <w:r>
          <w:rPr>
            <w:color w:val="943634" w:themeColor="accent2" w:themeShade="BF"/>
          </w:rPr>
          <w:t>"</w:t>
        </w:r>
        <w:r>
          <w:rPr>
            <w:color w:val="31849B" w:themeColor="accent5" w:themeShade="BF"/>
          </w:rPr>
          <w:t>/&gt;</w:t>
        </w:r>
      </w:ins>
    </w:p>
    <w:p w14:paraId="76C28B02" w14:textId="77777777" w:rsidR="00A71F46" w:rsidRDefault="00A71F46" w:rsidP="00A71F46">
      <w:pPr>
        <w:pStyle w:val="Code"/>
        <w:rPr>
          <w:ins w:id="2556" w:author="Andreas Kuehne" w:date="2019-05-31T12:40:00Z"/>
        </w:rPr>
      </w:pPr>
      <w:ins w:id="2557" w:author="Andreas Kuehne" w:date="2019-05-31T12:40:00Z">
        <w:r>
          <w:rPr>
            <w:color w:val="31849B" w:themeColor="accent5" w:themeShade="BF"/>
          </w:rPr>
          <w:t xml:space="preserve">  &lt;xs:attribute</w:t>
        </w:r>
        <w:r>
          <w:rPr>
            <w:color w:val="943634" w:themeColor="accent2" w:themeShade="BF"/>
          </w:rPr>
          <w:t xml:space="preserve"> name="</w:t>
        </w:r>
        <w:r>
          <w:rPr>
            <w:color w:val="244061" w:themeColor="accent1" w:themeShade="80"/>
          </w:rPr>
          <w:t>IDREF</w:t>
        </w:r>
        <w:r>
          <w:rPr>
            <w:color w:val="943634" w:themeColor="accent2" w:themeShade="BF"/>
          </w:rPr>
          <w:t>" type="</w:t>
        </w:r>
        <w:r>
          <w:rPr>
            <w:color w:val="244061" w:themeColor="accent1" w:themeShade="80"/>
          </w:rPr>
          <w:t>xs:IDREF</w:t>
        </w:r>
        <w:r>
          <w:rPr>
            <w:color w:val="943634" w:themeColor="accent2" w:themeShade="BF"/>
          </w:rPr>
          <w:t>" use="</w:t>
        </w:r>
        <w:r>
          <w:rPr>
            <w:color w:val="244061" w:themeColor="accent1" w:themeShade="80"/>
          </w:rPr>
          <w:t>optional</w:t>
        </w:r>
        <w:r>
          <w:rPr>
            <w:color w:val="943634" w:themeColor="accent2" w:themeShade="BF"/>
          </w:rPr>
          <w:t>"</w:t>
        </w:r>
        <w:r>
          <w:rPr>
            <w:color w:val="31849B" w:themeColor="accent5" w:themeShade="BF"/>
          </w:rPr>
          <w:t>/&gt;</w:t>
        </w:r>
      </w:ins>
    </w:p>
    <w:p w14:paraId="205BD11A" w14:textId="77777777" w:rsidR="00A71F46" w:rsidRDefault="00A71F46" w:rsidP="00A71F46">
      <w:pPr>
        <w:pStyle w:val="Code"/>
        <w:rPr>
          <w:ins w:id="2558" w:author="Andreas Kuehne" w:date="2019-05-31T12:40:00Z"/>
        </w:rPr>
      </w:pPr>
      <w:ins w:id="2559" w:author="Andreas Kuehne" w:date="2019-05-31T12:40:00Z">
        <w:r>
          <w:rPr>
            <w:color w:val="31849B" w:themeColor="accent5" w:themeShade="BF"/>
          </w:rPr>
          <w:t>&lt;/xs:complexType&gt;</w:t>
        </w:r>
      </w:ins>
    </w:p>
    <w:p w14:paraId="7D719235" w14:textId="77777777" w:rsidR="00A71F46" w:rsidRDefault="00A71F46" w:rsidP="00A71F46">
      <w:pPr>
        <w:spacing w:line="259" w:lineRule="auto"/>
        <w:rPr>
          <w:ins w:id="2560" w:author="Andreas Kuehne" w:date="2019-05-31T12:40:00Z"/>
        </w:rPr>
      </w:pPr>
      <w:ins w:id="2561" w:author="Andreas Kuehne" w:date="2019-05-31T12:40:00Z">
        <w:r>
          <w:t>Each child element of</w:t>
        </w:r>
        <w:r w:rsidRPr="71C71F8C">
          <w:t xml:space="preserve"> </w:t>
        </w:r>
        <w:r w:rsidRPr="002062A5">
          <w:rPr>
            <w:rFonts w:ascii="Courier New" w:eastAsia="Courier New" w:hAnsi="Courier New" w:cs="Courier New"/>
          </w:rPr>
          <w:t>Base64DataType</w:t>
        </w:r>
        <w:r w:rsidRPr="71C71F8C">
          <w:t xml:space="preserve"> </w:t>
        </w:r>
        <w:r>
          <w:t xml:space="preserve">XML element SHALL implement in XML syntax the sub-component that has a name equal to its local name. </w:t>
        </w:r>
      </w:ins>
      <w:customXmlInsRangeStart w:id="2562" w:author="Andreas Kuehne" w:date="2019-05-31T12:40:00Z"/>
      <w:sdt>
        <w:sdtPr>
          <w:tag w:val="dsb-Base64DataType.-xmlSchema"/>
          <w:id w:val="1205522785"/>
        </w:sdtPr>
        <w:sdtEndPr/>
        <w:sdtContent>
          <w:customXmlInsRangeEnd w:id="2562"/>
          <w:ins w:id="2563" w:author="Andreas Kuehne" w:date="2019-05-31T12:40:00Z">
            <w:r w:rsidRPr="003A06D0">
              <w:rPr>
                <w:color w:val="19D131"/>
                <w:lang w:val="en-GB"/>
              </w:rPr>
              <w:t>The elements ‘Id’ and ‘IdRef’ have slightly different names (‘ID’ and ‘IDREF’) within XML syntax to match the XML schema standards for unique identifiers and their reference.</w:t>
            </w:r>
          </w:ins>
          <w:customXmlInsRangeStart w:id="2564" w:author="Andreas Kuehne" w:date="2019-05-31T12:40:00Z"/>
        </w:sdtContent>
      </w:sdt>
      <w:customXmlInsRangeEnd w:id="2564"/>
    </w:p>
    <w:p w14:paraId="0902EB33" w14:textId="77777777" w:rsidR="00A71F46" w:rsidRDefault="00A71F46" w:rsidP="00A71F46">
      <w:pPr>
        <w:pStyle w:val="berschrift3"/>
        <w:numPr>
          <w:ilvl w:val="2"/>
          <w:numId w:val="3"/>
        </w:numPr>
        <w:rPr>
          <w:ins w:id="2565" w:author="Andreas Kuehne" w:date="2019-05-31T12:40:00Z"/>
        </w:rPr>
      </w:pPr>
      <w:bookmarkStart w:id="2566" w:name="_Toc10206771"/>
      <w:ins w:id="2567" w:author="Andreas Kuehne" w:date="2019-05-31T12:40:00Z">
        <w:r>
          <w:t>Component SignaturePtr</w:t>
        </w:r>
        <w:bookmarkEnd w:id="2566"/>
      </w:ins>
    </w:p>
    <w:p w14:paraId="5005C563" w14:textId="77777777" w:rsidR="00A71F46" w:rsidRDefault="001A1734" w:rsidP="00A71F46">
      <w:pPr>
        <w:rPr>
          <w:ins w:id="2568" w:author="Andreas Kuehne" w:date="2019-05-31T12:40:00Z"/>
        </w:rPr>
      </w:pPr>
      <w:customXmlInsRangeStart w:id="2569" w:author="Andreas Kuehne" w:date="2019-05-31T12:40:00Z"/>
      <w:sdt>
        <w:sdtPr>
          <w:tag w:val="dsb-SignaturePtrType.-normative"/>
          <w:id w:val="-641037256"/>
        </w:sdtPr>
        <w:sdtEndPr/>
        <w:sdtContent>
          <w:customXmlInsRangeEnd w:id="2569"/>
          <w:ins w:id="2570" w:author="Andreas Kuehne" w:date="2019-05-31T12:40:00Z">
            <w:r w:rsidR="00A71F46" w:rsidRPr="006970AF">
              <w:rPr>
                <w:color w:val="19D131"/>
              </w:rPr>
              <w:t xml:space="preserve">The </w:t>
            </w:r>
            <w:r w:rsidR="00A71F46" w:rsidRPr="006970AF">
              <w:rPr>
                <w:rStyle w:val="Datatype"/>
              </w:rPr>
              <w:t>SignaturePtr</w:t>
            </w:r>
            <w:r w:rsidR="00A71F46" w:rsidRPr="006970AF">
              <w:rPr>
                <w:color w:val="19D131"/>
              </w:rPr>
              <w:t xml:space="preserve"> component is used to point to a signature in an input (for a verify request) or output (for a sign response) </w:t>
            </w:r>
            <w:r w:rsidR="00A71F46">
              <w:rPr>
                <w:color w:val="19D131"/>
              </w:rPr>
              <w:t>data object. The</w:t>
            </w:r>
            <w:r w:rsidR="00A71F46" w:rsidRPr="006970AF">
              <w:rPr>
                <w:color w:val="19D131"/>
              </w:rPr>
              <w:t xml:space="preserve"> </w:t>
            </w:r>
            <w:r w:rsidR="00A71F46">
              <w:rPr>
                <w:color w:val="19D131"/>
              </w:rPr>
              <w:t>s</w:t>
            </w:r>
            <w:r w:rsidR="00A71F46" w:rsidRPr="006970AF">
              <w:rPr>
                <w:color w:val="19D131"/>
              </w:rPr>
              <w:t xml:space="preserve">ignature </w:t>
            </w:r>
            <w:r w:rsidR="00A71F46">
              <w:rPr>
                <w:color w:val="19D131"/>
              </w:rPr>
              <w:t>may be</w:t>
            </w:r>
            <w:r w:rsidR="00A71F46" w:rsidRPr="006970AF">
              <w:rPr>
                <w:color w:val="19D131"/>
              </w:rPr>
              <w:t xml:space="preserve"> enveloped</w:t>
            </w:r>
            <w:r w:rsidR="00A71F46">
              <w:rPr>
                <w:color w:val="19D131"/>
              </w:rPr>
              <w:t xml:space="preserve"> in a document</w:t>
            </w:r>
            <w:r w:rsidR="00A71F46" w:rsidRPr="006970AF">
              <w:rPr>
                <w:color w:val="19D131"/>
              </w:rPr>
              <w:t>.</w:t>
            </w:r>
            <w:r w:rsidR="00A71F46">
              <w:rPr>
                <w:color w:val="19D131"/>
              </w:rPr>
              <w:t xml:space="preserve"> There may be multiple signatures contained within a single object. The </w:t>
            </w:r>
            <w:r w:rsidR="00A71F46" w:rsidRPr="006970AF">
              <w:rPr>
                <w:rStyle w:val="Datatype"/>
              </w:rPr>
              <w:t>XPath</w:t>
            </w:r>
            <w:r w:rsidR="00A71F46">
              <w:rPr>
                <w:color w:val="19D131"/>
              </w:rPr>
              <w:t xml:space="preserve"> element will identify a specific instance.</w:t>
            </w:r>
          </w:ins>
          <w:customXmlInsRangeStart w:id="2571" w:author="Andreas Kuehne" w:date="2019-05-31T12:40:00Z"/>
        </w:sdtContent>
      </w:sdt>
      <w:customXmlInsRangeEnd w:id="2571"/>
    </w:p>
    <w:p w14:paraId="08725A35" w14:textId="77777777" w:rsidR="00A71F46" w:rsidRDefault="00A71F46" w:rsidP="00A71F46">
      <w:pPr>
        <w:rPr>
          <w:ins w:id="2572" w:author="Andreas Kuehne" w:date="2019-05-31T12:40:00Z"/>
        </w:rPr>
      </w:pPr>
      <w:ins w:id="2573" w:author="Andreas Kuehne" w:date="2019-05-31T12:40:00Z">
        <w:r>
          <w:t>Below follows a list of the sub-components that constitute this component:</w:t>
        </w:r>
      </w:ins>
    </w:p>
    <w:p w14:paraId="25FB64AB" w14:textId="77777777" w:rsidR="00A71F46" w:rsidRDefault="00A71F46" w:rsidP="00A71F46">
      <w:pPr>
        <w:pStyle w:val="Member"/>
        <w:rPr>
          <w:ins w:id="2574" w:author="Andreas Kuehne" w:date="2019-05-31T12:40:00Z"/>
        </w:rPr>
      </w:pPr>
      <w:ins w:id="2575" w:author="Andreas Kuehne" w:date="2019-05-31T12:40:00Z">
        <w:r>
          <w:t xml:space="preserve">The OPTIONAL </w:t>
        </w:r>
        <w:r w:rsidRPr="35C1378D">
          <w:rPr>
            <w:rStyle w:val="Datatype"/>
          </w:rPr>
          <w:t>NsPrefixMapping</w:t>
        </w:r>
        <w:r>
          <w:t xml:space="preserve"> element, if present, MAY occur zero or more times containing a sub-component. If present each instance MUST satisfy the requirements specified in this document in section </w:t>
        </w:r>
        <w:r>
          <w:fldChar w:fldCharType="begin"/>
        </w:r>
        <w:r>
          <w:instrText xml:space="preserve"> REF _RefCompF8551B33 \r \h </w:instrText>
        </w:r>
      </w:ins>
      <w:ins w:id="2576" w:author="Andreas Kuehne" w:date="2019-05-31T12:40:00Z">
        <w:r>
          <w:fldChar w:fldCharType="separate"/>
        </w:r>
        <w:r>
          <w:rPr>
            <w:rStyle w:val="Datatype"/>
            <w:rFonts w:eastAsia="Courier New" w:cs="Courier New"/>
          </w:rPr>
          <w:t>NsPrefixMapping</w:t>
        </w:r>
        <w:r>
          <w:fldChar w:fldCharType="end"/>
        </w:r>
        <w:r>
          <w:t xml:space="preserve">. </w:t>
        </w:r>
      </w:ins>
      <w:customXmlInsRangeStart w:id="2577" w:author="Andreas Kuehne" w:date="2019-05-31T12:40:00Z"/>
      <w:sdt>
        <w:sdtPr>
          <w:alias w:val="dsb-SignaturePtrType.nsDecl"/>
          <w:tag w:val="dsb-SignaturePtrType.NsPrefixMapping"/>
          <w:id w:val="-1611041002"/>
          <w:showingPlcHdr/>
        </w:sdtPr>
        <w:sdtEndPr/>
        <w:sdtContent>
          <w:customXmlInsRangeEnd w:id="2577"/>
          <w:ins w:id="2578" w:author="Andreas Kuehne" w:date="2019-05-31T12:40:00Z">
            <w:r>
              <w:rPr>
                <w:color w:val="19D131"/>
              </w:rPr>
              <w:t>[sub component NsPrefixMapping details]</w:t>
            </w:r>
          </w:ins>
          <w:customXmlInsRangeStart w:id="2579" w:author="Andreas Kuehne" w:date="2019-05-31T12:40:00Z"/>
        </w:sdtContent>
      </w:sdt>
      <w:customXmlInsRangeEnd w:id="2579"/>
    </w:p>
    <w:p w14:paraId="3851BD8D" w14:textId="77777777" w:rsidR="00A71F46" w:rsidRDefault="00A71F46" w:rsidP="00A71F46">
      <w:pPr>
        <w:pStyle w:val="Member"/>
        <w:rPr>
          <w:ins w:id="2580" w:author="Andreas Kuehne" w:date="2019-05-31T12:40:00Z"/>
        </w:rPr>
      </w:pPr>
      <w:ins w:id="2581" w:author="Andreas Kuehne" w:date="2019-05-31T12:40:00Z">
        <w:r>
          <w:t xml:space="preserve">The </w:t>
        </w:r>
        <w:r w:rsidRPr="35C1378D">
          <w:rPr>
            <w:rStyle w:val="Datatype"/>
          </w:rPr>
          <w:t>WhichData</w:t>
        </w:r>
        <w:r>
          <w:t xml:space="preserve"> element MUST contain one instance of a unique identifier reference. </w:t>
        </w:r>
      </w:ins>
      <w:customXmlInsRangeStart w:id="2582" w:author="Andreas Kuehne" w:date="2019-05-31T12:40:00Z"/>
      <w:sdt>
        <w:sdtPr>
          <w:alias w:val="dsb-SignaturePtrType.whichData"/>
          <w:tag w:val="dsb-SignaturePtrType.WhichData"/>
          <w:id w:val="-400988658"/>
        </w:sdtPr>
        <w:sdtEndPr/>
        <w:sdtContent>
          <w:customXmlInsRangeEnd w:id="2582"/>
          <w:ins w:id="2583" w:author="Andreas Kuehne" w:date="2019-05-31T12:40:00Z">
            <w:r w:rsidRPr="006970AF">
              <w:rPr>
                <w:color w:val="19D131"/>
              </w:rPr>
              <w:t xml:space="preserve">This element identifies the </w:t>
            </w:r>
            <w:r w:rsidRPr="006970AF">
              <w:rPr>
                <w:rStyle w:val="Datatype"/>
              </w:rPr>
              <w:t>Base64Data</w:t>
            </w:r>
            <w:r>
              <w:rPr>
                <w:color w:val="19D131"/>
              </w:rPr>
              <w:t xml:space="preserve"> component</w:t>
            </w:r>
            <w:r w:rsidRPr="006970AF">
              <w:rPr>
                <w:color w:val="19D131"/>
              </w:rPr>
              <w:t xml:space="preserve"> holding the signature</w:t>
            </w:r>
            <w:r>
              <w:rPr>
                <w:color w:val="19D131"/>
              </w:rPr>
              <w:t xml:space="preserve"> or the enveloping document</w:t>
            </w:r>
            <w:r w:rsidRPr="006970AF">
              <w:rPr>
                <w:color w:val="19D131"/>
              </w:rPr>
              <w:t>.</w:t>
            </w:r>
          </w:ins>
          <w:customXmlInsRangeStart w:id="2584" w:author="Andreas Kuehne" w:date="2019-05-31T12:40:00Z"/>
        </w:sdtContent>
      </w:sdt>
      <w:customXmlInsRangeEnd w:id="2584"/>
    </w:p>
    <w:p w14:paraId="32E1A45D" w14:textId="77777777" w:rsidR="00A71F46" w:rsidRDefault="00A71F46" w:rsidP="00A71F46">
      <w:pPr>
        <w:pStyle w:val="Member"/>
        <w:rPr>
          <w:ins w:id="2585" w:author="Andreas Kuehne" w:date="2019-05-31T12:40:00Z"/>
        </w:rPr>
      </w:pPr>
      <w:ins w:id="2586" w:author="Andreas Kuehne" w:date="2019-05-31T12:40:00Z">
        <w:r>
          <w:t xml:space="preserve">The OPTIONAL </w:t>
        </w:r>
        <w:r w:rsidRPr="35C1378D">
          <w:rPr>
            <w:rStyle w:val="Datatype"/>
          </w:rPr>
          <w:t>XPath</w:t>
        </w:r>
        <w:r>
          <w:t xml:space="preserve"> element, if present, MUST contain one instance of a string. </w:t>
        </w:r>
      </w:ins>
      <w:customXmlInsRangeStart w:id="2587" w:author="Andreas Kuehne" w:date="2019-05-31T12:40:00Z"/>
      <w:sdt>
        <w:sdtPr>
          <w:alias w:val="dsb-SignaturePtrType.xPath"/>
          <w:tag w:val="dsb-SignaturePtrType.XPath"/>
          <w:id w:val="1823699642"/>
        </w:sdtPr>
        <w:sdtEndPr/>
        <w:sdtContent>
          <w:customXmlInsRangeEnd w:id="2587"/>
          <w:ins w:id="2588" w:author="Andreas Kuehne" w:date="2019-05-31T12:40:00Z">
            <w:r w:rsidRPr="006970AF">
              <w:rPr>
                <w:color w:val="19D131"/>
              </w:rPr>
              <w:t>This element identifies the signature element being pointed at within the selected d</w:t>
            </w:r>
            <w:r>
              <w:rPr>
                <w:color w:val="19D131"/>
              </w:rPr>
              <w:t>a</w:t>
            </w:r>
            <w:r w:rsidRPr="006970AF">
              <w:rPr>
                <w:color w:val="19D131"/>
              </w:rPr>
              <w:t>t</w:t>
            </w:r>
            <w:r>
              <w:rPr>
                <w:color w:val="19D131"/>
              </w:rPr>
              <w:t>a object</w:t>
            </w:r>
            <w:r w:rsidRPr="006970AF">
              <w:rPr>
                <w:color w:val="19D131"/>
              </w:rPr>
              <w:t xml:space="preserve">. </w:t>
            </w:r>
            <w:r>
              <w:rPr>
                <w:color w:val="19D131"/>
              </w:rPr>
              <w:t xml:space="preserve">Depending on the syntax specified in the </w:t>
            </w:r>
            <w:r w:rsidRPr="006970AF">
              <w:rPr>
                <w:rStyle w:val="Datatype"/>
              </w:rPr>
              <w:t>XPathQualifier</w:t>
            </w:r>
            <w:r>
              <w:rPr>
                <w:color w:val="19D131"/>
              </w:rPr>
              <w:t xml:space="preserve"> element t</w:t>
            </w:r>
            <w:r w:rsidRPr="006970AF">
              <w:rPr>
                <w:color w:val="19D131"/>
              </w:rPr>
              <w:t xml:space="preserve">he </w:t>
            </w:r>
            <w:r w:rsidRPr="00E21D05">
              <w:rPr>
                <w:rStyle w:val="Datatype"/>
              </w:rPr>
              <w:t>XPath</w:t>
            </w:r>
            <w:r w:rsidRPr="006970AF">
              <w:rPr>
                <w:color w:val="19D131"/>
              </w:rPr>
              <w:t xml:space="preserve"> expression is </w:t>
            </w:r>
            <w:r>
              <w:rPr>
                <w:color w:val="19D131"/>
              </w:rPr>
              <w:t>interpre</w:t>
            </w:r>
            <w:r w:rsidRPr="006970AF">
              <w:rPr>
                <w:color w:val="19D131"/>
              </w:rPr>
              <w:t>ted</w:t>
            </w:r>
            <w:r>
              <w:rPr>
                <w:color w:val="19D131"/>
              </w:rPr>
              <w:t xml:space="preserve">. In case of an </w:t>
            </w:r>
            <w:r w:rsidRPr="00E21D05">
              <w:rPr>
                <w:rStyle w:val="Datatype"/>
              </w:rPr>
              <w:t>XML</w:t>
            </w:r>
            <w:r>
              <w:rPr>
                <w:rStyle w:val="Datatype"/>
              </w:rPr>
              <w:t xml:space="preserve"> </w:t>
            </w:r>
            <w:r w:rsidRPr="00E21D05">
              <w:rPr>
                <w:rStyle w:val="Datatype"/>
              </w:rPr>
              <w:t>XPath</w:t>
            </w:r>
            <w:r>
              <w:rPr>
                <w:color w:val="19D131"/>
              </w:rPr>
              <w:t xml:space="preserve"> the </w:t>
            </w:r>
            <w:r w:rsidRPr="00E21D05">
              <w:rPr>
                <w:rStyle w:val="Datatype"/>
              </w:rPr>
              <w:t>XPath</w:t>
            </w:r>
            <w:r w:rsidRPr="006970AF">
              <w:rPr>
                <w:color w:val="19D131"/>
              </w:rPr>
              <w:t xml:space="preserve"> expression is evaluated from the root node (see section 5.1 of [XPATH]) of the </w:t>
            </w:r>
            <w:r>
              <w:rPr>
                <w:color w:val="19D131"/>
              </w:rPr>
              <w:t xml:space="preserve">XML </w:t>
            </w:r>
            <w:r w:rsidRPr="006970AF">
              <w:rPr>
                <w:color w:val="19D131"/>
              </w:rPr>
              <w:t xml:space="preserve">document identified by </w:t>
            </w:r>
            <w:r w:rsidRPr="006970AF">
              <w:rPr>
                <w:rStyle w:val="Datatype"/>
              </w:rPr>
              <w:t>WhichData</w:t>
            </w:r>
            <w:r w:rsidRPr="006970AF">
              <w:rPr>
                <w:color w:val="19D131"/>
              </w:rPr>
              <w:t>. The context node for the XPath evaluation is the document’s DocumentElement (see section 2.1 Well-Formed XML Documents [XML]). Regarding namespace declarations for the expression necessary for evaluation see section 1 of [XPATH].</w:t>
            </w:r>
          </w:ins>
          <w:customXmlInsRangeStart w:id="2589" w:author="Andreas Kuehne" w:date="2019-05-31T12:40:00Z"/>
        </w:sdtContent>
      </w:sdt>
      <w:customXmlInsRangeEnd w:id="2589"/>
    </w:p>
    <w:p w14:paraId="156B4AF8" w14:textId="77777777" w:rsidR="00A71F46" w:rsidRDefault="00A71F46" w:rsidP="00A71F46">
      <w:pPr>
        <w:pStyle w:val="Member"/>
        <w:rPr>
          <w:ins w:id="2590" w:author="Andreas Kuehne" w:date="2019-05-31T12:40:00Z"/>
        </w:rPr>
      </w:pPr>
      <w:ins w:id="2591" w:author="Andreas Kuehne" w:date="2019-05-31T12:40:00Z">
        <w:r>
          <w:t xml:space="preserve">The OPTIONAL </w:t>
        </w:r>
        <w:r w:rsidRPr="35C1378D">
          <w:rPr>
            <w:rStyle w:val="Datatype"/>
          </w:rPr>
          <w:t>XPathQualifier</w:t>
        </w:r>
        <w:r>
          <w:t xml:space="preserve"> element, if present, MUST contain one instance of a URI. Its default value is '</w:t>
        </w:r>
        <w:r>
          <w:rPr>
            <w:color w:val="244061" w:themeColor="accent1" w:themeShade="80"/>
          </w:rPr>
          <w:t>http://www.w3.org/TR/2010/REC-xpath20-20101214/</w:t>
        </w:r>
        <w:r>
          <w:t xml:space="preserve">'. </w:t>
        </w:r>
      </w:ins>
      <w:customXmlInsRangeStart w:id="2592" w:author="Andreas Kuehne" w:date="2019-05-31T12:40:00Z"/>
      <w:sdt>
        <w:sdtPr>
          <w:alias w:val="dsb-SignaturePtrType.xPathQual"/>
          <w:tag w:val="dsb-SignaturePtrType.XPathQualifier"/>
          <w:id w:val="-1350570193"/>
        </w:sdtPr>
        <w:sdtEndPr/>
        <w:sdtContent>
          <w:customXmlInsRangeEnd w:id="2592"/>
          <w:ins w:id="2593" w:author="Andreas Kuehne" w:date="2019-05-31T12:40:00Z">
            <w:r>
              <w:rPr>
                <w:color w:val="19D131"/>
              </w:rPr>
              <w:t xml:space="preserve">The </w:t>
            </w:r>
            <w:r w:rsidRPr="004B7567">
              <w:rPr>
                <w:rStyle w:val="Datatype"/>
              </w:rPr>
              <w:t>XPathQualifier</w:t>
            </w:r>
            <w:r w:rsidRPr="004B7567">
              <w:rPr>
                <w:color w:val="19D131"/>
              </w:rPr>
              <w:t xml:space="preserve"> element MAY be used to specify the details of how the </w:t>
            </w:r>
            <w:r w:rsidRPr="004B7567">
              <w:rPr>
                <w:rStyle w:val="Datatype"/>
              </w:rPr>
              <w:t>XPath</w:t>
            </w:r>
            <w:r w:rsidRPr="004B7567">
              <w:rPr>
                <w:color w:val="19D131"/>
              </w:rPr>
              <w:t xml:space="preserve"> element is to be interpreted. If this element is missing, the default [XPATH-v2] is assumed. The present document explicitly specifies the following URIs and signature identification strategies: </w:t>
            </w:r>
            <w:r>
              <w:rPr>
                <w:color w:val="19D131"/>
              </w:rPr>
              <w:br/>
              <w:t xml:space="preserve">- </w:t>
            </w:r>
            <w:r w:rsidRPr="004B7567">
              <w:rPr>
                <w:rStyle w:val="Hyperlink"/>
              </w:rPr>
              <w:t>http://www.w3.org/TR/1999/REC-xpath-19991116/</w:t>
            </w:r>
            <w:r w:rsidRPr="004B7567">
              <w:rPr>
                <w:color w:val="19D131"/>
              </w:rPr>
              <w:t xml:space="preserve"> - is applicable for XML-based data objects and specifies that the XPath element is to be interpreted according to [XPATH-v1].</w:t>
            </w:r>
            <w:r>
              <w:rPr>
                <w:color w:val="19D131"/>
              </w:rPr>
              <w:br/>
              <w:t xml:space="preserve">- </w:t>
            </w:r>
            <w:r>
              <w:rPr>
                <w:rStyle w:val="Hyperlink"/>
              </w:rPr>
              <w:fldChar w:fldCharType="begin"/>
            </w:r>
            <w:r>
              <w:rPr>
                <w:rStyle w:val="Hyperlink"/>
              </w:rPr>
              <w:instrText xml:space="preserve"> HYPERLINK "http://www.w3.org/TR/2010/REC-xpath20-20101214/" </w:instrText>
            </w:r>
            <w:r>
              <w:rPr>
                <w:rStyle w:val="Hyperlink"/>
              </w:rPr>
              <w:fldChar w:fldCharType="separate"/>
            </w:r>
            <w:r w:rsidRPr="00503C25">
              <w:rPr>
                <w:rStyle w:val="Hyperlink"/>
              </w:rPr>
              <w:t>http://www.w3.org/TR/2010/REC-xpath20-20101214/</w:t>
            </w:r>
            <w:r>
              <w:rPr>
                <w:rStyle w:val="Hyperlink"/>
              </w:rPr>
              <w:fldChar w:fldCharType="end"/>
            </w:r>
            <w:r>
              <w:rPr>
                <w:color w:val="19D131"/>
              </w:rPr>
              <w:t xml:space="preserve"> </w:t>
            </w:r>
            <w:r w:rsidRPr="00735035">
              <w:rPr>
                <w:color w:val="19D131"/>
              </w:rPr>
              <w:t>- is</w:t>
            </w:r>
            <w:r>
              <w:rPr>
                <w:color w:val="19D131"/>
              </w:rPr>
              <w:t xml:space="preserve"> applicable for XML-based data objects and specifies that the </w:t>
            </w:r>
            <w:r w:rsidRPr="00B924C6">
              <w:rPr>
                <w:rFonts w:ascii="Courier New" w:hAnsi="Courier New" w:cs="Courier New"/>
              </w:rPr>
              <w:t>XPath</w:t>
            </w:r>
            <w:r>
              <w:rPr>
                <w:color w:val="19D131"/>
              </w:rPr>
              <w:t xml:space="preserve"> element is to be interpreted according to [</w:t>
            </w:r>
            <w:r>
              <w:rPr>
                <w:rStyle w:val="Hyperlink"/>
              </w:rPr>
              <w:fldChar w:fldCharType="begin"/>
            </w:r>
            <w:r>
              <w:rPr>
                <w:rStyle w:val="Hyperlink"/>
              </w:rPr>
              <w:instrText xml:space="preserve"> HYPERLINK "http://www.w3.org/TR/2010/REC-xpath20-20101214/" </w:instrText>
            </w:r>
            <w:r>
              <w:rPr>
                <w:rStyle w:val="Hyperlink"/>
              </w:rPr>
              <w:fldChar w:fldCharType="separate"/>
            </w:r>
            <w:r w:rsidRPr="00311C7E">
              <w:rPr>
                <w:rStyle w:val="Hyperlink"/>
              </w:rPr>
              <w:t>XPATH-v2</w:t>
            </w:r>
            <w:r>
              <w:rPr>
                <w:rStyle w:val="Hyperlink"/>
              </w:rPr>
              <w:fldChar w:fldCharType="end"/>
            </w:r>
            <w:r>
              <w:rPr>
                <w:color w:val="19D131"/>
              </w:rPr>
              <w:t>].</w:t>
            </w:r>
            <w:r>
              <w:rPr>
                <w:color w:val="19D131"/>
              </w:rPr>
              <w:br/>
              <w:t xml:space="preserve">- </w:t>
            </w:r>
            <w:r>
              <w:rPr>
                <w:rStyle w:val="Hyperlink"/>
              </w:rPr>
              <w:fldChar w:fldCharType="begin"/>
            </w:r>
            <w:r>
              <w:rPr>
                <w:rStyle w:val="Hyperlink"/>
              </w:rPr>
              <w:instrText xml:space="preserve"> HYPERLINK "http://www.w3.org/TR/2014/REC-xpath-30-20140408/" </w:instrText>
            </w:r>
            <w:r>
              <w:rPr>
                <w:rStyle w:val="Hyperlink"/>
              </w:rPr>
              <w:fldChar w:fldCharType="separate"/>
            </w:r>
            <w:r w:rsidRPr="00503C25">
              <w:rPr>
                <w:rStyle w:val="Hyperlink"/>
              </w:rPr>
              <w:t>http://www.w3.org/TR/2014/REC-xpath-30-20140408/</w:t>
            </w:r>
            <w:r>
              <w:rPr>
                <w:rStyle w:val="Hyperlink"/>
              </w:rPr>
              <w:fldChar w:fldCharType="end"/>
            </w:r>
            <w:r>
              <w:rPr>
                <w:color w:val="19D131"/>
              </w:rPr>
              <w:t xml:space="preserve"> </w:t>
            </w:r>
            <w:r w:rsidRPr="00735035">
              <w:rPr>
                <w:color w:val="19D131"/>
              </w:rPr>
              <w:t>- is</w:t>
            </w:r>
            <w:r>
              <w:rPr>
                <w:color w:val="19D131"/>
              </w:rPr>
              <w:t xml:space="preserve"> applicable for XML-based data objects and specifies that the </w:t>
            </w:r>
            <w:r w:rsidRPr="00B924C6">
              <w:rPr>
                <w:rFonts w:ascii="Courier New" w:hAnsi="Courier New" w:cs="Courier New"/>
              </w:rPr>
              <w:t>XPath</w:t>
            </w:r>
            <w:r>
              <w:rPr>
                <w:color w:val="19D131"/>
              </w:rPr>
              <w:t xml:space="preserve"> element is to be interpreted according to [</w:t>
            </w:r>
            <w:r>
              <w:rPr>
                <w:rStyle w:val="Hyperlink"/>
              </w:rPr>
              <w:fldChar w:fldCharType="begin"/>
            </w:r>
            <w:r>
              <w:rPr>
                <w:rStyle w:val="Hyperlink"/>
              </w:rPr>
              <w:instrText xml:space="preserve"> HYPERLINK "http://www.w3.org/TR/2014/REC-xpath-30-20140408/" </w:instrText>
            </w:r>
            <w:r>
              <w:rPr>
                <w:rStyle w:val="Hyperlink"/>
              </w:rPr>
              <w:fldChar w:fldCharType="separate"/>
            </w:r>
            <w:r w:rsidRPr="00311C7E">
              <w:rPr>
                <w:rStyle w:val="Hyperlink"/>
              </w:rPr>
              <w:t>XPATH-v3</w:t>
            </w:r>
            <w:r>
              <w:rPr>
                <w:rStyle w:val="Hyperlink"/>
              </w:rPr>
              <w:fldChar w:fldCharType="end"/>
            </w:r>
            <w:r>
              <w:rPr>
                <w:color w:val="19D131"/>
              </w:rPr>
              <w:t>].</w:t>
            </w:r>
            <w:r>
              <w:rPr>
                <w:color w:val="19D131"/>
              </w:rPr>
              <w:br/>
              <w:t xml:space="preserve">- </w:t>
            </w:r>
            <w:r>
              <w:rPr>
                <w:rStyle w:val="Hyperlink"/>
              </w:rPr>
              <w:fldChar w:fldCharType="begin"/>
            </w:r>
            <w:r>
              <w:rPr>
                <w:rStyle w:val="Hyperlink"/>
              </w:rPr>
              <w:instrText xml:space="preserve"> HYPERLINK "https://www.w3.org/TR/2017/REC-xpath-31-20170321/" </w:instrText>
            </w:r>
            <w:r>
              <w:rPr>
                <w:rStyle w:val="Hyperlink"/>
              </w:rPr>
              <w:fldChar w:fldCharType="separate"/>
            </w:r>
            <w:r>
              <w:rPr>
                <w:rStyle w:val="Hyperlink"/>
              </w:rPr>
              <w:t>https://www.w3.org/TR/2017/REC-xpath-31-20170321/</w:t>
            </w:r>
            <w:r>
              <w:rPr>
                <w:rStyle w:val="Hyperlink"/>
              </w:rPr>
              <w:fldChar w:fldCharType="end"/>
            </w:r>
            <w:r>
              <w:rPr>
                <w:color w:val="19D131"/>
              </w:rPr>
              <w:t xml:space="preserve"> </w:t>
            </w:r>
            <w:r w:rsidRPr="00735035">
              <w:rPr>
                <w:color w:val="19D131"/>
              </w:rPr>
              <w:t>- is</w:t>
            </w:r>
            <w:r>
              <w:rPr>
                <w:color w:val="19D131"/>
              </w:rPr>
              <w:t xml:space="preserve"> applicable for XML-based data objects and specifies that the </w:t>
            </w:r>
            <w:r w:rsidRPr="00735035">
              <w:rPr>
                <w:rFonts w:ascii="Courier New" w:hAnsi="Courier New" w:cs="Courier New"/>
              </w:rPr>
              <w:t>XPath</w:t>
            </w:r>
            <w:r>
              <w:rPr>
                <w:color w:val="19D131"/>
              </w:rPr>
              <w:t xml:space="preserve"> element is to be interpreted according to [</w:t>
            </w:r>
            <w:r>
              <w:rPr>
                <w:rStyle w:val="Hyperlink"/>
              </w:rPr>
              <w:fldChar w:fldCharType="begin"/>
            </w:r>
            <w:r>
              <w:rPr>
                <w:rStyle w:val="Hyperlink"/>
              </w:rPr>
              <w:instrText xml:space="preserve"> HYPERLINK "https://www.w3.org/TR/2017/REC-xpath-31-20170321/" </w:instrText>
            </w:r>
            <w:r>
              <w:rPr>
                <w:rStyle w:val="Hyperlink"/>
              </w:rPr>
              <w:fldChar w:fldCharType="separate"/>
            </w:r>
            <w:r w:rsidRPr="0067448A">
              <w:rPr>
                <w:rStyle w:val="Hyperlink"/>
              </w:rPr>
              <w:t>XPATH-v3</w:t>
            </w:r>
            <w:r w:rsidRPr="00311C7E">
              <w:rPr>
                <w:rStyle w:val="Hyperlink"/>
              </w:rPr>
              <w:t>.1</w:t>
            </w:r>
            <w:r>
              <w:rPr>
                <w:rStyle w:val="Hyperlink"/>
              </w:rPr>
              <w:fldChar w:fldCharType="end"/>
            </w:r>
            <w:r>
              <w:rPr>
                <w:color w:val="19D131"/>
              </w:rPr>
              <w:t>].</w:t>
            </w:r>
            <w:r>
              <w:rPr>
                <w:color w:val="19D131"/>
              </w:rPr>
              <w:br/>
              <w:t xml:space="preserve">- </w:t>
            </w:r>
            <w:r w:rsidRPr="00B924C6">
              <w:rPr>
                <w:rFonts w:ascii="Courier New" w:hAnsi="Courier New" w:cs="Courier New"/>
              </w:rPr>
              <w:t>urn:iso:std:iso:32000:-1</w:t>
            </w:r>
            <w:r>
              <w:rPr>
                <w:rFonts w:ascii="Courier New" w:hAnsi="Courier New" w:cs="Courier New"/>
              </w:rPr>
              <w:t xml:space="preserve"> </w:t>
            </w:r>
            <w:r>
              <w:rPr>
                <w:color w:val="19D131"/>
              </w:rPr>
              <w:t xml:space="preserve">- is applicable for PDF-based documents and specifies that the </w:t>
            </w:r>
            <w:r w:rsidRPr="00735035">
              <w:rPr>
                <w:rFonts w:ascii="Courier New" w:hAnsi="Courier New" w:cs="Courier New"/>
              </w:rPr>
              <w:t>XPath</w:t>
            </w:r>
            <w:r>
              <w:rPr>
                <w:color w:val="19D131"/>
              </w:rPr>
              <w:t xml:space="preserve"> element is to be interpreted as field name of the signature directory (see [ISO 32000-1], Table 252), which identifies a given PDF-signature.</w:t>
            </w:r>
            <w:r>
              <w:rPr>
                <w:color w:val="19D131"/>
              </w:rPr>
              <w:br/>
              <w:t xml:space="preserve">- </w:t>
            </w:r>
            <w:r w:rsidRPr="00B924C6">
              <w:rPr>
                <w:rFonts w:ascii="Courier New" w:hAnsi="Courier New" w:cs="Courier New"/>
              </w:rPr>
              <w:t>urn:iso:std:iso:14533:-4:clause:D</w:t>
            </w:r>
            <w:r>
              <w:rPr>
                <w:color w:val="19D131"/>
              </w:rPr>
              <w:t xml:space="preserve"> - is applicable for other types of data objects and specifies that the </w:t>
            </w:r>
            <w:r w:rsidRPr="00B924C6">
              <w:rPr>
                <w:rFonts w:ascii="Courier New" w:hAnsi="Courier New" w:cs="Courier New"/>
              </w:rPr>
              <w:t>XPath</w:t>
            </w:r>
            <w:r>
              <w:rPr>
                <w:color w:val="19D131"/>
              </w:rPr>
              <w:t xml:space="preserve"> element is to be interpreted as specified in Annex D of [ISO14533-4]. Note, that this element allows to identify signature objects (signatures, time-stamp tokens, evidence records etc.) embedded within ZIP-based containers and individual </w:t>
            </w:r>
            <w:r w:rsidRPr="00B924C6">
              <w:rPr>
                <w:rFonts w:ascii="Courier New" w:hAnsi="Courier New" w:cs="Courier New"/>
              </w:rPr>
              <w:t>SignerInfo</w:t>
            </w:r>
            <w:r>
              <w:rPr>
                <w:color w:val="19D131"/>
              </w:rPr>
              <w:t xml:space="preserve">-structures within a CMS-based </w:t>
            </w:r>
            <w:r w:rsidRPr="00B924C6">
              <w:rPr>
                <w:rFonts w:ascii="Courier New" w:hAnsi="Courier New" w:cs="Courier New"/>
              </w:rPr>
              <w:t>SignedData</w:t>
            </w:r>
            <w:r>
              <w:rPr>
                <w:color w:val="19D131"/>
              </w:rPr>
              <w:t xml:space="preserve"> container according to [</w:t>
            </w:r>
            <w:r>
              <w:rPr>
                <w:rStyle w:val="Hyperlink"/>
              </w:rPr>
              <w:fldChar w:fldCharType="begin"/>
            </w:r>
            <w:r>
              <w:rPr>
                <w:rStyle w:val="Hyperlink"/>
              </w:rPr>
              <w:instrText xml:space="preserve"> HYPERLINK "https://tools.ietf.org/html/rfc5652" </w:instrText>
            </w:r>
            <w:r>
              <w:rPr>
                <w:rStyle w:val="Hyperlink"/>
              </w:rPr>
              <w:fldChar w:fldCharType="separate"/>
            </w:r>
            <w:r w:rsidRPr="00486823">
              <w:rPr>
                <w:rStyle w:val="Hyperlink"/>
              </w:rPr>
              <w:t>RFC5652</w:t>
            </w:r>
            <w:r>
              <w:rPr>
                <w:rStyle w:val="Hyperlink"/>
              </w:rPr>
              <w:fldChar w:fldCharType="end"/>
            </w:r>
            <w:r>
              <w:rPr>
                <w:color w:val="19D131"/>
              </w:rPr>
              <w:t xml:space="preserve">].   </w:t>
            </w:r>
            <w:r>
              <w:rPr>
                <w:color w:val="19D131"/>
              </w:rPr>
              <w:br/>
            </w:r>
          </w:ins>
          <w:customXmlInsRangeStart w:id="2594" w:author="Andreas Kuehne" w:date="2019-05-31T12:40:00Z"/>
        </w:sdtContent>
      </w:sdt>
      <w:customXmlInsRangeEnd w:id="2594"/>
    </w:p>
    <w:p w14:paraId="5027D500" w14:textId="77777777" w:rsidR="00A71F46" w:rsidRDefault="00A71F46" w:rsidP="00A71F46">
      <w:pPr>
        <w:pStyle w:val="Non-normativeCommentHeading"/>
        <w:rPr>
          <w:ins w:id="2595" w:author="Andreas Kuehne" w:date="2019-05-31T12:40:00Z"/>
        </w:rPr>
      </w:pPr>
      <w:ins w:id="2596" w:author="Andreas Kuehne" w:date="2019-05-31T12:40:00Z">
        <w:r>
          <w:t>Non-normative Comment:</w:t>
        </w:r>
      </w:ins>
    </w:p>
    <w:p w14:paraId="232330BA" w14:textId="77777777" w:rsidR="00A71F46" w:rsidRDefault="001A1734" w:rsidP="00A71F46">
      <w:pPr>
        <w:pStyle w:val="Non-normativeComment"/>
        <w:rPr>
          <w:ins w:id="2597" w:author="Andreas Kuehne" w:date="2019-05-31T12:40:00Z"/>
        </w:rPr>
      </w:pPr>
      <w:customXmlInsRangeStart w:id="2598" w:author="Andreas Kuehne" w:date="2019-05-31T12:40:00Z"/>
      <w:sdt>
        <w:sdtPr>
          <w:tag w:val="dsb-SignaturePtrType.-nonNormative"/>
          <w:id w:val="993525615"/>
          <w:showingPlcHdr/>
        </w:sdtPr>
        <w:sdtEndPr/>
        <w:sdtContent>
          <w:customXmlInsRangeEnd w:id="2598"/>
          <w:ins w:id="2599" w:author="Andreas Kuehne" w:date="2019-05-31T12:40:00Z">
            <w:r w:rsidR="00A71F46">
              <w:rPr>
                <w:color w:val="19D131"/>
              </w:rPr>
              <w:t>[component SignaturePtr non normative details]</w:t>
            </w:r>
          </w:ins>
          <w:customXmlInsRangeStart w:id="2600" w:author="Andreas Kuehne" w:date="2019-05-31T12:40:00Z"/>
        </w:sdtContent>
      </w:sdt>
      <w:customXmlInsRangeEnd w:id="2600"/>
    </w:p>
    <w:p w14:paraId="18110D3D" w14:textId="77777777" w:rsidR="00A71F46" w:rsidRDefault="00A71F46" w:rsidP="00A71F46">
      <w:pPr>
        <w:pStyle w:val="berschrift4"/>
        <w:numPr>
          <w:ilvl w:val="3"/>
          <w:numId w:val="3"/>
        </w:numPr>
        <w:rPr>
          <w:ins w:id="2601" w:author="Andreas Kuehne" w:date="2019-05-31T12:40:00Z"/>
        </w:rPr>
      </w:pPr>
      <w:bookmarkStart w:id="2602" w:name="_Toc10206772"/>
      <w:ins w:id="2603" w:author="Andreas Kuehne" w:date="2019-05-31T12:40:00Z">
        <w:r>
          <w:t>SignaturePtr – JSON Syntax</w:t>
        </w:r>
        <w:bookmarkEnd w:id="2602"/>
      </w:ins>
    </w:p>
    <w:p w14:paraId="6135A371" w14:textId="77777777" w:rsidR="00A71F46" w:rsidRPr="0248A3D1" w:rsidRDefault="00A71F46" w:rsidP="00A71F46">
      <w:pPr>
        <w:rPr>
          <w:ins w:id="2604" w:author="Andreas Kuehne" w:date="2019-05-31T12:40:00Z"/>
        </w:rPr>
      </w:pPr>
      <w:ins w:id="2605" w:author="Andreas Kuehne" w:date="2019-05-31T12:40:00Z">
        <w:r w:rsidRPr="002062A5">
          <w:rPr>
            <w:rFonts w:eastAsia="Arial" w:cs="Arial"/>
            <w:sz w:val="22"/>
            <w:szCs w:val="22"/>
          </w:rPr>
          <w:t xml:space="preserve">The </w:t>
        </w:r>
        <w:r w:rsidRPr="002062A5">
          <w:rPr>
            <w:rFonts w:ascii="Courier New" w:eastAsia="Courier New" w:hAnsi="Courier New" w:cs="Courier New"/>
          </w:rPr>
          <w:t>SignaturePtrType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SignaturePtr</w:t>
        </w:r>
        <w:r>
          <w:t xml:space="preserve"> component.</w:t>
        </w:r>
      </w:ins>
    </w:p>
    <w:p w14:paraId="61CC0E6D" w14:textId="77777777" w:rsidR="00A71F46" w:rsidRPr="C2430093" w:rsidRDefault="00A71F46" w:rsidP="00A71F46">
      <w:pPr>
        <w:spacing w:line="259" w:lineRule="auto"/>
        <w:rPr>
          <w:ins w:id="2606" w:author="Andreas Kuehne" w:date="2019-05-31T12:40:00Z"/>
          <w:rFonts w:eastAsia="Arial" w:cs="Arial"/>
          <w:sz w:val="22"/>
          <w:szCs w:val="22"/>
        </w:rPr>
      </w:pPr>
      <w:ins w:id="2607"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SignaturePtr</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300"/>
        <w:gridCol w:w="3083"/>
        <w:gridCol w:w="2967"/>
      </w:tblGrid>
      <w:tr w:rsidR="00A71F46" w14:paraId="603B094B" w14:textId="77777777" w:rsidTr="00A71F46">
        <w:trPr>
          <w:cnfStyle w:val="100000000000" w:firstRow="1" w:lastRow="0" w:firstColumn="0" w:lastColumn="0" w:oddVBand="0" w:evenVBand="0" w:oddHBand="0" w:evenHBand="0" w:firstRowFirstColumn="0" w:firstRowLastColumn="0" w:lastRowFirstColumn="0" w:lastRowLastColumn="0"/>
          <w:ins w:id="2608"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C524669" w14:textId="77777777" w:rsidR="00A71F46" w:rsidRDefault="00A71F46" w:rsidP="00A71F46">
            <w:pPr>
              <w:pStyle w:val="Beschriftung"/>
              <w:rPr>
                <w:ins w:id="2609" w:author="Andreas Kuehne" w:date="2019-05-31T12:40:00Z"/>
              </w:rPr>
            </w:pPr>
            <w:ins w:id="2610" w:author="Andreas Kuehne" w:date="2019-05-31T12:40:00Z">
              <w:r>
                <w:t>Element</w:t>
              </w:r>
            </w:ins>
          </w:p>
        </w:tc>
        <w:tc>
          <w:tcPr>
            <w:tcW w:w="4675" w:type="dxa"/>
          </w:tcPr>
          <w:p w14:paraId="2B6409AE"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2611" w:author="Andreas Kuehne" w:date="2019-05-31T12:40:00Z"/>
              </w:rPr>
            </w:pPr>
            <w:ins w:id="2612" w:author="Andreas Kuehne" w:date="2019-05-31T12:40:00Z">
              <w:r>
                <w:t>Implementing JSON member name</w:t>
              </w:r>
            </w:ins>
          </w:p>
        </w:tc>
        <w:tc>
          <w:tcPr>
            <w:tcW w:w="4675" w:type="dxa"/>
          </w:tcPr>
          <w:p w14:paraId="37D42277"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2613" w:author="Andreas Kuehne" w:date="2019-05-31T12:40:00Z"/>
              </w:rPr>
            </w:pPr>
            <w:ins w:id="2614" w:author="Andreas Kuehne" w:date="2019-05-31T12:40:00Z">
              <w:r>
                <w:t>Comments</w:t>
              </w:r>
            </w:ins>
          </w:p>
        </w:tc>
      </w:tr>
      <w:tr w:rsidR="00A71F46" w14:paraId="604F7A80" w14:textId="77777777" w:rsidTr="00A71F46">
        <w:trPr>
          <w:ins w:id="261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3E068D2" w14:textId="77777777" w:rsidR="00A71F46" w:rsidRPr="002062A5" w:rsidRDefault="00A71F46" w:rsidP="00A71F46">
            <w:pPr>
              <w:pStyle w:val="Beschriftung"/>
              <w:rPr>
                <w:ins w:id="2616" w:author="Andreas Kuehne" w:date="2019-05-31T12:40:00Z"/>
                <w:rStyle w:val="Datatype"/>
                <w:b w:val="0"/>
                <w:bCs w:val="0"/>
              </w:rPr>
            </w:pPr>
            <w:ins w:id="2617" w:author="Andreas Kuehne" w:date="2019-05-31T12:40:00Z">
              <w:r w:rsidRPr="002062A5">
                <w:rPr>
                  <w:rStyle w:val="Datatype"/>
                </w:rPr>
                <w:t>NsPrefixMapping</w:t>
              </w:r>
            </w:ins>
          </w:p>
        </w:tc>
        <w:tc>
          <w:tcPr>
            <w:tcW w:w="4675" w:type="dxa"/>
          </w:tcPr>
          <w:p w14:paraId="632233AD"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2618" w:author="Andreas Kuehne" w:date="2019-05-31T12:40:00Z"/>
                <w:rStyle w:val="Datatype"/>
              </w:rPr>
            </w:pPr>
            <w:ins w:id="2619" w:author="Andreas Kuehne" w:date="2019-05-31T12:40:00Z">
              <w:r w:rsidRPr="002062A5">
                <w:rPr>
                  <w:rStyle w:val="Datatype"/>
                </w:rPr>
                <w:t>nsDecl</w:t>
              </w:r>
            </w:ins>
          </w:p>
        </w:tc>
        <w:tc>
          <w:tcPr>
            <w:tcW w:w="4675" w:type="dxa"/>
          </w:tcPr>
          <w:p w14:paraId="32256990"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2620" w:author="Andreas Kuehne" w:date="2019-05-31T12:40:00Z"/>
              </w:rPr>
            </w:pPr>
            <w:customXmlInsRangeStart w:id="2621" w:author="Andreas Kuehne" w:date="2019-05-31T12:40:00Z"/>
            <w:sdt>
              <w:sdtPr>
                <w:alias w:val="dsb-SignaturePtrType.nsDecl"/>
                <w:tag w:val="dsb-SignaturePtrType.-jsonComment.NsPrefixMapping"/>
                <w:id w:val="-1353248590"/>
                <w:showingPlcHdr/>
              </w:sdtPr>
              <w:sdtEndPr/>
              <w:sdtContent>
                <w:customXmlInsRangeEnd w:id="2621"/>
                <w:ins w:id="2622" w:author="Andreas Kuehne" w:date="2019-05-31T12:40:00Z">
                  <w:r w:rsidR="00A71F46">
                    <w:rPr>
                      <w:color w:val="19D131"/>
                    </w:rPr>
                    <w:t>[]</w:t>
                  </w:r>
                </w:ins>
                <w:customXmlInsRangeStart w:id="2623" w:author="Andreas Kuehne" w:date="2019-05-31T12:40:00Z"/>
              </w:sdtContent>
            </w:sdt>
            <w:customXmlInsRangeEnd w:id="2623"/>
          </w:p>
        </w:tc>
      </w:tr>
      <w:tr w:rsidR="00A71F46" w14:paraId="612B5A23" w14:textId="77777777" w:rsidTr="00A71F46">
        <w:trPr>
          <w:ins w:id="2624"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41B5B63" w14:textId="77777777" w:rsidR="00A71F46" w:rsidRPr="002062A5" w:rsidRDefault="00A71F46" w:rsidP="00A71F46">
            <w:pPr>
              <w:pStyle w:val="Beschriftung"/>
              <w:rPr>
                <w:ins w:id="2625" w:author="Andreas Kuehne" w:date="2019-05-31T12:40:00Z"/>
                <w:rStyle w:val="Datatype"/>
                <w:b w:val="0"/>
                <w:bCs w:val="0"/>
              </w:rPr>
            </w:pPr>
            <w:ins w:id="2626" w:author="Andreas Kuehne" w:date="2019-05-31T12:40:00Z">
              <w:r w:rsidRPr="002062A5">
                <w:rPr>
                  <w:rStyle w:val="Datatype"/>
                </w:rPr>
                <w:t>WhichData</w:t>
              </w:r>
            </w:ins>
          </w:p>
        </w:tc>
        <w:tc>
          <w:tcPr>
            <w:tcW w:w="4675" w:type="dxa"/>
          </w:tcPr>
          <w:p w14:paraId="088DCB78"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2627" w:author="Andreas Kuehne" w:date="2019-05-31T12:40:00Z"/>
                <w:rStyle w:val="Datatype"/>
              </w:rPr>
            </w:pPr>
            <w:ins w:id="2628" w:author="Andreas Kuehne" w:date="2019-05-31T12:40:00Z">
              <w:r w:rsidRPr="002062A5">
                <w:rPr>
                  <w:rStyle w:val="Datatype"/>
                </w:rPr>
                <w:t>whichData</w:t>
              </w:r>
            </w:ins>
          </w:p>
        </w:tc>
        <w:tc>
          <w:tcPr>
            <w:tcW w:w="4675" w:type="dxa"/>
          </w:tcPr>
          <w:p w14:paraId="42C380A7"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2629" w:author="Andreas Kuehne" w:date="2019-05-31T12:40:00Z"/>
              </w:rPr>
            </w:pPr>
            <w:customXmlInsRangeStart w:id="2630" w:author="Andreas Kuehne" w:date="2019-05-31T12:40:00Z"/>
            <w:sdt>
              <w:sdtPr>
                <w:alias w:val="dsb-SignaturePtrType.whichData"/>
                <w:tag w:val="dsb-SignaturePtrType.-jsonComment.WhichData"/>
                <w:id w:val="-1160465118"/>
                <w:showingPlcHdr/>
              </w:sdtPr>
              <w:sdtEndPr/>
              <w:sdtContent>
                <w:customXmlInsRangeEnd w:id="2630"/>
                <w:ins w:id="2631" w:author="Andreas Kuehne" w:date="2019-05-31T12:40:00Z">
                  <w:r w:rsidR="00A71F46">
                    <w:rPr>
                      <w:color w:val="19D131"/>
                    </w:rPr>
                    <w:t>[]</w:t>
                  </w:r>
                </w:ins>
                <w:customXmlInsRangeStart w:id="2632" w:author="Andreas Kuehne" w:date="2019-05-31T12:40:00Z"/>
              </w:sdtContent>
            </w:sdt>
            <w:customXmlInsRangeEnd w:id="2632"/>
          </w:p>
        </w:tc>
      </w:tr>
      <w:tr w:rsidR="00A71F46" w14:paraId="366AE478" w14:textId="77777777" w:rsidTr="00A71F46">
        <w:trPr>
          <w:ins w:id="2633"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72DD7E4" w14:textId="77777777" w:rsidR="00A71F46" w:rsidRPr="002062A5" w:rsidRDefault="00A71F46" w:rsidP="00A71F46">
            <w:pPr>
              <w:pStyle w:val="Beschriftung"/>
              <w:rPr>
                <w:ins w:id="2634" w:author="Andreas Kuehne" w:date="2019-05-31T12:40:00Z"/>
                <w:rStyle w:val="Datatype"/>
                <w:b w:val="0"/>
                <w:bCs w:val="0"/>
              </w:rPr>
            </w:pPr>
            <w:ins w:id="2635" w:author="Andreas Kuehne" w:date="2019-05-31T12:40:00Z">
              <w:r w:rsidRPr="002062A5">
                <w:rPr>
                  <w:rStyle w:val="Datatype"/>
                </w:rPr>
                <w:t>XPath</w:t>
              </w:r>
            </w:ins>
          </w:p>
        </w:tc>
        <w:tc>
          <w:tcPr>
            <w:tcW w:w="4675" w:type="dxa"/>
          </w:tcPr>
          <w:p w14:paraId="14C0243E"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2636" w:author="Andreas Kuehne" w:date="2019-05-31T12:40:00Z"/>
                <w:rStyle w:val="Datatype"/>
              </w:rPr>
            </w:pPr>
            <w:ins w:id="2637" w:author="Andreas Kuehne" w:date="2019-05-31T12:40:00Z">
              <w:r w:rsidRPr="002062A5">
                <w:rPr>
                  <w:rStyle w:val="Datatype"/>
                </w:rPr>
                <w:t>xPath</w:t>
              </w:r>
            </w:ins>
          </w:p>
        </w:tc>
        <w:tc>
          <w:tcPr>
            <w:tcW w:w="4675" w:type="dxa"/>
          </w:tcPr>
          <w:p w14:paraId="2A3B0CE8"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2638" w:author="Andreas Kuehne" w:date="2019-05-31T12:40:00Z"/>
              </w:rPr>
            </w:pPr>
            <w:customXmlInsRangeStart w:id="2639" w:author="Andreas Kuehne" w:date="2019-05-31T12:40:00Z"/>
            <w:sdt>
              <w:sdtPr>
                <w:alias w:val="dsb-SignaturePtrType.xPath"/>
                <w:tag w:val="dsb-SignaturePtrType.-jsonComment.XPath"/>
                <w:id w:val="1045096198"/>
                <w:showingPlcHdr/>
              </w:sdtPr>
              <w:sdtEndPr/>
              <w:sdtContent>
                <w:customXmlInsRangeEnd w:id="2639"/>
                <w:ins w:id="2640" w:author="Andreas Kuehne" w:date="2019-05-31T12:40:00Z">
                  <w:r w:rsidR="00A71F46">
                    <w:rPr>
                      <w:color w:val="19D131"/>
                    </w:rPr>
                    <w:t>[]</w:t>
                  </w:r>
                </w:ins>
                <w:customXmlInsRangeStart w:id="2641" w:author="Andreas Kuehne" w:date="2019-05-31T12:40:00Z"/>
              </w:sdtContent>
            </w:sdt>
            <w:customXmlInsRangeEnd w:id="2641"/>
          </w:p>
        </w:tc>
      </w:tr>
      <w:tr w:rsidR="00A71F46" w14:paraId="5819D95E" w14:textId="77777777" w:rsidTr="00A71F46">
        <w:trPr>
          <w:ins w:id="2642"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DCB8E4F" w14:textId="77777777" w:rsidR="00A71F46" w:rsidRPr="002062A5" w:rsidRDefault="00A71F46" w:rsidP="00A71F46">
            <w:pPr>
              <w:pStyle w:val="Beschriftung"/>
              <w:rPr>
                <w:ins w:id="2643" w:author="Andreas Kuehne" w:date="2019-05-31T12:40:00Z"/>
                <w:rStyle w:val="Datatype"/>
                <w:b w:val="0"/>
                <w:bCs w:val="0"/>
              </w:rPr>
            </w:pPr>
            <w:ins w:id="2644" w:author="Andreas Kuehne" w:date="2019-05-31T12:40:00Z">
              <w:r w:rsidRPr="002062A5">
                <w:rPr>
                  <w:rStyle w:val="Datatype"/>
                </w:rPr>
                <w:t>XPathQualifier</w:t>
              </w:r>
            </w:ins>
          </w:p>
        </w:tc>
        <w:tc>
          <w:tcPr>
            <w:tcW w:w="4675" w:type="dxa"/>
          </w:tcPr>
          <w:p w14:paraId="451F47D0"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2645" w:author="Andreas Kuehne" w:date="2019-05-31T12:40:00Z"/>
                <w:rStyle w:val="Datatype"/>
              </w:rPr>
            </w:pPr>
            <w:ins w:id="2646" w:author="Andreas Kuehne" w:date="2019-05-31T12:40:00Z">
              <w:r w:rsidRPr="002062A5">
                <w:rPr>
                  <w:rStyle w:val="Datatype"/>
                </w:rPr>
                <w:t>xPathQual</w:t>
              </w:r>
            </w:ins>
          </w:p>
        </w:tc>
        <w:tc>
          <w:tcPr>
            <w:tcW w:w="4675" w:type="dxa"/>
          </w:tcPr>
          <w:p w14:paraId="5C12CB9B"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2647" w:author="Andreas Kuehne" w:date="2019-05-31T12:40:00Z"/>
              </w:rPr>
            </w:pPr>
            <w:customXmlInsRangeStart w:id="2648" w:author="Andreas Kuehne" w:date="2019-05-31T12:40:00Z"/>
            <w:sdt>
              <w:sdtPr>
                <w:alias w:val="dsb-SignaturePtrType.xPathQual"/>
                <w:tag w:val="dsb-SignaturePtrType.-jsonComment.XPathQualifier"/>
                <w:id w:val="1016886481"/>
                <w:showingPlcHdr/>
              </w:sdtPr>
              <w:sdtEndPr/>
              <w:sdtContent>
                <w:customXmlInsRangeEnd w:id="2648"/>
                <w:ins w:id="2649" w:author="Andreas Kuehne" w:date="2019-05-31T12:40:00Z">
                  <w:r w:rsidR="00A71F46">
                    <w:rPr>
                      <w:color w:val="19D131"/>
                    </w:rPr>
                    <w:t>[]</w:t>
                  </w:r>
                </w:ins>
                <w:customXmlInsRangeStart w:id="2650" w:author="Andreas Kuehne" w:date="2019-05-31T12:40:00Z"/>
              </w:sdtContent>
            </w:sdt>
            <w:customXmlInsRangeEnd w:id="2650"/>
          </w:p>
        </w:tc>
      </w:tr>
    </w:tbl>
    <w:p w14:paraId="72B4BFBD" w14:textId="77777777" w:rsidR="00A71F46" w:rsidRPr="0202B381" w:rsidRDefault="00A71F46" w:rsidP="00A71F46">
      <w:pPr>
        <w:rPr>
          <w:ins w:id="2651" w:author="Andreas Kuehne" w:date="2019-05-31T12:40:00Z"/>
        </w:rPr>
      </w:pPr>
      <w:ins w:id="2652" w:author="Andreas Kuehne" w:date="2019-05-31T12:40:00Z">
        <w:r w:rsidRPr="002062A5">
          <w:rPr>
            <w:rFonts w:eastAsia="Arial" w:cs="Arial"/>
            <w:sz w:val="22"/>
            <w:szCs w:val="22"/>
          </w:rPr>
          <w:t xml:space="preserve">The </w:t>
        </w:r>
        <w:r w:rsidRPr="002062A5">
          <w:rPr>
            <w:rFonts w:ascii="Courier New" w:eastAsia="Courier New" w:hAnsi="Courier New" w:cs="Courier New"/>
          </w:rPr>
          <w:t>SignaturePtrType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1B2CB8A3" w14:textId="77777777" w:rsidR="00A71F46" w:rsidRDefault="00A71F46" w:rsidP="00A71F46">
      <w:pPr>
        <w:pStyle w:val="Code"/>
        <w:spacing w:line="259" w:lineRule="auto"/>
        <w:rPr>
          <w:ins w:id="2653" w:author="Andreas Kuehne" w:date="2019-05-31T12:40:00Z"/>
        </w:rPr>
      </w:pPr>
      <w:ins w:id="2654" w:author="Andreas Kuehne" w:date="2019-05-31T12:40:00Z">
        <w:r>
          <w:rPr>
            <w:color w:val="31849B" w:themeColor="accent5" w:themeShade="BF"/>
          </w:rPr>
          <w:t>"dsb-SignaturePtrType"</w:t>
        </w:r>
        <w:r>
          <w:t>: {</w:t>
        </w:r>
      </w:ins>
    </w:p>
    <w:p w14:paraId="1DB40C2D" w14:textId="77777777" w:rsidR="00A71F46" w:rsidRDefault="00A71F46" w:rsidP="00A71F46">
      <w:pPr>
        <w:pStyle w:val="Code"/>
        <w:spacing w:line="259" w:lineRule="auto"/>
        <w:rPr>
          <w:ins w:id="2655" w:author="Andreas Kuehne" w:date="2019-05-31T12:40:00Z"/>
        </w:rPr>
      </w:pPr>
      <w:ins w:id="2656" w:author="Andreas Kuehne" w:date="2019-05-31T12:40:00Z">
        <w:r>
          <w:rPr>
            <w:color w:val="31849B" w:themeColor="accent5" w:themeShade="BF"/>
          </w:rPr>
          <w:t xml:space="preserve">  "type"</w:t>
        </w:r>
        <w:r>
          <w:t xml:space="preserve">: </w:t>
        </w:r>
        <w:r>
          <w:rPr>
            <w:color w:val="244061" w:themeColor="accent1" w:themeShade="80"/>
          </w:rPr>
          <w:t>"object",</w:t>
        </w:r>
      </w:ins>
    </w:p>
    <w:p w14:paraId="1F43CE5A" w14:textId="77777777" w:rsidR="00A71F46" w:rsidRDefault="00A71F46" w:rsidP="00A71F46">
      <w:pPr>
        <w:pStyle w:val="Code"/>
        <w:spacing w:line="259" w:lineRule="auto"/>
        <w:rPr>
          <w:ins w:id="2657" w:author="Andreas Kuehne" w:date="2019-05-31T12:40:00Z"/>
        </w:rPr>
      </w:pPr>
      <w:ins w:id="2658" w:author="Andreas Kuehne" w:date="2019-05-31T12:40:00Z">
        <w:r>
          <w:rPr>
            <w:color w:val="31849B" w:themeColor="accent5" w:themeShade="BF"/>
          </w:rPr>
          <w:t xml:space="preserve">  "properties"</w:t>
        </w:r>
        <w:r>
          <w:t>: {</w:t>
        </w:r>
      </w:ins>
    </w:p>
    <w:p w14:paraId="0750086C" w14:textId="77777777" w:rsidR="00A71F46" w:rsidRDefault="00A71F46" w:rsidP="00A71F46">
      <w:pPr>
        <w:pStyle w:val="Code"/>
        <w:spacing w:line="259" w:lineRule="auto"/>
        <w:rPr>
          <w:ins w:id="2659" w:author="Andreas Kuehne" w:date="2019-05-31T12:40:00Z"/>
        </w:rPr>
      </w:pPr>
      <w:ins w:id="2660" w:author="Andreas Kuehne" w:date="2019-05-31T12:40:00Z">
        <w:r>
          <w:rPr>
            <w:color w:val="31849B" w:themeColor="accent5" w:themeShade="BF"/>
          </w:rPr>
          <w:t xml:space="preserve">    "xpath"</w:t>
        </w:r>
        <w:r>
          <w:t>: {</w:t>
        </w:r>
      </w:ins>
    </w:p>
    <w:p w14:paraId="245FD3C7" w14:textId="77777777" w:rsidR="00A71F46" w:rsidRDefault="00A71F46" w:rsidP="00A71F46">
      <w:pPr>
        <w:pStyle w:val="Code"/>
        <w:spacing w:line="259" w:lineRule="auto"/>
        <w:rPr>
          <w:ins w:id="2661" w:author="Andreas Kuehne" w:date="2019-05-31T12:40:00Z"/>
        </w:rPr>
      </w:pPr>
      <w:ins w:id="2662" w:author="Andreas Kuehne" w:date="2019-05-31T12:40:00Z">
        <w:r>
          <w:rPr>
            <w:color w:val="31849B" w:themeColor="accent5" w:themeShade="BF"/>
          </w:rPr>
          <w:t xml:space="preserve">      "type"</w:t>
        </w:r>
        <w:r>
          <w:t xml:space="preserve">: </w:t>
        </w:r>
        <w:r>
          <w:rPr>
            <w:color w:val="244061" w:themeColor="accent1" w:themeShade="80"/>
          </w:rPr>
          <w:t>"string"</w:t>
        </w:r>
      </w:ins>
    </w:p>
    <w:p w14:paraId="0B4C4A25" w14:textId="77777777" w:rsidR="00A71F46" w:rsidRDefault="00A71F46" w:rsidP="00A71F46">
      <w:pPr>
        <w:pStyle w:val="Code"/>
        <w:spacing w:line="259" w:lineRule="auto"/>
        <w:rPr>
          <w:ins w:id="2663" w:author="Andreas Kuehne" w:date="2019-05-31T12:40:00Z"/>
        </w:rPr>
      </w:pPr>
      <w:ins w:id="2664" w:author="Andreas Kuehne" w:date="2019-05-31T12:40:00Z">
        <w:r>
          <w:t xml:space="preserve">    },</w:t>
        </w:r>
      </w:ins>
    </w:p>
    <w:p w14:paraId="08C5208C" w14:textId="77777777" w:rsidR="00A71F46" w:rsidRDefault="00A71F46" w:rsidP="00A71F46">
      <w:pPr>
        <w:pStyle w:val="Code"/>
        <w:spacing w:line="259" w:lineRule="auto"/>
        <w:rPr>
          <w:ins w:id="2665" w:author="Andreas Kuehne" w:date="2019-05-31T12:40:00Z"/>
        </w:rPr>
      </w:pPr>
      <w:ins w:id="2666" w:author="Andreas Kuehne" w:date="2019-05-31T12:40:00Z">
        <w:r>
          <w:rPr>
            <w:color w:val="31849B" w:themeColor="accent5" w:themeShade="BF"/>
          </w:rPr>
          <w:t xml:space="preserve">    "xpathQualifier"</w:t>
        </w:r>
        <w:r>
          <w:t>: {</w:t>
        </w:r>
      </w:ins>
    </w:p>
    <w:p w14:paraId="0D7E49B1" w14:textId="77777777" w:rsidR="00A71F46" w:rsidRDefault="00A71F46" w:rsidP="00A71F46">
      <w:pPr>
        <w:pStyle w:val="Code"/>
        <w:spacing w:line="259" w:lineRule="auto"/>
        <w:rPr>
          <w:ins w:id="2667" w:author="Andreas Kuehne" w:date="2019-05-31T12:40:00Z"/>
        </w:rPr>
      </w:pPr>
      <w:ins w:id="2668" w:author="Andreas Kuehne" w:date="2019-05-31T12:40:00Z">
        <w:r>
          <w:rPr>
            <w:color w:val="31849B" w:themeColor="accent5" w:themeShade="BF"/>
          </w:rPr>
          <w:t xml:space="preserve">      "type"</w:t>
        </w:r>
        <w:r>
          <w:t xml:space="preserve">: </w:t>
        </w:r>
        <w:r>
          <w:rPr>
            <w:color w:val="244061" w:themeColor="accent1" w:themeShade="80"/>
          </w:rPr>
          <w:t>"string"</w:t>
        </w:r>
      </w:ins>
    </w:p>
    <w:p w14:paraId="40DDD2EF" w14:textId="77777777" w:rsidR="00A71F46" w:rsidRDefault="00A71F46" w:rsidP="00A71F46">
      <w:pPr>
        <w:pStyle w:val="Code"/>
        <w:spacing w:line="259" w:lineRule="auto"/>
        <w:rPr>
          <w:ins w:id="2669" w:author="Andreas Kuehne" w:date="2019-05-31T12:40:00Z"/>
        </w:rPr>
      </w:pPr>
      <w:ins w:id="2670" w:author="Andreas Kuehne" w:date="2019-05-31T12:40:00Z">
        <w:r>
          <w:t xml:space="preserve">    },</w:t>
        </w:r>
      </w:ins>
    </w:p>
    <w:p w14:paraId="18F1E72E" w14:textId="77777777" w:rsidR="00A71F46" w:rsidRDefault="00A71F46" w:rsidP="00A71F46">
      <w:pPr>
        <w:pStyle w:val="Code"/>
        <w:spacing w:line="259" w:lineRule="auto"/>
        <w:rPr>
          <w:ins w:id="2671" w:author="Andreas Kuehne" w:date="2019-05-31T12:40:00Z"/>
        </w:rPr>
      </w:pPr>
      <w:ins w:id="2672" w:author="Andreas Kuehne" w:date="2019-05-31T12:40:00Z">
        <w:r>
          <w:rPr>
            <w:color w:val="31849B" w:themeColor="accent5" w:themeShade="BF"/>
          </w:rPr>
          <w:t xml:space="preserve">    "nsDecl"</w:t>
        </w:r>
        <w:r>
          <w:t>: {</w:t>
        </w:r>
      </w:ins>
    </w:p>
    <w:p w14:paraId="133E86B6" w14:textId="77777777" w:rsidR="00A71F46" w:rsidRDefault="00A71F46" w:rsidP="00A71F46">
      <w:pPr>
        <w:pStyle w:val="Code"/>
        <w:spacing w:line="259" w:lineRule="auto"/>
        <w:rPr>
          <w:ins w:id="2673" w:author="Andreas Kuehne" w:date="2019-05-31T12:40:00Z"/>
        </w:rPr>
      </w:pPr>
      <w:ins w:id="2674" w:author="Andreas Kuehne" w:date="2019-05-31T12:40:00Z">
        <w:r>
          <w:rPr>
            <w:color w:val="31849B" w:themeColor="accent5" w:themeShade="BF"/>
          </w:rPr>
          <w:t xml:space="preserve">      "type"</w:t>
        </w:r>
        <w:r>
          <w:t xml:space="preserve">: </w:t>
        </w:r>
        <w:r>
          <w:rPr>
            <w:color w:val="244061" w:themeColor="accent1" w:themeShade="80"/>
          </w:rPr>
          <w:t>"array",</w:t>
        </w:r>
      </w:ins>
    </w:p>
    <w:p w14:paraId="60C2B408" w14:textId="77777777" w:rsidR="00A71F46" w:rsidRDefault="00A71F46" w:rsidP="00A71F46">
      <w:pPr>
        <w:pStyle w:val="Code"/>
        <w:spacing w:line="259" w:lineRule="auto"/>
        <w:rPr>
          <w:ins w:id="2675" w:author="Andreas Kuehne" w:date="2019-05-31T12:40:00Z"/>
        </w:rPr>
      </w:pPr>
      <w:ins w:id="2676" w:author="Andreas Kuehne" w:date="2019-05-31T12:40:00Z">
        <w:r>
          <w:rPr>
            <w:color w:val="31849B" w:themeColor="accent5" w:themeShade="BF"/>
          </w:rPr>
          <w:t xml:space="preserve">      "items"</w:t>
        </w:r>
        <w:r>
          <w:t>: {</w:t>
        </w:r>
      </w:ins>
    </w:p>
    <w:p w14:paraId="28816E6D" w14:textId="77777777" w:rsidR="00A71F46" w:rsidRDefault="00A71F46" w:rsidP="00A71F46">
      <w:pPr>
        <w:pStyle w:val="Code"/>
        <w:spacing w:line="259" w:lineRule="auto"/>
        <w:rPr>
          <w:ins w:id="2677" w:author="Andreas Kuehne" w:date="2019-05-31T12:40:00Z"/>
        </w:rPr>
      </w:pPr>
      <w:ins w:id="2678" w:author="Andreas Kuehne" w:date="2019-05-31T12:40:00Z">
        <w:r>
          <w:rPr>
            <w:color w:val="31849B" w:themeColor="accent5" w:themeShade="BF"/>
          </w:rPr>
          <w:t xml:space="preserve">        "$ref"</w:t>
        </w:r>
        <w:r>
          <w:t xml:space="preserve">: </w:t>
        </w:r>
        <w:r>
          <w:rPr>
            <w:color w:val="244061" w:themeColor="accent1" w:themeShade="80"/>
          </w:rPr>
          <w:t>"#/definitions/nsl-NsPrefixMappingType"</w:t>
        </w:r>
      </w:ins>
    </w:p>
    <w:p w14:paraId="08760512" w14:textId="77777777" w:rsidR="00A71F46" w:rsidRDefault="00A71F46" w:rsidP="00A71F46">
      <w:pPr>
        <w:pStyle w:val="Code"/>
        <w:spacing w:line="259" w:lineRule="auto"/>
        <w:rPr>
          <w:ins w:id="2679" w:author="Andreas Kuehne" w:date="2019-05-31T12:40:00Z"/>
        </w:rPr>
      </w:pPr>
      <w:ins w:id="2680" w:author="Andreas Kuehne" w:date="2019-05-31T12:40:00Z">
        <w:r>
          <w:t xml:space="preserve">      }</w:t>
        </w:r>
      </w:ins>
    </w:p>
    <w:p w14:paraId="32AD433B" w14:textId="77777777" w:rsidR="00A71F46" w:rsidRDefault="00A71F46" w:rsidP="00A71F46">
      <w:pPr>
        <w:pStyle w:val="Code"/>
        <w:spacing w:line="259" w:lineRule="auto"/>
        <w:rPr>
          <w:ins w:id="2681" w:author="Andreas Kuehne" w:date="2019-05-31T12:40:00Z"/>
        </w:rPr>
      </w:pPr>
      <w:ins w:id="2682" w:author="Andreas Kuehne" w:date="2019-05-31T12:40:00Z">
        <w:r>
          <w:t xml:space="preserve">    },</w:t>
        </w:r>
      </w:ins>
    </w:p>
    <w:p w14:paraId="3BF8F10C" w14:textId="77777777" w:rsidR="00A71F46" w:rsidRDefault="00A71F46" w:rsidP="00A71F46">
      <w:pPr>
        <w:pStyle w:val="Code"/>
        <w:spacing w:line="259" w:lineRule="auto"/>
        <w:rPr>
          <w:ins w:id="2683" w:author="Andreas Kuehne" w:date="2019-05-31T12:40:00Z"/>
        </w:rPr>
      </w:pPr>
      <w:ins w:id="2684" w:author="Andreas Kuehne" w:date="2019-05-31T12:40:00Z">
        <w:r>
          <w:rPr>
            <w:color w:val="31849B" w:themeColor="accent5" w:themeShade="BF"/>
          </w:rPr>
          <w:t xml:space="preserve">    "whichData"</w:t>
        </w:r>
        <w:r>
          <w:t>: {</w:t>
        </w:r>
      </w:ins>
    </w:p>
    <w:p w14:paraId="58441F31" w14:textId="77777777" w:rsidR="00A71F46" w:rsidRDefault="00A71F46" w:rsidP="00A71F46">
      <w:pPr>
        <w:pStyle w:val="Code"/>
        <w:spacing w:line="259" w:lineRule="auto"/>
        <w:rPr>
          <w:ins w:id="2685" w:author="Andreas Kuehne" w:date="2019-05-31T12:40:00Z"/>
        </w:rPr>
      </w:pPr>
      <w:ins w:id="2686" w:author="Andreas Kuehne" w:date="2019-05-31T12:40:00Z">
        <w:r>
          <w:rPr>
            <w:color w:val="31849B" w:themeColor="accent5" w:themeShade="BF"/>
          </w:rPr>
          <w:t xml:space="preserve">      "type"</w:t>
        </w:r>
        <w:r>
          <w:t xml:space="preserve">: </w:t>
        </w:r>
        <w:r>
          <w:rPr>
            <w:color w:val="244061" w:themeColor="accent1" w:themeShade="80"/>
          </w:rPr>
          <w:t>"string"</w:t>
        </w:r>
      </w:ins>
    </w:p>
    <w:p w14:paraId="486D7FBB" w14:textId="77777777" w:rsidR="00A71F46" w:rsidRDefault="00A71F46" w:rsidP="00A71F46">
      <w:pPr>
        <w:pStyle w:val="Code"/>
        <w:spacing w:line="259" w:lineRule="auto"/>
        <w:rPr>
          <w:ins w:id="2687" w:author="Andreas Kuehne" w:date="2019-05-31T12:40:00Z"/>
        </w:rPr>
      </w:pPr>
      <w:ins w:id="2688" w:author="Andreas Kuehne" w:date="2019-05-31T12:40:00Z">
        <w:r>
          <w:t xml:space="preserve">    },</w:t>
        </w:r>
      </w:ins>
    </w:p>
    <w:p w14:paraId="2BC9F61C" w14:textId="77777777" w:rsidR="00A71F46" w:rsidRDefault="00A71F46" w:rsidP="00A71F46">
      <w:pPr>
        <w:pStyle w:val="Code"/>
        <w:spacing w:line="259" w:lineRule="auto"/>
        <w:rPr>
          <w:ins w:id="2689" w:author="Andreas Kuehne" w:date="2019-05-31T12:40:00Z"/>
        </w:rPr>
      </w:pPr>
      <w:ins w:id="2690" w:author="Andreas Kuehne" w:date="2019-05-31T12:40:00Z">
        <w:r>
          <w:rPr>
            <w:color w:val="31849B" w:themeColor="accent5" w:themeShade="BF"/>
          </w:rPr>
          <w:t xml:space="preserve">    "xPath"</w:t>
        </w:r>
        <w:r>
          <w:t>: {</w:t>
        </w:r>
      </w:ins>
    </w:p>
    <w:p w14:paraId="7DF36D74" w14:textId="77777777" w:rsidR="00A71F46" w:rsidRDefault="00A71F46" w:rsidP="00A71F46">
      <w:pPr>
        <w:pStyle w:val="Code"/>
        <w:spacing w:line="259" w:lineRule="auto"/>
        <w:rPr>
          <w:ins w:id="2691" w:author="Andreas Kuehne" w:date="2019-05-31T12:40:00Z"/>
        </w:rPr>
      </w:pPr>
      <w:ins w:id="2692" w:author="Andreas Kuehne" w:date="2019-05-31T12:40:00Z">
        <w:r>
          <w:rPr>
            <w:color w:val="31849B" w:themeColor="accent5" w:themeShade="BF"/>
          </w:rPr>
          <w:t xml:space="preserve">      "type"</w:t>
        </w:r>
        <w:r>
          <w:t xml:space="preserve">: </w:t>
        </w:r>
        <w:r>
          <w:rPr>
            <w:color w:val="244061" w:themeColor="accent1" w:themeShade="80"/>
          </w:rPr>
          <w:t>"string"</w:t>
        </w:r>
      </w:ins>
    </w:p>
    <w:p w14:paraId="7EBB00CF" w14:textId="77777777" w:rsidR="00A71F46" w:rsidRDefault="00A71F46" w:rsidP="00A71F46">
      <w:pPr>
        <w:pStyle w:val="Code"/>
        <w:spacing w:line="259" w:lineRule="auto"/>
        <w:rPr>
          <w:ins w:id="2693" w:author="Andreas Kuehne" w:date="2019-05-31T12:40:00Z"/>
        </w:rPr>
      </w:pPr>
      <w:ins w:id="2694" w:author="Andreas Kuehne" w:date="2019-05-31T12:40:00Z">
        <w:r>
          <w:t xml:space="preserve">    },</w:t>
        </w:r>
      </w:ins>
    </w:p>
    <w:p w14:paraId="671B0733" w14:textId="77777777" w:rsidR="00A71F46" w:rsidRDefault="00A71F46" w:rsidP="00A71F46">
      <w:pPr>
        <w:pStyle w:val="Code"/>
        <w:spacing w:line="259" w:lineRule="auto"/>
        <w:rPr>
          <w:ins w:id="2695" w:author="Andreas Kuehne" w:date="2019-05-31T12:40:00Z"/>
        </w:rPr>
      </w:pPr>
      <w:ins w:id="2696" w:author="Andreas Kuehne" w:date="2019-05-31T12:40:00Z">
        <w:r>
          <w:rPr>
            <w:color w:val="31849B" w:themeColor="accent5" w:themeShade="BF"/>
          </w:rPr>
          <w:t xml:space="preserve">    "xPathQual"</w:t>
        </w:r>
        <w:r>
          <w:t>: {</w:t>
        </w:r>
      </w:ins>
    </w:p>
    <w:p w14:paraId="12F00F10" w14:textId="77777777" w:rsidR="00A71F46" w:rsidRDefault="00A71F46" w:rsidP="00A71F46">
      <w:pPr>
        <w:pStyle w:val="Code"/>
        <w:spacing w:line="259" w:lineRule="auto"/>
        <w:rPr>
          <w:ins w:id="2697" w:author="Andreas Kuehne" w:date="2019-05-31T12:40:00Z"/>
        </w:rPr>
      </w:pPr>
      <w:ins w:id="2698" w:author="Andreas Kuehne" w:date="2019-05-31T12:40:00Z">
        <w:r>
          <w:rPr>
            <w:color w:val="31849B" w:themeColor="accent5" w:themeShade="BF"/>
          </w:rPr>
          <w:t xml:space="preserve">      "type"</w:t>
        </w:r>
        <w:r>
          <w:t xml:space="preserve">: </w:t>
        </w:r>
        <w:r>
          <w:rPr>
            <w:color w:val="244061" w:themeColor="accent1" w:themeShade="80"/>
          </w:rPr>
          <w:t>"string",</w:t>
        </w:r>
      </w:ins>
    </w:p>
    <w:p w14:paraId="1E7EA2FE" w14:textId="77777777" w:rsidR="00A71F46" w:rsidRDefault="00A71F46" w:rsidP="00A71F46">
      <w:pPr>
        <w:pStyle w:val="Code"/>
        <w:spacing w:line="259" w:lineRule="auto"/>
        <w:rPr>
          <w:ins w:id="2699" w:author="Andreas Kuehne" w:date="2019-05-31T12:40:00Z"/>
        </w:rPr>
      </w:pPr>
      <w:ins w:id="2700" w:author="Andreas Kuehne" w:date="2019-05-31T12:40:00Z">
        <w:r>
          <w:rPr>
            <w:color w:val="31849B" w:themeColor="accent5" w:themeShade="BF"/>
          </w:rPr>
          <w:t xml:space="preserve">      "default"</w:t>
        </w:r>
        <w:r>
          <w:t xml:space="preserve">: </w:t>
        </w:r>
        <w:r>
          <w:rPr>
            <w:color w:val="244061" w:themeColor="accent1" w:themeShade="80"/>
          </w:rPr>
          <w:t>"http://www.w3.org/TR/2010/REC-xpath20-20101214/"</w:t>
        </w:r>
      </w:ins>
    </w:p>
    <w:p w14:paraId="7B3FBD5E" w14:textId="77777777" w:rsidR="00A71F46" w:rsidRDefault="00A71F46" w:rsidP="00A71F46">
      <w:pPr>
        <w:pStyle w:val="Code"/>
        <w:spacing w:line="259" w:lineRule="auto"/>
        <w:rPr>
          <w:ins w:id="2701" w:author="Andreas Kuehne" w:date="2019-05-31T12:40:00Z"/>
        </w:rPr>
      </w:pPr>
      <w:ins w:id="2702" w:author="Andreas Kuehne" w:date="2019-05-31T12:40:00Z">
        <w:r>
          <w:t xml:space="preserve">    }</w:t>
        </w:r>
      </w:ins>
    </w:p>
    <w:p w14:paraId="5750A9D8" w14:textId="77777777" w:rsidR="00A71F46" w:rsidRDefault="00A71F46" w:rsidP="00A71F46">
      <w:pPr>
        <w:pStyle w:val="Code"/>
        <w:spacing w:line="259" w:lineRule="auto"/>
        <w:rPr>
          <w:ins w:id="2703" w:author="Andreas Kuehne" w:date="2019-05-31T12:40:00Z"/>
        </w:rPr>
      </w:pPr>
      <w:ins w:id="2704" w:author="Andreas Kuehne" w:date="2019-05-31T12:40:00Z">
        <w:r>
          <w:t xml:space="preserve">  },</w:t>
        </w:r>
      </w:ins>
    </w:p>
    <w:p w14:paraId="4C90B67C" w14:textId="77777777" w:rsidR="00A71F46" w:rsidRDefault="00A71F46" w:rsidP="00A71F46">
      <w:pPr>
        <w:pStyle w:val="Code"/>
        <w:spacing w:line="259" w:lineRule="auto"/>
        <w:rPr>
          <w:ins w:id="2705" w:author="Andreas Kuehne" w:date="2019-05-31T12:40:00Z"/>
        </w:rPr>
      </w:pPr>
      <w:ins w:id="2706" w:author="Andreas Kuehne" w:date="2019-05-31T12:40:00Z">
        <w:r>
          <w:rPr>
            <w:color w:val="31849B" w:themeColor="accent5" w:themeShade="BF"/>
          </w:rPr>
          <w:t xml:space="preserve">  "required"</w:t>
        </w:r>
        <w:r>
          <w:t>: [</w:t>
        </w:r>
        <w:r>
          <w:rPr>
            <w:color w:val="244061" w:themeColor="accent1" w:themeShade="80"/>
          </w:rPr>
          <w:t>"whichData"</w:t>
        </w:r>
        <w:r>
          <w:t>]</w:t>
        </w:r>
      </w:ins>
    </w:p>
    <w:p w14:paraId="66B585EA" w14:textId="77777777" w:rsidR="00A71F46" w:rsidRDefault="00A71F46" w:rsidP="00A71F46">
      <w:pPr>
        <w:pStyle w:val="Code"/>
        <w:spacing w:line="259" w:lineRule="auto"/>
        <w:rPr>
          <w:ins w:id="2707" w:author="Andreas Kuehne" w:date="2019-05-31T12:40:00Z"/>
        </w:rPr>
      </w:pPr>
      <w:ins w:id="2708" w:author="Andreas Kuehne" w:date="2019-05-31T12:40:00Z">
        <w:r>
          <w:t>}</w:t>
        </w:r>
      </w:ins>
    </w:p>
    <w:p w14:paraId="5CDF5E2A" w14:textId="77777777" w:rsidR="00A71F46" w:rsidRDefault="001A1734" w:rsidP="00A71F46">
      <w:pPr>
        <w:rPr>
          <w:ins w:id="2709" w:author="Andreas Kuehne" w:date="2019-05-31T12:40:00Z"/>
        </w:rPr>
      </w:pPr>
      <w:customXmlInsRangeStart w:id="2710" w:author="Andreas Kuehne" w:date="2019-05-31T12:40:00Z"/>
      <w:sdt>
        <w:sdtPr>
          <w:tag w:val="dsb-SignaturePtrType.-jsonSchema"/>
          <w:id w:val="-522703558"/>
          <w:showingPlcHdr/>
        </w:sdtPr>
        <w:sdtEndPr/>
        <w:sdtContent>
          <w:customXmlInsRangeEnd w:id="2710"/>
          <w:ins w:id="2711" w:author="Andreas Kuehne" w:date="2019-05-31T12:40:00Z">
            <w:r w:rsidR="00A71F46">
              <w:rPr>
                <w:color w:val="19D131"/>
              </w:rPr>
              <w:t>[component SignaturePtr JSON schema details]</w:t>
            </w:r>
          </w:ins>
          <w:customXmlInsRangeStart w:id="2712" w:author="Andreas Kuehne" w:date="2019-05-31T12:40:00Z"/>
        </w:sdtContent>
      </w:sdt>
      <w:customXmlInsRangeEnd w:id="2712"/>
    </w:p>
    <w:p w14:paraId="002C4A47" w14:textId="77777777" w:rsidR="00A71F46" w:rsidRDefault="00A71F46" w:rsidP="00A71F46">
      <w:pPr>
        <w:pStyle w:val="berschrift4"/>
        <w:numPr>
          <w:ilvl w:val="3"/>
          <w:numId w:val="3"/>
        </w:numPr>
        <w:rPr>
          <w:ins w:id="2713" w:author="Andreas Kuehne" w:date="2019-05-31T12:40:00Z"/>
        </w:rPr>
      </w:pPr>
      <w:bookmarkStart w:id="2714" w:name="_Toc10206773"/>
      <w:ins w:id="2715" w:author="Andreas Kuehne" w:date="2019-05-31T12:40:00Z">
        <w:r>
          <w:t>SignaturePtr – XML Syntax</w:t>
        </w:r>
        <w:bookmarkEnd w:id="2714"/>
      </w:ins>
    </w:p>
    <w:p w14:paraId="3E2A312D" w14:textId="77777777" w:rsidR="00A71F46" w:rsidRPr="5404FA76" w:rsidRDefault="00A71F46" w:rsidP="00A71F46">
      <w:pPr>
        <w:rPr>
          <w:ins w:id="2716" w:author="Andreas Kuehne" w:date="2019-05-31T12:40:00Z"/>
        </w:rPr>
      </w:pPr>
      <w:ins w:id="2717" w:author="Andreas Kuehne" w:date="2019-05-31T12:40:00Z">
        <w:r w:rsidRPr="0CCF9147">
          <w:t xml:space="preserve">The XML type </w:t>
        </w:r>
        <w:r w:rsidRPr="002062A5">
          <w:rPr>
            <w:rFonts w:ascii="Courier New" w:eastAsia="Courier New" w:hAnsi="Courier New" w:cs="Courier New"/>
          </w:rPr>
          <w:t>SignaturePtrType</w:t>
        </w:r>
        <w:r w:rsidRPr="0CCF9147">
          <w:t xml:space="preserve"> SHALL implement the requirements defined in the </w:t>
        </w:r>
        <w:r w:rsidRPr="002062A5">
          <w:rPr>
            <w:rFonts w:ascii="Courier New" w:eastAsia="Courier New" w:hAnsi="Courier New" w:cs="Courier New"/>
          </w:rPr>
          <w:t>SignaturePtr</w:t>
        </w:r>
        <w:r>
          <w:t xml:space="preserve"> </w:t>
        </w:r>
        <w:r w:rsidRPr="005A6FFD">
          <w:t>component.</w:t>
        </w:r>
      </w:ins>
    </w:p>
    <w:p w14:paraId="73AD6BB4" w14:textId="77777777" w:rsidR="00A71F46" w:rsidRDefault="00A71F46" w:rsidP="00A71F46">
      <w:pPr>
        <w:rPr>
          <w:ins w:id="2718" w:author="Andreas Kuehne" w:date="2019-05-31T12:40:00Z"/>
        </w:rPr>
      </w:pPr>
      <w:ins w:id="2719" w:author="Andreas Kuehne" w:date="2019-05-31T12:40:00Z">
        <w:r w:rsidRPr="005A6FFD">
          <w:rPr>
            <w:rFonts w:eastAsia="Arial"/>
          </w:rPr>
          <w:t xml:space="preserve">The </w:t>
        </w:r>
        <w:r w:rsidRPr="002062A5">
          <w:rPr>
            <w:rFonts w:ascii="Courier New" w:eastAsia="Courier New" w:hAnsi="Courier New" w:cs="Courier New"/>
          </w:rPr>
          <w:t>SignaturePtrType</w:t>
        </w:r>
        <w:r w:rsidRPr="005A6FFD">
          <w:rPr>
            <w:rFonts w:eastAsia="Arial"/>
          </w:rPr>
          <w:t xml:space="preserve"> XML element is defined in XML Schema [</w:t>
        </w:r>
        <w:r>
          <w:rPr>
            <w:rStyle w:val="Hyperlink"/>
          </w:rPr>
          <w:fldChar w:fldCharType="begin"/>
        </w:r>
        <w:r>
          <w:rPr>
            <w:rStyle w:val="Hyperlink"/>
          </w:rPr>
          <w:instrText xml:space="preserve"> HYPERLINK \l "refDSBXSD" </w:instrText>
        </w:r>
        <w:r>
          <w:rPr>
            <w:rStyle w:val="Hyperlink"/>
          </w:rPr>
          <w:fldChar w:fldCharType="separate"/>
        </w:r>
        <w:r w:rsidRPr="006174B3">
          <w:rPr>
            <w:rStyle w:val="Hyperlink"/>
          </w:rPr>
          <w:t>DSBXSD</w:t>
        </w:r>
        <w:r>
          <w:rPr>
            <w:rStyle w:val="Hyperlink"/>
          </w:rPr>
          <w:fldChar w:fldCharType="end"/>
        </w:r>
        <w:r w:rsidRPr="005A6FFD">
          <w:rPr>
            <w:rFonts w:eastAsia="Arial"/>
          </w:rPr>
          <w:t>], and is copied below for information.</w:t>
        </w:r>
      </w:ins>
    </w:p>
    <w:p w14:paraId="5F09D73E" w14:textId="77777777" w:rsidR="00A71F46" w:rsidRDefault="00A71F46" w:rsidP="00A71F46">
      <w:pPr>
        <w:pStyle w:val="Code"/>
        <w:rPr>
          <w:ins w:id="2720" w:author="Andreas Kuehne" w:date="2019-05-31T12:40:00Z"/>
        </w:rPr>
      </w:pPr>
      <w:ins w:id="2721"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SignaturePtrType</w:t>
        </w:r>
        <w:r>
          <w:rPr>
            <w:color w:val="943634" w:themeColor="accent2" w:themeShade="BF"/>
          </w:rPr>
          <w:t>"</w:t>
        </w:r>
        <w:r>
          <w:rPr>
            <w:color w:val="31849B" w:themeColor="accent5" w:themeShade="BF"/>
          </w:rPr>
          <w:t>&gt;</w:t>
        </w:r>
      </w:ins>
    </w:p>
    <w:p w14:paraId="1793534C" w14:textId="77777777" w:rsidR="00A71F46" w:rsidRDefault="00A71F46" w:rsidP="00A71F46">
      <w:pPr>
        <w:pStyle w:val="Code"/>
        <w:rPr>
          <w:ins w:id="2722" w:author="Andreas Kuehne" w:date="2019-05-31T12:40:00Z"/>
        </w:rPr>
      </w:pPr>
      <w:ins w:id="2723" w:author="Andreas Kuehne" w:date="2019-05-31T12:40:00Z">
        <w:r>
          <w:rPr>
            <w:color w:val="31849B" w:themeColor="accent5" w:themeShade="BF"/>
          </w:rPr>
          <w:t xml:space="preserve">  &lt;xs:sequence&gt;</w:t>
        </w:r>
      </w:ins>
    </w:p>
    <w:p w14:paraId="09EF420F" w14:textId="77777777" w:rsidR="00A71F46" w:rsidRDefault="00A71F46" w:rsidP="00A71F46">
      <w:pPr>
        <w:pStyle w:val="Code"/>
        <w:rPr>
          <w:ins w:id="2724" w:author="Andreas Kuehne" w:date="2019-05-31T12:40:00Z"/>
        </w:rPr>
      </w:pPr>
      <w:ins w:id="2725"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NsPrefixMapping</w:t>
        </w:r>
        <w:r>
          <w:rPr>
            <w:color w:val="943634" w:themeColor="accent2" w:themeShade="BF"/>
          </w:rPr>
          <w:t>" type="</w:t>
        </w:r>
        <w:r>
          <w:rPr>
            <w:color w:val="244061" w:themeColor="accent1" w:themeShade="80"/>
          </w:rPr>
          <w:t>nsl:NsPrefixMappingType</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3AC5FCCF" w14:textId="77777777" w:rsidR="00A71F46" w:rsidRDefault="00A71F46" w:rsidP="00A71F46">
      <w:pPr>
        <w:pStyle w:val="Code"/>
        <w:rPr>
          <w:ins w:id="2726" w:author="Andreas Kuehne" w:date="2019-05-31T12:40:00Z"/>
        </w:rPr>
      </w:pPr>
      <w:ins w:id="2727" w:author="Andreas Kuehne" w:date="2019-05-31T12:40:00Z">
        <w:r>
          <w:rPr>
            <w:color w:val="31849B" w:themeColor="accent5" w:themeShade="BF"/>
          </w:rPr>
          <w:t xml:space="preserve">  &lt;/xs:sequence&gt;</w:t>
        </w:r>
      </w:ins>
    </w:p>
    <w:p w14:paraId="5880765A" w14:textId="77777777" w:rsidR="00A71F46" w:rsidRDefault="00A71F46" w:rsidP="00A71F46">
      <w:pPr>
        <w:pStyle w:val="Code"/>
        <w:rPr>
          <w:ins w:id="2728" w:author="Andreas Kuehne" w:date="2019-05-31T12:40:00Z"/>
        </w:rPr>
      </w:pPr>
      <w:ins w:id="2729" w:author="Andreas Kuehne" w:date="2019-05-31T12:40:00Z">
        <w:r>
          <w:rPr>
            <w:color w:val="31849B" w:themeColor="accent5" w:themeShade="BF"/>
          </w:rPr>
          <w:t xml:space="preserve">  &lt;xs:attribute</w:t>
        </w:r>
        <w:r>
          <w:rPr>
            <w:color w:val="943634" w:themeColor="accent2" w:themeShade="BF"/>
          </w:rPr>
          <w:t xml:space="preserve"> name="</w:t>
        </w:r>
        <w:r>
          <w:rPr>
            <w:color w:val="244061" w:themeColor="accent1" w:themeShade="80"/>
          </w:rPr>
          <w:t>WhichData</w:t>
        </w:r>
        <w:r>
          <w:rPr>
            <w:color w:val="943634" w:themeColor="accent2" w:themeShade="BF"/>
          </w:rPr>
          <w:t>" type="</w:t>
        </w:r>
        <w:r>
          <w:rPr>
            <w:color w:val="244061" w:themeColor="accent1" w:themeShade="80"/>
          </w:rPr>
          <w:t>xs:IDREF</w:t>
        </w:r>
        <w:r>
          <w:rPr>
            <w:color w:val="943634" w:themeColor="accent2" w:themeShade="BF"/>
          </w:rPr>
          <w:t>" use="</w:t>
        </w:r>
        <w:r>
          <w:rPr>
            <w:color w:val="244061" w:themeColor="accent1" w:themeShade="80"/>
          </w:rPr>
          <w:t>required</w:t>
        </w:r>
        <w:r>
          <w:rPr>
            <w:color w:val="943634" w:themeColor="accent2" w:themeShade="BF"/>
          </w:rPr>
          <w:t>"</w:t>
        </w:r>
        <w:r>
          <w:rPr>
            <w:color w:val="31849B" w:themeColor="accent5" w:themeShade="BF"/>
          </w:rPr>
          <w:t>/&gt;</w:t>
        </w:r>
      </w:ins>
    </w:p>
    <w:p w14:paraId="53493CC7" w14:textId="77777777" w:rsidR="00A71F46" w:rsidRDefault="00A71F46" w:rsidP="00A71F46">
      <w:pPr>
        <w:pStyle w:val="Code"/>
        <w:rPr>
          <w:ins w:id="2730" w:author="Andreas Kuehne" w:date="2019-05-31T12:40:00Z"/>
        </w:rPr>
      </w:pPr>
      <w:ins w:id="2731" w:author="Andreas Kuehne" w:date="2019-05-31T12:40:00Z">
        <w:r>
          <w:rPr>
            <w:color w:val="31849B" w:themeColor="accent5" w:themeShade="BF"/>
          </w:rPr>
          <w:t xml:space="preserve">  &lt;xs:attribute</w:t>
        </w:r>
        <w:r>
          <w:rPr>
            <w:color w:val="943634" w:themeColor="accent2" w:themeShade="BF"/>
          </w:rPr>
          <w:t xml:space="preserve"> name="</w:t>
        </w:r>
        <w:r>
          <w:rPr>
            <w:color w:val="244061" w:themeColor="accent1" w:themeShade="80"/>
          </w:rPr>
          <w:t>XPath</w:t>
        </w:r>
        <w:r>
          <w:rPr>
            <w:color w:val="943634" w:themeColor="accent2" w:themeShade="BF"/>
          </w:rPr>
          <w:t>" type="</w:t>
        </w:r>
        <w:r>
          <w:rPr>
            <w:color w:val="244061" w:themeColor="accent1" w:themeShade="80"/>
          </w:rPr>
          <w:t>xs:string</w:t>
        </w:r>
        <w:r>
          <w:rPr>
            <w:color w:val="943634" w:themeColor="accent2" w:themeShade="BF"/>
          </w:rPr>
          <w:t>" use="</w:t>
        </w:r>
        <w:r>
          <w:rPr>
            <w:color w:val="244061" w:themeColor="accent1" w:themeShade="80"/>
          </w:rPr>
          <w:t>optional</w:t>
        </w:r>
        <w:r>
          <w:rPr>
            <w:color w:val="943634" w:themeColor="accent2" w:themeShade="BF"/>
          </w:rPr>
          <w:t>"</w:t>
        </w:r>
        <w:r>
          <w:rPr>
            <w:color w:val="31849B" w:themeColor="accent5" w:themeShade="BF"/>
          </w:rPr>
          <w:t>/&gt;</w:t>
        </w:r>
      </w:ins>
    </w:p>
    <w:p w14:paraId="3BAD6F37" w14:textId="77777777" w:rsidR="00A71F46" w:rsidRDefault="00A71F46" w:rsidP="00A71F46">
      <w:pPr>
        <w:pStyle w:val="Code"/>
        <w:rPr>
          <w:ins w:id="2732" w:author="Andreas Kuehne" w:date="2019-05-31T12:40:00Z"/>
        </w:rPr>
      </w:pPr>
      <w:ins w:id="2733" w:author="Andreas Kuehne" w:date="2019-05-31T12:40:00Z">
        <w:r>
          <w:rPr>
            <w:color w:val="31849B" w:themeColor="accent5" w:themeShade="BF"/>
          </w:rPr>
          <w:t xml:space="preserve">  &lt;xs:attribute</w:t>
        </w:r>
        <w:r>
          <w:rPr>
            <w:color w:val="943634" w:themeColor="accent2" w:themeShade="BF"/>
          </w:rPr>
          <w:t xml:space="preserve"> name="</w:t>
        </w:r>
        <w:r>
          <w:rPr>
            <w:color w:val="244061" w:themeColor="accent1" w:themeShade="80"/>
          </w:rPr>
          <w:t>XPathQualifier</w:t>
        </w:r>
        <w:r>
          <w:rPr>
            <w:color w:val="943634" w:themeColor="accent2" w:themeShade="BF"/>
          </w:rPr>
          <w:t>" type="</w:t>
        </w:r>
        <w:r>
          <w:rPr>
            <w:color w:val="244061" w:themeColor="accent1" w:themeShade="80"/>
          </w:rPr>
          <w:t>xs:anyURI</w:t>
        </w:r>
        <w:r>
          <w:rPr>
            <w:color w:val="943634" w:themeColor="accent2" w:themeShade="BF"/>
          </w:rPr>
          <w:t>" default="</w:t>
        </w:r>
        <w:r>
          <w:rPr>
            <w:color w:val="244061" w:themeColor="accent1" w:themeShade="80"/>
          </w:rPr>
          <w:t>http://www.w3.org/TR/2010/REC-xpath20-20101214/</w:t>
        </w:r>
        <w:r>
          <w:rPr>
            <w:color w:val="943634" w:themeColor="accent2" w:themeShade="BF"/>
          </w:rPr>
          <w:t>" use="</w:t>
        </w:r>
        <w:r>
          <w:rPr>
            <w:color w:val="244061" w:themeColor="accent1" w:themeShade="80"/>
          </w:rPr>
          <w:t>optional</w:t>
        </w:r>
        <w:r>
          <w:rPr>
            <w:color w:val="943634" w:themeColor="accent2" w:themeShade="BF"/>
          </w:rPr>
          <w:t>"</w:t>
        </w:r>
        <w:r>
          <w:rPr>
            <w:color w:val="31849B" w:themeColor="accent5" w:themeShade="BF"/>
          </w:rPr>
          <w:t>/&gt;</w:t>
        </w:r>
      </w:ins>
    </w:p>
    <w:p w14:paraId="0790716B" w14:textId="77777777" w:rsidR="00A71F46" w:rsidRDefault="00A71F46" w:rsidP="00A71F46">
      <w:pPr>
        <w:pStyle w:val="Code"/>
        <w:rPr>
          <w:ins w:id="2734" w:author="Andreas Kuehne" w:date="2019-05-31T12:40:00Z"/>
        </w:rPr>
      </w:pPr>
      <w:ins w:id="2735" w:author="Andreas Kuehne" w:date="2019-05-31T12:40:00Z">
        <w:r>
          <w:rPr>
            <w:color w:val="31849B" w:themeColor="accent5" w:themeShade="BF"/>
          </w:rPr>
          <w:t>&lt;/xs:complexType&gt;</w:t>
        </w:r>
      </w:ins>
    </w:p>
    <w:p w14:paraId="4B5BC094" w14:textId="77777777" w:rsidR="00A71F46" w:rsidRDefault="00A71F46" w:rsidP="00A71F46">
      <w:pPr>
        <w:spacing w:line="259" w:lineRule="auto"/>
        <w:rPr>
          <w:ins w:id="2736" w:author="Andreas Kuehne" w:date="2019-05-31T12:40:00Z"/>
        </w:rPr>
      </w:pPr>
      <w:ins w:id="2737" w:author="Andreas Kuehne" w:date="2019-05-31T12:40:00Z">
        <w:r>
          <w:t>Each child element of</w:t>
        </w:r>
        <w:r w:rsidRPr="71C71F8C">
          <w:t xml:space="preserve"> </w:t>
        </w:r>
        <w:r w:rsidRPr="002062A5">
          <w:rPr>
            <w:rFonts w:ascii="Courier New" w:eastAsia="Courier New" w:hAnsi="Courier New" w:cs="Courier New"/>
          </w:rPr>
          <w:t>SignaturePtrType</w:t>
        </w:r>
        <w:r w:rsidRPr="71C71F8C">
          <w:t xml:space="preserve"> </w:t>
        </w:r>
        <w:r>
          <w:t xml:space="preserve">XML element SHALL implement in XML syntax the sub-component that has a name equal to its local name. </w:t>
        </w:r>
      </w:ins>
      <w:customXmlInsRangeStart w:id="2738" w:author="Andreas Kuehne" w:date="2019-05-31T12:40:00Z"/>
      <w:sdt>
        <w:sdtPr>
          <w:tag w:val="dsb-SignaturePtrType.-xmlSchema"/>
          <w:id w:val="1555496824"/>
          <w:showingPlcHdr/>
        </w:sdtPr>
        <w:sdtEndPr/>
        <w:sdtContent>
          <w:customXmlInsRangeEnd w:id="2738"/>
          <w:ins w:id="2739" w:author="Andreas Kuehne" w:date="2019-05-31T12:40:00Z">
            <w:r>
              <w:rPr>
                <w:color w:val="19D131"/>
              </w:rPr>
              <w:t>[component SignaturePtr XML schema details]</w:t>
            </w:r>
          </w:ins>
          <w:customXmlInsRangeStart w:id="2740" w:author="Andreas Kuehne" w:date="2019-05-31T12:40:00Z"/>
        </w:sdtContent>
      </w:sdt>
      <w:customXmlInsRangeEnd w:id="2740"/>
    </w:p>
    <w:p w14:paraId="19F7DC23" w14:textId="77777777" w:rsidR="00A71F46" w:rsidRDefault="00A71F46" w:rsidP="00A71F46">
      <w:pPr>
        <w:pStyle w:val="berschrift3"/>
        <w:numPr>
          <w:ilvl w:val="2"/>
          <w:numId w:val="3"/>
        </w:numPr>
        <w:rPr>
          <w:ins w:id="2741" w:author="Andreas Kuehne" w:date="2019-05-31T12:40:00Z"/>
        </w:rPr>
      </w:pPr>
      <w:bookmarkStart w:id="2742" w:name="_Toc10206774"/>
      <w:ins w:id="2743" w:author="Andreas Kuehne" w:date="2019-05-31T12:40:00Z">
        <w:r>
          <w:t>Component Result</w:t>
        </w:r>
        <w:bookmarkEnd w:id="2742"/>
      </w:ins>
    </w:p>
    <w:p w14:paraId="54C4F38B" w14:textId="77777777" w:rsidR="00A71F46" w:rsidRDefault="001A1734" w:rsidP="00A71F46">
      <w:pPr>
        <w:rPr>
          <w:ins w:id="2744" w:author="Andreas Kuehne" w:date="2019-05-31T12:40:00Z"/>
        </w:rPr>
      </w:pPr>
      <w:customXmlInsRangeStart w:id="2745" w:author="Andreas Kuehne" w:date="2019-05-31T12:40:00Z"/>
      <w:sdt>
        <w:sdtPr>
          <w:tag w:val="dsb-ResultType.-normative"/>
          <w:id w:val="276065919"/>
        </w:sdtPr>
        <w:sdtEndPr/>
        <w:sdtContent>
          <w:customXmlInsRangeEnd w:id="2745"/>
          <w:ins w:id="2746" w:author="Andreas Kuehne" w:date="2019-05-31T12:40:00Z">
            <w:r w:rsidR="00A71F46" w:rsidRPr="003A06D0">
              <w:rPr>
                <w:color w:val="19D131"/>
                <w:lang w:val="en-GB"/>
              </w:rPr>
              <w:t xml:space="preserve">The </w:t>
            </w:r>
            <w:r w:rsidR="00A71F46" w:rsidRPr="003A06D0">
              <w:rPr>
                <w:rStyle w:val="Datatype"/>
                <w:lang w:val="en-GB"/>
              </w:rPr>
              <w:t>Result</w:t>
            </w:r>
            <w:r w:rsidR="00A71F46" w:rsidRPr="003A06D0">
              <w:rPr>
                <w:color w:val="19D131"/>
                <w:lang w:val="en-GB"/>
              </w:rPr>
              <w:t xml:space="preserve"> element is returned with every response message.</w:t>
            </w:r>
          </w:ins>
          <w:customXmlInsRangeStart w:id="2747" w:author="Andreas Kuehne" w:date="2019-05-31T12:40:00Z"/>
        </w:sdtContent>
      </w:sdt>
      <w:customXmlInsRangeEnd w:id="2747"/>
    </w:p>
    <w:p w14:paraId="22C00A9E" w14:textId="77777777" w:rsidR="00A71F46" w:rsidRDefault="00A71F46" w:rsidP="00A71F46">
      <w:pPr>
        <w:rPr>
          <w:ins w:id="2748" w:author="Andreas Kuehne" w:date="2019-05-31T12:40:00Z"/>
        </w:rPr>
      </w:pPr>
      <w:ins w:id="2749" w:author="Andreas Kuehne" w:date="2019-05-31T12:40:00Z">
        <w:r>
          <w:t>Below follows a list of the sub-components that constitute this component:</w:t>
        </w:r>
      </w:ins>
    </w:p>
    <w:p w14:paraId="3C641130" w14:textId="77777777" w:rsidR="00A71F46" w:rsidRDefault="00A71F46" w:rsidP="00A71F46">
      <w:pPr>
        <w:pStyle w:val="Member"/>
        <w:rPr>
          <w:ins w:id="2750" w:author="Andreas Kuehne" w:date="2019-05-31T12:40:00Z"/>
        </w:rPr>
      </w:pPr>
      <w:ins w:id="2751" w:author="Andreas Kuehne" w:date="2019-05-31T12:40:00Z">
        <w:r>
          <w:t xml:space="preserve">The </w:t>
        </w:r>
        <w:r w:rsidRPr="35C1378D">
          <w:rPr>
            <w:rStyle w:val="Datatype"/>
          </w:rPr>
          <w:t>ResultMajor</w:t>
        </w:r>
        <w:r>
          <w:t xml:space="preserve"> element MUST contain one instance of a URI. Its value is limited to an item of the following set:</w:t>
        </w:r>
        <w:r>
          <w:br/>
        </w:r>
        <w:r>
          <w:rPr>
            <w:color w:val="244061" w:themeColor="accent1" w:themeShade="80"/>
          </w:rPr>
          <w:t>urn:oasis:names:tc:dss:1.0:resultmajor:Success</w:t>
        </w:r>
        <w:r>
          <w:br/>
        </w:r>
        <w:r>
          <w:rPr>
            <w:color w:val="244061" w:themeColor="accent1" w:themeShade="80"/>
          </w:rPr>
          <w:t>urn:oasis:names:tc:dss:1.0:resultmajor:RequesterError</w:t>
        </w:r>
        <w:r>
          <w:br/>
        </w:r>
        <w:r>
          <w:rPr>
            <w:color w:val="244061" w:themeColor="accent1" w:themeShade="80"/>
          </w:rPr>
          <w:t>urn:oasis:names:tc:dss:1.0:resultmajor:ResponderError</w:t>
        </w:r>
        <w:r>
          <w:br/>
        </w:r>
        <w:r>
          <w:rPr>
            <w:color w:val="244061" w:themeColor="accent1" w:themeShade="80"/>
          </w:rPr>
          <w:t>urn:oasis:names:tc:dss:1.0:resultmajor:InsufficientInformation</w:t>
        </w:r>
        <w:r>
          <w:br/>
        </w:r>
        <w:r>
          <w:rPr>
            <w:color w:val="244061" w:themeColor="accent1" w:themeShade="80"/>
          </w:rPr>
          <w:t>urn:oasis:names:tc:dss:1.0:profiles:asynchronousprocessing:resultmajor:Pending</w:t>
        </w:r>
        <w:r>
          <w:br/>
        </w:r>
      </w:ins>
      <w:customXmlInsRangeStart w:id="2752" w:author="Andreas Kuehne" w:date="2019-05-31T12:40:00Z"/>
      <w:sdt>
        <w:sdtPr>
          <w:alias w:val="dsb-ResultType.maj"/>
          <w:tag w:val="dsb-ResultType.ResultMajor"/>
          <w:id w:val="1306667546"/>
        </w:sdtPr>
        <w:sdtEndPr/>
        <w:sdtContent>
          <w:customXmlInsRangeEnd w:id="2752"/>
          <w:ins w:id="2753" w:author="Andreas Kuehne" w:date="2019-05-31T12:40:00Z">
            <w:r w:rsidRPr="003A06D0">
              <w:rPr>
                <w:color w:val="19D131"/>
                <w:lang w:val="en-GB"/>
              </w:rPr>
              <w:t xml:space="preserve">The </w:t>
            </w:r>
            <w:r w:rsidRPr="003A06D0">
              <w:rPr>
                <w:rStyle w:val="Datatype"/>
                <w:lang w:val="en-GB"/>
              </w:rPr>
              <w:t>ResultMajor</w:t>
            </w:r>
            <w:r w:rsidRPr="003A06D0">
              <w:rPr>
                <w:color w:val="19D131"/>
                <w:lang w:val="en-GB"/>
              </w:rPr>
              <w:t xml:space="preserve"> element describes the most significant component of the result code. The set values MAY be extended.</w:t>
            </w:r>
          </w:ins>
          <w:customXmlInsRangeStart w:id="2754" w:author="Andreas Kuehne" w:date="2019-05-31T12:40:00Z"/>
        </w:sdtContent>
      </w:sdt>
      <w:customXmlInsRangeEnd w:id="2754"/>
    </w:p>
    <w:p w14:paraId="65F42458" w14:textId="77777777" w:rsidR="00A71F46" w:rsidRDefault="00A71F46" w:rsidP="00A71F46">
      <w:pPr>
        <w:pStyle w:val="Member"/>
        <w:rPr>
          <w:ins w:id="2755" w:author="Andreas Kuehne" w:date="2019-05-31T12:40:00Z"/>
        </w:rPr>
      </w:pPr>
      <w:ins w:id="2756" w:author="Andreas Kuehne" w:date="2019-05-31T12:40:00Z">
        <w:r>
          <w:t xml:space="preserve">The OPTIONAL </w:t>
        </w:r>
        <w:r w:rsidRPr="35C1378D">
          <w:rPr>
            <w:rStyle w:val="Datatype"/>
          </w:rPr>
          <w:t>ResultMinor</w:t>
        </w:r>
        <w:r>
          <w:t xml:space="preserve"> element, if present, MUST contain a URI. </w:t>
        </w:r>
      </w:ins>
      <w:customXmlInsRangeStart w:id="2757" w:author="Andreas Kuehne" w:date="2019-05-31T12:40:00Z"/>
      <w:sdt>
        <w:sdtPr>
          <w:alias w:val="dsb-ResultType.min"/>
          <w:tag w:val="dsb-ResultType.ResultMinor"/>
          <w:id w:val="-2071491137"/>
        </w:sdtPr>
        <w:sdtEndPr/>
        <w:sdtContent>
          <w:customXmlInsRangeEnd w:id="2757"/>
          <w:customXmlInsRangeStart w:id="2758" w:author="Andreas Kuehne" w:date="2019-05-31T12:40:00Z"/>
        </w:sdtContent>
      </w:sdt>
      <w:customXmlInsRangeEnd w:id="2758"/>
    </w:p>
    <w:p w14:paraId="62232FDD" w14:textId="77777777" w:rsidR="00A71F46" w:rsidRDefault="00A71F46" w:rsidP="00A71F46">
      <w:pPr>
        <w:pStyle w:val="Member"/>
        <w:rPr>
          <w:ins w:id="2759" w:author="Andreas Kuehne" w:date="2019-05-31T12:40:00Z"/>
        </w:rPr>
      </w:pPr>
      <w:ins w:id="2760" w:author="Andreas Kuehne" w:date="2019-05-31T12:40:00Z">
        <w:r>
          <w:t xml:space="preserve">The OPTIONAL </w:t>
        </w:r>
        <w:r w:rsidRPr="35C1378D">
          <w:rPr>
            <w:rStyle w:val="Datatype"/>
          </w:rPr>
          <w:t>ResultMessage</w:t>
        </w:r>
        <w:r>
          <w:t xml:space="preserve"> element, if present, MUST contain a sub-component. A given element MUST satisfy the requirements specified in this document in section </w:t>
        </w:r>
        <w:r>
          <w:fldChar w:fldCharType="begin"/>
        </w:r>
        <w:r>
          <w:instrText xml:space="preserve"> REF _RefComp73C343FC \r \h </w:instrText>
        </w:r>
      </w:ins>
      <w:ins w:id="2761" w:author="Andreas Kuehne" w:date="2019-05-31T12:40:00Z">
        <w:r>
          <w:fldChar w:fldCharType="separate"/>
        </w:r>
        <w:r>
          <w:rPr>
            <w:rStyle w:val="Datatype"/>
            <w:rFonts w:eastAsia="Courier New" w:cs="Courier New"/>
          </w:rPr>
          <w:t>InternationalString</w:t>
        </w:r>
        <w:r>
          <w:fldChar w:fldCharType="end"/>
        </w:r>
        <w:r>
          <w:t xml:space="preserve">. </w:t>
        </w:r>
      </w:ins>
      <w:customXmlInsRangeStart w:id="2762" w:author="Andreas Kuehne" w:date="2019-05-31T12:40:00Z"/>
      <w:sdt>
        <w:sdtPr>
          <w:alias w:val="dsb-ResultType.msg"/>
          <w:tag w:val="dsb-ResultType.ResultMessage"/>
          <w:id w:val="1170909429"/>
        </w:sdtPr>
        <w:sdtEndPr/>
        <w:sdtContent>
          <w:customXmlInsRangeEnd w:id="2762"/>
          <w:ins w:id="2763" w:author="Andreas Kuehne" w:date="2019-05-31T12:40:00Z">
            <w:r w:rsidRPr="003A06D0">
              <w:rPr>
                <w:color w:val="19D131"/>
                <w:lang w:val="en-GB"/>
              </w:rPr>
              <w:t>It represents a message which MAY be returned to an operator, logged by the client, used for debugging, etc.</w:t>
            </w:r>
          </w:ins>
          <w:customXmlInsRangeStart w:id="2764" w:author="Andreas Kuehne" w:date="2019-05-31T12:40:00Z"/>
        </w:sdtContent>
      </w:sdt>
      <w:customXmlInsRangeEnd w:id="2764"/>
    </w:p>
    <w:p w14:paraId="7AF020B3" w14:textId="77777777" w:rsidR="00A71F46" w:rsidRDefault="00A71F46" w:rsidP="00A71F46">
      <w:pPr>
        <w:pStyle w:val="Member"/>
        <w:rPr>
          <w:ins w:id="2765" w:author="Andreas Kuehne" w:date="2019-05-31T12:40:00Z"/>
        </w:rPr>
      </w:pPr>
      <w:ins w:id="2766" w:author="Andreas Kuehne" w:date="2019-05-31T12:40:00Z">
        <w:r>
          <w:t xml:space="preserve">The OPTIONAL </w:t>
        </w:r>
        <w:r w:rsidRPr="35C1378D">
          <w:rPr>
            <w:rStyle w:val="Datatype"/>
          </w:rPr>
          <w:t>ProblemReference</w:t>
        </w:r>
        <w:r>
          <w:t xml:space="preserve"> element, if present, MUST contain a string. </w:t>
        </w:r>
      </w:ins>
      <w:customXmlInsRangeStart w:id="2767" w:author="Andreas Kuehne" w:date="2019-05-31T12:40:00Z"/>
      <w:sdt>
        <w:sdtPr>
          <w:alias w:val="dsb-ResultType.pRef"/>
          <w:tag w:val="dsb-ResultType.ProblemReference"/>
          <w:id w:val="640314289"/>
        </w:sdtPr>
        <w:sdtEndPr/>
        <w:sdtContent>
          <w:customXmlInsRangeEnd w:id="2767"/>
          <w:ins w:id="2768" w:author="Andreas Kuehne" w:date="2019-05-31T12:40:00Z">
            <w:r w:rsidRPr="003A06D0">
              <w:rPr>
                <w:color w:val="19D131"/>
                <w:lang w:val="en-GB"/>
              </w:rPr>
              <w:t xml:space="preserve">In the case of processing problems, the server may want to give a reference to processing details (e.g. for debugging purposes) but doesn’t want to disclose sensitive information this element can be used. It may contain a random string that links the current request to internal logs, processing protocols or crash dumps. </w:t>
            </w:r>
          </w:ins>
          <w:customXmlInsRangeStart w:id="2769" w:author="Andreas Kuehne" w:date="2019-05-31T12:40:00Z"/>
        </w:sdtContent>
      </w:sdt>
      <w:customXmlInsRangeEnd w:id="2769"/>
    </w:p>
    <w:p w14:paraId="6923770C" w14:textId="77777777" w:rsidR="00A71F46" w:rsidRDefault="00A71F46" w:rsidP="00A71F46">
      <w:pPr>
        <w:pStyle w:val="Non-normativeCommentHeading"/>
        <w:rPr>
          <w:ins w:id="2770" w:author="Andreas Kuehne" w:date="2019-05-31T12:40:00Z"/>
        </w:rPr>
      </w:pPr>
      <w:ins w:id="2771" w:author="Andreas Kuehne" w:date="2019-05-31T12:40:00Z">
        <w:r>
          <w:t>Non-normative Comment:</w:t>
        </w:r>
      </w:ins>
    </w:p>
    <w:p w14:paraId="109B09AA" w14:textId="77777777" w:rsidR="00A71F46" w:rsidRDefault="001A1734" w:rsidP="00A71F46">
      <w:pPr>
        <w:pStyle w:val="Non-normativeComment"/>
        <w:rPr>
          <w:ins w:id="2772" w:author="Andreas Kuehne" w:date="2019-05-31T12:40:00Z"/>
        </w:rPr>
      </w:pPr>
      <w:customXmlInsRangeStart w:id="2773" w:author="Andreas Kuehne" w:date="2019-05-31T12:40:00Z"/>
      <w:sdt>
        <w:sdtPr>
          <w:tag w:val="dsb-ResultType.-nonNormative"/>
          <w:id w:val="-1091931430"/>
          <w:showingPlcHdr/>
        </w:sdtPr>
        <w:sdtEndPr/>
        <w:sdtContent>
          <w:customXmlInsRangeEnd w:id="2773"/>
          <w:ins w:id="2774" w:author="Andreas Kuehne" w:date="2019-05-31T12:40:00Z">
            <w:r w:rsidR="00A71F46">
              <w:rPr>
                <w:color w:val="19D131"/>
              </w:rPr>
              <w:t>[component Result non normative details]</w:t>
            </w:r>
          </w:ins>
          <w:customXmlInsRangeStart w:id="2775" w:author="Andreas Kuehne" w:date="2019-05-31T12:40:00Z"/>
        </w:sdtContent>
      </w:sdt>
      <w:customXmlInsRangeEnd w:id="2775"/>
    </w:p>
    <w:p w14:paraId="26CE6D5D" w14:textId="77777777" w:rsidR="00A71F46" w:rsidRDefault="00A71F46" w:rsidP="00A71F46">
      <w:pPr>
        <w:pStyle w:val="berschrift4"/>
        <w:numPr>
          <w:ilvl w:val="3"/>
          <w:numId w:val="3"/>
        </w:numPr>
        <w:rPr>
          <w:ins w:id="2776" w:author="Andreas Kuehne" w:date="2019-05-31T12:40:00Z"/>
        </w:rPr>
      </w:pPr>
      <w:bookmarkStart w:id="2777" w:name="_Toc10206775"/>
      <w:ins w:id="2778" w:author="Andreas Kuehne" w:date="2019-05-31T12:40:00Z">
        <w:r>
          <w:t>Result – JSON Syntax</w:t>
        </w:r>
        <w:bookmarkEnd w:id="2777"/>
      </w:ins>
    </w:p>
    <w:p w14:paraId="584661E0" w14:textId="77777777" w:rsidR="00A71F46" w:rsidRPr="0248A3D1" w:rsidRDefault="00A71F46" w:rsidP="00A71F46">
      <w:pPr>
        <w:rPr>
          <w:ins w:id="2779" w:author="Andreas Kuehne" w:date="2019-05-31T12:40:00Z"/>
        </w:rPr>
      </w:pPr>
      <w:ins w:id="2780" w:author="Andreas Kuehne" w:date="2019-05-31T12:40:00Z">
        <w:r w:rsidRPr="002062A5">
          <w:rPr>
            <w:rFonts w:eastAsia="Arial" w:cs="Arial"/>
            <w:sz w:val="22"/>
            <w:szCs w:val="22"/>
          </w:rPr>
          <w:t xml:space="preserve">The </w:t>
        </w:r>
        <w:r w:rsidRPr="002062A5">
          <w:rPr>
            <w:rFonts w:ascii="Courier New" w:eastAsia="Courier New" w:hAnsi="Courier New" w:cs="Courier New"/>
          </w:rPr>
          <w:t>ResultType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Result</w:t>
        </w:r>
        <w:r>
          <w:t xml:space="preserve"> component.</w:t>
        </w:r>
      </w:ins>
    </w:p>
    <w:p w14:paraId="1F25A718" w14:textId="77777777" w:rsidR="00A71F46" w:rsidRPr="C2430093" w:rsidRDefault="00A71F46" w:rsidP="00A71F46">
      <w:pPr>
        <w:spacing w:line="259" w:lineRule="auto"/>
        <w:rPr>
          <w:ins w:id="2781" w:author="Andreas Kuehne" w:date="2019-05-31T12:40:00Z"/>
          <w:rFonts w:eastAsia="Arial" w:cs="Arial"/>
          <w:sz w:val="22"/>
          <w:szCs w:val="22"/>
        </w:rPr>
      </w:pPr>
      <w:ins w:id="2782"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Result</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338"/>
        <w:gridCol w:w="3065"/>
        <w:gridCol w:w="2947"/>
      </w:tblGrid>
      <w:tr w:rsidR="00A71F46" w14:paraId="1BB43D12" w14:textId="77777777" w:rsidTr="00A71F46">
        <w:trPr>
          <w:cnfStyle w:val="100000000000" w:firstRow="1" w:lastRow="0" w:firstColumn="0" w:lastColumn="0" w:oddVBand="0" w:evenVBand="0" w:oddHBand="0" w:evenHBand="0" w:firstRowFirstColumn="0" w:firstRowLastColumn="0" w:lastRowFirstColumn="0" w:lastRowLastColumn="0"/>
          <w:ins w:id="2783"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287F999" w14:textId="77777777" w:rsidR="00A71F46" w:rsidRDefault="00A71F46" w:rsidP="00A71F46">
            <w:pPr>
              <w:pStyle w:val="Beschriftung"/>
              <w:rPr>
                <w:ins w:id="2784" w:author="Andreas Kuehne" w:date="2019-05-31T12:40:00Z"/>
              </w:rPr>
            </w:pPr>
            <w:ins w:id="2785" w:author="Andreas Kuehne" w:date="2019-05-31T12:40:00Z">
              <w:r>
                <w:t>Element</w:t>
              </w:r>
            </w:ins>
          </w:p>
        </w:tc>
        <w:tc>
          <w:tcPr>
            <w:tcW w:w="4675" w:type="dxa"/>
          </w:tcPr>
          <w:p w14:paraId="357F06B3"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2786" w:author="Andreas Kuehne" w:date="2019-05-31T12:40:00Z"/>
              </w:rPr>
            </w:pPr>
            <w:ins w:id="2787" w:author="Andreas Kuehne" w:date="2019-05-31T12:40:00Z">
              <w:r>
                <w:t>Implementing JSON member name</w:t>
              </w:r>
            </w:ins>
          </w:p>
        </w:tc>
        <w:tc>
          <w:tcPr>
            <w:tcW w:w="4675" w:type="dxa"/>
          </w:tcPr>
          <w:p w14:paraId="6530C9A2"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2788" w:author="Andreas Kuehne" w:date="2019-05-31T12:40:00Z"/>
              </w:rPr>
            </w:pPr>
            <w:ins w:id="2789" w:author="Andreas Kuehne" w:date="2019-05-31T12:40:00Z">
              <w:r>
                <w:t>Comments</w:t>
              </w:r>
            </w:ins>
          </w:p>
        </w:tc>
      </w:tr>
      <w:tr w:rsidR="00A71F46" w14:paraId="743AA632" w14:textId="77777777" w:rsidTr="00A71F46">
        <w:trPr>
          <w:ins w:id="279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C97A09F" w14:textId="77777777" w:rsidR="00A71F46" w:rsidRPr="002062A5" w:rsidRDefault="00A71F46" w:rsidP="00A71F46">
            <w:pPr>
              <w:pStyle w:val="Beschriftung"/>
              <w:rPr>
                <w:ins w:id="2791" w:author="Andreas Kuehne" w:date="2019-05-31T12:40:00Z"/>
                <w:rStyle w:val="Datatype"/>
                <w:b w:val="0"/>
                <w:bCs w:val="0"/>
              </w:rPr>
            </w:pPr>
            <w:ins w:id="2792" w:author="Andreas Kuehne" w:date="2019-05-31T12:40:00Z">
              <w:r w:rsidRPr="002062A5">
                <w:rPr>
                  <w:rStyle w:val="Datatype"/>
                </w:rPr>
                <w:t>ResultMajor</w:t>
              </w:r>
            </w:ins>
          </w:p>
        </w:tc>
        <w:tc>
          <w:tcPr>
            <w:tcW w:w="4675" w:type="dxa"/>
          </w:tcPr>
          <w:p w14:paraId="0FF9DFBD"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2793" w:author="Andreas Kuehne" w:date="2019-05-31T12:40:00Z"/>
                <w:rStyle w:val="Datatype"/>
              </w:rPr>
            </w:pPr>
            <w:ins w:id="2794" w:author="Andreas Kuehne" w:date="2019-05-31T12:40:00Z">
              <w:r w:rsidRPr="002062A5">
                <w:rPr>
                  <w:rStyle w:val="Datatype"/>
                </w:rPr>
                <w:t>maj</w:t>
              </w:r>
            </w:ins>
          </w:p>
        </w:tc>
        <w:tc>
          <w:tcPr>
            <w:tcW w:w="4675" w:type="dxa"/>
          </w:tcPr>
          <w:p w14:paraId="0008FF66"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2795" w:author="Andreas Kuehne" w:date="2019-05-31T12:40:00Z"/>
              </w:rPr>
            </w:pPr>
            <w:customXmlInsRangeStart w:id="2796" w:author="Andreas Kuehne" w:date="2019-05-31T12:40:00Z"/>
            <w:sdt>
              <w:sdtPr>
                <w:alias w:val="dsb-ResultType.maj"/>
                <w:tag w:val="dsb-ResultType.-jsonComment.ResultMajor"/>
                <w:id w:val="1748684814"/>
                <w:showingPlcHdr/>
              </w:sdtPr>
              <w:sdtEndPr/>
              <w:sdtContent>
                <w:customXmlInsRangeEnd w:id="2796"/>
                <w:ins w:id="2797" w:author="Andreas Kuehne" w:date="2019-05-31T12:40:00Z">
                  <w:r w:rsidR="00A71F46">
                    <w:rPr>
                      <w:color w:val="19D131"/>
                    </w:rPr>
                    <w:t>[]</w:t>
                  </w:r>
                </w:ins>
                <w:customXmlInsRangeStart w:id="2798" w:author="Andreas Kuehne" w:date="2019-05-31T12:40:00Z"/>
              </w:sdtContent>
            </w:sdt>
            <w:customXmlInsRangeEnd w:id="2798"/>
          </w:p>
        </w:tc>
      </w:tr>
      <w:tr w:rsidR="00A71F46" w14:paraId="31A0D690" w14:textId="77777777" w:rsidTr="00A71F46">
        <w:trPr>
          <w:ins w:id="2799"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906CA93" w14:textId="77777777" w:rsidR="00A71F46" w:rsidRPr="002062A5" w:rsidRDefault="00A71F46" w:rsidP="00A71F46">
            <w:pPr>
              <w:pStyle w:val="Beschriftung"/>
              <w:rPr>
                <w:ins w:id="2800" w:author="Andreas Kuehne" w:date="2019-05-31T12:40:00Z"/>
                <w:rStyle w:val="Datatype"/>
                <w:b w:val="0"/>
                <w:bCs w:val="0"/>
              </w:rPr>
            </w:pPr>
            <w:ins w:id="2801" w:author="Andreas Kuehne" w:date="2019-05-31T12:40:00Z">
              <w:r w:rsidRPr="002062A5">
                <w:rPr>
                  <w:rStyle w:val="Datatype"/>
                </w:rPr>
                <w:t>ResultMinor</w:t>
              </w:r>
            </w:ins>
          </w:p>
        </w:tc>
        <w:tc>
          <w:tcPr>
            <w:tcW w:w="4675" w:type="dxa"/>
          </w:tcPr>
          <w:p w14:paraId="649614A2"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2802" w:author="Andreas Kuehne" w:date="2019-05-31T12:40:00Z"/>
                <w:rStyle w:val="Datatype"/>
              </w:rPr>
            </w:pPr>
            <w:ins w:id="2803" w:author="Andreas Kuehne" w:date="2019-05-31T12:40:00Z">
              <w:r w:rsidRPr="002062A5">
                <w:rPr>
                  <w:rStyle w:val="Datatype"/>
                </w:rPr>
                <w:t>min</w:t>
              </w:r>
            </w:ins>
          </w:p>
        </w:tc>
        <w:tc>
          <w:tcPr>
            <w:tcW w:w="4675" w:type="dxa"/>
          </w:tcPr>
          <w:p w14:paraId="6CA283A2"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2804" w:author="Andreas Kuehne" w:date="2019-05-31T12:40:00Z"/>
              </w:rPr>
            </w:pPr>
            <w:customXmlInsRangeStart w:id="2805" w:author="Andreas Kuehne" w:date="2019-05-31T12:40:00Z"/>
            <w:sdt>
              <w:sdtPr>
                <w:alias w:val="dsb-ResultType.min"/>
                <w:tag w:val="dsb-ResultType.-jsonComment.ResultMinor"/>
                <w:id w:val="591749203"/>
                <w:showingPlcHdr/>
              </w:sdtPr>
              <w:sdtEndPr/>
              <w:sdtContent>
                <w:customXmlInsRangeEnd w:id="2805"/>
                <w:ins w:id="2806" w:author="Andreas Kuehne" w:date="2019-05-31T12:40:00Z">
                  <w:r w:rsidR="00A71F46">
                    <w:rPr>
                      <w:color w:val="19D131"/>
                    </w:rPr>
                    <w:t>[]</w:t>
                  </w:r>
                </w:ins>
                <w:customXmlInsRangeStart w:id="2807" w:author="Andreas Kuehne" w:date="2019-05-31T12:40:00Z"/>
              </w:sdtContent>
            </w:sdt>
            <w:customXmlInsRangeEnd w:id="2807"/>
          </w:p>
        </w:tc>
      </w:tr>
      <w:tr w:rsidR="00A71F46" w14:paraId="6339806F" w14:textId="77777777" w:rsidTr="00A71F46">
        <w:trPr>
          <w:ins w:id="2808"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2541DC5" w14:textId="77777777" w:rsidR="00A71F46" w:rsidRPr="002062A5" w:rsidRDefault="00A71F46" w:rsidP="00A71F46">
            <w:pPr>
              <w:pStyle w:val="Beschriftung"/>
              <w:rPr>
                <w:ins w:id="2809" w:author="Andreas Kuehne" w:date="2019-05-31T12:40:00Z"/>
                <w:rStyle w:val="Datatype"/>
                <w:b w:val="0"/>
                <w:bCs w:val="0"/>
              </w:rPr>
            </w:pPr>
            <w:ins w:id="2810" w:author="Andreas Kuehne" w:date="2019-05-31T12:40:00Z">
              <w:r w:rsidRPr="002062A5">
                <w:rPr>
                  <w:rStyle w:val="Datatype"/>
                </w:rPr>
                <w:t>ResultMessage</w:t>
              </w:r>
            </w:ins>
          </w:p>
        </w:tc>
        <w:tc>
          <w:tcPr>
            <w:tcW w:w="4675" w:type="dxa"/>
          </w:tcPr>
          <w:p w14:paraId="7006BEAB"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2811" w:author="Andreas Kuehne" w:date="2019-05-31T12:40:00Z"/>
                <w:rStyle w:val="Datatype"/>
              </w:rPr>
            </w:pPr>
            <w:ins w:id="2812" w:author="Andreas Kuehne" w:date="2019-05-31T12:40:00Z">
              <w:r w:rsidRPr="002062A5">
                <w:rPr>
                  <w:rStyle w:val="Datatype"/>
                </w:rPr>
                <w:t>msg</w:t>
              </w:r>
            </w:ins>
          </w:p>
        </w:tc>
        <w:tc>
          <w:tcPr>
            <w:tcW w:w="4675" w:type="dxa"/>
          </w:tcPr>
          <w:p w14:paraId="4DCD977D"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2813" w:author="Andreas Kuehne" w:date="2019-05-31T12:40:00Z"/>
              </w:rPr>
            </w:pPr>
            <w:customXmlInsRangeStart w:id="2814" w:author="Andreas Kuehne" w:date="2019-05-31T12:40:00Z"/>
            <w:sdt>
              <w:sdtPr>
                <w:alias w:val="dsb-ResultType.msg"/>
                <w:tag w:val="dsb-ResultType.-jsonComment.ResultMessage"/>
                <w:id w:val="-1504198689"/>
                <w:showingPlcHdr/>
              </w:sdtPr>
              <w:sdtEndPr/>
              <w:sdtContent>
                <w:customXmlInsRangeEnd w:id="2814"/>
                <w:ins w:id="2815" w:author="Andreas Kuehne" w:date="2019-05-31T12:40:00Z">
                  <w:r w:rsidR="00A71F46">
                    <w:rPr>
                      <w:color w:val="19D131"/>
                    </w:rPr>
                    <w:t>[]</w:t>
                  </w:r>
                </w:ins>
                <w:customXmlInsRangeStart w:id="2816" w:author="Andreas Kuehne" w:date="2019-05-31T12:40:00Z"/>
              </w:sdtContent>
            </w:sdt>
            <w:customXmlInsRangeEnd w:id="2816"/>
          </w:p>
        </w:tc>
      </w:tr>
      <w:tr w:rsidR="00A71F46" w14:paraId="7E186AA6" w14:textId="77777777" w:rsidTr="00A71F46">
        <w:trPr>
          <w:ins w:id="2817"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000FCFD" w14:textId="77777777" w:rsidR="00A71F46" w:rsidRPr="002062A5" w:rsidRDefault="00A71F46" w:rsidP="00A71F46">
            <w:pPr>
              <w:pStyle w:val="Beschriftung"/>
              <w:rPr>
                <w:ins w:id="2818" w:author="Andreas Kuehne" w:date="2019-05-31T12:40:00Z"/>
                <w:rStyle w:val="Datatype"/>
                <w:b w:val="0"/>
                <w:bCs w:val="0"/>
              </w:rPr>
            </w:pPr>
            <w:ins w:id="2819" w:author="Andreas Kuehne" w:date="2019-05-31T12:40:00Z">
              <w:r w:rsidRPr="002062A5">
                <w:rPr>
                  <w:rStyle w:val="Datatype"/>
                </w:rPr>
                <w:t>ProblemReference</w:t>
              </w:r>
            </w:ins>
          </w:p>
        </w:tc>
        <w:tc>
          <w:tcPr>
            <w:tcW w:w="4675" w:type="dxa"/>
          </w:tcPr>
          <w:p w14:paraId="30F64782"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2820" w:author="Andreas Kuehne" w:date="2019-05-31T12:40:00Z"/>
                <w:rStyle w:val="Datatype"/>
              </w:rPr>
            </w:pPr>
            <w:ins w:id="2821" w:author="Andreas Kuehne" w:date="2019-05-31T12:40:00Z">
              <w:r w:rsidRPr="002062A5">
                <w:rPr>
                  <w:rStyle w:val="Datatype"/>
                </w:rPr>
                <w:t>pRef</w:t>
              </w:r>
            </w:ins>
          </w:p>
        </w:tc>
        <w:tc>
          <w:tcPr>
            <w:tcW w:w="4675" w:type="dxa"/>
          </w:tcPr>
          <w:p w14:paraId="732218A5"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2822" w:author="Andreas Kuehne" w:date="2019-05-31T12:40:00Z"/>
              </w:rPr>
            </w:pPr>
            <w:customXmlInsRangeStart w:id="2823" w:author="Andreas Kuehne" w:date="2019-05-31T12:40:00Z"/>
            <w:sdt>
              <w:sdtPr>
                <w:alias w:val="dsb-ResultType.pRef"/>
                <w:tag w:val="dsb-ResultType.-jsonComment.ProblemReference"/>
                <w:id w:val="965626188"/>
                <w:showingPlcHdr/>
              </w:sdtPr>
              <w:sdtEndPr/>
              <w:sdtContent>
                <w:customXmlInsRangeEnd w:id="2823"/>
                <w:ins w:id="2824" w:author="Andreas Kuehne" w:date="2019-05-31T12:40:00Z">
                  <w:r w:rsidR="00A71F46">
                    <w:rPr>
                      <w:color w:val="19D131"/>
                    </w:rPr>
                    <w:t>[]</w:t>
                  </w:r>
                </w:ins>
                <w:customXmlInsRangeStart w:id="2825" w:author="Andreas Kuehne" w:date="2019-05-31T12:40:00Z"/>
              </w:sdtContent>
            </w:sdt>
            <w:customXmlInsRangeEnd w:id="2825"/>
          </w:p>
        </w:tc>
      </w:tr>
    </w:tbl>
    <w:p w14:paraId="09C05420" w14:textId="77777777" w:rsidR="00A71F46" w:rsidRPr="0202B381" w:rsidRDefault="00A71F46" w:rsidP="00A71F46">
      <w:pPr>
        <w:rPr>
          <w:ins w:id="2826" w:author="Andreas Kuehne" w:date="2019-05-31T12:40:00Z"/>
        </w:rPr>
      </w:pPr>
      <w:ins w:id="2827" w:author="Andreas Kuehne" w:date="2019-05-31T12:40:00Z">
        <w:r w:rsidRPr="002062A5">
          <w:rPr>
            <w:rFonts w:eastAsia="Arial" w:cs="Arial"/>
            <w:sz w:val="22"/>
            <w:szCs w:val="22"/>
          </w:rPr>
          <w:t xml:space="preserve">The </w:t>
        </w:r>
        <w:r w:rsidRPr="002062A5">
          <w:rPr>
            <w:rFonts w:ascii="Courier New" w:eastAsia="Courier New" w:hAnsi="Courier New" w:cs="Courier New"/>
          </w:rPr>
          <w:t>ResultType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3267FFCE" w14:textId="77777777" w:rsidR="00A71F46" w:rsidRDefault="00A71F46" w:rsidP="00A71F46">
      <w:pPr>
        <w:pStyle w:val="Code"/>
        <w:spacing w:line="259" w:lineRule="auto"/>
        <w:rPr>
          <w:ins w:id="2828" w:author="Andreas Kuehne" w:date="2019-05-31T12:40:00Z"/>
        </w:rPr>
      </w:pPr>
      <w:ins w:id="2829" w:author="Andreas Kuehne" w:date="2019-05-31T12:40:00Z">
        <w:r>
          <w:rPr>
            <w:color w:val="31849B" w:themeColor="accent5" w:themeShade="BF"/>
          </w:rPr>
          <w:t>"dsb-ResultType"</w:t>
        </w:r>
        <w:r>
          <w:t>: {</w:t>
        </w:r>
      </w:ins>
    </w:p>
    <w:p w14:paraId="5ACD53CE" w14:textId="77777777" w:rsidR="00A71F46" w:rsidRDefault="00A71F46" w:rsidP="00A71F46">
      <w:pPr>
        <w:pStyle w:val="Code"/>
        <w:spacing w:line="259" w:lineRule="auto"/>
        <w:rPr>
          <w:ins w:id="2830" w:author="Andreas Kuehne" w:date="2019-05-31T12:40:00Z"/>
        </w:rPr>
      </w:pPr>
      <w:ins w:id="2831" w:author="Andreas Kuehne" w:date="2019-05-31T12:40:00Z">
        <w:r>
          <w:rPr>
            <w:color w:val="31849B" w:themeColor="accent5" w:themeShade="BF"/>
          </w:rPr>
          <w:t xml:space="preserve">  "type"</w:t>
        </w:r>
        <w:r>
          <w:t xml:space="preserve">: </w:t>
        </w:r>
        <w:r>
          <w:rPr>
            <w:color w:val="244061" w:themeColor="accent1" w:themeShade="80"/>
          </w:rPr>
          <w:t>"object",</w:t>
        </w:r>
      </w:ins>
    </w:p>
    <w:p w14:paraId="1214FB1A" w14:textId="77777777" w:rsidR="00A71F46" w:rsidRDefault="00A71F46" w:rsidP="00A71F46">
      <w:pPr>
        <w:pStyle w:val="Code"/>
        <w:spacing w:line="259" w:lineRule="auto"/>
        <w:rPr>
          <w:ins w:id="2832" w:author="Andreas Kuehne" w:date="2019-05-31T12:40:00Z"/>
        </w:rPr>
      </w:pPr>
      <w:ins w:id="2833" w:author="Andreas Kuehne" w:date="2019-05-31T12:40:00Z">
        <w:r>
          <w:rPr>
            <w:color w:val="31849B" w:themeColor="accent5" w:themeShade="BF"/>
          </w:rPr>
          <w:t xml:space="preserve">  "properties"</w:t>
        </w:r>
        <w:r>
          <w:t>: {</w:t>
        </w:r>
      </w:ins>
    </w:p>
    <w:p w14:paraId="49F1D230" w14:textId="77777777" w:rsidR="00A71F46" w:rsidRDefault="00A71F46" w:rsidP="00A71F46">
      <w:pPr>
        <w:pStyle w:val="Code"/>
        <w:spacing w:line="259" w:lineRule="auto"/>
        <w:rPr>
          <w:ins w:id="2834" w:author="Andreas Kuehne" w:date="2019-05-31T12:40:00Z"/>
        </w:rPr>
      </w:pPr>
      <w:ins w:id="2835" w:author="Andreas Kuehne" w:date="2019-05-31T12:40:00Z">
        <w:r>
          <w:rPr>
            <w:color w:val="31849B" w:themeColor="accent5" w:themeShade="BF"/>
          </w:rPr>
          <w:t xml:space="preserve">    "maj"</w:t>
        </w:r>
        <w:r>
          <w:t>: {</w:t>
        </w:r>
      </w:ins>
    </w:p>
    <w:p w14:paraId="5D1948B0" w14:textId="77777777" w:rsidR="00A71F46" w:rsidRDefault="00A71F46" w:rsidP="00A71F46">
      <w:pPr>
        <w:pStyle w:val="Code"/>
        <w:spacing w:line="259" w:lineRule="auto"/>
        <w:rPr>
          <w:ins w:id="2836" w:author="Andreas Kuehne" w:date="2019-05-31T12:40:00Z"/>
        </w:rPr>
      </w:pPr>
      <w:ins w:id="2837" w:author="Andreas Kuehne" w:date="2019-05-31T12:40:00Z">
        <w:r>
          <w:rPr>
            <w:color w:val="31849B" w:themeColor="accent5" w:themeShade="BF"/>
          </w:rPr>
          <w:t xml:space="preserve">      "type"</w:t>
        </w:r>
        <w:r>
          <w:t xml:space="preserve">: </w:t>
        </w:r>
        <w:r>
          <w:rPr>
            <w:color w:val="244061" w:themeColor="accent1" w:themeShade="80"/>
          </w:rPr>
          <w:t>"string",</w:t>
        </w:r>
      </w:ins>
    </w:p>
    <w:p w14:paraId="2E066C31" w14:textId="77777777" w:rsidR="00A71F46" w:rsidRDefault="00A71F46" w:rsidP="00A71F46">
      <w:pPr>
        <w:pStyle w:val="Code"/>
        <w:spacing w:line="259" w:lineRule="auto"/>
        <w:rPr>
          <w:ins w:id="2838" w:author="Andreas Kuehne" w:date="2019-05-31T12:40:00Z"/>
        </w:rPr>
      </w:pPr>
      <w:ins w:id="2839" w:author="Andreas Kuehne" w:date="2019-05-31T12:40:00Z">
        <w:r>
          <w:rPr>
            <w:color w:val="31849B" w:themeColor="accent5" w:themeShade="BF"/>
          </w:rPr>
          <w:t xml:space="preserve">      "enum"</w:t>
        </w:r>
        <w:r>
          <w:t>: [</w:t>
        </w:r>
        <w:r>
          <w:rPr>
            <w:color w:val="244061" w:themeColor="accent1" w:themeShade="80"/>
          </w:rPr>
          <w:t>"urn:oasis:names:tc:dss:1.0:resultmajor:Success", "urn:oasis:names:tc:dss:1.0:resultmajor:RequesterError", "urn:oasis:names:tc:dss:1.0:resultmajor:ResponderError", "urn:oasis:names:tc:dss:1.0:resultmajor:InsufficientInformation", "urn:oasis:names:tc:dss:1.0:profiles:asynchronousprocessing:resultmajor:Pending"</w:t>
        </w:r>
        <w:r>
          <w:t>]</w:t>
        </w:r>
      </w:ins>
    </w:p>
    <w:p w14:paraId="47716EFD" w14:textId="77777777" w:rsidR="00A71F46" w:rsidRDefault="00A71F46" w:rsidP="00A71F46">
      <w:pPr>
        <w:pStyle w:val="Code"/>
        <w:spacing w:line="259" w:lineRule="auto"/>
        <w:rPr>
          <w:ins w:id="2840" w:author="Andreas Kuehne" w:date="2019-05-31T12:40:00Z"/>
        </w:rPr>
      </w:pPr>
      <w:ins w:id="2841" w:author="Andreas Kuehne" w:date="2019-05-31T12:40:00Z">
        <w:r>
          <w:t xml:space="preserve">    },</w:t>
        </w:r>
      </w:ins>
    </w:p>
    <w:p w14:paraId="65BBBBEC" w14:textId="77777777" w:rsidR="00A71F46" w:rsidRDefault="00A71F46" w:rsidP="00A71F46">
      <w:pPr>
        <w:pStyle w:val="Code"/>
        <w:spacing w:line="259" w:lineRule="auto"/>
        <w:rPr>
          <w:ins w:id="2842" w:author="Andreas Kuehne" w:date="2019-05-31T12:40:00Z"/>
        </w:rPr>
      </w:pPr>
      <w:ins w:id="2843" w:author="Andreas Kuehne" w:date="2019-05-31T12:40:00Z">
        <w:r>
          <w:rPr>
            <w:color w:val="31849B" w:themeColor="accent5" w:themeShade="BF"/>
          </w:rPr>
          <w:t xml:space="preserve">    "min"</w:t>
        </w:r>
        <w:r>
          <w:t>: {</w:t>
        </w:r>
      </w:ins>
    </w:p>
    <w:p w14:paraId="6E2528AB" w14:textId="77777777" w:rsidR="00A71F46" w:rsidRDefault="00A71F46" w:rsidP="00A71F46">
      <w:pPr>
        <w:pStyle w:val="Code"/>
        <w:spacing w:line="259" w:lineRule="auto"/>
        <w:rPr>
          <w:ins w:id="2844" w:author="Andreas Kuehne" w:date="2019-05-31T12:40:00Z"/>
        </w:rPr>
      </w:pPr>
      <w:ins w:id="2845" w:author="Andreas Kuehne" w:date="2019-05-31T12:40:00Z">
        <w:r>
          <w:rPr>
            <w:color w:val="31849B" w:themeColor="accent5" w:themeShade="BF"/>
          </w:rPr>
          <w:t xml:space="preserve">      "type"</w:t>
        </w:r>
        <w:r>
          <w:t xml:space="preserve">: </w:t>
        </w:r>
        <w:r>
          <w:rPr>
            <w:color w:val="244061" w:themeColor="accent1" w:themeShade="80"/>
          </w:rPr>
          <w:t>"string"</w:t>
        </w:r>
      </w:ins>
    </w:p>
    <w:p w14:paraId="22962375" w14:textId="77777777" w:rsidR="00A71F46" w:rsidRDefault="00A71F46" w:rsidP="00A71F46">
      <w:pPr>
        <w:pStyle w:val="Code"/>
        <w:spacing w:line="259" w:lineRule="auto"/>
        <w:rPr>
          <w:ins w:id="2846" w:author="Andreas Kuehne" w:date="2019-05-31T12:40:00Z"/>
        </w:rPr>
      </w:pPr>
      <w:ins w:id="2847" w:author="Andreas Kuehne" w:date="2019-05-31T12:40:00Z">
        <w:r>
          <w:t xml:space="preserve">    },</w:t>
        </w:r>
      </w:ins>
    </w:p>
    <w:p w14:paraId="74DAF261" w14:textId="77777777" w:rsidR="00A71F46" w:rsidRDefault="00A71F46" w:rsidP="00A71F46">
      <w:pPr>
        <w:pStyle w:val="Code"/>
        <w:spacing w:line="259" w:lineRule="auto"/>
        <w:rPr>
          <w:ins w:id="2848" w:author="Andreas Kuehne" w:date="2019-05-31T12:40:00Z"/>
        </w:rPr>
      </w:pPr>
      <w:ins w:id="2849" w:author="Andreas Kuehne" w:date="2019-05-31T12:40:00Z">
        <w:r>
          <w:rPr>
            <w:color w:val="31849B" w:themeColor="accent5" w:themeShade="BF"/>
          </w:rPr>
          <w:t xml:space="preserve">    "msg"</w:t>
        </w:r>
        <w:r>
          <w:t>: {</w:t>
        </w:r>
      </w:ins>
    </w:p>
    <w:p w14:paraId="0E9159E5" w14:textId="77777777" w:rsidR="00A71F46" w:rsidRDefault="00A71F46" w:rsidP="00A71F46">
      <w:pPr>
        <w:pStyle w:val="Code"/>
        <w:spacing w:line="259" w:lineRule="auto"/>
        <w:rPr>
          <w:ins w:id="2850" w:author="Andreas Kuehne" w:date="2019-05-31T12:40:00Z"/>
        </w:rPr>
      </w:pPr>
      <w:ins w:id="2851" w:author="Andreas Kuehne" w:date="2019-05-31T12:40:00Z">
        <w:r>
          <w:rPr>
            <w:color w:val="31849B" w:themeColor="accent5" w:themeShade="BF"/>
          </w:rPr>
          <w:t xml:space="preserve">      "$ref"</w:t>
        </w:r>
        <w:r>
          <w:t xml:space="preserve">: </w:t>
        </w:r>
        <w:r>
          <w:rPr>
            <w:color w:val="244061" w:themeColor="accent1" w:themeShade="80"/>
          </w:rPr>
          <w:t>"#/definitions/dsb-InternationalStringType"</w:t>
        </w:r>
      </w:ins>
    </w:p>
    <w:p w14:paraId="793253F8" w14:textId="77777777" w:rsidR="00A71F46" w:rsidRDefault="00A71F46" w:rsidP="00A71F46">
      <w:pPr>
        <w:pStyle w:val="Code"/>
        <w:spacing w:line="259" w:lineRule="auto"/>
        <w:rPr>
          <w:ins w:id="2852" w:author="Andreas Kuehne" w:date="2019-05-31T12:40:00Z"/>
        </w:rPr>
      </w:pPr>
      <w:ins w:id="2853" w:author="Andreas Kuehne" w:date="2019-05-31T12:40:00Z">
        <w:r>
          <w:t xml:space="preserve">    },</w:t>
        </w:r>
      </w:ins>
    </w:p>
    <w:p w14:paraId="1ACC50A0" w14:textId="77777777" w:rsidR="00A71F46" w:rsidRDefault="00A71F46" w:rsidP="00A71F46">
      <w:pPr>
        <w:pStyle w:val="Code"/>
        <w:spacing w:line="259" w:lineRule="auto"/>
        <w:rPr>
          <w:ins w:id="2854" w:author="Andreas Kuehne" w:date="2019-05-31T12:40:00Z"/>
        </w:rPr>
      </w:pPr>
      <w:ins w:id="2855" w:author="Andreas Kuehne" w:date="2019-05-31T12:40:00Z">
        <w:r>
          <w:rPr>
            <w:color w:val="31849B" w:themeColor="accent5" w:themeShade="BF"/>
          </w:rPr>
          <w:t xml:space="preserve">    "pRef"</w:t>
        </w:r>
        <w:r>
          <w:t>: {</w:t>
        </w:r>
      </w:ins>
    </w:p>
    <w:p w14:paraId="2B3DC399" w14:textId="77777777" w:rsidR="00A71F46" w:rsidRDefault="00A71F46" w:rsidP="00A71F46">
      <w:pPr>
        <w:pStyle w:val="Code"/>
        <w:spacing w:line="259" w:lineRule="auto"/>
        <w:rPr>
          <w:ins w:id="2856" w:author="Andreas Kuehne" w:date="2019-05-31T12:40:00Z"/>
        </w:rPr>
      </w:pPr>
      <w:ins w:id="2857" w:author="Andreas Kuehne" w:date="2019-05-31T12:40:00Z">
        <w:r>
          <w:rPr>
            <w:color w:val="31849B" w:themeColor="accent5" w:themeShade="BF"/>
          </w:rPr>
          <w:t xml:space="preserve">      "type"</w:t>
        </w:r>
        <w:r>
          <w:t xml:space="preserve">: </w:t>
        </w:r>
        <w:r>
          <w:rPr>
            <w:color w:val="244061" w:themeColor="accent1" w:themeShade="80"/>
          </w:rPr>
          <w:t>"string"</w:t>
        </w:r>
      </w:ins>
    </w:p>
    <w:p w14:paraId="7B858445" w14:textId="77777777" w:rsidR="00A71F46" w:rsidRDefault="00A71F46" w:rsidP="00A71F46">
      <w:pPr>
        <w:pStyle w:val="Code"/>
        <w:spacing w:line="259" w:lineRule="auto"/>
        <w:rPr>
          <w:ins w:id="2858" w:author="Andreas Kuehne" w:date="2019-05-31T12:40:00Z"/>
        </w:rPr>
      </w:pPr>
      <w:ins w:id="2859" w:author="Andreas Kuehne" w:date="2019-05-31T12:40:00Z">
        <w:r>
          <w:t xml:space="preserve">    }</w:t>
        </w:r>
      </w:ins>
    </w:p>
    <w:p w14:paraId="4C30340A" w14:textId="77777777" w:rsidR="00A71F46" w:rsidRDefault="00A71F46" w:rsidP="00A71F46">
      <w:pPr>
        <w:pStyle w:val="Code"/>
        <w:spacing w:line="259" w:lineRule="auto"/>
        <w:rPr>
          <w:ins w:id="2860" w:author="Andreas Kuehne" w:date="2019-05-31T12:40:00Z"/>
        </w:rPr>
      </w:pPr>
      <w:ins w:id="2861" w:author="Andreas Kuehne" w:date="2019-05-31T12:40:00Z">
        <w:r>
          <w:t xml:space="preserve">  },</w:t>
        </w:r>
      </w:ins>
    </w:p>
    <w:p w14:paraId="70494FE7" w14:textId="77777777" w:rsidR="00A71F46" w:rsidRDefault="00A71F46" w:rsidP="00A71F46">
      <w:pPr>
        <w:pStyle w:val="Code"/>
        <w:spacing w:line="259" w:lineRule="auto"/>
        <w:rPr>
          <w:ins w:id="2862" w:author="Andreas Kuehne" w:date="2019-05-31T12:40:00Z"/>
        </w:rPr>
      </w:pPr>
      <w:ins w:id="2863" w:author="Andreas Kuehne" w:date="2019-05-31T12:40:00Z">
        <w:r>
          <w:rPr>
            <w:color w:val="31849B" w:themeColor="accent5" w:themeShade="BF"/>
          </w:rPr>
          <w:t xml:space="preserve">  "required"</w:t>
        </w:r>
        <w:r>
          <w:t>: [</w:t>
        </w:r>
        <w:r>
          <w:rPr>
            <w:color w:val="244061" w:themeColor="accent1" w:themeShade="80"/>
          </w:rPr>
          <w:t>"maj"</w:t>
        </w:r>
        <w:r>
          <w:t>]</w:t>
        </w:r>
      </w:ins>
    </w:p>
    <w:p w14:paraId="478B3CD1" w14:textId="77777777" w:rsidR="00A71F46" w:rsidRDefault="00A71F46" w:rsidP="00A71F46">
      <w:pPr>
        <w:pStyle w:val="Code"/>
        <w:spacing w:line="259" w:lineRule="auto"/>
        <w:rPr>
          <w:ins w:id="2864" w:author="Andreas Kuehne" w:date="2019-05-31T12:40:00Z"/>
        </w:rPr>
      </w:pPr>
      <w:ins w:id="2865" w:author="Andreas Kuehne" w:date="2019-05-31T12:40:00Z">
        <w:r>
          <w:t>}</w:t>
        </w:r>
      </w:ins>
    </w:p>
    <w:p w14:paraId="43A8E6FB" w14:textId="77777777" w:rsidR="00A71F46" w:rsidRDefault="001A1734" w:rsidP="00A71F46">
      <w:pPr>
        <w:rPr>
          <w:ins w:id="2866" w:author="Andreas Kuehne" w:date="2019-05-31T12:40:00Z"/>
        </w:rPr>
      </w:pPr>
      <w:customXmlInsRangeStart w:id="2867" w:author="Andreas Kuehne" w:date="2019-05-31T12:40:00Z"/>
      <w:sdt>
        <w:sdtPr>
          <w:tag w:val="dsb-ResultType.-jsonSchema"/>
          <w:id w:val="1233814922"/>
          <w:showingPlcHdr/>
        </w:sdtPr>
        <w:sdtEndPr/>
        <w:sdtContent>
          <w:customXmlInsRangeEnd w:id="2867"/>
          <w:ins w:id="2868" w:author="Andreas Kuehne" w:date="2019-05-31T12:40:00Z">
            <w:r w:rsidR="00A71F46">
              <w:rPr>
                <w:color w:val="19D131"/>
              </w:rPr>
              <w:t>[component Result JSON schema details]</w:t>
            </w:r>
          </w:ins>
          <w:customXmlInsRangeStart w:id="2869" w:author="Andreas Kuehne" w:date="2019-05-31T12:40:00Z"/>
        </w:sdtContent>
      </w:sdt>
      <w:customXmlInsRangeEnd w:id="2869"/>
    </w:p>
    <w:p w14:paraId="41B208D8" w14:textId="77777777" w:rsidR="00A71F46" w:rsidRDefault="00A71F46" w:rsidP="00A71F46">
      <w:pPr>
        <w:pStyle w:val="berschrift4"/>
        <w:numPr>
          <w:ilvl w:val="3"/>
          <w:numId w:val="3"/>
        </w:numPr>
        <w:rPr>
          <w:ins w:id="2870" w:author="Andreas Kuehne" w:date="2019-05-31T12:40:00Z"/>
        </w:rPr>
      </w:pPr>
      <w:bookmarkStart w:id="2871" w:name="_Toc10206776"/>
      <w:ins w:id="2872" w:author="Andreas Kuehne" w:date="2019-05-31T12:40:00Z">
        <w:r>
          <w:t>Result – XML Syntax</w:t>
        </w:r>
        <w:bookmarkEnd w:id="2871"/>
      </w:ins>
    </w:p>
    <w:p w14:paraId="660A2241" w14:textId="77777777" w:rsidR="00A71F46" w:rsidRPr="5404FA76" w:rsidRDefault="00A71F46" w:rsidP="00A71F46">
      <w:pPr>
        <w:rPr>
          <w:ins w:id="2873" w:author="Andreas Kuehne" w:date="2019-05-31T12:40:00Z"/>
        </w:rPr>
      </w:pPr>
      <w:ins w:id="2874" w:author="Andreas Kuehne" w:date="2019-05-31T12:40:00Z">
        <w:r w:rsidRPr="0CCF9147">
          <w:t xml:space="preserve">The XML type </w:t>
        </w:r>
        <w:r w:rsidRPr="002062A5">
          <w:rPr>
            <w:rFonts w:ascii="Courier New" w:eastAsia="Courier New" w:hAnsi="Courier New" w:cs="Courier New"/>
          </w:rPr>
          <w:t>ResultType</w:t>
        </w:r>
        <w:r w:rsidRPr="0CCF9147">
          <w:t xml:space="preserve"> SHALL implement the requirements defined in the </w:t>
        </w:r>
        <w:r w:rsidRPr="002062A5">
          <w:rPr>
            <w:rFonts w:ascii="Courier New" w:eastAsia="Courier New" w:hAnsi="Courier New" w:cs="Courier New"/>
          </w:rPr>
          <w:t>Result</w:t>
        </w:r>
        <w:r>
          <w:t xml:space="preserve"> </w:t>
        </w:r>
        <w:r w:rsidRPr="005A6FFD">
          <w:t>component.</w:t>
        </w:r>
      </w:ins>
    </w:p>
    <w:p w14:paraId="2DD10503" w14:textId="77777777" w:rsidR="00A71F46" w:rsidRDefault="00A71F46" w:rsidP="00A71F46">
      <w:pPr>
        <w:rPr>
          <w:ins w:id="2875" w:author="Andreas Kuehne" w:date="2019-05-31T12:40:00Z"/>
        </w:rPr>
      </w:pPr>
      <w:ins w:id="2876" w:author="Andreas Kuehne" w:date="2019-05-31T12:40:00Z">
        <w:r w:rsidRPr="005A6FFD">
          <w:rPr>
            <w:rFonts w:eastAsia="Arial"/>
          </w:rPr>
          <w:t xml:space="preserve">The </w:t>
        </w:r>
        <w:r w:rsidRPr="002062A5">
          <w:rPr>
            <w:rFonts w:ascii="Courier New" w:eastAsia="Courier New" w:hAnsi="Courier New" w:cs="Courier New"/>
          </w:rPr>
          <w:t>ResultType</w:t>
        </w:r>
        <w:r w:rsidRPr="005A6FFD">
          <w:rPr>
            <w:rFonts w:eastAsia="Arial"/>
          </w:rPr>
          <w:t xml:space="preserve"> XML element is defined in XML Schema [</w:t>
        </w:r>
        <w:r>
          <w:rPr>
            <w:rStyle w:val="Hyperlink"/>
          </w:rPr>
          <w:fldChar w:fldCharType="begin"/>
        </w:r>
        <w:r>
          <w:rPr>
            <w:rStyle w:val="Hyperlink"/>
          </w:rPr>
          <w:instrText xml:space="preserve"> HYPERLINK \l "refDSBXSD" </w:instrText>
        </w:r>
        <w:r>
          <w:rPr>
            <w:rStyle w:val="Hyperlink"/>
          </w:rPr>
          <w:fldChar w:fldCharType="separate"/>
        </w:r>
        <w:r w:rsidRPr="006174B3">
          <w:rPr>
            <w:rStyle w:val="Hyperlink"/>
          </w:rPr>
          <w:t>DSBXSD</w:t>
        </w:r>
        <w:r>
          <w:rPr>
            <w:rStyle w:val="Hyperlink"/>
          </w:rPr>
          <w:fldChar w:fldCharType="end"/>
        </w:r>
        <w:r w:rsidRPr="005A6FFD">
          <w:rPr>
            <w:rFonts w:eastAsia="Arial"/>
          </w:rPr>
          <w:t>], and is copied below for information.</w:t>
        </w:r>
      </w:ins>
    </w:p>
    <w:p w14:paraId="46B9FF0F" w14:textId="77777777" w:rsidR="00A71F46" w:rsidRDefault="00A71F46" w:rsidP="00A71F46">
      <w:pPr>
        <w:pStyle w:val="Code"/>
        <w:rPr>
          <w:ins w:id="2877" w:author="Andreas Kuehne" w:date="2019-05-31T12:40:00Z"/>
        </w:rPr>
      </w:pPr>
      <w:ins w:id="2878"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ResultType</w:t>
        </w:r>
        <w:r>
          <w:rPr>
            <w:color w:val="943634" w:themeColor="accent2" w:themeShade="BF"/>
          </w:rPr>
          <w:t>"</w:t>
        </w:r>
        <w:r>
          <w:rPr>
            <w:color w:val="31849B" w:themeColor="accent5" w:themeShade="BF"/>
          </w:rPr>
          <w:t>&gt;</w:t>
        </w:r>
      </w:ins>
    </w:p>
    <w:p w14:paraId="687ABA6A" w14:textId="77777777" w:rsidR="00A71F46" w:rsidRDefault="00A71F46" w:rsidP="00A71F46">
      <w:pPr>
        <w:pStyle w:val="Code"/>
        <w:rPr>
          <w:ins w:id="2879" w:author="Andreas Kuehne" w:date="2019-05-31T12:40:00Z"/>
        </w:rPr>
      </w:pPr>
      <w:ins w:id="2880" w:author="Andreas Kuehne" w:date="2019-05-31T12:40:00Z">
        <w:r>
          <w:rPr>
            <w:color w:val="31849B" w:themeColor="accent5" w:themeShade="BF"/>
          </w:rPr>
          <w:t xml:space="preserve">  &lt;xs:sequence&gt;</w:t>
        </w:r>
      </w:ins>
    </w:p>
    <w:p w14:paraId="474E57CA" w14:textId="77777777" w:rsidR="00A71F46" w:rsidRDefault="00A71F46" w:rsidP="00A71F46">
      <w:pPr>
        <w:pStyle w:val="Code"/>
        <w:rPr>
          <w:ins w:id="2881" w:author="Andreas Kuehne" w:date="2019-05-31T12:40:00Z"/>
        </w:rPr>
      </w:pPr>
      <w:ins w:id="2882"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ResultMajor</w:t>
        </w:r>
        <w:r>
          <w:rPr>
            <w:color w:val="943634" w:themeColor="accent2" w:themeShade="BF"/>
          </w:rPr>
          <w:t>"</w:t>
        </w:r>
        <w:r>
          <w:rPr>
            <w:color w:val="31849B" w:themeColor="accent5" w:themeShade="BF"/>
          </w:rPr>
          <w:t>&gt;</w:t>
        </w:r>
      </w:ins>
    </w:p>
    <w:p w14:paraId="238AADB6" w14:textId="77777777" w:rsidR="00A71F46" w:rsidRDefault="00A71F46" w:rsidP="00A71F46">
      <w:pPr>
        <w:pStyle w:val="Code"/>
        <w:rPr>
          <w:ins w:id="2883" w:author="Andreas Kuehne" w:date="2019-05-31T12:40:00Z"/>
        </w:rPr>
      </w:pPr>
      <w:ins w:id="2884" w:author="Andreas Kuehne" w:date="2019-05-31T12:40:00Z">
        <w:r>
          <w:rPr>
            <w:color w:val="31849B" w:themeColor="accent5" w:themeShade="BF"/>
          </w:rPr>
          <w:t xml:space="preserve">      &lt;xs:simpleType&gt;</w:t>
        </w:r>
      </w:ins>
    </w:p>
    <w:p w14:paraId="1A36E3FB" w14:textId="77777777" w:rsidR="00A71F46" w:rsidRDefault="00A71F46" w:rsidP="00A71F46">
      <w:pPr>
        <w:pStyle w:val="Code"/>
        <w:rPr>
          <w:ins w:id="2885" w:author="Andreas Kuehne" w:date="2019-05-31T12:40:00Z"/>
        </w:rPr>
      </w:pPr>
      <w:ins w:id="2886" w:author="Andreas Kuehne" w:date="2019-05-31T12:40:00Z">
        <w:r>
          <w:rPr>
            <w:color w:val="31849B" w:themeColor="accent5" w:themeShade="BF"/>
          </w:rPr>
          <w:t xml:space="preserve">        &lt;xs:restriction</w:t>
        </w:r>
        <w:r>
          <w:rPr>
            <w:color w:val="943634" w:themeColor="accent2" w:themeShade="BF"/>
          </w:rPr>
          <w:t xml:space="preserve"> base="</w:t>
        </w:r>
        <w:r>
          <w:rPr>
            <w:color w:val="244061" w:themeColor="accent1" w:themeShade="80"/>
          </w:rPr>
          <w:t>xs:anyURI</w:t>
        </w:r>
        <w:r>
          <w:rPr>
            <w:color w:val="943634" w:themeColor="accent2" w:themeShade="BF"/>
          </w:rPr>
          <w:t>"</w:t>
        </w:r>
        <w:r>
          <w:rPr>
            <w:color w:val="31849B" w:themeColor="accent5" w:themeShade="BF"/>
          </w:rPr>
          <w:t>&gt;</w:t>
        </w:r>
      </w:ins>
    </w:p>
    <w:p w14:paraId="46D4C4E3" w14:textId="77777777" w:rsidR="00A71F46" w:rsidRDefault="00A71F46" w:rsidP="00A71F46">
      <w:pPr>
        <w:pStyle w:val="Code"/>
        <w:rPr>
          <w:ins w:id="2887" w:author="Andreas Kuehne" w:date="2019-05-31T12:40:00Z"/>
        </w:rPr>
      </w:pPr>
      <w:ins w:id="2888" w:author="Andreas Kuehne" w:date="2019-05-31T12:40:00Z">
        <w:r>
          <w:rPr>
            <w:color w:val="31849B" w:themeColor="accent5" w:themeShade="BF"/>
          </w:rPr>
          <w:t xml:space="preserve">          &lt;xs:enumeration</w:t>
        </w:r>
        <w:r>
          <w:rPr>
            <w:color w:val="943634" w:themeColor="accent2" w:themeShade="BF"/>
          </w:rPr>
          <w:t xml:space="preserve"> value="</w:t>
        </w:r>
        <w:r>
          <w:rPr>
            <w:color w:val="244061" w:themeColor="accent1" w:themeShade="80"/>
          </w:rPr>
          <w:t>urn:oasis:names:tc:dss:1.0:resultmajor:Success</w:t>
        </w:r>
        <w:r>
          <w:rPr>
            <w:color w:val="943634" w:themeColor="accent2" w:themeShade="BF"/>
          </w:rPr>
          <w:t>"</w:t>
        </w:r>
        <w:r>
          <w:rPr>
            <w:color w:val="31849B" w:themeColor="accent5" w:themeShade="BF"/>
          </w:rPr>
          <w:t>/&gt;</w:t>
        </w:r>
      </w:ins>
    </w:p>
    <w:p w14:paraId="6B9214D9" w14:textId="77777777" w:rsidR="00A71F46" w:rsidRDefault="00A71F46" w:rsidP="00A71F46">
      <w:pPr>
        <w:pStyle w:val="Code"/>
        <w:rPr>
          <w:ins w:id="2889" w:author="Andreas Kuehne" w:date="2019-05-31T12:40:00Z"/>
        </w:rPr>
      </w:pPr>
      <w:ins w:id="2890" w:author="Andreas Kuehne" w:date="2019-05-31T12:40:00Z">
        <w:r>
          <w:rPr>
            <w:color w:val="31849B" w:themeColor="accent5" w:themeShade="BF"/>
          </w:rPr>
          <w:t xml:space="preserve">          &lt;xs:enumeration</w:t>
        </w:r>
        <w:r>
          <w:rPr>
            <w:color w:val="943634" w:themeColor="accent2" w:themeShade="BF"/>
          </w:rPr>
          <w:t xml:space="preserve"> value="</w:t>
        </w:r>
        <w:r>
          <w:rPr>
            <w:color w:val="244061" w:themeColor="accent1" w:themeShade="80"/>
          </w:rPr>
          <w:t>urn:oasis:names:tc:dss:1.0:resultmajor:RequesterError</w:t>
        </w:r>
        <w:r>
          <w:rPr>
            <w:color w:val="943634" w:themeColor="accent2" w:themeShade="BF"/>
          </w:rPr>
          <w:t>"</w:t>
        </w:r>
        <w:r>
          <w:rPr>
            <w:color w:val="31849B" w:themeColor="accent5" w:themeShade="BF"/>
          </w:rPr>
          <w:t>/&gt;</w:t>
        </w:r>
      </w:ins>
    </w:p>
    <w:p w14:paraId="5E36C79C" w14:textId="77777777" w:rsidR="00A71F46" w:rsidRDefault="00A71F46" w:rsidP="00A71F46">
      <w:pPr>
        <w:pStyle w:val="Code"/>
        <w:rPr>
          <w:ins w:id="2891" w:author="Andreas Kuehne" w:date="2019-05-31T12:40:00Z"/>
        </w:rPr>
      </w:pPr>
      <w:ins w:id="2892" w:author="Andreas Kuehne" w:date="2019-05-31T12:40:00Z">
        <w:r>
          <w:rPr>
            <w:color w:val="31849B" w:themeColor="accent5" w:themeShade="BF"/>
          </w:rPr>
          <w:t xml:space="preserve">          &lt;xs:enumeration</w:t>
        </w:r>
        <w:r>
          <w:rPr>
            <w:color w:val="943634" w:themeColor="accent2" w:themeShade="BF"/>
          </w:rPr>
          <w:t xml:space="preserve"> value="</w:t>
        </w:r>
        <w:r>
          <w:rPr>
            <w:color w:val="244061" w:themeColor="accent1" w:themeShade="80"/>
          </w:rPr>
          <w:t>urn:oasis:names:tc:dss:1.0:resultmajor:ResponderError</w:t>
        </w:r>
        <w:r>
          <w:rPr>
            <w:color w:val="943634" w:themeColor="accent2" w:themeShade="BF"/>
          </w:rPr>
          <w:t>"</w:t>
        </w:r>
        <w:r>
          <w:rPr>
            <w:color w:val="31849B" w:themeColor="accent5" w:themeShade="BF"/>
          </w:rPr>
          <w:t>/&gt;</w:t>
        </w:r>
      </w:ins>
    </w:p>
    <w:p w14:paraId="76949265" w14:textId="77777777" w:rsidR="00A71F46" w:rsidRDefault="00A71F46" w:rsidP="00A71F46">
      <w:pPr>
        <w:pStyle w:val="Code"/>
        <w:rPr>
          <w:ins w:id="2893" w:author="Andreas Kuehne" w:date="2019-05-31T12:40:00Z"/>
        </w:rPr>
      </w:pPr>
      <w:ins w:id="2894" w:author="Andreas Kuehne" w:date="2019-05-31T12:40:00Z">
        <w:r>
          <w:rPr>
            <w:color w:val="31849B" w:themeColor="accent5" w:themeShade="BF"/>
          </w:rPr>
          <w:t xml:space="preserve">          &lt;xs:enumeration</w:t>
        </w:r>
        <w:r>
          <w:rPr>
            <w:color w:val="943634" w:themeColor="accent2" w:themeShade="BF"/>
          </w:rPr>
          <w:t xml:space="preserve"> value="</w:t>
        </w:r>
        <w:r>
          <w:rPr>
            <w:color w:val="244061" w:themeColor="accent1" w:themeShade="80"/>
          </w:rPr>
          <w:t>urn:oasis:names:tc:dss:1.0:resultmajor:InsufficientInformation</w:t>
        </w:r>
        <w:r>
          <w:rPr>
            <w:color w:val="943634" w:themeColor="accent2" w:themeShade="BF"/>
          </w:rPr>
          <w:t>"</w:t>
        </w:r>
        <w:r>
          <w:rPr>
            <w:color w:val="31849B" w:themeColor="accent5" w:themeShade="BF"/>
          </w:rPr>
          <w:t>/&gt;</w:t>
        </w:r>
      </w:ins>
    </w:p>
    <w:p w14:paraId="3CC12E05" w14:textId="77777777" w:rsidR="00A71F46" w:rsidRDefault="00A71F46" w:rsidP="00A71F46">
      <w:pPr>
        <w:pStyle w:val="Code"/>
        <w:rPr>
          <w:ins w:id="2895" w:author="Andreas Kuehne" w:date="2019-05-31T12:40:00Z"/>
        </w:rPr>
      </w:pPr>
      <w:ins w:id="2896" w:author="Andreas Kuehne" w:date="2019-05-31T12:40:00Z">
        <w:r>
          <w:rPr>
            <w:color w:val="31849B" w:themeColor="accent5" w:themeShade="BF"/>
          </w:rPr>
          <w:t xml:space="preserve">          &lt;xs:enumeration</w:t>
        </w:r>
        <w:r>
          <w:rPr>
            <w:color w:val="943634" w:themeColor="accent2" w:themeShade="BF"/>
          </w:rPr>
          <w:t xml:space="preserve"> value="</w:t>
        </w:r>
        <w:r>
          <w:rPr>
            <w:color w:val="244061" w:themeColor="accent1" w:themeShade="80"/>
          </w:rPr>
          <w:t>urn:oasis:names:tc:dss:1.0:profiles:asynchronousprocessing:resultmajor:Pending</w:t>
        </w:r>
        <w:r>
          <w:rPr>
            <w:color w:val="943634" w:themeColor="accent2" w:themeShade="BF"/>
          </w:rPr>
          <w:t>"</w:t>
        </w:r>
        <w:r>
          <w:rPr>
            <w:color w:val="31849B" w:themeColor="accent5" w:themeShade="BF"/>
          </w:rPr>
          <w:t>/&gt;</w:t>
        </w:r>
      </w:ins>
    </w:p>
    <w:p w14:paraId="5A0F3D12" w14:textId="77777777" w:rsidR="00A71F46" w:rsidRDefault="00A71F46" w:rsidP="00A71F46">
      <w:pPr>
        <w:pStyle w:val="Code"/>
        <w:rPr>
          <w:ins w:id="2897" w:author="Andreas Kuehne" w:date="2019-05-31T12:40:00Z"/>
        </w:rPr>
      </w:pPr>
      <w:ins w:id="2898" w:author="Andreas Kuehne" w:date="2019-05-31T12:40:00Z">
        <w:r>
          <w:rPr>
            <w:color w:val="31849B" w:themeColor="accent5" w:themeShade="BF"/>
          </w:rPr>
          <w:t xml:space="preserve">        &lt;/xs:restriction&gt;</w:t>
        </w:r>
      </w:ins>
    </w:p>
    <w:p w14:paraId="15A6D1C7" w14:textId="77777777" w:rsidR="00A71F46" w:rsidRDefault="00A71F46" w:rsidP="00A71F46">
      <w:pPr>
        <w:pStyle w:val="Code"/>
        <w:rPr>
          <w:ins w:id="2899" w:author="Andreas Kuehne" w:date="2019-05-31T12:40:00Z"/>
        </w:rPr>
      </w:pPr>
      <w:ins w:id="2900" w:author="Andreas Kuehne" w:date="2019-05-31T12:40:00Z">
        <w:r>
          <w:rPr>
            <w:color w:val="31849B" w:themeColor="accent5" w:themeShade="BF"/>
          </w:rPr>
          <w:t xml:space="preserve">      &lt;/xs:simpleType&gt;</w:t>
        </w:r>
      </w:ins>
    </w:p>
    <w:p w14:paraId="3BCA8AE5" w14:textId="77777777" w:rsidR="00A71F46" w:rsidRDefault="00A71F46" w:rsidP="00A71F46">
      <w:pPr>
        <w:pStyle w:val="Code"/>
        <w:rPr>
          <w:ins w:id="2901" w:author="Andreas Kuehne" w:date="2019-05-31T12:40:00Z"/>
        </w:rPr>
      </w:pPr>
      <w:ins w:id="2902" w:author="Andreas Kuehne" w:date="2019-05-31T12:40:00Z">
        <w:r>
          <w:rPr>
            <w:color w:val="31849B" w:themeColor="accent5" w:themeShade="BF"/>
          </w:rPr>
          <w:t xml:space="preserve">    &lt;/xs:element&gt;</w:t>
        </w:r>
      </w:ins>
    </w:p>
    <w:p w14:paraId="643F5798" w14:textId="77777777" w:rsidR="00A71F46" w:rsidRDefault="00A71F46" w:rsidP="00A71F46">
      <w:pPr>
        <w:pStyle w:val="Code"/>
        <w:rPr>
          <w:ins w:id="2903" w:author="Andreas Kuehne" w:date="2019-05-31T12:40:00Z"/>
        </w:rPr>
      </w:pPr>
      <w:ins w:id="2904"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ResultMinor</w:t>
        </w:r>
        <w:r>
          <w:rPr>
            <w:color w:val="943634" w:themeColor="accent2" w:themeShade="BF"/>
          </w:rPr>
          <w:t>" type="</w:t>
        </w:r>
        <w:r>
          <w:rPr>
            <w:color w:val="244061" w:themeColor="accent1" w:themeShade="80"/>
          </w:rPr>
          <w:t>xs:anyURI</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6D104B57" w14:textId="77777777" w:rsidR="00A71F46" w:rsidRDefault="00A71F46" w:rsidP="00A71F46">
      <w:pPr>
        <w:pStyle w:val="Code"/>
        <w:rPr>
          <w:ins w:id="2905" w:author="Andreas Kuehne" w:date="2019-05-31T12:40:00Z"/>
        </w:rPr>
      </w:pPr>
      <w:ins w:id="2906"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ResultMessage</w:t>
        </w:r>
        <w:r>
          <w:rPr>
            <w:color w:val="943634" w:themeColor="accent2" w:themeShade="BF"/>
          </w:rPr>
          <w:t>" type="</w:t>
        </w:r>
        <w:r>
          <w:rPr>
            <w:color w:val="244061" w:themeColor="accent1" w:themeShade="80"/>
          </w:rPr>
          <w:t>dsb:InternationalStringType</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252742BE" w14:textId="77777777" w:rsidR="00A71F46" w:rsidRDefault="00A71F46" w:rsidP="00A71F46">
      <w:pPr>
        <w:pStyle w:val="Code"/>
        <w:rPr>
          <w:ins w:id="2907" w:author="Andreas Kuehne" w:date="2019-05-31T12:40:00Z"/>
        </w:rPr>
      </w:pPr>
      <w:ins w:id="2908"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ProblemReference</w:t>
        </w:r>
        <w:r>
          <w:rPr>
            <w:color w:val="943634" w:themeColor="accent2" w:themeShade="BF"/>
          </w:rPr>
          <w:t>" type="</w:t>
        </w:r>
        <w:r>
          <w:rPr>
            <w:color w:val="244061" w:themeColor="accent1" w:themeShade="80"/>
          </w:rPr>
          <w:t>xs:string</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6E38297E" w14:textId="77777777" w:rsidR="00A71F46" w:rsidRDefault="00A71F46" w:rsidP="00A71F46">
      <w:pPr>
        <w:pStyle w:val="Code"/>
        <w:rPr>
          <w:ins w:id="2909" w:author="Andreas Kuehne" w:date="2019-05-31T12:40:00Z"/>
        </w:rPr>
      </w:pPr>
      <w:ins w:id="2910" w:author="Andreas Kuehne" w:date="2019-05-31T12:40:00Z">
        <w:r>
          <w:rPr>
            <w:color w:val="31849B" w:themeColor="accent5" w:themeShade="BF"/>
          </w:rPr>
          <w:t xml:space="preserve">  &lt;/xs:sequence&gt;</w:t>
        </w:r>
      </w:ins>
    </w:p>
    <w:p w14:paraId="7B9CC8FF" w14:textId="77777777" w:rsidR="00A71F46" w:rsidRDefault="00A71F46" w:rsidP="00A71F46">
      <w:pPr>
        <w:pStyle w:val="Code"/>
        <w:rPr>
          <w:ins w:id="2911" w:author="Andreas Kuehne" w:date="2019-05-31T12:40:00Z"/>
        </w:rPr>
      </w:pPr>
      <w:ins w:id="2912" w:author="Andreas Kuehne" w:date="2019-05-31T12:40:00Z">
        <w:r>
          <w:rPr>
            <w:color w:val="31849B" w:themeColor="accent5" w:themeShade="BF"/>
          </w:rPr>
          <w:t>&lt;/xs:complexType&gt;</w:t>
        </w:r>
      </w:ins>
    </w:p>
    <w:p w14:paraId="48D7D326" w14:textId="77777777" w:rsidR="00A71F46" w:rsidRDefault="00A71F46" w:rsidP="00A71F46">
      <w:pPr>
        <w:spacing w:line="259" w:lineRule="auto"/>
        <w:rPr>
          <w:ins w:id="2913" w:author="Andreas Kuehne" w:date="2019-05-31T12:40:00Z"/>
        </w:rPr>
      </w:pPr>
      <w:ins w:id="2914" w:author="Andreas Kuehne" w:date="2019-05-31T12:40:00Z">
        <w:r>
          <w:t>Each child element of</w:t>
        </w:r>
        <w:r w:rsidRPr="71C71F8C">
          <w:t xml:space="preserve"> </w:t>
        </w:r>
        <w:r w:rsidRPr="002062A5">
          <w:rPr>
            <w:rFonts w:ascii="Courier New" w:eastAsia="Courier New" w:hAnsi="Courier New" w:cs="Courier New"/>
          </w:rPr>
          <w:t>ResultType</w:t>
        </w:r>
        <w:r w:rsidRPr="71C71F8C">
          <w:t xml:space="preserve"> </w:t>
        </w:r>
        <w:r>
          <w:t xml:space="preserve">XML element SHALL implement in XML syntax the sub-component that has a name equal to its local name. </w:t>
        </w:r>
      </w:ins>
      <w:customXmlInsRangeStart w:id="2915" w:author="Andreas Kuehne" w:date="2019-05-31T12:40:00Z"/>
      <w:sdt>
        <w:sdtPr>
          <w:tag w:val="dsb-ResultType.-xmlSchema"/>
          <w:id w:val="1465622386"/>
          <w:showingPlcHdr/>
        </w:sdtPr>
        <w:sdtEndPr/>
        <w:sdtContent>
          <w:customXmlInsRangeEnd w:id="2915"/>
          <w:ins w:id="2916" w:author="Andreas Kuehne" w:date="2019-05-31T12:40:00Z">
            <w:r>
              <w:rPr>
                <w:color w:val="19D131"/>
              </w:rPr>
              <w:t>[component Result XML schema details]</w:t>
            </w:r>
          </w:ins>
          <w:customXmlInsRangeStart w:id="2917" w:author="Andreas Kuehne" w:date="2019-05-31T12:40:00Z"/>
        </w:sdtContent>
      </w:sdt>
      <w:customXmlInsRangeEnd w:id="2917"/>
    </w:p>
    <w:p w14:paraId="1ACC4408" w14:textId="77777777" w:rsidR="00A71F46" w:rsidRDefault="00A71F46" w:rsidP="00A71F46">
      <w:pPr>
        <w:pStyle w:val="berschrift3"/>
        <w:numPr>
          <w:ilvl w:val="2"/>
          <w:numId w:val="3"/>
        </w:numPr>
        <w:rPr>
          <w:ins w:id="2918" w:author="Andreas Kuehne" w:date="2019-05-31T12:40:00Z"/>
        </w:rPr>
      </w:pPr>
      <w:bookmarkStart w:id="2919" w:name="_Toc10206777"/>
      <w:ins w:id="2920" w:author="Andreas Kuehne" w:date="2019-05-31T12:40:00Z">
        <w:r>
          <w:t>Component OptionalInputs</w:t>
        </w:r>
        <w:bookmarkEnd w:id="2919"/>
      </w:ins>
    </w:p>
    <w:p w14:paraId="295A979D" w14:textId="77777777" w:rsidR="00A71F46" w:rsidRDefault="001A1734" w:rsidP="00A71F46">
      <w:pPr>
        <w:rPr>
          <w:ins w:id="2921" w:author="Andreas Kuehne" w:date="2019-05-31T12:40:00Z"/>
        </w:rPr>
      </w:pPr>
      <w:customXmlInsRangeStart w:id="2922" w:author="Andreas Kuehne" w:date="2019-05-31T12:40:00Z"/>
      <w:sdt>
        <w:sdtPr>
          <w:tag w:val="dsb-OptionalInputsType.-normative"/>
          <w:id w:val="860856302"/>
          <w:showingPlcHdr/>
        </w:sdtPr>
        <w:sdtEndPr/>
        <w:sdtContent>
          <w:customXmlInsRangeEnd w:id="2922"/>
          <w:ins w:id="2923" w:author="Andreas Kuehne" w:date="2019-05-31T12:40:00Z">
            <w:r w:rsidR="00A71F46">
              <w:rPr>
                <w:color w:val="19D131"/>
              </w:rPr>
              <w:t>[component OptionalInputs normative details]</w:t>
            </w:r>
          </w:ins>
          <w:customXmlInsRangeStart w:id="2924" w:author="Andreas Kuehne" w:date="2019-05-31T12:40:00Z"/>
        </w:sdtContent>
      </w:sdt>
      <w:customXmlInsRangeEnd w:id="2924"/>
    </w:p>
    <w:p w14:paraId="13771810" w14:textId="77777777" w:rsidR="00A71F46" w:rsidRDefault="00A71F46" w:rsidP="00A71F46">
      <w:pPr>
        <w:rPr>
          <w:ins w:id="2925" w:author="Andreas Kuehne" w:date="2019-05-31T12:40:00Z"/>
        </w:rPr>
      </w:pPr>
      <w:ins w:id="2926" w:author="Andreas Kuehne" w:date="2019-05-31T12:40:00Z">
        <w:r>
          <w:t>Below follows a list of the sub-components that constitute this component:</w:t>
        </w:r>
      </w:ins>
    </w:p>
    <w:p w14:paraId="5AE2CFDD" w14:textId="77777777" w:rsidR="00A71F46" w:rsidRDefault="00A71F46" w:rsidP="00A71F46">
      <w:pPr>
        <w:pStyle w:val="Member"/>
        <w:rPr>
          <w:ins w:id="2927" w:author="Andreas Kuehne" w:date="2019-05-31T12:40:00Z"/>
        </w:rPr>
      </w:pPr>
      <w:ins w:id="2928" w:author="Andreas Kuehne" w:date="2019-05-31T12:40:00Z">
        <w:r>
          <w:t xml:space="preserve">The OPTIONAL </w:t>
        </w:r>
        <w:r w:rsidRPr="35C1378D">
          <w:rPr>
            <w:rStyle w:val="Datatype"/>
          </w:rPr>
          <w:t>ServicePolicy</w:t>
        </w:r>
        <w:r>
          <w:t xml:space="preserve"> element, if present, MAY occur zero or more times containing a URI. </w:t>
        </w:r>
      </w:ins>
      <w:customXmlInsRangeStart w:id="2929" w:author="Andreas Kuehne" w:date="2019-05-31T12:40:00Z"/>
      <w:sdt>
        <w:sdtPr>
          <w:alias w:val="dsb-OptionalInputsType.policy"/>
          <w:tag w:val="dsb-OptionalInputsType.ServicePolicy"/>
          <w:id w:val="-727068010"/>
        </w:sdtPr>
        <w:sdtEndPr/>
        <w:sdtContent>
          <w:customXmlInsRangeEnd w:id="2929"/>
          <w:ins w:id="2930" w:author="Andreas Kuehne" w:date="2019-05-31T12:40:00Z">
            <w:r w:rsidRPr="003A06D0">
              <w:rPr>
                <w:color w:val="19D131"/>
                <w:lang w:val="en-GB"/>
              </w:rPr>
              <w:t xml:space="preserve">This element allows the client to define a set of policies under which the server MUST perform the requested operation. The policy may include information on the characteristics of the server that are not covered by the </w:t>
            </w:r>
            <w:r w:rsidRPr="003A06D0">
              <w:rPr>
                <w:rStyle w:val="Datatype"/>
                <w:lang w:val="en-GB"/>
              </w:rPr>
              <w:t>Profile</w:t>
            </w:r>
            <w:r w:rsidRPr="003A06D0">
              <w:rPr>
                <w:color w:val="19D131"/>
                <w:lang w:val="en-GB"/>
              </w:rPr>
              <w:t xml:space="preserve"> element. The </w:t>
            </w:r>
            <w:r w:rsidRPr="003A06D0">
              <w:rPr>
                <w:rStyle w:val="Datatype"/>
                <w:lang w:val="en-GB"/>
              </w:rPr>
              <w:t>ServicePolicy</w:t>
            </w:r>
            <w:r w:rsidRPr="003A06D0">
              <w:rPr>
                <w:color w:val="19D131"/>
                <w:lang w:val="en-GB"/>
              </w:rPr>
              <w:t xml:space="preserve"> element may be used to select a specific policy if a service supports multiple policies for a specific profile, or as a sanity-check to make sure the server implements the policy the client expects.</w:t>
            </w:r>
          </w:ins>
          <w:customXmlInsRangeStart w:id="2931" w:author="Andreas Kuehne" w:date="2019-05-31T12:40:00Z"/>
        </w:sdtContent>
      </w:sdt>
      <w:customXmlInsRangeEnd w:id="2931"/>
    </w:p>
    <w:p w14:paraId="4A4D3803" w14:textId="77777777" w:rsidR="00A71F46" w:rsidRDefault="00A71F46" w:rsidP="00A71F46">
      <w:pPr>
        <w:pStyle w:val="Member"/>
        <w:rPr>
          <w:ins w:id="2932" w:author="Andreas Kuehne" w:date="2019-05-31T12:40:00Z"/>
        </w:rPr>
      </w:pPr>
      <w:ins w:id="2933" w:author="Andreas Kuehne" w:date="2019-05-31T12:40:00Z">
        <w:r>
          <w:t xml:space="preserve">The OPTIONAL </w:t>
        </w:r>
        <w:r w:rsidRPr="35C1378D">
          <w:rPr>
            <w:rStyle w:val="Datatype"/>
          </w:rPr>
          <w:t>Language</w:t>
        </w:r>
        <w:r>
          <w:t xml:space="preserve"> element, if present, MUST contain a ISO language descriptor. </w:t>
        </w:r>
      </w:ins>
      <w:customXmlInsRangeStart w:id="2934" w:author="Andreas Kuehne" w:date="2019-05-31T12:40:00Z"/>
      <w:sdt>
        <w:sdtPr>
          <w:alias w:val="dsb-OptionalInputsType.lang"/>
          <w:tag w:val="dsb-OptionalInputsType.Language"/>
          <w:id w:val="766587412"/>
        </w:sdtPr>
        <w:sdtEndPr/>
        <w:sdtContent>
          <w:customXmlInsRangeEnd w:id="2934"/>
          <w:ins w:id="2935" w:author="Andreas Kuehne" w:date="2019-05-31T12:40:00Z">
            <w:r w:rsidRPr="003A06D0">
              <w:rPr>
                <w:color w:val="19D131"/>
                <w:lang w:val="en-GB"/>
              </w:rPr>
              <w:t xml:space="preserve">The Language element indicates which language the client would like to receive </w:t>
            </w:r>
            <w:r w:rsidRPr="003A06D0">
              <w:rPr>
                <w:rStyle w:val="Datatype"/>
                <w:lang w:val="en-GB"/>
              </w:rPr>
              <w:t>InternationalString</w:t>
            </w:r>
            <w:r w:rsidRPr="003A06D0">
              <w:rPr>
                <w:color w:val="19D131"/>
                <w:lang w:val="en-GB"/>
              </w:rPr>
              <w:t xml:space="preserve"> values in. The server should return appropriately localized strings, if possible.</w:t>
            </w:r>
          </w:ins>
          <w:customXmlInsRangeStart w:id="2936" w:author="Andreas Kuehne" w:date="2019-05-31T12:40:00Z"/>
        </w:sdtContent>
      </w:sdt>
      <w:customXmlInsRangeEnd w:id="2936"/>
    </w:p>
    <w:p w14:paraId="0F6AA60E" w14:textId="77777777" w:rsidR="00A71F46" w:rsidRDefault="00A71F46" w:rsidP="00A71F46">
      <w:pPr>
        <w:pStyle w:val="Member"/>
        <w:rPr>
          <w:ins w:id="2937" w:author="Andreas Kuehne" w:date="2019-05-31T12:40:00Z"/>
        </w:rPr>
      </w:pPr>
      <w:ins w:id="2938" w:author="Andreas Kuehne" w:date="2019-05-31T12:40:00Z">
        <w:r>
          <w:t xml:space="preserve">The OPTIONAL </w:t>
        </w:r>
        <w:r w:rsidRPr="35C1378D">
          <w:rPr>
            <w:rStyle w:val="Datatype"/>
          </w:rPr>
          <w:t>Other</w:t>
        </w:r>
        <w:r>
          <w:t xml:space="preserve"> element, if present, MAY occur zero or more times containing a sub-component. If present each instance MUST satisfy the requirements specified in this document in section </w:t>
        </w:r>
        <w:r>
          <w:fldChar w:fldCharType="begin"/>
        </w:r>
        <w:r>
          <w:instrText xml:space="preserve"> REF _RefComp2CFDDCC6 \r \h </w:instrText>
        </w:r>
      </w:ins>
      <w:ins w:id="2939" w:author="Andreas Kuehne" w:date="2019-05-31T12:40:00Z">
        <w:r>
          <w:fldChar w:fldCharType="separate"/>
        </w:r>
        <w:r>
          <w:rPr>
            <w:rStyle w:val="Datatype"/>
            <w:rFonts w:eastAsia="Courier New" w:cs="Courier New"/>
          </w:rPr>
          <w:t>Any</w:t>
        </w:r>
        <w:r>
          <w:fldChar w:fldCharType="end"/>
        </w:r>
        <w:r>
          <w:t xml:space="preserve">. </w:t>
        </w:r>
      </w:ins>
      <w:customXmlInsRangeStart w:id="2940" w:author="Andreas Kuehne" w:date="2019-05-31T12:40:00Z"/>
      <w:sdt>
        <w:sdtPr>
          <w:alias w:val="dsb-OptionalInputsType.other"/>
          <w:tag w:val="dsb-OptionalInputsType.Other"/>
          <w:id w:val="-2089527218"/>
        </w:sdtPr>
        <w:sdtEndPr/>
        <w:sdtContent>
          <w:customXmlInsRangeEnd w:id="2940"/>
          <w:ins w:id="2941" w:author="Andreas Kuehne" w:date="2019-05-31T12:40:00Z">
            <w:r w:rsidRPr="003A06D0">
              <w:rPr>
                <w:color w:val="19D131"/>
                <w:lang w:val="en-GB"/>
              </w:rPr>
              <w:t>The element</w:t>
            </w:r>
            <w:r w:rsidRPr="003A06D0">
              <w:rPr>
                <w:rStyle w:val="Datatype"/>
                <w:lang w:val="en-GB"/>
              </w:rPr>
              <w:t xml:space="preserve"> Other</w:t>
            </w:r>
            <w:r w:rsidRPr="003A06D0">
              <w:rPr>
                <w:color w:val="19D131"/>
                <w:lang w:val="en-GB"/>
              </w:rPr>
              <w:t xml:space="preserve"> may contain arbitrary content that may be specified in a profile and can be used to extend the Protocol.</w:t>
            </w:r>
          </w:ins>
          <w:customXmlInsRangeStart w:id="2942" w:author="Andreas Kuehne" w:date="2019-05-31T12:40:00Z"/>
        </w:sdtContent>
      </w:sdt>
      <w:customXmlInsRangeEnd w:id="2942"/>
    </w:p>
    <w:p w14:paraId="09712E32" w14:textId="77777777" w:rsidR="00A71F46" w:rsidRDefault="00A71F46" w:rsidP="00A71F46">
      <w:pPr>
        <w:pStyle w:val="Non-normativeCommentHeading"/>
        <w:rPr>
          <w:ins w:id="2943" w:author="Andreas Kuehne" w:date="2019-05-31T12:40:00Z"/>
        </w:rPr>
      </w:pPr>
      <w:ins w:id="2944" w:author="Andreas Kuehne" w:date="2019-05-31T12:40:00Z">
        <w:r>
          <w:t>Non-normative Comment:</w:t>
        </w:r>
      </w:ins>
    </w:p>
    <w:p w14:paraId="5605F61A" w14:textId="77777777" w:rsidR="00A71F46" w:rsidRDefault="001A1734" w:rsidP="00A71F46">
      <w:pPr>
        <w:pStyle w:val="Non-normativeComment"/>
        <w:rPr>
          <w:ins w:id="2945" w:author="Andreas Kuehne" w:date="2019-05-31T12:40:00Z"/>
        </w:rPr>
      </w:pPr>
      <w:customXmlInsRangeStart w:id="2946" w:author="Andreas Kuehne" w:date="2019-05-31T12:40:00Z"/>
      <w:sdt>
        <w:sdtPr>
          <w:tag w:val="dsb-OptionalInputsType.-nonNormative"/>
          <w:id w:val="5562690"/>
          <w:showingPlcHdr/>
        </w:sdtPr>
        <w:sdtEndPr/>
        <w:sdtContent>
          <w:customXmlInsRangeEnd w:id="2946"/>
          <w:ins w:id="2947" w:author="Andreas Kuehne" w:date="2019-05-31T12:40:00Z">
            <w:r w:rsidR="00A71F46">
              <w:rPr>
                <w:color w:val="19D131"/>
              </w:rPr>
              <w:t>[component OptionalInputs non normative details]</w:t>
            </w:r>
          </w:ins>
          <w:customXmlInsRangeStart w:id="2948" w:author="Andreas Kuehne" w:date="2019-05-31T12:40:00Z"/>
        </w:sdtContent>
      </w:sdt>
      <w:customXmlInsRangeEnd w:id="2948"/>
    </w:p>
    <w:p w14:paraId="3DBF174A" w14:textId="77777777" w:rsidR="00A71F46" w:rsidRDefault="00A71F46" w:rsidP="00A71F46">
      <w:pPr>
        <w:pStyle w:val="berschrift4"/>
        <w:numPr>
          <w:ilvl w:val="3"/>
          <w:numId w:val="3"/>
        </w:numPr>
        <w:rPr>
          <w:ins w:id="2949" w:author="Andreas Kuehne" w:date="2019-05-31T12:40:00Z"/>
        </w:rPr>
      </w:pPr>
      <w:bookmarkStart w:id="2950" w:name="_Toc10206778"/>
      <w:ins w:id="2951" w:author="Andreas Kuehne" w:date="2019-05-31T12:40:00Z">
        <w:r>
          <w:t>OptionalInputs – JSON Syntax</w:t>
        </w:r>
        <w:bookmarkEnd w:id="2950"/>
      </w:ins>
    </w:p>
    <w:p w14:paraId="66ED5589" w14:textId="77777777" w:rsidR="00A71F46" w:rsidRPr="4593A2D4" w:rsidRDefault="00A71F46" w:rsidP="00A71F46">
      <w:pPr>
        <w:rPr>
          <w:ins w:id="2952" w:author="Andreas Kuehne" w:date="2019-05-31T12:40:00Z"/>
        </w:rPr>
      </w:pPr>
      <w:ins w:id="2953" w:author="Andreas Kuehne" w:date="2019-05-31T12:40:00Z">
        <w:r w:rsidRPr="002062A5">
          <w:rPr>
            <w:rFonts w:eastAsia="Arial" w:cs="Arial"/>
            <w:sz w:val="22"/>
            <w:szCs w:val="22"/>
          </w:rPr>
          <w:t xml:space="preserve">The component </w:t>
        </w:r>
        <w:r w:rsidRPr="002062A5">
          <w:rPr>
            <w:rFonts w:ascii="Courier New" w:eastAsia="Courier New" w:hAnsi="Courier New" w:cs="Courier New"/>
          </w:rPr>
          <w:t>OptionalInputs</w:t>
        </w:r>
        <w:r w:rsidRPr="002062A5">
          <w:rPr>
            <w:rFonts w:eastAsia="Arial" w:cs="Arial"/>
            <w:sz w:val="22"/>
            <w:szCs w:val="22"/>
          </w:rPr>
          <w:t xml:space="preserve"> is used as a base type only, not as a JSON instance.</w:t>
        </w:r>
      </w:ins>
    </w:p>
    <w:p w14:paraId="39F758F0" w14:textId="77777777" w:rsidR="00A71F46" w:rsidRDefault="001A1734" w:rsidP="00A71F46">
      <w:pPr>
        <w:rPr>
          <w:ins w:id="2954" w:author="Andreas Kuehne" w:date="2019-05-31T12:40:00Z"/>
        </w:rPr>
      </w:pPr>
      <w:customXmlInsRangeStart w:id="2955" w:author="Andreas Kuehne" w:date="2019-05-31T12:40:00Z"/>
      <w:sdt>
        <w:sdtPr>
          <w:tag w:val="dsb-OptionalInputsType.-jsonSchema"/>
          <w:id w:val="157587001"/>
          <w:showingPlcHdr/>
        </w:sdtPr>
        <w:sdtEndPr/>
        <w:sdtContent>
          <w:customXmlInsRangeEnd w:id="2955"/>
          <w:ins w:id="2956" w:author="Andreas Kuehne" w:date="2019-05-31T12:40:00Z">
            <w:r w:rsidR="00A71F46">
              <w:rPr>
                <w:color w:val="19D131"/>
              </w:rPr>
              <w:t>[component OptionalInputs JSON schema details]</w:t>
            </w:r>
          </w:ins>
          <w:customXmlInsRangeStart w:id="2957" w:author="Andreas Kuehne" w:date="2019-05-31T12:40:00Z"/>
        </w:sdtContent>
      </w:sdt>
      <w:customXmlInsRangeEnd w:id="2957"/>
    </w:p>
    <w:p w14:paraId="611BC5CE" w14:textId="77777777" w:rsidR="00A71F46" w:rsidRDefault="00A71F46" w:rsidP="00A71F46">
      <w:pPr>
        <w:pStyle w:val="berschrift4"/>
        <w:numPr>
          <w:ilvl w:val="3"/>
          <w:numId w:val="3"/>
        </w:numPr>
        <w:rPr>
          <w:ins w:id="2958" w:author="Andreas Kuehne" w:date="2019-05-31T12:40:00Z"/>
        </w:rPr>
      </w:pPr>
      <w:bookmarkStart w:id="2959" w:name="_Toc10206779"/>
      <w:ins w:id="2960" w:author="Andreas Kuehne" w:date="2019-05-31T12:40:00Z">
        <w:r>
          <w:t>OptionalInputs – XML Syntax</w:t>
        </w:r>
        <w:bookmarkEnd w:id="2959"/>
      </w:ins>
    </w:p>
    <w:p w14:paraId="018048C8" w14:textId="77777777" w:rsidR="00A71F46" w:rsidRPr="5404FA76" w:rsidRDefault="00A71F46" w:rsidP="00A71F46">
      <w:pPr>
        <w:rPr>
          <w:ins w:id="2961" w:author="Andreas Kuehne" w:date="2019-05-31T12:40:00Z"/>
        </w:rPr>
      </w:pPr>
      <w:ins w:id="2962" w:author="Andreas Kuehne" w:date="2019-05-31T12:40:00Z">
        <w:r w:rsidRPr="0CCF9147">
          <w:t xml:space="preserve">The XML type </w:t>
        </w:r>
        <w:r w:rsidRPr="002062A5">
          <w:rPr>
            <w:rFonts w:ascii="Courier New" w:eastAsia="Courier New" w:hAnsi="Courier New" w:cs="Courier New"/>
          </w:rPr>
          <w:t>OptionalInputsType</w:t>
        </w:r>
        <w:r w:rsidRPr="0CCF9147">
          <w:t xml:space="preserve"> SHALL implement the requirements defined in the </w:t>
        </w:r>
        <w:r w:rsidRPr="002062A5">
          <w:rPr>
            <w:rFonts w:ascii="Courier New" w:eastAsia="Courier New" w:hAnsi="Courier New" w:cs="Courier New"/>
          </w:rPr>
          <w:t>OptionalInputs</w:t>
        </w:r>
        <w:r>
          <w:t xml:space="preserve"> </w:t>
        </w:r>
        <w:r w:rsidRPr="005A6FFD">
          <w:t>component.</w:t>
        </w:r>
      </w:ins>
    </w:p>
    <w:p w14:paraId="3174C513" w14:textId="77777777" w:rsidR="00A71F46" w:rsidRDefault="00A71F46" w:rsidP="00A71F46">
      <w:pPr>
        <w:rPr>
          <w:ins w:id="2963" w:author="Andreas Kuehne" w:date="2019-05-31T12:40:00Z"/>
        </w:rPr>
      </w:pPr>
      <w:ins w:id="2964" w:author="Andreas Kuehne" w:date="2019-05-31T12:40:00Z">
        <w:r w:rsidRPr="005A6FFD">
          <w:rPr>
            <w:rFonts w:eastAsia="Arial"/>
          </w:rPr>
          <w:t xml:space="preserve">The </w:t>
        </w:r>
        <w:r w:rsidRPr="002062A5">
          <w:rPr>
            <w:rFonts w:ascii="Courier New" w:eastAsia="Courier New" w:hAnsi="Courier New" w:cs="Courier New"/>
          </w:rPr>
          <w:t>OptionalInputsType</w:t>
        </w:r>
        <w:r w:rsidRPr="005A6FFD">
          <w:rPr>
            <w:rFonts w:eastAsia="Arial"/>
          </w:rPr>
          <w:t xml:space="preserve"> XML element is defined in XML Schema [</w:t>
        </w:r>
        <w:r>
          <w:rPr>
            <w:rStyle w:val="Hyperlink"/>
          </w:rPr>
          <w:fldChar w:fldCharType="begin"/>
        </w:r>
        <w:r>
          <w:rPr>
            <w:rStyle w:val="Hyperlink"/>
          </w:rPr>
          <w:instrText xml:space="preserve"> HYPERLINK \l "refDSBXSD" </w:instrText>
        </w:r>
        <w:r>
          <w:rPr>
            <w:rStyle w:val="Hyperlink"/>
          </w:rPr>
          <w:fldChar w:fldCharType="separate"/>
        </w:r>
        <w:r w:rsidRPr="006174B3">
          <w:rPr>
            <w:rStyle w:val="Hyperlink"/>
          </w:rPr>
          <w:t>DSBXSD</w:t>
        </w:r>
        <w:r>
          <w:rPr>
            <w:rStyle w:val="Hyperlink"/>
          </w:rPr>
          <w:fldChar w:fldCharType="end"/>
        </w:r>
        <w:r w:rsidRPr="005A6FFD">
          <w:rPr>
            <w:rFonts w:eastAsia="Arial"/>
          </w:rPr>
          <w:t>], and is copied below for information.</w:t>
        </w:r>
      </w:ins>
    </w:p>
    <w:p w14:paraId="67B92804" w14:textId="77777777" w:rsidR="00A71F46" w:rsidRDefault="00A71F46" w:rsidP="00A71F46">
      <w:pPr>
        <w:pStyle w:val="Code"/>
        <w:rPr>
          <w:ins w:id="2965" w:author="Andreas Kuehne" w:date="2019-05-31T12:40:00Z"/>
        </w:rPr>
      </w:pPr>
      <w:ins w:id="2966"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OptionalInputsType</w:t>
        </w:r>
        <w:r>
          <w:rPr>
            <w:color w:val="943634" w:themeColor="accent2" w:themeShade="BF"/>
          </w:rPr>
          <w:t>"</w:t>
        </w:r>
        <w:r>
          <w:rPr>
            <w:color w:val="31849B" w:themeColor="accent5" w:themeShade="BF"/>
          </w:rPr>
          <w:t>&gt;</w:t>
        </w:r>
      </w:ins>
    </w:p>
    <w:p w14:paraId="45411D0C" w14:textId="77777777" w:rsidR="00A71F46" w:rsidRDefault="00A71F46" w:rsidP="00A71F46">
      <w:pPr>
        <w:pStyle w:val="Code"/>
        <w:rPr>
          <w:ins w:id="2967" w:author="Andreas Kuehne" w:date="2019-05-31T12:40:00Z"/>
        </w:rPr>
      </w:pPr>
      <w:ins w:id="2968" w:author="Andreas Kuehne" w:date="2019-05-31T12:40:00Z">
        <w:r>
          <w:rPr>
            <w:color w:val="31849B" w:themeColor="accent5" w:themeShade="BF"/>
          </w:rPr>
          <w:t xml:space="preserve">  &lt;xs:sequence&gt;</w:t>
        </w:r>
      </w:ins>
    </w:p>
    <w:p w14:paraId="6E04339E" w14:textId="77777777" w:rsidR="00A71F46" w:rsidRDefault="00A71F46" w:rsidP="00A71F46">
      <w:pPr>
        <w:pStyle w:val="Code"/>
        <w:rPr>
          <w:ins w:id="2969" w:author="Andreas Kuehne" w:date="2019-05-31T12:40:00Z"/>
        </w:rPr>
      </w:pPr>
      <w:ins w:id="2970"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ServicePolicy</w:t>
        </w:r>
        <w:r>
          <w:rPr>
            <w:color w:val="943634" w:themeColor="accent2" w:themeShade="BF"/>
          </w:rPr>
          <w:t>" type="</w:t>
        </w:r>
        <w:r>
          <w:rPr>
            <w:color w:val="244061" w:themeColor="accent1" w:themeShade="80"/>
          </w:rPr>
          <w:t>xs:anyURI</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323D2192" w14:textId="77777777" w:rsidR="00A71F46" w:rsidRDefault="00A71F46" w:rsidP="00A71F46">
      <w:pPr>
        <w:pStyle w:val="Code"/>
        <w:rPr>
          <w:ins w:id="2971" w:author="Andreas Kuehne" w:date="2019-05-31T12:40:00Z"/>
        </w:rPr>
      </w:pPr>
      <w:ins w:id="2972"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Language</w:t>
        </w:r>
        <w:r>
          <w:rPr>
            <w:color w:val="943634" w:themeColor="accent2" w:themeShade="BF"/>
          </w:rPr>
          <w:t>" type="</w:t>
        </w:r>
        <w:r>
          <w:rPr>
            <w:color w:val="244061" w:themeColor="accent1" w:themeShade="80"/>
          </w:rPr>
          <w:t>xs:language</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6E3DAA8A" w14:textId="77777777" w:rsidR="00A71F46" w:rsidRDefault="00A71F46" w:rsidP="00A71F46">
      <w:pPr>
        <w:pStyle w:val="Code"/>
        <w:rPr>
          <w:ins w:id="2973" w:author="Andreas Kuehne" w:date="2019-05-31T12:40:00Z"/>
        </w:rPr>
      </w:pPr>
      <w:ins w:id="2974"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Other</w:t>
        </w:r>
        <w:r>
          <w:rPr>
            <w:color w:val="943634" w:themeColor="accent2" w:themeShade="BF"/>
          </w:rPr>
          <w:t>" type="</w:t>
        </w:r>
        <w:r>
          <w:rPr>
            <w:color w:val="244061" w:themeColor="accent1" w:themeShade="80"/>
          </w:rPr>
          <w:t>dsb:AnyType</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4EC45B6E" w14:textId="77777777" w:rsidR="00A71F46" w:rsidRDefault="00A71F46" w:rsidP="00A71F46">
      <w:pPr>
        <w:pStyle w:val="Code"/>
        <w:rPr>
          <w:ins w:id="2975" w:author="Andreas Kuehne" w:date="2019-05-31T12:40:00Z"/>
        </w:rPr>
      </w:pPr>
      <w:ins w:id="2976" w:author="Andreas Kuehne" w:date="2019-05-31T12:40:00Z">
        <w:r>
          <w:rPr>
            <w:color w:val="31849B" w:themeColor="accent5" w:themeShade="BF"/>
          </w:rPr>
          <w:t xml:space="preserve">  &lt;/xs:sequence&gt;</w:t>
        </w:r>
      </w:ins>
    </w:p>
    <w:p w14:paraId="5DF468FF" w14:textId="77777777" w:rsidR="00A71F46" w:rsidRDefault="00A71F46" w:rsidP="00A71F46">
      <w:pPr>
        <w:pStyle w:val="Code"/>
        <w:rPr>
          <w:ins w:id="2977" w:author="Andreas Kuehne" w:date="2019-05-31T12:40:00Z"/>
        </w:rPr>
      </w:pPr>
      <w:ins w:id="2978" w:author="Andreas Kuehne" w:date="2019-05-31T12:40:00Z">
        <w:r>
          <w:rPr>
            <w:color w:val="31849B" w:themeColor="accent5" w:themeShade="BF"/>
          </w:rPr>
          <w:t>&lt;/xs:complexType&gt;</w:t>
        </w:r>
      </w:ins>
    </w:p>
    <w:p w14:paraId="046CD6E8" w14:textId="77777777" w:rsidR="00A71F46" w:rsidRDefault="00A71F46" w:rsidP="00A71F46">
      <w:pPr>
        <w:spacing w:line="259" w:lineRule="auto"/>
        <w:rPr>
          <w:ins w:id="2979" w:author="Andreas Kuehne" w:date="2019-05-31T12:40:00Z"/>
        </w:rPr>
      </w:pPr>
      <w:ins w:id="2980" w:author="Andreas Kuehne" w:date="2019-05-31T12:40:00Z">
        <w:r>
          <w:t>Each child element of</w:t>
        </w:r>
        <w:r w:rsidRPr="71C71F8C">
          <w:t xml:space="preserve"> </w:t>
        </w:r>
        <w:r w:rsidRPr="002062A5">
          <w:rPr>
            <w:rFonts w:ascii="Courier New" w:eastAsia="Courier New" w:hAnsi="Courier New" w:cs="Courier New"/>
          </w:rPr>
          <w:t>OptionalInputsType</w:t>
        </w:r>
        <w:r w:rsidRPr="71C71F8C">
          <w:t xml:space="preserve"> </w:t>
        </w:r>
        <w:r>
          <w:t xml:space="preserve">XML element SHALL implement in XML syntax the sub-component that has a name equal to its local name. </w:t>
        </w:r>
      </w:ins>
      <w:customXmlInsRangeStart w:id="2981" w:author="Andreas Kuehne" w:date="2019-05-31T12:40:00Z"/>
      <w:sdt>
        <w:sdtPr>
          <w:tag w:val="dsb-OptionalInputsType.-xmlSchema"/>
          <w:id w:val="1943732535"/>
          <w:showingPlcHdr/>
        </w:sdtPr>
        <w:sdtEndPr/>
        <w:sdtContent>
          <w:customXmlInsRangeEnd w:id="2981"/>
          <w:ins w:id="2982" w:author="Andreas Kuehne" w:date="2019-05-31T12:40:00Z">
            <w:r>
              <w:rPr>
                <w:color w:val="19D131"/>
              </w:rPr>
              <w:t>[component OptionalInputs XML schema details]</w:t>
            </w:r>
          </w:ins>
          <w:customXmlInsRangeStart w:id="2983" w:author="Andreas Kuehne" w:date="2019-05-31T12:40:00Z"/>
        </w:sdtContent>
      </w:sdt>
      <w:customXmlInsRangeEnd w:id="2983"/>
    </w:p>
    <w:p w14:paraId="5E7D34B5" w14:textId="77777777" w:rsidR="00A71F46" w:rsidRDefault="00A71F46" w:rsidP="00A71F46">
      <w:pPr>
        <w:pStyle w:val="berschrift3"/>
        <w:numPr>
          <w:ilvl w:val="2"/>
          <w:numId w:val="3"/>
        </w:numPr>
        <w:rPr>
          <w:ins w:id="2984" w:author="Andreas Kuehne" w:date="2019-05-31T12:40:00Z"/>
        </w:rPr>
      </w:pPr>
      <w:bookmarkStart w:id="2985" w:name="_Toc10206780"/>
      <w:ins w:id="2986" w:author="Andreas Kuehne" w:date="2019-05-31T12:40:00Z">
        <w:r>
          <w:t>Component OptionalOutputs</w:t>
        </w:r>
        <w:bookmarkEnd w:id="2985"/>
      </w:ins>
    </w:p>
    <w:p w14:paraId="045BE6F7" w14:textId="77777777" w:rsidR="00A71F46" w:rsidRDefault="001A1734" w:rsidP="00A71F46">
      <w:pPr>
        <w:rPr>
          <w:ins w:id="2987" w:author="Andreas Kuehne" w:date="2019-05-31T12:40:00Z"/>
        </w:rPr>
      </w:pPr>
      <w:customXmlInsRangeStart w:id="2988" w:author="Andreas Kuehne" w:date="2019-05-31T12:40:00Z"/>
      <w:sdt>
        <w:sdtPr>
          <w:tag w:val="dsb-OptionalOutputsType.-normative"/>
          <w:id w:val="-346482190"/>
          <w:showingPlcHdr/>
        </w:sdtPr>
        <w:sdtEndPr/>
        <w:sdtContent>
          <w:customXmlInsRangeEnd w:id="2988"/>
          <w:ins w:id="2989" w:author="Andreas Kuehne" w:date="2019-05-31T12:40:00Z">
            <w:r w:rsidR="00A71F46">
              <w:rPr>
                <w:color w:val="19D131"/>
              </w:rPr>
              <w:t>[component OptionalOutputs normative details]</w:t>
            </w:r>
          </w:ins>
          <w:customXmlInsRangeStart w:id="2990" w:author="Andreas Kuehne" w:date="2019-05-31T12:40:00Z"/>
        </w:sdtContent>
      </w:sdt>
      <w:customXmlInsRangeEnd w:id="2990"/>
    </w:p>
    <w:p w14:paraId="54B831B9" w14:textId="77777777" w:rsidR="00A71F46" w:rsidRDefault="00A71F46" w:rsidP="00A71F46">
      <w:pPr>
        <w:rPr>
          <w:ins w:id="2991" w:author="Andreas Kuehne" w:date="2019-05-31T12:40:00Z"/>
        </w:rPr>
      </w:pPr>
      <w:ins w:id="2992" w:author="Andreas Kuehne" w:date="2019-05-31T12:40:00Z">
        <w:r>
          <w:t>Below follows a list of the sub-components that constitute this component:</w:t>
        </w:r>
      </w:ins>
    </w:p>
    <w:p w14:paraId="3958758D" w14:textId="77777777" w:rsidR="00A71F46" w:rsidRDefault="00A71F46" w:rsidP="00A71F46">
      <w:pPr>
        <w:pStyle w:val="Member"/>
        <w:rPr>
          <w:ins w:id="2993" w:author="Andreas Kuehne" w:date="2019-05-31T12:40:00Z"/>
        </w:rPr>
      </w:pPr>
      <w:ins w:id="2994" w:author="Andreas Kuehne" w:date="2019-05-31T12:40:00Z">
        <w:r>
          <w:t xml:space="preserve">The OPTIONAL </w:t>
        </w:r>
        <w:r w:rsidRPr="35C1378D">
          <w:rPr>
            <w:rStyle w:val="Datatype"/>
          </w:rPr>
          <w:t>AppliedPolicy</w:t>
        </w:r>
        <w:r>
          <w:t xml:space="preserve"> element, if present, MAY occur zero or more times containing a URI. </w:t>
        </w:r>
      </w:ins>
      <w:customXmlInsRangeStart w:id="2995" w:author="Andreas Kuehne" w:date="2019-05-31T12:40:00Z"/>
      <w:sdt>
        <w:sdtPr>
          <w:alias w:val="dsb-OptionalOutputsType.policy"/>
          <w:tag w:val="dsb-OptionalOutputsType.AppliedPolicy"/>
          <w:id w:val="-1386790897"/>
        </w:sdtPr>
        <w:sdtEndPr/>
        <w:sdtContent>
          <w:customXmlInsRangeEnd w:id="2995"/>
          <w:ins w:id="2996" w:author="Andreas Kuehne" w:date="2019-05-31T12:40:00Z">
            <w:r w:rsidRPr="003A06D0">
              <w:rPr>
                <w:color w:val="19D131"/>
                <w:lang w:val="en-GB"/>
              </w:rPr>
              <w:t>This element lists the set of DSS policies used by the server.</w:t>
            </w:r>
          </w:ins>
          <w:customXmlInsRangeStart w:id="2997" w:author="Andreas Kuehne" w:date="2019-05-31T12:40:00Z"/>
        </w:sdtContent>
      </w:sdt>
      <w:customXmlInsRangeEnd w:id="2997"/>
    </w:p>
    <w:p w14:paraId="11A278EB" w14:textId="77777777" w:rsidR="00A71F46" w:rsidRDefault="00A71F46" w:rsidP="00A71F46">
      <w:pPr>
        <w:pStyle w:val="Member"/>
        <w:rPr>
          <w:ins w:id="2998" w:author="Andreas Kuehne" w:date="2019-05-31T12:40:00Z"/>
        </w:rPr>
      </w:pPr>
      <w:ins w:id="2999" w:author="Andreas Kuehne" w:date="2019-05-31T12:40:00Z">
        <w:r>
          <w:t xml:space="preserve">The OPTIONAL </w:t>
        </w:r>
        <w:r w:rsidRPr="35C1378D">
          <w:rPr>
            <w:rStyle w:val="Datatype"/>
          </w:rPr>
          <w:t>Other</w:t>
        </w:r>
        <w:r>
          <w:t xml:space="preserve"> element, if present, MAY occur zero or more times containing a sub-component. If present each instance MUST satisfy the requirements specified in this document in section </w:t>
        </w:r>
        <w:r>
          <w:fldChar w:fldCharType="begin"/>
        </w:r>
        <w:r>
          <w:instrText xml:space="preserve"> REF _RefComp2CFDDCC6 \r \h </w:instrText>
        </w:r>
      </w:ins>
      <w:ins w:id="3000" w:author="Andreas Kuehne" w:date="2019-05-31T12:40:00Z">
        <w:r>
          <w:fldChar w:fldCharType="separate"/>
        </w:r>
        <w:r>
          <w:rPr>
            <w:rStyle w:val="Datatype"/>
            <w:rFonts w:eastAsia="Courier New" w:cs="Courier New"/>
          </w:rPr>
          <w:t>Any</w:t>
        </w:r>
        <w:r>
          <w:fldChar w:fldCharType="end"/>
        </w:r>
        <w:r>
          <w:t xml:space="preserve">. </w:t>
        </w:r>
      </w:ins>
      <w:customXmlInsRangeStart w:id="3001" w:author="Andreas Kuehne" w:date="2019-05-31T12:40:00Z"/>
      <w:sdt>
        <w:sdtPr>
          <w:alias w:val="dsb-OptionalOutputsType.other"/>
          <w:tag w:val="dsb-OptionalOutputsType.Other"/>
          <w:id w:val="-892741767"/>
        </w:sdtPr>
        <w:sdtEndPr/>
        <w:sdtContent>
          <w:customXmlInsRangeEnd w:id="3001"/>
          <w:ins w:id="3002" w:author="Andreas Kuehne" w:date="2019-05-31T12:40:00Z">
            <w:r w:rsidRPr="003A06D0">
              <w:rPr>
                <w:color w:val="19D131"/>
                <w:lang w:val="en-GB"/>
              </w:rPr>
              <w:t>Other may contain arbitrary content that may be specified in a profile and can be used to extend the Protocol.</w:t>
            </w:r>
          </w:ins>
          <w:customXmlInsRangeStart w:id="3003" w:author="Andreas Kuehne" w:date="2019-05-31T12:40:00Z"/>
        </w:sdtContent>
      </w:sdt>
      <w:customXmlInsRangeEnd w:id="3003"/>
    </w:p>
    <w:p w14:paraId="210588EB" w14:textId="77777777" w:rsidR="00A71F46" w:rsidRDefault="00A71F46" w:rsidP="00A71F46">
      <w:pPr>
        <w:pStyle w:val="Non-normativeCommentHeading"/>
        <w:rPr>
          <w:ins w:id="3004" w:author="Andreas Kuehne" w:date="2019-05-31T12:40:00Z"/>
        </w:rPr>
      </w:pPr>
      <w:ins w:id="3005" w:author="Andreas Kuehne" w:date="2019-05-31T12:40:00Z">
        <w:r>
          <w:t>Non-normative Comment:</w:t>
        </w:r>
      </w:ins>
    </w:p>
    <w:p w14:paraId="6C626607" w14:textId="77777777" w:rsidR="00A71F46" w:rsidRDefault="001A1734" w:rsidP="00A71F46">
      <w:pPr>
        <w:pStyle w:val="Non-normativeComment"/>
        <w:rPr>
          <w:ins w:id="3006" w:author="Andreas Kuehne" w:date="2019-05-31T12:40:00Z"/>
        </w:rPr>
      </w:pPr>
      <w:customXmlInsRangeStart w:id="3007" w:author="Andreas Kuehne" w:date="2019-05-31T12:40:00Z"/>
      <w:sdt>
        <w:sdtPr>
          <w:tag w:val="dsb-OptionalOutputsType.-nonNormative"/>
          <w:id w:val="-1232231139"/>
          <w:showingPlcHdr/>
        </w:sdtPr>
        <w:sdtEndPr/>
        <w:sdtContent>
          <w:customXmlInsRangeEnd w:id="3007"/>
          <w:ins w:id="3008" w:author="Andreas Kuehne" w:date="2019-05-31T12:40:00Z">
            <w:r w:rsidR="00A71F46">
              <w:rPr>
                <w:color w:val="19D131"/>
              </w:rPr>
              <w:t>[component OptionalOutputs non normative details]</w:t>
            </w:r>
          </w:ins>
          <w:customXmlInsRangeStart w:id="3009" w:author="Andreas Kuehne" w:date="2019-05-31T12:40:00Z"/>
        </w:sdtContent>
      </w:sdt>
      <w:customXmlInsRangeEnd w:id="3009"/>
    </w:p>
    <w:p w14:paraId="15F0FF66" w14:textId="77777777" w:rsidR="00A71F46" w:rsidRDefault="00A71F46" w:rsidP="00A71F46">
      <w:pPr>
        <w:pStyle w:val="berschrift4"/>
        <w:numPr>
          <w:ilvl w:val="3"/>
          <w:numId w:val="3"/>
        </w:numPr>
        <w:rPr>
          <w:ins w:id="3010" w:author="Andreas Kuehne" w:date="2019-05-31T12:40:00Z"/>
        </w:rPr>
      </w:pPr>
      <w:bookmarkStart w:id="3011" w:name="_Toc10206781"/>
      <w:ins w:id="3012" w:author="Andreas Kuehne" w:date="2019-05-31T12:40:00Z">
        <w:r>
          <w:t>OptionalOutputs – JSON Syntax</w:t>
        </w:r>
        <w:bookmarkEnd w:id="3011"/>
      </w:ins>
    </w:p>
    <w:p w14:paraId="5982B269" w14:textId="77777777" w:rsidR="00A71F46" w:rsidRPr="4593A2D4" w:rsidRDefault="00A71F46" w:rsidP="00A71F46">
      <w:pPr>
        <w:rPr>
          <w:ins w:id="3013" w:author="Andreas Kuehne" w:date="2019-05-31T12:40:00Z"/>
        </w:rPr>
      </w:pPr>
      <w:ins w:id="3014" w:author="Andreas Kuehne" w:date="2019-05-31T12:40:00Z">
        <w:r w:rsidRPr="002062A5">
          <w:rPr>
            <w:rFonts w:eastAsia="Arial" w:cs="Arial"/>
            <w:sz w:val="22"/>
            <w:szCs w:val="22"/>
          </w:rPr>
          <w:t xml:space="preserve">The component </w:t>
        </w:r>
        <w:r w:rsidRPr="002062A5">
          <w:rPr>
            <w:rFonts w:ascii="Courier New" w:eastAsia="Courier New" w:hAnsi="Courier New" w:cs="Courier New"/>
          </w:rPr>
          <w:t>OptionalOutputs</w:t>
        </w:r>
        <w:r w:rsidRPr="002062A5">
          <w:rPr>
            <w:rFonts w:eastAsia="Arial" w:cs="Arial"/>
            <w:sz w:val="22"/>
            <w:szCs w:val="22"/>
          </w:rPr>
          <w:t xml:space="preserve"> is used as a base type only, not as a JSON instance.</w:t>
        </w:r>
      </w:ins>
    </w:p>
    <w:p w14:paraId="0603557E" w14:textId="77777777" w:rsidR="00A71F46" w:rsidRDefault="001A1734" w:rsidP="00A71F46">
      <w:pPr>
        <w:rPr>
          <w:ins w:id="3015" w:author="Andreas Kuehne" w:date="2019-05-31T12:40:00Z"/>
        </w:rPr>
      </w:pPr>
      <w:customXmlInsRangeStart w:id="3016" w:author="Andreas Kuehne" w:date="2019-05-31T12:40:00Z"/>
      <w:sdt>
        <w:sdtPr>
          <w:tag w:val="dsb-OptionalOutputsType.-jsonSchema"/>
          <w:id w:val="-1298221083"/>
          <w:showingPlcHdr/>
        </w:sdtPr>
        <w:sdtEndPr/>
        <w:sdtContent>
          <w:customXmlInsRangeEnd w:id="3016"/>
          <w:ins w:id="3017" w:author="Andreas Kuehne" w:date="2019-05-31T12:40:00Z">
            <w:r w:rsidR="00A71F46">
              <w:rPr>
                <w:color w:val="19D131"/>
              </w:rPr>
              <w:t>[component OptionalOutputs JSON schema details]</w:t>
            </w:r>
          </w:ins>
          <w:customXmlInsRangeStart w:id="3018" w:author="Andreas Kuehne" w:date="2019-05-31T12:40:00Z"/>
        </w:sdtContent>
      </w:sdt>
      <w:customXmlInsRangeEnd w:id="3018"/>
    </w:p>
    <w:p w14:paraId="48F3731A" w14:textId="77777777" w:rsidR="00A71F46" w:rsidRDefault="00A71F46" w:rsidP="00A71F46">
      <w:pPr>
        <w:pStyle w:val="berschrift4"/>
        <w:numPr>
          <w:ilvl w:val="3"/>
          <w:numId w:val="3"/>
        </w:numPr>
        <w:rPr>
          <w:ins w:id="3019" w:author="Andreas Kuehne" w:date="2019-05-31T12:40:00Z"/>
        </w:rPr>
      </w:pPr>
      <w:bookmarkStart w:id="3020" w:name="_Toc10206782"/>
      <w:ins w:id="3021" w:author="Andreas Kuehne" w:date="2019-05-31T12:40:00Z">
        <w:r>
          <w:t>OptionalOutputs – XML Syntax</w:t>
        </w:r>
        <w:bookmarkEnd w:id="3020"/>
      </w:ins>
    </w:p>
    <w:p w14:paraId="3E938C5B" w14:textId="77777777" w:rsidR="00A71F46" w:rsidRPr="5404FA76" w:rsidRDefault="00A71F46" w:rsidP="00A71F46">
      <w:pPr>
        <w:rPr>
          <w:ins w:id="3022" w:author="Andreas Kuehne" w:date="2019-05-31T12:40:00Z"/>
        </w:rPr>
      </w:pPr>
      <w:ins w:id="3023" w:author="Andreas Kuehne" w:date="2019-05-31T12:40:00Z">
        <w:r w:rsidRPr="0CCF9147">
          <w:t xml:space="preserve">The XML type </w:t>
        </w:r>
        <w:r w:rsidRPr="002062A5">
          <w:rPr>
            <w:rFonts w:ascii="Courier New" w:eastAsia="Courier New" w:hAnsi="Courier New" w:cs="Courier New"/>
          </w:rPr>
          <w:t>OptionalOutputsType</w:t>
        </w:r>
        <w:r w:rsidRPr="0CCF9147">
          <w:t xml:space="preserve"> SHALL implement the requirements defined in the </w:t>
        </w:r>
        <w:r w:rsidRPr="002062A5">
          <w:rPr>
            <w:rFonts w:ascii="Courier New" w:eastAsia="Courier New" w:hAnsi="Courier New" w:cs="Courier New"/>
          </w:rPr>
          <w:t>OptionalOutputs</w:t>
        </w:r>
        <w:r>
          <w:t xml:space="preserve"> </w:t>
        </w:r>
        <w:r w:rsidRPr="005A6FFD">
          <w:t>component.</w:t>
        </w:r>
      </w:ins>
    </w:p>
    <w:p w14:paraId="3D7C45B7" w14:textId="77777777" w:rsidR="00A71F46" w:rsidRDefault="00A71F46" w:rsidP="00A71F46">
      <w:pPr>
        <w:rPr>
          <w:ins w:id="3024" w:author="Andreas Kuehne" w:date="2019-05-31T12:40:00Z"/>
        </w:rPr>
      </w:pPr>
      <w:ins w:id="3025" w:author="Andreas Kuehne" w:date="2019-05-31T12:40:00Z">
        <w:r w:rsidRPr="005A6FFD">
          <w:rPr>
            <w:rFonts w:eastAsia="Arial"/>
          </w:rPr>
          <w:t xml:space="preserve">The </w:t>
        </w:r>
        <w:r w:rsidRPr="002062A5">
          <w:rPr>
            <w:rFonts w:ascii="Courier New" w:eastAsia="Courier New" w:hAnsi="Courier New" w:cs="Courier New"/>
          </w:rPr>
          <w:t>OptionalOutputsType</w:t>
        </w:r>
        <w:r w:rsidRPr="005A6FFD">
          <w:rPr>
            <w:rFonts w:eastAsia="Arial"/>
          </w:rPr>
          <w:t xml:space="preserve"> XML element is defined in XML Schema [</w:t>
        </w:r>
        <w:r>
          <w:rPr>
            <w:rStyle w:val="Hyperlink"/>
          </w:rPr>
          <w:fldChar w:fldCharType="begin"/>
        </w:r>
        <w:r>
          <w:rPr>
            <w:rStyle w:val="Hyperlink"/>
          </w:rPr>
          <w:instrText xml:space="preserve"> HYPERLINK \l "refDSBXSD" </w:instrText>
        </w:r>
        <w:r>
          <w:rPr>
            <w:rStyle w:val="Hyperlink"/>
          </w:rPr>
          <w:fldChar w:fldCharType="separate"/>
        </w:r>
        <w:r w:rsidRPr="006174B3">
          <w:rPr>
            <w:rStyle w:val="Hyperlink"/>
          </w:rPr>
          <w:t>DSBXSD</w:t>
        </w:r>
        <w:r>
          <w:rPr>
            <w:rStyle w:val="Hyperlink"/>
          </w:rPr>
          <w:fldChar w:fldCharType="end"/>
        </w:r>
        <w:r w:rsidRPr="005A6FFD">
          <w:rPr>
            <w:rFonts w:eastAsia="Arial"/>
          </w:rPr>
          <w:t>], and is copied below for information.</w:t>
        </w:r>
      </w:ins>
    </w:p>
    <w:p w14:paraId="638B6255" w14:textId="77777777" w:rsidR="00A71F46" w:rsidRDefault="00A71F46" w:rsidP="00A71F46">
      <w:pPr>
        <w:pStyle w:val="Code"/>
        <w:rPr>
          <w:ins w:id="3026" w:author="Andreas Kuehne" w:date="2019-05-31T12:40:00Z"/>
        </w:rPr>
      </w:pPr>
      <w:ins w:id="3027"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OptionalOutputsType</w:t>
        </w:r>
        <w:r>
          <w:rPr>
            <w:color w:val="943634" w:themeColor="accent2" w:themeShade="BF"/>
          </w:rPr>
          <w:t>"</w:t>
        </w:r>
        <w:r>
          <w:rPr>
            <w:color w:val="31849B" w:themeColor="accent5" w:themeShade="BF"/>
          </w:rPr>
          <w:t>&gt;</w:t>
        </w:r>
      </w:ins>
    </w:p>
    <w:p w14:paraId="75484372" w14:textId="77777777" w:rsidR="00A71F46" w:rsidRDefault="00A71F46" w:rsidP="00A71F46">
      <w:pPr>
        <w:pStyle w:val="Code"/>
        <w:rPr>
          <w:ins w:id="3028" w:author="Andreas Kuehne" w:date="2019-05-31T12:40:00Z"/>
        </w:rPr>
      </w:pPr>
      <w:ins w:id="3029" w:author="Andreas Kuehne" w:date="2019-05-31T12:40:00Z">
        <w:r>
          <w:rPr>
            <w:color w:val="31849B" w:themeColor="accent5" w:themeShade="BF"/>
          </w:rPr>
          <w:t xml:space="preserve">  &lt;xs:sequence&gt;</w:t>
        </w:r>
      </w:ins>
    </w:p>
    <w:p w14:paraId="7050742E" w14:textId="77777777" w:rsidR="00A71F46" w:rsidRDefault="00A71F46" w:rsidP="00A71F46">
      <w:pPr>
        <w:pStyle w:val="Code"/>
        <w:rPr>
          <w:ins w:id="3030" w:author="Andreas Kuehne" w:date="2019-05-31T12:40:00Z"/>
        </w:rPr>
      </w:pPr>
      <w:ins w:id="3031"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AppliedPolicy</w:t>
        </w:r>
        <w:r>
          <w:rPr>
            <w:color w:val="943634" w:themeColor="accent2" w:themeShade="BF"/>
          </w:rPr>
          <w:t>" type="</w:t>
        </w:r>
        <w:r>
          <w:rPr>
            <w:color w:val="244061" w:themeColor="accent1" w:themeShade="80"/>
          </w:rPr>
          <w:t>xs:anyURI</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59860E02" w14:textId="77777777" w:rsidR="00A71F46" w:rsidRDefault="00A71F46" w:rsidP="00A71F46">
      <w:pPr>
        <w:pStyle w:val="Code"/>
        <w:rPr>
          <w:ins w:id="3032" w:author="Andreas Kuehne" w:date="2019-05-31T12:40:00Z"/>
        </w:rPr>
      </w:pPr>
      <w:ins w:id="3033"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Other</w:t>
        </w:r>
        <w:r>
          <w:rPr>
            <w:color w:val="943634" w:themeColor="accent2" w:themeShade="BF"/>
          </w:rPr>
          <w:t>" type="</w:t>
        </w:r>
        <w:r>
          <w:rPr>
            <w:color w:val="244061" w:themeColor="accent1" w:themeShade="80"/>
          </w:rPr>
          <w:t>dsb:AnyType</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06D441F7" w14:textId="77777777" w:rsidR="00A71F46" w:rsidRDefault="00A71F46" w:rsidP="00A71F46">
      <w:pPr>
        <w:pStyle w:val="Code"/>
        <w:rPr>
          <w:ins w:id="3034" w:author="Andreas Kuehne" w:date="2019-05-31T12:40:00Z"/>
        </w:rPr>
      </w:pPr>
      <w:ins w:id="3035" w:author="Andreas Kuehne" w:date="2019-05-31T12:40:00Z">
        <w:r>
          <w:rPr>
            <w:color w:val="31849B" w:themeColor="accent5" w:themeShade="BF"/>
          </w:rPr>
          <w:t xml:space="preserve">  &lt;/xs:sequence&gt;</w:t>
        </w:r>
      </w:ins>
    </w:p>
    <w:p w14:paraId="17F34F0A" w14:textId="77777777" w:rsidR="00A71F46" w:rsidRDefault="00A71F46" w:rsidP="00A71F46">
      <w:pPr>
        <w:pStyle w:val="Code"/>
        <w:rPr>
          <w:ins w:id="3036" w:author="Andreas Kuehne" w:date="2019-05-31T12:40:00Z"/>
        </w:rPr>
      </w:pPr>
      <w:ins w:id="3037" w:author="Andreas Kuehne" w:date="2019-05-31T12:40:00Z">
        <w:r>
          <w:rPr>
            <w:color w:val="31849B" w:themeColor="accent5" w:themeShade="BF"/>
          </w:rPr>
          <w:t>&lt;/xs:complexType&gt;</w:t>
        </w:r>
      </w:ins>
    </w:p>
    <w:p w14:paraId="6C2BEFD9" w14:textId="77777777" w:rsidR="00A71F46" w:rsidRDefault="00A71F46" w:rsidP="00A71F46">
      <w:pPr>
        <w:spacing w:line="259" w:lineRule="auto"/>
        <w:rPr>
          <w:ins w:id="3038" w:author="Andreas Kuehne" w:date="2019-05-31T12:40:00Z"/>
        </w:rPr>
      </w:pPr>
      <w:ins w:id="3039" w:author="Andreas Kuehne" w:date="2019-05-31T12:40:00Z">
        <w:r>
          <w:t>Each child element of</w:t>
        </w:r>
        <w:r w:rsidRPr="71C71F8C">
          <w:t xml:space="preserve"> </w:t>
        </w:r>
        <w:r w:rsidRPr="002062A5">
          <w:rPr>
            <w:rFonts w:ascii="Courier New" w:eastAsia="Courier New" w:hAnsi="Courier New" w:cs="Courier New"/>
          </w:rPr>
          <w:t>OptionalOutputsType</w:t>
        </w:r>
        <w:r w:rsidRPr="71C71F8C">
          <w:t xml:space="preserve"> </w:t>
        </w:r>
        <w:r>
          <w:t xml:space="preserve">XML element SHALL implement in XML syntax the sub-component that has a name equal to its local name. </w:t>
        </w:r>
      </w:ins>
      <w:customXmlInsRangeStart w:id="3040" w:author="Andreas Kuehne" w:date="2019-05-31T12:40:00Z"/>
      <w:sdt>
        <w:sdtPr>
          <w:tag w:val="dsb-OptionalOutputsType.-xmlSchema"/>
          <w:id w:val="1070384964"/>
          <w:showingPlcHdr/>
        </w:sdtPr>
        <w:sdtEndPr/>
        <w:sdtContent>
          <w:customXmlInsRangeEnd w:id="3040"/>
          <w:ins w:id="3041" w:author="Andreas Kuehne" w:date="2019-05-31T12:40:00Z">
            <w:r>
              <w:rPr>
                <w:color w:val="19D131"/>
              </w:rPr>
              <w:t>[component OptionalOutputs XML schema details]</w:t>
            </w:r>
          </w:ins>
          <w:customXmlInsRangeStart w:id="3042" w:author="Andreas Kuehne" w:date="2019-05-31T12:40:00Z"/>
        </w:sdtContent>
      </w:sdt>
      <w:customXmlInsRangeEnd w:id="3042"/>
    </w:p>
    <w:p w14:paraId="6C9D4107" w14:textId="77777777" w:rsidR="00A71F46" w:rsidRDefault="00A71F46" w:rsidP="00A71F46">
      <w:pPr>
        <w:pStyle w:val="berschrift3"/>
        <w:numPr>
          <w:ilvl w:val="2"/>
          <w:numId w:val="3"/>
        </w:numPr>
        <w:rPr>
          <w:ins w:id="3043" w:author="Andreas Kuehne" w:date="2019-05-31T12:40:00Z"/>
        </w:rPr>
      </w:pPr>
      <w:bookmarkStart w:id="3044" w:name="_Toc10206783"/>
      <w:ins w:id="3045" w:author="Andreas Kuehne" w:date="2019-05-31T12:40:00Z">
        <w:r>
          <w:t>Component RequestBase</w:t>
        </w:r>
        <w:bookmarkEnd w:id="3044"/>
      </w:ins>
    </w:p>
    <w:p w14:paraId="67D4AAA4" w14:textId="77777777" w:rsidR="00A71F46" w:rsidRDefault="001A1734" w:rsidP="00A71F46">
      <w:pPr>
        <w:rPr>
          <w:ins w:id="3046" w:author="Andreas Kuehne" w:date="2019-05-31T12:40:00Z"/>
        </w:rPr>
      </w:pPr>
      <w:customXmlInsRangeStart w:id="3047" w:author="Andreas Kuehne" w:date="2019-05-31T12:40:00Z"/>
      <w:sdt>
        <w:sdtPr>
          <w:tag w:val="dsb-RequestBaseType.-normative"/>
          <w:id w:val="-721667867"/>
        </w:sdtPr>
        <w:sdtEndPr/>
        <w:sdtContent>
          <w:customXmlInsRangeEnd w:id="3047"/>
          <w:ins w:id="3048" w:author="Andreas Kuehne" w:date="2019-05-31T12:40:00Z">
            <w:r w:rsidR="00A71F46" w:rsidRPr="003A06D0">
              <w:rPr>
                <w:color w:val="19D131"/>
                <w:lang w:val="en-GB"/>
              </w:rPr>
              <w:t xml:space="preserve">The </w:t>
            </w:r>
            <w:r w:rsidR="00A71F46" w:rsidRPr="003A06D0">
              <w:rPr>
                <w:rFonts w:ascii="Courier New" w:eastAsia="Courier New" w:hAnsi="Courier New" w:cs="Courier New"/>
                <w:lang w:val="en-GB"/>
              </w:rPr>
              <w:t>RequestBase</w:t>
            </w:r>
            <w:r w:rsidR="00A71F46" w:rsidRPr="003A06D0">
              <w:rPr>
                <w:color w:val="19D131"/>
                <w:lang w:val="en-GB"/>
              </w:rPr>
              <w:t xml:space="preserve"> component is the base structure for request elements defined by the core protocol or profiles.</w:t>
            </w:r>
          </w:ins>
          <w:customXmlInsRangeStart w:id="3049" w:author="Andreas Kuehne" w:date="2019-05-31T12:40:00Z"/>
        </w:sdtContent>
      </w:sdt>
      <w:customXmlInsRangeEnd w:id="3049"/>
    </w:p>
    <w:p w14:paraId="64A35494" w14:textId="77777777" w:rsidR="00A71F46" w:rsidRDefault="00A71F46" w:rsidP="00A71F46">
      <w:pPr>
        <w:rPr>
          <w:ins w:id="3050" w:author="Andreas Kuehne" w:date="2019-05-31T12:40:00Z"/>
        </w:rPr>
      </w:pPr>
      <w:ins w:id="3051" w:author="Andreas Kuehne" w:date="2019-05-31T12:40:00Z">
        <w:r>
          <w:t>Below follows a list of the sub-components that constitute this component:</w:t>
        </w:r>
      </w:ins>
    </w:p>
    <w:p w14:paraId="68F0AD65" w14:textId="77777777" w:rsidR="00A71F46" w:rsidRDefault="00A71F46" w:rsidP="00A71F46">
      <w:pPr>
        <w:pStyle w:val="Member"/>
        <w:rPr>
          <w:ins w:id="3052" w:author="Andreas Kuehne" w:date="2019-05-31T12:40:00Z"/>
        </w:rPr>
      </w:pPr>
      <w:ins w:id="3053" w:author="Andreas Kuehne" w:date="2019-05-31T12:40:00Z">
        <w:r>
          <w:t xml:space="preserve">The OPTIONAL </w:t>
        </w:r>
        <w:r w:rsidRPr="35C1378D">
          <w:rPr>
            <w:rStyle w:val="Datatype"/>
          </w:rPr>
          <w:t>Profile</w:t>
        </w:r>
        <w:r>
          <w:t xml:space="preserve"> element, if present, MAY occur zero or more times containing a URI. </w:t>
        </w:r>
      </w:ins>
      <w:customXmlInsRangeStart w:id="3054" w:author="Andreas Kuehne" w:date="2019-05-31T12:40:00Z"/>
      <w:sdt>
        <w:sdtPr>
          <w:alias w:val="dsb-RequestBaseType.profile"/>
          <w:tag w:val="dsb-RequestBaseType.Profile"/>
          <w:id w:val="-229312574"/>
        </w:sdtPr>
        <w:sdtEndPr/>
        <w:sdtContent>
          <w:customXmlInsRangeEnd w:id="3054"/>
          <w:ins w:id="3055" w:author="Andreas Kuehne" w:date="2019-05-31T12:40:00Z">
            <w:r w:rsidRPr="003A06D0">
              <w:rPr>
                <w:color w:val="19D131"/>
                <w:lang w:val="en-GB"/>
              </w:rPr>
              <w:t>This element indicates a set of DSS profiles. It is used by the client to select profiles the server supports.</w:t>
            </w:r>
          </w:ins>
          <w:customXmlInsRangeStart w:id="3056" w:author="Andreas Kuehne" w:date="2019-05-31T12:40:00Z"/>
        </w:sdtContent>
      </w:sdt>
      <w:customXmlInsRangeEnd w:id="3056"/>
    </w:p>
    <w:p w14:paraId="7438F0A7" w14:textId="77777777" w:rsidR="00A71F46" w:rsidRDefault="00A71F46" w:rsidP="00A71F46">
      <w:pPr>
        <w:pStyle w:val="Member"/>
        <w:rPr>
          <w:ins w:id="3057" w:author="Andreas Kuehne" w:date="2019-05-31T12:40:00Z"/>
        </w:rPr>
      </w:pPr>
      <w:ins w:id="3058" w:author="Andreas Kuehne" w:date="2019-05-31T12:40:00Z">
        <w:r>
          <w:t xml:space="preserve">The OPTIONAL </w:t>
        </w:r>
        <w:r w:rsidRPr="35C1378D">
          <w:rPr>
            <w:rStyle w:val="Datatype"/>
          </w:rPr>
          <w:t>RequestID</w:t>
        </w:r>
        <w:r>
          <w:t xml:space="preserve"> element, if present, MUST contain one instance of a string. </w:t>
        </w:r>
      </w:ins>
      <w:customXmlInsRangeStart w:id="3059" w:author="Andreas Kuehne" w:date="2019-05-31T12:40:00Z"/>
      <w:sdt>
        <w:sdtPr>
          <w:alias w:val="dsb-RequestBaseType.reqID"/>
          <w:tag w:val="dsb-RequestBaseType.RequestID"/>
          <w:id w:val="877205389"/>
        </w:sdtPr>
        <w:sdtEndPr/>
        <w:sdtContent>
          <w:customXmlInsRangeEnd w:id="3059"/>
          <w:ins w:id="3060" w:author="Andreas Kuehne" w:date="2019-05-31T12:40:00Z">
            <w:r w:rsidRPr="003A06D0">
              <w:rPr>
                <w:color w:val="19D131"/>
                <w:lang w:val="en-GB"/>
              </w:rPr>
              <w:t xml:space="preserve">The </w:t>
            </w:r>
            <w:r w:rsidRPr="003A06D0">
              <w:rPr>
                <w:rStyle w:val="Datatype"/>
                <w:lang w:val="en-GB"/>
              </w:rPr>
              <w:t>RequestID</w:t>
            </w:r>
            <w:r w:rsidRPr="003A06D0">
              <w:rPr>
                <w:color w:val="19D131"/>
                <w:lang w:val="en-GB"/>
              </w:rPr>
              <w:t xml:space="preserve"> element is used to correlate requests with responses. When present in a request, the server MUST return it in the response.</w:t>
            </w:r>
          </w:ins>
          <w:customXmlInsRangeStart w:id="3061" w:author="Andreas Kuehne" w:date="2019-05-31T12:40:00Z"/>
        </w:sdtContent>
      </w:sdt>
      <w:customXmlInsRangeEnd w:id="3061"/>
    </w:p>
    <w:p w14:paraId="47752543" w14:textId="77777777" w:rsidR="00A71F46" w:rsidRDefault="00A71F46" w:rsidP="00A71F46">
      <w:pPr>
        <w:pStyle w:val="Non-normativeCommentHeading"/>
        <w:rPr>
          <w:ins w:id="3062" w:author="Andreas Kuehne" w:date="2019-05-31T12:40:00Z"/>
        </w:rPr>
      </w:pPr>
      <w:ins w:id="3063" w:author="Andreas Kuehne" w:date="2019-05-31T12:40:00Z">
        <w:r>
          <w:t>Non-normative Comment:</w:t>
        </w:r>
      </w:ins>
    </w:p>
    <w:p w14:paraId="74235913" w14:textId="77777777" w:rsidR="00A71F46" w:rsidRDefault="001A1734" w:rsidP="00A71F46">
      <w:pPr>
        <w:pStyle w:val="Non-normativeComment"/>
        <w:rPr>
          <w:ins w:id="3064" w:author="Andreas Kuehne" w:date="2019-05-31T12:40:00Z"/>
        </w:rPr>
      </w:pPr>
      <w:customXmlInsRangeStart w:id="3065" w:author="Andreas Kuehne" w:date="2019-05-31T12:40:00Z"/>
      <w:sdt>
        <w:sdtPr>
          <w:tag w:val="dsb-RequestBaseType.-nonNormative"/>
          <w:id w:val="-1168641746"/>
          <w:showingPlcHdr/>
        </w:sdtPr>
        <w:sdtEndPr/>
        <w:sdtContent>
          <w:customXmlInsRangeEnd w:id="3065"/>
          <w:ins w:id="3066" w:author="Andreas Kuehne" w:date="2019-05-31T12:40:00Z">
            <w:r w:rsidR="00A71F46">
              <w:rPr>
                <w:color w:val="19D131"/>
              </w:rPr>
              <w:t>[component RequestBase non normative details]</w:t>
            </w:r>
          </w:ins>
          <w:customXmlInsRangeStart w:id="3067" w:author="Andreas Kuehne" w:date="2019-05-31T12:40:00Z"/>
        </w:sdtContent>
      </w:sdt>
      <w:customXmlInsRangeEnd w:id="3067"/>
    </w:p>
    <w:p w14:paraId="0B1D10A9" w14:textId="77777777" w:rsidR="00A71F46" w:rsidRDefault="00A71F46" w:rsidP="00A71F46">
      <w:pPr>
        <w:pStyle w:val="berschrift4"/>
        <w:numPr>
          <w:ilvl w:val="3"/>
          <w:numId w:val="3"/>
        </w:numPr>
        <w:rPr>
          <w:ins w:id="3068" w:author="Andreas Kuehne" w:date="2019-05-31T12:40:00Z"/>
        </w:rPr>
      </w:pPr>
      <w:bookmarkStart w:id="3069" w:name="_Toc10206784"/>
      <w:ins w:id="3070" w:author="Andreas Kuehne" w:date="2019-05-31T12:40:00Z">
        <w:r>
          <w:t>RequestBase – JSON Syntax</w:t>
        </w:r>
        <w:bookmarkEnd w:id="3069"/>
      </w:ins>
    </w:p>
    <w:p w14:paraId="7514E674" w14:textId="77777777" w:rsidR="00A71F46" w:rsidRPr="4593A2D4" w:rsidRDefault="00A71F46" w:rsidP="00A71F46">
      <w:pPr>
        <w:rPr>
          <w:ins w:id="3071" w:author="Andreas Kuehne" w:date="2019-05-31T12:40:00Z"/>
        </w:rPr>
      </w:pPr>
      <w:ins w:id="3072" w:author="Andreas Kuehne" w:date="2019-05-31T12:40:00Z">
        <w:r w:rsidRPr="002062A5">
          <w:rPr>
            <w:rFonts w:eastAsia="Arial" w:cs="Arial"/>
            <w:sz w:val="22"/>
            <w:szCs w:val="22"/>
          </w:rPr>
          <w:t xml:space="preserve">The component </w:t>
        </w:r>
        <w:r w:rsidRPr="002062A5">
          <w:rPr>
            <w:rFonts w:ascii="Courier New" w:eastAsia="Courier New" w:hAnsi="Courier New" w:cs="Courier New"/>
          </w:rPr>
          <w:t>RequestBase</w:t>
        </w:r>
        <w:r w:rsidRPr="002062A5">
          <w:rPr>
            <w:rFonts w:eastAsia="Arial" w:cs="Arial"/>
            <w:sz w:val="22"/>
            <w:szCs w:val="22"/>
          </w:rPr>
          <w:t xml:space="preserve"> is abstract and therefore has no JSON definition.</w:t>
        </w:r>
      </w:ins>
    </w:p>
    <w:p w14:paraId="3DD9DFC9" w14:textId="77777777" w:rsidR="00A71F46" w:rsidRDefault="001A1734" w:rsidP="00A71F46">
      <w:pPr>
        <w:rPr>
          <w:ins w:id="3073" w:author="Andreas Kuehne" w:date="2019-05-31T12:40:00Z"/>
        </w:rPr>
      </w:pPr>
      <w:customXmlInsRangeStart w:id="3074" w:author="Andreas Kuehne" w:date="2019-05-31T12:40:00Z"/>
      <w:sdt>
        <w:sdtPr>
          <w:tag w:val="dsb-RequestBaseType.-jsonSchema"/>
          <w:id w:val="-631792586"/>
          <w:showingPlcHdr/>
        </w:sdtPr>
        <w:sdtEndPr/>
        <w:sdtContent>
          <w:customXmlInsRangeEnd w:id="3074"/>
          <w:ins w:id="3075" w:author="Andreas Kuehne" w:date="2019-05-31T12:40:00Z">
            <w:r w:rsidR="00A71F46">
              <w:rPr>
                <w:color w:val="19D131"/>
              </w:rPr>
              <w:t>[component RequestBase JSON schema details]</w:t>
            </w:r>
          </w:ins>
          <w:customXmlInsRangeStart w:id="3076" w:author="Andreas Kuehne" w:date="2019-05-31T12:40:00Z"/>
        </w:sdtContent>
      </w:sdt>
      <w:customXmlInsRangeEnd w:id="3076"/>
    </w:p>
    <w:p w14:paraId="6A6AEE5F" w14:textId="77777777" w:rsidR="00A71F46" w:rsidRDefault="00A71F46" w:rsidP="00A71F46">
      <w:pPr>
        <w:pStyle w:val="berschrift4"/>
        <w:numPr>
          <w:ilvl w:val="3"/>
          <w:numId w:val="3"/>
        </w:numPr>
        <w:rPr>
          <w:ins w:id="3077" w:author="Andreas Kuehne" w:date="2019-05-31T12:40:00Z"/>
        </w:rPr>
      </w:pPr>
      <w:bookmarkStart w:id="3078" w:name="_Toc10206785"/>
      <w:ins w:id="3079" w:author="Andreas Kuehne" w:date="2019-05-31T12:40:00Z">
        <w:r>
          <w:t>RequestBase – XML Syntax</w:t>
        </w:r>
        <w:bookmarkEnd w:id="3078"/>
      </w:ins>
    </w:p>
    <w:p w14:paraId="23478FE0" w14:textId="77777777" w:rsidR="00A71F46" w:rsidRPr="5404FA76" w:rsidRDefault="00A71F46" w:rsidP="00A71F46">
      <w:pPr>
        <w:rPr>
          <w:ins w:id="3080" w:author="Andreas Kuehne" w:date="2019-05-31T12:40:00Z"/>
        </w:rPr>
      </w:pPr>
      <w:ins w:id="3081" w:author="Andreas Kuehne" w:date="2019-05-31T12:40:00Z">
        <w:r w:rsidRPr="0CCF9147">
          <w:t xml:space="preserve">The XML type </w:t>
        </w:r>
        <w:r w:rsidRPr="002062A5">
          <w:rPr>
            <w:rFonts w:ascii="Courier New" w:eastAsia="Courier New" w:hAnsi="Courier New" w:cs="Courier New"/>
          </w:rPr>
          <w:t>RequestBaseType</w:t>
        </w:r>
        <w:r w:rsidRPr="0CCF9147">
          <w:t xml:space="preserve"> SHALL implement the requirements defined in the </w:t>
        </w:r>
        <w:r w:rsidRPr="002062A5">
          <w:rPr>
            <w:rFonts w:ascii="Courier New" w:eastAsia="Courier New" w:hAnsi="Courier New" w:cs="Courier New"/>
          </w:rPr>
          <w:t>RequestBase</w:t>
        </w:r>
        <w:r>
          <w:t xml:space="preserve"> </w:t>
        </w:r>
        <w:r w:rsidRPr="005A6FFD">
          <w:t>component.</w:t>
        </w:r>
      </w:ins>
    </w:p>
    <w:p w14:paraId="0B67444B" w14:textId="77777777" w:rsidR="00A71F46" w:rsidRDefault="00A71F46" w:rsidP="00A71F46">
      <w:pPr>
        <w:rPr>
          <w:ins w:id="3082" w:author="Andreas Kuehne" w:date="2019-05-31T12:40:00Z"/>
        </w:rPr>
      </w:pPr>
      <w:ins w:id="3083" w:author="Andreas Kuehne" w:date="2019-05-31T12:40:00Z">
        <w:r w:rsidRPr="005A6FFD">
          <w:rPr>
            <w:rFonts w:eastAsia="Arial"/>
          </w:rPr>
          <w:t xml:space="preserve">The </w:t>
        </w:r>
        <w:r w:rsidRPr="002062A5">
          <w:rPr>
            <w:rFonts w:ascii="Courier New" w:eastAsia="Courier New" w:hAnsi="Courier New" w:cs="Courier New"/>
          </w:rPr>
          <w:t>RequestBaseType</w:t>
        </w:r>
        <w:r w:rsidRPr="005A6FFD">
          <w:rPr>
            <w:rFonts w:eastAsia="Arial"/>
          </w:rPr>
          <w:t xml:space="preserve"> XML element is defined in XML Schema [</w:t>
        </w:r>
        <w:r>
          <w:rPr>
            <w:rStyle w:val="Hyperlink"/>
          </w:rPr>
          <w:fldChar w:fldCharType="begin"/>
        </w:r>
        <w:r>
          <w:rPr>
            <w:rStyle w:val="Hyperlink"/>
          </w:rPr>
          <w:instrText xml:space="preserve"> HYPERLINK \l "refDSBXSD" </w:instrText>
        </w:r>
        <w:r>
          <w:rPr>
            <w:rStyle w:val="Hyperlink"/>
          </w:rPr>
          <w:fldChar w:fldCharType="separate"/>
        </w:r>
        <w:r w:rsidRPr="006174B3">
          <w:rPr>
            <w:rStyle w:val="Hyperlink"/>
          </w:rPr>
          <w:t>DSBXSD</w:t>
        </w:r>
        <w:r>
          <w:rPr>
            <w:rStyle w:val="Hyperlink"/>
          </w:rPr>
          <w:fldChar w:fldCharType="end"/>
        </w:r>
        <w:r w:rsidRPr="005A6FFD">
          <w:rPr>
            <w:rFonts w:eastAsia="Arial"/>
          </w:rPr>
          <w:t>], and is copied below for information.</w:t>
        </w:r>
      </w:ins>
    </w:p>
    <w:p w14:paraId="13B3A267" w14:textId="77777777" w:rsidR="00A71F46" w:rsidRDefault="00A71F46" w:rsidP="00A71F46">
      <w:pPr>
        <w:pStyle w:val="Code"/>
        <w:rPr>
          <w:ins w:id="3084" w:author="Andreas Kuehne" w:date="2019-05-31T12:40:00Z"/>
        </w:rPr>
      </w:pPr>
      <w:ins w:id="3085"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RequestBaseType</w:t>
        </w:r>
        <w:r>
          <w:rPr>
            <w:color w:val="943634" w:themeColor="accent2" w:themeShade="BF"/>
          </w:rPr>
          <w:t>" abstract="</w:t>
        </w:r>
        <w:r>
          <w:rPr>
            <w:color w:val="244061" w:themeColor="accent1" w:themeShade="80"/>
          </w:rPr>
          <w:t>true</w:t>
        </w:r>
        <w:r>
          <w:rPr>
            <w:color w:val="943634" w:themeColor="accent2" w:themeShade="BF"/>
          </w:rPr>
          <w:t>"</w:t>
        </w:r>
        <w:r>
          <w:rPr>
            <w:color w:val="31849B" w:themeColor="accent5" w:themeShade="BF"/>
          </w:rPr>
          <w:t>&gt;</w:t>
        </w:r>
      </w:ins>
    </w:p>
    <w:p w14:paraId="6D6A02E3" w14:textId="77777777" w:rsidR="00A71F46" w:rsidRDefault="00A71F46" w:rsidP="00A71F46">
      <w:pPr>
        <w:pStyle w:val="Code"/>
        <w:rPr>
          <w:ins w:id="3086" w:author="Andreas Kuehne" w:date="2019-05-31T12:40:00Z"/>
        </w:rPr>
      </w:pPr>
      <w:ins w:id="3087" w:author="Andreas Kuehne" w:date="2019-05-31T12:40:00Z">
        <w:r>
          <w:rPr>
            <w:color w:val="31849B" w:themeColor="accent5" w:themeShade="BF"/>
          </w:rPr>
          <w:t xml:space="preserve">  &lt;xs:sequence&gt;</w:t>
        </w:r>
      </w:ins>
    </w:p>
    <w:p w14:paraId="16FDA485" w14:textId="77777777" w:rsidR="00A71F46" w:rsidRDefault="00A71F46" w:rsidP="00A71F46">
      <w:pPr>
        <w:pStyle w:val="Code"/>
        <w:rPr>
          <w:ins w:id="3088" w:author="Andreas Kuehne" w:date="2019-05-31T12:40:00Z"/>
        </w:rPr>
      </w:pPr>
      <w:ins w:id="3089"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Profile</w:t>
        </w:r>
        <w:r>
          <w:rPr>
            <w:color w:val="943634" w:themeColor="accent2" w:themeShade="BF"/>
          </w:rPr>
          <w:t>" type="</w:t>
        </w:r>
        <w:r>
          <w:rPr>
            <w:color w:val="244061" w:themeColor="accent1" w:themeShade="80"/>
          </w:rPr>
          <w:t>xs:anyURI</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1B9D4514" w14:textId="77777777" w:rsidR="00A71F46" w:rsidRDefault="00A71F46" w:rsidP="00A71F46">
      <w:pPr>
        <w:pStyle w:val="Code"/>
        <w:rPr>
          <w:ins w:id="3090" w:author="Andreas Kuehne" w:date="2019-05-31T12:40:00Z"/>
        </w:rPr>
      </w:pPr>
      <w:ins w:id="3091" w:author="Andreas Kuehne" w:date="2019-05-31T12:40:00Z">
        <w:r>
          <w:rPr>
            <w:color w:val="31849B" w:themeColor="accent5" w:themeShade="BF"/>
          </w:rPr>
          <w:t xml:space="preserve">  &lt;/xs:sequence&gt;</w:t>
        </w:r>
      </w:ins>
    </w:p>
    <w:p w14:paraId="7B6FE408" w14:textId="77777777" w:rsidR="00A71F46" w:rsidRDefault="00A71F46" w:rsidP="00A71F46">
      <w:pPr>
        <w:pStyle w:val="Code"/>
        <w:rPr>
          <w:ins w:id="3092" w:author="Andreas Kuehne" w:date="2019-05-31T12:40:00Z"/>
        </w:rPr>
      </w:pPr>
      <w:ins w:id="3093" w:author="Andreas Kuehne" w:date="2019-05-31T12:40:00Z">
        <w:r>
          <w:rPr>
            <w:color w:val="31849B" w:themeColor="accent5" w:themeShade="BF"/>
          </w:rPr>
          <w:t xml:space="preserve">  &lt;xs:attribute</w:t>
        </w:r>
        <w:r>
          <w:rPr>
            <w:color w:val="943634" w:themeColor="accent2" w:themeShade="BF"/>
          </w:rPr>
          <w:t xml:space="preserve"> name="</w:t>
        </w:r>
        <w:r>
          <w:rPr>
            <w:color w:val="244061" w:themeColor="accent1" w:themeShade="80"/>
          </w:rPr>
          <w:t>RequestID</w:t>
        </w:r>
        <w:r>
          <w:rPr>
            <w:color w:val="943634" w:themeColor="accent2" w:themeShade="BF"/>
          </w:rPr>
          <w:t>" type="</w:t>
        </w:r>
        <w:r>
          <w:rPr>
            <w:color w:val="244061" w:themeColor="accent1" w:themeShade="80"/>
          </w:rPr>
          <w:t>xs:string</w:t>
        </w:r>
        <w:r>
          <w:rPr>
            <w:color w:val="943634" w:themeColor="accent2" w:themeShade="BF"/>
          </w:rPr>
          <w:t>" use="</w:t>
        </w:r>
        <w:r>
          <w:rPr>
            <w:color w:val="244061" w:themeColor="accent1" w:themeShade="80"/>
          </w:rPr>
          <w:t>optional</w:t>
        </w:r>
        <w:r>
          <w:rPr>
            <w:color w:val="943634" w:themeColor="accent2" w:themeShade="BF"/>
          </w:rPr>
          <w:t>"</w:t>
        </w:r>
        <w:r>
          <w:rPr>
            <w:color w:val="31849B" w:themeColor="accent5" w:themeShade="BF"/>
          </w:rPr>
          <w:t>/&gt;</w:t>
        </w:r>
      </w:ins>
    </w:p>
    <w:p w14:paraId="0E8C09F6" w14:textId="77777777" w:rsidR="00A71F46" w:rsidRDefault="00A71F46" w:rsidP="00A71F46">
      <w:pPr>
        <w:pStyle w:val="Code"/>
        <w:rPr>
          <w:ins w:id="3094" w:author="Andreas Kuehne" w:date="2019-05-31T12:40:00Z"/>
        </w:rPr>
      </w:pPr>
      <w:ins w:id="3095" w:author="Andreas Kuehne" w:date="2019-05-31T12:40:00Z">
        <w:r>
          <w:rPr>
            <w:color w:val="31849B" w:themeColor="accent5" w:themeShade="BF"/>
          </w:rPr>
          <w:t>&lt;/xs:complexType&gt;</w:t>
        </w:r>
      </w:ins>
    </w:p>
    <w:p w14:paraId="2D66CA01" w14:textId="77777777" w:rsidR="00A71F46" w:rsidRDefault="00A71F46" w:rsidP="00A71F46">
      <w:pPr>
        <w:spacing w:line="259" w:lineRule="auto"/>
        <w:rPr>
          <w:ins w:id="3096" w:author="Andreas Kuehne" w:date="2019-05-31T12:40:00Z"/>
        </w:rPr>
      </w:pPr>
      <w:ins w:id="3097" w:author="Andreas Kuehne" w:date="2019-05-31T12:40:00Z">
        <w:r>
          <w:t>Each child element of</w:t>
        </w:r>
        <w:r w:rsidRPr="71C71F8C">
          <w:t xml:space="preserve"> </w:t>
        </w:r>
        <w:r w:rsidRPr="002062A5">
          <w:rPr>
            <w:rFonts w:ascii="Courier New" w:eastAsia="Courier New" w:hAnsi="Courier New" w:cs="Courier New"/>
          </w:rPr>
          <w:t>RequestBaseType</w:t>
        </w:r>
        <w:r w:rsidRPr="71C71F8C">
          <w:t xml:space="preserve"> </w:t>
        </w:r>
        <w:r>
          <w:t xml:space="preserve">XML element SHALL implement in XML syntax the sub-component that has a name equal to its local name. </w:t>
        </w:r>
      </w:ins>
      <w:customXmlInsRangeStart w:id="3098" w:author="Andreas Kuehne" w:date="2019-05-31T12:40:00Z"/>
      <w:sdt>
        <w:sdtPr>
          <w:tag w:val="dsb-RequestBaseType.-xmlSchema"/>
          <w:id w:val="740288216"/>
          <w:showingPlcHdr/>
        </w:sdtPr>
        <w:sdtEndPr/>
        <w:sdtContent>
          <w:customXmlInsRangeEnd w:id="3098"/>
          <w:ins w:id="3099" w:author="Andreas Kuehne" w:date="2019-05-31T12:40:00Z">
            <w:r>
              <w:rPr>
                <w:color w:val="19D131"/>
              </w:rPr>
              <w:t>[component RequestBase XML schema details]</w:t>
            </w:r>
          </w:ins>
          <w:customXmlInsRangeStart w:id="3100" w:author="Andreas Kuehne" w:date="2019-05-31T12:40:00Z"/>
        </w:sdtContent>
      </w:sdt>
      <w:customXmlInsRangeEnd w:id="3100"/>
    </w:p>
    <w:p w14:paraId="5B606593" w14:textId="77777777" w:rsidR="00A71F46" w:rsidRDefault="00A71F46" w:rsidP="00A71F46">
      <w:pPr>
        <w:pStyle w:val="berschrift3"/>
        <w:numPr>
          <w:ilvl w:val="2"/>
          <w:numId w:val="3"/>
        </w:numPr>
        <w:rPr>
          <w:ins w:id="3101" w:author="Andreas Kuehne" w:date="2019-05-31T12:40:00Z"/>
        </w:rPr>
      </w:pPr>
      <w:bookmarkStart w:id="3102" w:name="_Toc10206786"/>
      <w:ins w:id="3103" w:author="Andreas Kuehne" w:date="2019-05-31T12:40:00Z">
        <w:r>
          <w:t>Component ResponseBase</w:t>
        </w:r>
        <w:bookmarkEnd w:id="3102"/>
      </w:ins>
    </w:p>
    <w:p w14:paraId="1C2590BF" w14:textId="77777777" w:rsidR="00A71F46" w:rsidRDefault="001A1734" w:rsidP="00A71F46">
      <w:pPr>
        <w:rPr>
          <w:ins w:id="3104" w:author="Andreas Kuehne" w:date="2019-05-31T12:40:00Z"/>
        </w:rPr>
      </w:pPr>
      <w:customXmlInsRangeStart w:id="3105" w:author="Andreas Kuehne" w:date="2019-05-31T12:40:00Z"/>
      <w:sdt>
        <w:sdtPr>
          <w:tag w:val="dsb-ResponseBaseType.-normative"/>
          <w:id w:val="1231041892"/>
        </w:sdtPr>
        <w:sdtEndPr/>
        <w:sdtContent>
          <w:customXmlInsRangeEnd w:id="3105"/>
          <w:ins w:id="3106" w:author="Andreas Kuehne" w:date="2019-05-31T12:40:00Z">
            <w:r w:rsidR="00A71F46" w:rsidRPr="003A06D0">
              <w:rPr>
                <w:color w:val="19D131"/>
                <w:lang w:val="en-GB"/>
              </w:rPr>
              <w:t xml:space="preserve">The </w:t>
            </w:r>
            <w:r w:rsidR="00A71F46" w:rsidRPr="003A06D0">
              <w:rPr>
                <w:rFonts w:ascii="Courier New" w:eastAsia="Courier New" w:hAnsi="Courier New" w:cs="Courier New"/>
                <w:lang w:val="en-GB"/>
              </w:rPr>
              <w:t>ResponseBase</w:t>
            </w:r>
            <w:r w:rsidR="00A71F46" w:rsidRPr="003A06D0">
              <w:rPr>
                <w:color w:val="19D131"/>
                <w:lang w:val="en-GB"/>
              </w:rPr>
              <w:t xml:space="preserve"> component is the base structure for response elements defined by the core protocol or profiles.</w:t>
            </w:r>
          </w:ins>
          <w:customXmlInsRangeStart w:id="3107" w:author="Andreas Kuehne" w:date="2019-05-31T12:40:00Z"/>
        </w:sdtContent>
      </w:sdt>
      <w:customXmlInsRangeEnd w:id="3107"/>
    </w:p>
    <w:p w14:paraId="682EA8C8" w14:textId="77777777" w:rsidR="00A71F46" w:rsidRDefault="00A71F46" w:rsidP="00A71F46">
      <w:pPr>
        <w:rPr>
          <w:ins w:id="3108" w:author="Andreas Kuehne" w:date="2019-05-31T12:40:00Z"/>
        </w:rPr>
      </w:pPr>
      <w:ins w:id="3109" w:author="Andreas Kuehne" w:date="2019-05-31T12:40:00Z">
        <w:r>
          <w:t>Below follows a list of the sub-components that constitute this component:</w:t>
        </w:r>
      </w:ins>
    </w:p>
    <w:p w14:paraId="610DDFBD" w14:textId="77777777" w:rsidR="00A71F46" w:rsidRDefault="00A71F46" w:rsidP="00A71F46">
      <w:pPr>
        <w:pStyle w:val="Member"/>
        <w:rPr>
          <w:ins w:id="3110" w:author="Andreas Kuehne" w:date="2019-05-31T12:40:00Z"/>
        </w:rPr>
      </w:pPr>
      <w:ins w:id="3111" w:author="Andreas Kuehne" w:date="2019-05-31T12:40:00Z">
        <w:r>
          <w:t xml:space="preserve">The </w:t>
        </w:r>
        <w:r w:rsidRPr="35C1378D">
          <w:rPr>
            <w:rStyle w:val="Datatype"/>
          </w:rPr>
          <w:t>Result</w:t>
        </w:r>
        <w:r>
          <w:t xml:space="preserve"> element MUST contain one instance of a sub-component. This element MUST satisfy the requirements specified in this document in section </w:t>
        </w:r>
        <w:r>
          <w:fldChar w:fldCharType="begin"/>
        </w:r>
        <w:r>
          <w:instrText xml:space="preserve"> REF _RefComp9481086E \r \h </w:instrText>
        </w:r>
      </w:ins>
      <w:ins w:id="3112" w:author="Andreas Kuehne" w:date="2019-05-31T12:40:00Z">
        <w:r>
          <w:fldChar w:fldCharType="separate"/>
        </w:r>
        <w:r>
          <w:rPr>
            <w:rStyle w:val="Datatype"/>
            <w:rFonts w:eastAsia="Courier New" w:cs="Courier New"/>
          </w:rPr>
          <w:t>Result</w:t>
        </w:r>
        <w:r>
          <w:fldChar w:fldCharType="end"/>
        </w:r>
        <w:r>
          <w:t xml:space="preserve">. </w:t>
        </w:r>
      </w:ins>
      <w:customXmlInsRangeStart w:id="3113" w:author="Andreas Kuehne" w:date="2019-05-31T12:40:00Z"/>
      <w:sdt>
        <w:sdtPr>
          <w:alias w:val="dsb-ResponseBaseType.result"/>
          <w:tag w:val="dsb-ResponseBaseType.Result"/>
          <w:id w:val="-1949461391"/>
        </w:sdtPr>
        <w:sdtEndPr/>
        <w:sdtContent>
          <w:customXmlInsRangeEnd w:id="3113"/>
          <w:ins w:id="3114" w:author="Andreas Kuehne" w:date="2019-05-31T12:40:00Z">
            <w:r>
              <w:rPr>
                <w:color w:val="19D131"/>
                <w:lang w:val="en-GB"/>
              </w:rPr>
              <w:t>This</w:t>
            </w:r>
            <w:r w:rsidRPr="003A06D0">
              <w:rPr>
                <w:color w:val="19D131"/>
                <w:lang w:val="en-GB"/>
              </w:rPr>
              <w:t xml:space="preserve"> element repre</w:t>
            </w:r>
            <w:r>
              <w:rPr>
                <w:color w:val="19D131"/>
                <w:lang w:val="en-GB"/>
              </w:rPr>
              <w:t>sents the status of the request</w:t>
            </w:r>
            <w:r w:rsidRPr="003A06D0">
              <w:rPr>
                <w:color w:val="19D131"/>
                <w:lang w:val="en-GB"/>
              </w:rPr>
              <w:t>.</w:t>
            </w:r>
          </w:ins>
          <w:customXmlInsRangeStart w:id="3115" w:author="Andreas Kuehne" w:date="2019-05-31T12:40:00Z"/>
        </w:sdtContent>
      </w:sdt>
      <w:customXmlInsRangeEnd w:id="3115"/>
    </w:p>
    <w:p w14:paraId="6C4D42C1" w14:textId="77777777" w:rsidR="00A71F46" w:rsidRDefault="00A71F46" w:rsidP="00A71F46">
      <w:pPr>
        <w:pStyle w:val="Member"/>
        <w:rPr>
          <w:ins w:id="3116" w:author="Andreas Kuehne" w:date="2019-05-31T12:40:00Z"/>
        </w:rPr>
      </w:pPr>
      <w:ins w:id="3117" w:author="Andreas Kuehne" w:date="2019-05-31T12:40:00Z">
        <w:r>
          <w:t xml:space="preserve">The OPTIONAL </w:t>
        </w:r>
        <w:r w:rsidRPr="35C1378D">
          <w:rPr>
            <w:rStyle w:val="Datatype"/>
          </w:rPr>
          <w:t>AppliedProfile</w:t>
        </w:r>
        <w:r>
          <w:t xml:space="preserve"> element, if present, MAY occur zero or more times containing a URI. </w:t>
        </w:r>
      </w:ins>
      <w:customXmlInsRangeStart w:id="3118" w:author="Andreas Kuehne" w:date="2019-05-31T12:40:00Z"/>
      <w:sdt>
        <w:sdtPr>
          <w:alias w:val="dsb-ResponseBaseType.profile"/>
          <w:tag w:val="dsb-ResponseBaseType.AppliedProfile"/>
          <w:id w:val="94375015"/>
        </w:sdtPr>
        <w:sdtEndPr/>
        <w:sdtContent>
          <w:customXmlInsRangeEnd w:id="3118"/>
          <w:ins w:id="3119" w:author="Andreas Kuehne" w:date="2019-05-31T12:40:00Z">
            <w:r w:rsidRPr="003A06D0">
              <w:rPr>
                <w:color w:val="19D131"/>
                <w:lang w:val="en-GB"/>
              </w:rPr>
              <w:t>This element lists the set of DSS profile applied by the server. This set MAY include the set of profiles requested by the client. But the server MAY use more comprehensive set of profiles and add additional profiles not requested by the client.</w:t>
            </w:r>
          </w:ins>
          <w:customXmlInsRangeStart w:id="3120" w:author="Andreas Kuehne" w:date="2019-05-31T12:40:00Z"/>
        </w:sdtContent>
      </w:sdt>
      <w:customXmlInsRangeEnd w:id="3120"/>
    </w:p>
    <w:p w14:paraId="6B06D1EF" w14:textId="77777777" w:rsidR="00A71F46" w:rsidRDefault="00A71F46" w:rsidP="00A71F46">
      <w:pPr>
        <w:pStyle w:val="Member"/>
        <w:rPr>
          <w:ins w:id="3121" w:author="Andreas Kuehne" w:date="2019-05-31T12:40:00Z"/>
        </w:rPr>
      </w:pPr>
      <w:ins w:id="3122" w:author="Andreas Kuehne" w:date="2019-05-31T12:40:00Z">
        <w:r>
          <w:t xml:space="preserve">The OPTIONAL </w:t>
        </w:r>
        <w:r w:rsidRPr="35C1378D">
          <w:rPr>
            <w:rStyle w:val="Datatype"/>
          </w:rPr>
          <w:t>RequestID</w:t>
        </w:r>
        <w:r>
          <w:t xml:space="preserve"> element, if present, MUST contain one instance of a string. </w:t>
        </w:r>
      </w:ins>
      <w:customXmlInsRangeStart w:id="3123" w:author="Andreas Kuehne" w:date="2019-05-31T12:40:00Z"/>
      <w:sdt>
        <w:sdtPr>
          <w:alias w:val="dsb-ResponseBaseType.reqID"/>
          <w:tag w:val="dsb-ResponseBaseType.RequestID"/>
          <w:id w:val="2103828456"/>
        </w:sdtPr>
        <w:sdtEndPr/>
        <w:sdtContent>
          <w:customXmlInsRangeEnd w:id="3123"/>
          <w:ins w:id="3124" w:author="Andreas Kuehne" w:date="2019-05-31T12:40:00Z">
            <w:r w:rsidRPr="003A06D0">
              <w:rPr>
                <w:color w:val="19D131"/>
                <w:lang w:val="en-GB"/>
              </w:rPr>
              <w:t xml:space="preserve">The </w:t>
            </w:r>
            <w:r w:rsidRPr="003A06D0">
              <w:rPr>
                <w:rStyle w:val="Datatype"/>
                <w:lang w:val="en-GB"/>
              </w:rPr>
              <w:t>RequestID</w:t>
            </w:r>
            <w:r w:rsidRPr="003A06D0">
              <w:rPr>
                <w:color w:val="19D131"/>
                <w:lang w:val="en-GB"/>
              </w:rPr>
              <w:t xml:space="preserve"> element is used to correlate this response with its request.</w:t>
            </w:r>
          </w:ins>
          <w:customXmlInsRangeStart w:id="3125" w:author="Andreas Kuehne" w:date="2019-05-31T12:40:00Z"/>
        </w:sdtContent>
      </w:sdt>
      <w:customXmlInsRangeEnd w:id="3125"/>
    </w:p>
    <w:p w14:paraId="7FB0A658" w14:textId="77777777" w:rsidR="00A71F46" w:rsidRDefault="00A71F46" w:rsidP="00A71F46">
      <w:pPr>
        <w:pStyle w:val="Member"/>
        <w:rPr>
          <w:ins w:id="3126" w:author="Andreas Kuehne" w:date="2019-05-31T12:40:00Z"/>
        </w:rPr>
      </w:pPr>
      <w:ins w:id="3127" w:author="Andreas Kuehne" w:date="2019-05-31T12:40:00Z">
        <w:r>
          <w:t xml:space="preserve">The OPTIONAL </w:t>
        </w:r>
        <w:r w:rsidRPr="35C1378D">
          <w:rPr>
            <w:rStyle w:val="Datatype"/>
          </w:rPr>
          <w:t>ResponseID</w:t>
        </w:r>
        <w:r>
          <w:t xml:space="preserve"> element, if present, MUST contain one instance of a string. </w:t>
        </w:r>
      </w:ins>
      <w:customXmlInsRangeStart w:id="3128" w:author="Andreas Kuehne" w:date="2019-05-31T12:40:00Z"/>
      <w:sdt>
        <w:sdtPr>
          <w:alias w:val="dsb-ResponseBaseType.respID"/>
          <w:tag w:val="dsb-ResponseBaseType.ResponseID"/>
          <w:id w:val="638619203"/>
        </w:sdtPr>
        <w:sdtEndPr/>
        <w:sdtContent>
          <w:customXmlInsRangeEnd w:id="3128"/>
          <w:ins w:id="3129" w:author="Andreas Kuehne" w:date="2019-05-31T12:40:00Z">
            <w:r w:rsidRPr="003A06D0">
              <w:rPr>
                <w:color w:val="19D131"/>
                <w:lang w:val="en-GB"/>
              </w:rPr>
              <w:t xml:space="preserve">The </w:t>
            </w:r>
            <w:r w:rsidRPr="003A06D0">
              <w:rPr>
                <w:rStyle w:val="Datatype"/>
                <w:lang w:val="en-GB"/>
              </w:rPr>
              <w:t>ResponseID</w:t>
            </w:r>
            <w:r w:rsidRPr="003A06D0">
              <w:rPr>
                <w:color w:val="19D131"/>
                <w:lang w:val="en-GB"/>
              </w:rPr>
              <w:t xml:space="preserve"> element is intended to correlate asynchronous calls (see section </w:t>
            </w:r>
            <w:r w:rsidRPr="003A06D0">
              <w:rPr>
                <w:color w:val="19D131"/>
                <w:lang w:val="en-GB"/>
              </w:rPr>
              <w:fldChar w:fldCharType="begin"/>
            </w:r>
            <w:r w:rsidRPr="003A06D0">
              <w:rPr>
                <w:color w:val="19D131"/>
                <w:lang w:val="en-GB"/>
              </w:rPr>
              <w:instrText xml:space="preserve"> REF _Ref534888702 \r \h </w:instrText>
            </w:r>
          </w:ins>
          <w:r w:rsidRPr="003A06D0">
            <w:rPr>
              <w:color w:val="19D131"/>
              <w:lang w:val="en-GB"/>
            </w:rPr>
          </w:r>
          <w:ins w:id="3130" w:author="Andreas Kuehne" w:date="2019-05-31T12:40:00Z">
            <w:r w:rsidRPr="003A06D0">
              <w:rPr>
                <w:color w:val="19D131"/>
                <w:lang w:val="en-GB"/>
              </w:rPr>
              <w:fldChar w:fldCharType="separate"/>
            </w:r>
            <w:r w:rsidRPr="003A06D0">
              <w:rPr>
                <w:color w:val="19D131"/>
                <w:lang w:val="en-GB"/>
              </w:rPr>
              <w:t>7</w:t>
            </w:r>
            <w:r w:rsidRPr="003A06D0">
              <w:rPr>
                <w:color w:val="19D131"/>
                <w:lang w:val="en-GB"/>
              </w:rPr>
              <w:fldChar w:fldCharType="end"/>
            </w:r>
            <w:r w:rsidRPr="003A06D0">
              <w:rPr>
                <w:color w:val="19D131"/>
                <w:lang w:val="en-GB"/>
              </w:rPr>
              <w:t xml:space="preserve">). The server fills this element with appropriate values. </w:t>
            </w:r>
          </w:ins>
          <w:customXmlInsRangeStart w:id="3131" w:author="Andreas Kuehne" w:date="2019-05-31T12:40:00Z"/>
        </w:sdtContent>
      </w:sdt>
      <w:customXmlInsRangeEnd w:id="3131"/>
    </w:p>
    <w:p w14:paraId="36EA8D28" w14:textId="77777777" w:rsidR="00A71F46" w:rsidRDefault="00A71F46" w:rsidP="00A71F46">
      <w:pPr>
        <w:pStyle w:val="Non-normativeCommentHeading"/>
        <w:rPr>
          <w:ins w:id="3132" w:author="Andreas Kuehne" w:date="2019-05-31T12:40:00Z"/>
        </w:rPr>
      </w:pPr>
      <w:ins w:id="3133" w:author="Andreas Kuehne" w:date="2019-05-31T12:40:00Z">
        <w:r>
          <w:t>Non-normative Comment:</w:t>
        </w:r>
      </w:ins>
    </w:p>
    <w:p w14:paraId="5F3615DD" w14:textId="77777777" w:rsidR="00A71F46" w:rsidRDefault="001A1734" w:rsidP="00A71F46">
      <w:pPr>
        <w:pStyle w:val="Non-normativeComment"/>
        <w:rPr>
          <w:ins w:id="3134" w:author="Andreas Kuehne" w:date="2019-05-31T12:40:00Z"/>
        </w:rPr>
      </w:pPr>
      <w:customXmlInsRangeStart w:id="3135" w:author="Andreas Kuehne" w:date="2019-05-31T12:40:00Z"/>
      <w:sdt>
        <w:sdtPr>
          <w:tag w:val="dsb-ResponseBaseType.-nonNormative"/>
          <w:id w:val="-326747545"/>
          <w:showingPlcHdr/>
        </w:sdtPr>
        <w:sdtEndPr/>
        <w:sdtContent>
          <w:customXmlInsRangeEnd w:id="3135"/>
          <w:ins w:id="3136" w:author="Andreas Kuehne" w:date="2019-05-31T12:40:00Z">
            <w:r w:rsidR="00A71F46">
              <w:rPr>
                <w:color w:val="19D131"/>
              </w:rPr>
              <w:t>[component ResponseBase non normative details]</w:t>
            </w:r>
          </w:ins>
          <w:customXmlInsRangeStart w:id="3137" w:author="Andreas Kuehne" w:date="2019-05-31T12:40:00Z"/>
        </w:sdtContent>
      </w:sdt>
      <w:customXmlInsRangeEnd w:id="3137"/>
    </w:p>
    <w:p w14:paraId="38F1B36D" w14:textId="77777777" w:rsidR="00A71F46" w:rsidRDefault="00A71F46" w:rsidP="00A71F46">
      <w:pPr>
        <w:pStyle w:val="berschrift4"/>
        <w:numPr>
          <w:ilvl w:val="3"/>
          <w:numId w:val="3"/>
        </w:numPr>
        <w:rPr>
          <w:ins w:id="3138" w:author="Andreas Kuehne" w:date="2019-05-31T12:40:00Z"/>
        </w:rPr>
      </w:pPr>
      <w:bookmarkStart w:id="3139" w:name="_Toc10206787"/>
      <w:ins w:id="3140" w:author="Andreas Kuehne" w:date="2019-05-31T12:40:00Z">
        <w:r>
          <w:t>ResponseBase – JSON Syntax</w:t>
        </w:r>
        <w:bookmarkEnd w:id="3139"/>
      </w:ins>
    </w:p>
    <w:p w14:paraId="2B7D24E8" w14:textId="77777777" w:rsidR="00A71F46" w:rsidRPr="0248A3D1" w:rsidRDefault="00A71F46" w:rsidP="00A71F46">
      <w:pPr>
        <w:rPr>
          <w:ins w:id="3141" w:author="Andreas Kuehne" w:date="2019-05-31T12:40:00Z"/>
        </w:rPr>
      </w:pPr>
      <w:ins w:id="3142" w:author="Andreas Kuehne" w:date="2019-05-31T12:40:00Z">
        <w:r w:rsidRPr="002062A5">
          <w:rPr>
            <w:rFonts w:eastAsia="Arial" w:cs="Arial"/>
            <w:sz w:val="22"/>
            <w:szCs w:val="22"/>
          </w:rPr>
          <w:t xml:space="preserve">The </w:t>
        </w:r>
        <w:r w:rsidRPr="002062A5">
          <w:rPr>
            <w:rFonts w:ascii="Courier New" w:eastAsia="Courier New" w:hAnsi="Courier New" w:cs="Courier New"/>
          </w:rPr>
          <w:t>ResponseBaseType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ResponseBase</w:t>
        </w:r>
        <w:r>
          <w:t xml:space="preserve"> component.</w:t>
        </w:r>
      </w:ins>
    </w:p>
    <w:p w14:paraId="7AFD969E" w14:textId="77777777" w:rsidR="00A71F46" w:rsidRPr="C2430093" w:rsidRDefault="00A71F46" w:rsidP="00A71F46">
      <w:pPr>
        <w:spacing w:line="259" w:lineRule="auto"/>
        <w:rPr>
          <w:ins w:id="3143" w:author="Andreas Kuehne" w:date="2019-05-31T12:40:00Z"/>
          <w:rFonts w:eastAsia="Arial" w:cs="Arial"/>
          <w:sz w:val="22"/>
          <w:szCs w:val="22"/>
        </w:rPr>
      </w:pPr>
      <w:ins w:id="3144"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ResponseBase</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265"/>
        <w:gridCol w:w="3100"/>
        <w:gridCol w:w="2985"/>
      </w:tblGrid>
      <w:tr w:rsidR="00A71F46" w14:paraId="4531BC59" w14:textId="77777777" w:rsidTr="00A71F46">
        <w:trPr>
          <w:cnfStyle w:val="100000000000" w:firstRow="1" w:lastRow="0" w:firstColumn="0" w:lastColumn="0" w:oddVBand="0" w:evenVBand="0" w:oddHBand="0" w:evenHBand="0" w:firstRowFirstColumn="0" w:firstRowLastColumn="0" w:lastRowFirstColumn="0" w:lastRowLastColumn="0"/>
          <w:ins w:id="314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D883065" w14:textId="77777777" w:rsidR="00A71F46" w:rsidRDefault="00A71F46" w:rsidP="00A71F46">
            <w:pPr>
              <w:pStyle w:val="Beschriftung"/>
              <w:rPr>
                <w:ins w:id="3146" w:author="Andreas Kuehne" w:date="2019-05-31T12:40:00Z"/>
              </w:rPr>
            </w:pPr>
            <w:ins w:id="3147" w:author="Andreas Kuehne" w:date="2019-05-31T12:40:00Z">
              <w:r>
                <w:t>Element</w:t>
              </w:r>
            </w:ins>
          </w:p>
        </w:tc>
        <w:tc>
          <w:tcPr>
            <w:tcW w:w="4675" w:type="dxa"/>
          </w:tcPr>
          <w:p w14:paraId="1CB57C6B"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3148" w:author="Andreas Kuehne" w:date="2019-05-31T12:40:00Z"/>
              </w:rPr>
            </w:pPr>
            <w:ins w:id="3149" w:author="Andreas Kuehne" w:date="2019-05-31T12:40:00Z">
              <w:r>
                <w:t>Implementing JSON member name</w:t>
              </w:r>
            </w:ins>
          </w:p>
        </w:tc>
        <w:tc>
          <w:tcPr>
            <w:tcW w:w="4675" w:type="dxa"/>
          </w:tcPr>
          <w:p w14:paraId="7972D3BC"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3150" w:author="Andreas Kuehne" w:date="2019-05-31T12:40:00Z"/>
              </w:rPr>
            </w:pPr>
            <w:ins w:id="3151" w:author="Andreas Kuehne" w:date="2019-05-31T12:40:00Z">
              <w:r>
                <w:t>Comments</w:t>
              </w:r>
            </w:ins>
          </w:p>
        </w:tc>
      </w:tr>
      <w:tr w:rsidR="00A71F46" w14:paraId="608F2595" w14:textId="77777777" w:rsidTr="00A71F46">
        <w:trPr>
          <w:ins w:id="3152"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0136F49" w14:textId="77777777" w:rsidR="00A71F46" w:rsidRPr="002062A5" w:rsidRDefault="00A71F46" w:rsidP="00A71F46">
            <w:pPr>
              <w:pStyle w:val="Beschriftung"/>
              <w:rPr>
                <w:ins w:id="3153" w:author="Andreas Kuehne" w:date="2019-05-31T12:40:00Z"/>
                <w:rStyle w:val="Datatype"/>
                <w:b w:val="0"/>
                <w:bCs w:val="0"/>
              </w:rPr>
            </w:pPr>
            <w:ins w:id="3154" w:author="Andreas Kuehne" w:date="2019-05-31T12:40:00Z">
              <w:r w:rsidRPr="002062A5">
                <w:rPr>
                  <w:rStyle w:val="Datatype"/>
                </w:rPr>
                <w:t>Result</w:t>
              </w:r>
            </w:ins>
          </w:p>
        </w:tc>
        <w:tc>
          <w:tcPr>
            <w:tcW w:w="4675" w:type="dxa"/>
          </w:tcPr>
          <w:p w14:paraId="24A10BE7"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3155" w:author="Andreas Kuehne" w:date="2019-05-31T12:40:00Z"/>
                <w:rStyle w:val="Datatype"/>
              </w:rPr>
            </w:pPr>
            <w:ins w:id="3156" w:author="Andreas Kuehne" w:date="2019-05-31T12:40:00Z">
              <w:r w:rsidRPr="002062A5">
                <w:rPr>
                  <w:rStyle w:val="Datatype"/>
                </w:rPr>
                <w:t>result</w:t>
              </w:r>
            </w:ins>
          </w:p>
        </w:tc>
        <w:tc>
          <w:tcPr>
            <w:tcW w:w="4675" w:type="dxa"/>
          </w:tcPr>
          <w:p w14:paraId="5152623A"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3157" w:author="Andreas Kuehne" w:date="2019-05-31T12:40:00Z"/>
              </w:rPr>
            </w:pPr>
            <w:customXmlInsRangeStart w:id="3158" w:author="Andreas Kuehne" w:date="2019-05-31T12:40:00Z"/>
            <w:sdt>
              <w:sdtPr>
                <w:alias w:val="dsb-ResponseBaseType.result"/>
                <w:tag w:val="dsb-ResponseBaseType.-jsonComment.Result"/>
                <w:id w:val="-828824020"/>
                <w:showingPlcHdr/>
              </w:sdtPr>
              <w:sdtEndPr/>
              <w:sdtContent>
                <w:customXmlInsRangeEnd w:id="3158"/>
                <w:ins w:id="3159" w:author="Andreas Kuehne" w:date="2019-05-31T12:40:00Z">
                  <w:r w:rsidR="00A71F46">
                    <w:rPr>
                      <w:color w:val="19D131"/>
                    </w:rPr>
                    <w:t>[]</w:t>
                  </w:r>
                </w:ins>
                <w:customXmlInsRangeStart w:id="3160" w:author="Andreas Kuehne" w:date="2019-05-31T12:40:00Z"/>
              </w:sdtContent>
            </w:sdt>
            <w:customXmlInsRangeEnd w:id="3160"/>
          </w:p>
        </w:tc>
      </w:tr>
      <w:tr w:rsidR="00A71F46" w14:paraId="325881FC" w14:textId="77777777" w:rsidTr="00A71F46">
        <w:trPr>
          <w:ins w:id="316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EA1AF26" w14:textId="77777777" w:rsidR="00A71F46" w:rsidRPr="002062A5" w:rsidRDefault="00A71F46" w:rsidP="00A71F46">
            <w:pPr>
              <w:pStyle w:val="Beschriftung"/>
              <w:rPr>
                <w:ins w:id="3162" w:author="Andreas Kuehne" w:date="2019-05-31T12:40:00Z"/>
                <w:rStyle w:val="Datatype"/>
                <w:b w:val="0"/>
                <w:bCs w:val="0"/>
              </w:rPr>
            </w:pPr>
            <w:ins w:id="3163" w:author="Andreas Kuehne" w:date="2019-05-31T12:40:00Z">
              <w:r w:rsidRPr="002062A5">
                <w:rPr>
                  <w:rStyle w:val="Datatype"/>
                </w:rPr>
                <w:t>AppliedProfile</w:t>
              </w:r>
            </w:ins>
          </w:p>
        </w:tc>
        <w:tc>
          <w:tcPr>
            <w:tcW w:w="4675" w:type="dxa"/>
          </w:tcPr>
          <w:p w14:paraId="4BC945D5"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3164" w:author="Andreas Kuehne" w:date="2019-05-31T12:40:00Z"/>
                <w:rStyle w:val="Datatype"/>
              </w:rPr>
            </w:pPr>
            <w:ins w:id="3165" w:author="Andreas Kuehne" w:date="2019-05-31T12:40:00Z">
              <w:r w:rsidRPr="002062A5">
                <w:rPr>
                  <w:rStyle w:val="Datatype"/>
                </w:rPr>
                <w:t>profile</w:t>
              </w:r>
            </w:ins>
          </w:p>
        </w:tc>
        <w:tc>
          <w:tcPr>
            <w:tcW w:w="4675" w:type="dxa"/>
          </w:tcPr>
          <w:p w14:paraId="0388CE21"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3166" w:author="Andreas Kuehne" w:date="2019-05-31T12:40:00Z"/>
              </w:rPr>
            </w:pPr>
            <w:customXmlInsRangeStart w:id="3167" w:author="Andreas Kuehne" w:date="2019-05-31T12:40:00Z"/>
            <w:sdt>
              <w:sdtPr>
                <w:alias w:val="dsb-ResponseBaseType.profile"/>
                <w:tag w:val="dsb-ResponseBaseType.-jsonComment.AppliedProfile"/>
                <w:id w:val="-1004584510"/>
                <w:showingPlcHdr/>
              </w:sdtPr>
              <w:sdtEndPr/>
              <w:sdtContent>
                <w:customXmlInsRangeEnd w:id="3167"/>
                <w:ins w:id="3168" w:author="Andreas Kuehne" w:date="2019-05-31T12:40:00Z">
                  <w:r w:rsidR="00A71F46">
                    <w:rPr>
                      <w:color w:val="19D131"/>
                    </w:rPr>
                    <w:t>[]</w:t>
                  </w:r>
                </w:ins>
                <w:customXmlInsRangeStart w:id="3169" w:author="Andreas Kuehne" w:date="2019-05-31T12:40:00Z"/>
              </w:sdtContent>
            </w:sdt>
            <w:customXmlInsRangeEnd w:id="3169"/>
          </w:p>
        </w:tc>
      </w:tr>
      <w:tr w:rsidR="00A71F46" w14:paraId="67472CF3" w14:textId="77777777" w:rsidTr="00A71F46">
        <w:trPr>
          <w:ins w:id="317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87F6AA8" w14:textId="77777777" w:rsidR="00A71F46" w:rsidRPr="002062A5" w:rsidRDefault="00A71F46" w:rsidP="00A71F46">
            <w:pPr>
              <w:pStyle w:val="Beschriftung"/>
              <w:rPr>
                <w:ins w:id="3171" w:author="Andreas Kuehne" w:date="2019-05-31T12:40:00Z"/>
                <w:rStyle w:val="Datatype"/>
                <w:b w:val="0"/>
                <w:bCs w:val="0"/>
              </w:rPr>
            </w:pPr>
            <w:ins w:id="3172" w:author="Andreas Kuehne" w:date="2019-05-31T12:40:00Z">
              <w:r w:rsidRPr="002062A5">
                <w:rPr>
                  <w:rStyle w:val="Datatype"/>
                </w:rPr>
                <w:t>RequestID</w:t>
              </w:r>
            </w:ins>
          </w:p>
        </w:tc>
        <w:tc>
          <w:tcPr>
            <w:tcW w:w="4675" w:type="dxa"/>
          </w:tcPr>
          <w:p w14:paraId="1B2B54CC"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3173" w:author="Andreas Kuehne" w:date="2019-05-31T12:40:00Z"/>
                <w:rStyle w:val="Datatype"/>
              </w:rPr>
            </w:pPr>
            <w:ins w:id="3174" w:author="Andreas Kuehne" w:date="2019-05-31T12:40:00Z">
              <w:r w:rsidRPr="002062A5">
                <w:rPr>
                  <w:rStyle w:val="Datatype"/>
                </w:rPr>
                <w:t>reqID</w:t>
              </w:r>
            </w:ins>
          </w:p>
        </w:tc>
        <w:tc>
          <w:tcPr>
            <w:tcW w:w="4675" w:type="dxa"/>
          </w:tcPr>
          <w:p w14:paraId="6860DE90"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3175" w:author="Andreas Kuehne" w:date="2019-05-31T12:40:00Z"/>
              </w:rPr>
            </w:pPr>
            <w:customXmlInsRangeStart w:id="3176" w:author="Andreas Kuehne" w:date="2019-05-31T12:40:00Z"/>
            <w:sdt>
              <w:sdtPr>
                <w:alias w:val="dsb-ResponseBaseType.reqID"/>
                <w:tag w:val="dsb-ResponseBaseType.-jsonComment.RequestID"/>
                <w:id w:val="28078687"/>
                <w:showingPlcHdr/>
              </w:sdtPr>
              <w:sdtEndPr/>
              <w:sdtContent>
                <w:customXmlInsRangeEnd w:id="3176"/>
                <w:ins w:id="3177" w:author="Andreas Kuehne" w:date="2019-05-31T12:40:00Z">
                  <w:r w:rsidR="00A71F46">
                    <w:rPr>
                      <w:color w:val="19D131"/>
                    </w:rPr>
                    <w:t>[]</w:t>
                  </w:r>
                </w:ins>
                <w:customXmlInsRangeStart w:id="3178" w:author="Andreas Kuehne" w:date="2019-05-31T12:40:00Z"/>
              </w:sdtContent>
            </w:sdt>
            <w:customXmlInsRangeEnd w:id="3178"/>
          </w:p>
        </w:tc>
      </w:tr>
      <w:tr w:rsidR="00A71F46" w14:paraId="5CCDEAAC" w14:textId="77777777" w:rsidTr="00A71F46">
        <w:trPr>
          <w:ins w:id="3179"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0946309" w14:textId="77777777" w:rsidR="00A71F46" w:rsidRPr="002062A5" w:rsidRDefault="00A71F46" w:rsidP="00A71F46">
            <w:pPr>
              <w:pStyle w:val="Beschriftung"/>
              <w:rPr>
                <w:ins w:id="3180" w:author="Andreas Kuehne" w:date="2019-05-31T12:40:00Z"/>
                <w:rStyle w:val="Datatype"/>
                <w:b w:val="0"/>
                <w:bCs w:val="0"/>
              </w:rPr>
            </w:pPr>
            <w:ins w:id="3181" w:author="Andreas Kuehne" w:date="2019-05-31T12:40:00Z">
              <w:r w:rsidRPr="002062A5">
                <w:rPr>
                  <w:rStyle w:val="Datatype"/>
                </w:rPr>
                <w:t>ResponseID</w:t>
              </w:r>
            </w:ins>
          </w:p>
        </w:tc>
        <w:tc>
          <w:tcPr>
            <w:tcW w:w="4675" w:type="dxa"/>
          </w:tcPr>
          <w:p w14:paraId="47A8144E"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3182" w:author="Andreas Kuehne" w:date="2019-05-31T12:40:00Z"/>
                <w:rStyle w:val="Datatype"/>
              </w:rPr>
            </w:pPr>
            <w:ins w:id="3183" w:author="Andreas Kuehne" w:date="2019-05-31T12:40:00Z">
              <w:r w:rsidRPr="002062A5">
                <w:rPr>
                  <w:rStyle w:val="Datatype"/>
                </w:rPr>
                <w:t>respID</w:t>
              </w:r>
            </w:ins>
          </w:p>
        </w:tc>
        <w:tc>
          <w:tcPr>
            <w:tcW w:w="4675" w:type="dxa"/>
          </w:tcPr>
          <w:p w14:paraId="161FCB7B"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3184" w:author="Andreas Kuehne" w:date="2019-05-31T12:40:00Z"/>
              </w:rPr>
            </w:pPr>
            <w:customXmlInsRangeStart w:id="3185" w:author="Andreas Kuehne" w:date="2019-05-31T12:40:00Z"/>
            <w:sdt>
              <w:sdtPr>
                <w:alias w:val="dsb-ResponseBaseType.respID"/>
                <w:tag w:val="dsb-ResponseBaseType.-jsonComment.ResponseID"/>
                <w:id w:val="-109591816"/>
                <w:showingPlcHdr/>
              </w:sdtPr>
              <w:sdtEndPr/>
              <w:sdtContent>
                <w:customXmlInsRangeEnd w:id="3185"/>
                <w:ins w:id="3186" w:author="Andreas Kuehne" w:date="2019-05-31T12:40:00Z">
                  <w:r w:rsidR="00A71F46">
                    <w:rPr>
                      <w:color w:val="19D131"/>
                    </w:rPr>
                    <w:t>[]</w:t>
                  </w:r>
                </w:ins>
                <w:customXmlInsRangeStart w:id="3187" w:author="Andreas Kuehne" w:date="2019-05-31T12:40:00Z"/>
              </w:sdtContent>
            </w:sdt>
            <w:customXmlInsRangeEnd w:id="3187"/>
          </w:p>
        </w:tc>
      </w:tr>
    </w:tbl>
    <w:p w14:paraId="62B0C324" w14:textId="77777777" w:rsidR="00A71F46" w:rsidRPr="0202B381" w:rsidRDefault="00A71F46" w:rsidP="00A71F46">
      <w:pPr>
        <w:rPr>
          <w:ins w:id="3188" w:author="Andreas Kuehne" w:date="2019-05-31T12:40:00Z"/>
        </w:rPr>
      </w:pPr>
      <w:ins w:id="3189" w:author="Andreas Kuehne" w:date="2019-05-31T12:40:00Z">
        <w:r w:rsidRPr="002062A5">
          <w:rPr>
            <w:rFonts w:eastAsia="Arial" w:cs="Arial"/>
            <w:sz w:val="22"/>
            <w:szCs w:val="22"/>
          </w:rPr>
          <w:t xml:space="preserve">The </w:t>
        </w:r>
        <w:r w:rsidRPr="002062A5">
          <w:rPr>
            <w:rFonts w:ascii="Courier New" w:eastAsia="Courier New" w:hAnsi="Courier New" w:cs="Courier New"/>
          </w:rPr>
          <w:t>ResponseBaseType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323B232E" w14:textId="77777777" w:rsidR="00A71F46" w:rsidRDefault="00A71F46" w:rsidP="00A71F46">
      <w:pPr>
        <w:pStyle w:val="Code"/>
        <w:spacing w:line="259" w:lineRule="auto"/>
        <w:rPr>
          <w:ins w:id="3190" w:author="Andreas Kuehne" w:date="2019-05-31T12:40:00Z"/>
        </w:rPr>
      </w:pPr>
      <w:ins w:id="3191" w:author="Andreas Kuehne" w:date="2019-05-31T12:40:00Z">
        <w:r>
          <w:rPr>
            <w:color w:val="31849B" w:themeColor="accent5" w:themeShade="BF"/>
          </w:rPr>
          <w:t>"dsb-ResponseBaseType"</w:t>
        </w:r>
        <w:r>
          <w:t>: {</w:t>
        </w:r>
      </w:ins>
    </w:p>
    <w:p w14:paraId="21C17328" w14:textId="77777777" w:rsidR="00A71F46" w:rsidRDefault="00A71F46" w:rsidP="00A71F46">
      <w:pPr>
        <w:pStyle w:val="Code"/>
        <w:spacing w:line="259" w:lineRule="auto"/>
        <w:rPr>
          <w:ins w:id="3192" w:author="Andreas Kuehne" w:date="2019-05-31T12:40:00Z"/>
        </w:rPr>
      </w:pPr>
      <w:ins w:id="3193" w:author="Andreas Kuehne" w:date="2019-05-31T12:40:00Z">
        <w:r>
          <w:rPr>
            <w:color w:val="31849B" w:themeColor="accent5" w:themeShade="BF"/>
          </w:rPr>
          <w:t xml:space="preserve">  "type"</w:t>
        </w:r>
        <w:r>
          <w:t xml:space="preserve">: </w:t>
        </w:r>
        <w:r>
          <w:rPr>
            <w:color w:val="244061" w:themeColor="accent1" w:themeShade="80"/>
          </w:rPr>
          <w:t>"object",</w:t>
        </w:r>
      </w:ins>
    </w:p>
    <w:p w14:paraId="156B7809" w14:textId="77777777" w:rsidR="00A71F46" w:rsidRDefault="00A71F46" w:rsidP="00A71F46">
      <w:pPr>
        <w:pStyle w:val="Code"/>
        <w:spacing w:line="259" w:lineRule="auto"/>
        <w:rPr>
          <w:ins w:id="3194" w:author="Andreas Kuehne" w:date="2019-05-31T12:40:00Z"/>
        </w:rPr>
      </w:pPr>
      <w:ins w:id="3195" w:author="Andreas Kuehne" w:date="2019-05-31T12:40:00Z">
        <w:r>
          <w:rPr>
            <w:color w:val="31849B" w:themeColor="accent5" w:themeShade="BF"/>
          </w:rPr>
          <w:t xml:space="preserve">  "properties"</w:t>
        </w:r>
        <w:r>
          <w:t>: {</w:t>
        </w:r>
      </w:ins>
    </w:p>
    <w:p w14:paraId="56E8B514" w14:textId="77777777" w:rsidR="00A71F46" w:rsidRDefault="00A71F46" w:rsidP="00A71F46">
      <w:pPr>
        <w:pStyle w:val="Code"/>
        <w:spacing w:line="259" w:lineRule="auto"/>
        <w:rPr>
          <w:ins w:id="3196" w:author="Andreas Kuehne" w:date="2019-05-31T12:40:00Z"/>
        </w:rPr>
      </w:pPr>
      <w:ins w:id="3197" w:author="Andreas Kuehne" w:date="2019-05-31T12:40:00Z">
        <w:r>
          <w:rPr>
            <w:color w:val="31849B" w:themeColor="accent5" w:themeShade="BF"/>
          </w:rPr>
          <w:t xml:space="preserve">    "result"</w:t>
        </w:r>
        <w:r>
          <w:t>: {</w:t>
        </w:r>
      </w:ins>
    </w:p>
    <w:p w14:paraId="3877A8DE" w14:textId="77777777" w:rsidR="00A71F46" w:rsidRDefault="00A71F46" w:rsidP="00A71F46">
      <w:pPr>
        <w:pStyle w:val="Code"/>
        <w:spacing w:line="259" w:lineRule="auto"/>
        <w:rPr>
          <w:ins w:id="3198" w:author="Andreas Kuehne" w:date="2019-05-31T12:40:00Z"/>
        </w:rPr>
      </w:pPr>
      <w:ins w:id="3199" w:author="Andreas Kuehne" w:date="2019-05-31T12:40:00Z">
        <w:r>
          <w:rPr>
            <w:color w:val="31849B" w:themeColor="accent5" w:themeShade="BF"/>
          </w:rPr>
          <w:t xml:space="preserve">      "$ref"</w:t>
        </w:r>
        <w:r>
          <w:t xml:space="preserve">: </w:t>
        </w:r>
        <w:r>
          <w:rPr>
            <w:color w:val="244061" w:themeColor="accent1" w:themeShade="80"/>
          </w:rPr>
          <w:t>"#/definitions/dsb-ResultType"</w:t>
        </w:r>
      </w:ins>
    </w:p>
    <w:p w14:paraId="61961600" w14:textId="77777777" w:rsidR="00A71F46" w:rsidRDefault="00A71F46" w:rsidP="00A71F46">
      <w:pPr>
        <w:pStyle w:val="Code"/>
        <w:spacing w:line="259" w:lineRule="auto"/>
        <w:rPr>
          <w:ins w:id="3200" w:author="Andreas Kuehne" w:date="2019-05-31T12:40:00Z"/>
        </w:rPr>
      </w:pPr>
      <w:ins w:id="3201" w:author="Andreas Kuehne" w:date="2019-05-31T12:40:00Z">
        <w:r>
          <w:t xml:space="preserve">    },</w:t>
        </w:r>
      </w:ins>
    </w:p>
    <w:p w14:paraId="55D6F788" w14:textId="77777777" w:rsidR="00A71F46" w:rsidRDefault="00A71F46" w:rsidP="00A71F46">
      <w:pPr>
        <w:pStyle w:val="Code"/>
        <w:spacing w:line="259" w:lineRule="auto"/>
        <w:rPr>
          <w:ins w:id="3202" w:author="Andreas Kuehne" w:date="2019-05-31T12:40:00Z"/>
        </w:rPr>
      </w:pPr>
      <w:ins w:id="3203" w:author="Andreas Kuehne" w:date="2019-05-31T12:40:00Z">
        <w:r>
          <w:rPr>
            <w:color w:val="31849B" w:themeColor="accent5" w:themeShade="BF"/>
          </w:rPr>
          <w:t xml:space="preserve">    "profile"</w:t>
        </w:r>
        <w:r>
          <w:t>: {</w:t>
        </w:r>
      </w:ins>
    </w:p>
    <w:p w14:paraId="32E30E13" w14:textId="77777777" w:rsidR="00A71F46" w:rsidRDefault="00A71F46" w:rsidP="00A71F46">
      <w:pPr>
        <w:pStyle w:val="Code"/>
        <w:spacing w:line="259" w:lineRule="auto"/>
        <w:rPr>
          <w:ins w:id="3204" w:author="Andreas Kuehne" w:date="2019-05-31T12:40:00Z"/>
        </w:rPr>
      </w:pPr>
      <w:ins w:id="3205" w:author="Andreas Kuehne" w:date="2019-05-31T12:40:00Z">
        <w:r>
          <w:rPr>
            <w:color w:val="31849B" w:themeColor="accent5" w:themeShade="BF"/>
          </w:rPr>
          <w:t xml:space="preserve">      "type"</w:t>
        </w:r>
        <w:r>
          <w:t xml:space="preserve">: </w:t>
        </w:r>
        <w:r>
          <w:rPr>
            <w:color w:val="244061" w:themeColor="accent1" w:themeShade="80"/>
          </w:rPr>
          <w:t>"array",</w:t>
        </w:r>
      </w:ins>
    </w:p>
    <w:p w14:paraId="4B9FB76F" w14:textId="77777777" w:rsidR="00A71F46" w:rsidRDefault="00A71F46" w:rsidP="00A71F46">
      <w:pPr>
        <w:pStyle w:val="Code"/>
        <w:spacing w:line="259" w:lineRule="auto"/>
        <w:rPr>
          <w:ins w:id="3206" w:author="Andreas Kuehne" w:date="2019-05-31T12:40:00Z"/>
        </w:rPr>
      </w:pPr>
      <w:ins w:id="3207" w:author="Andreas Kuehne" w:date="2019-05-31T12:40:00Z">
        <w:r>
          <w:rPr>
            <w:color w:val="31849B" w:themeColor="accent5" w:themeShade="BF"/>
          </w:rPr>
          <w:t xml:space="preserve">      "items"</w:t>
        </w:r>
        <w:r>
          <w:t>: {</w:t>
        </w:r>
      </w:ins>
    </w:p>
    <w:p w14:paraId="494CF092" w14:textId="77777777" w:rsidR="00A71F46" w:rsidRDefault="00A71F46" w:rsidP="00A71F46">
      <w:pPr>
        <w:pStyle w:val="Code"/>
        <w:spacing w:line="259" w:lineRule="auto"/>
        <w:rPr>
          <w:ins w:id="3208" w:author="Andreas Kuehne" w:date="2019-05-31T12:40:00Z"/>
        </w:rPr>
      </w:pPr>
      <w:ins w:id="3209" w:author="Andreas Kuehne" w:date="2019-05-31T12:40:00Z">
        <w:r>
          <w:rPr>
            <w:color w:val="31849B" w:themeColor="accent5" w:themeShade="BF"/>
          </w:rPr>
          <w:t xml:space="preserve">        "type"</w:t>
        </w:r>
        <w:r>
          <w:t xml:space="preserve">: </w:t>
        </w:r>
        <w:r>
          <w:rPr>
            <w:color w:val="244061" w:themeColor="accent1" w:themeShade="80"/>
          </w:rPr>
          <w:t>"string"</w:t>
        </w:r>
      </w:ins>
    </w:p>
    <w:p w14:paraId="27B5E350" w14:textId="77777777" w:rsidR="00A71F46" w:rsidRDefault="00A71F46" w:rsidP="00A71F46">
      <w:pPr>
        <w:pStyle w:val="Code"/>
        <w:spacing w:line="259" w:lineRule="auto"/>
        <w:rPr>
          <w:ins w:id="3210" w:author="Andreas Kuehne" w:date="2019-05-31T12:40:00Z"/>
        </w:rPr>
      </w:pPr>
      <w:ins w:id="3211" w:author="Andreas Kuehne" w:date="2019-05-31T12:40:00Z">
        <w:r>
          <w:t xml:space="preserve">      }</w:t>
        </w:r>
      </w:ins>
    </w:p>
    <w:p w14:paraId="07DE387A" w14:textId="77777777" w:rsidR="00A71F46" w:rsidRDefault="00A71F46" w:rsidP="00A71F46">
      <w:pPr>
        <w:pStyle w:val="Code"/>
        <w:spacing w:line="259" w:lineRule="auto"/>
        <w:rPr>
          <w:ins w:id="3212" w:author="Andreas Kuehne" w:date="2019-05-31T12:40:00Z"/>
        </w:rPr>
      </w:pPr>
      <w:ins w:id="3213" w:author="Andreas Kuehne" w:date="2019-05-31T12:40:00Z">
        <w:r>
          <w:t xml:space="preserve">    },</w:t>
        </w:r>
      </w:ins>
    </w:p>
    <w:p w14:paraId="73294D93" w14:textId="77777777" w:rsidR="00A71F46" w:rsidRDefault="00A71F46" w:rsidP="00A71F46">
      <w:pPr>
        <w:pStyle w:val="Code"/>
        <w:spacing w:line="259" w:lineRule="auto"/>
        <w:rPr>
          <w:ins w:id="3214" w:author="Andreas Kuehne" w:date="2019-05-31T12:40:00Z"/>
        </w:rPr>
      </w:pPr>
      <w:ins w:id="3215" w:author="Andreas Kuehne" w:date="2019-05-31T12:40:00Z">
        <w:r>
          <w:rPr>
            <w:color w:val="31849B" w:themeColor="accent5" w:themeShade="BF"/>
          </w:rPr>
          <w:t xml:space="preserve">    "reqID"</w:t>
        </w:r>
        <w:r>
          <w:t>: {</w:t>
        </w:r>
      </w:ins>
    </w:p>
    <w:p w14:paraId="1291F585" w14:textId="77777777" w:rsidR="00A71F46" w:rsidRDefault="00A71F46" w:rsidP="00A71F46">
      <w:pPr>
        <w:pStyle w:val="Code"/>
        <w:spacing w:line="259" w:lineRule="auto"/>
        <w:rPr>
          <w:ins w:id="3216" w:author="Andreas Kuehne" w:date="2019-05-31T12:40:00Z"/>
        </w:rPr>
      </w:pPr>
      <w:ins w:id="3217" w:author="Andreas Kuehne" w:date="2019-05-31T12:40:00Z">
        <w:r>
          <w:rPr>
            <w:color w:val="31849B" w:themeColor="accent5" w:themeShade="BF"/>
          </w:rPr>
          <w:t xml:space="preserve">      "type"</w:t>
        </w:r>
        <w:r>
          <w:t xml:space="preserve">: </w:t>
        </w:r>
        <w:r>
          <w:rPr>
            <w:color w:val="244061" w:themeColor="accent1" w:themeShade="80"/>
          </w:rPr>
          <w:t>"string"</w:t>
        </w:r>
      </w:ins>
    </w:p>
    <w:p w14:paraId="04849F33" w14:textId="77777777" w:rsidR="00A71F46" w:rsidRDefault="00A71F46" w:rsidP="00A71F46">
      <w:pPr>
        <w:pStyle w:val="Code"/>
        <w:spacing w:line="259" w:lineRule="auto"/>
        <w:rPr>
          <w:ins w:id="3218" w:author="Andreas Kuehne" w:date="2019-05-31T12:40:00Z"/>
        </w:rPr>
      </w:pPr>
      <w:ins w:id="3219" w:author="Andreas Kuehne" w:date="2019-05-31T12:40:00Z">
        <w:r>
          <w:t xml:space="preserve">    },</w:t>
        </w:r>
      </w:ins>
    </w:p>
    <w:p w14:paraId="6EDC1D9F" w14:textId="77777777" w:rsidR="00A71F46" w:rsidRDefault="00A71F46" w:rsidP="00A71F46">
      <w:pPr>
        <w:pStyle w:val="Code"/>
        <w:spacing w:line="259" w:lineRule="auto"/>
        <w:rPr>
          <w:ins w:id="3220" w:author="Andreas Kuehne" w:date="2019-05-31T12:40:00Z"/>
        </w:rPr>
      </w:pPr>
      <w:ins w:id="3221" w:author="Andreas Kuehne" w:date="2019-05-31T12:40:00Z">
        <w:r>
          <w:rPr>
            <w:color w:val="31849B" w:themeColor="accent5" w:themeShade="BF"/>
          </w:rPr>
          <w:t xml:space="preserve">    "respID"</w:t>
        </w:r>
        <w:r>
          <w:t>: {</w:t>
        </w:r>
      </w:ins>
    </w:p>
    <w:p w14:paraId="0D696283" w14:textId="77777777" w:rsidR="00A71F46" w:rsidRDefault="00A71F46" w:rsidP="00A71F46">
      <w:pPr>
        <w:pStyle w:val="Code"/>
        <w:spacing w:line="259" w:lineRule="auto"/>
        <w:rPr>
          <w:ins w:id="3222" w:author="Andreas Kuehne" w:date="2019-05-31T12:40:00Z"/>
        </w:rPr>
      </w:pPr>
      <w:ins w:id="3223" w:author="Andreas Kuehne" w:date="2019-05-31T12:40:00Z">
        <w:r>
          <w:rPr>
            <w:color w:val="31849B" w:themeColor="accent5" w:themeShade="BF"/>
          </w:rPr>
          <w:t xml:space="preserve">      "type"</w:t>
        </w:r>
        <w:r>
          <w:t xml:space="preserve">: </w:t>
        </w:r>
        <w:r>
          <w:rPr>
            <w:color w:val="244061" w:themeColor="accent1" w:themeShade="80"/>
          </w:rPr>
          <w:t>"string"</w:t>
        </w:r>
      </w:ins>
    </w:p>
    <w:p w14:paraId="1EF4F7E9" w14:textId="77777777" w:rsidR="00A71F46" w:rsidRDefault="00A71F46" w:rsidP="00A71F46">
      <w:pPr>
        <w:pStyle w:val="Code"/>
        <w:spacing w:line="259" w:lineRule="auto"/>
        <w:rPr>
          <w:ins w:id="3224" w:author="Andreas Kuehne" w:date="2019-05-31T12:40:00Z"/>
        </w:rPr>
      </w:pPr>
      <w:ins w:id="3225" w:author="Andreas Kuehne" w:date="2019-05-31T12:40:00Z">
        <w:r>
          <w:t xml:space="preserve">    }</w:t>
        </w:r>
      </w:ins>
    </w:p>
    <w:p w14:paraId="36D76197" w14:textId="77777777" w:rsidR="00A71F46" w:rsidRDefault="00A71F46" w:rsidP="00A71F46">
      <w:pPr>
        <w:pStyle w:val="Code"/>
        <w:spacing w:line="259" w:lineRule="auto"/>
        <w:rPr>
          <w:ins w:id="3226" w:author="Andreas Kuehne" w:date="2019-05-31T12:40:00Z"/>
        </w:rPr>
      </w:pPr>
      <w:ins w:id="3227" w:author="Andreas Kuehne" w:date="2019-05-31T12:40:00Z">
        <w:r>
          <w:t xml:space="preserve">  },</w:t>
        </w:r>
      </w:ins>
    </w:p>
    <w:p w14:paraId="7FC79D51" w14:textId="77777777" w:rsidR="00A71F46" w:rsidRDefault="00A71F46" w:rsidP="00A71F46">
      <w:pPr>
        <w:pStyle w:val="Code"/>
        <w:spacing w:line="259" w:lineRule="auto"/>
        <w:rPr>
          <w:ins w:id="3228" w:author="Andreas Kuehne" w:date="2019-05-31T12:40:00Z"/>
        </w:rPr>
      </w:pPr>
      <w:ins w:id="3229" w:author="Andreas Kuehne" w:date="2019-05-31T12:40:00Z">
        <w:r>
          <w:rPr>
            <w:color w:val="31849B" w:themeColor="accent5" w:themeShade="BF"/>
          </w:rPr>
          <w:t xml:space="preserve">  "required"</w:t>
        </w:r>
        <w:r>
          <w:t>: [</w:t>
        </w:r>
        <w:r>
          <w:rPr>
            <w:color w:val="244061" w:themeColor="accent1" w:themeShade="80"/>
          </w:rPr>
          <w:t>"result"</w:t>
        </w:r>
        <w:r>
          <w:t>]</w:t>
        </w:r>
      </w:ins>
    </w:p>
    <w:p w14:paraId="27EB26DC" w14:textId="77777777" w:rsidR="00A71F46" w:rsidRDefault="00A71F46" w:rsidP="00A71F46">
      <w:pPr>
        <w:pStyle w:val="Code"/>
        <w:spacing w:line="259" w:lineRule="auto"/>
        <w:rPr>
          <w:ins w:id="3230" w:author="Andreas Kuehne" w:date="2019-05-31T12:40:00Z"/>
        </w:rPr>
      </w:pPr>
      <w:ins w:id="3231" w:author="Andreas Kuehne" w:date="2019-05-31T12:40:00Z">
        <w:r>
          <w:t>}</w:t>
        </w:r>
      </w:ins>
    </w:p>
    <w:p w14:paraId="033E9846" w14:textId="77777777" w:rsidR="00A71F46" w:rsidRDefault="001A1734" w:rsidP="00A71F46">
      <w:pPr>
        <w:rPr>
          <w:ins w:id="3232" w:author="Andreas Kuehne" w:date="2019-05-31T12:40:00Z"/>
        </w:rPr>
      </w:pPr>
      <w:customXmlInsRangeStart w:id="3233" w:author="Andreas Kuehne" w:date="2019-05-31T12:40:00Z"/>
      <w:sdt>
        <w:sdtPr>
          <w:tag w:val="dsb-ResponseBaseType.-jsonSchema"/>
          <w:id w:val="405648254"/>
          <w:showingPlcHdr/>
        </w:sdtPr>
        <w:sdtEndPr/>
        <w:sdtContent>
          <w:customXmlInsRangeEnd w:id="3233"/>
          <w:ins w:id="3234" w:author="Andreas Kuehne" w:date="2019-05-31T12:40:00Z">
            <w:r w:rsidR="00A71F46">
              <w:rPr>
                <w:color w:val="19D131"/>
              </w:rPr>
              <w:t>[component ResponseBase JSON schema details]</w:t>
            </w:r>
          </w:ins>
          <w:customXmlInsRangeStart w:id="3235" w:author="Andreas Kuehne" w:date="2019-05-31T12:40:00Z"/>
        </w:sdtContent>
      </w:sdt>
      <w:customXmlInsRangeEnd w:id="3235"/>
    </w:p>
    <w:p w14:paraId="13645A73" w14:textId="77777777" w:rsidR="00A71F46" w:rsidRDefault="00A71F46" w:rsidP="00A71F46">
      <w:pPr>
        <w:pStyle w:val="berschrift4"/>
        <w:numPr>
          <w:ilvl w:val="3"/>
          <w:numId w:val="3"/>
        </w:numPr>
        <w:rPr>
          <w:ins w:id="3236" w:author="Andreas Kuehne" w:date="2019-05-31T12:40:00Z"/>
        </w:rPr>
      </w:pPr>
      <w:bookmarkStart w:id="3237" w:name="_Toc10206788"/>
      <w:ins w:id="3238" w:author="Andreas Kuehne" w:date="2019-05-31T12:40:00Z">
        <w:r>
          <w:t>ResponseBase – XML Syntax</w:t>
        </w:r>
        <w:bookmarkEnd w:id="3237"/>
      </w:ins>
    </w:p>
    <w:p w14:paraId="0BEE96EB" w14:textId="77777777" w:rsidR="00A71F46" w:rsidRPr="5404FA76" w:rsidRDefault="00A71F46" w:rsidP="00A71F46">
      <w:pPr>
        <w:rPr>
          <w:ins w:id="3239" w:author="Andreas Kuehne" w:date="2019-05-31T12:40:00Z"/>
        </w:rPr>
      </w:pPr>
      <w:ins w:id="3240" w:author="Andreas Kuehne" w:date="2019-05-31T12:40:00Z">
        <w:r w:rsidRPr="0CCF9147">
          <w:t xml:space="preserve">The XML type </w:t>
        </w:r>
        <w:r w:rsidRPr="002062A5">
          <w:rPr>
            <w:rFonts w:ascii="Courier New" w:eastAsia="Courier New" w:hAnsi="Courier New" w:cs="Courier New"/>
          </w:rPr>
          <w:t>ResponseBaseType</w:t>
        </w:r>
        <w:r w:rsidRPr="0CCF9147">
          <w:t xml:space="preserve"> SHALL implement the requirements defined in the </w:t>
        </w:r>
        <w:r w:rsidRPr="002062A5">
          <w:rPr>
            <w:rFonts w:ascii="Courier New" w:eastAsia="Courier New" w:hAnsi="Courier New" w:cs="Courier New"/>
          </w:rPr>
          <w:t>ResponseBase</w:t>
        </w:r>
        <w:r>
          <w:t xml:space="preserve"> </w:t>
        </w:r>
        <w:r w:rsidRPr="005A6FFD">
          <w:t>component.</w:t>
        </w:r>
      </w:ins>
    </w:p>
    <w:p w14:paraId="5B207522" w14:textId="77777777" w:rsidR="00A71F46" w:rsidRDefault="00A71F46" w:rsidP="00A71F46">
      <w:pPr>
        <w:rPr>
          <w:ins w:id="3241" w:author="Andreas Kuehne" w:date="2019-05-31T12:40:00Z"/>
        </w:rPr>
      </w:pPr>
      <w:ins w:id="3242" w:author="Andreas Kuehne" w:date="2019-05-31T12:40:00Z">
        <w:r w:rsidRPr="005A6FFD">
          <w:rPr>
            <w:rFonts w:eastAsia="Arial"/>
          </w:rPr>
          <w:t xml:space="preserve">The </w:t>
        </w:r>
        <w:r w:rsidRPr="002062A5">
          <w:rPr>
            <w:rFonts w:ascii="Courier New" w:eastAsia="Courier New" w:hAnsi="Courier New" w:cs="Courier New"/>
          </w:rPr>
          <w:t>ResponseBaseType</w:t>
        </w:r>
        <w:r w:rsidRPr="005A6FFD">
          <w:rPr>
            <w:rFonts w:eastAsia="Arial"/>
          </w:rPr>
          <w:t xml:space="preserve"> XML element is defined in XML Schema [</w:t>
        </w:r>
        <w:r>
          <w:rPr>
            <w:rStyle w:val="Hyperlink"/>
          </w:rPr>
          <w:fldChar w:fldCharType="begin"/>
        </w:r>
        <w:r>
          <w:rPr>
            <w:rStyle w:val="Hyperlink"/>
          </w:rPr>
          <w:instrText xml:space="preserve"> HYPERLINK \l "refDSBXSD" </w:instrText>
        </w:r>
        <w:r>
          <w:rPr>
            <w:rStyle w:val="Hyperlink"/>
          </w:rPr>
          <w:fldChar w:fldCharType="separate"/>
        </w:r>
        <w:r w:rsidRPr="006174B3">
          <w:rPr>
            <w:rStyle w:val="Hyperlink"/>
          </w:rPr>
          <w:t>DSBXSD</w:t>
        </w:r>
        <w:r>
          <w:rPr>
            <w:rStyle w:val="Hyperlink"/>
          </w:rPr>
          <w:fldChar w:fldCharType="end"/>
        </w:r>
        <w:r w:rsidRPr="005A6FFD">
          <w:rPr>
            <w:rFonts w:eastAsia="Arial"/>
          </w:rPr>
          <w:t>], and is copied below for information.</w:t>
        </w:r>
      </w:ins>
    </w:p>
    <w:p w14:paraId="073A894C" w14:textId="77777777" w:rsidR="00A71F46" w:rsidRDefault="00A71F46" w:rsidP="00A71F46">
      <w:pPr>
        <w:pStyle w:val="Code"/>
        <w:rPr>
          <w:ins w:id="3243" w:author="Andreas Kuehne" w:date="2019-05-31T12:40:00Z"/>
        </w:rPr>
      </w:pPr>
      <w:ins w:id="3244"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ResponseBaseType</w:t>
        </w:r>
        <w:r>
          <w:rPr>
            <w:color w:val="943634" w:themeColor="accent2" w:themeShade="BF"/>
          </w:rPr>
          <w:t>" abstract="</w:t>
        </w:r>
        <w:r>
          <w:rPr>
            <w:color w:val="244061" w:themeColor="accent1" w:themeShade="80"/>
          </w:rPr>
          <w:t>true</w:t>
        </w:r>
        <w:r>
          <w:rPr>
            <w:color w:val="943634" w:themeColor="accent2" w:themeShade="BF"/>
          </w:rPr>
          <w:t>"</w:t>
        </w:r>
        <w:r>
          <w:rPr>
            <w:color w:val="31849B" w:themeColor="accent5" w:themeShade="BF"/>
          </w:rPr>
          <w:t>&gt;</w:t>
        </w:r>
      </w:ins>
    </w:p>
    <w:p w14:paraId="6BB1EA52" w14:textId="77777777" w:rsidR="00A71F46" w:rsidRDefault="00A71F46" w:rsidP="00A71F46">
      <w:pPr>
        <w:pStyle w:val="Code"/>
        <w:rPr>
          <w:ins w:id="3245" w:author="Andreas Kuehne" w:date="2019-05-31T12:40:00Z"/>
        </w:rPr>
      </w:pPr>
      <w:ins w:id="3246" w:author="Andreas Kuehne" w:date="2019-05-31T12:40:00Z">
        <w:r>
          <w:rPr>
            <w:color w:val="31849B" w:themeColor="accent5" w:themeShade="BF"/>
          </w:rPr>
          <w:t xml:space="preserve">  &lt;xs:sequence&gt;</w:t>
        </w:r>
      </w:ins>
    </w:p>
    <w:p w14:paraId="23773118" w14:textId="77777777" w:rsidR="00A71F46" w:rsidRDefault="00A71F46" w:rsidP="00A71F46">
      <w:pPr>
        <w:pStyle w:val="Code"/>
        <w:rPr>
          <w:ins w:id="3247" w:author="Andreas Kuehne" w:date="2019-05-31T12:40:00Z"/>
        </w:rPr>
      </w:pPr>
      <w:ins w:id="3248"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Result</w:t>
        </w:r>
        <w:r>
          <w:rPr>
            <w:color w:val="943634" w:themeColor="accent2" w:themeShade="BF"/>
          </w:rPr>
          <w:t>" type="</w:t>
        </w:r>
        <w:r>
          <w:rPr>
            <w:color w:val="244061" w:themeColor="accent1" w:themeShade="80"/>
          </w:rPr>
          <w:t>dsb:ResultType</w:t>
        </w:r>
        <w:r>
          <w:rPr>
            <w:color w:val="943634" w:themeColor="accent2" w:themeShade="BF"/>
          </w:rPr>
          <w:t>"</w:t>
        </w:r>
        <w:r>
          <w:rPr>
            <w:color w:val="31849B" w:themeColor="accent5" w:themeShade="BF"/>
          </w:rPr>
          <w:t>/&gt;</w:t>
        </w:r>
      </w:ins>
    </w:p>
    <w:p w14:paraId="2EA32F60" w14:textId="77777777" w:rsidR="00A71F46" w:rsidRDefault="00A71F46" w:rsidP="00A71F46">
      <w:pPr>
        <w:pStyle w:val="Code"/>
        <w:rPr>
          <w:ins w:id="3249" w:author="Andreas Kuehne" w:date="2019-05-31T12:40:00Z"/>
        </w:rPr>
      </w:pPr>
      <w:ins w:id="3250"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AppliedProfile</w:t>
        </w:r>
        <w:r>
          <w:rPr>
            <w:color w:val="943634" w:themeColor="accent2" w:themeShade="BF"/>
          </w:rPr>
          <w:t>" type="</w:t>
        </w:r>
        <w:r>
          <w:rPr>
            <w:color w:val="244061" w:themeColor="accent1" w:themeShade="80"/>
          </w:rPr>
          <w:t>xs:anyURI</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455D3E8E" w14:textId="77777777" w:rsidR="00A71F46" w:rsidRDefault="00A71F46" w:rsidP="00A71F46">
      <w:pPr>
        <w:pStyle w:val="Code"/>
        <w:rPr>
          <w:ins w:id="3251" w:author="Andreas Kuehne" w:date="2019-05-31T12:40:00Z"/>
        </w:rPr>
      </w:pPr>
      <w:ins w:id="3252" w:author="Andreas Kuehne" w:date="2019-05-31T12:40:00Z">
        <w:r>
          <w:rPr>
            <w:color w:val="31849B" w:themeColor="accent5" w:themeShade="BF"/>
          </w:rPr>
          <w:t xml:space="preserve">  &lt;/xs:sequence&gt;</w:t>
        </w:r>
      </w:ins>
    </w:p>
    <w:p w14:paraId="2535AEC5" w14:textId="77777777" w:rsidR="00A71F46" w:rsidRDefault="00A71F46" w:rsidP="00A71F46">
      <w:pPr>
        <w:pStyle w:val="Code"/>
        <w:rPr>
          <w:ins w:id="3253" w:author="Andreas Kuehne" w:date="2019-05-31T12:40:00Z"/>
        </w:rPr>
      </w:pPr>
      <w:ins w:id="3254" w:author="Andreas Kuehne" w:date="2019-05-31T12:40:00Z">
        <w:r>
          <w:rPr>
            <w:color w:val="31849B" w:themeColor="accent5" w:themeShade="BF"/>
          </w:rPr>
          <w:t xml:space="preserve">  &lt;xs:attribute</w:t>
        </w:r>
        <w:r>
          <w:rPr>
            <w:color w:val="943634" w:themeColor="accent2" w:themeShade="BF"/>
          </w:rPr>
          <w:t xml:space="preserve"> name="</w:t>
        </w:r>
        <w:r>
          <w:rPr>
            <w:color w:val="244061" w:themeColor="accent1" w:themeShade="80"/>
          </w:rPr>
          <w:t>RequestID</w:t>
        </w:r>
        <w:r>
          <w:rPr>
            <w:color w:val="943634" w:themeColor="accent2" w:themeShade="BF"/>
          </w:rPr>
          <w:t>" type="</w:t>
        </w:r>
        <w:r>
          <w:rPr>
            <w:color w:val="244061" w:themeColor="accent1" w:themeShade="80"/>
          </w:rPr>
          <w:t>xs:string</w:t>
        </w:r>
        <w:r>
          <w:rPr>
            <w:color w:val="943634" w:themeColor="accent2" w:themeShade="BF"/>
          </w:rPr>
          <w:t>" use="</w:t>
        </w:r>
        <w:r>
          <w:rPr>
            <w:color w:val="244061" w:themeColor="accent1" w:themeShade="80"/>
          </w:rPr>
          <w:t>optional</w:t>
        </w:r>
        <w:r>
          <w:rPr>
            <w:color w:val="943634" w:themeColor="accent2" w:themeShade="BF"/>
          </w:rPr>
          <w:t>"</w:t>
        </w:r>
        <w:r>
          <w:rPr>
            <w:color w:val="31849B" w:themeColor="accent5" w:themeShade="BF"/>
          </w:rPr>
          <w:t>/&gt;</w:t>
        </w:r>
      </w:ins>
    </w:p>
    <w:p w14:paraId="177E8599" w14:textId="77777777" w:rsidR="00A71F46" w:rsidRDefault="00A71F46" w:rsidP="00A71F46">
      <w:pPr>
        <w:pStyle w:val="Code"/>
        <w:rPr>
          <w:ins w:id="3255" w:author="Andreas Kuehne" w:date="2019-05-31T12:40:00Z"/>
        </w:rPr>
      </w:pPr>
      <w:ins w:id="3256" w:author="Andreas Kuehne" w:date="2019-05-31T12:40:00Z">
        <w:r>
          <w:rPr>
            <w:color w:val="31849B" w:themeColor="accent5" w:themeShade="BF"/>
          </w:rPr>
          <w:t xml:space="preserve">  &lt;xs:attribute</w:t>
        </w:r>
        <w:r>
          <w:rPr>
            <w:color w:val="943634" w:themeColor="accent2" w:themeShade="BF"/>
          </w:rPr>
          <w:t xml:space="preserve"> name="</w:t>
        </w:r>
        <w:r>
          <w:rPr>
            <w:color w:val="244061" w:themeColor="accent1" w:themeShade="80"/>
          </w:rPr>
          <w:t>ResponseID</w:t>
        </w:r>
        <w:r>
          <w:rPr>
            <w:color w:val="943634" w:themeColor="accent2" w:themeShade="BF"/>
          </w:rPr>
          <w:t>" type="</w:t>
        </w:r>
        <w:r>
          <w:rPr>
            <w:color w:val="244061" w:themeColor="accent1" w:themeShade="80"/>
          </w:rPr>
          <w:t>xs:string</w:t>
        </w:r>
        <w:r>
          <w:rPr>
            <w:color w:val="943634" w:themeColor="accent2" w:themeShade="BF"/>
          </w:rPr>
          <w:t>" use="</w:t>
        </w:r>
        <w:r>
          <w:rPr>
            <w:color w:val="244061" w:themeColor="accent1" w:themeShade="80"/>
          </w:rPr>
          <w:t>optional</w:t>
        </w:r>
        <w:r>
          <w:rPr>
            <w:color w:val="943634" w:themeColor="accent2" w:themeShade="BF"/>
          </w:rPr>
          <w:t>"</w:t>
        </w:r>
        <w:r>
          <w:rPr>
            <w:color w:val="31849B" w:themeColor="accent5" w:themeShade="BF"/>
          </w:rPr>
          <w:t>/&gt;</w:t>
        </w:r>
      </w:ins>
    </w:p>
    <w:p w14:paraId="6BD803BD" w14:textId="77777777" w:rsidR="00A71F46" w:rsidRDefault="00A71F46" w:rsidP="00A71F46">
      <w:pPr>
        <w:pStyle w:val="Code"/>
        <w:rPr>
          <w:ins w:id="3257" w:author="Andreas Kuehne" w:date="2019-05-31T12:40:00Z"/>
        </w:rPr>
      </w:pPr>
      <w:ins w:id="3258" w:author="Andreas Kuehne" w:date="2019-05-31T12:40:00Z">
        <w:r>
          <w:rPr>
            <w:color w:val="31849B" w:themeColor="accent5" w:themeShade="BF"/>
          </w:rPr>
          <w:t>&lt;/xs:complexType&gt;</w:t>
        </w:r>
      </w:ins>
    </w:p>
    <w:p w14:paraId="59145C99" w14:textId="77777777" w:rsidR="00A71F46" w:rsidRDefault="00A71F46" w:rsidP="00A71F46">
      <w:pPr>
        <w:spacing w:line="259" w:lineRule="auto"/>
        <w:rPr>
          <w:ins w:id="3259" w:author="Andreas Kuehne" w:date="2019-05-31T12:40:00Z"/>
        </w:rPr>
      </w:pPr>
      <w:ins w:id="3260" w:author="Andreas Kuehne" w:date="2019-05-31T12:40:00Z">
        <w:r>
          <w:t>Each child element of</w:t>
        </w:r>
        <w:r w:rsidRPr="71C71F8C">
          <w:t xml:space="preserve"> </w:t>
        </w:r>
        <w:r w:rsidRPr="002062A5">
          <w:rPr>
            <w:rFonts w:ascii="Courier New" w:eastAsia="Courier New" w:hAnsi="Courier New" w:cs="Courier New"/>
          </w:rPr>
          <w:t>ResponseBaseType</w:t>
        </w:r>
        <w:r w:rsidRPr="71C71F8C">
          <w:t xml:space="preserve"> </w:t>
        </w:r>
        <w:r>
          <w:t xml:space="preserve">XML element SHALL implement in XML syntax the sub-component that has a name equal to its local name. </w:t>
        </w:r>
      </w:ins>
      <w:customXmlInsRangeStart w:id="3261" w:author="Andreas Kuehne" w:date="2019-05-31T12:40:00Z"/>
      <w:sdt>
        <w:sdtPr>
          <w:tag w:val="dsb-ResponseBaseType.-xmlSchema"/>
          <w:id w:val="1188026289"/>
          <w:showingPlcHdr/>
        </w:sdtPr>
        <w:sdtEndPr/>
        <w:sdtContent>
          <w:customXmlInsRangeEnd w:id="3261"/>
          <w:ins w:id="3262" w:author="Andreas Kuehne" w:date="2019-05-31T12:40:00Z">
            <w:r>
              <w:rPr>
                <w:color w:val="19D131"/>
              </w:rPr>
              <w:t>[component ResponseBase XML schema details]</w:t>
            </w:r>
          </w:ins>
          <w:customXmlInsRangeStart w:id="3263" w:author="Andreas Kuehne" w:date="2019-05-31T12:40:00Z"/>
        </w:sdtContent>
      </w:sdt>
      <w:customXmlInsRangeEnd w:id="3263"/>
    </w:p>
    <w:p w14:paraId="7D314BFE" w14:textId="77777777" w:rsidR="00A71F46" w:rsidRDefault="00A71F46" w:rsidP="00A71F46">
      <w:pPr>
        <w:pStyle w:val="berschrift2"/>
        <w:numPr>
          <w:ilvl w:val="1"/>
          <w:numId w:val="3"/>
        </w:numPr>
        <w:rPr>
          <w:ins w:id="3264" w:author="Andreas Kuehne" w:date="2019-05-31T12:40:00Z"/>
        </w:rPr>
      </w:pPr>
      <w:bookmarkStart w:id="3265" w:name="_Toc10206789"/>
      <w:ins w:id="3266" w:author="Andreas Kuehne" w:date="2019-05-31T12:40:00Z">
        <w:r>
          <w:t>Operation requests and responses</w:t>
        </w:r>
        <w:bookmarkEnd w:id="3265"/>
      </w:ins>
    </w:p>
    <w:p w14:paraId="673D5D7C" w14:textId="77777777" w:rsidR="00A71F46" w:rsidRPr="5404FA76" w:rsidRDefault="00A71F46" w:rsidP="00A71F46">
      <w:pPr>
        <w:rPr>
          <w:ins w:id="3267" w:author="Andreas Kuehne" w:date="2019-05-31T12:40:00Z"/>
        </w:rPr>
      </w:pPr>
      <w:ins w:id="3268" w:author="Andreas Kuehne" w:date="2019-05-31T12:40:00Z">
        <w:r w:rsidRPr="0CCF9147">
          <w:t>The XML elements of this section are defined in the XML namespace '</w:t>
        </w:r>
        <w:r w:rsidRPr="002062A5">
          <w:rPr>
            <w:rFonts w:ascii="Courier New" w:eastAsia="Courier New" w:hAnsi="Courier New" w:cs="Courier New"/>
          </w:rPr>
          <w:t>http://docs.oasis-open.org/dss-x/ns/core</w:t>
        </w:r>
        <w:r w:rsidRPr="005A6FFD">
          <w:t>'.</w:t>
        </w:r>
      </w:ins>
    </w:p>
    <w:p w14:paraId="383854F5" w14:textId="77777777" w:rsidR="00A71F46" w:rsidRDefault="001A1734" w:rsidP="00A71F46">
      <w:pPr>
        <w:rPr>
          <w:ins w:id="3269" w:author="Andreas Kuehne" w:date="2019-05-31T12:40:00Z"/>
        </w:rPr>
      </w:pPr>
      <w:customXmlInsRangeStart w:id="3270" w:author="Andreas Kuehne" w:date="2019-05-31T12:40:00Z"/>
      <w:sdt>
        <w:sdtPr>
          <w:tag w:val="http://docs.oasis-open.org/dss-x/ns/core-operation.-explain"/>
          <w:id w:val="148097403"/>
          <w:showingPlcHdr/>
        </w:sdtPr>
        <w:sdtEndPr/>
        <w:sdtContent>
          <w:customXmlInsRangeEnd w:id="3270"/>
          <w:ins w:id="3271" w:author="Andreas Kuehne" w:date="2019-05-31T12:40:00Z">
            <w:r w:rsidR="00A71F46">
              <w:rPr>
                <w:color w:val="19D131"/>
              </w:rPr>
              <w:t>[category operation in namespace http://docs.oasis-open.org/dss-x/ns/core explanation]</w:t>
            </w:r>
          </w:ins>
          <w:customXmlInsRangeStart w:id="3272" w:author="Andreas Kuehne" w:date="2019-05-31T12:40:00Z"/>
        </w:sdtContent>
      </w:sdt>
      <w:customXmlInsRangeEnd w:id="3272"/>
    </w:p>
    <w:p w14:paraId="64201EF5" w14:textId="77777777" w:rsidR="00A71F46" w:rsidRDefault="00A71F46" w:rsidP="00A71F46">
      <w:pPr>
        <w:pStyle w:val="berschrift3"/>
        <w:numPr>
          <w:ilvl w:val="2"/>
          <w:numId w:val="3"/>
        </w:numPr>
        <w:rPr>
          <w:ins w:id="3273" w:author="Andreas Kuehne" w:date="2019-05-31T12:40:00Z"/>
        </w:rPr>
      </w:pPr>
      <w:bookmarkStart w:id="3274" w:name="_Toc10206790"/>
      <w:ins w:id="3275" w:author="Andreas Kuehne" w:date="2019-05-31T12:40:00Z">
        <w:r>
          <w:t>Component SignRequest</w:t>
        </w:r>
        <w:bookmarkEnd w:id="3274"/>
      </w:ins>
    </w:p>
    <w:p w14:paraId="3F5082AF" w14:textId="77777777" w:rsidR="00A71F46" w:rsidRDefault="001A1734" w:rsidP="00A71F46">
      <w:pPr>
        <w:rPr>
          <w:ins w:id="3276" w:author="Andreas Kuehne" w:date="2019-05-31T12:40:00Z"/>
        </w:rPr>
      </w:pPr>
      <w:customXmlInsRangeStart w:id="3277" w:author="Andreas Kuehne" w:date="2019-05-31T12:40:00Z"/>
      <w:sdt>
        <w:sdtPr>
          <w:tag w:val="dss2-SignRequestType.-normative"/>
          <w:id w:val="-892354142"/>
        </w:sdtPr>
        <w:sdtEndPr/>
        <w:sdtContent>
          <w:customXmlInsRangeEnd w:id="3277"/>
          <w:ins w:id="3278" w:author="Andreas Kuehne" w:date="2019-05-31T12:40:00Z">
            <w:r w:rsidR="00A71F46" w:rsidRPr="003A06D0">
              <w:rPr>
                <w:color w:val="19D131"/>
                <w:lang w:val="en-GB"/>
              </w:rPr>
              <w:t xml:space="preserve">The </w:t>
            </w:r>
            <w:r w:rsidR="00A71F46" w:rsidRPr="003A06D0">
              <w:rPr>
                <w:rFonts w:ascii="Courier New" w:eastAsia="Courier New" w:hAnsi="Courier New" w:cs="Courier New"/>
                <w:lang w:val="en-GB"/>
              </w:rPr>
              <w:t>SignRequest</w:t>
            </w:r>
            <w:r w:rsidR="00A71F46" w:rsidRPr="003A06D0">
              <w:rPr>
                <w:color w:val="19D131"/>
                <w:lang w:val="en-GB"/>
              </w:rPr>
              <w:t xml:space="preserve"> component is sent by the client to request a signature or timestamp on some input documents.</w:t>
            </w:r>
          </w:ins>
          <w:customXmlInsRangeStart w:id="3279" w:author="Andreas Kuehne" w:date="2019-05-31T12:40:00Z"/>
        </w:sdtContent>
      </w:sdt>
      <w:customXmlInsRangeEnd w:id="3279"/>
    </w:p>
    <w:p w14:paraId="0EB239B6" w14:textId="77777777" w:rsidR="00A71F46" w:rsidRDefault="00A71F46" w:rsidP="00A71F46">
      <w:pPr>
        <w:rPr>
          <w:ins w:id="3280" w:author="Andreas Kuehne" w:date="2019-05-31T12:40:00Z"/>
        </w:rPr>
      </w:pPr>
      <w:ins w:id="3281" w:author="Andreas Kuehne" w:date="2019-05-31T12:40:00Z">
        <w:r>
          <w:t xml:space="preserve">This components extends the component </w:t>
        </w:r>
        <w:r>
          <w:fldChar w:fldCharType="begin"/>
        </w:r>
        <w:r>
          <w:instrText xml:space="preserve"> REF _RefComp82EE85A6 \r \h </w:instrText>
        </w:r>
      </w:ins>
      <w:ins w:id="3282" w:author="Andreas Kuehne" w:date="2019-05-31T12:40:00Z">
        <w:r>
          <w:fldChar w:fldCharType="separate"/>
        </w:r>
        <w:r>
          <w:rPr>
            <w:rStyle w:val="Datatype"/>
            <w:rFonts w:eastAsia="Courier New" w:cs="Courier New"/>
          </w:rPr>
          <w:t>RequestBase</w:t>
        </w:r>
        <w:r>
          <w:fldChar w:fldCharType="end"/>
        </w:r>
        <w:r>
          <w:t>. The inherited sub-components are not repeated here.</w:t>
        </w:r>
      </w:ins>
    </w:p>
    <w:p w14:paraId="665CAF31" w14:textId="77777777" w:rsidR="00A71F46" w:rsidRDefault="00A71F46" w:rsidP="00A71F46">
      <w:pPr>
        <w:rPr>
          <w:ins w:id="3283" w:author="Andreas Kuehne" w:date="2019-05-31T12:40:00Z"/>
        </w:rPr>
      </w:pPr>
      <w:ins w:id="3284" w:author="Andreas Kuehne" w:date="2019-05-31T12:40:00Z">
        <w:r>
          <w:t>Below follows a list of the sub-components that constitute this component:</w:t>
        </w:r>
      </w:ins>
    </w:p>
    <w:p w14:paraId="0CB9CDDC" w14:textId="77777777" w:rsidR="00A71F46" w:rsidRDefault="00A71F46" w:rsidP="00A71F46">
      <w:pPr>
        <w:pStyle w:val="Member"/>
        <w:rPr>
          <w:ins w:id="3285" w:author="Andreas Kuehne" w:date="2019-05-31T12:40:00Z"/>
        </w:rPr>
      </w:pPr>
      <w:ins w:id="3286" w:author="Andreas Kuehne" w:date="2019-05-31T12:40:00Z">
        <w:r>
          <w:t xml:space="preserve">The OPTIONAL </w:t>
        </w:r>
        <w:r w:rsidRPr="35C1378D">
          <w:rPr>
            <w:rStyle w:val="Datatype"/>
          </w:rPr>
          <w:t>InputDocuments</w:t>
        </w:r>
        <w:r>
          <w:t xml:space="preserve"> element, if present, MUST contain a sub-component. A given element MUST satisfy the requirements specified in this document in section </w:t>
        </w:r>
        <w:r>
          <w:fldChar w:fldCharType="begin"/>
        </w:r>
        <w:r>
          <w:instrText xml:space="preserve"> REF _RefComp22BB140F \r \h </w:instrText>
        </w:r>
      </w:ins>
      <w:ins w:id="3287" w:author="Andreas Kuehne" w:date="2019-05-31T12:40:00Z">
        <w:r>
          <w:fldChar w:fldCharType="separate"/>
        </w:r>
        <w:r>
          <w:rPr>
            <w:rStyle w:val="Datatype"/>
            <w:rFonts w:eastAsia="Courier New" w:cs="Courier New"/>
          </w:rPr>
          <w:t>InputDocuments</w:t>
        </w:r>
        <w:r>
          <w:fldChar w:fldCharType="end"/>
        </w:r>
        <w:r>
          <w:t xml:space="preserve">. </w:t>
        </w:r>
      </w:ins>
      <w:customXmlInsRangeStart w:id="3288" w:author="Andreas Kuehne" w:date="2019-05-31T12:40:00Z"/>
      <w:sdt>
        <w:sdtPr>
          <w:alias w:val="dss2-SignRequestType.inDocs"/>
          <w:tag w:val="dss2-SignRequestType.InputDocuments"/>
          <w:id w:val="-1212260367"/>
          <w:showingPlcHdr/>
        </w:sdtPr>
        <w:sdtEndPr/>
        <w:sdtContent>
          <w:customXmlInsRangeEnd w:id="3288"/>
          <w:ins w:id="3289" w:author="Andreas Kuehne" w:date="2019-05-31T12:40:00Z">
            <w:r>
              <w:rPr>
                <w:color w:val="19D131"/>
              </w:rPr>
              <w:t>[sub component InputDocuments details]</w:t>
            </w:r>
          </w:ins>
          <w:customXmlInsRangeStart w:id="3290" w:author="Andreas Kuehne" w:date="2019-05-31T12:40:00Z"/>
        </w:sdtContent>
      </w:sdt>
      <w:customXmlInsRangeEnd w:id="3290"/>
    </w:p>
    <w:p w14:paraId="4F1B2958" w14:textId="77777777" w:rsidR="00A71F46" w:rsidRDefault="00A71F46" w:rsidP="00A71F46">
      <w:pPr>
        <w:pStyle w:val="Member"/>
        <w:rPr>
          <w:ins w:id="3291" w:author="Andreas Kuehne" w:date="2019-05-31T12:40:00Z"/>
        </w:rPr>
      </w:pPr>
      <w:ins w:id="3292" w:author="Andreas Kuehne" w:date="2019-05-31T12:40:00Z">
        <w:r>
          <w:t xml:space="preserve">The OPTIONAL </w:t>
        </w:r>
        <w:r w:rsidRPr="35C1378D">
          <w:rPr>
            <w:rStyle w:val="Datatype"/>
          </w:rPr>
          <w:t>OptionalInputs</w:t>
        </w:r>
        <w:r>
          <w:t xml:space="preserve"> element, if present, MUST contain a sub-component. A given element MUST satisfy the requirements specified in this document in section </w:t>
        </w:r>
        <w:r>
          <w:fldChar w:fldCharType="begin"/>
        </w:r>
        <w:r>
          <w:instrText xml:space="preserve"> REF _RefComp84D46F92 \r \h </w:instrText>
        </w:r>
      </w:ins>
      <w:ins w:id="3293" w:author="Andreas Kuehne" w:date="2019-05-31T12:40:00Z">
        <w:r>
          <w:fldChar w:fldCharType="separate"/>
        </w:r>
        <w:r>
          <w:rPr>
            <w:rStyle w:val="Datatype"/>
            <w:rFonts w:eastAsia="Courier New" w:cs="Courier New"/>
          </w:rPr>
          <w:t>OptionalInputsSign</w:t>
        </w:r>
        <w:r>
          <w:fldChar w:fldCharType="end"/>
        </w:r>
        <w:r>
          <w:t xml:space="preserve">. </w:t>
        </w:r>
      </w:ins>
      <w:customXmlInsRangeStart w:id="3294" w:author="Andreas Kuehne" w:date="2019-05-31T12:40:00Z"/>
      <w:sdt>
        <w:sdtPr>
          <w:alias w:val="dss2-SignRequestType.optInp"/>
          <w:tag w:val="dss2-SignRequestType.OptionalInputs"/>
          <w:id w:val="-298460207"/>
        </w:sdtPr>
        <w:sdtEndPr/>
        <w:sdtContent>
          <w:customXmlInsRangeEnd w:id="3294"/>
          <w:ins w:id="3295" w:author="Andreas Kuehne" w:date="2019-05-31T12:40:00Z">
            <w:r w:rsidRPr="003A06D0">
              <w:rPr>
                <w:color w:val="19D131"/>
                <w:lang w:val="en-GB"/>
              </w:rPr>
              <w:t>It is intended to transport additional input elements of the signing request.</w:t>
            </w:r>
          </w:ins>
          <w:customXmlInsRangeStart w:id="3296" w:author="Andreas Kuehne" w:date="2019-05-31T12:40:00Z"/>
        </w:sdtContent>
      </w:sdt>
      <w:customXmlInsRangeEnd w:id="3296"/>
    </w:p>
    <w:p w14:paraId="600DE630" w14:textId="77777777" w:rsidR="00A71F46" w:rsidRDefault="00A71F46" w:rsidP="00A71F46">
      <w:pPr>
        <w:pStyle w:val="Non-normativeCommentHeading"/>
        <w:rPr>
          <w:ins w:id="3297" w:author="Andreas Kuehne" w:date="2019-05-31T12:40:00Z"/>
        </w:rPr>
      </w:pPr>
      <w:ins w:id="3298" w:author="Andreas Kuehne" w:date="2019-05-31T12:40:00Z">
        <w:r>
          <w:t>Non-normative Comment:</w:t>
        </w:r>
      </w:ins>
    </w:p>
    <w:p w14:paraId="1044BBBF" w14:textId="77777777" w:rsidR="00A71F46" w:rsidRDefault="001A1734" w:rsidP="00A71F46">
      <w:pPr>
        <w:pStyle w:val="Non-normativeComment"/>
        <w:rPr>
          <w:ins w:id="3299" w:author="Andreas Kuehne" w:date="2019-05-31T12:40:00Z"/>
        </w:rPr>
      </w:pPr>
      <w:customXmlInsRangeStart w:id="3300" w:author="Andreas Kuehne" w:date="2019-05-31T12:40:00Z"/>
      <w:sdt>
        <w:sdtPr>
          <w:tag w:val="dss2-SignRequestType.-nonNormative"/>
          <w:id w:val="1296111547"/>
          <w:showingPlcHdr/>
        </w:sdtPr>
        <w:sdtEndPr/>
        <w:sdtContent>
          <w:customXmlInsRangeEnd w:id="3300"/>
          <w:ins w:id="3301" w:author="Andreas Kuehne" w:date="2019-05-31T12:40:00Z">
            <w:r w:rsidR="00A71F46">
              <w:rPr>
                <w:color w:val="19D131"/>
              </w:rPr>
              <w:t>[component SignRequest non normative details]</w:t>
            </w:r>
          </w:ins>
          <w:customXmlInsRangeStart w:id="3302" w:author="Andreas Kuehne" w:date="2019-05-31T12:40:00Z"/>
        </w:sdtContent>
      </w:sdt>
      <w:customXmlInsRangeEnd w:id="3302"/>
    </w:p>
    <w:p w14:paraId="37E34EFA" w14:textId="77777777" w:rsidR="00A71F46" w:rsidRDefault="00A71F46" w:rsidP="00A71F46">
      <w:pPr>
        <w:pStyle w:val="berschrift4"/>
        <w:numPr>
          <w:ilvl w:val="3"/>
          <w:numId w:val="3"/>
        </w:numPr>
        <w:rPr>
          <w:ins w:id="3303" w:author="Andreas Kuehne" w:date="2019-05-31T12:40:00Z"/>
        </w:rPr>
      </w:pPr>
      <w:bookmarkStart w:id="3304" w:name="_Toc10206791"/>
      <w:ins w:id="3305" w:author="Andreas Kuehne" w:date="2019-05-31T12:40:00Z">
        <w:r>
          <w:t>SignRequest – JSON Syntax</w:t>
        </w:r>
        <w:bookmarkEnd w:id="3304"/>
      </w:ins>
    </w:p>
    <w:p w14:paraId="26599654" w14:textId="77777777" w:rsidR="00A71F46" w:rsidRPr="0248A3D1" w:rsidRDefault="00A71F46" w:rsidP="00A71F46">
      <w:pPr>
        <w:rPr>
          <w:ins w:id="3306" w:author="Andreas Kuehne" w:date="2019-05-31T12:40:00Z"/>
        </w:rPr>
      </w:pPr>
      <w:ins w:id="3307" w:author="Andreas Kuehne" w:date="2019-05-31T12:40:00Z">
        <w:r w:rsidRPr="002062A5">
          <w:rPr>
            <w:rFonts w:eastAsia="Arial" w:cs="Arial"/>
            <w:sz w:val="22"/>
            <w:szCs w:val="22"/>
          </w:rPr>
          <w:t xml:space="preserve">The </w:t>
        </w:r>
        <w:r w:rsidRPr="002062A5">
          <w:rPr>
            <w:rFonts w:ascii="Courier New" w:eastAsia="Courier New" w:hAnsi="Courier New" w:cs="Courier New"/>
          </w:rPr>
          <w:t>SignRequestType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SignRequest</w:t>
        </w:r>
        <w:r>
          <w:t xml:space="preserve"> component.</w:t>
        </w:r>
      </w:ins>
    </w:p>
    <w:p w14:paraId="55E8CF42" w14:textId="77777777" w:rsidR="00A71F46" w:rsidRPr="C2430093" w:rsidRDefault="00A71F46" w:rsidP="00A71F46">
      <w:pPr>
        <w:spacing w:line="259" w:lineRule="auto"/>
        <w:rPr>
          <w:ins w:id="3308" w:author="Andreas Kuehne" w:date="2019-05-31T12:40:00Z"/>
          <w:rFonts w:eastAsia="Arial" w:cs="Arial"/>
          <w:sz w:val="22"/>
          <w:szCs w:val="22"/>
        </w:rPr>
      </w:pPr>
      <w:ins w:id="3309"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SignRequest</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265"/>
        <w:gridCol w:w="3100"/>
        <w:gridCol w:w="2985"/>
      </w:tblGrid>
      <w:tr w:rsidR="00A71F46" w14:paraId="3D8861DC" w14:textId="77777777" w:rsidTr="00A71F46">
        <w:trPr>
          <w:cnfStyle w:val="100000000000" w:firstRow="1" w:lastRow="0" w:firstColumn="0" w:lastColumn="0" w:oddVBand="0" w:evenVBand="0" w:oddHBand="0" w:evenHBand="0" w:firstRowFirstColumn="0" w:firstRowLastColumn="0" w:lastRowFirstColumn="0" w:lastRowLastColumn="0"/>
          <w:ins w:id="331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F640066" w14:textId="77777777" w:rsidR="00A71F46" w:rsidRDefault="00A71F46" w:rsidP="00A71F46">
            <w:pPr>
              <w:pStyle w:val="Beschriftung"/>
              <w:rPr>
                <w:ins w:id="3311" w:author="Andreas Kuehne" w:date="2019-05-31T12:40:00Z"/>
              </w:rPr>
            </w:pPr>
            <w:ins w:id="3312" w:author="Andreas Kuehne" w:date="2019-05-31T12:40:00Z">
              <w:r>
                <w:t>Element</w:t>
              </w:r>
            </w:ins>
          </w:p>
        </w:tc>
        <w:tc>
          <w:tcPr>
            <w:tcW w:w="4675" w:type="dxa"/>
          </w:tcPr>
          <w:p w14:paraId="1A7038B3"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3313" w:author="Andreas Kuehne" w:date="2019-05-31T12:40:00Z"/>
              </w:rPr>
            </w:pPr>
            <w:ins w:id="3314" w:author="Andreas Kuehne" w:date="2019-05-31T12:40:00Z">
              <w:r>
                <w:t>Implementing JSON member name</w:t>
              </w:r>
            </w:ins>
          </w:p>
        </w:tc>
        <w:tc>
          <w:tcPr>
            <w:tcW w:w="4675" w:type="dxa"/>
          </w:tcPr>
          <w:p w14:paraId="5E3BF73A"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3315" w:author="Andreas Kuehne" w:date="2019-05-31T12:40:00Z"/>
              </w:rPr>
            </w:pPr>
            <w:ins w:id="3316" w:author="Andreas Kuehne" w:date="2019-05-31T12:40:00Z">
              <w:r>
                <w:t>Comments</w:t>
              </w:r>
            </w:ins>
          </w:p>
        </w:tc>
      </w:tr>
      <w:tr w:rsidR="00A71F46" w14:paraId="62AFED8E" w14:textId="77777777" w:rsidTr="00A71F46">
        <w:trPr>
          <w:ins w:id="3317"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41EFD14" w14:textId="77777777" w:rsidR="00A71F46" w:rsidRPr="002062A5" w:rsidRDefault="00A71F46" w:rsidP="00A71F46">
            <w:pPr>
              <w:pStyle w:val="Beschriftung"/>
              <w:rPr>
                <w:ins w:id="3318" w:author="Andreas Kuehne" w:date="2019-05-31T12:40:00Z"/>
                <w:rStyle w:val="Datatype"/>
                <w:b w:val="0"/>
                <w:bCs w:val="0"/>
              </w:rPr>
            </w:pPr>
            <w:ins w:id="3319" w:author="Andreas Kuehne" w:date="2019-05-31T12:40:00Z">
              <w:r w:rsidRPr="002062A5">
                <w:rPr>
                  <w:rStyle w:val="Datatype"/>
                </w:rPr>
                <w:t>InputDocuments</w:t>
              </w:r>
            </w:ins>
          </w:p>
        </w:tc>
        <w:tc>
          <w:tcPr>
            <w:tcW w:w="4675" w:type="dxa"/>
          </w:tcPr>
          <w:p w14:paraId="23DFBF09"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3320" w:author="Andreas Kuehne" w:date="2019-05-31T12:40:00Z"/>
                <w:rStyle w:val="Datatype"/>
              </w:rPr>
            </w:pPr>
            <w:ins w:id="3321" w:author="Andreas Kuehne" w:date="2019-05-31T12:40:00Z">
              <w:r w:rsidRPr="002062A5">
                <w:rPr>
                  <w:rStyle w:val="Datatype"/>
                </w:rPr>
                <w:t>inDocs</w:t>
              </w:r>
            </w:ins>
          </w:p>
        </w:tc>
        <w:tc>
          <w:tcPr>
            <w:tcW w:w="4675" w:type="dxa"/>
          </w:tcPr>
          <w:p w14:paraId="59B07CC8"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3322" w:author="Andreas Kuehne" w:date="2019-05-31T12:40:00Z"/>
              </w:rPr>
            </w:pPr>
            <w:customXmlInsRangeStart w:id="3323" w:author="Andreas Kuehne" w:date="2019-05-31T12:40:00Z"/>
            <w:sdt>
              <w:sdtPr>
                <w:alias w:val="dss2-SignRequestType.inDocs"/>
                <w:tag w:val="dss2-SignRequestType.-jsonComment.InputDocuments"/>
                <w:id w:val="-1102030905"/>
                <w:showingPlcHdr/>
              </w:sdtPr>
              <w:sdtEndPr/>
              <w:sdtContent>
                <w:customXmlInsRangeEnd w:id="3323"/>
                <w:ins w:id="3324" w:author="Andreas Kuehne" w:date="2019-05-31T12:40:00Z">
                  <w:r w:rsidR="00A71F46">
                    <w:rPr>
                      <w:color w:val="19D131"/>
                    </w:rPr>
                    <w:t>[]</w:t>
                  </w:r>
                </w:ins>
                <w:customXmlInsRangeStart w:id="3325" w:author="Andreas Kuehne" w:date="2019-05-31T12:40:00Z"/>
              </w:sdtContent>
            </w:sdt>
            <w:customXmlInsRangeEnd w:id="3325"/>
          </w:p>
        </w:tc>
      </w:tr>
      <w:tr w:rsidR="00A71F46" w14:paraId="2017268D" w14:textId="77777777" w:rsidTr="00A71F46">
        <w:trPr>
          <w:ins w:id="332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23945D1" w14:textId="77777777" w:rsidR="00A71F46" w:rsidRPr="002062A5" w:rsidRDefault="00A71F46" w:rsidP="00A71F46">
            <w:pPr>
              <w:pStyle w:val="Beschriftung"/>
              <w:rPr>
                <w:ins w:id="3327" w:author="Andreas Kuehne" w:date="2019-05-31T12:40:00Z"/>
                <w:rStyle w:val="Datatype"/>
                <w:b w:val="0"/>
                <w:bCs w:val="0"/>
              </w:rPr>
            </w:pPr>
            <w:ins w:id="3328" w:author="Andreas Kuehne" w:date="2019-05-31T12:40:00Z">
              <w:r w:rsidRPr="002062A5">
                <w:rPr>
                  <w:rStyle w:val="Datatype"/>
                </w:rPr>
                <w:t>OptionalInputs</w:t>
              </w:r>
            </w:ins>
          </w:p>
        </w:tc>
        <w:tc>
          <w:tcPr>
            <w:tcW w:w="4675" w:type="dxa"/>
          </w:tcPr>
          <w:p w14:paraId="3A38259D"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3329" w:author="Andreas Kuehne" w:date="2019-05-31T12:40:00Z"/>
                <w:rStyle w:val="Datatype"/>
              </w:rPr>
            </w:pPr>
            <w:ins w:id="3330" w:author="Andreas Kuehne" w:date="2019-05-31T12:40:00Z">
              <w:r w:rsidRPr="002062A5">
                <w:rPr>
                  <w:rStyle w:val="Datatype"/>
                </w:rPr>
                <w:t>optInp</w:t>
              </w:r>
            </w:ins>
          </w:p>
        </w:tc>
        <w:tc>
          <w:tcPr>
            <w:tcW w:w="4675" w:type="dxa"/>
          </w:tcPr>
          <w:p w14:paraId="1707C4D7"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3331" w:author="Andreas Kuehne" w:date="2019-05-31T12:40:00Z"/>
              </w:rPr>
            </w:pPr>
            <w:customXmlInsRangeStart w:id="3332" w:author="Andreas Kuehne" w:date="2019-05-31T12:40:00Z"/>
            <w:sdt>
              <w:sdtPr>
                <w:alias w:val="dss2-SignRequestType.optInp"/>
                <w:tag w:val="dss2-SignRequestType.-jsonComment.OptionalInputs"/>
                <w:id w:val="-771473402"/>
                <w:showingPlcHdr/>
              </w:sdtPr>
              <w:sdtEndPr/>
              <w:sdtContent>
                <w:customXmlInsRangeEnd w:id="3332"/>
                <w:ins w:id="3333" w:author="Andreas Kuehne" w:date="2019-05-31T12:40:00Z">
                  <w:r w:rsidR="00A71F46">
                    <w:rPr>
                      <w:color w:val="19D131"/>
                    </w:rPr>
                    <w:t>[]</w:t>
                  </w:r>
                </w:ins>
                <w:customXmlInsRangeStart w:id="3334" w:author="Andreas Kuehne" w:date="2019-05-31T12:40:00Z"/>
              </w:sdtContent>
            </w:sdt>
            <w:customXmlInsRangeEnd w:id="3334"/>
          </w:p>
        </w:tc>
      </w:tr>
    </w:tbl>
    <w:p w14:paraId="332EBCC6" w14:textId="77777777" w:rsidR="00A71F46" w:rsidRPr="0202B381" w:rsidRDefault="00A71F46" w:rsidP="00A71F46">
      <w:pPr>
        <w:rPr>
          <w:ins w:id="3335" w:author="Andreas Kuehne" w:date="2019-05-31T12:40:00Z"/>
        </w:rPr>
      </w:pPr>
      <w:ins w:id="3336" w:author="Andreas Kuehne" w:date="2019-05-31T12:40:00Z">
        <w:r w:rsidRPr="002062A5">
          <w:rPr>
            <w:rFonts w:eastAsia="Arial" w:cs="Arial"/>
            <w:sz w:val="22"/>
            <w:szCs w:val="22"/>
          </w:rPr>
          <w:t xml:space="preserve">The </w:t>
        </w:r>
        <w:r w:rsidRPr="002062A5">
          <w:rPr>
            <w:rFonts w:ascii="Courier New" w:eastAsia="Courier New" w:hAnsi="Courier New" w:cs="Courier New"/>
          </w:rPr>
          <w:t>SignRequestType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230CD1B2" w14:textId="77777777" w:rsidR="00A71F46" w:rsidRDefault="00A71F46" w:rsidP="00A71F46">
      <w:pPr>
        <w:pStyle w:val="Code"/>
        <w:spacing w:line="259" w:lineRule="auto"/>
        <w:rPr>
          <w:ins w:id="3337" w:author="Andreas Kuehne" w:date="2019-05-31T12:40:00Z"/>
        </w:rPr>
      </w:pPr>
      <w:ins w:id="3338" w:author="Andreas Kuehne" w:date="2019-05-31T12:40:00Z">
        <w:r>
          <w:rPr>
            <w:color w:val="31849B" w:themeColor="accent5" w:themeShade="BF"/>
          </w:rPr>
          <w:t>"dss2-SignRequestType"</w:t>
        </w:r>
        <w:r>
          <w:t>: {</w:t>
        </w:r>
      </w:ins>
    </w:p>
    <w:p w14:paraId="3DD5645E" w14:textId="77777777" w:rsidR="00A71F46" w:rsidRDefault="00A71F46" w:rsidP="00A71F46">
      <w:pPr>
        <w:pStyle w:val="Code"/>
        <w:spacing w:line="259" w:lineRule="auto"/>
        <w:rPr>
          <w:ins w:id="3339" w:author="Andreas Kuehne" w:date="2019-05-31T12:40:00Z"/>
        </w:rPr>
      </w:pPr>
      <w:ins w:id="3340" w:author="Andreas Kuehne" w:date="2019-05-31T12:40:00Z">
        <w:r>
          <w:rPr>
            <w:color w:val="31849B" w:themeColor="accent5" w:themeShade="BF"/>
          </w:rPr>
          <w:t xml:space="preserve">  "type"</w:t>
        </w:r>
        <w:r>
          <w:t xml:space="preserve">: </w:t>
        </w:r>
        <w:r>
          <w:rPr>
            <w:color w:val="244061" w:themeColor="accent1" w:themeShade="80"/>
          </w:rPr>
          <w:t>"object",</w:t>
        </w:r>
      </w:ins>
    </w:p>
    <w:p w14:paraId="3E7847A9" w14:textId="77777777" w:rsidR="00A71F46" w:rsidRDefault="00A71F46" w:rsidP="00A71F46">
      <w:pPr>
        <w:pStyle w:val="Code"/>
        <w:spacing w:line="259" w:lineRule="auto"/>
        <w:rPr>
          <w:ins w:id="3341" w:author="Andreas Kuehne" w:date="2019-05-31T12:40:00Z"/>
        </w:rPr>
      </w:pPr>
      <w:ins w:id="3342" w:author="Andreas Kuehne" w:date="2019-05-31T12:40:00Z">
        <w:r>
          <w:rPr>
            <w:color w:val="31849B" w:themeColor="accent5" w:themeShade="BF"/>
          </w:rPr>
          <w:t xml:space="preserve">  "properties"</w:t>
        </w:r>
        <w:r>
          <w:t>: {</w:t>
        </w:r>
      </w:ins>
    </w:p>
    <w:p w14:paraId="2761EC3F" w14:textId="77777777" w:rsidR="00A71F46" w:rsidRDefault="00A71F46" w:rsidP="00A71F46">
      <w:pPr>
        <w:pStyle w:val="Code"/>
        <w:spacing w:line="259" w:lineRule="auto"/>
        <w:rPr>
          <w:ins w:id="3343" w:author="Andreas Kuehne" w:date="2019-05-31T12:40:00Z"/>
        </w:rPr>
      </w:pPr>
      <w:ins w:id="3344" w:author="Andreas Kuehne" w:date="2019-05-31T12:40:00Z">
        <w:r>
          <w:rPr>
            <w:color w:val="31849B" w:themeColor="accent5" w:themeShade="BF"/>
          </w:rPr>
          <w:t xml:space="preserve">    "profile"</w:t>
        </w:r>
        <w:r>
          <w:t>: {</w:t>
        </w:r>
      </w:ins>
    </w:p>
    <w:p w14:paraId="72B0FC28" w14:textId="77777777" w:rsidR="00A71F46" w:rsidRDefault="00A71F46" w:rsidP="00A71F46">
      <w:pPr>
        <w:pStyle w:val="Code"/>
        <w:spacing w:line="259" w:lineRule="auto"/>
        <w:rPr>
          <w:ins w:id="3345" w:author="Andreas Kuehne" w:date="2019-05-31T12:40:00Z"/>
        </w:rPr>
      </w:pPr>
      <w:ins w:id="3346" w:author="Andreas Kuehne" w:date="2019-05-31T12:40:00Z">
        <w:r>
          <w:rPr>
            <w:color w:val="31849B" w:themeColor="accent5" w:themeShade="BF"/>
          </w:rPr>
          <w:t xml:space="preserve">      "type"</w:t>
        </w:r>
        <w:r>
          <w:t xml:space="preserve">: </w:t>
        </w:r>
        <w:r>
          <w:rPr>
            <w:color w:val="244061" w:themeColor="accent1" w:themeShade="80"/>
          </w:rPr>
          <w:t>"array",</w:t>
        </w:r>
      </w:ins>
    </w:p>
    <w:p w14:paraId="0AC6917B" w14:textId="77777777" w:rsidR="00A71F46" w:rsidRDefault="00A71F46" w:rsidP="00A71F46">
      <w:pPr>
        <w:pStyle w:val="Code"/>
        <w:spacing w:line="259" w:lineRule="auto"/>
        <w:rPr>
          <w:ins w:id="3347" w:author="Andreas Kuehne" w:date="2019-05-31T12:40:00Z"/>
        </w:rPr>
      </w:pPr>
      <w:ins w:id="3348" w:author="Andreas Kuehne" w:date="2019-05-31T12:40:00Z">
        <w:r>
          <w:rPr>
            <w:color w:val="31849B" w:themeColor="accent5" w:themeShade="BF"/>
          </w:rPr>
          <w:t xml:space="preserve">      "items"</w:t>
        </w:r>
        <w:r>
          <w:t>: {</w:t>
        </w:r>
      </w:ins>
    </w:p>
    <w:p w14:paraId="7EC7D467" w14:textId="77777777" w:rsidR="00A71F46" w:rsidRDefault="00A71F46" w:rsidP="00A71F46">
      <w:pPr>
        <w:pStyle w:val="Code"/>
        <w:spacing w:line="259" w:lineRule="auto"/>
        <w:rPr>
          <w:ins w:id="3349" w:author="Andreas Kuehne" w:date="2019-05-31T12:40:00Z"/>
        </w:rPr>
      </w:pPr>
      <w:ins w:id="3350" w:author="Andreas Kuehne" w:date="2019-05-31T12:40:00Z">
        <w:r>
          <w:rPr>
            <w:color w:val="31849B" w:themeColor="accent5" w:themeShade="BF"/>
          </w:rPr>
          <w:t xml:space="preserve">        "type"</w:t>
        </w:r>
        <w:r>
          <w:t xml:space="preserve">: </w:t>
        </w:r>
        <w:r>
          <w:rPr>
            <w:color w:val="244061" w:themeColor="accent1" w:themeShade="80"/>
          </w:rPr>
          <w:t>"string"</w:t>
        </w:r>
      </w:ins>
    </w:p>
    <w:p w14:paraId="532C6083" w14:textId="77777777" w:rsidR="00A71F46" w:rsidRDefault="00A71F46" w:rsidP="00A71F46">
      <w:pPr>
        <w:pStyle w:val="Code"/>
        <w:spacing w:line="259" w:lineRule="auto"/>
        <w:rPr>
          <w:ins w:id="3351" w:author="Andreas Kuehne" w:date="2019-05-31T12:40:00Z"/>
        </w:rPr>
      </w:pPr>
      <w:ins w:id="3352" w:author="Andreas Kuehne" w:date="2019-05-31T12:40:00Z">
        <w:r>
          <w:t xml:space="preserve">      }</w:t>
        </w:r>
      </w:ins>
    </w:p>
    <w:p w14:paraId="687F6D69" w14:textId="77777777" w:rsidR="00A71F46" w:rsidRDefault="00A71F46" w:rsidP="00A71F46">
      <w:pPr>
        <w:pStyle w:val="Code"/>
        <w:spacing w:line="259" w:lineRule="auto"/>
        <w:rPr>
          <w:ins w:id="3353" w:author="Andreas Kuehne" w:date="2019-05-31T12:40:00Z"/>
        </w:rPr>
      </w:pPr>
      <w:ins w:id="3354" w:author="Andreas Kuehne" w:date="2019-05-31T12:40:00Z">
        <w:r>
          <w:t xml:space="preserve">    },</w:t>
        </w:r>
      </w:ins>
    </w:p>
    <w:p w14:paraId="7B953D97" w14:textId="77777777" w:rsidR="00A71F46" w:rsidRDefault="00A71F46" w:rsidP="00A71F46">
      <w:pPr>
        <w:pStyle w:val="Code"/>
        <w:spacing w:line="259" w:lineRule="auto"/>
        <w:rPr>
          <w:ins w:id="3355" w:author="Andreas Kuehne" w:date="2019-05-31T12:40:00Z"/>
        </w:rPr>
      </w:pPr>
      <w:ins w:id="3356" w:author="Andreas Kuehne" w:date="2019-05-31T12:40:00Z">
        <w:r>
          <w:rPr>
            <w:color w:val="31849B" w:themeColor="accent5" w:themeShade="BF"/>
          </w:rPr>
          <w:t xml:space="preserve">    "reqID"</w:t>
        </w:r>
        <w:r>
          <w:t>: {</w:t>
        </w:r>
      </w:ins>
    </w:p>
    <w:p w14:paraId="2768D201" w14:textId="77777777" w:rsidR="00A71F46" w:rsidRDefault="00A71F46" w:rsidP="00A71F46">
      <w:pPr>
        <w:pStyle w:val="Code"/>
        <w:spacing w:line="259" w:lineRule="auto"/>
        <w:rPr>
          <w:ins w:id="3357" w:author="Andreas Kuehne" w:date="2019-05-31T12:40:00Z"/>
        </w:rPr>
      </w:pPr>
      <w:ins w:id="3358" w:author="Andreas Kuehne" w:date="2019-05-31T12:40:00Z">
        <w:r>
          <w:rPr>
            <w:color w:val="31849B" w:themeColor="accent5" w:themeShade="BF"/>
          </w:rPr>
          <w:t xml:space="preserve">      "type"</w:t>
        </w:r>
        <w:r>
          <w:t xml:space="preserve">: </w:t>
        </w:r>
        <w:r>
          <w:rPr>
            <w:color w:val="244061" w:themeColor="accent1" w:themeShade="80"/>
          </w:rPr>
          <w:t>"string"</w:t>
        </w:r>
      </w:ins>
    </w:p>
    <w:p w14:paraId="7B4D257C" w14:textId="77777777" w:rsidR="00A71F46" w:rsidRDefault="00A71F46" w:rsidP="00A71F46">
      <w:pPr>
        <w:pStyle w:val="Code"/>
        <w:spacing w:line="259" w:lineRule="auto"/>
        <w:rPr>
          <w:ins w:id="3359" w:author="Andreas Kuehne" w:date="2019-05-31T12:40:00Z"/>
        </w:rPr>
      </w:pPr>
      <w:ins w:id="3360" w:author="Andreas Kuehne" w:date="2019-05-31T12:40:00Z">
        <w:r>
          <w:t xml:space="preserve">    },</w:t>
        </w:r>
      </w:ins>
    </w:p>
    <w:p w14:paraId="59A3FDEE" w14:textId="77777777" w:rsidR="00A71F46" w:rsidRDefault="00A71F46" w:rsidP="00A71F46">
      <w:pPr>
        <w:pStyle w:val="Code"/>
        <w:spacing w:line="259" w:lineRule="auto"/>
        <w:rPr>
          <w:ins w:id="3361" w:author="Andreas Kuehne" w:date="2019-05-31T12:40:00Z"/>
        </w:rPr>
      </w:pPr>
      <w:ins w:id="3362" w:author="Andreas Kuehne" w:date="2019-05-31T12:40:00Z">
        <w:r>
          <w:rPr>
            <w:color w:val="31849B" w:themeColor="accent5" w:themeShade="BF"/>
          </w:rPr>
          <w:t xml:space="preserve">    "inDocs"</w:t>
        </w:r>
        <w:r>
          <w:t>: {</w:t>
        </w:r>
      </w:ins>
    </w:p>
    <w:p w14:paraId="03518548" w14:textId="77777777" w:rsidR="00A71F46" w:rsidRDefault="00A71F46" w:rsidP="00A71F46">
      <w:pPr>
        <w:pStyle w:val="Code"/>
        <w:spacing w:line="259" w:lineRule="auto"/>
        <w:rPr>
          <w:ins w:id="3363" w:author="Andreas Kuehne" w:date="2019-05-31T12:40:00Z"/>
        </w:rPr>
      </w:pPr>
      <w:ins w:id="3364" w:author="Andreas Kuehne" w:date="2019-05-31T12:40:00Z">
        <w:r>
          <w:rPr>
            <w:color w:val="31849B" w:themeColor="accent5" w:themeShade="BF"/>
          </w:rPr>
          <w:t xml:space="preserve">      "$ref"</w:t>
        </w:r>
        <w:r>
          <w:t xml:space="preserve">: </w:t>
        </w:r>
        <w:r>
          <w:rPr>
            <w:color w:val="244061" w:themeColor="accent1" w:themeShade="80"/>
          </w:rPr>
          <w:t>"#/definitions/dss2-InputDocumentsType"</w:t>
        </w:r>
      </w:ins>
    </w:p>
    <w:p w14:paraId="6972CB42" w14:textId="77777777" w:rsidR="00A71F46" w:rsidRDefault="00A71F46" w:rsidP="00A71F46">
      <w:pPr>
        <w:pStyle w:val="Code"/>
        <w:spacing w:line="259" w:lineRule="auto"/>
        <w:rPr>
          <w:ins w:id="3365" w:author="Andreas Kuehne" w:date="2019-05-31T12:40:00Z"/>
        </w:rPr>
      </w:pPr>
      <w:ins w:id="3366" w:author="Andreas Kuehne" w:date="2019-05-31T12:40:00Z">
        <w:r>
          <w:t xml:space="preserve">    },</w:t>
        </w:r>
      </w:ins>
    </w:p>
    <w:p w14:paraId="73EC9458" w14:textId="77777777" w:rsidR="00A71F46" w:rsidRDefault="00A71F46" w:rsidP="00A71F46">
      <w:pPr>
        <w:pStyle w:val="Code"/>
        <w:spacing w:line="259" w:lineRule="auto"/>
        <w:rPr>
          <w:ins w:id="3367" w:author="Andreas Kuehne" w:date="2019-05-31T12:40:00Z"/>
        </w:rPr>
      </w:pPr>
      <w:ins w:id="3368" w:author="Andreas Kuehne" w:date="2019-05-31T12:40:00Z">
        <w:r>
          <w:rPr>
            <w:color w:val="31849B" w:themeColor="accent5" w:themeShade="BF"/>
          </w:rPr>
          <w:t xml:space="preserve">    "optInp"</w:t>
        </w:r>
        <w:r>
          <w:t>: {</w:t>
        </w:r>
      </w:ins>
    </w:p>
    <w:p w14:paraId="5603DDFE" w14:textId="77777777" w:rsidR="00A71F46" w:rsidRDefault="00A71F46" w:rsidP="00A71F46">
      <w:pPr>
        <w:pStyle w:val="Code"/>
        <w:spacing w:line="259" w:lineRule="auto"/>
        <w:rPr>
          <w:ins w:id="3369" w:author="Andreas Kuehne" w:date="2019-05-31T12:40:00Z"/>
        </w:rPr>
      </w:pPr>
      <w:ins w:id="3370" w:author="Andreas Kuehne" w:date="2019-05-31T12:40:00Z">
        <w:r>
          <w:rPr>
            <w:color w:val="31849B" w:themeColor="accent5" w:themeShade="BF"/>
          </w:rPr>
          <w:t xml:space="preserve">      "$ref"</w:t>
        </w:r>
        <w:r>
          <w:t xml:space="preserve">: </w:t>
        </w:r>
        <w:r>
          <w:rPr>
            <w:color w:val="244061" w:themeColor="accent1" w:themeShade="80"/>
          </w:rPr>
          <w:t>"#/definitions/dss2-OptionalInputsSignType"</w:t>
        </w:r>
      </w:ins>
    </w:p>
    <w:p w14:paraId="6D683402" w14:textId="77777777" w:rsidR="00A71F46" w:rsidRDefault="00A71F46" w:rsidP="00A71F46">
      <w:pPr>
        <w:pStyle w:val="Code"/>
        <w:spacing w:line="259" w:lineRule="auto"/>
        <w:rPr>
          <w:ins w:id="3371" w:author="Andreas Kuehne" w:date="2019-05-31T12:40:00Z"/>
        </w:rPr>
      </w:pPr>
      <w:ins w:id="3372" w:author="Andreas Kuehne" w:date="2019-05-31T12:40:00Z">
        <w:r>
          <w:t xml:space="preserve">    }</w:t>
        </w:r>
      </w:ins>
    </w:p>
    <w:p w14:paraId="51A02FA8" w14:textId="77777777" w:rsidR="00A71F46" w:rsidRDefault="00A71F46" w:rsidP="00A71F46">
      <w:pPr>
        <w:pStyle w:val="Code"/>
        <w:spacing w:line="259" w:lineRule="auto"/>
        <w:rPr>
          <w:ins w:id="3373" w:author="Andreas Kuehne" w:date="2019-05-31T12:40:00Z"/>
        </w:rPr>
      </w:pPr>
      <w:ins w:id="3374" w:author="Andreas Kuehne" w:date="2019-05-31T12:40:00Z">
        <w:r>
          <w:t xml:space="preserve">  }</w:t>
        </w:r>
      </w:ins>
    </w:p>
    <w:p w14:paraId="09510E7C" w14:textId="77777777" w:rsidR="00A71F46" w:rsidRDefault="00A71F46" w:rsidP="00A71F46">
      <w:pPr>
        <w:pStyle w:val="Code"/>
        <w:spacing w:line="259" w:lineRule="auto"/>
        <w:rPr>
          <w:ins w:id="3375" w:author="Andreas Kuehne" w:date="2019-05-31T12:40:00Z"/>
        </w:rPr>
      </w:pPr>
      <w:ins w:id="3376" w:author="Andreas Kuehne" w:date="2019-05-31T12:40:00Z">
        <w:r>
          <w:t>}</w:t>
        </w:r>
      </w:ins>
    </w:p>
    <w:p w14:paraId="05A56558" w14:textId="77777777" w:rsidR="00A71F46" w:rsidRDefault="001A1734" w:rsidP="00A71F46">
      <w:pPr>
        <w:rPr>
          <w:ins w:id="3377" w:author="Andreas Kuehne" w:date="2019-05-31T12:40:00Z"/>
        </w:rPr>
      </w:pPr>
      <w:customXmlInsRangeStart w:id="3378" w:author="Andreas Kuehne" w:date="2019-05-31T12:40:00Z"/>
      <w:sdt>
        <w:sdtPr>
          <w:tag w:val="dss2-SignRequestType.-jsonSchema"/>
          <w:id w:val="1864161552"/>
          <w:showingPlcHdr/>
        </w:sdtPr>
        <w:sdtEndPr/>
        <w:sdtContent>
          <w:customXmlInsRangeEnd w:id="3378"/>
          <w:ins w:id="3379" w:author="Andreas Kuehne" w:date="2019-05-31T12:40:00Z">
            <w:r w:rsidR="00A71F46">
              <w:rPr>
                <w:color w:val="19D131"/>
              </w:rPr>
              <w:t>[component SignRequest JSON schema details]</w:t>
            </w:r>
          </w:ins>
          <w:customXmlInsRangeStart w:id="3380" w:author="Andreas Kuehne" w:date="2019-05-31T12:40:00Z"/>
        </w:sdtContent>
      </w:sdt>
      <w:customXmlInsRangeEnd w:id="3380"/>
    </w:p>
    <w:p w14:paraId="352DA095" w14:textId="77777777" w:rsidR="00A71F46" w:rsidRDefault="00A71F46" w:rsidP="00A71F46">
      <w:pPr>
        <w:pStyle w:val="berschrift4"/>
        <w:numPr>
          <w:ilvl w:val="3"/>
          <w:numId w:val="3"/>
        </w:numPr>
        <w:rPr>
          <w:ins w:id="3381" w:author="Andreas Kuehne" w:date="2019-05-31T12:40:00Z"/>
        </w:rPr>
      </w:pPr>
      <w:bookmarkStart w:id="3382" w:name="_Toc10206792"/>
      <w:ins w:id="3383" w:author="Andreas Kuehne" w:date="2019-05-31T12:40:00Z">
        <w:r>
          <w:t>SignRequest – XML Syntax</w:t>
        </w:r>
        <w:bookmarkEnd w:id="3382"/>
      </w:ins>
    </w:p>
    <w:p w14:paraId="32765623" w14:textId="77777777" w:rsidR="00A71F46" w:rsidRPr="5404FA76" w:rsidRDefault="00A71F46" w:rsidP="00A71F46">
      <w:pPr>
        <w:rPr>
          <w:ins w:id="3384" w:author="Andreas Kuehne" w:date="2019-05-31T12:40:00Z"/>
        </w:rPr>
      </w:pPr>
      <w:ins w:id="3385" w:author="Andreas Kuehne" w:date="2019-05-31T12:40:00Z">
        <w:r w:rsidRPr="0CCF9147">
          <w:t xml:space="preserve">The XML type </w:t>
        </w:r>
        <w:r w:rsidRPr="002062A5">
          <w:rPr>
            <w:rFonts w:ascii="Courier New" w:eastAsia="Courier New" w:hAnsi="Courier New" w:cs="Courier New"/>
          </w:rPr>
          <w:t>SignRequestType</w:t>
        </w:r>
        <w:r w:rsidRPr="0CCF9147">
          <w:t xml:space="preserve"> SHALL implement the requirements defined in the </w:t>
        </w:r>
        <w:r w:rsidRPr="002062A5">
          <w:rPr>
            <w:rFonts w:ascii="Courier New" w:eastAsia="Courier New" w:hAnsi="Courier New" w:cs="Courier New"/>
          </w:rPr>
          <w:t>SignRequest</w:t>
        </w:r>
        <w:r>
          <w:t xml:space="preserve"> </w:t>
        </w:r>
        <w:r w:rsidRPr="005A6FFD">
          <w:t>component.</w:t>
        </w:r>
      </w:ins>
    </w:p>
    <w:p w14:paraId="00D346AC" w14:textId="77777777" w:rsidR="00A71F46" w:rsidRDefault="00A71F46" w:rsidP="00A71F46">
      <w:pPr>
        <w:rPr>
          <w:ins w:id="3386" w:author="Andreas Kuehne" w:date="2019-05-31T12:40:00Z"/>
        </w:rPr>
      </w:pPr>
      <w:ins w:id="3387" w:author="Andreas Kuehne" w:date="2019-05-31T12:40:00Z">
        <w:r w:rsidRPr="005A6FFD">
          <w:rPr>
            <w:rFonts w:eastAsia="Arial"/>
          </w:rPr>
          <w:t xml:space="preserve">The </w:t>
        </w:r>
        <w:r w:rsidRPr="002062A5">
          <w:rPr>
            <w:rFonts w:ascii="Courier New" w:eastAsia="Courier New" w:hAnsi="Courier New" w:cs="Courier New"/>
          </w:rPr>
          <w:t>SignRequestType</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444AF2AD" w14:textId="77777777" w:rsidR="00A71F46" w:rsidRDefault="00A71F46" w:rsidP="00A71F46">
      <w:pPr>
        <w:pStyle w:val="Code"/>
        <w:rPr>
          <w:ins w:id="3388" w:author="Andreas Kuehne" w:date="2019-05-31T12:40:00Z"/>
        </w:rPr>
      </w:pPr>
      <w:ins w:id="3389"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SignRequestType</w:t>
        </w:r>
        <w:r>
          <w:rPr>
            <w:color w:val="943634" w:themeColor="accent2" w:themeShade="BF"/>
          </w:rPr>
          <w:t>"</w:t>
        </w:r>
        <w:r>
          <w:rPr>
            <w:color w:val="31849B" w:themeColor="accent5" w:themeShade="BF"/>
          </w:rPr>
          <w:t>&gt;</w:t>
        </w:r>
      </w:ins>
    </w:p>
    <w:p w14:paraId="0A4CA78D" w14:textId="77777777" w:rsidR="00A71F46" w:rsidRDefault="00A71F46" w:rsidP="00A71F46">
      <w:pPr>
        <w:pStyle w:val="Code"/>
        <w:rPr>
          <w:ins w:id="3390" w:author="Andreas Kuehne" w:date="2019-05-31T12:40:00Z"/>
        </w:rPr>
      </w:pPr>
      <w:ins w:id="3391" w:author="Andreas Kuehne" w:date="2019-05-31T12:40:00Z">
        <w:r>
          <w:rPr>
            <w:color w:val="31849B" w:themeColor="accent5" w:themeShade="BF"/>
          </w:rPr>
          <w:t xml:space="preserve">  &lt;xs:complexContent&gt;</w:t>
        </w:r>
      </w:ins>
    </w:p>
    <w:p w14:paraId="39C47CDA" w14:textId="77777777" w:rsidR="00A71F46" w:rsidRDefault="00A71F46" w:rsidP="00A71F46">
      <w:pPr>
        <w:pStyle w:val="Code"/>
        <w:rPr>
          <w:ins w:id="3392" w:author="Andreas Kuehne" w:date="2019-05-31T12:40:00Z"/>
        </w:rPr>
      </w:pPr>
      <w:ins w:id="3393" w:author="Andreas Kuehne" w:date="2019-05-31T12:40:00Z">
        <w:r>
          <w:rPr>
            <w:color w:val="31849B" w:themeColor="accent5" w:themeShade="BF"/>
          </w:rPr>
          <w:t xml:space="preserve">    &lt;xs:extension</w:t>
        </w:r>
        <w:r>
          <w:rPr>
            <w:color w:val="943634" w:themeColor="accent2" w:themeShade="BF"/>
          </w:rPr>
          <w:t xml:space="preserve"> base="</w:t>
        </w:r>
        <w:r>
          <w:rPr>
            <w:color w:val="244061" w:themeColor="accent1" w:themeShade="80"/>
          </w:rPr>
          <w:t>dsb:RequestBaseType</w:t>
        </w:r>
        <w:r>
          <w:rPr>
            <w:color w:val="943634" w:themeColor="accent2" w:themeShade="BF"/>
          </w:rPr>
          <w:t>"</w:t>
        </w:r>
        <w:r>
          <w:rPr>
            <w:color w:val="31849B" w:themeColor="accent5" w:themeShade="BF"/>
          </w:rPr>
          <w:t>&gt;</w:t>
        </w:r>
      </w:ins>
    </w:p>
    <w:p w14:paraId="41F68C9D" w14:textId="77777777" w:rsidR="00A71F46" w:rsidRDefault="00A71F46" w:rsidP="00A71F46">
      <w:pPr>
        <w:pStyle w:val="Code"/>
        <w:rPr>
          <w:ins w:id="3394" w:author="Andreas Kuehne" w:date="2019-05-31T12:40:00Z"/>
        </w:rPr>
      </w:pPr>
      <w:ins w:id="3395" w:author="Andreas Kuehne" w:date="2019-05-31T12:40:00Z">
        <w:r>
          <w:rPr>
            <w:color w:val="31849B" w:themeColor="accent5" w:themeShade="BF"/>
          </w:rPr>
          <w:t xml:space="preserve">      &lt;xs:sequence&gt;</w:t>
        </w:r>
      </w:ins>
    </w:p>
    <w:p w14:paraId="2A7D3F93" w14:textId="77777777" w:rsidR="00A71F46" w:rsidRDefault="00A71F46" w:rsidP="00A71F46">
      <w:pPr>
        <w:pStyle w:val="Code"/>
        <w:rPr>
          <w:ins w:id="3396" w:author="Andreas Kuehne" w:date="2019-05-31T12:40:00Z"/>
        </w:rPr>
      </w:pPr>
      <w:ins w:id="3397"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InputDocuments</w:t>
        </w:r>
        <w:r>
          <w:rPr>
            <w:color w:val="943634" w:themeColor="accent2" w:themeShade="BF"/>
          </w:rPr>
          <w:t>" type="</w:t>
        </w:r>
        <w:r>
          <w:rPr>
            <w:color w:val="244061" w:themeColor="accent1" w:themeShade="80"/>
          </w:rPr>
          <w:t>dss2:InputDocumentsType</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21FCAA65" w14:textId="77777777" w:rsidR="00A71F46" w:rsidRDefault="00A71F46" w:rsidP="00A71F46">
      <w:pPr>
        <w:pStyle w:val="Code"/>
        <w:rPr>
          <w:ins w:id="3398" w:author="Andreas Kuehne" w:date="2019-05-31T12:40:00Z"/>
        </w:rPr>
      </w:pPr>
      <w:ins w:id="3399"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OptionalInputs</w:t>
        </w:r>
        <w:r>
          <w:rPr>
            <w:color w:val="943634" w:themeColor="accent2" w:themeShade="BF"/>
          </w:rPr>
          <w:t>" type="</w:t>
        </w:r>
        <w:r>
          <w:rPr>
            <w:color w:val="244061" w:themeColor="accent1" w:themeShade="80"/>
          </w:rPr>
          <w:t>dss2:OptionalInputsSignType</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75219CCF" w14:textId="77777777" w:rsidR="00A71F46" w:rsidRDefault="00A71F46" w:rsidP="00A71F46">
      <w:pPr>
        <w:pStyle w:val="Code"/>
        <w:rPr>
          <w:ins w:id="3400" w:author="Andreas Kuehne" w:date="2019-05-31T12:40:00Z"/>
        </w:rPr>
      </w:pPr>
      <w:ins w:id="3401" w:author="Andreas Kuehne" w:date="2019-05-31T12:40:00Z">
        <w:r>
          <w:rPr>
            <w:color w:val="31849B" w:themeColor="accent5" w:themeShade="BF"/>
          </w:rPr>
          <w:t xml:space="preserve">      &lt;/xs:sequence&gt;</w:t>
        </w:r>
      </w:ins>
    </w:p>
    <w:p w14:paraId="2589B347" w14:textId="77777777" w:rsidR="00A71F46" w:rsidRDefault="00A71F46" w:rsidP="00A71F46">
      <w:pPr>
        <w:pStyle w:val="Code"/>
        <w:rPr>
          <w:ins w:id="3402" w:author="Andreas Kuehne" w:date="2019-05-31T12:40:00Z"/>
        </w:rPr>
      </w:pPr>
      <w:ins w:id="3403" w:author="Andreas Kuehne" w:date="2019-05-31T12:40:00Z">
        <w:r>
          <w:rPr>
            <w:color w:val="31849B" w:themeColor="accent5" w:themeShade="BF"/>
          </w:rPr>
          <w:t xml:space="preserve">    &lt;/xs:extension&gt;</w:t>
        </w:r>
      </w:ins>
    </w:p>
    <w:p w14:paraId="2EAF6ADC" w14:textId="77777777" w:rsidR="00A71F46" w:rsidRDefault="00A71F46" w:rsidP="00A71F46">
      <w:pPr>
        <w:pStyle w:val="Code"/>
        <w:rPr>
          <w:ins w:id="3404" w:author="Andreas Kuehne" w:date="2019-05-31T12:40:00Z"/>
        </w:rPr>
      </w:pPr>
      <w:ins w:id="3405" w:author="Andreas Kuehne" w:date="2019-05-31T12:40:00Z">
        <w:r>
          <w:rPr>
            <w:color w:val="31849B" w:themeColor="accent5" w:themeShade="BF"/>
          </w:rPr>
          <w:t xml:space="preserve">  &lt;/xs:complexContent&gt;</w:t>
        </w:r>
      </w:ins>
    </w:p>
    <w:p w14:paraId="1AA33904" w14:textId="77777777" w:rsidR="00A71F46" w:rsidRDefault="00A71F46" w:rsidP="00A71F46">
      <w:pPr>
        <w:pStyle w:val="Code"/>
        <w:rPr>
          <w:ins w:id="3406" w:author="Andreas Kuehne" w:date="2019-05-31T12:40:00Z"/>
        </w:rPr>
      </w:pPr>
      <w:ins w:id="3407" w:author="Andreas Kuehne" w:date="2019-05-31T12:40:00Z">
        <w:r>
          <w:rPr>
            <w:color w:val="31849B" w:themeColor="accent5" w:themeShade="BF"/>
          </w:rPr>
          <w:t>&lt;/xs:complexType&gt;</w:t>
        </w:r>
      </w:ins>
    </w:p>
    <w:p w14:paraId="02CEFFAF" w14:textId="77777777" w:rsidR="00A71F46" w:rsidRDefault="00A71F46" w:rsidP="00A71F46">
      <w:pPr>
        <w:spacing w:line="259" w:lineRule="auto"/>
        <w:rPr>
          <w:ins w:id="3408" w:author="Andreas Kuehne" w:date="2019-05-31T12:40:00Z"/>
        </w:rPr>
      </w:pPr>
      <w:ins w:id="3409" w:author="Andreas Kuehne" w:date="2019-05-31T12:40:00Z">
        <w:r>
          <w:t>Each child element of</w:t>
        </w:r>
        <w:r w:rsidRPr="71C71F8C">
          <w:t xml:space="preserve"> </w:t>
        </w:r>
        <w:r w:rsidRPr="002062A5">
          <w:rPr>
            <w:rFonts w:ascii="Courier New" w:eastAsia="Courier New" w:hAnsi="Courier New" w:cs="Courier New"/>
          </w:rPr>
          <w:t>SignRequestType</w:t>
        </w:r>
        <w:r w:rsidRPr="71C71F8C">
          <w:t xml:space="preserve"> </w:t>
        </w:r>
        <w:r>
          <w:t xml:space="preserve">XML element SHALL implement in XML syntax the sub-component that has a name equal to its local name. </w:t>
        </w:r>
      </w:ins>
      <w:customXmlInsRangeStart w:id="3410" w:author="Andreas Kuehne" w:date="2019-05-31T12:40:00Z"/>
      <w:sdt>
        <w:sdtPr>
          <w:tag w:val="dss2-SignRequestType.-xmlSchema"/>
          <w:id w:val="-1217741230"/>
          <w:showingPlcHdr/>
        </w:sdtPr>
        <w:sdtEndPr/>
        <w:sdtContent>
          <w:customXmlInsRangeEnd w:id="3410"/>
          <w:ins w:id="3411" w:author="Andreas Kuehne" w:date="2019-05-31T12:40:00Z">
            <w:r>
              <w:rPr>
                <w:color w:val="19D131"/>
              </w:rPr>
              <w:t>[component SignRequest XML schema details]</w:t>
            </w:r>
          </w:ins>
          <w:customXmlInsRangeStart w:id="3412" w:author="Andreas Kuehne" w:date="2019-05-31T12:40:00Z"/>
        </w:sdtContent>
      </w:sdt>
      <w:customXmlInsRangeEnd w:id="3412"/>
    </w:p>
    <w:p w14:paraId="5A339D03" w14:textId="77777777" w:rsidR="00A71F46" w:rsidRDefault="00A71F46" w:rsidP="00A71F46">
      <w:pPr>
        <w:pStyle w:val="berschrift3"/>
        <w:numPr>
          <w:ilvl w:val="2"/>
          <w:numId w:val="3"/>
        </w:numPr>
        <w:rPr>
          <w:ins w:id="3413" w:author="Andreas Kuehne" w:date="2019-05-31T12:40:00Z"/>
        </w:rPr>
      </w:pPr>
      <w:bookmarkStart w:id="3414" w:name="_Toc10206793"/>
      <w:ins w:id="3415" w:author="Andreas Kuehne" w:date="2019-05-31T12:40:00Z">
        <w:r>
          <w:t>Component SignResponse</w:t>
        </w:r>
        <w:bookmarkEnd w:id="3414"/>
      </w:ins>
    </w:p>
    <w:p w14:paraId="091B5E07" w14:textId="77777777" w:rsidR="00A71F46" w:rsidRDefault="001A1734" w:rsidP="00A71F46">
      <w:pPr>
        <w:rPr>
          <w:ins w:id="3416" w:author="Andreas Kuehne" w:date="2019-05-31T12:40:00Z"/>
        </w:rPr>
      </w:pPr>
      <w:customXmlInsRangeStart w:id="3417" w:author="Andreas Kuehne" w:date="2019-05-31T12:40:00Z"/>
      <w:sdt>
        <w:sdtPr>
          <w:tag w:val="dss2-SignResponseType.-normative"/>
          <w:id w:val="-1218053931"/>
        </w:sdtPr>
        <w:sdtEndPr/>
        <w:sdtContent>
          <w:customXmlInsRangeEnd w:id="3417"/>
          <w:ins w:id="3418" w:author="Andreas Kuehne" w:date="2019-05-31T12:40:00Z">
            <w:r w:rsidR="00A71F46" w:rsidRPr="003A06D0">
              <w:rPr>
                <w:color w:val="19D131"/>
                <w:lang w:val="en-GB"/>
              </w:rPr>
              <w:t xml:space="preserve">The </w:t>
            </w:r>
            <w:r w:rsidR="00A71F46" w:rsidRPr="003A06D0">
              <w:rPr>
                <w:rFonts w:ascii="Courier New" w:eastAsia="Courier New" w:hAnsi="Courier New" w:cs="Courier New"/>
                <w:lang w:val="en-GB"/>
              </w:rPr>
              <w:t>SignResponse</w:t>
            </w:r>
            <w:r w:rsidR="00A71F46" w:rsidRPr="003A06D0">
              <w:rPr>
                <w:color w:val="19D131"/>
                <w:lang w:val="en-GB"/>
              </w:rPr>
              <w:t xml:space="preserve"> component returns the requested signature or timestamp to the requestor.</w:t>
            </w:r>
          </w:ins>
          <w:customXmlInsRangeStart w:id="3419" w:author="Andreas Kuehne" w:date="2019-05-31T12:40:00Z"/>
        </w:sdtContent>
      </w:sdt>
      <w:customXmlInsRangeEnd w:id="3419"/>
    </w:p>
    <w:p w14:paraId="79F2E62A" w14:textId="77777777" w:rsidR="00A71F46" w:rsidRDefault="00A71F46" w:rsidP="00A71F46">
      <w:pPr>
        <w:rPr>
          <w:ins w:id="3420" w:author="Andreas Kuehne" w:date="2019-05-31T12:40:00Z"/>
        </w:rPr>
      </w:pPr>
      <w:ins w:id="3421" w:author="Andreas Kuehne" w:date="2019-05-31T12:40:00Z">
        <w:r>
          <w:t xml:space="preserve">This components extends the component </w:t>
        </w:r>
        <w:r>
          <w:fldChar w:fldCharType="begin"/>
        </w:r>
        <w:r>
          <w:instrText xml:space="preserve"> REF _RefComp131BCFE5 \r \h </w:instrText>
        </w:r>
      </w:ins>
      <w:ins w:id="3422" w:author="Andreas Kuehne" w:date="2019-05-31T12:40:00Z">
        <w:r>
          <w:fldChar w:fldCharType="separate"/>
        </w:r>
        <w:r>
          <w:rPr>
            <w:rStyle w:val="Datatype"/>
            <w:rFonts w:eastAsia="Courier New" w:cs="Courier New"/>
          </w:rPr>
          <w:t>ResponseBase</w:t>
        </w:r>
        <w:r>
          <w:fldChar w:fldCharType="end"/>
        </w:r>
        <w:r>
          <w:t>. The inherited sub-components are not repeated here.</w:t>
        </w:r>
      </w:ins>
    </w:p>
    <w:p w14:paraId="7674DF3A" w14:textId="77777777" w:rsidR="00A71F46" w:rsidRDefault="00A71F46" w:rsidP="00A71F46">
      <w:pPr>
        <w:rPr>
          <w:ins w:id="3423" w:author="Andreas Kuehne" w:date="2019-05-31T12:40:00Z"/>
        </w:rPr>
      </w:pPr>
      <w:ins w:id="3424" w:author="Andreas Kuehne" w:date="2019-05-31T12:40:00Z">
        <w:r>
          <w:t>Below follows a list of the sub-components that constitute this component:</w:t>
        </w:r>
      </w:ins>
    </w:p>
    <w:p w14:paraId="7CA4AB94" w14:textId="77777777" w:rsidR="00A71F46" w:rsidRDefault="00A71F46" w:rsidP="00A71F46">
      <w:pPr>
        <w:pStyle w:val="Member"/>
        <w:rPr>
          <w:ins w:id="3425" w:author="Andreas Kuehne" w:date="2019-05-31T12:40:00Z"/>
        </w:rPr>
      </w:pPr>
      <w:ins w:id="3426" w:author="Andreas Kuehne" w:date="2019-05-31T12:40:00Z">
        <w:r>
          <w:t xml:space="preserve">The OPTIONAL </w:t>
        </w:r>
        <w:r w:rsidRPr="35C1378D">
          <w:rPr>
            <w:rStyle w:val="Datatype"/>
          </w:rPr>
          <w:t>OptionalOutputs</w:t>
        </w:r>
        <w:r>
          <w:t xml:space="preserve"> element, if present, MUST contain a sub-component. A given element MUST satisfy the requirements specified in this document in section </w:t>
        </w:r>
        <w:r>
          <w:fldChar w:fldCharType="begin"/>
        </w:r>
        <w:r>
          <w:instrText xml:space="preserve"> REF _RefCompF7F54724 \r \h </w:instrText>
        </w:r>
      </w:ins>
      <w:ins w:id="3427" w:author="Andreas Kuehne" w:date="2019-05-31T12:40:00Z">
        <w:r>
          <w:fldChar w:fldCharType="separate"/>
        </w:r>
        <w:r>
          <w:rPr>
            <w:rStyle w:val="Datatype"/>
            <w:rFonts w:eastAsia="Courier New" w:cs="Courier New"/>
          </w:rPr>
          <w:t>OptionalOutputsSign</w:t>
        </w:r>
        <w:r>
          <w:fldChar w:fldCharType="end"/>
        </w:r>
        <w:r>
          <w:t xml:space="preserve">. </w:t>
        </w:r>
      </w:ins>
      <w:customXmlInsRangeStart w:id="3428" w:author="Andreas Kuehne" w:date="2019-05-31T12:40:00Z"/>
      <w:sdt>
        <w:sdtPr>
          <w:alias w:val="dss2-SignResponseType.optOutp"/>
          <w:tag w:val="dss2-SignResponseType.OptionalOutputs"/>
          <w:id w:val="1782068531"/>
        </w:sdtPr>
        <w:sdtEndPr/>
        <w:sdtContent>
          <w:customXmlInsRangeEnd w:id="3428"/>
          <w:ins w:id="3429" w:author="Andreas Kuehne" w:date="2019-05-31T12:40:00Z">
            <w:r w:rsidRPr="003A06D0">
              <w:rPr>
                <w:color w:val="19D131"/>
                <w:lang w:val="en-GB"/>
              </w:rPr>
              <w:t xml:space="preserve">The </w:t>
            </w:r>
            <w:r w:rsidRPr="003A06D0">
              <w:rPr>
                <w:rStyle w:val="Datatype"/>
                <w:lang w:val="en-GB"/>
              </w:rPr>
              <w:t>OptionalOutputs</w:t>
            </w:r>
            <w:r w:rsidRPr="003A06D0">
              <w:rPr>
                <w:color w:val="19D131"/>
                <w:lang w:val="en-GB"/>
              </w:rPr>
              <w:t xml:space="preserve"> element contains additional signing related outputs returned by the server.</w:t>
            </w:r>
          </w:ins>
          <w:customXmlInsRangeStart w:id="3430" w:author="Andreas Kuehne" w:date="2019-05-31T12:40:00Z"/>
        </w:sdtContent>
      </w:sdt>
      <w:customXmlInsRangeEnd w:id="3430"/>
    </w:p>
    <w:p w14:paraId="5457422D" w14:textId="0507072D" w:rsidR="00A71F46" w:rsidRDefault="00A71F46" w:rsidP="00A71F46">
      <w:pPr>
        <w:pStyle w:val="Member"/>
        <w:rPr>
          <w:ins w:id="3431" w:author="Andreas Kuehne" w:date="2019-05-31T12:40:00Z"/>
        </w:rPr>
      </w:pPr>
      <w:ins w:id="3432" w:author="Andreas Kuehne" w:date="2019-05-31T12:40:00Z">
        <w:r>
          <w:t xml:space="preserve">The OPTIONAL </w:t>
        </w:r>
        <w:r w:rsidRPr="35C1378D">
          <w:rPr>
            <w:rStyle w:val="Datatype"/>
          </w:rPr>
          <w:t>SignatureObject</w:t>
        </w:r>
        <w:r>
          <w:t xml:space="preserve"> element, if present, MAY occur zero or more times containing a sub-component. If present each instance MUST satisfy the requirements specified in this document in section </w:t>
        </w:r>
        <w:r>
          <w:fldChar w:fldCharType="begin"/>
        </w:r>
        <w:r>
          <w:instrText xml:space="preserve"> REF _RefCompA5E5C69F \r \h </w:instrText>
        </w:r>
      </w:ins>
      <w:ins w:id="3433" w:author="Andreas Kuehne" w:date="2019-05-31T12:40:00Z">
        <w:r>
          <w:fldChar w:fldCharType="separate"/>
        </w:r>
        <w:r>
          <w:rPr>
            <w:rStyle w:val="Datatype"/>
            <w:rFonts w:eastAsia="Courier New" w:cs="Courier New"/>
          </w:rPr>
          <w:t>SignatureObject</w:t>
        </w:r>
        <w:r>
          <w:fldChar w:fldCharType="end"/>
        </w:r>
        <w:r>
          <w:t xml:space="preserve">. </w:t>
        </w:r>
      </w:ins>
      <w:customXmlInsRangeStart w:id="3434" w:author="Andreas Kuehne" w:date="2019-05-31T12:40:00Z"/>
      <w:sdt>
        <w:sdtPr>
          <w:alias w:val="dss2-SignResponseType.sigObj"/>
          <w:tag w:val="dss2-SignResponseType.SignatureObject"/>
          <w:id w:val="861556218"/>
        </w:sdtPr>
        <w:sdtEndPr/>
        <w:sdtContent>
          <w:customXmlInsRangeEnd w:id="3434"/>
          <w:ins w:id="3435" w:author="Andreas Kuehne" w:date="2019-05-31T12:40:00Z">
            <w:r w:rsidRPr="008C58DA">
              <w:rPr>
                <w:color w:val="19D131"/>
              </w:rPr>
              <w:t>«For uses cases defined in this document the cardinality of this element MUST be zero or one. » [DSS-4.3.2-</w:t>
            </w:r>
            <w:r>
              <w:rPr>
                <w:color w:val="19D131"/>
              </w:rPr>
              <w:t>1</w:t>
            </w:r>
            <w:r w:rsidR="00BC38F4">
              <w:rPr>
                <w:color w:val="19D131"/>
              </w:rPr>
              <w:t>].</w:t>
            </w:r>
            <w:r w:rsidRPr="008C58DA">
              <w:rPr>
                <w:color w:val="19D131"/>
              </w:rPr>
              <w:t xml:space="preserve"> Profiles MAY define processing rules how to handle unbounded cardinality. These profiles MUST define the semantics of signature processing for multiple </w:t>
            </w:r>
          </w:ins>
          <w:ins w:id="3436" w:author="Andreas Kuehne" w:date="2019-05-31T12:58:00Z">
            <w:r w:rsidR="00BC38F4" w:rsidRPr="000E14DF">
              <w:rPr>
                <w:rFonts w:ascii="Courier New" w:hAnsi="Courier New" w:cs="Courier New"/>
                <w:color w:val="19D131"/>
              </w:rPr>
              <w:t>SignatureObject</w:t>
            </w:r>
            <w:r w:rsidR="00BC38F4">
              <w:rPr>
                <w:color w:val="19D131"/>
              </w:rPr>
              <w:t xml:space="preserve"> element</w:t>
            </w:r>
            <w:r w:rsidR="00BC38F4" w:rsidRPr="008C58DA">
              <w:rPr>
                <w:color w:val="19D131"/>
              </w:rPr>
              <w:t>s.</w:t>
            </w:r>
          </w:ins>
          <w:customXmlInsRangeStart w:id="3437" w:author="Andreas Kuehne" w:date="2019-05-31T12:40:00Z"/>
        </w:sdtContent>
      </w:sdt>
      <w:customXmlInsRangeEnd w:id="3437"/>
    </w:p>
    <w:p w14:paraId="3292AA77" w14:textId="77777777" w:rsidR="00A71F46" w:rsidRDefault="00A71F46" w:rsidP="00A71F46">
      <w:pPr>
        <w:pStyle w:val="Non-normativeCommentHeading"/>
        <w:rPr>
          <w:ins w:id="3438" w:author="Andreas Kuehne" w:date="2019-05-31T12:40:00Z"/>
        </w:rPr>
      </w:pPr>
      <w:ins w:id="3439" w:author="Andreas Kuehne" w:date="2019-05-31T12:40:00Z">
        <w:r>
          <w:t>Non-normative Comment:</w:t>
        </w:r>
      </w:ins>
    </w:p>
    <w:p w14:paraId="3FA26335" w14:textId="77777777" w:rsidR="00A71F46" w:rsidRDefault="001A1734" w:rsidP="00A71F46">
      <w:pPr>
        <w:pStyle w:val="Non-normativeComment"/>
        <w:rPr>
          <w:ins w:id="3440" w:author="Andreas Kuehne" w:date="2019-05-31T12:40:00Z"/>
        </w:rPr>
      </w:pPr>
      <w:customXmlInsRangeStart w:id="3441" w:author="Andreas Kuehne" w:date="2019-05-31T12:40:00Z"/>
      <w:sdt>
        <w:sdtPr>
          <w:tag w:val="dss2-SignResponseType.-nonNormative"/>
          <w:id w:val="-1126239018"/>
          <w:showingPlcHdr/>
        </w:sdtPr>
        <w:sdtEndPr/>
        <w:sdtContent>
          <w:customXmlInsRangeEnd w:id="3441"/>
          <w:ins w:id="3442" w:author="Andreas Kuehne" w:date="2019-05-31T12:40:00Z">
            <w:r w:rsidR="00A71F46">
              <w:rPr>
                <w:color w:val="19D131"/>
              </w:rPr>
              <w:t>[component SignResponse non normative details]</w:t>
            </w:r>
          </w:ins>
          <w:customXmlInsRangeStart w:id="3443" w:author="Andreas Kuehne" w:date="2019-05-31T12:40:00Z"/>
        </w:sdtContent>
      </w:sdt>
      <w:customXmlInsRangeEnd w:id="3443"/>
    </w:p>
    <w:p w14:paraId="53C4C923" w14:textId="77777777" w:rsidR="00A71F46" w:rsidRDefault="00A71F46" w:rsidP="00A71F46">
      <w:pPr>
        <w:pStyle w:val="berschrift4"/>
        <w:numPr>
          <w:ilvl w:val="3"/>
          <w:numId w:val="3"/>
        </w:numPr>
        <w:rPr>
          <w:ins w:id="3444" w:author="Andreas Kuehne" w:date="2019-05-31T12:40:00Z"/>
        </w:rPr>
      </w:pPr>
      <w:bookmarkStart w:id="3445" w:name="_Toc10206794"/>
      <w:ins w:id="3446" w:author="Andreas Kuehne" w:date="2019-05-31T12:40:00Z">
        <w:r>
          <w:t>SignResponse – JSON Syntax</w:t>
        </w:r>
        <w:bookmarkEnd w:id="3445"/>
      </w:ins>
    </w:p>
    <w:p w14:paraId="3F65183C" w14:textId="77777777" w:rsidR="00A71F46" w:rsidRPr="0248A3D1" w:rsidRDefault="00A71F46" w:rsidP="00A71F46">
      <w:pPr>
        <w:rPr>
          <w:ins w:id="3447" w:author="Andreas Kuehne" w:date="2019-05-31T12:40:00Z"/>
        </w:rPr>
      </w:pPr>
      <w:ins w:id="3448" w:author="Andreas Kuehne" w:date="2019-05-31T12:40:00Z">
        <w:r w:rsidRPr="002062A5">
          <w:rPr>
            <w:rFonts w:eastAsia="Arial" w:cs="Arial"/>
            <w:sz w:val="22"/>
            <w:szCs w:val="22"/>
          </w:rPr>
          <w:t xml:space="preserve">The </w:t>
        </w:r>
        <w:r w:rsidRPr="002062A5">
          <w:rPr>
            <w:rFonts w:ascii="Courier New" w:eastAsia="Courier New" w:hAnsi="Courier New" w:cs="Courier New"/>
          </w:rPr>
          <w:t>SignResponseType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SignResponse</w:t>
        </w:r>
        <w:r>
          <w:t xml:space="preserve"> component.</w:t>
        </w:r>
      </w:ins>
    </w:p>
    <w:p w14:paraId="245F8B71" w14:textId="77777777" w:rsidR="00A71F46" w:rsidRPr="C2430093" w:rsidRDefault="00A71F46" w:rsidP="00A71F46">
      <w:pPr>
        <w:spacing w:line="259" w:lineRule="auto"/>
        <w:rPr>
          <w:ins w:id="3449" w:author="Andreas Kuehne" w:date="2019-05-31T12:40:00Z"/>
          <w:rFonts w:eastAsia="Arial" w:cs="Arial"/>
          <w:sz w:val="22"/>
          <w:szCs w:val="22"/>
        </w:rPr>
      </w:pPr>
      <w:ins w:id="3450"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SignResponse</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300"/>
        <w:gridCol w:w="3083"/>
        <w:gridCol w:w="2967"/>
      </w:tblGrid>
      <w:tr w:rsidR="00A71F46" w14:paraId="5FD4169C" w14:textId="77777777" w:rsidTr="00A71F46">
        <w:trPr>
          <w:cnfStyle w:val="100000000000" w:firstRow="1" w:lastRow="0" w:firstColumn="0" w:lastColumn="0" w:oddVBand="0" w:evenVBand="0" w:oddHBand="0" w:evenHBand="0" w:firstRowFirstColumn="0" w:firstRowLastColumn="0" w:lastRowFirstColumn="0" w:lastRowLastColumn="0"/>
          <w:ins w:id="345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0753922" w14:textId="77777777" w:rsidR="00A71F46" w:rsidRDefault="00A71F46" w:rsidP="00A71F46">
            <w:pPr>
              <w:pStyle w:val="Beschriftung"/>
              <w:rPr>
                <w:ins w:id="3452" w:author="Andreas Kuehne" w:date="2019-05-31T12:40:00Z"/>
              </w:rPr>
            </w:pPr>
            <w:ins w:id="3453" w:author="Andreas Kuehne" w:date="2019-05-31T12:40:00Z">
              <w:r>
                <w:t>Element</w:t>
              </w:r>
            </w:ins>
          </w:p>
        </w:tc>
        <w:tc>
          <w:tcPr>
            <w:tcW w:w="4675" w:type="dxa"/>
          </w:tcPr>
          <w:p w14:paraId="2C1D80FB"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3454" w:author="Andreas Kuehne" w:date="2019-05-31T12:40:00Z"/>
              </w:rPr>
            </w:pPr>
            <w:ins w:id="3455" w:author="Andreas Kuehne" w:date="2019-05-31T12:40:00Z">
              <w:r>
                <w:t>Implementing JSON member name</w:t>
              </w:r>
            </w:ins>
          </w:p>
        </w:tc>
        <w:tc>
          <w:tcPr>
            <w:tcW w:w="4675" w:type="dxa"/>
          </w:tcPr>
          <w:p w14:paraId="02E9D66F"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3456" w:author="Andreas Kuehne" w:date="2019-05-31T12:40:00Z"/>
              </w:rPr>
            </w:pPr>
            <w:ins w:id="3457" w:author="Andreas Kuehne" w:date="2019-05-31T12:40:00Z">
              <w:r>
                <w:t>Comments</w:t>
              </w:r>
            </w:ins>
          </w:p>
        </w:tc>
      </w:tr>
      <w:tr w:rsidR="00A71F46" w14:paraId="486D47E3" w14:textId="77777777" w:rsidTr="00A71F46">
        <w:trPr>
          <w:ins w:id="3458"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6743C4C" w14:textId="77777777" w:rsidR="00A71F46" w:rsidRPr="002062A5" w:rsidRDefault="00A71F46" w:rsidP="00A71F46">
            <w:pPr>
              <w:pStyle w:val="Beschriftung"/>
              <w:rPr>
                <w:ins w:id="3459" w:author="Andreas Kuehne" w:date="2019-05-31T12:40:00Z"/>
                <w:rStyle w:val="Datatype"/>
                <w:b w:val="0"/>
                <w:bCs w:val="0"/>
              </w:rPr>
            </w:pPr>
            <w:ins w:id="3460" w:author="Andreas Kuehne" w:date="2019-05-31T12:40:00Z">
              <w:r w:rsidRPr="002062A5">
                <w:rPr>
                  <w:rStyle w:val="Datatype"/>
                </w:rPr>
                <w:t>OptionalOutputs</w:t>
              </w:r>
            </w:ins>
          </w:p>
        </w:tc>
        <w:tc>
          <w:tcPr>
            <w:tcW w:w="4675" w:type="dxa"/>
          </w:tcPr>
          <w:p w14:paraId="143A0BB3"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3461" w:author="Andreas Kuehne" w:date="2019-05-31T12:40:00Z"/>
                <w:rStyle w:val="Datatype"/>
              </w:rPr>
            </w:pPr>
            <w:ins w:id="3462" w:author="Andreas Kuehne" w:date="2019-05-31T12:40:00Z">
              <w:r w:rsidRPr="002062A5">
                <w:rPr>
                  <w:rStyle w:val="Datatype"/>
                </w:rPr>
                <w:t>optOutp</w:t>
              </w:r>
            </w:ins>
          </w:p>
        </w:tc>
        <w:tc>
          <w:tcPr>
            <w:tcW w:w="4675" w:type="dxa"/>
          </w:tcPr>
          <w:p w14:paraId="11DF8E93"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3463" w:author="Andreas Kuehne" w:date="2019-05-31T12:40:00Z"/>
              </w:rPr>
            </w:pPr>
            <w:customXmlInsRangeStart w:id="3464" w:author="Andreas Kuehne" w:date="2019-05-31T12:40:00Z"/>
            <w:sdt>
              <w:sdtPr>
                <w:alias w:val="dss2-SignResponseType.optOutp"/>
                <w:tag w:val="dss2-SignResponseType.-jsonComment.OptionalOutputs"/>
                <w:id w:val="566535616"/>
                <w:showingPlcHdr/>
              </w:sdtPr>
              <w:sdtEndPr/>
              <w:sdtContent>
                <w:customXmlInsRangeEnd w:id="3464"/>
                <w:ins w:id="3465" w:author="Andreas Kuehne" w:date="2019-05-31T12:40:00Z">
                  <w:r w:rsidR="00A71F46">
                    <w:rPr>
                      <w:color w:val="19D131"/>
                    </w:rPr>
                    <w:t>[]</w:t>
                  </w:r>
                </w:ins>
                <w:customXmlInsRangeStart w:id="3466" w:author="Andreas Kuehne" w:date="2019-05-31T12:40:00Z"/>
              </w:sdtContent>
            </w:sdt>
            <w:customXmlInsRangeEnd w:id="3466"/>
          </w:p>
        </w:tc>
      </w:tr>
      <w:tr w:rsidR="00A71F46" w14:paraId="4658E91C" w14:textId="77777777" w:rsidTr="00A71F46">
        <w:trPr>
          <w:ins w:id="3467"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36BA8EE" w14:textId="77777777" w:rsidR="00A71F46" w:rsidRPr="002062A5" w:rsidRDefault="00A71F46" w:rsidP="00A71F46">
            <w:pPr>
              <w:pStyle w:val="Beschriftung"/>
              <w:rPr>
                <w:ins w:id="3468" w:author="Andreas Kuehne" w:date="2019-05-31T12:40:00Z"/>
                <w:rStyle w:val="Datatype"/>
                <w:b w:val="0"/>
                <w:bCs w:val="0"/>
              </w:rPr>
            </w:pPr>
            <w:ins w:id="3469" w:author="Andreas Kuehne" w:date="2019-05-31T12:40:00Z">
              <w:r w:rsidRPr="002062A5">
                <w:rPr>
                  <w:rStyle w:val="Datatype"/>
                </w:rPr>
                <w:t>SignatureObject</w:t>
              </w:r>
            </w:ins>
          </w:p>
        </w:tc>
        <w:tc>
          <w:tcPr>
            <w:tcW w:w="4675" w:type="dxa"/>
          </w:tcPr>
          <w:p w14:paraId="743C87A7"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3470" w:author="Andreas Kuehne" w:date="2019-05-31T12:40:00Z"/>
                <w:rStyle w:val="Datatype"/>
              </w:rPr>
            </w:pPr>
            <w:ins w:id="3471" w:author="Andreas Kuehne" w:date="2019-05-31T12:40:00Z">
              <w:r w:rsidRPr="002062A5">
                <w:rPr>
                  <w:rStyle w:val="Datatype"/>
                </w:rPr>
                <w:t>sigObj</w:t>
              </w:r>
            </w:ins>
          </w:p>
        </w:tc>
        <w:tc>
          <w:tcPr>
            <w:tcW w:w="4675" w:type="dxa"/>
          </w:tcPr>
          <w:p w14:paraId="512CFFA9"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3472" w:author="Andreas Kuehne" w:date="2019-05-31T12:40:00Z"/>
              </w:rPr>
            </w:pPr>
            <w:customXmlInsRangeStart w:id="3473" w:author="Andreas Kuehne" w:date="2019-05-31T12:40:00Z"/>
            <w:sdt>
              <w:sdtPr>
                <w:alias w:val="dss2-SignResponseType.sigObj"/>
                <w:tag w:val="dss2-SignResponseType.-jsonComment.SignatureObject"/>
                <w:id w:val="298273501"/>
                <w:showingPlcHdr/>
              </w:sdtPr>
              <w:sdtEndPr/>
              <w:sdtContent>
                <w:customXmlInsRangeEnd w:id="3473"/>
                <w:ins w:id="3474" w:author="Andreas Kuehne" w:date="2019-05-31T12:40:00Z">
                  <w:r w:rsidR="00A71F46">
                    <w:rPr>
                      <w:color w:val="19D131"/>
                    </w:rPr>
                    <w:t>[]</w:t>
                  </w:r>
                </w:ins>
                <w:customXmlInsRangeStart w:id="3475" w:author="Andreas Kuehne" w:date="2019-05-31T12:40:00Z"/>
              </w:sdtContent>
            </w:sdt>
            <w:customXmlInsRangeEnd w:id="3475"/>
          </w:p>
        </w:tc>
      </w:tr>
    </w:tbl>
    <w:p w14:paraId="5BF3B488" w14:textId="77777777" w:rsidR="00A71F46" w:rsidRPr="0202B381" w:rsidRDefault="00A71F46" w:rsidP="00A71F46">
      <w:pPr>
        <w:rPr>
          <w:ins w:id="3476" w:author="Andreas Kuehne" w:date="2019-05-31T12:40:00Z"/>
        </w:rPr>
      </w:pPr>
      <w:ins w:id="3477" w:author="Andreas Kuehne" w:date="2019-05-31T12:40:00Z">
        <w:r w:rsidRPr="002062A5">
          <w:rPr>
            <w:rFonts w:eastAsia="Arial" w:cs="Arial"/>
            <w:sz w:val="22"/>
            <w:szCs w:val="22"/>
          </w:rPr>
          <w:t xml:space="preserve">The </w:t>
        </w:r>
        <w:r w:rsidRPr="002062A5">
          <w:rPr>
            <w:rFonts w:ascii="Courier New" w:eastAsia="Courier New" w:hAnsi="Courier New" w:cs="Courier New"/>
          </w:rPr>
          <w:t>SignResponseType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2F61ABAF" w14:textId="77777777" w:rsidR="00A71F46" w:rsidRDefault="00A71F46" w:rsidP="00A71F46">
      <w:pPr>
        <w:pStyle w:val="Code"/>
        <w:spacing w:line="259" w:lineRule="auto"/>
        <w:rPr>
          <w:ins w:id="3478" w:author="Andreas Kuehne" w:date="2019-05-31T12:40:00Z"/>
        </w:rPr>
      </w:pPr>
      <w:ins w:id="3479" w:author="Andreas Kuehne" w:date="2019-05-31T12:40:00Z">
        <w:r>
          <w:rPr>
            <w:color w:val="31849B" w:themeColor="accent5" w:themeShade="BF"/>
          </w:rPr>
          <w:t>"dss2-SignResponseType"</w:t>
        </w:r>
        <w:r>
          <w:t>: {</w:t>
        </w:r>
      </w:ins>
    </w:p>
    <w:p w14:paraId="51043017" w14:textId="77777777" w:rsidR="00A71F46" w:rsidRDefault="00A71F46" w:rsidP="00A71F46">
      <w:pPr>
        <w:pStyle w:val="Code"/>
        <w:spacing w:line="259" w:lineRule="auto"/>
        <w:rPr>
          <w:ins w:id="3480" w:author="Andreas Kuehne" w:date="2019-05-31T12:40:00Z"/>
        </w:rPr>
      </w:pPr>
      <w:ins w:id="3481" w:author="Andreas Kuehne" w:date="2019-05-31T12:40:00Z">
        <w:r>
          <w:rPr>
            <w:color w:val="31849B" w:themeColor="accent5" w:themeShade="BF"/>
          </w:rPr>
          <w:t xml:space="preserve">  "type"</w:t>
        </w:r>
        <w:r>
          <w:t xml:space="preserve">: </w:t>
        </w:r>
        <w:r>
          <w:rPr>
            <w:color w:val="244061" w:themeColor="accent1" w:themeShade="80"/>
          </w:rPr>
          <w:t>"object",</w:t>
        </w:r>
      </w:ins>
    </w:p>
    <w:p w14:paraId="28B5C231" w14:textId="77777777" w:rsidR="00A71F46" w:rsidRDefault="00A71F46" w:rsidP="00A71F46">
      <w:pPr>
        <w:pStyle w:val="Code"/>
        <w:spacing w:line="259" w:lineRule="auto"/>
        <w:rPr>
          <w:ins w:id="3482" w:author="Andreas Kuehne" w:date="2019-05-31T12:40:00Z"/>
        </w:rPr>
      </w:pPr>
      <w:ins w:id="3483" w:author="Andreas Kuehne" w:date="2019-05-31T12:40:00Z">
        <w:r>
          <w:rPr>
            <w:color w:val="31849B" w:themeColor="accent5" w:themeShade="BF"/>
          </w:rPr>
          <w:t xml:space="preserve">  "properties"</w:t>
        </w:r>
        <w:r>
          <w:t>: {</w:t>
        </w:r>
      </w:ins>
    </w:p>
    <w:p w14:paraId="5FE7917D" w14:textId="77777777" w:rsidR="00A71F46" w:rsidRDefault="00A71F46" w:rsidP="00A71F46">
      <w:pPr>
        <w:pStyle w:val="Code"/>
        <w:spacing w:line="259" w:lineRule="auto"/>
        <w:rPr>
          <w:ins w:id="3484" w:author="Andreas Kuehne" w:date="2019-05-31T12:40:00Z"/>
        </w:rPr>
      </w:pPr>
      <w:ins w:id="3485" w:author="Andreas Kuehne" w:date="2019-05-31T12:40:00Z">
        <w:r>
          <w:rPr>
            <w:color w:val="31849B" w:themeColor="accent5" w:themeShade="BF"/>
          </w:rPr>
          <w:t xml:space="preserve">    "result"</w:t>
        </w:r>
        <w:r>
          <w:t>: {</w:t>
        </w:r>
      </w:ins>
    </w:p>
    <w:p w14:paraId="51C55162" w14:textId="77777777" w:rsidR="00A71F46" w:rsidRDefault="00A71F46" w:rsidP="00A71F46">
      <w:pPr>
        <w:pStyle w:val="Code"/>
        <w:spacing w:line="259" w:lineRule="auto"/>
        <w:rPr>
          <w:ins w:id="3486" w:author="Andreas Kuehne" w:date="2019-05-31T12:40:00Z"/>
        </w:rPr>
      </w:pPr>
      <w:ins w:id="3487" w:author="Andreas Kuehne" w:date="2019-05-31T12:40:00Z">
        <w:r>
          <w:rPr>
            <w:color w:val="31849B" w:themeColor="accent5" w:themeShade="BF"/>
          </w:rPr>
          <w:t xml:space="preserve">      "$ref"</w:t>
        </w:r>
        <w:r>
          <w:t xml:space="preserve">: </w:t>
        </w:r>
        <w:r>
          <w:rPr>
            <w:color w:val="244061" w:themeColor="accent1" w:themeShade="80"/>
          </w:rPr>
          <w:t>"#/definitions/dsb-ResultType"</w:t>
        </w:r>
      </w:ins>
    </w:p>
    <w:p w14:paraId="19D008CD" w14:textId="77777777" w:rsidR="00A71F46" w:rsidRDefault="00A71F46" w:rsidP="00A71F46">
      <w:pPr>
        <w:pStyle w:val="Code"/>
        <w:spacing w:line="259" w:lineRule="auto"/>
        <w:rPr>
          <w:ins w:id="3488" w:author="Andreas Kuehne" w:date="2019-05-31T12:40:00Z"/>
        </w:rPr>
      </w:pPr>
      <w:ins w:id="3489" w:author="Andreas Kuehne" w:date="2019-05-31T12:40:00Z">
        <w:r>
          <w:t xml:space="preserve">    },</w:t>
        </w:r>
      </w:ins>
    </w:p>
    <w:p w14:paraId="5CEE5F09" w14:textId="77777777" w:rsidR="00A71F46" w:rsidRDefault="00A71F46" w:rsidP="00A71F46">
      <w:pPr>
        <w:pStyle w:val="Code"/>
        <w:spacing w:line="259" w:lineRule="auto"/>
        <w:rPr>
          <w:ins w:id="3490" w:author="Andreas Kuehne" w:date="2019-05-31T12:40:00Z"/>
        </w:rPr>
      </w:pPr>
      <w:ins w:id="3491" w:author="Andreas Kuehne" w:date="2019-05-31T12:40:00Z">
        <w:r>
          <w:rPr>
            <w:color w:val="31849B" w:themeColor="accent5" w:themeShade="BF"/>
          </w:rPr>
          <w:t xml:space="preserve">    "profile"</w:t>
        </w:r>
        <w:r>
          <w:t>: {</w:t>
        </w:r>
      </w:ins>
    </w:p>
    <w:p w14:paraId="3FC0CFCF" w14:textId="77777777" w:rsidR="00A71F46" w:rsidRDefault="00A71F46" w:rsidP="00A71F46">
      <w:pPr>
        <w:pStyle w:val="Code"/>
        <w:spacing w:line="259" w:lineRule="auto"/>
        <w:rPr>
          <w:ins w:id="3492" w:author="Andreas Kuehne" w:date="2019-05-31T12:40:00Z"/>
        </w:rPr>
      </w:pPr>
      <w:ins w:id="3493" w:author="Andreas Kuehne" w:date="2019-05-31T12:40:00Z">
        <w:r>
          <w:rPr>
            <w:color w:val="31849B" w:themeColor="accent5" w:themeShade="BF"/>
          </w:rPr>
          <w:t xml:space="preserve">      "type"</w:t>
        </w:r>
        <w:r>
          <w:t xml:space="preserve">: </w:t>
        </w:r>
        <w:r>
          <w:rPr>
            <w:color w:val="244061" w:themeColor="accent1" w:themeShade="80"/>
          </w:rPr>
          <w:t>"array",</w:t>
        </w:r>
      </w:ins>
    </w:p>
    <w:p w14:paraId="62F1157C" w14:textId="77777777" w:rsidR="00A71F46" w:rsidRDefault="00A71F46" w:rsidP="00A71F46">
      <w:pPr>
        <w:pStyle w:val="Code"/>
        <w:spacing w:line="259" w:lineRule="auto"/>
        <w:rPr>
          <w:ins w:id="3494" w:author="Andreas Kuehne" w:date="2019-05-31T12:40:00Z"/>
        </w:rPr>
      </w:pPr>
      <w:ins w:id="3495" w:author="Andreas Kuehne" w:date="2019-05-31T12:40:00Z">
        <w:r>
          <w:rPr>
            <w:color w:val="31849B" w:themeColor="accent5" w:themeShade="BF"/>
          </w:rPr>
          <w:t xml:space="preserve">      "items"</w:t>
        </w:r>
        <w:r>
          <w:t>: {</w:t>
        </w:r>
      </w:ins>
    </w:p>
    <w:p w14:paraId="55D2155B" w14:textId="77777777" w:rsidR="00A71F46" w:rsidRDefault="00A71F46" w:rsidP="00A71F46">
      <w:pPr>
        <w:pStyle w:val="Code"/>
        <w:spacing w:line="259" w:lineRule="auto"/>
        <w:rPr>
          <w:ins w:id="3496" w:author="Andreas Kuehne" w:date="2019-05-31T12:40:00Z"/>
        </w:rPr>
      </w:pPr>
      <w:ins w:id="3497" w:author="Andreas Kuehne" w:date="2019-05-31T12:40:00Z">
        <w:r>
          <w:rPr>
            <w:color w:val="31849B" w:themeColor="accent5" w:themeShade="BF"/>
          </w:rPr>
          <w:t xml:space="preserve">        "type"</w:t>
        </w:r>
        <w:r>
          <w:t xml:space="preserve">: </w:t>
        </w:r>
        <w:r>
          <w:rPr>
            <w:color w:val="244061" w:themeColor="accent1" w:themeShade="80"/>
          </w:rPr>
          <w:t>"string"</w:t>
        </w:r>
      </w:ins>
    </w:p>
    <w:p w14:paraId="778A1FB1" w14:textId="77777777" w:rsidR="00A71F46" w:rsidRDefault="00A71F46" w:rsidP="00A71F46">
      <w:pPr>
        <w:pStyle w:val="Code"/>
        <w:spacing w:line="259" w:lineRule="auto"/>
        <w:rPr>
          <w:ins w:id="3498" w:author="Andreas Kuehne" w:date="2019-05-31T12:40:00Z"/>
        </w:rPr>
      </w:pPr>
      <w:ins w:id="3499" w:author="Andreas Kuehne" w:date="2019-05-31T12:40:00Z">
        <w:r>
          <w:t xml:space="preserve">      }</w:t>
        </w:r>
      </w:ins>
    </w:p>
    <w:p w14:paraId="08EECF20" w14:textId="77777777" w:rsidR="00A71F46" w:rsidRDefault="00A71F46" w:rsidP="00A71F46">
      <w:pPr>
        <w:pStyle w:val="Code"/>
        <w:spacing w:line="259" w:lineRule="auto"/>
        <w:rPr>
          <w:ins w:id="3500" w:author="Andreas Kuehne" w:date="2019-05-31T12:40:00Z"/>
        </w:rPr>
      </w:pPr>
      <w:ins w:id="3501" w:author="Andreas Kuehne" w:date="2019-05-31T12:40:00Z">
        <w:r>
          <w:t xml:space="preserve">    },</w:t>
        </w:r>
      </w:ins>
    </w:p>
    <w:p w14:paraId="4C8CC1FC" w14:textId="77777777" w:rsidR="00A71F46" w:rsidRDefault="00A71F46" w:rsidP="00A71F46">
      <w:pPr>
        <w:pStyle w:val="Code"/>
        <w:spacing w:line="259" w:lineRule="auto"/>
        <w:rPr>
          <w:ins w:id="3502" w:author="Andreas Kuehne" w:date="2019-05-31T12:40:00Z"/>
        </w:rPr>
      </w:pPr>
      <w:ins w:id="3503" w:author="Andreas Kuehne" w:date="2019-05-31T12:40:00Z">
        <w:r>
          <w:rPr>
            <w:color w:val="31849B" w:themeColor="accent5" w:themeShade="BF"/>
          </w:rPr>
          <w:t xml:space="preserve">    "reqID"</w:t>
        </w:r>
        <w:r>
          <w:t>: {</w:t>
        </w:r>
      </w:ins>
    </w:p>
    <w:p w14:paraId="4EFAC5B3" w14:textId="77777777" w:rsidR="00A71F46" w:rsidRDefault="00A71F46" w:rsidP="00A71F46">
      <w:pPr>
        <w:pStyle w:val="Code"/>
        <w:spacing w:line="259" w:lineRule="auto"/>
        <w:rPr>
          <w:ins w:id="3504" w:author="Andreas Kuehne" w:date="2019-05-31T12:40:00Z"/>
        </w:rPr>
      </w:pPr>
      <w:ins w:id="3505" w:author="Andreas Kuehne" w:date="2019-05-31T12:40:00Z">
        <w:r>
          <w:rPr>
            <w:color w:val="31849B" w:themeColor="accent5" w:themeShade="BF"/>
          </w:rPr>
          <w:t xml:space="preserve">      "type"</w:t>
        </w:r>
        <w:r>
          <w:t xml:space="preserve">: </w:t>
        </w:r>
        <w:r>
          <w:rPr>
            <w:color w:val="244061" w:themeColor="accent1" w:themeShade="80"/>
          </w:rPr>
          <w:t>"string"</w:t>
        </w:r>
      </w:ins>
    </w:p>
    <w:p w14:paraId="057F461D" w14:textId="77777777" w:rsidR="00A71F46" w:rsidRDefault="00A71F46" w:rsidP="00A71F46">
      <w:pPr>
        <w:pStyle w:val="Code"/>
        <w:spacing w:line="259" w:lineRule="auto"/>
        <w:rPr>
          <w:ins w:id="3506" w:author="Andreas Kuehne" w:date="2019-05-31T12:40:00Z"/>
        </w:rPr>
      </w:pPr>
      <w:ins w:id="3507" w:author="Andreas Kuehne" w:date="2019-05-31T12:40:00Z">
        <w:r>
          <w:t xml:space="preserve">    },</w:t>
        </w:r>
      </w:ins>
    </w:p>
    <w:p w14:paraId="7EB17117" w14:textId="77777777" w:rsidR="00A71F46" w:rsidRDefault="00A71F46" w:rsidP="00A71F46">
      <w:pPr>
        <w:pStyle w:val="Code"/>
        <w:spacing w:line="259" w:lineRule="auto"/>
        <w:rPr>
          <w:ins w:id="3508" w:author="Andreas Kuehne" w:date="2019-05-31T12:40:00Z"/>
        </w:rPr>
      </w:pPr>
      <w:ins w:id="3509" w:author="Andreas Kuehne" w:date="2019-05-31T12:40:00Z">
        <w:r>
          <w:rPr>
            <w:color w:val="31849B" w:themeColor="accent5" w:themeShade="BF"/>
          </w:rPr>
          <w:t xml:space="preserve">    "respID"</w:t>
        </w:r>
        <w:r>
          <w:t>: {</w:t>
        </w:r>
      </w:ins>
    </w:p>
    <w:p w14:paraId="784C8626" w14:textId="77777777" w:rsidR="00A71F46" w:rsidRDefault="00A71F46" w:rsidP="00A71F46">
      <w:pPr>
        <w:pStyle w:val="Code"/>
        <w:spacing w:line="259" w:lineRule="auto"/>
        <w:rPr>
          <w:ins w:id="3510" w:author="Andreas Kuehne" w:date="2019-05-31T12:40:00Z"/>
        </w:rPr>
      </w:pPr>
      <w:ins w:id="3511" w:author="Andreas Kuehne" w:date="2019-05-31T12:40:00Z">
        <w:r>
          <w:rPr>
            <w:color w:val="31849B" w:themeColor="accent5" w:themeShade="BF"/>
          </w:rPr>
          <w:t xml:space="preserve">      "type"</w:t>
        </w:r>
        <w:r>
          <w:t xml:space="preserve">: </w:t>
        </w:r>
        <w:r>
          <w:rPr>
            <w:color w:val="244061" w:themeColor="accent1" w:themeShade="80"/>
          </w:rPr>
          <w:t>"string"</w:t>
        </w:r>
      </w:ins>
    </w:p>
    <w:p w14:paraId="2AC35751" w14:textId="77777777" w:rsidR="00A71F46" w:rsidRDefault="00A71F46" w:rsidP="00A71F46">
      <w:pPr>
        <w:pStyle w:val="Code"/>
        <w:spacing w:line="259" w:lineRule="auto"/>
        <w:rPr>
          <w:ins w:id="3512" w:author="Andreas Kuehne" w:date="2019-05-31T12:40:00Z"/>
        </w:rPr>
      </w:pPr>
      <w:ins w:id="3513" w:author="Andreas Kuehne" w:date="2019-05-31T12:40:00Z">
        <w:r>
          <w:t xml:space="preserve">    },</w:t>
        </w:r>
      </w:ins>
    </w:p>
    <w:p w14:paraId="22F98D7A" w14:textId="77777777" w:rsidR="00A71F46" w:rsidRDefault="00A71F46" w:rsidP="00A71F46">
      <w:pPr>
        <w:pStyle w:val="Code"/>
        <w:spacing w:line="259" w:lineRule="auto"/>
        <w:rPr>
          <w:ins w:id="3514" w:author="Andreas Kuehne" w:date="2019-05-31T12:40:00Z"/>
        </w:rPr>
      </w:pPr>
      <w:ins w:id="3515" w:author="Andreas Kuehne" w:date="2019-05-31T12:40:00Z">
        <w:r>
          <w:rPr>
            <w:color w:val="31849B" w:themeColor="accent5" w:themeShade="BF"/>
          </w:rPr>
          <w:t xml:space="preserve">    "optOutp"</w:t>
        </w:r>
        <w:r>
          <w:t>: {</w:t>
        </w:r>
      </w:ins>
    </w:p>
    <w:p w14:paraId="5AB54CFF" w14:textId="77777777" w:rsidR="00A71F46" w:rsidRDefault="00A71F46" w:rsidP="00A71F46">
      <w:pPr>
        <w:pStyle w:val="Code"/>
        <w:spacing w:line="259" w:lineRule="auto"/>
        <w:rPr>
          <w:ins w:id="3516" w:author="Andreas Kuehne" w:date="2019-05-31T12:40:00Z"/>
        </w:rPr>
      </w:pPr>
      <w:ins w:id="3517" w:author="Andreas Kuehne" w:date="2019-05-31T12:40:00Z">
        <w:r>
          <w:rPr>
            <w:color w:val="31849B" w:themeColor="accent5" w:themeShade="BF"/>
          </w:rPr>
          <w:t xml:space="preserve">      "$ref"</w:t>
        </w:r>
        <w:r>
          <w:t xml:space="preserve">: </w:t>
        </w:r>
        <w:r>
          <w:rPr>
            <w:color w:val="244061" w:themeColor="accent1" w:themeShade="80"/>
          </w:rPr>
          <w:t>"#/definitions/dss2-OptionalOutputsSignType"</w:t>
        </w:r>
      </w:ins>
    </w:p>
    <w:p w14:paraId="7857BE01" w14:textId="77777777" w:rsidR="00A71F46" w:rsidRDefault="00A71F46" w:rsidP="00A71F46">
      <w:pPr>
        <w:pStyle w:val="Code"/>
        <w:spacing w:line="259" w:lineRule="auto"/>
        <w:rPr>
          <w:ins w:id="3518" w:author="Andreas Kuehne" w:date="2019-05-31T12:40:00Z"/>
        </w:rPr>
      </w:pPr>
      <w:ins w:id="3519" w:author="Andreas Kuehne" w:date="2019-05-31T12:40:00Z">
        <w:r>
          <w:t xml:space="preserve">    },</w:t>
        </w:r>
      </w:ins>
    </w:p>
    <w:p w14:paraId="592137BB" w14:textId="77777777" w:rsidR="00A71F46" w:rsidRDefault="00A71F46" w:rsidP="00A71F46">
      <w:pPr>
        <w:pStyle w:val="Code"/>
        <w:spacing w:line="259" w:lineRule="auto"/>
        <w:rPr>
          <w:ins w:id="3520" w:author="Andreas Kuehne" w:date="2019-05-31T12:40:00Z"/>
        </w:rPr>
      </w:pPr>
      <w:ins w:id="3521" w:author="Andreas Kuehne" w:date="2019-05-31T12:40:00Z">
        <w:r>
          <w:rPr>
            <w:color w:val="31849B" w:themeColor="accent5" w:themeShade="BF"/>
          </w:rPr>
          <w:t xml:space="preserve">    "sigObj"</w:t>
        </w:r>
        <w:r>
          <w:t>: {</w:t>
        </w:r>
      </w:ins>
    </w:p>
    <w:p w14:paraId="6A63D513" w14:textId="77777777" w:rsidR="00A71F46" w:rsidRDefault="00A71F46" w:rsidP="00A71F46">
      <w:pPr>
        <w:pStyle w:val="Code"/>
        <w:spacing w:line="259" w:lineRule="auto"/>
        <w:rPr>
          <w:ins w:id="3522" w:author="Andreas Kuehne" w:date="2019-05-31T12:40:00Z"/>
        </w:rPr>
      </w:pPr>
      <w:ins w:id="3523" w:author="Andreas Kuehne" w:date="2019-05-31T12:40:00Z">
        <w:r>
          <w:rPr>
            <w:color w:val="31849B" w:themeColor="accent5" w:themeShade="BF"/>
          </w:rPr>
          <w:t xml:space="preserve">      "type"</w:t>
        </w:r>
        <w:r>
          <w:t xml:space="preserve">: </w:t>
        </w:r>
        <w:r>
          <w:rPr>
            <w:color w:val="244061" w:themeColor="accent1" w:themeShade="80"/>
          </w:rPr>
          <w:t>"array",</w:t>
        </w:r>
      </w:ins>
    </w:p>
    <w:p w14:paraId="12F2396F" w14:textId="77777777" w:rsidR="00A71F46" w:rsidRDefault="00A71F46" w:rsidP="00A71F46">
      <w:pPr>
        <w:pStyle w:val="Code"/>
        <w:spacing w:line="259" w:lineRule="auto"/>
        <w:rPr>
          <w:ins w:id="3524" w:author="Andreas Kuehne" w:date="2019-05-31T12:40:00Z"/>
        </w:rPr>
      </w:pPr>
      <w:ins w:id="3525" w:author="Andreas Kuehne" w:date="2019-05-31T12:40:00Z">
        <w:r>
          <w:rPr>
            <w:color w:val="31849B" w:themeColor="accent5" w:themeShade="BF"/>
          </w:rPr>
          <w:t xml:space="preserve">      "items"</w:t>
        </w:r>
        <w:r>
          <w:t>: {</w:t>
        </w:r>
      </w:ins>
    </w:p>
    <w:p w14:paraId="719210A4" w14:textId="77777777" w:rsidR="00A71F46" w:rsidRDefault="00A71F46" w:rsidP="00A71F46">
      <w:pPr>
        <w:pStyle w:val="Code"/>
        <w:spacing w:line="259" w:lineRule="auto"/>
        <w:rPr>
          <w:ins w:id="3526" w:author="Andreas Kuehne" w:date="2019-05-31T12:40:00Z"/>
        </w:rPr>
      </w:pPr>
      <w:ins w:id="3527" w:author="Andreas Kuehne" w:date="2019-05-31T12:40:00Z">
        <w:r>
          <w:rPr>
            <w:color w:val="31849B" w:themeColor="accent5" w:themeShade="BF"/>
          </w:rPr>
          <w:t xml:space="preserve">        "$ref"</w:t>
        </w:r>
        <w:r>
          <w:t xml:space="preserve">: </w:t>
        </w:r>
        <w:r>
          <w:rPr>
            <w:color w:val="244061" w:themeColor="accent1" w:themeShade="80"/>
          </w:rPr>
          <w:t>"#/definitions/dss2-SignatureObjectType"</w:t>
        </w:r>
      </w:ins>
    </w:p>
    <w:p w14:paraId="0B956210" w14:textId="77777777" w:rsidR="00A71F46" w:rsidRDefault="00A71F46" w:rsidP="00A71F46">
      <w:pPr>
        <w:pStyle w:val="Code"/>
        <w:spacing w:line="259" w:lineRule="auto"/>
        <w:rPr>
          <w:ins w:id="3528" w:author="Andreas Kuehne" w:date="2019-05-31T12:40:00Z"/>
        </w:rPr>
      </w:pPr>
      <w:ins w:id="3529" w:author="Andreas Kuehne" w:date="2019-05-31T12:40:00Z">
        <w:r>
          <w:t xml:space="preserve">      }</w:t>
        </w:r>
      </w:ins>
    </w:p>
    <w:p w14:paraId="7CDFA44D" w14:textId="77777777" w:rsidR="00A71F46" w:rsidRDefault="00A71F46" w:rsidP="00A71F46">
      <w:pPr>
        <w:pStyle w:val="Code"/>
        <w:spacing w:line="259" w:lineRule="auto"/>
        <w:rPr>
          <w:ins w:id="3530" w:author="Andreas Kuehne" w:date="2019-05-31T12:40:00Z"/>
        </w:rPr>
      </w:pPr>
      <w:ins w:id="3531" w:author="Andreas Kuehne" w:date="2019-05-31T12:40:00Z">
        <w:r>
          <w:t xml:space="preserve">    }</w:t>
        </w:r>
      </w:ins>
    </w:p>
    <w:p w14:paraId="2AAF096C" w14:textId="77777777" w:rsidR="00A71F46" w:rsidRDefault="00A71F46" w:rsidP="00A71F46">
      <w:pPr>
        <w:pStyle w:val="Code"/>
        <w:spacing w:line="259" w:lineRule="auto"/>
        <w:rPr>
          <w:ins w:id="3532" w:author="Andreas Kuehne" w:date="2019-05-31T12:40:00Z"/>
        </w:rPr>
      </w:pPr>
      <w:ins w:id="3533" w:author="Andreas Kuehne" w:date="2019-05-31T12:40:00Z">
        <w:r>
          <w:t xml:space="preserve">  }</w:t>
        </w:r>
      </w:ins>
    </w:p>
    <w:p w14:paraId="180939FF" w14:textId="77777777" w:rsidR="00A71F46" w:rsidRDefault="00A71F46" w:rsidP="00A71F46">
      <w:pPr>
        <w:pStyle w:val="Code"/>
        <w:spacing w:line="259" w:lineRule="auto"/>
        <w:rPr>
          <w:ins w:id="3534" w:author="Andreas Kuehne" w:date="2019-05-31T12:40:00Z"/>
        </w:rPr>
      </w:pPr>
      <w:ins w:id="3535" w:author="Andreas Kuehne" w:date="2019-05-31T12:40:00Z">
        <w:r>
          <w:t>}</w:t>
        </w:r>
      </w:ins>
    </w:p>
    <w:p w14:paraId="3502A33C" w14:textId="77777777" w:rsidR="00A71F46" w:rsidRDefault="001A1734" w:rsidP="00A71F46">
      <w:pPr>
        <w:rPr>
          <w:ins w:id="3536" w:author="Andreas Kuehne" w:date="2019-05-31T12:40:00Z"/>
        </w:rPr>
      </w:pPr>
      <w:customXmlInsRangeStart w:id="3537" w:author="Andreas Kuehne" w:date="2019-05-31T12:40:00Z"/>
      <w:sdt>
        <w:sdtPr>
          <w:tag w:val="dss2-SignResponseType.-jsonSchema"/>
          <w:id w:val="1347592866"/>
          <w:showingPlcHdr/>
        </w:sdtPr>
        <w:sdtEndPr/>
        <w:sdtContent>
          <w:customXmlInsRangeEnd w:id="3537"/>
          <w:ins w:id="3538" w:author="Andreas Kuehne" w:date="2019-05-31T12:40:00Z">
            <w:r w:rsidR="00A71F46">
              <w:rPr>
                <w:color w:val="19D131"/>
              </w:rPr>
              <w:t>[component SignResponse JSON schema details]</w:t>
            </w:r>
          </w:ins>
          <w:customXmlInsRangeStart w:id="3539" w:author="Andreas Kuehne" w:date="2019-05-31T12:40:00Z"/>
        </w:sdtContent>
      </w:sdt>
      <w:customXmlInsRangeEnd w:id="3539"/>
    </w:p>
    <w:p w14:paraId="413D0618" w14:textId="77777777" w:rsidR="00A71F46" w:rsidRDefault="00A71F46" w:rsidP="00A71F46">
      <w:pPr>
        <w:pStyle w:val="berschrift4"/>
        <w:numPr>
          <w:ilvl w:val="3"/>
          <w:numId w:val="3"/>
        </w:numPr>
        <w:rPr>
          <w:ins w:id="3540" w:author="Andreas Kuehne" w:date="2019-05-31T12:40:00Z"/>
        </w:rPr>
      </w:pPr>
      <w:bookmarkStart w:id="3541" w:name="_Toc10206795"/>
      <w:ins w:id="3542" w:author="Andreas Kuehne" w:date="2019-05-31T12:40:00Z">
        <w:r>
          <w:t>SignResponse – XML Syntax</w:t>
        </w:r>
        <w:bookmarkEnd w:id="3541"/>
      </w:ins>
    </w:p>
    <w:p w14:paraId="5D1FA3A1" w14:textId="77777777" w:rsidR="00A71F46" w:rsidRPr="5404FA76" w:rsidRDefault="00A71F46" w:rsidP="00A71F46">
      <w:pPr>
        <w:rPr>
          <w:ins w:id="3543" w:author="Andreas Kuehne" w:date="2019-05-31T12:40:00Z"/>
        </w:rPr>
      </w:pPr>
      <w:ins w:id="3544" w:author="Andreas Kuehne" w:date="2019-05-31T12:40:00Z">
        <w:r w:rsidRPr="0CCF9147">
          <w:t xml:space="preserve">The XML type </w:t>
        </w:r>
        <w:r w:rsidRPr="002062A5">
          <w:rPr>
            <w:rFonts w:ascii="Courier New" w:eastAsia="Courier New" w:hAnsi="Courier New" w:cs="Courier New"/>
          </w:rPr>
          <w:t>SignResponseType</w:t>
        </w:r>
        <w:r w:rsidRPr="0CCF9147">
          <w:t xml:space="preserve"> SHALL implement the requirements defined in the </w:t>
        </w:r>
        <w:r w:rsidRPr="002062A5">
          <w:rPr>
            <w:rFonts w:ascii="Courier New" w:eastAsia="Courier New" w:hAnsi="Courier New" w:cs="Courier New"/>
          </w:rPr>
          <w:t>SignResponse</w:t>
        </w:r>
        <w:r>
          <w:t xml:space="preserve"> </w:t>
        </w:r>
        <w:r w:rsidRPr="005A6FFD">
          <w:t>component.</w:t>
        </w:r>
      </w:ins>
    </w:p>
    <w:p w14:paraId="21D53A52" w14:textId="77777777" w:rsidR="00A71F46" w:rsidRDefault="00A71F46" w:rsidP="00A71F46">
      <w:pPr>
        <w:rPr>
          <w:ins w:id="3545" w:author="Andreas Kuehne" w:date="2019-05-31T12:40:00Z"/>
        </w:rPr>
      </w:pPr>
      <w:ins w:id="3546" w:author="Andreas Kuehne" w:date="2019-05-31T12:40:00Z">
        <w:r w:rsidRPr="005A6FFD">
          <w:rPr>
            <w:rFonts w:eastAsia="Arial"/>
          </w:rPr>
          <w:t xml:space="preserve">The </w:t>
        </w:r>
        <w:r w:rsidRPr="002062A5">
          <w:rPr>
            <w:rFonts w:ascii="Courier New" w:eastAsia="Courier New" w:hAnsi="Courier New" w:cs="Courier New"/>
          </w:rPr>
          <w:t>SignResponseType</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0C2B25AC" w14:textId="77777777" w:rsidR="00A71F46" w:rsidRDefault="00A71F46" w:rsidP="00A71F46">
      <w:pPr>
        <w:pStyle w:val="Code"/>
        <w:rPr>
          <w:ins w:id="3547" w:author="Andreas Kuehne" w:date="2019-05-31T12:40:00Z"/>
        </w:rPr>
      </w:pPr>
      <w:ins w:id="3548"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SignResponseType</w:t>
        </w:r>
        <w:r>
          <w:rPr>
            <w:color w:val="943634" w:themeColor="accent2" w:themeShade="BF"/>
          </w:rPr>
          <w:t>"</w:t>
        </w:r>
        <w:r>
          <w:rPr>
            <w:color w:val="31849B" w:themeColor="accent5" w:themeShade="BF"/>
          </w:rPr>
          <w:t>&gt;</w:t>
        </w:r>
      </w:ins>
    </w:p>
    <w:p w14:paraId="6E50EEB4" w14:textId="77777777" w:rsidR="00A71F46" w:rsidRDefault="00A71F46" w:rsidP="00A71F46">
      <w:pPr>
        <w:pStyle w:val="Code"/>
        <w:rPr>
          <w:ins w:id="3549" w:author="Andreas Kuehne" w:date="2019-05-31T12:40:00Z"/>
        </w:rPr>
      </w:pPr>
      <w:ins w:id="3550" w:author="Andreas Kuehne" w:date="2019-05-31T12:40:00Z">
        <w:r>
          <w:rPr>
            <w:color w:val="31849B" w:themeColor="accent5" w:themeShade="BF"/>
          </w:rPr>
          <w:t xml:space="preserve">  &lt;xs:complexContent&gt;</w:t>
        </w:r>
      </w:ins>
    </w:p>
    <w:p w14:paraId="31E26A93" w14:textId="77777777" w:rsidR="00A71F46" w:rsidRDefault="00A71F46" w:rsidP="00A71F46">
      <w:pPr>
        <w:pStyle w:val="Code"/>
        <w:rPr>
          <w:ins w:id="3551" w:author="Andreas Kuehne" w:date="2019-05-31T12:40:00Z"/>
        </w:rPr>
      </w:pPr>
      <w:ins w:id="3552" w:author="Andreas Kuehne" w:date="2019-05-31T12:40:00Z">
        <w:r>
          <w:rPr>
            <w:color w:val="31849B" w:themeColor="accent5" w:themeShade="BF"/>
          </w:rPr>
          <w:t xml:space="preserve">    &lt;xs:extension</w:t>
        </w:r>
        <w:r>
          <w:rPr>
            <w:color w:val="943634" w:themeColor="accent2" w:themeShade="BF"/>
          </w:rPr>
          <w:t xml:space="preserve"> base="</w:t>
        </w:r>
        <w:r>
          <w:rPr>
            <w:color w:val="244061" w:themeColor="accent1" w:themeShade="80"/>
          </w:rPr>
          <w:t>dsb:ResponseBaseType</w:t>
        </w:r>
        <w:r>
          <w:rPr>
            <w:color w:val="943634" w:themeColor="accent2" w:themeShade="BF"/>
          </w:rPr>
          <w:t>"</w:t>
        </w:r>
        <w:r>
          <w:rPr>
            <w:color w:val="31849B" w:themeColor="accent5" w:themeShade="BF"/>
          </w:rPr>
          <w:t>&gt;</w:t>
        </w:r>
      </w:ins>
    </w:p>
    <w:p w14:paraId="561F548E" w14:textId="77777777" w:rsidR="00A71F46" w:rsidRDefault="00A71F46" w:rsidP="00A71F46">
      <w:pPr>
        <w:pStyle w:val="Code"/>
        <w:rPr>
          <w:ins w:id="3553" w:author="Andreas Kuehne" w:date="2019-05-31T12:40:00Z"/>
        </w:rPr>
      </w:pPr>
      <w:ins w:id="3554" w:author="Andreas Kuehne" w:date="2019-05-31T12:40:00Z">
        <w:r>
          <w:rPr>
            <w:color w:val="31849B" w:themeColor="accent5" w:themeShade="BF"/>
          </w:rPr>
          <w:t xml:space="preserve">      &lt;xs:sequence&gt;</w:t>
        </w:r>
      </w:ins>
    </w:p>
    <w:p w14:paraId="0AFBAC8C" w14:textId="77777777" w:rsidR="00A71F46" w:rsidRDefault="00A71F46" w:rsidP="00A71F46">
      <w:pPr>
        <w:pStyle w:val="Code"/>
        <w:rPr>
          <w:ins w:id="3555" w:author="Andreas Kuehne" w:date="2019-05-31T12:40:00Z"/>
        </w:rPr>
      </w:pPr>
      <w:ins w:id="3556"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OptionalOutputs</w:t>
        </w:r>
        <w:r>
          <w:rPr>
            <w:color w:val="943634" w:themeColor="accent2" w:themeShade="BF"/>
          </w:rPr>
          <w:t>" type="</w:t>
        </w:r>
        <w:r>
          <w:rPr>
            <w:color w:val="244061" w:themeColor="accent1" w:themeShade="80"/>
          </w:rPr>
          <w:t>dss2:OptionalOutputsSignType</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74172BFB" w14:textId="77777777" w:rsidR="00A71F46" w:rsidRDefault="00A71F46" w:rsidP="00A71F46">
      <w:pPr>
        <w:pStyle w:val="Code"/>
        <w:rPr>
          <w:ins w:id="3557" w:author="Andreas Kuehne" w:date="2019-05-31T12:40:00Z"/>
        </w:rPr>
      </w:pPr>
      <w:ins w:id="3558"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SignatureObject</w:t>
        </w:r>
        <w:r>
          <w:rPr>
            <w:color w:val="943634" w:themeColor="accent2" w:themeShade="BF"/>
          </w:rPr>
          <w:t>" type="</w:t>
        </w:r>
        <w:r>
          <w:rPr>
            <w:color w:val="244061" w:themeColor="accent1" w:themeShade="80"/>
          </w:rPr>
          <w:t>dss2:SignatureObjectType</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37FF3412" w14:textId="77777777" w:rsidR="00A71F46" w:rsidRDefault="00A71F46" w:rsidP="00A71F46">
      <w:pPr>
        <w:pStyle w:val="Code"/>
        <w:rPr>
          <w:ins w:id="3559" w:author="Andreas Kuehne" w:date="2019-05-31T12:40:00Z"/>
        </w:rPr>
      </w:pPr>
      <w:ins w:id="3560" w:author="Andreas Kuehne" w:date="2019-05-31T12:40:00Z">
        <w:r>
          <w:rPr>
            <w:color w:val="31849B" w:themeColor="accent5" w:themeShade="BF"/>
          </w:rPr>
          <w:t xml:space="preserve">      &lt;/xs:sequence&gt;</w:t>
        </w:r>
      </w:ins>
    </w:p>
    <w:p w14:paraId="547D61FE" w14:textId="77777777" w:rsidR="00A71F46" w:rsidRDefault="00A71F46" w:rsidP="00A71F46">
      <w:pPr>
        <w:pStyle w:val="Code"/>
        <w:rPr>
          <w:ins w:id="3561" w:author="Andreas Kuehne" w:date="2019-05-31T12:40:00Z"/>
        </w:rPr>
      </w:pPr>
      <w:ins w:id="3562" w:author="Andreas Kuehne" w:date="2019-05-31T12:40:00Z">
        <w:r>
          <w:rPr>
            <w:color w:val="31849B" w:themeColor="accent5" w:themeShade="BF"/>
          </w:rPr>
          <w:t xml:space="preserve">    &lt;/xs:extension&gt;</w:t>
        </w:r>
      </w:ins>
    </w:p>
    <w:p w14:paraId="692523BD" w14:textId="77777777" w:rsidR="00A71F46" w:rsidRDefault="00A71F46" w:rsidP="00A71F46">
      <w:pPr>
        <w:pStyle w:val="Code"/>
        <w:rPr>
          <w:ins w:id="3563" w:author="Andreas Kuehne" w:date="2019-05-31T12:40:00Z"/>
        </w:rPr>
      </w:pPr>
      <w:ins w:id="3564" w:author="Andreas Kuehne" w:date="2019-05-31T12:40:00Z">
        <w:r>
          <w:rPr>
            <w:color w:val="31849B" w:themeColor="accent5" w:themeShade="BF"/>
          </w:rPr>
          <w:t xml:space="preserve">  &lt;/xs:complexContent&gt;</w:t>
        </w:r>
      </w:ins>
    </w:p>
    <w:p w14:paraId="50D8FB07" w14:textId="77777777" w:rsidR="00A71F46" w:rsidRDefault="00A71F46" w:rsidP="00A71F46">
      <w:pPr>
        <w:pStyle w:val="Code"/>
        <w:rPr>
          <w:ins w:id="3565" w:author="Andreas Kuehne" w:date="2019-05-31T12:40:00Z"/>
        </w:rPr>
      </w:pPr>
      <w:ins w:id="3566" w:author="Andreas Kuehne" w:date="2019-05-31T12:40:00Z">
        <w:r>
          <w:rPr>
            <w:color w:val="31849B" w:themeColor="accent5" w:themeShade="BF"/>
          </w:rPr>
          <w:t>&lt;/xs:complexType&gt;</w:t>
        </w:r>
      </w:ins>
    </w:p>
    <w:p w14:paraId="2F230E91" w14:textId="77777777" w:rsidR="00A71F46" w:rsidRDefault="00A71F46" w:rsidP="00A71F46">
      <w:pPr>
        <w:spacing w:line="259" w:lineRule="auto"/>
        <w:rPr>
          <w:ins w:id="3567" w:author="Andreas Kuehne" w:date="2019-05-31T12:40:00Z"/>
        </w:rPr>
      </w:pPr>
      <w:ins w:id="3568" w:author="Andreas Kuehne" w:date="2019-05-31T12:40:00Z">
        <w:r>
          <w:t>Each child element of</w:t>
        </w:r>
        <w:r w:rsidRPr="71C71F8C">
          <w:t xml:space="preserve"> </w:t>
        </w:r>
        <w:r w:rsidRPr="002062A5">
          <w:rPr>
            <w:rFonts w:ascii="Courier New" w:eastAsia="Courier New" w:hAnsi="Courier New" w:cs="Courier New"/>
          </w:rPr>
          <w:t>SignResponseType</w:t>
        </w:r>
        <w:r w:rsidRPr="71C71F8C">
          <w:t xml:space="preserve"> </w:t>
        </w:r>
        <w:r>
          <w:t xml:space="preserve">XML element SHALL implement in XML syntax the sub-component that has a name equal to its local name. </w:t>
        </w:r>
      </w:ins>
      <w:customXmlInsRangeStart w:id="3569" w:author="Andreas Kuehne" w:date="2019-05-31T12:40:00Z"/>
      <w:sdt>
        <w:sdtPr>
          <w:tag w:val="dss2-SignResponseType.-xmlSchema"/>
          <w:id w:val="-2031952197"/>
          <w:showingPlcHdr/>
        </w:sdtPr>
        <w:sdtEndPr/>
        <w:sdtContent>
          <w:customXmlInsRangeEnd w:id="3569"/>
          <w:ins w:id="3570" w:author="Andreas Kuehne" w:date="2019-05-31T12:40:00Z">
            <w:r>
              <w:rPr>
                <w:color w:val="19D131"/>
              </w:rPr>
              <w:t>[component SignResponse XML schema details]</w:t>
            </w:r>
          </w:ins>
          <w:customXmlInsRangeStart w:id="3571" w:author="Andreas Kuehne" w:date="2019-05-31T12:40:00Z"/>
        </w:sdtContent>
      </w:sdt>
      <w:customXmlInsRangeEnd w:id="3571"/>
    </w:p>
    <w:p w14:paraId="6EF28E0A" w14:textId="77777777" w:rsidR="00A71F46" w:rsidRDefault="00A71F46" w:rsidP="00A71F46">
      <w:pPr>
        <w:pStyle w:val="berschrift3"/>
        <w:numPr>
          <w:ilvl w:val="2"/>
          <w:numId w:val="3"/>
        </w:numPr>
        <w:rPr>
          <w:ins w:id="3572" w:author="Andreas Kuehne" w:date="2019-05-31T12:40:00Z"/>
        </w:rPr>
      </w:pPr>
      <w:bookmarkStart w:id="3573" w:name="_Toc10206796"/>
      <w:ins w:id="3574" w:author="Andreas Kuehne" w:date="2019-05-31T12:40:00Z">
        <w:r>
          <w:t>Component VerifyRequest</w:t>
        </w:r>
        <w:bookmarkEnd w:id="3573"/>
      </w:ins>
    </w:p>
    <w:p w14:paraId="6A400CC4" w14:textId="77777777" w:rsidR="00A71F46" w:rsidRDefault="001A1734" w:rsidP="00A71F46">
      <w:pPr>
        <w:rPr>
          <w:ins w:id="3575" w:author="Andreas Kuehne" w:date="2019-05-31T12:40:00Z"/>
        </w:rPr>
      </w:pPr>
      <w:customXmlInsRangeStart w:id="3576" w:author="Andreas Kuehne" w:date="2019-05-31T12:40:00Z"/>
      <w:sdt>
        <w:sdtPr>
          <w:tag w:val="dss2-VerifyRequestType.-normative"/>
          <w:id w:val="288638797"/>
        </w:sdtPr>
        <w:sdtEndPr/>
        <w:sdtContent>
          <w:customXmlInsRangeEnd w:id="3576"/>
          <w:ins w:id="3577" w:author="Andreas Kuehne" w:date="2019-05-31T12:40:00Z">
            <w:r w:rsidR="00A71F46" w:rsidRPr="003A06D0">
              <w:rPr>
                <w:color w:val="19D131"/>
                <w:lang w:val="en-GB"/>
              </w:rPr>
              <w:t xml:space="preserve">The </w:t>
            </w:r>
            <w:r w:rsidR="00A71F46" w:rsidRPr="003A06D0">
              <w:rPr>
                <w:rFonts w:ascii="Courier New" w:eastAsia="Courier New" w:hAnsi="Courier New" w:cs="Courier New"/>
                <w:lang w:val="en-GB"/>
              </w:rPr>
              <w:t>VerifyRequest</w:t>
            </w:r>
            <w:r w:rsidR="00A71F46" w:rsidRPr="003A06D0">
              <w:rPr>
                <w:color w:val="19D131"/>
                <w:lang w:val="en-GB"/>
              </w:rPr>
              <w:t xml:space="preserve"> component is sent by the client to verify a signature or timestamp on some input documents.</w:t>
            </w:r>
          </w:ins>
          <w:customXmlInsRangeStart w:id="3578" w:author="Andreas Kuehne" w:date="2019-05-31T12:40:00Z"/>
        </w:sdtContent>
      </w:sdt>
      <w:customXmlInsRangeEnd w:id="3578"/>
    </w:p>
    <w:p w14:paraId="3636B437" w14:textId="77777777" w:rsidR="00A71F46" w:rsidRDefault="00A71F46" w:rsidP="00A71F46">
      <w:pPr>
        <w:rPr>
          <w:ins w:id="3579" w:author="Andreas Kuehne" w:date="2019-05-31T12:40:00Z"/>
        </w:rPr>
      </w:pPr>
      <w:ins w:id="3580" w:author="Andreas Kuehne" w:date="2019-05-31T12:40:00Z">
        <w:r>
          <w:t xml:space="preserve">This components extends the component </w:t>
        </w:r>
        <w:r>
          <w:fldChar w:fldCharType="begin"/>
        </w:r>
        <w:r>
          <w:instrText xml:space="preserve"> REF _RefComp82EE85A6 \r \h </w:instrText>
        </w:r>
      </w:ins>
      <w:ins w:id="3581" w:author="Andreas Kuehne" w:date="2019-05-31T12:40:00Z">
        <w:r>
          <w:fldChar w:fldCharType="separate"/>
        </w:r>
        <w:r>
          <w:rPr>
            <w:rStyle w:val="Datatype"/>
            <w:rFonts w:eastAsia="Courier New" w:cs="Courier New"/>
          </w:rPr>
          <w:t>RequestBase</w:t>
        </w:r>
        <w:r>
          <w:fldChar w:fldCharType="end"/>
        </w:r>
        <w:r>
          <w:t>. The inherited sub-components are not repeated here.</w:t>
        </w:r>
      </w:ins>
    </w:p>
    <w:p w14:paraId="6BAC62DE" w14:textId="77777777" w:rsidR="00A71F46" w:rsidRDefault="00A71F46" w:rsidP="00A71F46">
      <w:pPr>
        <w:rPr>
          <w:ins w:id="3582" w:author="Andreas Kuehne" w:date="2019-05-31T12:40:00Z"/>
        </w:rPr>
      </w:pPr>
      <w:ins w:id="3583" w:author="Andreas Kuehne" w:date="2019-05-31T12:40:00Z">
        <w:r>
          <w:t>Below follows a list of the sub-components that constitute this component:</w:t>
        </w:r>
      </w:ins>
    </w:p>
    <w:p w14:paraId="4F59C407" w14:textId="77777777" w:rsidR="00A71F46" w:rsidRDefault="00A71F46" w:rsidP="00A71F46">
      <w:pPr>
        <w:pStyle w:val="Member"/>
        <w:rPr>
          <w:ins w:id="3584" w:author="Andreas Kuehne" w:date="2019-05-31T12:40:00Z"/>
        </w:rPr>
      </w:pPr>
      <w:ins w:id="3585" w:author="Andreas Kuehne" w:date="2019-05-31T12:40:00Z">
        <w:r>
          <w:t xml:space="preserve">The OPTIONAL </w:t>
        </w:r>
        <w:r w:rsidRPr="35C1378D">
          <w:rPr>
            <w:rStyle w:val="Datatype"/>
          </w:rPr>
          <w:t>InputDocuments</w:t>
        </w:r>
        <w:r>
          <w:t xml:space="preserve"> element, if present, MUST contain a sub-component. A given element MUST satisfy the requirements specified in this document in section </w:t>
        </w:r>
        <w:r>
          <w:fldChar w:fldCharType="begin"/>
        </w:r>
        <w:r>
          <w:instrText xml:space="preserve"> REF _RefComp22BB140F \r \h </w:instrText>
        </w:r>
      </w:ins>
      <w:ins w:id="3586" w:author="Andreas Kuehne" w:date="2019-05-31T12:40:00Z">
        <w:r>
          <w:fldChar w:fldCharType="separate"/>
        </w:r>
        <w:r>
          <w:rPr>
            <w:rStyle w:val="Datatype"/>
            <w:rFonts w:eastAsia="Courier New" w:cs="Courier New"/>
          </w:rPr>
          <w:t>InputDocuments</w:t>
        </w:r>
        <w:r>
          <w:fldChar w:fldCharType="end"/>
        </w:r>
        <w:r>
          <w:t xml:space="preserve">. </w:t>
        </w:r>
      </w:ins>
      <w:customXmlInsRangeStart w:id="3587" w:author="Andreas Kuehne" w:date="2019-05-31T12:40:00Z"/>
      <w:sdt>
        <w:sdtPr>
          <w:alias w:val="dss2-VerifyRequestType.inDocs"/>
          <w:tag w:val="dss2-VerifyRequestType.InputDocuments"/>
          <w:id w:val="-1676185419"/>
          <w:showingPlcHdr/>
        </w:sdtPr>
        <w:sdtEndPr/>
        <w:sdtContent>
          <w:customXmlInsRangeEnd w:id="3587"/>
          <w:ins w:id="3588" w:author="Andreas Kuehne" w:date="2019-05-31T12:40:00Z">
            <w:r>
              <w:rPr>
                <w:color w:val="19D131"/>
              </w:rPr>
              <w:t>[sub component InputDocuments details]</w:t>
            </w:r>
          </w:ins>
          <w:customXmlInsRangeStart w:id="3589" w:author="Andreas Kuehne" w:date="2019-05-31T12:40:00Z"/>
        </w:sdtContent>
      </w:sdt>
      <w:customXmlInsRangeEnd w:id="3589"/>
    </w:p>
    <w:p w14:paraId="41C2113E" w14:textId="77777777" w:rsidR="00A71F46" w:rsidRDefault="00A71F46" w:rsidP="00A71F46">
      <w:pPr>
        <w:pStyle w:val="Member"/>
        <w:rPr>
          <w:ins w:id="3590" w:author="Andreas Kuehne" w:date="2019-05-31T12:40:00Z"/>
        </w:rPr>
      </w:pPr>
      <w:ins w:id="3591" w:author="Andreas Kuehne" w:date="2019-05-31T12:40:00Z">
        <w:r>
          <w:t xml:space="preserve">The OPTIONAL </w:t>
        </w:r>
        <w:r w:rsidRPr="35C1378D">
          <w:rPr>
            <w:rStyle w:val="Datatype"/>
          </w:rPr>
          <w:t>OptionalInputs</w:t>
        </w:r>
        <w:r>
          <w:t xml:space="preserve"> element, if present, MUST contain a sub-component. A given element MUST satisfy the requirements specified in this document in section </w:t>
        </w:r>
        <w:r>
          <w:fldChar w:fldCharType="begin"/>
        </w:r>
        <w:r>
          <w:instrText xml:space="preserve"> REF _RefComp5BA2A20A \r \h </w:instrText>
        </w:r>
      </w:ins>
      <w:ins w:id="3592" w:author="Andreas Kuehne" w:date="2019-05-31T12:40:00Z">
        <w:r>
          <w:fldChar w:fldCharType="separate"/>
        </w:r>
        <w:r>
          <w:rPr>
            <w:rStyle w:val="Datatype"/>
            <w:rFonts w:eastAsia="Courier New" w:cs="Courier New"/>
          </w:rPr>
          <w:t>OptionalInputsVerify</w:t>
        </w:r>
        <w:r>
          <w:fldChar w:fldCharType="end"/>
        </w:r>
        <w:r>
          <w:t xml:space="preserve">. </w:t>
        </w:r>
      </w:ins>
      <w:customXmlInsRangeStart w:id="3593" w:author="Andreas Kuehne" w:date="2019-05-31T12:40:00Z"/>
      <w:sdt>
        <w:sdtPr>
          <w:alias w:val="dss2-VerifyRequestType.optInp"/>
          <w:tag w:val="dss2-VerifyRequestType.OptionalInputs"/>
          <w:id w:val="593213063"/>
          <w:showingPlcHdr/>
        </w:sdtPr>
        <w:sdtEndPr/>
        <w:sdtContent>
          <w:customXmlInsRangeEnd w:id="3593"/>
          <w:ins w:id="3594" w:author="Andreas Kuehne" w:date="2019-05-31T12:40:00Z">
            <w:r>
              <w:rPr>
                <w:color w:val="19D131"/>
              </w:rPr>
              <w:t>[sub component OptionalInputs details]</w:t>
            </w:r>
          </w:ins>
          <w:customXmlInsRangeStart w:id="3595" w:author="Andreas Kuehne" w:date="2019-05-31T12:40:00Z"/>
        </w:sdtContent>
      </w:sdt>
      <w:customXmlInsRangeEnd w:id="3595"/>
    </w:p>
    <w:p w14:paraId="4D1C430D" w14:textId="610AED39" w:rsidR="00A71F46" w:rsidRDefault="00A71F46" w:rsidP="00A71F46">
      <w:pPr>
        <w:pStyle w:val="Member"/>
        <w:rPr>
          <w:ins w:id="3596" w:author="Andreas Kuehne" w:date="2019-05-31T12:40:00Z"/>
        </w:rPr>
      </w:pPr>
      <w:ins w:id="3597" w:author="Andreas Kuehne" w:date="2019-05-31T12:40:00Z">
        <w:r>
          <w:t xml:space="preserve">The OPTIONAL </w:t>
        </w:r>
        <w:r w:rsidRPr="35C1378D">
          <w:rPr>
            <w:rStyle w:val="Datatype"/>
          </w:rPr>
          <w:t>SignatureObject</w:t>
        </w:r>
        <w:r>
          <w:t xml:space="preserve"> element, if present, MAY occur zero or more times containing a sub-component. If present each instance MUST satisfy the requirements specified in this document in section </w:t>
        </w:r>
        <w:r>
          <w:fldChar w:fldCharType="begin"/>
        </w:r>
        <w:r>
          <w:instrText xml:space="preserve"> REF _RefCompA5E5C69F \r \h </w:instrText>
        </w:r>
      </w:ins>
      <w:ins w:id="3598" w:author="Andreas Kuehne" w:date="2019-05-31T12:40:00Z">
        <w:r>
          <w:fldChar w:fldCharType="separate"/>
        </w:r>
        <w:r>
          <w:rPr>
            <w:rStyle w:val="Datatype"/>
            <w:rFonts w:eastAsia="Courier New" w:cs="Courier New"/>
          </w:rPr>
          <w:t>SignatureObject</w:t>
        </w:r>
        <w:r>
          <w:fldChar w:fldCharType="end"/>
        </w:r>
        <w:r>
          <w:t xml:space="preserve">. </w:t>
        </w:r>
      </w:ins>
      <w:customXmlInsRangeStart w:id="3599" w:author="Andreas Kuehne" w:date="2019-05-31T12:40:00Z"/>
      <w:sdt>
        <w:sdtPr>
          <w:alias w:val="dss2-VerifyRequestType.sigObj"/>
          <w:tag w:val="dss2-VerifyRequestType.SignatureObject"/>
          <w:id w:val="-906921620"/>
        </w:sdtPr>
        <w:sdtEndPr/>
        <w:sdtContent>
          <w:customXmlInsRangeEnd w:id="3599"/>
          <w:ins w:id="3600" w:author="Andreas Kuehne" w:date="2019-05-31T12:40:00Z">
            <w:r w:rsidRPr="008C58DA">
              <w:t>« For uses cases defined in this document the cardinality of this element M</w:t>
            </w:r>
            <w:r>
              <w:t>UST be zero or one. » [DSS-4.3.3-1</w:t>
            </w:r>
            <w:r w:rsidRPr="008C58DA">
              <w:t>]</w:t>
            </w:r>
            <w:r>
              <w:t xml:space="preserve">. </w:t>
            </w:r>
            <w:r w:rsidRPr="008C58DA">
              <w:t xml:space="preserve">Profiles MAY define processing rules how to handle unbounded cardinality. These profiles MUST define the semantics of </w:t>
            </w:r>
            <w:r>
              <w:t>verification</w:t>
            </w:r>
            <w:r w:rsidRPr="008C58DA">
              <w:t xml:space="preserve"> for multiple </w:t>
            </w:r>
          </w:ins>
          <w:ins w:id="3601" w:author="Andreas Kuehne" w:date="2019-05-31T12:58:00Z">
            <w:r w:rsidR="00BC38F4" w:rsidRPr="000E14DF">
              <w:rPr>
                <w:rFonts w:ascii="Courier New" w:hAnsi="Courier New" w:cs="Courier New"/>
              </w:rPr>
              <w:t>SignatureObject</w:t>
            </w:r>
            <w:r w:rsidR="00BC38F4">
              <w:t xml:space="preserve"> element</w:t>
            </w:r>
            <w:r w:rsidR="00BC38F4" w:rsidRPr="008C58DA">
              <w:t>s</w:t>
            </w:r>
          </w:ins>
          <w:ins w:id="3602" w:author="Andreas Kuehne" w:date="2019-05-31T12:40:00Z">
            <w:r w:rsidRPr="008C58DA">
              <w:t xml:space="preserve">. </w:t>
            </w:r>
            <w:r w:rsidRPr="003A06D0">
              <w:rPr>
                <w:color w:val="19D131"/>
                <w:lang w:val="en-GB"/>
              </w:rPr>
              <w:t xml:space="preserve">The </w:t>
            </w:r>
            <w:r w:rsidRPr="003A06D0">
              <w:rPr>
                <w:rStyle w:val="Datatype"/>
                <w:lang w:val="en-GB"/>
              </w:rPr>
              <w:t>SignatureObject</w:t>
            </w:r>
            <w:r w:rsidRPr="003A06D0">
              <w:rPr>
                <w:color w:val="19D131"/>
                <w:lang w:val="en-GB"/>
              </w:rPr>
              <w:t xml:space="preserve"> element contains a signature</w:t>
            </w:r>
            <w:r>
              <w:rPr>
                <w:color w:val="19D131"/>
                <w:lang w:val="en-GB"/>
              </w:rPr>
              <w:t>s</w:t>
            </w:r>
            <w:r w:rsidRPr="003A06D0">
              <w:rPr>
                <w:color w:val="19D131"/>
                <w:lang w:val="en-GB"/>
              </w:rPr>
              <w:t xml:space="preserve"> or timestamp</w:t>
            </w:r>
            <w:r>
              <w:rPr>
                <w:color w:val="19D131"/>
                <w:lang w:val="en-GB"/>
              </w:rPr>
              <w:t>s</w:t>
            </w:r>
            <w:r w:rsidRPr="003A06D0">
              <w:rPr>
                <w:color w:val="19D131"/>
                <w:lang w:val="en-GB"/>
              </w:rPr>
              <w:t>, o</w:t>
            </w:r>
            <w:r>
              <w:rPr>
                <w:color w:val="19D131"/>
                <w:lang w:val="en-GB"/>
              </w:rPr>
              <w:t xml:space="preserve">r else contains </w:t>
            </w:r>
            <w:r w:rsidRPr="00602B81">
              <w:rPr>
                <w:rStyle w:val="Datatype"/>
              </w:rPr>
              <w:t>SignaturePtr</w:t>
            </w:r>
            <w:r>
              <w:rPr>
                <w:rStyle w:val="Datatype"/>
              </w:rPr>
              <w:t>s</w:t>
            </w:r>
            <w:r w:rsidRPr="003A06D0">
              <w:rPr>
                <w:color w:val="19D131"/>
                <w:lang w:val="en-GB"/>
              </w:rPr>
              <w:t xml:space="preserve"> that points to an XML signature in </w:t>
            </w:r>
            <w:r>
              <w:rPr>
                <w:color w:val="19D131"/>
                <w:lang w:val="en-GB"/>
              </w:rPr>
              <w:t>an</w:t>
            </w:r>
            <w:r w:rsidRPr="003A06D0">
              <w:rPr>
                <w:color w:val="19D131"/>
                <w:lang w:val="en-GB"/>
              </w:rPr>
              <w:t xml:space="preserve"> input documents.</w:t>
            </w:r>
          </w:ins>
          <w:customXmlInsRangeStart w:id="3603" w:author="Andreas Kuehne" w:date="2019-05-31T12:40:00Z"/>
        </w:sdtContent>
      </w:sdt>
      <w:customXmlInsRangeEnd w:id="3603"/>
    </w:p>
    <w:p w14:paraId="50452728" w14:textId="77777777" w:rsidR="00A71F46" w:rsidRDefault="00A71F46" w:rsidP="00A71F46">
      <w:pPr>
        <w:pStyle w:val="Non-normativeCommentHeading"/>
        <w:rPr>
          <w:ins w:id="3604" w:author="Andreas Kuehne" w:date="2019-05-31T12:40:00Z"/>
        </w:rPr>
      </w:pPr>
      <w:ins w:id="3605" w:author="Andreas Kuehne" w:date="2019-05-31T12:40:00Z">
        <w:r>
          <w:t>Non-normative Comment:</w:t>
        </w:r>
      </w:ins>
    </w:p>
    <w:p w14:paraId="07FC16C8" w14:textId="77777777" w:rsidR="00A71F46" w:rsidRDefault="001A1734" w:rsidP="00A71F46">
      <w:pPr>
        <w:pStyle w:val="Non-normativeComment"/>
        <w:rPr>
          <w:ins w:id="3606" w:author="Andreas Kuehne" w:date="2019-05-31T12:40:00Z"/>
        </w:rPr>
      </w:pPr>
      <w:customXmlInsRangeStart w:id="3607" w:author="Andreas Kuehne" w:date="2019-05-31T12:40:00Z"/>
      <w:sdt>
        <w:sdtPr>
          <w:tag w:val="dss2-VerifyRequestType.-nonNormative"/>
          <w:id w:val="-1930028892"/>
          <w:showingPlcHdr/>
        </w:sdtPr>
        <w:sdtEndPr/>
        <w:sdtContent>
          <w:customXmlInsRangeEnd w:id="3607"/>
          <w:ins w:id="3608" w:author="Andreas Kuehne" w:date="2019-05-31T12:40:00Z">
            <w:r w:rsidR="00A71F46">
              <w:rPr>
                <w:color w:val="19D131"/>
              </w:rPr>
              <w:t>[component VerifyRequest non normative details]</w:t>
            </w:r>
          </w:ins>
          <w:customXmlInsRangeStart w:id="3609" w:author="Andreas Kuehne" w:date="2019-05-31T12:40:00Z"/>
        </w:sdtContent>
      </w:sdt>
      <w:customXmlInsRangeEnd w:id="3609"/>
    </w:p>
    <w:p w14:paraId="6D02A3B0" w14:textId="77777777" w:rsidR="00A71F46" w:rsidRDefault="00A71F46" w:rsidP="00A71F46">
      <w:pPr>
        <w:pStyle w:val="berschrift4"/>
        <w:numPr>
          <w:ilvl w:val="3"/>
          <w:numId w:val="3"/>
        </w:numPr>
        <w:rPr>
          <w:ins w:id="3610" w:author="Andreas Kuehne" w:date="2019-05-31T12:40:00Z"/>
        </w:rPr>
      </w:pPr>
      <w:bookmarkStart w:id="3611" w:name="_Toc10206797"/>
      <w:ins w:id="3612" w:author="Andreas Kuehne" w:date="2019-05-31T12:40:00Z">
        <w:r>
          <w:t>VerifyRequest – JSON Syntax</w:t>
        </w:r>
        <w:bookmarkEnd w:id="3611"/>
      </w:ins>
    </w:p>
    <w:p w14:paraId="194E7726" w14:textId="77777777" w:rsidR="00A71F46" w:rsidRPr="0248A3D1" w:rsidRDefault="00A71F46" w:rsidP="00A71F46">
      <w:pPr>
        <w:rPr>
          <w:ins w:id="3613" w:author="Andreas Kuehne" w:date="2019-05-31T12:40:00Z"/>
        </w:rPr>
      </w:pPr>
      <w:ins w:id="3614" w:author="Andreas Kuehne" w:date="2019-05-31T12:40:00Z">
        <w:r w:rsidRPr="002062A5">
          <w:rPr>
            <w:rFonts w:eastAsia="Arial" w:cs="Arial"/>
            <w:sz w:val="22"/>
            <w:szCs w:val="22"/>
          </w:rPr>
          <w:t xml:space="preserve">The </w:t>
        </w:r>
        <w:r w:rsidRPr="002062A5">
          <w:rPr>
            <w:rFonts w:ascii="Courier New" w:eastAsia="Courier New" w:hAnsi="Courier New" w:cs="Courier New"/>
          </w:rPr>
          <w:t>VerifyRequestType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VerifyRequest</w:t>
        </w:r>
        <w:r>
          <w:t xml:space="preserve"> component.</w:t>
        </w:r>
      </w:ins>
    </w:p>
    <w:p w14:paraId="723DA8F8" w14:textId="77777777" w:rsidR="00A71F46" w:rsidRPr="C2430093" w:rsidRDefault="00A71F46" w:rsidP="00A71F46">
      <w:pPr>
        <w:spacing w:line="259" w:lineRule="auto"/>
        <w:rPr>
          <w:ins w:id="3615" w:author="Andreas Kuehne" w:date="2019-05-31T12:40:00Z"/>
          <w:rFonts w:eastAsia="Arial" w:cs="Arial"/>
          <w:sz w:val="22"/>
          <w:szCs w:val="22"/>
        </w:rPr>
      </w:pPr>
      <w:ins w:id="3616"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VerifyRequest</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300"/>
        <w:gridCol w:w="3083"/>
        <w:gridCol w:w="2967"/>
      </w:tblGrid>
      <w:tr w:rsidR="00A71F46" w14:paraId="7A8F8C36" w14:textId="77777777" w:rsidTr="00A71F46">
        <w:trPr>
          <w:cnfStyle w:val="100000000000" w:firstRow="1" w:lastRow="0" w:firstColumn="0" w:lastColumn="0" w:oddVBand="0" w:evenVBand="0" w:oddHBand="0" w:evenHBand="0" w:firstRowFirstColumn="0" w:firstRowLastColumn="0" w:lastRowFirstColumn="0" w:lastRowLastColumn="0"/>
          <w:ins w:id="3617"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2882CD4" w14:textId="77777777" w:rsidR="00A71F46" w:rsidRDefault="00A71F46" w:rsidP="00A71F46">
            <w:pPr>
              <w:pStyle w:val="Beschriftung"/>
              <w:rPr>
                <w:ins w:id="3618" w:author="Andreas Kuehne" w:date="2019-05-31T12:40:00Z"/>
              </w:rPr>
            </w:pPr>
            <w:ins w:id="3619" w:author="Andreas Kuehne" w:date="2019-05-31T12:40:00Z">
              <w:r>
                <w:t>Element</w:t>
              </w:r>
            </w:ins>
          </w:p>
        </w:tc>
        <w:tc>
          <w:tcPr>
            <w:tcW w:w="4675" w:type="dxa"/>
          </w:tcPr>
          <w:p w14:paraId="7D2C88DE"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3620" w:author="Andreas Kuehne" w:date="2019-05-31T12:40:00Z"/>
              </w:rPr>
            </w:pPr>
            <w:ins w:id="3621" w:author="Andreas Kuehne" w:date="2019-05-31T12:40:00Z">
              <w:r>
                <w:t>Implementing JSON member name</w:t>
              </w:r>
            </w:ins>
          </w:p>
        </w:tc>
        <w:tc>
          <w:tcPr>
            <w:tcW w:w="4675" w:type="dxa"/>
          </w:tcPr>
          <w:p w14:paraId="308BB445"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3622" w:author="Andreas Kuehne" w:date="2019-05-31T12:40:00Z"/>
              </w:rPr>
            </w:pPr>
            <w:ins w:id="3623" w:author="Andreas Kuehne" w:date="2019-05-31T12:40:00Z">
              <w:r>
                <w:t>Comments</w:t>
              </w:r>
            </w:ins>
          </w:p>
        </w:tc>
      </w:tr>
      <w:tr w:rsidR="00A71F46" w14:paraId="212454F4" w14:textId="77777777" w:rsidTr="00A71F46">
        <w:trPr>
          <w:ins w:id="3624"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002E8F4" w14:textId="77777777" w:rsidR="00A71F46" w:rsidRPr="002062A5" w:rsidRDefault="00A71F46" w:rsidP="00A71F46">
            <w:pPr>
              <w:pStyle w:val="Beschriftung"/>
              <w:rPr>
                <w:ins w:id="3625" w:author="Andreas Kuehne" w:date="2019-05-31T12:40:00Z"/>
                <w:rStyle w:val="Datatype"/>
                <w:b w:val="0"/>
                <w:bCs w:val="0"/>
              </w:rPr>
            </w:pPr>
            <w:ins w:id="3626" w:author="Andreas Kuehne" w:date="2019-05-31T12:40:00Z">
              <w:r w:rsidRPr="002062A5">
                <w:rPr>
                  <w:rStyle w:val="Datatype"/>
                </w:rPr>
                <w:t>InputDocuments</w:t>
              </w:r>
            </w:ins>
          </w:p>
        </w:tc>
        <w:tc>
          <w:tcPr>
            <w:tcW w:w="4675" w:type="dxa"/>
          </w:tcPr>
          <w:p w14:paraId="3AAFC3DD"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3627" w:author="Andreas Kuehne" w:date="2019-05-31T12:40:00Z"/>
                <w:rStyle w:val="Datatype"/>
              </w:rPr>
            </w:pPr>
            <w:ins w:id="3628" w:author="Andreas Kuehne" w:date="2019-05-31T12:40:00Z">
              <w:r w:rsidRPr="002062A5">
                <w:rPr>
                  <w:rStyle w:val="Datatype"/>
                </w:rPr>
                <w:t>inDocs</w:t>
              </w:r>
            </w:ins>
          </w:p>
        </w:tc>
        <w:tc>
          <w:tcPr>
            <w:tcW w:w="4675" w:type="dxa"/>
          </w:tcPr>
          <w:p w14:paraId="03F9CC6E"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3629" w:author="Andreas Kuehne" w:date="2019-05-31T12:40:00Z"/>
              </w:rPr>
            </w:pPr>
            <w:customXmlInsRangeStart w:id="3630" w:author="Andreas Kuehne" w:date="2019-05-31T12:40:00Z"/>
            <w:sdt>
              <w:sdtPr>
                <w:alias w:val="dss2-VerifyRequestType.inDocs"/>
                <w:tag w:val="dss2-VerifyRequestType.-jsonComment.InputDocuments"/>
                <w:id w:val="-1975060974"/>
                <w:showingPlcHdr/>
              </w:sdtPr>
              <w:sdtEndPr/>
              <w:sdtContent>
                <w:customXmlInsRangeEnd w:id="3630"/>
                <w:ins w:id="3631" w:author="Andreas Kuehne" w:date="2019-05-31T12:40:00Z">
                  <w:r w:rsidR="00A71F46">
                    <w:rPr>
                      <w:color w:val="19D131"/>
                    </w:rPr>
                    <w:t>[]</w:t>
                  </w:r>
                </w:ins>
                <w:customXmlInsRangeStart w:id="3632" w:author="Andreas Kuehne" w:date="2019-05-31T12:40:00Z"/>
              </w:sdtContent>
            </w:sdt>
            <w:customXmlInsRangeEnd w:id="3632"/>
          </w:p>
        </w:tc>
      </w:tr>
      <w:tr w:rsidR="00A71F46" w14:paraId="391ACD00" w14:textId="77777777" w:rsidTr="00A71F46">
        <w:trPr>
          <w:ins w:id="3633"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9DBE8F0" w14:textId="77777777" w:rsidR="00A71F46" w:rsidRPr="002062A5" w:rsidRDefault="00A71F46" w:rsidP="00A71F46">
            <w:pPr>
              <w:pStyle w:val="Beschriftung"/>
              <w:rPr>
                <w:ins w:id="3634" w:author="Andreas Kuehne" w:date="2019-05-31T12:40:00Z"/>
                <w:rStyle w:val="Datatype"/>
                <w:b w:val="0"/>
                <w:bCs w:val="0"/>
              </w:rPr>
            </w:pPr>
            <w:ins w:id="3635" w:author="Andreas Kuehne" w:date="2019-05-31T12:40:00Z">
              <w:r w:rsidRPr="002062A5">
                <w:rPr>
                  <w:rStyle w:val="Datatype"/>
                </w:rPr>
                <w:t>OptionalInputs</w:t>
              </w:r>
            </w:ins>
          </w:p>
        </w:tc>
        <w:tc>
          <w:tcPr>
            <w:tcW w:w="4675" w:type="dxa"/>
          </w:tcPr>
          <w:p w14:paraId="5483FFED"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3636" w:author="Andreas Kuehne" w:date="2019-05-31T12:40:00Z"/>
                <w:rStyle w:val="Datatype"/>
              </w:rPr>
            </w:pPr>
            <w:ins w:id="3637" w:author="Andreas Kuehne" w:date="2019-05-31T12:40:00Z">
              <w:r w:rsidRPr="002062A5">
                <w:rPr>
                  <w:rStyle w:val="Datatype"/>
                </w:rPr>
                <w:t>optInp</w:t>
              </w:r>
            </w:ins>
          </w:p>
        </w:tc>
        <w:tc>
          <w:tcPr>
            <w:tcW w:w="4675" w:type="dxa"/>
          </w:tcPr>
          <w:p w14:paraId="66FDFE89"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3638" w:author="Andreas Kuehne" w:date="2019-05-31T12:40:00Z"/>
              </w:rPr>
            </w:pPr>
            <w:customXmlInsRangeStart w:id="3639" w:author="Andreas Kuehne" w:date="2019-05-31T12:40:00Z"/>
            <w:sdt>
              <w:sdtPr>
                <w:alias w:val="dss2-VerifyRequestType.optInp"/>
                <w:tag w:val="dss2-VerifyRequestType.-jsonComment.OptionalInputs"/>
                <w:id w:val="-1937279731"/>
                <w:showingPlcHdr/>
              </w:sdtPr>
              <w:sdtEndPr/>
              <w:sdtContent>
                <w:customXmlInsRangeEnd w:id="3639"/>
                <w:ins w:id="3640" w:author="Andreas Kuehne" w:date="2019-05-31T12:40:00Z">
                  <w:r w:rsidR="00A71F46">
                    <w:rPr>
                      <w:color w:val="19D131"/>
                    </w:rPr>
                    <w:t>[]</w:t>
                  </w:r>
                </w:ins>
                <w:customXmlInsRangeStart w:id="3641" w:author="Andreas Kuehne" w:date="2019-05-31T12:40:00Z"/>
              </w:sdtContent>
            </w:sdt>
            <w:customXmlInsRangeEnd w:id="3641"/>
          </w:p>
        </w:tc>
      </w:tr>
      <w:tr w:rsidR="00A71F46" w14:paraId="458AB630" w14:textId="77777777" w:rsidTr="00A71F46">
        <w:trPr>
          <w:ins w:id="3642"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4373CCF" w14:textId="77777777" w:rsidR="00A71F46" w:rsidRPr="002062A5" w:rsidRDefault="00A71F46" w:rsidP="00A71F46">
            <w:pPr>
              <w:pStyle w:val="Beschriftung"/>
              <w:rPr>
                <w:ins w:id="3643" w:author="Andreas Kuehne" w:date="2019-05-31T12:40:00Z"/>
                <w:rStyle w:val="Datatype"/>
                <w:b w:val="0"/>
                <w:bCs w:val="0"/>
              </w:rPr>
            </w:pPr>
            <w:ins w:id="3644" w:author="Andreas Kuehne" w:date="2019-05-31T12:40:00Z">
              <w:r w:rsidRPr="002062A5">
                <w:rPr>
                  <w:rStyle w:val="Datatype"/>
                </w:rPr>
                <w:t>SignatureObject</w:t>
              </w:r>
            </w:ins>
          </w:p>
        </w:tc>
        <w:tc>
          <w:tcPr>
            <w:tcW w:w="4675" w:type="dxa"/>
          </w:tcPr>
          <w:p w14:paraId="6624B9CC"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3645" w:author="Andreas Kuehne" w:date="2019-05-31T12:40:00Z"/>
                <w:rStyle w:val="Datatype"/>
              </w:rPr>
            </w:pPr>
            <w:ins w:id="3646" w:author="Andreas Kuehne" w:date="2019-05-31T12:40:00Z">
              <w:r w:rsidRPr="002062A5">
                <w:rPr>
                  <w:rStyle w:val="Datatype"/>
                </w:rPr>
                <w:t>sigObj</w:t>
              </w:r>
            </w:ins>
          </w:p>
        </w:tc>
        <w:tc>
          <w:tcPr>
            <w:tcW w:w="4675" w:type="dxa"/>
          </w:tcPr>
          <w:p w14:paraId="29F8B6D4"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3647" w:author="Andreas Kuehne" w:date="2019-05-31T12:40:00Z"/>
              </w:rPr>
            </w:pPr>
            <w:customXmlInsRangeStart w:id="3648" w:author="Andreas Kuehne" w:date="2019-05-31T12:40:00Z"/>
            <w:sdt>
              <w:sdtPr>
                <w:alias w:val="dss2-VerifyRequestType.sigObj"/>
                <w:tag w:val="dss2-VerifyRequestType.-jsonComment.SignatureObject"/>
                <w:id w:val="-546071307"/>
                <w:showingPlcHdr/>
              </w:sdtPr>
              <w:sdtEndPr/>
              <w:sdtContent>
                <w:customXmlInsRangeEnd w:id="3648"/>
                <w:ins w:id="3649" w:author="Andreas Kuehne" w:date="2019-05-31T12:40:00Z">
                  <w:r w:rsidR="00A71F46">
                    <w:rPr>
                      <w:color w:val="19D131"/>
                    </w:rPr>
                    <w:t>[]</w:t>
                  </w:r>
                </w:ins>
                <w:customXmlInsRangeStart w:id="3650" w:author="Andreas Kuehne" w:date="2019-05-31T12:40:00Z"/>
              </w:sdtContent>
            </w:sdt>
            <w:customXmlInsRangeEnd w:id="3650"/>
          </w:p>
        </w:tc>
      </w:tr>
    </w:tbl>
    <w:p w14:paraId="757C1ABD" w14:textId="77777777" w:rsidR="00A71F46" w:rsidRPr="0202B381" w:rsidRDefault="00A71F46" w:rsidP="00A71F46">
      <w:pPr>
        <w:rPr>
          <w:ins w:id="3651" w:author="Andreas Kuehne" w:date="2019-05-31T12:40:00Z"/>
        </w:rPr>
      </w:pPr>
      <w:ins w:id="3652" w:author="Andreas Kuehne" w:date="2019-05-31T12:40:00Z">
        <w:r w:rsidRPr="002062A5">
          <w:rPr>
            <w:rFonts w:eastAsia="Arial" w:cs="Arial"/>
            <w:sz w:val="22"/>
            <w:szCs w:val="22"/>
          </w:rPr>
          <w:t xml:space="preserve">The </w:t>
        </w:r>
        <w:r w:rsidRPr="002062A5">
          <w:rPr>
            <w:rFonts w:ascii="Courier New" w:eastAsia="Courier New" w:hAnsi="Courier New" w:cs="Courier New"/>
          </w:rPr>
          <w:t>VerifyRequestType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351AB38E" w14:textId="77777777" w:rsidR="00A71F46" w:rsidRDefault="00A71F46" w:rsidP="00A71F46">
      <w:pPr>
        <w:pStyle w:val="Code"/>
        <w:spacing w:line="259" w:lineRule="auto"/>
        <w:rPr>
          <w:ins w:id="3653" w:author="Andreas Kuehne" w:date="2019-05-31T12:40:00Z"/>
        </w:rPr>
      </w:pPr>
      <w:ins w:id="3654" w:author="Andreas Kuehne" w:date="2019-05-31T12:40:00Z">
        <w:r>
          <w:rPr>
            <w:color w:val="31849B" w:themeColor="accent5" w:themeShade="BF"/>
          </w:rPr>
          <w:t>"dss2-VerifyRequestType"</w:t>
        </w:r>
        <w:r>
          <w:t>: {</w:t>
        </w:r>
      </w:ins>
    </w:p>
    <w:p w14:paraId="5C6721D4" w14:textId="77777777" w:rsidR="00A71F46" w:rsidRDefault="00A71F46" w:rsidP="00A71F46">
      <w:pPr>
        <w:pStyle w:val="Code"/>
        <w:spacing w:line="259" w:lineRule="auto"/>
        <w:rPr>
          <w:ins w:id="3655" w:author="Andreas Kuehne" w:date="2019-05-31T12:40:00Z"/>
        </w:rPr>
      </w:pPr>
      <w:ins w:id="3656" w:author="Andreas Kuehne" w:date="2019-05-31T12:40:00Z">
        <w:r>
          <w:rPr>
            <w:color w:val="31849B" w:themeColor="accent5" w:themeShade="BF"/>
          </w:rPr>
          <w:t xml:space="preserve">  "type"</w:t>
        </w:r>
        <w:r>
          <w:t xml:space="preserve">: </w:t>
        </w:r>
        <w:r>
          <w:rPr>
            <w:color w:val="244061" w:themeColor="accent1" w:themeShade="80"/>
          </w:rPr>
          <w:t>"object",</w:t>
        </w:r>
      </w:ins>
    </w:p>
    <w:p w14:paraId="7B89BAA6" w14:textId="77777777" w:rsidR="00A71F46" w:rsidRDefault="00A71F46" w:rsidP="00A71F46">
      <w:pPr>
        <w:pStyle w:val="Code"/>
        <w:spacing w:line="259" w:lineRule="auto"/>
        <w:rPr>
          <w:ins w:id="3657" w:author="Andreas Kuehne" w:date="2019-05-31T12:40:00Z"/>
        </w:rPr>
      </w:pPr>
      <w:ins w:id="3658" w:author="Andreas Kuehne" w:date="2019-05-31T12:40:00Z">
        <w:r>
          <w:rPr>
            <w:color w:val="31849B" w:themeColor="accent5" w:themeShade="BF"/>
          </w:rPr>
          <w:t xml:space="preserve">  "properties"</w:t>
        </w:r>
        <w:r>
          <w:t>: {</w:t>
        </w:r>
      </w:ins>
    </w:p>
    <w:p w14:paraId="6DCA5D13" w14:textId="77777777" w:rsidR="00A71F46" w:rsidRDefault="00A71F46" w:rsidP="00A71F46">
      <w:pPr>
        <w:pStyle w:val="Code"/>
        <w:spacing w:line="259" w:lineRule="auto"/>
        <w:rPr>
          <w:ins w:id="3659" w:author="Andreas Kuehne" w:date="2019-05-31T12:40:00Z"/>
        </w:rPr>
      </w:pPr>
      <w:ins w:id="3660" w:author="Andreas Kuehne" w:date="2019-05-31T12:40:00Z">
        <w:r>
          <w:rPr>
            <w:color w:val="31849B" w:themeColor="accent5" w:themeShade="BF"/>
          </w:rPr>
          <w:t xml:space="preserve">    "profile"</w:t>
        </w:r>
        <w:r>
          <w:t>: {</w:t>
        </w:r>
      </w:ins>
    </w:p>
    <w:p w14:paraId="07619BF7" w14:textId="77777777" w:rsidR="00A71F46" w:rsidRDefault="00A71F46" w:rsidP="00A71F46">
      <w:pPr>
        <w:pStyle w:val="Code"/>
        <w:spacing w:line="259" w:lineRule="auto"/>
        <w:rPr>
          <w:ins w:id="3661" w:author="Andreas Kuehne" w:date="2019-05-31T12:40:00Z"/>
        </w:rPr>
      </w:pPr>
      <w:ins w:id="3662" w:author="Andreas Kuehne" w:date="2019-05-31T12:40:00Z">
        <w:r>
          <w:rPr>
            <w:color w:val="31849B" w:themeColor="accent5" w:themeShade="BF"/>
          </w:rPr>
          <w:t xml:space="preserve">      "type"</w:t>
        </w:r>
        <w:r>
          <w:t xml:space="preserve">: </w:t>
        </w:r>
        <w:r>
          <w:rPr>
            <w:color w:val="244061" w:themeColor="accent1" w:themeShade="80"/>
          </w:rPr>
          <w:t>"array",</w:t>
        </w:r>
      </w:ins>
    </w:p>
    <w:p w14:paraId="46A90229" w14:textId="77777777" w:rsidR="00A71F46" w:rsidRDefault="00A71F46" w:rsidP="00A71F46">
      <w:pPr>
        <w:pStyle w:val="Code"/>
        <w:spacing w:line="259" w:lineRule="auto"/>
        <w:rPr>
          <w:ins w:id="3663" w:author="Andreas Kuehne" w:date="2019-05-31T12:40:00Z"/>
        </w:rPr>
      </w:pPr>
      <w:ins w:id="3664" w:author="Andreas Kuehne" w:date="2019-05-31T12:40:00Z">
        <w:r>
          <w:rPr>
            <w:color w:val="31849B" w:themeColor="accent5" w:themeShade="BF"/>
          </w:rPr>
          <w:t xml:space="preserve">      "items"</w:t>
        </w:r>
        <w:r>
          <w:t>: {</w:t>
        </w:r>
      </w:ins>
    </w:p>
    <w:p w14:paraId="5CC4B7E8" w14:textId="77777777" w:rsidR="00A71F46" w:rsidRDefault="00A71F46" w:rsidP="00A71F46">
      <w:pPr>
        <w:pStyle w:val="Code"/>
        <w:spacing w:line="259" w:lineRule="auto"/>
        <w:rPr>
          <w:ins w:id="3665" w:author="Andreas Kuehne" w:date="2019-05-31T12:40:00Z"/>
        </w:rPr>
      </w:pPr>
      <w:ins w:id="3666" w:author="Andreas Kuehne" w:date="2019-05-31T12:40:00Z">
        <w:r>
          <w:rPr>
            <w:color w:val="31849B" w:themeColor="accent5" w:themeShade="BF"/>
          </w:rPr>
          <w:t xml:space="preserve">        "type"</w:t>
        </w:r>
        <w:r>
          <w:t xml:space="preserve">: </w:t>
        </w:r>
        <w:r>
          <w:rPr>
            <w:color w:val="244061" w:themeColor="accent1" w:themeShade="80"/>
          </w:rPr>
          <w:t>"string"</w:t>
        </w:r>
      </w:ins>
    </w:p>
    <w:p w14:paraId="01D03765" w14:textId="77777777" w:rsidR="00A71F46" w:rsidRDefault="00A71F46" w:rsidP="00A71F46">
      <w:pPr>
        <w:pStyle w:val="Code"/>
        <w:spacing w:line="259" w:lineRule="auto"/>
        <w:rPr>
          <w:ins w:id="3667" w:author="Andreas Kuehne" w:date="2019-05-31T12:40:00Z"/>
        </w:rPr>
      </w:pPr>
      <w:ins w:id="3668" w:author="Andreas Kuehne" w:date="2019-05-31T12:40:00Z">
        <w:r>
          <w:t xml:space="preserve">      }</w:t>
        </w:r>
      </w:ins>
    </w:p>
    <w:p w14:paraId="2BE9D7B0" w14:textId="77777777" w:rsidR="00A71F46" w:rsidRDefault="00A71F46" w:rsidP="00A71F46">
      <w:pPr>
        <w:pStyle w:val="Code"/>
        <w:spacing w:line="259" w:lineRule="auto"/>
        <w:rPr>
          <w:ins w:id="3669" w:author="Andreas Kuehne" w:date="2019-05-31T12:40:00Z"/>
        </w:rPr>
      </w:pPr>
      <w:ins w:id="3670" w:author="Andreas Kuehne" w:date="2019-05-31T12:40:00Z">
        <w:r>
          <w:t xml:space="preserve">    },</w:t>
        </w:r>
      </w:ins>
    </w:p>
    <w:p w14:paraId="4504450B" w14:textId="77777777" w:rsidR="00A71F46" w:rsidRDefault="00A71F46" w:rsidP="00A71F46">
      <w:pPr>
        <w:pStyle w:val="Code"/>
        <w:spacing w:line="259" w:lineRule="auto"/>
        <w:rPr>
          <w:ins w:id="3671" w:author="Andreas Kuehne" w:date="2019-05-31T12:40:00Z"/>
        </w:rPr>
      </w:pPr>
      <w:ins w:id="3672" w:author="Andreas Kuehne" w:date="2019-05-31T12:40:00Z">
        <w:r>
          <w:rPr>
            <w:color w:val="31849B" w:themeColor="accent5" w:themeShade="BF"/>
          </w:rPr>
          <w:t xml:space="preserve">    "reqID"</w:t>
        </w:r>
        <w:r>
          <w:t>: {</w:t>
        </w:r>
      </w:ins>
    </w:p>
    <w:p w14:paraId="4FD99A20" w14:textId="77777777" w:rsidR="00A71F46" w:rsidRDefault="00A71F46" w:rsidP="00A71F46">
      <w:pPr>
        <w:pStyle w:val="Code"/>
        <w:spacing w:line="259" w:lineRule="auto"/>
        <w:rPr>
          <w:ins w:id="3673" w:author="Andreas Kuehne" w:date="2019-05-31T12:40:00Z"/>
        </w:rPr>
      </w:pPr>
      <w:ins w:id="3674" w:author="Andreas Kuehne" w:date="2019-05-31T12:40:00Z">
        <w:r>
          <w:rPr>
            <w:color w:val="31849B" w:themeColor="accent5" w:themeShade="BF"/>
          </w:rPr>
          <w:t xml:space="preserve">      "type"</w:t>
        </w:r>
        <w:r>
          <w:t xml:space="preserve">: </w:t>
        </w:r>
        <w:r>
          <w:rPr>
            <w:color w:val="244061" w:themeColor="accent1" w:themeShade="80"/>
          </w:rPr>
          <w:t>"string"</w:t>
        </w:r>
      </w:ins>
    </w:p>
    <w:p w14:paraId="69FAA360" w14:textId="77777777" w:rsidR="00A71F46" w:rsidRDefault="00A71F46" w:rsidP="00A71F46">
      <w:pPr>
        <w:pStyle w:val="Code"/>
        <w:spacing w:line="259" w:lineRule="auto"/>
        <w:rPr>
          <w:ins w:id="3675" w:author="Andreas Kuehne" w:date="2019-05-31T12:40:00Z"/>
        </w:rPr>
      </w:pPr>
      <w:ins w:id="3676" w:author="Andreas Kuehne" w:date="2019-05-31T12:40:00Z">
        <w:r>
          <w:t xml:space="preserve">    },</w:t>
        </w:r>
      </w:ins>
    </w:p>
    <w:p w14:paraId="4F5A8D57" w14:textId="77777777" w:rsidR="00A71F46" w:rsidRDefault="00A71F46" w:rsidP="00A71F46">
      <w:pPr>
        <w:pStyle w:val="Code"/>
        <w:spacing w:line="259" w:lineRule="auto"/>
        <w:rPr>
          <w:ins w:id="3677" w:author="Andreas Kuehne" w:date="2019-05-31T12:40:00Z"/>
        </w:rPr>
      </w:pPr>
      <w:ins w:id="3678" w:author="Andreas Kuehne" w:date="2019-05-31T12:40:00Z">
        <w:r>
          <w:rPr>
            <w:color w:val="31849B" w:themeColor="accent5" w:themeShade="BF"/>
          </w:rPr>
          <w:t xml:space="preserve">    "inDocs"</w:t>
        </w:r>
        <w:r>
          <w:t>: {</w:t>
        </w:r>
      </w:ins>
    </w:p>
    <w:p w14:paraId="5FED18EC" w14:textId="77777777" w:rsidR="00A71F46" w:rsidRDefault="00A71F46" w:rsidP="00A71F46">
      <w:pPr>
        <w:pStyle w:val="Code"/>
        <w:spacing w:line="259" w:lineRule="auto"/>
        <w:rPr>
          <w:ins w:id="3679" w:author="Andreas Kuehne" w:date="2019-05-31T12:40:00Z"/>
        </w:rPr>
      </w:pPr>
      <w:ins w:id="3680" w:author="Andreas Kuehne" w:date="2019-05-31T12:40:00Z">
        <w:r>
          <w:rPr>
            <w:color w:val="31849B" w:themeColor="accent5" w:themeShade="BF"/>
          </w:rPr>
          <w:t xml:space="preserve">      "$ref"</w:t>
        </w:r>
        <w:r>
          <w:t xml:space="preserve">: </w:t>
        </w:r>
        <w:r>
          <w:rPr>
            <w:color w:val="244061" w:themeColor="accent1" w:themeShade="80"/>
          </w:rPr>
          <w:t>"#/definitions/dss2-InputDocumentsType"</w:t>
        </w:r>
      </w:ins>
    </w:p>
    <w:p w14:paraId="25E1F92B" w14:textId="77777777" w:rsidR="00A71F46" w:rsidRDefault="00A71F46" w:rsidP="00A71F46">
      <w:pPr>
        <w:pStyle w:val="Code"/>
        <w:spacing w:line="259" w:lineRule="auto"/>
        <w:rPr>
          <w:ins w:id="3681" w:author="Andreas Kuehne" w:date="2019-05-31T12:40:00Z"/>
        </w:rPr>
      </w:pPr>
      <w:ins w:id="3682" w:author="Andreas Kuehne" w:date="2019-05-31T12:40:00Z">
        <w:r>
          <w:t xml:space="preserve">    },</w:t>
        </w:r>
      </w:ins>
    </w:p>
    <w:p w14:paraId="69209B85" w14:textId="77777777" w:rsidR="00A71F46" w:rsidRDefault="00A71F46" w:rsidP="00A71F46">
      <w:pPr>
        <w:pStyle w:val="Code"/>
        <w:spacing w:line="259" w:lineRule="auto"/>
        <w:rPr>
          <w:ins w:id="3683" w:author="Andreas Kuehne" w:date="2019-05-31T12:40:00Z"/>
        </w:rPr>
      </w:pPr>
      <w:ins w:id="3684" w:author="Andreas Kuehne" w:date="2019-05-31T12:40:00Z">
        <w:r>
          <w:rPr>
            <w:color w:val="31849B" w:themeColor="accent5" w:themeShade="BF"/>
          </w:rPr>
          <w:t xml:space="preserve">    "optInp"</w:t>
        </w:r>
        <w:r>
          <w:t>: {</w:t>
        </w:r>
      </w:ins>
    </w:p>
    <w:p w14:paraId="22FB204C" w14:textId="77777777" w:rsidR="00A71F46" w:rsidRDefault="00A71F46" w:rsidP="00A71F46">
      <w:pPr>
        <w:pStyle w:val="Code"/>
        <w:spacing w:line="259" w:lineRule="auto"/>
        <w:rPr>
          <w:ins w:id="3685" w:author="Andreas Kuehne" w:date="2019-05-31T12:40:00Z"/>
        </w:rPr>
      </w:pPr>
      <w:ins w:id="3686" w:author="Andreas Kuehne" w:date="2019-05-31T12:40:00Z">
        <w:r>
          <w:rPr>
            <w:color w:val="31849B" w:themeColor="accent5" w:themeShade="BF"/>
          </w:rPr>
          <w:t xml:space="preserve">      "$ref"</w:t>
        </w:r>
        <w:r>
          <w:t xml:space="preserve">: </w:t>
        </w:r>
        <w:r>
          <w:rPr>
            <w:color w:val="244061" w:themeColor="accent1" w:themeShade="80"/>
          </w:rPr>
          <w:t>"#/definitions/dss2-OptionalInputsVerifyType"</w:t>
        </w:r>
      </w:ins>
    </w:p>
    <w:p w14:paraId="1712DB6E" w14:textId="77777777" w:rsidR="00A71F46" w:rsidRDefault="00A71F46" w:rsidP="00A71F46">
      <w:pPr>
        <w:pStyle w:val="Code"/>
        <w:spacing w:line="259" w:lineRule="auto"/>
        <w:rPr>
          <w:ins w:id="3687" w:author="Andreas Kuehne" w:date="2019-05-31T12:40:00Z"/>
        </w:rPr>
      </w:pPr>
      <w:ins w:id="3688" w:author="Andreas Kuehne" w:date="2019-05-31T12:40:00Z">
        <w:r>
          <w:t xml:space="preserve">    },</w:t>
        </w:r>
      </w:ins>
    </w:p>
    <w:p w14:paraId="4978B9F1" w14:textId="77777777" w:rsidR="00A71F46" w:rsidRDefault="00A71F46" w:rsidP="00A71F46">
      <w:pPr>
        <w:pStyle w:val="Code"/>
        <w:spacing w:line="259" w:lineRule="auto"/>
        <w:rPr>
          <w:ins w:id="3689" w:author="Andreas Kuehne" w:date="2019-05-31T12:40:00Z"/>
        </w:rPr>
      </w:pPr>
      <w:ins w:id="3690" w:author="Andreas Kuehne" w:date="2019-05-31T12:40:00Z">
        <w:r>
          <w:rPr>
            <w:color w:val="31849B" w:themeColor="accent5" w:themeShade="BF"/>
          </w:rPr>
          <w:t xml:space="preserve">    "sigObj"</w:t>
        </w:r>
        <w:r>
          <w:t>: {</w:t>
        </w:r>
      </w:ins>
    </w:p>
    <w:p w14:paraId="3782281F" w14:textId="77777777" w:rsidR="00A71F46" w:rsidRDefault="00A71F46" w:rsidP="00A71F46">
      <w:pPr>
        <w:pStyle w:val="Code"/>
        <w:spacing w:line="259" w:lineRule="auto"/>
        <w:rPr>
          <w:ins w:id="3691" w:author="Andreas Kuehne" w:date="2019-05-31T12:40:00Z"/>
        </w:rPr>
      </w:pPr>
      <w:ins w:id="3692" w:author="Andreas Kuehne" w:date="2019-05-31T12:40:00Z">
        <w:r>
          <w:rPr>
            <w:color w:val="31849B" w:themeColor="accent5" w:themeShade="BF"/>
          </w:rPr>
          <w:t xml:space="preserve">      "type"</w:t>
        </w:r>
        <w:r>
          <w:t xml:space="preserve">: </w:t>
        </w:r>
        <w:r>
          <w:rPr>
            <w:color w:val="244061" w:themeColor="accent1" w:themeShade="80"/>
          </w:rPr>
          <w:t>"array",</w:t>
        </w:r>
      </w:ins>
    </w:p>
    <w:p w14:paraId="1749F160" w14:textId="77777777" w:rsidR="00A71F46" w:rsidRDefault="00A71F46" w:rsidP="00A71F46">
      <w:pPr>
        <w:pStyle w:val="Code"/>
        <w:spacing w:line="259" w:lineRule="auto"/>
        <w:rPr>
          <w:ins w:id="3693" w:author="Andreas Kuehne" w:date="2019-05-31T12:40:00Z"/>
        </w:rPr>
      </w:pPr>
      <w:ins w:id="3694" w:author="Andreas Kuehne" w:date="2019-05-31T12:40:00Z">
        <w:r>
          <w:rPr>
            <w:color w:val="31849B" w:themeColor="accent5" w:themeShade="BF"/>
          </w:rPr>
          <w:t xml:space="preserve">      "items"</w:t>
        </w:r>
        <w:r>
          <w:t>: {</w:t>
        </w:r>
      </w:ins>
    </w:p>
    <w:p w14:paraId="0ABDA7A0" w14:textId="77777777" w:rsidR="00A71F46" w:rsidRDefault="00A71F46" w:rsidP="00A71F46">
      <w:pPr>
        <w:pStyle w:val="Code"/>
        <w:spacing w:line="259" w:lineRule="auto"/>
        <w:rPr>
          <w:ins w:id="3695" w:author="Andreas Kuehne" w:date="2019-05-31T12:40:00Z"/>
        </w:rPr>
      </w:pPr>
      <w:ins w:id="3696" w:author="Andreas Kuehne" w:date="2019-05-31T12:40:00Z">
        <w:r>
          <w:rPr>
            <w:color w:val="31849B" w:themeColor="accent5" w:themeShade="BF"/>
          </w:rPr>
          <w:t xml:space="preserve">        "$ref"</w:t>
        </w:r>
        <w:r>
          <w:t xml:space="preserve">: </w:t>
        </w:r>
        <w:r>
          <w:rPr>
            <w:color w:val="244061" w:themeColor="accent1" w:themeShade="80"/>
          </w:rPr>
          <w:t>"#/definitions/dss2-SignatureObjectType"</w:t>
        </w:r>
      </w:ins>
    </w:p>
    <w:p w14:paraId="28D45DFF" w14:textId="77777777" w:rsidR="00A71F46" w:rsidRDefault="00A71F46" w:rsidP="00A71F46">
      <w:pPr>
        <w:pStyle w:val="Code"/>
        <w:spacing w:line="259" w:lineRule="auto"/>
        <w:rPr>
          <w:ins w:id="3697" w:author="Andreas Kuehne" w:date="2019-05-31T12:40:00Z"/>
        </w:rPr>
      </w:pPr>
      <w:ins w:id="3698" w:author="Andreas Kuehne" w:date="2019-05-31T12:40:00Z">
        <w:r>
          <w:t xml:space="preserve">      }</w:t>
        </w:r>
      </w:ins>
    </w:p>
    <w:p w14:paraId="7626D44D" w14:textId="77777777" w:rsidR="00A71F46" w:rsidRDefault="00A71F46" w:rsidP="00A71F46">
      <w:pPr>
        <w:pStyle w:val="Code"/>
        <w:spacing w:line="259" w:lineRule="auto"/>
        <w:rPr>
          <w:ins w:id="3699" w:author="Andreas Kuehne" w:date="2019-05-31T12:40:00Z"/>
        </w:rPr>
      </w:pPr>
      <w:ins w:id="3700" w:author="Andreas Kuehne" w:date="2019-05-31T12:40:00Z">
        <w:r>
          <w:t xml:space="preserve">    }</w:t>
        </w:r>
      </w:ins>
    </w:p>
    <w:p w14:paraId="4AAB97EA" w14:textId="77777777" w:rsidR="00A71F46" w:rsidRDefault="00A71F46" w:rsidP="00A71F46">
      <w:pPr>
        <w:pStyle w:val="Code"/>
        <w:spacing w:line="259" w:lineRule="auto"/>
        <w:rPr>
          <w:ins w:id="3701" w:author="Andreas Kuehne" w:date="2019-05-31T12:40:00Z"/>
        </w:rPr>
      </w:pPr>
      <w:ins w:id="3702" w:author="Andreas Kuehne" w:date="2019-05-31T12:40:00Z">
        <w:r>
          <w:t xml:space="preserve">  }</w:t>
        </w:r>
      </w:ins>
    </w:p>
    <w:p w14:paraId="33EFD548" w14:textId="77777777" w:rsidR="00A71F46" w:rsidRDefault="00A71F46" w:rsidP="00A71F46">
      <w:pPr>
        <w:pStyle w:val="Code"/>
        <w:spacing w:line="259" w:lineRule="auto"/>
        <w:rPr>
          <w:ins w:id="3703" w:author="Andreas Kuehne" w:date="2019-05-31T12:40:00Z"/>
        </w:rPr>
      </w:pPr>
      <w:ins w:id="3704" w:author="Andreas Kuehne" w:date="2019-05-31T12:40:00Z">
        <w:r>
          <w:t>}</w:t>
        </w:r>
      </w:ins>
    </w:p>
    <w:p w14:paraId="12D60CDE" w14:textId="77777777" w:rsidR="00A71F46" w:rsidRDefault="001A1734" w:rsidP="00A71F46">
      <w:pPr>
        <w:rPr>
          <w:ins w:id="3705" w:author="Andreas Kuehne" w:date="2019-05-31T12:40:00Z"/>
        </w:rPr>
      </w:pPr>
      <w:customXmlInsRangeStart w:id="3706" w:author="Andreas Kuehne" w:date="2019-05-31T12:40:00Z"/>
      <w:sdt>
        <w:sdtPr>
          <w:tag w:val="dss2-VerifyRequestType.-jsonSchema"/>
          <w:id w:val="-948320599"/>
          <w:showingPlcHdr/>
        </w:sdtPr>
        <w:sdtEndPr/>
        <w:sdtContent>
          <w:customXmlInsRangeEnd w:id="3706"/>
          <w:ins w:id="3707" w:author="Andreas Kuehne" w:date="2019-05-31T12:40:00Z">
            <w:r w:rsidR="00A71F46">
              <w:rPr>
                <w:color w:val="19D131"/>
              </w:rPr>
              <w:t>[component VerifyRequest JSON schema details]</w:t>
            </w:r>
          </w:ins>
          <w:customXmlInsRangeStart w:id="3708" w:author="Andreas Kuehne" w:date="2019-05-31T12:40:00Z"/>
        </w:sdtContent>
      </w:sdt>
      <w:customXmlInsRangeEnd w:id="3708"/>
    </w:p>
    <w:p w14:paraId="38B84EBB" w14:textId="77777777" w:rsidR="00A71F46" w:rsidRDefault="00A71F46" w:rsidP="00A71F46">
      <w:pPr>
        <w:pStyle w:val="berschrift4"/>
        <w:numPr>
          <w:ilvl w:val="3"/>
          <w:numId w:val="3"/>
        </w:numPr>
        <w:rPr>
          <w:ins w:id="3709" w:author="Andreas Kuehne" w:date="2019-05-31T12:40:00Z"/>
        </w:rPr>
      </w:pPr>
      <w:bookmarkStart w:id="3710" w:name="_Toc10206798"/>
      <w:ins w:id="3711" w:author="Andreas Kuehne" w:date="2019-05-31T12:40:00Z">
        <w:r>
          <w:t>VerifyRequest – XML Syntax</w:t>
        </w:r>
        <w:bookmarkEnd w:id="3710"/>
      </w:ins>
    </w:p>
    <w:p w14:paraId="11B12A9D" w14:textId="77777777" w:rsidR="00A71F46" w:rsidRPr="5404FA76" w:rsidRDefault="00A71F46" w:rsidP="00A71F46">
      <w:pPr>
        <w:rPr>
          <w:ins w:id="3712" w:author="Andreas Kuehne" w:date="2019-05-31T12:40:00Z"/>
        </w:rPr>
      </w:pPr>
      <w:ins w:id="3713" w:author="Andreas Kuehne" w:date="2019-05-31T12:40:00Z">
        <w:r w:rsidRPr="0CCF9147">
          <w:t xml:space="preserve">The XML type </w:t>
        </w:r>
        <w:r w:rsidRPr="002062A5">
          <w:rPr>
            <w:rFonts w:ascii="Courier New" w:eastAsia="Courier New" w:hAnsi="Courier New" w:cs="Courier New"/>
          </w:rPr>
          <w:t>VerifyRequestType</w:t>
        </w:r>
        <w:r w:rsidRPr="0CCF9147">
          <w:t xml:space="preserve"> SHALL implement the requirements defined in the </w:t>
        </w:r>
        <w:r w:rsidRPr="002062A5">
          <w:rPr>
            <w:rFonts w:ascii="Courier New" w:eastAsia="Courier New" w:hAnsi="Courier New" w:cs="Courier New"/>
          </w:rPr>
          <w:t>VerifyRequest</w:t>
        </w:r>
        <w:r>
          <w:t xml:space="preserve"> </w:t>
        </w:r>
        <w:r w:rsidRPr="005A6FFD">
          <w:t>component.</w:t>
        </w:r>
      </w:ins>
    </w:p>
    <w:p w14:paraId="54BC71DF" w14:textId="77777777" w:rsidR="00A71F46" w:rsidRDefault="00A71F46" w:rsidP="00A71F46">
      <w:pPr>
        <w:rPr>
          <w:ins w:id="3714" w:author="Andreas Kuehne" w:date="2019-05-31T12:40:00Z"/>
        </w:rPr>
      </w:pPr>
      <w:ins w:id="3715" w:author="Andreas Kuehne" w:date="2019-05-31T12:40:00Z">
        <w:r w:rsidRPr="005A6FFD">
          <w:rPr>
            <w:rFonts w:eastAsia="Arial"/>
          </w:rPr>
          <w:t xml:space="preserve">The </w:t>
        </w:r>
        <w:r w:rsidRPr="002062A5">
          <w:rPr>
            <w:rFonts w:ascii="Courier New" w:eastAsia="Courier New" w:hAnsi="Courier New" w:cs="Courier New"/>
          </w:rPr>
          <w:t>VerifyRequestType</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5C6951A0" w14:textId="77777777" w:rsidR="00A71F46" w:rsidRDefault="00A71F46" w:rsidP="00A71F46">
      <w:pPr>
        <w:pStyle w:val="Code"/>
        <w:rPr>
          <w:ins w:id="3716" w:author="Andreas Kuehne" w:date="2019-05-31T12:40:00Z"/>
        </w:rPr>
      </w:pPr>
      <w:ins w:id="3717"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VerifyRequestType</w:t>
        </w:r>
        <w:r>
          <w:rPr>
            <w:color w:val="943634" w:themeColor="accent2" w:themeShade="BF"/>
          </w:rPr>
          <w:t>"</w:t>
        </w:r>
        <w:r>
          <w:rPr>
            <w:color w:val="31849B" w:themeColor="accent5" w:themeShade="BF"/>
          </w:rPr>
          <w:t>&gt;</w:t>
        </w:r>
      </w:ins>
    </w:p>
    <w:p w14:paraId="4F6D4A41" w14:textId="77777777" w:rsidR="00A71F46" w:rsidRDefault="00A71F46" w:rsidP="00A71F46">
      <w:pPr>
        <w:pStyle w:val="Code"/>
        <w:rPr>
          <w:ins w:id="3718" w:author="Andreas Kuehne" w:date="2019-05-31T12:40:00Z"/>
        </w:rPr>
      </w:pPr>
      <w:ins w:id="3719" w:author="Andreas Kuehne" w:date="2019-05-31T12:40:00Z">
        <w:r>
          <w:rPr>
            <w:color w:val="31849B" w:themeColor="accent5" w:themeShade="BF"/>
          </w:rPr>
          <w:t xml:space="preserve">  &lt;xs:complexContent&gt;</w:t>
        </w:r>
      </w:ins>
    </w:p>
    <w:p w14:paraId="2EC6855E" w14:textId="77777777" w:rsidR="00A71F46" w:rsidRDefault="00A71F46" w:rsidP="00A71F46">
      <w:pPr>
        <w:pStyle w:val="Code"/>
        <w:rPr>
          <w:ins w:id="3720" w:author="Andreas Kuehne" w:date="2019-05-31T12:40:00Z"/>
        </w:rPr>
      </w:pPr>
      <w:ins w:id="3721" w:author="Andreas Kuehne" w:date="2019-05-31T12:40:00Z">
        <w:r>
          <w:rPr>
            <w:color w:val="31849B" w:themeColor="accent5" w:themeShade="BF"/>
          </w:rPr>
          <w:t xml:space="preserve">    &lt;xs:extension</w:t>
        </w:r>
        <w:r>
          <w:rPr>
            <w:color w:val="943634" w:themeColor="accent2" w:themeShade="BF"/>
          </w:rPr>
          <w:t xml:space="preserve"> base="</w:t>
        </w:r>
        <w:r>
          <w:rPr>
            <w:color w:val="244061" w:themeColor="accent1" w:themeShade="80"/>
          </w:rPr>
          <w:t>dsb:RequestBaseType</w:t>
        </w:r>
        <w:r>
          <w:rPr>
            <w:color w:val="943634" w:themeColor="accent2" w:themeShade="BF"/>
          </w:rPr>
          <w:t>"</w:t>
        </w:r>
        <w:r>
          <w:rPr>
            <w:color w:val="31849B" w:themeColor="accent5" w:themeShade="BF"/>
          </w:rPr>
          <w:t>&gt;</w:t>
        </w:r>
      </w:ins>
    </w:p>
    <w:p w14:paraId="10F73441" w14:textId="77777777" w:rsidR="00A71F46" w:rsidRDefault="00A71F46" w:rsidP="00A71F46">
      <w:pPr>
        <w:pStyle w:val="Code"/>
        <w:rPr>
          <w:ins w:id="3722" w:author="Andreas Kuehne" w:date="2019-05-31T12:40:00Z"/>
        </w:rPr>
      </w:pPr>
      <w:ins w:id="3723" w:author="Andreas Kuehne" w:date="2019-05-31T12:40:00Z">
        <w:r>
          <w:rPr>
            <w:color w:val="31849B" w:themeColor="accent5" w:themeShade="BF"/>
          </w:rPr>
          <w:t xml:space="preserve">      &lt;xs:sequence&gt;</w:t>
        </w:r>
      </w:ins>
    </w:p>
    <w:p w14:paraId="769C5190" w14:textId="77777777" w:rsidR="00A71F46" w:rsidRDefault="00A71F46" w:rsidP="00A71F46">
      <w:pPr>
        <w:pStyle w:val="Code"/>
        <w:rPr>
          <w:ins w:id="3724" w:author="Andreas Kuehne" w:date="2019-05-31T12:40:00Z"/>
        </w:rPr>
      </w:pPr>
      <w:ins w:id="3725"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InputDocuments</w:t>
        </w:r>
        <w:r>
          <w:rPr>
            <w:color w:val="943634" w:themeColor="accent2" w:themeShade="BF"/>
          </w:rPr>
          <w:t>" type="</w:t>
        </w:r>
        <w:r>
          <w:rPr>
            <w:color w:val="244061" w:themeColor="accent1" w:themeShade="80"/>
          </w:rPr>
          <w:t>dss2:InputDocumentsType</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65F20B1B" w14:textId="77777777" w:rsidR="00A71F46" w:rsidRDefault="00A71F46" w:rsidP="00A71F46">
      <w:pPr>
        <w:pStyle w:val="Code"/>
        <w:rPr>
          <w:ins w:id="3726" w:author="Andreas Kuehne" w:date="2019-05-31T12:40:00Z"/>
        </w:rPr>
      </w:pPr>
      <w:ins w:id="3727"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OptionalInputs</w:t>
        </w:r>
        <w:r>
          <w:rPr>
            <w:color w:val="943634" w:themeColor="accent2" w:themeShade="BF"/>
          </w:rPr>
          <w:t>" type="</w:t>
        </w:r>
        <w:r>
          <w:rPr>
            <w:color w:val="244061" w:themeColor="accent1" w:themeShade="80"/>
          </w:rPr>
          <w:t>dss2:OptionalInputsVerifyType</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11A0E626" w14:textId="77777777" w:rsidR="00A71F46" w:rsidRDefault="00A71F46" w:rsidP="00A71F46">
      <w:pPr>
        <w:pStyle w:val="Code"/>
        <w:rPr>
          <w:ins w:id="3728" w:author="Andreas Kuehne" w:date="2019-05-31T12:40:00Z"/>
        </w:rPr>
      </w:pPr>
      <w:ins w:id="3729"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SignatureObject</w:t>
        </w:r>
        <w:r>
          <w:rPr>
            <w:color w:val="943634" w:themeColor="accent2" w:themeShade="BF"/>
          </w:rPr>
          <w:t>" type="</w:t>
        </w:r>
        <w:r>
          <w:rPr>
            <w:color w:val="244061" w:themeColor="accent1" w:themeShade="80"/>
          </w:rPr>
          <w:t>dss2:SignatureObjectType</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64AA0363" w14:textId="77777777" w:rsidR="00A71F46" w:rsidRDefault="00A71F46" w:rsidP="00A71F46">
      <w:pPr>
        <w:pStyle w:val="Code"/>
        <w:rPr>
          <w:ins w:id="3730" w:author="Andreas Kuehne" w:date="2019-05-31T12:40:00Z"/>
        </w:rPr>
      </w:pPr>
      <w:ins w:id="3731" w:author="Andreas Kuehne" w:date="2019-05-31T12:40:00Z">
        <w:r>
          <w:rPr>
            <w:color w:val="31849B" w:themeColor="accent5" w:themeShade="BF"/>
          </w:rPr>
          <w:t xml:space="preserve">      &lt;/xs:sequence&gt;</w:t>
        </w:r>
      </w:ins>
    </w:p>
    <w:p w14:paraId="6950E705" w14:textId="77777777" w:rsidR="00A71F46" w:rsidRDefault="00A71F46" w:rsidP="00A71F46">
      <w:pPr>
        <w:pStyle w:val="Code"/>
        <w:rPr>
          <w:ins w:id="3732" w:author="Andreas Kuehne" w:date="2019-05-31T12:40:00Z"/>
        </w:rPr>
      </w:pPr>
      <w:ins w:id="3733" w:author="Andreas Kuehne" w:date="2019-05-31T12:40:00Z">
        <w:r>
          <w:rPr>
            <w:color w:val="31849B" w:themeColor="accent5" w:themeShade="BF"/>
          </w:rPr>
          <w:t xml:space="preserve">    &lt;/xs:extension&gt;</w:t>
        </w:r>
      </w:ins>
    </w:p>
    <w:p w14:paraId="5FBBA6E5" w14:textId="77777777" w:rsidR="00A71F46" w:rsidRDefault="00A71F46" w:rsidP="00A71F46">
      <w:pPr>
        <w:pStyle w:val="Code"/>
        <w:rPr>
          <w:ins w:id="3734" w:author="Andreas Kuehne" w:date="2019-05-31T12:40:00Z"/>
        </w:rPr>
      </w:pPr>
      <w:ins w:id="3735" w:author="Andreas Kuehne" w:date="2019-05-31T12:40:00Z">
        <w:r>
          <w:rPr>
            <w:color w:val="31849B" w:themeColor="accent5" w:themeShade="BF"/>
          </w:rPr>
          <w:t xml:space="preserve">  &lt;/xs:complexContent&gt;</w:t>
        </w:r>
      </w:ins>
    </w:p>
    <w:p w14:paraId="3CFE979A" w14:textId="77777777" w:rsidR="00A71F46" w:rsidRDefault="00A71F46" w:rsidP="00A71F46">
      <w:pPr>
        <w:pStyle w:val="Code"/>
        <w:rPr>
          <w:ins w:id="3736" w:author="Andreas Kuehne" w:date="2019-05-31T12:40:00Z"/>
        </w:rPr>
      </w:pPr>
      <w:ins w:id="3737" w:author="Andreas Kuehne" w:date="2019-05-31T12:40:00Z">
        <w:r>
          <w:rPr>
            <w:color w:val="31849B" w:themeColor="accent5" w:themeShade="BF"/>
          </w:rPr>
          <w:t>&lt;/xs:complexType&gt;</w:t>
        </w:r>
      </w:ins>
    </w:p>
    <w:p w14:paraId="0E0AC4D1" w14:textId="77777777" w:rsidR="00A71F46" w:rsidRDefault="00A71F46" w:rsidP="00A71F46">
      <w:pPr>
        <w:spacing w:line="259" w:lineRule="auto"/>
        <w:rPr>
          <w:ins w:id="3738" w:author="Andreas Kuehne" w:date="2019-05-31T12:40:00Z"/>
        </w:rPr>
      </w:pPr>
      <w:ins w:id="3739" w:author="Andreas Kuehne" w:date="2019-05-31T12:40:00Z">
        <w:r>
          <w:t>Each child element of</w:t>
        </w:r>
        <w:r w:rsidRPr="71C71F8C">
          <w:t xml:space="preserve"> </w:t>
        </w:r>
        <w:r w:rsidRPr="002062A5">
          <w:rPr>
            <w:rFonts w:ascii="Courier New" w:eastAsia="Courier New" w:hAnsi="Courier New" w:cs="Courier New"/>
          </w:rPr>
          <w:t>VerifyRequestType</w:t>
        </w:r>
        <w:r w:rsidRPr="71C71F8C">
          <w:t xml:space="preserve"> </w:t>
        </w:r>
        <w:r>
          <w:t xml:space="preserve">XML element SHALL implement in XML syntax the sub-component that has a name equal to its local name. </w:t>
        </w:r>
      </w:ins>
      <w:customXmlInsRangeStart w:id="3740" w:author="Andreas Kuehne" w:date="2019-05-31T12:40:00Z"/>
      <w:sdt>
        <w:sdtPr>
          <w:tag w:val="dss2-VerifyRequestType.-xmlSchema"/>
          <w:id w:val="-1286572513"/>
          <w:showingPlcHdr/>
        </w:sdtPr>
        <w:sdtEndPr/>
        <w:sdtContent>
          <w:customXmlInsRangeEnd w:id="3740"/>
          <w:ins w:id="3741" w:author="Andreas Kuehne" w:date="2019-05-31T12:40:00Z">
            <w:r>
              <w:rPr>
                <w:color w:val="19D131"/>
              </w:rPr>
              <w:t>[component VerifyRequest XML schema details]</w:t>
            </w:r>
          </w:ins>
          <w:customXmlInsRangeStart w:id="3742" w:author="Andreas Kuehne" w:date="2019-05-31T12:40:00Z"/>
        </w:sdtContent>
      </w:sdt>
      <w:customXmlInsRangeEnd w:id="3742"/>
    </w:p>
    <w:p w14:paraId="4E2D3F8C" w14:textId="77777777" w:rsidR="00A71F46" w:rsidRDefault="00A71F46" w:rsidP="00A71F46">
      <w:pPr>
        <w:pStyle w:val="berschrift3"/>
        <w:numPr>
          <w:ilvl w:val="2"/>
          <w:numId w:val="3"/>
        </w:numPr>
        <w:rPr>
          <w:ins w:id="3743" w:author="Andreas Kuehne" w:date="2019-05-31T12:40:00Z"/>
        </w:rPr>
      </w:pPr>
      <w:bookmarkStart w:id="3744" w:name="_Toc10206799"/>
      <w:ins w:id="3745" w:author="Andreas Kuehne" w:date="2019-05-31T12:40:00Z">
        <w:r>
          <w:t>Component VerifyResponse</w:t>
        </w:r>
        <w:bookmarkEnd w:id="3744"/>
      </w:ins>
    </w:p>
    <w:p w14:paraId="38EBAB7C" w14:textId="77777777" w:rsidR="00A71F46" w:rsidRDefault="001A1734" w:rsidP="00A71F46">
      <w:pPr>
        <w:rPr>
          <w:ins w:id="3746" w:author="Andreas Kuehne" w:date="2019-05-31T12:40:00Z"/>
        </w:rPr>
      </w:pPr>
      <w:customXmlInsRangeStart w:id="3747" w:author="Andreas Kuehne" w:date="2019-05-31T12:40:00Z"/>
      <w:sdt>
        <w:sdtPr>
          <w:tag w:val="dss2-VerifyResponseType.-normative"/>
          <w:id w:val="-308706655"/>
        </w:sdtPr>
        <w:sdtEndPr/>
        <w:sdtContent>
          <w:customXmlInsRangeEnd w:id="3747"/>
          <w:ins w:id="3748" w:author="Andreas Kuehne" w:date="2019-05-31T12:40:00Z">
            <w:r w:rsidR="00A71F46" w:rsidRPr="003A06D0">
              <w:rPr>
                <w:color w:val="19D131"/>
                <w:lang w:val="en-GB"/>
              </w:rPr>
              <w:t xml:space="preserve">The </w:t>
            </w:r>
            <w:r w:rsidR="00A71F46" w:rsidRPr="003A06D0">
              <w:rPr>
                <w:rFonts w:ascii="Courier New" w:eastAsia="Courier New" w:hAnsi="Courier New" w:cs="Courier New"/>
                <w:lang w:val="en-GB"/>
              </w:rPr>
              <w:t>VerifyResponse</w:t>
            </w:r>
            <w:r w:rsidR="00A71F46" w:rsidRPr="003A06D0">
              <w:rPr>
                <w:color w:val="19D131"/>
                <w:lang w:val="en-GB"/>
              </w:rPr>
              <w:t xml:space="preserve"> component is returned by the server to provide the results of verification.</w:t>
            </w:r>
          </w:ins>
          <w:customXmlInsRangeStart w:id="3749" w:author="Andreas Kuehne" w:date="2019-05-31T12:40:00Z"/>
        </w:sdtContent>
      </w:sdt>
      <w:customXmlInsRangeEnd w:id="3749"/>
    </w:p>
    <w:p w14:paraId="441E94C8" w14:textId="77777777" w:rsidR="00A71F46" w:rsidRDefault="00A71F46" w:rsidP="00A71F46">
      <w:pPr>
        <w:rPr>
          <w:ins w:id="3750" w:author="Andreas Kuehne" w:date="2019-05-31T12:40:00Z"/>
        </w:rPr>
      </w:pPr>
      <w:ins w:id="3751" w:author="Andreas Kuehne" w:date="2019-05-31T12:40:00Z">
        <w:r>
          <w:t xml:space="preserve">This components extends the component </w:t>
        </w:r>
        <w:r>
          <w:fldChar w:fldCharType="begin"/>
        </w:r>
        <w:r>
          <w:instrText xml:space="preserve"> REF _RefComp131BCFE5 \r \h </w:instrText>
        </w:r>
      </w:ins>
      <w:ins w:id="3752" w:author="Andreas Kuehne" w:date="2019-05-31T12:40:00Z">
        <w:r>
          <w:fldChar w:fldCharType="separate"/>
        </w:r>
        <w:r>
          <w:rPr>
            <w:rStyle w:val="Datatype"/>
            <w:rFonts w:eastAsia="Courier New" w:cs="Courier New"/>
          </w:rPr>
          <w:t>ResponseBase</w:t>
        </w:r>
        <w:r>
          <w:fldChar w:fldCharType="end"/>
        </w:r>
        <w:r>
          <w:t>. The inherited sub-components are not repeated here.</w:t>
        </w:r>
      </w:ins>
    </w:p>
    <w:p w14:paraId="643E833D" w14:textId="77777777" w:rsidR="00A71F46" w:rsidRDefault="00A71F46" w:rsidP="00A71F46">
      <w:pPr>
        <w:rPr>
          <w:ins w:id="3753" w:author="Andreas Kuehne" w:date="2019-05-31T12:40:00Z"/>
        </w:rPr>
      </w:pPr>
      <w:ins w:id="3754" w:author="Andreas Kuehne" w:date="2019-05-31T12:40:00Z">
        <w:r>
          <w:t>Below follows a list of the sub-components that constitute this component:</w:t>
        </w:r>
      </w:ins>
    </w:p>
    <w:p w14:paraId="4D3D990B" w14:textId="77777777" w:rsidR="00A71F46" w:rsidRDefault="00A71F46" w:rsidP="00A71F46">
      <w:pPr>
        <w:pStyle w:val="Member"/>
        <w:rPr>
          <w:ins w:id="3755" w:author="Andreas Kuehne" w:date="2019-05-31T12:40:00Z"/>
        </w:rPr>
      </w:pPr>
      <w:ins w:id="3756" w:author="Andreas Kuehne" w:date="2019-05-31T12:40:00Z">
        <w:r>
          <w:t xml:space="preserve">The OPTIONAL </w:t>
        </w:r>
        <w:r w:rsidRPr="35C1378D">
          <w:rPr>
            <w:rStyle w:val="Datatype"/>
          </w:rPr>
          <w:t>OptionalOutputs</w:t>
        </w:r>
        <w:r>
          <w:t xml:space="preserve"> element, if present, MUST contain a sub-component. A given element MUST satisfy the requirements specified in this document in section </w:t>
        </w:r>
        <w:r>
          <w:fldChar w:fldCharType="begin"/>
        </w:r>
        <w:r>
          <w:instrText xml:space="preserve"> REF _RefComp66C2CB3B \r \h </w:instrText>
        </w:r>
      </w:ins>
      <w:ins w:id="3757" w:author="Andreas Kuehne" w:date="2019-05-31T12:40:00Z">
        <w:r>
          <w:fldChar w:fldCharType="separate"/>
        </w:r>
        <w:r>
          <w:rPr>
            <w:rStyle w:val="Datatype"/>
            <w:rFonts w:eastAsia="Courier New" w:cs="Courier New"/>
          </w:rPr>
          <w:t>OptionalOutputsVerify</w:t>
        </w:r>
        <w:r>
          <w:fldChar w:fldCharType="end"/>
        </w:r>
        <w:r>
          <w:t xml:space="preserve">. </w:t>
        </w:r>
      </w:ins>
      <w:customXmlInsRangeStart w:id="3758" w:author="Andreas Kuehne" w:date="2019-05-31T12:40:00Z"/>
      <w:sdt>
        <w:sdtPr>
          <w:alias w:val="dss2-VerifyResponseType.optOutp"/>
          <w:tag w:val="dss2-VerifyResponseType.OptionalOutputs"/>
          <w:id w:val="-1502727493"/>
          <w:showingPlcHdr/>
        </w:sdtPr>
        <w:sdtEndPr/>
        <w:sdtContent>
          <w:customXmlInsRangeEnd w:id="3758"/>
          <w:ins w:id="3759" w:author="Andreas Kuehne" w:date="2019-05-31T12:40:00Z">
            <w:r>
              <w:rPr>
                <w:color w:val="19D131"/>
              </w:rPr>
              <w:t>[sub component OptionalOutputs details]</w:t>
            </w:r>
          </w:ins>
          <w:customXmlInsRangeStart w:id="3760" w:author="Andreas Kuehne" w:date="2019-05-31T12:40:00Z"/>
        </w:sdtContent>
      </w:sdt>
      <w:customXmlInsRangeEnd w:id="3760"/>
    </w:p>
    <w:p w14:paraId="4F252BB0" w14:textId="77777777" w:rsidR="00A71F46" w:rsidRDefault="00A71F46" w:rsidP="00A71F46">
      <w:pPr>
        <w:pStyle w:val="Non-normativeCommentHeading"/>
        <w:rPr>
          <w:ins w:id="3761" w:author="Andreas Kuehne" w:date="2019-05-31T12:40:00Z"/>
        </w:rPr>
      </w:pPr>
      <w:ins w:id="3762" w:author="Andreas Kuehne" w:date="2019-05-31T12:40:00Z">
        <w:r>
          <w:t>Non-normative Comment:</w:t>
        </w:r>
      </w:ins>
    </w:p>
    <w:p w14:paraId="6009DFF8" w14:textId="77777777" w:rsidR="00A71F46" w:rsidRDefault="001A1734" w:rsidP="00A71F46">
      <w:pPr>
        <w:pStyle w:val="Non-normativeComment"/>
        <w:rPr>
          <w:ins w:id="3763" w:author="Andreas Kuehne" w:date="2019-05-31T12:40:00Z"/>
        </w:rPr>
      </w:pPr>
      <w:customXmlInsRangeStart w:id="3764" w:author="Andreas Kuehne" w:date="2019-05-31T12:40:00Z"/>
      <w:sdt>
        <w:sdtPr>
          <w:tag w:val="dss2-VerifyResponseType.-nonNormative"/>
          <w:id w:val="-1999874155"/>
          <w:showingPlcHdr/>
        </w:sdtPr>
        <w:sdtEndPr/>
        <w:sdtContent>
          <w:customXmlInsRangeEnd w:id="3764"/>
          <w:ins w:id="3765" w:author="Andreas Kuehne" w:date="2019-05-31T12:40:00Z">
            <w:r w:rsidR="00A71F46">
              <w:rPr>
                <w:color w:val="19D131"/>
              </w:rPr>
              <w:t>[component VerifyResponse non normative details]</w:t>
            </w:r>
          </w:ins>
          <w:customXmlInsRangeStart w:id="3766" w:author="Andreas Kuehne" w:date="2019-05-31T12:40:00Z"/>
        </w:sdtContent>
      </w:sdt>
      <w:customXmlInsRangeEnd w:id="3766"/>
    </w:p>
    <w:p w14:paraId="75E20F8C" w14:textId="77777777" w:rsidR="00A71F46" w:rsidRDefault="00A71F46" w:rsidP="00A71F46">
      <w:pPr>
        <w:pStyle w:val="berschrift4"/>
        <w:numPr>
          <w:ilvl w:val="3"/>
          <w:numId w:val="3"/>
        </w:numPr>
        <w:rPr>
          <w:ins w:id="3767" w:author="Andreas Kuehne" w:date="2019-05-31T12:40:00Z"/>
        </w:rPr>
      </w:pPr>
      <w:bookmarkStart w:id="3768" w:name="_Toc10206800"/>
      <w:ins w:id="3769" w:author="Andreas Kuehne" w:date="2019-05-31T12:40:00Z">
        <w:r>
          <w:t>VerifyResponse – JSON Syntax</w:t>
        </w:r>
        <w:bookmarkEnd w:id="3768"/>
      </w:ins>
    </w:p>
    <w:p w14:paraId="7C7B619F" w14:textId="77777777" w:rsidR="00A71F46" w:rsidRPr="0248A3D1" w:rsidRDefault="00A71F46" w:rsidP="00A71F46">
      <w:pPr>
        <w:rPr>
          <w:ins w:id="3770" w:author="Andreas Kuehne" w:date="2019-05-31T12:40:00Z"/>
        </w:rPr>
      </w:pPr>
      <w:ins w:id="3771" w:author="Andreas Kuehne" w:date="2019-05-31T12:40:00Z">
        <w:r w:rsidRPr="002062A5">
          <w:rPr>
            <w:rFonts w:eastAsia="Arial" w:cs="Arial"/>
            <w:sz w:val="22"/>
            <w:szCs w:val="22"/>
          </w:rPr>
          <w:t xml:space="preserve">The </w:t>
        </w:r>
        <w:r w:rsidRPr="002062A5">
          <w:rPr>
            <w:rFonts w:ascii="Courier New" w:eastAsia="Courier New" w:hAnsi="Courier New" w:cs="Courier New"/>
          </w:rPr>
          <w:t>VerifyResponseType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VerifyResponse</w:t>
        </w:r>
        <w:r>
          <w:t xml:space="preserve"> component.</w:t>
        </w:r>
      </w:ins>
    </w:p>
    <w:p w14:paraId="245D0308" w14:textId="77777777" w:rsidR="00A71F46" w:rsidRPr="C2430093" w:rsidRDefault="00A71F46" w:rsidP="00A71F46">
      <w:pPr>
        <w:spacing w:line="259" w:lineRule="auto"/>
        <w:rPr>
          <w:ins w:id="3772" w:author="Andreas Kuehne" w:date="2019-05-31T12:40:00Z"/>
          <w:rFonts w:eastAsia="Arial" w:cs="Arial"/>
          <w:sz w:val="22"/>
          <w:szCs w:val="22"/>
        </w:rPr>
      </w:pPr>
      <w:ins w:id="3773"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VerifyResponse</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300"/>
        <w:gridCol w:w="3083"/>
        <w:gridCol w:w="2967"/>
      </w:tblGrid>
      <w:tr w:rsidR="00A71F46" w14:paraId="36F25EFF" w14:textId="77777777" w:rsidTr="00A71F46">
        <w:trPr>
          <w:cnfStyle w:val="100000000000" w:firstRow="1" w:lastRow="0" w:firstColumn="0" w:lastColumn="0" w:oddVBand="0" w:evenVBand="0" w:oddHBand="0" w:evenHBand="0" w:firstRowFirstColumn="0" w:firstRowLastColumn="0" w:lastRowFirstColumn="0" w:lastRowLastColumn="0"/>
          <w:ins w:id="3774"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F49FD89" w14:textId="77777777" w:rsidR="00A71F46" w:rsidRDefault="00A71F46" w:rsidP="00A71F46">
            <w:pPr>
              <w:pStyle w:val="Beschriftung"/>
              <w:rPr>
                <w:ins w:id="3775" w:author="Andreas Kuehne" w:date="2019-05-31T12:40:00Z"/>
              </w:rPr>
            </w:pPr>
            <w:ins w:id="3776" w:author="Andreas Kuehne" w:date="2019-05-31T12:40:00Z">
              <w:r>
                <w:t>Element</w:t>
              </w:r>
            </w:ins>
          </w:p>
        </w:tc>
        <w:tc>
          <w:tcPr>
            <w:tcW w:w="4675" w:type="dxa"/>
          </w:tcPr>
          <w:p w14:paraId="74902A03"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3777" w:author="Andreas Kuehne" w:date="2019-05-31T12:40:00Z"/>
              </w:rPr>
            </w:pPr>
            <w:ins w:id="3778" w:author="Andreas Kuehne" w:date="2019-05-31T12:40:00Z">
              <w:r>
                <w:t>Implementing JSON member name</w:t>
              </w:r>
            </w:ins>
          </w:p>
        </w:tc>
        <w:tc>
          <w:tcPr>
            <w:tcW w:w="4675" w:type="dxa"/>
          </w:tcPr>
          <w:p w14:paraId="59A8AC99"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3779" w:author="Andreas Kuehne" w:date="2019-05-31T12:40:00Z"/>
              </w:rPr>
            </w:pPr>
            <w:ins w:id="3780" w:author="Andreas Kuehne" w:date="2019-05-31T12:40:00Z">
              <w:r>
                <w:t>Comments</w:t>
              </w:r>
            </w:ins>
          </w:p>
        </w:tc>
      </w:tr>
      <w:tr w:rsidR="00A71F46" w14:paraId="3FF365A9" w14:textId="77777777" w:rsidTr="00A71F46">
        <w:trPr>
          <w:ins w:id="378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B332851" w14:textId="77777777" w:rsidR="00A71F46" w:rsidRPr="002062A5" w:rsidRDefault="00A71F46" w:rsidP="00A71F46">
            <w:pPr>
              <w:pStyle w:val="Beschriftung"/>
              <w:rPr>
                <w:ins w:id="3782" w:author="Andreas Kuehne" w:date="2019-05-31T12:40:00Z"/>
                <w:rStyle w:val="Datatype"/>
                <w:b w:val="0"/>
                <w:bCs w:val="0"/>
              </w:rPr>
            </w:pPr>
            <w:ins w:id="3783" w:author="Andreas Kuehne" w:date="2019-05-31T12:40:00Z">
              <w:r w:rsidRPr="002062A5">
                <w:rPr>
                  <w:rStyle w:val="Datatype"/>
                </w:rPr>
                <w:t>OptionalOutputs</w:t>
              </w:r>
            </w:ins>
          </w:p>
        </w:tc>
        <w:tc>
          <w:tcPr>
            <w:tcW w:w="4675" w:type="dxa"/>
          </w:tcPr>
          <w:p w14:paraId="449E706F"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3784" w:author="Andreas Kuehne" w:date="2019-05-31T12:40:00Z"/>
                <w:rStyle w:val="Datatype"/>
              </w:rPr>
            </w:pPr>
            <w:ins w:id="3785" w:author="Andreas Kuehne" w:date="2019-05-31T12:40:00Z">
              <w:r w:rsidRPr="002062A5">
                <w:rPr>
                  <w:rStyle w:val="Datatype"/>
                </w:rPr>
                <w:t>optOutp</w:t>
              </w:r>
            </w:ins>
          </w:p>
        </w:tc>
        <w:tc>
          <w:tcPr>
            <w:tcW w:w="4675" w:type="dxa"/>
          </w:tcPr>
          <w:p w14:paraId="0D4C3755"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3786" w:author="Andreas Kuehne" w:date="2019-05-31T12:40:00Z"/>
              </w:rPr>
            </w:pPr>
            <w:customXmlInsRangeStart w:id="3787" w:author="Andreas Kuehne" w:date="2019-05-31T12:40:00Z"/>
            <w:sdt>
              <w:sdtPr>
                <w:alias w:val="dss2-VerifyResponseType.optOutp"/>
                <w:tag w:val="dss2-VerifyResponseType.-jsonComment.OptionalOutputs"/>
                <w:id w:val="1475476866"/>
                <w:showingPlcHdr/>
              </w:sdtPr>
              <w:sdtEndPr/>
              <w:sdtContent>
                <w:customXmlInsRangeEnd w:id="3787"/>
                <w:ins w:id="3788" w:author="Andreas Kuehne" w:date="2019-05-31T12:40:00Z">
                  <w:r w:rsidR="00A71F46">
                    <w:rPr>
                      <w:color w:val="19D131"/>
                    </w:rPr>
                    <w:t>[]</w:t>
                  </w:r>
                </w:ins>
                <w:customXmlInsRangeStart w:id="3789" w:author="Andreas Kuehne" w:date="2019-05-31T12:40:00Z"/>
              </w:sdtContent>
            </w:sdt>
            <w:customXmlInsRangeEnd w:id="3789"/>
          </w:p>
        </w:tc>
      </w:tr>
    </w:tbl>
    <w:p w14:paraId="778FDD8E" w14:textId="77777777" w:rsidR="00A71F46" w:rsidRPr="0202B381" w:rsidRDefault="00A71F46" w:rsidP="00A71F46">
      <w:pPr>
        <w:rPr>
          <w:ins w:id="3790" w:author="Andreas Kuehne" w:date="2019-05-31T12:40:00Z"/>
        </w:rPr>
      </w:pPr>
      <w:ins w:id="3791" w:author="Andreas Kuehne" w:date="2019-05-31T12:40:00Z">
        <w:r w:rsidRPr="002062A5">
          <w:rPr>
            <w:rFonts w:eastAsia="Arial" w:cs="Arial"/>
            <w:sz w:val="22"/>
            <w:szCs w:val="22"/>
          </w:rPr>
          <w:t xml:space="preserve">The </w:t>
        </w:r>
        <w:r w:rsidRPr="002062A5">
          <w:rPr>
            <w:rFonts w:ascii="Courier New" w:eastAsia="Courier New" w:hAnsi="Courier New" w:cs="Courier New"/>
          </w:rPr>
          <w:t>VerifyResponseType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653396A1" w14:textId="77777777" w:rsidR="00A71F46" w:rsidRDefault="00A71F46" w:rsidP="00A71F46">
      <w:pPr>
        <w:pStyle w:val="Code"/>
        <w:spacing w:line="259" w:lineRule="auto"/>
        <w:rPr>
          <w:ins w:id="3792" w:author="Andreas Kuehne" w:date="2019-05-31T12:40:00Z"/>
        </w:rPr>
      </w:pPr>
      <w:ins w:id="3793" w:author="Andreas Kuehne" w:date="2019-05-31T12:40:00Z">
        <w:r>
          <w:rPr>
            <w:color w:val="31849B" w:themeColor="accent5" w:themeShade="BF"/>
          </w:rPr>
          <w:t>"dss2-VerifyResponseType"</w:t>
        </w:r>
        <w:r>
          <w:t>: {</w:t>
        </w:r>
      </w:ins>
    </w:p>
    <w:p w14:paraId="07269D0C" w14:textId="77777777" w:rsidR="00A71F46" w:rsidRDefault="00A71F46" w:rsidP="00A71F46">
      <w:pPr>
        <w:pStyle w:val="Code"/>
        <w:spacing w:line="259" w:lineRule="auto"/>
        <w:rPr>
          <w:ins w:id="3794" w:author="Andreas Kuehne" w:date="2019-05-31T12:40:00Z"/>
        </w:rPr>
      </w:pPr>
      <w:ins w:id="3795" w:author="Andreas Kuehne" w:date="2019-05-31T12:40:00Z">
        <w:r>
          <w:rPr>
            <w:color w:val="31849B" w:themeColor="accent5" w:themeShade="BF"/>
          </w:rPr>
          <w:t xml:space="preserve">  "type"</w:t>
        </w:r>
        <w:r>
          <w:t xml:space="preserve">: </w:t>
        </w:r>
        <w:r>
          <w:rPr>
            <w:color w:val="244061" w:themeColor="accent1" w:themeShade="80"/>
          </w:rPr>
          <w:t>"object",</w:t>
        </w:r>
      </w:ins>
    </w:p>
    <w:p w14:paraId="6F6380D1" w14:textId="77777777" w:rsidR="00A71F46" w:rsidRDefault="00A71F46" w:rsidP="00A71F46">
      <w:pPr>
        <w:pStyle w:val="Code"/>
        <w:spacing w:line="259" w:lineRule="auto"/>
        <w:rPr>
          <w:ins w:id="3796" w:author="Andreas Kuehne" w:date="2019-05-31T12:40:00Z"/>
        </w:rPr>
      </w:pPr>
      <w:ins w:id="3797" w:author="Andreas Kuehne" w:date="2019-05-31T12:40:00Z">
        <w:r>
          <w:rPr>
            <w:color w:val="31849B" w:themeColor="accent5" w:themeShade="BF"/>
          </w:rPr>
          <w:t xml:space="preserve">  "properties"</w:t>
        </w:r>
        <w:r>
          <w:t>: {</w:t>
        </w:r>
      </w:ins>
    </w:p>
    <w:p w14:paraId="5751B940" w14:textId="77777777" w:rsidR="00A71F46" w:rsidRDefault="00A71F46" w:rsidP="00A71F46">
      <w:pPr>
        <w:pStyle w:val="Code"/>
        <w:spacing w:line="259" w:lineRule="auto"/>
        <w:rPr>
          <w:ins w:id="3798" w:author="Andreas Kuehne" w:date="2019-05-31T12:40:00Z"/>
        </w:rPr>
      </w:pPr>
      <w:ins w:id="3799" w:author="Andreas Kuehne" w:date="2019-05-31T12:40:00Z">
        <w:r>
          <w:rPr>
            <w:color w:val="31849B" w:themeColor="accent5" w:themeShade="BF"/>
          </w:rPr>
          <w:t xml:space="preserve">    "result"</w:t>
        </w:r>
        <w:r>
          <w:t>: {</w:t>
        </w:r>
      </w:ins>
    </w:p>
    <w:p w14:paraId="753CB8AB" w14:textId="77777777" w:rsidR="00A71F46" w:rsidRDefault="00A71F46" w:rsidP="00A71F46">
      <w:pPr>
        <w:pStyle w:val="Code"/>
        <w:spacing w:line="259" w:lineRule="auto"/>
        <w:rPr>
          <w:ins w:id="3800" w:author="Andreas Kuehne" w:date="2019-05-31T12:40:00Z"/>
        </w:rPr>
      </w:pPr>
      <w:ins w:id="3801" w:author="Andreas Kuehne" w:date="2019-05-31T12:40:00Z">
        <w:r>
          <w:rPr>
            <w:color w:val="31849B" w:themeColor="accent5" w:themeShade="BF"/>
          </w:rPr>
          <w:t xml:space="preserve">      "$ref"</w:t>
        </w:r>
        <w:r>
          <w:t xml:space="preserve">: </w:t>
        </w:r>
        <w:r>
          <w:rPr>
            <w:color w:val="244061" w:themeColor="accent1" w:themeShade="80"/>
          </w:rPr>
          <w:t>"#/definitions/dsb-ResultType"</w:t>
        </w:r>
      </w:ins>
    </w:p>
    <w:p w14:paraId="358571F5" w14:textId="77777777" w:rsidR="00A71F46" w:rsidRDefault="00A71F46" w:rsidP="00A71F46">
      <w:pPr>
        <w:pStyle w:val="Code"/>
        <w:spacing w:line="259" w:lineRule="auto"/>
        <w:rPr>
          <w:ins w:id="3802" w:author="Andreas Kuehne" w:date="2019-05-31T12:40:00Z"/>
        </w:rPr>
      </w:pPr>
      <w:ins w:id="3803" w:author="Andreas Kuehne" w:date="2019-05-31T12:40:00Z">
        <w:r>
          <w:t xml:space="preserve">    },</w:t>
        </w:r>
      </w:ins>
    </w:p>
    <w:p w14:paraId="5B7184F7" w14:textId="77777777" w:rsidR="00A71F46" w:rsidRDefault="00A71F46" w:rsidP="00A71F46">
      <w:pPr>
        <w:pStyle w:val="Code"/>
        <w:spacing w:line="259" w:lineRule="auto"/>
        <w:rPr>
          <w:ins w:id="3804" w:author="Andreas Kuehne" w:date="2019-05-31T12:40:00Z"/>
        </w:rPr>
      </w:pPr>
      <w:ins w:id="3805" w:author="Andreas Kuehne" w:date="2019-05-31T12:40:00Z">
        <w:r>
          <w:rPr>
            <w:color w:val="31849B" w:themeColor="accent5" w:themeShade="BF"/>
          </w:rPr>
          <w:t xml:space="preserve">    "profile"</w:t>
        </w:r>
        <w:r>
          <w:t>: {</w:t>
        </w:r>
      </w:ins>
    </w:p>
    <w:p w14:paraId="2D06E414" w14:textId="77777777" w:rsidR="00A71F46" w:rsidRDefault="00A71F46" w:rsidP="00A71F46">
      <w:pPr>
        <w:pStyle w:val="Code"/>
        <w:spacing w:line="259" w:lineRule="auto"/>
        <w:rPr>
          <w:ins w:id="3806" w:author="Andreas Kuehne" w:date="2019-05-31T12:40:00Z"/>
        </w:rPr>
      </w:pPr>
      <w:ins w:id="3807" w:author="Andreas Kuehne" w:date="2019-05-31T12:40:00Z">
        <w:r>
          <w:rPr>
            <w:color w:val="31849B" w:themeColor="accent5" w:themeShade="BF"/>
          </w:rPr>
          <w:t xml:space="preserve">      "type"</w:t>
        </w:r>
        <w:r>
          <w:t xml:space="preserve">: </w:t>
        </w:r>
        <w:r>
          <w:rPr>
            <w:color w:val="244061" w:themeColor="accent1" w:themeShade="80"/>
          </w:rPr>
          <w:t>"array",</w:t>
        </w:r>
      </w:ins>
    </w:p>
    <w:p w14:paraId="7C689FC4" w14:textId="77777777" w:rsidR="00A71F46" w:rsidRDefault="00A71F46" w:rsidP="00A71F46">
      <w:pPr>
        <w:pStyle w:val="Code"/>
        <w:spacing w:line="259" w:lineRule="auto"/>
        <w:rPr>
          <w:ins w:id="3808" w:author="Andreas Kuehne" w:date="2019-05-31T12:40:00Z"/>
        </w:rPr>
      </w:pPr>
      <w:ins w:id="3809" w:author="Andreas Kuehne" w:date="2019-05-31T12:40:00Z">
        <w:r>
          <w:rPr>
            <w:color w:val="31849B" w:themeColor="accent5" w:themeShade="BF"/>
          </w:rPr>
          <w:t xml:space="preserve">      "items"</w:t>
        </w:r>
        <w:r>
          <w:t>: {</w:t>
        </w:r>
      </w:ins>
    </w:p>
    <w:p w14:paraId="54C60D80" w14:textId="77777777" w:rsidR="00A71F46" w:rsidRDefault="00A71F46" w:rsidP="00A71F46">
      <w:pPr>
        <w:pStyle w:val="Code"/>
        <w:spacing w:line="259" w:lineRule="auto"/>
        <w:rPr>
          <w:ins w:id="3810" w:author="Andreas Kuehne" w:date="2019-05-31T12:40:00Z"/>
        </w:rPr>
      </w:pPr>
      <w:ins w:id="3811" w:author="Andreas Kuehne" w:date="2019-05-31T12:40:00Z">
        <w:r>
          <w:rPr>
            <w:color w:val="31849B" w:themeColor="accent5" w:themeShade="BF"/>
          </w:rPr>
          <w:t xml:space="preserve">        "type"</w:t>
        </w:r>
        <w:r>
          <w:t xml:space="preserve">: </w:t>
        </w:r>
        <w:r>
          <w:rPr>
            <w:color w:val="244061" w:themeColor="accent1" w:themeShade="80"/>
          </w:rPr>
          <w:t>"string"</w:t>
        </w:r>
      </w:ins>
    </w:p>
    <w:p w14:paraId="4D00C589" w14:textId="77777777" w:rsidR="00A71F46" w:rsidRDefault="00A71F46" w:rsidP="00A71F46">
      <w:pPr>
        <w:pStyle w:val="Code"/>
        <w:spacing w:line="259" w:lineRule="auto"/>
        <w:rPr>
          <w:ins w:id="3812" w:author="Andreas Kuehne" w:date="2019-05-31T12:40:00Z"/>
        </w:rPr>
      </w:pPr>
      <w:ins w:id="3813" w:author="Andreas Kuehne" w:date="2019-05-31T12:40:00Z">
        <w:r>
          <w:t xml:space="preserve">      }</w:t>
        </w:r>
      </w:ins>
    </w:p>
    <w:p w14:paraId="31A6F109" w14:textId="77777777" w:rsidR="00A71F46" w:rsidRDefault="00A71F46" w:rsidP="00A71F46">
      <w:pPr>
        <w:pStyle w:val="Code"/>
        <w:spacing w:line="259" w:lineRule="auto"/>
        <w:rPr>
          <w:ins w:id="3814" w:author="Andreas Kuehne" w:date="2019-05-31T12:40:00Z"/>
        </w:rPr>
      </w:pPr>
      <w:ins w:id="3815" w:author="Andreas Kuehne" w:date="2019-05-31T12:40:00Z">
        <w:r>
          <w:t xml:space="preserve">    },</w:t>
        </w:r>
      </w:ins>
    </w:p>
    <w:p w14:paraId="6C79BF0F" w14:textId="77777777" w:rsidR="00A71F46" w:rsidRDefault="00A71F46" w:rsidP="00A71F46">
      <w:pPr>
        <w:pStyle w:val="Code"/>
        <w:spacing w:line="259" w:lineRule="auto"/>
        <w:rPr>
          <w:ins w:id="3816" w:author="Andreas Kuehne" w:date="2019-05-31T12:40:00Z"/>
        </w:rPr>
      </w:pPr>
      <w:ins w:id="3817" w:author="Andreas Kuehne" w:date="2019-05-31T12:40:00Z">
        <w:r>
          <w:rPr>
            <w:color w:val="31849B" w:themeColor="accent5" w:themeShade="BF"/>
          </w:rPr>
          <w:t xml:space="preserve">    "reqID"</w:t>
        </w:r>
        <w:r>
          <w:t>: {</w:t>
        </w:r>
      </w:ins>
    </w:p>
    <w:p w14:paraId="15A385A8" w14:textId="77777777" w:rsidR="00A71F46" w:rsidRDefault="00A71F46" w:rsidP="00A71F46">
      <w:pPr>
        <w:pStyle w:val="Code"/>
        <w:spacing w:line="259" w:lineRule="auto"/>
        <w:rPr>
          <w:ins w:id="3818" w:author="Andreas Kuehne" w:date="2019-05-31T12:40:00Z"/>
        </w:rPr>
      </w:pPr>
      <w:ins w:id="3819" w:author="Andreas Kuehne" w:date="2019-05-31T12:40:00Z">
        <w:r>
          <w:rPr>
            <w:color w:val="31849B" w:themeColor="accent5" w:themeShade="BF"/>
          </w:rPr>
          <w:t xml:space="preserve">      "type"</w:t>
        </w:r>
        <w:r>
          <w:t xml:space="preserve">: </w:t>
        </w:r>
        <w:r>
          <w:rPr>
            <w:color w:val="244061" w:themeColor="accent1" w:themeShade="80"/>
          </w:rPr>
          <w:t>"string"</w:t>
        </w:r>
      </w:ins>
    </w:p>
    <w:p w14:paraId="3D4B4464" w14:textId="77777777" w:rsidR="00A71F46" w:rsidRDefault="00A71F46" w:rsidP="00A71F46">
      <w:pPr>
        <w:pStyle w:val="Code"/>
        <w:spacing w:line="259" w:lineRule="auto"/>
        <w:rPr>
          <w:ins w:id="3820" w:author="Andreas Kuehne" w:date="2019-05-31T12:40:00Z"/>
        </w:rPr>
      </w:pPr>
      <w:ins w:id="3821" w:author="Andreas Kuehne" w:date="2019-05-31T12:40:00Z">
        <w:r>
          <w:t xml:space="preserve">    },</w:t>
        </w:r>
      </w:ins>
    </w:p>
    <w:p w14:paraId="0B8B7950" w14:textId="77777777" w:rsidR="00A71F46" w:rsidRDefault="00A71F46" w:rsidP="00A71F46">
      <w:pPr>
        <w:pStyle w:val="Code"/>
        <w:spacing w:line="259" w:lineRule="auto"/>
        <w:rPr>
          <w:ins w:id="3822" w:author="Andreas Kuehne" w:date="2019-05-31T12:40:00Z"/>
        </w:rPr>
      </w:pPr>
      <w:ins w:id="3823" w:author="Andreas Kuehne" w:date="2019-05-31T12:40:00Z">
        <w:r>
          <w:rPr>
            <w:color w:val="31849B" w:themeColor="accent5" w:themeShade="BF"/>
          </w:rPr>
          <w:t xml:space="preserve">    "respID"</w:t>
        </w:r>
        <w:r>
          <w:t>: {</w:t>
        </w:r>
      </w:ins>
    </w:p>
    <w:p w14:paraId="00B9A265" w14:textId="77777777" w:rsidR="00A71F46" w:rsidRDefault="00A71F46" w:rsidP="00A71F46">
      <w:pPr>
        <w:pStyle w:val="Code"/>
        <w:spacing w:line="259" w:lineRule="auto"/>
        <w:rPr>
          <w:ins w:id="3824" w:author="Andreas Kuehne" w:date="2019-05-31T12:40:00Z"/>
        </w:rPr>
      </w:pPr>
      <w:ins w:id="3825" w:author="Andreas Kuehne" w:date="2019-05-31T12:40:00Z">
        <w:r>
          <w:rPr>
            <w:color w:val="31849B" w:themeColor="accent5" w:themeShade="BF"/>
          </w:rPr>
          <w:t xml:space="preserve">      "type"</w:t>
        </w:r>
        <w:r>
          <w:t xml:space="preserve">: </w:t>
        </w:r>
        <w:r>
          <w:rPr>
            <w:color w:val="244061" w:themeColor="accent1" w:themeShade="80"/>
          </w:rPr>
          <w:t>"string"</w:t>
        </w:r>
      </w:ins>
    </w:p>
    <w:p w14:paraId="6C97B63C" w14:textId="77777777" w:rsidR="00A71F46" w:rsidRDefault="00A71F46" w:rsidP="00A71F46">
      <w:pPr>
        <w:pStyle w:val="Code"/>
        <w:spacing w:line="259" w:lineRule="auto"/>
        <w:rPr>
          <w:ins w:id="3826" w:author="Andreas Kuehne" w:date="2019-05-31T12:40:00Z"/>
        </w:rPr>
      </w:pPr>
      <w:ins w:id="3827" w:author="Andreas Kuehne" w:date="2019-05-31T12:40:00Z">
        <w:r>
          <w:t xml:space="preserve">    },</w:t>
        </w:r>
      </w:ins>
    </w:p>
    <w:p w14:paraId="133708D2" w14:textId="77777777" w:rsidR="00A71F46" w:rsidRDefault="00A71F46" w:rsidP="00A71F46">
      <w:pPr>
        <w:pStyle w:val="Code"/>
        <w:spacing w:line="259" w:lineRule="auto"/>
        <w:rPr>
          <w:ins w:id="3828" w:author="Andreas Kuehne" w:date="2019-05-31T12:40:00Z"/>
        </w:rPr>
      </w:pPr>
      <w:ins w:id="3829" w:author="Andreas Kuehne" w:date="2019-05-31T12:40:00Z">
        <w:r>
          <w:rPr>
            <w:color w:val="31849B" w:themeColor="accent5" w:themeShade="BF"/>
          </w:rPr>
          <w:t xml:space="preserve">    "optOutp"</w:t>
        </w:r>
        <w:r>
          <w:t>: {</w:t>
        </w:r>
      </w:ins>
    </w:p>
    <w:p w14:paraId="415A2A65" w14:textId="77777777" w:rsidR="00A71F46" w:rsidRDefault="00A71F46" w:rsidP="00A71F46">
      <w:pPr>
        <w:pStyle w:val="Code"/>
        <w:spacing w:line="259" w:lineRule="auto"/>
        <w:rPr>
          <w:ins w:id="3830" w:author="Andreas Kuehne" w:date="2019-05-31T12:40:00Z"/>
        </w:rPr>
      </w:pPr>
      <w:ins w:id="3831" w:author="Andreas Kuehne" w:date="2019-05-31T12:40:00Z">
        <w:r>
          <w:rPr>
            <w:color w:val="31849B" w:themeColor="accent5" w:themeShade="BF"/>
          </w:rPr>
          <w:t xml:space="preserve">      "$ref"</w:t>
        </w:r>
        <w:r>
          <w:t xml:space="preserve">: </w:t>
        </w:r>
        <w:r>
          <w:rPr>
            <w:color w:val="244061" w:themeColor="accent1" w:themeShade="80"/>
          </w:rPr>
          <w:t>"#/definitions/dss2-OptionalOutputsVerifyType"</w:t>
        </w:r>
      </w:ins>
    </w:p>
    <w:p w14:paraId="3B1930D2" w14:textId="77777777" w:rsidR="00A71F46" w:rsidRDefault="00A71F46" w:rsidP="00A71F46">
      <w:pPr>
        <w:pStyle w:val="Code"/>
        <w:spacing w:line="259" w:lineRule="auto"/>
        <w:rPr>
          <w:ins w:id="3832" w:author="Andreas Kuehne" w:date="2019-05-31T12:40:00Z"/>
        </w:rPr>
      </w:pPr>
      <w:ins w:id="3833" w:author="Andreas Kuehne" w:date="2019-05-31T12:40:00Z">
        <w:r>
          <w:t xml:space="preserve">    }</w:t>
        </w:r>
      </w:ins>
    </w:p>
    <w:p w14:paraId="5072B0BE" w14:textId="77777777" w:rsidR="00A71F46" w:rsidRDefault="00A71F46" w:rsidP="00A71F46">
      <w:pPr>
        <w:pStyle w:val="Code"/>
        <w:spacing w:line="259" w:lineRule="auto"/>
        <w:rPr>
          <w:ins w:id="3834" w:author="Andreas Kuehne" w:date="2019-05-31T12:40:00Z"/>
        </w:rPr>
      </w:pPr>
      <w:ins w:id="3835" w:author="Andreas Kuehne" w:date="2019-05-31T12:40:00Z">
        <w:r>
          <w:t xml:space="preserve">  }</w:t>
        </w:r>
      </w:ins>
    </w:p>
    <w:p w14:paraId="5AF35BAA" w14:textId="77777777" w:rsidR="00A71F46" w:rsidRDefault="00A71F46" w:rsidP="00A71F46">
      <w:pPr>
        <w:pStyle w:val="Code"/>
        <w:spacing w:line="259" w:lineRule="auto"/>
        <w:rPr>
          <w:ins w:id="3836" w:author="Andreas Kuehne" w:date="2019-05-31T12:40:00Z"/>
        </w:rPr>
      </w:pPr>
      <w:ins w:id="3837" w:author="Andreas Kuehne" w:date="2019-05-31T12:40:00Z">
        <w:r>
          <w:t>}</w:t>
        </w:r>
      </w:ins>
    </w:p>
    <w:p w14:paraId="45105F26" w14:textId="77777777" w:rsidR="00A71F46" w:rsidRDefault="001A1734" w:rsidP="00A71F46">
      <w:pPr>
        <w:rPr>
          <w:ins w:id="3838" w:author="Andreas Kuehne" w:date="2019-05-31T12:40:00Z"/>
        </w:rPr>
      </w:pPr>
      <w:customXmlInsRangeStart w:id="3839" w:author="Andreas Kuehne" w:date="2019-05-31T12:40:00Z"/>
      <w:sdt>
        <w:sdtPr>
          <w:tag w:val="dss2-VerifyResponseType.-jsonSchema"/>
          <w:id w:val="-620756301"/>
          <w:showingPlcHdr/>
        </w:sdtPr>
        <w:sdtEndPr/>
        <w:sdtContent>
          <w:customXmlInsRangeEnd w:id="3839"/>
          <w:ins w:id="3840" w:author="Andreas Kuehne" w:date="2019-05-31T12:40:00Z">
            <w:r w:rsidR="00A71F46">
              <w:rPr>
                <w:color w:val="19D131"/>
              </w:rPr>
              <w:t>[component VerifyResponse JSON schema details]</w:t>
            </w:r>
          </w:ins>
          <w:customXmlInsRangeStart w:id="3841" w:author="Andreas Kuehne" w:date="2019-05-31T12:40:00Z"/>
        </w:sdtContent>
      </w:sdt>
      <w:customXmlInsRangeEnd w:id="3841"/>
    </w:p>
    <w:p w14:paraId="201F1F35" w14:textId="77777777" w:rsidR="00A71F46" w:rsidRDefault="00A71F46" w:rsidP="00A71F46">
      <w:pPr>
        <w:pStyle w:val="berschrift4"/>
        <w:numPr>
          <w:ilvl w:val="3"/>
          <w:numId w:val="3"/>
        </w:numPr>
        <w:rPr>
          <w:ins w:id="3842" w:author="Andreas Kuehne" w:date="2019-05-31T12:40:00Z"/>
        </w:rPr>
      </w:pPr>
      <w:bookmarkStart w:id="3843" w:name="_Toc10206801"/>
      <w:ins w:id="3844" w:author="Andreas Kuehne" w:date="2019-05-31T12:40:00Z">
        <w:r>
          <w:t>VerifyResponse – XML Syntax</w:t>
        </w:r>
        <w:bookmarkEnd w:id="3843"/>
      </w:ins>
    </w:p>
    <w:p w14:paraId="64FCE508" w14:textId="77777777" w:rsidR="00A71F46" w:rsidRPr="5404FA76" w:rsidRDefault="00A71F46" w:rsidP="00A71F46">
      <w:pPr>
        <w:rPr>
          <w:ins w:id="3845" w:author="Andreas Kuehne" w:date="2019-05-31T12:40:00Z"/>
        </w:rPr>
      </w:pPr>
      <w:ins w:id="3846" w:author="Andreas Kuehne" w:date="2019-05-31T12:40:00Z">
        <w:r w:rsidRPr="0CCF9147">
          <w:t xml:space="preserve">The XML type </w:t>
        </w:r>
        <w:r w:rsidRPr="002062A5">
          <w:rPr>
            <w:rFonts w:ascii="Courier New" w:eastAsia="Courier New" w:hAnsi="Courier New" w:cs="Courier New"/>
          </w:rPr>
          <w:t>VerifyResponseType</w:t>
        </w:r>
        <w:r w:rsidRPr="0CCF9147">
          <w:t xml:space="preserve"> SHALL implement the requirements defined in the </w:t>
        </w:r>
        <w:r w:rsidRPr="002062A5">
          <w:rPr>
            <w:rFonts w:ascii="Courier New" w:eastAsia="Courier New" w:hAnsi="Courier New" w:cs="Courier New"/>
          </w:rPr>
          <w:t>VerifyResponse</w:t>
        </w:r>
        <w:r>
          <w:t xml:space="preserve"> </w:t>
        </w:r>
        <w:r w:rsidRPr="005A6FFD">
          <w:t>component.</w:t>
        </w:r>
      </w:ins>
    </w:p>
    <w:p w14:paraId="54EB4743" w14:textId="77777777" w:rsidR="00A71F46" w:rsidRDefault="00A71F46" w:rsidP="00A71F46">
      <w:pPr>
        <w:rPr>
          <w:ins w:id="3847" w:author="Andreas Kuehne" w:date="2019-05-31T12:40:00Z"/>
        </w:rPr>
      </w:pPr>
      <w:ins w:id="3848" w:author="Andreas Kuehne" w:date="2019-05-31T12:40:00Z">
        <w:r w:rsidRPr="005A6FFD">
          <w:rPr>
            <w:rFonts w:eastAsia="Arial"/>
          </w:rPr>
          <w:t xml:space="preserve">The </w:t>
        </w:r>
        <w:r w:rsidRPr="002062A5">
          <w:rPr>
            <w:rFonts w:ascii="Courier New" w:eastAsia="Courier New" w:hAnsi="Courier New" w:cs="Courier New"/>
          </w:rPr>
          <w:t>VerifyResponseType</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6119A9A2" w14:textId="77777777" w:rsidR="00A71F46" w:rsidRDefault="00A71F46" w:rsidP="00A71F46">
      <w:pPr>
        <w:pStyle w:val="Code"/>
        <w:rPr>
          <w:ins w:id="3849" w:author="Andreas Kuehne" w:date="2019-05-31T12:40:00Z"/>
        </w:rPr>
      </w:pPr>
      <w:ins w:id="3850"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VerifyResponseType</w:t>
        </w:r>
        <w:r>
          <w:rPr>
            <w:color w:val="943634" w:themeColor="accent2" w:themeShade="BF"/>
          </w:rPr>
          <w:t>"</w:t>
        </w:r>
        <w:r>
          <w:rPr>
            <w:color w:val="31849B" w:themeColor="accent5" w:themeShade="BF"/>
          </w:rPr>
          <w:t>&gt;</w:t>
        </w:r>
      </w:ins>
    </w:p>
    <w:p w14:paraId="308D92F4" w14:textId="77777777" w:rsidR="00A71F46" w:rsidRDefault="00A71F46" w:rsidP="00A71F46">
      <w:pPr>
        <w:pStyle w:val="Code"/>
        <w:rPr>
          <w:ins w:id="3851" w:author="Andreas Kuehne" w:date="2019-05-31T12:40:00Z"/>
        </w:rPr>
      </w:pPr>
      <w:ins w:id="3852" w:author="Andreas Kuehne" w:date="2019-05-31T12:40:00Z">
        <w:r>
          <w:rPr>
            <w:color w:val="31849B" w:themeColor="accent5" w:themeShade="BF"/>
          </w:rPr>
          <w:t xml:space="preserve">  &lt;xs:complexContent&gt;</w:t>
        </w:r>
      </w:ins>
    </w:p>
    <w:p w14:paraId="424B7215" w14:textId="77777777" w:rsidR="00A71F46" w:rsidRDefault="00A71F46" w:rsidP="00A71F46">
      <w:pPr>
        <w:pStyle w:val="Code"/>
        <w:rPr>
          <w:ins w:id="3853" w:author="Andreas Kuehne" w:date="2019-05-31T12:40:00Z"/>
        </w:rPr>
      </w:pPr>
      <w:ins w:id="3854" w:author="Andreas Kuehne" w:date="2019-05-31T12:40:00Z">
        <w:r>
          <w:rPr>
            <w:color w:val="31849B" w:themeColor="accent5" w:themeShade="BF"/>
          </w:rPr>
          <w:t xml:space="preserve">    &lt;xs:extension</w:t>
        </w:r>
        <w:r>
          <w:rPr>
            <w:color w:val="943634" w:themeColor="accent2" w:themeShade="BF"/>
          </w:rPr>
          <w:t xml:space="preserve"> base="</w:t>
        </w:r>
        <w:r>
          <w:rPr>
            <w:color w:val="244061" w:themeColor="accent1" w:themeShade="80"/>
          </w:rPr>
          <w:t>dsb:ResponseBaseType</w:t>
        </w:r>
        <w:r>
          <w:rPr>
            <w:color w:val="943634" w:themeColor="accent2" w:themeShade="BF"/>
          </w:rPr>
          <w:t>"</w:t>
        </w:r>
        <w:r>
          <w:rPr>
            <w:color w:val="31849B" w:themeColor="accent5" w:themeShade="BF"/>
          </w:rPr>
          <w:t>&gt;</w:t>
        </w:r>
      </w:ins>
    </w:p>
    <w:p w14:paraId="6364687E" w14:textId="77777777" w:rsidR="00A71F46" w:rsidRDefault="00A71F46" w:rsidP="00A71F46">
      <w:pPr>
        <w:pStyle w:val="Code"/>
        <w:rPr>
          <w:ins w:id="3855" w:author="Andreas Kuehne" w:date="2019-05-31T12:40:00Z"/>
        </w:rPr>
      </w:pPr>
      <w:ins w:id="3856" w:author="Andreas Kuehne" w:date="2019-05-31T12:40:00Z">
        <w:r>
          <w:rPr>
            <w:color w:val="31849B" w:themeColor="accent5" w:themeShade="BF"/>
          </w:rPr>
          <w:t xml:space="preserve">      &lt;xs:sequence&gt;</w:t>
        </w:r>
      </w:ins>
    </w:p>
    <w:p w14:paraId="1E0993F3" w14:textId="77777777" w:rsidR="00A71F46" w:rsidRDefault="00A71F46" w:rsidP="00A71F46">
      <w:pPr>
        <w:pStyle w:val="Code"/>
        <w:rPr>
          <w:ins w:id="3857" w:author="Andreas Kuehne" w:date="2019-05-31T12:40:00Z"/>
        </w:rPr>
      </w:pPr>
      <w:ins w:id="3858"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OptionalOutputs</w:t>
        </w:r>
        <w:r>
          <w:rPr>
            <w:color w:val="943634" w:themeColor="accent2" w:themeShade="BF"/>
          </w:rPr>
          <w:t>" type="</w:t>
        </w:r>
        <w:r>
          <w:rPr>
            <w:color w:val="244061" w:themeColor="accent1" w:themeShade="80"/>
          </w:rPr>
          <w:t>dss2:OptionalOutputsVerifyType</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707D9383" w14:textId="77777777" w:rsidR="00A71F46" w:rsidRDefault="00A71F46" w:rsidP="00A71F46">
      <w:pPr>
        <w:pStyle w:val="Code"/>
        <w:rPr>
          <w:ins w:id="3859" w:author="Andreas Kuehne" w:date="2019-05-31T12:40:00Z"/>
        </w:rPr>
      </w:pPr>
      <w:ins w:id="3860" w:author="Andreas Kuehne" w:date="2019-05-31T12:40:00Z">
        <w:r>
          <w:rPr>
            <w:color w:val="31849B" w:themeColor="accent5" w:themeShade="BF"/>
          </w:rPr>
          <w:t xml:space="preserve">      &lt;/xs:sequence&gt;</w:t>
        </w:r>
      </w:ins>
    </w:p>
    <w:p w14:paraId="1C90F84F" w14:textId="77777777" w:rsidR="00A71F46" w:rsidRDefault="00A71F46" w:rsidP="00A71F46">
      <w:pPr>
        <w:pStyle w:val="Code"/>
        <w:rPr>
          <w:ins w:id="3861" w:author="Andreas Kuehne" w:date="2019-05-31T12:40:00Z"/>
        </w:rPr>
      </w:pPr>
      <w:ins w:id="3862" w:author="Andreas Kuehne" w:date="2019-05-31T12:40:00Z">
        <w:r>
          <w:rPr>
            <w:color w:val="31849B" w:themeColor="accent5" w:themeShade="BF"/>
          </w:rPr>
          <w:t xml:space="preserve">    &lt;/xs:extension&gt;</w:t>
        </w:r>
      </w:ins>
    </w:p>
    <w:p w14:paraId="0092C1F3" w14:textId="77777777" w:rsidR="00A71F46" w:rsidRDefault="00A71F46" w:rsidP="00A71F46">
      <w:pPr>
        <w:pStyle w:val="Code"/>
        <w:rPr>
          <w:ins w:id="3863" w:author="Andreas Kuehne" w:date="2019-05-31T12:40:00Z"/>
        </w:rPr>
      </w:pPr>
      <w:ins w:id="3864" w:author="Andreas Kuehne" w:date="2019-05-31T12:40:00Z">
        <w:r>
          <w:rPr>
            <w:color w:val="31849B" w:themeColor="accent5" w:themeShade="BF"/>
          </w:rPr>
          <w:t xml:space="preserve">  &lt;/xs:complexContent&gt;</w:t>
        </w:r>
      </w:ins>
    </w:p>
    <w:p w14:paraId="19273330" w14:textId="77777777" w:rsidR="00A71F46" w:rsidRDefault="00A71F46" w:rsidP="00A71F46">
      <w:pPr>
        <w:pStyle w:val="Code"/>
        <w:rPr>
          <w:ins w:id="3865" w:author="Andreas Kuehne" w:date="2019-05-31T12:40:00Z"/>
        </w:rPr>
      </w:pPr>
      <w:ins w:id="3866" w:author="Andreas Kuehne" w:date="2019-05-31T12:40:00Z">
        <w:r>
          <w:rPr>
            <w:color w:val="31849B" w:themeColor="accent5" w:themeShade="BF"/>
          </w:rPr>
          <w:t>&lt;/xs:complexType&gt;</w:t>
        </w:r>
      </w:ins>
    </w:p>
    <w:p w14:paraId="0FE37CDA" w14:textId="77777777" w:rsidR="00A71F46" w:rsidRDefault="00A71F46" w:rsidP="00A71F46">
      <w:pPr>
        <w:spacing w:line="259" w:lineRule="auto"/>
        <w:rPr>
          <w:ins w:id="3867" w:author="Andreas Kuehne" w:date="2019-05-31T12:40:00Z"/>
        </w:rPr>
      </w:pPr>
      <w:ins w:id="3868" w:author="Andreas Kuehne" w:date="2019-05-31T12:40:00Z">
        <w:r>
          <w:t>Each child element of</w:t>
        </w:r>
        <w:r w:rsidRPr="71C71F8C">
          <w:t xml:space="preserve"> </w:t>
        </w:r>
        <w:r w:rsidRPr="002062A5">
          <w:rPr>
            <w:rFonts w:ascii="Courier New" w:eastAsia="Courier New" w:hAnsi="Courier New" w:cs="Courier New"/>
          </w:rPr>
          <w:t>VerifyResponseType</w:t>
        </w:r>
        <w:r w:rsidRPr="71C71F8C">
          <w:t xml:space="preserve"> </w:t>
        </w:r>
        <w:r>
          <w:t xml:space="preserve">XML element SHALL implement in XML syntax the sub-component that has a name equal to its local name. </w:t>
        </w:r>
      </w:ins>
      <w:customXmlInsRangeStart w:id="3869" w:author="Andreas Kuehne" w:date="2019-05-31T12:40:00Z"/>
      <w:sdt>
        <w:sdtPr>
          <w:tag w:val="dss2-VerifyResponseType.-xmlSchema"/>
          <w:id w:val="-778951426"/>
          <w:showingPlcHdr/>
        </w:sdtPr>
        <w:sdtEndPr/>
        <w:sdtContent>
          <w:customXmlInsRangeEnd w:id="3869"/>
          <w:ins w:id="3870" w:author="Andreas Kuehne" w:date="2019-05-31T12:40:00Z">
            <w:r>
              <w:rPr>
                <w:color w:val="19D131"/>
              </w:rPr>
              <w:t>[component VerifyResponse XML schema details]</w:t>
            </w:r>
          </w:ins>
          <w:customXmlInsRangeStart w:id="3871" w:author="Andreas Kuehne" w:date="2019-05-31T12:40:00Z"/>
        </w:sdtContent>
      </w:sdt>
      <w:customXmlInsRangeEnd w:id="3871"/>
    </w:p>
    <w:p w14:paraId="25396FF5" w14:textId="77777777" w:rsidR="00A71F46" w:rsidRDefault="00A71F46" w:rsidP="00A71F46">
      <w:pPr>
        <w:pStyle w:val="berschrift3"/>
        <w:numPr>
          <w:ilvl w:val="2"/>
          <w:numId w:val="3"/>
        </w:numPr>
        <w:rPr>
          <w:ins w:id="3872" w:author="Andreas Kuehne" w:date="2019-05-31T12:40:00Z"/>
        </w:rPr>
      </w:pPr>
      <w:bookmarkStart w:id="3873" w:name="_Toc10206802"/>
      <w:ins w:id="3874" w:author="Andreas Kuehne" w:date="2019-05-31T12:40:00Z">
        <w:r>
          <w:t>Component PendingRequest</w:t>
        </w:r>
        <w:bookmarkEnd w:id="3873"/>
      </w:ins>
    </w:p>
    <w:p w14:paraId="2788C10A" w14:textId="77777777" w:rsidR="00A71F46" w:rsidRDefault="001A1734" w:rsidP="00A71F46">
      <w:pPr>
        <w:rPr>
          <w:ins w:id="3875" w:author="Andreas Kuehne" w:date="2019-05-31T12:40:00Z"/>
        </w:rPr>
      </w:pPr>
      <w:customXmlInsRangeStart w:id="3876" w:author="Andreas Kuehne" w:date="2019-05-31T12:40:00Z"/>
      <w:sdt>
        <w:sdtPr>
          <w:tag w:val="dss2-PendingRequestType.-normative"/>
          <w:id w:val="1672610072"/>
        </w:sdtPr>
        <w:sdtEndPr/>
        <w:sdtContent>
          <w:customXmlInsRangeEnd w:id="3876"/>
          <w:ins w:id="3877" w:author="Andreas Kuehne" w:date="2019-05-31T12:40:00Z">
            <w:r w:rsidR="00A71F46" w:rsidRPr="003A06D0">
              <w:rPr>
                <w:color w:val="19D131"/>
                <w:lang w:val="en-GB"/>
              </w:rPr>
              <w:t xml:space="preserve">The </w:t>
            </w:r>
            <w:r w:rsidR="00A71F46" w:rsidRPr="003A06D0">
              <w:rPr>
                <w:rFonts w:ascii="Courier New" w:eastAsia="Courier New" w:hAnsi="Courier New" w:cs="Courier New"/>
                <w:lang w:val="en-GB"/>
              </w:rPr>
              <w:t>PendingRequest</w:t>
            </w:r>
            <w:r w:rsidR="00A71F46" w:rsidRPr="003A06D0">
              <w:rPr>
                <w:color w:val="19D131"/>
                <w:lang w:val="en-GB"/>
              </w:rPr>
              <w:t xml:space="preserve"> component is sent by the client to retrieve the result of a previous request. The client MUST provide the </w:t>
            </w:r>
            <w:r w:rsidR="00A71F46" w:rsidRPr="003A06D0">
              <w:rPr>
                <w:rStyle w:val="Datatype"/>
                <w:lang w:val="en-GB"/>
              </w:rPr>
              <w:t xml:space="preserve">ResponseID </w:t>
            </w:r>
            <w:r w:rsidR="00A71F46" w:rsidRPr="003A06D0">
              <w:rPr>
                <w:color w:val="19D131"/>
                <w:lang w:val="en-GB"/>
              </w:rPr>
              <w:t xml:space="preserve">received with the initial response. The </w:t>
            </w:r>
            <w:r w:rsidR="00A71F46" w:rsidRPr="003A06D0">
              <w:rPr>
                <w:rStyle w:val="Datatype"/>
                <w:lang w:val="en-GB"/>
              </w:rPr>
              <w:t>Profile</w:t>
            </w:r>
            <w:r w:rsidR="00A71F46" w:rsidRPr="003A06D0">
              <w:rPr>
                <w:color w:val="19D131"/>
                <w:lang w:val="en-GB"/>
              </w:rPr>
              <w:t xml:space="preserve"> element MUST NOT be present as the profile selection was done with the initial request.</w:t>
            </w:r>
          </w:ins>
          <w:customXmlInsRangeStart w:id="3878" w:author="Andreas Kuehne" w:date="2019-05-31T12:40:00Z"/>
        </w:sdtContent>
      </w:sdt>
      <w:customXmlInsRangeEnd w:id="3878"/>
    </w:p>
    <w:p w14:paraId="44627336" w14:textId="77777777" w:rsidR="00A71F46" w:rsidRDefault="00A71F46" w:rsidP="00A71F46">
      <w:pPr>
        <w:rPr>
          <w:ins w:id="3879" w:author="Andreas Kuehne" w:date="2019-05-31T12:40:00Z"/>
        </w:rPr>
      </w:pPr>
      <w:ins w:id="3880" w:author="Andreas Kuehne" w:date="2019-05-31T12:40:00Z">
        <w:r>
          <w:t xml:space="preserve">This components extends the component </w:t>
        </w:r>
        <w:r>
          <w:fldChar w:fldCharType="begin"/>
        </w:r>
        <w:r>
          <w:instrText xml:space="preserve"> REF _RefComp82EE85A6 \r \h </w:instrText>
        </w:r>
      </w:ins>
      <w:ins w:id="3881" w:author="Andreas Kuehne" w:date="2019-05-31T12:40:00Z">
        <w:r>
          <w:fldChar w:fldCharType="separate"/>
        </w:r>
        <w:r>
          <w:rPr>
            <w:rStyle w:val="Datatype"/>
            <w:rFonts w:eastAsia="Courier New" w:cs="Courier New"/>
          </w:rPr>
          <w:t>RequestBase</w:t>
        </w:r>
        <w:r>
          <w:fldChar w:fldCharType="end"/>
        </w:r>
        <w:r>
          <w:t>. The inherited sub-components are not repeated here.</w:t>
        </w:r>
      </w:ins>
    </w:p>
    <w:p w14:paraId="0FEAC742" w14:textId="77777777" w:rsidR="00A71F46" w:rsidRDefault="00A71F46" w:rsidP="00A71F46">
      <w:pPr>
        <w:rPr>
          <w:ins w:id="3882" w:author="Andreas Kuehne" w:date="2019-05-31T12:40:00Z"/>
        </w:rPr>
      </w:pPr>
      <w:ins w:id="3883" w:author="Andreas Kuehne" w:date="2019-05-31T12:40:00Z">
        <w:r>
          <w:t>Below follows a list of the sub-components that constitute this component:</w:t>
        </w:r>
      </w:ins>
    </w:p>
    <w:p w14:paraId="3CEAE8AC" w14:textId="77777777" w:rsidR="00A71F46" w:rsidRDefault="00A71F46" w:rsidP="00A71F46">
      <w:pPr>
        <w:pStyle w:val="Member"/>
        <w:rPr>
          <w:ins w:id="3884" w:author="Andreas Kuehne" w:date="2019-05-31T12:40:00Z"/>
        </w:rPr>
      </w:pPr>
      <w:ins w:id="3885" w:author="Andreas Kuehne" w:date="2019-05-31T12:40:00Z">
        <w:r>
          <w:t xml:space="preserve">The OPTIONAL </w:t>
        </w:r>
        <w:r w:rsidRPr="35C1378D">
          <w:rPr>
            <w:rStyle w:val="Datatype"/>
          </w:rPr>
          <w:t>ClaimedIdentity</w:t>
        </w:r>
        <w:r>
          <w:t xml:space="preserve"> element, if present, MUST contain a sub-component. A given element MUST satisfy the requirements specified in this document in section </w:t>
        </w:r>
        <w:r>
          <w:fldChar w:fldCharType="begin"/>
        </w:r>
        <w:r>
          <w:instrText xml:space="preserve"> REF _RefComp6228F725 \r \h </w:instrText>
        </w:r>
      </w:ins>
      <w:ins w:id="3886" w:author="Andreas Kuehne" w:date="2019-05-31T12:40:00Z">
        <w:r>
          <w:fldChar w:fldCharType="separate"/>
        </w:r>
        <w:r>
          <w:rPr>
            <w:rStyle w:val="Datatype"/>
            <w:rFonts w:eastAsia="Courier New" w:cs="Courier New"/>
          </w:rPr>
          <w:t>ClaimedIdentity</w:t>
        </w:r>
        <w:r>
          <w:fldChar w:fldCharType="end"/>
        </w:r>
        <w:r>
          <w:t xml:space="preserve">. </w:t>
        </w:r>
      </w:ins>
      <w:customXmlInsRangeStart w:id="3887" w:author="Andreas Kuehne" w:date="2019-05-31T12:40:00Z"/>
      <w:sdt>
        <w:sdtPr>
          <w:alias w:val="dss2-PendingRequestType.claimedIdentity"/>
          <w:tag w:val="dss2-PendingRequestType.ClaimedIdentity"/>
          <w:id w:val="1366795978"/>
        </w:sdtPr>
        <w:sdtEndPr/>
        <w:sdtContent>
          <w:customXmlInsRangeEnd w:id="3887"/>
          <w:ins w:id="3888" w:author="Andreas Kuehne" w:date="2019-05-31T12:40:00Z">
            <w:r w:rsidRPr="003A06D0">
              <w:rPr>
                <w:color w:val="19D131"/>
                <w:lang w:val="en-GB"/>
              </w:rPr>
              <w:t>This element allows the authentication of the requestor.</w:t>
            </w:r>
          </w:ins>
          <w:customXmlInsRangeStart w:id="3889" w:author="Andreas Kuehne" w:date="2019-05-31T12:40:00Z"/>
        </w:sdtContent>
      </w:sdt>
      <w:customXmlInsRangeEnd w:id="3889"/>
    </w:p>
    <w:p w14:paraId="1AECE315" w14:textId="77777777" w:rsidR="00A71F46" w:rsidRDefault="00A71F46" w:rsidP="00A71F46">
      <w:pPr>
        <w:pStyle w:val="Non-normativeCommentHeading"/>
        <w:rPr>
          <w:ins w:id="3890" w:author="Andreas Kuehne" w:date="2019-05-31T12:40:00Z"/>
        </w:rPr>
      </w:pPr>
      <w:ins w:id="3891" w:author="Andreas Kuehne" w:date="2019-05-31T12:40:00Z">
        <w:r>
          <w:t>Non-normative Comment:</w:t>
        </w:r>
      </w:ins>
    </w:p>
    <w:p w14:paraId="0CD052E1" w14:textId="77777777" w:rsidR="00A71F46" w:rsidRDefault="001A1734" w:rsidP="00A71F46">
      <w:pPr>
        <w:pStyle w:val="Non-normativeComment"/>
        <w:rPr>
          <w:ins w:id="3892" w:author="Andreas Kuehne" w:date="2019-05-31T12:40:00Z"/>
        </w:rPr>
      </w:pPr>
      <w:customXmlInsRangeStart w:id="3893" w:author="Andreas Kuehne" w:date="2019-05-31T12:40:00Z"/>
      <w:sdt>
        <w:sdtPr>
          <w:tag w:val="dss2-PendingRequestType.-nonNormative"/>
          <w:id w:val="-291282561"/>
          <w:showingPlcHdr/>
        </w:sdtPr>
        <w:sdtEndPr/>
        <w:sdtContent>
          <w:customXmlInsRangeEnd w:id="3893"/>
          <w:ins w:id="3894" w:author="Andreas Kuehne" w:date="2019-05-31T12:40:00Z">
            <w:r w:rsidR="00A71F46">
              <w:rPr>
                <w:color w:val="19D131"/>
              </w:rPr>
              <w:t>[component PendingRequest non normative details]</w:t>
            </w:r>
          </w:ins>
          <w:customXmlInsRangeStart w:id="3895" w:author="Andreas Kuehne" w:date="2019-05-31T12:40:00Z"/>
        </w:sdtContent>
      </w:sdt>
      <w:customXmlInsRangeEnd w:id="3895"/>
    </w:p>
    <w:p w14:paraId="2F0848B2" w14:textId="77777777" w:rsidR="00A71F46" w:rsidRDefault="00A71F46" w:rsidP="00A71F46">
      <w:pPr>
        <w:pStyle w:val="berschrift4"/>
        <w:numPr>
          <w:ilvl w:val="3"/>
          <w:numId w:val="3"/>
        </w:numPr>
        <w:rPr>
          <w:ins w:id="3896" w:author="Andreas Kuehne" w:date="2019-05-31T12:40:00Z"/>
        </w:rPr>
      </w:pPr>
      <w:bookmarkStart w:id="3897" w:name="_Toc10206803"/>
      <w:ins w:id="3898" w:author="Andreas Kuehne" w:date="2019-05-31T12:40:00Z">
        <w:r>
          <w:t>PendingRequest – JSON Syntax</w:t>
        </w:r>
        <w:bookmarkEnd w:id="3897"/>
      </w:ins>
    </w:p>
    <w:p w14:paraId="6BD9AF06" w14:textId="77777777" w:rsidR="00A71F46" w:rsidRPr="0248A3D1" w:rsidRDefault="00A71F46" w:rsidP="00A71F46">
      <w:pPr>
        <w:rPr>
          <w:ins w:id="3899" w:author="Andreas Kuehne" w:date="2019-05-31T12:40:00Z"/>
        </w:rPr>
      </w:pPr>
      <w:ins w:id="3900" w:author="Andreas Kuehne" w:date="2019-05-31T12:40:00Z">
        <w:r w:rsidRPr="002062A5">
          <w:rPr>
            <w:rFonts w:eastAsia="Arial" w:cs="Arial"/>
            <w:sz w:val="22"/>
            <w:szCs w:val="22"/>
          </w:rPr>
          <w:t xml:space="preserve">The </w:t>
        </w:r>
        <w:r w:rsidRPr="002062A5">
          <w:rPr>
            <w:rFonts w:ascii="Courier New" w:eastAsia="Courier New" w:hAnsi="Courier New" w:cs="Courier New"/>
          </w:rPr>
          <w:t>PendingRequestType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PendingRequest</w:t>
        </w:r>
        <w:r>
          <w:t xml:space="preserve"> component.</w:t>
        </w:r>
      </w:ins>
    </w:p>
    <w:p w14:paraId="191C7BA2" w14:textId="77777777" w:rsidR="00A71F46" w:rsidRPr="C2430093" w:rsidRDefault="00A71F46" w:rsidP="00A71F46">
      <w:pPr>
        <w:spacing w:line="259" w:lineRule="auto"/>
        <w:rPr>
          <w:ins w:id="3901" w:author="Andreas Kuehne" w:date="2019-05-31T12:40:00Z"/>
          <w:rFonts w:eastAsia="Arial" w:cs="Arial"/>
          <w:sz w:val="22"/>
          <w:szCs w:val="22"/>
        </w:rPr>
      </w:pPr>
      <w:ins w:id="3902"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PendingRequest</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234"/>
        <w:gridCol w:w="3233"/>
        <w:gridCol w:w="2883"/>
      </w:tblGrid>
      <w:tr w:rsidR="00A71F46" w14:paraId="6CCF630D" w14:textId="77777777" w:rsidTr="00A71F46">
        <w:trPr>
          <w:cnfStyle w:val="100000000000" w:firstRow="1" w:lastRow="0" w:firstColumn="0" w:lastColumn="0" w:oddVBand="0" w:evenVBand="0" w:oddHBand="0" w:evenHBand="0" w:firstRowFirstColumn="0" w:firstRowLastColumn="0" w:lastRowFirstColumn="0" w:lastRowLastColumn="0"/>
          <w:ins w:id="3903"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4BFB277" w14:textId="77777777" w:rsidR="00A71F46" w:rsidRDefault="00A71F46" w:rsidP="00A71F46">
            <w:pPr>
              <w:pStyle w:val="Beschriftung"/>
              <w:rPr>
                <w:ins w:id="3904" w:author="Andreas Kuehne" w:date="2019-05-31T12:40:00Z"/>
              </w:rPr>
            </w:pPr>
            <w:ins w:id="3905" w:author="Andreas Kuehne" w:date="2019-05-31T12:40:00Z">
              <w:r>
                <w:t>Element</w:t>
              </w:r>
            </w:ins>
          </w:p>
        </w:tc>
        <w:tc>
          <w:tcPr>
            <w:tcW w:w="4675" w:type="dxa"/>
          </w:tcPr>
          <w:p w14:paraId="792E7D68"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3906" w:author="Andreas Kuehne" w:date="2019-05-31T12:40:00Z"/>
              </w:rPr>
            </w:pPr>
            <w:ins w:id="3907" w:author="Andreas Kuehne" w:date="2019-05-31T12:40:00Z">
              <w:r>
                <w:t>Implementing JSON member name</w:t>
              </w:r>
            </w:ins>
          </w:p>
        </w:tc>
        <w:tc>
          <w:tcPr>
            <w:tcW w:w="4675" w:type="dxa"/>
          </w:tcPr>
          <w:p w14:paraId="078DFA7E"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3908" w:author="Andreas Kuehne" w:date="2019-05-31T12:40:00Z"/>
              </w:rPr>
            </w:pPr>
            <w:ins w:id="3909" w:author="Andreas Kuehne" w:date="2019-05-31T12:40:00Z">
              <w:r>
                <w:t>Comments</w:t>
              </w:r>
            </w:ins>
          </w:p>
        </w:tc>
      </w:tr>
      <w:tr w:rsidR="00A71F46" w14:paraId="5992F0EF" w14:textId="77777777" w:rsidTr="00A71F46">
        <w:trPr>
          <w:ins w:id="391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B17DB29" w14:textId="77777777" w:rsidR="00A71F46" w:rsidRPr="002062A5" w:rsidRDefault="00A71F46" w:rsidP="00A71F46">
            <w:pPr>
              <w:pStyle w:val="Beschriftung"/>
              <w:rPr>
                <w:ins w:id="3911" w:author="Andreas Kuehne" w:date="2019-05-31T12:40:00Z"/>
                <w:rStyle w:val="Datatype"/>
                <w:b w:val="0"/>
                <w:bCs w:val="0"/>
              </w:rPr>
            </w:pPr>
            <w:ins w:id="3912" w:author="Andreas Kuehne" w:date="2019-05-31T12:40:00Z">
              <w:r w:rsidRPr="002062A5">
                <w:rPr>
                  <w:rStyle w:val="Datatype"/>
                </w:rPr>
                <w:t>ClaimedIdentity</w:t>
              </w:r>
            </w:ins>
          </w:p>
        </w:tc>
        <w:tc>
          <w:tcPr>
            <w:tcW w:w="4675" w:type="dxa"/>
          </w:tcPr>
          <w:p w14:paraId="0D3FB466"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3913" w:author="Andreas Kuehne" w:date="2019-05-31T12:40:00Z"/>
                <w:rStyle w:val="Datatype"/>
              </w:rPr>
            </w:pPr>
            <w:ins w:id="3914" w:author="Andreas Kuehne" w:date="2019-05-31T12:40:00Z">
              <w:r w:rsidRPr="002062A5">
                <w:rPr>
                  <w:rStyle w:val="Datatype"/>
                </w:rPr>
                <w:t>claimedIdentity</w:t>
              </w:r>
            </w:ins>
          </w:p>
        </w:tc>
        <w:tc>
          <w:tcPr>
            <w:tcW w:w="4675" w:type="dxa"/>
          </w:tcPr>
          <w:p w14:paraId="5FF8744F"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3915" w:author="Andreas Kuehne" w:date="2019-05-31T12:40:00Z"/>
              </w:rPr>
            </w:pPr>
            <w:customXmlInsRangeStart w:id="3916" w:author="Andreas Kuehne" w:date="2019-05-31T12:40:00Z"/>
            <w:sdt>
              <w:sdtPr>
                <w:alias w:val="dss2-PendingRequestType.claimedIdentity"/>
                <w:tag w:val="dss2-PendingRequestType.-jsonComment.ClaimedIdentity"/>
                <w:id w:val="-1962493201"/>
                <w:showingPlcHdr/>
              </w:sdtPr>
              <w:sdtEndPr/>
              <w:sdtContent>
                <w:customXmlInsRangeEnd w:id="3916"/>
                <w:ins w:id="3917" w:author="Andreas Kuehne" w:date="2019-05-31T12:40:00Z">
                  <w:r w:rsidR="00A71F46">
                    <w:rPr>
                      <w:color w:val="19D131"/>
                    </w:rPr>
                    <w:t>[]</w:t>
                  </w:r>
                </w:ins>
                <w:customXmlInsRangeStart w:id="3918" w:author="Andreas Kuehne" w:date="2019-05-31T12:40:00Z"/>
              </w:sdtContent>
            </w:sdt>
            <w:customXmlInsRangeEnd w:id="3918"/>
          </w:p>
        </w:tc>
      </w:tr>
    </w:tbl>
    <w:p w14:paraId="7531F2CA" w14:textId="77777777" w:rsidR="00A71F46" w:rsidRPr="0202B381" w:rsidRDefault="00A71F46" w:rsidP="00A71F46">
      <w:pPr>
        <w:rPr>
          <w:ins w:id="3919" w:author="Andreas Kuehne" w:date="2019-05-31T12:40:00Z"/>
        </w:rPr>
      </w:pPr>
      <w:ins w:id="3920" w:author="Andreas Kuehne" w:date="2019-05-31T12:40:00Z">
        <w:r w:rsidRPr="002062A5">
          <w:rPr>
            <w:rFonts w:eastAsia="Arial" w:cs="Arial"/>
            <w:sz w:val="22"/>
            <w:szCs w:val="22"/>
          </w:rPr>
          <w:t xml:space="preserve">The </w:t>
        </w:r>
        <w:r w:rsidRPr="002062A5">
          <w:rPr>
            <w:rFonts w:ascii="Courier New" w:eastAsia="Courier New" w:hAnsi="Courier New" w:cs="Courier New"/>
          </w:rPr>
          <w:t>PendingRequestType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183C13CA" w14:textId="77777777" w:rsidR="00A71F46" w:rsidRDefault="00A71F46" w:rsidP="00A71F46">
      <w:pPr>
        <w:pStyle w:val="Code"/>
        <w:spacing w:line="259" w:lineRule="auto"/>
        <w:rPr>
          <w:ins w:id="3921" w:author="Andreas Kuehne" w:date="2019-05-31T12:40:00Z"/>
        </w:rPr>
      </w:pPr>
      <w:ins w:id="3922" w:author="Andreas Kuehne" w:date="2019-05-31T12:40:00Z">
        <w:r>
          <w:rPr>
            <w:color w:val="31849B" w:themeColor="accent5" w:themeShade="BF"/>
          </w:rPr>
          <w:t>"dss2-PendingRequestType"</w:t>
        </w:r>
        <w:r>
          <w:t>: {</w:t>
        </w:r>
      </w:ins>
    </w:p>
    <w:p w14:paraId="53CFEF25" w14:textId="77777777" w:rsidR="00A71F46" w:rsidRDefault="00A71F46" w:rsidP="00A71F46">
      <w:pPr>
        <w:pStyle w:val="Code"/>
        <w:spacing w:line="259" w:lineRule="auto"/>
        <w:rPr>
          <w:ins w:id="3923" w:author="Andreas Kuehne" w:date="2019-05-31T12:40:00Z"/>
        </w:rPr>
      </w:pPr>
      <w:ins w:id="3924" w:author="Andreas Kuehne" w:date="2019-05-31T12:40:00Z">
        <w:r>
          <w:rPr>
            <w:color w:val="31849B" w:themeColor="accent5" w:themeShade="BF"/>
          </w:rPr>
          <w:t xml:space="preserve">  "type"</w:t>
        </w:r>
        <w:r>
          <w:t xml:space="preserve">: </w:t>
        </w:r>
        <w:r>
          <w:rPr>
            <w:color w:val="244061" w:themeColor="accent1" w:themeShade="80"/>
          </w:rPr>
          <w:t>"object",</w:t>
        </w:r>
      </w:ins>
    </w:p>
    <w:p w14:paraId="6B163235" w14:textId="77777777" w:rsidR="00A71F46" w:rsidRDefault="00A71F46" w:rsidP="00A71F46">
      <w:pPr>
        <w:pStyle w:val="Code"/>
        <w:spacing w:line="259" w:lineRule="auto"/>
        <w:rPr>
          <w:ins w:id="3925" w:author="Andreas Kuehne" w:date="2019-05-31T12:40:00Z"/>
        </w:rPr>
      </w:pPr>
      <w:ins w:id="3926" w:author="Andreas Kuehne" w:date="2019-05-31T12:40:00Z">
        <w:r>
          <w:rPr>
            <w:color w:val="31849B" w:themeColor="accent5" w:themeShade="BF"/>
          </w:rPr>
          <w:t xml:space="preserve">  "properties"</w:t>
        </w:r>
        <w:r>
          <w:t>: {</w:t>
        </w:r>
      </w:ins>
    </w:p>
    <w:p w14:paraId="4D911E4E" w14:textId="77777777" w:rsidR="00A71F46" w:rsidRDefault="00A71F46" w:rsidP="00A71F46">
      <w:pPr>
        <w:pStyle w:val="Code"/>
        <w:spacing w:line="259" w:lineRule="auto"/>
        <w:rPr>
          <w:ins w:id="3927" w:author="Andreas Kuehne" w:date="2019-05-31T12:40:00Z"/>
        </w:rPr>
      </w:pPr>
      <w:ins w:id="3928" w:author="Andreas Kuehne" w:date="2019-05-31T12:40:00Z">
        <w:r>
          <w:rPr>
            <w:color w:val="31849B" w:themeColor="accent5" w:themeShade="BF"/>
          </w:rPr>
          <w:t xml:space="preserve">    "profile"</w:t>
        </w:r>
        <w:r>
          <w:t>: {</w:t>
        </w:r>
      </w:ins>
    </w:p>
    <w:p w14:paraId="53446456" w14:textId="77777777" w:rsidR="00A71F46" w:rsidRDefault="00A71F46" w:rsidP="00A71F46">
      <w:pPr>
        <w:pStyle w:val="Code"/>
        <w:spacing w:line="259" w:lineRule="auto"/>
        <w:rPr>
          <w:ins w:id="3929" w:author="Andreas Kuehne" w:date="2019-05-31T12:40:00Z"/>
        </w:rPr>
      </w:pPr>
      <w:ins w:id="3930" w:author="Andreas Kuehne" w:date="2019-05-31T12:40:00Z">
        <w:r>
          <w:rPr>
            <w:color w:val="31849B" w:themeColor="accent5" w:themeShade="BF"/>
          </w:rPr>
          <w:t xml:space="preserve">      "type"</w:t>
        </w:r>
        <w:r>
          <w:t xml:space="preserve">: </w:t>
        </w:r>
        <w:r>
          <w:rPr>
            <w:color w:val="244061" w:themeColor="accent1" w:themeShade="80"/>
          </w:rPr>
          <w:t>"array",</w:t>
        </w:r>
      </w:ins>
    </w:p>
    <w:p w14:paraId="01CA1475" w14:textId="77777777" w:rsidR="00A71F46" w:rsidRDefault="00A71F46" w:rsidP="00A71F46">
      <w:pPr>
        <w:pStyle w:val="Code"/>
        <w:spacing w:line="259" w:lineRule="auto"/>
        <w:rPr>
          <w:ins w:id="3931" w:author="Andreas Kuehne" w:date="2019-05-31T12:40:00Z"/>
        </w:rPr>
      </w:pPr>
      <w:ins w:id="3932" w:author="Andreas Kuehne" w:date="2019-05-31T12:40:00Z">
        <w:r>
          <w:rPr>
            <w:color w:val="31849B" w:themeColor="accent5" w:themeShade="BF"/>
          </w:rPr>
          <w:t xml:space="preserve">      "items"</w:t>
        </w:r>
        <w:r>
          <w:t>: {</w:t>
        </w:r>
      </w:ins>
    </w:p>
    <w:p w14:paraId="407F7E7B" w14:textId="77777777" w:rsidR="00A71F46" w:rsidRDefault="00A71F46" w:rsidP="00A71F46">
      <w:pPr>
        <w:pStyle w:val="Code"/>
        <w:spacing w:line="259" w:lineRule="auto"/>
        <w:rPr>
          <w:ins w:id="3933" w:author="Andreas Kuehne" w:date="2019-05-31T12:40:00Z"/>
        </w:rPr>
      </w:pPr>
      <w:ins w:id="3934" w:author="Andreas Kuehne" w:date="2019-05-31T12:40:00Z">
        <w:r>
          <w:rPr>
            <w:color w:val="31849B" w:themeColor="accent5" w:themeShade="BF"/>
          </w:rPr>
          <w:t xml:space="preserve">        "type"</w:t>
        </w:r>
        <w:r>
          <w:t xml:space="preserve">: </w:t>
        </w:r>
        <w:r>
          <w:rPr>
            <w:color w:val="244061" w:themeColor="accent1" w:themeShade="80"/>
          </w:rPr>
          <w:t>"string"</w:t>
        </w:r>
      </w:ins>
    </w:p>
    <w:p w14:paraId="76241471" w14:textId="77777777" w:rsidR="00A71F46" w:rsidRDefault="00A71F46" w:rsidP="00A71F46">
      <w:pPr>
        <w:pStyle w:val="Code"/>
        <w:spacing w:line="259" w:lineRule="auto"/>
        <w:rPr>
          <w:ins w:id="3935" w:author="Andreas Kuehne" w:date="2019-05-31T12:40:00Z"/>
        </w:rPr>
      </w:pPr>
      <w:ins w:id="3936" w:author="Andreas Kuehne" w:date="2019-05-31T12:40:00Z">
        <w:r>
          <w:t xml:space="preserve">      }</w:t>
        </w:r>
      </w:ins>
    </w:p>
    <w:p w14:paraId="61312923" w14:textId="77777777" w:rsidR="00A71F46" w:rsidRDefault="00A71F46" w:rsidP="00A71F46">
      <w:pPr>
        <w:pStyle w:val="Code"/>
        <w:spacing w:line="259" w:lineRule="auto"/>
        <w:rPr>
          <w:ins w:id="3937" w:author="Andreas Kuehne" w:date="2019-05-31T12:40:00Z"/>
        </w:rPr>
      </w:pPr>
      <w:ins w:id="3938" w:author="Andreas Kuehne" w:date="2019-05-31T12:40:00Z">
        <w:r>
          <w:t xml:space="preserve">    },</w:t>
        </w:r>
      </w:ins>
    </w:p>
    <w:p w14:paraId="360407BF" w14:textId="77777777" w:rsidR="00A71F46" w:rsidRDefault="00A71F46" w:rsidP="00A71F46">
      <w:pPr>
        <w:pStyle w:val="Code"/>
        <w:spacing w:line="259" w:lineRule="auto"/>
        <w:rPr>
          <w:ins w:id="3939" w:author="Andreas Kuehne" w:date="2019-05-31T12:40:00Z"/>
        </w:rPr>
      </w:pPr>
      <w:ins w:id="3940" w:author="Andreas Kuehne" w:date="2019-05-31T12:40:00Z">
        <w:r>
          <w:rPr>
            <w:color w:val="31849B" w:themeColor="accent5" w:themeShade="BF"/>
          </w:rPr>
          <w:t xml:space="preserve">    "reqID"</w:t>
        </w:r>
        <w:r>
          <w:t>: {</w:t>
        </w:r>
      </w:ins>
    </w:p>
    <w:p w14:paraId="53A9F0AB" w14:textId="77777777" w:rsidR="00A71F46" w:rsidRDefault="00A71F46" w:rsidP="00A71F46">
      <w:pPr>
        <w:pStyle w:val="Code"/>
        <w:spacing w:line="259" w:lineRule="auto"/>
        <w:rPr>
          <w:ins w:id="3941" w:author="Andreas Kuehne" w:date="2019-05-31T12:40:00Z"/>
        </w:rPr>
      </w:pPr>
      <w:ins w:id="3942" w:author="Andreas Kuehne" w:date="2019-05-31T12:40:00Z">
        <w:r>
          <w:rPr>
            <w:color w:val="31849B" w:themeColor="accent5" w:themeShade="BF"/>
          </w:rPr>
          <w:t xml:space="preserve">      "type"</w:t>
        </w:r>
        <w:r>
          <w:t xml:space="preserve">: </w:t>
        </w:r>
        <w:r>
          <w:rPr>
            <w:color w:val="244061" w:themeColor="accent1" w:themeShade="80"/>
          </w:rPr>
          <w:t>"string"</w:t>
        </w:r>
      </w:ins>
    </w:p>
    <w:p w14:paraId="3982B87F" w14:textId="77777777" w:rsidR="00A71F46" w:rsidRDefault="00A71F46" w:rsidP="00A71F46">
      <w:pPr>
        <w:pStyle w:val="Code"/>
        <w:spacing w:line="259" w:lineRule="auto"/>
        <w:rPr>
          <w:ins w:id="3943" w:author="Andreas Kuehne" w:date="2019-05-31T12:40:00Z"/>
        </w:rPr>
      </w:pPr>
      <w:ins w:id="3944" w:author="Andreas Kuehne" w:date="2019-05-31T12:40:00Z">
        <w:r>
          <w:t xml:space="preserve">    },</w:t>
        </w:r>
      </w:ins>
    </w:p>
    <w:p w14:paraId="66ECBAF3" w14:textId="77777777" w:rsidR="00A71F46" w:rsidRDefault="00A71F46" w:rsidP="00A71F46">
      <w:pPr>
        <w:pStyle w:val="Code"/>
        <w:spacing w:line="259" w:lineRule="auto"/>
        <w:rPr>
          <w:ins w:id="3945" w:author="Andreas Kuehne" w:date="2019-05-31T12:40:00Z"/>
        </w:rPr>
      </w:pPr>
      <w:ins w:id="3946" w:author="Andreas Kuehne" w:date="2019-05-31T12:40:00Z">
        <w:r>
          <w:rPr>
            <w:color w:val="31849B" w:themeColor="accent5" w:themeShade="BF"/>
          </w:rPr>
          <w:t xml:space="preserve">    "claimedIdentity"</w:t>
        </w:r>
        <w:r>
          <w:t>: {</w:t>
        </w:r>
      </w:ins>
    </w:p>
    <w:p w14:paraId="22CCDBD0" w14:textId="77777777" w:rsidR="00A71F46" w:rsidRDefault="00A71F46" w:rsidP="00A71F46">
      <w:pPr>
        <w:pStyle w:val="Code"/>
        <w:spacing w:line="259" w:lineRule="auto"/>
        <w:rPr>
          <w:ins w:id="3947" w:author="Andreas Kuehne" w:date="2019-05-31T12:40:00Z"/>
        </w:rPr>
      </w:pPr>
      <w:ins w:id="3948" w:author="Andreas Kuehne" w:date="2019-05-31T12:40:00Z">
        <w:r>
          <w:rPr>
            <w:color w:val="31849B" w:themeColor="accent5" w:themeShade="BF"/>
          </w:rPr>
          <w:t xml:space="preserve">      "$ref"</w:t>
        </w:r>
        <w:r>
          <w:t xml:space="preserve">: </w:t>
        </w:r>
        <w:r>
          <w:rPr>
            <w:color w:val="244061" w:themeColor="accent1" w:themeShade="80"/>
          </w:rPr>
          <w:t>"#/definitions/dss2-ClaimedIdentityType"</w:t>
        </w:r>
      </w:ins>
    </w:p>
    <w:p w14:paraId="281984BE" w14:textId="77777777" w:rsidR="00A71F46" w:rsidRDefault="00A71F46" w:rsidP="00A71F46">
      <w:pPr>
        <w:pStyle w:val="Code"/>
        <w:spacing w:line="259" w:lineRule="auto"/>
        <w:rPr>
          <w:ins w:id="3949" w:author="Andreas Kuehne" w:date="2019-05-31T12:40:00Z"/>
        </w:rPr>
      </w:pPr>
      <w:ins w:id="3950" w:author="Andreas Kuehne" w:date="2019-05-31T12:40:00Z">
        <w:r>
          <w:t xml:space="preserve">    }</w:t>
        </w:r>
      </w:ins>
    </w:p>
    <w:p w14:paraId="7606401E" w14:textId="77777777" w:rsidR="00A71F46" w:rsidRDefault="00A71F46" w:rsidP="00A71F46">
      <w:pPr>
        <w:pStyle w:val="Code"/>
        <w:spacing w:line="259" w:lineRule="auto"/>
        <w:rPr>
          <w:ins w:id="3951" w:author="Andreas Kuehne" w:date="2019-05-31T12:40:00Z"/>
        </w:rPr>
      </w:pPr>
      <w:ins w:id="3952" w:author="Andreas Kuehne" w:date="2019-05-31T12:40:00Z">
        <w:r>
          <w:t xml:space="preserve">  }</w:t>
        </w:r>
      </w:ins>
    </w:p>
    <w:p w14:paraId="68D6A998" w14:textId="77777777" w:rsidR="00A71F46" w:rsidRDefault="00A71F46" w:rsidP="00A71F46">
      <w:pPr>
        <w:pStyle w:val="Code"/>
        <w:spacing w:line="259" w:lineRule="auto"/>
        <w:rPr>
          <w:ins w:id="3953" w:author="Andreas Kuehne" w:date="2019-05-31T12:40:00Z"/>
        </w:rPr>
      </w:pPr>
      <w:ins w:id="3954" w:author="Andreas Kuehne" w:date="2019-05-31T12:40:00Z">
        <w:r>
          <w:t>}</w:t>
        </w:r>
      </w:ins>
    </w:p>
    <w:p w14:paraId="0E351F3D" w14:textId="77777777" w:rsidR="00A71F46" w:rsidRDefault="001A1734" w:rsidP="00A71F46">
      <w:pPr>
        <w:rPr>
          <w:ins w:id="3955" w:author="Andreas Kuehne" w:date="2019-05-31T12:40:00Z"/>
        </w:rPr>
      </w:pPr>
      <w:customXmlInsRangeStart w:id="3956" w:author="Andreas Kuehne" w:date="2019-05-31T12:40:00Z"/>
      <w:sdt>
        <w:sdtPr>
          <w:tag w:val="dss2-PendingRequestType.-jsonSchema"/>
          <w:id w:val="-1050617574"/>
          <w:showingPlcHdr/>
        </w:sdtPr>
        <w:sdtEndPr/>
        <w:sdtContent>
          <w:customXmlInsRangeEnd w:id="3956"/>
          <w:ins w:id="3957" w:author="Andreas Kuehne" w:date="2019-05-31T12:40:00Z">
            <w:r w:rsidR="00A71F46">
              <w:rPr>
                <w:color w:val="19D131"/>
              </w:rPr>
              <w:t>[component PendingRequest JSON schema details]</w:t>
            </w:r>
          </w:ins>
          <w:customXmlInsRangeStart w:id="3958" w:author="Andreas Kuehne" w:date="2019-05-31T12:40:00Z"/>
        </w:sdtContent>
      </w:sdt>
      <w:customXmlInsRangeEnd w:id="3958"/>
    </w:p>
    <w:p w14:paraId="26FC13AB" w14:textId="77777777" w:rsidR="00A71F46" w:rsidRDefault="00A71F46" w:rsidP="00A71F46">
      <w:pPr>
        <w:pStyle w:val="berschrift4"/>
        <w:numPr>
          <w:ilvl w:val="3"/>
          <w:numId w:val="3"/>
        </w:numPr>
        <w:rPr>
          <w:ins w:id="3959" w:author="Andreas Kuehne" w:date="2019-05-31T12:40:00Z"/>
        </w:rPr>
      </w:pPr>
      <w:bookmarkStart w:id="3960" w:name="_Toc10206804"/>
      <w:ins w:id="3961" w:author="Andreas Kuehne" w:date="2019-05-31T12:40:00Z">
        <w:r>
          <w:t>PendingRequest – XML Syntax</w:t>
        </w:r>
        <w:bookmarkEnd w:id="3960"/>
      </w:ins>
    </w:p>
    <w:p w14:paraId="2F8B5CEA" w14:textId="77777777" w:rsidR="00A71F46" w:rsidRPr="5404FA76" w:rsidRDefault="00A71F46" w:rsidP="00A71F46">
      <w:pPr>
        <w:rPr>
          <w:ins w:id="3962" w:author="Andreas Kuehne" w:date="2019-05-31T12:40:00Z"/>
        </w:rPr>
      </w:pPr>
      <w:ins w:id="3963" w:author="Andreas Kuehne" w:date="2019-05-31T12:40:00Z">
        <w:r w:rsidRPr="0CCF9147">
          <w:t xml:space="preserve">The XML type </w:t>
        </w:r>
        <w:r w:rsidRPr="002062A5">
          <w:rPr>
            <w:rFonts w:ascii="Courier New" w:eastAsia="Courier New" w:hAnsi="Courier New" w:cs="Courier New"/>
          </w:rPr>
          <w:t>PendingRequestType</w:t>
        </w:r>
        <w:r w:rsidRPr="0CCF9147">
          <w:t xml:space="preserve"> SHALL implement the requirements defined in the </w:t>
        </w:r>
        <w:r w:rsidRPr="002062A5">
          <w:rPr>
            <w:rFonts w:ascii="Courier New" w:eastAsia="Courier New" w:hAnsi="Courier New" w:cs="Courier New"/>
          </w:rPr>
          <w:t>PendingRequest</w:t>
        </w:r>
        <w:r>
          <w:t xml:space="preserve"> </w:t>
        </w:r>
        <w:r w:rsidRPr="005A6FFD">
          <w:t>component.</w:t>
        </w:r>
      </w:ins>
    </w:p>
    <w:p w14:paraId="10785607" w14:textId="77777777" w:rsidR="00A71F46" w:rsidRDefault="00A71F46" w:rsidP="00A71F46">
      <w:pPr>
        <w:rPr>
          <w:ins w:id="3964" w:author="Andreas Kuehne" w:date="2019-05-31T12:40:00Z"/>
        </w:rPr>
      </w:pPr>
      <w:ins w:id="3965" w:author="Andreas Kuehne" w:date="2019-05-31T12:40:00Z">
        <w:r w:rsidRPr="005A6FFD">
          <w:rPr>
            <w:rFonts w:eastAsia="Arial"/>
          </w:rPr>
          <w:t xml:space="preserve">The </w:t>
        </w:r>
        <w:r w:rsidRPr="002062A5">
          <w:rPr>
            <w:rFonts w:ascii="Courier New" w:eastAsia="Courier New" w:hAnsi="Courier New" w:cs="Courier New"/>
          </w:rPr>
          <w:t>PendingRequestType</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7388F5EC" w14:textId="77777777" w:rsidR="00A71F46" w:rsidRDefault="00A71F46" w:rsidP="00A71F46">
      <w:pPr>
        <w:pStyle w:val="Code"/>
        <w:rPr>
          <w:ins w:id="3966" w:author="Andreas Kuehne" w:date="2019-05-31T12:40:00Z"/>
        </w:rPr>
      </w:pPr>
      <w:ins w:id="3967"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PendingRequestType</w:t>
        </w:r>
        <w:r>
          <w:rPr>
            <w:color w:val="943634" w:themeColor="accent2" w:themeShade="BF"/>
          </w:rPr>
          <w:t>"</w:t>
        </w:r>
        <w:r>
          <w:rPr>
            <w:color w:val="31849B" w:themeColor="accent5" w:themeShade="BF"/>
          </w:rPr>
          <w:t>&gt;</w:t>
        </w:r>
      </w:ins>
    </w:p>
    <w:p w14:paraId="684F6574" w14:textId="77777777" w:rsidR="00A71F46" w:rsidRDefault="00A71F46" w:rsidP="00A71F46">
      <w:pPr>
        <w:pStyle w:val="Code"/>
        <w:rPr>
          <w:ins w:id="3968" w:author="Andreas Kuehne" w:date="2019-05-31T12:40:00Z"/>
        </w:rPr>
      </w:pPr>
      <w:ins w:id="3969" w:author="Andreas Kuehne" w:date="2019-05-31T12:40:00Z">
        <w:r>
          <w:rPr>
            <w:color w:val="31849B" w:themeColor="accent5" w:themeShade="BF"/>
          </w:rPr>
          <w:t xml:space="preserve">  &lt;xs:complexContent&gt;</w:t>
        </w:r>
      </w:ins>
    </w:p>
    <w:p w14:paraId="48F403C2" w14:textId="77777777" w:rsidR="00A71F46" w:rsidRDefault="00A71F46" w:rsidP="00A71F46">
      <w:pPr>
        <w:pStyle w:val="Code"/>
        <w:rPr>
          <w:ins w:id="3970" w:author="Andreas Kuehne" w:date="2019-05-31T12:40:00Z"/>
        </w:rPr>
      </w:pPr>
      <w:ins w:id="3971" w:author="Andreas Kuehne" w:date="2019-05-31T12:40:00Z">
        <w:r>
          <w:rPr>
            <w:color w:val="31849B" w:themeColor="accent5" w:themeShade="BF"/>
          </w:rPr>
          <w:t xml:space="preserve">    &lt;xs:extension</w:t>
        </w:r>
        <w:r>
          <w:rPr>
            <w:color w:val="943634" w:themeColor="accent2" w:themeShade="BF"/>
          </w:rPr>
          <w:t xml:space="preserve"> base="</w:t>
        </w:r>
        <w:r>
          <w:rPr>
            <w:color w:val="244061" w:themeColor="accent1" w:themeShade="80"/>
          </w:rPr>
          <w:t>dsb:RequestBaseType</w:t>
        </w:r>
        <w:r>
          <w:rPr>
            <w:color w:val="943634" w:themeColor="accent2" w:themeShade="BF"/>
          </w:rPr>
          <w:t>"</w:t>
        </w:r>
        <w:r>
          <w:rPr>
            <w:color w:val="31849B" w:themeColor="accent5" w:themeShade="BF"/>
          </w:rPr>
          <w:t>&gt;</w:t>
        </w:r>
      </w:ins>
    </w:p>
    <w:p w14:paraId="5441038A" w14:textId="77777777" w:rsidR="00A71F46" w:rsidRDefault="00A71F46" w:rsidP="00A71F46">
      <w:pPr>
        <w:pStyle w:val="Code"/>
        <w:rPr>
          <w:ins w:id="3972" w:author="Andreas Kuehne" w:date="2019-05-31T12:40:00Z"/>
        </w:rPr>
      </w:pPr>
      <w:ins w:id="3973" w:author="Andreas Kuehne" w:date="2019-05-31T12:40:00Z">
        <w:r>
          <w:rPr>
            <w:color w:val="31849B" w:themeColor="accent5" w:themeShade="BF"/>
          </w:rPr>
          <w:t xml:space="preserve">      &lt;xs:sequence&gt;</w:t>
        </w:r>
      </w:ins>
    </w:p>
    <w:p w14:paraId="5D31ABB5" w14:textId="77777777" w:rsidR="00A71F46" w:rsidRDefault="00A71F46" w:rsidP="00A71F46">
      <w:pPr>
        <w:pStyle w:val="Code"/>
        <w:rPr>
          <w:ins w:id="3974" w:author="Andreas Kuehne" w:date="2019-05-31T12:40:00Z"/>
        </w:rPr>
      </w:pPr>
      <w:ins w:id="3975"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ClaimedIdentity</w:t>
        </w:r>
        <w:r>
          <w:rPr>
            <w:color w:val="943634" w:themeColor="accent2" w:themeShade="BF"/>
          </w:rPr>
          <w:t>" type="</w:t>
        </w:r>
        <w:r>
          <w:rPr>
            <w:color w:val="244061" w:themeColor="accent1" w:themeShade="80"/>
          </w:rPr>
          <w:t>dss2:ClaimedIdentityType</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55953224" w14:textId="77777777" w:rsidR="00A71F46" w:rsidRDefault="00A71F46" w:rsidP="00A71F46">
      <w:pPr>
        <w:pStyle w:val="Code"/>
        <w:rPr>
          <w:ins w:id="3976" w:author="Andreas Kuehne" w:date="2019-05-31T12:40:00Z"/>
        </w:rPr>
      </w:pPr>
      <w:ins w:id="3977" w:author="Andreas Kuehne" w:date="2019-05-31T12:40:00Z">
        <w:r>
          <w:rPr>
            <w:color w:val="31849B" w:themeColor="accent5" w:themeShade="BF"/>
          </w:rPr>
          <w:t xml:space="preserve">      &lt;/xs:sequence&gt;</w:t>
        </w:r>
      </w:ins>
    </w:p>
    <w:p w14:paraId="57B184CA" w14:textId="77777777" w:rsidR="00A71F46" w:rsidRDefault="00A71F46" w:rsidP="00A71F46">
      <w:pPr>
        <w:pStyle w:val="Code"/>
        <w:rPr>
          <w:ins w:id="3978" w:author="Andreas Kuehne" w:date="2019-05-31T12:40:00Z"/>
        </w:rPr>
      </w:pPr>
      <w:ins w:id="3979" w:author="Andreas Kuehne" w:date="2019-05-31T12:40:00Z">
        <w:r>
          <w:rPr>
            <w:color w:val="31849B" w:themeColor="accent5" w:themeShade="BF"/>
          </w:rPr>
          <w:t xml:space="preserve">    &lt;/xs:extension&gt;</w:t>
        </w:r>
      </w:ins>
    </w:p>
    <w:p w14:paraId="504020EF" w14:textId="77777777" w:rsidR="00A71F46" w:rsidRDefault="00A71F46" w:rsidP="00A71F46">
      <w:pPr>
        <w:pStyle w:val="Code"/>
        <w:rPr>
          <w:ins w:id="3980" w:author="Andreas Kuehne" w:date="2019-05-31T12:40:00Z"/>
        </w:rPr>
      </w:pPr>
      <w:ins w:id="3981" w:author="Andreas Kuehne" w:date="2019-05-31T12:40:00Z">
        <w:r>
          <w:rPr>
            <w:color w:val="31849B" w:themeColor="accent5" w:themeShade="BF"/>
          </w:rPr>
          <w:t xml:space="preserve">  &lt;/xs:complexContent&gt;</w:t>
        </w:r>
      </w:ins>
    </w:p>
    <w:p w14:paraId="473C4BB6" w14:textId="77777777" w:rsidR="00A71F46" w:rsidRDefault="00A71F46" w:rsidP="00A71F46">
      <w:pPr>
        <w:pStyle w:val="Code"/>
        <w:rPr>
          <w:ins w:id="3982" w:author="Andreas Kuehne" w:date="2019-05-31T12:40:00Z"/>
        </w:rPr>
      </w:pPr>
      <w:ins w:id="3983" w:author="Andreas Kuehne" w:date="2019-05-31T12:40:00Z">
        <w:r>
          <w:rPr>
            <w:color w:val="31849B" w:themeColor="accent5" w:themeShade="BF"/>
          </w:rPr>
          <w:t>&lt;/xs:complexType&gt;</w:t>
        </w:r>
      </w:ins>
    </w:p>
    <w:p w14:paraId="6F316B9E" w14:textId="77777777" w:rsidR="00A71F46" w:rsidRDefault="00A71F46" w:rsidP="00A71F46">
      <w:pPr>
        <w:spacing w:line="259" w:lineRule="auto"/>
        <w:rPr>
          <w:ins w:id="3984" w:author="Andreas Kuehne" w:date="2019-05-31T12:40:00Z"/>
        </w:rPr>
      </w:pPr>
      <w:ins w:id="3985" w:author="Andreas Kuehne" w:date="2019-05-31T12:40:00Z">
        <w:r>
          <w:t>Each child element of</w:t>
        </w:r>
        <w:r w:rsidRPr="71C71F8C">
          <w:t xml:space="preserve"> </w:t>
        </w:r>
        <w:r w:rsidRPr="002062A5">
          <w:rPr>
            <w:rFonts w:ascii="Courier New" w:eastAsia="Courier New" w:hAnsi="Courier New" w:cs="Courier New"/>
          </w:rPr>
          <w:t>PendingRequestType</w:t>
        </w:r>
        <w:r w:rsidRPr="71C71F8C">
          <w:t xml:space="preserve"> </w:t>
        </w:r>
        <w:r>
          <w:t xml:space="preserve">XML element SHALL implement in XML syntax the sub-component that has a name equal to its local name. </w:t>
        </w:r>
      </w:ins>
      <w:customXmlInsRangeStart w:id="3986" w:author="Andreas Kuehne" w:date="2019-05-31T12:40:00Z"/>
      <w:sdt>
        <w:sdtPr>
          <w:tag w:val="dss2-PendingRequestType.-xmlSchema"/>
          <w:id w:val="682859677"/>
          <w:showingPlcHdr/>
        </w:sdtPr>
        <w:sdtEndPr/>
        <w:sdtContent>
          <w:customXmlInsRangeEnd w:id="3986"/>
          <w:ins w:id="3987" w:author="Andreas Kuehne" w:date="2019-05-31T12:40:00Z">
            <w:r>
              <w:rPr>
                <w:color w:val="19D131"/>
              </w:rPr>
              <w:t>[component PendingRequest XML schema details]</w:t>
            </w:r>
          </w:ins>
          <w:customXmlInsRangeStart w:id="3988" w:author="Andreas Kuehne" w:date="2019-05-31T12:40:00Z"/>
        </w:sdtContent>
      </w:sdt>
      <w:customXmlInsRangeEnd w:id="3988"/>
    </w:p>
    <w:p w14:paraId="55FA78D2" w14:textId="77777777" w:rsidR="00A71F46" w:rsidRDefault="00A71F46" w:rsidP="00A71F46">
      <w:pPr>
        <w:pStyle w:val="berschrift2"/>
        <w:numPr>
          <w:ilvl w:val="1"/>
          <w:numId w:val="3"/>
        </w:numPr>
        <w:rPr>
          <w:ins w:id="3989" w:author="Andreas Kuehne" w:date="2019-05-31T12:40:00Z"/>
        </w:rPr>
      </w:pPr>
      <w:bookmarkStart w:id="3990" w:name="_Toc10206805"/>
      <w:ins w:id="3991" w:author="Andreas Kuehne" w:date="2019-05-31T12:40:00Z">
        <w:r>
          <w:t>Optional data structures defined in this document</w:t>
        </w:r>
        <w:bookmarkEnd w:id="3990"/>
      </w:ins>
    </w:p>
    <w:p w14:paraId="04F9E3D7" w14:textId="77777777" w:rsidR="00A71F46" w:rsidRPr="5404FA76" w:rsidRDefault="00A71F46" w:rsidP="00A71F46">
      <w:pPr>
        <w:rPr>
          <w:ins w:id="3992" w:author="Andreas Kuehne" w:date="2019-05-31T12:40:00Z"/>
        </w:rPr>
      </w:pPr>
      <w:ins w:id="3993" w:author="Andreas Kuehne" w:date="2019-05-31T12:40:00Z">
        <w:r w:rsidRPr="0CCF9147">
          <w:t>The XML elements of this section are defined in the XML namespace '</w:t>
        </w:r>
        <w:r w:rsidRPr="002062A5">
          <w:rPr>
            <w:rFonts w:ascii="Courier New" w:eastAsia="Courier New" w:hAnsi="Courier New" w:cs="Courier New"/>
          </w:rPr>
          <w:t>http://docs.oasis-open.org/dss-x/ns/core</w:t>
        </w:r>
        <w:r w:rsidRPr="005A6FFD">
          <w:t>'.</w:t>
        </w:r>
      </w:ins>
    </w:p>
    <w:p w14:paraId="01A65087" w14:textId="77777777" w:rsidR="00A71F46" w:rsidRDefault="001A1734" w:rsidP="00A71F46">
      <w:pPr>
        <w:rPr>
          <w:ins w:id="3994" w:author="Andreas Kuehne" w:date="2019-05-31T12:40:00Z"/>
        </w:rPr>
      </w:pPr>
      <w:customXmlInsRangeStart w:id="3995" w:author="Andreas Kuehne" w:date="2019-05-31T12:40:00Z"/>
      <w:sdt>
        <w:sdtPr>
          <w:tag w:val="http://docs.oasis-open.org/dss-x/ns/core-optionals.-explain"/>
          <w:id w:val="-1548446935"/>
          <w:showingPlcHdr/>
        </w:sdtPr>
        <w:sdtEndPr/>
        <w:sdtContent>
          <w:customXmlInsRangeEnd w:id="3995"/>
          <w:ins w:id="3996" w:author="Andreas Kuehne" w:date="2019-05-31T12:40:00Z">
            <w:r w:rsidR="00A71F46">
              <w:rPr>
                <w:color w:val="19D131"/>
              </w:rPr>
              <w:t>[category optionals in namespace http://docs.oasis-open.org/dss-x/ns/core explanation]</w:t>
            </w:r>
          </w:ins>
          <w:customXmlInsRangeStart w:id="3997" w:author="Andreas Kuehne" w:date="2019-05-31T12:40:00Z"/>
        </w:sdtContent>
      </w:sdt>
      <w:customXmlInsRangeEnd w:id="3997"/>
    </w:p>
    <w:p w14:paraId="646BFEF7" w14:textId="77777777" w:rsidR="00A71F46" w:rsidRDefault="00A71F46" w:rsidP="00A71F46">
      <w:pPr>
        <w:pStyle w:val="berschrift3"/>
        <w:numPr>
          <w:ilvl w:val="2"/>
          <w:numId w:val="3"/>
        </w:numPr>
        <w:rPr>
          <w:ins w:id="3998" w:author="Andreas Kuehne" w:date="2019-05-31T12:40:00Z"/>
        </w:rPr>
      </w:pPr>
      <w:bookmarkStart w:id="3999" w:name="_Toc10206806"/>
      <w:ins w:id="4000" w:author="Andreas Kuehne" w:date="2019-05-31T12:40:00Z">
        <w:r>
          <w:t>Component RequestID</w:t>
        </w:r>
        <w:bookmarkEnd w:id="3999"/>
      </w:ins>
    </w:p>
    <w:p w14:paraId="1E214537" w14:textId="77777777" w:rsidR="00A71F46" w:rsidRDefault="001A1734" w:rsidP="00A71F46">
      <w:pPr>
        <w:rPr>
          <w:ins w:id="4001" w:author="Andreas Kuehne" w:date="2019-05-31T12:40:00Z"/>
        </w:rPr>
      </w:pPr>
      <w:customXmlInsRangeStart w:id="4002" w:author="Andreas Kuehne" w:date="2019-05-31T12:40:00Z"/>
      <w:sdt>
        <w:sdtPr>
          <w:tag w:val="dss2-RequestID.-normative"/>
          <w:id w:val="-642354220"/>
          <w:showingPlcHdr/>
        </w:sdtPr>
        <w:sdtEndPr/>
        <w:sdtContent>
          <w:customXmlInsRangeEnd w:id="4002"/>
          <w:ins w:id="4003" w:author="Andreas Kuehne" w:date="2019-05-31T12:40:00Z">
            <w:r w:rsidR="00A71F46">
              <w:rPr>
                <w:color w:val="19D131"/>
              </w:rPr>
              <w:t>[component RequestID normative details]</w:t>
            </w:r>
          </w:ins>
          <w:customXmlInsRangeStart w:id="4004" w:author="Andreas Kuehne" w:date="2019-05-31T12:40:00Z"/>
        </w:sdtContent>
      </w:sdt>
      <w:customXmlInsRangeEnd w:id="4004"/>
    </w:p>
    <w:p w14:paraId="7D691B1B" w14:textId="77777777" w:rsidR="00A71F46" w:rsidRDefault="00A71F46" w:rsidP="00A71F46">
      <w:pPr>
        <w:rPr>
          <w:ins w:id="4005" w:author="Andreas Kuehne" w:date="2019-05-31T12:40:00Z"/>
        </w:rPr>
      </w:pPr>
      <w:ins w:id="4006" w:author="Andreas Kuehne" w:date="2019-05-31T12:40:00Z">
        <w:r>
          <w:t>Below follows a list of the sub-components that constitute this component:</w:t>
        </w:r>
      </w:ins>
    </w:p>
    <w:p w14:paraId="4441C9A1" w14:textId="77777777" w:rsidR="00A71F46" w:rsidRDefault="00A71F46" w:rsidP="00A71F46">
      <w:pPr>
        <w:pStyle w:val="Member"/>
        <w:rPr>
          <w:ins w:id="4007" w:author="Andreas Kuehne" w:date="2019-05-31T12:40:00Z"/>
        </w:rPr>
      </w:pPr>
      <w:ins w:id="4008" w:author="Andreas Kuehne" w:date="2019-05-31T12:40:00Z">
        <w:r>
          <w:t xml:space="preserve">The </w:t>
        </w:r>
        <w:r w:rsidRPr="35C1378D">
          <w:rPr>
            <w:rStyle w:val="Datatype"/>
          </w:rPr>
          <w:t>value</w:t>
        </w:r>
        <w:r>
          <w:t xml:space="preserve"> element MUST contain one instance of a string. </w:t>
        </w:r>
      </w:ins>
      <w:customXmlInsRangeStart w:id="4009" w:author="Andreas Kuehne" w:date="2019-05-31T12:40:00Z"/>
      <w:sdt>
        <w:sdtPr>
          <w:tag w:val="dss2-RequestID.value"/>
          <w:id w:val="-458413352"/>
          <w:showingPlcHdr/>
        </w:sdtPr>
        <w:sdtEndPr/>
        <w:sdtContent>
          <w:customXmlInsRangeEnd w:id="4009"/>
          <w:ins w:id="4010" w:author="Andreas Kuehne" w:date="2019-05-31T12:40:00Z">
            <w:r>
              <w:rPr>
                <w:color w:val="19D131"/>
              </w:rPr>
              <w:t>[sub component value details]</w:t>
            </w:r>
          </w:ins>
          <w:customXmlInsRangeStart w:id="4011" w:author="Andreas Kuehne" w:date="2019-05-31T12:40:00Z"/>
        </w:sdtContent>
      </w:sdt>
      <w:customXmlInsRangeEnd w:id="4011"/>
    </w:p>
    <w:p w14:paraId="2AE0F1D8" w14:textId="77777777" w:rsidR="00A71F46" w:rsidRDefault="00A71F46" w:rsidP="00A71F46">
      <w:pPr>
        <w:pStyle w:val="Non-normativeCommentHeading"/>
        <w:rPr>
          <w:ins w:id="4012" w:author="Andreas Kuehne" w:date="2019-05-31T12:40:00Z"/>
        </w:rPr>
      </w:pPr>
      <w:ins w:id="4013" w:author="Andreas Kuehne" w:date="2019-05-31T12:40:00Z">
        <w:r>
          <w:t>Non-normative Comment:</w:t>
        </w:r>
      </w:ins>
    </w:p>
    <w:p w14:paraId="12AAA278" w14:textId="77777777" w:rsidR="00A71F46" w:rsidRDefault="001A1734" w:rsidP="00A71F46">
      <w:pPr>
        <w:pStyle w:val="Non-normativeComment"/>
        <w:rPr>
          <w:ins w:id="4014" w:author="Andreas Kuehne" w:date="2019-05-31T12:40:00Z"/>
        </w:rPr>
      </w:pPr>
      <w:customXmlInsRangeStart w:id="4015" w:author="Andreas Kuehne" w:date="2019-05-31T12:40:00Z"/>
      <w:sdt>
        <w:sdtPr>
          <w:tag w:val="dss2-RequestID.-nonNormative"/>
          <w:id w:val="-44912328"/>
          <w:showingPlcHdr/>
        </w:sdtPr>
        <w:sdtEndPr/>
        <w:sdtContent>
          <w:customXmlInsRangeEnd w:id="4015"/>
          <w:ins w:id="4016" w:author="Andreas Kuehne" w:date="2019-05-31T12:40:00Z">
            <w:r w:rsidR="00A71F46">
              <w:rPr>
                <w:color w:val="19D131"/>
              </w:rPr>
              <w:t>[component RequestID non normative details]</w:t>
            </w:r>
          </w:ins>
          <w:customXmlInsRangeStart w:id="4017" w:author="Andreas Kuehne" w:date="2019-05-31T12:40:00Z"/>
        </w:sdtContent>
      </w:sdt>
      <w:customXmlInsRangeEnd w:id="4017"/>
    </w:p>
    <w:p w14:paraId="37279582" w14:textId="77777777" w:rsidR="00A71F46" w:rsidRDefault="00A71F46" w:rsidP="00A71F46">
      <w:pPr>
        <w:pStyle w:val="berschrift4"/>
        <w:numPr>
          <w:ilvl w:val="3"/>
          <w:numId w:val="3"/>
        </w:numPr>
        <w:rPr>
          <w:ins w:id="4018" w:author="Andreas Kuehne" w:date="2019-05-31T12:40:00Z"/>
        </w:rPr>
      </w:pPr>
      <w:bookmarkStart w:id="4019" w:name="_Toc10206807"/>
      <w:ins w:id="4020" w:author="Andreas Kuehne" w:date="2019-05-31T12:40:00Z">
        <w:r>
          <w:t>RequestID – JSON Syntax</w:t>
        </w:r>
        <w:bookmarkEnd w:id="4019"/>
      </w:ins>
    </w:p>
    <w:p w14:paraId="049F73BF" w14:textId="77777777" w:rsidR="00A71F46" w:rsidRPr="4593A2D4" w:rsidRDefault="00A71F46" w:rsidP="00A71F46">
      <w:pPr>
        <w:rPr>
          <w:ins w:id="4021" w:author="Andreas Kuehne" w:date="2019-05-31T12:40:00Z"/>
        </w:rPr>
      </w:pPr>
      <w:ins w:id="4022" w:author="Andreas Kuehne" w:date="2019-05-31T12:40:00Z">
        <w:r w:rsidRPr="002062A5">
          <w:rPr>
            <w:rFonts w:eastAsia="Arial" w:cs="Arial"/>
            <w:sz w:val="22"/>
            <w:szCs w:val="22"/>
          </w:rPr>
          <w:t xml:space="preserve">The component </w:t>
        </w:r>
        <w:r w:rsidRPr="002062A5">
          <w:rPr>
            <w:rFonts w:ascii="Courier New" w:eastAsia="Courier New" w:hAnsi="Courier New" w:cs="Courier New"/>
          </w:rPr>
          <w:t>RequestID</w:t>
        </w:r>
        <w:r w:rsidRPr="002062A5">
          <w:rPr>
            <w:rFonts w:eastAsia="Arial" w:cs="Arial"/>
            <w:sz w:val="22"/>
            <w:szCs w:val="22"/>
          </w:rPr>
          <w:t xml:space="preserve"> is derived from the string type.</w:t>
        </w:r>
      </w:ins>
    </w:p>
    <w:p w14:paraId="74281FDB" w14:textId="77777777" w:rsidR="00A71F46" w:rsidRDefault="001A1734" w:rsidP="00A71F46">
      <w:pPr>
        <w:rPr>
          <w:ins w:id="4023" w:author="Andreas Kuehne" w:date="2019-05-31T12:40:00Z"/>
        </w:rPr>
      </w:pPr>
      <w:customXmlInsRangeStart w:id="4024" w:author="Andreas Kuehne" w:date="2019-05-31T12:40:00Z"/>
      <w:sdt>
        <w:sdtPr>
          <w:tag w:val="dss2-RequestID.-jsonSchema"/>
          <w:id w:val="294657995"/>
          <w:showingPlcHdr/>
        </w:sdtPr>
        <w:sdtEndPr/>
        <w:sdtContent>
          <w:customXmlInsRangeEnd w:id="4024"/>
          <w:ins w:id="4025" w:author="Andreas Kuehne" w:date="2019-05-31T12:40:00Z">
            <w:r w:rsidR="00A71F46">
              <w:rPr>
                <w:color w:val="19D131"/>
              </w:rPr>
              <w:t>[component RequestID JSON schema details]</w:t>
            </w:r>
          </w:ins>
          <w:customXmlInsRangeStart w:id="4026" w:author="Andreas Kuehne" w:date="2019-05-31T12:40:00Z"/>
        </w:sdtContent>
      </w:sdt>
      <w:customXmlInsRangeEnd w:id="4026"/>
    </w:p>
    <w:p w14:paraId="425AFA9C" w14:textId="77777777" w:rsidR="00A71F46" w:rsidRDefault="00A71F46" w:rsidP="00A71F46">
      <w:pPr>
        <w:pStyle w:val="berschrift4"/>
        <w:numPr>
          <w:ilvl w:val="3"/>
          <w:numId w:val="3"/>
        </w:numPr>
        <w:rPr>
          <w:ins w:id="4027" w:author="Andreas Kuehne" w:date="2019-05-31T12:40:00Z"/>
        </w:rPr>
      </w:pPr>
      <w:bookmarkStart w:id="4028" w:name="_Toc10206808"/>
      <w:ins w:id="4029" w:author="Andreas Kuehne" w:date="2019-05-31T12:40:00Z">
        <w:r>
          <w:t>RequestID – XML Syntax</w:t>
        </w:r>
        <w:bookmarkEnd w:id="4028"/>
      </w:ins>
    </w:p>
    <w:p w14:paraId="374D1BCC" w14:textId="77777777" w:rsidR="00A71F46" w:rsidRPr="5404FA76" w:rsidRDefault="00A71F46" w:rsidP="00A71F46">
      <w:pPr>
        <w:rPr>
          <w:ins w:id="4030" w:author="Andreas Kuehne" w:date="2019-05-31T12:40:00Z"/>
        </w:rPr>
      </w:pPr>
      <w:ins w:id="4031" w:author="Andreas Kuehne" w:date="2019-05-31T12:40:00Z">
        <w:r w:rsidRPr="0CCF9147">
          <w:t xml:space="preserve">The XML type </w:t>
        </w:r>
        <w:r w:rsidRPr="002062A5">
          <w:rPr>
            <w:rFonts w:ascii="Courier New" w:eastAsia="Courier New" w:hAnsi="Courier New" w:cs="Courier New"/>
          </w:rPr>
          <w:t>RequestID</w:t>
        </w:r>
        <w:r w:rsidRPr="0CCF9147">
          <w:t xml:space="preserve"> SHALL implement the requirements defined in the </w:t>
        </w:r>
        <w:r w:rsidRPr="002062A5">
          <w:rPr>
            <w:rFonts w:ascii="Courier New" w:eastAsia="Courier New" w:hAnsi="Courier New" w:cs="Courier New"/>
          </w:rPr>
          <w:t>RequestID</w:t>
        </w:r>
        <w:r>
          <w:t xml:space="preserve"> </w:t>
        </w:r>
        <w:r w:rsidRPr="005A6FFD">
          <w:t>component.</w:t>
        </w:r>
      </w:ins>
    </w:p>
    <w:p w14:paraId="243034E2" w14:textId="77777777" w:rsidR="00A71F46" w:rsidRDefault="00A71F46" w:rsidP="00A71F46">
      <w:pPr>
        <w:rPr>
          <w:ins w:id="4032" w:author="Andreas Kuehne" w:date="2019-05-31T12:40:00Z"/>
        </w:rPr>
      </w:pPr>
      <w:ins w:id="4033" w:author="Andreas Kuehne" w:date="2019-05-31T12:40:00Z">
        <w:r w:rsidRPr="005A6FFD">
          <w:rPr>
            <w:rFonts w:eastAsia="Arial"/>
          </w:rPr>
          <w:t xml:space="preserve">The </w:t>
        </w:r>
        <w:r w:rsidRPr="002062A5">
          <w:rPr>
            <w:rFonts w:ascii="Courier New" w:eastAsia="Courier New" w:hAnsi="Courier New" w:cs="Courier New"/>
          </w:rPr>
          <w:t>RequestID</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6869786C" w14:textId="77777777" w:rsidR="00A71F46" w:rsidRDefault="00A71F46" w:rsidP="00A71F46">
      <w:pPr>
        <w:pStyle w:val="Code"/>
        <w:rPr>
          <w:ins w:id="4034" w:author="Andreas Kuehne" w:date="2019-05-31T12:40:00Z"/>
        </w:rPr>
      </w:pPr>
      <w:ins w:id="4035" w:author="Andreas Kuehne" w:date="2019-05-31T12:40:00Z">
        <w:r>
          <w:rPr>
            <w:color w:val="31849B" w:themeColor="accent5" w:themeShade="BF"/>
          </w:rPr>
          <w:t>&lt;xs:simpleType</w:t>
        </w:r>
        <w:r>
          <w:rPr>
            <w:color w:val="943634" w:themeColor="accent2" w:themeShade="BF"/>
          </w:rPr>
          <w:t xml:space="preserve"> name="</w:t>
        </w:r>
        <w:r>
          <w:rPr>
            <w:color w:val="244061" w:themeColor="accent1" w:themeShade="80"/>
          </w:rPr>
          <w:t>RequestID</w:t>
        </w:r>
        <w:r>
          <w:rPr>
            <w:color w:val="943634" w:themeColor="accent2" w:themeShade="BF"/>
          </w:rPr>
          <w:t>"</w:t>
        </w:r>
        <w:r>
          <w:rPr>
            <w:color w:val="31849B" w:themeColor="accent5" w:themeShade="BF"/>
          </w:rPr>
          <w:t>&gt;</w:t>
        </w:r>
      </w:ins>
    </w:p>
    <w:p w14:paraId="313DBB86" w14:textId="77777777" w:rsidR="00A71F46" w:rsidRDefault="00A71F46" w:rsidP="00A71F46">
      <w:pPr>
        <w:pStyle w:val="Code"/>
        <w:rPr>
          <w:ins w:id="4036" w:author="Andreas Kuehne" w:date="2019-05-31T12:40:00Z"/>
        </w:rPr>
      </w:pPr>
      <w:ins w:id="4037" w:author="Andreas Kuehne" w:date="2019-05-31T12:40:00Z">
        <w:r>
          <w:rPr>
            <w:color w:val="31849B" w:themeColor="accent5" w:themeShade="BF"/>
          </w:rPr>
          <w:t xml:space="preserve">  &lt;xs:restriction</w:t>
        </w:r>
        <w:r>
          <w:rPr>
            <w:color w:val="943634" w:themeColor="accent2" w:themeShade="BF"/>
          </w:rPr>
          <w:t xml:space="preserve"> base="</w:t>
        </w:r>
        <w:r>
          <w:rPr>
            <w:color w:val="244061" w:themeColor="accent1" w:themeShade="80"/>
          </w:rPr>
          <w:t>xs:string</w:t>
        </w:r>
        <w:r>
          <w:rPr>
            <w:color w:val="943634" w:themeColor="accent2" w:themeShade="BF"/>
          </w:rPr>
          <w:t>"</w:t>
        </w:r>
        <w:r>
          <w:rPr>
            <w:color w:val="31849B" w:themeColor="accent5" w:themeShade="BF"/>
          </w:rPr>
          <w:t>/&gt;</w:t>
        </w:r>
      </w:ins>
    </w:p>
    <w:p w14:paraId="284FD9ED" w14:textId="77777777" w:rsidR="00A71F46" w:rsidRDefault="00A71F46" w:rsidP="00A71F46">
      <w:pPr>
        <w:pStyle w:val="Code"/>
        <w:rPr>
          <w:ins w:id="4038" w:author="Andreas Kuehne" w:date="2019-05-31T12:40:00Z"/>
        </w:rPr>
      </w:pPr>
      <w:ins w:id="4039" w:author="Andreas Kuehne" w:date="2019-05-31T12:40:00Z">
        <w:r>
          <w:rPr>
            <w:color w:val="31849B" w:themeColor="accent5" w:themeShade="BF"/>
          </w:rPr>
          <w:t>&lt;/xs:simpleType&gt;</w:t>
        </w:r>
      </w:ins>
    </w:p>
    <w:p w14:paraId="1A680F33" w14:textId="77777777" w:rsidR="00A71F46" w:rsidRDefault="00A71F46" w:rsidP="00A71F46">
      <w:pPr>
        <w:spacing w:line="259" w:lineRule="auto"/>
        <w:rPr>
          <w:ins w:id="4040" w:author="Andreas Kuehne" w:date="2019-05-31T12:40:00Z"/>
        </w:rPr>
      </w:pPr>
      <w:ins w:id="4041" w:author="Andreas Kuehne" w:date="2019-05-31T12:40:00Z">
        <w:r>
          <w:t>Each child element of</w:t>
        </w:r>
        <w:r w:rsidRPr="71C71F8C">
          <w:t xml:space="preserve"> </w:t>
        </w:r>
        <w:r w:rsidRPr="002062A5">
          <w:rPr>
            <w:rFonts w:ascii="Courier New" w:eastAsia="Courier New" w:hAnsi="Courier New" w:cs="Courier New"/>
          </w:rPr>
          <w:t>RequestID</w:t>
        </w:r>
        <w:r w:rsidRPr="71C71F8C">
          <w:t xml:space="preserve"> </w:t>
        </w:r>
        <w:r>
          <w:t xml:space="preserve">XML element SHALL implement in XML syntax the sub-component that has a name equal to its local name. </w:t>
        </w:r>
      </w:ins>
      <w:customXmlInsRangeStart w:id="4042" w:author="Andreas Kuehne" w:date="2019-05-31T12:40:00Z"/>
      <w:sdt>
        <w:sdtPr>
          <w:tag w:val="dss2-RequestID.-xmlSchema"/>
          <w:id w:val="12663163"/>
          <w:showingPlcHdr/>
        </w:sdtPr>
        <w:sdtEndPr/>
        <w:sdtContent>
          <w:customXmlInsRangeEnd w:id="4042"/>
          <w:ins w:id="4043" w:author="Andreas Kuehne" w:date="2019-05-31T12:40:00Z">
            <w:r>
              <w:rPr>
                <w:color w:val="19D131"/>
              </w:rPr>
              <w:t>[component RequestID XML schema details]</w:t>
            </w:r>
          </w:ins>
          <w:customXmlInsRangeStart w:id="4044" w:author="Andreas Kuehne" w:date="2019-05-31T12:40:00Z"/>
        </w:sdtContent>
      </w:sdt>
      <w:customXmlInsRangeEnd w:id="4044"/>
    </w:p>
    <w:p w14:paraId="251BD08D" w14:textId="77777777" w:rsidR="00A71F46" w:rsidRDefault="00A71F46" w:rsidP="00A71F46">
      <w:pPr>
        <w:pStyle w:val="berschrift3"/>
        <w:numPr>
          <w:ilvl w:val="2"/>
          <w:numId w:val="3"/>
        </w:numPr>
        <w:rPr>
          <w:ins w:id="4045" w:author="Andreas Kuehne" w:date="2019-05-31T12:40:00Z"/>
        </w:rPr>
      </w:pPr>
      <w:bookmarkStart w:id="4046" w:name="_Toc10206809"/>
      <w:ins w:id="4047" w:author="Andreas Kuehne" w:date="2019-05-31T12:40:00Z">
        <w:r>
          <w:t>Component ResponseID</w:t>
        </w:r>
        <w:bookmarkEnd w:id="4046"/>
      </w:ins>
    </w:p>
    <w:p w14:paraId="371C6D77" w14:textId="77777777" w:rsidR="00A71F46" w:rsidRDefault="001A1734" w:rsidP="00A71F46">
      <w:pPr>
        <w:rPr>
          <w:ins w:id="4048" w:author="Andreas Kuehne" w:date="2019-05-31T12:40:00Z"/>
        </w:rPr>
      </w:pPr>
      <w:customXmlInsRangeStart w:id="4049" w:author="Andreas Kuehne" w:date="2019-05-31T12:40:00Z"/>
      <w:sdt>
        <w:sdtPr>
          <w:tag w:val="dss2-ResponseID.-normative"/>
          <w:id w:val="-2036720699"/>
          <w:showingPlcHdr/>
        </w:sdtPr>
        <w:sdtEndPr/>
        <w:sdtContent>
          <w:customXmlInsRangeEnd w:id="4049"/>
          <w:ins w:id="4050" w:author="Andreas Kuehne" w:date="2019-05-31T12:40:00Z">
            <w:r w:rsidR="00A71F46">
              <w:rPr>
                <w:color w:val="19D131"/>
              </w:rPr>
              <w:t>[component ResponseID normative details]</w:t>
            </w:r>
          </w:ins>
          <w:customXmlInsRangeStart w:id="4051" w:author="Andreas Kuehne" w:date="2019-05-31T12:40:00Z"/>
        </w:sdtContent>
      </w:sdt>
      <w:customXmlInsRangeEnd w:id="4051"/>
    </w:p>
    <w:p w14:paraId="58A04991" w14:textId="77777777" w:rsidR="00A71F46" w:rsidRDefault="00A71F46" w:rsidP="00A71F46">
      <w:pPr>
        <w:rPr>
          <w:ins w:id="4052" w:author="Andreas Kuehne" w:date="2019-05-31T12:40:00Z"/>
        </w:rPr>
      </w:pPr>
      <w:ins w:id="4053" w:author="Andreas Kuehne" w:date="2019-05-31T12:40:00Z">
        <w:r>
          <w:t>Below follows a list of the sub-components that constitute this component:</w:t>
        </w:r>
      </w:ins>
    </w:p>
    <w:p w14:paraId="183329A1" w14:textId="77777777" w:rsidR="00A71F46" w:rsidRDefault="00A71F46" w:rsidP="00A71F46">
      <w:pPr>
        <w:pStyle w:val="Member"/>
        <w:rPr>
          <w:ins w:id="4054" w:author="Andreas Kuehne" w:date="2019-05-31T12:40:00Z"/>
        </w:rPr>
      </w:pPr>
      <w:ins w:id="4055" w:author="Andreas Kuehne" w:date="2019-05-31T12:40:00Z">
        <w:r>
          <w:t xml:space="preserve">The </w:t>
        </w:r>
        <w:r w:rsidRPr="35C1378D">
          <w:rPr>
            <w:rStyle w:val="Datatype"/>
          </w:rPr>
          <w:t>value</w:t>
        </w:r>
        <w:r>
          <w:t xml:space="preserve"> element MUST contain one instance of a string. </w:t>
        </w:r>
      </w:ins>
      <w:customXmlInsRangeStart w:id="4056" w:author="Andreas Kuehne" w:date="2019-05-31T12:40:00Z"/>
      <w:sdt>
        <w:sdtPr>
          <w:tag w:val="dss2-ResponseID.value"/>
          <w:id w:val="-1719726106"/>
          <w:showingPlcHdr/>
        </w:sdtPr>
        <w:sdtEndPr/>
        <w:sdtContent>
          <w:customXmlInsRangeEnd w:id="4056"/>
          <w:ins w:id="4057" w:author="Andreas Kuehne" w:date="2019-05-31T12:40:00Z">
            <w:r>
              <w:rPr>
                <w:color w:val="19D131"/>
              </w:rPr>
              <w:t>[sub component value details]</w:t>
            </w:r>
          </w:ins>
          <w:customXmlInsRangeStart w:id="4058" w:author="Andreas Kuehne" w:date="2019-05-31T12:40:00Z"/>
        </w:sdtContent>
      </w:sdt>
      <w:customXmlInsRangeEnd w:id="4058"/>
    </w:p>
    <w:p w14:paraId="7DD0B2D1" w14:textId="77777777" w:rsidR="00A71F46" w:rsidRDefault="00A71F46" w:rsidP="00A71F46">
      <w:pPr>
        <w:pStyle w:val="Non-normativeCommentHeading"/>
        <w:rPr>
          <w:ins w:id="4059" w:author="Andreas Kuehne" w:date="2019-05-31T12:40:00Z"/>
        </w:rPr>
      </w:pPr>
      <w:ins w:id="4060" w:author="Andreas Kuehne" w:date="2019-05-31T12:40:00Z">
        <w:r>
          <w:t>Non-normative Comment:</w:t>
        </w:r>
      </w:ins>
    </w:p>
    <w:p w14:paraId="4A68F802" w14:textId="77777777" w:rsidR="00A71F46" w:rsidRDefault="001A1734" w:rsidP="00A71F46">
      <w:pPr>
        <w:pStyle w:val="Non-normativeComment"/>
        <w:rPr>
          <w:ins w:id="4061" w:author="Andreas Kuehne" w:date="2019-05-31T12:40:00Z"/>
        </w:rPr>
      </w:pPr>
      <w:customXmlInsRangeStart w:id="4062" w:author="Andreas Kuehne" w:date="2019-05-31T12:40:00Z"/>
      <w:sdt>
        <w:sdtPr>
          <w:tag w:val="dss2-ResponseID.-nonNormative"/>
          <w:id w:val="624051091"/>
          <w:showingPlcHdr/>
        </w:sdtPr>
        <w:sdtEndPr/>
        <w:sdtContent>
          <w:customXmlInsRangeEnd w:id="4062"/>
          <w:ins w:id="4063" w:author="Andreas Kuehne" w:date="2019-05-31T12:40:00Z">
            <w:r w:rsidR="00A71F46">
              <w:rPr>
                <w:color w:val="19D131"/>
              </w:rPr>
              <w:t>[component ResponseID non normative details]</w:t>
            </w:r>
          </w:ins>
          <w:customXmlInsRangeStart w:id="4064" w:author="Andreas Kuehne" w:date="2019-05-31T12:40:00Z"/>
        </w:sdtContent>
      </w:sdt>
      <w:customXmlInsRangeEnd w:id="4064"/>
    </w:p>
    <w:p w14:paraId="37FF36C6" w14:textId="77777777" w:rsidR="00A71F46" w:rsidRDefault="00A71F46" w:rsidP="00A71F46">
      <w:pPr>
        <w:pStyle w:val="berschrift4"/>
        <w:numPr>
          <w:ilvl w:val="3"/>
          <w:numId w:val="3"/>
        </w:numPr>
        <w:rPr>
          <w:ins w:id="4065" w:author="Andreas Kuehne" w:date="2019-05-31T12:40:00Z"/>
        </w:rPr>
      </w:pPr>
      <w:bookmarkStart w:id="4066" w:name="_Toc10206810"/>
      <w:ins w:id="4067" w:author="Andreas Kuehne" w:date="2019-05-31T12:40:00Z">
        <w:r>
          <w:t>ResponseID – JSON Syntax</w:t>
        </w:r>
        <w:bookmarkEnd w:id="4066"/>
      </w:ins>
    </w:p>
    <w:p w14:paraId="54E51FCC" w14:textId="77777777" w:rsidR="00A71F46" w:rsidRPr="4593A2D4" w:rsidRDefault="00A71F46" w:rsidP="00A71F46">
      <w:pPr>
        <w:rPr>
          <w:ins w:id="4068" w:author="Andreas Kuehne" w:date="2019-05-31T12:40:00Z"/>
        </w:rPr>
      </w:pPr>
      <w:ins w:id="4069" w:author="Andreas Kuehne" w:date="2019-05-31T12:40:00Z">
        <w:r w:rsidRPr="002062A5">
          <w:rPr>
            <w:rFonts w:eastAsia="Arial" w:cs="Arial"/>
            <w:sz w:val="22"/>
            <w:szCs w:val="22"/>
          </w:rPr>
          <w:t xml:space="preserve">The component </w:t>
        </w:r>
        <w:r w:rsidRPr="002062A5">
          <w:rPr>
            <w:rFonts w:ascii="Courier New" w:eastAsia="Courier New" w:hAnsi="Courier New" w:cs="Courier New"/>
          </w:rPr>
          <w:t>ResponseID</w:t>
        </w:r>
        <w:r w:rsidRPr="002062A5">
          <w:rPr>
            <w:rFonts w:eastAsia="Arial" w:cs="Arial"/>
            <w:sz w:val="22"/>
            <w:szCs w:val="22"/>
          </w:rPr>
          <w:t xml:space="preserve"> is derived from the string type.</w:t>
        </w:r>
      </w:ins>
    </w:p>
    <w:p w14:paraId="7501B517" w14:textId="77777777" w:rsidR="00A71F46" w:rsidRDefault="001A1734" w:rsidP="00A71F46">
      <w:pPr>
        <w:rPr>
          <w:ins w:id="4070" w:author="Andreas Kuehne" w:date="2019-05-31T12:40:00Z"/>
        </w:rPr>
      </w:pPr>
      <w:customXmlInsRangeStart w:id="4071" w:author="Andreas Kuehne" w:date="2019-05-31T12:40:00Z"/>
      <w:sdt>
        <w:sdtPr>
          <w:tag w:val="dss2-ResponseID.-jsonSchema"/>
          <w:id w:val="-995495988"/>
          <w:showingPlcHdr/>
        </w:sdtPr>
        <w:sdtEndPr/>
        <w:sdtContent>
          <w:customXmlInsRangeEnd w:id="4071"/>
          <w:ins w:id="4072" w:author="Andreas Kuehne" w:date="2019-05-31T12:40:00Z">
            <w:r w:rsidR="00A71F46">
              <w:rPr>
                <w:color w:val="19D131"/>
              </w:rPr>
              <w:t>[component ResponseID JSON schema details]</w:t>
            </w:r>
          </w:ins>
          <w:customXmlInsRangeStart w:id="4073" w:author="Andreas Kuehne" w:date="2019-05-31T12:40:00Z"/>
        </w:sdtContent>
      </w:sdt>
      <w:customXmlInsRangeEnd w:id="4073"/>
    </w:p>
    <w:p w14:paraId="5D8D2758" w14:textId="77777777" w:rsidR="00A71F46" w:rsidRDefault="00A71F46" w:rsidP="00A71F46">
      <w:pPr>
        <w:pStyle w:val="berschrift4"/>
        <w:numPr>
          <w:ilvl w:val="3"/>
          <w:numId w:val="3"/>
        </w:numPr>
        <w:rPr>
          <w:ins w:id="4074" w:author="Andreas Kuehne" w:date="2019-05-31T12:40:00Z"/>
        </w:rPr>
      </w:pPr>
      <w:bookmarkStart w:id="4075" w:name="_Toc10206811"/>
      <w:ins w:id="4076" w:author="Andreas Kuehne" w:date="2019-05-31T12:40:00Z">
        <w:r>
          <w:t>ResponseID – XML Syntax</w:t>
        </w:r>
        <w:bookmarkEnd w:id="4075"/>
      </w:ins>
    </w:p>
    <w:p w14:paraId="0B2B3BB4" w14:textId="77777777" w:rsidR="00A71F46" w:rsidRPr="5404FA76" w:rsidRDefault="00A71F46" w:rsidP="00A71F46">
      <w:pPr>
        <w:rPr>
          <w:ins w:id="4077" w:author="Andreas Kuehne" w:date="2019-05-31T12:40:00Z"/>
        </w:rPr>
      </w:pPr>
      <w:ins w:id="4078" w:author="Andreas Kuehne" w:date="2019-05-31T12:40:00Z">
        <w:r w:rsidRPr="0CCF9147">
          <w:t xml:space="preserve">The XML type </w:t>
        </w:r>
        <w:r w:rsidRPr="002062A5">
          <w:rPr>
            <w:rFonts w:ascii="Courier New" w:eastAsia="Courier New" w:hAnsi="Courier New" w:cs="Courier New"/>
          </w:rPr>
          <w:t>ResponseID</w:t>
        </w:r>
        <w:r w:rsidRPr="0CCF9147">
          <w:t xml:space="preserve"> SHALL implement the requirements defined in the </w:t>
        </w:r>
        <w:r w:rsidRPr="002062A5">
          <w:rPr>
            <w:rFonts w:ascii="Courier New" w:eastAsia="Courier New" w:hAnsi="Courier New" w:cs="Courier New"/>
          </w:rPr>
          <w:t>ResponseID</w:t>
        </w:r>
        <w:r>
          <w:t xml:space="preserve"> </w:t>
        </w:r>
        <w:r w:rsidRPr="005A6FFD">
          <w:t>component.</w:t>
        </w:r>
      </w:ins>
    </w:p>
    <w:p w14:paraId="149E2EFA" w14:textId="77777777" w:rsidR="00A71F46" w:rsidRDefault="00A71F46" w:rsidP="00A71F46">
      <w:pPr>
        <w:rPr>
          <w:ins w:id="4079" w:author="Andreas Kuehne" w:date="2019-05-31T12:40:00Z"/>
        </w:rPr>
      </w:pPr>
      <w:ins w:id="4080" w:author="Andreas Kuehne" w:date="2019-05-31T12:40:00Z">
        <w:r w:rsidRPr="005A6FFD">
          <w:rPr>
            <w:rFonts w:eastAsia="Arial"/>
          </w:rPr>
          <w:t xml:space="preserve">The </w:t>
        </w:r>
        <w:r w:rsidRPr="002062A5">
          <w:rPr>
            <w:rFonts w:ascii="Courier New" w:eastAsia="Courier New" w:hAnsi="Courier New" w:cs="Courier New"/>
          </w:rPr>
          <w:t>ResponseID</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137CE458" w14:textId="77777777" w:rsidR="00A71F46" w:rsidRDefault="00A71F46" w:rsidP="00A71F46">
      <w:pPr>
        <w:pStyle w:val="Code"/>
        <w:rPr>
          <w:ins w:id="4081" w:author="Andreas Kuehne" w:date="2019-05-31T12:40:00Z"/>
        </w:rPr>
      </w:pPr>
      <w:ins w:id="4082" w:author="Andreas Kuehne" w:date="2019-05-31T12:40:00Z">
        <w:r>
          <w:rPr>
            <w:color w:val="31849B" w:themeColor="accent5" w:themeShade="BF"/>
          </w:rPr>
          <w:t>&lt;xs:simpleType</w:t>
        </w:r>
        <w:r>
          <w:rPr>
            <w:color w:val="943634" w:themeColor="accent2" w:themeShade="BF"/>
          </w:rPr>
          <w:t xml:space="preserve"> name="</w:t>
        </w:r>
        <w:r>
          <w:rPr>
            <w:color w:val="244061" w:themeColor="accent1" w:themeShade="80"/>
          </w:rPr>
          <w:t>ResponseID</w:t>
        </w:r>
        <w:r>
          <w:rPr>
            <w:color w:val="943634" w:themeColor="accent2" w:themeShade="BF"/>
          </w:rPr>
          <w:t>"</w:t>
        </w:r>
        <w:r>
          <w:rPr>
            <w:color w:val="31849B" w:themeColor="accent5" w:themeShade="BF"/>
          </w:rPr>
          <w:t>&gt;</w:t>
        </w:r>
      </w:ins>
    </w:p>
    <w:p w14:paraId="3950CE4C" w14:textId="77777777" w:rsidR="00A71F46" w:rsidRDefault="00A71F46" w:rsidP="00A71F46">
      <w:pPr>
        <w:pStyle w:val="Code"/>
        <w:rPr>
          <w:ins w:id="4083" w:author="Andreas Kuehne" w:date="2019-05-31T12:40:00Z"/>
        </w:rPr>
      </w:pPr>
      <w:ins w:id="4084" w:author="Andreas Kuehne" w:date="2019-05-31T12:40:00Z">
        <w:r>
          <w:rPr>
            <w:color w:val="31849B" w:themeColor="accent5" w:themeShade="BF"/>
          </w:rPr>
          <w:t xml:space="preserve">  &lt;xs:restriction</w:t>
        </w:r>
        <w:r>
          <w:rPr>
            <w:color w:val="943634" w:themeColor="accent2" w:themeShade="BF"/>
          </w:rPr>
          <w:t xml:space="preserve"> base="</w:t>
        </w:r>
        <w:r>
          <w:rPr>
            <w:color w:val="244061" w:themeColor="accent1" w:themeShade="80"/>
          </w:rPr>
          <w:t>xs:string</w:t>
        </w:r>
        <w:r>
          <w:rPr>
            <w:color w:val="943634" w:themeColor="accent2" w:themeShade="BF"/>
          </w:rPr>
          <w:t>"</w:t>
        </w:r>
        <w:r>
          <w:rPr>
            <w:color w:val="31849B" w:themeColor="accent5" w:themeShade="BF"/>
          </w:rPr>
          <w:t>/&gt;</w:t>
        </w:r>
      </w:ins>
    </w:p>
    <w:p w14:paraId="6C071AA4" w14:textId="77777777" w:rsidR="00A71F46" w:rsidRDefault="00A71F46" w:rsidP="00A71F46">
      <w:pPr>
        <w:pStyle w:val="Code"/>
        <w:rPr>
          <w:ins w:id="4085" w:author="Andreas Kuehne" w:date="2019-05-31T12:40:00Z"/>
        </w:rPr>
      </w:pPr>
      <w:ins w:id="4086" w:author="Andreas Kuehne" w:date="2019-05-31T12:40:00Z">
        <w:r>
          <w:rPr>
            <w:color w:val="31849B" w:themeColor="accent5" w:themeShade="BF"/>
          </w:rPr>
          <w:t>&lt;/xs:simpleType&gt;</w:t>
        </w:r>
      </w:ins>
    </w:p>
    <w:p w14:paraId="6795E808" w14:textId="77777777" w:rsidR="00A71F46" w:rsidRDefault="00A71F46" w:rsidP="00A71F46">
      <w:pPr>
        <w:spacing w:line="259" w:lineRule="auto"/>
        <w:rPr>
          <w:ins w:id="4087" w:author="Andreas Kuehne" w:date="2019-05-31T12:40:00Z"/>
        </w:rPr>
      </w:pPr>
      <w:ins w:id="4088" w:author="Andreas Kuehne" w:date="2019-05-31T12:40:00Z">
        <w:r>
          <w:t>Each child element of</w:t>
        </w:r>
        <w:r w:rsidRPr="71C71F8C">
          <w:t xml:space="preserve"> </w:t>
        </w:r>
        <w:r w:rsidRPr="002062A5">
          <w:rPr>
            <w:rFonts w:ascii="Courier New" w:eastAsia="Courier New" w:hAnsi="Courier New" w:cs="Courier New"/>
          </w:rPr>
          <w:t>ResponseID</w:t>
        </w:r>
        <w:r w:rsidRPr="71C71F8C">
          <w:t xml:space="preserve"> </w:t>
        </w:r>
        <w:r>
          <w:t xml:space="preserve">XML element SHALL implement in XML syntax the sub-component that has a name equal to its local name. </w:t>
        </w:r>
      </w:ins>
      <w:customXmlInsRangeStart w:id="4089" w:author="Andreas Kuehne" w:date="2019-05-31T12:40:00Z"/>
      <w:sdt>
        <w:sdtPr>
          <w:tag w:val="dss2-ResponseID.-xmlSchema"/>
          <w:id w:val="-794912968"/>
          <w:showingPlcHdr/>
        </w:sdtPr>
        <w:sdtEndPr/>
        <w:sdtContent>
          <w:customXmlInsRangeEnd w:id="4089"/>
          <w:ins w:id="4090" w:author="Andreas Kuehne" w:date="2019-05-31T12:40:00Z">
            <w:r>
              <w:rPr>
                <w:color w:val="19D131"/>
              </w:rPr>
              <w:t>[component ResponseID XML schema details]</w:t>
            </w:r>
          </w:ins>
          <w:customXmlInsRangeStart w:id="4091" w:author="Andreas Kuehne" w:date="2019-05-31T12:40:00Z"/>
        </w:sdtContent>
      </w:sdt>
      <w:customXmlInsRangeEnd w:id="4091"/>
    </w:p>
    <w:p w14:paraId="7CF36ED1" w14:textId="77777777" w:rsidR="00A71F46" w:rsidRDefault="00A71F46" w:rsidP="00A71F46">
      <w:pPr>
        <w:pStyle w:val="berschrift3"/>
        <w:numPr>
          <w:ilvl w:val="2"/>
          <w:numId w:val="3"/>
        </w:numPr>
        <w:rPr>
          <w:ins w:id="4092" w:author="Andreas Kuehne" w:date="2019-05-31T12:40:00Z"/>
        </w:rPr>
      </w:pPr>
      <w:bookmarkStart w:id="4093" w:name="_Toc10206812"/>
      <w:ins w:id="4094" w:author="Andreas Kuehne" w:date="2019-05-31T12:40:00Z">
        <w:r>
          <w:t>Component OptionalInputsBase</w:t>
        </w:r>
        <w:bookmarkEnd w:id="4093"/>
      </w:ins>
    </w:p>
    <w:p w14:paraId="21EF480E" w14:textId="77777777" w:rsidR="00A71F46" w:rsidRDefault="001A1734" w:rsidP="00A71F46">
      <w:pPr>
        <w:rPr>
          <w:ins w:id="4095" w:author="Andreas Kuehne" w:date="2019-05-31T12:40:00Z"/>
        </w:rPr>
      </w:pPr>
      <w:customXmlInsRangeStart w:id="4096" w:author="Andreas Kuehne" w:date="2019-05-31T12:40:00Z"/>
      <w:sdt>
        <w:sdtPr>
          <w:tag w:val="dss2-OptionalInputsBaseType.-normative"/>
          <w:id w:val="-1802452680"/>
        </w:sdtPr>
        <w:sdtEndPr/>
        <w:sdtContent>
          <w:customXmlInsRangeEnd w:id="4096"/>
          <w:ins w:id="4097" w:author="Andreas Kuehne" w:date="2019-05-31T12:40:00Z">
            <w:r w:rsidR="00A71F46" w:rsidRPr="003A06D0">
              <w:rPr>
                <w:color w:val="19D131"/>
                <w:lang w:val="en-GB"/>
              </w:rPr>
              <w:t xml:space="preserve">The </w:t>
            </w:r>
            <w:r w:rsidR="00A71F46" w:rsidRPr="003A06D0">
              <w:rPr>
                <w:rFonts w:ascii="Courier New" w:eastAsia="Courier New" w:hAnsi="Courier New" w:cs="Courier New"/>
                <w:lang w:val="en-GB"/>
              </w:rPr>
              <w:t>OptionalInputsBase</w:t>
            </w:r>
            <w:r w:rsidR="00A71F46" w:rsidRPr="003A06D0">
              <w:rPr>
                <w:color w:val="19D131"/>
                <w:lang w:val="en-GB"/>
              </w:rPr>
              <w:t xml:space="preserve"> contains a common set of additional inputs associated with the processing of the request. Profiles will specify the allowed optional inputs and their default values. If a server doesn’t recognize or can’t handle any optional input, it MUST reject the request with a </w:t>
            </w:r>
            <w:r w:rsidR="00A71F46" w:rsidRPr="003A06D0">
              <w:rPr>
                <w:rStyle w:val="Datatype"/>
                <w:lang w:val="en-GB"/>
              </w:rPr>
              <w:t>ResultMajor</w:t>
            </w:r>
            <w:r w:rsidR="00A71F46" w:rsidRPr="003A06D0">
              <w:rPr>
                <w:color w:val="19D131"/>
                <w:lang w:val="en-GB"/>
              </w:rPr>
              <w:t xml:space="preserve"> code of </w:t>
            </w:r>
            <w:r w:rsidR="00A71F46" w:rsidRPr="003A06D0">
              <w:rPr>
                <w:rStyle w:val="Datatype"/>
                <w:lang w:val="en-GB"/>
              </w:rPr>
              <w:t>RequesterError</w:t>
            </w:r>
            <w:r w:rsidR="00A71F46" w:rsidRPr="003A06D0">
              <w:rPr>
                <w:color w:val="19D131"/>
                <w:lang w:val="en-GB"/>
              </w:rPr>
              <w:t xml:space="preserve"> and a </w:t>
            </w:r>
            <w:r w:rsidR="00A71F46" w:rsidRPr="003A06D0">
              <w:rPr>
                <w:rStyle w:val="Datatype"/>
                <w:lang w:val="en-GB"/>
              </w:rPr>
              <w:t>ResultMinor</w:t>
            </w:r>
            <w:r w:rsidR="00A71F46" w:rsidRPr="003A06D0">
              <w:rPr>
                <w:color w:val="19D131"/>
                <w:lang w:val="en-GB"/>
              </w:rPr>
              <w:t xml:space="preserve"> code of </w:t>
            </w:r>
            <w:r w:rsidR="00A71F46" w:rsidRPr="003A06D0">
              <w:rPr>
                <w:rStyle w:val="Datatype"/>
                <w:lang w:val="en-GB"/>
              </w:rPr>
              <w:t>NotSupported.</w:t>
            </w:r>
            <w:r w:rsidR="00A71F46">
              <w:rPr>
                <w:rStyle w:val="Datatype"/>
                <w:lang w:val="en-GB"/>
              </w:rPr>
              <w:t xml:space="preserve"> </w:t>
            </w:r>
            <w:r w:rsidR="00A71F46" w:rsidRPr="003A06D0">
              <w:rPr>
                <w:color w:val="19D131"/>
                <w:lang w:val="en-GB"/>
              </w:rPr>
              <w:t xml:space="preserve">All request messages can contain an </w:t>
            </w:r>
            <w:r w:rsidR="00A71F46" w:rsidRPr="003A06D0">
              <w:rPr>
                <w:rStyle w:val="Datatype"/>
                <w:lang w:val="en-GB"/>
              </w:rPr>
              <w:t>OptionalInputSign</w:t>
            </w:r>
            <w:r w:rsidR="00A71F46" w:rsidRPr="003A06D0">
              <w:rPr>
                <w:color w:val="19D131"/>
                <w:lang w:val="en-GB"/>
              </w:rPr>
              <w:t xml:space="preserve"> or </w:t>
            </w:r>
            <w:r w:rsidR="00A71F46" w:rsidRPr="003A06D0">
              <w:rPr>
                <w:rStyle w:val="Datatype"/>
                <w:lang w:val="en-GB"/>
              </w:rPr>
              <w:t>OptionalInputVerify</w:t>
            </w:r>
            <w:r w:rsidR="00A71F46" w:rsidRPr="003A06D0">
              <w:rPr>
                <w:color w:val="19D131"/>
                <w:lang w:val="en-GB"/>
              </w:rPr>
              <w:t xml:space="preserve"> element depending on the method called. The </w:t>
            </w:r>
            <w:r w:rsidR="00A71F46" w:rsidRPr="003A06D0">
              <w:rPr>
                <w:rFonts w:ascii="Courier New" w:eastAsia="Courier New" w:hAnsi="Courier New" w:cs="Courier New"/>
                <w:lang w:val="en-GB"/>
              </w:rPr>
              <w:t>OptionalInputsBase</w:t>
            </w:r>
            <w:r w:rsidR="00A71F46" w:rsidRPr="003A06D0">
              <w:rPr>
                <w:color w:val="19D131"/>
                <w:lang w:val="en-GB"/>
              </w:rPr>
              <w:t xml:space="preserve"> component defines the elements that are common to all optional inputs defined in this document. Several optional inputs are defined in this document, and profiles can define additional ones.</w:t>
            </w:r>
          </w:ins>
          <w:customXmlInsRangeStart w:id="4098" w:author="Andreas Kuehne" w:date="2019-05-31T12:40:00Z"/>
        </w:sdtContent>
      </w:sdt>
      <w:customXmlInsRangeEnd w:id="4098"/>
    </w:p>
    <w:p w14:paraId="73AC0BF0" w14:textId="77777777" w:rsidR="00A71F46" w:rsidRDefault="00A71F46" w:rsidP="00A71F46">
      <w:pPr>
        <w:rPr>
          <w:ins w:id="4099" w:author="Andreas Kuehne" w:date="2019-05-31T12:40:00Z"/>
        </w:rPr>
      </w:pPr>
      <w:ins w:id="4100" w:author="Andreas Kuehne" w:date="2019-05-31T12:40:00Z">
        <w:r>
          <w:t xml:space="preserve">This components extends the component </w:t>
        </w:r>
        <w:r>
          <w:fldChar w:fldCharType="begin"/>
        </w:r>
        <w:r>
          <w:instrText xml:space="preserve"> REF _RefCompD7570695 \r \h </w:instrText>
        </w:r>
      </w:ins>
      <w:ins w:id="4101" w:author="Andreas Kuehne" w:date="2019-05-31T12:40:00Z">
        <w:r>
          <w:fldChar w:fldCharType="separate"/>
        </w:r>
        <w:r>
          <w:rPr>
            <w:rStyle w:val="Datatype"/>
            <w:rFonts w:eastAsia="Courier New" w:cs="Courier New"/>
          </w:rPr>
          <w:t>OptionalInputs</w:t>
        </w:r>
        <w:r>
          <w:fldChar w:fldCharType="end"/>
        </w:r>
        <w:r>
          <w:t>. The inherited sub-components are not repeated here.</w:t>
        </w:r>
      </w:ins>
    </w:p>
    <w:p w14:paraId="2A52E1A3" w14:textId="77777777" w:rsidR="00A71F46" w:rsidRDefault="00A71F46" w:rsidP="00A71F46">
      <w:pPr>
        <w:rPr>
          <w:ins w:id="4102" w:author="Andreas Kuehne" w:date="2019-05-31T12:40:00Z"/>
        </w:rPr>
      </w:pPr>
      <w:ins w:id="4103" w:author="Andreas Kuehne" w:date="2019-05-31T12:40:00Z">
        <w:r>
          <w:t>Below follows a list of the sub-components that constitute this component:</w:t>
        </w:r>
      </w:ins>
    </w:p>
    <w:p w14:paraId="48A6EFF9" w14:textId="77777777" w:rsidR="00A71F46" w:rsidRDefault="00A71F46" w:rsidP="00A71F46">
      <w:pPr>
        <w:pStyle w:val="Member"/>
        <w:rPr>
          <w:ins w:id="4104" w:author="Andreas Kuehne" w:date="2019-05-31T12:40:00Z"/>
        </w:rPr>
      </w:pPr>
      <w:ins w:id="4105" w:author="Andreas Kuehne" w:date="2019-05-31T12:40:00Z">
        <w:r>
          <w:t xml:space="preserve">The OPTIONAL </w:t>
        </w:r>
        <w:r w:rsidRPr="35C1378D">
          <w:rPr>
            <w:rStyle w:val="Datatype"/>
          </w:rPr>
          <w:t>ClaimedIdentity</w:t>
        </w:r>
        <w:r>
          <w:t xml:space="preserve"> element, if present, MUST contain a sub-component. A given element MUST satisfy the requirements specified in this document in section </w:t>
        </w:r>
        <w:r>
          <w:fldChar w:fldCharType="begin"/>
        </w:r>
        <w:r>
          <w:instrText xml:space="preserve"> REF _RefComp6228F725 \r \h </w:instrText>
        </w:r>
      </w:ins>
      <w:ins w:id="4106" w:author="Andreas Kuehne" w:date="2019-05-31T12:40:00Z">
        <w:r>
          <w:fldChar w:fldCharType="separate"/>
        </w:r>
        <w:r>
          <w:rPr>
            <w:rStyle w:val="Datatype"/>
            <w:rFonts w:eastAsia="Courier New" w:cs="Courier New"/>
          </w:rPr>
          <w:t>ClaimedIdentity</w:t>
        </w:r>
        <w:r>
          <w:fldChar w:fldCharType="end"/>
        </w:r>
        <w:r>
          <w:t xml:space="preserve">. </w:t>
        </w:r>
      </w:ins>
      <w:customXmlInsRangeStart w:id="4107" w:author="Andreas Kuehne" w:date="2019-05-31T12:40:00Z"/>
      <w:sdt>
        <w:sdtPr>
          <w:alias w:val="dss2-OptionalInputsBaseType.claimedIdentity"/>
          <w:tag w:val="dss2-OptionalInputsBaseType.ClaimedIdentity"/>
          <w:id w:val="-630795759"/>
        </w:sdtPr>
        <w:sdtEndPr/>
        <w:sdtContent>
          <w:customXmlInsRangeEnd w:id="4107"/>
          <w:ins w:id="4108" w:author="Andreas Kuehne" w:date="2019-05-31T12:40:00Z">
            <w:r w:rsidRPr="003A06D0">
              <w:rPr>
                <w:color w:val="19D131"/>
                <w:lang w:val="en-GB"/>
              </w:rPr>
              <w:t>This element indicates the identity of the client who is making a request. The server may use this to parameterize any aspect of its processing. Profiles that make use of this element MUST define its semantics.</w:t>
            </w:r>
          </w:ins>
          <w:customXmlInsRangeStart w:id="4109" w:author="Andreas Kuehne" w:date="2019-05-31T12:40:00Z"/>
        </w:sdtContent>
      </w:sdt>
      <w:customXmlInsRangeEnd w:id="4109"/>
    </w:p>
    <w:p w14:paraId="4751016B" w14:textId="77777777" w:rsidR="00A71F46" w:rsidRDefault="00A71F46" w:rsidP="00A71F46">
      <w:pPr>
        <w:pStyle w:val="Member"/>
        <w:rPr>
          <w:ins w:id="4110" w:author="Andreas Kuehne" w:date="2019-05-31T12:40:00Z"/>
        </w:rPr>
      </w:pPr>
      <w:ins w:id="4111" w:author="Andreas Kuehne" w:date="2019-05-31T12:40:00Z">
        <w:r>
          <w:t xml:space="preserve">The OPTIONAL </w:t>
        </w:r>
        <w:r w:rsidRPr="35C1378D">
          <w:rPr>
            <w:rStyle w:val="Datatype"/>
          </w:rPr>
          <w:t>Schemas</w:t>
        </w:r>
        <w:r>
          <w:t xml:space="preserve"> element, if present, MUST contain a sub-component. A given element MUST satisfy the requirements specified in this document in section </w:t>
        </w:r>
        <w:r>
          <w:fldChar w:fldCharType="begin"/>
        </w:r>
        <w:r>
          <w:instrText xml:space="preserve"> REF _RefComp94AB9E83 \r \h </w:instrText>
        </w:r>
      </w:ins>
      <w:ins w:id="4112" w:author="Andreas Kuehne" w:date="2019-05-31T12:40:00Z">
        <w:r>
          <w:fldChar w:fldCharType="separate"/>
        </w:r>
        <w:r>
          <w:rPr>
            <w:rStyle w:val="Datatype"/>
            <w:rFonts w:eastAsia="Courier New" w:cs="Courier New"/>
          </w:rPr>
          <w:t>Schemas</w:t>
        </w:r>
        <w:r>
          <w:fldChar w:fldCharType="end"/>
        </w:r>
        <w:r>
          <w:t xml:space="preserve">. </w:t>
        </w:r>
      </w:ins>
      <w:customXmlInsRangeStart w:id="4113" w:author="Andreas Kuehne" w:date="2019-05-31T12:40:00Z"/>
      <w:sdt>
        <w:sdtPr>
          <w:alias w:val="dss2-OptionalInputsBaseType.schemas"/>
          <w:tag w:val="dss2-OptionalInputsBaseType.Schemas"/>
          <w:id w:val="1035470027"/>
        </w:sdtPr>
        <w:sdtEndPr/>
        <w:sdtContent>
          <w:customXmlInsRangeEnd w:id="4113"/>
          <w:ins w:id="4114" w:author="Andreas Kuehne" w:date="2019-05-31T12:40:00Z">
            <w:r w:rsidRPr="003A06D0">
              <w:rPr>
                <w:color w:val="19D131"/>
                <w:lang w:val="en-GB"/>
              </w:rPr>
              <w:t xml:space="preserve">The </w:t>
            </w:r>
            <w:r w:rsidRPr="003A06D0">
              <w:rPr>
                <w:rStyle w:val="Datatype"/>
                <w:lang w:val="en-GB"/>
              </w:rPr>
              <w:t>Schemas</w:t>
            </w:r>
            <w:r w:rsidRPr="003A06D0">
              <w:rPr>
                <w:color w:val="19D131"/>
                <w:lang w:val="en-GB"/>
              </w:rPr>
              <w:t xml:space="preserve"> element provides a mechanism for transporting XML schemas required for validating an XML document along with the request message.</w:t>
            </w:r>
          </w:ins>
          <w:customXmlInsRangeStart w:id="4115" w:author="Andreas Kuehne" w:date="2019-05-31T12:40:00Z"/>
        </w:sdtContent>
      </w:sdt>
      <w:customXmlInsRangeEnd w:id="4115"/>
    </w:p>
    <w:p w14:paraId="09B0372C" w14:textId="77777777" w:rsidR="00A71F46" w:rsidRDefault="00A71F46" w:rsidP="00A71F46">
      <w:pPr>
        <w:pStyle w:val="Member"/>
        <w:rPr>
          <w:ins w:id="4116" w:author="Andreas Kuehne" w:date="2019-05-31T12:40:00Z"/>
        </w:rPr>
      </w:pPr>
      <w:ins w:id="4117" w:author="Andreas Kuehne" w:date="2019-05-31T12:40:00Z">
        <w:r>
          <w:t xml:space="preserve">The OPTIONAL </w:t>
        </w:r>
        <w:r w:rsidRPr="35C1378D">
          <w:rPr>
            <w:rStyle w:val="Datatype"/>
          </w:rPr>
          <w:t>AddTimestamp</w:t>
        </w:r>
        <w:r>
          <w:t xml:space="preserve"> element, if present, MAY occur zero or more times containing a URI. </w:t>
        </w:r>
      </w:ins>
      <w:customXmlInsRangeStart w:id="4118" w:author="Andreas Kuehne" w:date="2019-05-31T12:40:00Z"/>
      <w:sdt>
        <w:sdtPr>
          <w:alias w:val="dss2-OptionalInputsBaseType.addTimestamp"/>
          <w:tag w:val="dss2-OptionalInputsBaseType.AddTimestamp"/>
          <w:id w:val="659359832"/>
        </w:sdtPr>
        <w:sdtEndPr/>
        <w:sdtContent>
          <w:customXmlInsRangeEnd w:id="4118"/>
          <w:ins w:id="4119" w:author="Andreas Kuehne" w:date="2019-05-31T12:40:00Z">
            <w:r w:rsidRPr="003A06D0">
              <w:rPr>
                <w:color w:val="19D131"/>
                <w:lang w:val="en-GB"/>
              </w:rPr>
              <w:t xml:space="preserve">The </w:t>
            </w:r>
            <w:r w:rsidRPr="003A06D0">
              <w:rPr>
                <w:rStyle w:val="Datatype"/>
                <w:lang w:val="en-GB"/>
              </w:rPr>
              <w:t>AddTimestamp</w:t>
            </w:r>
            <w:r w:rsidRPr="003A06D0">
              <w:rPr>
                <w:color w:val="19D131"/>
                <w:lang w:val="en-GB"/>
              </w:rPr>
              <w:t xml:space="preserve"> element indicates that the client wishes the server to embed a timestamp token as a property or attribute of the resultant or the supplied signature. The timestamp token will be applied to the signature value in the case of CMS/PKCS7 signatures or the </w:t>
            </w:r>
            <w:r w:rsidRPr="003A06D0">
              <w:rPr>
                <w:rStyle w:val="Element"/>
                <w:lang w:val="en-GB"/>
              </w:rPr>
              <w:t>&lt;ds:SignatureValue&gt;</w:t>
            </w:r>
            <w:r w:rsidRPr="003A06D0">
              <w:rPr>
                <w:color w:val="19D131"/>
                <w:lang w:val="en-GB"/>
              </w:rPr>
              <w:t xml:space="preserve"> element in the case of XML signatures. Note: Procedures for handling other forms of timestamp may be defined in profiles of the Core.  In particular, the DSS AdES profile </w:t>
            </w:r>
            <w:r w:rsidRPr="003A06D0">
              <w:rPr>
                <w:b/>
                <w:bCs/>
                <w:lang w:val="en-GB"/>
              </w:rPr>
              <w:t xml:space="preserve">[DSS-AdES-P] </w:t>
            </w:r>
            <w:r w:rsidRPr="003A06D0">
              <w:rPr>
                <w:color w:val="19D131"/>
                <w:lang w:val="en-GB"/>
              </w:rPr>
              <w:t xml:space="preserve">defines procedures for generating timestamps over the content which is about to be signed (sometimes called content timestamps), and the DSS Timestamp profile </w:t>
            </w:r>
            <w:r w:rsidRPr="003A06D0">
              <w:rPr>
                <w:b/>
                <w:bCs/>
                <w:lang w:val="en-GB"/>
              </w:rPr>
              <w:t xml:space="preserve">[DSS-TS-P] </w:t>
            </w:r>
            <w:r w:rsidRPr="003A06D0">
              <w:rPr>
                <w:color w:val="19D131"/>
                <w:lang w:val="en-GB"/>
              </w:rPr>
              <w:t>defines procedures for handling standalone timestamps.</w:t>
            </w:r>
          </w:ins>
          <w:customXmlInsRangeStart w:id="4120" w:author="Andreas Kuehne" w:date="2019-05-31T12:40:00Z"/>
        </w:sdtContent>
      </w:sdt>
      <w:customXmlInsRangeEnd w:id="4120"/>
    </w:p>
    <w:p w14:paraId="48414988" w14:textId="77777777" w:rsidR="00A71F46" w:rsidRDefault="00A71F46" w:rsidP="00A71F46">
      <w:pPr>
        <w:pStyle w:val="Member"/>
        <w:rPr>
          <w:ins w:id="4121" w:author="Andreas Kuehne" w:date="2019-05-31T12:40:00Z"/>
        </w:rPr>
      </w:pPr>
      <w:ins w:id="4122" w:author="Andreas Kuehne" w:date="2019-05-31T12:40:00Z">
        <w:r>
          <w:t xml:space="preserve">The OPTIONAL </w:t>
        </w:r>
        <w:r w:rsidRPr="35C1378D">
          <w:rPr>
            <w:rStyle w:val="Datatype"/>
          </w:rPr>
          <w:t>EnforceAsynchronousProcessing</w:t>
        </w:r>
        <w:r>
          <w:t xml:space="preserve"> element, if present, MUST contain a boolean. Its default value is '</w:t>
        </w:r>
        <w:r>
          <w:rPr>
            <w:color w:val="244061" w:themeColor="accent1" w:themeShade="80"/>
          </w:rPr>
          <w:t>false</w:t>
        </w:r>
        <w:r>
          <w:t xml:space="preserve">'. </w:t>
        </w:r>
      </w:ins>
      <w:customXmlInsRangeStart w:id="4123" w:author="Andreas Kuehne" w:date="2019-05-31T12:40:00Z"/>
      <w:sdt>
        <w:sdtPr>
          <w:alias w:val="dss2-OptionalInputsBaseType.enforceAsync"/>
          <w:tag w:val="dss2-OptionalInputsBaseType.EnforceAsynchronousProcessing"/>
          <w:id w:val="1735667355"/>
          <w:showingPlcHdr/>
        </w:sdtPr>
        <w:sdtEndPr/>
        <w:sdtContent>
          <w:customXmlInsRangeEnd w:id="4123"/>
          <w:ins w:id="4124" w:author="Andreas Kuehne" w:date="2019-05-31T12:40:00Z">
            <w:r>
              <w:rPr>
                <w:color w:val="19D131"/>
              </w:rPr>
              <w:t>[sub component EnforceAsynchronousProcessing details]</w:t>
            </w:r>
          </w:ins>
          <w:customXmlInsRangeStart w:id="4125" w:author="Andreas Kuehne" w:date="2019-05-31T12:40:00Z"/>
        </w:sdtContent>
      </w:sdt>
      <w:customXmlInsRangeEnd w:id="4125"/>
    </w:p>
    <w:p w14:paraId="0BAEC93D" w14:textId="77777777" w:rsidR="00A71F46" w:rsidRDefault="00A71F46" w:rsidP="00A71F46">
      <w:pPr>
        <w:pStyle w:val="Member"/>
        <w:rPr>
          <w:ins w:id="4126" w:author="Andreas Kuehne" w:date="2019-05-31T12:40:00Z"/>
        </w:rPr>
      </w:pPr>
      <w:ins w:id="4127" w:author="Andreas Kuehne" w:date="2019-05-31T12:40:00Z">
        <w:r>
          <w:t xml:space="preserve">The OPTIONAL </w:t>
        </w:r>
        <w:r w:rsidRPr="35C1378D">
          <w:rPr>
            <w:rStyle w:val="Datatype"/>
          </w:rPr>
          <w:t>Nonce</w:t>
        </w:r>
        <w:r>
          <w:t xml:space="preserve"> element, if present, MUST contain an integer. </w:t>
        </w:r>
      </w:ins>
      <w:customXmlInsRangeStart w:id="4128" w:author="Andreas Kuehne" w:date="2019-05-31T12:40:00Z"/>
      <w:sdt>
        <w:sdtPr>
          <w:alias w:val="dss2-OptionalInputsBaseType.nonce"/>
          <w:tag w:val="dss2-OptionalInputsBaseType.Nonce"/>
          <w:id w:val="1292628087"/>
        </w:sdtPr>
        <w:sdtEndPr/>
        <w:sdtContent>
          <w:customXmlInsRangeEnd w:id="4128"/>
          <w:ins w:id="4129" w:author="Andreas Kuehne" w:date="2019-05-31T12:40:00Z">
            <w:r w:rsidRPr="003A06D0">
              <w:rPr>
                <w:lang w:val="en-GB"/>
              </w:rPr>
              <w:t>The Nonce element MAY be used to provide a large random number to enable the client correlate a timestamp request with the response.</w:t>
            </w:r>
          </w:ins>
          <w:customXmlInsRangeStart w:id="4130" w:author="Andreas Kuehne" w:date="2019-05-31T12:40:00Z"/>
        </w:sdtContent>
      </w:sdt>
      <w:customXmlInsRangeEnd w:id="4130"/>
    </w:p>
    <w:p w14:paraId="4B6AF30A" w14:textId="77777777" w:rsidR="00A71F46" w:rsidRDefault="00A71F46" w:rsidP="00A71F46">
      <w:pPr>
        <w:pStyle w:val="Non-normativeCommentHeading"/>
        <w:rPr>
          <w:ins w:id="4131" w:author="Andreas Kuehne" w:date="2019-05-31T12:40:00Z"/>
        </w:rPr>
      </w:pPr>
      <w:ins w:id="4132" w:author="Andreas Kuehne" w:date="2019-05-31T12:40:00Z">
        <w:r>
          <w:t>Non-normative Comment:</w:t>
        </w:r>
      </w:ins>
    </w:p>
    <w:p w14:paraId="60FAA437" w14:textId="77777777" w:rsidR="00A71F46" w:rsidRDefault="001A1734" w:rsidP="00A71F46">
      <w:pPr>
        <w:pStyle w:val="Non-normativeComment"/>
        <w:rPr>
          <w:ins w:id="4133" w:author="Andreas Kuehne" w:date="2019-05-31T12:40:00Z"/>
        </w:rPr>
      </w:pPr>
      <w:customXmlInsRangeStart w:id="4134" w:author="Andreas Kuehne" w:date="2019-05-31T12:40:00Z"/>
      <w:sdt>
        <w:sdtPr>
          <w:tag w:val="dss2-OptionalInputsBaseType.-nonNormative"/>
          <w:id w:val="2057736404"/>
          <w:showingPlcHdr/>
        </w:sdtPr>
        <w:sdtEndPr/>
        <w:sdtContent>
          <w:customXmlInsRangeEnd w:id="4134"/>
          <w:ins w:id="4135" w:author="Andreas Kuehne" w:date="2019-05-31T12:40:00Z">
            <w:r w:rsidR="00A71F46">
              <w:rPr>
                <w:color w:val="19D131"/>
              </w:rPr>
              <w:t>[component OptionalInputsBase non normative details]</w:t>
            </w:r>
          </w:ins>
          <w:customXmlInsRangeStart w:id="4136" w:author="Andreas Kuehne" w:date="2019-05-31T12:40:00Z"/>
        </w:sdtContent>
      </w:sdt>
      <w:customXmlInsRangeEnd w:id="4136"/>
    </w:p>
    <w:p w14:paraId="0A7ACD2B" w14:textId="77777777" w:rsidR="00A71F46" w:rsidRDefault="00A71F46" w:rsidP="00A71F46">
      <w:pPr>
        <w:pStyle w:val="berschrift4"/>
        <w:numPr>
          <w:ilvl w:val="3"/>
          <w:numId w:val="3"/>
        </w:numPr>
        <w:rPr>
          <w:ins w:id="4137" w:author="Andreas Kuehne" w:date="2019-05-31T12:40:00Z"/>
        </w:rPr>
      </w:pPr>
      <w:bookmarkStart w:id="4138" w:name="_Toc10206813"/>
      <w:ins w:id="4139" w:author="Andreas Kuehne" w:date="2019-05-31T12:40:00Z">
        <w:r>
          <w:t>OptionalInputsBase – JSON Syntax</w:t>
        </w:r>
        <w:bookmarkEnd w:id="4138"/>
      </w:ins>
    </w:p>
    <w:p w14:paraId="241D8F6A" w14:textId="77777777" w:rsidR="00A71F46" w:rsidRPr="4593A2D4" w:rsidRDefault="00A71F46" w:rsidP="00A71F46">
      <w:pPr>
        <w:rPr>
          <w:ins w:id="4140" w:author="Andreas Kuehne" w:date="2019-05-31T12:40:00Z"/>
        </w:rPr>
      </w:pPr>
      <w:ins w:id="4141" w:author="Andreas Kuehne" w:date="2019-05-31T12:40:00Z">
        <w:r w:rsidRPr="002062A5">
          <w:rPr>
            <w:rFonts w:eastAsia="Arial" w:cs="Arial"/>
            <w:sz w:val="22"/>
            <w:szCs w:val="22"/>
          </w:rPr>
          <w:t xml:space="preserve">The component </w:t>
        </w:r>
        <w:r w:rsidRPr="002062A5">
          <w:rPr>
            <w:rFonts w:ascii="Courier New" w:eastAsia="Courier New" w:hAnsi="Courier New" w:cs="Courier New"/>
          </w:rPr>
          <w:t>OptionalInputsBase</w:t>
        </w:r>
        <w:r w:rsidRPr="002062A5">
          <w:rPr>
            <w:rFonts w:eastAsia="Arial" w:cs="Arial"/>
            <w:sz w:val="22"/>
            <w:szCs w:val="22"/>
          </w:rPr>
          <w:t xml:space="preserve"> is abstract and therefore has no JSON definition.</w:t>
        </w:r>
      </w:ins>
    </w:p>
    <w:p w14:paraId="1D13901B" w14:textId="77777777" w:rsidR="00A71F46" w:rsidRDefault="001A1734" w:rsidP="00A71F46">
      <w:pPr>
        <w:rPr>
          <w:ins w:id="4142" w:author="Andreas Kuehne" w:date="2019-05-31T12:40:00Z"/>
        </w:rPr>
      </w:pPr>
      <w:customXmlInsRangeStart w:id="4143" w:author="Andreas Kuehne" w:date="2019-05-31T12:40:00Z"/>
      <w:sdt>
        <w:sdtPr>
          <w:tag w:val="dss2-OptionalInputsBaseType.-jsonSchema"/>
          <w:id w:val="1903940688"/>
          <w:showingPlcHdr/>
        </w:sdtPr>
        <w:sdtEndPr/>
        <w:sdtContent>
          <w:customXmlInsRangeEnd w:id="4143"/>
          <w:ins w:id="4144" w:author="Andreas Kuehne" w:date="2019-05-31T12:40:00Z">
            <w:r w:rsidR="00A71F46">
              <w:rPr>
                <w:color w:val="19D131"/>
              </w:rPr>
              <w:t>[component OptionalInputsBase JSON schema details]</w:t>
            </w:r>
          </w:ins>
          <w:customXmlInsRangeStart w:id="4145" w:author="Andreas Kuehne" w:date="2019-05-31T12:40:00Z"/>
        </w:sdtContent>
      </w:sdt>
      <w:customXmlInsRangeEnd w:id="4145"/>
    </w:p>
    <w:p w14:paraId="128C10F0" w14:textId="77777777" w:rsidR="00A71F46" w:rsidRDefault="00A71F46" w:rsidP="00A71F46">
      <w:pPr>
        <w:pStyle w:val="berschrift4"/>
        <w:numPr>
          <w:ilvl w:val="3"/>
          <w:numId w:val="3"/>
        </w:numPr>
        <w:rPr>
          <w:ins w:id="4146" w:author="Andreas Kuehne" w:date="2019-05-31T12:40:00Z"/>
        </w:rPr>
      </w:pPr>
      <w:bookmarkStart w:id="4147" w:name="_Toc10206814"/>
      <w:ins w:id="4148" w:author="Andreas Kuehne" w:date="2019-05-31T12:40:00Z">
        <w:r>
          <w:t>OptionalInputsBase – XML Syntax</w:t>
        </w:r>
        <w:bookmarkEnd w:id="4147"/>
      </w:ins>
    </w:p>
    <w:p w14:paraId="22727259" w14:textId="77777777" w:rsidR="00A71F46" w:rsidRPr="5404FA76" w:rsidRDefault="00A71F46" w:rsidP="00A71F46">
      <w:pPr>
        <w:rPr>
          <w:ins w:id="4149" w:author="Andreas Kuehne" w:date="2019-05-31T12:40:00Z"/>
        </w:rPr>
      </w:pPr>
      <w:ins w:id="4150" w:author="Andreas Kuehne" w:date="2019-05-31T12:40:00Z">
        <w:r w:rsidRPr="0CCF9147">
          <w:t xml:space="preserve">The XML type </w:t>
        </w:r>
        <w:r w:rsidRPr="002062A5">
          <w:rPr>
            <w:rFonts w:ascii="Courier New" w:eastAsia="Courier New" w:hAnsi="Courier New" w:cs="Courier New"/>
          </w:rPr>
          <w:t>OptionalInputsBaseType</w:t>
        </w:r>
        <w:r w:rsidRPr="0CCF9147">
          <w:t xml:space="preserve"> SHALL implement the requirements defined in the </w:t>
        </w:r>
        <w:r w:rsidRPr="002062A5">
          <w:rPr>
            <w:rFonts w:ascii="Courier New" w:eastAsia="Courier New" w:hAnsi="Courier New" w:cs="Courier New"/>
          </w:rPr>
          <w:t>OptionalInputsBase</w:t>
        </w:r>
        <w:r>
          <w:t xml:space="preserve"> </w:t>
        </w:r>
        <w:r w:rsidRPr="005A6FFD">
          <w:t>component.</w:t>
        </w:r>
      </w:ins>
    </w:p>
    <w:p w14:paraId="1B998BCA" w14:textId="77777777" w:rsidR="00A71F46" w:rsidRDefault="00A71F46" w:rsidP="00A71F46">
      <w:pPr>
        <w:rPr>
          <w:ins w:id="4151" w:author="Andreas Kuehne" w:date="2019-05-31T12:40:00Z"/>
        </w:rPr>
      </w:pPr>
      <w:ins w:id="4152" w:author="Andreas Kuehne" w:date="2019-05-31T12:40:00Z">
        <w:r w:rsidRPr="005A6FFD">
          <w:rPr>
            <w:rFonts w:eastAsia="Arial"/>
          </w:rPr>
          <w:t xml:space="preserve">The </w:t>
        </w:r>
        <w:r w:rsidRPr="002062A5">
          <w:rPr>
            <w:rFonts w:ascii="Courier New" w:eastAsia="Courier New" w:hAnsi="Courier New" w:cs="Courier New"/>
          </w:rPr>
          <w:t>OptionalInputsBaseType</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6C94747C" w14:textId="77777777" w:rsidR="00A71F46" w:rsidRDefault="00A71F46" w:rsidP="00A71F46">
      <w:pPr>
        <w:pStyle w:val="Code"/>
        <w:rPr>
          <w:ins w:id="4153" w:author="Andreas Kuehne" w:date="2019-05-31T12:40:00Z"/>
        </w:rPr>
      </w:pPr>
      <w:ins w:id="4154"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OptionalInputsBaseType</w:t>
        </w:r>
        <w:r>
          <w:rPr>
            <w:color w:val="943634" w:themeColor="accent2" w:themeShade="BF"/>
          </w:rPr>
          <w:t>" abstract="</w:t>
        </w:r>
        <w:r>
          <w:rPr>
            <w:color w:val="244061" w:themeColor="accent1" w:themeShade="80"/>
          </w:rPr>
          <w:t>true</w:t>
        </w:r>
        <w:r>
          <w:rPr>
            <w:color w:val="943634" w:themeColor="accent2" w:themeShade="BF"/>
          </w:rPr>
          <w:t>"</w:t>
        </w:r>
        <w:r>
          <w:rPr>
            <w:color w:val="31849B" w:themeColor="accent5" w:themeShade="BF"/>
          </w:rPr>
          <w:t>&gt;</w:t>
        </w:r>
      </w:ins>
    </w:p>
    <w:p w14:paraId="1645AA6B" w14:textId="77777777" w:rsidR="00A71F46" w:rsidRDefault="00A71F46" w:rsidP="00A71F46">
      <w:pPr>
        <w:pStyle w:val="Code"/>
        <w:rPr>
          <w:ins w:id="4155" w:author="Andreas Kuehne" w:date="2019-05-31T12:40:00Z"/>
        </w:rPr>
      </w:pPr>
      <w:ins w:id="4156" w:author="Andreas Kuehne" w:date="2019-05-31T12:40:00Z">
        <w:r>
          <w:rPr>
            <w:color w:val="31849B" w:themeColor="accent5" w:themeShade="BF"/>
          </w:rPr>
          <w:t xml:space="preserve">  &lt;xs:complexContent&gt;</w:t>
        </w:r>
      </w:ins>
    </w:p>
    <w:p w14:paraId="09A7779B" w14:textId="77777777" w:rsidR="00A71F46" w:rsidRDefault="00A71F46" w:rsidP="00A71F46">
      <w:pPr>
        <w:pStyle w:val="Code"/>
        <w:rPr>
          <w:ins w:id="4157" w:author="Andreas Kuehne" w:date="2019-05-31T12:40:00Z"/>
        </w:rPr>
      </w:pPr>
      <w:ins w:id="4158" w:author="Andreas Kuehne" w:date="2019-05-31T12:40:00Z">
        <w:r>
          <w:rPr>
            <w:color w:val="31849B" w:themeColor="accent5" w:themeShade="BF"/>
          </w:rPr>
          <w:t xml:space="preserve">    &lt;xs:extension</w:t>
        </w:r>
        <w:r>
          <w:rPr>
            <w:color w:val="943634" w:themeColor="accent2" w:themeShade="BF"/>
          </w:rPr>
          <w:t xml:space="preserve"> base="</w:t>
        </w:r>
        <w:r>
          <w:rPr>
            <w:color w:val="244061" w:themeColor="accent1" w:themeShade="80"/>
          </w:rPr>
          <w:t>dsb:OptionalInputsType</w:t>
        </w:r>
        <w:r>
          <w:rPr>
            <w:color w:val="943634" w:themeColor="accent2" w:themeShade="BF"/>
          </w:rPr>
          <w:t>"</w:t>
        </w:r>
        <w:r>
          <w:rPr>
            <w:color w:val="31849B" w:themeColor="accent5" w:themeShade="BF"/>
          </w:rPr>
          <w:t>&gt;</w:t>
        </w:r>
      </w:ins>
    </w:p>
    <w:p w14:paraId="78A439A4" w14:textId="77777777" w:rsidR="00A71F46" w:rsidRDefault="00A71F46" w:rsidP="00A71F46">
      <w:pPr>
        <w:pStyle w:val="Code"/>
        <w:rPr>
          <w:ins w:id="4159" w:author="Andreas Kuehne" w:date="2019-05-31T12:40:00Z"/>
        </w:rPr>
      </w:pPr>
      <w:ins w:id="4160" w:author="Andreas Kuehne" w:date="2019-05-31T12:40:00Z">
        <w:r>
          <w:rPr>
            <w:color w:val="31849B" w:themeColor="accent5" w:themeShade="BF"/>
          </w:rPr>
          <w:t xml:space="preserve">      &lt;xs:sequence&gt;</w:t>
        </w:r>
      </w:ins>
    </w:p>
    <w:p w14:paraId="4F443B98" w14:textId="77777777" w:rsidR="00A71F46" w:rsidRDefault="00A71F46" w:rsidP="00A71F46">
      <w:pPr>
        <w:pStyle w:val="Code"/>
        <w:rPr>
          <w:ins w:id="4161" w:author="Andreas Kuehne" w:date="2019-05-31T12:40:00Z"/>
        </w:rPr>
      </w:pPr>
      <w:ins w:id="4162"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ClaimedIdentity</w:t>
        </w:r>
        <w:r>
          <w:rPr>
            <w:color w:val="943634" w:themeColor="accent2" w:themeShade="BF"/>
          </w:rPr>
          <w:t>" type="</w:t>
        </w:r>
        <w:r>
          <w:rPr>
            <w:color w:val="244061" w:themeColor="accent1" w:themeShade="80"/>
          </w:rPr>
          <w:t>dss2:ClaimedIdentityType</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07AF092B" w14:textId="77777777" w:rsidR="00A71F46" w:rsidRDefault="00A71F46" w:rsidP="00A71F46">
      <w:pPr>
        <w:pStyle w:val="Code"/>
        <w:rPr>
          <w:ins w:id="4163" w:author="Andreas Kuehne" w:date="2019-05-31T12:40:00Z"/>
        </w:rPr>
      </w:pPr>
      <w:ins w:id="4164"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Schemas</w:t>
        </w:r>
        <w:r>
          <w:rPr>
            <w:color w:val="943634" w:themeColor="accent2" w:themeShade="BF"/>
          </w:rPr>
          <w:t>" type="</w:t>
        </w:r>
        <w:r>
          <w:rPr>
            <w:color w:val="244061" w:themeColor="accent1" w:themeShade="80"/>
          </w:rPr>
          <w:t>dss2:SchemasType</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60FF6D04" w14:textId="77777777" w:rsidR="00A71F46" w:rsidRDefault="00A71F46" w:rsidP="00A71F46">
      <w:pPr>
        <w:pStyle w:val="Code"/>
        <w:rPr>
          <w:ins w:id="4165" w:author="Andreas Kuehne" w:date="2019-05-31T12:40:00Z"/>
        </w:rPr>
      </w:pPr>
      <w:ins w:id="4166"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AddTimestamp</w:t>
        </w:r>
        <w:r>
          <w:rPr>
            <w:color w:val="943634" w:themeColor="accent2" w:themeShade="BF"/>
          </w:rPr>
          <w:t>" type="</w:t>
        </w:r>
        <w:r>
          <w:rPr>
            <w:color w:val="244061" w:themeColor="accent1" w:themeShade="80"/>
          </w:rPr>
          <w:t>xs:anyURI</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42062DB6" w14:textId="77777777" w:rsidR="00A71F46" w:rsidRDefault="00A71F46" w:rsidP="00A71F46">
      <w:pPr>
        <w:pStyle w:val="Code"/>
        <w:rPr>
          <w:ins w:id="4167" w:author="Andreas Kuehne" w:date="2019-05-31T12:40:00Z"/>
        </w:rPr>
      </w:pPr>
      <w:ins w:id="4168"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EnforceAsynchronousProcessing</w:t>
        </w:r>
        <w:r>
          <w:rPr>
            <w:color w:val="943634" w:themeColor="accent2" w:themeShade="BF"/>
          </w:rPr>
          <w:t>" type="</w:t>
        </w:r>
        <w:r>
          <w:rPr>
            <w:color w:val="244061" w:themeColor="accent1" w:themeShade="80"/>
          </w:rPr>
          <w:t>xs:boolean</w:t>
        </w:r>
        <w:r>
          <w:rPr>
            <w:color w:val="943634" w:themeColor="accent2" w:themeShade="BF"/>
          </w:rPr>
          <w:t>" default="</w:t>
        </w:r>
        <w:r>
          <w:rPr>
            <w:color w:val="244061" w:themeColor="accent1" w:themeShade="80"/>
          </w:rPr>
          <w:t>false</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0214713E" w14:textId="77777777" w:rsidR="00A71F46" w:rsidRDefault="00A71F46" w:rsidP="00A71F46">
      <w:pPr>
        <w:pStyle w:val="Code"/>
        <w:rPr>
          <w:ins w:id="4169" w:author="Andreas Kuehne" w:date="2019-05-31T12:40:00Z"/>
        </w:rPr>
      </w:pPr>
      <w:ins w:id="4170"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Nonce</w:t>
        </w:r>
        <w:r>
          <w:rPr>
            <w:color w:val="943634" w:themeColor="accent2" w:themeShade="BF"/>
          </w:rPr>
          <w:t>" type="</w:t>
        </w:r>
        <w:r>
          <w:rPr>
            <w:color w:val="244061" w:themeColor="accent1" w:themeShade="80"/>
          </w:rPr>
          <w:t>xs:integer</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65490DFF" w14:textId="77777777" w:rsidR="00A71F46" w:rsidRDefault="00A71F46" w:rsidP="00A71F46">
      <w:pPr>
        <w:pStyle w:val="Code"/>
        <w:rPr>
          <w:ins w:id="4171" w:author="Andreas Kuehne" w:date="2019-05-31T12:40:00Z"/>
        </w:rPr>
      </w:pPr>
      <w:ins w:id="4172" w:author="Andreas Kuehne" w:date="2019-05-31T12:40:00Z">
        <w:r>
          <w:rPr>
            <w:color w:val="31849B" w:themeColor="accent5" w:themeShade="BF"/>
          </w:rPr>
          <w:t xml:space="preserve">      &lt;/xs:sequence&gt;</w:t>
        </w:r>
      </w:ins>
    </w:p>
    <w:p w14:paraId="3EAACB80" w14:textId="77777777" w:rsidR="00A71F46" w:rsidRDefault="00A71F46" w:rsidP="00A71F46">
      <w:pPr>
        <w:pStyle w:val="Code"/>
        <w:rPr>
          <w:ins w:id="4173" w:author="Andreas Kuehne" w:date="2019-05-31T12:40:00Z"/>
        </w:rPr>
      </w:pPr>
      <w:ins w:id="4174" w:author="Andreas Kuehne" w:date="2019-05-31T12:40:00Z">
        <w:r>
          <w:rPr>
            <w:color w:val="31849B" w:themeColor="accent5" w:themeShade="BF"/>
          </w:rPr>
          <w:t xml:space="preserve">    &lt;/xs:extension&gt;</w:t>
        </w:r>
      </w:ins>
    </w:p>
    <w:p w14:paraId="394DD281" w14:textId="77777777" w:rsidR="00A71F46" w:rsidRDefault="00A71F46" w:rsidP="00A71F46">
      <w:pPr>
        <w:pStyle w:val="Code"/>
        <w:rPr>
          <w:ins w:id="4175" w:author="Andreas Kuehne" w:date="2019-05-31T12:40:00Z"/>
        </w:rPr>
      </w:pPr>
      <w:ins w:id="4176" w:author="Andreas Kuehne" w:date="2019-05-31T12:40:00Z">
        <w:r>
          <w:rPr>
            <w:color w:val="31849B" w:themeColor="accent5" w:themeShade="BF"/>
          </w:rPr>
          <w:t xml:space="preserve">  &lt;/xs:complexContent&gt;</w:t>
        </w:r>
      </w:ins>
    </w:p>
    <w:p w14:paraId="79917301" w14:textId="77777777" w:rsidR="00A71F46" w:rsidRDefault="00A71F46" w:rsidP="00A71F46">
      <w:pPr>
        <w:pStyle w:val="Code"/>
        <w:rPr>
          <w:ins w:id="4177" w:author="Andreas Kuehne" w:date="2019-05-31T12:40:00Z"/>
        </w:rPr>
      </w:pPr>
      <w:ins w:id="4178" w:author="Andreas Kuehne" w:date="2019-05-31T12:40:00Z">
        <w:r>
          <w:rPr>
            <w:color w:val="31849B" w:themeColor="accent5" w:themeShade="BF"/>
          </w:rPr>
          <w:t>&lt;/xs:complexType&gt;</w:t>
        </w:r>
      </w:ins>
    </w:p>
    <w:p w14:paraId="5BF5ECE4" w14:textId="77777777" w:rsidR="00A71F46" w:rsidRDefault="00A71F46" w:rsidP="00A71F46">
      <w:pPr>
        <w:spacing w:line="259" w:lineRule="auto"/>
        <w:rPr>
          <w:ins w:id="4179" w:author="Andreas Kuehne" w:date="2019-05-31T12:40:00Z"/>
        </w:rPr>
      </w:pPr>
      <w:ins w:id="4180" w:author="Andreas Kuehne" w:date="2019-05-31T12:40:00Z">
        <w:r>
          <w:t>Each child element of</w:t>
        </w:r>
        <w:r w:rsidRPr="71C71F8C">
          <w:t xml:space="preserve"> </w:t>
        </w:r>
        <w:r w:rsidRPr="002062A5">
          <w:rPr>
            <w:rFonts w:ascii="Courier New" w:eastAsia="Courier New" w:hAnsi="Courier New" w:cs="Courier New"/>
          </w:rPr>
          <w:t>OptionalInputsBaseType</w:t>
        </w:r>
        <w:r w:rsidRPr="71C71F8C">
          <w:t xml:space="preserve"> </w:t>
        </w:r>
        <w:r>
          <w:t xml:space="preserve">XML element SHALL implement in XML syntax the sub-component that has a name equal to its local name. </w:t>
        </w:r>
      </w:ins>
      <w:customXmlInsRangeStart w:id="4181" w:author="Andreas Kuehne" w:date="2019-05-31T12:40:00Z"/>
      <w:sdt>
        <w:sdtPr>
          <w:tag w:val="dss2-OptionalInputsBaseType.-xmlSchema"/>
          <w:id w:val="1519042291"/>
          <w:showingPlcHdr/>
        </w:sdtPr>
        <w:sdtEndPr/>
        <w:sdtContent>
          <w:customXmlInsRangeEnd w:id="4181"/>
          <w:ins w:id="4182" w:author="Andreas Kuehne" w:date="2019-05-31T12:40:00Z">
            <w:r>
              <w:rPr>
                <w:color w:val="19D131"/>
              </w:rPr>
              <w:t>[component OptionalInputsBase XML schema details]</w:t>
            </w:r>
          </w:ins>
          <w:customXmlInsRangeStart w:id="4183" w:author="Andreas Kuehne" w:date="2019-05-31T12:40:00Z"/>
        </w:sdtContent>
      </w:sdt>
      <w:customXmlInsRangeEnd w:id="4183"/>
    </w:p>
    <w:p w14:paraId="048DC6AA" w14:textId="77777777" w:rsidR="00A71F46" w:rsidRDefault="00A71F46" w:rsidP="00A71F46">
      <w:pPr>
        <w:pStyle w:val="berschrift3"/>
        <w:numPr>
          <w:ilvl w:val="2"/>
          <w:numId w:val="3"/>
        </w:numPr>
        <w:rPr>
          <w:ins w:id="4184" w:author="Andreas Kuehne" w:date="2019-05-31T12:40:00Z"/>
        </w:rPr>
      </w:pPr>
      <w:bookmarkStart w:id="4185" w:name="_Toc10206815"/>
      <w:ins w:id="4186" w:author="Andreas Kuehne" w:date="2019-05-31T12:40:00Z">
        <w:r>
          <w:t>Component OptionalInputsSign</w:t>
        </w:r>
        <w:bookmarkEnd w:id="4185"/>
      </w:ins>
    </w:p>
    <w:p w14:paraId="4E0B2772" w14:textId="77777777" w:rsidR="00A71F46" w:rsidRDefault="001A1734" w:rsidP="00A71F46">
      <w:pPr>
        <w:rPr>
          <w:ins w:id="4187" w:author="Andreas Kuehne" w:date="2019-05-31T12:40:00Z"/>
        </w:rPr>
      </w:pPr>
      <w:customXmlInsRangeStart w:id="4188" w:author="Andreas Kuehne" w:date="2019-05-31T12:40:00Z"/>
      <w:sdt>
        <w:sdtPr>
          <w:tag w:val="dss2-OptionalInputsSignType.-normative"/>
          <w:id w:val="-518846743"/>
        </w:sdtPr>
        <w:sdtEndPr/>
        <w:sdtContent>
          <w:customXmlInsRangeEnd w:id="4188"/>
          <w:ins w:id="4189" w:author="Andreas Kuehne" w:date="2019-05-31T12:40:00Z">
            <w:r w:rsidR="00A71F46" w:rsidRPr="003A06D0">
              <w:rPr>
                <w:color w:val="19D131"/>
                <w:lang w:val="en-GB"/>
              </w:rPr>
              <w:t xml:space="preserve">The </w:t>
            </w:r>
            <w:r w:rsidR="00A71F46" w:rsidRPr="003A06D0">
              <w:rPr>
                <w:rFonts w:ascii="Courier New" w:eastAsia="Courier New" w:hAnsi="Courier New" w:cs="Courier New"/>
                <w:lang w:val="en-GB"/>
              </w:rPr>
              <w:t>OptionalInputsSign</w:t>
            </w:r>
            <w:r w:rsidR="00A71F46" w:rsidRPr="003A06D0">
              <w:rPr>
                <w:color w:val="19D131"/>
                <w:lang w:val="en-GB"/>
              </w:rPr>
              <w:t xml:space="preserve"> component defines a set of additional inputs associated with the processing of a signing request. The </w:t>
            </w:r>
            <w:r w:rsidR="00A71F46" w:rsidRPr="003A06D0">
              <w:rPr>
                <w:rFonts w:ascii="Courier New" w:eastAsia="Courier New" w:hAnsi="Courier New" w:cs="Courier New"/>
                <w:lang w:val="en-GB"/>
              </w:rPr>
              <w:t xml:space="preserve">OptionalInputsSign </w:t>
            </w:r>
            <w:r w:rsidR="00A71F46" w:rsidRPr="003A06D0">
              <w:rPr>
                <w:rFonts w:eastAsia="Courier New"/>
                <w:lang w:val="en-GB"/>
              </w:rPr>
              <w:t>component</w:t>
            </w:r>
            <w:r w:rsidR="00A71F46" w:rsidRPr="003A06D0">
              <w:rPr>
                <w:color w:val="19D131"/>
                <w:lang w:val="en-GB"/>
              </w:rPr>
              <w:t xml:space="preserve"> contains additional inputs associated with the processing of a signing request. Profiles MAY specify the allowed optional inputs and their default values. The definition of an optional input MAY include a default value, so that a client may omit the </w:t>
            </w:r>
            <w:r w:rsidR="00A71F46" w:rsidRPr="003A06D0">
              <w:rPr>
                <w:rFonts w:ascii="Courier New" w:eastAsia="Courier New" w:hAnsi="Courier New" w:cs="Courier New"/>
                <w:lang w:val="en-GB"/>
              </w:rPr>
              <w:t>OptionalInputsSign</w:t>
            </w:r>
            <w:r w:rsidR="00A71F46" w:rsidRPr="003A06D0">
              <w:rPr>
                <w:color w:val="19D131"/>
                <w:lang w:val="en-GB"/>
              </w:rPr>
              <w:t xml:space="preserve"> yet still get service from any profile-compliant DSS server. If a server doesn’t recognize or can’t handle any optional input, it MUST reject the request with a </w:t>
            </w:r>
            <w:r w:rsidR="00A71F46" w:rsidRPr="003A06D0">
              <w:rPr>
                <w:rStyle w:val="Datatype"/>
                <w:lang w:val="en-GB"/>
              </w:rPr>
              <w:t>ResultMajor</w:t>
            </w:r>
            <w:r w:rsidR="00A71F46" w:rsidRPr="003A06D0">
              <w:rPr>
                <w:color w:val="19D131"/>
                <w:lang w:val="en-GB"/>
              </w:rPr>
              <w:t xml:space="preserve"> code of </w:t>
            </w:r>
            <w:r w:rsidR="00A71F46" w:rsidRPr="003A06D0">
              <w:rPr>
                <w:rStyle w:val="Datatype"/>
                <w:lang w:val="en-GB"/>
              </w:rPr>
              <w:t>RequesterError</w:t>
            </w:r>
            <w:r w:rsidR="00A71F46" w:rsidRPr="003A06D0">
              <w:rPr>
                <w:color w:val="19D131"/>
                <w:lang w:val="en-GB"/>
              </w:rPr>
              <w:t xml:space="preserve"> and a </w:t>
            </w:r>
            <w:r w:rsidR="00A71F46" w:rsidRPr="003A06D0">
              <w:rPr>
                <w:rStyle w:val="Datatype"/>
                <w:lang w:val="en-GB"/>
              </w:rPr>
              <w:t>ResultMinor</w:t>
            </w:r>
            <w:r w:rsidR="00A71F46" w:rsidRPr="003A06D0">
              <w:rPr>
                <w:color w:val="19D131"/>
                <w:lang w:val="en-GB"/>
              </w:rPr>
              <w:t xml:space="preserve"> code of </w:t>
            </w:r>
            <w:r w:rsidR="00A71F46" w:rsidRPr="003A06D0">
              <w:rPr>
                <w:rStyle w:val="Datatype"/>
                <w:lang w:val="en-GB"/>
              </w:rPr>
              <w:t>NotSupported</w:t>
            </w:r>
            <w:r w:rsidR="00A71F46" w:rsidRPr="003A06D0">
              <w:rPr>
                <w:color w:val="19D131"/>
                <w:lang w:val="en-GB"/>
              </w:rPr>
              <w:t>.</w:t>
            </w:r>
          </w:ins>
          <w:customXmlInsRangeStart w:id="4190" w:author="Andreas Kuehne" w:date="2019-05-31T12:40:00Z"/>
        </w:sdtContent>
      </w:sdt>
      <w:customXmlInsRangeEnd w:id="4190"/>
    </w:p>
    <w:p w14:paraId="1CF52964" w14:textId="77777777" w:rsidR="00A71F46" w:rsidRDefault="00A71F46" w:rsidP="00A71F46">
      <w:pPr>
        <w:rPr>
          <w:ins w:id="4191" w:author="Andreas Kuehne" w:date="2019-05-31T12:40:00Z"/>
        </w:rPr>
      </w:pPr>
      <w:ins w:id="4192" w:author="Andreas Kuehne" w:date="2019-05-31T12:40:00Z">
        <w:r>
          <w:t xml:space="preserve">This components extends the component </w:t>
        </w:r>
        <w:r>
          <w:fldChar w:fldCharType="begin"/>
        </w:r>
        <w:r>
          <w:instrText xml:space="preserve"> REF _RefCompE88C5C04 \r \h </w:instrText>
        </w:r>
      </w:ins>
      <w:ins w:id="4193" w:author="Andreas Kuehne" w:date="2019-05-31T12:40:00Z">
        <w:r>
          <w:fldChar w:fldCharType="separate"/>
        </w:r>
        <w:r>
          <w:rPr>
            <w:rStyle w:val="Datatype"/>
            <w:rFonts w:eastAsia="Courier New" w:cs="Courier New"/>
          </w:rPr>
          <w:t>OptionalInputsBase</w:t>
        </w:r>
        <w:r>
          <w:fldChar w:fldCharType="end"/>
        </w:r>
        <w:r>
          <w:t>. The inherited sub-components are not repeated here.</w:t>
        </w:r>
      </w:ins>
    </w:p>
    <w:p w14:paraId="0441A72A" w14:textId="77777777" w:rsidR="00A71F46" w:rsidRDefault="00A71F46" w:rsidP="00A71F46">
      <w:pPr>
        <w:rPr>
          <w:ins w:id="4194" w:author="Andreas Kuehne" w:date="2019-05-31T12:40:00Z"/>
        </w:rPr>
      </w:pPr>
      <w:ins w:id="4195" w:author="Andreas Kuehne" w:date="2019-05-31T12:40:00Z">
        <w:r>
          <w:t>Below follows a list of the sub-components that constitute this component:</w:t>
        </w:r>
      </w:ins>
    </w:p>
    <w:p w14:paraId="65B6B4D2" w14:textId="77777777" w:rsidR="00A71F46" w:rsidRDefault="00A71F46" w:rsidP="00A71F46">
      <w:pPr>
        <w:pStyle w:val="Member"/>
        <w:rPr>
          <w:ins w:id="4196" w:author="Andreas Kuehne" w:date="2019-05-31T12:40:00Z"/>
        </w:rPr>
      </w:pPr>
      <w:ins w:id="4197" w:author="Andreas Kuehne" w:date="2019-05-31T12:40:00Z">
        <w:r>
          <w:t xml:space="preserve">The OPTIONAL </w:t>
        </w:r>
        <w:r w:rsidRPr="35C1378D">
          <w:rPr>
            <w:rStyle w:val="Datatype"/>
          </w:rPr>
          <w:t>SignatureType</w:t>
        </w:r>
        <w:r>
          <w:t xml:space="preserve"> element, if present, MUST contain a URI. </w:t>
        </w:r>
      </w:ins>
      <w:customXmlInsRangeStart w:id="4198" w:author="Andreas Kuehne" w:date="2019-05-31T12:40:00Z"/>
      <w:sdt>
        <w:sdtPr>
          <w:alias w:val="dss2-OptionalInputsSignType.sigType"/>
          <w:tag w:val="dss2-OptionalInputsSignType.SignatureType"/>
          <w:id w:val="1977481751"/>
        </w:sdtPr>
        <w:sdtEndPr/>
        <w:sdtContent>
          <w:customXmlInsRangeEnd w:id="4198"/>
          <w:ins w:id="4199" w:author="Andreas Kuehne" w:date="2019-05-31T12:40:00Z">
            <w:r w:rsidRPr="003A06D0">
              <w:rPr>
                <w:color w:val="19D131"/>
                <w:lang w:val="en-GB"/>
              </w:rPr>
              <w:t xml:space="preserve">The </w:t>
            </w:r>
            <w:r w:rsidRPr="003A06D0">
              <w:rPr>
                <w:rStyle w:val="Datatype"/>
                <w:lang w:val="en-GB"/>
              </w:rPr>
              <w:t>SignatureType</w:t>
            </w:r>
            <w:r w:rsidRPr="003A06D0">
              <w:rPr>
                <w:color w:val="19D131"/>
                <w:lang w:val="en-GB"/>
              </w:rPr>
              <w:t xml:space="preserve"> element indicates the type of signature or timestamp to produce (such as a XML signature, a XML timestamp, a RFC 3161 timestamp, a CMS signature, etc.). See section 7.1 for some URI references that MAY be used as the value of this element.</w:t>
            </w:r>
          </w:ins>
          <w:customXmlInsRangeStart w:id="4200" w:author="Andreas Kuehne" w:date="2019-05-31T12:40:00Z"/>
        </w:sdtContent>
      </w:sdt>
      <w:customXmlInsRangeEnd w:id="4200"/>
    </w:p>
    <w:p w14:paraId="2D43CFD4" w14:textId="77777777" w:rsidR="00A71F46" w:rsidRDefault="00A71F46" w:rsidP="00A71F46">
      <w:pPr>
        <w:pStyle w:val="Member"/>
        <w:rPr>
          <w:ins w:id="4201" w:author="Andreas Kuehne" w:date="2019-05-31T12:40:00Z"/>
        </w:rPr>
      </w:pPr>
      <w:ins w:id="4202" w:author="Andreas Kuehne" w:date="2019-05-31T12:40:00Z">
        <w:r>
          <w:t xml:space="preserve">The OPTIONAL </w:t>
        </w:r>
        <w:r w:rsidRPr="35C1378D">
          <w:rPr>
            <w:rStyle w:val="Datatype"/>
          </w:rPr>
          <w:t>IntendedAudience</w:t>
        </w:r>
        <w:r>
          <w:t xml:space="preserve"> element, if present, MUST contain a sub-component. A given element MUST satisfy the requirements specified in this document in section </w:t>
        </w:r>
        <w:r>
          <w:fldChar w:fldCharType="begin"/>
        </w:r>
        <w:r>
          <w:instrText xml:space="preserve"> REF _RefCompCA0B0FDF \r \h </w:instrText>
        </w:r>
      </w:ins>
      <w:ins w:id="4203" w:author="Andreas Kuehne" w:date="2019-05-31T12:40:00Z">
        <w:r>
          <w:fldChar w:fldCharType="separate"/>
        </w:r>
        <w:r>
          <w:rPr>
            <w:rStyle w:val="Datatype"/>
            <w:rFonts w:eastAsia="Courier New" w:cs="Courier New"/>
          </w:rPr>
          <w:t>IntendedAudience</w:t>
        </w:r>
        <w:r>
          <w:fldChar w:fldCharType="end"/>
        </w:r>
        <w:r>
          <w:t xml:space="preserve">. </w:t>
        </w:r>
      </w:ins>
      <w:customXmlInsRangeStart w:id="4204" w:author="Andreas Kuehne" w:date="2019-05-31T12:40:00Z"/>
      <w:sdt>
        <w:sdtPr>
          <w:alias w:val="dss2-OptionalInputsSignType.aud"/>
          <w:tag w:val="dss2-OptionalInputsSignType.IntendedAudience"/>
          <w:id w:val="-980921224"/>
        </w:sdtPr>
        <w:sdtEndPr/>
        <w:sdtContent>
          <w:customXmlInsRangeEnd w:id="4204"/>
          <w:ins w:id="4205" w:author="Andreas Kuehne" w:date="2019-05-31T12:40:00Z">
            <w:r w:rsidRPr="003A06D0">
              <w:rPr>
                <w:color w:val="19D131"/>
                <w:lang w:val="en-GB"/>
              </w:rPr>
              <w:t>This element gives a hint regarding the target audience of the requested signature.</w:t>
            </w:r>
          </w:ins>
          <w:customXmlInsRangeStart w:id="4206" w:author="Andreas Kuehne" w:date="2019-05-31T12:40:00Z"/>
        </w:sdtContent>
      </w:sdt>
      <w:customXmlInsRangeEnd w:id="4206"/>
    </w:p>
    <w:p w14:paraId="1D88D54E" w14:textId="77777777" w:rsidR="00A71F46" w:rsidRDefault="00A71F46" w:rsidP="00A71F46">
      <w:pPr>
        <w:pStyle w:val="Member"/>
        <w:rPr>
          <w:ins w:id="4207" w:author="Andreas Kuehne" w:date="2019-05-31T12:40:00Z"/>
        </w:rPr>
      </w:pPr>
      <w:ins w:id="4208" w:author="Andreas Kuehne" w:date="2019-05-31T12:40:00Z">
        <w:r>
          <w:t xml:space="preserve">The OPTIONAL </w:t>
        </w:r>
        <w:r w:rsidRPr="35C1378D">
          <w:rPr>
            <w:rStyle w:val="Datatype"/>
          </w:rPr>
          <w:t>KeySelector</w:t>
        </w:r>
        <w:r>
          <w:t xml:space="preserve"> element, if present, MAY occur zero or more times containing a sub-component. If present each instance MUST satisfy the requirements specified in this document in section </w:t>
        </w:r>
        <w:r>
          <w:fldChar w:fldCharType="begin"/>
        </w:r>
        <w:r>
          <w:instrText xml:space="preserve"> REF _RefCompA7F4B833 \r \h </w:instrText>
        </w:r>
      </w:ins>
      <w:ins w:id="4209" w:author="Andreas Kuehne" w:date="2019-05-31T12:40:00Z">
        <w:r>
          <w:fldChar w:fldCharType="separate"/>
        </w:r>
        <w:r>
          <w:rPr>
            <w:rStyle w:val="Datatype"/>
            <w:rFonts w:eastAsia="Courier New" w:cs="Courier New"/>
          </w:rPr>
          <w:t>KeySelector</w:t>
        </w:r>
        <w:r>
          <w:fldChar w:fldCharType="end"/>
        </w:r>
        <w:r>
          <w:t xml:space="preserve">. </w:t>
        </w:r>
      </w:ins>
      <w:customXmlInsRangeStart w:id="4210" w:author="Andreas Kuehne" w:date="2019-05-31T12:40:00Z"/>
      <w:sdt>
        <w:sdtPr>
          <w:alias w:val="dss2-OptionalInputsSignType.keySel"/>
          <w:tag w:val="dss2-OptionalInputsSignType.KeySelector"/>
          <w:id w:val="-1024940677"/>
        </w:sdtPr>
        <w:sdtEndPr/>
        <w:sdtContent>
          <w:customXmlInsRangeEnd w:id="4210"/>
          <w:ins w:id="4211" w:author="Andreas Kuehne" w:date="2019-05-31T12:40:00Z">
            <w:r w:rsidRPr="003A06D0">
              <w:rPr>
                <w:color w:val="19D131"/>
                <w:lang w:val="en-GB"/>
              </w:rPr>
              <w:t xml:space="preserve">The </w:t>
            </w:r>
            <w:r w:rsidRPr="003A06D0">
              <w:rPr>
                <w:rStyle w:val="Datatype"/>
                <w:lang w:val="en-GB"/>
              </w:rPr>
              <w:t xml:space="preserve">KeySelector </w:t>
            </w:r>
            <w:r w:rsidRPr="003A06D0">
              <w:rPr>
                <w:color w:val="19D131"/>
                <w:lang w:val="en-GB"/>
              </w:rPr>
              <w:t xml:space="preserve">provides details which key or sets of keys the client is expecting to be used. </w:t>
            </w:r>
          </w:ins>
          <w:customXmlInsRangeStart w:id="4212" w:author="Andreas Kuehne" w:date="2019-05-31T12:40:00Z"/>
        </w:sdtContent>
      </w:sdt>
      <w:customXmlInsRangeEnd w:id="4212"/>
    </w:p>
    <w:p w14:paraId="256BCA49" w14:textId="77777777" w:rsidR="00A71F46" w:rsidRDefault="00A71F46" w:rsidP="00A71F46">
      <w:pPr>
        <w:pStyle w:val="Member"/>
        <w:rPr>
          <w:ins w:id="4213" w:author="Andreas Kuehne" w:date="2019-05-31T12:40:00Z"/>
        </w:rPr>
      </w:pPr>
      <w:ins w:id="4214" w:author="Andreas Kuehne" w:date="2019-05-31T12:40:00Z">
        <w:r>
          <w:t xml:space="preserve">The OPTIONAL </w:t>
        </w:r>
        <w:r w:rsidRPr="35C1378D">
          <w:rPr>
            <w:rStyle w:val="Datatype"/>
          </w:rPr>
          <w:t>Properties</w:t>
        </w:r>
        <w:r>
          <w:t xml:space="preserve"> element, if present, MUST contain a sub-component. A given element MUST satisfy the requirements specified in this document in section </w:t>
        </w:r>
        <w:r>
          <w:fldChar w:fldCharType="begin"/>
        </w:r>
        <w:r>
          <w:instrText xml:space="preserve"> REF _RefComp4FDBD855 \r \h </w:instrText>
        </w:r>
      </w:ins>
      <w:ins w:id="4215" w:author="Andreas Kuehne" w:date="2019-05-31T12:40:00Z">
        <w:r>
          <w:fldChar w:fldCharType="separate"/>
        </w:r>
        <w:r>
          <w:rPr>
            <w:rStyle w:val="Datatype"/>
            <w:rFonts w:eastAsia="Courier New" w:cs="Courier New"/>
          </w:rPr>
          <w:t>PropertiesHolder</w:t>
        </w:r>
        <w:r>
          <w:fldChar w:fldCharType="end"/>
        </w:r>
        <w:r>
          <w:t xml:space="preserve">. </w:t>
        </w:r>
      </w:ins>
      <w:customXmlInsRangeStart w:id="4216" w:author="Andreas Kuehne" w:date="2019-05-31T12:40:00Z"/>
      <w:sdt>
        <w:sdtPr>
          <w:alias w:val="dss2-OptionalInputsSignType.props"/>
          <w:tag w:val="dss2-OptionalInputsSignType.Properties"/>
          <w:id w:val="-1170251451"/>
        </w:sdtPr>
        <w:sdtEndPr/>
        <w:sdtContent>
          <w:customXmlInsRangeEnd w:id="4216"/>
          <w:ins w:id="4217" w:author="Andreas Kuehne" w:date="2019-05-31T12:40:00Z">
            <w:r w:rsidRPr="003A06D0">
              <w:rPr>
                <w:color w:val="19D131"/>
                <w:lang w:val="en-GB"/>
              </w:rPr>
              <w:t xml:space="preserve">The </w:t>
            </w:r>
            <w:r w:rsidRPr="003A06D0">
              <w:rPr>
                <w:rStyle w:val="Datatype"/>
                <w:lang w:val="en-GB"/>
              </w:rPr>
              <w:t>Properties</w:t>
            </w:r>
            <w:r w:rsidRPr="003A06D0">
              <w:rPr>
                <w:color w:val="19D131"/>
                <w:lang w:val="en-GB"/>
              </w:rPr>
              <w:t xml:space="preserve"> element is used to instruct the server to add certain signed or unsigned properties (aka “signature attributes”) into the signature. The client MAY send the server a particular value to use for each property, or leave the value up to the server to determine. The server MAY add additional properties, even if these aren’t requested by the client.</w:t>
            </w:r>
          </w:ins>
          <w:customXmlInsRangeStart w:id="4218" w:author="Andreas Kuehne" w:date="2019-05-31T12:40:00Z"/>
        </w:sdtContent>
      </w:sdt>
      <w:customXmlInsRangeEnd w:id="4218"/>
    </w:p>
    <w:p w14:paraId="333C07CB" w14:textId="77777777" w:rsidR="00A71F46" w:rsidRDefault="00A71F46" w:rsidP="00A71F46">
      <w:pPr>
        <w:pStyle w:val="Member"/>
        <w:rPr>
          <w:ins w:id="4219" w:author="Andreas Kuehne" w:date="2019-05-31T12:40:00Z"/>
        </w:rPr>
      </w:pPr>
      <w:ins w:id="4220" w:author="Andreas Kuehne" w:date="2019-05-31T12:40:00Z">
        <w:r>
          <w:t xml:space="preserve">The OPTIONAL </w:t>
        </w:r>
        <w:r w:rsidRPr="35C1378D">
          <w:rPr>
            <w:rStyle w:val="Datatype"/>
          </w:rPr>
          <w:t>IncludeObject</w:t>
        </w:r>
        <w:r>
          <w:t xml:space="preserve"> element, if present, MAY occur zero or more times containing a sub-component. If present each instance MUST satisfy the requirements specified in this document in section </w:t>
        </w:r>
        <w:r>
          <w:fldChar w:fldCharType="begin"/>
        </w:r>
        <w:r>
          <w:instrText xml:space="preserve"> REF _RefCompDAECD6A5 \r \h </w:instrText>
        </w:r>
      </w:ins>
      <w:ins w:id="4221" w:author="Andreas Kuehne" w:date="2019-05-31T12:40:00Z">
        <w:r>
          <w:fldChar w:fldCharType="separate"/>
        </w:r>
        <w:r>
          <w:rPr>
            <w:rStyle w:val="Datatype"/>
            <w:rFonts w:eastAsia="Courier New" w:cs="Courier New"/>
          </w:rPr>
          <w:t>IncludeObject</w:t>
        </w:r>
        <w:r>
          <w:fldChar w:fldCharType="end"/>
        </w:r>
        <w:r>
          <w:t xml:space="preserve">. </w:t>
        </w:r>
      </w:ins>
      <w:customXmlInsRangeStart w:id="4222" w:author="Andreas Kuehne" w:date="2019-05-31T12:40:00Z"/>
      <w:sdt>
        <w:sdtPr>
          <w:alias w:val="dss2-OptionalInputsSignType.incObj"/>
          <w:tag w:val="dss2-OptionalInputsSignType.IncludeObject"/>
          <w:id w:val="-437829862"/>
        </w:sdtPr>
        <w:sdtEndPr/>
        <w:sdtContent>
          <w:customXmlInsRangeEnd w:id="4222"/>
          <w:ins w:id="4223" w:author="Andreas Kuehne" w:date="2019-05-31T12:40:00Z">
            <w:r w:rsidRPr="003A06D0">
              <w:rPr>
                <w:color w:val="19D131"/>
                <w:lang w:val="en-GB"/>
              </w:rPr>
              <w:t xml:space="preserve">The </w:t>
            </w:r>
            <w:r w:rsidRPr="003A06D0">
              <w:rPr>
                <w:rStyle w:val="Datatype"/>
                <w:lang w:val="en-GB"/>
              </w:rPr>
              <w:t>IncludeObject</w:t>
            </w:r>
            <w:r w:rsidRPr="003A06D0">
              <w:rPr>
                <w:color w:val="19D131"/>
                <w:lang w:val="en-GB"/>
              </w:rPr>
              <w:t xml:space="preserve"> element is used to request the creation of an XMLDSig enveloping signature.</w:t>
            </w:r>
          </w:ins>
          <w:customXmlInsRangeStart w:id="4224" w:author="Andreas Kuehne" w:date="2019-05-31T12:40:00Z"/>
        </w:sdtContent>
      </w:sdt>
      <w:customXmlInsRangeEnd w:id="4224"/>
    </w:p>
    <w:p w14:paraId="2103D635" w14:textId="77777777" w:rsidR="00A71F46" w:rsidRDefault="00A71F46" w:rsidP="00A71F46">
      <w:pPr>
        <w:pStyle w:val="Member"/>
        <w:rPr>
          <w:ins w:id="4225" w:author="Andreas Kuehne" w:date="2019-05-31T12:40:00Z"/>
        </w:rPr>
      </w:pPr>
      <w:ins w:id="4226" w:author="Andreas Kuehne" w:date="2019-05-31T12:40:00Z">
        <w:r>
          <w:t xml:space="preserve">The OPTIONAL </w:t>
        </w:r>
        <w:r w:rsidRPr="35C1378D">
          <w:rPr>
            <w:rStyle w:val="Datatype"/>
          </w:rPr>
          <w:t>IncludeEContent</w:t>
        </w:r>
        <w:r>
          <w:t xml:space="preserve"> element, if present, MUST contain a boolean. Its default value is '</w:t>
        </w:r>
        <w:r>
          <w:rPr>
            <w:color w:val="244061" w:themeColor="accent1" w:themeShade="80"/>
          </w:rPr>
          <w:t>false</w:t>
        </w:r>
        <w:r>
          <w:t xml:space="preserve">'. </w:t>
        </w:r>
      </w:ins>
      <w:customXmlInsRangeStart w:id="4227" w:author="Andreas Kuehne" w:date="2019-05-31T12:40:00Z"/>
      <w:sdt>
        <w:sdtPr>
          <w:alias w:val="dss2-OptionalInputsSignType.incContent"/>
          <w:tag w:val="dss2-OptionalInputsSignType.IncludeEContent"/>
          <w:id w:val="166058830"/>
        </w:sdtPr>
        <w:sdtEndPr/>
        <w:sdtContent>
          <w:customXmlInsRangeEnd w:id="4227"/>
          <w:ins w:id="4228" w:author="Andreas Kuehne" w:date="2019-05-31T12:40:00Z">
            <w:r w:rsidRPr="003A06D0">
              <w:rPr>
                <w:color w:val="19D131"/>
                <w:lang w:val="en-GB"/>
              </w:rPr>
              <w:t xml:space="preserve"> If the value of the </w:t>
            </w:r>
            <w:r w:rsidRPr="003A06D0">
              <w:rPr>
                <w:rStyle w:val="Datatype"/>
                <w:lang w:val="en-GB"/>
              </w:rPr>
              <w:t>IncludeEContent</w:t>
            </w:r>
            <w:r w:rsidRPr="003A06D0">
              <w:rPr>
                <w:color w:val="19D131"/>
                <w:lang w:val="en-GB"/>
              </w:rPr>
              <w:t xml:space="preserve"> is </w:t>
            </w:r>
            <w:r w:rsidRPr="003A06D0">
              <w:rPr>
                <w:rStyle w:val="Datatype"/>
                <w:lang w:val="en-GB"/>
              </w:rPr>
              <w:t xml:space="preserve">‘true’ </w:t>
            </w:r>
            <w:r w:rsidRPr="003A06D0">
              <w:rPr>
                <w:color w:val="19D131"/>
                <w:lang w:val="en-GB"/>
              </w:rPr>
              <w:t>a CMS signature includes enveloped (or ‘encapsulated’) content.</w:t>
            </w:r>
          </w:ins>
          <w:customXmlInsRangeStart w:id="4229" w:author="Andreas Kuehne" w:date="2019-05-31T12:40:00Z"/>
        </w:sdtContent>
      </w:sdt>
      <w:customXmlInsRangeEnd w:id="4229"/>
    </w:p>
    <w:p w14:paraId="2B3D7277" w14:textId="77777777" w:rsidR="00A71F46" w:rsidRDefault="00A71F46" w:rsidP="00A71F46">
      <w:pPr>
        <w:pStyle w:val="Member"/>
        <w:rPr>
          <w:ins w:id="4230" w:author="Andreas Kuehne" w:date="2019-05-31T12:40:00Z"/>
        </w:rPr>
      </w:pPr>
      <w:ins w:id="4231" w:author="Andreas Kuehne" w:date="2019-05-31T12:40:00Z">
        <w:r>
          <w:t xml:space="preserve">The OPTIONAL </w:t>
        </w:r>
        <w:r w:rsidRPr="35C1378D">
          <w:rPr>
            <w:rStyle w:val="Datatype"/>
          </w:rPr>
          <w:t>SignaturePlacement</w:t>
        </w:r>
        <w:r>
          <w:t xml:space="preserve"> element, if present, MUST contain a sub-component. A given element MUST satisfy the requirements specified in this document in section </w:t>
        </w:r>
        <w:r>
          <w:fldChar w:fldCharType="begin"/>
        </w:r>
        <w:r>
          <w:instrText xml:space="preserve"> REF _RefCompB8907B72 \r \h </w:instrText>
        </w:r>
      </w:ins>
      <w:ins w:id="4232" w:author="Andreas Kuehne" w:date="2019-05-31T12:40:00Z">
        <w:r>
          <w:fldChar w:fldCharType="separate"/>
        </w:r>
        <w:r>
          <w:rPr>
            <w:rStyle w:val="Datatype"/>
            <w:rFonts w:eastAsia="Courier New" w:cs="Courier New"/>
          </w:rPr>
          <w:t>SignaturePlacement</w:t>
        </w:r>
        <w:r>
          <w:fldChar w:fldCharType="end"/>
        </w:r>
        <w:r>
          <w:t xml:space="preserve">. </w:t>
        </w:r>
      </w:ins>
      <w:customXmlInsRangeStart w:id="4233" w:author="Andreas Kuehne" w:date="2019-05-31T12:40:00Z"/>
      <w:sdt>
        <w:sdtPr>
          <w:alias w:val="dss2-OptionalInputsSignType.sigPlacement"/>
          <w:tag w:val="dss2-OptionalInputsSignType.SignaturePlacement"/>
          <w:id w:val="-1659370106"/>
        </w:sdtPr>
        <w:sdtEndPr/>
        <w:sdtContent>
          <w:customXmlInsRangeEnd w:id="4233"/>
          <w:ins w:id="4234" w:author="Andreas Kuehne" w:date="2019-05-31T12:40:00Z">
            <w:r w:rsidRPr="003A06D0">
              <w:rPr>
                <w:color w:val="19D131"/>
                <w:lang w:val="en-GB"/>
              </w:rPr>
              <w:t xml:space="preserve">The </w:t>
            </w:r>
            <w:r w:rsidRPr="003A06D0">
              <w:rPr>
                <w:rStyle w:val="Datatype"/>
                <w:lang w:val="en-GB"/>
              </w:rPr>
              <w:t>SignaturePlacement</w:t>
            </w:r>
            <w:r w:rsidRPr="003A06D0">
              <w:rPr>
                <w:color w:val="19D131"/>
                <w:lang w:val="en-GB"/>
              </w:rPr>
              <w:t xml:space="preserve"> element is used to request the creation of an XMLDSig enveloped signature placed within a document. The resulting document with the enveloped signature is placed in the optional output </w:t>
            </w:r>
            <w:r w:rsidRPr="003A06D0">
              <w:rPr>
                <w:rStyle w:val="Datatype"/>
                <w:lang w:val="en-GB"/>
              </w:rPr>
              <w:t>DocumentWithSignature</w:t>
            </w:r>
            <w:r w:rsidRPr="003A06D0">
              <w:rPr>
                <w:color w:val="19D131"/>
                <w:lang w:val="en-GB"/>
              </w:rPr>
              <w:t>.</w:t>
            </w:r>
          </w:ins>
          <w:customXmlInsRangeStart w:id="4235" w:author="Andreas Kuehne" w:date="2019-05-31T12:40:00Z"/>
        </w:sdtContent>
      </w:sdt>
      <w:customXmlInsRangeEnd w:id="4235"/>
    </w:p>
    <w:p w14:paraId="6F5D1672" w14:textId="77777777" w:rsidR="00A71F46" w:rsidRDefault="00A71F46" w:rsidP="00A71F46">
      <w:pPr>
        <w:pStyle w:val="Member"/>
        <w:rPr>
          <w:ins w:id="4236" w:author="Andreas Kuehne" w:date="2019-05-31T12:40:00Z"/>
        </w:rPr>
      </w:pPr>
      <w:ins w:id="4237" w:author="Andreas Kuehne" w:date="2019-05-31T12:40:00Z">
        <w:r>
          <w:t xml:space="preserve">The OPTIONAL </w:t>
        </w:r>
        <w:r w:rsidRPr="35C1378D">
          <w:rPr>
            <w:rStyle w:val="Datatype"/>
          </w:rPr>
          <w:t>SignedReferences</w:t>
        </w:r>
        <w:r>
          <w:t xml:space="preserve"> element, if present, MUST contain a sub-component. A given element MUST satisfy the requirements specified in this document in section </w:t>
        </w:r>
        <w:r>
          <w:fldChar w:fldCharType="begin"/>
        </w:r>
        <w:r>
          <w:instrText xml:space="preserve"> REF _RefComp3A028835 \r \h </w:instrText>
        </w:r>
      </w:ins>
      <w:ins w:id="4238" w:author="Andreas Kuehne" w:date="2019-05-31T12:40:00Z">
        <w:r>
          <w:fldChar w:fldCharType="separate"/>
        </w:r>
        <w:r>
          <w:rPr>
            <w:rStyle w:val="Datatype"/>
            <w:rFonts w:eastAsia="Courier New" w:cs="Courier New"/>
          </w:rPr>
          <w:t>SignedReferences</w:t>
        </w:r>
        <w:r>
          <w:fldChar w:fldCharType="end"/>
        </w:r>
        <w:r>
          <w:t xml:space="preserve">. </w:t>
        </w:r>
      </w:ins>
      <w:customXmlInsRangeStart w:id="4239" w:author="Andreas Kuehne" w:date="2019-05-31T12:40:00Z"/>
      <w:sdt>
        <w:sdtPr>
          <w:alias w:val="dss2-OptionalInputsSignType.signedRefs"/>
          <w:tag w:val="dss2-OptionalInputsSignType.SignedReferences"/>
          <w:id w:val="1023204390"/>
        </w:sdtPr>
        <w:sdtEndPr/>
        <w:sdtContent>
          <w:customXmlInsRangeEnd w:id="4239"/>
          <w:ins w:id="4240" w:author="Andreas Kuehne" w:date="2019-05-31T12:40:00Z">
            <w:r w:rsidRPr="003A06D0">
              <w:rPr>
                <w:color w:val="19D131"/>
                <w:lang w:val="en-GB"/>
              </w:rPr>
              <w:t xml:space="preserve">The </w:t>
            </w:r>
            <w:r w:rsidRPr="003A06D0">
              <w:rPr>
                <w:rStyle w:val="Datatype"/>
                <w:lang w:val="en-GB"/>
              </w:rPr>
              <w:t>SignedReferences</w:t>
            </w:r>
            <w:r w:rsidRPr="003A06D0">
              <w:rPr>
                <w:color w:val="19D131"/>
                <w:lang w:val="en-GB"/>
              </w:rPr>
              <w:t xml:space="preserve"> element gives the client greater control over how the &lt;ds:Reference&gt; elements of a XMLDSig signature are formed.</w:t>
            </w:r>
          </w:ins>
          <w:customXmlInsRangeStart w:id="4241" w:author="Andreas Kuehne" w:date="2019-05-31T12:40:00Z"/>
        </w:sdtContent>
      </w:sdt>
      <w:customXmlInsRangeEnd w:id="4241"/>
    </w:p>
    <w:p w14:paraId="6132FDBC" w14:textId="77777777" w:rsidR="00A71F46" w:rsidRDefault="00A71F46" w:rsidP="00A71F46">
      <w:pPr>
        <w:pStyle w:val="Member"/>
        <w:rPr>
          <w:ins w:id="4242" w:author="Andreas Kuehne" w:date="2019-05-31T12:40:00Z"/>
        </w:rPr>
      </w:pPr>
      <w:ins w:id="4243" w:author="Andreas Kuehne" w:date="2019-05-31T12:40:00Z">
        <w:r>
          <w:t xml:space="preserve">The OPTIONAL </w:t>
        </w:r>
        <w:r w:rsidRPr="35C1378D">
          <w:rPr>
            <w:rStyle w:val="Datatype"/>
          </w:rPr>
          <w:t>SignatureAlgorithm</w:t>
        </w:r>
        <w:r>
          <w:t xml:space="preserve"> element, if present, MUST contain a string. </w:t>
        </w:r>
      </w:ins>
      <w:customXmlInsRangeStart w:id="4244" w:author="Andreas Kuehne" w:date="2019-05-31T12:40:00Z"/>
      <w:sdt>
        <w:sdtPr>
          <w:alias w:val="dss2-OptionalInputsSignType.sigAlgo"/>
          <w:tag w:val="dss2-OptionalInputsSignType.SignatureAlgorithm"/>
          <w:id w:val="227655669"/>
        </w:sdtPr>
        <w:sdtEndPr/>
        <w:sdtContent>
          <w:customXmlInsRangeEnd w:id="4244"/>
          <w:ins w:id="4245" w:author="Andreas Kuehne" w:date="2019-05-31T12:40:00Z">
            <w:r w:rsidRPr="003A06D0">
              <w:rPr>
                <w:color w:val="19D131"/>
                <w:lang w:val="en-GB"/>
              </w:rPr>
              <w:t xml:space="preserve">The </w:t>
            </w:r>
            <w:r w:rsidRPr="003A06D0">
              <w:rPr>
                <w:rStyle w:val="Datatype"/>
                <w:lang w:val="en-GB"/>
              </w:rPr>
              <w:t>SignatureAlgorithm</w:t>
            </w:r>
            <w:r w:rsidRPr="003A06D0">
              <w:rPr>
                <w:color w:val="19D131"/>
                <w:lang w:val="en-GB"/>
              </w:rPr>
              <w:t xml:space="preserve"> element MAY be used to request a specific signing algorithm. This may be useful to narrow down the set of algorithms the server may apply. Support for specific signature algorithms may change over time and the use of other input elements, especially </w:t>
            </w:r>
            <w:r w:rsidRPr="003A06D0">
              <w:rPr>
                <w:rStyle w:val="Datatype"/>
                <w:lang w:val="en-GB"/>
              </w:rPr>
              <w:t>Profile</w:t>
            </w:r>
            <w:r w:rsidRPr="003A06D0">
              <w:rPr>
                <w:color w:val="19D131"/>
                <w:lang w:val="en-GB"/>
              </w:rPr>
              <w:t xml:space="preserve"> and </w:t>
            </w:r>
            <w:r w:rsidRPr="003A06D0">
              <w:rPr>
                <w:rStyle w:val="Datatype"/>
                <w:lang w:val="en-GB"/>
              </w:rPr>
              <w:t>ServicePolicy</w:t>
            </w:r>
            <w:r w:rsidRPr="003A06D0">
              <w:rPr>
                <w:color w:val="19D131"/>
                <w:lang w:val="en-GB"/>
              </w:rPr>
              <w:t xml:space="preserve">. The use of the </w:t>
            </w:r>
            <w:r w:rsidRPr="003A06D0">
              <w:rPr>
                <w:rStyle w:val="Datatype"/>
                <w:lang w:val="en-GB"/>
              </w:rPr>
              <w:t>SignatureAlgorithm</w:t>
            </w:r>
            <w:r w:rsidRPr="003A06D0">
              <w:rPr>
                <w:color w:val="19D131"/>
                <w:lang w:val="en-GB"/>
              </w:rPr>
              <w:t xml:space="preserve"> value is context specific, maybe different when requesting a CMS or XML signature. </w:t>
            </w:r>
          </w:ins>
          <w:customXmlInsRangeStart w:id="4246" w:author="Andreas Kuehne" w:date="2019-05-31T12:40:00Z"/>
        </w:sdtContent>
      </w:sdt>
      <w:customXmlInsRangeEnd w:id="4246"/>
    </w:p>
    <w:p w14:paraId="7C3D0BE8" w14:textId="77777777" w:rsidR="00A71F46" w:rsidRDefault="00A71F46" w:rsidP="00A71F46">
      <w:pPr>
        <w:pStyle w:val="Member"/>
        <w:rPr>
          <w:ins w:id="4247" w:author="Andreas Kuehne" w:date="2019-05-31T12:40:00Z"/>
        </w:rPr>
      </w:pPr>
      <w:ins w:id="4248" w:author="Andreas Kuehne" w:date="2019-05-31T12:40:00Z">
        <w:r>
          <w:t xml:space="preserve">The OPTIONAL </w:t>
        </w:r>
        <w:r w:rsidRPr="35C1378D">
          <w:rPr>
            <w:rStyle w:val="Datatype"/>
          </w:rPr>
          <w:t>SignatureQualityLevel</w:t>
        </w:r>
        <w:r>
          <w:t xml:space="preserve"> element, if present, MUST contain a URI. </w:t>
        </w:r>
      </w:ins>
      <w:customXmlInsRangeStart w:id="4249" w:author="Andreas Kuehne" w:date="2019-05-31T12:40:00Z"/>
      <w:sdt>
        <w:sdtPr>
          <w:alias w:val="dss2-OptionalInputsSignType.quality"/>
          <w:tag w:val="dss2-OptionalInputsSignType.SignatureQualityLevel"/>
          <w:id w:val="1866243795"/>
        </w:sdtPr>
        <w:sdtEndPr/>
        <w:sdtContent>
          <w:customXmlInsRangeEnd w:id="4249"/>
          <w:ins w:id="4250" w:author="Andreas Kuehne" w:date="2019-05-31T12:40:00Z">
            <w:r w:rsidRPr="003A06D0">
              <w:rPr>
                <w:color w:val="19D131"/>
                <w:lang w:val="en-GB"/>
              </w:rPr>
              <w:t>Legal and regulatory frameworks distinguish signatures by their level of quality, where a higher level of quality usually implies stronger restrictions on holder identification, protection of private key and certification of signature creation device and software. A server MAY be able to generate signatures of different quality levels. This element allows the requester to define a minimum signature quality level. Values for this URI may be specified by profiles.</w:t>
            </w:r>
          </w:ins>
          <w:customXmlInsRangeStart w:id="4251" w:author="Andreas Kuehne" w:date="2019-05-31T12:40:00Z"/>
        </w:sdtContent>
      </w:sdt>
      <w:customXmlInsRangeEnd w:id="4251"/>
    </w:p>
    <w:p w14:paraId="4CFEB1BA" w14:textId="77777777" w:rsidR="00A71F46" w:rsidRDefault="00A71F46" w:rsidP="00A71F46">
      <w:pPr>
        <w:pStyle w:val="Non-normativeCommentHeading"/>
        <w:rPr>
          <w:ins w:id="4252" w:author="Andreas Kuehne" w:date="2019-05-31T12:40:00Z"/>
        </w:rPr>
      </w:pPr>
      <w:ins w:id="4253" w:author="Andreas Kuehne" w:date="2019-05-31T12:40:00Z">
        <w:r>
          <w:t>Non-normative Comment:</w:t>
        </w:r>
      </w:ins>
    </w:p>
    <w:p w14:paraId="61F4FC84" w14:textId="77777777" w:rsidR="00A71F46" w:rsidRDefault="001A1734" w:rsidP="00A71F46">
      <w:pPr>
        <w:pStyle w:val="Non-normativeComment"/>
        <w:rPr>
          <w:ins w:id="4254" w:author="Andreas Kuehne" w:date="2019-05-31T12:40:00Z"/>
        </w:rPr>
      </w:pPr>
      <w:customXmlInsRangeStart w:id="4255" w:author="Andreas Kuehne" w:date="2019-05-31T12:40:00Z"/>
      <w:sdt>
        <w:sdtPr>
          <w:tag w:val="dss2-OptionalInputsSignType.-nonNormative"/>
          <w:id w:val="1592350012"/>
          <w:showingPlcHdr/>
        </w:sdtPr>
        <w:sdtEndPr/>
        <w:sdtContent>
          <w:customXmlInsRangeEnd w:id="4255"/>
          <w:ins w:id="4256" w:author="Andreas Kuehne" w:date="2019-05-31T12:40:00Z">
            <w:r w:rsidR="00A71F46">
              <w:rPr>
                <w:color w:val="19D131"/>
              </w:rPr>
              <w:t>[component OptionalInputsSign non normative details]</w:t>
            </w:r>
          </w:ins>
          <w:customXmlInsRangeStart w:id="4257" w:author="Andreas Kuehne" w:date="2019-05-31T12:40:00Z"/>
        </w:sdtContent>
      </w:sdt>
      <w:customXmlInsRangeEnd w:id="4257"/>
    </w:p>
    <w:p w14:paraId="0E884CE4" w14:textId="77777777" w:rsidR="00A71F46" w:rsidRDefault="00A71F46" w:rsidP="00A71F46">
      <w:pPr>
        <w:pStyle w:val="berschrift4"/>
        <w:numPr>
          <w:ilvl w:val="3"/>
          <w:numId w:val="3"/>
        </w:numPr>
        <w:rPr>
          <w:ins w:id="4258" w:author="Andreas Kuehne" w:date="2019-05-31T12:40:00Z"/>
        </w:rPr>
      </w:pPr>
      <w:bookmarkStart w:id="4259" w:name="_Toc10206816"/>
      <w:ins w:id="4260" w:author="Andreas Kuehne" w:date="2019-05-31T12:40:00Z">
        <w:r>
          <w:t>OptionalInputsSign – JSON Syntax</w:t>
        </w:r>
        <w:bookmarkEnd w:id="4259"/>
      </w:ins>
    </w:p>
    <w:p w14:paraId="1DFA80C0" w14:textId="77777777" w:rsidR="00A71F46" w:rsidRPr="0248A3D1" w:rsidRDefault="00A71F46" w:rsidP="00A71F46">
      <w:pPr>
        <w:rPr>
          <w:ins w:id="4261" w:author="Andreas Kuehne" w:date="2019-05-31T12:40:00Z"/>
        </w:rPr>
      </w:pPr>
      <w:ins w:id="4262" w:author="Andreas Kuehne" w:date="2019-05-31T12:40:00Z">
        <w:r w:rsidRPr="002062A5">
          <w:rPr>
            <w:rFonts w:eastAsia="Arial" w:cs="Arial"/>
            <w:sz w:val="22"/>
            <w:szCs w:val="22"/>
          </w:rPr>
          <w:t xml:space="preserve">The </w:t>
        </w:r>
        <w:r w:rsidRPr="002062A5">
          <w:rPr>
            <w:rFonts w:ascii="Courier New" w:eastAsia="Courier New" w:hAnsi="Courier New" w:cs="Courier New"/>
          </w:rPr>
          <w:t>OptionalInputsSignType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OptionalInputsSign</w:t>
        </w:r>
        <w:r>
          <w:t xml:space="preserve"> component.</w:t>
        </w:r>
      </w:ins>
    </w:p>
    <w:p w14:paraId="2E2A08E3" w14:textId="77777777" w:rsidR="00A71F46" w:rsidRPr="C2430093" w:rsidRDefault="00A71F46" w:rsidP="00A71F46">
      <w:pPr>
        <w:spacing w:line="259" w:lineRule="auto"/>
        <w:rPr>
          <w:ins w:id="4263" w:author="Andreas Kuehne" w:date="2019-05-31T12:40:00Z"/>
          <w:rFonts w:eastAsia="Arial" w:cs="Arial"/>
          <w:sz w:val="22"/>
          <w:szCs w:val="22"/>
        </w:rPr>
      </w:pPr>
      <w:ins w:id="4264"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OptionalInputsSign</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522"/>
        <w:gridCol w:w="3010"/>
        <w:gridCol w:w="2818"/>
      </w:tblGrid>
      <w:tr w:rsidR="00A71F46" w14:paraId="516EF12B" w14:textId="77777777" w:rsidTr="00A71F46">
        <w:trPr>
          <w:cnfStyle w:val="100000000000" w:firstRow="1" w:lastRow="0" w:firstColumn="0" w:lastColumn="0" w:oddVBand="0" w:evenVBand="0" w:oddHBand="0" w:evenHBand="0" w:firstRowFirstColumn="0" w:firstRowLastColumn="0" w:lastRowFirstColumn="0" w:lastRowLastColumn="0"/>
          <w:ins w:id="426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DA3BCB7" w14:textId="77777777" w:rsidR="00A71F46" w:rsidRDefault="00A71F46" w:rsidP="00A71F46">
            <w:pPr>
              <w:pStyle w:val="Beschriftung"/>
              <w:rPr>
                <w:ins w:id="4266" w:author="Andreas Kuehne" w:date="2019-05-31T12:40:00Z"/>
              </w:rPr>
            </w:pPr>
            <w:ins w:id="4267" w:author="Andreas Kuehne" w:date="2019-05-31T12:40:00Z">
              <w:r>
                <w:t>Element</w:t>
              </w:r>
            </w:ins>
          </w:p>
        </w:tc>
        <w:tc>
          <w:tcPr>
            <w:tcW w:w="4675" w:type="dxa"/>
          </w:tcPr>
          <w:p w14:paraId="2D8B8090"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4268" w:author="Andreas Kuehne" w:date="2019-05-31T12:40:00Z"/>
              </w:rPr>
            </w:pPr>
            <w:ins w:id="4269" w:author="Andreas Kuehne" w:date="2019-05-31T12:40:00Z">
              <w:r>
                <w:t>Implementing JSON member name</w:t>
              </w:r>
            </w:ins>
          </w:p>
        </w:tc>
        <w:tc>
          <w:tcPr>
            <w:tcW w:w="4675" w:type="dxa"/>
          </w:tcPr>
          <w:p w14:paraId="5BCFE41C"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4270" w:author="Andreas Kuehne" w:date="2019-05-31T12:40:00Z"/>
              </w:rPr>
            </w:pPr>
            <w:ins w:id="4271" w:author="Andreas Kuehne" w:date="2019-05-31T12:40:00Z">
              <w:r>
                <w:t>Comments</w:t>
              </w:r>
            </w:ins>
          </w:p>
        </w:tc>
      </w:tr>
      <w:tr w:rsidR="00A71F46" w14:paraId="6FBB0DB8" w14:textId="77777777" w:rsidTr="00A71F46">
        <w:trPr>
          <w:ins w:id="4272"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826E726" w14:textId="77777777" w:rsidR="00A71F46" w:rsidRPr="002062A5" w:rsidRDefault="00A71F46" w:rsidP="00A71F46">
            <w:pPr>
              <w:pStyle w:val="Beschriftung"/>
              <w:rPr>
                <w:ins w:id="4273" w:author="Andreas Kuehne" w:date="2019-05-31T12:40:00Z"/>
                <w:rStyle w:val="Datatype"/>
                <w:b w:val="0"/>
                <w:bCs w:val="0"/>
              </w:rPr>
            </w:pPr>
            <w:ins w:id="4274" w:author="Andreas Kuehne" w:date="2019-05-31T12:40:00Z">
              <w:r w:rsidRPr="002062A5">
                <w:rPr>
                  <w:rStyle w:val="Datatype"/>
                </w:rPr>
                <w:t>SignatureType</w:t>
              </w:r>
            </w:ins>
          </w:p>
        </w:tc>
        <w:tc>
          <w:tcPr>
            <w:tcW w:w="4675" w:type="dxa"/>
          </w:tcPr>
          <w:p w14:paraId="777E5F30"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4275" w:author="Andreas Kuehne" w:date="2019-05-31T12:40:00Z"/>
                <w:rStyle w:val="Datatype"/>
              </w:rPr>
            </w:pPr>
            <w:ins w:id="4276" w:author="Andreas Kuehne" w:date="2019-05-31T12:40:00Z">
              <w:r w:rsidRPr="002062A5">
                <w:rPr>
                  <w:rStyle w:val="Datatype"/>
                </w:rPr>
                <w:t>sigType</w:t>
              </w:r>
            </w:ins>
          </w:p>
        </w:tc>
        <w:tc>
          <w:tcPr>
            <w:tcW w:w="4675" w:type="dxa"/>
          </w:tcPr>
          <w:p w14:paraId="4616B218"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4277" w:author="Andreas Kuehne" w:date="2019-05-31T12:40:00Z"/>
              </w:rPr>
            </w:pPr>
            <w:customXmlInsRangeStart w:id="4278" w:author="Andreas Kuehne" w:date="2019-05-31T12:40:00Z"/>
            <w:sdt>
              <w:sdtPr>
                <w:alias w:val="dss2-OptionalInputsSignType.sigType"/>
                <w:tag w:val="dss2-OptionalInputsSignType.-jsonComment.SignatureType"/>
                <w:id w:val="679629151"/>
                <w:showingPlcHdr/>
              </w:sdtPr>
              <w:sdtEndPr/>
              <w:sdtContent>
                <w:customXmlInsRangeEnd w:id="4278"/>
                <w:ins w:id="4279" w:author="Andreas Kuehne" w:date="2019-05-31T12:40:00Z">
                  <w:r w:rsidR="00A71F46">
                    <w:rPr>
                      <w:color w:val="19D131"/>
                    </w:rPr>
                    <w:t>[]</w:t>
                  </w:r>
                </w:ins>
                <w:customXmlInsRangeStart w:id="4280" w:author="Andreas Kuehne" w:date="2019-05-31T12:40:00Z"/>
              </w:sdtContent>
            </w:sdt>
            <w:customXmlInsRangeEnd w:id="4280"/>
          </w:p>
        </w:tc>
      </w:tr>
      <w:tr w:rsidR="00A71F46" w14:paraId="41907542" w14:textId="77777777" w:rsidTr="00A71F46">
        <w:trPr>
          <w:ins w:id="428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60A4539" w14:textId="77777777" w:rsidR="00A71F46" w:rsidRPr="002062A5" w:rsidRDefault="00A71F46" w:rsidP="00A71F46">
            <w:pPr>
              <w:pStyle w:val="Beschriftung"/>
              <w:rPr>
                <w:ins w:id="4282" w:author="Andreas Kuehne" w:date="2019-05-31T12:40:00Z"/>
                <w:rStyle w:val="Datatype"/>
                <w:b w:val="0"/>
                <w:bCs w:val="0"/>
              </w:rPr>
            </w:pPr>
            <w:ins w:id="4283" w:author="Andreas Kuehne" w:date="2019-05-31T12:40:00Z">
              <w:r w:rsidRPr="002062A5">
                <w:rPr>
                  <w:rStyle w:val="Datatype"/>
                </w:rPr>
                <w:t>IntendedAudience</w:t>
              </w:r>
            </w:ins>
          </w:p>
        </w:tc>
        <w:tc>
          <w:tcPr>
            <w:tcW w:w="4675" w:type="dxa"/>
          </w:tcPr>
          <w:p w14:paraId="030EA5CE"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4284" w:author="Andreas Kuehne" w:date="2019-05-31T12:40:00Z"/>
                <w:rStyle w:val="Datatype"/>
              </w:rPr>
            </w:pPr>
            <w:ins w:id="4285" w:author="Andreas Kuehne" w:date="2019-05-31T12:40:00Z">
              <w:r w:rsidRPr="002062A5">
                <w:rPr>
                  <w:rStyle w:val="Datatype"/>
                </w:rPr>
                <w:t>aud</w:t>
              </w:r>
            </w:ins>
          </w:p>
        </w:tc>
        <w:tc>
          <w:tcPr>
            <w:tcW w:w="4675" w:type="dxa"/>
          </w:tcPr>
          <w:p w14:paraId="63FB7A52"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4286" w:author="Andreas Kuehne" w:date="2019-05-31T12:40:00Z"/>
              </w:rPr>
            </w:pPr>
            <w:customXmlInsRangeStart w:id="4287" w:author="Andreas Kuehne" w:date="2019-05-31T12:40:00Z"/>
            <w:sdt>
              <w:sdtPr>
                <w:alias w:val="dss2-OptionalInputsSignType.aud"/>
                <w:tag w:val="dss2-OptionalInputsSignType.-jsonComment.IntendedAudience"/>
                <w:id w:val="34245031"/>
                <w:showingPlcHdr/>
              </w:sdtPr>
              <w:sdtEndPr/>
              <w:sdtContent>
                <w:customXmlInsRangeEnd w:id="4287"/>
                <w:ins w:id="4288" w:author="Andreas Kuehne" w:date="2019-05-31T12:40:00Z">
                  <w:r w:rsidR="00A71F46">
                    <w:rPr>
                      <w:color w:val="19D131"/>
                    </w:rPr>
                    <w:t>[]</w:t>
                  </w:r>
                </w:ins>
                <w:customXmlInsRangeStart w:id="4289" w:author="Andreas Kuehne" w:date="2019-05-31T12:40:00Z"/>
              </w:sdtContent>
            </w:sdt>
            <w:customXmlInsRangeEnd w:id="4289"/>
          </w:p>
        </w:tc>
      </w:tr>
      <w:tr w:rsidR="00A71F46" w14:paraId="3698178B" w14:textId="77777777" w:rsidTr="00A71F46">
        <w:trPr>
          <w:ins w:id="429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DEF2ACF" w14:textId="77777777" w:rsidR="00A71F46" w:rsidRPr="002062A5" w:rsidRDefault="00A71F46" w:rsidP="00A71F46">
            <w:pPr>
              <w:pStyle w:val="Beschriftung"/>
              <w:rPr>
                <w:ins w:id="4291" w:author="Andreas Kuehne" w:date="2019-05-31T12:40:00Z"/>
                <w:rStyle w:val="Datatype"/>
                <w:b w:val="0"/>
                <w:bCs w:val="0"/>
              </w:rPr>
            </w:pPr>
            <w:ins w:id="4292" w:author="Andreas Kuehne" w:date="2019-05-31T12:40:00Z">
              <w:r w:rsidRPr="002062A5">
                <w:rPr>
                  <w:rStyle w:val="Datatype"/>
                </w:rPr>
                <w:t>KeySelector</w:t>
              </w:r>
            </w:ins>
          </w:p>
        </w:tc>
        <w:tc>
          <w:tcPr>
            <w:tcW w:w="4675" w:type="dxa"/>
          </w:tcPr>
          <w:p w14:paraId="3B4A2C21"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4293" w:author="Andreas Kuehne" w:date="2019-05-31T12:40:00Z"/>
                <w:rStyle w:val="Datatype"/>
              </w:rPr>
            </w:pPr>
            <w:ins w:id="4294" w:author="Andreas Kuehne" w:date="2019-05-31T12:40:00Z">
              <w:r w:rsidRPr="002062A5">
                <w:rPr>
                  <w:rStyle w:val="Datatype"/>
                </w:rPr>
                <w:t>keySel</w:t>
              </w:r>
            </w:ins>
          </w:p>
        </w:tc>
        <w:tc>
          <w:tcPr>
            <w:tcW w:w="4675" w:type="dxa"/>
          </w:tcPr>
          <w:p w14:paraId="278BBB2B"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4295" w:author="Andreas Kuehne" w:date="2019-05-31T12:40:00Z"/>
              </w:rPr>
            </w:pPr>
            <w:customXmlInsRangeStart w:id="4296" w:author="Andreas Kuehne" w:date="2019-05-31T12:40:00Z"/>
            <w:sdt>
              <w:sdtPr>
                <w:alias w:val="dss2-OptionalInputsSignType.keySel"/>
                <w:tag w:val="dss2-OptionalInputsSignType.-jsonComment.KeySelector"/>
                <w:id w:val="424156290"/>
                <w:showingPlcHdr/>
              </w:sdtPr>
              <w:sdtEndPr/>
              <w:sdtContent>
                <w:customXmlInsRangeEnd w:id="4296"/>
                <w:ins w:id="4297" w:author="Andreas Kuehne" w:date="2019-05-31T12:40:00Z">
                  <w:r w:rsidR="00A71F46">
                    <w:rPr>
                      <w:color w:val="19D131"/>
                    </w:rPr>
                    <w:t>[]</w:t>
                  </w:r>
                </w:ins>
                <w:customXmlInsRangeStart w:id="4298" w:author="Andreas Kuehne" w:date="2019-05-31T12:40:00Z"/>
              </w:sdtContent>
            </w:sdt>
            <w:customXmlInsRangeEnd w:id="4298"/>
          </w:p>
        </w:tc>
      </w:tr>
      <w:tr w:rsidR="00A71F46" w14:paraId="7B197914" w14:textId="77777777" w:rsidTr="00A71F46">
        <w:trPr>
          <w:ins w:id="4299"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3CC0ECF" w14:textId="77777777" w:rsidR="00A71F46" w:rsidRPr="002062A5" w:rsidRDefault="00A71F46" w:rsidP="00A71F46">
            <w:pPr>
              <w:pStyle w:val="Beschriftung"/>
              <w:rPr>
                <w:ins w:id="4300" w:author="Andreas Kuehne" w:date="2019-05-31T12:40:00Z"/>
                <w:rStyle w:val="Datatype"/>
                <w:b w:val="0"/>
                <w:bCs w:val="0"/>
              </w:rPr>
            </w:pPr>
            <w:ins w:id="4301" w:author="Andreas Kuehne" w:date="2019-05-31T12:40:00Z">
              <w:r w:rsidRPr="002062A5">
                <w:rPr>
                  <w:rStyle w:val="Datatype"/>
                </w:rPr>
                <w:t>Properties</w:t>
              </w:r>
            </w:ins>
          </w:p>
        </w:tc>
        <w:tc>
          <w:tcPr>
            <w:tcW w:w="4675" w:type="dxa"/>
          </w:tcPr>
          <w:p w14:paraId="4660D079"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4302" w:author="Andreas Kuehne" w:date="2019-05-31T12:40:00Z"/>
                <w:rStyle w:val="Datatype"/>
              </w:rPr>
            </w:pPr>
            <w:ins w:id="4303" w:author="Andreas Kuehne" w:date="2019-05-31T12:40:00Z">
              <w:r w:rsidRPr="002062A5">
                <w:rPr>
                  <w:rStyle w:val="Datatype"/>
                </w:rPr>
                <w:t>props</w:t>
              </w:r>
            </w:ins>
          </w:p>
        </w:tc>
        <w:tc>
          <w:tcPr>
            <w:tcW w:w="4675" w:type="dxa"/>
          </w:tcPr>
          <w:p w14:paraId="0B2A916B"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4304" w:author="Andreas Kuehne" w:date="2019-05-31T12:40:00Z"/>
              </w:rPr>
            </w:pPr>
            <w:customXmlInsRangeStart w:id="4305" w:author="Andreas Kuehne" w:date="2019-05-31T12:40:00Z"/>
            <w:sdt>
              <w:sdtPr>
                <w:alias w:val="dss2-OptionalInputsSignType.props"/>
                <w:tag w:val="dss2-OptionalInputsSignType.-jsonComment.Properties"/>
                <w:id w:val="-277109181"/>
                <w:showingPlcHdr/>
              </w:sdtPr>
              <w:sdtEndPr/>
              <w:sdtContent>
                <w:customXmlInsRangeEnd w:id="4305"/>
                <w:ins w:id="4306" w:author="Andreas Kuehne" w:date="2019-05-31T12:40:00Z">
                  <w:r w:rsidR="00A71F46">
                    <w:rPr>
                      <w:color w:val="19D131"/>
                    </w:rPr>
                    <w:t>[]</w:t>
                  </w:r>
                </w:ins>
                <w:customXmlInsRangeStart w:id="4307" w:author="Andreas Kuehne" w:date="2019-05-31T12:40:00Z"/>
              </w:sdtContent>
            </w:sdt>
            <w:customXmlInsRangeEnd w:id="4307"/>
          </w:p>
        </w:tc>
      </w:tr>
      <w:tr w:rsidR="00A71F46" w14:paraId="7906CAD8" w14:textId="77777777" w:rsidTr="00A71F46">
        <w:trPr>
          <w:ins w:id="4308"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B46F1D9" w14:textId="77777777" w:rsidR="00A71F46" w:rsidRPr="002062A5" w:rsidRDefault="00A71F46" w:rsidP="00A71F46">
            <w:pPr>
              <w:pStyle w:val="Beschriftung"/>
              <w:rPr>
                <w:ins w:id="4309" w:author="Andreas Kuehne" w:date="2019-05-31T12:40:00Z"/>
                <w:rStyle w:val="Datatype"/>
                <w:b w:val="0"/>
                <w:bCs w:val="0"/>
              </w:rPr>
            </w:pPr>
            <w:ins w:id="4310" w:author="Andreas Kuehne" w:date="2019-05-31T12:40:00Z">
              <w:r w:rsidRPr="002062A5">
                <w:rPr>
                  <w:rStyle w:val="Datatype"/>
                </w:rPr>
                <w:t>IncludeObject</w:t>
              </w:r>
            </w:ins>
          </w:p>
        </w:tc>
        <w:tc>
          <w:tcPr>
            <w:tcW w:w="4675" w:type="dxa"/>
          </w:tcPr>
          <w:p w14:paraId="0BB8D5CC"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4311" w:author="Andreas Kuehne" w:date="2019-05-31T12:40:00Z"/>
                <w:rStyle w:val="Datatype"/>
              </w:rPr>
            </w:pPr>
            <w:ins w:id="4312" w:author="Andreas Kuehne" w:date="2019-05-31T12:40:00Z">
              <w:r w:rsidRPr="002062A5">
                <w:rPr>
                  <w:rStyle w:val="Datatype"/>
                </w:rPr>
                <w:t>incObj</w:t>
              </w:r>
            </w:ins>
          </w:p>
        </w:tc>
        <w:tc>
          <w:tcPr>
            <w:tcW w:w="4675" w:type="dxa"/>
          </w:tcPr>
          <w:p w14:paraId="4CEE9CEB"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4313" w:author="Andreas Kuehne" w:date="2019-05-31T12:40:00Z"/>
              </w:rPr>
            </w:pPr>
            <w:customXmlInsRangeStart w:id="4314" w:author="Andreas Kuehne" w:date="2019-05-31T12:40:00Z"/>
            <w:sdt>
              <w:sdtPr>
                <w:alias w:val="dss2-OptionalInputsSignType.incObj"/>
                <w:tag w:val="dss2-OptionalInputsSignType.-jsonComment.IncludeObject"/>
                <w:id w:val="-1303846227"/>
                <w:showingPlcHdr/>
              </w:sdtPr>
              <w:sdtEndPr/>
              <w:sdtContent>
                <w:customXmlInsRangeEnd w:id="4314"/>
                <w:ins w:id="4315" w:author="Andreas Kuehne" w:date="2019-05-31T12:40:00Z">
                  <w:r w:rsidR="00A71F46">
                    <w:rPr>
                      <w:color w:val="19D131"/>
                    </w:rPr>
                    <w:t>[]</w:t>
                  </w:r>
                </w:ins>
                <w:customXmlInsRangeStart w:id="4316" w:author="Andreas Kuehne" w:date="2019-05-31T12:40:00Z"/>
              </w:sdtContent>
            </w:sdt>
            <w:customXmlInsRangeEnd w:id="4316"/>
          </w:p>
        </w:tc>
      </w:tr>
      <w:tr w:rsidR="00A71F46" w14:paraId="2D0E9F18" w14:textId="77777777" w:rsidTr="00A71F46">
        <w:trPr>
          <w:ins w:id="4317"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4A0BAC1" w14:textId="77777777" w:rsidR="00A71F46" w:rsidRPr="002062A5" w:rsidRDefault="00A71F46" w:rsidP="00A71F46">
            <w:pPr>
              <w:pStyle w:val="Beschriftung"/>
              <w:rPr>
                <w:ins w:id="4318" w:author="Andreas Kuehne" w:date="2019-05-31T12:40:00Z"/>
                <w:rStyle w:val="Datatype"/>
                <w:b w:val="0"/>
                <w:bCs w:val="0"/>
              </w:rPr>
            </w:pPr>
            <w:ins w:id="4319" w:author="Andreas Kuehne" w:date="2019-05-31T12:40:00Z">
              <w:r w:rsidRPr="002062A5">
                <w:rPr>
                  <w:rStyle w:val="Datatype"/>
                </w:rPr>
                <w:t>IncludeEContent</w:t>
              </w:r>
            </w:ins>
          </w:p>
        </w:tc>
        <w:tc>
          <w:tcPr>
            <w:tcW w:w="4675" w:type="dxa"/>
          </w:tcPr>
          <w:p w14:paraId="7529425F"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4320" w:author="Andreas Kuehne" w:date="2019-05-31T12:40:00Z"/>
                <w:rStyle w:val="Datatype"/>
              </w:rPr>
            </w:pPr>
            <w:ins w:id="4321" w:author="Andreas Kuehne" w:date="2019-05-31T12:40:00Z">
              <w:r w:rsidRPr="002062A5">
                <w:rPr>
                  <w:rStyle w:val="Datatype"/>
                </w:rPr>
                <w:t>incContent</w:t>
              </w:r>
            </w:ins>
          </w:p>
        </w:tc>
        <w:tc>
          <w:tcPr>
            <w:tcW w:w="4675" w:type="dxa"/>
          </w:tcPr>
          <w:p w14:paraId="4AE4228F"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4322" w:author="Andreas Kuehne" w:date="2019-05-31T12:40:00Z"/>
              </w:rPr>
            </w:pPr>
            <w:customXmlInsRangeStart w:id="4323" w:author="Andreas Kuehne" w:date="2019-05-31T12:40:00Z"/>
            <w:sdt>
              <w:sdtPr>
                <w:alias w:val="dss2-OptionalInputsSignType.incContent"/>
                <w:tag w:val="dss2-OptionalInputsSignType.-jsonComment.IncludeEContent"/>
                <w:id w:val="2103915995"/>
                <w:showingPlcHdr/>
              </w:sdtPr>
              <w:sdtEndPr/>
              <w:sdtContent>
                <w:customXmlInsRangeEnd w:id="4323"/>
                <w:ins w:id="4324" w:author="Andreas Kuehne" w:date="2019-05-31T12:40:00Z">
                  <w:r w:rsidR="00A71F46">
                    <w:rPr>
                      <w:color w:val="19D131"/>
                    </w:rPr>
                    <w:t>[]</w:t>
                  </w:r>
                </w:ins>
                <w:customXmlInsRangeStart w:id="4325" w:author="Andreas Kuehne" w:date="2019-05-31T12:40:00Z"/>
              </w:sdtContent>
            </w:sdt>
            <w:customXmlInsRangeEnd w:id="4325"/>
          </w:p>
        </w:tc>
      </w:tr>
      <w:tr w:rsidR="00A71F46" w14:paraId="6C006153" w14:textId="77777777" w:rsidTr="00A71F46">
        <w:trPr>
          <w:ins w:id="432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4FA18B6" w14:textId="77777777" w:rsidR="00A71F46" w:rsidRPr="002062A5" w:rsidRDefault="00A71F46" w:rsidP="00A71F46">
            <w:pPr>
              <w:pStyle w:val="Beschriftung"/>
              <w:rPr>
                <w:ins w:id="4327" w:author="Andreas Kuehne" w:date="2019-05-31T12:40:00Z"/>
                <w:rStyle w:val="Datatype"/>
                <w:b w:val="0"/>
                <w:bCs w:val="0"/>
              </w:rPr>
            </w:pPr>
            <w:ins w:id="4328" w:author="Andreas Kuehne" w:date="2019-05-31T12:40:00Z">
              <w:r w:rsidRPr="002062A5">
                <w:rPr>
                  <w:rStyle w:val="Datatype"/>
                </w:rPr>
                <w:t>SignaturePlacement</w:t>
              </w:r>
            </w:ins>
          </w:p>
        </w:tc>
        <w:tc>
          <w:tcPr>
            <w:tcW w:w="4675" w:type="dxa"/>
          </w:tcPr>
          <w:p w14:paraId="2992D26A"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4329" w:author="Andreas Kuehne" w:date="2019-05-31T12:40:00Z"/>
                <w:rStyle w:val="Datatype"/>
              </w:rPr>
            </w:pPr>
            <w:ins w:id="4330" w:author="Andreas Kuehne" w:date="2019-05-31T12:40:00Z">
              <w:r w:rsidRPr="002062A5">
                <w:rPr>
                  <w:rStyle w:val="Datatype"/>
                </w:rPr>
                <w:t>sigPlacement</w:t>
              </w:r>
            </w:ins>
          </w:p>
        </w:tc>
        <w:tc>
          <w:tcPr>
            <w:tcW w:w="4675" w:type="dxa"/>
          </w:tcPr>
          <w:p w14:paraId="009EED40"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4331" w:author="Andreas Kuehne" w:date="2019-05-31T12:40:00Z"/>
              </w:rPr>
            </w:pPr>
            <w:customXmlInsRangeStart w:id="4332" w:author="Andreas Kuehne" w:date="2019-05-31T12:40:00Z"/>
            <w:sdt>
              <w:sdtPr>
                <w:alias w:val="dss2-OptionalInputsSignType.sigPlacement"/>
                <w:tag w:val="dss2-OptionalInputsSignType.-jsonComment.SignaturePlacement"/>
                <w:id w:val="1884295168"/>
                <w:showingPlcHdr/>
              </w:sdtPr>
              <w:sdtEndPr/>
              <w:sdtContent>
                <w:customXmlInsRangeEnd w:id="4332"/>
                <w:ins w:id="4333" w:author="Andreas Kuehne" w:date="2019-05-31T12:40:00Z">
                  <w:r w:rsidR="00A71F46">
                    <w:rPr>
                      <w:color w:val="19D131"/>
                    </w:rPr>
                    <w:t>[]</w:t>
                  </w:r>
                </w:ins>
                <w:customXmlInsRangeStart w:id="4334" w:author="Andreas Kuehne" w:date="2019-05-31T12:40:00Z"/>
              </w:sdtContent>
            </w:sdt>
            <w:customXmlInsRangeEnd w:id="4334"/>
          </w:p>
        </w:tc>
      </w:tr>
      <w:tr w:rsidR="00A71F46" w14:paraId="3B4656E7" w14:textId="77777777" w:rsidTr="00A71F46">
        <w:trPr>
          <w:ins w:id="433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5A2AC61" w14:textId="77777777" w:rsidR="00A71F46" w:rsidRPr="002062A5" w:rsidRDefault="00A71F46" w:rsidP="00A71F46">
            <w:pPr>
              <w:pStyle w:val="Beschriftung"/>
              <w:rPr>
                <w:ins w:id="4336" w:author="Andreas Kuehne" w:date="2019-05-31T12:40:00Z"/>
                <w:rStyle w:val="Datatype"/>
                <w:b w:val="0"/>
                <w:bCs w:val="0"/>
              </w:rPr>
            </w:pPr>
            <w:ins w:id="4337" w:author="Andreas Kuehne" w:date="2019-05-31T12:40:00Z">
              <w:r w:rsidRPr="002062A5">
                <w:rPr>
                  <w:rStyle w:val="Datatype"/>
                </w:rPr>
                <w:t>SignedReferences</w:t>
              </w:r>
            </w:ins>
          </w:p>
        </w:tc>
        <w:tc>
          <w:tcPr>
            <w:tcW w:w="4675" w:type="dxa"/>
          </w:tcPr>
          <w:p w14:paraId="2CBBFAF4"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4338" w:author="Andreas Kuehne" w:date="2019-05-31T12:40:00Z"/>
                <w:rStyle w:val="Datatype"/>
              </w:rPr>
            </w:pPr>
            <w:ins w:id="4339" w:author="Andreas Kuehne" w:date="2019-05-31T12:40:00Z">
              <w:r w:rsidRPr="002062A5">
                <w:rPr>
                  <w:rStyle w:val="Datatype"/>
                </w:rPr>
                <w:t>signedRefs</w:t>
              </w:r>
            </w:ins>
          </w:p>
        </w:tc>
        <w:tc>
          <w:tcPr>
            <w:tcW w:w="4675" w:type="dxa"/>
          </w:tcPr>
          <w:p w14:paraId="429723D4"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4340" w:author="Andreas Kuehne" w:date="2019-05-31T12:40:00Z"/>
              </w:rPr>
            </w:pPr>
            <w:customXmlInsRangeStart w:id="4341" w:author="Andreas Kuehne" w:date="2019-05-31T12:40:00Z"/>
            <w:sdt>
              <w:sdtPr>
                <w:alias w:val="dss2-OptionalInputsSignType.signedRefs"/>
                <w:tag w:val="dss2-OptionalInputsSignType.-jsonComment.SignedReferences"/>
                <w:id w:val="346989608"/>
                <w:showingPlcHdr/>
              </w:sdtPr>
              <w:sdtEndPr/>
              <w:sdtContent>
                <w:customXmlInsRangeEnd w:id="4341"/>
                <w:ins w:id="4342" w:author="Andreas Kuehne" w:date="2019-05-31T12:40:00Z">
                  <w:r w:rsidR="00A71F46">
                    <w:rPr>
                      <w:color w:val="19D131"/>
                    </w:rPr>
                    <w:t>[]</w:t>
                  </w:r>
                </w:ins>
                <w:customXmlInsRangeStart w:id="4343" w:author="Andreas Kuehne" w:date="2019-05-31T12:40:00Z"/>
              </w:sdtContent>
            </w:sdt>
            <w:customXmlInsRangeEnd w:id="4343"/>
          </w:p>
        </w:tc>
      </w:tr>
      <w:tr w:rsidR="00A71F46" w14:paraId="5EF74AA8" w14:textId="77777777" w:rsidTr="00A71F46">
        <w:trPr>
          <w:ins w:id="4344"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480C26C" w14:textId="77777777" w:rsidR="00A71F46" w:rsidRPr="002062A5" w:rsidRDefault="00A71F46" w:rsidP="00A71F46">
            <w:pPr>
              <w:pStyle w:val="Beschriftung"/>
              <w:rPr>
                <w:ins w:id="4345" w:author="Andreas Kuehne" w:date="2019-05-31T12:40:00Z"/>
                <w:rStyle w:val="Datatype"/>
                <w:b w:val="0"/>
                <w:bCs w:val="0"/>
              </w:rPr>
            </w:pPr>
            <w:ins w:id="4346" w:author="Andreas Kuehne" w:date="2019-05-31T12:40:00Z">
              <w:r w:rsidRPr="002062A5">
                <w:rPr>
                  <w:rStyle w:val="Datatype"/>
                </w:rPr>
                <w:t>SignatureAlgorithm</w:t>
              </w:r>
            </w:ins>
          </w:p>
        </w:tc>
        <w:tc>
          <w:tcPr>
            <w:tcW w:w="4675" w:type="dxa"/>
          </w:tcPr>
          <w:p w14:paraId="2AAF6F4B"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4347" w:author="Andreas Kuehne" w:date="2019-05-31T12:40:00Z"/>
                <w:rStyle w:val="Datatype"/>
              </w:rPr>
            </w:pPr>
            <w:ins w:id="4348" w:author="Andreas Kuehne" w:date="2019-05-31T12:40:00Z">
              <w:r w:rsidRPr="002062A5">
                <w:rPr>
                  <w:rStyle w:val="Datatype"/>
                </w:rPr>
                <w:t>sigAlgo</w:t>
              </w:r>
            </w:ins>
          </w:p>
        </w:tc>
        <w:tc>
          <w:tcPr>
            <w:tcW w:w="4675" w:type="dxa"/>
          </w:tcPr>
          <w:p w14:paraId="274D63B8"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4349" w:author="Andreas Kuehne" w:date="2019-05-31T12:40:00Z"/>
              </w:rPr>
            </w:pPr>
            <w:customXmlInsRangeStart w:id="4350" w:author="Andreas Kuehne" w:date="2019-05-31T12:40:00Z"/>
            <w:sdt>
              <w:sdtPr>
                <w:alias w:val="dss2-OptionalInputsSignType.sigAlgo"/>
                <w:tag w:val="dss2-OptionalInputsSignType.-jsonComment.SignatureAlgorithm"/>
                <w:id w:val="-263852066"/>
                <w:showingPlcHdr/>
              </w:sdtPr>
              <w:sdtEndPr/>
              <w:sdtContent>
                <w:customXmlInsRangeEnd w:id="4350"/>
                <w:ins w:id="4351" w:author="Andreas Kuehne" w:date="2019-05-31T12:40:00Z">
                  <w:r w:rsidR="00A71F46">
                    <w:rPr>
                      <w:color w:val="19D131"/>
                    </w:rPr>
                    <w:t>[]</w:t>
                  </w:r>
                </w:ins>
                <w:customXmlInsRangeStart w:id="4352" w:author="Andreas Kuehne" w:date="2019-05-31T12:40:00Z"/>
              </w:sdtContent>
            </w:sdt>
            <w:customXmlInsRangeEnd w:id="4352"/>
          </w:p>
        </w:tc>
      </w:tr>
      <w:tr w:rsidR="00A71F46" w14:paraId="40EF1C79" w14:textId="77777777" w:rsidTr="00A71F46">
        <w:trPr>
          <w:ins w:id="4353"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FF7ED71" w14:textId="77777777" w:rsidR="00A71F46" w:rsidRPr="002062A5" w:rsidRDefault="00A71F46" w:rsidP="00A71F46">
            <w:pPr>
              <w:pStyle w:val="Beschriftung"/>
              <w:rPr>
                <w:ins w:id="4354" w:author="Andreas Kuehne" w:date="2019-05-31T12:40:00Z"/>
                <w:rStyle w:val="Datatype"/>
                <w:b w:val="0"/>
                <w:bCs w:val="0"/>
              </w:rPr>
            </w:pPr>
            <w:ins w:id="4355" w:author="Andreas Kuehne" w:date="2019-05-31T12:40:00Z">
              <w:r w:rsidRPr="002062A5">
                <w:rPr>
                  <w:rStyle w:val="Datatype"/>
                </w:rPr>
                <w:t>SignatureQualityLevel</w:t>
              </w:r>
            </w:ins>
          </w:p>
        </w:tc>
        <w:tc>
          <w:tcPr>
            <w:tcW w:w="4675" w:type="dxa"/>
          </w:tcPr>
          <w:p w14:paraId="755CDCCB"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4356" w:author="Andreas Kuehne" w:date="2019-05-31T12:40:00Z"/>
                <w:rStyle w:val="Datatype"/>
              </w:rPr>
            </w:pPr>
            <w:ins w:id="4357" w:author="Andreas Kuehne" w:date="2019-05-31T12:40:00Z">
              <w:r w:rsidRPr="002062A5">
                <w:rPr>
                  <w:rStyle w:val="Datatype"/>
                </w:rPr>
                <w:t>quality</w:t>
              </w:r>
            </w:ins>
          </w:p>
        </w:tc>
        <w:tc>
          <w:tcPr>
            <w:tcW w:w="4675" w:type="dxa"/>
          </w:tcPr>
          <w:p w14:paraId="068F424C"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4358" w:author="Andreas Kuehne" w:date="2019-05-31T12:40:00Z"/>
              </w:rPr>
            </w:pPr>
            <w:customXmlInsRangeStart w:id="4359" w:author="Andreas Kuehne" w:date="2019-05-31T12:40:00Z"/>
            <w:sdt>
              <w:sdtPr>
                <w:alias w:val="dss2-OptionalInputsSignType.quality"/>
                <w:tag w:val="dss2-OptionalInputsSignType.-jsonComment.SignatureQualityLevel"/>
                <w:id w:val="1960990165"/>
                <w:showingPlcHdr/>
              </w:sdtPr>
              <w:sdtEndPr/>
              <w:sdtContent>
                <w:customXmlInsRangeEnd w:id="4359"/>
                <w:ins w:id="4360" w:author="Andreas Kuehne" w:date="2019-05-31T12:40:00Z">
                  <w:r w:rsidR="00A71F46">
                    <w:rPr>
                      <w:color w:val="19D131"/>
                    </w:rPr>
                    <w:t>[]</w:t>
                  </w:r>
                </w:ins>
                <w:customXmlInsRangeStart w:id="4361" w:author="Andreas Kuehne" w:date="2019-05-31T12:40:00Z"/>
              </w:sdtContent>
            </w:sdt>
            <w:customXmlInsRangeEnd w:id="4361"/>
          </w:p>
        </w:tc>
      </w:tr>
    </w:tbl>
    <w:p w14:paraId="30243702" w14:textId="77777777" w:rsidR="00A71F46" w:rsidRPr="0202B381" w:rsidRDefault="00A71F46" w:rsidP="00A71F46">
      <w:pPr>
        <w:rPr>
          <w:ins w:id="4362" w:author="Andreas Kuehne" w:date="2019-05-31T12:40:00Z"/>
        </w:rPr>
      </w:pPr>
      <w:ins w:id="4363" w:author="Andreas Kuehne" w:date="2019-05-31T12:40:00Z">
        <w:r w:rsidRPr="002062A5">
          <w:rPr>
            <w:rFonts w:eastAsia="Arial" w:cs="Arial"/>
            <w:sz w:val="22"/>
            <w:szCs w:val="22"/>
          </w:rPr>
          <w:t xml:space="preserve">The </w:t>
        </w:r>
        <w:r w:rsidRPr="002062A5">
          <w:rPr>
            <w:rFonts w:ascii="Courier New" w:eastAsia="Courier New" w:hAnsi="Courier New" w:cs="Courier New"/>
          </w:rPr>
          <w:t>OptionalInputsSignType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785F1486" w14:textId="77777777" w:rsidR="00A71F46" w:rsidRDefault="00A71F46" w:rsidP="00A71F46">
      <w:pPr>
        <w:pStyle w:val="Code"/>
        <w:spacing w:line="259" w:lineRule="auto"/>
        <w:rPr>
          <w:ins w:id="4364" w:author="Andreas Kuehne" w:date="2019-05-31T12:40:00Z"/>
        </w:rPr>
      </w:pPr>
      <w:ins w:id="4365" w:author="Andreas Kuehne" w:date="2019-05-31T12:40:00Z">
        <w:r>
          <w:rPr>
            <w:color w:val="31849B" w:themeColor="accent5" w:themeShade="BF"/>
          </w:rPr>
          <w:t>"dss2-OptionalInputsSignType"</w:t>
        </w:r>
        <w:r>
          <w:t>: {</w:t>
        </w:r>
      </w:ins>
    </w:p>
    <w:p w14:paraId="72A35FD9" w14:textId="77777777" w:rsidR="00A71F46" w:rsidRDefault="00A71F46" w:rsidP="00A71F46">
      <w:pPr>
        <w:pStyle w:val="Code"/>
        <w:spacing w:line="259" w:lineRule="auto"/>
        <w:rPr>
          <w:ins w:id="4366" w:author="Andreas Kuehne" w:date="2019-05-31T12:40:00Z"/>
        </w:rPr>
      </w:pPr>
      <w:ins w:id="4367" w:author="Andreas Kuehne" w:date="2019-05-31T12:40:00Z">
        <w:r>
          <w:rPr>
            <w:color w:val="31849B" w:themeColor="accent5" w:themeShade="BF"/>
          </w:rPr>
          <w:t xml:space="preserve">  "type"</w:t>
        </w:r>
        <w:r>
          <w:t xml:space="preserve">: </w:t>
        </w:r>
        <w:r>
          <w:rPr>
            <w:color w:val="244061" w:themeColor="accent1" w:themeShade="80"/>
          </w:rPr>
          <w:t>"object",</w:t>
        </w:r>
      </w:ins>
    </w:p>
    <w:p w14:paraId="00A0FBC0" w14:textId="77777777" w:rsidR="00A71F46" w:rsidRDefault="00A71F46" w:rsidP="00A71F46">
      <w:pPr>
        <w:pStyle w:val="Code"/>
        <w:spacing w:line="259" w:lineRule="auto"/>
        <w:rPr>
          <w:ins w:id="4368" w:author="Andreas Kuehne" w:date="2019-05-31T12:40:00Z"/>
        </w:rPr>
      </w:pPr>
      <w:ins w:id="4369" w:author="Andreas Kuehne" w:date="2019-05-31T12:40:00Z">
        <w:r>
          <w:rPr>
            <w:color w:val="31849B" w:themeColor="accent5" w:themeShade="BF"/>
          </w:rPr>
          <w:t xml:space="preserve">  "properties"</w:t>
        </w:r>
        <w:r>
          <w:t>: {</w:t>
        </w:r>
      </w:ins>
    </w:p>
    <w:p w14:paraId="3AE6A83A" w14:textId="77777777" w:rsidR="00A71F46" w:rsidRDefault="00A71F46" w:rsidP="00A71F46">
      <w:pPr>
        <w:pStyle w:val="Code"/>
        <w:spacing w:line="259" w:lineRule="auto"/>
        <w:rPr>
          <w:ins w:id="4370" w:author="Andreas Kuehne" w:date="2019-05-31T12:40:00Z"/>
        </w:rPr>
      </w:pPr>
      <w:ins w:id="4371" w:author="Andreas Kuehne" w:date="2019-05-31T12:40:00Z">
        <w:r>
          <w:rPr>
            <w:color w:val="31849B" w:themeColor="accent5" w:themeShade="BF"/>
          </w:rPr>
          <w:t xml:space="preserve">    "policy"</w:t>
        </w:r>
        <w:r>
          <w:t>: {</w:t>
        </w:r>
      </w:ins>
    </w:p>
    <w:p w14:paraId="3DD08ABE" w14:textId="77777777" w:rsidR="00A71F46" w:rsidRDefault="00A71F46" w:rsidP="00A71F46">
      <w:pPr>
        <w:pStyle w:val="Code"/>
        <w:spacing w:line="259" w:lineRule="auto"/>
        <w:rPr>
          <w:ins w:id="4372" w:author="Andreas Kuehne" w:date="2019-05-31T12:40:00Z"/>
        </w:rPr>
      </w:pPr>
      <w:ins w:id="4373" w:author="Andreas Kuehne" w:date="2019-05-31T12:40:00Z">
        <w:r>
          <w:rPr>
            <w:color w:val="31849B" w:themeColor="accent5" w:themeShade="BF"/>
          </w:rPr>
          <w:t xml:space="preserve">      "type"</w:t>
        </w:r>
        <w:r>
          <w:t xml:space="preserve">: </w:t>
        </w:r>
        <w:r>
          <w:rPr>
            <w:color w:val="244061" w:themeColor="accent1" w:themeShade="80"/>
          </w:rPr>
          <w:t>"array",</w:t>
        </w:r>
      </w:ins>
    </w:p>
    <w:p w14:paraId="04677FE2" w14:textId="77777777" w:rsidR="00A71F46" w:rsidRDefault="00A71F46" w:rsidP="00A71F46">
      <w:pPr>
        <w:pStyle w:val="Code"/>
        <w:spacing w:line="259" w:lineRule="auto"/>
        <w:rPr>
          <w:ins w:id="4374" w:author="Andreas Kuehne" w:date="2019-05-31T12:40:00Z"/>
        </w:rPr>
      </w:pPr>
      <w:ins w:id="4375" w:author="Andreas Kuehne" w:date="2019-05-31T12:40:00Z">
        <w:r>
          <w:rPr>
            <w:color w:val="31849B" w:themeColor="accent5" w:themeShade="BF"/>
          </w:rPr>
          <w:t xml:space="preserve">      "items"</w:t>
        </w:r>
        <w:r>
          <w:t>: {</w:t>
        </w:r>
      </w:ins>
    </w:p>
    <w:p w14:paraId="11A1A0F3" w14:textId="77777777" w:rsidR="00A71F46" w:rsidRDefault="00A71F46" w:rsidP="00A71F46">
      <w:pPr>
        <w:pStyle w:val="Code"/>
        <w:spacing w:line="259" w:lineRule="auto"/>
        <w:rPr>
          <w:ins w:id="4376" w:author="Andreas Kuehne" w:date="2019-05-31T12:40:00Z"/>
        </w:rPr>
      </w:pPr>
      <w:ins w:id="4377" w:author="Andreas Kuehne" w:date="2019-05-31T12:40:00Z">
        <w:r>
          <w:rPr>
            <w:color w:val="31849B" w:themeColor="accent5" w:themeShade="BF"/>
          </w:rPr>
          <w:t xml:space="preserve">        "type"</w:t>
        </w:r>
        <w:r>
          <w:t xml:space="preserve">: </w:t>
        </w:r>
        <w:r>
          <w:rPr>
            <w:color w:val="244061" w:themeColor="accent1" w:themeShade="80"/>
          </w:rPr>
          <w:t>"string"</w:t>
        </w:r>
      </w:ins>
    </w:p>
    <w:p w14:paraId="00A84553" w14:textId="77777777" w:rsidR="00A71F46" w:rsidRDefault="00A71F46" w:rsidP="00A71F46">
      <w:pPr>
        <w:pStyle w:val="Code"/>
        <w:spacing w:line="259" w:lineRule="auto"/>
        <w:rPr>
          <w:ins w:id="4378" w:author="Andreas Kuehne" w:date="2019-05-31T12:40:00Z"/>
        </w:rPr>
      </w:pPr>
      <w:ins w:id="4379" w:author="Andreas Kuehne" w:date="2019-05-31T12:40:00Z">
        <w:r>
          <w:t xml:space="preserve">      }</w:t>
        </w:r>
      </w:ins>
    </w:p>
    <w:p w14:paraId="527839B9" w14:textId="77777777" w:rsidR="00A71F46" w:rsidRDefault="00A71F46" w:rsidP="00A71F46">
      <w:pPr>
        <w:pStyle w:val="Code"/>
        <w:spacing w:line="259" w:lineRule="auto"/>
        <w:rPr>
          <w:ins w:id="4380" w:author="Andreas Kuehne" w:date="2019-05-31T12:40:00Z"/>
        </w:rPr>
      </w:pPr>
      <w:ins w:id="4381" w:author="Andreas Kuehne" w:date="2019-05-31T12:40:00Z">
        <w:r>
          <w:t xml:space="preserve">    },</w:t>
        </w:r>
      </w:ins>
    </w:p>
    <w:p w14:paraId="694B4D5D" w14:textId="77777777" w:rsidR="00A71F46" w:rsidRDefault="00A71F46" w:rsidP="00A71F46">
      <w:pPr>
        <w:pStyle w:val="Code"/>
        <w:spacing w:line="259" w:lineRule="auto"/>
        <w:rPr>
          <w:ins w:id="4382" w:author="Andreas Kuehne" w:date="2019-05-31T12:40:00Z"/>
        </w:rPr>
      </w:pPr>
      <w:ins w:id="4383" w:author="Andreas Kuehne" w:date="2019-05-31T12:40:00Z">
        <w:r>
          <w:rPr>
            <w:color w:val="31849B" w:themeColor="accent5" w:themeShade="BF"/>
          </w:rPr>
          <w:t xml:space="preserve">    "lang"</w:t>
        </w:r>
        <w:r>
          <w:t>: {</w:t>
        </w:r>
      </w:ins>
    </w:p>
    <w:p w14:paraId="08E3E851" w14:textId="77777777" w:rsidR="00A71F46" w:rsidRDefault="00A71F46" w:rsidP="00A71F46">
      <w:pPr>
        <w:pStyle w:val="Code"/>
        <w:spacing w:line="259" w:lineRule="auto"/>
        <w:rPr>
          <w:ins w:id="4384" w:author="Andreas Kuehne" w:date="2019-05-31T12:40:00Z"/>
        </w:rPr>
      </w:pPr>
      <w:ins w:id="4385" w:author="Andreas Kuehne" w:date="2019-05-31T12:40:00Z">
        <w:r>
          <w:rPr>
            <w:color w:val="31849B" w:themeColor="accent5" w:themeShade="BF"/>
          </w:rPr>
          <w:t xml:space="preserve">      "type"</w:t>
        </w:r>
        <w:r>
          <w:t xml:space="preserve">: </w:t>
        </w:r>
        <w:r>
          <w:rPr>
            <w:color w:val="244061" w:themeColor="accent1" w:themeShade="80"/>
          </w:rPr>
          <w:t>"string"</w:t>
        </w:r>
      </w:ins>
    </w:p>
    <w:p w14:paraId="2A5424BF" w14:textId="77777777" w:rsidR="00A71F46" w:rsidRDefault="00A71F46" w:rsidP="00A71F46">
      <w:pPr>
        <w:pStyle w:val="Code"/>
        <w:spacing w:line="259" w:lineRule="auto"/>
        <w:rPr>
          <w:ins w:id="4386" w:author="Andreas Kuehne" w:date="2019-05-31T12:40:00Z"/>
        </w:rPr>
      </w:pPr>
      <w:ins w:id="4387" w:author="Andreas Kuehne" w:date="2019-05-31T12:40:00Z">
        <w:r>
          <w:t xml:space="preserve">    },</w:t>
        </w:r>
      </w:ins>
    </w:p>
    <w:p w14:paraId="79128B80" w14:textId="77777777" w:rsidR="00A71F46" w:rsidRDefault="00A71F46" w:rsidP="00A71F46">
      <w:pPr>
        <w:pStyle w:val="Code"/>
        <w:spacing w:line="259" w:lineRule="auto"/>
        <w:rPr>
          <w:ins w:id="4388" w:author="Andreas Kuehne" w:date="2019-05-31T12:40:00Z"/>
        </w:rPr>
      </w:pPr>
      <w:ins w:id="4389" w:author="Andreas Kuehne" w:date="2019-05-31T12:40:00Z">
        <w:r>
          <w:rPr>
            <w:color w:val="31849B" w:themeColor="accent5" w:themeShade="BF"/>
          </w:rPr>
          <w:t xml:space="preserve">    "other"</w:t>
        </w:r>
        <w:r>
          <w:t>: {</w:t>
        </w:r>
      </w:ins>
    </w:p>
    <w:p w14:paraId="577E9EB7" w14:textId="77777777" w:rsidR="00A71F46" w:rsidRDefault="00A71F46" w:rsidP="00A71F46">
      <w:pPr>
        <w:pStyle w:val="Code"/>
        <w:spacing w:line="259" w:lineRule="auto"/>
        <w:rPr>
          <w:ins w:id="4390" w:author="Andreas Kuehne" w:date="2019-05-31T12:40:00Z"/>
        </w:rPr>
      </w:pPr>
      <w:ins w:id="4391" w:author="Andreas Kuehne" w:date="2019-05-31T12:40:00Z">
        <w:r>
          <w:rPr>
            <w:color w:val="31849B" w:themeColor="accent5" w:themeShade="BF"/>
          </w:rPr>
          <w:t xml:space="preserve">      "type"</w:t>
        </w:r>
        <w:r>
          <w:t xml:space="preserve">: </w:t>
        </w:r>
        <w:r>
          <w:rPr>
            <w:color w:val="244061" w:themeColor="accent1" w:themeShade="80"/>
          </w:rPr>
          <w:t>"array",</w:t>
        </w:r>
      </w:ins>
    </w:p>
    <w:p w14:paraId="2F9BBE01" w14:textId="77777777" w:rsidR="00A71F46" w:rsidRDefault="00A71F46" w:rsidP="00A71F46">
      <w:pPr>
        <w:pStyle w:val="Code"/>
        <w:spacing w:line="259" w:lineRule="auto"/>
        <w:rPr>
          <w:ins w:id="4392" w:author="Andreas Kuehne" w:date="2019-05-31T12:40:00Z"/>
        </w:rPr>
      </w:pPr>
      <w:ins w:id="4393" w:author="Andreas Kuehne" w:date="2019-05-31T12:40:00Z">
        <w:r>
          <w:rPr>
            <w:color w:val="31849B" w:themeColor="accent5" w:themeShade="BF"/>
          </w:rPr>
          <w:t xml:space="preserve">      "items"</w:t>
        </w:r>
        <w:r>
          <w:t>: {</w:t>
        </w:r>
      </w:ins>
    </w:p>
    <w:p w14:paraId="04D4F8F2" w14:textId="77777777" w:rsidR="00A71F46" w:rsidRDefault="00A71F46" w:rsidP="00A71F46">
      <w:pPr>
        <w:pStyle w:val="Code"/>
        <w:spacing w:line="259" w:lineRule="auto"/>
        <w:rPr>
          <w:ins w:id="4394" w:author="Andreas Kuehne" w:date="2019-05-31T12:40:00Z"/>
        </w:rPr>
      </w:pPr>
      <w:ins w:id="4395" w:author="Andreas Kuehne" w:date="2019-05-31T12:40:00Z">
        <w:r>
          <w:rPr>
            <w:color w:val="31849B" w:themeColor="accent5" w:themeShade="BF"/>
          </w:rPr>
          <w:t xml:space="preserve">        "$ref"</w:t>
        </w:r>
        <w:r>
          <w:t xml:space="preserve">: </w:t>
        </w:r>
        <w:r>
          <w:rPr>
            <w:color w:val="244061" w:themeColor="accent1" w:themeShade="80"/>
          </w:rPr>
          <w:t>"#/definitions/dsb-AnyType"</w:t>
        </w:r>
      </w:ins>
    </w:p>
    <w:p w14:paraId="795F0173" w14:textId="77777777" w:rsidR="00A71F46" w:rsidRDefault="00A71F46" w:rsidP="00A71F46">
      <w:pPr>
        <w:pStyle w:val="Code"/>
        <w:spacing w:line="259" w:lineRule="auto"/>
        <w:rPr>
          <w:ins w:id="4396" w:author="Andreas Kuehne" w:date="2019-05-31T12:40:00Z"/>
        </w:rPr>
      </w:pPr>
      <w:ins w:id="4397" w:author="Andreas Kuehne" w:date="2019-05-31T12:40:00Z">
        <w:r>
          <w:t xml:space="preserve">      }</w:t>
        </w:r>
      </w:ins>
    </w:p>
    <w:p w14:paraId="4CC7990E" w14:textId="77777777" w:rsidR="00A71F46" w:rsidRDefault="00A71F46" w:rsidP="00A71F46">
      <w:pPr>
        <w:pStyle w:val="Code"/>
        <w:spacing w:line="259" w:lineRule="auto"/>
        <w:rPr>
          <w:ins w:id="4398" w:author="Andreas Kuehne" w:date="2019-05-31T12:40:00Z"/>
        </w:rPr>
      </w:pPr>
      <w:ins w:id="4399" w:author="Andreas Kuehne" w:date="2019-05-31T12:40:00Z">
        <w:r>
          <w:t xml:space="preserve">    },</w:t>
        </w:r>
      </w:ins>
    </w:p>
    <w:p w14:paraId="204786BA" w14:textId="77777777" w:rsidR="00A71F46" w:rsidRDefault="00A71F46" w:rsidP="00A71F46">
      <w:pPr>
        <w:pStyle w:val="Code"/>
        <w:spacing w:line="259" w:lineRule="auto"/>
        <w:rPr>
          <w:ins w:id="4400" w:author="Andreas Kuehne" w:date="2019-05-31T12:40:00Z"/>
        </w:rPr>
      </w:pPr>
      <w:ins w:id="4401" w:author="Andreas Kuehne" w:date="2019-05-31T12:40:00Z">
        <w:r>
          <w:rPr>
            <w:color w:val="31849B" w:themeColor="accent5" w:themeShade="BF"/>
          </w:rPr>
          <w:t xml:space="preserve">    "claimedIdentity"</w:t>
        </w:r>
        <w:r>
          <w:t>: {</w:t>
        </w:r>
      </w:ins>
    </w:p>
    <w:p w14:paraId="730862D6" w14:textId="77777777" w:rsidR="00A71F46" w:rsidRDefault="00A71F46" w:rsidP="00A71F46">
      <w:pPr>
        <w:pStyle w:val="Code"/>
        <w:spacing w:line="259" w:lineRule="auto"/>
        <w:rPr>
          <w:ins w:id="4402" w:author="Andreas Kuehne" w:date="2019-05-31T12:40:00Z"/>
        </w:rPr>
      </w:pPr>
      <w:ins w:id="4403" w:author="Andreas Kuehne" w:date="2019-05-31T12:40:00Z">
        <w:r>
          <w:rPr>
            <w:color w:val="31849B" w:themeColor="accent5" w:themeShade="BF"/>
          </w:rPr>
          <w:t xml:space="preserve">      "$ref"</w:t>
        </w:r>
        <w:r>
          <w:t xml:space="preserve">: </w:t>
        </w:r>
        <w:r>
          <w:rPr>
            <w:color w:val="244061" w:themeColor="accent1" w:themeShade="80"/>
          </w:rPr>
          <w:t>"#/definitions/dss2-ClaimedIdentityType"</w:t>
        </w:r>
      </w:ins>
    </w:p>
    <w:p w14:paraId="23C4A0B5" w14:textId="77777777" w:rsidR="00A71F46" w:rsidRDefault="00A71F46" w:rsidP="00A71F46">
      <w:pPr>
        <w:pStyle w:val="Code"/>
        <w:spacing w:line="259" w:lineRule="auto"/>
        <w:rPr>
          <w:ins w:id="4404" w:author="Andreas Kuehne" w:date="2019-05-31T12:40:00Z"/>
        </w:rPr>
      </w:pPr>
      <w:ins w:id="4405" w:author="Andreas Kuehne" w:date="2019-05-31T12:40:00Z">
        <w:r>
          <w:t xml:space="preserve">    },</w:t>
        </w:r>
      </w:ins>
    </w:p>
    <w:p w14:paraId="4956080F" w14:textId="77777777" w:rsidR="00A71F46" w:rsidRDefault="00A71F46" w:rsidP="00A71F46">
      <w:pPr>
        <w:pStyle w:val="Code"/>
        <w:spacing w:line="259" w:lineRule="auto"/>
        <w:rPr>
          <w:ins w:id="4406" w:author="Andreas Kuehne" w:date="2019-05-31T12:40:00Z"/>
        </w:rPr>
      </w:pPr>
      <w:ins w:id="4407" w:author="Andreas Kuehne" w:date="2019-05-31T12:40:00Z">
        <w:r>
          <w:rPr>
            <w:color w:val="31849B" w:themeColor="accent5" w:themeShade="BF"/>
          </w:rPr>
          <w:t xml:space="preserve">    "schemas"</w:t>
        </w:r>
        <w:r>
          <w:t>: {</w:t>
        </w:r>
      </w:ins>
    </w:p>
    <w:p w14:paraId="04800C28" w14:textId="77777777" w:rsidR="00A71F46" w:rsidRDefault="00A71F46" w:rsidP="00A71F46">
      <w:pPr>
        <w:pStyle w:val="Code"/>
        <w:spacing w:line="259" w:lineRule="auto"/>
        <w:rPr>
          <w:ins w:id="4408" w:author="Andreas Kuehne" w:date="2019-05-31T12:40:00Z"/>
        </w:rPr>
      </w:pPr>
      <w:ins w:id="4409" w:author="Andreas Kuehne" w:date="2019-05-31T12:40:00Z">
        <w:r>
          <w:rPr>
            <w:color w:val="31849B" w:themeColor="accent5" w:themeShade="BF"/>
          </w:rPr>
          <w:t xml:space="preserve">      "$ref"</w:t>
        </w:r>
        <w:r>
          <w:t xml:space="preserve">: </w:t>
        </w:r>
        <w:r>
          <w:rPr>
            <w:color w:val="244061" w:themeColor="accent1" w:themeShade="80"/>
          </w:rPr>
          <w:t>"#/definitions/dss2-SchemasType"</w:t>
        </w:r>
      </w:ins>
    </w:p>
    <w:p w14:paraId="3F5F12CE" w14:textId="77777777" w:rsidR="00A71F46" w:rsidRDefault="00A71F46" w:rsidP="00A71F46">
      <w:pPr>
        <w:pStyle w:val="Code"/>
        <w:spacing w:line="259" w:lineRule="auto"/>
        <w:rPr>
          <w:ins w:id="4410" w:author="Andreas Kuehne" w:date="2019-05-31T12:40:00Z"/>
        </w:rPr>
      </w:pPr>
      <w:ins w:id="4411" w:author="Andreas Kuehne" w:date="2019-05-31T12:40:00Z">
        <w:r>
          <w:t xml:space="preserve">    },</w:t>
        </w:r>
      </w:ins>
    </w:p>
    <w:p w14:paraId="3D612C1F" w14:textId="77777777" w:rsidR="00A71F46" w:rsidRDefault="00A71F46" w:rsidP="00A71F46">
      <w:pPr>
        <w:pStyle w:val="Code"/>
        <w:spacing w:line="259" w:lineRule="auto"/>
        <w:rPr>
          <w:ins w:id="4412" w:author="Andreas Kuehne" w:date="2019-05-31T12:40:00Z"/>
        </w:rPr>
      </w:pPr>
      <w:ins w:id="4413" w:author="Andreas Kuehne" w:date="2019-05-31T12:40:00Z">
        <w:r>
          <w:rPr>
            <w:color w:val="31849B" w:themeColor="accent5" w:themeShade="BF"/>
          </w:rPr>
          <w:t xml:space="preserve">    "addTimestamp"</w:t>
        </w:r>
        <w:r>
          <w:t>: {</w:t>
        </w:r>
      </w:ins>
    </w:p>
    <w:p w14:paraId="53E67F72" w14:textId="77777777" w:rsidR="00A71F46" w:rsidRDefault="00A71F46" w:rsidP="00A71F46">
      <w:pPr>
        <w:pStyle w:val="Code"/>
        <w:spacing w:line="259" w:lineRule="auto"/>
        <w:rPr>
          <w:ins w:id="4414" w:author="Andreas Kuehne" w:date="2019-05-31T12:40:00Z"/>
        </w:rPr>
      </w:pPr>
      <w:ins w:id="4415" w:author="Andreas Kuehne" w:date="2019-05-31T12:40:00Z">
        <w:r>
          <w:rPr>
            <w:color w:val="31849B" w:themeColor="accent5" w:themeShade="BF"/>
          </w:rPr>
          <w:t xml:space="preserve">      "type"</w:t>
        </w:r>
        <w:r>
          <w:t xml:space="preserve">: </w:t>
        </w:r>
        <w:r>
          <w:rPr>
            <w:color w:val="244061" w:themeColor="accent1" w:themeShade="80"/>
          </w:rPr>
          <w:t>"array",</w:t>
        </w:r>
      </w:ins>
    </w:p>
    <w:p w14:paraId="4CB41E9E" w14:textId="77777777" w:rsidR="00A71F46" w:rsidRDefault="00A71F46" w:rsidP="00A71F46">
      <w:pPr>
        <w:pStyle w:val="Code"/>
        <w:spacing w:line="259" w:lineRule="auto"/>
        <w:rPr>
          <w:ins w:id="4416" w:author="Andreas Kuehne" w:date="2019-05-31T12:40:00Z"/>
        </w:rPr>
      </w:pPr>
      <w:ins w:id="4417" w:author="Andreas Kuehne" w:date="2019-05-31T12:40:00Z">
        <w:r>
          <w:rPr>
            <w:color w:val="31849B" w:themeColor="accent5" w:themeShade="BF"/>
          </w:rPr>
          <w:t xml:space="preserve">      "items"</w:t>
        </w:r>
        <w:r>
          <w:t>: {</w:t>
        </w:r>
      </w:ins>
    </w:p>
    <w:p w14:paraId="350763F3" w14:textId="77777777" w:rsidR="00A71F46" w:rsidRDefault="00A71F46" w:rsidP="00A71F46">
      <w:pPr>
        <w:pStyle w:val="Code"/>
        <w:spacing w:line="259" w:lineRule="auto"/>
        <w:rPr>
          <w:ins w:id="4418" w:author="Andreas Kuehne" w:date="2019-05-31T12:40:00Z"/>
        </w:rPr>
      </w:pPr>
      <w:ins w:id="4419" w:author="Andreas Kuehne" w:date="2019-05-31T12:40:00Z">
        <w:r>
          <w:rPr>
            <w:color w:val="31849B" w:themeColor="accent5" w:themeShade="BF"/>
          </w:rPr>
          <w:t xml:space="preserve">        "type"</w:t>
        </w:r>
        <w:r>
          <w:t xml:space="preserve">: </w:t>
        </w:r>
        <w:r>
          <w:rPr>
            <w:color w:val="244061" w:themeColor="accent1" w:themeShade="80"/>
          </w:rPr>
          <w:t>"string"</w:t>
        </w:r>
      </w:ins>
    </w:p>
    <w:p w14:paraId="77921EDE" w14:textId="77777777" w:rsidR="00A71F46" w:rsidRDefault="00A71F46" w:rsidP="00A71F46">
      <w:pPr>
        <w:pStyle w:val="Code"/>
        <w:spacing w:line="259" w:lineRule="auto"/>
        <w:rPr>
          <w:ins w:id="4420" w:author="Andreas Kuehne" w:date="2019-05-31T12:40:00Z"/>
        </w:rPr>
      </w:pPr>
      <w:ins w:id="4421" w:author="Andreas Kuehne" w:date="2019-05-31T12:40:00Z">
        <w:r>
          <w:t xml:space="preserve">      }</w:t>
        </w:r>
      </w:ins>
    </w:p>
    <w:p w14:paraId="3BB71054" w14:textId="77777777" w:rsidR="00A71F46" w:rsidRDefault="00A71F46" w:rsidP="00A71F46">
      <w:pPr>
        <w:pStyle w:val="Code"/>
        <w:spacing w:line="259" w:lineRule="auto"/>
        <w:rPr>
          <w:ins w:id="4422" w:author="Andreas Kuehne" w:date="2019-05-31T12:40:00Z"/>
        </w:rPr>
      </w:pPr>
      <w:ins w:id="4423" w:author="Andreas Kuehne" w:date="2019-05-31T12:40:00Z">
        <w:r>
          <w:t xml:space="preserve">    },</w:t>
        </w:r>
      </w:ins>
    </w:p>
    <w:p w14:paraId="78FA2CB8" w14:textId="77777777" w:rsidR="00A71F46" w:rsidRDefault="00A71F46" w:rsidP="00A71F46">
      <w:pPr>
        <w:pStyle w:val="Code"/>
        <w:spacing w:line="259" w:lineRule="auto"/>
        <w:rPr>
          <w:ins w:id="4424" w:author="Andreas Kuehne" w:date="2019-05-31T12:40:00Z"/>
        </w:rPr>
      </w:pPr>
      <w:ins w:id="4425" w:author="Andreas Kuehne" w:date="2019-05-31T12:40:00Z">
        <w:r>
          <w:rPr>
            <w:color w:val="31849B" w:themeColor="accent5" w:themeShade="BF"/>
          </w:rPr>
          <w:t xml:space="preserve">    "enforceAsync"</w:t>
        </w:r>
        <w:r>
          <w:t>: {</w:t>
        </w:r>
      </w:ins>
    </w:p>
    <w:p w14:paraId="3092969D" w14:textId="77777777" w:rsidR="00A71F46" w:rsidRDefault="00A71F46" w:rsidP="00A71F46">
      <w:pPr>
        <w:pStyle w:val="Code"/>
        <w:spacing w:line="259" w:lineRule="auto"/>
        <w:rPr>
          <w:ins w:id="4426" w:author="Andreas Kuehne" w:date="2019-05-31T12:40:00Z"/>
        </w:rPr>
      </w:pPr>
      <w:ins w:id="4427" w:author="Andreas Kuehne" w:date="2019-05-31T12:40:00Z">
        <w:r>
          <w:rPr>
            <w:color w:val="31849B" w:themeColor="accent5" w:themeShade="BF"/>
          </w:rPr>
          <w:t xml:space="preserve">      "type"</w:t>
        </w:r>
        <w:r>
          <w:t xml:space="preserve">: </w:t>
        </w:r>
        <w:r>
          <w:rPr>
            <w:color w:val="244061" w:themeColor="accent1" w:themeShade="80"/>
          </w:rPr>
          <w:t>"boolean"</w:t>
        </w:r>
      </w:ins>
    </w:p>
    <w:p w14:paraId="02A8E3F9" w14:textId="77777777" w:rsidR="00A71F46" w:rsidRDefault="00A71F46" w:rsidP="00A71F46">
      <w:pPr>
        <w:pStyle w:val="Code"/>
        <w:spacing w:line="259" w:lineRule="auto"/>
        <w:rPr>
          <w:ins w:id="4428" w:author="Andreas Kuehne" w:date="2019-05-31T12:40:00Z"/>
        </w:rPr>
      </w:pPr>
      <w:ins w:id="4429" w:author="Andreas Kuehne" w:date="2019-05-31T12:40:00Z">
        <w:r>
          <w:t xml:space="preserve">    },</w:t>
        </w:r>
      </w:ins>
    </w:p>
    <w:p w14:paraId="243E8041" w14:textId="77777777" w:rsidR="00A71F46" w:rsidRDefault="00A71F46" w:rsidP="00A71F46">
      <w:pPr>
        <w:pStyle w:val="Code"/>
        <w:spacing w:line="259" w:lineRule="auto"/>
        <w:rPr>
          <w:ins w:id="4430" w:author="Andreas Kuehne" w:date="2019-05-31T12:40:00Z"/>
        </w:rPr>
      </w:pPr>
      <w:ins w:id="4431" w:author="Andreas Kuehne" w:date="2019-05-31T12:40:00Z">
        <w:r>
          <w:rPr>
            <w:color w:val="31849B" w:themeColor="accent5" w:themeShade="BF"/>
          </w:rPr>
          <w:t xml:space="preserve">    "nonce"</w:t>
        </w:r>
        <w:r>
          <w:t>: {</w:t>
        </w:r>
      </w:ins>
    </w:p>
    <w:p w14:paraId="0CCB0B52" w14:textId="77777777" w:rsidR="00A71F46" w:rsidRDefault="00A71F46" w:rsidP="00A71F46">
      <w:pPr>
        <w:pStyle w:val="Code"/>
        <w:spacing w:line="259" w:lineRule="auto"/>
        <w:rPr>
          <w:ins w:id="4432" w:author="Andreas Kuehne" w:date="2019-05-31T12:40:00Z"/>
        </w:rPr>
      </w:pPr>
      <w:ins w:id="4433" w:author="Andreas Kuehne" w:date="2019-05-31T12:40:00Z">
        <w:r>
          <w:rPr>
            <w:color w:val="31849B" w:themeColor="accent5" w:themeShade="BF"/>
          </w:rPr>
          <w:t xml:space="preserve">      "type"</w:t>
        </w:r>
        <w:r>
          <w:t xml:space="preserve">: </w:t>
        </w:r>
        <w:r>
          <w:rPr>
            <w:color w:val="244061" w:themeColor="accent1" w:themeShade="80"/>
          </w:rPr>
          <w:t>"integer"</w:t>
        </w:r>
      </w:ins>
    </w:p>
    <w:p w14:paraId="647DFAC4" w14:textId="77777777" w:rsidR="00A71F46" w:rsidRDefault="00A71F46" w:rsidP="00A71F46">
      <w:pPr>
        <w:pStyle w:val="Code"/>
        <w:spacing w:line="259" w:lineRule="auto"/>
        <w:rPr>
          <w:ins w:id="4434" w:author="Andreas Kuehne" w:date="2019-05-31T12:40:00Z"/>
        </w:rPr>
      </w:pPr>
      <w:ins w:id="4435" w:author="Andreas Kuehne" w:date="2019-05-31T12:40:00Z">
        <w:r>
          <w:t xml:space="preserve">    },</w:t>
        </w:r>
      </w:ins>
    </w:p>
    <w:p w14:paraId="500A10F6" w14:textId="77777777" w:rsidR="00A71F46" w:rsidRDefault="00A71F46" w:rsidP="00A71F46">
      <w:pPr>
        <w:pStyle w:val="Code"/>
        <w:spacing w:line="259" w:lineRule="auto"/>
        <w:rPr>
          <w:ins w:id="4436" w:author="Andreas Kuehne" w:date="2019-05-31T12:40:00Z"/>
        </w:rPr>
      </w:pPr>
      <w:ins w:id="4437" w:author="Andreas Kuehne" w:date="2019-05-31T12:40:00Z">
        <w:r>
          <w:rPr>
            <w:color w:val="31849B" w:themeColor="accent5" w:themeShade="BF"/>
          </w:rPr>
          <w:t xml:space="preserve">    "sigType"</w:t>
        </w:r>
        <w:r>
          <w:t>: {</w:t>
        </w:r>
      </w:ins>
    </w:p>
    <w:p w14:paraId="2D398C74" w14:textId="77777777" w:rsidR="00A71F46" w:rsidRDefault="00A71F46" w:rsidP="00A71F46">
      <w:pPr>
        <w:pStyle w:val="Code"/>
        <w:spacing w:line="259" w:lineRule="auto"/>
        <w:rPr>
          <w:ins w:id="4438" w:author="Andreas Kuehne" w:date="2019-05-31T12:40:00Z"/>
        </w:rPr>
      </w:pPr>
      <w:ins w:id="4439" w:author="Andreas Kuehne" w:date="2019-05-31T12:40:00Z">
        <w:r>
          <w:rPr>
            <w:color w:val="31849B" w:themeColor="accent5" w:themeShade="BF"/>
          </w:rPr>
          <w:t xml:space="preserve">      "type"</w:t>
        </w:r>
        <w:r>
          <w:t xml:space="preserve">: </w:t>
        </w:r>
        <w:r>
          <w:rPr>
            <w:color w:val="244061" w:themeColor="accent1" w:themeShade="80"/>
          </w:rPr>
          <w:t>"string"</w:t>
        </w:r>
      </w:ins>
    </w:p>
    <w:p w14:paraId="13CE04E0" w14:textId="77777777" w:rsidR="00A71F46" w:rsidRDefault="00A71F46" w:rsidP="00A71F46">
      <w:pPr>
        <w:pStyle w:val="Code"/>
        <w:spacing w:line="259" w:lineRule="auto"/>
        <w:rPr>
          <w:ins w:id="4440" w:author="Andreas Kuehne" w:date="2019-05-31T12:40:00Z"/>
        </w:rPr>
      </w:pPr>
      <w:ins w:id="4441" w:author="Andreas Kuehne" w:date="2019-05-31T12:40:00Z">
        <w:r>
          <w:t xml:space="preserve">    },</w:t>
        </w:r>
      </w:ins>
    </w:p>
    <w:p w14:paraId="619DCAD5" w14:textId="77777777" w:rsidR="00A71F46" w:rsidRDefault="00A71F46" w:rsidP="00A71F46">
      <w:pPr>
        <w:pStyle w:val="Code"/>
        <w:spacing w:line="259" w:lineRule="auto"/>
        <w:rPr>
          <w:ins w:id="4442" w:author="Andreas Kuehne" w:date="2019-05-31T12:40:00Z"/>
        </w:rPr>
      </w:pPr>
      <w:ins w:id="4443" w:author="Andreas Kuehne" w:date="2019-05-31T12:40:00Z">
        <w:r>
          <w:rPr>
            <w:color w:val="31849B" w:themeColor="accent5" w:themeShade="BF"/>
          </w:rPr>
          <w:t xml:space="preserve">    "aud"</w:t>
        </w:r>
        <w:r>
          <w:t>: {</w:t>
        </w:r>
      </w:ins>
    </w:p>
    <w:p w14:paraId="7D7B35D3" w14:textId="77777777" w:rsidR="00A71F46" w:rsidRDefault="00A71F46" w:rsidP="00A71F46">
      <w:pPr>
        <w:pStyle w:val="Code"/>
        <w:spacing w:line="259" w:lineRule="auto"/>
        <w:rPr>
          <w:ins w:id="4444" w:author="Andreas Kuehne" w:date="2019-05-31T12:40:00Z"/>
        </w:rPr>
      </w:pPr>
      <w:ins w:id="4445" w:author="Andreas Kuehne" w:date="2019-05-31T12:40:00Z">
        <w:r>
          <w:rPr>
            <w:color w:val="31849B" w:themeColor="accent5" w:themeShade="BF"/>
          </w:rPr>
          <w:t xml:space="preserve">      "$ref"</w:t>
        </w:r>
        <w:r>
          <w:t xml:space="preserve">: </w:t>
        </w:r>
        <w:r>
          <w:rPr>
            <w:color w:val="244061" w:themeColor="accent1" w:themeShade="80"/>
          </w:rPr>
          <w:t>"#/definitions/dss2-IntendedAudienceType"</w:t>
        </w:r>
      </w:ins>
    </w:p>
    <w:p w14:paraId="7ACCE7CB" w14:textId="77777777" w:rsidR="00A71F46" w:rsidRDefault="00A71F46" w:rsidP="00A71F46">
      <w:pPr>
        <w:pStyle w:val="Code"/>
        <w:spacing w:line="259" w:lineRule="auto"/>
        <w:rPr>
          <w:ins w:id="4446" w:author="Andreas Kuehne" w:date="2019-05-31T12:40:00Z"/>
        </w:rPr>
      </w:pPr>
      <w:ins w:id="4447" w:author="Andreas Kuehne" w:date="2019-05-31T12:40:00Z">
        <w:r>
          <w:t xml:space="preserve">    },</w:t>
        </w:r>
      </w:ins>
    </w:p>
    <w:p w14:paraId="21E55899" w14:textId="77777777" w:rsidR="00A71F46" w:rsidRDefault="00A71F46" w:rsidP="00A71F46">
      <w:pPr>
        <w:pStyle w:val="Code"/>
        <w:spacing w:line="259" w:lineRule="auto"/>
        <w:rPr>
          <w:ins w:id="4448" w:author="Andreas Kuehne" w:date="2019-05-31T12:40:00Z"/>
        </w:rPr>
      </w:pPr>
      <w:ins w:id="4449" w:author="Andreas Kuehne" w:date="2019-05-31T12:40:00Z">
        <w:r>
          <w:rPr>
            <w:color w:val="31849B" w:themeColor="accent5" w:themeShade="BF"/>
          </w:rPr>
          <w:t xml:space="preserve">    "keySel"</w:t>
        </w:r>
        <w:r>
          <w:t>: {</w:t>
        </w:r>
      </w:ins>
    </w:p>
    <w:p w14:paraId="7684B72D" w14:textId="77777777" w:rsidR="00A71F46" w:rsidRDefault="00A71F46" w:rsidP="00A71F46">
      <w:pPr>
        <w:pStyle w:val="Code"/>
        <w:spacing w:line="259" w:lineRule="auto"/>
        <w:rPr>
          <w:ins w:id="4450" w:author="Andreas Kuehne" w:date="2019-05-31T12:40:00Z"/>
        </w:rPr>
      </w:pPr>
      <w:ins w:id="4451" w:author="Andreas Kuehne" w:date="2019-05-31T12:40:00Z">
        <w:r>
          <w:rPr>
            <w:color w:val="31849B" w:themeColor="accent5" w:themeShade="BF"/>
          </w:rPr>
          <w:t xml:space="preserve">      "type"</w:t>
        </w:r>
        <w:r>
          <w:t xml:space="preserve">: </w:t>
        </w:r>
        <w:r>
          <w:rPr>
            <w:color w:val="244061" w:themeColor="accent1" w:themeShade="80"/>
          </w:rPr>
          <w:t>"array",</w:t>
        </w:r>
      </w:ins>
    </w:p>
    <w:p w14:paraId="5C743221" w14:textId="77777777" w:rsidR="00A71F46" w:rsidRDefault="00A71F46" w:rsidP="00A71F46">
      <w:pPr>
        <w:pStyle w:val="Code"/>
        <w:spacing w:line="259" w:lineRule="auto"/>
        <w:rPr>
          <w:ins w:id="4452" w:author="Andreas Kuehne" w:date="2019-05-31T12:40:00Z"/>
        </w:rPr>
      </w:pPr>
      <w:ins w:id="4453" w:author="Andreas Kuehne" w:date="2019-05-31T12:40:00Z">
        <w:r>
          <w:rPr>
            <w:color w:val="31849B" w:themeColor="accent5" w:themeShade="BF"/>
          </w:rPr>
          <w:t xml:space="preserve">      "items"</w:t>
        </w:r>
        <w:r>
          <w:t>: {</w:t>
        </w:r>
      </w:ins>
    </w:p>
    <w:p w14:paraId="70B414B2" w14:textId="77777777" w:rsidR="00A71F46" w:rsidRDefault="00A71F46" w:rsidP="00A71F46">
      <w:pPr>
        <w:pStyle w:val="Code"/>
        <w:spacing w:line="259" w:lineRule="auto"/>
        <w:rPr>
          <w:ins w:id="4454" w:author="Andreas Kuehne" w:date="2019-05-31T12:40:00Z"/>
        </w:rPr>
      </w:pPr>
      <w:ins w:id="4455" w:author="Andreas Kuehne" w:date="2019-05-31T12:40:00Z">
        <w:r>
          <w:rPr>
            <w:color w:val="31849B" w:themeColor="accent5" w:themeShade="BF"/>
          </w:rPr>
          <w:t xml:space="preserve">        "$ref"</w:t>
        </w:r>
        <w:r>
          <w:t xml:space="preserve">: </w:t>
        </w:r>
        <w:r>
          <w:rPr>
            <w:color w:val="244061" w:themeColor="accent1" w:themeShade="80"/>
          </w:rPr>
          <w:t>"#/definitions/dss2-KeySelectorType"</w:t>
        </w:r>
      </w:ins>
    </w:p>
    <w:p w14:paraId="478AE268" w14:textId="77777777" w:rsidR="00A71F46" w:rsidRDefault="00A71F46" w:rsidP="00A71F46">
      <w:pPr>
        <w:pStyle w:val="Code"/>
        <w:spacing w:line="259" w:lineRule="auto"/>
        <w:rPr>
          <w:ins w:id="4456" w:author="Andreas Kuehne" w:date="2019-05-31T12:40:00Z"/>
        </w:rPr>
      </w:pPr>
      <w:ins w:id="4457" w:author="Andreas Kuehne" w:date="2019-05-31T12:40:00Z">
        <w:r>
          <w:t xml:space="preserve">      }</w:t>
        </w:r>
      </w:ins>
    </w:p>
    <w:p w14:paraId="361C7F6E" w14:textId="77777777" w:rsidR="00A71F46" w:rsidRDefault="00A71F46" w:rsidP="00A71F46">
      <w:pPr>
        <w:pStyle w:val="Code"/>
        <w:spacing w:line="259" w:lineRule="auto"/>
        <w:rPr>
          <w:ins w:id="4458" w:author="Andreas Kuehne" w:date="2019-05-31T12:40:00Z"/>
        </w:rPr>
      </w:pPr>
      <w:ins w:id="4459" w:author="Andreas Kuehne" w:date="2019-05-31T12:40:00Z">
        <w:r>
          <w:t xml:space="preserve">    },</w:t>
        </w:r>
      </w:ins>
    </w:p>
    <w:p w14:paraId="7E517C05" w14:textId="77777777" w:rsidR="00A71F46" w:rsidRDefault="00A71F46" w:rsidP="00A71F46">
      <w:pPr>
        <w:pStyle w:val="Code"/>
        <w:spacing w:line="259" w:lineRule="auto"/>
        <w:rPr>
          <w:ins w:id="4460" w:author="Andreas Kuehne" w:date="2019-05-31T12:40:00Z"/>
        </w:rPr>
      </w:pPr>
      <w:ins w:id="4461" w:author="Andreas Kuehne" w:date="2019-05-31T12:40:00Z">
        <w:r>
          <w:rPr>
            <w:color w:val="31849B" w:themeColor="accent5" w:themeShade="BF"/>
          </w:rPr>
          <w:t xml:space="preserve">    "props"</w:t>
        </w:r>
        <w:r>
          <w:t>: {</w:t>
        </w:r>
      </w:ins>
    </w:p>
    <w:p w14:paraId="170FBC96" w14:textId="77777777" w:rsidR="00A71F46" w:rsidRDefault="00A71F46" w:rsidP="00A71F46">
      <w:pPr>
        <w:pStyle w:val="Code"/>
        <w:spacing w:line="259" w:lineRule="auto"/>
        <w:rPr>
          <w:ins w:id="4462" w:author="Andreas Kuehne" w:date="2019-05-31T12:40:00Z"/>
        </w:rPr>
      </w:pPr>
      <w:ins w:id="4463" w:author="Andreas Kuehne" w:date="2019-05-31T12:40:00Z">
        <w:r>
          <w:rPr>
            <w:color w:val="31849B" w:themeColor="accent5" w:themeShade="BF"/>
          </w:rPr>
          <w:t xml:space="preserve">      "$ref"</w:t>
        </w:r>
        <w:r>
          <w:t xml:space="preserve">: </w:t>
        </w:r>
        <w:r>
          <w:rPr>
            <w:color w:val="244061" w:themeColor="accent1" w:themeShade="80"/>
          </w:rPr>
          <w:t>"#/definitions/dss2-PropertiesHolderType"</w:t>
        </w:r>
      </w:ins>
    </w:p>
    <w:p w14:paraId="51C28834" w14:textId="77777777" w:rsidR="00A71F46" w:rsidRDefault="00A71F46" w:rsidP="00A71F46">
      <w:pPr>
        <w:pStyle w:val="Code"/>
        <w:spacing w:line="259" w:lineRule="auto"/>
        <w:rPr>
          <w:ins w:id="4464" w:author="Andreas Kuehne" w:date="2019-05-31T12:40:00Z"/>
        </w:rPr>
      </w:pPr>
      <w:ins w:id="4465" w:author="Andreas Kuehne" w:date="2019-05-31T12:40:00Z">
        <w:r>
          <w:t xml:space="preserve">    },</w:t>
        </w:r>
      </w:ins>
    </w:p>
    <w:p w14:paraId="2EF01832" w14:textId="77777777" w:rsidR="00A71F46" w:rsidRDefault="00A71F46" w:rsidP="00A71F46">
      <w:pPr>
        <w:pStyle w:val="Code"/>
        <w:spacing w:line="259" w:lineRule="auto"/>
        <w:rPr>
          <w:ins w:id="4466" w:author="Andreas Kuehne" w:date="2019-05-31T12:40:00Z"/>
        </w:rPr>
      </w:pPr>
      <w:ins w:id="4467" w:author="Andreas Kuehne" w:date="2019-05-31T12:40:00Z">
        <w:r>
          <w:rPr>
            <w:color w:val="31849B" w:themeColor="accent5" w:themeShade="BF"/>
          </w:rPr>
          <w:t xml:space="preserve">    "incObj"</w:t>
        </w:r>
        <w:r>
          <w:t>: {</w:t>
        </w:r>
      </w:ins>
    </w:p>
    <w:p w14:paraId="4BDCFFD1" w14:textId="77777777" w:rsidR="00A71F46" w:rsidRDefault="00A71F46" w:rsidP="00A71F46">
      <w:pPr>
        <w:pStyle w:val="Code"/>
        <w:spacing w:line="259" w:lineRule="auto"/>
        <w:rPr>
          <w:ins w:id="4468" w:author="Andreas Kuehne" w:date="2019-05-31T12:40:00Z"/>
        </w:rPr>
      </w:pPr>
      <w:ins w:id="4469" w:author="Andreas Kuehne" w:date="2019-05-31T12:40:00Z">
        <w:r>
          <w:rPr>
            <w:color w:val="31849B" w:themeColor="accent5" w:themeShade="BF"/>
          </w:rPr>
          <w:t xml:space="preserve">      "type"</w:t>
        </w:r>
        <w:r>
          <w:t xml:space="preserve">: </w:t>
        </w:r>
        <w:r>
          <w:rPr>
            <w:color w:val="244061" w:themeColor="accent1" w:themeShade="80"/>
          </w:rPr>
          <w:t>"array",</w:t>
        </w:r>
      </w:ins>
    </w:p>
    <w:p w14:paraId="784EE3F7" w14:textId="77777777" w:rsidR="00A71F46" w:rsidRDefault="00A71F46" w:rsidP="00A71F46">
      <w:pPr>
        <w:pStyle w:val="Code"/>
        <w:spacing w:line="259" w:lineRule="auto"/>
        <w:rPr>
          <w:ins w:id="4470" w:author="Andreas Kuehne" w:date="2019-05-31T12:40:00Z"/>
        </w:rPr>
      </w:pPr>
      <w:ins w:id="4471" w:author="Andreas Kuehne" w:date="2019-05-31T12:40:00Z">
        <w:r>
          <w:rPr>
            <w:color w:val="31849B" w:themeColor="accent5" w:themeShade="BF"/>
          </w:rPr>
          <w:t xml:space="preserve">      "items"</w:t>
        </w:r>
        <w:r>
          <w:t>: {</w:t>
        </w:r>
      </w:ins>
    </w:p>
    <w:p w14:paraId="058C8248" w14:textId="77777777" w:rsidR="00A71F46" w:rsidRDefault="00A71F46" w:rsidP="00A71F46">
      <w:pPr>
        <w:pStyle w:val="Code"/>
        <w:spacing w:line="259" w:lineRule="auto"/>
        <w:rPr>
          <w:ins w:id="4472" w:author="Andreas Kuehne" w:date="2019-05-31T12:40:00Z"/>
        </w:rPr>
      </w:pPr>
      <w:ins w:id="4473" w:author="Andreas Kuehne" w:date="2019-05-31T12:40:00Z">
        <w:r>
          <w:rPr>
            <w:color w:val="31849B" w:themeColor="accent5" w:themeShade="BF"/>
          </w:rPr>
          <w:t xml:space="preserve">        "$ref"</w:t>
        </w:r>
        <w:r>
          <w:t xml:space="preserve">: </w:t>
        </w:r>
        <w:r>
          <w:rPr>
            <w:color w:val="244061" w:themeColor="accent1" w:themeShade="80"/>
          </w:rPr>
          <w:t>"#/definitions/dss2-IncludeObjectType"</w:t>
        </w:r>
      </w:ins>
    </w:p>
    <w:p w14:paraId="7A6EA7E5" w14:textId="77777777" w:rsidR="00A71F46" w:rsidRDefault="00A71F46" w:rsidP="00A71F46">
      <w:pPr>
        <w:pStyle w:val="Code"/>
        <w:spacing w:line="259" w:lineRule="auto"/>
        <w:rPr>
          <w:ins w:id="4474" w:author="Andreas Kuehne" w:date="2019-05-31T12:40:00Z"/>
        </w:rPr>
      </w:pPr>
      <w:ins w:id="4475" w:author="Andreas Kuehne" w:date="2019-05-31T12:40:00Z">
        <w:r>
          <w:t xml:space="preserve">      }</w:t>
        </w:r>
      </w:ins>
    </w:p>
    <w:p w14:paraId="022BEEB0" w14:textId="77777777" w:rsidR="00A71F46" w:rsidRDefault="00A71F46" w:rsidP="00A71F46">
      <w:pPr>
        <w:pStyle w:val="Code"/>
        <w:spacing w:line="259" w:lineRule="auto"/>
        <w:rPr>
          <w:ins w:id="4476" w:author="Andreas Kuehne" w:date="2019-05-31T12:40:00Z"/>
        </w:rPr>
      </w:pPr>
      <w:ins w:id="4477" w:author="Andreas Kuehne" w:date="2019-05-31T12:40:00Z">
        <w:r>
          <w:t xml:space="preserve">    },</w:t>
        </w:r>
      </w:ins>
    </w:p>
    <w:p w14:paraId="6A707807" w14:textId="77777777" w:rsidR="00A71F46" w:rsidRDefault="00A71F46" w:rsidP="00A71F46">
      <w:pPr>
        <w:pStyle w:val="Code"/>
        <w:spacing w:line="259" w:lineRule="auto"/>
        <w:rPr>
          <w:ins w:id="4478" w:author="Andreas Kuehne" w:date="2019-05-31T12:40:00Z"/>
        </w:rPr>
      </w:pPr>
      <w:ins w:id="4479" w:author="Andreas Kuehne" w:date="2019-05-31T12:40:00Z">
        <w:r>
          <w:rPr>
            <w:color w:val="31849B" w:themeColor="accent5" w:themeShade="BF"/>
          </w:rPr>
          <w:t xml:space="preserve">    "incContent"</w:t>
        </w:r>
        <w:r>
          <w:t>: {</w:t>
        </w:r>
      </w:ins>
    </w:p>
    <w:p w14:paraId="77B9972F" w14:textId="77777777" w:rsidR="00A71F46" w:rsidRDefault="00A71F46" w:rsidP="00A71F46">
      <w:pPr>
        <w:pStyle w:val="Code"/>
        <w:spacing w:line="259" w:lineRule="auto"/>
        <w:rPr>
          <w:ins w:id="4480" w:author="Andreas Kuehne" w:date="2019-05-31T12:40:00Z"/>
        </w:rPr>
      </w:pPr>
      <w:ins w:id="4481" w:author="Andreas Kuehne" w:date="2019-05-31T12:40:00Z">
        <w:r>
          <w:rPr>
            <w:color w:val="31849B" w:themeColor="accent5" w:themeShade="BF"/>
          </w:rPr>
          <w:t xml:space="preserve">      "type"</w:t>
        </w:r>
        <w:r>
          <w:t xml:space="preserve">: </w:t>
        </w:r>
        <w:r>
          <w:rPr>
            <w:color w:val="244061" w:themeColor="accent1" w:themeShade="80"/>
          </w:rPr>
          <w:t>"boolean",</w:t>
        </w:r>
      </w:ins>
    </w:p>
    <w:p w14:paraId="25E9D379" w14:textId="77777777" w:rsidR="00A71F46" w:rsidRDefault="00A71F46" w:rsidP="00A71F46">
      <w:pPr>
        <w:pStyle w:val="Code"/>
        <w:spacing w:line="259" w:lineRule="auto"/>
        <w:rPr>
          <w:ins w:id="4482" w:author="Andreas Kuehne" w:date="2019-05-31T12:40:00Z"/>
        </w:rPr>
      </w:pPr>
      <w:ins w:id="4483" w:author="Andreas Kuehne" w:date="2019-05-31T12:40:00Z">
        <w:r>
          <w:rPr>
            <w:color w:val="31849B" w:themeColor="accent5" w:themeShade="BF"/>
          </w:rPr>
          <w:t xml:space="preserve">      "default"</w:t>
        </w:r>
        <w:r>
          <w:t xml:space="preserve">: </w:t>
        </w:r>
        <w:r>
          <w:rPr>
            <w:color w:val="244061" w:themeColor="accent1" w:themeShade="80"/>
          </w:rPr>
          <w:t>"false"</w:t>
        </w:r>
      </w:ins>
    </w:p>
    <w:p w14:paraId="166283EE" w14:textId="77777777" w:rsidR="00A71F46" w:rsidRDefault="00A71F46" w:rsidP="00A71F46">
      <w:pPr>
        <w:pStyle w:val="Code"/>
        <w:spacing w:line="259" w:lineRule="auto"/>
        <w:rPr>
          <w:ins w:id="4484" w:author="Andreas Kuehne" w:date="2019-05-31T12:40:00Z"/>
        </w:rPr>
      </w:pPr>
      <w:ins w:id="4485" w:author="Andreas Kuehne" w:date="2019-05-31T12:40:00Z">
        <w:r>
          <w:t xml:space="preserve">    },</w:t>
        </w:r>
      </w:ins>
    </w:p>
    <w:p w14:paraId="5C6BF310" w14:textId="77777777" w:rsidR="00A71F46" w:rsidRDefault="00A71F46" w:rsidP="00A71F46">
      <w:pPr>
        <w:pStyle w:val="Code"/>
        <w:spacing w:line="259" w:lineRule="auto"/>
        <w:rPr>
          <w:ins w:id="4486" w:author="Andreas Kuehne" w:date="2019-05-31T12:40:00Z"/>
        </w:rPr>
      </w:pPr>
      <w:ins w:id="4487" w:author="Andreas Kuehne" w:date="2019-05-31T12:40:00Z">
        <w:r>
          <w:rPr>
            <w:color w:val="31849B" w:themeColor="accent5" w:themeShade="BF"/>
          </w:rPr>
          <w:t xml:space="preserve">    "sigPlacement"</w:t>
        </w:r>
        <w:r>
          <w:t>: {</w:t>
        </w:r>
      </w:ins>
    </w:p>
    <w:p w14:paraId="34589018" w14:textId="77777777" w:rsidR="00A71F46" w:rsidRDefault="00A71F46" w:rsidP="00A71F46">
      <w:pPr>
        <w:pStyle w:val="Code"/>
        <w:spacing w:line="259" w:lineRule="auto"/>
        <w:rPr>
          <w:ins w:id="4488" w:author="Andreas Kuehne" w:date="2019-05-31T12:40:00Z"/>
        </w:rPr>
      </w:pPr>
      <w:ins w:id="4489" w:author="Andreas Kuehne" w:date="2019-05-31T12:40:00Z">
        <w:r>
          <w:rPr>
            <w:color w:val="31849B" w:themeColor="accent5" w:themeShade="BF"/>
          </w:rPr>
          <w:t xml:space="preserve">      "$ref"</w:t>
        </w:r>
        <w:r>
          <w:t xml:space="preserve">: </w:t>
        </w:r>
        <w:r>
          <w:rPr>
            <w:color w:val="244061" w:themeColor="accent1" w:themeShade="80"/>
          </w:rPr>
          <w:t>"#/definitions/dss2-SignaturePlacementType"</w:t>
        </w:r>
      </w:ins>
    </w:p>
    <w:p w14:paraId="449CB60B" w14:textId="77777777" w:rsidR="00A71F46" w:rsidRDefault="00A71F46" w:rsidP="00A71F46">
      <w:pPr>
        <w:pStyle w:val="Code"/>
        <w:spacing w:line="259" w:lineRule="auto"/>
        <w:rPr>
          <w:ins w:id="4490" w:author="Andreas Kuehne" w:date="2019-05-31T12:40:00Z"/>
        </w:rPr>
      </w:pPr>
      <w:ins w:id="4491" w:author="Andreas Kuehne" w:date="2019-05-31T12:40:00Z">
        <w:r>
          <w:t xml:space="preserve">    },</w:t>
        </w:r>
      </w:ins>
    </w:p>
    <w:p w14:paraId="4B00AF38" w14:textId="77777777" w:rsidR="00A71F46" w:rsidRDefault="00A71F46" w:rsidP="00A71F46">
      <w:pPr>
        <w:pStyle w:val="Code"/>
        <w:spacing w:line="259" w:lineRule="auto"/>
        <w:rPr>
          <w:ins w:id="4492" w:author="Andreas Kuehne" w:date="2019-05-31T12:40:00Z"/>
        </w:rPr>
      </w:pPr>
      <w:ins w:id="4493" w:author="Andreas Kuehne" w:date="2019-05-31T12:40:00Z">
        <w:r>
          <w:rPr>
            <w:color w:val="31849B" w:themeColor="accent5" w:themeShade="BF"/>
          </w:rPr>
          <w:t xml:space="preserve">    "signedRefs"</w:t>
        </w:r>
        <w:r>
          <w:t>: {</w:t>
        </w:r>
      </w:ins>
    </w:p>
    <w:p w14:paraId="744ECE68" w14:textId="77777777" w:rsidR="00A71F46" w:rsidRDefault="00A71F46" w:rsidP="00A71F46">
      <w:pPr>
        <w:pStyle w:val="Code"/>
        <w:spacing w:line="259" w:lineRule="auto"/>
        <w:rPr>
          <w:ins w:id="4494" w:author="Andreas Kuehne" w:date="2019-05-31T12:40:00Z"/>
        </w:rPr>
      </w:pPr>
      <w:ins w:id="4495" w:author="Andreas Kuehne" w:date="2019-05-31T12:40:00Z">
        <w:r>
          <w:rPr>
            <w:color w:val="31849B" w:themeColor="accent5" w:themeShade="BF"/>
          </w:rPr>
          <w:t xml:space="preserve">      "$ref"</w:t>
        </w:r>
        <w:r>
          <w:t xml:space="preserve">: </w:t>
        </w:r>
        <w:r>
          <w:rPr>
            <w:color w:val="244061" w:themeColor="accent1" w:themeShade="80"/>
          </w:rPr>
          <w:t>"#/definitions/dss2-SignedReferencesType"</w:t>
        </w:r>
      </w:ins>
    </w:p>
    <w:p w14:paraId="0E516E89" w14:textId="77777777" w:rsidR="00A71F46" w:rsidRDefault="00A71F46" w:rsidP="00A71F46">
      <w:pPr>
        <w:pStyle w:val="Code"/>
        <w:spacing w:line="259" w:lineRule="auto"/>
        <w:rPr>
          <w:ins w:id="4496" w:author="Andreas Kuehne" w:date="2019-05-31T12:40:00Z"/>
        </w:rPr>
      </w:pPr>
      <w:ins w:id="4497" w:author="Andreas Kuehne" w:date="2019-05-31T12:40:00Z">
        <w:r>
          <w:t xml:space="preserve">    },</w:t>
        </w:r>
      </w:ins>
    </w:p>
    <w:p w14:paraId="650A2FE5" w14:textId="77777777" w:rsidR="00A71F46" w:rsidRDefault="00A71F46" w:rsidP="00A71F46">
      <w:pPr>
        <w:pStyle w:val="Code"/>
        <w:spacing w:line="259" w:lineRule="auto"/>
        <w:rPr>
          <w:ins w:id="4498" w:author="Andreas Kuehne" w:date="2019-05-31T12:40:00Z"/>
        </w:rPr>
      </w:pPr>
      <w:ins w:id="4499" w:author="Andreas Kuehne" w:date="2019-05-31T12:40:00Z">
        <w:r>
          <w:rPr>
            <w:color w:val="31849B" w:themeColor="accent5" w:themeShade="BF"/>
          </w:rPr>
          <w:t xml:space="preserve">    "sigAlgo"</w:t>
        </w:r>
        <w:r>
          <w:t>: {</w:t>
        </w:r>
      </w:ins>
    </w:p>
    <w:p w14:paraId="52DC51E3" w14:textId="77777777" w:rsidR="00A71F46" w:rsidRDefault="00A71F46" w:rsidP="00A71F46">
      <w:pPr>
        <w:pStyle w:val="Code"/>
        <w:spacing w:line="259" w:lineRule="auto"/>
        <w:rPr>
          <w:ins w:id="4500" w:author="Andreas Kuehne" w:date="2019-05-31T12:40:00Z"/>
        </w:rPr>
      </w:pPr>
      <w:ins w:id="4501" w:author="Andreas Kuehne" w:date="2019-05-31T12:40:00Z">
        <w:r>
          <w:rPr>
            <w:color w:val="31849B" w:themeColor="accent5" w:themeShade="BF"/>
          </w:rPr>
          <w:t xml:space="preserve">      "type"</w:t>
        </w:r>
        <w:r>
          <w:t xml:space="preserve">: </w:t>
        </w:r>
        <w:r>
          <w:rPr>
            <w:color w:val="244061" w:themeColor="accent1" w:themeShade="80"/>
          </w:rPr>
          <w:t>"string"</w:t>
        </w:r>
      </w:ins>
    </w:p>
    <w:p w14:paraId="693E484E" w14:textId="77777777" w:rsidR="00A71F46" w:rsidRDefault="00A71F46" w:rsidP="00A71F46">
      <w:pPr>
        <w:pStyle w:val="Code"/>
        <w:spacing w:line="259" w:lineRule="auto"/>
        <w:rPr>
          <w:ins w:id="4502" w:author="Andreas Kuehne" w:date="2019-05-31T12:40:00Z"/>
        </w:rPr>
      </w:pPr>
      <w:ins w:id="4503" w:author="Andreas Kuehne" w:date="2019-05-31T12:40:00Z">
        <w:r>
          <w:t xml:space="preserve">    },</w:t>
        </w:r>
      </w:ins>
    </w:p>
    <w:p w14:paraId="1568C62F" w14:textId="77777777" w:rsidR="00A71F46" w:rsidRDefault="00A71F46" w:rsidP="00A71F46">
      <w:pPr>
        <w:pStyle w:val="Code"/>
        <w:spacing w:line="259" w:lineRule="auto"/>
        <w:rPr>
          <w:ins w:id="4504" w:author="Andreas Kuehne" w:date="2019-05-31T12:40:00Z"/>
        </w:rPr>
      </w:pPr>
      <w:ins w:id="4505" w:author="Andreas Kuehne" w:date="2019-05-31T12:40:00Z">
        <w:r>
          <w:rPr>
            <w:color w:val="31849B" w:themeColor="accent5" w:themeShade="BF"/>
          </w:rPr>
          <w:t xml:space="preserve">    "quality"</w:t>
        </w:r>
        <w:r>
          <w:t>: {</w:t>
        </w:r>
      </w:ins>
    </w:p>
    <w:p w14:paraId="6F87B77D" w14:textId="77777777" w:rsidR="00A71F46" w:rsidRDefault="00A71F46" w:rsidP="00A71F46">
      <w:pPr>
        <w:pStyle w:val="Code"/>
        <w:spacing w:line="259" w:lineRule="auto"/>
        <w:rPr>
          <w:ins w:id="4506" w:author="Andreas Kuehne" w:date="2019-05-31T12:40:00Z"/>
        </w:rPr>
      </w:pPr>
      <w:ins w:id="4507" w:author="Andreas Kuehne" w:date="2019-05-31T12:40:00Z">
        <w:r>
          <w:rPr>
            <w:color w:val="31849B" w:themeColor="accent5" w:themeShade="BF"/>
          </w:rPr>
          <w:t xml:space="preserve">      "type"</w:t>
        </w:r>
        <w:r>
          <w:t xml:space="preserve">: </w:t>
        </w:r>
        <w:r>
          <w:rPr>
            <w:color w:val="244061" w:themeColor="accent1" w:themeShade="80"/>
          </w:rPr>
          <w:t>"string"</w:t>
        </w:r>
      </w:ins>
    </w:p>
    <w:p w14:paraId="44971C03" w14:textId="77777777" w:rsidR="00A71F46" w:rsidRDefault="00A71F46" w:rsidP="00A71F46">
      <w:pPr>
        <w:pStyle w:val="Code"/>
        <w:spacing w:line="259" w:lineRule="auto"/>
        <w:rPr>
          <w:ins w:id="4508" w:author="Andreas Kuehne" w:date="2019-05-31T12:40:00Z"/>
        </w:rPr>
      </w:pPr>
      <w:ins w:id="4509" w:author="Andreas Kuehne" w:date="2019-05-31T12:40:00Z">
        <w:r>
          <w:t xml:space="preserve">    }</w:t>
        </w:r>
      </w:ins>
    </w:p>
    <w:p w14:paraId="741A849D" w14:textId="77777777" w:rsidR="00A71F46" w:rsidRDefault="00A71F46" w:rsidP="00A71F46">
      <w:pPr>
        <w:pStyle w:val="Code"/>
        <w:spacing w:line="259" w:lineRule="auto"/>
        <w:rPr>
          <w:ins w:id="4510" w:author="Andreas Kuehne" w:date="2019-05-31T12:40:00Z"/>
        </w:rPr>
      </w:pPr>
      <w:ins w:id="4511" w:author="Andreas Kuehne" w:date="2019-05-31T12:40:00Z">
        <w:r>
          <w:t xml:space="preserve">  }</w:t>
        </w:r>
      </w:ins>
    </w:p>
    <w:p w14:paraId="385E7FF5" w14:textId="77777777" w:rsidR="00A71F46" w:rsidRDefault="00A71F46" w:rsidP="00A71F46">
      <w:pPr>
        <w:pStyle w:val="Code"/>
        <w:spacing w:line="259" w:lineRule="auto"/>
        <w:rPr>
          <w:ins w:id="4512" w:author="Andreas Kuehne" w:date="2019-05-31T12:40:00Z"/>
        </w:rPr>
      </w:pPr>
      <w:ins w:id="4513" w:author="Andreas Kuehne" w:date="2019-05-31T12:40:00Z">
        <w:r>
          <w:t>}</w:t>
        </w:r>
      </w:ins>
    </w:p>
    <w:p w14:paraId="1C5FBCD6" w14:textId="77777777" w:rsidR="00A71F46" w:rsidRDefault="001A1734" w:rsidP="00A71F46">
      <w:pPr>
        <w:rPr>
          <w:ins w:id="4514" w:author="Andreas Kuehne" w:date="2019-05-31T12:40:00Z"/>
        </w:rPr>
      </w:pPr>
      <w:customXmlInsRangeStart w:id="4515" w:author="Andreas Kuehne" w:date="2019-05-31T12:40:00Z"/>
      <w:sdt>
        <w:sdtPr>
          <w:tag w:val="dss2-OptionalInputsSignType.-jsonSchema"/>
          <w:id w:val="602924557"/>
          <w:showingPlcHdr/>
        </w:sdtPr>
        <w:sdtEndPr/>
        <w:sdtContent>
          <w:customXmlInsRangeEnd w:id="4515"/>
          <w:ins w:id="4516" w:author="Andreas Kuehne" w:date="2019-05-31T12:40:00Z">
            <w:r w:rsidR="00A71F46">
              <w:rPr>
                <w:color w:val="19D131"/>
              </w:rPr>
              <w:t>[component OptionalInputsSign JSON schema details]</w:t>
            </w:r>
          </w:ins>
          <w:customXmlInsRangeStart w:id="4517" w:author="Andreas Kuehne" w:date="2019-05-31T12:40:00Z"/>
        </w:sdtContent>
      </w:sdt>
      <w:customXmlInsRangeEnd w:id="4517"/>
    </w:p>
    <w:p w14:paraId="1FDC27A0" w14:textId="77777777" w:rsidR="00A71F46" w:rsidRDefault="00A71F46" w:rsidP="00A71F46">
      <w:pPr>
        <w:pStyle w:val="berschrift4"/>
        <w:numPr>
          <w:ilvl w:val="3"/>
          <w:numId w:val="3"/>
        </w:numPr>
        <w:rPr>
          <w:ins w:id="4518" w:author="Andreas Kuehne" w:date="2019-05-31T12:40:00Z"/>
        </w:rPr>
      </w:pPr>
      <w:bookmarkStart w:id="4519" w:name="_Toc10206817"/>
      <w:ins w:id="4520" w:author="Andreas Kuehne" w:date="2019-05-31T12:40:00Z">
        <w:r>
          <w:t>OptionalInputsSign – XML Syntax</w:t>
        </w:r>
        <w:bookmarkEnd w:id="4519"/>
      </w:ins>
    </w:p>
    <w:p w14:paraId="5BE8DC59" w14:textId="77777777" w:rsidR="00A71F46" w:rsidRPr="5404FA76" w:rsidRDefault="00A71F46" w:rsidP="00A71F46">
      <w:pPr>
        <w:rPr>
          <w:ins w:id="4521" w:author="Andreas Kuehne" w:date="2019-05-31T12:40:00Z"/>
        </w:rPr>
      </w:pPr>
      <w:ins w:id="4522" w:author="Andreas Kuehne" w:date="2019-05-31T12:40:00Z">
        <w:r w:rsidRPr="0CCF9147">
          <w:t xml:space="preserve">The XML type </w:t>
        </w:r>
        <w:r w:rsidRPr="002062A5">
          <w:rPr>
            <w:rFonts w:ascii="Courier New" w:eastAsia="Courier New" w:hAnsi="Courier New" w:cs="Courier New"/>
          </w:rPr>
          <w:t>OptionalInputsSignType</w:t>
        </w:r>
        <w:r w:rsidRPr="0CCF9147">
          <w:t xml:space="preserve"> SHALL implement the requirements defined in the </w:t>
        </w:r>
        <w:r w:rsidRPr="002062A5">
          <w:rPr>
            <w:rFonts w:ascii="Courier New" w:eastAsia="Courier New" w:hAnsi="Courier New" w:cs="Courier New"/>
          </w:rPr>
          <w:t>OptionalInputsSign</w:t>
        </w:r>
        <w:r>
          <w:t xml:space="preserve"> </w:t>
        </w:r>
        <w:r w:rsidRPr="005A6FFD">
          <w:t>component.</w:t>
        </w:r>
      </w:ins>
    </w:p>
    <w:p w14:paraId="0F5A1727" w14:textId="77777777" w:rsidR="00A71F46" w:rsidRDefault="00A71F46" w:rsidP="00A71F46">
      <w:pPr>
        <w:rPr>
          <w:ins w:id="4523" w:author="Andreas Kuehne" w:date="2019-05-31T12:40:00Z"/>
        </w:rPr>
      </w:pPr>
      <w:ins w:id="4524" w:author="Andreas Kuehne" w:date="2019-05-31T12:40:00Z">
        <w:r w:rsidRPr="005A6FFD">
          <w:rPr>
            <w:rFonts w:eastAsia="Arial"/>
          </w:rPr>
          <w:t xml:space="preserve">The </w:t>
        </w:r>
        <w:r w:rsidRPr="002062A5">
          <w:rPr>
            <w:rFonts w:ascii="Courier New" w:eastAsia="Courier New" w:hAnsi="Courier New" w:cs="Courier New"/>
          </w:rPr>
          <w:t>OptionalInputsSignType</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0E36FE53" w14:textId="77777777" w:rsidR="00A71F46" w:rsidRDefault="00A71F46" w:rsidP="00A71F46">
      <w:pPr>
        <w:pStyle w:val="Code"/>
        <w:rPr>
          <w:ins w:id="4525" w:author="Andreas Kuehne" w:date="2019-05-31T12:40:00Z"/>
        </w:rPr>
      </w:pPr>
      <w:ins w:id="4526"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OptionalInputsSignType</w:t>
        </w:r>
        <w:r>
          <w:rPr>
            <w:color w:val="943634" w:themeColor="accent2" w:themeShade="BF"/>
          </w:rPr>
          <w:t>"</w:t>
        </w:r>
        <w:r>
          <w:rPr>
            <w:color w:val="31849B" w:themeColor="accent5" w:themeShade="BF"/>
          </w:rPr>
          <w:t>&gt;</w:t>
        </w:r>
      </w:ins>
    </w:p>
    <w:p w14:paraId="6EC770BE" w14:textId="77777777" w:rsidR="00A71F46" w:rsidRDefault="00A71F46" w:rsidP="00A71F46">
      <w:pPr>
        <w:pStyle w:val="Code"/>
        <w:rPr>
          <w:ins w:id="4527" w:author="Andreas Kuehne" w:date="2019-05-31T12:40:00Z"/>
        </w:rPr>
      </w:pPr>
      <w:ins w:id="4528" w:author="Andreas Kuehne" w:date="2019-05-31T12:40:00Z">
        <w:r>
          <w:rPr>
            <w:color w:val="31849B" w:themeColor="accent5" w:themeShade="BF"/>
          </w:rPr>
          <w:t xml:space="preserve">  &lt;xs:complexContent&gt;</w:t>
        </w:r>
      </w:ins>
    </w:p>
    <w:p w14:paraId="743D2ADF" w14:textId="77777777" w:rsidR="00A71F46" w:rsidRDefault="00A71F46" w:rsidP="00A71F46">
      <w:pPr>
        <w:pStyle w:val="Code"/>
        <w:rPr>
          <w:ins w:id="4529" w:author="Andreas Kuehne" w:date="2019-05-31T12:40:00Z"/>
        </w:rPr>
      </w:pPr>
      <w:ins w:id="4530" w:author="Andreas Kuehne" w:date="2019-05-31T12:40:00Z">
        <w:r>
          <w:rPr>
            <w:color w:val="31849B" w:themeColor="accent5" w:themeShade="BF"/>
          </w:rPr>
          <w:t xml:space="preserve">    &lt;xs:extension</w:t>
        </w:r>
        <w:r>
          <w:rPr>
            <w:color w:val="943634" w:themeColor="accent2" w:themeShade="BF"/>
          </w:rPr>
          <w:t xml:space="preserve"> base="</w:t>
        </w:r>
        <w:r>
          <w:rPr>
            <w:color w:val="244061" w:themeColor="accent1" w:themeShade="80"/>
          </w:rPr>
          <w:t>dss2:OptionalInputsBaseType</w:t>
        </w:r>
        <w:r>
          <w:rPr>
            <w:color w:val="943634" w:themeColor="accent2" w:themeShade="BF"/>
          </w:rPr>
          <w:t>"</w:t>
        </w:r>
        <w:r>
          <w:rPr>
            <w:color w:val="31849B" w:themeColor="accent5" w:themeShade="BF"/>
          </w:rPr>
          <w:t>&gt;</w:t>
        </w:r>
      </w:ins>
    </w:p>
    <w:p w14:paraId="69A2A4F8" w14:textId="77777777" w:rsidR="00A71F46" w:rsidRDefault="00A71F46" w:rsidP="00A71F46">
      <w:pPr>
        <w:pStyle w:val="Code"/>
        <w:rPr>
          <w:ins w:id="4531" w:author="Andreas Kuehne" w:date="2019-05-31T12:40:00Z"/>
        </w:rPr>
      </w:pPr>
      <w:ins w:id="4532" w:author="Andreas Kuehne" w:date="2019-05-31T12:40:00Z">
        <w:r>
          <w:rPr>
            <w:color w:val="31849B" w:themeColor="accent5" w:themeShade="BF"/>
          </w:rPr>
          <w:t xml:space="preserve">      &lt;xs:sequence&gt;</w:t>
        </w:r>
      </w:ins>
    </w:p>
    <w:p w14:paraId="1F9FB6F5" w14:textId="77777777" w:rsidR="00A71F46" w:rsidRDefault="00A71F46" w:rsidP="00A71F46">
      <w:pPr>
        <w:pStyle w:val="Code"/>
        <w:rPr>
          <w:ins w:id="4533" w:author="Andreas Kuehne" w:date="2019-05-31T12:40:00Z"/>
        </w:rPr>
      </w:pPr>
      <w:ins w:id="4534"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SignatureType</w:t>
        </w:r>
        <w:r>
          <w:rPr>
            <w:color w:val="943634" w:themeColor="accent2" w:themeShade="BF"/>
          </w:rPr>
          <w:t>" type="</w:t>
        </w:r>
        <w:r>
          <w:rPr>
            <w:color w:val="244061" w:themeColor="accent1" w:themeShade="80"/>
          </w:rPr>
          <w:t>xs:anyURI</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4D3A87F4" w14:textId="77777777" w:rsidR="00A71F46" w:rsidRDefault="00A71F46" w:rsidP="00A71F46">
      <w:pPr>
        <w:pStyle w:val="Code"/>
        <w:rPr>
          <w:ins w:id="4535" w:author="Andreas Kuehne" w:date="2019-05-31T12:40:00Z"/>
        </w:rPr>
      </w:pPr>
      <w:ins w:id="4536"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IntendedAudience</w:t>
        </w:r>
        <w:r>
          <w:rPr>
            <w:color w:val="943634" w:themeColor="accent2" w:themeShade="BF"/>
          </w:rPr>
          <w:t>" type="</w:t>
        </w:r>
        <w:r>
          <w:rPr>
            <w:color w:val="244061" w:themeColor="accent1" w:themeShade="80"/>
          </w:rPr>
          <w:t>dss2:IntendedAudienceType</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597E8942" w14:textId="77777777" w:rsidR="00A71F46" w:rsidRDefault="00A71F46" w:rsidP="00A71F46">
      <w:pPr>
        <w:pStyle w:val="Code"/>
        <w:rPr>
          <w:ins w:id="4537" w:author="Andreas Kuehne" w:date="2019-05-31T12:40:00Z"/>
        </w:rPr>
      </w:pPr>
      <w:ins w:id="4538"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KeySelector</w:t>
        </w:r>
        <w:r>
          <w:rPr>
            <w:color w:val="943634" w:themeColor="accent2" w:themeShade="BF"/>
          </w:rPr>
          <w:t>" type="</w:t>
        </w:r>
        <w:r>
          <w:rPr>
            <w:color w:val="244061" w:themeColor="accent1" w:themeShade="80"/>
          </w:rPr>
          <w:t>dss2:KeySelectorType</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66649F36" w14:textId="77777777" w:rsidR="00A71F46" w:rsidRDefault="00A71F46" w:rsidP="00A71F46">
      <w:pPr>
        <w:pStyle w:val="Code"/>
        <w:rPr>
          <w:ins w:id="4539" w:author="Andreas Kuehne" w:date="2019-05-31T12:40:00Z"/>
        </w:rPr>
      </w:pPr>
      <w:ins w:id="4540"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Properties</w:t>
        </w:r>
        <w:r>
          <w:rPr>
            <w:color w:val="943634" w:themeColor="accent2" w:themeShade="BF"/>
          </w:rPr>
          <w:t>" type="</w:t>
        </w:r>
        <w:r>
          <w:rPr>
            <w:color w:val="244061" w:themeColor="accent1" w:themeShade="80"/>
          </w:rPr>
          <w:t>dss2:PropertiesHolderType</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3D3CCC95" w14:textId="77777777" w:rsidR="00A71F46" w:rsidRDefault="00A71F46" w:rsidP="00A71F46">
      <w:pPr>
        <w:pStyle w:val="Code"/>
        <w:rPr>
          <w:ins w:id="4541" w:author="Andreas Kuehne" w:date="2019-05-31T12:40:00Z"/>
        </w:rPr>
      </w:pPr>
      <w:ins w:id="4542"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IncludeObject</w:t>
        </w:r>
        <w:r>
          <w:rPr>
            <w:color w:val="943634" w:themeColor="accent2" w:themeShade="BF"/>
          </w:rPr>
          <w:t>" type="</w:t>
        </w:r>
        <w:r>
          <w:rPr>
            <w:color w:val="244061" w:themeColor="accent1" w:themeShade="80"/>
          </w:rPr>
          <w:t>dss2:IncludeObjectType</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60815488" w14:textId="77777777" w:rsidR="00A71F46" w:rsidRDefault="00A71F46" w:rsidP="00A71F46">
      <w:pPr>
        <w:pStyle w:val="Code"/>
        <w:rPr>
          <w:ins w:id="4543" w:author="Andreas Kuehne" w:date="2019-05-31T12:40:00Z"/>
        </w:rPr>
      </w:pPr>
      <w:ins w:id="4544"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IncludeEContent</w:t>
        </w:r>
        <w:r>
          <w:rPr>
            <w:color w:val="943634" w:themeColor="accent2" w:themeShade="BF"/>
          </w:rPr>
          <w:t>" type="</w:t>
        </w:r>
        <w:r>
          <w:rPr>
            <w:color w:val="244061" w:themeColor="accent1" w:themeShade="80"/>
          </w:rPr>
          <w:t>xs:boolean</w:t>
        </w:r>
        <w:r>
          <w:rPr>
            <w:color w:val="943634" w:themeColor="accent2" w:themeShade="BF"/>
          </w:rPr>
          <w:t>" default="</w:t>
        </w:r>
        <w:r>
          <w:rPr>
            <w:color w:val="244061" w:themeColor="accent1" w:themeShade="80"/>
          </w:rPr>
          <w:t>false</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5C94CE87" w14:textId="77777777" w:rsidR="00A71F46" w:rsidRDefault="00A71F46" w:rsidP="00A71F46">
      <w:pPr>
        <w:pStyle w:val="Code"/>
        <w:rPr>
          <w:ins w:id="4545" w:author="Andreas Kuehne" w:date="2019-05-31T12:40:00Z"/>
        </w:rPr>
      </w:pPr>
      <w:ins w:id="4546"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SignaturePlacement</w:t>
        </w:r>
        <w:r>
          <w:rPr>
            <w:color w:val="943634" w:themeColor="accent2" w:themeShade="BF"/>
          </w:rPr>
          <w:t>" type="</w:t>
        </w:r>
        <w:r>
          <w:rPr>
            <w:color w:val="244061" w:themeColor="accent1" w:themeShade="80"/>
          </w:rPr>
          <w:t>dss2:SignaturePlacementType</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53C40B2D" w14:textId="77777777" w:rsidR="00A71F46" w:rsidRDefault="00A71F46" w:rsidP="00A71F46">
      <w:pPr>
        <w:pStyle w:val="Code"/>
        <w:rPr>
          <w:ins w:id="4547" w:author="Andreas Kuehne" w:date="2019-05-31T12:40:00Z"/>
        </w:rPr>
      </w:pPr>
      <w:ins w:id="4548"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SignedReferences</w:t>
        </w:r>
        <w:r>
          <w:rPr>
            <w:color w:val="943634" w:themeColor="accent2" w:themeShade="BF"/>
          </w:rPr>
          <w:t>" type="</w:t>
        </w:r>
        <w:r>
          <w:rPr>
            <w:color w:val="244061" w:themeColor="accent1" w:themeShade="80"/>
          </w:rPr>
          <w:t>dss2:SignedReferencesType</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22ED9A09" w14:textId="77777777" w:rsidR="00A71F46" w:rsidRDefault="00A71F46" w:rsidP="00A71F46">
      <w:pPr>
        <w:pStyle w:val="Code"/>
        <w:rPr>
          <w:ins w:id="4549" w:author="Andreas Kuehne" w:date="2019-05-31T12:40:00Z"/>
        </w:rPr>
      </w:pPr>
      <w:ins w:id="4550"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SignatureAlgorithm</w:t>
        </w:r>
        <w:r>
          <w:rPr>
            <w:color w:val="943634" w:themeColor="accent2" w:themeShade="BF"/>
          </w:rPr>
          <w:t>" type="</w:t>
        </w:r>
        <w:r>
          <w:rPr>
            <w:color w:val="244061" w:themeColor="accent1" w:themeShade="80"/>
          </w:rPr>
          <w:t>xs:string</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103B1933" w14:textId="77777777" w:rsidR="00A71F46" w:rsidRDefault="00A71F46" w:rsidP="00A71F46">
      <w:pPr>
        <w:pStyle w:val="Code"/>
        <w:rPr>
          <w:ins w:id="4551" w:author="Andreas Kuehne" w:date="2019-05-31T12:40:00Z"/>
        </w:rPr>
      </w:pPr>
      <w:ins w:id="4552"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SignatureQualityLevel</w:t>
        </w:r>
        <w:r>
          <w:rPr>
            <w:color w:val="943634" w:themeColor="accent2" w:themeShade="BF"/>
          </w:rPr>
          <w:t>" type="</w:t>
        </w:r>
        <w:r>
          <w:rPr>
            <w:color w:val="244061" w:themeColor="accent1" w:themeShade="80"/>
          </w:rPr>
          <w:t>xs:anyURI</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46426968" w14:textId="77777777" w:rsidR="00A71F46" w:rsidRDefault="00A71F46" w:rsidP="00A71F46">
      <w:pPr>
        <w:pStyle w:val="Code"/>
        <w:rPr>
          <w:ins w:id="4553" w:author="Andreas Kuehne" w:date="2019-05-31T12:40:00Z"/>
        </w:rPr>
      </w:pPr>
      <w:ins w:id="4554" w:author="Andreas Kuehne" w:date="2019-05-31T12:40:00Z">
        <w:r>
          <w:rPr>
            <w:color w:val="31849B" w:themeColor="accent5" w:themeShade="BF"/>
          </w:rPr>
          <w:t xml:space="preserve">      &lt;/xs:sequence&gt;</w:t>
        </w:r>
      </w:ins>
    </w:p>
    <w:p w14:paraId="7CD2973D" w14:textId="77777777" w:rsidR="00A71F46" w:rsidRDefault="00A71F46" w:rsidP="00A71F46">
      <w:pPr>
        <w:pStyle w:val="Code"/>
        <w:rPr>
          <w:ins w:id="4555" w:author="Andreas Kuehne" w:date="2019-05-31T12:40:00Z"/>
        </w:rPr>
      </w:pPr>
      <w:ins w:id="4556" w:author="Andreas Kuehne" w:date="2019-05-31T12:40:00Z">
        <w:r>
          <w:rPr>
            <w:color w:val="31849B" w:themeColor="accent5" w:themeShade="BF"/>
          </w:rPr>
          <w:t xml:space="preserve">    &lt;/xs:extension&gt;</w:t>
        </w:r>
      </w:ins>
    </w:p>
    <w:p w14:paraId="360104E8" w14:textId="77777777" w:rsidR="00A71F46" w:rsidRDefault="00A71F46" w:rsidP="00A71F46">
      <w:pPr>
        <w:pStyle w:val="Code"/>
        <w:rPr>
          <w:ins w:id="4557" w:author="Andreas Kuehne" w:date="2019-05-31T12:40:00Z"/>
        </w:rPr>
      </w:pPr>
      <w:ins w:id="4558" w:author="Andreas Kuehne" w:date="2019-05-31T12:40:00Z">
        <w:r>
          <w:rPr>
            <w:color w:val="31849B" w:themeColor="accent5" w:themeShade="BF"/>
          </w:rPr>
          <w:t xml:space="preserve">  &lt;/xs:complexContent&gt;</w:t>
        </w:r>
      </w:ins>
    </w:p>
    <w:p w14:paraId="60261AF6" w14:textId="77777777" w:rsidR="00A71F46" w:rsidRDefault="00A71F46" w:rsidP="00A71F46">
      <w:pPr>
        <w:pStyle w:val="Code"/>
        <w:rPr>
          <w:ins w:id="4559" w:author="Andreas Kuehne" w:date="2019-05-31T12:40:00Z"/>
        </w:rPr>
      </w:pPr>
      <w:ins w:id="4560" w:author="Andreas Kuehne" w:date="2019-05-31T12:40:00Z">
        <w:r>
          <w:rPr>
            <w:color w:val="31849B" w:themeColor="accent5" w:themeShade="BF"/>
          </w:rPr>
          <w:t>&lt;/xs:complexType&gt;</w:t>
        </w:r>
      </w:ins>
    </w:p>
    <w:p w14:paraId="30E531AD" w14:textId="77777777" w:rsidR="00A71F46" w:rsidRDefault="00A71F46" w:rsidP="00A71F46">
      <w:pPr>
        <w:spacing w:line="259" w:lineRule="auto"/>
        <w:rPr>
          <w:ins w:id="4561" w:author="Andreas Kuehne" w:date="2019-05-31T12:40:00Z"/>
        </w:rPr>
      </w:pPr>
      <w:ins w:id="4562" w:author="Andreas Kuehne" w:date="2019-05-31T12:40:00Z">
        <w:r>
          <w:t>Each child element of</w:t>
        </w:r>
        <w:r w:rsidRPr="71C71F8C">
          <w:t xml:space="preserve"> </w:t>
        </w:r>
        <w:r w:rsidRPr="002062A5">
          <w:rPr>
            <w:rFonts w:ascii="Courier New" w:eastAsia="Courier New" w:hAnsi="Courier New" w:cs="Courier New"/>
          </w:rPr>
          <w:t>OptionalInputsSignType</w:t>
        </w:r>
        <w:r w:rsidRPr="71C71F8C">
          <w:t xml:space="preserve"> </w:t>
        </w:r>
        <w:r>
          <w:t xml:space="preserve">XML element SHALL implement in XML syntax the sub-component that has a name equal to its local name. </w:t>
        </w:r>
      </w:ins>
      <w:customXmlInsRangeStart w:id="4563" w:author="Andreas Kuehne" w:date="2019-05-31T12:40:00Z"/>
      <w:sdt>
        <w:sdtPr>
          <w:tag w:val="dss2-OptionalInputsSignType.-xmlSchema"/>
          <w:id w:val="-425501324"/>
          <w:showingPlcHdr/>
        </w:sdtPr>
        <w:sdtEndPr/>
        <w:sdtContent>
          <w:customXmlInsRangeEnd w:id="4563"/>
          <w:ins w:id="4564" w:author="Andreas Kuehne" w:date="2019-05-31T12:40:00Z">
            <w:r>
              <w:rPr>
                <w:color w:val="19D131"/>
              </w:rPr>
              <w:t>[component OptionalInputsSign XML schema details]</w:t>
            </w:r>
          </w:ins>
          <w:customXmlInsRangeStart w:id="4565" w:author="Andreas Kuehne" w:date="2019-05-31T12:40:00Z"/>
        </w:sdtContent>
      </w:sdt>
      <w:customXmlInsRangeEnd w:id="4565"/>
    </w:p>
    <w:p w14:paraId="63AF794F" w14:textId="77777777" w:rsidR="00A71F46" w:rsidRDefault="00A71F46" w:rsidP="00A71F46">
      <w:pPr>
        <w:pStyle w:val="berschrift3"/>
        <w:numPr>
          <w:ilvl w:val="2"/>
          <w:numId w:val="3"/>
        </w:numPr>
        <w:rPr>
          <w:ins w:id="4566" w:author="Andreas Kuehne" w:date="2019-05-31T12:40:00Z"/>
        </w:rPr>
      </w:pPr>
      <w:bookmarkStart w:id="4567" w:name="_Toc10206818"/>
      <w:ins w:id="4568" w:author="Andreas Kuehne" w:date="2019-05-31T12:40:00Z">
        <w:r>
          <w:t>Component OptionalInputsVerify</w:t>
        </w:r>
        <w:bookmarkEnd w:id="4567"/>
      </w:ins>
    </w:p>
    <w:p w14:paraId="5DCDC621" w14:textId="77777777" w:rsidR="00A71F46" w:rsidRDefault="001A1734" w:rsidP="00A71F46">
      <w:pPr>
        <w:rPr>
          <w:ins w:id="4569" w:author="Andreas Kuehne" w:date="2019-05-31T12:40:00Z"/>
        </w:rPr>
      </w:pPr>
      <w:customXmlInsRangeStart w:id="4570" w:author="Andreas Kuehne" w:date="2019-05-31T12:40:00Z"/>
      <w:sdt>
        <w:sdtPr>
          <w:tag w:val="dss2-OptionalInputsVerifyType.-normative"/>
          <w:id w:val="-2143959423"/>
        </w:sdtPr>
        <w:sdtEndPr/>
        <w:sdtContent>
          <w:customXmlInsRangeEnd w:id="4570"/>
          <w:ins w:id="4571" w:author="Andreas Kuehne" w:date="2019-05-31T12:40:00Z">
            <w:r w:rsidR="00A71F46" w:rsidRPr="003A06D0">
              <w:rPr>
                <w:color w:val="19D131"/>
                <w:lang w:val="en-GB"/>
              </w:rPr>
              <w:t xml:space="preserve">The </w:t>
            </w:r>
            <w:r w:rsidR="00A71F46" w:rsidRPr="003A06D0">
              <w:rPr>
                <w:rFonts w:ascii="Courier New" w:eastAsia="Courier New" w:hAnsi="Courier New" w:cs="Courier New"/>
                <w:lang w:val="en-GB"/>
              </w:rPr>
              <w:t>OptionalInputsVerify</w:t>
            </w:r>
            <w:r w:rsidR="00A71F46" w:rsidRPr="003A06D0">
              <w:rPr>
                <w:color w:val="19D131"/>
                <w:lang w:val="en-GB"/>
              </w:rPr>
              <w:t xml:space="preserve"> component defines a set of additional inputs associated with the processing of a verification request. Profiles MAY specify the allowed optional inputs and their default values. The definition of an optional input MAY include a default value, so that a client may omit the OptionalInputsVerify yet still get service from any profile-compliant DSS server. If a server doesn’t recognize or can’t handle any optional input, it MUST reject the request with a </w:t>
            </w:r>
            <w:r w:rsidR="00A71F46" w:rsidRPr="003A06D0">
              <w:rPr>
                <w:rStyle w:val="Datatype"/>
                <w:lang w:val="en-GB"/>
              </w:rPr>
              <w:t>ResultMajor</w:t>
            </w:r>
            <w:r w:rsidR="00A71F46" w:rsidRPr="003A06D0">
              <w:rPr>
                <w:color w:val="19D131"/>
                <w:lang w:val="en-GB"/>
              </w:rPr>
              <w:t xml:space="preserve"> code of </w:t>
            </w:r>
            <w:r w:rsidR="00A71F46" w:rsidRPr="003A06D0">
              <w:rPr>
                <w:rStyle w:val="Datatype"/>
                <w:lang w:val="en-GB"/>
              </w:rPr>
              <w:t>RequesterError</w:t>
            </w:r>
            <w:r w:rsidR="00A71F46" w:rsidRPr="003A06D0">
              <w:rPr>
                <w:color w:val="19D131"/>
                <w:lang w:val="en-GB"/>
              </w:rPr>
              <w:t xml:space="preserve"> and a </w:t>
            </w:r>
            <w:r w:rsidR="00A71F46" w:rsidRPr="003A06D0">
              <w:rPr>
                <w:rStyle w:val="Datatype"/>
                <w:lang w:val="en-GB"/>
              </w:rPr>
              <w:t>ResultMinor</w:t>
            </w:r>
            <w:r w:rsidR="00A71F46" w:rsidRPr="003A06D0">
              <w:rPr>
                <w:color w:val="19D131"/>
                <w:lang w:val="en-GB"/>
              </w:rPr>
              <w:t xml:space="preserve"> code of </w:t>
            </w:r>
            <w:r w:rsidR="00A71F46" w:rsidRPr="003A06D0">
              <w:rPr>
                <w:rStyle w:val="Datatype"/>
                <w:lang w:val="en-GB"/>
              </w:rPr>
              <w:t>NotSupported</w:t>
            </w:r>
            <w:r w:rsidR="00A71F46" w:rsidRPr="003A06D0">
              <w:rPr>
                <w:color w:val="19D131"/>
                <w:lang w:val="en-GB"/>
              </w:rPr>
              <w:t>.</w:t>
            </w:r>
          </w:ins>
          <w:customXmlInsRangeStart w:id="4572" w:author="Andreas Kuehne" w:date="2019-05-31T12:40:00Z"/>
        </w:sdtContent>
      </w:sdt>
      <w:customXmlInsRangeEnd w:id="4572"/>
    </w:p>
    <w:p w14:paraId="3A36D88C" w14:textId="77777777" w:rsidR="00A71F46" w:rsidRDefault="00A71F46" w:rsidP="00A71F46">
      <w:pPr>
        <w:rPr>
          <w:ins w:id="4573" w:author="Andreas Kuehne" w:date="2019-05-31T12:40:00Z"/>
        </w:rPr>
      </w:pPr>
      <w:ins w:id="4574" w:author="Andreas Kuehne" w:date="2019-05-31T12:40:00Z">
        <w:r>
          <w:t xml:space="preserve">This components extends the component </w:t>
        </w:r>
        <w:r>
          <w:fldChar w:fldCharType="begin"/>
        </w:r>
        <w:r>
          <w:instrText xml:space="preserve"> REF _RefCompE88C5C04 \r \h </w:instrText>
        </w:r>
      </w:ins>
      <w:ins w:id="4575" w:author="Andreas Kuehne" w:date="2019-05-31T12:40:00Z">
        <w:r>
          <w:fldChar w:fldCharType="separate"/>
        </w:r>
        <w:r>
          <w:rPr>
            <w:rStyle w:val="Datatype"/>
            <w:rFonts w:eastAsia="Courier New" w:cs="Courier New"/>
          </w:rPr>
          <w:t>OptionalInputsBase</w:t>
        </w:r>
        <w:r>
          <w:fldChar w:fldCharType="end"/>
        </w:r>
        <w:r>
          <w:t>. The inherited sub-components are not repeated here.</w:t>
        </w:r>
      </w:ins>
    </w:p>
    <w:p w14:paraId="651E56A9" w14:textId="77777777" w:rsidR="00A71F46" w:rsidRDefault="00A71F46" w:rsidP="00A71F46">
      <w:pPr>
        <w:rPr>
          <w:ins w:id="4576" w:author="Andreas Kuehne" w:date="2019-05-31T12:40:00Z"/>
        </w:rPr>
      </w:pPr>
      <w:ins w:id="4577" w:author="Andreas Kuehne" w:date="2019-05-31T12:40:00Z">
        <w:r>
          <w:t>Below follows a list of the sub-components that constitute this component:</w:t>
        </w:r>
      </w:ins>
    </w:p>
    <w:p w14:paraId="57EF8F7F" w14:textId="77777777" w:rsidR="00A71F46" w:rsidRDefault="00A71F46" w:rsidP="00A71F46">
      <w:pPr>
        <w:pStyle w:val="Member"/>
        <w:rPr>
          <w:ins w:id="4578" w:author="Andreas Kuehne" w:date="2019-05-31T12:40:00Z"/>
        </w:rPr>
      </w:pPr>
      <w:ins w:id="4579" w:author="Andreas Kuehne" w:date="2019-05-31T12:40:00Z">
        <w:r>
          <w:t xml:space="preserve">The OPTIONAL </w:t>
        </w:r>
        <w:r w:rsidRPr="35C1378D">
          <w:rPr>
            <w:rStyle w:val="Datatype"/>
          </w:rPr>
          <w:t>UseVerificationTime</w:t>
        </w:r>
        <w:r>
          <w:t xml:space="preserve"> element, if present, MUST contain a sub-component. A given element MUST satisfy the requirements specified in this document in section </w:t>
        </w:r>
        <w:r>
          <w:fldChar w:fldCharType="begin"/>
        </w:r>
        <w:r>
          <w:instrText xml:space="preserve"> REF _RefComp6E7DE514 \r \h </w:instrText>
        </w:r>
      </w:ins>
      <w:ins w:id="4580" w:author="Andreas Kuehne" w:date="2019-05-31T12:40:00Z">
        <w:r>
          <w:fldChar w:fldCharType="separate"/>
        </w:r>
        <w:r>
          <w:rPr>
            <w:rStyle w:val="Datatype"/>
            <w:rFonts w:eastAsia="Courier New" w:cs="Courier New"/>
          </w:rPr>
          <w:t>UseVerificationTime</w:t>
        </w:r>
        <w:r>
          <w:fldChar w:fldCharType="end"/>
        </w:r>
        <w:r>
          <w:t xml:space="preserve">. </w:t>
        </w:r>
      </w:ins>
      <w:customXmlInsRangeStart w:id="4581" w:author="Andreas Kuehne" w:date="2019-05-31T12:40:00Z"/>
      <w:sdt>
        <w:sdtPr>
          <w:alias w:val="dss2-OptionalInputsVerifyType.useVerificationTime"/>
          <w:tag w:val="dss2-OptionalInputsVerifyType.UseVerificationTime"/>
          <w:id w:val="-1712416689"/>
        </w:sdtPr>
        <w:sdtEndPr/>
        <w:sdtContent>
          <w:customXmlInsRangeEnd w:id="4581"/>
          <w:ins w:id="4582" w:author="Andreas Kuehne" w:date="2019-05-31T12:40:00Z">
            <w:r w:rsidRPr="003A06D0">
              <w:rPr>
                <w:color w:val="19D131"/>
                <w:lang w:val="en-GB"/>
              </w:rPr>
              <w:t xml:space="preserve">The </w:t>
            </w:r>
            <w:r w:rsidRPr="003A06D0">
              <w:rPr>
                <w:rStyle w:val="Datatype"/>
                <w:lang w:val="en-GB"/>
              </w:rPr>
              <w:t>UseVerificationTime</w:t>
            </w:r>
            <w:r w:rsidRPr="003A06D0">
              <w:rPr>
                <w:color w:val="19D131"/>
                <w:lang w:val="en-GB"/>
              </w:rPr>
              <w:t xml:space="preserve"> element instructs the server to attempt to determine the signature’s validity at the specified time, instead of a time determined by the server policy.</w:t>
            </w:r>
          </w:ins>
          <w:customXmlInsRangeStart w:id="4583" w:author="Andreas Kuehne" w:date="2019-05-31T12:40:00Z"/>
        </w:sdtContent>
      </w:sdt>
      <w:customXmlInsRangeEnd w:id="4583"/>
    </w:p>
    <w:p w14:paraId="1C60EFE1" w14:textId="77777777" w:rsidR="00A71F46" w:rsidRDefault="00A71F46" w:rsidP="00A71F46">
      <w:pPr>
        <w:pStyle w:val="Member"/>
        <w:rPr>
          <w:ins w:id="4584" w:author="Andreas Kuehne" w:date="2019-05-31T12:40:00Z"/>
        </w:rPr>
      </w:pPr>
      <w:ins w:id="4585" w:author="Andreas Kuehne" w:date="2019-05-31T12:40:00Z">
        <w:r>
          <w:t xml:space="preserve">The OPTIONAL </w:t>
        </w:r>
        <w:r w:rsidRPr="35C1378D">
          <w:rPr>
            <w:rStyle w:val="Datatype"/>
          </w:rPr>
          <w:t>ReturnVerificationTimeInfo</w:t>
        </w:r>
        <w:r>
          <w:t xml:space="preserve"> element, if present, MUST contain a boolean. Its default value is '</w:t>
        </w:r>
        <w:r>
          <w:rPr>
            <w:color w:val="244061" w:themeColor="accent1" w:themeShade="80"/>
          </w:rPr>
          <w:t>false</w:t>
        </w:r>
        <w:r>
          <w:t xml:space="preserve">'. </w:t>
        </w:r>
      </w:ins>
      <w:customXmlInsRangeStart w:id="4586" w:author="Andreas Kuehne" w:date="2019-05-31T12:40:00Z"/>
      <w:sdt>
        <w:sdtPr>
          <w:alias w:val="dss2-OptionalInputsVerifyType.returnVerificationTime"/>
          <w:tag w:val="dss2-OptionalInputsVerifyType.ReturnVerificationTimeInfo"/>
          <w:id w:val="2111851147"/>
        </w:sdtPr>
        <w:sdtEndPr/>
        <w:sdtContent>
          <w:customXmlInsRangeEnd w:id="4586"/>
          <w:ins w:id="4587" w:author="Andreas Kuehne" w:date="2019-05-31T12:40:00Z">
            <w:r w:rsidRPr="003A06D0">
              <w:rPr>
                <w:color w:val="19D131"/>
                <w:lang w:val="en-GB"/>
              </w:rPr>
              <w:t>This element cam be used by the client to obtain the time instant used by the server to validate the signature.</w:t>
            </w:r>
          </w:ins>
          <w:customXmlInsRangeStart w:id="4588" w:author="Andreas Kuehne" w:date="2019-05-31T12:40:00Z"/>
        </w:sdtContent>
      </w:sdt>
      <w:customXmlInsRangeEnd w:id="4588"/>
    </w:p>
    <w:p w14:paraId="4DDF3E10" w14:textId="77777777" w:rsidR="00A71F46" w:rsidRDefault="00A71F46" w:rsidP="00A71F46">
      <w:pPr>
        <w:pStyle w:val="Member"/>
        <w:rPr>
          <w:ins w:id="4589" w:author="Andreas Kuehne" w:date="2019-05-31T12:40:00Z"/>
        </w:rPr>
      </w:pPr>
      <w:ins w:id="4590" w:author="Andreas Kuehne" w:date="2019-05-31T12:40:00Z">
        <w:r>
          <w:t xml:space="preserve">The OPTIONAL </w:t>
        </w:r>
        <w:r w:rsidRPr="35C1378D">
          <w:rPr>
            <w:rStyle w:val="Datatype"/>
          </w:rPr>
          <w:t>AdditionalKeyInfo</w:t>
        </w:r>
        <w:r>
          <w:t xml:space="preserve"> element, if present, MAY occur zero or more times containing a sub-component. If present each instance MUST satisfy the requirements specified in this document in section </w:t>
        </w:r>
        <w:r>
          <w:fldChar w:fldCharType="begin"/>
        </w:r>
        <w:r>
          <w:instrText xml:space="preserve"> REF _RefCompB4921F5C \r \h </w:instrText>
        </w:r>
      </w:ins>
      <w:ins w:id="4591" w:author="Andreas Kuehne" w:date="2019-05-31T12:40:00Z">
        <w:r>
          <w:fldChar w:fldCharType="separate"/>
        </w:r>
        <w:r>
          <w:rPr>
            <w:rStyle w:val="Datatype"/>
            <w:rFonts w:eastAsia="Courier New" w:cs="Courier New"/>
          </w:rPr>
          <w:t>AdditionalKeyInfo</w:t>
        </w:r>
        <w:r>
          <w:fldChar w:fldCharType="end"/>
        </w:r>
        <w:r>
          <w:t xml:space="preserve">. </w:t>
        </w:r>
      </w:ins>
      <w:customXmlInsRangeStart w:id="4592" w:author="Andreas Kuehne" w:date="2019-05-31T12:40:00Z"/>
      <w:sdt>
        <w:sdtPr>
          <w:alias w:val="dss2-OptionalInputsVerifyType.addKeyInfo"/>
          <w:tag w:val="dss2-OptionalInputsVerifyType.AdditionalKeyInfo"/>
          <w:id w:val="19059004"/>
        </w:sdtPr>
        <w:sdtEndPr/>
        <w:sdtContent>
          <w:customXmlInsRangeEnd w:id="4592"/>
          <w:ins w:id="4593" w:author="Andreas Kuehne" w:date="2019-05-31T12:40:00Z">
            <w:r w:rsidRPr="003A06D0">
              <w:rPr>
                <w:color w:val="19D131"/>
                <w:lang w:val="en-GB"/>
              </w:rPr>
              <w:t>This element provides the server with additional data (such as certificates and CRLs) which it can use to validate the signature. These options are not allowed in multi-signature verification.</w:t>
            </w:r>
          </w:ins>
          <w:customXmlInsRangeStart w:id="4594" w:author="Andreas Kuehne" w:date="2019-05-31T12:40:00Z"/>
        </w:sdtContent>
      </w:sdt>
      <w:customXmlInsRangeEnd w:id="4594"/>
    </w:p>
    <w:p w14:paraId="085CD5EA" w14:textId="77777777" w:rsidR="00A71F46" w:rsidRDefault="00A71F46" w:rsidP="00A71F46">
      <w:pPr>
        <w:pStyle w:val="Member"/>
        <w:rPr>
          <w:ins w:id="4595" w:author="Andreas Kuehne" w:date="2019-05-31T12:40:00Z"/>
        </w:rPr>
      </w:pPr>
      <w:ins w:id="4596" w:author="Andreas Kuehne" w:date="2019-05-31T12:40:00Z">
        <w:r>
          <w:t xml:space="preserve">The OPTIONAL </w:t>
        </w:r>
        <w:r w:rsidRPr="35C1378D">
          <w:rPr>
            <w:rStyle w:val="Datatype"/>
          </w:rPr>
          <w:t>ReturnProcessingDetails</w:t>
        </w:r>
        <w:r>
          <w:t xml:space="preserve"> element, if present, MUST contain a boolean. Its default value is '</w:t>
        </w:r>
        <w:r>
          <w:rPr>
            <w:color w:val="244061" w:themeColor="accent1" w:themeShade="80"/>
          </w:rPr>
          <w:t>false</w:t>
        </w:r>
        <w:r>
          <w:t xml:space="preserve">'. </w:t>
        </w:r>
      </w:ins>
      <w:customXmlInsRangeStart w:id="4597" w:author="Andreas Kuehne" w:date="2019-05-31T12:40:00Z"/>
      <w:sdt>
        <w:sdtPr>
          <w:alias w:val="dss2-OptionalInputsVerifyType.returnProcDetails"/>
          <w:tag w:val="dss2-OptionalInputsVerifyType.ReturnProcessingDetails"/>
          <w:id w:val="1496994753"/>
        </w:sdtPr>
        <w:sdtEndPr/>
        <w:sdtContent>
          <w:customXmlInsRangeEnd w:id="4597"/>
          <w:ins w:id="4598" w:author="Andreas Kuehne" w:date="2019-05-31T12:40:00Z">
            <w:r w:rsidRPr="003A06D0">
              <w:rPr>
                <w:color w:val="19D131"/>
                <w:lang w:val="en-GB"/>
              </w:rPr>
              <w:t xml:space="preserve">This element instructs the server to return a </w:t>
            </w:r>
            <w:r w:rsidRPr="003A06D0">
              <w:rPr>
                <w:rStyle w:val="Datatype"/>
                <w:lang w:val="en-GB"/>
              </w:rPr>
              <w:t>ProcessingDetails</w:t>
            </w:r>
            <w:r w:rsidRPr="003A06D0">
              <w:rPr>
                <w:color w:val="19D131"/>
                <w:lang w:val="en-GB"/>
              </w:rPr>
              <w:t xml:space="preserve"> element. It is not allowed in multi-signature verification.</w:t>
            </w:r>
          </w:ins>
          <w:customXmlInsRangeStart w:id="4599" w:author="Andreas Kuehne" w:date="2019-05-31T12:40:00Z"/>
        </w:sdtContent>
      </w:sdt>
      <w:customXmlInsRangeEnd w:id="4599"/>
    </w:p>
    <w:p w14:paraId="6C872D46" w14:textId="77777777" w:rsidR="00A71F46" w:rsidRDefault="00A71F46" w:rsidP="00A71F46">
      <w:pPr>
        <w:pStyle w:val="Member"/>
        <w:rPr>
          <w:ins w:id="4600" w:author="Andreas Kuehne" w:date="2019-05-31T12:40:00Z"/>
        </w:rPr>
      </w:pPr>
      <w:ins w:id="4601" w:author="Andreas Kuehne" w:date="2019-05-31T12:40:00Z">
        <w:r>
          <w:t xml:space="preserve">The OPTIONAL </w:t>
        </w:r>
        <w:r w:rsidRPr="35C1378D">
          <w:rPr>
            <w:rStyle w:val="Datatype"/>
          </w:rPr>
          <w:t>ReturnSigningTimeInfo</w:t>
        </w:r>
        <w:r>
          <w:t xml:space="preserve"> element, if present, MUST contain a boolean. Its default value is '</w:t>
        </w:r>
        <w:r>
          <w:rPr>
            <w:color w:val="244061" w:themeColor="accent1" w:themeShade="80"/>
          </w:rPr>
          <w:t>false</w:t>
        </w:r>
        <w:r>
          <w:t xml:space="preserve">'. </w:t>
        </w:r>
      </w:ins>
      <w:customXmlInsRangeStart w:id="4602" w:author="Andreas Kuehne" w:date="2019-05-31T12:40:00Z"/>
      <w:sdt>
        <w:sdtPr>
          <w:alias w:val="dss2-OptionalInputsVerifyType.returnSigningTime"/>
          <w:tag w:val="dss2-OptionalInputsVerifyType.ReturnSigningTimeInfo"/>
          <w:id w:val="1486973282"/>
        </w:sdtPr>
        <w:sdtEndPr/>
        <w:sdtContent>
          <w:customXmlInsRangeEnd w:id="4602"/>
          <w:ins w:id="4603" w:author="Andreas Kuehne" w:date="2019-05-31T12:40:00Z">
            <w:r w:rsidRPr="003A06D0">
              <w:rPr>
                <w:color w:val="19D131"/>
                <w:lang w:val="en-GB"/>
              </w:rPr>
              <w:t xml:space="preserve">This element allows the client to instruct the server to return the time instant associated to the signature creation as a </w:t>
            </w:r>
            <w:r w:rsidRPr="003A06D0">
              <w:rPr>
                <w:rStyle w:val="Datatype"/>
                <w:lang w:val="en-GB"/>
              </w:rPr>
              <w:t xml:space="preserve">SigningTimeInfo </w:t>
            </w:r>
            <w:r w:rsidRPr="003A06D0">
              <w:rPr>
                <w:color w:val="19D131"/>
                <w:lang w:val="en-GB"/>
              </w:rPr>
              <w:t>element.</w:t>
            </w:r>
          </w:ins>
          <w:customXmlInsRangeStart w:id="4604" w:author="Andreas Kuehne" w:date="2019-05-31T12:40:00Z"/>
        </w:sdtContent>
      </w:sdt>
      <w:customXmlInsRangeEnd w:id="4604"/>
    </w:p>
    <w:p w14:paraId="18E0CA46" w14:textId="77777777" w:rsidR="00A71F46" w:rsidRDefault="00A71F46" w:rsidP="00A71F46">
      <w:pPr>
        <w:pStyle w:val="Member"/>
        <w:rPr>
          <w:ins w:id="4605" w:author="Andreas Kuehne" w:date="2019-05-31T12:40:00Z"/>
        </w:rPr>
      </w:pPr>
      <w:ins w:id="4606" w:author="Andreas Kuehne" w:date="2019-05-31T12:40:00Z">
        <w:r>
          <w:t xml:space="preserve">The OPTIONAL </w:t>
        </w:r>
        <w:r w:rsidRPr="35C1378D">
          <w:rPr>
            <w:rStyle w:val="Datatype"/>
          </w:rPr>
          <w:t>ReturnSignerIdentity</w:t>
        </w:r>
        <w:r>
          <w:t xml:space="preserve"> element, if present, MUST contain a boolean. Its default value is '</w:t>
        </w:r>
        <w:r>
          <w:rPr>
            <w:color w:val="244061" w:themeColor="accent1" w:themeShade="80"/>
          </w:rPr>
          <w:t>false</w:t>
        </w:r>
        <w:r>
          <w:t xml:space="preserve">'. </w:t>
        </w:r>
      </w:ins>
      <w:customXmlInsRangeStart w:id="4607" w:author="Andreas Kuehne" w:date="2019-05-31T12:40:00Z"/>
      <w:sdt>
        <w:sdtPr>
          <w:alias w:val="dss2-OptionalInputsVerifyType.returnSigner"/>
          <w:tag w:val="dss2-OptionalInputsVerifyType.ReturnSignerIdentity"/>
          <w:id w:val="496698342"/>
        </w:sdtPr>
        <w:sdtEndPr/>
        <w:sdtContent>
          <w:customXmlInsRangeEnd w:id="4607"/>
          <w:ins w:id="4608" w:author="Andreas Kuehne" w:date="2019-05-31T12:40:00Z">
            <w:r w:rsidRPr="003A06D0">
              <w:rPr>
                <w:color w:val="19D131"/>
                <w:lang w:val="en-GB"/>
              </w:rPr>
              <w:t xml:space="preserve"> </w:t>
            </w:r>
          </w:ins>
          <w:customXmlInsRangeStart w:id="4609" w:author="Andreas Kuehne" w:date="2019-05-31T12:40:00Z"/>
        </w:sdtContent>
      </w:sdt>
      <w:customXmlInsRangeEnd w:id="4609"/>
    </w:p>
    <w:p w14:paraId="02BC8C04" w14:textId="77777777" w:rsidR="00A71F46" w:rsidRDefault="00A71F46" w:rsidP="00A71F46">
      <w:pPr>
        <w:pStyle w:val="Member"/>
        <w:rPr>
          <w:ins w:id="4610" w:author="Andreas Kuehne" w:date="2019-05-31T12:40:00Z"/>
        </w:rPr>
      </w:pPr>
      <w:ins w:id="4611" w:author="Andreas Kuehne" w:date="2019-05-31T12:40:00Z">
        <w:r>
          <w:t xml:space="preserve">The OPTIONAL </w:t>
        </w:r>
        <w:r w:rsidRPr="35C1378D">
          <w:rPr>
            <w:rStyle w:val="Datatype"/>
          </w:rPr>
          <w:t>ReturnAugmentedSignature</w:t>
        </w:r>
        <w:r>
          <w:t xml:space="preserve"> element, if present, MUST contain a URI. </w:t>
        </w:r>
      </w:ins>
      <w:customXmlInsRangeStart w:id="4612" w:author="Andreas Kuehne" w:date="2019-05-31T12:40:00Z"/>
      <w:sdt>
        <w:sdtPr>
          <w:alias w:val="dss2-OptionalInputsVerifyType.returnAugmented"/>
          <w:tag w:val="dss2-OptionalInputsVerifyType.ReturnAugmentedSignature"/>
          <w:id w:val="-730156779"/>
        </w:sdtPr>
        <w:sdtEndPr/>
        <w:sdtContent>
          <w:customXmlInsRangeEnd w:id="4612"/>
          <w:ins w:id="4613" w:author="Andreas Kuehne" w:date="2019-05-31T12:40:00Z">
            <w:r w:rsidRPr="003A06D0">
              <w:rPr>
                <w:color w:val="19D131"/>
                <w:lang w:val="en-GB"/>
              </w:rPr>
              <w:t xml:space="preserve">This element allows the client to instruct the server to return an </w:t>
            </w:r>
            <w:r w:rsidRPr="003A06D0">
              <w:rPr>
                <w:rStyle w:val="Datatype"/>
                <w:lang w:val="en-GB"/>
              </w:rPr>
              <w:fldChar w:fldCharType="begin"/>
            </w:r>
            <w:r w:rsidRPr="003A06D0">
              <w:rPr>
                <w:rStyle w:val="Datatype"/>
                <w:lang w:val="en-GB"/>
              </w:rPr>
              <w:instrText xml:space="preserve"> REF _RefCompD541428D \h  \* MERGEFORMAT </w:instrText>
            </w:r>
          </w:ins>
          <w:r w:rsidRPr="003A06D0">
            <w:rPr>
              <w:rStyle w:val="Datatype"/>
              <w:lang w:val="en-GB"/>
            </w:rPr>
          </w:r>
          <w:ins w:id="4614" w:author="Andreas Kuehne" w:date="2019-05-31T12:40:00Z">
            <w:r w:rsidRPr="003A06D0">
              <w:rPr>
                <w:rStyle w:val="Datatype"/>
                <w:lang w:val="en-GB"/>
              </w:rPr>
              <w:fldChar w:fldCharType="separate"/>
            </w:r>
            <w:r w:rsidRPr="003A06D0">
              <w:rPr>
                <w:rStyle w:val="Datatype"/>
                <w:lang w:val="en-GB"/>
              </w:rPr>
              <w:t>AugmentedSignature</w:t>
            </w:r>
            <w:r w:rsidRPr="003A06D0">
              <w:rPr>
                <w:rStyle w:val="Datatype"/>
                <w:lang w:val="en-GB"/>
              </w:rPr>
              <w:fldChar w:fldCharType="end"/>
            </w:r>
            <w:r w:rsidRPr="003A06D0">
              <w:rPr>
                <w:color w:val="19D131"/>
                <w:lang w:val="en-GB"/>
              </w:rPr>
              <w:t xml:space="preserve"> optional output component, containing an augmented signature. This document does not define values for this element, but profiles may provide a set of URIs.</w:t>
            </w:r>
          </w:ins>
          <w:customXmlInsRangeStart w:id="4615" w:author="Andreas Kuehne" w:date="2019-05-31T12:40:00Z"/>
        </w:sdtContent>
      </w:sdt>
      <w:customXmlInsRangeEnd w:id="4615"/>
    </w:p>
    <w:p w14:paraId="16542BDB" w14:textId="77777777" w:rsidR="00A71F46" w:rsidRDefault="00A71F46" w:rsidP="00A71F46">
      <w:pPr>
        <w:pStyle w:val="Member"/>
        <w:rPr>
          <w:ins w:id="4616" w:author="Andreas Kuehne" w:date="2019-05-31T12:40:00Z"/>
        </w:rPr>
      </w:pPr>
      <w:ins w:id="4617" w:author="Andreas Kuehne" w:date="2019-05-31T12:40:00Z">
        <w:r>
          <w:t xml:space="preserve">The OPTIONAL </w:t>
        </w:r>
        <w:r w:rsidRPr="35C1378D">
          <w:rPr>
            <w:rStyle w:val="Datatype"/>
          </w:rPr>
          <w:t>ReturnTimestampedSignature</w:t>
        </w:r>
        <w:r>
          <w:t xml:space="preserve"> element, if present, MAY occur zero or more times containing a URI. </w:t>
        </w:r>
      </w:ins>
      <w:customXmlInsRangeStart w:id="4618" w:author="Andreas Kuehne" w:date="2019-05-31T12:40:00Z"/>
      <w:sdt>
        <w:sdtPr>
          <w:alias w:val="dss2-OptionalInputsVerifyType.returnTimestamped"/>
          <w:tag w:val="dss2-OptionalInputsVerifyType.ReturnTimestampedSignature"/>
          <w:id w:val="1963065191"/>
        </w:sdtPr>
        <w:sdtEndPr/>
        <w:sdtContent>
          <w:customXmlInsRangeEnd w:id="4618"/>
          <w:ins w:id="4619" w:author="Andreas Kuehne" w:date="2019-05-31T12:40:00Z">
            <w:r w:rsidRPr="003A06D0">
              <w:rPr>
                <w:color w:val="19D131"/>
                <w:lang w:val="en-GB"/>
              </w:rPr>
              <w:t>It indicates that the client wishes the server to update the signature after its verification by embedding a signature timestamp token as an unauthenticated attribute (see "</w:t>
            </w:r>
            <w:r w:rsidRPr="003A06D0">
              <w:rPr>
                <w:rStyle w:val="Datatype"/>
                <w:lang w:val="en-GB"/>
              </w:rPr>
              <w:t>unauthAttrs</w:t>
            </w:r>
            <w:r w:rsidRPr="003A06D0">
              <w:rPr>
                <w:color w:val="19D131"/>
                <w:lang w:val="en-GB"/>
              </w:rPr>
              <w:t>" in section 9.1 [RFC 3852]) or *</w:t>
            </w:r>
            <w:r w:rsidRPr="003A06D0">
              <w:rPr>
                <w:rStyle w:val="Datatype"/>
                <w:lang w:val="en-GB"/>
              </w:rPr>
              <w:t>unsigned</w:t>
            </w:r>
            <w:r w:rsidRPr="003A06D0">
              <w:rPr>
                <w:color w:val="19D131"/>
                <w:lang w:val="en-GB"/>
              </w:rPr>
              <w:t>* property (see section 6.2.5 "The UnsignedSignatureProperties element" and section 7.3 "The SignatureTimeStamp element" [XAdES]) of the supplied signature. The timestamp token will be on the signature value in the case of CMS/PKCS7signatures or the &lt;ds:SignatureValue&gt; element in the case of XML signatures.</w:t>
            </w:r>
          </w:ins>
          <w:customXmlInsRangeStart w:id="4620" w:author="Andreas Kuehne" w:date="2019-05-31T12:40:00Z"/>
        </w:sdtContent>
      </w:sdt>
      <w:customXmlInsRangeEnd w:id="4620"/>
    </w:p>
    <w:p w14:paraId="36231F18" w14:textId="77777777" w:rsidR="00A71F46" w:rsidRDefault="00A71F46" w:rsidP="00A71F46">
      <w:pPr>
        <w:pStyle w:val="Member"/>
        <w:rPr>
          <w:ins w:id="4621" w:author="Andreas Kuehne" w:date="2019-05-31T12:40:00Z"/>
        </w:rPr>
      </w:pPr>
      <w:ins w:id="4622" w:author="Andreas Kuehne" w:date="2019-05-31T12:40:00Z">
        <w:r>
          <w:t xml:space="preserve">The OPTIONAL </w:t>
        </w:r>
        <w:r w:rsidRPr="35C1378D">
          <w:rPr>
            <w:rStyle w:val="Datatype"/>
          </w:rPr>
          <w:t>VerifyManifests</w:t>
        </w:r>
        <w:r>
          <w:t xml:space="preserve"> element, if present, MUST contain a boolean. Its default value is '</w:t>
        </w:r>
        <w:r>
          <w:rPr>
            <w:color w:val="244061" w:themeColor="accent1" w:themeShade="80"/>
          </w:rPr>
          <w:t>false</w:t>
        </w:r>
        <w:r>
          <w:t xml:space="preserve">'. </w:t>
        </w:r>
      </w:ins>
      <w:customXmlInsRangeStart w:id="4623" w:author="Andreas Kuehne" w:date="2019-05-31T12:40:00Z"/>
      <w:sdt>
        <w:sdtPr>
          <w:alias w:val="dss2-OptionalInputsVerifyType.verifyManifests"/>
          <w:tag w:val="dss2-OptionalInputsVerifyType.VerifyManifests"/>
          <w:id w:val="1907498206"/>
        </w:sdtPr>
        <w:sdtEndPr/>
        <w:sdtContent>
          <w:customXmlInsRangeEnd w:id="4623"/>
          <w:ins w:id="4624" w:author="Andreas Kuehne" w:date="2019-05-31T12:40:00Z">
            <w:r w:rsidRPr="003A06D0">
              <w:rPr>
                <w:color w:val="19D131"/>
                <w:lang w:val="en-GB"/>
              </w:rPr>
              <w:t>This element is allowed in multi-signature verification requests.</w:t>
            </w:r>
          </w:ins>
          <w:customXmlInsRangeStart w:id="4625" w:author="Andreas Kuehne" w:date="2019-05-31T12:40:00Z"/>
        </w:sdtContent>
      </w:sdt>
      <w:customXmlInsRangeEnd w:id="4625"/>
    </w:p>
    <w:p w14:paraId="7C6C9E7A" w14:textId="77777777" w:rsidR="00A71F46" w:rsidRDefault="00A71F46" w:rsidP="00A71F46">
      <w:pPr>
        <w:pStyle w:val="Non-normativeCommentHeading"/>
        <w:rPr>
          <w:ins w:id="4626" w:author="Andreas Kuehne" w:date="2019-05-31T12:40:00Z"/>
        </w:rPr>
      </w:pPr>
      <w:ins w:id="4627" w:author="Andreas Kuehne" w:date="2019-05-31T12:40:00Z">
        <w:r>
          <w:t>Non-normative Comment:</w:t>
        </w:r>
      </w:ins>
    </w:p>
    <w:p w14:paraId="6E08A873" w14:textId="77777777" w:rsidR="00A71F46" w:rsidRDefault="001A1734" w:rsidP="00A71F46">
      <w:pPr>
        <w:pStyle w:val="Non-normativeComment"/>
        <w:rPr>
          <w:ins w:id="4628" w:author="Andreas Kuehne" w:date="2019-05-31T12:40:00Z"/>
        </w:rPr>
      </w:pPr>
      <w:customXmlInsRangeStart w:id="4629" w:author="Andreas Kuehne" w:date="2019-05-31T12:40:00Z"/>
      <w:sdt>
        <w:sdtPr>
          <w:tag w:val="dss2-OptionalInputsVerifyType.-nonNormative"/>
          <w:id w:val="-866437618"/>
          <w:showingPlcHdr/>
        </w:sdtPr>
        <w:sdtEndPr/>
        <w:sdtContent>
          <w:customXmlInsRangeEnd w:id="4629"/>
          <w:ins w:id="4630" w:author="Andreas Kuehne" w:date="2019-05-31T12:40:00Z">
            <w:r w:rsidR="00A71F46">
              <w:rPr>
                <w:color w:val="19D131"/>
              </w:rPr>
              <w:t>[component OptionalInputsVerify non normative details]</w:t>
            </w:r>
          </w:ins>
          <w:customXmlInsRangeStart w:id="4631" w:author="Andreas Kuehne" w:date="2019-05-31T12:40:00Z"/>
        </w:sdtContent>
      </w:sdt>
      <w:customXmlInsRangeEnd w:id="4631"/>
    </w:p>
    <w:p w14:paraId="5D3346FA" w14:textId="77777777" w:rsidR="00A71F46" w:rsidRDefault="00A71F46" w:rsidP="00A71F46">
      <w:pPr>
        <w:pStyle w:val="berschrift4"/>
        <w:numPr>
          <w:ilvl w:val="3"/>
          <w:numId w:val="3"/>
        </w:numPr>
        <w:rPr>
          <w:ins w:id="4632" w:author="Andreas Kuehne" w:date="2019-05-31T12:40:00Z"/>
        </w:rPr>
      </w:pPr>
      <w:bookmarkStart w:id="4633" w:name="_Toc10206819"/>
      <w:ins w:id="4634" w:author="Andreas Kuehne" w:date="2019-05-31T12:40:00Z">
        <w:r>
          <w:t>OptionalInputsVerify – JSON Syntax</w:t>
        </w:r>
        <w:bookmarkEnd w:id="4633"/>
      </w:ins>
    </w:p>
    <w:p w14:paraId="1336C0C3" w14:textId="77777777" w:rsidR="00A71F46" w:rsidRPr="0248A3D1" w:rsidRDefault="00A71F46" w:rsidP="00A71F46">
      <w:pPr>
        <w:rPr>
          <w:ins w:id="4635" w:author="Andreas Kuehne" w:date="2019-05-31T12:40:00Z"/>
        </w:rPr>
      </w:pPr>
      <w:ins w:id="4636" w:author="Andreas Kuehne" w:date="2019-05-31T12:40:00Z">
        <w:r w:rsidRPr="002062A5">
          <w:rPr>
            <w:rFonts w:eastAsia="Arial" w:cs="Arial"/>
            <w:sz w:val="22"/>
            <w:szCs w:val="22"/>
          </w:rPr>
          <w:t xml:space="preserve">The </w:t>
        </w:r>
        <w:r w:rsidRPr="002062A5">
          <w:rPr>
            <w:rFonts w:ascii="Courier New" w:eastAsia="Courier New" w:hAnsi="Courier New" w:cs="Courier New"/>
          </w:rPr>
          <w:t>OptionalInputsVerifyType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OptionalInputsVerify</w:t>
        </w:r>
        <w:r>
          <w:t xml:space="preserve"> component.</w:t>
        </w:r>
      </w:ins>
    </w:p>
    <w:p w14:paraId="368DA772" w14:textId="77777777" w:rsidR="00A71F46" w:rsidRPr="C2430093" w:rsidRDefault="00A71F46" w:rsidP="00A71F46">
      <w:pPr>
        <w:spacing w:line="259" w:lineRule="auto"/>
        <w:rPr>
          <w:ins w:id="4637" w:author="Andreas Kuehne" w:date="2019-05-31T12:40:00Z"/>
          <w:rFonts w:eastAsia="Arial" w:cs="Arial"/>
          <w:sz w:val="22"/>
          <w:szCs w:val="22"/>
        </w:rPr>
      </w:pPr>
      <w:ins w:id="4638"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OptionalInputsVerify</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613"/>
        <w:gridCol w:w="3334"/>
        <w:gridCol w:w="2403"/>
      </w:tblGrid>
      <w:tr w:rsidR="00A71F46" w14:paraId="461BE4D8" w14:textId="77777777" w:rsidTr="00A71F46">
        <w:trPr>
          <w:cnfStyle w:val="100000000000" w:firstRow="1" w:lastRow="0" w:firstColumn="0" w:lastColumn="0" w:oddVBand="0" w:evenVBand="0" w:oddHBand="0" w:evenHBand="0" w:firstRowFirstColumn="0" w:firstRowLastColumn="0" w:lastRowFirstColumn="0" w:lastRowLastColumn="0"/>
          <w:ins w:id="4639"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35D9980" w14:textId="77777777" w:rsidR="00A71F46" w:rsidRDefault="00A71F46" w:rsidP="00A71F46">
            <w:pPr>
              <w:pStyle w:val="Beschriftung"/>
              <w:rPr>
                <w:ins w:id="4640" w:author="Andreas Kuehne" w:date="2019-05-31T12:40:00Z"/>
              </w:rPr>
            </w:pPr>
            <w:ins w:id="4641" w:author="Andreas Kuehne" w:date="2019-05-31T12:40:00Z">
              <w:r>
                <w:t>Element</w:t>
              </w:r>
            </w:ins>
          </w:p>
        </w:tc>
        <w:tc>
          <w:tcPr>
            <w:tcW w:w="4675" w:type="dxa"/>
          </w:tcPr>
          <w:p w14:paraId="68D6C294"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4642" w:author="Andreas Kuehne" w:date="2019-05-31T12:40:00Z"/>
              </w:rPr>
            </w:pPr>
            <w:ins w:id="4643" w:author="Andreas Kuehne" w:date="2019-05-31T12:40:00Z">
              <w:r>
                <w:t>Implementing JSON member name</w:t>
              </w:r>
            </w:ins>
          </w:p>
        </w:tc>
        <w:tc>
          <w:tcPr>
            <w:tcW w:w="4675" w:type="dxa"/>
          </w:tcPr>
          <w:p w14:paraId="11F38401"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4644" w:author="Andreas Kuehne" w:date="2019-05-31T12:40:00Z"/>
              </w:rPr>
            </w:pPr>
            <w:ins w:id="4645" w:author="Andreas Kuehne" w:date="2019-05-31T12:40:00Z">
              <w:r>
                <w:t>Comments</w:t>
              </w:r>
            </w:ins>
          </w:p>
        </w:tc>
      </w:tr>
      <w:tr w:rsidR="00A71F46" w14:paraId="4E1B2295" w14:textId="77777777" w:rsidTr="00A71F46">
        <w:trPr>
          <w:ins w:id="464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726FB13" w14:textId="77777777" w:rsidR="00A71F46" w:rsidRPr="002062A5" w:rsidRDefault="00A71F46" w:rsidP="00A71F46">
            <w:pPr>
              <w:pStyle w:val="Beschriftung"/>
              <w:rPr>
                <w:ins w:id="4647" w:author="Andreas Kuehne" w:date="2019-05-31T12:40:00Z"/>
                <w:rStyle w:val="Datatype"/>
                <w:b w:val="0"/>
                <w:bCs w:val="0"/>
              </w:rPr>
            </w:pPr>
            <w:ins w:id="4648" w:author="Andreas Kuehne" w:date="2019-05-31T12:40:00Z">
              <w:r w:rsidRPr="002062A5">
                <w:rPr>
                  <w:rStyle w:val="Datatype"/>
                </w:rPr>
                <w:t>UseVerificationTime</w:t>
              </w:r>
            </w:ins>
          </w:p>
        </w:tc>
        <w:tc>
          <w:tcPr>
            <w:tcW w:w="4675" w:type="dxa"/>
          </w:tcPr>
          <w:p w14:paraId="6D7AE21D"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4649" w:author="Andreas Kuehne" w:date="2019-05-31T12:40:00Z"/>
                <w:rStyle w:val="Datatype"/>
              </w:rPr>
            </w:pPr>
            <w:ins w:id="4650" w:author="Andreas Kuehne" w:date="2019-05-31T12:40:00Z">
              <w:r w:rsidRPr="002062A5">
                <w:rPr>
                  <w:rStyle w:val="Datatype"/>
                </w:rPr>
                <w:t>useVerificationTime</w:t>
              </w:r>
            </w:ins>
          </w:p>
        </w:tc>
        <w:tc>
          <w:tcPr>
            <w:tcW w:w="4675" w:type="dxa"/>
          </w:tcPr>
          <w:p w14:paraId="1E41670D"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4651" w:author="Andreas Kuehne" w:date="2019-05-31T12:40:00Z"/>
              </w:rPr>
            </w:pPr>
            <w:customXmlInsRangeStart w:id="4652" w:author="Andreas Kuehne" w:date="2019-05-31T12:40:00Z"/>
            <w:sdt>
              <w:sdtPr>
                <w:alias w:val="dss2-OptionalInputsVerifyType.useVerificationTime"/>
                <w:tag w:val="dss2-OptionalInputsVerifyType.-jsonComment.UseVerificationTime"/>
                <w:id w:val="263041364"/>
                <w:showingPlcHdr/>
              </w:sdtPr>
              <w:sdtEndPr/>
              <w:sdtContent>
                <w:customXmlInsRangeEnd w:id="4652"/>
                <w:ins w:id="4653" w:author="Andreas Kuehne" w:date="2019-05-31T12:40:00Z">
                  <w:r w:rsidR="00A71F46">
                    <w:rPr>
                      <w:color w:val="19D131"/>
                    </w:rPr>
                    <w:t>[]</w:t>
                  </w:r>
                </w:ins>
                <w:customXmlInsRangeStart w:id="4654" w:author="Andreas Kuehne" w:date="2019-05-31T12:40:00Z"/>
              </w:sdtContent>
            </w:sdt>
            <w:customXmlInsRangeEnd w:id="4654"/>
          </w:p>
        </w:tc>
      </w:tr>
      <w:tr w:rsidR="00A71F46" w14:paraId="51FC22F2" w14:textId="77777777" w:rsidTr="00A71F46">
        <w:trPr>
          <w:ins w:id="465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20A8533" w14:textId="77777777" w:rsidR="00A71F46" w:rsidRPr="002062A5" w:rsidRDefault="00A71F46" w:rsidP="00A71F46">
            <w:pPr>
              <w:pStyle w:val="Beschriftung"/>
              <w:rPr>
                <w:ins w:id="4656" w:author="Andreas Kuehne" w:date="2019-05-31T12:40:00Z"/>
                <w:rStyle w:val="Datatype"/>
                <w:b w:val="0"/>
                <w:bCs w:val="0"/>
              </w:rPr>
            </w:pPr>
            <w:ins w:id="4657" w:author="Andreas Kuehne" w:date="2019-05-31T12:40:00Z">
              <w:r w:rsidRPr="002062A5">
                <w:rPr>
                  <w:rStyle w:val="Datatype"/>
                </w:rPr>
                <w:t>ReturnVerificationTimeInfo</w:t>
              </w:r>
            </w:ins>
          </w:p>
        </w:tc>
        <w:tc>
          <w:tcPr>
            <w:tcW w:w="4675" w:type="dxa"/>
          </w:tcPr>
          <w:p w14:paraId="68A4AB8C"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4658" w:author="Andreas Kuehne" w:date="2019-05-31T12:40:00Z"/>
                <w:rStyle w:val="Datatype"/>
              </w:rPr>
            </w:pPr>
            <w:ins w:id="4659" w:author="Andreas Kuehne" w:date="2019-05-31T12:40:00Z">
              <w:r w:rsidRPr="002062A5">
                <w:rPr>
                  <w:rStyle w:val="Datatype"/>
                </w:rPr>
                <w:t>returnVerificationTime</w:t>
              </w:r>
            </w:ins>
          </w:p>
        </w:tc>
        <w:tc>
          <w:tcPr>
            <w:tcW w:w="4675" w:type="dxa"/>
          </w:tcPr>
          <w:p w14:paraId="105618A5"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4660" w:author="Andreas Kuehne" w:date="2019-05-31T12:40:00Z"/>
              </w:rPr>
            </w:pPr>
            <w:customXmlInsRangeStart w:id="4661" w:author="Andreas Kuehne" w:date="2019-05-31T12:40:00Z"/>
            <w:sdt>
              <w:sdtPr>
                <w:alias w:val="dss2-OptionalInputsVerifyType.returnVerificationTime"/>
                <w:tag w:val="dss2-OptionalInputsVerifyType.-jsonComment.ReturnVerificationTimeInfo"/>
                <w:id w:val="1350839040"/>
                <w:showingPlcHdr/>
              </w:sdtPr>
              <w:sdtEndPr/>
              <w:sdtContent>
                <w:customXmlInsRangeEnd w:id="4661"/>
                <w:ins w:id="4662" w:author="Andreas Kuehne" w:date="2019-05-31T12:40:00Z">
                  <w:r w:rsidR="00A71F46">
                    <w:rPr>
                      <w:color w:val="19D131"/>
                    </w:rPr>
                    <w:t>[]</w:t>
                  </w:r>
                </w:ins>
                <w:customXmlInsRangeStart w:id="4663" w:author="Andreas Kuehne" w:date="2019-05-31T12:40:00Z"/>
              </w:sdtContent>
            </w:sdt>
            <w:customXmlInsRangeEnd w:id="4663"/>
          </w:p>
        </w:tc>
      </w:tr>
      <w:tr w:rsidR="00A71F46" w14:paraId="126124E1" w14:textId="77777777" w:rsidTr="00A71F46">
        <w:trPr>
          <w:ins w:id="4664"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0D56FCF" w14:textId="77777777" w:rsidR="00A71F46" w:rsidRPr="002062A5" w:rsidRDefault="00A71F46" w:rsidP="00A71F46">
            <w:pPr>
              <w:pStyle w:val="Beschriftung"/>
              <w:rPr>
                <w:ins w:id="4665" w:author="Andreas Kuehne" w:date="2019-05-31T12:40:00Z"/>
                <w:rStyle w:val="Datatype"/>
                <w:b w:val="0"/>
                <w:bCs w:val="0"/>
              </w:rPr>
            </w:pPr>
            <w:ins w:id="4666" w:author="Andreas Kuehne" w:date="2019-05-31T12:40:00Z">
              <w:r w:rsidRPr="002062A5">
                <w:rPr>
                  <w:rStyle w:val="Datatype"/>
                </w:rPr>
                <w:t>AdditionalKeyInfo</w:t>
              </w:r>
            </w:ins>
          </w:p>
        </w:tc>
        <w:tc>
          <w:tcPr>
            <w:tcW w:w="4675" w:type="dxa"/>
          </w:tcPr>
          <w:p w14:paraId="272F467F"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4667" w:author="Andreas Kuehne" w:date="2019-05-31T12:40:00Z"/>
                <w:rStyle w:val="Datatype"/>
              </w:rPr>
            </w:pPr>
            <w:ins w:id="4668" w:author="Andreas Kuehne" w:date="2019-05-31T12:40:00Z">
              <w:r w:rsidRPr="002062A5">
                <w:rPr>
                  <w:rStyle w:val="Datatype"/>
                </w:rPr>
                <w:t>addKeyInfo</w:t>
              </w:r>
            </w:ins>
          </w:p>
        </w:tc>
        <w:tc>
          <w:tcPr>
            <w:tcW w:w="4675" w:type="dxa"/>
          </w:tcPr>
          <w:p w14:paraId="5BB037FF"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4669" w:author="Andreas Kuehne" w:date="2019-05-31T12:40:00Z"/>
              </w:rPr>
            </w:pPr>
            <w:customXmlInsRangeStart w:id="4670" w:author="Andreas Kuehne" w:date="2019-05-31T12:40:00Z"/>
            <w:sdt>
              <w:sdtPr>
                <w:alias w:val="dss2-OptionalInputsVerifyType.addKeyInfo"/>
                <w:tag w:val="dss2-OptionalInputsVerifyType.-jsonComment.AdditionalKeyInfo"/>
                <w:id w:val="-375309335"/>
                <w:showingPlcHdr/>
              </w:sdtPr>
              <w:sdtEndPr/>
              <w:sdtContent>
                <w:customXmlInsRangeEnd w:id="4670"/>
                <w:ins w:id="4671" w:author="Andreas Kuehne" w:date="2019-05-31T12:40:00Z">
                  <w:r w:rsidR="00A71F46">
                    <w:rPr>
                      <w:color w:val="19D131"/>
                    </w:rPr>
                    <w:t>[]</w:t>
                  </w:r>
                </w:ins>
                <w:customXmlInsRangeStart w:id="4672" w:author="Andreas Kuehne" w:date="2019-05-31T12:40:00Z"/>
              </w:sdtContent>
            </w:sdt>
            <w:customXmlInsRangeEnd w:id="4672"/>
          </w:p>
        </w:tc>
      </w:tr>
      <w:tr w:rsidR="00A71F46" w14:paraId="1069F564" w14:textId="77777777" w:rsidTr="00A71F46">
        <w:trPr>
          <w:ins w:id="4673"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3D08D27" w14:textId="77777777" w:rsidR="00A71F46" w:rsidRPr="002062A5" w:rsidRDefault="00A71F46" w:rsidP="00A71F46">
            <w:pPr>
              <w:pStyle w:val="Beschriftung"/>
              <w:rPr>
                <w:ins w:id="4674" w:author="Andreas Kuehne" w:date="2019-05-31T12:40:00Z"/>
                <w:rStyle w:val="Datatype"/>
                <w:b w:val="0"/>
                <w:bCs w:val="0"/>
              </w:rPr>
            </w:pPr>
            <w:ins w:id="4675" w:author="Andreas Kuehne" w:date="2019-05-31T12:40:00Z">
              <w:r w:rsidRPr="002062A5">
                <w:rPr>
                  <w:rStyle w:val="Datatype"/>
                </w:rPr>
                <w:t>ReturnProcessingDetails</w:t>
              </w:r>
            </w:ins>
          </w:p>
        </w:tc>
        <w:tc>
          <w:tcPr>
            <w:tcW w:w="4675" w:type="dxa"/>
          </w:tcPr>
          <w:p w14:paraId="62C3DA99"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4676" w:author="Andreas Kuehne" w:date="2019-05-31T12:40:00Z"/>
                <w:rStyle w:val="Datatype"/>
              </w:rPr>
            </w:pPr>
            <w:ins w:id="4677" w:author="Andreas Kuehne" w:date="2019-05-31T12:40:00Z">
              <w:r w:rsidRPr="002062A5">
                <w:rPr>
                  <w:rStyle w:val="Datatype"/>
                </w:rPr>
                <w:t>returnProcDetails</w:t>
              </w:r>
            </w:ins>
          </w:p>
        </w:tc>
        <w:tc>
          <w:tcPr>
            <w:tcW w:w="4675" w:type="dxa"/>
          </w:tcPr>
          <w:p w14:paraId="0EA5F9B9"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4678" w:author="Andreas Kuehne" w:date="2019-05-31T12:40:00Z"/>
              </w:rPr>
            </w:pPr>
            <w:customXmlInsRangeStart w:id="4679" w:author="Andreas Kuehne" w:date="2019-05-31T12:40:00Z"/>
            <w:sdt>
              <w:sdtPr>
                <w:alias w:val="dss2-OptionalInputsVerifyType.returnProcDetails"/>
                <w:tag w:val="dss2-OptionalInputsVerifyType.-jsonComment.ReturnProcessingDetails"/>
                <w:id w:val="-1576661045"/>
                <w:showingPlcHdr/>
              </w:sdtPr>
              <w:sdtEndPr/>
              <w:sdtContent>
                <w:customXmlInsRangeEnd w:id="4679"/>
                <w:ins w:id="4680" w:author="Andreas Kuehne" w:date="2019-05-31T12:40:00Z">
                  <w:r w:rsidR="00A71F46">
                    <w:rPr>
                      <w:color w:val="19D131"/>
                    </w:rPr>
                    <w:t>[]</w:t>
                  </w:r>
                </w:ins>
                <w:customXmlInsRangeStart w:id="4681" w:author="Andreas Kuehne" w:date="2019-05-31T12:40:00Z"/>
              </w:sdtContent>
            </w:sdt>
            <w:customXmlInsRangeEnd w:id="4681"/>
          </w:p>
        </w:tc>
      </w:tr>
      <w:tr w:rsidR="00A71F46" w14:paraId="653039B0" w14:textId="77777777" w:rsidTr="00A71F46">
        <w:trPr>
          <w:ins w:id="4682"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BF7C63C" w14:textId="77777777" w:rsidR="00A71F46" w:rsidRPr="002062A5" w:rsidRDefault="00A71F46" w:rsidP="00A71F46">
            <w:pPr>
              <w:pStyle w:val="Beschriftung"/>
              <w:rPr>
                <w:ins w:id="4683" w:author="Andreas Kuehne" w:date="2019-05-31T12:40:00Z"/>
                <w:rStyle w:val="Datatype"/>
                <w:b w:val="0"/>
                <w:bCs w:val="0"/>
              </w:rPr>
            </w:pPr>
            <w:ins w:id="4684" w:author="Andreas Kuehne" w:date="2019-05-31T12:40:00Z">
              <w:r w:rsidRPr="002062A5">
                <w:rPr>
                  <w:rStyle w:val="Datatype"/>
                </w:rPr>
                <w:t>ReturnSigningTimeInfo</w:t>
              </w:r>
            </w:ins>
          </w:p>
        </w:tc>
        <w:tc>
          <w:tcPr>
            <w:tcW w:w="4675" w:type="dxa"/>
          </w:tcPr>
          <w:p w14:paraId="7B7CBB84"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4685" w:author="Andreas Kuehne" w:date="2019-05-31T12:40:00Z"/>
                <w:rStyle w:val="Datatype"/>
              </w:rPr>
            </w:pPr>
            <w:ins w:id="4686" w:author="Andreas Kuehne" w:date="2019-05-31T12:40:00Z">
              <w:r w:rsidRPr="002062A5">
                <w:rPr>
                  <w:rStyle w:val="Datatype"/>
                </w:rPr>
                <w:t>returnSigningTime</w:t>
              </w:r>
            </w:ins>
          </w:p>
        </w:tc>
        <w:tc>
          <w:tcPr>
            <w:tcW w:w="4675" w:type="dxa"/>
          </w:tcPr>
          <w:p w14:paraId="7B32C158"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4687" w:author="Andreas Kuehne" w:date="2019-05-31T12:40:00Z"/>
              </w:rPr>
            </w:pPr>
            <w:customXmlInsRangeStart w:id="4688" w:author="Andreas Kuehne" w:date="2019-05-31T12:40:00Z"/>
            <w:sdt>
              <w:sdtPr>
                <w:alias w:val="dss2-OptionalInputsVerifyType.returnSigningTime"/>
                <w:tag w:val="dss2-OptionalInputsVerifyType.-jsonComment.ReturnSigningTimeInfo"/>
                <w:id w:val="765424040"/>
                <w:showingPlcHdr/>
              </w:sdtPr>
              <w:sdtEndPr/>
              <w:sdtContent>
                <w:customXmlInsRangeEnd w:id="4688"/>
                <w:ins w:id="4689" w:author="Andreas Kuehne" w:date="2019-05-31T12:40:00Z">
                  <w:r w:rsidR="00A71F46">
                    <w:rPr>
                      <w:color w:val="19D131"/>
                    </w:rPr>
                    <w:t>[]</w:t>
                  </w:r>
                </w:ins>
                <w:customXmlInsRangeStart w:id="4690" w:author="Andreas Kuehne" w:date="2019-05-31T12:40:00Z"/>
              </w:sdtContent>
            </w:sdt>
            <w:customXmlInsRangeEnd w:id="4690"/>
          </w:p>
        </w:tc>
      </w:tr>
      <w:tr w:rsidR="00A71F46" w14:paraId="4F4197E2" w14:textId="77777777" w:rsidTr="00A71F46">
        <w:trPr>
          <w:ins w:id="469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622045C" w14:textId="77777777" w:rsidR="00A71F46" w:rsidRPr="002062A5" w:rsidRDefault="00A71F46" w:rsidP="00A71F46">
            <w:pPr>
              <w:pStyle w:val="Beschriftung"/>
              <w:rPr>
                <w:ins w:id="4692" w:author="Andreas Kuehne" w:date="2019-05-31T12:40:00Z"/>
                <w:rStyle w:val="Datatype"/>
                <w:b w:val="0"/>
                <w:bCs w:val="0"/>
              </w:rPr>
            </w:pPr>
            <w:ins w:id="4693" w:author="Andreas Kuehne" w:date="2019-05-31T12:40:00Z">
              <w:r w:rsidRPr="002062A5">
                <w:rPr>
                  <w:rStyle w:val="Datatype"/>
                </w:rPr>
                <w:t>ReturnSignerIdentity</w:t>
              </w:r>
            </w:ins>
          </w:p>
        </w:tc>
        <w:tc>
          <w:tcPr>
            <w:tcW w:w="4675" w:type="dxa"/>
          </w:tcPr>
          <w:p w14:paraId="620DF4B8"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4694" w:author="Andreas Kuehne" w:date="2019-05-31T12:40:00Z"/>
                <w:rStyle w:val="Datatype"/>
              </w:rPr>
            </w:pPr>
            <w:ins w:id="4695" w:author="Andreas Kuehne" w:date="2019-05-31T12:40:00Z">
              <w:r w:rsidRPr="002062A5">
                <w:rPr>
                  <w:rStyle w:val="Datatype"/>
                </w:rPr>
                <w:t>returnSigner</w:t>
              </w:r>
            </w:ins>
          </w:p>
        </w:tc>
        <w:tc>
          <w:tcPr>
            <w:tcW w:w="4675" w:type="dxa"/>
          </w:tcPr>
          <w:p w14:paraId="4C7212A1"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4696" w:author="Andreas Kuehne" w:date="2019-05-31T12:40:00Z"/>
              </w:rPr>
            </w:pPr>
            <w:customXmlInsRangeStart w:id="4697" w:author="Andreas Kuehne" w:date="2019-05-31T12:40:00Z"/>
            <w:sdt>
              <w:sdtPr>
                <w:alias w:val="dss2-OptionalInputsVerifyType.returnSigner"/>
                <w:tag w:val="dss2-OptionalInputsVerifyType.-jsonComment.ReturnSignerIdentity"/>
                <w:id w:val="-1578441136"/>
                <w:showingPlcHdr/>
              </w:sdtPr>
              <w:sdtEndPr/>
              <w:sdtContent>
                <w:customXmlInsRangeEnd w:id="4697"/>
                <w:ins w:id="4698" w:author="Andreas Kuehne" w:date="2019-05-31T12:40:00Z">
                  <w:r w:rsidR="00A71F46">
                    <w:rPr>
                      <w:color w:val="19D131"/>
                    </w:rPr>
                    <w:t>[]</w:t>
                  </w:r>
                </w:ins>
                <w:customXmlInsRangeStart w:id="4699" w:author="Andreas Kuehne" w:date="2019-05-31T12:40:00Z"/>
              </w:sdtContent>
            </w:sdt>
            <w:customXmlInsRangeEnd w:id="4699"/>
          </w:p>
        </w:tc>
      </w:tr>
      <w:tr w:rsidR="00A71F46" w14:paraId="078AB696" w14:textId="77777777" w:rsidTr="00A71F46">
        <w:trPr>
          <w:ins w:id="470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26C9A6F" w14:textId="77777777" w:rsidR="00A71F46" w:rsidRPr="002062A5" w:rsidRDefault="00A71F46" w:rsidP="00A71F46">
            <w:pPr>
              <w:pStyle w:val="Beschriftung"/>
              <w:rPr>
                <w:ins w:id="4701" w:author="Andreas Kuehne" w:date="2019-05-31T12:40:00Z"/>
                <w:rStyle w:val="Datatype"/>
                <w:b w:val="0"/>
                <w:bCs w:val="0"/>
              </w:rPr>
            </w:pPr>
            <w:ins w:id="4702" w:author="Andreas Kuehne" w:date="2019-05-31T12:40:00Z">
              <w:r w:rsidRPr="002062A5">
                <w:rPr>
                  <w:rStyle w:val="Datatype"/>
                </w:rPr>
                <w:t>ReturnAugmentedSignature</w:t>
              </w:r>
            </w:ins>
          </w:p>
        </w:tc>
        <w:tc>
          <w:tcPr>
            <w:tcW w:w="4675" w:type="dxa"/>
          </w:tcPr>
          <w:p w14:paraId="3B6D6C4A"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4703" w:author="Andreas Kuehne" w:date="2019-05-31T12:40:00Z"/>
                <w:rStyle w:val="Datatype"/>
              </w:rPr>
            </w:pPr>
            <w:ins w:id="4704" w:author="Andreas Kuehne" w:date="2019-05-31T12:40:00Z">
              <w:r w:rsidRPr="002062A5">
                <w:rPr>
                  <w:rStyle w:val="Datatype"/>
                </w:rPr>
                <w:t>returnAugmented</w:t>
              </w:r>
            </w:ins>
          </w:p>
        </w:tc>
        <w:tc>
          <w:tcPr>
            <w:tcW w:w="4675" w:type="dxa"/>
          </w:tcPr>
          <w:p w14:paraId="6FE03629"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4705" w:author="Andreas Kuehne" w:date="2019-05-31T12:40:00Z"/>
              </w:rPr>
            </w:pPr>
            <w:customXmlInsRangeStart w:id="4706" w:author="Andreas Kuehne" w:date="2019-05-31T12:40:00Z"/>
            <w:sdt>
              <w:sdtPr>
                <w:alias w:val="dss2-OptionalInputsVerifyType.returnAugmented"/>
                <w:tag w:val="dss2-OptionalInputsVerifyType.-jsonComment.ReturnAugmentedSignature"/>
                <w:id w:val="-344709248"/>
                <w:showingPlcHdr/>
              </w:sdtPr>
              <w:sdtEndPr/>
              <w:sdtContent>
                <w:customXmlInsRangeEnd w:id="4706"/>
                <w:ins w:id="4707" w:author="Andreas Kuehne" w:date="2019-05-31T12:40:00Z">
                  <w:r w:rsidR="00A71F46">
                    <w:rPr>
                      <w:color w:val="19D131"/>
                    </w:rPr>
                    <w:t>[]</w:t>
                  </w:r>
                </w:ins>
                <w:customXmlInsRangeStart w:id="4708" w:author="Andreas Kuehne" w:date="2019-05-31T12:40:00Z"/>
              </w:sdtContent>
            </w:sdt>
            <w:customXmlInsRangeEnd w:id="4708"/>
          </w:p>
        </w:tc>
      </w:tr>
      <w:tr w:rsidR="00A71F46" w14:paraId="11D5E63B" w14:textId="77777777" w:rsidTr="00A71F46">
        <w:trPr>
          <w:ins w:id="4709"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F8B5D59" w14:textId="77777777" w:rsidR="00A71F46" w:rsidRPr="002062A5" w:rsidRDefault="00A71F46" w:rsidP="00A71F46">
            <w:pPr>
              <w:pStyle w:val="Beschriftung"/>
              <w:rPr>
                <w:ins w:id="4710" w:author="Andreas Kuehne" w:date="2019-05-31T12:40:00Z"/>
                <w:rStyle w:val="Datatype"/>
                <w:b w:val="0"/>
                <w:bCs w:val="0"/>
              </w:rPr>
            </w:pPr>
            <w:ins w:id="4711" w:author="Andreas Kuehne" w:date="2019-05-31T12:40:00Z">
              <w:r w:rsidRPr="002062A5">
                <w:rPr>
                  <w:rStyle w:val="Datatype"/>
                </w:rPr>
                <w:t>ReturnTimestampedSignature</w:t>
              </w:r>
            </w:ins>
          </w:p>
        </w:tc>
        <w:tc>
          <w:tcPr>
            <w:tcW w:w="4675" w:type="dxa"/>
          </w:tcPr>
          <w:p w14:paraId="50891CC3"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4712" w:author="Andreas Kuehne" w:date="2019-05-31T12:40:00Z"/>
                <w:rStyle w:val="Datatype"/>
              </w:rPr>
            </w:pPr>
            <w:ins w:id="4713" w:author="Andreas Kuehne" w:date="2019-05-31T12:40:00Z">
              <w:r w:rsidRPr="002062A5">
                <w:rPr>
                  <w:rStyle w:val="Datatype"/>
                </w:rPr>
                <w:t>returnTimestamped</w:t>
              </w:r>
            </w:ins>
          </w:p>
        </w:tc>
        <w:tc>
          <w:tcPr>
            <w:tcW w:w="4675" w:type="dxa"/>
          </w:tcPr>
          <w:p w14:paraId="37214161"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4714" w:author="Andreas Kuehne" w:date="2019-05-31T12:40:00Z"/>
              </w:rPr>
            </w:pPr>
            <w:customXmlInsRangeStart w:id="4715" w:author="Andreas Kuehne" w:date="2019-05-31T12:40:00Z"/>
            <w:sdt>
              <w:sdtPr>
                <w:alias w:val="dss2-OptionalInputsVerifyType.returnTimestamped"/>
                <w:tag w:val="dss2-OptionalInputsVerifyType.-jsonComment.ReturnTimestampedSignature"/>
                <w:id w:val="-1609114341"/>
                <w:showingPlcHdr/>
              </w:sdtPr>
              <w:sdtEndPr/>
              <w:sdtContent>
                <w:customXmlInsRangeEnd w:id="4715"/>
                <w:ins w:id="4716" w:author="Andreas Kuehne" w:date="2019-05-31T12:40:00Z">
                  <w:r w:rsidR="00A71F46">
                    <w:rPr>
                      <w:color w:val="19D131"/>
                    </w:rPr>
                    <w:t>[]</w:t>
                  </w:r>
                </w:ins>
                <w:customXmlInsRangeStart w:id="4717" w:author="Andreas Kuehne" w:date="2019-05-31T12:40:00Z"/>
              </w:sdtContent>
            </w:sdt>
            <w:customXmlInsRangeEnd w:id="4717"/>
          </w:p>
        </w:tc>
      </w:tr>
      <w:tr w:rsidR="00A71F46" w14:paraId="47D02CB9" w14:textId="77777777" w:rsidTr="00A71F46">
        <w:trPr>
          <w:ins w:id="4718"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5EE1D8E" w14:textId="77777777" w:rsidR="00A71F46" w:rsidRPr="002062A5" w:rsidRDefault="00A71F46" w:rsidP="00A71F46">
            <w:pPr>
              <w:pStyle w:val="Beschriftung"/>
              <w:rPr>
                <w:ins w:id="4719" w:author="Andreas Kuehne" w:date="2019-05-31T12:40:00Z"/>
                <w:rStyle w:val="Datatype"/>
                <w:b w:val="0"/>
                <w:bCs w:val="0"/>
              </w:rPr>
            </w:pPr>
            <w:ins w:id="4720" w:author="Andreas Kuehne" w:date="2019-05-31T12:40:00Z">
              <w:r w:rsidRPr="002062A5">
                <w:rPr>
                  <w:rStyle w:val="Datatype"/>
                </w:rPr>
                <w:t>VerifyManifests</w:t>
              </w:r>
            </w:ins>
          </w:p>
        </w:tc>
        <w:tc>
          <w:tcPr>
            <w:tcW w:w="4675" w:type="dxa"/>
          </w:tcPr>
          <w:p w14:paraId="2AF0AC4D"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4721" w:author="Andreas Kuehne" w:date="2019-05-31T12:40:00Z"/>
                <w:rStyle w:val="Datatype"/>
              </w:rPr>
            </w:pPr>
            <w:ins w:id="4722" w:author="Andreas Kuehne" w:date="2019-05-31T12:40:00Z">
              <w:r w:rsidRPr="002062A5">
                <w:rPr>
                  <w:rStyle w:val="Datatype"/>
                </w:rPr>
                <w:t>verifyManifests</w:t>
              </w:r>
            </w:ins>
          </w:p>
        </w:tc>
        <w:tc>
          <w:tcPr>
            <w:tcW w:w="4675" w:type="dxa"/>
          </w:tcPr>
          <w:p w14:paraId="6E0EC609"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4723" w:author="Andreas Kuehne" w:date="2019-05-31T12:40:00Z"/>
              </w:rPr>
            </w:pPr>
            <w:customXmlInsRangeStart w:id="4724" w:author="Andreas Kuehne" w:date="2019-05-31T12:40:00Z"/>
            <w:sdt>
              <w:sdtPr>
                <w:alias w:val="dss2-OptionalInputsVerifyType.verifyManifests"/>
                <w:tag w:val="dss2-OptionalInputsVerifyType.-jsonComment.VerifyManifests"/>
                <w:id w:val="-1404286472"/>
                <w:showingPlcHdr/>
              </w:sdtPr>
              <w:sdtEndPr/>
              <w:sdtContent>
                <w:customXmlInsRangeEnd w:id="4724"/>
                <w:ins w:id="4725" w:author="Andreas Kuehne" w:date="2019-05-31T12:40:00Z">
                  <w:r w:rsidR="00A71F46">
                    <w:rPr>
                      <w:color w:val="19D131"/>
                    </w:rPr>
                    <w:t>[]</w:t>
                  </w:r>
                </w:ins>
                <w:customXmlInsRangeStart w:id="4726" w:author="Andreas Kuehne" w:date="2019-05-31T12:40:00Z"/>
              </w:sdtContent>
            </w:sdt>
            <w:customXmlInsRangeEnd w:id="4726"/>
          </w:p>
        </w:tc>
      </w:tr>
    </w:tbl>
    <w:p w14:paraId="18508CF3" w14:textId="77777777" w:rsidR="00A71F46" w:rsidRPr="0202B381" w:rsidRDefault="00A71F46" w:rsidP="00A71F46">
      <w:pPr>
        <w:rPr>
          <w:ins w:id="4727" w:author="Andreas Kuehne" w:date="2019-05-31T12:40:00Z"/>
        </w:rPr>
      </w:pPr>
      <w:ins w:id="4728" w:author="Andreas Kuehne" w:date="2019-05-31T12:40:00Z">
        <w:r w:rsidRPr="002062A5">
          <w:rPr>
            <w:rFonts w:eastAsia="Arial" w:cs="Arial"/>
            <w:sz w:val="22"/>
            <w:szCs w:val="22"/>
          </w:rPr>
          <w:t xml:space="preserve">The </w:t>
        </w:r>
        <w:r w:rsidRPr="002062A5">
          <w:rPr>
            <w:rFonts w:ascii="Courier New" w:eastAsia="Courier New" w:hAnsi="Courier New" w:cs="Courier New"/>
          </w:rPr>
          <w:t>OptionalInputsVerifyType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653C14A7" w14:textId="77777777" w:rsidR="00A71F46" w:rsidRDefault="00A71F46" w:rsidP="00A71F46">
      <w:pPr>
        <w:pStyle w:val="Code"/>
        <w:spacing w:line="259" w:lineRule="auto"/>
        <w:rPr>
          <w:ins w:id="4729" w:author="Andreas Kuehne" w:date="2019-05-31T12:40:00Z"/>
        </w:rPr>
      </w:pPr>
      <w:ins w:id="4730" w:author="Andreas Kuehne" w:date="2019-05-31T12:40:00Z">
        <w:r>
          <w:rPr>
            <w:color w:val="31849B" w:themeColor="accent5" w:themeShade="BF"/>
          </w:rPr>
          <w:t>"dss2-OptionalInputsVerifyType"</w:t>
        </w:r>
        <w:r>
          <w:t>: {</w:t>
        </w:r>
      </w:ins>
    </w:p>
    <w:p w14:paraId="4CF1245B" w14:textId="77777777" w:rsidR="00A71F46" w:rsidRDefault="00A71F46" w:rsidP="00A71F46">
      <w:pPr>
        <w:pStyle w:val="Code"/>
        <w:spacing w:line="259" w:lineRule="auto"/>
        <w:rPr>
          <w:ins w:id="4731" w:author="Andreas Kuehne" w:date="2019-05-31T12:40:00Z"/>
        </w:rPr>
      </w:pPr>
      <w:ins w:id="4732" w:author="Andreas Kuehne" w:date="2019-05-31T12:40:00Z">
        <w:r>
          <w:rPr>
            <w:color w:val="31849B" w:themeColor="accent5" w:themeShade="BF"/>
          </w:rPr>
          <w:t xml:space="preserve">  "type"</w:t>
        </w:r>
        <w:r>
          <w:t xml:space="preserve">: </w:t>
        </w:r>
        <w:r>
          <w:rPr>
            <w:color w:val="244061" w:themeColor="accent1" w:themeShade="80"/>
          </w:rPr>
          <w:t>"object",</w:t>
        </w:r>
      </w:ins>
    </w:p>
    <w:p w14:paraId="5A0CA128" w14:textId="77777777" w:rsidR="00A71F46" w:rsidRDefault="00A71F46" w:rsidP="00A71F46">
      <w:pPr>
        <w:pStyle w:val="Code"/>
        <w:spacing w:line="259" w:lineRule="auto"/>
        <w:rPr>
          <w:ins w:id="4733" w:author="Andreas Kuehne" w:date="2019-05-31T12:40:00Z"/>
        </w:rPr>
      </w:pPr>
      <w:ins w:id="4734" w:author="Andreas Kuehne" w:date="2019-05-31T12:40:00Z">
        <w:r>
          <w:rPr>
            <w:color w:val="31849B" w:themeColor="accent5" w:themeShade="BF"/>
          </w:rPr>
          <w:t xml:space="preserve">  "properties"</w:t>
        </w:r>
        <w:r>
          <w:t>: {</w:t>
        </w:r>
      </w:ins>
    </w:p>
    <w:p w14:paraId="318F5D2A" w14:textId="77777777" w:rsidR="00A71F46" w:rsidRDefault="00A71F46" w:rsidP="00A71F46">
      <w:pPr>
        <w:pStyle w:val="Code"/>
        <w:spacing w:line="259" w:lineRule="auto"/>
        <w:rPr>
          <w:ins w:id="4735" w:author="Andreas Kuehne" w:date="2019-05-31T12:40:00Z"/>
        </w:rPr>
      </w:pPr>
      <w:ins w:id="4736" w:author="Andreas Kuehne" w:date="2019-05-31T12:40:00Z">
        <w:r>
          <w:rPr>
            <w:color w:val="31849B" w:themeColor="accent5" w:themeShade="BF"/>
          </w:rPr>
          <w:t xml:space="preserve">    "policy"</w:t>
        </w:r>
        <w:r>
          <w:t>: {</w:t>
        </w:r>
      </w:ins>
    </w:p>
    <w:p w14:paraId="63F5E1BB" w14:textId="77777777" w:rsidR="00A71F46" w:rsidRDefault="00A71F46" w:rsidP="00A71F46">
      <w:pPr>
        <w:pStyle w:val="Code"/>
        <w:spacing w:line="259" w:lineRule="auto"/>
        <w:rPr>
          <w:ins w:id="4737" w:author="Andreas Kuehne" w:date="2019-05-31T12:40:00Z"/>
        </w:rPr>
      </w:pPr>
      <w:ins w:id="4738" w:author="Andreas Kuehne" w:date="2019-05-31T12:40:00Z">
        <w:r>
          <w:rPr>
            <w:color w:val="31849B" w:themeColor="accent5" w:themeShade="BF"/>
          </w:rPr>
          <w:t xml:space="preserve">      "type"</w:t>
        </w:r>
        <w:r>
          <w:t xml:space="preserve">: </w:t>
        </w:r>
        <w:r>
          <w:rPr>
            <w:color w:val="244061" w:themeColor="accent1" w:themeShade="80"/>
          </w:rPr>
          <w:t>"array",</w:t>
        </w:r>
      </w:ins>
    </w:p>
    <w:p w14:paraId="6AE1BC17" w14:textId="77777777" w:rsidR="00A71F46" w:rsidRDefault="00A71F46" w:rsidP="00A71F46">
      <w:pPr>
        <w:pStyle w:val="Code"/>
        <w:spacing w:line="259" w:lineRule="auto"/>
        <w:rPr>
          <w:ins w:id="4739" w:author="Andreas Kuehne" w:date="2019-05-31T12:40:00Z"/>
        </w:rPr>
      </w:pPr>
      <w:ins w:id="4740" w:author="Andreas Kuehne" w:date="2019-05-31T12:40:00Z">
        <w:r>
          <w:rPr>
            <w:color w:val="31849B" w:themeColor="accent5" w:themeShade="BF"/>
          </w:rPr>
          <w:t xml:space="preserve">      "items"</w:t>
        </w:r>
        <w:r>
          <w:t>: {</w:t>
        </w:r>
      </w:ins>
    </w:p>
    <w:p w14:paraId="70F9B38A" w14:textId="77777777" w:rsidR="00A71F46" w:rsidRDefault="00A71F46" w:rsidP="00A71F46">
      <w:pPr>
        <w:pStyle w:val="Code"/>
        <w:spacing w:line="259" w:lineRule="auto"/>
        <w:rPr>
          <w:ins w:id="4741" w:author="Andreas Kuehne" w:date="2019-05-31T12:40:00Z"/>
        </w:rPr>
      </w:pPr>
      <w:ins w:id="4742" w:author="Andreas Kuehne" w:date="2019-05-31T12:40:00Z">
        <w:r>
          <w:rPr>
            <w:color w:val="31849B" w:themeColor="accent5" w:themeShade="BF"/>
          </w:rPr>
          <w:t xml:space="preserve">        "type"</w:t>
        </w:r>
        <w:r>
          <w:t xml:space="preserve">: </w:t>
        </w:r>
        <w:r>
          <w:rPr>
            <w:color w:val="244061" w:themeColor="accent1" w:themeShade="80"/>
          </w:rPr>
          <w:t>"string"</w:t>
        </w:r>
      </w:ins>
    </w:p>
    <w:p w14:paraId="3669B8A2" w14:textId="77777777" w:rsidR="00A71F46" w:rsidRDefault="00A71F46" w:rsidP="00A71F46">
      <w:pPr>
        <w:pStyle w:val="Code"/>
        <w:spacing w:line="259" w:lineRule="auto"/>
        <w:rPr>
          <w:ins w:id="4743" w:author="Andreas Kuehne" w:date="2019-05-31T12:40:00Z"/>
        </w:rPr>
      </w:pPr>
      <w:ins w:id="4744" w:author="Andreas Kuehne" w:date="2019-05-31T12:40:00Z">
        <w:r>
          <w:t xml:space="preserve">      }</w:t>
        </w:r>
      </w:ins>
    </w:p>
    <w:p w14:paraId="10DCF04D" w14:textId="77777777" w:rsidR="00A71F46" w:rsidRDefault="00A71F46" w:rsidP="00A71F46">
      <w:pPr>
        <w:pStyle w:val="Code"/>
        <w:spacing w:line="259" w:lineRule="auto"/>
        <w:rPr>
          <w:ins w:id="4745" w:author="Andreas Kuehne" w:date="2019-05-31T12:40:00Z"/>
        </w:rPr>
      </w:pPr>
      <w:ins w:id="4746" w:author="Andreas Kuehne" w:date="2019-05-31T12:40:00Z">
        <w:r>
          <w:t xml:space="preserve">    },</w:t>
        </w:r>
      </w:ins>
    </w:p>
    <w:p w14:paraId="06FB7E76" w14:textId="77777777" w:rsidR="00A71F46" w:rsidRDefault="00A71F46" w:rsidP="00A71F46">
      <w:pPr>
        <w:pStyle w:val="Code"/>
        <w:spacing w:line="259" w:lineRule="auto"/>
        <w:rPr>
          <w:ins w:id="4747" w:author="Andreas Kuehne" w:date="2019-05-31T12:40:00Z"/>
        </w:rPr>
      </w:pPr>
      <w:ins w:id="4748" w:author="Andreas Kuehne" w:date="2019-05-31T12:40:00Z">
        <w:r>
          <w:rPr>
            <w:color w:val="31849B" w:themeColor="accent5" w:themeShade="BF"/>
          </w:rPr>
          <w:t xml:space="preserve">    "lang"</w:t>
        </w:r>
        <w:r>
          <w:t>: {</w:t>
        </w:r>
      </w:ins>
    </w:p>
    <w:p w14:paraId="792F2917" w14:textId="77777777" w:rsidR="00A71F46" w:rsidRDefault="00A71F46" w:rsidP="00A71F46">
      <w:pPr>
        <w:pStyle w:val="Code"/>
        <w:spacing w:line="259" w:lineRule="auto"/>
        <w:rPr>
          <w:ins w:id="4749" w:author="Andreas Kuehne" w:date="2019-05-31T12:40:00Z"/>
        </w:rPr>
      </w:pPr>
      <w:ins w:id="4750" w:author="Andreas Kuehne" w:date="2019-05-31T12:40:00Z">
        <w:r>
          <w:rPr>
            <w:color w:val="31849B" w:themeColor="accent5" w:themeShade="BF"/>
          </w:rPr>
          <w:t xml:space="preserve">      "type"</w:t>
        </w:r>
        <w:r>
          <w:t xml:space="preserve">: </w:t>
        </w:r>
        <w:r>
          <w:rPr>
            <w:color w:val="244061" w:themeColor="accent1" w:themeShade="80"/>
          </w:rPr>
          <w:t>"string"</w:t>
        </w:r>
      </w:ins>
    </w:p>
    <w:p w14:paraId="21484859" w14:textId="77777777" w:rsidR="00A71F46" w:rsidRDefault="00A71F46" w:rsidP="00A71F46">
      <w:pPr>
        <w:pStyle w:val="Code"/>
        <w:spacing w:line="259" w:lineRule="auto"/>
        <w:rPr>
          <w:ins w:id="4751" w:author="Andreas Kuehne" w:date="2019-05-31T12:40:00Z"/>
        </w:rPr>
      </w:pPr>
      <w:ins w:id="4752" w:author="Andreas Kuehne" w:date="2019-05-31T12:40:00Z">
        <w:r>
          <w:t xml:space="preserve">    },</w:t>
        </w:r>
      </w:ins>
    </w:p>
    <w:p w14:paraId="6D0C54DF" w14:textId="77777777" w:rsidR="00A71F46" w:rsidRDefault="00A71F46" w:rsidP="00A71F46">
      <w:pPr>
        <w:pStyle w:val="Code"/>
        <w:spacing w:line="259" w:lineRule="auto"/>
        <w:rPr>
          <w:ins w:id="4753" w:author="Andreas Kuehne" w:date="2019-05-31T12:40:00Z"/>
        </w:rPr>
      </w:pPr>
      <w:ins w:id="4754" w:author="Andreas Kuehne" w:date="2019-05-31T12:40:00Z">
        <w:r>
          <w:rPr>
            <w:color w:val="31849B" w:themeColor="accent5" w:themeShade="BF"/>
          </w:rPr>
          <w:t xml:space="preserve">    "other"</w:t>
        </w:r>
        <w:r>
          <w:t>: {</w:t>
        </w:r>
      </w:ins>
    </w:p>
    <w:p w14:paraId="0D20E75A" w14:textId="77777777" w:rsidR="00A71F46" w:rsidRDefault="00A71F46" w:rsidP="00A71F46">
      <w:pPr>
        <w:pStyle w:val="Code"/>
        <w:spacing w:line="259" w:lineRule="auto"/>
        <w:rPr>
          <w:ins w:id="4755" w:author="Andreas Kuehne" w:date="2019-05-31T12:40:00Z"/>
        </w:rPr>
      </w:pPr>
      <w:ins w:id="4756" w:author="Andreas Kuehne" w:date="2019-05-31T12:40:00Z">
        <w:r>
          <w:rPr>
            <w:color w:val="31849B" w:themeColor="accent5" w:themeShade="BF"/>
          </w:rPr>
          <w:t xml:space="preserve">      "type"</w:t>
        </w:r>
        <w:r>
          <w:t xml:space="preserve">: </w:t>
        </w:r>
        <w:r>
          <w:rPr>
            <w:color w:val="244061" w:themeColor="accent1" w:themeShade="80"/>
          </w:rPr>
          <w:t>"array",</w:t>
        </w:r>
      </w:ins>
    </w:p>
    <w:p w14:paraId="42581062" w14:textId="77777777" w:rsidR="00A71F46" w:rsidRDefault="00A71F46" w:rsidP="00A71F46">
      <w:pPr>
        <w:pStyle w:val="Code"/>
        <w:spacing w:line="259" w:lineRule="auto"/>
        <w:rPr>
          <w:ins w:id="4757" w:author="Andreas Kuehne" w:date="2019-05-31T12:40:00Z"/>
        </w:rPr>
      </w:pPr>
      <w:ins w:id="4758" w:author="Andreas Kuehne" w:date="2019-05-31T12:40:00Z">
        <w:r>
          <w:rPr>
            <w:color w:val="31849B" w:themeColor="accent5" w:themeShade="BF"/>
          </w:rPr>
          <w:t xml:space="preserve">      "items"</w:t>
        </w:r>
        <w:r>
          <w:t>: {</w:t>
        </w:r>
      </w:ins>
    </w:p>
    <w:p w14:paraId="47794B47" w14:textId="77777777" w:rsidR="00A71F46" w:rsidRDefault="00A71F46" w:rsidP="00A71F46">
      <w:pPr>
        <w:pStyle w:val="Code"/>
        <w:spacing w:line="259" w:lineRule="auto"/>
        <w:rPr>
          <w:ins w:id="4759" w:author="Andreas Kuehne" w:date="2019-05-31T12:40:00Z"/>
        </w:rPr>
      </w:pPr>
      <w:ins w:id="4760" w:author="Andreas Kuehne" w:date="2019-05-31T12:40:00Z">
        <w:r>
          <w:rPr>
            <w:color w:val="31849B" w:themeColor="accent5" w:themeShade="BF"/>
          </w:rPr>
          <w:t xml:space="preserve">        "$ref"</w:t>
        </w:r>
        <w:r>
          <w:t xml:space="preserve">: </w:t>
        </w:r>
        <w:r>
          <w:rPr>
            <w:color w:val="244061" w:themeColor="accent1" w:themeShade="80"/>
          </w:rPr>
          <w:t>"#/definitions/dsb-AnyType"</w:t>
        </w:r>
      </w:ins>
    </w:p>
    <w:p w14:paraId="1349CE2B" w14:textId="77777777" w:rsidR="00A71F46" w:rsidRDefault="00A71F46" w:rsidP="00A71F46">
      <w:pPr>
        <w:pStyle w:val="Code"/>
        <w:spacing w:line="259" w:lineRule="auto"/>
        <w:rPr>
          <w:ins w:id="4761" w:author="Andreas Kuehne" w:date="2019-05-31T12:40:00Z"/>
        </w:rPr>
      </w:pPr>
      <w:ins w:id="4762" w:author="Andreas Kuehne" w:date="2019-05-31T12:40:00Z">
        <w:r>
          <w:t xml:space="preserve">      }</w:t>
        </w:r>
      </w:ins>
    </w:p>
    <w:p w14:paraId="11770644" w14:textId="77777777" w:rsidR="00A71F46" w:rsidRDefault="00A71F46" w:rsidP="00A71F46">
      <w:pPr>
        <w:pStyle w:val="Code"/>
        <w:spacing w:line="259" w:lineRule="auto"/>
        <w:rPr>
          <w:ins w:id="4763" w:author="Andreas Kuehne" w:date="2019-05-31T12:40:00Z"/>
        </w:rPr>
      </w:pPr>
      <w:ins w:id="4764" w:author="Andreas Kuehne" w:date="2019-05-31T12:40:00Z">
        <w:r>
          <w:t xml:space="preserve">    },</w:t>
        </w:r>
      </w:ins>
    </w:p>
    <w:p w14:paraId="1E380C7D" w14:textId="77777777" w:rsidR="00A71F46" w:rsidRDefault="00A71F46" w:rsidP="00A71F46">
      <w:pPr>
        <w:pStyle w:val="Code"/>
        <w:spacing w:line="259" w:lineRule="auto"/>
        <w:rPr>
          <w:ins w:id="4765" w:author="Andreas Kuehne" w:date="2019-05-31T12:40:00Z"/>
        </w:rPr>
      </w:pPr>
      <w:ins w:id="4766" w:author="Andreas Kuehne" w:date="2019-05-31T12:40:00Z">
        <w:r>
          <w:rPr>
            <w:color w:val="31849B" w:themeColor="accent5" w:themeShade="BF"/>
          </w:rPr>
          <w:t xml:space="preserve">    "claimedIdentity"</w:t>
        </w:r>
        <w:r>
          <w:t>: {</w:t>
        </w:r>
      </w:ins>
    </w:p>
    <w:p w14:paraId="6743CA36" w14:textId="77777777" w:rsidR="00A71F46" w:rsidRDefault="00A71F46" w:rsidP="00A71F46">
      <w:pPr>
        <w:pStyle w:val="Code"/>
        <w:spacing w:line="259" w:lineRule="auto"/>
        <w:rPr>
          <w:ins w:id="4767" w:author="Andreas Kuehne" w:date="2019-05-31T12:40:00Z"/>
        </w:rPr>
      </w:pPr>
      <w:ins w:id="4768" w:author="Andreas Kuehne" w:date="2019-05-31T12:40:00Z">
        <w:r>
          <w:rPr>
            <w:color w:val="31849B" w:themeColor="accent5" w:themeShade="BF"/>
          </w:rPr>
          <w:t xml:space="preserve">      "$ref"</w:t>
        </w:r>
        <w:r>
          <w:t xml:space="preserve">: </w:t>
        </w:r>
        <w:r>
          <w:rPr>
            <w:color w:val="244061" w:themeColor="accent1" w:themeShade="80"/>
          </w:rPr>
          <w:t>"#/definitions/dss2-ClaimedIdentityType"</w:t>
        </w:r>
      </w:ins>
    </w:p>
    <w:p w14:paraId="2EB1594D" w14:textId="77777777" w:rsidR="00A71F46" w:rsidRDefault="00A71F46" w:rsidP="00A71F46">
      <w:pPr>
        <w:pStyle w:val="Code"/>
        <w:spacing w:line="259" w:lineRule="auto"/>
        <w:rPr>
          <w:ins w:id="4769" w:author="Andreas Kuehne" w:date="2019-05-31T12:40:00Z"/>
        </w:rPr>
      </w:pPr>
      <w:ins w:id="4770" w:author="Andreas Kuehne" w:date="2019-05-31T12:40:00Z">
        <w:r>
          <w:t xml:space="preserve">    },</w:t>
        </w:r>
      </w:ins>
    </w:p>
    <w:p w14:paraId="64BBB716" w14:textId="77777777" w:rsidR="00A71F46" w:rsidRDefault="00A71F46" w:rsidP="00A71F46">
      <w:pPr>
        <w:pStyle w:val="Code"/>
        <w:spacing w:line="259" w:lineRule="auto"/>
        <w:rPr>
          <w:ins w:id="4771" w:author="Andreas Kuehne" w:date="2019-05-31T12:40:00Z"/>
        </w:rPr>
      </w:pPr>
      <w:ins w:id="4772" w:author="Andreas Kuehne" w:date="2019-05-31T12:40:00Z">
        <w:r>
          <w:rPr>
            <w:color w:val="31849B" w:themeColor="accent5" w:themeShade="BF"/>
          </w:rPr>
          <w:t xml:space="preserve">    "schemas"</w:t>
        </w:r>
        <w:r>
          <w:t>: {</w:t>
        </w:r>
      </w:ins>
    </w:p>
    <w:p w14:paraId="106BB836" w14:textId="77777777" w:rsidR="00A71F46" w:rsidRDefault="00A71F46" w:rsidP="00A71F46">
      <w:pPr>
        <w:pStyle w:val="Code"/>
        <w:spacing w:line="259" w:lineRule="auto"/>
        <w:rPr>
          <w:ins w:id="4773" w:author="Andreas Kuehne" w:date="2019-05-31T12:40:00Z"/>
        </w:rPr>
      </w:pPr>
      <w:ins w:id="4774" w:author="Andreas Kuehne" w:date="2019-05-31T12:40:00Z">
        <w:r>
          <w:rPr>
            <w:color w:val="31849B" w:themeColor="accent5" w:themeShade="BF"/>
          </w:rPr>
          <w:t xml:space="preserve">      "$ref"</w:t>
        </w:r>
        <w:r>
          <w:t xml:space="preserve">: </w:t>
        </w:r>
        <w:r>
          <w:rPr>
            <w:color w:val="244061" w:themeColor="accent1" w:themeShade="80"/>
          </w:rPr>
          <w:t>"#/definitions/dss2-SchemasType"</w:t>
        </w:r>
      </w:ins>
    </w:p>
    <w:p w14:paraId="0F86B4B4" w14:textId="77777777" w:rsidR="00A71F46" w:rsidRDefault="00A71F46" w:rsidP="00A71F46">
      <w:pPr>
        <w:pStyle w:val="Code"/>
        <w:spacing w:line="259" w:lineRule="auto"/>
        <w:rPr>
          <w:ins w:id="4775" w:author="Andreas Kuehne" w:date="2019-05-31T12:40:00Z"/>
        </w:rPr>
      </w:pPr>
      <w:ins w:id="4776" w:author="Andreas Kuehne" w:date="2019-05-31T12:40:00Z">
        <w:r>
          <w:t xml:space="preserve">    },</w:t>
        </w:r>
      </w:ins>
    </w:p>
    <w:p w14:paraId="3DCF2300" w14:textId="77777777" w:rsidR="00A71F46" w:rsidRDefault="00A71F46" w:rsidP="00A71F46">
      <w:pPr>
        <w:pStyle w:val="Code"/>
        <w:spacing w:line="259" w:lineRule="auto"/>
        <w:rPr>
          <w:ins w:id="4777" w:author="Andreas Kuehne" w:date="2019-05-31T12:40:00Z"/>
        </w:rPr>
      </w:pPr>
      <w:ins w:id="4778" w:author="Andreas Kuehne" w:date="2019-05-31T12:40:00Z">
        <w:r>
          <w:rPr>
            <w:color w:val="31849B" w:themeColor="accent5" w:themeShade="BF"/>
          </w:rPr>
          <w:t xml:space="preserve">    "addTimestamp"</w:t>
        </w:r>
        <w:r>
          <w:t>: {</w:t>
        </w:r>
      </w:ins>
    </w:p>
    <w:p w14:paraId="4E7E8706" w14:textId="77777777" w:rsidR="00A71F46" w:rsidRDefault="00A71F46" w:rsidP="00A71F46">
      <w:pPr>
        <w:pStyle w:val="Code"/>
        <w:spacing w:line="259" w:lineRule="auto"/>
        <w:rPr>
          <w:ins w:id="4779" w:author="Andreas Kuehne" w:date="2019-05-31T12:40:00Z"/>
        </w:rPr>
      </w:pPr>
      <w:ins w:id="4780" w:author="Andreas Kuehne" w:date="2019-05-31T12:40:00Z">
        <w:r>
          <w:rPr>
            <w:color w:val="31849B" w:themeColor="accent5" w:themeShade="BF"/>
          </w:rPr>
          <w:t xml:space="preserve">      "type"</w:t>
        </w:r>
        <w:r>
          <w:t xml:space="preserve">: </w:t>
        </w:r>
        <w:r>
          <w:rPr>
            <w:color w:val="244061" w:themeColor="accent1" w:themeShade="80"/>
          </w:rPr>
          <w:t>"array",</w:t>
        </w:r>
      </w:ins>
    </w:p>
    <w:p w14:paraId="670ECAB8" w14:textId="77777777" w:rsidR="00A71F46" w:rsidRDefault="00A71F46" w:rsidP="00A71F46">
      <w:pPr>
        <w:pStyle w:val="Code"/>
        <w:spacing w:line="259" w:lineRule="auto"/>
        <w:rPr>
          <w:ins w:id="4781" w:author="Andreas Kuehne" w:date="2019-05-31T12:40:00Z"/>
        </w:rPr>
      </w:pPr>
      <w:ins w:id="4782" w:author="Andreas Kuehne" w:date="2019-05-31T12:40:00Z">
        <w:r>
          <w:rPr>
            <w:color w:val="31849B" w:themeColor="accent5" w:themeShade="BF"/>
          </w:rPr>
          <w:t xml:space="preserve">      "items"</w:t>
        </w:r>
        <w:r>
          <w:t>: {</w:t>
        </w:r>
      </w:ins>
    </w:p>
    <w:p w14:paraId="3D83D102" w14:textId="77777777" w:rsidR="00A71F46" w:rsidRDefault="00A71F46" w:rsidP="00A71F46">
      <w:pPr>
        <w:pStyle w:val="Code"/>
        <w:spacing w:line="259" w:lineRule="auto"/>
        <w:rPr>
          <w:ins w:id="4783" w:author="Andreas Kuehne" w:date="2019-05-31T12:40:00Z"/>
        </w:rPr>
      </w:pPr>
      <w:ins w:id="4784" w:author="Andreas Kuehne" w:date="2019-05-31T12:40:00Z">
        <w:r>
          <w:rPr>
            <w:color w:val="31849B" w:themeColor="accent5" w:themeShade="BF"/>
          </w:rPr>
          <w:t xml:space="preserve">        "type"</w:t>
        </w:r>
        <w:r>
          <w:t xml:space="preserve">: </w:t>
        </w:r>
        <w:r>
          <w:rPr>
            <w:color w:val="244061" w:themeColor="accent1" w:themeShade="80"/>
          </w:rPr>
          <w:t>"string"</w:t>
        </w:r>
      </w:ins>
    </w:p>
    <w:p w14:paraId="04F5FD3E" w14:textId="77777777" w:rsidR="00A71F46" w:rsidRDefault="00A71F46" w:rsidP="00A71F46">
      <w:pPr>
        <w:pStyle w:val="Code"/>
        <w:spacing w:line="259" w:lineRule="auto"/>
        <w:rPr>
          <w:ins w:id="4785" w:author="Andreas Kuehne" w:date="2019-05-31T12:40:00Z"/>
        </w:rPr>
      </w:pPr>
      <w:ins w:id="4786" w:author="Andreas Kuehne" w:date="2019-05-31T12:40:00Z">
        <w:r>
          <w:t xml:space="preserve">      }</w:t>
        </w:r>
      </w:ins>
    </w:p>
    <w:p w14:paraId="6C00D9E2" w14:textId="77777777" w:rsidR="00A71F46" w:rsidRDefault="00A71F46" w:rsidP="00A71F46">
      <w:pPr>
        <w:pStyle w:val="Code"/>
        <w:spacing w:line="259" w:lineRule="auto"/>
        <w:rPr>
          <w:ins w:id="4787" w:author="Andreas Kuehne" w:date="2019-05-31T12:40:00Z"/>
        </w:rPr>
      </w:pPr>
      <w:ins w:id="4788" w:author="Andreas Kuehne" w:date="2019-05-31T12:40:00Z">
        <w:r>
          <w:t xml:space="preserve">    },</w:t>
        </w:r>
      </w:ins>
    </w:p>
    <w:p w14:paraId="77B3B34D" w14:textId="77777777" w:rsidR="00A71F46" w:rsidRDefault="00A71F46" w:rsidP="00A71F46">
      <w:pPr>
        <w:pStyle w:val="Code"/>
        <w:spacing w:line="259" w:lineRule="auto"/>
        <w:rPr>
          <w:ins w:id="4789" w:author="Andreas Kuehne" w:date="2019-05-31T12:40:00Z"/>
        </w:rPr>
      </w:pPr>
      <w:ins w:id="4790" w:author="Andreas Kuehne" w:date="2019-05-31T12:40:00Z">
        <w:r>
          <w:rPr>
            <w:color w:val="31849B" w:themeColor="accent5" w:themeShade="BF"/>
          </w:rPr>
          <w:t xml:space="preserve">    "enforceAsync"</w:t>
        </w:r>
        <w:r>
          <w:t>: {</w:t>
        </w:r>
      </w:ins>
    </w:p>
    <w:p w14:paraId="43F28915" w14:textId="77777777" w:rsidR="00A71F46" w:rsidRDefault="00A71F46" w:rsidP="00A71F46">
      <w:pPr>
        <w:pStyle w:val="Code"/>
        <w:spacing w:line="259" w:lineRule="auto"/>
        <w:rPr>
          <w:ins w:id="4791" w:author="Andreas Kuehne" w:date="2019-05-31T12:40:00Z"/>
        </w:rPr>
      </w:pPr>
      <w:ins w:id="4792" w:author="Andreas Kuehne" w:date="2019-05-31T12:40:00Z">
        <w:r>
          <w:rPr>
            <w:color w:val="31849B" w:themeColor="accent5" w:themeShade="BF"/>
          </w:rPr>
          <w:t xml:space="preserve">      "type"</w:t>
        </w:r>
        <w:r>
          <w:t xml:space="preserve">: </w:t>
        </w:r>
        <w:r>
          <w:rPr>
            <w:color w:val="244061" w:themeColor="accent1" w:themeShade="80"/>
          </w:rPr>
          <w:t>"boolean"</w:t>
        </w:r>
      </w:ins>
    </w:p>
    <w:p w14:paraId="4A81CB10" w14:textId="77777777" w:rsidR="00A71F46" w:rsidRDefault="00A71F46" w:rsidP="00A71F46">
      <w:pPr>
        <w:pStyle w:val="Code"/>
        <w:spacing w:line="259" w:lineRule="auto"/>
        <w:rPr>
          <w:ins w:id="4793" w:author="Andreas Kuehne" w:date="2019-05-31T12:40:00Z"/>
        </w:rPr>
      </w:pPr>
      <w:ins w:id="4794" w:author="Andreas Kuehne" w:date="2019-05-31T12:40:00Z">
        <w:r>
          <w:t xml:space="preserve">    },</w:t>
        </w:r>
      </w:ins>
    </w:p>
    <w:p w14:paraId="7057F5E2" w14:textId="77777777" w:rsidR="00A71F46" w:rsidRDefault="00A71F46" w:rsidP="00A71F46">
      <w:pPr>
        <w:pStyle w:val="Code"/>
        <w:spacing w:line="259" w:lineRule="auto"/>
        <w:rPr>
          <w:ins w:id="4795" w:author="Andreas Kuehne" w:date="2019-05-31T12:40:00Z"/>
        </w:rPr>
      </w:pPr>
      <w:ins w:id="4796" w:author="Andreas Kuehne" w:date="2019-05-31T12:40:00Z">
        <w:r>
          <w:rPr>
            <w:color w:val="31849B" w:themeColor="accent5" w:themeShade="BF"/>
          </w:rPr>
          <w:t xml:space="preserve">    "nonce"</w:t>
        </w:r>
        <w:r>
          <w:t>: {</w:t>
        </w:r>
      </w:ins>
    </w:p>
    <w:p w14:paraId="7980CD78" w14:textId="77777777" w:rsidR="00A71F46" w:rsidRDefault="00A71F46" w:rsidP="00A71F46">
      <w:pPr>
        <w:pStyle w:val="Code"/>
        <w:spacing w:line="259" w:lineRule="auto"/>
        <w:rPr>
          <w:ins w:id="4797" w:author="Andreas Kuehne" w:date="2019-05-31T12:40:00Z"/>
        </w:rPr>
      </w:pPr>
      <w:ins w:id="4798" w:author="Andreas Kuehne" w:date="2019-05-31T12:40:00Z">
        <w:r>
          <w:rPr>
            <w:color w:val="31849B" w:themeColor="accent5" w:themeShade="BF"/>
          </w:rPr>
          <w:t xml:space="preserve">      "type"</w:t>
        </w:r>
        <w:r>
          <w:t xml:space="preserve">: </w:t>
        </w:r>
        <w:r>
          <w:rPr>
            <w:color w:val="244061" w:themeColor="accent1" w:themeShade="80"/>
          </w:rPr>
          <w:t>"integer"</w:t>
        </w:r>
      </w:ins>
    </w:p>
    <w:p w14:paraId="5D5763DC" w14:textId="77777777" w:rsidR="00A71F46" w:rsidRDefault="00A71F46" w:rsidP="00A71F46">
      <w:pPr>
        <w:pStyle w:val="Code"/>
        <w:spacing w:line="259" w:lineRule="auto"/>
        <w:rPr>
          <w:ins w:id="4799" w:author="Andreas Kuehne" w:date="2019-05-31T12:40:00Z"/>
        </w:rPr>
      </w:pPr>
      <w:ins w:id="4800" w:author="Andreas Kuehne" w:date="2019-05-31T12:40:00Z">
        <w:r>
          <w:t xml:space="preserve">    },</w:t>
        </w:r>
      </w:ins>
    </w:p>
    <w:p w14:paraId="7C9EE515" w14:textId="77777777" w:rsidR="00A71F46" w:rsidRDefault="00A71F46" w:rsidP="00A71F46">
      <w:pPr>
        <w:pStyle w:val="Code"/>
        <w:spacing w:line="259" w:lineRule="auto"/>
        <w:rPr>
          <w:ins w:id="4801" w:author="Andreas Kuehne" w:date="2019-05-31T12:40:00Z"/>
        </w:rPr>
      </w:pPr>
      <w:ins w:id="4802" w:author="Andreas Kuehne" w:date="2019-05-31T12:40:00Z">
        <w:r>
          <w:rPr>
            <w:color w:val="31849B" w:themeColor="accent5" w:themeShade="BF"/>
          </w:rPr>
          <w:t xml:space="preserve">    "useVerificationTime"</w:t>
        </w:r>
        <w:r>
          <w:t>: {</w:t>
        </w:r>
      </w:ins>
    </w:p>
    <w:p w14:paraId="76C741A0" w14:textId="77777777" w:rsidR="00A71F46" w:rsidRDefault="00A71F46" w:rsidP="00A71F46">
      <w:pPr>
        <w:pStyle w:val="Code"/>
        <w:spacing w:line="259" w:lineRule="auto"/>
        <w:rPr>
          <w:ins w:id="4803" w:author="Andreas Kuehne" w:date="2019-05-31T12:40:00Z"/>
        </w:rPr>
      </w:pPr>
      <w:ins w:id="4804" w:author="Andreas Kuehne" w:date="2019-05-31T12:40:00Z">
        <w:r>
          <w:rPr>
            <w:color w:val="31849B" w:themeColor="accent5" w:themeShade="BF"/>
          </w:rPr>
          <w:t xml:space="preserve">      "$ref"</w:t>
        </w:r>
        <w:r>
          <w:t xml:space="preserve">: </w:t>
        </w:r>
        <w:r>
          <w:rPr>
            <w:color w:val="244061" w:themeColor="accent1" w:themeShade="80"/>
          </w:rPr>
          <w:t>"#/definitions/dss2-UseVerificationTimeType"</w:t>
        </w:r>
      </w:ins>
    </w:p>
    <w:p w14:paraId="552D7FA6" w14:textId="77777777" w:rsidR="00A71F46" w:rsidRDefault="00A71F46" w:rsidP="00A71F46">
      <w:pPr>
        <w:pStyle w:val="Code"/>
        <w:spacing w:line="259" w:lineRule="auto"/>
        <w:rPr>
          <w:ins w:id="4805" w:author="Andreas Kuehne" w:date="2019-05-31T12:40:00Z"/>
        </w:rPr>
      </w:pPr>
      <w:ins w:id="4806" w:author="Andreas Kuehne" w:date="2019-05-31T12:40:00Z">
        <w:r>
          <w:t xml:space="preserve">    },</w:t>
        </w:r>
      </w:ins>
    </w:p>
    <w:p w14:paraId="4D86EC21" w14:textId="77777777" w:rsidR="00A71F46" w:rsidRDefault="00A71F46" w:rsidP="00A71F46">
      <w:pPr>
        <w:pStyle w:val="Code"/>
        <w:spacing w:line="259" w:lineRule="auto"/>
        <w:rPr>
          <w:ins w:id="4807" w:author="Andreas Kuehne" w:date="2019-05-31T12:40:00Z"/>
        </w:rPr>
      </w:pPr>
      <w:ins w:id="4808" w:author="Andreas Kuehne" w:date="2019-05-31T12:40:00Z">
        <w:r>
          <w:rPr>
            <w:color w:val="31849B" w:themeColor="accent5" w:themeShade="BF"/>
          </w:rPr>
          <w:t xml:space="preserve">    "returnVerificationTime"</w:t>
        </w:r>
        <w:r>
          <w:t>: {</w:t>
        </w:r>
      </w:ins>
    </w:p>
    <w:p w14:paraId="4C1D8C3F" w14:textId="77777777" w:rsidR="00A71F46" w:rsidRDefault="00A71F46" w:rsidP="00A71F46">
      <w:pPr>
        <w:pStyle w:val="Code"/>
        <w:spacing w:line="259" w:lineRule="auto"/>
        <w:rPr>
          <w:ins w:id="4809" w:author="Andreas Kuehne" w:date="2019-05-31T12:40:00Z"/>
        </w:rPr>
      </w:pPr>
      <w:ins w:id="4810" w:author="Andreas Kuehne" w:date="2019-05-31T12:40:00Z">
        <w:r>
          <w:rPr>
            <w:color w:val="31849B" w:themeColor="accent5" w:themeShade="BF"/>
          </w:rPr>
          <w:t xml:space="preserve">      "type"</w:t>
        </w:r>
        <w:r>
          <w:t xml:space="preserve">: </w:t>
        </w:r>
        <w:r>
          <w:rPr>
            <w:color w:val="244061" w:themeColor="accent1" w:themeShade="80"/>
          </w:rPr>
          <w:t>"boolean",</w:t>
        </w:r>
      </w:ins>
    </w:p>
    <w:p w14:paraId="249A3A0F" w14:textId="77777777" w:rsidR="00A71F46" w:rsidRDefault="00A71F46" w:rsidP="00A71F46">
      <w:pPr>
        <w:pStyle w:val="Code"/>
        <w:spacing w:line="259" w:lineRule="auto"/>
        <w:rPr>
          <w:ins w:id="4811" w:author="Andreas Kuehne" w:date="2019-05-31T12:40:00Z"/>
        </w:rPr>
      </w:pPr>
      <w:ins w:id="4812" w:author="Andreas Kuehne" w:date="2019-05-31T12:40:00Z">
        <w:r>
          <w:rPr>
            <w:color w:val="31849B" w:themeColor="accent5" w:themeShade="BF"/>
          </w:rPr>
          <w:t xml:space="preserve">      "default"</w:t>
        </w:r>
        <w:r>
          <w:t xml:space="preserve">: </w:t>
        </w:r>
        <w:r>
          <w:rPr>
            <w:color w:val="244061" w:themeColor="accent1" w:themeShade="80"/>
          </w:rPr>
          <w:t>"false"</w:t>
        </w:r>
      </w:ins>
    </w:p>
    <w:p w14:paraId="4BB21DE0" w14:textId="77777777" w:rsidR="00A71F46" w:rsidRDefault="00A71F46" w:rsidP="00A71F46">
      <w:pPr>
        <w:pStyle w:val="Code"/>
        <w:spacing w:line="259" w:lineRule="auto"/>
        <w:rPr>
          <w:ins w:id="4813" w:author="Andreas Kuehne" w:date="2019-05-31T12:40:00Z"/>
        </w:rPr>
      </w:pPr>
      <w:ins w:id="4814" w:author="Andreas Kuehne" w:date="2019-05-31T12:40:00Z">
        <w:r>
          <w:t xml:space="preserve">    },</w:t>
        </w:r>
      </w:ins>
    </w:p>
    <w:p w14:paraId="0B30FEB5" w14:textId="77777777" w:rsidR="00A71F46" w:rsidRDefault="00A71F46" w:rsidP="00A71F46">
      <w:pPr>
        <w:pStyle w:val="Code"/>
        <w:spacing w:line="259" w:lineRule="auto"/>
        <w:rPr>
          <w:ins w:id="4815" w:author="Andreas Kuehne" w:date="2019-05-31T12:40:00Z"/>
        </w:rPr>
      </w:pPr>
      <w:ins w:id="4816" w:author="Andreas Kuehne" w:date="2019-05-31T12:40:00Z">
        <w:r>
          <w:rPr>
            <w:color w:val="31849B" w:themeColor="accent5" w:themeShade="BF"/>
          </w:rPr>
          <w:t xml:space="preserve">    "addKeyInfo"</w:t>
        </w:r>
        <w:r>
          <w:t>: {</w:t>
        </w:r>
      </w:ins>
    </w:p>
    <w:p w14:paraId="71A8218B" w14:textId="77777777" w:rsidR="00A71F46" w:rsidRDefault="00A71F46" w:rsidP="00A71F46">
      <w:pPr>
        <w:pStyle w:val="Code"/>
        <w:spacing w:line="259" w:lineRule="auto"/>
        <w:rPr>
          <w:ins w:id="4817" w:author="Andreas Kuehne" w:date="2019-05-31T12:40:00Z"/>
        </w:rPr>
      </w:pPr>
      <w:ins w:id="4818" w:author="Andreas Kuehne" w:date="2019-05-31T12:40:00Z">
        <w:r>
          <w:rPr>
            <w:color w:val="31849B" w:themeColor="accent5" w:themeShade="BF"/>
          </w:rPr>
          <w:t xml:space="preserve">      "type"</w:t>
        </w:r>
        <w:r>
          <w:t xml:space="preserve">: </w:t>
        </w:r>
        <w:r>
          <w:rPr>
            <w:color w:val="244061" w:themeColor="accent1" w:themeShade="80"/>
          </w:rPr>
          <w:t>"array",</w:t>
        </w:r>
      </w:ins>
    </w:p>
    <w:p w14:paraId="5A1BCFC0" w14:textId="77777777" w:rsidR="00A71F46" w:rsidRDefault="00A71F46" w:rsidP="00A71F46">
      <w:pPr>
        <w:pStyle w:val="Code"/>
        <w:spacing w:line="259" w:lineRule="auto"/>
        <w:rPr>
          <w:ins w:id="4819" w:author="Andreas Kuehne" w:date="2019-05-31T12:40:00Z"/>
        </w:rPr>
      </w:pPr>
      <w:ins w:id="4820" w:author="Andreas Kuehne" w:date="2019-05-31T12:40:00Z">
        <w:r>
          <w:rPr>
            <w:color w:val="31849B" w:themeColor="accent5" w:themeShade="BF"/>
          </w:rPr>
          <w:t xml:space="preserve">      "items"</w:t>
        </w:r>
        <w:r>
          <w:t>: {</w:t>
        </w:r>
      </w:ins>
    </w:p>
    <w:p w14:paraId="77FDD522" w14:textId="77777777" w:rsidR="00A71F46" w:rsidRDefault="00A71F46" w:rsidP="00A71F46">
      <w:pPr>
        <w:pStyle w:val="Code"/>
        <w:spacing w:line="259" w:lineRule="auto"/>
        <w:rPr>
          <w:ins w:id="4821" w:author="Andreas Kuehne" w:date="2019-05-31T12:40:00Z"/>
        </w:rPr>
      </w:pPr>
      <w:ins w:id="4822" w:author="Andreas Kuehne" w:date="2019-05-31T12:40:00Z">
        <w:r>
          <w:rPr>
            <w:color w:val="31849B" w:themeColor="accent5" w:themeShade="BF"/>
          </w:rPr>
          <w:t xml:space="preserve">        "$ref"</w:t>
        </w:r>
        <w:r>
          <w:t xml:space="preserve">: </w:t>
        </w:r>
        <w:r>
          <w:rPr>
            <w:color w:val="244061" w:themeColor="accent1" w:themeShade="80"/>
          </w:rPr>
          <w:t>"#/definitions/dss2-AdditionalKeyInfoType"</w:t>
        </w:r>
      </w:ins>
    </w:p>
    <w:p w14:paraId="5FE67821" w14:textId="77777777" w:rsidR="00A71F46" w:rsidRDefault="00A71F46" w:rsidP="00A71F46">
      <w:pPr>
        <w:pStyle w:val="Code"/>
        <w:spacing w:line="259" w:lineRule="auto"/>
        <w:rPr>
          <w:ins w:id="4823" w:author="Andreas Kuehne" w:date="2019-05-31T12:40:00Z"/>
        </w:rPr>
      </w:pPr>
      <w:ins w:id="4824" w:author="Andreas Kuehne" w:date="2019-05-31T12:40:00Z">
        <w:r>
          <w:t xml:space="preserve">      }</w:t>
        </w:r>
      </w:ins>
    </w:p>
    <w:p w14:paraId="279B70B7" w14:textId="77777777" w:rsidR="00A71F46" w:rsidRDefault="00A71F46" w:rsidP="00A71F46">
      <w:pPr>
        <w:pStyle w:val="Code"/>
        <w:spacing w:line="259" w:lineRule="auto"/>
        <w:rPr>
          <w:ins w:id="4825" w:author="Andreas Kuehne" w:date="2019-05-31T12:40:00Z"/>
        </w:rPr>
      </w:pPr>
      <w:ins w:id="4826" w:author="Andreas Kuehne" w:date="2019-05-31T12:40:00Z">
        <w:r>
          <w:t xml:space="preserve">    },</w:t>
        </w:r>
      </w:ins>
    </w:p>
    <w:p w14:paraId="113FF772" w14:textId="77777777" w:rsidR="00A71F46" w:rsidRDefault="00A71F46" w:rsidP="00A71F46">
      <w:pPr>
        <w:pStyle w:val="Code"/>
        <w:spacing w:line="259" w:lineRule="auto"/>
        <w:rPr>
          <w:ins w:id="4827" w:author="Andreas Kuehne" w:date="2019-05-31T12:40:00Z"/>
        </w:rPr>
      </w:pPr>
      <w:ins w:id="4828" w:author="Andreas Kuehne" w:date="2019-05-31T12:40:00Z">
        <w:r>
          <w:rPr>
            <w:color w:val="31849B" w:themeColor="accent5" w:themeShade="BF"/>
          </w:rPr>
          <w:t xml:space="preserve">    "returnProcDetails"</w:t>
        </w:r>
        <w:r>
          <w:t>: {</w:t>
        </w:r>
      </w:ins>
    </w:p>
    <w:p w14:paraId="5E049785" w14:textId="77777777" w:rsidR="00A71F46" w:rsidRDefault="00A71F46" w:rsidP="00A71F46">
      <w:pPr>
        <w:pStyle w:val="Code"/>
        <w:spacing w:line="259" w:lineRule="auto"/>
        <w:rPr>
          <w:ins w:id="4829" w:author="Andreas Kuehne" w:date="2019-05-31T12:40:00Z"/>
        </w:rPr>
      </w:pPr>
      <w:ins w:id="4830" w:author="Andreas Kuehne" w:date="2019-05-31T12:40:00Z">
        <w:r>
          <w:rPr>
            <w:color w:val="31849B" w:themeColor="accent5" w:themeShade="BF"/>
          </w:rPr>
          <w:t xml:space="preserve">      "type"</w:t>
        </w:r>
        <w:r>
          <w:t xml:space="preserve">: </w:t>
        </w:r>
        <w:r>
          <w:rPr>
            <w:color w:val="244061" w:themeColor="accent1" w:themeShade="80"/>
          </w:rPr>
          <w:t>"boolean",</w:t>
        </w:r>
      </w:ins>
    </w:p>
    <w:p w14:paraId="7135B19D" w14:textId="77777777" w:rsidR="00A71F46" w:rsidRDefault="00A71F46" w:rsidP="00A71F46">
      <w:pPr>
        <w:pStyle w:val="Code"/>
        <w:spacing w:line="259" w:lineRule="auto"/>
        <w:rPr>
          <w:ins w:id="4831" w:author="Andreas Kuehne" w:date="2019-05-31T12:40:00Z"/>
        </w:rPr>
      </w:pPr>
      <w:ins w:id="4832" w:author="Andreas Kuehne" w:date="2019-05-31T12:40:00Z">
        <w:r>
          <w:rPr>
            <w:color w:val="31849B" w:themeColor="accent5" w:themeShade="BF"/>
          </w:rPr>
          <w:t xml:space="preserve">      "default"</w:t>
        </w:r>
        <w:r>
          <w:t xml:space="preserve">: </w:t>
        </w:r>
        <w:r>
          <w:rPr>
            <w:color w:val="244061" w:themeColor="accent1" w:themeShade="80"/>
          </w:rPr>
          <w:t>"false"</w:t>
        </w:r>
      </w:ins>
    </w:p>
    <w:p w14:paraId="33EBCE3F" w14:textId="77777777" w:rsidR="00A71F46" w:rsidRDefault="00A71F46" w:rsidP="00A71F46">
      <w:pPr>
        <w:pStyle w:val="Code"/>
        <w:spacing w:line="259" w:lineRule="auto"/>
        <w:rPr>
          <w:ins w:id="4833" w:author="Andreas Kuehne" w:date="2019-05-31T12:40:00Z"/>
        </w:rPr>
      </w:pPr>
      <w:ins w:id="4834" w:author="Andreas Kuehne" w:date="2019-05-31T12:40:00Z">
        <w:r>
          <w:t xml:space="preserve">    },</w:t>
        </w:r>
      </w:ins>
    </w:p>
    <w:p w14:paraId="78540440" w14:textId="77777777" w:rsidR="00A71F46" w:rsidRDefault="00A71F46" w:rsidP="00A71F46">
      <w:pPr>
        <w:pStyle w:val="Code"/>
        <w:spacing w:line="259" w:lineRule="auto"/>
        <w:rPr>
          <w:ins w:id="4835" w:author="Andreas Kuehne" w:date="2019-05-31T12:40:00Z"/>
        </w:rPr>
      </w:pPr>
      <w:ins w:id="4836" w:author="Andreas Kuehne" w:date="2019-05-31T12:40:00Z">
        <w:r>
          <w:rPr>
            <w:color w:val="31849B" w:themeColor="accent5" w:themeShade="BF"/>
          </w:rPr>
          <w:t xml:space="preserve">    "returnSigningTime"</w:t>
        </w:r>
        <w:r>
          <w:t>: {</w:t>
        </w:r>
      </w:ins>
    </w:p>
    <w:p w14:paraId="4A340263" w14:textId="77777777" w:rsidR="00A71F46" w:rsidRDefault="00A71F46" w:rsidP="00A71F46">
      <w:pPr>
        <w:pStyle w:val="Code"/>
        <w:spacing w:line="259" w:lineRule="auto"/>
        <w:rPr>
          <w:ins w:id="4837" w:author="Andreas Kuehne" w:date="2019-05-31T12:40:00Z"/>
        </w:rPr>
      </w:pPr>
      <w:ins w:id="4838" w:author="Andreas Kuehne" w:date="2019-05-31T12:40:00Z">
        <w:r>
          <w:rPr>
            <w:color w:val="31849B" w:themeColor="accent5" w:themeShade="BF"/>
          </w:rPr>
          <w:t xml:space="preserve">      "type"</w:t>
        </w:r>
        <w:r>
          <w:t xml:space="preserve">: </w:t>
        </w:r>
        <w:r>
          <w:rPr>
            <w:color w:val="244061" w:themeColor="accent1" w:themeShade="80"/>
          </w:rPr>
          <w:t>"boolean",</w:t>
        </w:r>
      </w:ins>
    </w:p>
    <w:p w14:paraId="484C629C" w14:textId="77777777" w:rsidR="00A71F46" w:rsidRDefault="00A71F46" w:rsidP="00A71F46">
      <w:pPr>
        <w:pStyle w:val="Code"/>
        <w:spacing w:line="259" w:lineRule="auto"/>
        <w:rPr>
          <w:ins w:id="4839" w:author="Andreas Kuehne" w:date="2019-05-31T12:40:00Z"/>
        </w:rPr>
      </w:pPr>
      <w:ins w:id="4840" w:author="Andreas Kuehne" w:date="2019-05-31T12:40:00Z">
        <w:r>
          <w:rPr>
            <w:color w:val="31849B" w:themeColor="accent5" w:themeShade="BF"/>
          </w:rPr>
          <w:t xml:space="preserve">      "default"</w:t>
        </w:r>
        <w:r>
          <w:t xml:space="preserve">: </w:t>
        </w:r>
        <w:r>
          <w:rPr>
            <w:color w:val="244061" w:themeColor="accent1" w:themeShade="80"/>
          </w:rPr>
          <w:t>"false"</w:t>
        </w:r>
      </w:ins>
    </w:p>
    <w:p w14:paraId="356FE1ED" w14:textId="77777777" w:rsidR="00A71F46" w:rsidRDefault="00A71F46" w:rsidP="00A71F46">
      <w:pPr>
        <w:pStyle w:val="Code"/>
        <w:spacing w:line="259" w:lineRule="auto"/>
        <w:rPr>
          <w:ins w:id="4841" w:author="Andreas Kuehne" w:date="2019-05-31T12:40:00Z"/>
        </w:rPr>
      </w:pPr>
      <w:ins w:id="4842" w:author="Andreas Kuehne" w:date="2019-05-31T12:40:00Z">
        <w:r>
          <w:t xml:space="preserve">    },</w:t>
        </w:r>
      </w:ins>
    </w:p>
    <w:p w14:paraId="203B001D" w14:textId="77777777" w:rsidR="00A71F46" w:rsidRDefault="00A71F46" w:rsidP="00A71F46">
      <w:pPr>
        <w:pStyle w:val="Code"/>
        <w:spacing w:line="259" w:lineRule="auto"/>
        <w:rPr>
          <w:ins w:id="4843" w:author="Andreas Kuehne" w:date="2019-05-31T12:40:00Z"/>
        </w:rPr>
      </w:pPr>
      <w:ins w:id="4844" w:author="Andreas Kuehne" w:date="2019-05-31T12:40:00Z">
        <w:r>
          <w:rPr>
            <w:color w:val="31849B" w:themeColor="accent5" w:themeShade="BF"/>
          </w:rPr>
          <w:t xml:space="preserve">    "returnSigner"</w:t>
        </w:r>
        <w:r>
          <w:t>: {</w:t>
        </w:r>
      </w:ins>
    </w:p>
    <w:p w14:paraId="12802929" w14:textId="77777777" w:rsidR="00A71F46" w:rsidRDefault="00A71F46" w:rsidP="00A71F46">
      <w:pPr>
        <w:pStyle w:val="Code"/>
        <w:spacing w:line="259" w:lineRule="auto"/>
        <w:rPr>
          <w:ins w:id="4845" w:author="Andreas Kuehne" w:date="2019-05-31T12:40:00Z"/>
        </w:rPr>
      </w:pPr>
      <w:ins w:id="4846" w:author="Andreas Kuehne" w:date="2019-05-31T12:40:00Z">
        <w:r>
          <w:rPr>
            <w:color w:val="31849B" w:themeColor="accent5" w:themeShade="BF"/>
          </w:rPr>
          <w:t xml:space="preserve">      "type"</w:t>
        </w:r>
        <w:r>
          <w:t xml:space="preserve">: </w:t>
        </w:r>
        <w:r>
          <w:rPr>
            <w:color w:val="244061" w:themeColor="accent1" w:themeShade="80"/>
          </w:rPr>
          <w:t>"boolean",</w:t>
        </w:r>
      </w:ins>
    </w:p>
    <w:p w14:paraId="59B7CE74" w14:textId="77777777" w:rsidR="00A71F46" w:rsidRDefault="00A71F46" w:rsidP="00A71F46">
      <w:pPr>
        <w:pStyle w:val="Code"/>
        <w:spacing w:line="259" w:lineRule="auto"/>
        <w:rPr>
          <w:ins w:id="4847" w:author="Andreas Kuehne" w:date="2019-05-31T12:40:00Z"/>
        </w:rPr>
      </w:pPr>
      <w:ins w:id="4848" w:author="Andreas Kuehne" w:date="2019-05-31T12:40:00Z">
        <w:r>
          <w:rPr>
            <w:color w:val="31849B" w:themeColor="accent5" w:themeShade="BF"/>
          </w:rPr>
          <w:t xml:space="preserve">      "default"</w:t>
        </w:r>
        <w:r>
          <w:t xml:space="preserve">: </w:t>
        </w:r>
        <w:r>
          <w:rPr>
            <w:color w:val="244061" w:themeColor="accent1" w:themeShade="80"/>
          </w:rPr>
          <w:t>"false"</w:t>
        </w:r>
      </w:ins>
    </w:p>
    <w:p w14:paraId="7B7819B2" w14:textId="77777777" w:rsidR="00A71F46" w:rsidRDefault="00A71F46" w:rsidP="00A71F46">
      <w:pPr>
        <w:pStyle w:val="Code"/>
        <w:spacing w:line="259" w:lineRule="auto"/>
        <w:rPr>
          <w:ins w:id="4849" w:author="Andreas Kuehne" w:date="2019-05-31T12:40:00Z"/>
        </w:rPr>
      </w:pPr>
      <w:ins w:id="4850" w:author="Andreas Kuehne" w:date="2019-05-31T12:40:00Z">
        <w:r>
          <w:t xml:space="preserve">    },</w:t>
        </w:r>
      </w:ins>
    </w:p>
    <w:p w14:paraId="497EAE89" w14:textId="77777777" w:rsidR="00A71F46" w:rsidRDefault="00A71F46" w:rsidP="00A71F46">
      <w:pPr>
        <w:pStyle w:val="Code"/>
        <w:spacing w:line="259" w:lineRule="auto"/>
        <w:rPr>
          <w:ins w:id="4851" w:author="Andreas Kuehne" w:date="2019-05-31T12:40:00Z"/>
        </w:rPr>
      </w:pPr>
      <w:ins w:id="4852" w:author="Andreas Kuehne" w:date="2019-05-31T12:40:00Z">
        <w:r>
          <w:rPr>
            <w:color w:val="31849B" w:themeColor="accent5" w:themeShade="BF"/>
          </w:rPr>
          <w:t xml:space="preserve">    "returnAugmented"</w:t>
        </w:r>
        <w:r>
          <w:t>: {</w:t>
        </w:r>
      </w:ins>
    </w:p>
    <w:p w14:paraId="1BFA94C4" w14:textId="77777777" w:rsidR="00A71F46" w:rsidRDefault="00A71F46" w:rsidP="00A71F46">
      <w:pPr>
        <w:pStyle w:val="Code"/>
        <w:spacing w:line="259" w:lineRule="auto"/>
        <w:rPr>
          <w:ins w:id="4853" w:author="Andreas Kuehne" w:date="2019-05-31T12:40:00Z"/>
        </w:rPr>
      </w:pPr>
      <w:ins w:id="4854" w:author="Andreas Kuehne" w:date="2019-05-31T12:40:00Z">
        <w:r>
          <w:rPr>
            <w:color w:val="31849B" w:themeColor="accent5" w:themeShade="BF"/>
          </w:rPr>
          <w:t xml:space="preserve">      "type"</w:t>
        </w:r>
        <w:r>
          <w:t xml:space="preserve">: </w:t>
        </w:r>
        <w:r>
          <w:rPr>
            <w:color w:val="244061" w:themeColor="accent1" w:themeShade="80"/>
          </w:rPr>
          <w:t>"string"</w:t>
        </w:r>
      </w:ins>
    </w:p>
    <w:p w14:paraId="7729D241" w14:textId="77777777" w:rsidR="00A71F46" w:rsidRDefault="00A71F46" w:rsidP="00A71F46">
      <w:pPr>
        <w:pStyle w:val="Code"/>
        <w:spacing w:line="259" w:lineRule="auto"/>
        <w:rPr>
          <w:ins w:id="4855" w:author="Andreas Kuehne" w:date="2019-05-31T12:40:00Z"/>
        </w:rPr>
      </w:pPr>
      <w:ins w:id="4856" w:author="Andreas Kuehne" w:date="2019-05-31T12:40:00Z">
        <w:r>
          <w:t xml:space="preserve">    },</w:t>
        </w:r>
      </w:ins>
    </w:p>
    <w:p w14:paraId="1A740A84" w14:textId="77777777" w:rsidR="00A71F46" w:rsidRDefault="00A71F46" w:rsidP="00A71F46">
      <w:pPr>
        <w:pStyle w:val="Code"/>
        <w:spacing w:line="259" w:lineRule="auto"/>
        <w:rPr>
          <w:ins w:id="4857" w:author="Andreas Kuehne" w:date="2019-05-31T12:40:00Z"/>
        </w:rPr>
      </w:pPr>
      <w:ins w:id="4858" w:author="Andreas Kuehne" w:date="2019-05-31T12:40:00Z">
        <w:r>
          <w:rPr>
            <w:color w:val="31849B" w:themeColor="accent5" w:themeShade="BF"/>
          </w:rPr>
          <w:t xml:space="preserve">    "returnTimestamped"</w:t>
        </w:r>
        <w:r>
          <w:t>: {</w:t>
        </w:r>
      </w:ins>
    </w:p>
    <w:p w14:paraId="70C42A04" w14:textId="77777777" w:rsidR="00A71F46" w:rsidRDefault="00A71F46" w:rsidP="00A71F46">
      <w:pPr>
        <w:pStyle w:val="Code"/>
        <w:spacing w:line="259" w:lineRule="auto"/>
        <w:rPr>
          <w:ins w:id="4859" w:author="Andreas Kuehne" w:date="2019-05-31T12:40:00Z"/>
        </w:rPr>
      </w:pPr>
      <w:ins w:id="4860" w:author="Andreas Kuehne" w:date="2019-05-31T12:40:00Z">
        <w:r>
          <w:rPr>
            <w:color w:val="31849B" w:themeColor="accent5" w:themeShade="BF"/>
          </w:rPr>
          <w:t xml:space="preserve">      "type"</w:t>
        </w:r>
        <w:r>
          <w:t xml:space="preserve">: </w:t>
        </w:r>
        <w:r>
          <w:rPr>
            <w:color w:val="244061" w:themeColor="accent1" w:themeShade="80"/>
          </w:rPr>
          <w:t>"array",</w:t>
        </w:r>
      </w:ins>
    </w:p>
    <w:p w14:paraId="308CC0E8" w14:textId="77777777" w:rsidR="00A71F46" w:rsidRDefault="00A71F46" w:rsidP="00A71F46">
      <w:pPr>
        <w:pStyle w:val="Code"/>
        <w:spacing w:line="259" w:lineRule="auto"/>
        <w:rPr>
          <w:ins w:id="4861" w:author="Andreas Kuehne" w:date="2019-05-31T12:40:00Z"/>
        </w:rPr>
      </w:pPr>
      <w:ins w:id="4862" w:author="Andreas Kuehne" w:date="2019-05-31T12:40:00Z">
        <w:r>
          <w:rPr>
            <w:color w:val="31849B" w:themeColor="accent5" w:themeShade="BF"/>
          </w:rPr>
          <w:t xml:space="preserve">      "items"</w:t>
        </w:r>
        <w:r>
          <w:t>: {</w:t>
        </w:r>
      </w:ins>
    </w:p>
    <w:p w14:paraId="22D15C06" w14:textId="77777777" w:rsidR="00A71F46" w:rsidRDefault="00A71F46" w:rsidP="00A71F46">
      <w:pPr>
        <w:pStyle w:val="Code"/>
        <w:spacing w:line="259" w:lineRule="auto"/>
        <w:rPr>
          <w:ins w:id="4863" w:author="Andreas Kuehne" w:date="2019-05-31T12:40:00Z"/>
        </w:rPr>
      </w:pPr>
      <w:ins w:id="4864" w:author="Andreas Kuehne" w:date="2019-05-31T12:40:00Z">
        <w:r>
          <w:rPr>
            <w:color w:val="31849B" w:themeColor="accent5" w:themeShade="BF"/>
          </w:rPr>
          <w:t xml:space="preserve">        "type"</w:t>
        </w:r>
        <w:r>
          <w:t xml:space="preserve">: </w:t>
        </w:r>
        <w:r>
          <w:rPr>
            <w:color w:val="244061" w:themeColor="accent1" w:themeShade="80"/>
          </w:rPr>
          <w:t>"string"</w:t>
        </w:r>
      </w:ins>
    </w:p>
    <w:p w14:paraId="54C4208E" w14:textId="77777777" w:rsidR="00A71F46" w:rsidRDefault="00A71F46" w:rsidP="00A71F46">
      <w:pPr>
        <w:pStyle w:val="Code"/>
        <w:spacing w:line="259" w:lineRule="auto"/>
        <w:rPr>
          <w:ins w:id="4865" w:author="Andreas Kuehne" w:date="2019-05-31T12:40:00Z"/>
        </w:rPr>
      </w:pPr>
      <w:ins w:id="4866" w:author="Andreas Kuehne" w:date="2019-05-31T12:40:00Z">
        <w:r>
          <w:t xml:space="preserve">      }</w:t>
        </w:r>
      </w:ins>
    </w:p>
    <w:p w14:paraId="0321C147" w14:textId="77777777" w:rsidR="00A71F46" w:rsidRDefault="00A71F46" w:rsidP="00A71F46">
      <w:pPr>
        <w:pStyle w:val="Code"/>
        <w:spacing w:line="259" w:lineRule="auto"/>
        <w:rPr>
          <w:ins w:id="4867" w:author="Andreas Kuehne" w:date="2019-05-31T12:40:00Z"/>
        </w:rPr>
      </w:pPr>
      <w:ins w:id="4868" w:author="Andreas Kuehne" w:date="2019-05-31T12:40:00Z">
        <w:r>
          <w:t xml:space="preserve">    },</w:t>
        </w:r>
      </w:ins>
    </w:p>
    <w:p w14:paraId="41008487" w14:textId="77777777" w:rsidR="00A71F46" w:rsidRDefault="00A71F46" w:rsidP="00A71F46">
      <w:pPr>
        <w:pStyle w:val="Code"/>
        <w:spacing w:line="259" w:lineRule="auto"/>
        <w:rPr>
          <w:ins w:id="4869" w:author="Andreas Kuehne" w:date="2019-05-31T12:40:00Z"/>
        </w:rPr>
      </w:pPr>
      <w:ins w:id="4870" w:author="Andreas Kuehne" w:date="2019-05-31T12:40:00Z">
        <w:r>
          <w:rPr>
            <w:color w:val="31849B" w:themeColor="accent5" w:themeShade="BF"/>
          </w:rPr>
          <w:t xml:space="preserve">    "verifyManifests"</w:t>
        </w:r>
        <w:r>
          <w:t>: {</w:t>
        </w:r>
      </w:ins>
    </w:p>
    <w:p w14:paraId="4BE910AD" w14:textId="77777777" w:rsidR="00A71F46" w:rsidRDefault="00A71F46" w:rsidP="00A71F46">
      <w:pPr>
        <w:pStyle w:val="Code"/>
        <w:spacing w:line="259" w:lineRule="auto"/>
        <w:rPr>
          <w:ins w:id="4871" w:author="Andreas Kuehne" w:date="2019-05-31T12:40:00Z"/>
        </w:rPr>
      </w:pPr>
      <w:ins w:id="4872" w:author="Andreas Kuehne" w:date="2019-05-31T12:40:00Z">
        <w:r>
          <w:rPr>
            <w:color w:val="31849B" w:themeColor="accent5" w:themeShade="BF"/>
          </w:rPr>
          <w:t xml:space="preserve">      "type"</w:t>
        </w:r>
        <w:r>
          <w:t xml:space="preserve">: </w:t>
        </w:r>
        <w:r>
          <w:rPr>
            <w:color w:val="244061" w:themeColor="accent1" w:themeShade="80"/>
          </w:rPr>
          <w:t>"boolean",</w:t>
        </w:r>
      </w:ins>
    </w:p>
    <w:p w14:paraId="4731A154" w14:textId="77777777" w:rsidR="00A71F46" w:rsidRDefault="00A71F46" w:rsidP="00A71F46">
      <w:pPr>
        <w:pStyle w:val="Code"/>
        <w:spacing w:line="259" w:lineRule="auto"/>
        <w:rPr>
          <w:ins w:id="4873" w:author="Andreas Kuehne" w:date="2019-05-31T12:40:00Z"/>
        </w:rPr>
      </w:pPr>
      <w:ins w:id="4874" w:author="Andreas Kuehne" w:date="2019-05-31T12:40:00Z">
        <w:r>
          <w:rPr>
            <w:color w:val="31849B" w:themeColor="accent5" w:themeShade="BF"/>
          </w:rPr>
          <w:t xml:space="preserve">      "default"</w:t>
        </w:r>
        <w:r>
          <w:t xml:space="preserve">: </w:t>
        </w:r>
        <w:r>
          <w:rPr>
            <w:color w:val="244061" w:themeColor="accent1" w:themeShade="80"/>
          </w:rPr>
          <w:t>"false"</w:t>
        </w:r>
      </w:ins>
    </w:p>
    <w:p w14:paraId="5606DD3E" w14:textId="77777777" w:rsidR="00A71F46" w:rsidRDefault="00A71F46" w:rsidP="00A71F46">
      <w:pPr>
        <w:pStyle w:val="Code"/>
        <w:spacing w:line="259" w:lineRule="auto"/>
        <w:rPr>
          <w:ins w:id="4875" w:author="Andreas Kuehne" w:date="2019-05-31T12:40:00Z"/>
        </w:rPr>
      </w:pPr>
      <w:ins w:id="4876" w:author="Andreas Kuehne" w:date="2019-05-31T12:40:00Z">
        <w:r>
          <w:t xml:space="preserve">    }</w:t>
        </w:r>
      </w:ins>
    </w:p>
    <w:p w14:paraId="60628989" w14:textId="77777777" w:rsidR="00A71F46" w:rsidRDefault="00A71F46" w:rsidP="00A71F46">
      <w:pPr>
        <w:pStyle w:val="Code"/>
        <w:spacing w:line="259" w:lineRule="auto"/>
        <w:rPr>
          <w:ins w:id="4877" w:author="Andreas Kuehne" w:date="2019-05-31T12:40:00Z"/>
        </w:rPr>
      </w:pPr>
      <w:ins w:id="4878" w:author="Andreas Kuehne" w:date="2019-05-31T12:40:00Z">
        <w:r>
          <w:t xml:space="preserve">  }</w:t>
        </w:r>
      </w:ins>
    </w:p>
    <w:p w14:paraId="3F4329D5" w14:textId="77777777" w:rsidR="00A71F46" w:rsidRDefault="00A71F46" w:rsidP="00A71F46">
      <w:pPr>
        <w:pStyle w:val="Code"/>
        <w:spacing w:line="259" w:lineRule="auto"/>
        <w:rPr>
          <w:ins w:id="4879" w:author="Andreas Kuehne" w:date="2019-05-31T12:40:00Z"/>
        </w:rPr>
      </w:pPr>
      <w:ins w:id="4880" w:author="Andreas Kuehne" w:date="2019-05-31T12:40:00Z">
        <w:r>
          <w:t>}</w:t>
        </w:r>
      </w:ins>
    </w:p>
    <w:p w14:paraId="0EA89AC9" w14:textId="77777777" w:rsidR="00A71F46" w:rsidRDefault="001A1734" w:rsidP="00A71F46">
      <w:pPr>
        <w:rPr>
          <w:ins w:id="4881" w:author="Andreas Kuehne" w:date="2019-05-31T12:40:00Z"/>
        </w:rPr>
      </w:pPr>
      <w:customXmlInsRangeStart w:id="4882" w:author="Andreas Kuehne" w:date="2019-05-31T12:40:00Z"/>
      <w:sdt>
        <w:sdtPr>
          <w:tag w:val="dss2-OptionalInputsVerifyType.-jsonSchema"/>
          <w:id w:val="-261065236"/>
          <w:showingPlcHdr/>
        </w:sdtPr>
        <w:sdtEndPr/>
        <w:sdtContent>
          <w:customXmlInsRangeEnd w:id="4882"/>
          <w:ins w:id="4883" w:author="Andreas Kuehne" w:date="2019-05-31T12:40:00Z">
            <w:r w:rsidR="00A71F46">
              <w:rPr>
                <w:color w:val="19D131"/>
              </w:rPr>
              <w:t>[component OptionalInputsVerify JSON schema details]</w:t>
            </w:r>
          </w:ins>
          <w:customXmlInsRangeStart w:id="4884" w:author="Andreas Kuehne" w:date="2019-05-31T12:40:00Z"/>
        </w:sdtContent>
      </w:sdt>
      <w:customXmlInsRangeEnd w:id="4884"/>
    </w:p>
    <w:p w14:paraId="7546D2A7" w14:textId="77777777" w:rsidR="00A71F46" w:rsidRDefault="00A71F46" w:rsidP="00A71F46">
      <w:pPr>
        <w:pStyle w:val="berschrift4"/>
        <w:numPr>
          <w:ilvl w:val="3"/>
          <w:numId w:val="3"/>
        </w:numPr>
        <w:rPr>
          <w:ins w:id="4885" w:author="Andreas Kuehne" w:date="2019-05-31T12:40:00Z"/>
        </w:rPr>
      </w:pPr>
      <w:bookmarkStart w:id="4886" w:name="_Toc10206820"/>
      <w:ins w:id="4887" w:author="Andreas Kuehne" w:date="2019-05-31T12:40:00Z">
        <w:r>
          <w:t>OptionalInputsVerify – XML Syntax</w:t>
        </w:r>
        <w:bookmarkEnd w:id="4886"/>
      </w:ins>
    </w:p>
    <w:p w14:paraId="390C555E" w14:textId="77777777" w:rsidR="00A71F46" w:rsidRPr="5404FA76" w:rsidRDefault="00A71F46" w:rsidP="00A71F46">
      <w:pPr>
        <w:rPr>
          <w:ins w:id="4888" w:author="Andreas Kuehne" w:date="2019-05-31T12:40:00Z"/>
        </w:rPr>
      </w:pPr>
      <w:ins w:id="4889" w:author="Andreas Kuehne" w:date="2019-05-31T12:40:00Z">
        <w:r w:rsidRPr="0CCF9147">
          <w:t xml:space="preserve">The XML type </w:t>
        </w:r>
        <w:r w:rsidRPr="002062A5">
          <w:rPr>
            <w:rFonts w:ascii="Courier New" w:eastAsia="Courier New" w:hAnsi="Courier New" w:cs="Courier New"/>
          </w:rPr>
          <w:t>OptionalInputsVerifyType</w:t>
        </w:r>
        <w:r w:rsidRPr="0CCF9147">
          <w:t xml:space="preserve"> SHALL implement the requirements defined in the </w:t>
        </w:r>
        <w:r w:rsidRPr="002062A5">
          <w:rPr>
            <w:rFonts w:ascii="Courier New" w:eastAsia="Courier New" w:hAnsi="Courier New" w:cs="Courier New"/>
          </w:rPr>
          <w:t>OptionalInputsVerify</w:t>
        </w:r>
        <w:r>
          <w:t xml:space="preserve"> </w:t>
        </w:r>
        <w:r w:rsidRPr="005A6FFD">
          <w:t>component.</w:t>
        </w:r>
      </w:ins>
    </w:p>
    <w:p w14:paraId="2933C500" w14:textId="77777777" w:rsidR="00A71F46" w:rsidRDefault="00A71F46" w:rsidP="00A71F46">
      <w:pPr>
        <w:rPr>
          <w:ins w:id="4890" w:author="Andreas Kuehne" w:date="2019-05-31T12:40:00Z"/>
        </w:rPr>
      </w:pPr>
      <w:ins w:id="4891" w:author="Andreas Kuehne" w:date="2019-05-31T12:40:00Z">
        <w:r w:rsidRPr="005A6FFD">
          <w:rPr>
            <w:rFonts w:eastAsia="Arial"/>
          </w:rPr>
          <w:t xml:space="preserve">The </w:t>
        </w:r>
        <w:r w:rsidRPr="002062A5">
          <w:rPr>
            <w:rFonts w:ascii="Courier New" w:eastAsia="Courier New" w:hAnsi="Courier New" w:cs="Courier New"/>
          </w:rPr>
          <w:t>OptionalInputsVerifyType</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42196046" w14:textId="77777777" w:rsidR="00A71F46" w:rsidRDefault="00A71F46" w:rsidP="00A71F46">
      <w:pPr>
        <w:pStyle w:val="Code"/>
        <w:rPr>
          <w:ins w:id="4892" w:author="Andreas Kuehne" w:date="2019-05-31T12:40:00Z"/>
        </w:rPr>
      </w:pPr>
      <w:ins w:id="4893"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OptionalInputsVerifyType</w:t>
        </w:r>
        <w:r>
          <w:rPr>
            <w:color w:val="943634" w:themeColor="accent2" w:themeShade="BF"/>
          </w:rPr>
          <w:t>"</w:t>
        </w:r>
        <w:r>
          <w:rPr>
            <w:color w:val="31849B" w:themeColor="accent5" w:themeShade="BF"/>
          </w:rPr>
          <w:t>&gt;</w:t>
        </w:r>
      </w:ins>
    </w:p>
    <w:p w14:paraId="628F3E03" w14:textId="77777777" w:rsidR="00A71F46" w:rsidRDefault="00A71F46" w:rsidP="00A71F46">
      <w:pPr>
        <w:pStyle w:val="Code"/>
        <w:rPr>
          <w:ins w:id="4894" w:author="Andreas Kuehne" w:date="2019-05-31T12:40:00Z"/>
        </w:rPr>
      </w:pPr>
      <w:ins w:id="4895" w:author="Andreas Kuehne" w:date="2019-05-31T12:40:00Z">
        <w:r>
          <w:rPr>
            <w:color w:val="31849B" w:themeColor="accent5" w:themeShade="BF"/>
          </w:rPr>
          <w:t xml:space="preserve">  &lt;xs:complexContent&gt;</w:t>
        </w:r>
      </w:ins>
    </w:p>
    <w:p w14:paraId="2C4AD81A" w14:textId="77777777" w:rsidR="00A71F46" w:rsidRDefault="00A71F46" w:rsidP="00A71F46">
      <w:pPr>
        <w:pStyle w:val="Code"/>
        <w:rPr>
          <w:ins w:id="4896" w:author="Andreas Kuehne" w:date="2019-05-31T12:40:00Z"/>
        </w:rPr>
      </w:pPr>
      <w:ins w:id="4897" w:author="Andreas Kuehne" w:date="2019-05-31T12:40:00Z">
        <w:r>
          <w:rPr>
            <w:color w:val="31849B" w:themeColor="accent5" w:themeShade="BF"/>
          </w:rPr>
          <w:t xml:space="preserve">    &lt;xs:extension</w:t>
        </w:r>
        <w:r>
          <w:rPr>
            <w:color w:val="943634" w:themeColor="accent2" w:themeShade="BF"/>
          </w:rPr>
          <w:t xml:space="preserve"> base="</w:t>
        </w:r>
        <w:r>
          <w:rPr>
            <w:color w:val="244061" w:themeColor="accent1" w:themeShade="80"/>
          </w:rPr>
          <w:t>dss2:OptionalInputsBaseType</w:t>
        </w:r>
        <w:r>
          <w:rPr>
            <w:color w:val="943634" w:themeColor="accent2" w:themeShade="BF"/>
          </w:rPr>
          <w:t>"</w:t>
        </w:r>
        <w:r>
          <w:rPr>
            <w:color w:val="31849B" w:themeColor="accent5" w:themeShade="BF"/>
          </w:rPr>
          <w:t>&gt;</w:t>
        </w:r>
      </w:ins>
    </w:p>
    <w:p w14:paraId="4E511D35" w14:textId="77777777" w:rsidR="00A71F46" w:rsidRDefault="00A71F46" w:rsidP="00A71F46">
      <w:pPr>
        <w:pStyle w:val="Code"/>
        <w:rPr>
          <w:ins w:id="4898" w:author="Andreas Kuehne" w:date="2019-05-31T12:40:00Z"/>
        </w:rPr>
      </w:pPr>
      <w:ins w:id="4899" w:author="Andreas Kuehne" w:date="2019-05-31T12:40:00Z">
        <w:r>
          <w:rPr>
            <w:color w:val="31849B" w:themeColor="accent5" w:themeShade="BF"/>
          </w:rPr>
          <w:t xml:space="preserve">      &lt;xs:sequence&gt;</w:t>
        </w:r>
      </w:ins>
    </w:p>
    <w:p w14:paraId="18DA6A33" w14:textId="77777777" w:rsidR="00A71F46" w:rsidRDefault="00A71F46" w:rsidP="00A71F46">
      <w:pPr>
        <w:pStyle w:val="Code"/>
        <w:rPr>
          <w:ins w:id="4900" w:author="Andreas Kuehne" w:date="2019-05-31T12:40:00Z"/>
        </w:rPr>
      </w:pPr>
      <w:ins w:id="4901"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UseVerificationTime</w:t>
        </w:r>
        <w:r>
          <w:rPr>
            <w:color w:val="943634" w:themeColor="accent2" w:themeShade="BF"/>
          </w:rPr>
          <w:t>" type="</w:t>
        </w:r>
        <w:r>
          <w:rPr>
            <w:color w:val="244061" w:themeColor="accent1" w:themeShade="80"/>
          </w:rPr>
          <w:t>dss2:UseVerificationTimeType</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0E28E83E" w14:textId="77777777" w:rsidR="00A71F46" w:rsidRDefault="00A71F46" w:rsidP="00A71F46">
      <w:pPr>
        <w:pStyle w:val="Code"/>
        <w:rPr>
          <w:ins w:id="4902" w:author="Andreas Kuehne" w:date="2019-05-31T12:40:00Z"/>
        </w:rPr>
      </w:pPr>
      <w:ins w:id="4903"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ReturnVerificationTimeInfo</w:t>
        </w:r>
        <w:r>
          <w:rPr>
            <w:color w:val="943634" w:themeColor="accent2" w:themeShade="BF"/>
          </w:rPr>
          <w:t>" type="</w:t>
        </w:r>
        <w:r>
          <w:rPr>
            <w:color w:val="244061" w:themeColor="accent1" w:themeShade="80"/>
          </w:rPr>
          <w:t>xs:boolean</w:t>
        </w:r>
        <w:r>
          <w:rPr>
            <w:color w:val="943634" w:themeColor="accent2" w:themeShade="BF"/>
          </w:rPr>
          <w:t>" default="</w:t>
        </w:r>
        <w:r>
          <w:rPr>
            <w:color w:val="244061" w:themeColor="accent1" w:themeShade="80"/>
          </w:rPr>
          <w:t>false</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52625176" w14:textId="77777777" w:rsidR="00A71F46" w:rsidRDefault="00A71F46" w:rsidP="00A71F46">
      <w:pPr>
        <w:pStyle w:val="Code"/>
        <w:rPr>
          <w:ins w:id="4904" w:author="Andreas Kuehne" w:date="2019-05-31T12:40:00Z"/>
        </w:rPr>
      </w:pPr>
      <w:ins w:id="4905"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AdditionalKeyInfo</w:t>
        </w:r>
        <w:r>
          <w:rPr>
            <w:color w:val="943634" w:themeColor="accent2" w:themeShade="BF"/>
          </w:rPr>
          <w:t>" type="</w:t>
        </w:r>
        <w:r>
          <w:rPr>
            <w:color w:val="244061" w:themeColor="accent1" w:themeShade="80"/>
          </w:rPr>
          <w:t>dss2:AdditionalKeyInfoType</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20DC0BE3" w14:textId="77777777" w:rsidR="00A71F46" w:rsidRDefault="00A71F46" w:rsidP="00A71F46">
      <w:pPr>
        <w:pStyle w:val="Code"/>
        <w:rPr>
          <w:ins w:id="4906" w:author="Andreas Kuehne" w:date="2019-05-31T12:40:00Z"/>
        </w:rPr>
      </w:pPr>
      <w:ins w:id="4907"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ReturnProcessingDetails</w:t>
        </w:r>
        <w:r>
          <w:rPr>
            <w:color w:val="943634" w:themeColor="accent2" w:themeShade="BF"/>
          </w:rPr>
          <w:t>" type="</w:t>
        </w:r>
        <w:r>
          <w:rPr>
            <w:color w:val="244061" w:themeColor="accent1" w:themeShade="80"/>
          </w:rPr>
          <w:t>xs:boolean</w:t>
        </w:r>
        <w:r>
          <w:rPr>
            <w:color w:val="943634" w:themeColor="accent2" w:themeShade="BF"/>
          </w:rPr>
          <w:t>" default="</w:t>
        </w:r>
        <w:r>
          <w:rPr>
            <w:color w:val="244061" w:themeColor="accent1" w:themeShade="80"/>
          </w:rPr>
          <w:t>false</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34C0CC25" w14:textId="77777777" w:rsidR="00A71F46" w:rsidRDefault="00A71F46" w:rsidP="00A71F46">
      <w:pPr>
        <w:pStyle w:val="Code"/>
        <w:rPr>
          <w:ins w:id="4908" w:author="Andreas Kuehne" w:date="2019-05-31T12:40:00Z"/>
        </w:rPr>
      </w:pPr>
      <w:ins w:id="4909"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ReturnSigningTimeInfo</w:t>
        </w:r>
        <w:r>
          <w:rPr>
            <w:color w:val="943634" w:themeColor="accent2" w:themeShade="BF"/>
          </w:rPr>
          <w:t>" type="</w:t>
        </w:r>
        <w:r>
          <w:rPr>
            <w:color w:val="244061" w:themeColor="accent1" w:themeShade="80"/>
          </w:rPr>
          <w:t>xs:boolean</w:t>
        </w:r>
        <w:r>
          <w:rPr>
            <w:color w:val="943634" w:themeColor="accent2" w:themeShade="BF"/>
          </w:rPr>
          <w:t>" default="</w:t>
        </w:r>
        <w:r>
          <w:rPr>
            <w:color w:val="244061" w:themeColor="accent1" w:themeShade="80"/>
          </w:rPr>
          <w:t>false</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6364889F" w14:textId="77777777" w:rsidR="00A71F46" w:rsidRDefault="00A71F46" w:rsidP="00A71F46">
      <w:pPr>
        <w:pStyle w:val="Code"/>
        <w:rPr>
          <w:ins w:id="4910" w:author="Andreas Kuehne" w:date="2019-05-31T12:40:00Z"/>
        </w:rPr>
      </w:pPr>
      <w:ins w:id="4911"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ReturnSignerIdentity</w:t>
        </w:r>
        <w:r>
          <w:rPr>
            <w:color w:val="943634" w:themeColor="accent2" w:themeShade="BF"/>
          </w:rPr>
          <w:t>" type="</w:t>
        </w:r>
        <w:r>
          <w:rPr>
            <w:color w:val="244061" w:themeColor="accent1" w:themeShade="80"/>
          </w:rPr>
          <w:t>xs:boolean</w:t>
        </w:r>
        <w:r>
          <w:rPr>
            <w:color w:val="943634" w:themeColor="accent2" w:themeShade="BF"/>
          </w:rPr>
          <w:t>" default="</w:t>
        </w:r>
        <w:r>
          <w:rPr>
            <w:color w:val="244061" w:themeColor="accent1" w:themeShade="80"/>
          </w:rPr>
          <w:t>false</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22DA2C28" w14:textId="77777777" w:rsidR="00A71F46" w:rsidRDefault="00A71F46" w:rsidP="00A71F46">
      <w:pPr>
        <w:pStyle w:val="Code"/>
        <w:rPr>
          <w:ins w:id="4912" w:author="Andreas Kuehne" w:date="2019-05-31T12:40:00Z"/>
        </w:rPr>
      </w:pPr>
      <w:ins w:id="4913"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ReturnAugmentedSignature</w:t>
        </w:r>
        <w:r>
          <w:rPr>
            <w:color w:val="943634" w:themeColor="accent2" w:themeShade="BF"/>
          </w:rPr>
          <w:t>" type="</w:t>
        </w:r>
        <w:r>
          <w:rPr>
            <w:color w:val="244061" w:themeColor="accent1" w:themeShade="80"/>
          </w:rPr>
          <w:t>xs:anyURI</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26DCBFB1" w14:textId="77777777" w:rsidR="00A71F46" w:rsidRDefault="00A71F46" w:rsidP="00A71F46">
      <w:pPr>
        <w:pStyle w:val="Code"/>
        <w:rPr>
          <w:ins w:id="4914" w:author="Andreas Kuehne" w:date="2019-05-31T12:40:00Z"/>
        </w:rPr>
      </w:pPr>
      <w:ins w:id="4915"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ReturnTimestampedSignature</w:t>
        </w:r>
        <w:r>
          <w:rPr>
            <w:color w:val="943634" w:themeColor="accent2" w:themeShade="BF"/>
          </w:rPr>
          <w:t>" type="</w:t>
        </w:r>
        <w:r>
          <w:rPr>
            <w:color w:val="244061" w:themeColor="accent1" w:themeShade="80"/>
          </w:rPr>
          <w:t>xs:anyURI</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7DB2B5E0" w14:textId="77777777" w:rsidR="00A71F46" w:rsidRDefault="00A71F46" w:rsidP="00A71F46">
      <w:pPr>
        <w:pStyle w:val="Code"/>
        <w:rPr>
          <w:ins w:id="4916" w:author="Andreas Kuehne" w:date="2019-05-31T12:40:00Z"/>
        </w:rPr>
      </w:pPr>
      <w:ins w:id="4917"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VerifyManifests</w:t>
        </w:r>
        <w:r>
          <w:rPr>
            <w:color w:val="943634" w:themeColor="accent2" w:themeShade="BF"/>
          </w:rPr>
          <w:t>" type="</w:t>
        </w:r>
        <w:r>
          <w:rPr>
            <w:color w:val="244061" w:themeColor="accent1" w:themeShade="80"/>
          </w:rPr>
          <w:t>xs:boolean</w:t>
        </w:r>
        <w:r>
          <w:rPr>
            <w:color w:val="943634" w:themeColor="accent2" w:themeShade="BF"/>
          </w:rPr>
          <w:t>" default="</w:t>
        </w:r>
        <w:r>
          <w:rPr>
            <w:color w:val="244061" w:themeColor="accent1" w:themeShade="80"/>
          </w:rPr>
          <w:t>false</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4BF844A4" w14:textId="77777777" w:rsidR="00A71F46" w:rsidRDefault="00A71F46" w:rsidP="00A71F46">
      <w:pPr>
        <w:pStyle w:val="Code"/>
        <w:rPr>
          <w:ins w:id="4918" w:author="Andreas Kuehne" w:date="2019-05-31T12:40:00Z"/>
        </w:rPr>
      </w:pPr>
      <w:ins w:id="4919" w:author="Andreas Kuehne" w:date="2019-05-31T12:40:00Z">
        <w:r>
          <w:rPr>
            <w:color w:val="31849B" w:themeColor="accent5" w:themeShade="BF"/>
          </w:rPr>
          <w:t xml:space="preserve">      &lt;/xs:sequence&gt;</w:t>
        </w:r>
      </w:ins>
    </w:p>
    <w:p w14:paraId="0E6E2192" w14:textId="77777777" w:rsidR="00A71F46" w:rsidRDefault="00A71F46" w:rsidP="00A71F46">
      <w:pPr>
        <w:pStyle w:val="Code"/>
        <w:rPr>
          <w:ins w:id="4920" w:author="Andreas Kuehne" w:date="2019-05-31T12:40:00Z"/>
        </w:rPr>
      </w:pPr>
      <w:ins w:id="4921" w:author="Andreas Kuehne" w:date="2019-05-31T12:40:00Z">
        <w:r>
          <w:rPr>
            <w:color w:val="31849B" w:themeColor="accent5" w:themeShade="BF"/>
          </w:rPr>
          <w:t xml:space="preserve">    &lt;/xs:extension&gt;</w:t>
        </w:r>
      </w:ins>
    </w:p>
    <w:p w14:paraId="320A9749" w14:textId="77777777" w:rsidR="00A71F46" w:rsidRDefault="00A71F46" w:rsidP="00A71F46">
      <w:pPr>
        <w:pStyle w:val="Code"/>
        <w:rPr>
          <w:ins w:id="4922" w:author="Andreas Kuehne" w:date="2019-05-31T12:40:00Z"/>
        </w:rPr>
      </w:pPr>
      <w:ins w:id="4923" w:author="Andreas Kuehne" w:date="2019-05-31T12:40:00Z">
        <w:r>
          <w:rPr>
            <w:color w:val="31849B" w:themeColor="accent5" w:themeShade="BF"/>
          </w:rPr>
          <w:t xml:space="preserve">  &lt;/xs:complexContent&gt;</w:t>
        </w:r>
      </w:ins>
    </w:p>
    <w:p w14:paraId="5B5A9CAA" w14:textId="77777777" w:rsidR="00A71F46" w:rsidRDefault="00A71F46" w:rsidP="00A71F46">
      <w:pPr>
        <w:pStyle w:val="Code"/>
        <w:rPr>
          <w:ins w:id="4924" w:author="Andreas Kuehne" w:date="2019-05-31T12:40:00Z"/>
        </w:rPr>
      </w:pPr>
      <w:ins w:id="4925" w:author="Andreas Kuehne" w:date="2019-05-31T12:40:00Z">
        <w:r>
          <w:rPr>
            <w:color w:val="31849B" w:themeColor="accent5" w:themeShade="BF"/>
          </w:rPr>
          <w:t>&lt;/xs:complexType&gt;</w:t>
        </w:r>
      </w:ins>
    </w:p>
    <w:p w14:paraId="3E391B19" w14:textId="77777777" w:rsidR="00A71F46" w:rsidRDefault="00A71F46" w:rsidP="00A71F46">
      <w:pPr>
        <w:spacing w:line="259" w:lineRule="auto"/>
        <w:rPr>
          <w:ins w:id="4926" w:author="Andreas Kuehne" w:date="2019-05-31T12:40:00Z"/>
        </w:rPr>
      </w:pPr>
      <w:ins w:id="4927" w:author="Andreas Kuehne" w:date="2019-05-31T12:40:00Z">
        <w:r>
          <w:t>Each child element of</w:t>
        </w:r>
        <w:r w:rsidRPr="71C71F8C">
          <w:t xml:space="preserve"> </w:t>
        </w:r>
        <w:r w:rsidRPr="002062A5">
          <w:rPr>
            <w:rFonts w:ascii="Courier New" w:eastAsia="Courier New" w:hAnsi="Courier New" w:cs="Courier New"/>
          </w:rPr>
          <w:t>OptionalInputsVerifyType</w:t>
        </w:r>
        <w:r w:rsidRPr="71C71F8C">
          <w:t xml:space="preserve"> </w:t>
        </w:r>
        <w:r>
          <w:t xml:space="preserve">XML element SHALL implement in XML syntax the sub-component that has a name equal to its local name. </w:t>
        </w:r>
      </w:ins>
      <w:customXmlInsRangeStart w:id="4928" w:author="Andreas Kuehne" w:date="2019-05-31T12:40:00Z"/>
      <w:sdt>
        <w:sdtPr>
          <w:tag w:val="dss2-OptionalInputsVerifyType.-xmlSchema"/>
          <w:id w:val="1225336747"/>
          <w:showingPlcHdr/>
        </w:sdtPr>
        <w:sdtEndPr/>
        <w:sdtContent>
          <w:customXmlInsRangeEnd w:id="4928"/>
          <w:ins w:id="4929" w:author="Andreas Kuehne" w:date="2019-05-31T12:40:00Z">
            <w:r>
              <w:rPr>
                <w:color w:val="19D131"/>
              </w:rPr>
              <w:t>[component OptionalInputsVerify XML schema details]</w:t>
            </w:r>
          </w:ins>
          <w:customXmlInsRangeStart w:id="4930" w:author="Andreas Kuehne" w:date="2019-05-31T12:40:00Z"/>
        </w:sdtContent>
      </w:sdt>
      <w:customXmlInsRangeEnd w:id="4930"/>
    </w:p>
    <w:p w14:paraId="2FD152CB" w14:textId="77777777" w:rsidR="00A71F46" w:rsidRDefault="00A71F46" w:rsidP="00A71F46">
      <w:pPr>
        <w:pStyle w:val="berschrift3"/>
        <w:numPr>
          <w:ilvl w:val="2"/>
          <w:numId w:val="3"/>
        </w:numPr>
        <w:rPr>
          <w:ins w:id="4931" w:author="Andreas Kuehne" w:date="2019-05-31T12:40:00Z"/>
        </w:rPr>
      </w:pPr>
      <w:bookmarkStart w:id="4932" w:name="_Toc10206821"/>
      <w:ins w:id="4933" w:author="Andreas Kuehne" w:date="2019-05-31T12:40:00Z">
        <w:r>
          <w:t>Component OptionalOutputsBase</w:t>
        </w:r>
        <w:bookmarkEnd w:id="4932"/>
      </w:ins>
    </w:p>
    <w:p w14:paraId="0C61FEE1" w14:textId="77777777" w:rsidR="00A71F46" w:rsidRDefault="001A1734" w:rsidP="00A71F46">
      <w:pPr>
        <w:rPr>
          <w:ins w:id="4934" w:author="Andreas Kuehne" w:date="2019-05-31T12:40:00Z"/>
        </w:rPr>
      </w:pPr>
      <w:customXmlInsRangeStart w:id="4935" w:author="Andreas Kuehne" w:date="2019-05-31T12:40:00Z"/>
      <w:sdt>
        <w:sdtPr>
          <w:tag w:val="dss2-OptionalOutputsBaseType.-normative"/>
          <w:id w:val="588202273"/>
        </w:sdtPr>
        <w:sdtEndPr/>
        <w:sdtContent>
          <w:customXmlInsRangeEnd w:id="4935"/>
          <w:ins w:id="4936" w:author="Andreas Kuehne" w:date="2019-05-31T12:40:00Z">
            <w:r w:rsidR="00A71F46" w:rsidRPr="003A06D0">
              <w:rPr>
                <w:color w:val="19D131"/>
                <w:lang w:val="en-GB"/>
              </w:rPr>
              <w:t xml:space="preserve">The </w:t>
            </w:r>
            <w:r w:rsidR="00A71F46" w:rsidRPr="003A06D0">
              <w:rPr>
                <w:rStyle w:val="Datatype"/>
                <w:lang w:val="en-GB"/>
              </w:rPr>
              <w:t>OptionalOutputsBase</w:t>
            </w:r>
            <w:r w:rsidR="00A71F46" w:rsidRPr="003A06D0">
              <w:rPr>
                <w:color w:val="19D131"/>
                <w:lang w:val="en-GB"/>
              </w:rPr>
              <w:t xml:space="preserve"> contains a common set of additional outputs associated with the processing of the request. The client MAY request the server to respond with certain optional outputs by sending certain optional inputs. The server MAY also respond with outputs the client didn’t request, depending on the server’s profile and policy.</w:t>
            </w:r>
          </w:ins>
          <w:customXmlInsRangeStart w:id="4937" w:author="Andreas Kuehne" w:date="2019-05-31T12:40:00Z"/>
        </w:sdtContent>
      </w:sdt>
      <w:customXmlInsRangeEnd w:id="4937"/>
    </w:p>
    <w:p w14:paraId="267BBC01" w14:textId="77777777" w:rsidR="00A71F46" w:rsidRDefault="00A71F46" w:rsidP="00A71F46">
      <w:pPr>
        <w:rPr>
          <w:ins w:id="4938" w:author="Andreas Kuehne" w:date="2019-05-31T12:40:00Z"/>
        </w:rPr>
      </w:pPr>
      <w:ins w:id="4939" w:author="Andreas Kuehne" w:date="2019-05-31T12:40:00Z">
        <w:r>
          <w:t xml:space="preserve">This components extends the component </w:t>
        </w:r>
        <w:r>
          <w:fldChar w:fldCharType="begin"/>
        </w:r>
        <w:r>
          <w:instrText xml:space="preserve"> REF _RefComp8DCB9802 \r \h </w:instrText>
        </w:r>
      </w:ins>
      <w:ins w:id="4940" w:author="Andreas Kuehne" w:date="2019-05-31T12:40:00Z">
        <w:r>
          <w:fldChar w:fldCharType="separate"/>
        </w:r>
        <w:r>
          <w:rPr>
            <w:rStyle w:val="Datatype"/>
            <w:rFonts w:eastAsia="Courier New" w:cs="Courier New"/>
          </w:rPr>
          <w:t>OptionalOutputs</w:t>
        </w:r>
        <w:r>
          <w:fldChar w:fldCharType="end"/>
        </w:r>
        <w:r>
          <w:t>. The inherited sub-components are not repeated here.</w:t>
        </w:r>
      </w:ins>
    </w:p>
    <w:p w14:paraId="73E84A07" w14:textId="77777777" w:rsidR="00A71F46" w:rsidRDefault="00A71F46" w:rsidP="00A71F46">
      <w:pPr>
        <w:rPr>
          <w:ins w:id="4941" w:author="Andreas Kuehne" w:date="2019-05-31T12:40:00Z"/>
        </w:rPr>
      </w:pPr>
      <w:ins w:id="4942" w:author="Andreas Kuehne" w:date="2019-05-31T12:40:00Z">
        <w:r>
          <w:t>Below follows a list of the sub-components that constitute this component:</w:t>
        </w:r>
      </w:ins>
    </w:p>
    <w:p w14:paraId="316CDC50" w14:textId="77777777" w:rsidR="00A71F46" w:rsidRDefault="00A71F46" w:rsidP="00A71F46">
      <w:pPr>
        <w:pStyle w:val="Member"/>
        <w:rPr>
          <w:ins w:id="4943" w:author="Andreas Kuehne" w:date="2019-05-31T12:40:00Z"/>
        </w:rPr>
      </w:pPr>
      <w:ins w:id="4944" w:author="Andreas Kuehne" w:date="2019-05-31T12:40:00Z">
        <w:r>
          <w:t xml:space="preserve">The OPTIONAL </w:t>
        </w:r>
        <w:r w:rsidRPr="35C1378D">
          <w:rPr>
            <w:rStyle w:val="Datatype"/>
          </w:rPr>
          <w:t>Schemas</w:t>
        </w:r>
        <w:r>
          <w:t xml:space="preserve"> element, if present, MUST contain a sub-component. A given element MUST satisfy the requirements specified in this document in section </w:t>
        </w:r>
        <w:r>
          <w:fldChar w:fldCharType="begin"/>
        </w:r>
        <w:r>
          <w:instrText xml:space="preserve"> REF _RefComp94AB9E83 \r \h </w:instrText>
        </w:r>
      </w:ins>
      <w:ins w:id="4945" w:author="Andreas Kuehne" w:date="2019-05-31T12:40:00Z">
        <w:r>
          <w:fldChar w:fldCharType="separate"/>
        </w:r>
        <w:r>
          <w:rPr>
            <w:rStyle w:val="Datatype"/>
            <w:rFonts w:eastAsia="Courier New" w:cs="Courier New"/>
          </w:rPr>
          <w:t>Schemas</w:t>
        </w:r>
        <w:r>
          <w:fldChar w:fldCharType="end"/>
        </w:r>
        <w:r>
          <w:t xml:space="preserve">. </w:t>
        </w:r>
      </w:ins>
      <w:customXmlInsRangeStart w:id="4946" w:author="Andreas Kuehne" w:date="2019-05-31T12:40:00Z"/>
      <w:sdt>
        <w:sdtPr>
          <w:alias w:val="dss2-OptionalOutputsBaseType.schemas"/>
          <w:tag w:val="dss2-OptionalOutputsBaseType.Schemas"/>
          <w:id w:val="-197788237"/>
        </w:sdtPr>
        <w:sdtEndPr/>
        <w:sdtContent>
          <w:customXmlInsRangeEnd w:id="4946"/>
          <w:ins w:id="4947" w:author="Andreas Kuehne" w:date="2019-05-31T12:40:00Z">
            <w:r w:rsidRPr="003A06D0">
              <w:rPr>
                <w:color w:val="19D131"/>
                <w:lang w:val="en-GB"/>
              </w:rPr>
              <w:t xml:space="preserve">The </w:t>
            </w:r>
            <w:r w:rsidRPr="003A06D0">
              <w:rPr>
                <w:rStyle w:val="Datatype"/>
                <w:lang w:val="en-GB"/>
              </w:rPr>
              <w:t>Schemas</w:t>
            </w:r>
            <w:r w:rsidRPr="003A06D0">
              <w:rPr>
                <w:color w:val="19D131"/>
                <w:lang w:val="en-GB"/>
              </w:rPr>
              <w:t xml:space="preserve"> element is typically used as an optional input in a </w:t>
            </w:r>
            <w:r w:rsidRPr="003A06D0">
              <w:rPr>
                <w:rStyle w:val="Datatype"/>
                <w:lang w:val="en-GB"/>
              </w:rPr>
              <w:t>VerifyRequest</w:t>
            </w:r>
            <w:r w:rsidRPr="003A06D0">
              <w:rPr>
                <w:color w:val="19D131"/>
                <w:lang w:val="en-GB"/>
              </w:rPr>
              <w:t xml:space="preserve">. However, there are situations where it may be used as an optional output. For example, a service that makes use of the </w:t>
            </w:r>
            <w:r w:rsidRPr="003A06D0">
              <w:rPr>
                <w:rStyle w:val="Datatype"/>
                <w:lang w:val="en-GB"/>
              </w:rPr>
              <w:t>ReturnUpdatedSignature</w:t>
            </w:r>
            <w:r w:rsidRPr="003A06D0">
              <w:rPr>
                <w:color w:val="19D131"/>
                <w:lang w:val="en-GB"/>
              </w:rPr>
              <w:t xml:space="preserve"> mechanism may, after verifying a signature over an input document, generate a signature over a document of a different schema than the input document. In this case the </w:t>
            </w:r>
            <w:r w:rsidRPr="003A06D0">
              <w:rPr>
                <w:rStyle w:val="Datatype"/>
                <w:lang w:val="en-GB"/>
              </w:rPr>
              <w:t>Schemas</w:t>
            </w:r>
            <w:r w:rsidRPr="003A06D0">
              <w:rPr>
                <w:color w:val="19D131"/>
                <w:lang w:val="en-GB"/>
              </w:rPr>
              <w:t xml:space="preserve"> element MAY be used to communicate the XML schemas required for validating a returned XML document.</w:t>
            </w:r>
          </w:ins>
          <w:customXmlInsRangeStart w:id="4948" w:author="Andreas Kuehne" w:date="2019-05-31T12:40:00Z"/>
        </w:sdtContent>
      </w:sdt>
      <w:customXmlInsRangeEnd w:id="4948"/>
    </w:p>
    <w:p w14:paraId="384CC6F3" w14:textId="77777777" w:rsidR="00A71F46" w:rsidRDefault="00A71F46" w:rsidP="00A71F46">
      <w:pPr>
        <w:pStyle w:val="Non-normativeCommentHeading"/>
        <w:rPr>
          <w:ins w:id="4949" w:author="Andreas Kuehne" w:date="2019-05-31T12:40:00Z"/>
        </w:rPr>
      </w:pPr>
      <w:ins w:id="4950" w:author="Andreas Kuehne" w:date="2019-05-31T12:40:00Z">
        <w:r>
          <w:t>Non-normative Comment:</w:t>
        </w:r>
      </w:ins>
    </w:p>
    <w:p w14:paraId="7479229A" w14:textId="77777777" w:rsidR="00A71F46" w:rsidRDefault="001A1734" w:rsidP="00A71F46">
      <w:pPr>
        <w:pStyle w:val="Non-normativeComment"/>
        <w:rPr>
          <w:ins w:id="4951" w:author="Andreas Kuehne" w:date="2019-05-31T12:40:00Z"/>
        </w:rPr>
      </w:pPr>
      <w:customXmlInsRangeStart w:id="4952" w:author="Andreas Kuehne" w:date="2019-05-31T12:40:00Z"/>
      <w:sdt>
        <w:sdtPr>
          <w:tag w:val="dss2-OptionalOutputsBaseType.-nonNormative"/>
          <w:id w:val="414208622"/>
          <w:showingPlcHdr/>
        </w:sdtPr>
        <w:sdtEndPr/>
        <w:sdtContent>
          <w:customXmlInsRangeEnd w:id="4952"/>
          <w:ins w:id="4953" w:author="Andreas Kuehne" w:date="2019-05-31T12:40:00Z">
            <w:r w:rsidR="00A71F46">
              <w:rPr>
                <w:color w:val="19D131"/>
              </w:rPr>
              <w:t>[component OptionalOutputsBase non normative details]</w:t>
            </w:r>
          </w:ins>
          <w:customXmlInsRangeStart w:id="4954" w:author="Andreas Kuehne" w:date="2019-05-31T12:40:00Z"/>
        </w:sdtContent>
      </w:sdt>
      <w:customXmlInsRangeEnd w:id="4954"/>
    </w:p>
    <w:p w14:paraId="66317557" w14:textId="77777777" w:rsidR="00A71F46" w:rsidRDefault="00A71F46" w:rsidP="00A71F46">
      <w:pPr>
        <w:pStyle w:val="berschrift4"/>
        <w:numPr>
          <w:ilvl w:val="3"/>
          <w:numId w:val="3"/>
        </w:numPr>
        <w:rPr>
          <w:ins w:id="4955" w:author="Andreas Kuehne" w:date="2019-05-31T12:40:00Z"/>
        </w:rPr>
      </w:pPr>
      <w:bookmarkStart w:id="4956" w:name="_Toc10206822"/>
      <w:ins w:id="4957" w:author="Andreas Kuehne" w:date="2019-05-31T12:40:00Z">
        <w:r>
          <w:t>OptionalOutputsBase – JSON Syntax</w:t>
        </w:r>
        <w:bookmarkEnd w:id="4956"/>
      </w:ins>
    </w:p>
    <w:p w14:paraId="126F6D24" w14:textId="77777777" w:rsidR="00A71F46" w:rsidRPr="4593A2D4" w:rsidRDefault="00A71F46" w:rsidP="00A71F46">
      <w:pPr>
        <w:rPr>
          <w:ins w:id="4958" w:author="Andreas Kuehne" w:date="2019-05-31T12:40:00Z"/>
        </w:rPr>
      </w:pPr>
      <w:ins w:id="4959" w:author="Andreas Kuehne" w:date="2019-05-31T12:40:00Z">
        <w:r w:rsidRPr="002062A5">
          <w:rPr>
            <w:rFonts w:eastAsia="Arial" w:cs="Arial"/>
            <w:sz w:val="22"/>
            <w:szCs w:val="22"/>
          </w:rPr>
          <w:t xml:space="preserve">The component </w:t>
        </w:r>
        <w:r w:rsidRPr="002062A5">
          <w:rPr>
            <w:rFonts w:ascii="Courier New" w:eastAsia="Courier New" w:hAnsi="Courier New" w:cs="Courier New"/>
          </w:rPr>
          <w:t>OptionalOutputsBase</w:t>
        </w:r>
        <w:r w:rsidRPr="002062A5">
          <w:rPr>
            <w:rFonts w:eastAsia="Arial" w:cs="Arial"/>
            <w:sz w:val="22"/>
            <w:szCs w:val="22"/>
          </w:rPr>
          <w:t xml:space="preserve"> is abstract and therefore has no JSON definition.</w:t>
        </w:r>
      </w:ins>
    </w:p>
    <w:p w14:paraId="57BAAC15" w14:textId="77777777" w:rsidR="00A71F46" w:rsidRDefault="001A1734" w:rsidP="00A71F46">
      <w:pPr>
        <w:rPr>
          <w:ins w:id="4960" w:author="Andreas Kuehne" w:date="2019-05-31T12:40:00Z"/>
        </w:rPr>
      </w:pPr>
      <w:customXmlInsRangeStart w:id="4961" w:author="Andreas Kuehne" w:date="2019-05-31T12:40:00Z"/>
      <w:sdt>
        <w:sdtPr>
          <w:tag w:val="dss2-OptionalOutputsBaseType.-jsonSchema"/>
          <w:id w:val="-1744406354"/>
          <w:showingPlcHdr/>
        </w:sdtPr>
        <w:sdtEndPr/>
        <w:sdtContent>
          <w:customXmlInsRangeEnd w:id="4961"/>
          <w:ins w:id="4962" w:author="Andreas Kuehne" w:date="2019-05-31T12:40:00Z">
            <w:r w:rsidR="00A71F46">
              <w:rPr>
                <w:color w:val="19D131"/>
              </w:rPr>
              <w:t>[component OptionalOutputsBase JSON schema details]</w:t>
            </w:r>
          </w:ins>
          <w:customXmlInsRangeStart w:id="4963" w:author="Andreas Kuehne" w:date="2019-05-31T12:40:00Z"/>
        </w:sdtContent>
      </w:sdt>
      <w:customXmlInsRangeEnd w:id="4963"/>
    </w:p>
    <w:p w14:paraId="2F688FB3" w14:textId="77777777" w:rsidR="00A71F46" w:rsidRDefault="00A71F46" w:rsidP="00A71F46">
      <w:pPr>
        <w:pStyle w:val="berschrift4"/>
        <w:numPr>
          <w:ilvl w:val="3"/>
          <w:numId w:val="3"/>
        </w:numPr>
        <w:rPr>
          <w:ins w:id="4964" w:author="Andreas Kuehne" w:date="2019-05-31T12:40:00Z"/>
        </w:rPr>
      </w:pPr>
      <w:bookmarkStart w:id="4965" w:name="_Toc10206823"/>
      <w:ins w:id="4966" w:author="Andreas Kuehne" w:date="2019-05-31T12:40:00Z">
        <w:r>
          <w:t>OptionalOutputsBase – XML Syntax</w:t>
        </w:r>
        <w:bookmarkEnd w:id="4965"/>
      </w:ins>
    </w:p>
    <w:p w14:paraId="595D9959" w14:textId="77777777" w:rsidR="00A71F46" w:rsidRPr="5404FA76" w:rsidRDefault="00A71F46" w:rsidP="00A71F46">
      <w:pPr>
        <w:rPr>
          <w:ins w:id="4967" w:author="Andreas Kuehne" w:date="2019-05-31T12:40:00Z"/>
        </w:rPr>
      </w:pPr>
      <w:ins w:id="4968" w:author="Andreas Kuehne" w:date="2019-05-31T12:40:00Z">
        <w:r w:rsidRPr="0CCF9147">
          <w:t xml:space="preserve">The XML type </w:t>
        </w:r>
        <w:r w:rsidRPr="002062A5">
          <w:rPr>
            <w:rFonts w:ascii="Courier New" w:eastAsia="Courier New" w:hAnsi="Courier New" w:cs="Courier New"/>
          </w:rPr>
          <w:t>OptionalOutputsBaseType</w:t>
        </w:r>
        <w:r w:rsidRPr="0CCF9147">
          <w:t xml:space="preserve"> SHALL implement the requirements defined in the </w:t>
        </w:r>
        <w:r w:rsidRPr="002062A5">
          <w:rPr>
            <w:rFonts w:ascii="Courier New" w:eastAsia="Courier New" w:hAnsi="Courier New" w:cs="Courier New"/>
          </w:rPr>
          <w:t>OptionalOutputsBase</w:t>
        </w:r>
        <w:r>
          <w:t xml:space="preserve"> </w:t>
        </w:r>
        <w:r w:rsidRPr="005A6FFD">
          <w:t>component.</w:t>
        </w:r>
      </w:ins>
    </w:p>
    <w:p w14:paraId="76D0C492" w14:textId="77777777" w:rsidR="00A71F46" w:rsidRDefault="00A71F46" w:rsidP="00A71F46">
      <w:pPr>
        <w:rPr>
          <w:ins w:id="4969" w:author="Andreas Kuehne" w:date="2019-05-31T12:40:00Z"/>
        </w:rPr>
      </w:pPr>
      <w:ins w:id="4970" w:author="Andreas Kuehne" w:date="2019-05-31T12:40:00Z">
        <w:r w:rsidRPr="005A6FFD">
          <w:rPr>
            <w:rFonts w:eastAsia="Arial"/>
          </w:rPr>
          <w:t xml:space="preserve">The </w:t>
        </w:r>
        <w:r w:rsidRPr="002062A5">
          <w:rPr>
            <w:rFonts w:ascii="Courier New" w:eastAsia="Courier New" w:hAnsi="Courier New" w:cs="Courier New"/>
          </w:rPr>
          <w:t>OptionalOutputsBaseType</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4211FBB1" w14:textId="77777777" w:rsidR="00A71F46" w:rsidRDefault="00A71F46" w:rsidP="00A71F46">
      <w:pPr>
        <w:pStyle w:val="Code"/>
        <w:rPr>
          <w:ins w:id="4971" w:author="Andreas Kuehne" w:date="2019-05-31T12:40:00Z"/>
        </w:rPr>
      </w:pPr>
      <w:ins w:id="4972"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OptionalOutputsBaseType</w:t>
        </w:r>
        <w:r>
          <w:rPr>
            <w:color w:val="943634" w:themeColor="accent2" w:themeShade="BF"/>
          </w:rPr>
          <w:t>" abstract="</w:t>
        </w:r>
        <w:r>
          <w:rPr>
            <w:color w:val="244061" w:themeColor="accent1" w:themeShade="80"/>
          </w:rPr>
          <w:t>true</w:t>
        </w:r>
        <w:r>
          <w:rPr>
            <w:color w:val="943634" w:themeColor="accent2" w:themeShade="BF"/>
          </w:rPr>
          <w:t>"</w:t>
        </w:r>
        <w:r>
          <w:rPr>
            <w:color w:val="31849B" w:themeColor="accent5" w:themeShade="BF"/>
          </w:rPr>
          <w:t>&gt;</w:t>
        </w:r>
      </w:ins>
    </w:p>
    <w:p w14:paraId="46F18972" w14:textId="77777777" w:rsidR="00A71F46" w:rsidRDefault="00A71F46" w:rsidP="00A71F46">
      <w:pPr>
        <w:pStyle w:val="Code"/>
        <w:rPr>
          <w:ins w:id="4973" w:author="Andreas Kuehne" w:date="2019-05-31T12:40:00Z"/>
        </w:rPr>
      </w:pPr>
      <w:ins w:id="4974" w:author="Andreas Kuehne" w:date="2019-05-31T12:40:00Z">
        <w:r>
          <w:rPr>
            <w:color w:val="31849B" w:themeColor="accent5" w:themeShade="BF"/>
          </w:rPr>
          <w:t xml:space="preserve">  &lt;xs:complexContent&gt;</w:t>
        </w:r>
      </w:ins>
    </w:p>
    <w:p w14:paraId="3B32B394" w14:textId="77777777" w:rsidR="00A71F46" w:rsidRDefault="00A71F46" w:rsidP="00A71F46">
      <w:pPr>
        <w:pStyle w:val="Code"/>
        <w:rPr>
          <w:ins w:id="4975" w:author="Andreas Kuehne" w:date="2019-05-31T12:40:00Z"/>
        </w:rPr>
      </w:pPr>
      <w:ins w:id="4976" w:author="Andreas Kuehne" w:date="2019-05-31T12:40:00Z">
        <w:r>
          <w:rPr>
            <w:color w:val="31849B" w:themeColor="accent5" w:themeShade="BF"/>
          </w:rPr>
          <w:t xml:space="preserve">    &lt;xs:extension</w:t>
        </w:r>
        <w:r>
          <w:rPr>
            <w:color w:val="943634" w:themeColor="accent2" w:themeShade="BF"/>
          </w:rPr>
          <w:t xml:space="preserve"> base="</w:t>
        </w:r>
        <w:r>
          <w:rPr>
            <w:color w:val="244061" w:themeColor="accent1" w:themeShade="80"/>
          </w:rPr>
          <w:t>dsb:OptionalOutputsType</w:t>
        </w:r>
        <w:r>
          <w:rPr>
            <w:color w:val="943634" w:themeColor="accent2" w:themeShade="BF"/>
          </w:rPr>
          <w:t>"</w:t>
        </w:r>
        <w:r>
          <w:rPr>
            <w:color w:val="31849B" w:themeColor="accent5" w:themeShade="BF"/>
          </w:rPr>
          <w:t>&gt;</w:t>
        </w:r>
      </w:ins>
    </w:p>
    <w:p w14:paraId="23201473" w14:textId="77777777" w:rsidR="00A71F46" w:rsidRDefault="00A71F46" w:rsidP="00A71F46">
      <w:pPr>
        <w:pStyle w:val="Code"/>
        <w:rPr>
          <w:ins w:id="4977" w:author="Andreas Kuehne" w:date="2019-05-31T12:40:00Z"/>
        </w:rPr>
      </w:pPr>
      <w:ins w:id="4978" w:author="Andreas Kuehne" w:date="2019-05-31T12:40:00Z">
        <w:r>
          <w:rPr>
            <w:color w:val="31849B" w:themeColor="accent5" w:themeShade="BF"/>
          </w:rPr>
          <w:t xml:space="preserve">      &lt;xs:sequence&gt;</w:t>
        </w:r>
      </w:ins>
    </w:p>
    <w:p w14:paraId="20BD57E5" w14:textId="77777777" w:rsidR="00A71F46" w:rsidRDefault="00A71F46" w:rsidP="00A71F46">
      <w:pPr>
        <w:pStyle w:val="Code"/>
        <w:rPr>
          <w:ins w:id="4979" w:author="Andreas Kuehne" w:date="2019-05-31T12:40:00Z"/>
        </w:rPr>
      </w:pPr>
      <w:ins w:id="4980"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Schemas</w:t>
        </w:r>
        <w:r>
          <w:rPr>
            <w:color w:val="943634" w:themeColor="accent2" w:themeShade="BF"/>
          </w:rPr>
          <w:t>" type="</w:t>
        </w:r>
        <w:r>
          <w:rPr>
            <w:color w:val="244061" w:themeColor="accent1" w:themeShade="80"/>
          </w:rPr>
          <w:t>dss2:SchemasType</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1AE1B70C" w14:textId="77777777" w:rsidR="00A71F46" w:rsidRDefault="00A71F46" w:rsidP="00A71F46">
      <w:pPr>
        <w:pStyle w:val="Code"/>
        <w:rPr>
          <w:ins w:id="4981" w:author="Andreas Kuehne" w:date="2019-05-31T12:40:00Z"/>
        </w:rPr>
      </w:pPr>
      <w:ins w:id="4982" w:author="Andreas Kuehne" w:date="2019-05-31T12:40:00Z">
        <w:r>
          <w:rPr>
            <w:color w:val="31849B" w:themeColor="accent5" w:themeShade="BF"/>
          </w:rPr>
          <w:t xml:space="preserve">      &lt;/xs:sequence&gt;</w:t>
        </w:r>
      </w:ins>
    </w:p>
    <w:p w14:paraId="60380C71" w14:textId="77777777" w:rsidR="00A71F46" w:rsidRDefault="00A71F46" w:rsidP="00A71F46">
      <w:pPr>
        <w:pStyle w:val="Code"/>
        <w:rPr>
          <w:ins w:id="4983" w:author="Andreas Kuehne" w:date="2019-05-31T12:40:00Z"/>
        </w:rPr>
      </w:pPr>
      <w:ins w:id="4984" w:author="Andreas Kuehne" w:date="2019-05-31T12:40:00Z">
        <w:r>
          <w:rPr>
            <w:color w:val="31849B" w:themeColor="accent5" w:themeShade="BF"/>
          </w:rPr>
          <w:t xml:space="preserve">    &lt;/xs:extension&gt;</w:t>
        </w:r>
      </w:ins>
    </w:p>
    <w:p w14:paraId="61423705" w14:textId="77777777" w:rsidR="00A71F46" w:rsidRDefault="00A71F46" w:rsidP="00A71F46">
      <w:pPr>
        <w:pStyle w:val="Code"/>
        <w:rPr>
          <w:ins w:id="4985" w:author="Andreas Kuehne" w:date="2019-05-31T12:40:00Z"/>
        </w:rPr>
      </w:pPr>
      <w:ins w:id="4986" w:author="Andreas Kuehne" w:date="2019-05-31T12:40:00Z">
        <w:r>
          <w:rPr>
            <w:color w:val="31849B" w:themeColor="accent5" w:themeShade="BF"/>
          </w:rPr>
          <w:t xml:space="preserve">  &lt;/xs:complexContent&gt;</w:t>
        </w:r>
      </w:ins>
    </w:p>
    <w:p w14:paraId="4445B134" w14:textId="77777777" w:rsidR="00A71F46" w:rsidRDefault="00A71F46" w:rsidP="00A71F46">
      <w:pPr>
        <w:pStyle w:val="Code"/>
        <w:rPr>
          <w:ins w:id="4987" w:author="Andreas Kuehne" w:date="2019-05-31T12:40:00Z"/>
        </w:rPr>
      </w:pPr>
      <w:ins w:id="4988" w:author="Andreas Kuehne" w:date="2019-05-31T12:40:00Z">
        <w:r>
          <w:rPr>
            <w:color w:val="31849B" w:themeColor="accent5" w:themeShade="BF"/>
          </w:rPr>
          <w:t>&lt;/xs:complexType&gt;</w:t>
        </w:r>
      </w:ins>
    </w:p>
    <w:p w14:paraId="40ABF16E" w14:textId="77777777" w:rsidR="00A71F46" w:rsidRDefault="00A71F46" w:rsidP="00A71F46">
      <w:pPr>
        <w:spacing w:line="259" w:lineRule="auto"/>
        <w:rPr>
          <w:ins w:id="4989" w:author="Andreas Kuehne" w:date="2019-05-31T12:40:00Z"/>
        </w:rPr>
      </w:pPr>
      <w:ins w:id="4990" w:author="Andreas Kuehne" w:date="2019-05-31T12:40:00Z">
        <w:r>
          <w:t>Each child element of</w:t>
        </w:r>
        <w:r w:rsidRPr="71C71F8C">
          <w:t xml:space="preserve"> </w:t>
        </w:r>
        <w:r w:rsidRPr="002062A5">
          <w:rPr>
            <w:rFonts w:ascii="Courier New" w:eastAsia="Courier New" w:hAnsi="Courier New" w:cs="Courier New"/>
          </w:rPr>
          <w:t>OptionalOutputsBaseType</w:t>
        </w:r>
        <w:r w:rsidRPr="71C71F8C">
          <w:t xml:space="preserve"> </w:t>
        </w:r>
        <w:r>
          <w:t xml:space="preserve">XML element SHALL implement in XML syntax the sub-component that has a name equal to its local name. </w:t>
        </w:r>
      </w:ins>
      <w:customXmlInsRangeStart w:id="4991" w:author="Andreas Kuehne" w:date="2019-05-31T12:40:00Z"/>
      <w:sdt>
        <w:sdtPr>
          <w:tag w:val="dss2-OptionalOutputsBaseType.-xmlSchema"/>
          <w:id w:val="233985351"/>
          <w:showingPlcHdr/>
        </w:sdtPr>
        <w:sdtEndPr/>
        <w:sdtContent>
          <w:customXmlInsRangeEnd w:id="4991"/>
          <w:ins w:id="4992" w:author="Andreas Kuehne" w:date="2019-05-31T12:40:00Z">
            <w:r>
              <w:rPr>
                <w:color w:val="19D131"/>
              </w:rPr>
              <w:t>[component OptionalOutputsBase XML schema details]</w:t>
            </w:r>
          </w:ins>
          <w:customXmlInsRangeStart w:id="4993" w:author="Andreas Kuehne" w:date="2019-05-31T12:40:00Z"/>
        </w:sdtContent>
      </w:sdt>
      <w:customXmlInsRangeEnd w:id="4993"/>
    </w:p>
    <w:p w14:paraId="1F59E520" w14:textId="77777777" w:rsidR="00A71F46" w:rsidRDefault="00A71F46" w:rsidP="00A71F46">
      <w:pPr>
        <w:pStyle w:val="berschrift3"/>
        <w:numPr>
          <w:ilvl w:val="2"/>
          <w:numId w:val="3"/>
        </w:numPr>
        <w:rPr>
          <w:ins w:id="4994" w:author="Andreas Kuehne" w:date="2019-05-31T12:40:00Z"/>
        </w:rPr>
      </w:pPr>
      <w:bookmarkStart w:id="4995" w:name="_Toc10206824"/>
      <w:ins w:id="4996" w:author="Andreas Kuehne" w:date="2019-05-31T12:40:00Z">
        <w:r>
          <w:t>Component OptionalOutputsSign</w:t>
        </w:r>
        <w:bookmarkEnd w:id="4995"/>
      </w:ins>
    </w:p>
    <w:p w14:paraId="56B7C022" w14:textId="77777777" w:rsidR="00A71F46" w:rsidRDefault="001A1734" w:rsidP="00A71F46">
      <w:pPr>
        <w:rPr>
          <w:ins w:id="4997" w:author="Andreas Kuehne" w:date="2019-05-31T12:40:00Z"/>
        </w:rPr>
      </w:pPr>
      <w:customXmlInsRangeStart w:id="4998" w:author="Andreas Kuehne" w:date="2019-05-31T12:40:00Z"/>
      <w:sdt>
        <w:sdtPr>
          <w:tag w:val="dss2-OptionalOutputsSignType.-normative"/>
          <w:id w:val="-379629964"/>
        </w:sdtPr>
        <w:sdtEndPr/>
        <w:sdtContent>
          <w:customXmlInsRangeEnd w:id="4998"/>
          <w:ins w:id="4999" w:author="Andreas Kuehne" w:date="2019-05-31T12:40:00Z">
            <w:r w:rsidR="00A71F46" w:rsidRPr="003A06D0">
              <w:rPr>
                <w:color w:val="19D131"/>
                <w:lang w:val="en-GB"/>
              </w:rPr>
              <w:t xml:space="preserve">The </w:t>
            </w:r>
            <w:r w:rsidR="00A71F46" w:rsidRPr="003A06D0">
              <w:rPr>
                <w:rFonts w:ascii="Courier New" w:eastAsia="Courier New" w:hAnsi="Courier New" w:cs="Courier New"/>
                <w:lang w:val="en-GB"/>
              </w:rPr>
              <w:t>OptionalOutputsSignType</w:t>
            </w:r>
            <w:r w:rsidR="00A71F46" w:rsidRPr="003A06D0">
              <w:rPr>
                <w:rFonts w:eastAsia="Arial" w:cs="Arial"/>
                <w:sz w:val="22"/>
                <w:szCs w:val="22"/>
                <w:lang w:val="en-GB"/>
              </w:rPr>
              <w:t xml:space="preserve"> </w:t>
            </w:r>
            <w:r w:rsidR="00A71F46" w:rsidRPr="003A06D0">
              <w:rPr>
                <w:color w:val="19D131"/>
                <w:lang w:val="en-GB"/>
              </w:rPr>
              <w:t>component defines a set of additional outputs associated with the processing of a signing request. This document does not define any additional outputs but profiles may extend the set of additional outputs.</w:t>
            </w:r>
          </w:ins>
          <w:customXmlInsRangeStart w:id="5000" w:author="Andreas Kuehne" w:date="2019-05-31T12:40:00Z"/>
        </w:sdtContent>
      </w:sdt>
      <w:customXmlInsRangeEnd w:id="5000"/>
    </w:p>
    <w:p w14:paraId="6252CB71" w14:textId="77777777" w:rsidR="00A71F46" w:rsidRDefault="00A71F46" w:rsidP="00A71F46">
      <w:pPr>
        <w:rPr>
          <w:ins w:id="5001" w:author="Andreas Kuehne" w:date="2019-05-31T12:40:00Z"/>
        </w:rPr>
      </w:pPr>
      <w:ins w:id="5002" w:author="Andreas Kuehne" w:date="2019-05-31T12:40:00Z">
        <w:r>
          <w:t xml:space="preserve">This components extends the component </w:t>
        </w:r>
        <w:r>
          <w:fldChar w:fldCharType="begin"/>
        </w:r>
        <w:r>
          <w:instrText xml:space="preserve"> REF _RefComp66F5F9F8 \r \h </w:instrText>
        </w:r>
      </w:ins>
      <w:ins w:id="5003" w:author="Andreas Kuehne" w:date="2019-05-31T12:40:00Z">
        <w:r>
          <w:fldChar w:fldCharType="separate"/>
        </w:r>
        <w:r>
          <w:rPr>
            <w:rStyle w:val="Datatype"/>
            <w:rFonts w:eastAsia="Courier New" w:cs="Courier New"/>
          </w:rPr>
          <w:t>OptionalOutputsBase</w:t>
        </w:r>
        <w:r>
          <w:fldChar w:fldCharType="end"/>
        </w:r>
        <w:r>
          <w:t>. The inherited sub-components are not repeated here.</w:t>
        </w:r>
      </w:ins>
    </w:p>
    <w:p w14:paraId="1D5387E4" w14:textId="77777777" w:rsidR="00A71F46" w:rsidRDefault="00A71F46" w:rsidP="00A71F46">
      <w:pPr>
        <w:rPr>
          <w:ins w:id="5004" w:author="Andreas Kuehne" w:date="2019-05-31T12:40:00Z"/>
        </w:rPr>
      </w:pPr>
      <w:ins w:id="5005" w:author="Andreas Kuehne" w:date="2019-05-31T12:40:00Z">
        <w:r>
          <w:t>Below follows a list of the sub-components that constitute this component:</w:t>
        </w:r>
      </w:ins>
    </w:p>
    <w:p w14:paraId="28910780" w14:textId="77777777" w:rsidR="00A71F46" w:rsidRDefault="00A71F46" w:rsidP="00A71F46">
      <w:pPr>
        <w:pStyle w:val="Member"/>
        <w:rPr>
          <w:ins w:id="5006" w:author="Andreas Kuehne" w:date="2019-05-31T12:40:00Z"/>
        </w:rPr>
      </w:pPr>
      <w:ins w:id="5007" w:author="Andreas Kuehne" w:date="2019-05-31T12:40:00Z">
        <w:r>
          <w:t xml:space="preserve">The OPTIONAL </w:t>
        </w:r>
        <w:r w:rsidRPr="35C1378D">
          <w:rPr>
            <w:rStyle w:val="Datatype"/>
          </w:rPr>
          <w:t>DocumentWithSignature</w:t>
        </w:r>
        <w:r>
          <w:t xml:space="preserve"> element, if present, MAY occur zero or more times containing a sub-component. If present each instance MUST satisfy the requirements specified in this document in section </w:t>
        </w:r>
        <w:r>
          <w:fldChar w:fldCharType="begin"/>
        </w:r>
        <w:r>
          <w:instrText xml:space="preserve"> REF _RefComp8A57247D \r \h </w:instrText>
        </w:r>
      </w:ins>
      <w:ins w:id="5008" w:author="Andreas Kuehne" w:date="2019-05-31T12:40:00Z">
        <w:r>
          <w:fldChar w:fldCharType="separate"/>
        </w:r>
        <w:r>
          <w:rPr>
            <w:rStyle w:val="Datatype"/>
            <w:rFonts w:eastAsia="Courier New" w:cs="Courier New"/>
          </w:rPr>
          <w:t>DocumentWithSignature</w:t>
        </w:r>
        <w:r>
          <w:fldChar w:fldCharType="end"/>
        </w:r>
        <w:r>
          <w:t xml:space="preserve">. </w:t>
        </w:r>
      </w:ins>
      <w:customXmlInsRangeStart w:id="5009" w:author="Andreas Kuehne" w:date="2019-05-31T12:40:00Z"/>
      <w:sdt>
        <w:sdtPr>
          <w:alias w:val="dss2-OptionalOutputsSignType.docWithSignature"/>
          <w:tag w:val="dss2-OptionalOutputsSignType.DocumentWithSignature"/>
          <w:id w:val="420378971"/>
        </w:sdtPr>
        <w:sdtEndPr/>
        <w:sdtContent>
          <w:customXmlInsRangeEnd w:id="5009"/>
          <w:ins w:id="5010" w:author="Andreas Kuehne" w:date="2019-05-31T12:40:00Z">
            <w:r w:rsidRPr="00333ECA">
              <w:rPr>
                <w:color w:val="19D131"/>
              </w:rPr>
              <w:t>The use cases described in this document assume zero or one document including a signature being returned by this element. Profiles may define processing rules how to handle unbounded cardinality.</w:t>
            </w:r>
          </w:ins>
          <w:customXmlInsRangeStart w:id="5011" w:author="Andreas Kuehne" w:date="2019-05-31T12:40:00Z"/>
        </w:sdtContent>
      </w:sdt>
      <w:customXmlInsRangeEnd w:id="5011"/>
    </w:p>
    <w:p w14:paraId="5ED992E3" w14:textId="77777777" w:rsidR="00A71F46" w:rsidRDefault="00A71F46" w:rsidP="00A71F46">
      <w:pPr>
        <w:pStyle w:val="Non-normativeCommentHeading"/>
        <w:rPr>
          <w:ins w:id="5012" w:author="Andreas Kuehne" w:date="2019-05-31T12:40:00Z"/>
        </w:rPr>
      </w:pPr>
      <w:ins w:id="5013" w:author="Andreas Kuehne" w:date="2019-05-31T12:40:00Z">
        <w:r>
          <w:t>Non-normative Comment:</w:t>
        </w:r>
      </w:ins>
    </w:p>
    <w:p w14:paraId="5BE5030D" w14:textId="77777777" w:rsidR="00A71F46" w:rsidRDefault="001A1734" w:rsidP="00A71F46">
      <w:pPr>
        <w:pStyle w:val="Non-normativeComment"/>
        <w:rPr>
          <w:ins w:id="5014" w:author="Andreas Kuehne" w:date="2019-05-31T12:40:00Z"/>
        </w:rPr>
      </w:pPr>
      <w:customXmlInsRangeStart w:id="5015" w:author="Andreas Kuehne" w:date="2019-05-31T12:40:00Z"/>
      <w:sdt>
        <w:sdtPr>
          <w:tag w:val="dss2-OptionalOutputsSignType.-nonNormative"/>
          <w:id w:val="-279729231"/>
          <w:showingPlcHdr/>
        </w:sdtPr>
        <w:sdtEndPr/>
        <w:sdtContent>
          <w:customXmlInsRangeEnd w:id="5015"/>
          <w:ins w:id="5016" w:author="Andreas Kuehne" w:date="2019-05-31T12:40:00Z">
            <w:r w:rsidR="00A71F46">
              <w:rPr>
                <w:color w:val="19D131"/>
              </w:rPr>
              <w:t>[component OptionalOutputsSign non normative details]</w:t>
            </w:r>
          </w:ins>
          <w:customXmlInsRangeStart w:id="5017" w:author="Andreas Kuehne" w:date="2019-05-31T12:40:00Z"/>
        </w:sdtContent>
      </w:sdt>
      <w:customXmlInsRangeEnd w:id="5017"/>
    </w:p>
    <w:p w14:paraId="7BB2FBD6" w14:textId="77777777" w:rsidR="00A71F46" w:rsidRDefault="00A71F46" w:rsidP="00A71F46">
      <w:pPr>
        <w:pStyle w:val="berschrift4"/>
        <w:numPr>
          <w:ilvl w:val="3"/>
          <w:numId w:val="3"/>
        </w:numPr>
        <w:rPr>
          <w:ins w:id="5018" w:author="Andreas Kuehne" w:date="2019-05-31T12:40:00Z"/>
        </w:rPr>
      </w:pPr>
      <w:bookmarkStart w:id="5019" w:name="_Toc10206825"/>
      <w:ins w:id="5020" w:author="Andreas Kuehne" w:date="2019-05-31T12:40:00Z">
        <w:r>
          <w:t>OptionalOutputsSign – JSON Syntax</w:t>
        </w:r>
        <w:bookmarkEnd w:id="5019"/>
      </w:ins>
    </w:p>
    <w:p w14:paraId="1C743316" w14:textId="77777777" w:rsidR="00A71F46" w:rsidRPr="0248A3D1" w:rsidRDefault="00A71F46" w:rsidP="00A71F46">
      <w:pPr>
        <w:rPr>
          <w:ins w:id="5021" w:author="Andreas Kuehne" w:date="2019-05-31T12:40:00Z"/>
        </w:rPr>
      </w:pPr>
      <w:ins w:id="5022" w:author="Andreas Kuehne" w:date="2019-05-31T12:40:00Z">
        <w:r w:rsidRPr="002062A5">
          <w:rPr>
            <w:rFonts w:eastAsia="Arial" w:cs="Arial"/>
            <w:sz w:val="22"/>
            <w:szCs w:val="22"/>
          </w:rPr>
          <w:t xml:space="preserve">The </w:t>
        </w:r>
        <w:r w:rsidRPr="002062A5">
          <w:rPr>
            <w:rFonts w:ascii="Courier New" w:eastAsia="Courier New" w:hAnsi="Courier New" w:cs="Courier New"/>
          </w:rPr>
          <w:t>OptionalOutputsSignType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OptionalOutputsSign</w:t>
        </w:r>
        <w:r>
          <w:t xml:space="preserve"> component.</w:t>
        </w:r>
      </w:ins>
    </w:p>
    <w:p w14:paraId="30D88DAA" w14:textId="77777777" w:rsidR="00A71F46" w:rsidRPr="C2430093" w:rsidRDefault="00A71F46" w:rsidP="00A71F46">
      <w:pPr>
        <w:spacing w:line="259" w:lineRule="auto"/>
        <w:rPr>
          <w:ins w:id="5023" w:author="Andreas Kuehne" w:date="2019-05-31T12:40:00Z"/>
          <w:rFonts w:eastAsia="Arial" w:cs="Arial"/>
          <w:sz w:val="22"/>
          <w:szCs w:val="22"/>
        </w:rPr>
      </w:pPr>
      <w:ins w:id="5024"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OptionalOutputsSign</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463"/>
        <w:gridCol w:w="3164"/>
        <w:gridCol w:w="2723"/>
      </w:tblGrid>
      <w:tr w:rsidR="00A71F46" w14:paraId="668801F5" w14:textId="77777777" w:rsidTr="00A71F46">
        <w:trPr>
          <w:cnfStyle w:val="100000000000" w:firstRow="1" w:lastRow="0" w:firstColumn="0" w:lastColumn="0" w:oddVBand="0" w:evenVBand="0" w:oddHBand="0" w:evenHBand="0" w:firstRowFirstColumn="0" w:firstRowLastColumn="0" w:lastRowFirstColumn="0" w:lastRowLastColumn="0"/>
          <w:ins w:id="502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EBF6ED9" w14:textId="77777777" w:rsidR="00A71F46" w:rsidRDefault="00A71F46" w:rsidP="00A71F46">
            <w:pPr>
              <w:pStyle w:val="Beschriftung"/>
              <w:rPr>
                <w:ins w:id="5026" w:author="Andreas Kuehne" w:date="2019-05-31T12:40:00Z"/>
              </w:rPr>
            </w:pPr>
            <w:ins w:id="5027" w:author="Andreas Kuehne" w:date="2019-05-31T12:40:00Z">
              <w:r>
                <w:t>Element</w:t>
              </w:r>
            </w:ins>
          </w:p>
        </w:tc>
        <w:tc>
          <w:tcPr>
            <w:tcW w:w="4675" w:type="dxa"/>
          </w:tcPr>
          <w:p w14:paraId="110C6E99"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5028" w:author="Andreas Kuehne" w:date="2019-05-31T12:40:00Z"/>
              </w:rPr>
            </w:pPr>
            <w:ins w:id="5029" w:author="Andreas Kuehne" w:date="2019-05-31T12:40:00Z">
              <w:r>
                <w:t>Implementing JSON member name</w:t>
              </w:r>
            </w:ins>
          </w:p>
        </w:tc>
        <w:tc>
          <w:tcPr>
            <w:tcW w:w="4675" w:type="dxa"/>
          </w:tcPr>
          <w:p w14:paraId="24FBAF7D"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5030" w:author="Andreas Kuehne" w:date="2019-05-31T12:40:00Z"/>
              </w:rPr>
            </w:pPr>
            <w:ins w:id="5031" w:author="Andreas Kuehne" w:date="2019-05-31T12:40:00Z">
              <w:r>
                <w:t>Comments</w:t>
              </w:r>
            </w:ins>
          </w:p>
        </w:tc>
      </w:tr>
      <w:tr w:rsidR="00A71F46" w14:paraId="0AA10565" w14:textId="77777777" w:rsidTr="00A71F46">
        <w:trPr>
          <w:ins w:id="5032"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AC01303" w14:textId="77777777" w:rsidR="00A71F46" w:rsidRPr="002062A5" w:rsidRDefault="00A71F46" w:rsidP="00A71F46">
            <w:pPr>
              <w:pStyle w:val="Beschriftung"/>
              <w:rPr>
                <w:ins w:id="5033" w:author="Andreas Kuehne" w:date="2019-05-31T12:40:00Z"/>
                <w:rStyle w:val="Datatype"/>
                <w:b w:val="0"/>
                <w:bCs w:val="0"/>
              </w:rPr>
            </w:pPr>
            <w:ins w:id="5034" w:author="Andreas Kuehne" w:date="2019-05-31T12:40:00Z">
              <w:r w:rsidRPr="002062A5">
                <w:rPr>
                  <w:rStyle w:val="Datatype"/>
                </w:rPr>
                <w:t>DocumentWithSignature</w:t>
              </w:r>
            </w:ins>
          </w:p>
        </w:tc>
        <w:tc>
          <w:tcPr>
            <w:tcW w:w="4675" w:type="dxa"/>
          </w:tcPr>
          <w:p w14:paraId="05A60900"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5035" w:author="Andreas Kuehne" w:date="2019-05-31T12:40:00Z"/>
                <w:rStyle w:val="Datatype"/>
              </w:rPr>
            </w:pPr>
            <w:ins w:id="5036" w:author="Andreas Kuehne" w:date="2019-05-31T12:40:00Z">
              <w:r w:rsidRPr="002062A5">
                <w:rPr>
                  <w:rStyle w:val="Datatype"/>
                </w:rPr>
                <w:t>docWithSignature</w:t>
              </w:r>
            </w:ins>
          </w:p>
        </w:tc>
        <w:tc>
          <w:tcPr>
            <w:tcW w:w="4675" w:type="dxa"/>
          </w:tcPr>
          <w:p w14:paraId="4DB3ED3C"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5037" w:author="Andreas Kuehne" w:date="2019-05-31T12:40:00Z"/>
              </w:rPr>
            </w:pPr>
            <w:customXmlInsRangeStart w:id="5038" w:author="Andreas Kuehne" w:date="2019-05-31T12:40:00Z"/>
            <w:sdt>
              <w:sdtPr>
                <w:alias w:val="dss2-OptionalOutputsSignType.docWithSignature"/>
                <w:tag w:val="dss2-OptionalOutputsSignType.-jsonComment.DocumentWithSignature"/>
                <w:id w:val="194502612"/>
                <w:showingPlcHdr/>
              </w:sdtPr>
              <w:sdtEndPr/>
              <w:sdtContent>
                <w:customXmlInsRangeEnd w:id="5038"/>
                <w:ins w:id="5039" w:author="Andreas Kuehne" w:date="2019-05-31T12:40:00Z">
                  <w:r w:rsidR="00A71F46">
                    <w:rPr>
                      <w:color w:val="19D131"/>
                    </w:rPr>
                    <w:t>[]</w:t>
                  </w:r>
                </w:ins>
                <w:customXmlInsRangeStart w:id="5040" w:author="Andreas Kuehne" w:date="2019-05-31T12:40:00Z"/>
              </w:sdtContent>
            </w:sdt>
            <w:customXmlInsRangeEnd w:id="5040"/>
          </w:p>
        </w:tc>
      </w:tr>
    </w:tbl>
    <w:p w14:paraId="5E58AB10" w14:textId="77777777" w:rsidR="00A71F46" w:rsidRPr="0202B381" w:rsidRDefault="00A71F46" w:rsidP="00A71F46">
      <w:pPr>
        <w:rPr>
          <w:ins w:id="5041" w:author="Andreas Kuehne" w:date="2019-05-31T12:40:00Z"/>
        </w:rPr>
      </w:pPr>
      <w:ins w:id="5042" w:author="Andreas Kuehne" w:date="2019-05-31T12:40:00Z">
        <w:r w:rsidRPr="002062A5">
          <w:rPr>
            <w:rFonts w:eastAsia="Arial" w:cs="Arial"/>
            <w:sz w:val="22"/>
            <w:szCs w:val="22"/>
          </w:rPr>
          <w:t xml:space="preserve">The </w:t>
        </w:r>
        <w:r w:rsidRPr="002062A5">
          <w:rPr>
            <w:rFonts w:ascii="Courier New" w:eastAsia="Courier New" w:hAnsi="Courier New" w:cs="Courier New"/>
          </w:rPr>
          <w:t>OptionalOutputsSignType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0AA76792" w14:textId="77777777" w:rsidR="00A71F46" w:rsidRDefault="00A71F46" w:rsidP="00A71F46">
      <w:pPr>
        <w:pStyle w:val="Code"/>
        <w:spacing w:line="259" w:lineRule="auto"/>
        <w:rPr>
          <w:ins w:id="5043" w:author="Andreas Kuehne" w:date="2019-05-31T12:40:00Z"/>
        </w:rPr>
      </w:pPr>
      <w:ins w:id="5044" w:author="Andreas Kuehne" w:date="2019-05-31T12:40:00Z">
        <w:r>
          <w:rPr>
            <w:color w:val="31849B" w:themeColor="accent5" w:themeShade="BF"/>
          </w:rPr>
          <w:t>"dss2-OptionalOutputsSignType"</w:t>
        </w:r>
        <w:r>
          <w:t>: {</w:t>
        </w:r>
      </w:ins>
    </w:p>
    <w:p w14:paraId="533D0EF3" w14:textId="77777777" w:rsidR="00A71F46" w:rsidRDefault="00A71F46" w:rsidP="00A71F46">
      <w:pPr>
        <w:pStyle w:val="Code"/>
        <w:spacing w:line="259" w:lineRule="auto"/>
        <w:rPr>
          <w:ins w:id="5045" w:author="Andreas Kuehne" w:date="2019-05-31T12:40:00Z"/>
        </w:rPr>
      </w:pPr>
      <w:ins w:id="5046" w:author="Andreas Kuehne" w:date="2019-05-31T12:40:00Z">
        <w:r>
          <w:rPr>
            <w:color w:val="31849B" w:themeColor="accent5" w:themeShade="BF"/>
          </w:rPr>
          <w:t xml:space="preserve">  "type"</w:t>
        </w:r>
        <w:r>
          <w:t xml:space="preserve">: </w:t>
        </w:r>
        <w:r>
          <w:rPr>
            <w:color w:val="244061" w:themeColor="accent1" w:themeShade="80"/>
          </w:rPr>
          <w:t>"object",</w:t>
        </w:r>
      </w:ins>
    </w:p>
    <w:p w14:paraId="687361FB" w14:textId="77777777" w:rsidR="00A71F46" w:rsidRDefault="00A71F46" w:rsidP="00A71F46">
      <w:pPr>
        <w:pStyle w:val="Code"/>
        <w:spacing w:line="259" w:lineRule="auto"/>
        <w:rPr>
          <w:ins w:id="5047" w:author="Andreas Kuehne" w:date="2019-05-31T12:40:00Z"/>
        </w:rPr>
      </w:pPr>
      <w:ins w:id="5048" w:author="Andreas Kuehne" w:date="2019-05-31T12:40:00Z">
        <w:r>
          <w:rPr>
            <w:color w:val="31849B" w:themeColor="accent5" w:themeShade="BF"/>
          </w:rPr>
          <w:t xml:space="preserve">  "properties"</w:t>
        </w:r>
        <w:r>
          <w:t>: {</w:t>
        </w:r>
      </w:ins>
    </w:p>
    <w:p w14:paraId="2D82D4FE" w14:textId="77777777" w:rsidR="00A71F46" w:rsidRDefault="00A71F46" w:rsidP="00A71F46">
      <w:pPr>
        <w:pStyle w:val="Code"/>
        <w:spacing w:line="259" w:lineRule="auto"/>
        <w:rPr>
          <w:ins w:id="5049" w:author="Andreas Kuehne" w:date="2019-05-31T12:40:00Z"/>
        </w:rPr>
      </w:pPr>
      <w:ins w:id="5050" w:author="Andreas Kuehne" w:date="2019-05-31T12:40:00Z">
        <w:r>
          <w:rPr>
            <w:color w:val="31849B" w:themeColor="accent5" w:themeShade="BF"/>
          </w:rPr>
          <w:t xml:space="preserve">    "policy"</w:t>
        </w:r>
        <w:r>
          <w:t>: {</w:t>
        </w:r>
      </w:ins>
    </w:p>
    <w:p w14:paraId="0F31E2F4" w14:textId="77777777" w:rsidR="00A71F46" w:rsidRDefault="00A71F46" w:rsidP="00A71F46">
      <w:pPr>
        <w:pStyle w:val="Code"/>
        <w:spacing w:line="259" w:lineRule="auto"/>
        <w:rPr>
          <w:ins w:id="5051" w:author="Andreas Kuehne" w:date="2019-05-31T12:40:00Z"/>
        </w:rPr>
      </w:pPr>
      <w:ins w:id="5052" w:author="Andreas Kuehne" w:date="2019-05-31T12:40:00Z">
        <w:r>
          <w:rPr>
            <w:color w:val="31849B" w:themeColor="accent5" w:themeShade="BF"/>
          </w:rPr>
          <w:t xml:space="preserve">      "type"</w:t>
        </w:r>
        <w:r>
          <w:t xml:space="preserve">: </w:t>
        </w:r>
        <w:r>
          <w:rPr>
            <w:color w:val="244061" w:themeColor="accent1" w:themeShade="80"/>
          </w:rPr>
          <w:t>"array",</w:t>
        </w:r>
      </w:ins>
    </w:p>
    <w:p w14:paraId="07DC537B" w14:textId="77777777" w:rsidR="00A71F46" w:rsidRDefault="00A71F46" w:rsidP="00A71F46">
      <w:pPr>
        <w:pStyle w:val="Code"/>
        <w:spacing w:line="259" w:lineRule="auto"/>
        <w:rPr>
          <w:ins w:id="5053" w:author="Andreas Kuehne" w:date="2019-05-31T12:40:00Z"/>
        </w:rPr>
      </w:pPr>
      <w:ins w:id="5054" w:author="Andreas Kuehne" w:date="2019-05-31T12:40:00Z">
        <w:r>
          <w:rPr>
            <w:color w:val="31849B" w:themeColor="accent5" w:themeShade="BF"/>
          </w:rPr>
          <w:t xml:space="preserve">      "items"</w:t>
        </w:r>
        <w:r>
          <w:t>: {</w:t>
        </w:r>
      </w:ins>
    </w:p>
    <w:p w14:paraId="2A7B48F0" w14:textId="77777777" w:rsidR="00A71F46" w:rsidRDefault="00A71F46" w:rsidP="00A71F46">
      <w:pPr>
        <w:pStyle w:val="Code"/>
        <w:spacing w:line="259" w:lineRule="auto"/>
        <w:rPr>
          <w:ins w:id="5055" w:author="Andreas Kuehne" w:date="2019-05-31T12:40:00Z"/>
        </w:rPr>
      </w:pPr>
      <w:ins w:id="5056" w:author="Andreas Kuehne" w:date="2019-05-31T12:40:00Z">
        <w:r>
          <w:rPr>
            <w:color w:val="31849B" w:themeColor="accent5" w:themeShade="BF"/>
          </w:rPr>
          <w:t xml:space="preserve">        "type"</w:t>
        </w:r>
        <w:r>
          <w:t xml:space="preserve">: </w:t>
        </w:r>
        <w:r>
          <w:rPr>
            <w:color w:val="244061" w:themeColor="accent1" w:themeShade="80"/>
          </w:rPr>
          <w:t>"string"</w:t>
        </w:r>
      </w:ins>
    </w:p>
    <w:p w14:paraId="56A9DBF4" w14:textId="77777777" w:rsidR="00A71F46" w:rsidRDefault="00A71F46" w:rsidP="00A71F46">
      <w:pPr>
        <w:pStyle w:val="Code"/>
        <w:spacing w:line="259" w:lineRule="auto"/>
        <w:rPr>
          <w:ins w:id="5057" w:author="Andreas Kuehne" w:date="2019-05-31T12:40:00Z"/>
        </w:rPr>
      </w:pPr>
      <w:ins w:id="5058" w:author="Andreas Kuehne" w:date="2019-05-31T12:40:00Z">
        <w:r>
          <w:t xml:space="preserve">      }</w:t>
        </w:r>
      </w:ins>
    </w:p>
    <w:p w14:paraId="4D680565" w14:textId="77777777" w:rsidR="00A71F46" w:rsidRDefault="00A71F46" w:rsidP="00A71F46">
      <w:pPr>
        <w:pStyle w:val="Code"/>
        <w:spacing w:line="259" w:lineRule="auto"/>
        <w:rPr>
          <w:ins w:id="5059" w:author="Andreas Kuehne" w:date="2019-05-31T12:40:00Z"/>
        </w:rPr>
      </w:pPr>
      <w:ins w:id="5060" w:author="Andreas Kuehne" w:date="2019-05-31T12:40:00Z">
        <w:r>
          <w:t xml:space="preserve">    },</w:t>
        </w:r>
      </w:ins>
    </w:p>
    <w:p w14:paraId="2AA3C0CB" w14:textId="77777777" w:rsidR="00A71F46" w:rsidRDefault="00A71F46" w:rsidP="00A71F46">
      <w:pPr>
        <w:pStyle w:val="Code"/>
        <w:spacing w:line="259" w:lineRule="auto"/>
        <w:rPr>
          <w:ins w:id="5061" w:author="Andreas Kuehne" w:date="2019-05-31T12:40:00Z"/>
        </w:rPr>
      </w:pPr>
      <w:ins w:id="5062" w:author="Andreas Kuehne" w:date="2019-05-31T12:40:00Z">
        <w:r>
          <w:rPr>
            <w:color w:val="31849B" w:themeColor="accent5" w:themeShade="BF"/>
          </w:rPr>
          <w:t xml:space="preserve">    "other"</w:t>
        </w:r>
        <w:r>
          <w:t>: {</w:t>
        </w:r>
      </w:ins>
    </w:p>
    <w:p w14:paraId="67280210" w14:textId="77777777" w:rsidR="00A71F46" w:rsidRDefault="00A71F46" w:rsidP="00A71F46">
      <w:pPr>
        <w:pStyle w:val="Code"/>
        <w:spacing w:line="259" w:lineRule="auto"/>
        <w:rPr>
          <w:ins w:id="5063" w:author="Andreas Kuehne" w:date="2019-05-31T12:40:00Z"/>
        </w:rPr>
      </w:pPr>
      <w:ins w:id="5064" w:author="Andreas Kuehne" w:date="2019-05-31T12:40:00Z">
        <w:r>
          <w:rPr>
            <w:color w:val="31849B" w:themeColor="accent5" w:themeShade="BF"/>
          </w:rPr>
          <w:t xml:space="preserve">      "type"</w:t>
        </w:r>
        <w:r>
          <w:t xml:space="preserve">: </w:t>
        </w:r>
        <w:r>
          <w:rPr>
            <w:color w:val="244061" w:themeColor="accent1" w:themeShade="80"/>
          </w:rPr>
          <w:t>"array",</w:t>
        </w:r>
      </w:ins>
    </w:p>
    <w:p w14:paraId="04E4033F" w14:textId="77777777" w:rsidR="00A71F46" w:rsidRDefault="00A71F46" w:rsidP="00A71F46">
      <w:pPr>
        <w:pStyle w:val="Code"/>
        <w:spacing w:line="259" w:lineRule="auto"/>
        <w:rPr>
          <w:ins w:id="5065" w:author="Andreas Kuehne" w:date="2019-05-31T12:40:00Z"/>
        </w:rPr>
      </w:pPr>
      <w:ins w:id="5066" w:author="Andreas Kuehne" w:date="2019-05-31T12:40:00Z">
        <w:r>
          <w:rPr>
            <w:color w:val="31849B" w:themeColor="accent5" w:themeShade="BF"/>
          </w:rPr>
          <w:t xml:space="preserve">      "items"</w:t>
        </w:r>
        <w:r>
          <w:t>: {</w:t>
        </w:r>
      </w:ins>
    </w:p>
    <w:p w14:paraId="3A5D3CC9" w14:textId="77777777" w:rsidR="00A71F46" w:rsidRDefault="00A71F46" w:rsidP="00A71F46">
      <w:pPr>
        <w:pStyle w:val="Code"/>
        <w:spacing w:line="259" w:lineRule="auto"/>
        <w:rPr>
          <w:ins w:id="5067" w:author="Andreas Kuehne" w:date="2019-05-31T12:40:00Z"/>
        </w:rPr>
      </w:pPr>
      <w:ins w:id="5068" w:author="Andreas Kuehne" w:date="2019-05-31T12:40:00Z">
        <w:r>
          <w:rPr>
            <w:color w:val="31849B" w:themeColor="accent5" w:themeShade="BF"/>
          </w:rPr>
          <w:t xml:space="preserve">        "$ref"</w:t>
        </w:r>
        <w:r>
          <w:t xml:space="preserve">: </w:t>
        </w:r>
        <w:r>
          <w:rPr>
            <w:color w:val="244061" w:themeColor="accent1" w:themeShade="80"/>
          </w:rPr>
          <w:t>"#/definitions/dsb-AnyType"</w:t>
        </w:r>
      </w:ins>
    </w:p>
    <w:p w14:paraId="25F1CE00" w14:textId="77777777" w:rsidR="00A71F46" w:rsidRDefault="00A71F46" w:rsidP="00A71F46">
      <w:pPr>
        <w:pStyle w:val="Code"/>
        <w:spacing w:line="259" w:lineRule="auto"/>
        <w:rPr>
          <w:ins w:id="5069" w:author="Andreas Kuehne" w:date="2019-05-31T12:40:00Z"/>
        </w:rPr>
      </w:pPr>
      <w:ins w:id="5070" w:author="Andreas Kuehne" w:date="2019-05-31T12:40:00Z">
        <w:r>
          <w:t xml:space="preserve">      }</w:t>
        </w:r>
      </w:ins>
    </w:p>
    <w:p w14:paraId="4878ADD1" w14:textId="77777777" w:rsidR="00A71F46" w:rsidRDefault="00A71F46" w:rsidP="00A71F46">
      <w:pPr>
        <w:pStyle w:val="Code"/>
        <w:spacing w:line="259" w:lineRule="auto"/>
        <w:rPr>
          <w:ins w:id="5071" w:author="Andreas Kuehne" w:date="2019-05-31T12:40:00Z"/>
        </w:rPr>
      </w:pPr>
      <w:ins w:id="5072" w:author="Andreas Kuehne" w:date="2019-05-31T12:40:00Z">
        <w:r>
          <w:t xml:space="preserve">    },</w:t>
        </w:r>
      </w:ins>
    </w:p>
    <w:p w14:paraId="58B10045" w14:textId="77777777" w:rsidR="00A71F46" w:rsidRDefault="00A71F46" w:rsidP="00A71F46">
      <w:pPr>
        <w:pStyle w:val="Code"/>
        <w:spacing w:line="259" w:lineRule="auto"/>
        <w:rPr>
          <w:ins w:id="5073" w:author="Andreas Kuehne" w:date="2019-05-31T12:40:00Z"/>
        </w:rPr>
      </w:pPr>
      <w:ins w:id="5074" w:author="Andreas Kuehne" w:date="2019-05-31T12:40:00Z">
        <w:r>
          <w:rPr>
            <w:color w:val="31849B" w:themeColor="accent5" w:themeShade="BF"/>
          </w:rPr>
          <w:t xml:space="preserve">    "schemas"</w:t>
        </w:r>
        <w:r>
          <w:t>: {</w:t>
        </w:r>
      </w:ins>
    </w:p>
    <w:p w14:paraId="19642CA3" w14:textId="77777777" w:rsidR="00A71F46" w:rsidRDefault="00A71F46" w:rsidP="00A71F46">
      <w:pPr>
        <w:pStyle w:val="Code"/>
        <w:spacing w:line="259" w:lineRule="auto"/>
        <w:rPr>
          <w:ins w:id="5075" w:author="Andreas Kuehne" w:date="2019-05-31T12:40:00Z"/>
        </w:rPr>
      </w:pPr>
      <w:ins w:id="5076" w:author="Andreas Kuehne" w:date="2019-05-31T12:40:00Z">
        <w:r>
          <w:rPr>
            <w:color w:val="31849B" w:themeColor="accent5" w:themeShade="BF"/>
          </w:rPr>
          <w:t xml:space="preserve">      "$ref"</w:t>
        </w:r>
        <w:r>
          <w:t xml:space="preserve">: </w:t>
        </w:r>
        <w:r>
          <w:rPr>
            <w:color w:val="244061" w:themeColor="accent1" w:themeShade="80"/>
          </w:rPr>
          <w:t>"#/definitions/dss2-SchemasType"</w:t>
        </w:r>
      </w:ins>
    </w:p>
    <w:p w14:paraId="33112D53" w14:textId="77777777" w:rsidR="00A71F46" w:rsidRDefault="00A71F46" w:rsidP="00A71F46">
      <w:pPr>
        <w:pStyle w:val="Code"/>
        <w:spacing w:line="259" w:lineRule="auto"/>
        <w:rPr>
          <w:ins w:id="5077" w:author="Andreas Kuehne" w:date="2019-05-31T12:40:00Z"/>
        </w:rPr>
      </w:pPr>
      <w:ins w:id="5078" w:author="Andreas Kuehne" w:date="2019-05-31T12:40:00Z">
        <w:r>
          <w:t xml:space="preserve">    },</w:t>
        </w:r>
      </w:ins>
    </w:p>
    <w:p w14:paraId="3504A743" w14:textId="77777777" w:rsidR="00A71F46" w:rsidRDefault="00A71F46" w:rsidP="00A71F46">
      <w:pPr>
        <w:pStyle w:val="Code"/>
        <w:spacing w:line="259" w:lineRule="auto"/>
        <w:rPr>
          <w:ins w:id="5079" w:author="Andreas Kuehne" w:date="2019-05-31T12:40:00Z"/>
        </w:rPr>
      </w:pPr>
      <w:ins w:id="5080" w:author="Andreas Kuehne" w:date="2019-05-31T12:40:00Z">
        <w:r>
          <w:rPr>
            <w:color w:val="31849B" w:themeColor="accent5" w:themeShade="BF"/>
          </w:rPr>
          <w:t xml:space="preserve">    "docWithSignature"</w:t>
        </w:r>
        <w:r>
          <w:t>: {</w:t>
        </w:r>
      </w:ins>
    </w:p>
    <w:p w14:paraId="0E919494" w14:textId="77777777" w:rsidR="00A71F46" w:rsidRDefault="00A71F46" w:rsidP="00A71F46">
      <w:pPr>
        <w:pStyle w:val="Code"/>
        <w:spacing w:line="259" w:lineRule="auto"/>
        <w:rPr>
          <w:ins w:id="5081" w:author="Andreas Kuehne" w:date="2019-05-31T12:40:00Z"/>
        </w:rPr>
      </w:pPr>
      <w:ins w:id="5082" w:author="Andreas Kuehne" w:date="2019-05-31T12:40:00Z">
        <w:r>
          <w:rPr>
            <w:color w:val="31849B" w:themeColor="accent5" w:themeShade="BF"/>
          </w:rPr>
          <w:t xml:space="preserve">      "type"</w:t>
        </w:r>
        <w:r>
          <w:t xml:space="preserve">: </w:t>
        </w:r>
        <w:r>
          <w:rPr>
            <w:color w:val="244061" w:themeColor="accent1" w:themeShade="80"/>
          </w:rPr>
          <w:t>"array",</w:t>
        </w:r>
      </w:ins>
    </w:p>
    <w:p w14:paraId="01FDA013" w14:textId="77777777" w:rsidR="00A71F46" w:rsidRDefault="00A71F46" w:rsidP="00A71F46">
      <w:pPr>
        <w:pStyle w:val="Code"/>
        <w:spacing w:line="259" w:lineRule="auto"/>
        <w:rPr>
          <w:ins w:id="5083" w:author="Andreas Kuehne" w:date="2019-05-31T12:40:00Z"/>
        </w:rPr>
      </w:pPr>
      <w:ins w:id="5084" w:author="Andreas Kuehne" w:date="2019-05-31T12:40:00Z">
        <w:r>
          <w:rPr>
            <w:color w:val="31849B" w:themeColor="accent5" w:themeShade="BF"/>
          </w:rPr>
          <w:t xml:space="preserve">      "items"</w:t>
        </w:r>
        <w:r>
          <w:t>: {</w:t>
        </w:r>
      </w:ins>
    </w:p>
    <w:p w14:paraId="79F2B61E" w14:textId="77777777" w:rsidR="00A71F46" w:rsidRDefault="00A71F46" w:rsidP="00A71F46">
      <w:pPr>
        <w:pStyle w:val="Code"/>
        <w:spacing w:line="259" w:lineRule="auto"/>
        <w:rPr>
          <w:ins w:id="5085" w:author="Andreas Kuehne" w:date="2019-05-31T12:40:00Z"/>
        </w:rPr>
      </w:pPr>
      <w:ins w:id="5086" w:author="Andreas Kuehne" w:date="2019-05-31T12:40:00Z">
        <w:r>
          <w:rPr>
            <w:color w:val="31849B" w:themeColor="accent5" w:themeShade="BF"/>
          </w:rPr>
          <w:t xml:space="preserve">        "$ref"</w:t>
        </w:r>
        <w:r>
          <w:t xml:space="preserve">: </w:t>
        </w:r>
        <w:r>
          <w:rPr>
            <w:color w:val="244061" w:themeColor="accent1" w:themeShade="80"/>
          </w:rPr>
          <w:t>"#/definitions/dss2-DocumentWithSignatureType"</w:t>
        </w:r>
      </w:ins>
    </w:p>
    <w:p w14:paraId="6F418619" w14:textId="77777777" w:rsidR="00A71F46" w:rsidRDefault="00A71F46" w:rsidP="00A71F46">
      <w:pPr>
        <w:pStyle w:val="Code"/>
        <w:spacing w:line="259" w:lineRule="auto"/>
        <w:rPr>
          <w:ins w:id="5087" w:author="Andreas Kuehne" w:date="2019-05-31T12:40:00Z"/>
        </w:rPr>
      </w:pPr>
      <w:ins w:id="5088" w:author="Andreas Kuehne" w:date="2019-05-31T12:40:00Z">
        <w:r>
          <w:t xml:space="preserve">      }</w:t>
        </w:r>
      </w:ins>
    </w:p>
    <w:p w14:paraId="3FC25EE6" w14:textId="77777777" w:rsidR="00A71F46" w:rsidRDefault="00A71F46" w:rsidP="00A71F46">
      <w:pPr>
        <w:pStyle w:val="Code"/>
        <w:spacing w:line="259" w:lineRule="auto"/>
        <w:rPr>
          <w:ins w:id="5089" w:author="Andreas Kuehne" w:date="2019-05-31T12:40:00Z"/>
        </w:rPr>
      </w:pPr>
      <w:ins w:id="5090" w:author="Andreas Kuehne" w:date="2019-05-31T12:40:00Z">
        <w:r>
          <w:t xml:space="preserve">    }</w:t>
        </w:r>
      </w:ins>
    </w:p>
    <w:p w14:paraId="1EBF7419" w14:textId="77777777" w:rsidR="00A71F46" w:rsidRDefault="00A71F46" w:rsidP="00A71F46">
      <w:pPr>
        <w:pStyle w:val="Code"/>
        <w:spacing w:line="259" w:lineRule="auto"/>
        <w:rPr>
          <w:ins w:id="5091" w:author="Andreas Kuehne" w:date="2019-05-31T12:40:00Z"/>
        </w:rPr>
      </w:pPr>
      <w:ins w:id="5092" w:author="Andreas Kuehne" w:date="2019-05-31T12:40:00Z">
        <w:r>
          <w:t xml:space="preserve">  }</w:t>
        </w:r>
      </w:ins>
    </w:p>
    <w:p w14:paraId="31D5B50E" w14:textId="77777777" w:rsidR="00A71F46" w:rsidRDefault="00A71F46" w:rsidP="00A71F46">
      <w:pPr>
        <w:pStyle w:val="Code"/>
        <w:spacing w:line="259" w:lineRule="auto"/>
        <w:rPr>
          <w:ins w:id="5093" w:author="Andreas Kuehne" w:date="2019-05-31T12:40:00Z"/>
        </w:rPr>
      </w:pPr>
      <w:ins w:id="5094" w:author="Andreas Kuehne" w:date="2019-05-31T12:40:00Z">
        <w:r>
          <w:t>}</w:t>
        </w:r>
      </w:ins>
    </w:p>
    <w:p w14:paraId="6E8FA8FC" w14:textId="77777777" w:rsidR="00A71F46" w:rsidRDefault="001A1734" w:rsidP="00A71F46">
      <w:pPr>
        <w:rPr>
          <w:ins w:id="5095" w:author="Andreas Kuehne" w:date="2019-05-31T12:40:00Z"/>
        </w:rPr>
      </w:pPr>
      <w:customXmlInsRangeStart w:id="5096" w:author="Andreas Kuehne" w:date="2019-05-31T12:40:00Z"/>
      <w:sdt>
        <w:sdtPr>
          <w:tag w:val="dss2-OptionalOutputsSignType.-jsonSchema"/>
          <w:id w:val="549808177"/>
          <w:showingPlcHdr/>
        </w:sdtPr>
        <w:sdtEndPr/>
        <w:sdtContent>
          <w:customXmlInsRangeEnd w:id="5096"/>
          <w:ins w:id="5097" w:author="Andreas Kuehne" w:date="2019-05-31T12:40:00Z">
            <w:r w:rsidR="00A71F46">
              <w:rPr>
                <w:color w:val="19D131"/>
              </w:rPr>
              <w:t>[component OptionalOutputsSign JSON schema details]</w:t>
            </w:r>
          </w:ins>
          <w:customXmlInsRangeStart w:id="5098" w:author="Andreas Kuehne" w:date="2019-05-31T12:40:00Z"/>
        </w:sdtContent>
      </w:sdt>
      <w:customXmlInsRangeEnd w:id="5098"/>
    </w:p>
    <w:p w14:paraId="1852AFA7" w14:textId="77777777" w:rsidR="00A71F46" w:rsidRDefault="00A71F46" w:rsidP="00A71F46">
      <w:pPr>
        <w:pStyle w:val="berschrift4"/>
        <w:numPr>
          <w:ilvl w:val="3"/>
          <w:numId w:val="3"/>
        </w:numPr>
        <w:rPr>
          <w:ins w:id="5099" w:author="Andreas Kuehne" w:date="2019-05-31T12:40:00Z"/>
        </w:rPr>
      </w:pPr>
      <w:bookmarkStart w:id="5100" w:name="_Toc10206826"/>
      <w:ins w:id="5101" w:author="Andreas Kuehne" w:date="2019-05-31T12:40:00Z">
        <w:r>
          <w:t>OptionalOutputsSign – XML Syntax</w:t>
        </w:r>
        <w:bookmarkEnd w:id="5100"/>
      </w:ins>
    </w:p>
    <w:p w14:paraId="372966EB" w14:textId="77777777" w:rsidR="00A71F46" w:rsidRPr="5404FA76" w:rsidRDefault="00A71F46" w:rsidP="00A71F46">
      <w:pPr>
        <w:rPr>
          <w:ins w:id="5102" w:author="Andreas Kuehne" w:date="2019-05-31T12:40:00Z"/>
        </w:rPr>
      </w:pPr>
      <w:ins w:id="5103" w:author="Andreas Kuehne" w:date="2019-05-31T12:40:00Z">
        <w:r w:rsidRPr="0CCF9147">
          <w:t xml:space="preserve">The XML type </w:t>
        </w:r>
        <w:r w:rsidRPr="002062A5">
          <w:rPr>
            <w:rFonts w:ascii="Courier New" w:eastAsia="Courier New" w:hAnsi="Courier New" w:cs="Courier New"/>
          </w:rPr>
          <w:t>OptionalOutputsSignType</w:t>
        </w:r>
        <w:r w:rsidRPr="0CCF9147">
          <w:t xml:space="preserve"> SHALL implement the requirements defined in the </w:t>
        </w:r>
        <w:r w:rsidRPr="002062A5">
          <w:rPr>
            <w:rFonts w:ascii="Courier New" w:eastAsia="Courier New" w:hAnsi="Courier New" w:cs="Courier New"/>
          </w:rPr>
          <w:t>OptionalOutputsSign</w:t>
        </w:r>
        <w:r>
          <w:t xml:space="preserve"> </w:t>
        </w:r>
        <w:r w:rsidRPr="005A6FFD">
          <w:t>component.</w:t>
        </w:r>
      </w:ins>
    </w:p>
    <w:p w14:paraId="4A5E29A0" w14:textId="77777777" w:rsidR="00A71F46" w:rsidRDefault="00A71F46" w:rsidP="00A71F46">
      <w:pPr>
        <w:rPr>
          <w:ins w:id="5104" w:author="Andreas Kuehne" w:date="2019-05-31T12:40:00Z"/>
        </w:rPr>
      </w:pPr>
      <w:ins w:id="5105" w:author="Andreas Kuehne" w:date="2019-05-31T12:40:00Z">
        <w:r w:rsidRPr="005A6FFD">
          <w:rPr>
            <w:rFonts w:eastAsia="Arial"/>
          </w:rPr>
          <w:t xml:space="preserve">The </w:t>
        </w:r>
        <w:r w:rsidRPr="002062A5">
          <w:rPr>
            <w:rFonts w:ascii="Courier New" w:eastAsia="Courier New" w:hAnsi="Courier New" w:cs="Courier New"/>
          </w:rPr>
          <w:t>OptionalOutputsSignType</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196FBA51" w14:textId="77777777" w:rsidR="00A71F46" w:rsidRDefault="00A71F46" w:rsidP="00A71F46">
      <w:pPr>
        <w:pStyle w:val="Code"/>
        <w:rPr>
          <w:ins w:id="5106" w:author="Andreas Kuehne" w:date="2019-05-31T12:40:00Z"/>
        </w:rPr>
      </w:pPr>
      <w:ins w:id="5107"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OptionalOutputsSignType</w:t>
        </w:r>
        <w:r>
          <w:rPr>
            <w:color w:val="943634" w:themeColor="accent2" w:themeShade="BF"/>
          </w:rPr>
          <w:t>"</w:t>
        </w:r>
        <w:r>
          <w:rPr>
            <w:color w:val="31849B" w:themeColor="accent5" w:themeShade="BF"/>
          </w:rPr>
          <w:t>&gt;</w:t>
        </w:r>
      </w:ins>
    </w:p>
    <w:p w14:paraId="6E4B6B12" w14:textId="77777777" w:rsidR="00A71F46" w:rsidRDefault="00A71F46" w:rsidP="00A71F46">
      <w:pPr>
        <w:pStyle w:val="Code"/>
        <w:rPr>
          <w:ins w:id="5108" w:author="Andreas Kuehne" w:date="2019-05-31T12:40:00Z"/>
        </w:rPr>
      </w:pPr>
      <w:ins w:id="5109" w:author="Andreas Kuehne" w:date="2019-05-31T12:40:00Z">
        <w:r>
          <w:rPr>
            <w:color w:val="31849B" w:themeColor="accent5" w:themeShade="BF"/>
          </w:rPr>
          <w:t xml:space="preserve">  &lt;xs:complexContent&gt;</w:t>
        </w:r>
      </w:ins>
    </w:p>
    <w:p w14:paraId="5E5793D6" w14:textId="77777777" w:rsidR="00A71F46" w:rsidRDefault="00A71F46" w:rsidP="00A71F46">
      <w:pPr>
        <w:pStyle w:val="Code"/>
        <w:rPr>
          <w:ins w:id="5110" w:author="Andreas Kuehne" w:date="2019-05-31T12:40:00Z"/>
        </w:rPr>
      </w:pPr>
      <w:ins w:id="5111" w:author="Andreas Kuehne" w:date="2019-05-31T12:40:00Z">
        <w:r>
          <w:rPr>
            <w:color w:val="31849B" w:themeColor="accent5" w:themeShade="BF"/>
          </w:rPr>
          <w:t xml:space="preserve">    &lt;xs:extension</w:t>
        </w:r>
        <w:r>
          <w:rPr>
            <w:color w:val="943634" w:themeColor="accent2" w:themeShade="BF"/>
          </w:rPr>
          <w:t xml:space="preserve"> base="</w:t>
        </w:r>
        <w:r>
          <w:rPr>
            <w:color w:val="244061" w:themeColor="accent1" w:themeShade="80"/>
          </w:rPr>
          <w:t>dss2:OptionalOutputsBaseType</w:t>
        </w:r>
        <w:r>
          <w:rPr>
            <w:color w:val="943634" w:themeColor="accent2" w:themeShade="BF"/>
          </w:rPr>
          <w:t>"</w:t>
        </w:r>
        <w:r>
          <w:rPr>
            <w:color w:val="31849B" w:themeColor="accent5" w:themeShade="BF"/>
          </w:rPr>
          <w:t>&gt;</w:t>
        </w:r>
      </w:ins>
    </w:p>
    <w:p w14:paraId="60CF7426" w14:textId="77777777" w:rsidR="00A71F46" w:rsidRDefault="00A71F46" w:rsidP="00A71F46">
      <w:pPr>
        <w:pStyle w:val="Code"/>
        <w:rPr>
          <w:ins w:id="5112" w:author="Andreas Kuehne" w:date="2019-05-31T12:40:00Z"/>
        </w:rPr>
      </w:pPr>
      <w:ins w:id="5113" w:author="Andreas Kuehne" w:date="2019-05-31T12:40:00Z">
        <w:r>
          <w:rPr>
            <w:color w:val="31849B" w:themeColor="accent5" w:themeShade="BF"/>
          </w:rPr>
          <w:t xml:space="preserve">      &lt;xs:sequence&gt;</w:t>
        </w:r>
      </w:ins>
    </w:p>
    <w:p w14:paraId="11A7B5DE" w14:textId="77777777" w:rsidR="00A71F46" w:rsidRDefault="00A71F46" w:rsidP="00A71F46">
      <w:pPr>
        <w:pStyle w:val="Code"/>
        <w:rPr>
          <w:ins w:id="5114" w:author="Andreas Kuehne" w:date="2019-05-31T12:40:00Z"/>
        </w:rPr>
      </w:pPr>
      <w:ins w:id="5115"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DocumentWithSignature</w:t>
        </w:r>
        <w:r>
          <w:rPr>
            <w:color w:val="943634" w:themeColor="accent2" w:themeShade="BF"/>
          </w:rPr>
          <w:t>" type="</w:t>
        </w:r>
        <w:r>
          <w:rPr>
            <w:color w:val="244061" w:themeColor="accent1" w:themeShade="80"/>
          </w:rPr>
          <w:t>dss2:DocumentWithSignatureType</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69F8B3E1" w14:textId="77777777" w:rsidR="00A71F46" w:rsidRDefault="00A71F46" w:rsidP="00A71F46">
      <w:pPr>
        <w:pStyle w:val="Code"/>
        <w:rPr>
          <w:ins w:id="5116" w:author="Andreas Kuehne" w:date="2019-05-31T12:40:00Z"/>
        </w:rPr>
      </w:pPr>
      <w:ins w:id="5117" w:author="Andreas Kuehne" w:date="2019-05-31T12:40:00Z">
        <w:r>
          <w:rPr>
            <w:color w:val="31849B" w:themeColor="accent5" w:themeShade="BF"/>
          </w:rPr>
          <w:t xml:space="preserve">      &lt;/xs:sequence&gt;</w:t>
        </w:r>
      </w:ins>
    </w:p>
    <w:p w14:paraId="05199B5B" w14:textId="77777777" w:rsidR="00A71F46" w:rsidRDefault="00A71F46" w:rsidP="00A71F46">
      <w:pPr>
        <w:pStyle w:val="Code"/>
        <w:rPr>
          <w:ins w:id="5118" w:author="Andreas Kuehne" w:date="2019-05-31T12:40:00Z"/>
        </w:rPr>
      </w:pPr>
      <w:ins w:id="5119" w:author="Andreas Kuehne" w:date="2019-05-31T12:40:00Z">
        <w:r>
          <w:rPr>
            <w:color w:val="31849B" w:themeColor="accent5" w:themeShade="BF"/>
          </w:rPr>
          <w:t xml:space="preserve">    &lt;/xs:extension&gt;</w:t>
        </w:r>
      </w:ins>
    </w:p>
    <w:p w14:paraId="426992A7" w14:textId="77777777" w:rsidR="00A71F46" w:rsidRDefault="00A71F46" w:rsidP="00A71F46">
      <w:pPr>
        <w:pStyle w:val="Code"/>
        <w:rPr>
          <w:ins w:id="5120" w:author="Andreas Kuehne" w:date="2019-05-31T12:40:00Z"/>
        </w:rPr>
      </w:pPr>
      <w:ins w:id="5121" w:author="Andreas Kuehne" w:date="2019-05-31T12:40:00Z">
        <w:r>
          <w:rPr>
            <w:color w:val="31849B" w:themeColor="accent5" w:themeShade="BF"/>
          </w:rPr>
          <w:t xml:space="preserve">  &lt;/xs:complexContent&gt;</w:t>
        </w:r>
      </w:ins>
    </w:p>
    <w:p w14:paraId="672BEB08" w14:textId="77777777" w:rsidR="00A71F46" w:rsidRDefault="00A71F46" w:rsidP="00A71F46">
      <w:pPr>
        <w:pStyle w:val="Code"/>
        <w:rPr>
          <w:ins w:id="5122" w:author="Andreas Kuehne" w:date="2019-05-31T12:40:00Z"/>
        </w:rPr>
      </w:pPr>
      <w:ins w:id="5123" w:author="Andreas Kuehne" w:date="2019-05-31T12:40:00Z">
        <w:r>
          <w:rPr>
            <w:color w:val="31849B" w:themeColor="accent5" w:themeShade="BF"/>
          </w:rPr>
          <w:t>&lt;/xs:complexType&gt;</w:t>
        </w:r>
      </w:ins>
    </w:p>
    <w:p w14:paraId="1AE46DFF" w14:textId="77777777" w:rsidR="00A71F46" w:rsidRDefault="00A71F46" w:rsidP="00A71F46">
      <w:pPr>
        <w:spacing w:line="259" w:lineRule="auto"/>
        <w:rPr>
          <w:ins w:id="5124" w:author="Andreas Kuehne" w:date="2019-05-31T12:40:00Z"/>
        </w:rPr>
      </w:pPr>
      <w:ins w:id="5125" w:author="Andreas Kuehne" w:date="2019-05-31T12:40:00Z">
        <w:r>
          <w:t>Each child element of</w:t>
        </w:r>
        <w:r w:rsidRPr="71C71F8C">
          <w:t xml:space="preserve"> </w:t>
        </w:r>
        <w:r w:rsidRPr="002062A5">
          <w:rPr>
            <w:rFonts w:ascii="Courier New" w:eastAsia="Courier New" w:hAnsi="Courier New" w:cs="Courier New"/>
          </w:rPr>
          <w:t>OptionalOutputsSignType</w:t>
        </w:r>
        <w:r w:rsidRPr="71C71F8C">
          <w:t xml:space="preserve"> </w:t>
        </w:r>
        <w:r>
          <w:t xml:space="preserve">XML element SHALL implement in XML syntax the sub-component that has a name equal to its local name. </w:t>
        </w:r>
      </w:ins>
      <w:customXmlInsRangeStart w:id="5126" w:author="Andreas Kuehne" w:date="2019-05-31T12:40:00Z"/>
      <w:sdt>
        <w:sdtPr>
          <w:tag w:val="dss2-OptionalOutputsSignType.-xmlSchema"/>
          <w:id w:val="1993667608"/>
          <w:showingPlcHdr/>
        </w:sdtPr>
        <w:sdtEndPr/>
        <w:sdtContent>
          <w:customXmlInsRangeEnd w:id="5126"/>
          <w:ins w:id="5127" w:author="Andreas Kuehne" w:date="2019-05-31T12:40:00Z">
            <w:r>
              <w:rPr>
                <w:color w:val="19D131"/>
              </w:rPr>
              <w:t>[component OptionalOutputsSign XML schema details]</w:t>
            </w:r>
          </w:ins>
          <w:customXmlInsRangeStart w:id="5128" w:author="Andreas Kuehne" w:date="2019-05-31T12:40:00Z"/>
        </w:sdtContent>
      </w:sdt>
      <w:customXmlInsRangeEnd w:id="5128"/>
    </w:p>
    <w:p w14:paraId="485C8C2E" w14:textId="77777777" w:rsidR="00A71F46" w:rsidRDefault="00A71F46" w:rsidP="00A71F46">
      <w:pPr>
        <w:pStyle w:val="berschrift3"/>
        <w:numPr>
          <w:ilvl w:val="2"/>
          <w:numId w:val="3"/>
        </w:numPr>
        <w:rPr>
          <w:ins w:id="5129" w:author="Andreas Kuehne" w:date="2019-05-31T12:40:00Z"/>
        </w:rPr>
      </w:pPr>
      <w:bookmarkStart w:id="5130" w:name="_Toc10206827"/>
      <w:ins w:id="5131" w:author="Andreas Kuehne" w:date="2019-05-31T12:40:00Z">
        <w:r>
          <w:t>Component OptionalOutputsVerify</w:t>
        </w:r>
        <w:bookmarkEnd w:id="5130"/>
      </w:ins>
    </w:p>
    <w:p w14:paraId="217A9190" w14:textId="77777777" w:rsidR="00A71F46" w:rsidRDefault="001A1734" w:rsidP="00A71F46">
      <w:pPr>
        <w:rPr>
          <w:ins w:id="5132" w:author="Andreas Kuehne" w:date="2019-05-31T12:40:00Z"/>
        </w:rPr>
      </w:pPr>
      <w:customXmlInsRangeStart w:id="5133" w:author="Andreas Kuehne" w:date="2019-05-31T12:40:00Z"/>
      <w:sdt>
        <w:sdtPr>
          <w:tag w:val="dss2-OptionalOutputsVerifyType.-normative"/>
          <w:id w:val="-1501493734"/>
        </w:sdtPr>
        <w:sdtEndPr/>
        <w:sdtContent>
          <w:customXmlInsRangeEnd w:id="5133"/>
          <w:ins w:id="5134" w:author="Andreas Kuehne" w:date="2019-05-31T12:40:00Z">
            <w:r w:rsidR="00A71F46" w:rsidRPr="003A06D0">
              <w:rPr>
                <w:color w:val="19D131"/>
                <w:lang w:val="en-GB"/>
              </w:rPr>
              <w:t xml:space="preserve">The </w:t>
            </w:r>
            <w:r w:rsidR="00A71F46" w:rsidRPr="003A06D0">
              <w:rPr>
                <w:rFonts w:ascii="Courier New" w:eastAsia="Courier New" w:hAnsi="Courier New" w:cs="Courier New"/>
                <w:lang w:val="en-GB"/>
              </w:rPr>
              <w:t>OptionalOutputsVerify</w:t>
            </w:r>
            <w:r w:rsidR="00A71F46" w:rsidRPr="003A06D0">
              <w:rPr>
                <w:color w:val="19D131"/>
                <w:lang w:val="en-GB"/>
              </w:rPr>
              <w:t xml:space="preserve"> component defines a set of additional outputs associated with the processing of a verification request.</w:t>
            </w:r>
          </w:ins>
          <w:customXmlInsRangeStart w:id="5135" w:author="Andreas Kuehne" w:date="2019-05-31T12:40:00Z"/>
        </w:sdtContent>
      </w:sdt>
      <w:customXmlInsRangeEnd w:id="5135"/>
    </w:p>
    <w:p w14:paraId="762EF469" w14:textId="77777777" w:rsidR="00A71F46" w:rsidRDefault="00A71F46" w:rsidP="00A71F46">
      <w:pPr>
        <w:rPr>
          <w:ins w:id="5136" w:author="Andreas Kuehne" w:date="2019-05-31T12:40:00Z"/>
        </w:rPr>
      </w:pPr>
      <w:ins w:id="5137" w:author="Andreas Kuehne" w:date="2019-05-31T12:40:00Z">
        <w:r>
          <w:t xml:space="preserve">This components extends the component </w:t>
        </w:r>
        <w:r>
          <w:fldChar w:fldCharType="begin"/>
        </w:r>
        <w:r>
          <w:instrText xml:space="preserve"> REF _RefComp66F5F9F8 \r \h </w:instrText>
        </w:r>
      </w:ins>
      <w:ins w:id="5138" w:author="Andreas Kuehne" w:date="2019-05-31T12:40:00Z">
        <w:r>
          <w:fldChar w:fldCharType="separate"/>
        </w:r>
        <w:r>
          <w:rPr>
            <w:rStyle w:val="Datatype"/>
            <w:rFonts w:eastAsia="Courier New" w:cs="Courier New"/>
          </w:rPr>
          <w:t>OptionalOutputsBase</w:t>
        </w:r>
        <w:r>
          <w:fldChar w:fldCharType="end"/>
        </w:r>
        <w:r>
          <w:t>. The inherited sub-components are not repeated here.</w:t>
        </w:r>
      </w:ins>
    </w:p>
    <w:p w14:paraId="02635BB5" w14:textId="77777777" w:rsidR="00A71F46" w:rsidRDefault="00A71F46" w:rsidP="00A71F46">
      <w:pPr>
        <w:rPr>
          <w:ins w:id="5139" w:author="Andreas Kuehne" w:date="2019-05-31T12:40:00Z"/>
        </w:rPr>
      </w:pPr>
      <w:ins w:id="5140" w:author="Andreas Kuehne" w:date="2019-05-31T12:40:00Z">
        <w:r>
          <w:t>Below follows a list of the sub-components that constitute this component:</w:t>
        </w:r>
      </w:ins>
    </w:p>
    <w:p w14:paraId="38C1D019" w14:textId="77777777" w:rsidR="00A71F46" w:rsidRDefault="00A71F46" w:rsidP="00A71F46">
      <w:pPr>
        <w:pStyle w:val="Member"/>
        <w:rPr>
          <w:ins w:id="5141" w:author="Andreas Kuehne" w:date="2019-05-31T12:40:00Z"/>
        </w:rPr>
      </w:pPr>
      <w:ins w:id="5142" w:author="Andreas Kuehne" w:date="2019-05-31T12:40:00Z">
        <w:r>
          <w:t xml:space="preserve">The OPTIONAL </w:t>
        </w:r>
        <w:r w:rsidRPr="35C1378D">
          <w:rPr>
            <w:rStyle w:val="Datatype"/>
          </w:rPr>
          <w:t>VerifyManifestResults</w:t>
        </w:r>
        <w:r>
          <w:t xml:space="preserve"> element, if present, MUST contain a sub-component. A given element MUST satisfy the requirements specified in this document in section </w:t>
        </w:r>
        <w:r>
          <w:fldChar w:fldCharType="begin"/>
        </w:r>
        <w:r>
          <w:instrText xml:space="preserve"> REF _RefCompE4381A2D \r \h </w:instrText>
        </w:r>
      </w:ins>
      <w:ins w:id="5143" w:author="Andreas Kuehne" w:date="2019-05-31T12:40:00Z">
        <w:r>
          <w:fldChar w:fldCharType="separate"/>
        </w:r>
        <w:r>
          <w:rPr>
            <w:rStyle w:val="Datatype"/>
            <w:rFonts w:eastAsia="Courier New" w:cs="Courier New"/>
          </w:rPr>
          <w:t>VerifyManifestResults</w:t>
        </w:r>
        <w:r>
          <w:fldChar w:fldCharType="end"/>
        </w:r>
        <w:r>
          <w:t xml:space="preserve">. </w:t>
        </w:r>
      </w:ins>
      <w:customXmlInsRangeStart w:id="5144" w:author="Andreas Kuehne" w:date="2019-05-31T12:40:00Z"/>
      <w:sdt>
        <w:sdtPr>
          <w:alias w:val="dss2-OptionalOutputsVerifyType.result"/>
          <w:tag w:val="dss2-OptionalOutputsVerifyType.VerifyManifestResults"/>
          <w:id w:val="1750081588"/>
          <w:showingPlcHdr/>
        </w:sdtPr>
        <w:sdtEndPr/>
        <w:sdtContent>
          <w:customXmlInsRangeEnd w:id="5144"/>
          <w:ins w:id="5145" w:author="Andreas Kuehne" w:date="2019-05-31T12:40:00Z">
            <w:r>
              <w:rPr>
                <w:color w:val="19D131"/>
              </w:rPr>
              <w:t>[sub component VerifyManifestResults details]</w:t>
            </w:r>
          </w:ins>
          <w:customXmlInsRangeStart w:id="5146" w:author="Andreas Kuehne" w:date="2019-05-31T12:40:00Z"/>
        </w:sdtContent>
      </w:sdt>
      <w:customXmlInsRangeEnd w:id="5146"/>
    </w:p>
    <w:p w14:paraId="7E592267" w14:textId="77777777" w:rsidR="00A71F46" w:rsidRDefault="00A71F46" w:rsidP="00A71F46">
      <w:pPr>
        <w:pStyle w:val="Member"/>
        <w:rPr>
          <w:ins w:id="5147" w:author="Andreas Kuehne" w:date="2019-05-31T12:40:00Z"/>
        </w:rPr>
      </w:pPr>
      <w:ins w:id="5148" w:author="Andreas Kuehne" w:date="2019-05-31T12:40:00Z">
        <w:r>
          <w:t xml:space="preserve">The OPTIONAL </w:t>
        </w:r>
        <w:r w:rsidRPr="35C1378D">
          <w:rPr>
            <w:rStyle w:val="Datatype"/>
          </w:rPr>
          <w:t>SigningTimeInfo</w:t>
        </w:r>
        <w:r>
          <w:t xml:space="preserve"> element, if present, MUST contain a sub-component. A given element MUST satisfy the requirements specified in this document in section </w:t>
        </w:r>
        <w:r>
          <w:fldChar w:fldCharType="begin"/>
        </w:r>
        <w:r>
          <w:instrText xml:space="preserve"> REF _RefComp02F13485 \r \h </w:instrText>
        </w:r>
      </w:ins>
      <w:ins w:id="5149" w:author="Andreas Kuehne" w:date="2019-05-31T12:40:00Z">
        <w:r>
          <w:fldChar w:fldCharType="separate"/>
        </w:r>
        <w:r>
          <w:rPr>
            <w:rStyle w:val="Datatype"/>
            <w:rFonts w:eastAsia="Courier New" w:cs="Courier New"/>
          </w:rPr>
          <w:t>SigningTimeInfo</w:t>
        </w:r>
        <w:r>
          <w:fldChar w:fldCharType="end"/>
        </w:r>
        <w:r>
          <w:t xml:space="preserve">. </w:t>
        </w:r>
      </w:ins>
      <w:customXmlInsRangeStart w:id="5150" w:author="Andreas Kuehne" w:date="2019-05-31T12:40:00Z"/>
      <w:sdt>
        <w:sdtPr>
          <w:alias w:val="dss2-OptionalOutputsVerifyType.signingTimeInfo"/>
          <w:tag w:val="dss2-OptionalOutputsVerifyType.SigningTimeInfo"/>
          <w:id w:val="-1034026903"/>
        </w:sdtPr>
        <w:sdtEndPr/>
        <w:sdtContent>
          <w:customXmlInsRangeEnd w:id="5150"/>
          <w:ins w:id="5151" w:author="Andreas Kuehne" w:date="2019-05-31T12:40:00Z">
            <w:r w:rsidRPr="003A06D0">
              <w:rPr>
                <w:color w:val="19D131"/>
                <w:lang w:val="en-GB"/>
              </w:rPr>
              <w:t xml:space="preserve">The </w:t>
            </w:r>
            <w:r w:rsidRPr="003A06D0">
              <w:rPr>
                <w:rStyle w:val="Datatype"/>
                <w:lang w:val="en-GB"/>
              </w:rPr>
              <w:t>SigningTimeInfo</w:t>
            </w:r>
            <w:r w:rsidRPr="003A06D0">
              <w:rPr>
                <w:color w:val="19D131"/>
                <w:lang w:val="en-GB"/>
              </w:rPr>
              <w:t xml:space="preserve"> element returns the signature’s creation date and time. When there's no way for the server to determine the signing time, the server MUST omit this element.</w:t>
            </w:r>
          </w:ins>
          <w:customXmlInsRangeStart w:id="5152" w:author="Andreas Kuehne" w:date="2019-05-31T12:40:00Z"/>
        </w:sdtContent>
      </w:sdt>
      <w:customXmlInsRangeEnd w:id="5152"/>
    </w:p>
    <w:p w14:paraId="3C89B9A9" w14:textId="77777777" w:rsidR="00A71F46" w:rsidRDefault="00A71F46" w:rsidP="00A71F46">
      <w:pPr>
        <w:pStyle w:val="Member"/>
        <w:rPr>
          <w:ins w:id="5153" w:author="Andreas Kuehne" w:date="2019-05-31T12:40:00Z"/>
        </w:rPr>
      </w:pPr>
      <w:ins w:id="5154" w:author="Andreas Kuehne" w:date="2019-05-31T12:40:00Z">
        <w:r>
          <w:t xml:space="preserve">The OPTIONAL </w:t>
        </w:r>
        <w:r w:rsidRPr="35C1378D">
          <w:rPr>
            <w:rStyle w:val="Datatype"/>
          </w:rPr>
          <w:t>VerificationTimeInfo</w:t>
        </w:r>
        <w:r>
          <w:t xml:space="preserve"> element, if present, MUST contain a sub-component. A given element MUST satisfy the requirements specified in this document in section </w:t>
        </w:r>
        <w:r>
          <w:fldChar w:fldCharType="begin"/>
        </w:r>
        <w:r>
          <w:instrText xml:space="preserve"> REF _RefCompADA9612D \r \h </w:instrText>
        </w:r>
      </w:ins>
      <w:ins w:id="5155" w:author="Andreas Kuehne" w:date="2019-05-31T12:40:00Z">
        <w:r>
          <w:fldChar w:fldCharType="separate"/>
        </w:r>
        <w:r>
          <w:rPr>
            <w:rStyle w:val="Datatype"/>
            <w:rFonts w:eastAsia="Courier New" w:cs="Courier New"/>
          </w:rPr>
          <w:t>VerificationTimeInfo</w:t>
        </w:r>
        <w:r>
          <w:fldChar w:fldCharType="end"/>
        </w:r>
        <w:r>
          <w:t xml:space="preserve">. </w:t>
        </w:r>
      </w:ins>
      <w:customXmlInsRangeStart w:id="5156" w:author="Andreas Kuehne" w:date="2019-05-31T12:40:00Z"/>
      <w:sdt>
        <w:sdtPr>
          <w:alias w:val="dss2-OptionalOutputsVerifyType.verificationTimeInfo"/>
          <w:tag w:val="dss2-OptionalOutputsVerifyType.VerificationTimeInfo"/>
          <w:id w:val="222963986"/>
        </w:sdtPr>
        <w:sdtEndPr/>
        <w:sdtContent>
          <w:customXmlInsRangeEnd w:id="5156"/>
          <w:ins w:id="5157" w:author="Andreas Kuehne" w:date="2019-05-31T12:40:00Z">
            <w:r w:rsidRPr="003A06D0">
              <w:rPr>
                <w:color w:val="19D131"/>
                <w:lang w:val="en-GB"/>
              </w:rPr>
              <w:t xml:space="preserve">In addition to the verification time, the server MAY include in the </w:t>
            </w:r>
            <w:r w:rsidRPr="003A06D0">
              <w:rPr>
                <w:rStyle w:val="Datatype"/>
                <w:lang w:val="en-GB"/>
              </w:rPr>
              <w:t>VerificationTimeInfo</w:t>
            </w:r>
            <w:r w:rsidRPr="003A06D0">
              <w:rPr>
                <w:color w:val="19D131"/>
                <w:lang w:val="en-GB"/>
              </w:rPr>
              <w:t xml:space="preserve"> element any other relevant time instants that may have been used when determining the verification time or that may be useful for its qualification.</w:t>
            </w:r>
          </w:ins>
          <w:customXmlInsRangeStart w:id="5158" w:author="Andreas Kuehne" w:date="2019-05-31T12:40:00Z"/>
        </w:sdtContent>
      </w:sdt>
      <w:customXmlInsRangeEnd w:id="5158"/>
    </w:p>
    <w:p w14:paraId="0AA46622" w14:textId="77777777" w:rsidR="00A71F46" w:rsidRDefault="00A71F46" w:rsidP="00A71F46">
      <w:pPr>
        <w:pStyle w:val="Member"/>
        <w:rPr>
          <w:ins w:id="5159" w:author="Andreas Kuehne" w:date="2019-05-31T12:40:00Z"/>
        </w:rPr>
      </w:pPr>
      <w:ins w:id="5160" w:author="Andreas Kuehne" w:date="2019-05-31T12:40:00Z">
        <w:r>
          <w:t xml:space="preserve">The OPTIONAL </w:t>
        </w:r>
        <w:r w:rsidRPr="35C1378D">
          <w:rPr>
            <w:rStyle w:val="Datatype"/>
          </w:rPr>
          <w:t>ProcessingDetails</w:t>
        </w:r>
        <w:r>
          <w:t xml:space="preserve"> element, if present, MUST contain a sub-component. A given element MUST satisfy the requirements specified in this document in section </w:t>
        </w:r>
        <w:r>
          <w:fldChar w:fldCharType="begin"/>
        </w:r>
        <w:r>
          <w:instrText xml:space="preserve"> REF _RefCompE64F9E9A \r \h </w:instrText>
        </w:r>
      </w:ins>
      <w:ins w:id="5161" w:author="Andreas Kuehne" w:date="2019-05-31T12:40:00Z">
        <w:r>
          <w:fldChar w:fldCharType="separate"/>
        </w:r>
        <w:r>
          <w:rPr>
            <w:rStyle w:val="Datatype"/>
            <w:rFonts w:eastAsia="Courier New" w:cs="Courier New"/>
          </w:rPr>
          <w:t>ProcessingDetails</w:t>
        </w:r>
        <w:r>
          <w:fldChar w:fldCharType="end"/>
        </w:r>
        <w:r>
          <w:t xml:space="preserve">. </w:t>
        </w:r>
      </w:ins>
      <w:customXmlInsRangeStart w:id="5162" w:author="Andreas Kuehne" w:date="2019-05-31T12:40:00Z"/>
      <w:sdt>
        <w:sdtPr>
          <w:alias w:val="dss2-OptionalOutputsVerifyType.procDetails"/>
          <w:tag w:val="dss2-OptionalOutputsVerifyType.ProcessingDetails"/>
          <w:id w:val="-148836403"/>
        </w:sdtPr>
        <w:sdtEndPr/>
        <w:sdtContent>
          <w:customXmlInsRangeEnd w:id="5162"/>
          <w:ins w:id="5163" w:author="Andreas Kuehne" w:date="2019-05-31T12:40:00Z">
            <w:r w:rsidRPr="003A06D0">
              <w:rPr>
                <w:color w:val="19D131"/>
                <w:lang w:val="en-GB"/>
              </w:rPr>
              <w:t xml:space="preserve">The </w:t>
            </w:r>
            <w:r w:rsidRPr="003A06D0">
              <w:rPr>
                <w:rStyle w:val="Datatype"/>
                <w:lang w:val="en-GB"/>
              </w:rPr>
              <w:t>ProcessingDetails</w:t>
            </w:r>
            <w:r w:rsidRPr="003A06D0">
              <w:rPr>
                <w:color w:val="19D131"/>
                <w:lang w:val="en-GB"/>
              </w:rPr>
              <w:t xml:space="preserve"> element elaborates on what signature verification steps succeeded or failed.</w:t>
            </w:r>
          </w:ins>
          <w:customXmlInsRangeStart w:id="5164" w:author="Andreas Kuehne" w:date="2019-05-31T12:40:00Z"/>
        </w:sdtContent>
      </w:sdt>
      <w:customXmlInsRangeEnd w:id="5164"/>
    </w:p>
    <w:p w14:paraId="5FEEE2BE" w14:textId="77777777" w:rsidR="00A71F46" w:rsidRDefault="00A71F46" w:rsidP="00A71F46">
      <w:pPr>
        <w:pStyle w:val="Member"/>
        <w:rPr>
          <w:ins w:id="5165" w:author="Andreas Kuehne" w:date="2019-05-31T12:40:00Z"/>
        </w:rPr>
      </w:pPr>
      <w:ins w:id="5166" w:author="Andreas Kuehne" w:date="2019-05-31T12:40:00Z">
        <w:r>
          <w:t xml:space="preserve">The OPTIONAL </w:t>
        </w:r>
        <w:r w:rsidRPr="35C1378D">
          <w:rPr>
            <w:rStyle w:val="Datatype"/>
          </w:rPr>
          <w:t>SignerIdentity</w:t>
        </w:r>
        <w:r>
          <w:t xml:space="preserve"> element, if present, MUST contain a sub-component. A given element MUST satisfy the requirements specified in section </w:t>
        </w:r>
        <w:r>
          <w:fldChar w:fldCharType="begin"/>
        </w:r>
        <w:r>
          <w:instrText xml:space="preserve"> REF _RefComp26F1F54E \r \h </w:instrText>
        </w:r>
      </w:ins>
      <w:ins w:id="5167" w:author="Andreas Kuehne" w:date="2019-05-31T12:40:00Z">
        <w:r>
          <w:fldChar w:fldCharType="separate"/>
        </w:r>
        <w:r>
          <w:rPr>
            <w:rStyle w:val="Datatype"/>
            <w:rFonts w:eastAsia="Courier New" w:cs="Courier New"/>
          </w:rPr>
          <w:t>NameID</w:t>
        </w:r>
        <w:r>
          <w:fldChar w:fldCharType="end"/>
        </w:r>
        <w:r>
          <w:t xml:space="preserve">. </w:t>
        </w:r>
      </w:ins>
      <w:customXmlInsRangeStart w:id="5168" w:author="Andreas Kuehne" w:date="2019-05-31T12:40:00Z"/>
      <w:sdt>
        <w:sdtPr>
          <w:alias w:val="dss2-OptionalOutputsVerifyType.signerIdentity"/>
          <w:tag w:val="dss2-OptionalOutputsVerifyType.SignerIdentity"/>
          <w:id w:val="97835815"/>
        </w:sdtPr>
        <w:sdtEndPr/>
        <w:sdtContent>
          <w:customXmlInsRangeEnd w:id="5168"/>
          <w:ins w:id="5169" w:author="Andreas Kuehne" w:date="2019-05-31T12:40:00Z">
            <w:r w:rsidRPr="003A06D0">
              <w:rPr>
                <w:color w:val="19D131"/>
                <w:lang w:val="en-GB"/>
              </w:rPr>
              <w:t xml:space="preserve">The </w:t>
            </w:r>
            <w:r w:rsidRPr="003A06D0">
              <w:rPr>
                <w:rStyle w:val="Datatype"/>
                <w:lang w:val="en-GB"/>
              </w:rPr>
              <w:t>SignerIdentity</w:t>
            </w:r>
            <w:r w:rsidRPr="003A06D0">
              <w:rPr>
                <w:color w:val="19D131"/>
                <w:lang w:val="en-GB"/>
              </w:rPr>
              <w:t xml:space="preserve"> element contains an indication of who performed the signature.</w:t>
            </w:r>
          </w:ins>
          <w:customXmlInsRangeStart w:id="5170" w:author="Andreas Kuehne" w:date="2019-05-31T12:40:00Z"/>
        </w:sdtContent>
      </w:sdt>
      <w:customXmlInsRangeEnd w:id="5170"/>
    </w:p>
    <w:p w14:paraId="6A7D7C4C" w14:textId="77777777" w:rsidR="00A71F46" w:rsidRDefault="00A71F46" w:rsidP="00A71F46">
      <w:pPr>
        <w:pStyle w:val="Member"/>
        <w:rPr>
          <w:ins w:id="5171" w:author="Andreas Kuehne" w:date="2019-05-31T12:40:00Z"/>
        </w:rPr>
      </w:pPr>
      <w:ins w:id="5172" w:author="Andreas Kuehne" w:date="2019-05-31T12:40:00Z">
        <w:r>
          <w:t xml:space="preserve">The OPTIONAL </w:t>
        </w:r>
        <w:r w:rsidRPr="35C1378D">
          <w:rPr>
            <w:rStyle w:val="Datatype"/>
          </w:rPr>
          <w:t>AugmentedSignature</w:t>
        </w:r>
        <w:r>
          <w:t xml:space="preserve"> element, if present, MAY occur zero or more times containing a sub-component. If present each instance MUST satisfy the requirements specified in this document in section </w:t>
        </w:r>
        <w:r>
          <w:fldChar w:fldCharType="begin"/>
        </w:r>
        <w:r>
          <w:instrText xml:space="preserve"> REF _RefCompD541428D \r \h </w:instrText>
        </w:r>
      </w:ins>
      <w:ins w:id="5173" w:author="Andreas Kuehne" w:date="2019-05-31T12:40:00Z">
        <w:r>
          <w:fldChar w:fldCharType="separate"/>
        </w:r>
        <w:r>
          <w:rPr>
            <w:rStyle w:val="Datatype"/>
            <w:rFonts w:eastAsia="Courier New" w:cs="Courier New"/>
          </w:rPr>
          <w:t>AugmentedSignature</w:t>
        </w:r>
        <w:r>
          <w:fldChar w:fldCharType="end"/>
        </w:r>
        <w:r>
          <w:t xml:space="preserve">. </w:t>
        </w:r>
      </w:ins>
      <w:customXmlInsRangeStart w:id="5174" w:author="Andreas Kuehne" w:date="2019-05-31T12:40:00Z"/>
      <w:sdt>
        <w:sdtPr>
          <w:alias w:val="dss2-OptionalOutputsVerifyType.augSig"/>
          <w:tag w:val="dss2-OptionalOutputsVerifyType.AugmentedSignature"/>
          <w:id w:val="-862580897"/>
        </w:sdtPr>
        <w:sdtEndPr/>
        <w:sdtContent>
          <w:customXmlInsRangeEnd w:id="5174"/>
          <w:ins w:id="5175" w:author="Andreas Kuehne" w:date="2019-05-31T12:40:00Z">
            <w:r w:rsidRPr="003A06D0">
              <w:rPr>
                <w:color w:val="19D131"/>
                <w:lang w:val="en-GB"/>
              </w:rPr>
              <w:t>This element contains the processed signature.</w:t>
            </w:r>
          </w:ins>
          <w:customXmlInsRangeStart w:id="5176" w:author="Andreas Kuehne" w:date="2019-05-31T12:40:00Z"/>
        </w:sdtContent>
      </w:sdt>
      <w:customXmlInsRangeEnd w:id="5176"/>
    </w:p>
    <w:p w14:paraId="6B165150" w14:textId="77777777" w:rsidR="00A71F46" w:rsidRDefault="00A71F46" w:rsidP="00A71F46">
      <w:pPr>
        <w:pStyle w:val="Member"/>
        <w:rPr>
          <w:ins w:id="5177" w:author="Andreas Kuehne" w:date="2019-05-31T12:40:00Z"/>
        </w:rPr>
      </w:pPr>
      <w:ins w:id="5178" w:author="Andreas Kuehne" w:date="2019-05-31T12:40:00Z">
        <w:r>
          <w:t xml:space="preserve">The OPTIONAL </w:t>
        </w:r>
        <w:r w:rsidRPr="35C1378D">
          <w:rPr>
            <w:rStyle w:val="Datatype"/>
          </w:rPr>
          <w:t>TimestampedSignature</w:t>
        </w:r>
        <w:r>
          <w:t xml:space="preserve"> element, if present, MAY occur zero or more times containing a sub-component. If present each instance MUST satisfy the requirements specified in this document in section </w:t>
        </w:r>
        <w:r>
          <w:fldChar w:fldCharType="begin"/>
        </w:r>
        <w:r>
          <w:instrText xml:space="preserve"> REF _RefCompD541428D \r \h </w:instrText>
        </w:r>
      </w:ins>
      <w:ins w:id="5179" w:author="Andreas Kuehne" w:date="2019-05-31T12:40:00Z">
        <w:r>
          <w:fldChar w:fldCharType="separate"/>
        </w:r>
        <w:r>
          <w:rPr>
            <w:rStyle w:val="Datatype"/>
            <w:rFonts w:eastAsia="Courier New" w:cs="Courier New"/>
          </w:rPr>
          <w:t>AugmentedSignature</w:t>
        </w:r>
        <w:r>
          <w:fldChar w:fldCharType="end"/>
        </w:r>
        <w:r>
          <w:t xml:space="preserve">. </w:t>
        </w:r>
      </w:ins>
      <w:customXmlInsRangeStart w:id="5180" w:author="Andreas Kuehne" w:date="2019-05-31T12:40:00Z"/>
      <w:sdt>
        <w:sdtPr>
          <w:alias w:val="dss2-OptionalOutputsVerifyType.timestampedSig"/>
          <w:tag w:val="dss2-OptionalOutputsVerifyType.TimestampedSignature"/>
          <w:id w:val="-11302488"/>
        </w:sdtPr>
        <w:sdtEndPr/>
        <w:sdtContent>
          <w:customXmlInsRangeEnd w:id="5180"/>
          <w:ins w:id="5181" w:author="Andreas Kuehne" w:date="2019-05-31T12:40:00Z">
            <w:r w:rsidRPr="003A06D0">
              <w:rPr>
                <w:color w:val="19D131"/>
                <w:lang w:val="en-GB"/>
              </w:rPr>
              <w:t xml:space="preserve">The </w:t>
            </w:r>
            <w:r w:rsidRPr="003A06D0">
              <w:rPr>
                <w:rStyle w:val="Datatype"/>
                <w:lang w:val="en-GB"/>
              </w:rPr>
              <w:t>TimestampedSignature</w:t>
            </w:r>
            <w:r w:rsidRPr="003A06D0">
              <w:rPr>
                <w:color w:val="19D131"/>
                <w:lang w:val="en-GB"/>
              </w:rPr>
              <w:t xml:space="preserve"> element contains the returned timestamped signature.</w:t>
            </w:r>
          </w:ins>
          <w:customXmlInsRangeStart w:id="5182" w:author="Andreas Kuehne" w:date="2019-05-31T12:40:00Z"/>
        </w:sdtContent>
      </w:sdt>
      <w:customXmlInsRangeEnd w:id="5182"/>
    </w:p>
    <w:p w14:paraId="523A64DF" w14:textId="77777777" w:rsidR="00A71F46" w:rsidRDefault="00A71F46" w:rsidP="00A71F46">
      <w:pPr>
        <w:pStyle w:val="Non-normativeCommentHeading"/>
        <w:rPr>
          <w:ins w:id="5183" w:author="Andreas Kuehne" w:date="2019-05-31T12:40:00Z"/>
        </w:rPr>
      </w:pPr>
      <w:ins w:id="5184" w:author="Andreas Kuehne" w:date="2019-05-31T12:40:00Z">
        <w:r>
          <w:t>Non-normative Comment:</w:t>
        </w:r>
      </w:ins>
    </w:p>
    <w:p w14:paraId="253C8DC3" w14:textId="77777777" w:rsidR="00A71F46" w:rsidRDefault="001A1734" w:rsidP="00A71F46">
      <w:pPr>
        <w:pStyle w:val="Non-normativeComment"/>
        <w:rPr>
          <w:ins w:id="5185" w:author="Andreas Kuehne" w:date="2019-05-31T12:40:00Z"/>
        </w:rPr>
      </w:pPr>
      <w:customXmlInsRangeStart w:id="5186" w:author="Andreas Kuehne" w:date="2019-05-31T12:40:00Z"/>
      <w:sdt>
        <w:sdtPr>
          <w:tag w:val="dss2-OptionalOutputsVerifyType.-nonNormative"/>
          <w:id w:val="1044646249"/>
          <w:showingPlcHdr/>
        </w:sdtPr>
        <w:sdtEndPr/>
        <w:sdtContent>
          <w:customXmlInsRangeEnd w:id="5186"/>
          <w:ins w:id="5187" w:author="Andreas Kuehne" w:date="2019-05-31T12:40:00Z">
            <w:r w:rsidR="00A71F46">
              <w:rPr>
                <w:color w:val="19D131"/>
              </w:rPr>
              <w:t>[component OptionalOutputsVerify non normative details]</w:t>
            </w:r>
          </w:ins>
          <w:customXmlInsRangeStart w:id="5188" w:author="Andreas Kuehne" w:date="2019-05-31T12:40:00Z"/>
        </w:sdtContent>
      </w:sdt>
      <w:customXmlInsRangeEnd w:id="5188"/>
    </w:p>
    <w:p w14:paraId="1F174802" w14:textId="77777777" w:rsidR="00A71F46" w:rsidRDefault="00A71F46" w:rsidP="00A71F46">
      <w:pPr>
        <w:pStyle w:val="berschrift4"/>
        <w:numPr>
          <w:ilvl w:val="3"/>
          <w:numId w:val="3"/>
        </w:numPr>
        <w:rPr>
          <w:ins w:id="5189" w:author="Andreas Kuehne" w:date="2019-05-31T12:40:00Z"/>
        </w:rPr>
      </w:pPr>
      <w:bookmarkStart w:id="5190" w:name="_Toc10206828"/>
      <w:ins w:id="5191" w:author="Andreas Kuehne" w:date="2019-05-31T12:40:00Z">
        <w:r>
          <w:t>OptionalOutputsVerify – JSON Syntax</w:t>
        </w:r>
        <w:bookmarkEnd w:id="5190"/>
      </w:ins>
    </w:p>
    <w:p w14:paraId="5B324A38" w14:textId="77777777" w:rsidR="00A71F46" w:rsidRPr="0248A3D1" w:rsidRDefault="00A71F46" w:rsidP="00A71F46">
      <w:pPr>
        <w:rPr>
          <w:ins w:id="5192" w:author="Andreas Kuehne" w:date="2019-05-31T12:40:00Z"/>
        </w:rPr>
      </w:pPr>
      <w:ins w:id="5193" w:author="Andreas Kuehne" w:date="2019-05-31T12:40:00Z">
        <w:r w:rsidRPr="002062A5">
          <w:rPr>
            <w:rFonts w:eastAsia="Arial" w:cs="Arial"/>
            <w:sz w:val="22"/>
            <w:szCs w:val="22"/>
          </w:rPr>
          <w:t xml:space="preserve">The </w:t>
        </w:r>
        <w:r w:rsidRPr="002062A5">
          <w:rPr>
            <w:rFonts w:ascii="Courier New" w:eastAsia="Courier New" w:hAnsi="Courier New" w:cs="Courier New"/>
          </w:rPr>
          <w:t>OptionalOutputsVerifyType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OptionalOutputsVerify</w:t>
        </w:r>
        <w:r>
          <w:t xml:space="preserve"> component.</w:t>
        </w:r>
      </w:ins>
    </w:p>
    <w:p w14:paraId="335629DA" w14:textId="77777777" w:rsidR="00A71F46" w:rsidRPr="C2430093" w:rsidRDefault="00A71F46" w:rsidP="00A71F46">
      <w:pPr>
        <w:spacing w:line="259" w:lineRule="auto"/>
        <w:rPr>
          <w:ins w:id="5194" w:author="Andreas Kuehne" w:date="2019-05-31T12:40:00Z"/>
          <w:rFonts w:eastAsia="Arial" w:cs="Arial"/>
          <w:sz w:val="22"/>
          <w:szCs w:val="22"/>
        </w:rPr>
      </w:pPr>
      <w:ins w:id="5195"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OptionalOutputsVerify</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398"/>
        <w:gridCol w:w="3335"/>
        <w:gridCol w:w="2617"/>
      </w:tblGrid>
      <w:tr w:rsidR="00A71F46" w14:paraId="0D0404AC" w14:textId="77777777" w:rsidTr="00A71F46">
        <w:trPr>
          <w:cnfStyle w:val="100000000000" w:firstRow="1" w:lastRow="0" w:firstColumn="0" w:lastColumn="0" w:oddVBand="0" w:evenVBand="0" w:oddHBand="0" w:evenHBand="0" w:firstRowFirstColumn="0" w:firstRowLastColumn="0" w:lastRowFirstColumn="0" w:lastRowLastColumn="0"/>
          <w:ins w:id="519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B904C11" w14:textId="77777777" w:rsidR="00A71F46" w:rsidRDefault="00A71F46" w:rsidP="00A71F46">
            <w:pPr>
              <w:pStyle w:val="Beschriftung"/>
              <w:rPr>
                <w:ins w:id="5197" w:author="Andreas Kuehne" w:date="2019-05-31T12:40:00Z"/>
              </w:rPr>
            </w:pPr>
            <w:ins w:id="5198" w:author="Andreas Kuehne" w:date="2019-05-31T12:40:00Z">
              <w:r>
                <w:t>Element</w:t>
              </w:r>
            </w:ins>
          </w:p>
        </w:tc>
        <w:tc>
          <w:tcPr>
            <w:tcW w:w="4675" w:type="dxa"/>
          </w:tcPr>
          <w:p w14:paraId="39C2E0AC"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5199" w:author="Andreas Kuehne" w:date="2019-05-31T12:40:00Z"/>
              </w:rPr>
            </w:pPr>
            <w:ins w:id="5200" w:author="Andreas Kuehne" w:date="2019-05-31T12:40:00Z">
              <w:r>
                <w:t>Implementing JSON member name</w:t>
              </w:r>
            </w:ins>
          </w:p>
        </w:tc>
        <w:tc>
          <w:tcPr>
            <w:tcW w:w="4675" w:type="dxa"/>
          </w:tcPr>
          <w:p w14:paraId="0431FEAE"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5201" w:author="Andreas Kuehne" w:date="2019-05-31T12:40:00Z"/>
              </w:rPr>
            </w:pPr>
            <w:ins w:id="5202" w:author="Andreas Kuehne" w:date="2019-05-31T12:40:00Z">
              <w:r>
                <w:t>Comments</w:t>
              </w:r>
            </w:ins>
          </w:p>
        </w:tc>
      </w:tr>
      <w:tr w:rsidR="00A71F46" w14:paraId="0A8935A6" w14:textId="77777777" w:rsidTr="00A71F46">
        <w:trPr>
          <w:ins w:id="5203"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E33FB72" w14:textId="77777777" w:rsidR="00A71F46" w:rsidRPr="002062A5" w:rsidRDefault="00A71F46" w:rsidP="00A71F46">
            <w:pPr>
              <w:pStyle w:val="Beschriftung"/>
              <w:rPr>
                <w:ins w:id="5204" w:author="Andreas Kuehne" w:date="2019-05-31T12:40:00Z"/>
                <w:rStyle w:val="Datatype"/>
                <w:b w:val="0"/>
                <w:bCs w:val="0"/>
              </w:rPr>
            </w:pPr>
            <w:ins w:id="5205" w:author="Andreas Kuehne" w:date="2019-05-31T12:40:00Z">
              <w:r w:rsidRPr="002062A5">
                <w:rPr>
                  <w:rStyle w:val="Datatype"/>
                </w:rPr>
                <w:t>VerifyManifestResults</w:t>
              </w:r>
            </w:ins>
          </w:p>
        </w:tc>
        <w:tc>
          <w:tcPr>
            <w:tcW w:w="4675" w:type="dxa"/>
          </w:tcPr>
          <w:p w14:paraId="5B4230C2"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5206" w:author="Andreas Kuehne" w:date="2019-05-31T12:40:00Z"/>
                <w:rStyle w:val="Datatype"/>
              </w:rPr>
            </w:pPr>
            <w:ins w:id="5207" w:author="Andreas Kuehne" w:date="2019-05-31T12:40:00Z">
              <w:r w:rsidRPr="002062A5">
                <w:rPr>
                  <w:rStyle w:val="Datatype"/>
                </w:rPr>
                <w:t>result</w:t>
              </w:r>
            </w:ins>
          </w:p>
        </w:tc>
        <w:tc>
          <w:tcPr>
            <w:tcW w:w="4675" w:type="dxa"/>
          </w:tcPr>
          <w:p w14:paraId="1555757F"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5208" w:author="Andreas Kuehne" w:date="2019-05-31T12:40:00Z"/>
              </w:rPr>
            </w:pPr>
            <w:customXmlInsRangeStart w:id="5209" w:author="Andreas Kuehne" w:date="2019-05-31T12:40:00Z"/>
            <w:sdt>
              <w:sdtPr>
                <w:alias w:val="dss2-OptionalOutputsVerifyType.result"/>
                <w:tag w:val="dss2-OptionalOutputsVerifyType.-jsonComment.VerifyManifestResults"/>
                <w:id w:val="1216009692"/>
                <w:showingPlcHdr/>
              </w:sdtPr>
              <w:sdtEndPr/>
              <w:sdtContent>
                <w:customXmlInsRangeEnd w:id="5209"/>
                <w:ins w:id="5210" w:author="Andreas Kuehne" w:date="2019-05-31T12:40:00Z">
                  <w:r w:rsidR="00A71F46">
                    <w:rPr>
                      <w:color w:val="19D131"/>
                    </w:rPr>
                    <w:t>[]</w:t>
                  </w:r>
                </w:ins>
                <w:customXmlInsRangeStart w:id="5211" w:author="Andreas Kuehne" w:date="2019-05-31T12:40:00Z"/>
              </w:sdtContent>
            </w:sdt>
            <w:customXmlInsRangeEnd w:id="5211"/>
          </w:p>
        </w:tc>
      </w:tr>
      <w:tr w:rsidR="00A71F46" w14:paraId="2373B88F" w14:textId="77777777" w:rsidTr="00A71F46">
        <w:trPr>
          <w:ins w:id="5212"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CDBD0BC" w14:textId="77777777" w:rsidR="00A71F46" w:rsidRPr="002062A5" w:rsidRDefault="00A71F46" w:rsidP="00A71F46">
            <w:pPr>
              <w:pStyle w:val="Beschriftung"/>
              <w:rPr>
                <w:ins w:id="5213" w:author="Andreas Kuehne" w:date="2019-05-31T12:40:00Z"/>
                <w:rStyle w:val="Datatype"/>
                <w:b w:val="0"/>
                <w:bCs w:val="0"/>
              </w:rPr>
            </w:pPr>
            <w:ins w:id="5214" w:author="Andreas Kuehne" w:date="2019-05-31T12:40:00Z">
              <w:r w:rsidRPr="002062A5">
                <w:rPr>
                  <w:rStyle w:val="Datatype"/>
                </w:rPr>
                <w:t>SigningTimeInfo</w:t>
              </w:r>
            </w:ins>
          </w:p>
        </w:tc>
        <w:tc>
          <w:tcPr>
            <w:tcW w:w="4675" w:type="dxa"/>
          </w:tcPr>
          <w:p w14:paraId="27E39550"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5215" w:author="Andreas Kuehne" w:date="2019-05-31T12:40:00Z"/>
                <w:rStyle w:val="Datatype"/>
              </w:rPr>
            </w:pPr>
            <w:ins w:id="5216" w:author="Andreas Kuehne" w:date="2019-05-31T12:40:00Z">
              <w:r w:rsidRPr="002062A5">
                <w:rPr>
                  <w:rStyle w:val="Datatype"/>
                </w:rPr>
                <w:t>signingTimeInfo</w:t>
              </w:r>
            </w:ins>
          </w:p>
        </w:tc>
        <w:tc>
          <w:tcPr>
            <w:tcW w:w="4675" w:type="dxa"/>
          </w:tcPr>
          <w:p w14:paraId="60E3EFCF"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5217" w:author="Andreas Kuehne" w:date="2019-05-31T12:40:00Z"/>
              </w:rPr>
            </w:pPr>
            <w:customXmlInsRangeStart w:id="5218" w:author="Andreas Kuehne" w:date="2019-05-31T12:40:00Z"/>
            <w:sdt>
              <w:sdtPr>
                <w:alias w:val="dss2-OptionalOutputsVerifyType.signingTimeInfo"/>
                <w:tag w:val="dss2-OptionalOutputsVerifyType.-jsonComment.SigningTimeInfo"/>
                <w:id w:val="-1106418821"/>
                <w:showingPlcHdr/>
              </w:sdtPr>
              <w:sdtEndPr/>
              <w:sdtContent>
                <w:customXmlInsRangeEnd w:id="5218"/>
                <w:ins w:id="5219" w:author="Andreas Kuehne" w:date="2019-05-31T12:40:00Z">
                  <w:r w:rsidR="00A71F46">
                    <w:rPr>
                      <w:color w:val="19D131"/>
                    </w:rPr>
                    <w:t>[]</w:t>
                  </w:r>
                </w:ins>
                <w:customXmlInsRangeStart w:id="5220" w:author="Andreas Kuehne" w:date="2019-05-31T12:40:00Z"/>
              </w:sdtContent>
            </w:sdt>
            <w:customXmlInsRangeEnd w:id="5220"/>
          </w:p>
        </w:tc>
      </w:tr>
      <w:tr w:rsidR="00A71F46" w14:paraId="1553DFF8" w14:textId="77777777" w:rsidTr="00A71F46">
        <w:trPr>
          <w:ins w:id="522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97C100E" w14:textId="77777777" w:rsidR="00A71F46" w:rsidRPr="002062A5" w:rsidRDefault="00A71F46" w:rsidP="00A71F46">
            <w:pPr>
              <w:pStyle w:val="Beschriftung"/>
              <w:rPr>
                <w:ins w:id="5222" w:author="Andreas Kuehne" w:date="2019-05-31T12:40:00Z"/>
                <w:rStyle w:val="Datatype"/>
                <w:b w:val="0"/>
                <w:bCs w:val="0"/>
              </w:rPr>
            </w:pPr>
            <w:ins w:id="5223" w:author="Andreas Kuehne" w:date="2019-05-31T12:40:00Z">
              <w:r w:rsidRPr="002062A5">
                <w:rPr>
                  <w:rStyle w:val="Datatype"/>
                </w:rPr>
                <w:t>VerificationTimeInfo</w:t>
              </w:r>
            </w:ins>
          </w:p>
        </w:tc>
        <w:tc>
          <w:tcPr>
            <w:tcW w:w="4675" w:type="dxa"/>
          </w:tcPr>
          <w:p w14:paraId="1780B537"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5224" w:author="Andreas Kuehne" w:date="2019-05-31T12:40:00Z"/>
                <w:rStyle w:val="Datatype"/>
              </w:rPr>
            </w:pPr>
            <w:ins w:id="5225" w:author="Andreas Kuehne" w:date="2019-05-31T12:40:00Z">
              <w:r w:rsidRPr="002062A5">
                <w:rPr>
                  <w:rStyle w:val="Datatype"/>
                </w:rPr>
                <w:t>verificationTimeInfo</w:t>
              </w:r>
            </w:ins>
          </w:p>
        </w:tc>
        <w:tc>
          <w:tcPr>
            <w:tcW w:w="4675" w:type="dxa"/>
          </w:tcPr>
          <w:p w14:paraId="3FB4C770"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5226" w:author="Andreas Kuehne" w:date="2019-05-31T12:40:00Z"/>
              </w:rPr>
            </w:pPr>
            <w:customXmlInsRangeStart w:id="5227" w:author="Andreas Kuehne" w:date="2019-05-31T12:40:00Z"/>
            <w:sdt>
              <w:sdtPr>
                <w:alias w:val="dss2-OptionalOutputsVerifyType.verificationTimeInfo"/>
                <w:tag w:val="dss2-OptionalOutputsVerifyType.-jsonComment.VerificationTimeInfo"/>
                <w:id w:val="-1295442736"/>
                <w:showingPlcHdr/>
              </w:sdtPr>
              <w:sdtEndPr/>
              <w:sdtContent>
                <w:customXmlInsRangeEnd w:id="5227"/>
                <w:ins w:id="5228" w:author="Andreas Kuehne" w:date="2019-05-31T12:40:00Z">
                  <w:r w:rsidR="00A71F46">
                    <w:rPr>
                      <w:color w:val="19D131"/>
                    </w:rPr>
                    <w:t>[]</w:t>
                  </w:r>
                </w:ins>
                <w:customXmlInsRangeStart w:id="5229" w:author="Andreas Kuehne" w:date="2019-05-31T12:40:00Z"/>
              </w:sdtContent>
            </w:sdt>
            <w:customXmlInsRangeEnd w:id="5229"/>
          </w:p>
        </w:tc>
      </w:tr>
      <w:tr w:rsidR="00A71F46" w14:paraId="3B124533" w14:textId="77777777" w:rsidTr="00A71F46">
        <w:trPr>
          <w:ins w:id="523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DC3DD1F" w14:textId="77777777" w:rsidR="00A71F46" w:rsidRPr="002062A5" w:rsidRDefault="00A71F46" w:rsidP="00A71F46">
            <w:pPr>
              <w:pStyle w:val="Beschriftung"/>
              <w:rPr>
                <w:ins w:id="5231" w:author="Andreas Kuehne" w:date="2019-05-31T12:40:00Z"/>
                <w:rStyle w:val="Datatype"/>
                <w:b w:val="0"/>
                <w:bCs w:val="0"/>
              </w:rPr>
            </w:pPr>
            <w:ins w:id="5232" w:author="Andreas Kuehne" w:date="2019-05-31T12:40:00Z">
              <w:r w:rsidRPr="002062A5">
                <w:rPr>
                  <w:rStyle w:val="Datatype"/>
                </w:rPr>
                <w:t>ProcessingDetails</w:t>
              </w:r>
            </w:ins>
          </w:p>
        </w:tc>
        <w:tc>
          <w:tcPr>
            <w:tcW w:w="4675" w:type="dxa"/>
          </w:tcPr>
          <w:p w14:paraId="6E06D8A8"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5233" w:author="Andreas Kuehne" w:date="2019-05-31T12:40:00Z"/>
                <w:rStyle w:val="Datatype"/>
              </w:rPr>
            </w:pPr>
            <w:ins w:id="5234" w:author="Andreas Kuehne" w:date="2019-05-31T12:40:00Z">
              <w:r w:rsidRPr="002062A5">
                <w:rPr>
                  <w:rStyle w:val="Datatype"/>
                </w:rPr>
                <w:t>procDetails</w:t>
              </w:r>
            </w:ins>
          </w:p>
        </w:tc>
        <w:tc>
          <w:tcPr>
            <w:tcW w:w="4675" w:type="dxa"/>
          </w:tcPr>
          <w:p w14:paraId="17B2A28A"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5235" w:author="Andreas Kuehne" w:date="2019-05-31T12:40:00Z"/>
              </w:rPr>
            </w:pPr>
            <w:customXmlInsRangeStart w:id="5236" w:author="Andreas Kuehne" w:date="2019-05-31T12:40:00Z"/>
            <w:sdt>
              <w:sdtPr>
                <w:alias w:val="dss2-OptionalOutputsVerifyType.procDetails"/>
                <w:tag w:val="dss2-OptionalOutputsVerifyType.-jsonComment.ProcessingDetails"/>
                <w:id w:val="-1609726335"/>
                <w:showingPlcHdr/>
              </w:sdtPr>
              <w:sdtEndPr/>
              <w:sdtContent>
                <w:customXmlInsRangeEnd w:id="5236"/>
                <w:ins w:id="5237" w:author="Andreas Kuehne" w:date="2019-05-31T12:40:00Z">
                  <w:r w:rsidR="00A71F46">
                    <w:rPr>
                      <w:color w:val="19D131"/>
                    </w:rPr>
                    <w:t>[]</w:t>
                  </w:r>
                </w:ins>
                <w:customXmlInsRangeStart w:id="5238" w:author="Andreas Kuehne" w:date="2019-05-31T12:40:00Z"/>
              </w:sdtContent>
            </w:sdt>
            <w:customXmlInsRangeEnd w:id="5238"/>
          </w:p>
        </w:tc>
      </w:tr>
      <w:tr w:rsidR="00A71F46" w14:paraId="621E6C49" w14:textId="77777777" w:rsidTr="00A71F46">
        <w:trPr>
          <w:ins w:id="5239"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6F590CA" w14:textId="77777777" w:rsidR="00A71F46" w:rsidRPr="002062A5" w:rsidRDefault="00A71F46" w:rsidP="00A71F46">
            <w:pPr>
              <w:pStyle w:val="Beschriftung"/>
              <w:rPr>
                <w:ins w:id="5240" w:author="Andreas Kuehne" w:date="2019-05-31T12:40:00Z"/>
                <w:rStyle w:val="Datatype"/>
                <w:b w:val="0"/>
                <w:bCs w:val="0"/>
              </w:rPr>
            </w:pPr>
            <w:ins w:id="5241" w:author="Andreas Kuehne" w:date="2019-05-31T12:40:00Z">
              <w:r w:rsidRPr="002062A5">
                <w:rPr>
                  <w:rStyle w:val="Datatype"/>
                </w:rPr>
                <w:t>SignerIdentity</w:t>
              </w:r>
            </w:ins>
          </w:p>
        </w:tc>
        <w:tc>
          <w:tcPr>
            <w:tcW w:w="4675" w:type="dxa"/>
          </w:tcPr>
          <w:p w14:paraId="55C0785D"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5242" w:author="Andreas Kuehne" w:date="2019-05-31T12:40:00Z"/>
                <w:rStyle w:val="Datatype"/>
              </w:rPr>
            </w:pPr>
            <w:ins w:id="5243" w:author="Andreas Kuehne" w:date="2019-05-31T12:40:00Z">
              <w:r w:rsidRPr="002062A5">
                <w:rPr>
                  <w:rStyle w:val="Datatype"/>
                </w:rPr>
                <w:t>signerIdentity</w:t>
              </w:r>
            </w:ins>
          </w:p>
        </w:tc>
        <w:tc>
          <w:tcPr>
            <w:tcW w:w="4675" w:type="dxa"/>
          </w:tcPr>
          <w:p w14:paraId="53D65F9A"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5244" w:author="Andreas Kuehne" w:date="2019-05-31T12:40:00Z"/>
              </w:rPr>
            </w:pPr>
            <w:customXmlInsRangeStart w:id="5245" w:author="Andreas Kuehne" w:date="2019-05-31T12:40:00Z"/>
            <w:sdt>
              <w:sdtPr>
                <w:alias w:val="dss2-OptionalOutputsVerifyType.signerIdentity"/>
                <w:tag w:val="dss2-OptionalOutputsVerifyType.-jsonComment.SignerIdentity"/>
                <w:id w:val="1561130763"/>
                <w:showingPlcHdr/>
              </w:sdtPr>
              <w:sdtEndPr/>
              <w:sdtContent>
                <w:customXmlInsRangeEnd w:id="5245"/>
                <w:ins w:id="5246" w:author="Andreas Kuehne" w:date="2019-05-31T12:40:00Z">
                  <w:r w:rsidR="00A71F46">
                    <w:rPr>
                      <w:color w:val="19D131"/>
                    </w:rPr>
                    <w:t>[]</w:t>
                  </w:r>
                </w:ins>
                <w:customXmlInsRangeStart w:id="5247" w:author="Andreas Kuehne" w:date="2019-05-31T12:40:00Z"/>
              </w:sdtContent>
            </w:sdt>
            <w:customXmlInsRangeEnd w:id="5247"/>
          </w:p>
        </w:tc>
      </w:tr>
      <w:tr w:rsidR="00A71F46" w14:paraId="427CC7A8" w14:textId="77777777" w:rsidTr="00A71F46">
        <w:trPr>
          <w:ins w:id="5248"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42D2873" w14:textId="77777777" w:rsidR="00A71F46" w:rsidRPr="002062A5" w:rsidRDefault="00A71F46" w:rsidP="00A71F46">
            <w:pPr>
              <w:pStyle w:val="Beschriftung"/>
              <w:rPr>
                <w:ins w:id="5249" w:author="Andreas Kuehne" w:date="2019-05-31T12:40:00Z"/>
                <w:rStyle w:val="Datatype"/>
                <w:b w:val="0"/>
                <w:bCs w:val="0"/>
              </w:rPr>
            </w:pPr>
            <w:ins w:id="5250" w:author="Andreas Kuehne" w:date="2019-05-31T12:40:00Z">
              <w:r w:rsidRPr="002062A5">
                <w:rPr>
                  <w:rStyle w:val="Datatype"/>
                </w:rPr>
                <w:t>AugmentedSignature</w:t>
              </w:r>
            </w:ins>
          </w:p>
        </w:tc>
        <w:tc>
          <w:tcPr>
            <w:tcW w:w="4675" w:type="dxa"/>
          </w:tcPr>
          <w:p w14:paraId="1375AE41"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5251" w:author="Andreas Kuehne" w:date="2019-05-31T12:40:00Z"/>
                <w:rStyle w:val="Datatype"/>
              </w:rPr>
            </w:pPr>
            <w:ins w:id="5252" w:author="Andreas Kuehne" w:date="2019-05-31T12:40:00Z">
              <w:r w:rsidRPr="002062A5">
                <w:rPr>
                  <w:rStyle w:val="Datatype"/>
                </w:rPr>
                <w:t>augSig</w:t>
              </w:r>
            </w:ins>
          </w:p>
        </w:tc>
        <w:tc>
          <w:tcPr>
            <w:tcW w:w="4675" w:type="dxa"/>
          </w:tcPr>
          <w:p w14:paraId="24AAAB5D"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5253" w:author="Andreas Kuehne" w:date="2019-05-31T12:40:00Z"/>
              </w:rPr>
            </w:pPr>
            <w:customXmlInsRangeStart w:id="5254" w:author="Andreas Kuehne" w:date="2019-05-31T12:40:00Z"/>
            <w:sdt>
              <w:sdtPr>
                <w:alias w:val="dss2-OptionalOutputsVerifyType.augSig"/>
                <w:tag w:val="dss2-OptionalOutputsVerifyType.-jsonComment.AugmentedSignature"/>
                <w:id w:val="-797144649"/>
                <w:showingPlcHdr/>
              </w:sdtPr>
              <w:sdtEndPr/>
              <w:sdtContent>
                <w:customXmlInsRangeEnd w:id="5254"/>
                <w:ins w:id="5255" w:author="Andreas Kuehne" w:date="2019-05-31T12:40:00Z">
                  <w:r w:rsidR="00A71F46">
                    <w:rPr>
                      <w:color w:val="19D131"/>
                    </w:rPr>
                    <w:t>[]</w:t>
                  </w:r>
                </w:ins>
                <w:customXmlInsRangeStart w:id="5256" w:author="Andreas Kuehne" w:date="2019-05-31T12:40:00Z"/>
              </w:sdtContent>
            </w:sdt>
            <w:customXmlInsRangeEnd w:id="5256"/>
          </w:p>
        </w:tc>
      </w:tr>
      <w:tr w:rsidR="00A71F46" w14:paraId="29746EF7" w14:textId="77777777" w:rsidTr="00A71F46">
        <w:trPr>
          <w:ins w:id="5257"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8044CB3" w14:textId="77777777" w:rsidR="00A71F46" w:rsidRPr="002062A5" w:rsidRDefault="00A71F46" w:rsidP="00A71F46">
            <w:pPr>
              <w:pStyle w:val="Beschriftung"/>
              <w:rPr>
                <w:ins w:id="5258" w:author="Andreas Kuehne" w:date="2019-05-31T12:40:00Z"/>
                <w:rStyle w:val="Datatype"/>
                <w:b w:val="0"/>
                <w:bCs w:val="0"/>
              </w:rPr>
            </w:pPr>
            <w:ins w:id="5259" w:author="Andreas Kuehne" w:date="2019-05-31T12:40:00Z">
              <w:r w:rsidRPr="002062A5">
                <w:rPr>
                  <w:rStyle w:val="Datatype"/>
                </w:rPr>
                <w:t>TimestampedSignature</w:t>
              </w:r>
            </w:ins>
          </w:p>
        </w:tc>
        <w:tc>
          <w:tcPr>
            <w:tcW w:w="4675" w:type="dxa"/>
          </w:tcPr>
          <w:p w14:paraId="67FF529B"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5260" w:author="Andreas Kuehne" w:date="2019-05-31T12:40:00Z"/>
                <w:rStyle w:val="Datatype"/>
              </w:rPr>
            </w:pPr>
            <w:ins w:id="5261" w:author="Andreas Kuehne" w:date="2019-05-31T12:40:00Z">
              <w:r w:rsidRPr="002062A5">
                <w:rPr>
                  <w:rStyle w:val="Datatype"/>
                </w:rPr>
                <w:t>timestampedSig</w:t>
              </w:r>
            </w:ins>
          </w:p>
        </w:tc>
        <w:tc>
          <w:tcPr>
            <w:tcW w:w="4675" w:type="dxa"/>
          </w:tcPr>
          <w:p w14:paraId="4910ED82"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5262" w:author="Andreas Kuehne" w:date="2019-05-31T12:40:00Z"/>
              </w:rPr>
            </w:pPr>
            <w:customXmlInsRangeStart w:id="5263" w:author="Andreas Kuehne" w:date="2019-05-31T12:40:00Z"/>
            <w:sdt>
              <w:sdtPr>
                <w:alias w:val="dss2-OptionalOutputsVerifyType.timestampedSig"/>
                <w:tag w:val="dss2-OptionalOutputsVerifyType.-jsonComment.TimestampedSignature"/>
                <w:id w:val="-1731221044"/>
                <w:showingPlcHdr/>
              </w:sdtPr>
              <w:sdtEndPr/>
              <w:sdtContent>
                <w:customXmlInsRangeEnd w:id="5263"/>
                <w:ins w:id="5264" w:author="Andreas Kuehne" w:date="2019-05-31T12:40:00Z">
                  <w:r w:rsidR="00A71F46">
                    <w:rPr>
                      <w:color w:val="19D131"/>
                    </w:rPr>
                    <w:t>[]</w:t>
                  </w:r>
                </w:ins>
                <w:customXmlInsRangeStart w:id="5265" w:author="Andreas Kuehne" w:date="2019-05-31T12:40:00Z"/>
              </w:sdtContent>
            </w:sdt>
            <w:customXmlInsRangeEnd w:id="5265"/>
          </w:p>
        </w:tc>
      </w:tr>
    </w:tbl>
    <w:p w14:paraId="72D1D24B" w14:textId="77777777" w:rsidR="00A71F46" w:rsidRPr="0202B381" w:rsidRDefault="00A71F46" w:rsidP="00A71F46">
      <w:pPr>
        <w:rPr>
          <w:ins w:id="5266" w:author="Andreas Kuehne" w:date="2019-05-31T12:40:00Z"/>
        </w:rPr>
      </w:pPr>
      <w:ins w:id="5267" w:author="Andreas Kuehne" w:date="2019-05-31T12:40:00Z">
        <w:r w:rsidRPr="002062A5">
          <w:rPr>
            <w:rFonts w:eastAsia="Arial" w:cs="Arial"/>
            <w:sz w:val="22"/>
            <w:szCs w:val="22"/>
          </w:rPr>
          <w:t xml:space="preserve">The </w:t>
        </w:r>
        <w:r w:rsidRPr="002062A5">
          <w:rPr>
            <w:rFonts w:ascii="Courier New" w:eastAsia="Courier New" w:hAnsi="Courier New" w:cs="Courier New"/>
          </w:rPr>
          <w:t>OptionalOutputsVerifyType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767D7BE8" w14:textId="77777777" w:rsidR="00A71F46" w:rsidRDefault="00A71F46" w:rsidP="00A71F46">
      <w:pPr>
        <w:pStyle w:val="Code"/>
        <w:spacing w:line="259" w:lineRule="auto"/>
        <w:rPr>
          <w:ins w:id="5268" w:author="Andreas Kuehne" w:date="2019-05-31T12:40:00Z"/>
        </w:rPr>
      </w:pPr>
      <w:ins w:id="5269" w:author="Andreas Kuehne" w:date="2019-05-31T12:40:00Z">
        <w:r>
          <w:rPr>
            <w:color w:val="31849B" w:themeColor="accent5" w:themeShade="BF"/>
          </w:rPr>
          <w:t>"dss2-OptionalOutputsVerifyType"</w:t>
        </w:r>
        <w:r>
          <w:t>: {</w:t>
        </w:r>
      </w:ins>
    </w:p>
    <w:p w14:paraId="47076C71" w14:textId="77777777" w:rsidR="00A71F46" w:rsidRDefault="00A71F46" w:rsidP="00A71F46">
      <w:pPr>
        <w:pStyle w:val="Code"/>
        <w:spacing w:line="259" w:lineRule="auto"/>
        <w:rPr>
          <w:ins w:id="5270" w:author="Andreas Kuehne" w:date="2019-05-31T12:40:00Z"/>
        </w:rPr>
      </w:pPr>
      <w:ins w:id="5271" w:author="Andreas Kuehne" w:date="2019-05-31T12:40:00Z">
        <w:r>
          <w:rPr>
            <w:color w:val="31849B" w:themeColor="accent5" w:themeShade="BF"/>
          </w:rPr>
          <w:t xml:space="preserve">  "type"</w:t>
        </w:r>
        <w:r>
          <w:t xml:space="preserve">: </w:t>
        </w:r>
        <w:r>
          <w:rPr>
            <w:color w:val="244061" w:themeColor="accent1" w:themeShade="80"/>
          </w:rPr>
          <w:t>"object",</w:t>
        </w:r>
      </w:ins>
    </w:p>
    <w:p w14:paraId="02D7F9F4" w14:textId="77777777" w:rsidR="00A71F46" w:rsidRDefault="00A71F46" w:rsidP="00A71F46">
      <w:pPr>
        <w:pStyle w:val="Code"/>
        <w:spacing w:line="259" w:lineRule="auto"/>
        <w:rPr>
          <w:ins w:id="5272" w:author="Andreas Kuehne" w:date="2019-05-31T12:40:00Z"/>
        </w:rPr>
      </w:pPr>
      <w:ins w:id="5273" w:author="Andreas Kuehne" w:date="2019-05-31T12:40:00Z">
        <w:r>
          <w:rPr>
            <w:color w:val="31849B" w:themeColor="accent5" w:themeShade="BF"/>
          </w:rPr>
          <w:t xml:space="preserve">  "properties"</w:t>
        </w:r>
        <w:r>
          <w:t>: {</w:t>
        </w:r>
      </w:ins>
    </w:p>
    <w:p w14:paraId="329CC362" w14:textId="77777777" w:rsidR="00A71F46" w:rsidRDefault="00A71F46" w:rsidP="00A71F46">
      <w:pPr>
        <w:pStyle w:val="Code"/>
        <w:spacing w:line="259" w:lineRule="auto"/>
        <w:rPr>
          <w:ins w:id="5274" w:author="Andreas Kuehne" w:date="2019-05-31T12:40:00Z"/>
        </w:rPr>
      </w:pPr>
      <w:ins w:id="5275" w:author="Andreas Kuehne" w:date="2019-05-31T12:40:00Z">
        <w:r>
          <w:rPr>
            <w:color w:val="31849B" w:themeColor="accent5" w:themeShade="BF"/>
          </w:rPr>
          <w:t xml:space="preserve">    "policy"</w:t>
        </w:r>
        <w:r>
          <w:t>: {</w:t>
        </w:r>
      </w:ins>
    </w:p>
    <w:p w14:paraId="430053DB" w14:textId="77777777" w:rsidR="00A71F46" w:rsidRDefault="00A71F46" w:rsidP="00A71F46">
      <w:pPr>
        <w:pStyle w:val="Code"/>
        <w:spacing w:line="259" w:lineRule="auto"/>
        <w:rPr>
          <w:ins w:id="5276" w:author="Andreas Kuehne" w:date="2019-05-31T12:40:00Z"/>
        </w:rPr>
      </w:pPr>
      <w:ins w:id="5277" w:author="Andreas Kuehne" w:date="2019-05-31T12:40:00Z">
        <w:r>
          <w:rPr>
            <w:color w:val="31849B" w:themeColor="accent5" w:themeShade="BF"/>
          </w:rPr>
          <w:t xml:space="preserve">      "type"</w:t>
        </w:r>
        <w:r>
          <w:t xml:space="preserve">: </w:t>
        </w:r>
        <w:r>
          <w:rPr>
            <w:color w:val="244061" w:themeColor="accent1" w:themeShade="80"/>
          </w:rPr>
          <w:t>"array",</w:t>
        </w:r>
      </w:ins>
    </w:p>
    <w:p w14:paraId="7E9DCD73" w14:textId="77777777" w:rsidR="00A71F46" w:rsidRDefault="00A71F46" w:rsidP="00A71F46">
      <w:pPr>
        <w:pStyle w:val="Code"/>
        <w:spacing w:line="259" w:lineRule="auto"/>
        <w:rPr>
          <w:ins w:id="5278" w:author="Andreas Kuehne" w:date="2019-05-31T12:40:00Z"/>
        </w:rPr>
      </w:pPr>
      <w:ins w:id="5279" w:author="Andreas Kuehne" w:date="2019-05-31T12:40:00Z">
        <w:r>
          <w:rPr>
            <w:color w:val="31849B" w:themeColor="accent5" w:themeShade="BF"/>
          </w:rPr>
          <w:t xml:space="preserve">      "items"</w:t>
        </w:r>
        <w:r>
          <w:t>: {</w:t>
        </w:r>
      </w:ins>
    </w:p>
    <w:p w14:paraId="06DFAD44" w14:textId="77777777" w:rsidR="00A71F46" w:rsidRDefault="00A71F46" w:rsidP="00A71F46">
      <w:pPr>
        <w:pStyle w:val="Code"/>
        <w:spacing w:line="259" w:lineRule="auto"/>
        <w:rPr>
          <w:ins w:id="5280" w:author="Andreas Kuehne" w:date="2019-05-31T12:40:00Z"/>
        </w:rPr>
      </w:pPr>
      <w:ins w:id="5281" w:author="Andreas Kuehne" w:date="2019-05-31T12:40:00Z">
        <w:r>
          <w:rPr>
            <w:color w:val="31849B" w:themeColor="accent5" w:themeShade="BF"/>
          </w:rPr>
          <w:t xml:space="preserve">        "type"</w:t>
        </w:r>
        <w:r>
          <w:t xml:space="preserve">: </w:t>
        </w:r>
        <w:r>
          <w:rPr>
            <w:color w:val="244061" w:themeColor="accent1" w:themeShade="80"/>
          </w:rPr>
          <w:t>"string"</w:t>
        </w:r>
      </w:ins>
    </w:p>
    <w:p w14:paraId="4E06C02D" w14:textId="77777777" w:rsidR="00A71F46" w:rsidRDefault="00A71F46" w:rsidP="00A71F46">
      <w:pPr>
        <w:pStyle w:val="Code"/>
        <w:spacing w:line="259" w:lineRule="auto"/>
        <w:rPr>
          <w:ins w:id="5282" w:author="Andreas Kuehne" w:date="2019-05-31T12:40:00Z"/>
        </w:rPr>
      </w:pPr>
      <w:ins w:id="5283" w:author="Andreas Kuehne" w:date="2019-05-31T12:40:00Z">
        <w:r>
          <w:t xml:space="preserve">      }</w:t>
        </w:r>
      </w:ins>
    </w:p>
    <w:p w14:paraId="74075A35" w14:textId="77777777" w:rsidR="00A71F46" w:rsidRDefault="00A71F46" w:rsidP="00A71F46">
      <w:pPr>
        <w:pStyle w:val="Code"/>
        <w:spacing w:line="259" w:lineRule="auto"/>
        <w:rPr>
          <w:ins w:id="5284" w:author="Andreas Kuehne" w:date="2019-05-31T12:40:00Z"/>
        </w:rPr>
      </w:pPr>
      <w:ins w:id="5285" w:author="Andreas Kuehne" w:date="2019-05-31T12:40:00Z">
        <w:r>
          <w:t xml:space="preserve">    },</w:t>
        </w:r>
      </w:ins>
    </w:p>
    <w:p w14:paraId="591C979E" w14:textId="77777777" w:rsidR="00A71F46" w:rsidRDefault="00A71F46" w:rsidP="00A71F46">
      <w:pPr>
        <w:pStyle w:val="Code"/>
        <w:spacing w:line="259" w:lineRule="auto"/>
        <w:rPr>
          <w:ins w:id="5286" w:author="Andreas Kuehne" w:date="2019-05-31T12:40:00Z"/>
        </w:rPr>
      </w:pPr>
      <w:ins w:id="5287" w:author="Andreas Kuehne" w:date="2019-05-31T12:40:00Z">
        <w:r>
          <w:rPr>
            <w:color w:val="31849B" w:themeColor="accent5" w:themeShade="BF"/>
          </w:rPr>
          <w:t xml:space="preserve">    "other"</w:t>
        </w:r>
        <w:r>
          <w:t>: {</w:t>
        </w:r>
      </w:ins>
    </w:p>
    <w:p w14:paraId="38F165AF" w14:textId="77777777" w:rsidR="00A71F46" w:rsidRDefault="00A71F46" w:rsidP="00A71F46">
      <w:pPr>
        <w:pStyle w:val="Code"/>
        <w:spacing w:line="259" w:lineRule="auto"/>
        <w:rPr>
          <w:ins w:id="5288" w:author="Andreas Kuehne" w:date="2019-05-31T12:40:00Z"/>
        </w:rPr>
      </w:pPr>
      <w:ins w:id="5289" w:author="Andreas Kuehne" w:date="2019-05-31T12:40:00Z">
        <w:r>
          <w:rPr>
            <w:color w:val="31849B" w:themeColor="accent5" w:themeShade="BF"/>
          </w:rPr>
          <w:t xml:space="preserve">      "type"</w:t>
        </w:r>
        <w:r>
          <w:t xml:space="preserve">: </w:t>
        </w:r>
        <w:r>
          <w:rPr>
            <w:color w:val="244061" w:themeColor="accent1" w:themeShade="80"/>
          </w:rPr>
          <w:t>"array",</w:t>
        </w:r>
      </w:ins>
    </w:p>
    <w:p w14:paraId="1FD6C9E3" w14:textId="77777777" w:rsidR="00A71F46" w:rsidRDefault="00A71F46" w:rsidP="00A71F46">
      <w:pPr>
        <w:pStyle w:val="Code"/>
        <w:spacing w:line="259" w:lineRule="auto"/>
        <w:rPr>
          <w:ins w:id="5290" w:author="Andreas Kuehne" w:date="2019-05-31T12:40:00Z"/>
        </w:rPr>
      </w:pPr>
      <w:ins w:id="5291" w:author="Andreas Kuehne" w:date="2019-05-31T12:40:00Z">
        <w:r>
          <w:rPr>
            <w:color w:val="31849B" w:themeColor="accent5" w:themeShade="BF"/>
          </w:rPr>
          <w:t xml:space="preserve">      "items"</w:t>
        </w:r>
        <w:r>
          <w:t>: {</w:t>
        </w:r>
      </w:ins>
    </w:p>
    <w:p w14:paraId="0E0BBEBE" w14:textId="77777777" w:rsidR="00A71F46" w:rsidRDefault="00A71F46" w:rsidP="00A71F46">
      <w:pPr>
        <w:pStyle w:val="Code"/>
        <w:spacing w:line="259" w:lineRule="auto"/>
        <w:rPr>
          <w:ins w:id="5292" w:author="Andreas Kuehne" w:date="2019-05-31T12:40:00Z"/>
        </w:rPr>
      </w:pPr>
      <w:ins w:id="5293" w:author="Andreas Kuehne" w:date="2019-05-31T12:40:00Z">
        <w:r>
          <w:rPr>
            <w:color w:val="31849B" w:themeColor="accent5" w:themeShade="BF"/>
          </w:rPr>
          <w:t xml:space="preserve">        "$ref"</w:t>
        </w:r>
        <w:r>
          <w:t xml:space="preserve">: </w:t>
        </w:r>
        <w:r>
          <w:rPr>
            <w:color w:val="244061" w:themeColor="accent1" w:themeShade="80"/>
          </w:rPr>
          <w:t>"#/definitions/dsb-AnyType"</w:t>
        </w:r>
      </w:ins>
    </w:p>
    <w:p w14:paraId="73A1381E" w14:textId="77777777" w:rsidR="00A71F46" w:rsidRDefault="00A71F46" w:rsidP="00A71F46">
      <w:pPr>
        <w:pStyle w:val="Code"/>
        <w:spacing w:line="259" w:lineRule="auto"/>
        <w:rPr>
          <w:ins w:id="5294" w:author="Andreas Kuehne" w:date="2019-05-31T12:40:00Z"/>
        </w:rPr>
      </w:pPr>
      <w:ins w:id="5295" w:author="Andreas Kuehne" w:date="2019-05-31T12:40:00Z">
        <w:r>
          <w:t xml:space="preserve">      }</w:t>
        </w:r>
      </w:ins>
    </w:p>
    <w:p w14:paraId="0AF2C07A" w14:textId="77777777" w:rsidR="00A71F46" w:rsidRDefault="00A71F46" w:rsidP="00A71F46">
      <w:pPr>
        <w:pStyle w:val="Code"/>
        <w:spacing w:line="259" w:lineRule="auto"/>
        <w:rPr>
          <w:ins w:id="5296" w:author="Andreas Kuehne" w:date="2019-05-31T12:40:00Z"/>
        </w:rPr>
      </w:pPr>
      <w:ins w:id="5297" w:author="Andreas Kuehne" w:date="2019-05-31T12:40:00Z">
        <w:r>
          <w:t xml:space="preserve">    },</w:t>
        </w:r>
      </w:ins>
    </w:p>
    <w:p w14:paraId="1DCEB940" w14:textId="77777777" w:rsidR="00A71F46" w:rsidRDefault="00A71F46" w:rsidP="00A71F46">
      <w:pPr>
        <w:pStyle w:val="Code"/>
        <w:spacing w:line="259" w:lineRule="auto"/>
        <w:rPr>
          <w:ins w:id="5298" w:author="Andreas Kuehne" w:date="2019-05-31T12:40:00Z"/>
        </w:rPr>
      </w:pPr>
      <w:ins w:id="5299" w:author="Andreas Kuehne" w:date="2019-05-31T12:40:00Z">
        <w:r>
          <w:rPr>
            <w:color w:val="31849B" w:themeColor="accent5" w:themeShade="BF"/>
          </w:rPr>
          <w:t xml:space="preserve">    "schemas"</w:t>
        </w:r>
        <w:r>
          <w:t>: {</w:t>
        </w:r>
      </w:ins>
    </w:p>
    <w:p w14:paraId="1EA5972E" w14:textId="77777777" w:rsidR="00A71F46" w:rsidRDefault="00A71F46" w:rsidP="00A71F46">
      <w:pPr>
        <w:pStyle w:val="Code"/>
        <w:spacing w:line="259" w:lineRule="auto"/>
        <w:rPr>
          <w:ins w:id="5300" w:author="Andreas Kuehne" w:date="2019-05-31T12:40:00Z"/>
        </w:rPr>
      </w:pPr>
      <w:ins w:id="5301" w:author="Andreas Kuehne" w:date="2019-05-31T12:40:00Z">
        <w:r>
          <w:rPr>
            <w:color w:val="31849B" w:themeColor="accent5" w:themeShade="BF"/>
          </w:rPr>
          <w:t xml:space="preserve">      "$ref"</w:t>
        </w:r>
        <w:r>
          <w:t xml:space="preserve">: </w:t>
        </w:r>
        <w:r>
          <w:rPr>
            <w:color w:val="244061" w:themeColor="accent1" w:themeShade="80"/>
          </w:rPr>
          <w:t>"#/definitions/dss2-SchemasType"</w:t>
        </w:r>
      </w:ins>
    </w:p>
    <w:p w14:paraId="51A58BC3" w14:textId="77777777" w:rsidR="00A71F46" w:rsidRDefault="00A71F46" w:rsidP="00A71F46">
      <w:pPr>
        <w:pStyle w:val="Code"/>
        <w:spacing w:line="259" w:lineRule="auto"/>
        <w:rPr>
          <w:ins w:id="5302" w:author="Andreas Kuehne" w:date="2019-05-31T12:40:00Z"/>
        </w:rPr>
      </w:pPr>
      <w:ins w:id="5303" w:author="Andreas Kuehne" w:date="2019-05-31T12:40:00Z">
        <w:r>
          <w:t xml:space="preserve">    },</w:t>
        </w:r>
      </w:ins>
    </w:p>
    <w:p w14:paraId="56EF9FB0" w14:textId="77777777" w:rsidR="00A71F46" w:rsidRDefault="00A71F46" w:rsidP="00A71F46">
      <w:pPr>
        <w:pStyle w:val="Code"/>
        <w:spacing w:line="259" w:lineRule="auto"/>
        <w:rPr>
          <w:ins w:id="5304" w:author="Andreas Kuehne" w:date="2019-05-31T12:40:00Z"/>
        </w:rPr>
      </w:pPr>
      <w:ins w:id="5305" w:author="Andreas Kuehne" w:date="2019-05-31T12:40:00Z">
        <w:r>
          <w:rPr>
            <w:color w:val="31849B" w:themeColor="accent5" w:themeShade="BF"/>
          </w:rPr>
          <w:t xml:space="preserve">    "result"</w:t>
        </w:r>
        <w:r>
          <w:t>: {</w:t>
        </w:r>
      </w:ins>
    </w:p>
    <w:p w14:paraId="41CE19B3" w14:textId="77777777" w:rsidR="00A71F46" w:rsidRDefault="00A71F46" w:rsidP="00A71F46">
      <w:pPr>
        <w:pStyle w:val="Code"/>
        <w:spacing w:line="259" w:lineRule="auto"/>
        <w:rPr>
          <w:ins w:id="5306" w:author="Andreas Kuehne" w:date="2019-05-31T12:40:00Z"/>
        </w:rPr>
      </w:pPr>
      <w:ins w:id="5307" w:author="Andreas Kuehne" w:date="2019-05-31T12:40:00Z">
        <w:r>
          <w:rPr>
            <w:color w:val="31849B" w:themeColor="accent5" w:themeShade="BF"/>
          </w:rPr>
          <w:t xml:space="preserve">      "$ref"</w:t>
        </w:r>
        <w:r>
          <w:t xml:space="preserve">: </w:t>
        </w:r>
        <w:r>
          <w:rPr>
            <w:color w:val="244061" w:themeColor="accent1" w:themeShade="80"/>
          </w:rPr>
          <w:t>"#/definitions/dss2-VerifyManifestResultsType"</w:t>
        </w:r>
      </w:ins>
    </w:p>
    <w:p w14:paraId="1ABCBE0C" w14:textId="77777777" w:rsidR="00A71F46" w:rsidRDefault="00A71F46" w:rsidP="00A71F46">
      <w:pPr>
        <w:pStyle w:val="Code"/>
        <w:spacing w:line="259" w:lineRule="auto"/>
        <w:rPr>
          <w:ins w:id="5308" w:author="Andreas Kuehne" w:date="2019-05-31T12:40:00Z"/>
        </w:rPr>
      </w:pPr>
      <w:ins w:id="5309" w:author="Andreas Kuehne" w:date="2019-05-31T12:40:00Z">
        <w:r>
          <w:t xml:space="preserve">    },</w:t>
        </w:r>
      </w:ins>
    </w:p>
    <w:p w14:paraId="55D399EA" w14:textId="77777777" w:rsidR="00A71F46" w:rsidRDefault="00A71F46" w:rsidP="00A71F46">
      <w:pPr>
        <w:pStyle w:val="Code"/>
        <w:spacing w:line="259" w:lineRule="auto"/>
        <w:rPr>
          <w:ins w:id="5310" w:author="Andreas Kuehne" w:date="2019-05-31T12:40:00Z"/>
        </w:rPr>
      </w:pPr>
      <w:ins w:id="5311" w:author="Andreas Kuehne" w:date="2019-05-31T12:40:00Z">
        <w:r>
          <w:rPr>
            <w:color w:val="31849B" w:themeColor="accent5" w:themeShade="BF"/>
          </w:rPr>
          <w:t xml:space="preserve">    "signingTimeInfo"</w:t>
        </w:r>
        <w:r>
          <w:t>: {</w:t>
        </w:r>
      </w:ins>
    </w:p>
    <w:p w14:paraId="31C491C2" w14:textId="77777777" w:rsidR="00A71F46" w:rsidRDefault="00A71F46" w:rsidP="00A71F46">
      <w:pPr>
        <w:pStyle w:val="Code"/>
        <w:spacing w:line="259" w:lineRule="auto"/>
        <w:rPr>
          <w:ins w:id="5312" w:author="Andreas Kuehne" w:date="2019-05-31T12:40:00Z"/>
        </w:rPr>
      </w:pPr>
      <w:ins w:id="5313" w:author="Andreas Kuehne" w:date="2019-05-31T12:40:00Z">
        <w:r>
          <w:rPr>
            <w:color w:val="31849B" w:themeColor="accent5" w:themeShade="BF"/>
          </w:rPr>
          <w:t xml:space="preserve">      "$ref"</w:t>
        </w:r>
        <w:r>
          <w:t xml:space="preserve">: </w:t>
        </w:r>
        <w:r>
          <w:rPr>
            <w:color w:val="244061" w:themeColor="accent1" w:themeShade="80"/>
          </w:rPr>
          <w:t>"#/definitions/dss2-SigningTimeInfoType"</w:t>
        </w:r>
      </w:ins>
    </w:p>
    <w:p w14:paraId="5D187A98" w14:textId="77777777" w:rsidR="00A71F46" w:rsidRDefault="00A71F46" w:rsidP="00A71F46">
      <w:pPr>
        <w:pStyle w:val="Code"/>
        <w:spacing w:line="259" w:lineRule="auto"/>
        <w:rPr>
          <w:ins w:id="5314" w:author="Andreas Kuehne" w:date="2019-05-31T12:40:00Z"/>
        </w:rPr>
      </w:pPr>
      <w:ins w:id="5315" w:author="Andreas Kuehne" w:date="2019-05-31T12:40:00Z">
        <w:r>
          <w:t xml:space="preserve">    },</w:t>
        </w:r>
      </w:ins>
    </w:p>
    <w:p w14:paraId="0F23FF20" w14:textId="77777777" w:rsidR="00A71F46" w:rsidRDefault="00A71F46" w:rsidP="00A71F46">
      <w:pPr>
        <w:pStyle w:val="Code"/>
        <w:spacing w:line="259" w:lineRule="auto"/>
        <w:rPr>
          <w:ins w:id="5316" w:author="Andreas Kuehne" w:date="2019-05-31T12:40:00Z"/>
        </w:rPr>
      </w:pPr>
      <w:ins w:id="5317" w:author="Andreas Kuehne" w:date="2019-05-31T12:40:00Z">
        <w:r>
          <w:rPr>
            <w:color w:val="31849B" w:themeColor="accent5" w:themeShade="BF"/>
          </w:rPr>
          <w:t xml:space="preserve">    "verificationTimeInfo"</w:t>
        </w:r>
        <w:r>
          <w:t>: {</w:t>
        </w:r>
      </w:ins>
    </w:p>
    <w:p w14:paraId="72FF234C" w14:textId="77777777" w:rsidR="00A71F46" w:rsidRDefault="00A71F46" w:rsidP="00A71F46">
      <w:pPr>
        <w:pStyle w:val="Code"/>
        <w:spacing w:line="259" w:lineRule="auto"/>
        <w:rPr>
          <w:ins w:id="5318" w:author="Andreas Kuehne" w:date="2019-05-31T12:40:00Z"/>
        </w:rPr>
      </w:pPr>
      <w:ins w:id="5319" w:author="Andreas Kuehne" w:date="2019-05-31T12:40:00Z">
        <w:r>
          <w:rPr>
            <w:color w:val="31849B" w:themeColor="accent5" w:themeShade="BF"/>
          </w:rPr>
          <w:t xml:space="preserve">      "$ref"</w:t>
        </w:r>
        <w:r>
          <w:t xml:space="preserve">: </w:t>
        </w:r>
        <w:r>
          <w:rPr>
            <w:color w:val="244061" w:themeColor="accent1" w:themeShade="80"/>
          </w:rPr>
          <w:t>"#/definitions/dss2-VerificationTimeInfoType"</w:t>
        </w:r>
      </w:ins>
    </w:p>
    <w:p w14:paraId="40FA0F0C" w14:textId="77777777" w:rsidR="00A71F46" w:rsidRDefault="00A71F46" w:rsidP="00A71F46">
      <w:pPr>
        <w:pStyle w:val="Code"/>
        <w:spacing w:line="259" w:lineRule="auto"/>
        <w:rPr>
          <w:ins w:id="5320" w:author="Andreas Kuehne" w:date="2019-05-31T12:40:00Z"/>
        </w:rPr>
      </w:pPr>
      <w:ins w:id="5321" w:author="Andreas Kuehne" w:date="2019-05-31T12:40:00Z">
        <w:r>
          <w:t xml:space="preserve">    },</w:t>
        </w:r>
      </w:ins>
    </w:p>
    <w:p w14:paraId="542023B0" w14:textId="77777777" w:rsidR="00A71F46" w:rsidRDefault="00A71F46" w:rsidP="00A71F46">
      <w:pPr>
        <w:pStyle w:val="Code"/>
        <w:spacing w:line="259" w:lineRule="auto"/>
        <w:rPr>
          <w:ins w:id="5322" w:author="Andreas Kuehne" w:date="2019-05-31T12:40:00Z"/>
        </w:rPr>
      </w:pPr>
      <w:ins w:id="5323" w:author="Andreas Kuehne" w:date="2019-05-31T12:40:00Z">
        <w:r>
          <w:rPr>
            <w:color w:val="31849B" w:themeColor="accent5" w:themeShade="BF"/>
          </w:rPr>
          <w:t xml:space="preserve">    "procDetails"</w:t>
        </w:r>
        <w:r>
          <w:t>: {</w:t>
        </w:r>
      </w:ins>
    </w:p>
    <w:p w14:paraId="7005F917" w14:textId="77777777" w:rsidR="00A71F46" w:rsidRDefault="00A71F46" w:rsidP="00A71F46">
      <w:pPr>
        <w:pStyle w:val="Code"/>
        <w:spacing w:line="259" w:lineRule="auto"/>
        <w:rPr>
          <w:ins w:id="5324" w:author="Andreas Kuehne" w:date="2019-05-31T12:40:00Z"/>
        </w:rPr>
      </w:pPr>
      <w:ins w:id="5325" w:author="Andreas Kuehne" w:date="2019-05-31T12:40:00Z">
        <w:r>
          <w:rPr>
            <w:color w:val="31849B" w:themeColor="accent5" w:themeShade="BF"/>
          </w:rPr>
          <w:t xml:space="preserve">      "$ref"</w:t>
        </w:r>
        <w:r>
          <w:t xml:space="preserve">: </w:t>
        </w:r>
        <w:r>
          <w:rPr>
            <w:color w:val="244061" w:themeColor="accent1" w:themeShade="80"/>
          </w:rPr>
          <w:t>"#/definitions/dss2-ProcessingDetailsType"</w:t>
        </w:r>
      </w:ins>
    </w:p>
    <w:p w14:paraId="3031E59C" w14:textId="77777777" w:rsidR="00A71F46" w:rsidRDefault="00A71F46" w:rsidP="00A71F46">
      <w:pPr>
        <w:pStyle w:val="Code"/>
        <w:spacing w:line="259" w:lineRule="auto"/>
        <w:rPr>
          <w:ins w:id="5326" w:author="Andreas Kuehne" w:date="2019-05-31T12:40:00Z"/>
        </w:rPr>
      </w:pPr>
      <w:ins w:id="5327" w:author="Andreas Kuehne" w:date="2019-05-31T12:40:00Z">
        <w:r>
          <w:t xml:space="preserve">    },</w:t>
        </w:r>
      </w:ins>
    </w:p>
    <w:p w14:paraId="05426E10" w14:textId="77777777" w:rsidR="00A71F46" w:rsidRDefault="00A71F46" w:rsidP="00A71F46">
      <w:pPr>
        <w:pStyle w:val="Code"/>
        <w:spacing w:line="259" w:lineRule="auto"/>
        <w:rPr>
          <w:ins w:id="5328" w:author="Andreas Kuehne" w:date="2019-05-31T12:40:00Z"/>
        </w:rPr>
      </w:pPr>
      <w:ins w:id="5329" w:author="Andreas Kuehne" w:date="2019-05-31T12:40:00Z">
        <w:r>
          <w:rPr>
            <w:color w:val="31849B" w:themeColor="accent5" w:themeShade="BF"/>
          </w:rPr>
          <w:t xml:space="preserve">    "signerIdentity"</w:t>
        </w:r>
        <w:r>
          <w:t>: {</w:t>
        </w:r>
      </w:ins>
    </w:p>
    <w:p w14:paraId="60850DDD" w14:textId="77777777" w:rsidR="00A71F46" w:rsidRDefault="00A71F46" w:rsidP="00A71F46">
      <w:pPr>
        <w:pStyle w:val="Code"/>
        <w:spacing w:line="259" w:lineRule="auto"/>
        <w:rPr>
          <w:ins w:id="5330" w:author="Andreas Kuehne" w:date="2019-05-31T12:40:00Z"/>
        </w:rPr>
      </w:pPr>
      <w:ins w:id="5331" w:author="Andreas Kuehne" w:date="2019-05-31T12:40:00Z">
        <w:r>
          <w:rPr>
            <w:color w:val="31849B" w:themeColor="accent5" w:themeShade="BF"/>
          </w:rPr>
          <w:t xml:space="preserve">      "$ref"</w:t>
        </w:r>
        <w:r>
          <w:t xml:space="preserve">: </w:t>
        </w:r>
        <w:r>
          <w:rPr>
            <w:color w:val="244061" w:themeColor="accent1" w:themeShade="80"/>
          </w:rPr>
          <w:t>"#/definitions/saml2rw-NameIDType"</w:t>
        </w:r>
      </w:ins>
    </w:p>
    <w:p w14:paraId="6B71BE02" w14:textId="77777777" w:rsidR="00A71F46" w:rsidRDefault="00A71F46" w:rsidP="00A71F46">
      <w:pPr>
        <w:pStyle w:val="Code"/>
        <w:spacing w:line="259" w:lineRule="auto"/>
        <w:rPr>
          <w:ins w:id="5332" w:author="Andreas Kuehne" w:date="2019-05-31T12:40:00Z"/>
        </w:rPr>
      </w:pPr>
      <w:ins w:id="5333" w:author="Andreas Kuehne" w:date="2019-05-31T12:40:00Z">
        <w:r>
          <w:t xml:space="preserve">    },</w:t>
        </w:r>
      </w:ins>
    </w:p>
    <w:p w14:paraId="0593540F" w14:textId="77777777" w:rsidR="00A71F46" w:rsidRDefault="00A71F46" w:rsidP="00A71F46">
      <w:pPr>
        <w:pStyle w:val="Code"/>
        <w:spacing w:line="259" w:lineRule="auto"/>
        <w:rPr>
          <w:ins w:id="5334" w:author="Andreas Kuehne" w:date="2019-05-31T12:40:00Z"/>
        </w:rPr>
      </w:pPr>
      <w:ins w:id="5335" w:author="Andreas Kuehne" w:date="2019-05-31T12:40:00Z">
        <w:r>
          <w:rPr>
            <w:color w:val="31849B" w:themeColor="accent5" w:themeShade="BF"/>
          </w:rPr>
          <w:t xml:space="preserve">    "augSig"</w:t>
        </w:r>
        <w:r>
          <w:t>: {</w:t>
        </w:r>
      </w:ins>
    </w:p>
    <w:p w14:paraId="000C6459" w14:textId="77777777" w:rsidR="00A71F46" w:rsidRDefault="00A71F46" w:rsidP="00A71F46">
      <w:pPr>
        <w:pStyle w:val="Code"/>
        <w:spacing w:line="259" w:lineRule="auto"/>
        <w:rPr>
          <w:ins w:id="5336" w:author="Andreas Kuehne" w:date="2019-05-31T12:40:00Z"/>
        </w:rPr>
      </w:pPr>
      <w:ins w:id="5337" w:author="Andreas Kuehne" w:date="2019-05-31T12:40:00Z">
        <w:r>
          <w:rPr>
            <w:color w:val="31849B" w:themeColor="accent5" w:themeShade="BF"/>
          </w:rPr>
          <w:t xml:space="preserve">      "type"</w:t>
        </w:r>
        <w:r>
          <w:t xml:space="preserve">: </w:t>
        </w:r>
        <w:r>
          <w:rPr>
            <w:color w:val="244061" w:themeColor="accent1" w:themeShade="80"/>
          </w:rPr>
          <w:t>"array",</w:t>
        </w:r>
      </w:ins>
    </w:p>
    <w:p w14:paraId="767253D7" w14:textId="77777777" w:rsidR="00A71F46" w:rsidRDefault="00A71F46" w:rsidP="00A71F46">
      <w:pPr>
        <w:pStyle w:val="Code"/>
        <w:spacing w:line="259" w:lineRule="auto"/>
        <w:rPr>
          <w:ins w:id="5338" w:author="Andreas Kuehne" w:date="2019-05-31T12:40:00Z"/>
        </w:rPr>
      </w:pPr>
      <w:ins w:id="5339" w:author="Andreas Kuehne" w:date="2019-05-31T12:40:00Z">
        <w:r>
          <w:rPr>
            <w:color w:val="31849B" w:themeColor="accent5" w:themeShade="BF"/>
          </w:rPr>
          <w:t xml:space="preserve">      "items"</w:t>
        </w:r>
        <w:r>
          <w:t>: {</w:t>
        </w:r>
      </w:ins>
    </w:p>
    <w:p w14:paraId="1B075113" w14:textId="77777777" w:rsidR="00A71F46" w:rsidRDefault="00A71F46" w:rsidP="00A71F46">
      <w:pPr>
        <w:pStyle w:val="Code"/>
        <w:spacing w:line="259" w:lineRule="auto"/>
        <w:rPr>
          <w:ins w:id="5340" w:author="Andreas Kuehne" w:date="2019-05-31T12:40:00Z"/>
        </w:rPr>
      </w:pPr>
      <w:ins w:id="5341" w:author="Andreas Kuehne" w:date="2019-05-31T12:40:00Z">
        <w:r>
          <w:rPr>
            <w:color w:val="31849B" w:themeColor="accent5" w:themeShade="BF"/>
          </w:rPr>
          <w:t xml:space="preserve">        "$ref"</w:t>
        </w:r>
        <w:r>
          <w:t xml:space="preserve">: </w:t>
        </w:r>
        <w:r>
          <w:rPr>
            <w:color w:val="244061" w:themeColor="accent1" w:themeShade="80"/>
          </w:rPr>
          <w:t>"#/definitions/dss2-AugmentedSignatureType"</w:t>
        </w:r>
      </w:ins>
    </w:p>
    <w:p w14:paraId="02BE11A9" w14:textId="77777777" w:rsidR="00A71F46" w:rsidRDefault="00A71F46" w:rsidP="00A71F46">
      <w:pPr>
        <w:pStyle w:val="Code"/>
        <w:spacing w:line="259" w:lineRule="auto"/>
        <w:rPr>
          <w:ins w:id="5342" w:author="Andreas Kuehne" w:date="2019-05-31T12:40:00Z"/>
        </w:rPr>
      </w:pPr>
      <w:ins w:id="5343" w:author="Andreas Kuehne" w:date="2019-05-31T12:40:00Z">
        <w:r>
          <w:t xml:space="preserve">      }</w:t>
        </w:r>
      </w:ins>
    </w:p>
    <w:p w14:paraId="50B82602" w14:textId="77777777" w:rsidR="00A71F46" w:rsidRDefault="00A71F46" w:rsidP="00A71F46">
      <w:pPr>
        <w:pStyle w:val="Code"/>
        <w:spacing w:line="259" w:lineRule="auto"/>
        <w:rPr>
          <w:ins w:id="5344" w:author="Andreas Kuehne" w:date="2019-05-31T12:40:00Z"/>
        </w:rPr>
      </w:pPr>
      <w:ins w:id="5345" w:author="Andreas Kuehne" w:date="2019-05-31T12:40:00Z">
        <w:r>
          <w:t xml:space="preserve">    },</w:t>
        </w:r>
      </w:ins>
    </w:p>
    <w:p w14:paraId="4396FB9C" w14:textId="77777777" w:rsidR="00A71F46" w:rsidRDefault="00A71F46" w:rsidP="00A71F46">
      <w:pPr>
        <w:pStyle w:val="Code"/>
        <w:spacing w:line="259" w:lineRule="auto"/>
        <w:rPr>
          <w:ins w:id="5346" w:author="Andreas Kuehne" w:date="2019-05-31T12:40:00Z"/>
        </w:rPr>
      </w:pPr>
      <w:ins w:id="5347" w:author="Andreas Kuehne" w:date="2019-05-31T12:40:00Z">
        <w:r>
          <w:rPr>
            <w:color w:val="31849B" w:themeColor="accent5" w:themeShade="BF"/>
          </w:rPr>
          <w:t xml:space="preserve">    "timestampedSig"</w:t>
        </w:r>
        <w:r>
          <w:t>: {</w:t>
        </w:r>
      </w:ins>
    </w:p>
    <w:p w14:paraId="123F7B32" w14:textId="77777777" w:rsidR="00A71F46" w:rsidRDefault="00A71F46" w:rsidP="00A71F46">
      <w:pPr>
        <w:pStyle w:val="Code"/>
        <w:spacing w:line="259" w:lineRule="auto"/>
        <w:rPr>
          <w:ins w:id="5348" w:author="Andreas Kuehne" w:date="2019-05-31T12:40:00Z"/>
        </w:rPr>
      </w:pPr>
      <w:ins w:id="5349" w:author="Andreas Kuehne" w:date="2019-05-31T12:40:00Z">
        <w:r>
          <w:rPr>
            <w:color w:val="31849B" w:themeColor="accent5" w:themeShade="BF"/>
          </w:rPr>
          <w:t xml:space="preserve">      "type"</w:t>
        </w:r>
        <w:r>
          <w:t xml:space="preserve">: </w:t>
        </w:r>
        <w:r>
          <w:rPr>
            <w:color w:val="244061" w:themeColor="accent1" w:themeShade="80"/>
          </w:rPr>
          <w:t>"array",</w:t>
        </w:r>
      </w:ins>
    </w:p>
    <w:p w14:paraId="2865F9BE" w14:textId="77777777" w:rsidR="00A71F46" w:rsidRDefault="00A71F46" w:rsidP="00A71F46">
      <w:pPr>
        <w:pStyle w:val="Code"/>
        <w:spacing w:line="259" w:lineRule="auto"/>
        <w:rPr>
          <w:ins w:id="5350" w:author="Andreas Kuehne" w:date="2019-05-31T12:40:00Z"/>
        </w:rPr>
      </w:pPr>
      <w:ins w:id="5351" w:author="Andreas Kuehne" w:date="2019-05-31T12:40:00Z">
        <w:r>
          <w:rPr>
            <w:color w:val="31849B" w:themeColor="accent5" w:themeShade="BF"/>
          </w:rPr>
          <w:t xml:space="preserve">      "items"</w:t>
        </w:r>
        <w:r>
          <w:t>: {</w:t>
        </w:r>
      </w:ins>
    </w:p>
    <w:p w14:paraId="6B2AB9EC" w14:textId="77777777" w:rsidR="00A71F46" w:rsidRDefault="00A71F46" w:rsidP="00A71F46">
      <w:pPr>
        <w:pStyle w:val="Code"/>
        <w:spacing w:line="259" w:lineRule="auto"/>
        <w:rPr>
          <w:ins w:id="5352" w:author="Andreas Kuehne" w:date="2019-05-31T12:40:00Z"/>
        </w:rPr>
      </w:pPr>
      <w:ins w:id="5353" w:author="Andreas Kuehne" w:date="2019-05-31T12:40:00Z">
        <w:r>
          <w:rPr>
            <w:color w:val="31849B" w:themeColor="accent5" w:themeShade="BF"/>
          </w:rPr>
          <w:t xml:space="preserve">        "$ref"</w:t>
        </w:r>
        <w:r>
          <w:t xml:space="preserve">: </w:t>
        </w:r>
        <w:r>
          <w:rPr>
            <w:color w:val="244061" w:themeColor="accent1" w:themeShade="80"/>
          </w:rPr>
          <w:t>"#/definitions/dss2-AugmentedSignatureType"</w:t>
        </w:r>
      </w:ins>
    </w:p>
    <w:p w14:paraId="612B9303" w14:textId="77777777" w:rsidR="00A71F46" w:rsidRDefault="00A71F46" w:rsidP="00A71F46">
      <w:pPr>
        <w:pStyle w:val="Code"/>
        <w:spacing w:line="259" w:lineRule="auto"/>
        <w:rPr>
          <w:ins w:id="5354" w:author="Andreas Kuehne" w:date="2019-05-31T12:40:00Z"/>
        </w:rPr>
      </w:pPr>
      <w:ins w:id="5355" w:author="Andreas Kuehne" w:date="2019-05-31T12:40:00Z">
        <w:r>
          <w:t xml:space="preserve">      }</w:t>
        </w:r>
      </w:ins>
    </w:p>
    <w:p w14:paraId="5FB3B2BA" w14:textId="77777777" w:rsidR="00A71F46" w:rsidRDefault="00A71F46" w:rsidP="00A71F46">
      <w:pPr>
        <w:pStyle w:val="Code"/>
        <w:spacing w:line="259" w:lineRule="auto"/>
        <w:rPr>
          <w:ins w:id="5356" w:author="Andreas Kuehne" w:date="2019-05-31T12:40:00Z"/>
        </w:rPr>
      </w:pPr>
      <w:ins w:id="5357" w:author="Andreas Kuehne" w:date="2019-05-31T12:40:00Z">
        <w:r>
          <w:t xml:space="preserve">    }</w:t>
        </w:r>
      </w:ins>
    </w:p>
    <w:p w14:paraId="0BDC8535" w14:textId="77777777" w:rsidR="00A71F46" w:rsidRDefault="00A71F46" w:rsidP="00A71F46">
      <w:pPr>
        <w:pStyle w:val="Code"/>
        <w:spacing w:line="259" w:lineRule="auto"/>
        <w:rPr>
          <w:ins w:id="5358" w:author="Andreas Kuehne" w:date="2019-05-31T12:40:00Z"/>
        </w:rPr>
      </w:pPr>
      <w:ins w:id="5359" w:author="Andreas Kuehne" w:date="2019-05-31T12:40:00Z">
        <w:r>
          <w:t xml:space="preserve">  }</w:t>
        </w:r>
      </w:ins>
    </w:p>
    <w:p w14:paraId="25EEEA7E" w14:textId="77777777" w:rsidR="00A71F46" w:rsidRDefault="00A71F46" w:rsidP="00A71F46">
      <w:pPr>
        <w:pStyle w:val="Code"/>
        <w:spacing w:line="259" w:lineRule="auto"/>
        <w:rPr>
          <w:ins w:id="5360" w:author="Andreas Kuehne" w:date="2019-05-31T12:40:00Z"/>
        </w:rPr>
      </w:pPr>
      <w:ins w:id="5361" w:author="Andreas Kuehne" w:date="2019-05-31T12:40:00Z">
        <w:r>
          <w:t>}</w:t>
        </w:r>
      </w:ins>
    </w:p>
    <w:p w14:paraId="59A6AC01" w14:textId="77777777" w:rsidR="00A71F46" w:rsidRDefault="001A1734" w:rsidP="00A71F46">
      <w:pPr>
        <w:rPr>
          <w:ins w:id="5362" w:author="Andreas Kuehne" w:date="2019-05-31T12:40:00Z"/>
        </w:rPr>
      </w:pPr>
      <w:customXmlInsRangeStart w:id="5363" w:author="Andreas Kuehne" w:date="2019-05-31T12:40:00Z"/>
      <w:sdt>
        <w:sdtPr>
          <w:tag w:val="dss2-OptionalOutputsVerifyType.-jsonSchema"/>
          <w:id w:val="1421982896"/>
          <w:showingPlcHdr/>
        </w:sdtPr>
        <w:sdtEndPr/>
        <w:sdtContent>
          <w:customXmlInsRangeEnd w:id="5363"/>
          <w:ins w:id="5364" w:author="Andreas Kuehne" w:date="2019-05-31T12:40:00Z">
            <w:r w:rsidR="00A71F46">
              <w:rPr>
                <w:color w:val="19D131"/>
              </w:rPr>
              <w:t>[component OptionalOutputsVerify JSON schema details]</w:t>
            </w:r>
          </w:ins>
          <w:customXmlInsRangeStart w:id="5365" w:author="Andreas Kuehne" w:date="2019-05-31T12:40:00Z"/>
        </w:sdtContent>
      </w:sdt>
      <w:customXmlInsRangeEnd w:id="5365"/>
    </w:p>
    <w:p w14:paraId="6A218019" w14:textId="77777777" w:rsidR="00A71F46" w:rsidRDefault="00A71F46" w:rsidP="00A71F46">
      <w:pPr>
        <w:pStyle w:val="berschrift4"/>
        <w:numPr>
          <w:ilvl w:val="3"/>
          <w:numId w:val="3"/>
        </w:numPr>
        <w:rPr>
          <w:ins w:id="5366" w:author="Andreas Kuehne" w:date="2019-05-31T12:40:00Z"/>
        </w:rPr>
      </w:pPr>
      <w:bookmarkStart w:id="5367" w:name="_Toc10206829"/>
      <w:ins w:id="5368" w:author="Andreas Kuehne" w:date="2019-05-31T12:40:00Z">
        <w:r>
          <w:t>OptionalOutputsVerify – XML Syntax</w:t>
        </w:r>
        <w:bookmarkEnd w:id="5367"/>
      </w:ins>
    </w:p>
    <w:p w14:paraId="223C21D7" w14:textId="77777777" w:rsidR="00A71F46" w:rsidRPr="5404FA76" w:rsidRDefault="00A71F46" w:rsidP="00A71F46">
      <w:pPr>
        <w:rPr>
          <w:ins w:id="5369" w:author="Andreas Kuehne" w:date="2019-05-31T12:40:00Z"/>
        </w:rPr>
      </w:pPr>
      <w:ins w:id="5370" w:author="Andreas Kuehne" w:date="2019-05-31T12:40:00Z">
        <w:r w:rsidRPr="0CCF9147">
          <w:t xml:space="preserve">The XML type </w:t>
        </w:r>
        <w:r w:rsidRPr="002062A5">
          <w:rPr>
            <w:rFonts w:ascii="Courier New" w:eastAsia="Courier New" w:hAnsi="Courier New" w:cs="Courier New"/>
          </w:rPr>
          <w:t>OptionalOutputsVerifyType</w:t>
        </w:r>
        <w:r w:rsidRPr="0CCF9147">
          <w:t xml:space="preserve"> SHALL implement the requirements defined in the </w:t>
        </w:r>
        <w:r w:rsidRPr="002062A5">
          <w:rPr>
            <w:rFonts w:ascii="Courier New" w:eastAsia="Courier New" w:hAnsi="Courier New" w:cs="Courier New"/>
          </w:rPr>
          <w:t>OptionalOutputsVerify</w:t>
        </w:r>
        <w:r>
          <w:t xml:space="preserve"> </w:t>
        </w:r>
        <w:r w:rsidRPr="005A6FFD">
          <w:t>component.</w:t>
        </w:r>
      </w:ins>
    </w:p>
    <w:p w14:paraId="77EAF803" w14:textId="77777777" w:rsidR="00A71F46" w:rsidRDefault="00A71F46" w:rsidP="00A71F46">
      <w:pPr>
        <w:rPr>
          <w:ins w:id="5371" w:author="Andreas Kuehne" w:date="2019-05-31T12:40:00Z"/>
        </w:rPr>
      </w:pPr>
      <w:ins w:id="5372" w:author="Andreas Kuehne" w:date="2019-05-31T12:40:00Z">
        <w:r w:rsidRPr="005A6FFD">
          <w:rPr>
            <w:rFonts w:eastAsia="Arial"/>
          </w:rPr>
          <w:t xml:space="preserve">The </w:t>
        </w:r>
        <w:r w:rsidRPr="002062A5">
          <w:rPr>
            <w:rFonts w:ascii="Courier New" w:eastAsia="Courier New" w:hAnsi="Courier New" w:cs="Courier New"/>
          </w:rPr>
          <w:t>OptionalOutputsVerifyType</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0C39932A" w14:textId="77777777" w:rsidR="00A71F46" w:rsidRDefault="00A71F46" w:rsidP="00A71F46">
      <w:pPr>
        <w:pStyle w:val="Code"/>
        <w:rPr>
          <w:ins w:id="5373" w:author="Andreas Kuehne" w:date="2019-05-31T12:40:00Z"/>
        </w:rPr>
      </w:pPr>
      <w:ins w:id="5374"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OptionalOutputsVerifyType</w:t>
        </w:r>
        <w:r>
          <w:rPr>
            <w:color w:val="943634" w:themeColor="accent2" w:themeShade="BF"/>
          </w:rPr>
          <w:t>"</w:t>
        </w:r>
        <w:r>
          <w:rPr>
            <w:color w:val="31849B" w:themeColor="accent5" w:themeShade="BF"/>
          </w:rPr>
          <w:t>&gt;</w:t>
        </w:r>
      </w:ins>
    </w:p>
    <w:p w14:paraId="17CF6057" w14:textId="77777777" w:rsidR="00A71F46" w:rsidRDefault="00A71F46" w:rsidP="00A71F46">
      <w:pPr>
        <w:pStyle w:val="Code"/>
        <w:rPr>
          <w:ins w:id="5375" w:author="Andreas Kuehne" w:date="2019-05-31T12:40:00Z"/>
        </w:rPr>
      </w:pPr>
      <w:ins w:id="5376" w:author="Andreas Kuehne" w:date="2019-05-31T12:40:00Z">
        <w:r>
          <w:rPr>
            <w:color w:val="31849B" w:themeColor="accent5" w:themeShade="BF"/>
          </w:rPr>
          <w:t xml:space="preserve">  &lt;xs:complexContent&gt;</w:t>
        </w:r>
      </w:ins>
    </w:p>
    <w:p w14:paraId="09AFB849" w14:textId="77777777" w:rsidR="00A71F46" w:rsidRDefault="00A71F46" w:rsidP="00A71F46">
      <w:pPr>
        <w:pStyle w:val="Code"/>
        <w:rPr>
          <w:ins w:id="5377" w:author="Andreas Kuehne" w:date="2019-05-31T12:40:00Z"/>
        </w:rPr>
      </w:pPr>
      <w:ins w:id="5378" w:author="Andreas Kuehne" w:date="2019-05-31T12:40:00Z">
        <w:r>
          <w:rPr>
            <w:color w:val="31849B" w:themeColor="accent5" w:themeShade="BF"/>
          </w:rPr>
          <w:t xml:space="preserve">    &lt;xs:extension</w:t>
        </w:r>
        <w:r>
          <w:rPr>
            <w:color w:val="943634" w:themeColor="accent2" w:themeShade="BF"/>
          </w:rPr>
          <w:t xml:space="preserve"> base="</w:t>
        </w:r>
        <w:r>
          <w:rPr>
            <w:color w:val="244061" w:themeColor="accent1" w:themeShade="80"/>
          </w:rPr>
          <w:t>dss2:OptionalOutputsBaseType</w:t>
        </w:r>
        <w:r>
          <w:rPr>
            <w:color w:val="943634" w:themeColor="accent2" w:themeShade="BF"/>
          </w:rPr>
          <w:t>"</w:t>
        </w:r>
        <w:r>
          <w:rPr>
            <w:color w:val="31849B" w:themeColor="accent5" w:themeShade="BF"/>
          </w:rPr>
          <w:t>&gt;</w:t>
        </w:r>
      </w:ins>
    </w:p>
    <w:p w14:paraId="353D715B" w14:textId="77777777" w:rsidR="00A71F46" w:rsidRDefault="00A71F46" w:rsidP="00A71F46">
      <w:pPr>
        <w:pStyle w:val="Code"/>
        <w:rPr>
          <w:ins w:id="5379" w:author="Andreas Kuehne" w:date="2019-05-31T12:40:00Z"/>
        </w:rPr>
      </w:pPr>
      <w:ins w:id="5380" w:author="Andreas Kuehne" w:date="2019-05-31T12:40:00Z">
        <w:r>
          <w:rPr>
            <w:color w:val="31849B" w:themeColor="accent5" w:themeShade="BF"/>
          </w:rPr>
          <w:t xml:space="preserve">      &lt;xs:sequence&gt;</w:t>
        </w:r>
      </w:ins>
    </w:p>
    <w:p w14:paraId="113289AD" w14:textId="77777777" w:rsidR="00A71F46" w:rsidRDefault="00A71F46" w:rsidP="00A71F46">
      <w:pPr>
        <w:pStyle w:val="Code"/>
        <w:rPr>
          <w:ins w:id="5381" w:author="Andreas Kuehne" w:date="2019-05-31T12:40:00Z"/>
        </w:rPr>
      </w:pPr>
      <w:ins w:id="5382"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VerifyManifestResults</w:t>
        </w:r>
        <w:r>
          <w:rPr>
            <w:color w:val="943634" w:themeColor="accent2" w:themeShade="BF"/>
          </w:rPr>
          <w:t>" type="</w:t>
        </w:r>
        <w:r>
          <w:rPr>
            <w:color w:val="244061" w:themeColor="accent1" w:themeShade="80"/>
          </w:rPr>
          <w:t>dss2:VerifyManifestResultsType</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5AD86E9D" w14:textId="77777777" w:rsidR="00A71F46" w:rsidRDefault="00A71F46" w:rsidP="00A71F46">
      <w:pPr>
        <w:pStyle w:val="Code"/>
        <w:rPr>
          <w:ins w:id="5383" w:author="Andreas Kuehne" w:date="2019-05-31T12:40:00Z"/>
        </w:rPr>
      </w:pPr>
      <w:ins w:id="5384"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SigningTimeInfo</w:t>
        </w:r>
        <w:r>
          <w:rPr>
            <w:color w:val="943634" w:themeColor="accent2" w:themeShade="BF"/>
          </w:rPr>
          <w:t>" type="</w:t>
        </w:r>
        <w:r>
          <w:rPr>
            <w:color w:val="244061" w:themeColor="accent1" w:themeShade="80"/>
          </w:rPr>
          <w:t>dss2:SigningTimeInfoType</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3C1862CA" w14:textId="77777777" w:rsidR="00A71F46" w:rsidRDefault="00A71F46" w:rsidP="00A71F46">
      <w:pPr>
        <w:pStyle w:val="Code"/>
        <w:rPr>
          <w:ins w:id="5385" w:author="Andreas Kuehne" w:date="2019-05-31T12:40:00Z"/>
        </w:rPr>
      </w:pPr>
      <w:ins w:id="5386"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VerificationTimeInfo</w:t>
        </w:r>
        <w:r>
          <w:rPr>
            <w:color w:val="943634" w:themeColor="accent2" w:themeShade="BF"/>
          </w:rPr>
          <w:t>" type="</w:t>
        </w:r>
        <w:r>
          <w:rPr>
            <w:color w:val="244061" w:themeColor="accent1" w:themeShade="80"/>
          </w:rPr>
          <w:t>dss2:VerificationTimeInfoType</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0E92AC7D" w14:textId="77777777" w:rsidR="00A71F46" w:rsidRDefault="00A71F46" w:rsidP="00A71F46">
      <w:pPr>
        <w:pStyle w:val="Code"/>
        <w:rPr>
          <w:ins w:id="5387" w:author="Andreas Kuehne" w:date="2019-05-31T12:40:00Z"/>
        </w:rPr>
      </w:pPr>
      <w:ins w:id="5388"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ProcessingDetails</w:t>
        </w:r>
        <w:r>
          <w:rPr>
            <w:color w:val="943634" w:themeColor="accent2" w:themeShade="BF"/>
          </w:rPr>
          <w:t>" type="</w:t>
        </w:r>
        <w:r>
          <w:rPr>
            <w:color w:val="244061" w:themeColor="accent1" w:themeShade="80"/>
          </w:rPr>
          <w:t>dss2:ProcessingDetailsType</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2BEFE75E" w14:textId="77777777" w:rsidR="00A71F46" w:rsidRDefault="00A71F46" w:rsidP="00A71F46">
      <w:pPr>
        <w:pStyle w:val="Code"/>
        <w:rPr>
          <w:ins w:id="5389" w:author="Andreas Kuehne" w:date="2019-05-31T12:40:00Z"/>
        </w:rPr>
      </w:pPr>
      <w:ins w:id="5390"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SignerIdentity</w:t>
        </w:r>
        <w:r>
          <w:rPr>
            <w:color w:val="943634" w:themeColor="accent2" w:themeShade="BF"/>
          </w:rPr>
          <w:t>" type="</w:t>
        </w:r>
        <w:r>
          <w:rPr>
            <w:color w:val="244061" w:themeColor="accent1" w:themeShade="80"/>
          </w:rPr>
          <w:t>saml2-rw:NameIDType</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2D8BBE37" w14:textId="77777777" w:rsidR="00A71F46" w:rsidRDefault="00A71F46" w:rsidP="00A71F46">
      <w:pPr>
        <w:pStyle w:val="Code"/>
        <w:rPr>
          <w:ins w:id="5391" w:author="Andreas Kuehne" w:date="2019-05-31T12:40:00Z"/>
        </w:rPr>
      </w:pPr>
      <w:ins w:id="5392"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AugmentedSignature</w:t>
        </w:r>
        <w:r>
          <w:rPr>
            <w:color w:val="943634" w:themeColor="accent2" w:themeShade="BF"/>
          </w:rPr>
          <w:t>" type="</w:t>
        </w:r>
        <w:r>
          <w:rPr>
            <w:color w:val="244061" w:themeColor="accent1" w:themeShade="80"/>
          </w:rPr>
          <w:t>dss2:AugmentedSignatureType</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650D1F3E" w14:textId="77777777" w:rsidR="00A71F46" w:rsidRDefault="00A71F46" w:rsidP="00A71F46">
      <w:pPr>
        <w:pStyle w:val="Code"/>
        <w:rPr>
          <w:ins w:id="5393" w:author="Andreas Kuehne" w:date="2019-05-31T12:40:00Z"/>
        </w:rPr>
      </w:pPr>
      <w:ins w:id="5394"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TimestampedSignature</w:t>
        </w:r>
        <w:r>
          <w:rPr>
            <w:color w:val="943634" w:themeColor="accent2" w:themeShade="BF"/>
          </w:rPr>
          <w:t>" type="</w:t>
        </w:r>
        <w:r>
          <w:rPr>
            <w:color w:val="244061" w:themeColor="accent1" w:themeShade="80"/>
          </w:rPr>
          <w:t>dss2:AugmentedSignatureType</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43747081" w14:textId="77777777" w:rsidR="00A71F46" w:rsidRDefault="00A71F46" w:rsidP="00A71F46">
      <w:pPr>
        <w:pStyle w:val="Code"/>
        <w:rPr>
          <w:ins w:id="5395" w:author="Andreas Kuehne" w:date="2019-05-31T12:40:00Z"/>
        </w:rPr>
      </w:pPr>
      <w:ins w:id="5396" w:author="Andreas Kuehne" w:date="2019-05-31T12:40:00Z">
        <w:r>
          <w:rPr>
            <w:color w:val="31849B" w:themeColor="accent5" w:themeShade="BF"/>
          </w:rPr>
          <w:t xml:space="preserve">      &lt;/xs:sequence&gt;</w:t>
        </w:r>
      </w:ins>
    </w:p>
    <w:p w14:paraId="650CDCAD" w14:textId="77777777" w:rsidR="00A71F46" w:rsidRDefault="00A71F46" w:rsidP="00A71F46">
      <w:pPr>
        <w:pStyle w:val="Code"/>
        <w:rPr>
          <w:ins w:id="5397" w:author="Andreas Kuehne" w:date="2019-05-31T12:40:00Z"/>
        </w:rPr>
      </w:pPr>
      <w:ins w:id="5398" w:author="Andreas Kuehne" w:date="2019-05-31T12:40:00Z">
        <w:r>
          <w:rPr>
            <w:color w:val="31849B" w:themeColor="accent5" w:themeShade="BF"/>
          </w:rPr>
          <w:t xml:space="preserve">    &lt;/xs:extension&gt;</w:t>
        </w:r>
      </w:ins>
    </w:p>
    <w:p w14:paraId="397AD48E" w14:textId="77777777" w:rsidR="00A71F46" w:rsidRDefault="00A71F46" w:rsidP="00A71F46">
      <w:pPr>
        <w:pStyle w:val="Code"/>
        <w:rPr>
          <w:ins w:id="5399" w:author="Andreas Kuehne" w:date="2019-05-31T12:40:00Z"/>
        </w:rPr>
      </w:pPr>
      <w:ins w:id="5400" w:author="Andreas Kuehne" w:date="2019-05-31T12:40:00Z">
        <w:r>
          <w:rPr>
            <w:color w:val="31849B" w:themeColor="accent5" w:themeShade="BF"/>
          </w:rPr>
          <w:t xml:space="preserve">  &lt;/xs:complexContent&gt;</w:t>
        </w:r>
      </w:ins>
    </w:p>
    <w:p w14:paraId="38392128" w14:textId="77777777" w:rsidR="00A71F46" w:rsidRDefault="00A71F46" w:rsidP="00A71F46">
      <w:pPr>
        <w:pStyle w:val="Code"/>
        <w:rPr>
          <w:ins w:id="5401" w:author="Andreas Kuehne" w:date="2019-05-31T12:40:00Z"/>
        </w:rPr>
      </w:pPr>
      <w:ins w:id="5402" w:author="Andreas Kuehne" w:date="2019-05-31T12:40:00Z">
        <w:r>
          <w:rPr>
            <w:color w:val="31849B" w:themeColor="accent5" w:themeShade="BF"/>
          </w:rPr>
          <w:t>&lt;/xs:complexType&gt;</w:t>
        </w:r>
      </w:ins>
    </w:p>
    <w:p w14:paraId="02B9BFA5" w14:textId="77777777" w:rsidR="00A71F46" w:rsidRDefault="00A71F46" w:rsidP="00A71F46">
      <w:pPr>
        <w:spacing w:line="259" w:lineRule="auto"/>
        <w:rPr>
          <w:ins w:id="5403" w:author="Andreas Kuehne" w:date="2019-05-31T12:40:00Z"/>
        </w:rPr>
      </w:pPr>
      <w:ins w:id="5404" w:author="Andreas Kuehne" w:date="2019-05-31T12:40:00Z">
        <w:r>
          <w:t>Each child element of</w:t>
        </w:r>
        <w:r w:rsidRPr="71C71F8C">
          <w:t xml:space="preserve"> </w:t>
        </w:r>
        <w:r w:rsidRPr="002062A5">
          <w:rPr>
            <w:rFonts w:ascii="Courier New" w:eastAsia="Courier New" w:hAnsi="Courier New" w:cs="Courier New"/>
          </w:rPr>
          <w:t>OptionalOutputsVerifyType</w:t>
        </w:r>
        <w:r w:rsidRPr="71C71F8C">
          <w:t xml:space="preserve"> </w:t>
        </w:r>
        <w:r>
          <w:t xml:space="preserve">XML element SHALL implement in XML syntax the sub-component that has a name equal to its local name. </w:t>
        </w:r>
      </w:ins>
      <w:customXmlInsRangeStart w:id="5405" w:author="Andreas Kuehne" w:date="2019-05-31T12:40:00Z"/>
      <w:sdt>
        <w:sdtPr>
          <w:tag w:val="dss2-OptionalOutputsVerifyType.-xmlSchema"/>
          <w:id w:val="600384455"/>
          <w:showingPlcHdr/>
        </w:sdtPr>
        <w:sdtEndPr/>
        <w:sdtContent>
          <w:customXmlInsRangeEnd w:id="5405"/>
          <w:ins w:id="5406" w:author="Andreas Kuehne" w:date="2019-05-31T12:40:00Z">
            <w:r>
              <w:rPr>
                <w:color w:val="19D131"/>
              </w:rPr>
              <w:t>[component OptionalOutputsVerify XML schema details]</w:t>
            </w:r>
          </w:ins>
          <w:customXmlInsRangeStart w:id="5407" w:author="Andreas Kuehne" w:date="2019-05-31T12:40:00Z"/>
        </w:sdtContent>
      </w:sdt>
      <w:customXmlInsRangeEnd w:id="5407"/>
    </w:p>
    <w:p w14:paraId="2AF9D4B1" w14:textId="77777777" w:rsidR="00A71F46" w:rsidRDefault="00A71F46" w:rsidP="00A71F46">
      <w:pPr>
        <w:pStyle w:val="berschrift3"/>
        <w:numPr>
          <w:ilvl w:val="2"/>
          <w:numId w:val="3"/>
        </w:numPr>
        <w:rPr>
          <w:ins w:id="5408" w:author="Andreas Kuehne" w:date="2019-05-31T12:40:00Z"/>
        </w:rPr>
      </w:pPr>
      <w:bookmarkStart w:id="5409" w:name="_Toc10206830"/>
      <w:ins w:id="5410" w:author="Andreas Kuehne" w:date="2019-05-31T12:40:00Z">
        <w:r>
          <w:t>Component ClaimedIdentity</w:t>
        </w:r>
        <w:bookmarkEnd w:id="5409"/>
      </w:ins>
    </w:p>
    <w:p w14:paraId="4D61432C" w14:textId="77777777" w:rsidR="00A71F46" w:rsidRDefault="001A1734" w:rsidP="00A71F46">
      <w:pPr>
        <w:rPr>
          <w:ins w:id="5411" w:author="Andreas Kuehne" w:date="2019-05-31T12:40:00Z"/>
        </w:rPr>
      </w:pPr>
      <w:customXmlInsRangeStart w:id="5412" w:author="Andreas Kuehne" w:date="2019-05-31T12:40:00Z"/>
      <w:sdt>
        <w:sdtPr>
          <w:tag w:val="dss2-ClaimedIdentityType.-normative"/>
          <w:id w:val="-965283612"/>
        </w:sdtPr>
        <w:sdtEndPr/>
        <w:sdtContent>
          <w:customXmlInsRangeEnd w:id="5412"/>
          <w:ins w:id="5413" w:author="Andreas Kuehne" w:date="2019-05-31T12:40:00Z">
            <w:r w:rsidR="00A71F46" w:rsidRPr="003A06D0">
              <w:rPr>
                <w:color w:val="19D131"/>
                <w:lang w:val="en-GB"/>
              </w:rPr>
              <w:t>This element indicates the identity of the client who is making a request. The server may use this to parameterize any aspect of its processing. Profiles that make use of this element MUST define its semantics.</w:t>
            </w:r>
          </w:ins>
          <w:customXmlInsRangeStart w:id="5414" w:author="Andreas Kuehne" w:date="2019-05-31T12:40:00Z"/>
        </w:sdtContent>
      </w:sdt>
      <w:customXmlInsRangeEnd w:id="5414"/>
    </w:p>
    <w:p w14:paraId="275ADAA8" w14:textId="77777777" w:rsidR="00A71F46" w:rsidRDefault="00A71F46" w:rsidP="00A71F46">
      <w:pPr>
        <w:rPr>
          <w:ins w:id="5415" w:author="Andreas Kuehne" w:date="2019-05-31T12:40:00Z"/>
        </w:rPr>
      </w:pPr>
      <w:ins w:id="5416" w:author="Andreas Kuehne" w:date="2019-05-31T12:40:00Z">
        <w:r>
          <w:t>Below follows a list of the sub-components that constitute this component:</w:t>
        </w:r>
      </w:ins>
    </w:p>
    <w:p w14:paraId="6383398B" w14:textId="77777777" w:rsidR="00A71F46" w:rsidRDefault="00A71F46" w:rsidP="00A71F46">
      <w:pPr>
        <w:pStyle w:val="Member"/>
        <w:rPr>
          <w:ins w:id="5417" w:author="Andreas Kuehne" w:date="2019-05-31T12:40:00Z"/>
        </w:rPr>
      </w:pPr>
      <w:ins w:id="5418" w:author="Andreas Kuehne" w:date="2019-05-31T12:40:00Z">
        <w:r>
          <w:t xml:space="preserve">The </w:t>
        </w:r>
        <w:r w:rsidRPr="35C1378D">
          <w:rPr>
            <w:rStyle w:val="Datatype"/>
          </w:rPr>
          <w:t>Name</w:t>
        </w:r>
        <w:r>
          <w:t xml:space="preserve"> element MUST contain one instance of a sub-component. This element MUST satisfy the requirements specified in section </w:t>
        </w:r>
        <w:r>
          <w:fldChar w:fldCharType="begin"/>
        </w:r>
        <w:r>
          <w:instrText xml:space="preserve"> REF _RefComp26F1F54E \r \h </w:instrText>
        </w:r>
      </w:ins>
      <w:ins w:id="5419" w:author="Andreas Kuehne" w:date="2019-05-31T12:40:00Z">
        <w:r>
          <w:fldChar w:fldCharType="separate"/>
        </w:r>
        <w:r>
          <w:rPr>
            <w:rStyle w:val="Datatype"/>
            <w:rFonts w:eastAsia="Courier New" w:cs="Courier New"/>
          </w:rPr>
          <w:t>NameID</w:t>
        </w:r>
        <w:r>
          <w:fldChar w:fldCharType="end"/>
        </w:r>
        <w:r>
          <w:t xml:space="preserve">. </w:t>
        </w:r>
      </w:ins>
      <w:customXmlInsRangeStart w:id="5420" w:author="Andreas Kuehne" w:date="2019-05-31T12:40:00Z"/>
      <w:sdt>
        <w:sdtPr>
          <w:alias w:val="dss2-ClaimedIdentityType.name"/>
          <w:tag w:val="dss2-ClaimedIdentityType.Name"/>
          <w:id w:val="-1024322388"/>
        </w:sdtPr>
        <w:sdtEndPr/>
        <w:sdtContent>
          <w:customXmlInsRangeEnd w:id="5420"/>
          <w:ins w:id="5421" w:author="Andreas Kuehne" w:date="2019-05-31T12:40:00Z">
            <w:r w:rsidRPr="003A06D0">
              <w:rPr>
                <w:color w:val="19D131"/>
                <w:lang w:val="en-GB"/>
              </w:rPr>
              <w:t xml:space="preserve">The claimed identity may be authenticated using the security binding, according to section 6, or using authentication data provided in the </w:t>
            </w:r>
            <w:r w:rsidRPr="003A06D0">
              <w:rPr>
                <w:rStyle w:val="Datatype"/>
                <w:lang w:val="en-GB"/>
              </w:rPr>
              <w:t>SupportingInfo</w:t>
            </w:r>
            <w:r w:rsidRPr="003A06D0">
              <w:rPr>
                <w:color w:val="19D131"/>
                <w:lang w:val="en-GB"/>
              </w:rPr>
              <w:t xml:space="preserve"> element. The server MUST check that the asserted </w:t>
            </w:r>
            <w:r w:rsidRPr="003A06D0">
              <w:rPr>
                <w:rStyle w:val="Datatype"/>
                <w:lang w:val="en-GB"/>
              </w:rPr>
              <w:t>Name</w:t>
            </w:r>
            <w:r w:rsidRPr="003A06D0">
              <w:rPr>
                <w:color w:val="19D131"/>
                <w:lang w:val="en-GB"/>
              </w:rPr>
              <w:t xml:space="preserve"> is authenticated before relying upon the </w:t>
            </w:r>
            <w:r w:rsidRPr="003A06D0">
              <w:rPr>
                <w:rStyle w:val="Datatype"/>
                <w:lang w:val="en-GB"/>
              </w:rPr>
              <w:t>Name</w:t>
            </w:r>
            <w:r w:rsidRPr="003A06D0">
              <w:rPr>
                <w:color w:val="19D131"/>
                <w:lang w:val="en-GB"/>
              </w:rPr>
              <w:t>.</w:t>
            </w:r>
          </w:ins>
          <w:customXmlInsRangeStart w:id="5422" w:author="Andreas Kuehne" w:date="2019-05-31T12:40:00Z"/>
        </w:sdtContent>
      </w:sdt>
      <w:customXmlInsRangeEnd w:id="5422"/>
    </w:p>
    <w:p w14:paraId="3C437385" w14:textId="77777777" w:rsidR="00A71F46" w:rsidRDefault="00A71F46" w:rsidP="00A71F46">
      <w:pPr>
        <w:pStyle w:val="Member"/>
        <w:rPr>
          <w:ins w:id="5423" w:author="Andreas Kuehne" w:date="2019-05-31T12:40:00Z"/>
        </w:rPr>
      </w:pPr>
      <w:ins w:id="5424" w:author="Andreas Kuehne" w:date="2019-05-31T12:40:00Z">
        <w:r>
          <w:t xml:space="preserve">The OPTIONAL </w:t>
        </w:r>
        <w:r w:rsidRPr="35C1378D">
          <w:rPr>
            <w:rStyle w:val="Datatype"/>
          </w:rPr>
          <w:t>SupportingInfo</w:t>
        </w:r>
        <w:r>
          <w:t xml:space="preserve"> element, if present, MUST contain a sub-component. A given element MUST satisfy the requirements specified in this document in section </w:t>
        </w:r>
        <w:r>
          <w:fldChar w:fldCharType="begin"/>
        </w:r>
        <w:r>
          <w:instrText xml:space="preserve"> REF _RefComp2CFDDCC6 \r \h </w:instrText>
        </w:r>
      </w:ins>
      <w:ins w:id="5425" w:author="Andreas Kuehne" w:date="2019-05-31T12:40:00Z">
        <w:r>
          <w:fldChar w:fldCharType="separate"/>
        </w:r>
        <w:r>
          <w:rPr>
            <w:rStyle w:val="Datatype"/>
            <w:rFonts w:eastAsia="Courier New" w:cs="Courier New"/>
          </w:rPr>
          <w:t>Any</w:t>
        </w:r>
        <w:r>
          <w:fldChar w:fldCharType="end"/>
        </w:r>
        <w:r>
          <w:t xml:space="preserve">. </w:t>
        </w:r>
      </w:ins>
      <w:customXmlInsRangeStart w:id="5426" w:author="Andreas Kuehne" w:date="2019-05-31T12:40:00Z"/>
      <w:sdt>
        <w:sdtPr>
          <w:alias w:val="dss2-ClaimedIdentityType.suppInfo"/>
          <w:tag w:val="dss2-ClaimedIdentityType.SupportingInfo"/>
          <w:id w:val="1317543554"/>
        </w:sdtPr>
        <w:sdtEndPr/>
        <w:sdtContent>
          <w:customXmlInsRangeEnd w:id="5426"/>
          <w:ins w:id="5427" w:author="Andreas Kuehne" w:date="2019-05-31T12:40:00Z">
            <w:r w:rsidRPr="003A06D0">
              <w:rPr>
                <w:color w:val="19D131"/>
                <w:lang w:val="en-GB"/>
              </w:rPr>
              <w:t xml:space="preserve">The </w:t>
            </w:r>
            <w:r w:rsidRPr="003A06D0">
              <w:rPr>
                <w:rStyle w:val="Datatype"/>
                <w:lang w:val="en-GB"/>
              </w:rPr>
              <w:t>SupportingInfo</w:t>
            </w:r>
            <w:r w:rsidRPr="003A06D0">
              <w:rPr>
                <w:color w:val="19D131"/>
                <w:lang w:val="en-GB"/>
              </w:rPr>
              <w:t xml:space="preserve"> element can be used by profiles to carry information related to the claimed identity. One possible use of </w:t>
            </w:r>
            <w:r w:rsidRPr="003A06D0">
              <w:rPr>
                <w:rStyle w:val="Datatype"/>
                <w:lang w:val="en-GB"/>
              </w:rPr>
              <w:t>SupportingInfo</w:t>
            </w:r>
            <w:r w:rsidRPr="003A06D0">
              <w:rPr>
                <w:color w:val="19D131"/>
                <w:lang w:val="en-GB"/>
              </w:rPr>
              <w:t xml:space="preserve"> is to carry authentication data that authenticates the request as originating from the claimed identity (examples of authentication data include a password or SAML Assertion, a signature or MAC calculated over the request using a client key). </w:t>
            </w:r>
          </w:ins>
          <w:customXmlInsRangeStart w:id="5428" w:author="Andreas Kuehne" w:date="2019-05-31T12:40:00Z"/>
        </w:sdtContent>
      </w:sdt>
      <w:customXmlInsRangeEnd w:id="5428"/>
    </w:p>
    <w:p w14:paraId="02B38FFC" w14:textId="77777777" w:rsidR="00A71F46" w:rsidRDefault="00A71F46" w:rsidP="00A71F46">
      <w:pPr>
        <w:pStyle w:val="Non-normativeCommentHeading"/>
        <w:rPr>
          <w:ins w:id="5429" w:author="Andreas Kuehne" w:date="2019-05-31T12:40:00Z"/>
        </w:rPr>
      </w:pPr>
      <w:ins w:id="5430" w:author="Andreas Kuehne" w:date="2019-05-31T12:40:00Z">
        <w:r>
          <w:t>Non-normative Comment:</w:t>
        </w:r>
      </w:ins>
    </w:p>
    <w:p w14:paraId="3DA761C8" w14:textId="77777777" w:rsidR="00A71F46" w:rsidRDefault="001A1734" w:rsidP="00A71F46">
      <w:pPr>
        <w:pStyle w:val="Non-normativeComment"/>
        <w:rPr>
          <w:ins w:id="5431" w:author="Andreas Kuehne" w:date="2019-05-31T12:40:00Z"/>
        </w:rPr>
      </w:pPr>
      <w:customXmlInsRangeStart w:id="5432" w:author="Andreas Kuehne" w:date="2019-05-31T12:40:00Z"/>
      <w:sdt>
        <w:sdtPr>
          <w:tag w:val="dss2-ClaimedIdentityType.-nonNormative"/>
          <w:id w:val="-1455013848"/>
          <w:showingPlcHdr/>
        </w:sdtPr>
        <w:sdtEndPr/>
        <w:sdtContent>
          <w:customXmlInsRangeEnd w:id="5432"/>
          <w:ins w:id="5433" w:author="Andreas Kuehne" w:date="2019-05-31T12:40:00Z">
            <w:r w:rsidR="00A71F46">
              <w:rPr>
                <w:color w:val="19D131"/>
              </w:rPr>
              <w:t>[component ClaimedIdentity non normative details]</w:t>
            </w:r>
          </w:ins>
          <w:customXmlInsRangeStart w:id="5434" w:author="Andreas Kuehne" w:date="2019-05-31T12:40:00Z"/>
        </w:sdtContent>
      </w:sdt>
      <w:customXmlInsRangeEnd w:id="5434"/>
    </w:p>
    <w:p w14:paraId="595F0814" w14:textId="77777777" w:rsidR="00A71F46" w:rsidRDefault="00A71F46" w:rsidP="00A71F46">
      <w:pPr>
        <w:pStyle w:val="berschrift4"/>
        <w:numPr>
          <w:ilvl w:val="3"/>
          <w:numId w:val="3"/>
        </w:numPr>
        <w:rPr>
          <w:ins w:id="5435" w:author="Andreas Kuehne" w:date="2019-05-31T12:40:00Z"/>
        </w:rPr>
      </w:pPr>
      <w:bookmarkStart w:id="5436" w:name="_Toc10206831"/>
      <w:ins w:id="5437" w:author="Andreas Kuehne" w:date="2019-05-31T12:40:00Z">
        <w:r>
          <w:t>ClaimedIdentity – JSON Syntax</w:t>
        </w:r>
        <w:bookmarkEnd w:id="5436"/>
      </w:ins>
    </w:p>
    <w:p w14:paraId="2DC5D09E" w14:textId="77777777" w:rsidR="00A71F46" w:rsidRPr="0248A3D1" w:rsidRDefault="00A71F46" w:rsidP="00A71F46">
      <w:pPr>
        <w:rPr>
          <w:ins w:id="5438" w:author="Andreas Kuehne" w:date="2019-05-31T12:40:00Z"/>
        </w:rPr>
      </w:pPr>
      <w:ins w:id="5439" w:author="Andreas Kuehne" w:date="2019-05-31T12:40:00Z">
        <w:r w:rsidRPr="002062A5">
          <w:rPr>
            <w:rFonts w:eastAsia="Arial" w:cs="Arial"/>
            <w:sz w:val="22"/>
            <w:szCs w:val="22"/>
          </w:rPr>
          <w:t xml:space="preserve">The </w:t>
        </w:r>
        <w:r w:rsidRPr="002062A5">
          <w:rPr>
            <w:rFonts w:ascii="Courier New" w:eastAsia="Courier New" w:hAnsi="Courier New" w:cs="Courier New"/>
          </w:rPr>
          <w:t>ClaimedIdentityType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ClaimedIdentity</w:t>
        </w:r>
        <w:r>
          <w:t xml:space="preserve"> component.</w:t>
        </w:r>
      </w:ins>
    </w:p>
    <w:p w14:paraId="18E0FFB6" w14:textId="77777777" w:rsidR="00A71F46" w:rsidRPr="C2430093" w:rsidRDefault="00A71F46" w:rsidP="00A71F46">
      <w:pPr>
        <w:spacing w:line="259" w:lineRule="auto"/>
        <w:rPr>
          <w:ins w:id="5440" w:author="Andreas Kuehne" w:date="2019-05-31T12:40:00Z"/>
          <w:rFonts w:eastAsia="Arial" w:cs="Arial"/>
          <w:sz w:val="22"/>
          <w:szCs w:val="22"/>
        </w:rPr>
      </w:pPr>
      <w:ins w:id="5441"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ClaimedIdentity</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265"/>
        <w:gridCol w:w="3100"/>
        <w:gridCol w:w="2985"/>
      </w:tblGrid>
      <w:tr w:rsidR="00A71F46" w14:paraId="1D49A8A3" w14:textId="77777777" w:rsidTr="00A71F46">
        <w:trPr>
          <w:cnfStyle w:val="100000000000" w:firstRow="1" w:lastRow="0" w:firstColumn="0" w:lastColumn="0" w:oddVBand="0" w:evenVBand="0" w:oddHBand="0" w:evenHBand="0" w:firstRowFirstColumn="0" w:firstRowLastColumn="0" w:lastRowFirstColumn="0" w:lastRowLastColumn="0"/>
          <w:ins w:id="5442"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ABEB972" w14:textId="77777777" w:rsidR="00A71F46" w:rsidRDefault="00A71F46" w:rsidP="00A71F46">
            <w:pPr>
              <w:pStyle w:val="Beschriftung"/>
              <w:rPr>
                <w:ins w:id="5443" w:author="Andreas Kuehne" w:date="2019-05-31T12:40:00Z"/>
              </w:rPr>
            </w:pPr>
            <w:ins w:id="5444" w:author="Andreas Kuehne" w:date="2019-05-31T12:40:00Z">
              <w:r>
                <w:t>Element</w:t>
              </w:r>
            </w:ins>
          </w:p>
        </w:tc>
        <w:tc>
          <w:tcPr>
            <w:tcW w:w="4675" w:type="dxa"/>
          </w:tcPr>
          <w:p w14:paraId="51DCF319"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5445" w:author="Andreas Kuehne" w:date="2019-05-31T12:40:00Z"/>
              </w:rPr>
            </w:pPr>
            <w:ins w:id="5446" w:author="Andreas Kuehne" w:date="2019-05-31T12:40:00Z">
              <w:r>
                <w:t>Implementing JSON member name</w:t>
              </w:r>
            </w:ins>
          </w:p>
        </w:tc>
        <w:tc>
          <w:tcPr>
            <w:tcW w:w="4675" w:type="dxa"/>
          </w:tcPr>
          <w:p w14:paraId="2466F820"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5447" w:author="Andreas Kuehne" w:date="2019-05-31T12:40:00Z"/>
              </w:rPr>
            </w:pPr>
            <w:ins w:id="5448" w:author="Andreas Kuehne" w:date="2019-05-31T12:40:00Z">
              <w:r>
                <w:t>Comments</w:t>
              </w:r>
            </w:ins>
          </w:p>
        </w:tc>
      </w:tr>
      <w:tr w:rsidR="00A71F46" w14:paraId="1478FD46" w14:textId="77777777" w:rsidTr="00A71F46">
        <w:trPr>
          <w:ins w:id="5449"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DD733DB" w14:textId="77777777" w:rsidR="00A71F46" w:rsidRPr="002062A5" w:rsidRDefault="00A71F46" w:rsidP="00A71F46">
            <w:pPr>
              <w:pStyle w:val="Beschriftung"/>
              <w:rPr>
                <w:ins w:id="5450" w:author="Andreas Kuehne" w:date="2019-05-31T12:40:00Z"/>
                <w:rStyle w:val="Datatype"/>
                <w:b w:val="0"/>
                <w:bCs w:val="0"/>
              </w:rPr>
            </w:pPr>
            <w:ins w:id="5451" w:author="Andreas Kuehne" w:date="2019-05-31T12:40:00Z">
              <w:r w:rsidRPr="002062A5">
                <w:rPr>
                  <w:rStyle w:val="Datatype"/>
                </w:rPr>
                <w:t>Name</w:t>
              </w:r>
            </w:ins>
          </w:p>
        </w:tc>
        <w:tc>
          <w:tcPr>
            <w:tcW w:w="4675" w:type="dxa"/>
          </w:tcPr>
          <w:p w14:paraId="33ED2CB4"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5452" w:author="Andreas Kuehne" w:date="2019-05-31T12:40:00Z"/>
                <w:rStyle w:val="Datatype"/>
              </w:rPr>
            </w:pPr>
            <w:ins w:id="5453" w:author="Andreas Kuehne" w:date="2019-05-31T12:40:00Z">
              <w:r w:rsidRPr="002062A5">
                <w:rPr>
                  <w:rStyle w:val="Datatype"/>
                </w:rPr>
                <w:t>name</w:t>
              </w:r>
            </w:ins>
          </w:p>
        </w:tc>
        <w:tc>
          <w:tcPr>
            <w:tcW w:w="4675" w:type="dxa"/>
          </w:tcPr>
          <w:p w14:paraId="2CD8CE8F"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5454" w:author="Andreas Kuehne" w:date="2019-05-31T12:40:00Z"/>
              </w:rPr>
            </w:pPr>
            <w:customXmlInsRangeStart w:id="5455" w:author="Andreas Kuehne" w:date="2019-05-31T12:40:00Z"/>
            <w:sdt>
              <w:sdtPr>
                <w:alias w:val="dss2-ClaimedIdentityType.name"/>
                <w:tag w:val="dss2-ClaimedIdentityType.-jsonComment.Name"/>
                <w:id w:val="-1713650405"/>
                <w:showingPlcHdr/>
              </w:sdtPr>
              <w:sdtEndPr/>
              <w:sdtContent>
                <w:customXmlInsRangeEnd w:id="5455"/>
                <w:ins w:id="5456" w:author="Andreas Kuehne" w:date="2019-05-31T12:40:00Z">
                  <w:r w:rsidR="00A71F46">
                    <w:rPr>
                      <w:color w:val="19D131"/>
                    </w:rPr>
                    <w:t>[]</w:t>
                  </w:r>
                </w:ins>
                <w:customXmlInsRangeStart w:id="5457" w:author="Andreas Kuehne" w:date="2019-05-31T12:40:00Z"/>
              </w:sdtContent>
            </w:sdt>
            <w:customXmlInsRangeEnd w:id="5457"/>
          </w:p>
        </w:tc>
      </w:tr>
      <w:tr w:rsidR="00A71F46" w14:paraId="63C4D3F8" w14:textId="77777777" w:rsidTr="00A71F46">
        <w:trPr>
          <w:ins w:id="5458"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0991830" w14:textId="77777777" w:rsidR="00A71F46" w:rsidRPr="002062A5" w:rsidRDefault="00A71F46" w:rsidP="00A71F46">
            <w:pPr>
              <w:pStyle w:val="Beschriftung"/>
              <w:rPr>
                <w:ins w:id="5459" w:author="Andreas Kuehne" w:date="2019-05-31T12:40:00Z"/>
                <w:rStyle w:val="Datatype"/>
                <w:b w:val="0"/>
                <w:bCs w:val="0"/>
              </w:rPr>
            </w:pPr>
            <w:ins w:id="5460" w:author="Andreas Kuehne" w:date="2019-05-31T12:40:00Z">
              <w:r w:rsidRPr="002062A5">
                <w:rPr>
                  <w:rStyle w:val="Datatype"/>
                </w:rPr>
                <w:t>SupportingInfo</w:t>
              </w:r>
            </w:ins>
          </w:p>
        </w:tc>
        <w:tc>
          <w:tcPr>
            <w:tcW w:w="4675" w:type="dxa"/>
          </w:tcPr>
          <w:p w14:paraId="0C418DEE"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5461" w:author="Andreas Kuehne" w:date="2019-05-31T12:40:00Z"/>
                <w:rStyle w:val="Datatype"/>
              </w:rPr>
            </w:pPr>
            <w:ins w:id="5462" w:author="Andreas Kuehne" w:date="2019-05-31T12:40:00Z">
              <w:r w:rsidRPr="002062A5">
                <w:rPr>
                  <w:rStyle w:val="Datatype"/>
                </w:rPr>
                <w:t>suppInfo</w:t>
              </w:r>
            </w:ins>
          </w:p>
        </w:tc>
        <w:tc>
          <w:tcPr>
            <w:tcW w:w="4675" w:type="dxa"/>
          </w:tcPr>
          <w:p w14:paraId="49EEA88C"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5463" w:author="Andreas Kuehne" w:date="2019-05-31T12:40:00Z"/>
              </w:rPr>
            </w:pPr>
            <w:customXmlInsRangeStart w:id="5464" w:author="Andreas Kuehne" w:date="2019-05-31T12:40:00Z"/>
            <w:sdt>
              <w:sdtPr>
                <w:alias w:val="dss2-ClaimedIdentityType.suppInfo"/>
                <w:tag w:val="dss2-ClaimedIdentityType.-jsonComment.SupportingInfo"/>
                <w:id w:val="303208002"/>
                <w:showingPlcHdr/>
              </w:sdtPr>
              <w:sdtEndPr/>
              <w:sdtContent>
                <w:customXmlInsRangeEnd w:id="5464"/>
                <w:ins w:id="5465" w:author="Andreas Kuehne" w:date="2019-05-31T12:40:00Z">
                  <w:r w:rsidR="00A71F46">
                    <w:rPr>
                      <w:color w:val="19D131"/>
                    </w:rPr>
                    <w:t>[]</w:t>
                  </w:r>
                </w:ins>
                <w:customXmlInsRangeStart w:id="5466" w:author="Andreas Kuehne" w:date="2019-05-31T12:40:00Z"/>
              </w:sdtContent>
            </w:sdt>
            <w:customXmlInsRangeEnd w:id="5466"/>
          </w:p>
        </w:tc>
      </w:tr>
    </w:tbl>
    <w:p w14:paraId="1104AFCE" w14:textId="77777777" w:rsidR="00A71F46" w:rsidRPr="0202B381" w:rsidRDefault="00A71F46" w:rsidP="00A71F46">
      <w:pPr>
        <w:rPr>
          <w:ins w:id="5467" w:author="Andreas Kuehne" w:date="2019-05-31T12:40:00Z"/>
        </w:rPr>
      </w:pPr>
      <w:ins w:id="5468" w:author="Andreas Kuehne" w:date="2019-05-31T12:40:00Z">
        <w:r w:rsidRPr="002062A5">
          <w:rPr>
            <w:rFonts w:eastAsia="Arial" w:cs="Arial"/>
            <w:sz w:val="22"/>
            <w:szCs w:val="22"/>
          </w:rPr>
          <w:t xml:space="preserve">The </w:t>
        </w:r>
        <w:r w:rsidRPr="002062A5">
          <w:rPr>
            <w:rFonts w:ascii="Courier New" w:eastAsia="Courier New" w:hAnsi="Courier New" w:cs="Courier New"/>
          </w:rPr>
          <w:t>ClaimedIdentityType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7BD93C16" w14:textId="77777777" w:rsidR="00A71F46" w:rsidRDefault="00A71F46" w:rsidP="00A71F46">
      <w:pPr>
        <w:pStyle w:val="Code"/>
        <w:spacing w:line="259" w:lineRule="auto"/>
        <w:rPr>
          <w:ins w:id="5469" w:author="Andreas Kuehne" w:date="2019-05-31T12:40:00Z"/>
        </w:rPr>
      </w:pPr>
      <w:ins w:id="5470" w:author="Andreas Kuehne" w:date="2019-05-31T12:40:00Z">
        <w:r>
          <w:rPr>
            <w:color w:val="31849B" w:themeColor="accent5" w:themeShade="BF"/>
          </w:rPr>
          <w:t>"dss2-ClaimedIdentityType"</w:t>
        </w:r>
        <w:r>
          <w:t>: {</w:t>
        </w:r>
      </w:ins>
    </w:p>
    <w:p w14:paraId="57E3186B" w14:textId="77777777" w:rsidR="00A71F46" w:rsidRDefault="00A71F46" w:rsidP="00A71F46">
      <w:pPr>
        <w:pStyle w:val="Code"/>
        <w:spacing w:line="259" w:lineRule="auto"/>
        <w:rPr>
          <w:ins w:id="5471" w:author="Andreas Kuehne" w:date="2019-05-31T12:40:00Z"/>
        </w:rPr>
      </w:pPr>
      <w:ins w:id="5472" w:author="Andreas Kuehne" w:date="2019-05-31T12:40:00Z">
        <w:r>
          <w:rPr>
            <w:color w:val="31849B" w:themeColor="accent5" w:themeShade="BF"/>
          </w:rPr>
          <w:t xml:space="preserve">  "type"</w:t>
        </w:r>
        <w:r>
          <w:t xml:space="preserve">: </w:t>
        </w:r>
        <w:r>
          <w:rPr>
            <w:color w:val="244061" w:themeColor="accent1" w:themeShade="80"/>
          </w:rPr>
          <w:t>"object",</w:t>
        </w:r>
      </w:ins>
    </w:p>
    <w:p w14:paraId="3E2CA799" w14:textId="77777777" w:rsidR="00A71F46" w:rsidRDefault="00A71F46" w:rsidP="00A71F46">
      <w:pPr>
        <w:pStyle w:val="Code"/>
        <w:spacing w:line="259" w:lineRule="auto"/>
        <w:rPr>
          <w:ins w:id="5473" w:author="Andreas Kuehne" w:date="2019-05-31T12:40:00Z"/>
        </w:rPr>
      </w:pPr>
      <w:ins w:id="5474" w:author="Andreas Kuehne" w:date="2019-05-31T12:40:00Z">
        <w:r>
          <w:rPr>
            <w:color w:val="31849B" w:themeColor="accent5" w:themeShade="BF"/>
          </w:rPr>
          <w:t xml:space="preserve">  "properties"</w:t>
        </w:r>
        <w:r>
          <w:t>: {</w:t>
        </w:r>
      </w:ins>
    </w:p>
    <w:p w14:paraId="5226738B" w14:textId="77777777" w:rsidR="00A71F46" w:rsidRDefault="00A71F46" w:rsidP="00A71F46">
      <w:pPr>
        <w:pStyle w:val="Code"/>
        <w:spacing w:line="259" w:lineRule="auto"/>
        <w:rPr>
          <w:ins w:id="5475" w:author="Andreas Kuehne" w:date="2019-05-31T12:40:00Z"/>
        </w:rPr>
      </w:pPr>
      <w:ins w:id="5476" w:author="Andreas Kuehne" w:date="2019-05-31T12:40:00Z">
        <w:r>
          <w:rPr>
            <w:color w:val="31849B" w:themeColor="accent5" w:themeShade="BF"/>
          </w:rPr>
          <w:t xml:space="preserve">    "name"</w:t>
        </w:r>
        <w:r>
          <w:t>: {</w:t>
        </w:r>
      </w:ins>
    </w:p>
    <w:p w14:paraId="282B88F8" w14:textId="77777777" w:rsidR="00A71F46" w:rsidRDefault="00A71F46" w:rsidP="00A71F46">
      <w:pPr>
        <w:pStyle w:val="Code"/>
        <w:spacing w:line="259" w:lineRule="auto"/>
        <w:rPr>
          <w:ins w:id="5477" w:author="Andreas Kuehne" w:date="2019-05-31T12:40:00Z"/>
        </w:rPr>
      </w:pPr>
      <w:ins w:id="5478" w:author="Andreas Kuehne" w:date="2019-05-31T12:40:00Z">
        <w:r>
          <w:rPr>
            <w:color w:val="31849B" w:themeColor="accent5" w:themeShade="BF"/>
          </w:rPr>
          <w:t xml:space="preserve">      "$ref"</w:t>
        </w:r>
        <w:r>
          <w:t xml:space="preserve">: </w:t>
        </w:r>
        <w:r>
          <w:rPr>
            <w:color w:val="244061" w:themeColor="accent1" w:themeShade="80"/>
          </w:rPr>
          <w:t>"#/definitions/saml2rw-NameIDType"</w:t>
        </w:r>
      </w:ins>
    </w:p>
    <w:p w14:paraId="29325408" w14:textId="77777777" w:rsidR="00A71F46" w:rsidRDefault="00A71F46" w:rsidP="00A71F46">
      <w:pPr>
        <w:pStyle w:val="Code"/>
        <w:spacing w:line="259" w:lineRule="auto"/>
        <w:rPr>
          <w:ins w:id="5479" w:author="Andreas Kuehne" w:date="2019-05-31T12:40:00Z"/>
        </w:rPr>
      </w:pPr>
      <w:ins w:id="5480" w:author="Andreas Kuehne" w:date="2019-05-31T12:40:00Z">
        <w:r>
          <w:t xml:space="preserve">    },</w:t>
        </w:r>
      </w:ins>
    </w:p>
    <w:p w14:paraId="0ACE8AC1" w14:textId="77777777" w:rsidR="00A71F46" w:rsidRDefault="00A71F46" w:rsidP="00A71F46">
      <w:pPr>
        <w:pStyle w:val="Code"/>
        <w:spacing w:line="259" w:lineRule="auto"/>
        <w:rPr>
          <w:ins w:id="5481" w:author="Andreas Kuehne" w:date="2019-05-31T12:40:00Z"/>
        </w:rPr>
      </w:pPr>
      <w:ins w:id="5482" w:author="Andreas Kuehne" w:date="2019-05-31T12:40:00Z">
        <w:r>
          <w:rPr>
            <w:color w:val="31849B" w:themeColor="accent5" w:themeShade="BF"/>
          </w:rPr>
          <w:t xml:space="preserve">    "suppInfo"</w:t>
        </w:r>
        <w:r>
          <w:t>: {</w:t>
        </w:r>
      </w:ins>
    </w:p>
    <w:p w14:paraId="30ADCB68" w14:textId="77777777" w:rsidR="00A71F46" w:rsidRDefault="00A71F46" w:rsidP="00A71F46">
      <w:pPr>
        <w:pStyle w:val="Code"/>
        <w:spacing w:line="259" w:lineRule="auto"/>
        <w:rPr>
          <w:ins w:id="5483" w:author="Andreas Kuehne" w:date="2019-05-31T12:40:00Z"/>
        </w:rPr>
      </w:pPr>
      <w:ins w:id="5484" w:author="Andreas Kuehne" w:date="2019-05-31T12:40:00Z">
        <w:r>
          <w:rPr>
            <w:color w:val="31849B" w:themeColor="accent5" w:themeShade="BF"/>
          </w:rPr>
          <w:t xml:space="preserve">      "$ref"</w:t>
        </w:r>
        <w:r>
          <w:t xml:space="preserve">: </w:t>
        </w:r>
        <w:r>
          <w:rPr>
            <w:color w:val="244061" w:themeColor="accent1" w:themeShade="80"/>
          </w:rPr>
          <w:t>"#/definitions/dsb-AnyType"</w:t>
        </w:r>
      </w:ins>
    </w:p>
    <w:p w14:paraId="16611E97" w14:textId="77777777" w:rsidR="00A71F46" w:rsidRDefault="00A71F46" w:rsidP="00A71F46">
      <w:pPr>
        <w:pStyle w:val="Code"/>
        <w:spacing w:line="259" w:lineRule="auto"/>
        <w:rPr>
          <w:ins w:id="5485" w:author="Andreas Kuehne" w:date="2019-05-31T12:40:00Z"/>
        </w:rPr>
      </w:pPr>
      <w:ins w:id="5486" w:author="Andreas Kuehne" w:date="2019-05-31T12:40:00Z">
        <w:r>
          <w:t xml:space="preserve">    }</w:t>
        </w:r>
      </w:ins>
    </w:p>
    <w:p w14:paraId="26DF371C" w14:textId="77777777" w:rsidR="00A71F46" w:rsidRDefault="00A71F46" w:rsidP="00A71F46">
      <w:pPr>
        <w:pStyle w:val="Code"/>
        <w:spacing w:line="259" w:lineRule="auto"/>
        <w:rPr>
          <w:ins w:id="5487" w:author="Andreas Kuehne" w:date="2019-05-31T12:40:00Z"/>
        </w:rPr>
      </w:pPr>
      <w:ins w:id="5488" w:author="Andreas Kuehne" w:date="2019-05-31T12:40:00Z">
        <w:r>
          <w:t xml:space="preserve">  },</w:t>
        </w:r>
      </w:ins>
    </w:p>
    <w:p w14:paraId="5C52061C" w14:textId="77777777" w:rsidR="00A71F46" w:rsidRDefault="00A71F46" w:rsidP="00A71F46">
      <w:pPr>
        <w:pStyle w:val="Code"/>
        <w:spacing w:line="259" w:lineRule="auto"/>
        <w:rPr>
          <w:ins w:id="5489" w:author="Andreas Kuehne" w:date="2019-05-31T12:40:00Z"/>
        </w:rPr>
      </w:pPr>
      <w:ins w:id="5490" w:author="Andreas Kuehne" w:date="2019-05-31T12:40:00Z">
        <w:r>
          <w:rPr>
            <w:color w:val="31849B" w:themeColor="accent5" w:themeShade="BF"/>
          </w:rPr>
          <w:t xml:space="preserve">  "required"</w:t>
        </w:r>
        <w:r>
          <w:t>: [</w:t>
        </w:r>
        <w:r>
          <w:rPr>
            <w:color w:val="244061" w:themeColor="accent1" w:themeShade="80"/>
          </w:rPr>
          <w:t>"name"</w:t>
        </w:r>
        <w:r>
          <w:t>]</w:t>
        </w:r>
      </w:ins>
    </w:p>
    <w:p w14:paraId="51C15150" w14:textId="77777777" w:rsidR="00A71F46" w:rsidRDefault="00A71F46" w:rsidP="00A71F46">
      <w:pPr>
        <w:pStyle w:val="Code"/>
        <w:spacing w:line="259" w:lineRule="auto"/>
        <w:rPr>
          <w:ins w:id="5491" w:author="Andreas Kuehne" w:date="2019-05-31T12:40:00Z"/>
        </w:rPr>
      </w:pPr>
      <w:ins w:id="5492" w:author="Andreas Kuehne" w:date="2019-05-31T12:40:00Z">
        <w:r>
          <w:t>}</w:t>
        </w:r>
      </w:ins>
    </w:p>
    <w:p w14:paraId="00594E8C" w14:textId="77777777" w:rsidR="00A71F46" w:rsidRDefault="001A1734" w:rsidP="00A71F46">
      <w:pPr>
        <w:rPr>
          <w:ins w:id="5493" w:author="Andreas Kuehne" w:date="2019-05-31T12:40:00Z"/>
        </w:rPr>
      </w:pPr>
      <w:customXmlInsRangeStart w:id="5494" w:author="Andreas Kuehne" w:date="2019-05-31T12:40:00Z"/>
      <w:sdt>
        <w:sdtPr>
          <w:tag w:val="dss2-ClaimedIdentityType.-jsonSchema"/>
          <w:id w:val="-1257668060"/>
          <w:showingPlcHdr/>
        </w:sdtPr>
        <w:sdtEndPr/>
        <w:sdtContent>
          <w:customXmlInsRangeEnd w:id="5494"/>
          <w:ins w:id="5495" w:author="Andreas Kuehne" w:date="2019-05-31T12:40:00Z">
            <w:r w:rsidR="00A71F46">
              <w:rPr>
                <w:color w:val="19D131"/>
              </w:rPr>
              <w:t>[component ClaimedIdentity JSON schema details]</w:t>
            </w:r>
          </w:ins>
          <w:customXmlInsRangeStart w:id="5496" w:author="Andreas Kuehne" w:date="2019-05-31T12:40:00Z"/>
        </w:sdtContent>
      </w:sdt>
      <w:customXmlInsRangeEnd w:id="5496"/>
    </w:p>
    <w:p w14:paraId="7D26F439" w14:textId="77777777" w:rsidR="00A71F46" w:rsidRDefault="00A71F46" w:rsidP="00A71F46">
      <w:pPr>
        <w:pStyle w:val="berschrift4"/>
        <w:numPr>
          <w:ilvl w:val="3"/>
          <w:numId w:val="3"/>
        </w:numPr>
        <w:rPr>
          <w:ins w:id="5497" w:author="Andreas Kuehne" w:date="2019-05-31T12:40:00Z"/>
        </w:rPr>
      </w:pPr>
      <w:bookmarkStart w:id="5498" w:name="_Toc10206832"/>
      <w:ins w:id="5499" w:author="Andreas Kuehne" w:date="2019-05-31T12:40:00Z">
        <w:r>
          <w:t>ClaimedIdentity – XML Syntax</w:t>
        </w:r>
        <w:bookmarkEnd w:id="5498"/>
      </w:ins>
    </w:p>
    <w:p w14:paraId="5A7424B8" w14:textId="77777777" w:rsidR="00A71F46" w:rsidRPr="5404FA76" w:rsidRDefault="00A71F46" w:rsidP="00A71F46">
      <w:pPr>
        <w:rPr>
          <w:ins w:id="5500" w:author="Andreas Kuehne" w:date="2019-05-31T12:40:00Z"/>
        </w:rPr>
      </w:pPr>
      <w:ins w:id="5501" w:author="Andreas Kuehne" w:date="2019-05-31T12:40:00Z">
        <w:r w:rsidRPr="0CCF9147">
          <w:t xml:space="preserve">The XML type </w:t>
        </w:r>
        <w:r w:rsidRPr="002062A5">
          <w:rPr>
            <w:rFonts w:ascii="Courier New" w:eastAsia="Courier New" w:hAnsi="Courier New" w:cs="Courier New"/>
          </w:rPr>
          <w:t>ClaimedIdentityType</w:t>
        </w:r>
        <w:r w:rsidRPr="0CCF9147">
          <w:t xml:space="preserve"> SHALL implement the requirements defined in the </w:t>
        </w:r>
        <w:r w:rsidRPr="002062A5">
          <w:rPr>
            <w:rFonts w:ascii="Courier New" w:eastAsia="Courier New" w:hAnsi="Courier New" w:cs="Courier New"/>
          </w:rPr>
          <w:t>ClaimedIdentity</w:t>
        </w:r>
        <w:r>
          <w:t xml:space="preserve"> </w:t>
        </w:r>
        <w:r w:rsidRPr="005A6FFD">
          <w:t>component.</w:t>
        </w:r>
      </w:ins>
    </w:p>
    <w:p w14:paraId="34B1925E" w14:textId="77777777" w:rsidR="00A71F46" w:rsidRDefault="00A71F46" w:rsidP="00A71F46">
      <w:pPr>
        <w:rPr>
          <w:ins w:id="5502" w:author="Andreas Kuehne" w:date="2019-05-31T12:40:00Z"/>
        </w:rPr>
      </w:pPr>
      <w:ins w:id="5503" w:author="Andreas Kuehne" w:date="2019-05-31T12:40:00Z">
        <w:r w:rsidRPr="005A6FFD">
          <w:rPr>
            <w:rFonts w:eastAsia="Arial"/>
          </w:rPr>
          <w:t xml:space="preserve">The </w:t>
        </w:r>
        <w:r w:rsidRPr="002062A5">
          <w:rPr>
            <w:rFonts w:ascii="Courier New" w:eastAsia="Courier New" w:hAnsi="Courier New" w:cs="Courier New"/>
          </w:rPr>
          <w:t>ClaimedIdentityType</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1B48ECBA" w14:textId="77777777" w:rsidR="00A71F46" w:rsidRDefault="00A71F46" w:rsidP="00A71F46">
      <w:pPr>
        <w:pStyle w:val="Code"/>
        <w:rPr>
          <w:ins w:id="5504" w:author="Andreas Kuehne" w:date="2019-05-31T12:40:00Z"/>
        </w:rPr>
      </w:pPr>
      <w:ins w:id="5505"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ClaimedIdentityType</w:t>
        </w:r>
        <w:r>
          <w:rPr>
            <w:color w:val="943634" w:themeColor="accent2" w:themeShade="BF"/>
          </w:rPr>
          <w:t>"</w:t>
        </w:r>
        <w:r>
          <w:rPr>
            <w:color w:val="31849B" w:themeColor="accent5" w:themeShade="BF"/>
          </w:rPr>
          <w:t>&gt;</w:t>
        </w:r>
      </w:ins>
    </w:p>
    <w:p w14:paraId="57AE6779" w14:textId="77777777" w:rsidR="00A71F46" w:rsidRDefault="00A71F46" w:rsidP="00A71F46">
      <w:pPr>
        <w:pStyle w:val="Code"/>
        <w:rPr>
          <w:ins w:id="5506" w:author="Andreas Kuehne" w:date="2019-05-31T12:40:00Z"/>
        </w:rPr>
      </w:pPr>
      <w:ins w:id="5507" w:author="Andreas Kuehne" w:date="2019-05-31T12:40:00Z">
        <w:r>
          <w:rPr>
            <w:color w:val="31849B" w:themeColor="accent5" w:themeShade="BF"/>
          </w:rPr>
          <w:t xml:space="preserve">  &lt;xs:sequence&gt;</w:t>
        </w:r>
      </w:ins>
    </w:p>
    <w:p w14:paraId="58C466DF" w14:textId="77777777" w:rsidR="00A71F46" w:rsidRDefault="00A71F46" w:rsidP="00A71F46">
      <w:pPr>
        <w:pStyle w:val="Code"/>
        <w:rPr>
          <w:ins w:id="5508" w:author="Andreas Kuehne" w:date="2019-05-31T12:40:00Z"/>
        </w:rPr>
      </w:pPr>
      <w:ins w:id="5509"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Name</w:t>
        </w:r>
        <w:r>
          <w:rPr>
            <w:color w:val="943634" w:themeColor="accent2" w:themeShade="BF"/>
          </w:rPr>
          <w:t>" type="</w:t>
        </w:r>
        <w:r>
          <w:rPr>
            <w:color w:val="244061" w:themeColor="accent1" w:themeShade="80"/>
          </w:rPr>
          <w:t>saml2-rw:NameIDType</w:t>
        </w:r>
        <w:r>
          <w:rPr>
            <w:color w:val="943634" w:themeColor="accent2" w:themeShade="BF"/>
          </w:rPr>
          <w:t>"</w:t>
        </w:r>
        <w:r>
          <w:rPr>
            <w:color w:val="31849B" w:themeColor="accent5" w:themeShade="BF"/>
          </w:rPr>
          <w:t>/&gt;</w:t>
        </w:r>
      </w:ins>
    </w:p>
    <w:p w14:paraId="01AB51A8" w14:textId="77777777" w:rsidR="00A71F46" w:rsidRDefault="00A71F46" w:rsidP="00A71F46">
      <w:pPr>
        <w:pStyle w:val="Code"/>
        <w:rPr>
          <w:ins w:id="5510" w:author="Andreas Kuehne" w:date="2019-05-31T12:40:00Z"/>
        </w:rPr>
      </w:pPr>
      <w:ins w:id="5511"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SupportingInfo</w:t>
        </w:r>
        <w:r>
          <w:rPr>
            <w:color w:val="943634" w:themeColor="accent2" w:themeShade="BF"/>
          </w:rPr>
          <w:t>" type="</w:t>
        </w:r>
        <w:r>
          <w:rPr>
            <w:color w:val="244061" w:themeColor="accent1" w:themeShade="80"/>
          </w:rPr>
          <w:t>dsb:AnyType</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246848F0" w14:textId="77777777" w:rsidR="00A71F46" w:rsidRDefault="00A71F46" w:rsidP="00A71F46">
      <w:pPr>
        <w:pStyle w:val="Code"/>
        <w:rPr>
          <w:ins w:id="5512" w:author="Andreas Kuehne" w:date="2019-05-31T12:40:00Z"/>
        </w:rPr>
      </w:pPr>
      <w:ins w:id="5513" w:author="Andreas Kuehne" w:date="2019-05-31T12:40:00Z">
        <w:r>
          <w:rPr>
            <w:color w:val="31849B" w:themeColor="accent5" w:themeShade="BF"/>
          </w:rPr>
          <w:t xml:space="preserve">  &lt;/xs:sequence&gt;</w:t>
        </w:r>
      </w:ins>
    </w:p>
    <w:p w14:paraId="4FC2EDCA" w14:textId="77777777" w:rsidR="00A71F46" w:rsidRDefault="00A71F46" w:rsidP="00A71F46">
      <w:pPr>
        <w:pStyle w:val="Code"/>
        <w:rPr>
          <w:ins w:id="5514" w:author="Andreas Kuehne" w:date="2019-05-31T12:40:00Z"/>
        </w:rPr>
      </w:pPr>
      <w:ins w:id="5515" w:author="Andreas Kuehne" w:date="2019-05-31T12:40:00Z">
        <w:r>
          <w:rPr>
            <w:color w:val="31849B" w:themeColor="accent5" w:themeShade="BF"/>
          </w:rPr>
          <w:t>&lt;/xs:complexType&gt;</w:t>
        </w:r>
      </w:ins>
    </w:p>
    <w:p w14:paraId="04293D9F" w14:textId="77777777" w:rsidR="00A71F46" w:rsidRDefault="00A71F46" w:rsidP="00A71F46">
      <w:pPr>
        <w:spacing w:line="259" w:lineRule="auto"/>
        <w:rPr>
          <w:ins w:id="5516" w:author="Andreas Kuehne" w:date="2019-05-31T12:40:00Z"/>
        </w:rPr>
      </w:pPr>
      <w:ins w:id="5517" w:author="Andreas Kuehne" w:date="2019-05-31T12:40:00Z">
        <w:r>
          <w:t>Each child element of</w:t>
        </w:r>
        <w:r w:rsidRPr="71C71F8C">
          <w:t xml:space="preserve"> </w:t>
        </w:r>
        <w:r w:rsidRPr="002062A5">
          <w:rPr>
            <w:rFonts w:ascii="Courier New" w:eastAsia="Courier New" w:hAnsi="Courier New" w:cs="Courier New"/>
          </w:rPr>
          <w:t>ClaimedIdentityType</w:t>
        </w:r>
        <w:r w:rsidRPr="71C71F8C">
          <w:t xml:space="preserve"> </w:t>
        </w:r>
        <w:r>
          <w:t xml:space="preserve">XML element SHALL implement in XML syntax the sub-component that has a name equal to its local name. </w:t>
        </w:r>
      </w:ins>
      <w:customXmlInsRangeStart w:id="5518" w:author="Andreas Kuehne" w:date="2019-05-31T12:40:00Z"/>
      <w:sdt>
        <w:sdtPr>
          <w:tag w:val="dss2-ClaimedIdentityType.-xmlSchema"/>
          <w:id w:val="203988455"/>
          <w:showingPlcHdr/>
        </w:sdtPr>
        <w:sdtEndPr/>
        <w:sdtContent>
          <w:customXmlInsRangeEnd w:id="5518"/>
          <w:ins w:id="5519" w:author="Andreas Kuehne" w:date="2019-05-31T12:40:00Z">
            <w:r>
              <w:rPr>
                <w:color w:val="19D131"/>
              </w:rPr>
              <w:t>[component ClaimedIdentity XML schema details]</w:t>
            </w:r>
          </w:ins>
          <w:customXmlInsRangeStart w:id="5520" w:author="Andreas Kuehne" w:date="2019-05-31T12:40:00Z"/>
        </w:sdtContent>
      </w:sdt>
      <w:customXmlInsRangeEnd w:id="5520"/>
    </w:p>
    <w:p w14:paraId="3D2DAB11" w14:textId="77777777" w:rsidR="00A71F46" w:rsidRDefault="00A71F46" w:rsidP="00A71F46">
      <w:pPr>
        <w:pStyle w:val="berschrift3"/>
        <w:numPr>
          <w:ilvl w:val="2"/>
          <w:numId w:val="3"/>
        </w:numPr>
        <w:rPr>
          <w:ins w:id="5521" w:author="Andreas Kuehne" w:date="2019-05-31T12:40:00Z"/>
        </w:rPr>
      </w:pPr>
      <w:bookmarkStart w:id="5522" w:name="_Toc10206833"/>
      <w:ins w:id="5523" w:author="Andreas Kuehne" w:date="2019-05-31T12:40:00Z">
        <w:r>
          <w:t>Component Schemas</w:t>
        </w:r>
        <w:bookmarkEnd w:id="5522"/>
      </w:ins>
    </w:p>
    <w:p w14:paraId="1C088EC2" w14:textId="77777777" w:rsidR="00A71F46" w:rsidRDefault="001A1734" w:rsidP="00A71F46">
      <w:pPr>
        <w:rPr>
          <w:ins w:id="5524" w:author="Andreas Kuehne" w:date="2019-05-31T12:40:00Z"/>
        </w:rPr>
      </w:pPr>
      <w:customXmlInsRangeStart w:id="5525" w:author="Andreas Kuehne" w:date="2019-05-31T12:40:00Z"/>
      <w:sdt>
        <w:sdtPr>
          <w:tag w:val="dss2-SchemasType.-normative"/>
          <w:id w:val="-123158717"/>
        </w:sdtPr>
        <w:sdtEndPr/>
        <w:sdtContent>
          <w:customXmlInsRangeEnd w:id="5525"/>
          <w:ins w:id="5526" w:author="Andreas Kuehne" w:date="2019-05-31T12:40:00Z">
            <w:r w:rsidR="00A71F46" w:rsidRPr="003A06D0">
              <w:rPr>
                <w:color w:val="19D131"/>
                <w:lang w:val="en-GB"/>
              </w:rPr>
              <w:t xml:space="preserve">The </w:t>
            </w:r>
            <w:r w:rsidR="00A71F46" w:rsidRPr="003A06D0">
              <w:rPr>
                <w:rFonts w:ascii="Courier New" w:eastAsia="Courier New" w:hAnsi="Courier New" w:cs="Courier New"/>
                <w:lang w:val="en-GB"/>
              </w:rPr>
              <w:t>Schemas</w:t>
            </w:r>
            <w:r w:rsidR="00A71F46" w:rsidRPr="003A06D0">
              <w:rPr>
                <w:color w:val="19D131"/>
                <w:lang w:val="en-GB"/>
              </w:rPr>
              <w:t xml:space="preserve"> component provides an in band mechanism for communicating XML schemas required for validating an XML document.</w:t>
            </w:r>
          </w:ins>
          <w:customXmlInsRangeStart w:id="5527" w:author="Andreas Kuehne" w:date="2019-05-31T12:40:00Z"/>
        </w:sdtContent>
      </w:sdt>
      <w:customXmlInsRangeEnd w:id="5527"/>
    </w:p>
    <w:p w14:paraId="0F596B51" w14:textId="77777777" w:rsidR="00A71F46" w:rsidRDefault="00A71F46" w:rsidP="00A71F46">
      <w:pPr>
        <w:rPr>
          <w:ins w:id="5528" w:author="Andreas Kuehne" w:date="2019-05-31T12:40:00Z"/>
        </w:rPr>
      </w:pPr>
      <w:ins w:id="5529" w:author="Andreas Kuehne" w:date="2019-05-31T12:40:00Z">
        <w:r>
          <w:t>Below follows a list of the sub-components that constitute this component:</w:t>
        </w:r>
      </w:ins>
    </w:p>
    <w:p w14:paraId="7476B6CC" w14:textId="77777777" w:rsidR="00A71F46" w:rsidRDefault="00A71F46" w:rsidP="00A71F46">
      <w:pPr>
        <w:pStyle w:val="Member"/>
        <w:rPr>
          <w:ins w:id="5530" w:author="Andreas Kuehne" w:date="2019-05-31T12:40:00Z"/>
        </w:rPr>
      </w:pPr>
      <w:ins w:id="5531" w:author="Andreas Kuehne" w:date="2019-05-31T12:40:00Z">
        <w:r>
          <w:t xml:space="preserve">The </w:t>
        </w:r>
        <w:r w:rsidRPr="35C1378D">
          <w:rPr>
            <w:rStyle w:val="Datatype"/>
          </w:rPr>
          <w:t>Schema</w:t>
        </w:r>
        <w:r>
          <w:t xml:space="preserve"> element MUST occur 1 or more times containing a sub-component. Each instance MUST satisfy the requirements specified in this document in section </w:t>
        </w:r>
        <w:r>
          <w:fldChar w:fldCharType="begin"/>
        </w:r>
        <w:r>
          <w:instrText xml:space="preserve"> REF _RefComp1F72664D \r \h </w:instrText>
        </w:r>
      </w:ins>
      <w:ins w:id="5532" w:author="Andreas Kuehne" w:date="2019-05-31T12:40:00Z">
        <w:r>
          <w:fldChar w:fldCharType="separate"/>
        </w:r>
        <w:r>
          <w:rPr>
            <w:rStyle w:val="Datatype"/>
            <w:rFonts w:eastAsia="Courier New" w:cs="Courier New"/>
          </w:rPr>
          <w:t>Document</w:t>
        </w:r>
        <w:r>
          <w:fldChar w:fldCharType="end"/>
        </w:r>
        <w:r>
          <w:t xml:space="preserve">. </w:t>
        </w:r>
      </w:ins>
      <w:customXmlInsRangeStart w:id="5533" w:author="Andreas Kuehne" w:date="2019-05-31T12:40:00Z"/>
      <w:sdt>
        <w:sdtPr>
          <w:alias w:val="dss2-SchemasType.schema"/>
          <w:tag w:val="dss2-SchemasType.Schema"/>
          <w:id w:val="-913398208"/>
          <w:showingPlcHdr/>
        </w:sdtPr>
        <w:sdtEndPr/>
        <w:sdtContent>
          <w:customXmlInsRangeEnd w:id="5533"/>
          <w:ins w:id="5534" w:author="Andreas Kuehne" w:date="2019-05-31T12:40:00Z">
            <w:r>
              <w:rPr>
                <w:color w:val="19D131"/>
              </w:rPr>
              <w:t>[sub component Schema details]</w:t>
            </w:r>
          </w:ins>
          <w:customXmlInsRangeStart w:id="5535" w:author="Andreas Kuehne" w:date="2019-05-31T12:40:00Z"/>
        </w:sdtContent>
      </w:sdt>
      <w:customXmlInsRangeEnd w:id="5535"/>
    </w:p>
    <w:p w14:paraId="094FAF0B" w14:textId="77777777" w:rsidR="00A71F46" w:rsidRDefault="00A71F46" w:rsidP="00A71F46">
      <w:pPr>
        <w:pStyle w:val="Non-normativeCommentHeading"/>
        <w:rPr>
          <w:ins w:id="5536" w:author="Andreas Kuehne" w:date="2019-05-31T12:40:00Z"/>
        </w:rPr>
      </w:pPr>
      <w:ins w:id="5537" w:author="Andreas Kuehne" w:date="2019-05-31T12:40:00Z">
        <w:r>
          <w:t>Non-normative Comment:</w:t>
        </w:r>
      </w:ins>
    </w:p>
    <w:p w14:paraId="50FAE115" w14:textId="77777777" w:rsidR="00A71F46" w:rsidRDefault="001A1734" w:rsidP="00A71F46">
      <w:pPr>
        <w:pStyle w:val="Non-normativeComment"/>
        <w:rPr>
          <w:ins w:id="5538" w:author="Andreas Kuehne" w:date="2019-05-31T12:40:00Z"/>
        </w:rPr>
      </w:pPr>
      <w:customXmlInsRangeStart w:id="5539" w:author="Andreas Kuehne" w:date="2019-05-31T12:40:00Z"/>
      <w:sdt>
        <w:sdtPr>
          <w:tag w:val="dss2-SchemasType.-nonNormative"/>
          <w:id w:val="1481731870"/>
        </w:sdtPr>
        <w:sdtEndPr/>
        <w:sdtContent>
          <w:customXmlInsRangeEnd w:id="5539"/>
          <w:ins w:id="5540" w:author="Andreas Kuehne" w:date="2019-05-31T12:40:00Z">
            <w:r w:rsidR="00A71F46" w:rsidRPr="003A06D0">
              <w:rPr>
                <w:color w:val="19D131"/>
                <w:lang w:val="en-GB"/>
              </w:rPr>
              <w:t xml:space="preserve">Note: It is recommended to use </w:t>
            </w:r>
            <w:r w:rsidR="00A71F46" w:rsidRPr="003A06D0">
              <w:rPr>
                <w:rStyle w:val="Datatype"/>
                <w:lang w:val="en-GB"/>
              </w:rPr>
              <w:t>xml:id</w:t>
            </w:r>
            <w:r w:rsidR="00A71F46" w:rsidRPr="003A06D0">
              <w:rPr>
                <w:color w:val="19D131"/>
                <w:lang w:val="en-GB"/>
              </w:rPr>
              <w:t xml:space="preserve"> as defined in [xml:id] as id in the payload being referenced by a </w:t>
            </w:r>
            <w:r w:rsidR="00A71F46" w:rsidRPr="003A06D0">
              <w:rPr>
                <w:rStyle w:val="Datatype"/>
                <w:lang w:val="en-GB"/>
              </w:rPr>
              <w:t>&lt;ds:Reference&gt;</w:t>
            </w:r>
            <w:r w:rsidR="00A71F46" w:rsidRPr="003A06D0">
              <w:rPr>
                <w:color w:val="19D131"/>
                <w:lang w:val="en-GB"/>
              </w:rPr>
              <w:t xml:space="preserve">, because the schema then does not have to be supplied for identifying the </w:t>
            </w:r>
            <w:r w:rsidR="00A71F46" w:rsidRPr="003A06D0">
              <w:rPr>
                <w:rStyle w:val="Datatype"/>
                <w:lang w:val="en-GB"/>
              </w:rPr>
              <w:t>Id</w:t>
            </w:r>
            <w:r w:rsidR="00A71F46" w:rsidRPr="003A06D0">
              <w:rPr>
                <w:color w:val="19D131"/>
                <w:lang w:val="en-GB"/>
              </w:rPr>
              <w:t xml:space="preserve"> elements.</w:t>
            </w:r>
          </w:ins>
          <w:customXmlInsRangeStart w:id="5541" w:author="Andreas Kuehne" w:date="2019-05-31T12:40:00Z"/>
        </w:sdtContent>
      </w:sdt>
      <w:customXmlInsRangeEnd w:id="5541"/>
    </w:p>
    <w:p w14:paraId="4399C349" w14:textId="77777777" w:rsidR="00A71F46" w:rsidRDefault="00A71F46" w:rsidP="00A71F46">
      <w:pPr>
        <w:pStyle w:val="berschrift4"/>
        <w:numPr>
          <w:ilvl w:val="3"/>
          <w:numId w:val="3"/>
        </w:numPr>
        <w:rPr>
          <w:ins w:id="5542" w:author="Andreas Kuehne" w:date="2019-05-31T12:40:00Z"/>
        </w:rPr>
      </w:pPr>
      <w:bookmarkStart w:id="5543" w:name="_Toc10206834"/>
      <w:ins w:id="5544" w:author="Andreas Kuehne" w:date="2019-05-31T12:40:00Z">
        <w:r>
          <w:t>Schemas – JSON Syntax</w:t>
        </w:r>
        <w:bookmarkEnd w:id="5543"/>
      </w:ins>
    </w:p>
    <w:p w14:paraId="7CE5AD7E" w14:textId="77777777" w:rsidR="00A71F46" w:rsidRPr="0248A3D1" w:rsidRDefault="00A71F46" w:rsidP="00A71F46">
      <w:pPr>
        <w:rPr>
          <w:ins w:id="5545" w:author="Andreas Kuehne" w:date="2019-05-31T12:40:00Z"/>
        </w:rPr>
      </w:pPr>
      <w:ins w:id="5546" w:author="Andreas Kuehne" w:date="2019-05-31T12:40:00Z">
        <w:r w:rsidRPr="002062A5">
          <w:rPr>
            <w:rFonts w:eastAsia="Arial" w:cs="Arial"/>
            <w:sz w:val="22"/>
            <w:szCs w:val="22"/>
          </w:rPr>
          <w:t xml:space="preserve">The </w:t>
        </w:r>
        <w:r w:rsidRPr="002062A5">
          <w:rPr>
            <w:rFonts w:ascii="Courier New" w:eastAsia="Courier New" w:hAnsi="Courier New" w:cs="Courier New"/>
          </w:rPr>
          <w:t>SchemasType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Schemas</w:t>
        </w:r>
        <w:r>
          <w:t xml:space="preserve"> component.</w:t>
        </w:r>
      </w:ins>
    </w:p>
    <w:p w14:paraId="123DC325" w14:textId="77777777" w:rsidR="00A71F46" w:rsidRPr="C2430093" w:rsidRDefault="00A71F46" w:rsidP="00A71F46">
      <w:pPr>
        <w:spacing w:line="259" w:lineRule="auto"/>
        <w:rPr>
          <w:ins w:id="5547" w:author="Andreas Kuehne" w:date="2019-05-31T12:40:00Z"/>
          <w:rFonts w:eastAsia="Arial" w:cs="Arial"/>
          <w:sz w:val="22"/>
          <w:szCs w:val="22"/>
        </w:rPr>
      </w:pPr>
      <w:ins w:id="5548"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Schemas</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014"/>
        <w:gridCol w:w="3221"/>
        <w:gridCol w:w="3115"/>
      </w:tblGrid>
      <w:tr w:rsidR="00A71F46" w14:paraId="79B03E04" w14:textId="77777777" w:rsidTr="00A71F46">
        <w:trPr>
          <w:cnfStyle w:val="100000000000" w:firstRow="1" w:lastRow="0" w:firstColumn="0" w:lastColumn="0" w:oddVBand="0" w:evenVBand="0" w:oddHBand="0" w:evenHBand="0" w:firstRowFirstColumn="0" w:firstRowLastColumn="0" w:lastRowFirstColumn="0" w:lastRowLastColumn="0"/>
          <w:ins w:id="5549"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6742C65" w14:textId="77777777" w:rsidR="00A71F46" w:rsidRDefault="00A71F46" w:rsidP="00A71F46">
            <w:pPr>
              <w:pStyle w:val="Beschriftung"/>
              <w:rPr>
                <w:ins w:id="5550" w:author="Andreas Kuehne" w:date="2019-05-31T12:40:00Z"/>
              </w:rPr>
            </w:pPr>
            <w:ins w:id="5551" w:author="Andreas Kuehne" w:date="2019-05-31T12:40:00Z">
              <w:r>
                <w:t>Element</w:t>
              </w:r>
            </w:ins>
          </w:p>
        </w:tc>
        <w:tc>
          <w:tcPr>
            <w:tcW w:w="4675" w:type="dxa"/>
          </w:tcPr>
          <w:p w14:paraId="11D80340"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5552" w:author="Andreas Kuehne" w:date="2019-05-31T12:40:00Z"/>
              </w:rPr>
            </w:pPr>
            <w:ins w:id="5553" w:author="Andreas Kuehne" w:date="2019-05-31T12:40:00Z">
              <w:r>
                <w:t>Implementing JSON member name</w:t>
              </w:r>
            </w:ins>
          </w:p>
        </w:tc>
        <w:tc>
          <w:tcPr>
            <w:tcW w:w="4675" w:type="dxa"/>
          </w:tcPr>
          <w:p w14:paraId="27015896"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5554" w:author="Andreas Kuehne" w:date="2019-05-31T12:40:00Z"/>
              </w:rPr>
            </w:pPr>
            <w:ins w:id="5555" w:author="Andreas Kuehne" w:date="2019-05-31T12:40:00Z">
              <w:r>
                <w:t>Comments</w:t>
              </w:r>
            </w:ins>
          </w:p>
        </w:tc>
      </w:tr>
      <w:tr w:rsidR="00A71F46" w14:paraId="11616D61" w14:textId="77777777" w:rsidTr="00A71F46">
        <w:trPr>
          <w:ins w:id="555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9482340" w14:textId="77777777" w:rsidR="00A71F46" w:rsidRPr="002062A5" w:rsidRDefault="00A71F46" w:rsidP="00A71F46">
            <w:pPr>
              <w:pStyle w:val="Beschriftung"/>
              <w:rPr>
                <w:ins w:id="5557" w:author="Andreas Kuehne" w:date="2019-05-31T12:40:00Z"/>
                <w:rStyle w:val="Datatype"/>
                <w:b w:val="0"/>
                <w:bCs w:val="0"/>
              </w:rPr>
            </w:pPr>
            <w:ins w:id="5558" w:author="Andreas Kuehne" w:date="2019-05-31T12:40:00Z">
              <w:r w:rsidRPr="002062A5">
                <w:rPr>
                  <w:rStyle w:val="Datatype"/>
                </w:rPr>
                <w:t>Schema</w:t>
              </w:r>
            </w:ins>
          </w:p>
        </w:tc>
        <w:tc>
          <w:tcPr>
            <w:tcW w:w="4675" w:type="dxa"/>
          </w:tcPr>
          <w:p w14:paraId="5F7D3B92"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5559" w:author="Andreas Kuehne" w:date="2019-05-31T12:40:00Z"/>
                <w:rStyle w:val="Datatype"/>
              </w:rPr>
            </w:pPr>
            <w:ins w:id="5560" w:author="Andreas Kuehne" w:date="2019-05-31T12:40:00Z">
              <w:r w:rsidRPr="002062A5">
                <w:rPr>
                  <w:rStyle w:val="Datatype"/>
                </w:rPr>
                <w:t>schema</w:t>
              </w:r>
            </w:ins>
          </w:p>
        </w:tc>
        <w:tc>
          <w:tcPr>
            <w:tcW w:w="4675" w:type="dxa"/>
          </w:tcPr>
          <w:p w14:paraId="62632A7A"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5561" w:author="Andreas Kuehne" w:date="2019-05-31T12:40:00Z"/>
              </w:rPr>
            </w:pPr>
            <w:customXmlInsRangeStart w:id="5562" w:author="Andreas Kuehne" w:date="2019-05-31T12:40:00Z"/>
            <w:sdt>
              <w:sdtPr>
                <w:alias w:val="dss2-SchemasType.schema"/>
                <w:tag w:val="dss2-SchemasType.-jsonComment.Schema"/>
                <w:id w:val="961536544"/>
                <w:showingPlcHdr/>
              </w:sdtPr>
              <w:sdtEndPr/>
              <w:sdtContent>
                <w:customXmlInsRangeEnd w:id="5562"/>
                <w:ins w:id="5563" w:author="Andreas Kuehne" w:date="2019-05-31T12:40:00Z">
                  <w:r w:rsidR="00A71F46">
                    <w:rPr>
                      <w:color w:val="19D131"/>
                    </w:rPr>
                    <w:t>[]</w:t>
                  </w:r>
                </w:ins>
                <w:customXmlInsRangeStart w:id="5564" w:author="Andreas Kuehne" w:date="2019-05-31T12:40:00Z"/>
              </w:sdtContent>
            </w:sdt>
            <w:customXmlInsRangeEnd w:id="5564"/>
          </w:p>
        </w:tc>
      </w:tr>
    </w:tbl>
    <w:p w14:paraId="61ADDAA8" w14:textId="77777777" w:rsidR="00A71F46" w:rsidRPr="0202B381" w:rsidRDefault="00A71F46" w:rsidP="00A71F46">
      <w:pPr>
        <w:rPr>
          <w:ins w:id="5565" w:author="Andreas Kuehne" w:date="2019-05-31T12:40:00Z"/>
        </w:rPr>
      </w:pPr>
      <w:ins w:id="5566" w:author="Andreas Kuehne" w:date="2019-05-31T12:40:00Z">
        <w:r w:rsidRPr="002062A5">
          <w:rPr>
            <w:rFonts w:eastAsia="Arial" w:cs="Arial"/>
            <w:sz w:val="22"/>
            <w:szCs w:val="22"/>
          </w:rPr>
          <w:t xml:space="preserve">The </w:t>
        </w:r>
        <w:r w:rsidRPr="002062A5">
          <w:rPr>
            <w:rFonts w:ascii="Courier New" w:eastAsia="Courier New" w:hAnsi="Courier New" w:cs="Courier New"/>
          </w:rPr>
          <w:t>SchemasType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65AA569D" w14:textId="77777777" w:rsidR="00A71F46" w:rsidRDefault="00A71F46" w:rsidP="00A71F46">
      <w:pPr>
        <w:pStyle w:val="Code"/>
        <w:spacing w:line="259" w:lineRule="auto"/>
        <w:rPr>
          <w:ins w:id="5567" w:author="Andreas Kuehne" w:date="2019-05-31T12:40:00Z"/>
        </w:rPr>
      </w:pPr>
      <w:ins w:id="5568" w:author="Andreas Kuehne" w:date="2019-05-31T12:40:00Z">
        <w:r>
          <w:rPr>
            <w:color w:val="31849B" w:themeColor="accent5" w:themeShade="BF"/>
          </w:rPr>
          <w:t>"dss2-SchemasType"</w:t>
        </w:r>
        <w:r>
          <w:t>: {</w:t>
        </w:r>
      </w:ins>
    </w:p>
    <w:p w14:paraId="52C9C157" w14:textId="77777777" w:rsidR="00A71F46" w:rsidRDefault="00A71F46" w:rsidP="00A71F46">
      <w:pPr>
        <w:pStyle w:val="Code"/>
        <w:spacing w:line="259" w:lineRule="auto"/>
        <w:rPr>
          <w:ins w:id="5569" w:author="Andreas Kuehne" w:date="2019-05-31T12:40:00Z"/>
        </w:rPr>
      </w:pPr>
      <w:ins w:id="5570" w:author="Andreas Kuehne" w:date="2019-05-31T12:40:00Z">
        <w:r>
          <w:rPr>
            <w:color w:val="31849B" w:themeColor="accent5" w:themeShade="BF"/>
          </w:rPr>
          <w:t xml:space="preserve">  "type"</w:t>
        </w:r>
        <w:r>
          <w:t xml:space="preserve">: </w:t>
        </w:r>
        <w:r>
          <w:rPr>
            <w:color w:val="244061" w:themeColor="accent1" w:themeShade="80"/>
          </w:rPr>
          <w:t>"object",</w:t>
        </w:r>
      </w:ins>
    </w:p>
    <w:p w14:paraId="210B0D8F" w14:textId="77777777" w:rsidR="00A71F46" w:rsidRDefault="00A71F46" w:rsidP="00A71F46">
      <w:pPr>
        <w:pStyle w:val="Code"/>
        <w:spacing w:line="259" w:lineRule="auto"/>
        <w:rPr>
          <w:ins w:id="5571" w:author="Andreas Kuehne" w:date="2019-05-31T12:40:00Z"/>
        </w:rPr>
      </w:pPr>
      <w:ins w:id="5572" w:author="Andreas Kuehne" w:date="2019-05-31T12:40:00Z">
        <w:r>
          <w:rPr>
            <w:color w:val="31849B" w:themeColor="accent5" w:themeShade="BF"/>
          </w:rPr>
          <w:t xml:space="preserve">  "properties"</w:t>
        </w:r>
        <w:r>
          <w:t>: {</w:t>
        </w:r>
      </w:ins>
    </w:p>
    <w:p w14:paraId="4013F074" w14:textId="77777777" w:rsidR="00A71F46" w:rsidRDefault="00A71F46" w:rsidP="00A71F46">
      <w:pPr>
        <w:pStyle w:val="Code"/>
        <w:spacing w:line="259" w:lineRule="auto"/>
        <w:rPr>
          <w:ins w:id="5573" w:author="Andreas Kuehne" w:date="2019-05-31T12:40:00Z"/>
        </w:rPr>
      </w:pPr>
      <w:ins w:id="5574" w:author="Andreas Kuehne" w:date="2019-05-31T12:40:00Z">
        <w:r>
          <w:rPr>
            <w:color w:val="31849B" w:themeColor="accent5" w:themeShade="BF"/>
          </w:rPr>
          <w:t xml:space="preserve">    "schema"</w:t>
        </w:r>
        <w:r>
          <w:t>: {</w:t>
        </w:r>
      </w:ins>
    </w:p>
    <w:p w14:paraId="57FC733F" w14:textId="77777777" w:rsidR="00A71F46" w:rsidRDefault="00A71F46" w:rsidP="00A71F46">
      <w:pPr>
        <w:pStyle w:val="Code"/>
        <w:spacing w:line="259" w:lineRule="auto"/>
        <w:rPr>
          <w:ins w:id="5575" w:author="Andreas Kuehne" w:date="2019-05-31T12:40:00Z"/>
        </w:rPr>
      </w:pPr>
      <w:ins w:id="5576" w:author="Andreas Kuehne" w:date="2019-05-31T12:40:00Z">
        <w:r>
          <w:rPr>
            <w:color w:val="31849B" w:themeColor="accent5" w:themeShade="BF"/>
          </w:rPr>
          <w:t xml:space="preserve">      "type"</w:t>
        </w:r>
        <w:r>
          <w:t xml:space="preserve">: </w:t>
        </w:r>
        <w:r>
          <w:rPr>
            <w:color w:val="244061" w:themeColor="accent1" w:themeShade="80"/>
          </w:rPr>
          <w:t>"array",</w:t>
        </w:r>
      </w:ins>
    </w:p>
    <w:p w14:paraId="0ADE2150" w14:textId="77777777" w:rsidR="00A71F46" w:rsidRDefault="00A71F46" w:rsidP="00A71F46">
      <w:pPr>
        <w:pStyle w:val="Code"/>
        <w:spacing w:line="259" w:lineRule="auto"/>
        <w:rPr>
          <w:ins w:id="5577" w:author="Andreas Kuehne" w:date="2019-05-31T12:40:00Z"/>
        </w:rPr>
      </w:pPr>
      <w:ins w:id="5578" w:author="Andreas Kuehne" w:date="2019-05-31T12:40:00Z">
        <w:r>
          <w:rPr>
            <w:color w:val="31849B" w:themeColor="accent5" w:themeShade="BF"/>
          </w:rPr>
          <w:t xml:space="preserve">      "items"</w:t>
        </w:r>
        <w:r>
          <w:t>: {</w:t>
        </w:r>
      </w:ins>
    </w:p>
    <w:p w14:paraId="06B0C359" w14:textId="77777777" w:rsidR="00A71F46" w:rsidRDefault="00A71F46" w:rsidP="00A71F46">
      <w:pPr>
        <w:pStyle w:val="Code"/>
        <w:spacing w:line="259" w:lineRule="auto"/>
        <w:rPr>
          <w:ins w:id="5579" w:author="Andreas Kuehne" w:date="2019-05-31T12:40:00Z"/>
        </w:rPr>
      </w:pPr>
      <w:ins w:id="5580" w:author="Andreas Kuehne" w:date="2019-05-31T12:40:00Z">
        <w:r>
          <w:rPr>
            <w:color w:val="31849B" w:themeColor="accent5" w:themeShade="BF"/>
          </w:rPr>
          <w:t xml:space="preserve">        "$ref"</w:t>
        </w:r>
        <w:r>
          <w:t xml:space="preserve">: </w:t>
        </w:r>
        <w:r>
          <w:rPr>
            <w:color w:val="244061" w:themeColor="accent1" w:themeShade="80"/>
          </w:rPr>
          <w:t>"#/definitions/dss2-DocumentType"</w:t>
        </w:r>
      </w:ins>
    </w:p>
    <w:p w14:paraId="4642D32C" w14:textId="77777777" w:rsidR="00A71F46" w:rsidRDefault="00A71F46" w:rsidP="00A71F46">
      <w:pPr>
        <w:pStyle w:val="Code"/>
        <w:spacing w:line="259" w:lineRule="auto"/>
        <w:rPr>
          <w:ins w:id="5581" w:author="Andreas Kuehne" w:date="2019-05-31T12:40:00Z"/>
        </w:rPr>
      </w:pPr>
      <w:ins w:id="5582" w:author="Andreas Kuehne" w:date="2019-05-31T12:40:00Z">
        <w:r>
          <w:t xml:space="preserve">      }</w:t>
        </w:r>
      </w:ins>
    </w:p>
    <w:p w14:paraId="0CAC0E69" w14:textId="77777777" w:rsidR="00A71F46" w:rsidRDefault="00A71F46" w:rsidP="00A71F46">
      <w:pPr>
        <w:pStyle w:val="Code"/>
        <w:spacing w:line="259" w:lineRule="auto"/>
        <w:rPr>
          <w:ins w:id="5583" w:author="Andreas Kuehne" w:date="2019-05-31T12:40:00Z"/>
        </w:rPr>
      </w:pPr>
      <w:ins w:id="5584" w:author="Andreas Kuehne" w:date="2019-05-31T12:40:00Z">
        <w:r>
          <w:t xml:space="preserve">    }</w:t>
        </w:r>
      </w:ins>
    </w:p>
    <w:p w14:paraId="3FB19A4D" w14:textId="77777777" w:rsidR="00A71F46" w:rsidRDefault="00A71F46" w:rsidP="00A71F46">
      <w:pPr>
        <w:pStyle w:val="Code"/>
        <w:spacing w:line="259" w:lineRule="auto"/>
        <w:rPr>
          <w:ins w:id="5585" w:author="Andreas Kuehne" w:date="2019-05-31T12:40:00Z"/>
        </w:rPr>
      </w:pPr>
      <w:ins w:id="5586" w:author="Andreas Kuehne" w:date="2019-05-31T12:40:00Z">
        <w:r>
          <w:t xml:space="preserve">  },</w:t>
        </w:r>
      </w:ins>
    </w:p>
    <w:p w14:paraId="1B7952BE" w14:textId="77777777" w:rsidR="00A71F46" w:rsidRDefault="00A71F46" w:rsidP="00A71F46">
      <w:pPr>
        <w:pStyle w:val="Code"/>
        <w:spacing w:line="259" w:lineRule="auto"/>
        <w:rPr>
          <w:ins w:id="5587" w:author="Andreas Kuehne" w:date="2019-05-31T12:40:00Z"/>
        </w:rPr>
      </w:pPr>
      <w:ins w:id="5588" w:author="Andreas Kuehne" w:date="2019-05-31T12:40:00Z">
        <w:r>
          <w:rPr>
            <w:color w:val="31849B" w:themeColor="accent5" w:themeShade="BF"/>
          </w:rPr>
          <w:t xml:space="preserve">  "required"</w:t>
        </w:r>
        <w:r>
          <w:t>: [</w:t>
        </w:r>
        <w:r>
          <w:rPr>
            <w:color w:val="244061" w:themeColor="accent1" w:themeShade="80"/>
          </w:rPr>
          <w:t>"schema"</w:t>
        </w:r>
        <w:r>
          <w:t>]</w:t>
        </w:r>
      </w:ins>
    </w:p>
    <w:p w14:paraId="1868038A" w14:textId="77777777" w:rsidR="00A71F46" w:rsidRDefault="00A71F46" w:rsidP="00A71F46">
      <w:pPr>
        <w:pStyle w:val="Code"/>
        <w:spacing w:line="259" w:lineRule="auto"/>
        <w:rPr>
          <w:ins w:id="5589" w:author="Andreas Kuehne" w:date="2019-05-31T12:40:00Z"/>
        </w:rPr>
      </w:pPr>
      <w:ins w:id="5590" w:author="Andreas Kuehne" w:date="2019-05-31T12:40:00Z">
        <w:r>
          <w:t>}</w:t>
        </w:r>
      </w:ins>
    </w:p>
    <w:p w14:paraId="695C87AB" w14:textId="77777777" w:rsidR="00A71F46" w:rsidRDefault="001A1734" w:rsidP="00A71F46">
      <w:pPr>
        <w:rPr>
          <w:ins w:id="5591" w:author="Andreas Kuehne" w:date="2019-05-31T12:40:00Z"/>
        </w:rPr>
      </w:pPr>
      <w:customXmlInsRangeStart w:id="5592" w:author="Andreas Kuehne" w:date="2019-05-31T12:40:00Z"/>
      <w:sdt>
        <w:sdtPr>
          <w:tag w:val="dss2-SchemasType.-jsonSchema"/>
          <w:id w:val="1129668691"/>
          <w:showingPlcHdr/>
        </w:sdtPr>
        <w:sdtEndPr/>
        <w:sdtContent>
          <w:customXmlInsRangeEnd w:id="5592"/>
          <w:ins w:id="5593" w:author="Andreas Kuehne" w:date="2019-05-31T12:40:00Z">
            <w:r w:rsidR="00A71F46">
              <w:rPr>
                <w:color w:val="19D131"/>
              </w:rPr>
              <w:t>[component Schemas JSON schema details]</w:t>
            </w:r>
          </w:ins>
          <w:customXmlInsRangeStart w:id="5594" w:author="Andreas Kuehne" w:date="2019-05-31T12:40:00Z"/>
        </w:sdtContent>
      </w:sdt>
      <w:customXmlInsRangeEnd w:id="5594"/>
    </w:p>
    <w:p w14:paraId="1DCD905A" w14:textId="77777777" w:rsidR="00A71F46" w:rsidRDefault="00A71F46" w:rsidP="00A71F46">
      <w:pPr>
        <w:pStyle w:val="berschrift4"/>
        <w:numPr>
          <w:ilvl w:val="3"/>
          <w:numId w:val="3"/>
        </w:numPr>
        <w:rPr>
          <w:ins w:id="5595" w:author="Andreas Kuehne" w:date="2019-05-31T12:40:00Z"/>
        </w:rPr>
      </w:pPr>
      <w:bookmarkStart w:id="5596" w:name="_Toc10206835"/>
      <w:ins w:id="5597" w:author="Andreas Kuehne" w:date="2019-05-31T12:40:00Z">
        <w:r>
          <w:t>Schemas – XML Syntax</w:t>
        </w:r>
        <w:bookmarkEnd w:id="5596"/>
      </w:ins>
    </w:p>
    <w:p w14:paraId="72278F61" w14:textId="77777777" w:rsidR="00A71F46" w:rsidRPr="5404FA76" w:rsidRDefault="00A71F46" w:rsidP="00A71F46">
      <w:pPr>
        <w:rPr>
          <w:ins w:id="5598" w:author="Andreas Kuehne" w:date="2019-05-31T12:40:00Z"/>
        </w:rPr>
      </w:pPr>
      <w:ins w:id="5599" w:author="Andreas Kuehne" w:date="2019-05-31T12:40:00Z">
        <w:r w:rsidRPr="0CCF9147">
          <w:t xml:space="preserve">The XML type </w:t>
        </w:r>
        <w:r w:rsidRPr="002062A5">
          <w:rPr>
            <w:rFonts w:ascii="Courier New" w:eastAsia="Courier New" w:hAnsi="Courier New" w:cs="Courier New"/>
          </w:rPr>
          <w:t>SchemasType</w:t>
        </w:r>
        <w:r w:rsidRPr="0CCF9147">
          <w:t xml:space="preserve"> SHALL implement the requirements defined in the </w:t>
        </w:r>
        <w:r w:rsidRPr="002062A5">
          <w:rPr>
            <w:rFonts w:ascii="Courier New" w:eastAsia="Courier New" w:hAnsi="Courier New" w:cs="Courier New"/>
          </w:rPr>
          <w:t>Schemas</w:t>
        </w:r>
        <w:r>
          <w:t xml:space="preserve"> </w:t>
        </w:r>
        <w:r w:rsidRPr="005A6FFD">
          <w:t>component.</w:t>
        </w:r>
      </w:ins>
    </w:p>
    <w:p w14:paraId="72B46F66" w14:textId="77777777" w:rsidR="00A71F46" w:rsidRDefault="00A71F46" w:rsidP="00A71F46">
      <w:pPr>
        <w:rPr>
          <w:ins w:id="5600" w:author="Andreas Kuehne" w:date="2019-05-31T12:40:00Z"/>
        </w:rPr>
      </w:pPr>
      <w:ins w:id="5601" w:author="Andreas Kuehne" w:date="2019-05-31T12:40:00Z">
        <w:r w:rsidRPr="005A6FFD">
          <w:rPr>
            <w:rFonts w:eastAsia="Arial"/>
          </w:rPr>
          <w:t xml:space="preserve">The </w:t>
        </w:r>
        <w:r w:rsidRPr="002062A5">
          <w:rPr>
            <w:rFonts w:ascii="Courier New" w:eastAsia="Courier New" w:hAnsi="Courier New" w:cs="Courier New"/>
          </w:rPr>
          <w:t>SchemasType</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0F22A34E" w14:textId="77777777" w:rsidR="00A71F46" w:rsidRDefault="00A71F46" w:rsidP="00A71F46">
      <w:pPr>
        <w:pStyle w:val="Code"/>
        <w:rPr>
          <w:ins w:id="5602" w:author="Andreas Kuehne" w:date="2019-05-31T12:40:00Z"/>
        </w:rPr>
      </w:pPr>
      <w:ins w:id="5603"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SchemasType</w:t>
        </w:r>
        <w:r>
          <w:rPr>
            <w:color w:val="943634" w:themeColor="accent2" w:themeShade="BF"/>
          </w:rPr>
          <w:t>"</w:t>
        </w:r>
        <w:r>
          <w:rPr>
            <w:color w:val="31849B" w:themeColor="accent5" w:themeShade="BF"/>
          </w:rPr>
          <w:t>&gt;</w:t>
        </w:r>
      </w:ins>
    </w:p>
    <w:p w14:paraId="3EDF9591" w14:textId="77777777" w:rsidR="00A71F46" w:rsidRDefault="00A71F46" w:rsidP="00A71F46">
      <w:pPr>
        <w:pStyle w:val="Code"/>
        <w:rPr>
          <w:ins w:id="5604" w:author="Andreas Kuehne" w:date="2019-05-31T12:40:00Z"/>
        </w:rPr>
      </w:pPr>
      <w:ins w:id="5605" w:author="Andreas Kuehne" w:date="2019-05-31T12:40:00Z">
        <w:r>
          <w:rPr>
            <w:color w:val="31849B" w:themeColor="accent5" w:themeShade="BF"/>
          </w:rPr>
          <w:t xml:space="preserve">  &lt;xs:sequence&gt;</w:t>
        </w:r>
      </w:ins>
    </w:p>
    <w:p w14:paraId="2279B84A" w14:textId="77777777" w:rsidR="00A71F46" w:rsidRDefault="00A71F46" w:rsidP="00A71F46">
      <w:pPr>
        <w:pStyle w:val="Code"/>
        <w:rPr>
          <w:ins w:id="5606" w:author="Andreas Kuehne" w:date="2019-05-31T12:40:00Z"/>
        </w:rPr>
      </w:pPr>
      <w:ins w:id="5607"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Schema</w:t>
        </w:r>
        <w:r>
          <w:rPr>
            <w:color w:val="943634" w:themeColor="accent2" w:themeShade="BF"/>
          </w:rPr>
          <w:t>" type="</w:t>
        </w:r>
        <w:r>
          <w:rPr>
            <w:color w:val="244061" w:themeColor="accent1" w:themeShade="80"/>
          </w:rPr>
          <w:t>dss2:DocumentType</w:t>
        </w:r>
        <w:r>
          <w:rPr>
            <w:color w:val="943634" w:themeColor="accent2" w:themeShade="BF"/>
          </w:rPr>
          <w:t>" maxOccurs="</w:t>
        </w:r>
        <w:r>
          <w:rPr>
            <w:color w:val="244061" w:themeColor="accent1" w:themeShade="80"/>
          </w:rPr>
          <w:t>unbounded</w:t>
        </w:r>
        <w:r>
          <w:rPr>
            <w:color w:val="943634" w:themeColor="accent2" w:themeShade="BF"/>
          </w:rPr>
          <w:t>"</w:t>
        </w:r>
        <w:r>
          <w:rPr>
            <w:color w:val="31849B" w:themeColor="accent5" w:themeShade="BF"/>
          </w:rPr>
          <w:t>/&gt;</w:t>
        </w:r>
      </w:ins>
    </w:p>
    <w:p w14:paraId="329FB5D7" w14:textId="77777777" w:rsidR="00A71F46" w:rsidRDefault="00A71F46" w:rsidP="00A71F46">
      <w:pPr>
        <w:pStyle w:val="Code"/>
        <w:rPr>
          <w:ins w:id="5608" w:author="Andreas Kuehne" w:date="2019-05-31T12:40:00Z"/>
        </w:rPr>
      </w:pPr>
      <w:ins w:id="5609" w:author="Andreas Kuehne" w:date="2019-05-31T12:40:00Z">
        <w:r>
          <w:rPr>
            <w:color w:val="31849B" w:themeColor="accent5" w:themeShade="BF"/>
          </w:rPr>
          <w:t xml:space="preserve">  &lt;/xs:sequence&gt;</w:t>
        </w:r>
      </w:ins>
    </w:p>
    <w:p w14:paraId="340FD378" w14:textId="77777777" w:rsidR="00A71F46" w:rsidRDefault="00A71F46" w:rsidP="00A71F46">
      <w:pPr>
        <w:pStyle w:val="Code"/>
        <w:rPr>
          <w:ins w:id="5610" w:author="Andreas Kuehne" w:date="2019-05-31T12:40:00Z"/>
        </w:rPr>
      </w:pPr>
      <w:ins w:id="5611" w:author="Andreas Kuehne" w:date="2019-05-31T12:40:00Z">
        <w:r>
          <w:rPr>
            <w:color w:val="31849B" w:themeColor="accent5" w:themeShade="BF"/>
          </w:rPr>
          <w:t>&lt;/xs:complexType&gt;</w:t>
        </w:r>
      </w:ins>
    </w:p>
    <w:p w14:paraId="5E307EAE" w14:textId="77777777" w:rsidR="00A71F46" w:rsidRDefault="00A71F46" w:rsidP="00A71F46">
      <w:pPr>
        <w:spacing w:line="259" w:lineRule="auto"/>
        <w:rPr>
          <w:ins w:id="5612" w:author="Andreas Kuehne" w:date="2019-05-31T12:40:00Z"/>
        </w:rPr>
      </w:pPr>
      <w:ins w:id="5613" w:author="Andreas Kuehne" w:date="2019-05-31T12:40:00Z">
        <w:r>
          <w:t>Each child element of</w:t>
        </w:r>
        <w:r w:rsidRPr="71C71F8C">
          <w:t xml:space="preserve"> </w:t>
        </w:r>
        <w:r w:rsidRPr="002062A5">
          <w:rPr>
            <w:rFonts w:ascii="Courier New" w:eastAsia="Courier New" w:hAnsi="Courier New" w:cs="Courier New"/>
          </w:rPr>
          <w:t>SchemasType</w:t>
        </w:r>
        <w:r w:rsidRPr="71C71F8C">
          <w:t xml:space="preserve"> </w:t>
        </w:r>
        <w:r>
          <w:t xml:space="preserve">XML element SHALL implement in XML syntax the sub-component that has a name equal to its local name. </w:t>
        </w:r>
      </w:ins>
      <w:customXmlInsRangeStart w:id="5614" w:author="Andreas Kuehne" w:date="2019-05-31T12:40:00Z"/>
      <w:sdt>
        <w:sdtPr>
          <w:tag w:val="dss2-SchemasType.-xmlSchema"/>
          <w:id w:val="-1170872527"/>
          <w:showingPlcHdr/>
        </w:sdtPr>
        <w:sdtEndPr/>
        <w:sdtContent>
          <w:customXmlInsRangeEnd w:id="5614"/>
          <w:ins w:id="5615" w:author="Andreas Kuehne" w:date="2019-05-31T12:40:00Z">
            <w:r>
              <w:rPr>
                <w:color w:val="19D131"/>
              </w:rPr>
              <w:t>[component Schemas XML schema details]</w:t>
            </w:r>
          </w:ins>
          <w:customXmlInsRangeStart w:id="5616" w:author="Andreas Kuehne" w:date="2019-05-31T12:40:00Z"/>
        </w:sdtContent>
      </w:sdt>
      <w:customXmlInsRangeEnd w:id="5616"/>
    </w:p>
    <w:p w14:paraId="0578BC1F" w14:textId="77777777" w:rsidR="00A71F46" w:rsidRDefault="00A71F46" w:rsidP="00A71F46">
      <w:pPr>
        <w:pStyle w:val="berschrift3"/>
        <w:numPr>
          <w:ilvl w:val="2"/>
          <w:numId w:val="3"/>
        </w:numPr>
        <w:rPr>
          <w:ins w:id="5617" w:author="Andreas Kuehne" w:date="2019-05-31T12:40:00Z"/>
        </w:rPr>
      </w:pPr>
      <w:bookmarkStart w:id="5618" w:name="_Toc10206836"/>
      <w:ins w:id="5619" w:author="Andreas Kuehne" w:date="2019-05-31T12:40:00Z">
        <w:r>
          <w:t>Component IntendedAudience</w:t>
        </w:r>
        <w:bookmarkEnd w:id="5618"/>
      </w:ins>
    </w:p>
    <w:p w14:paraId="03D59BC0" w14:textId="77777777" w:rsidR="00A71F46" w:rsidRDefault="001A1734" w:rsidP="00A71F46">
      <w:pPr>
        <w:rPr>
          <w:ins w:id="5620" w:author="Andreas Kuehne" w:date="2019-05-31T12:40:00Z"/>
        </w:rPr>
      </w:pPr>
      <w:customXmlInsRangeStart w:id="5621" w:author="Andreas Kuehne" w:date="2019-05-31T12:40:00Z"/>
      <w:sdt>
        <w:sdtPr>
          <w:tag w:val="dss2-IntendedAudienceType.-normative"/>
          <w:id w:val="-1188137382"/>
        </w:sdtPr>
        <w:sdtEndPr/>
        <w:sdtContent>
          <w:customXmlInsRangeEnd w:id="5621"/>
          <w:ins w:id="5622" w:author="Andreas Kuehne" w:date="2019-05-31T12:40:00Z">
            <w:r w:rsidR="00A71F46" w:rsidRPr="003A06D0">
              <w:rPr>
                <w:color w:val="19D131"/>
                <w:lang w:val="en-GB"/>
              </w:rPr>
              <w:t xml:space="preserve">The </w:t>
            </w:r>
            <w:r w:rsidR="00A71F46" w:rsidRPr="003A06D0">
              <w:rPr>
                <w:rFonts w:ascii="Courier New" w:eastAsia="Courier New" w:hAnsi="Courier New" w:cs="Courier New"/>
                <w:lang w:val="en-GB"/>
              </w:rPr>
              <w:t>IntendedAudience</w:t>
            </w:r>
            <w:r w:rsidR="00A71F46" w:rsidRPr="003A06D0">
              <w:rPr>
                <w:color w:val="19D131"/>
                <w:lang w:val="en-GB"/>
              </w:rPr>
              <w:t xml:space="preserve"> element tells the server who the target audience of this signature is. The server MAY use this to parameterize any aspect of its processing (for example, the server MAY choose to sign with a key that it knows a particular recipient trusts).</w:t>
            </w:r>
          </w:ins>
          <w:customXmlInsRangeStart w:id="5623" w:author="Andreas Kuehne" w:date="2019-05-31T12:40:00Z"/>
        </w:sdtContent>
      </w:sdt>
      <w:customXmlInsRangeEnd w:id="5623"/>
    </w:p>
    <w:p w14:paraId="34C4C7DA" w14:textId="77777777" w:rsidR="00A71F46" w:rsidRDefault="00A71F46" w:rsidP="00A71F46">
      <w:pPr>
        <w:rPr>
          <w:ins w:id="5624" w:author="Andreas Kuehne" w:date="2019-05-31T12:40:00Z"/>
        </w:rPr>
      </w:pPr>
      <w:ins w:id="5625" w:author="Andreas Kuehne" w:date="2019-05-31T12:40:00Z">
        <w:r>
          <w:t>Below follows a list of the sub-components that constitute this component:</w:t>
        </w:r>
      </w:ins>
    </w:p>
    <w:p w14:paraId="7C33CB63" w14:textId="77777777" w:rsidR="00A71F46" w:rsidRDefault="00A71F46" w:rsidP="00A71F46">
      <w:pPr>
        <w:pStyle w:val="Member"/>
        <w:rPr>
          <w:ins w:id="5626" w:author="Andreas Kuehne" w:date="2019-05-31T12:40:00Z"/>
        </w:rPr>
      </w:pPr>
      <w:ins w:id="5627" w:author="Andreas Kuehne" w:date="2019-05-31T12:40:00Z">
        <w:r>
          <w:t xml:space="preserve">The </w:t>
        </w:r>
        <w:r w:rsidRPr="35C1378D">
          <w:rPr>
            <w:rStyle w:val="Datatype"/>
          </w:rPr>
          <w:t>Recipient</w:t>
        </w:r>
        <w:r>
          <w:t xml:space="preserve"> element MUST occur 1 or more times containing a sub-component. Each instance MUST satisfy the requirements specified in section </w:t>
        </w:r>
        <w:r>
          <w:fldChar w:fldCharType="begin"/>
        </w:r>
        <w:r>
          <w:instrText xml:space="preserve"> REF _RefComp26F1F54E \r \h </w:instrText>
        </w:r>
      </w:ins>
      <w:ins w:id="5628" w:author="Andreas Kuehne" w:date="2019-05-31T12:40:00Z">
        <w:r>
          <w:fldChar w:fldCharType="separate"/>
        </w:r>
        <w:r>
          <w:rPr>
            <w:rStyle w:val="Datatype"/>
            <w:rFonts w:eastAsia="Courier New" w:cs="Courier New"/>
          </w:rPr>
          <w:t>NameID</w:t>
        </w:r>
        <w:r>
          <w:fldChar w:fldCharType="end"/>
        </w:r>
        <w:r>
          <w:t xml:space="preserve">. </w:t>
        </w:r>
      </w:ins>
      <w:customXmlInsRangeStart w:id="5629" w:author="Andreas Kuehne" w:date="2019-05-31T12:40:00Z"/>
      <w:sdt>
        <w:sdtPr>
          <w:alias w:val="dss2-IntendedAudienceType.recipient"/>
          <w:tag w:val="dss2-IntendedAudienceType.Recipient"/>
          <w:id w:val="-1229302719"/>
          <w:showingPlcHdr/>
        </w:sdtPr>
        <w:sdtEndPr/>
        <w:sdtContent>
          <w:customXmlInsRangeEnd w:id="5629"/>
          <w:ins w:id="5630" w:author="Andreas Kuehne" w:date="2019-05-31T12:40:00Z">
            <w:r>
              <w:rPr>
                <w:color w:val="19D131"/>
              </w:rPr>
              <w:t>[sub component Recipient details]</w:t>
            </w:r>
          </w:ins>
          <w:customXmlInsRangeStart w:id="5631" w:author="Andreas Kuehne" w:date="2019-05-31T12:40:00Z"/>
        </w:sdtContent>
      </w:sdt>
      <w:customXmlInsRangeEnd w:id="5631"/>
    </w:p>
    <w:p w14:paraId="6A0E82F5" w14:textId="77777777" w:rsidR="00A71F46" w:rsidRDefault="00A71F46" w:rsidP="00A71F46">
      <w:pPr>
        <w:pStyle w:val="Non-normativeCommentHeading"/>
        <w:rPr>
          <w:ins w:id="5632" w:author="Andreas Kuehne" w:date="2019-05-31T12:40:00Z"/>
        </w:rPr>
      </w:pPr>
      <w:ins w:id="5633" w:author="Andreas Kuehne" w:date="2019-05-31T12:40:00Z">
        <w:r>
          <w:t>Non-normative Comment:</w:t>
        </w:r>
      </w:ins>
    </w:p>
    <w:p w14:paraId="49C2E3B8" w14:textId="77777777" w:rsidR="00A71F46" w:rsidRDefault="001A1734" w:rsidP="00A71F46">
      <w:pPr>
        <w:pStyle w:val="Non-normativeComment"/>
        <w:rPr>
          <w:ins w:id="5634" w:author="Andreas Kuehne" w:date="2019-05-31T12:40:00Z"/>
        </w:rPr>
      </w:pPr>
      <w:customXmlInsRangeStart w:id="5635" w:author="Andreas Kuehne" w:date="2019-05-31T12:40:00Z"/>
      <w:sdt>
        <w:sdtPr>
          <w:tag w:val="dss2-IntendedAudienceType.-nonNormative"/>
          <w:id w:val="-1903365147"/>
          <w:showingPlcHdr/>
        </w:sdtPr>
        <w:sdtEndPr/>
        <w:sdtContent>
          <w:customXmlInsRangeEnd w:id="5635"/>
          <w:ins w:id="5636" w:author="Andreas Kuehne" w:date="2019-05-31T12:40:00Z">
            <w:r w:rsidR="00A71F46">
              <w:rPr>
                <w:color w:val="19D131"/>
              </w:rPr>
              <w:t>[component IntendedAudience non normative details]</w:t>
            </w:r>
          </w:ins>
          <w:customXmlInsRangeStart w:id="5637" w:author="Andreas Kuehne" w:date="2019-05-31T12:40:00Z"/>
        </w:sdtContent>
      </w:sdt>
      <w:customXmlInsRangeEnd w:id="5637"/>
    </w:p>
    <w:p w14:paraId="54A6E734" w14:textId="77777777" w:rsidR="00A71F46" w:rsidRDefault="00A71F46" w:rsidP="00A71F46">
      <w:pPr>
        <w:pStyle w:val="berschrift4"/>
        <w:numPr>
          <w:ilvl w:val="3"/>
          <w:numId w:val="3"/>
        </w:numPr>
        <w:rPr>
          <w:ins w:id="5638" w:author="Andreas Kuehne" w:date="2019-05-31T12:40:00Z"/>
        </w:rPr>
      </w:pPr>
      <w:bookmarkStart w:id="5639" w:name="_Toc10206837"/>
      <w:ins w:id="5640" w:author="Andreas Kuehne" w:date="2019-05-31T12:40:00Z">
        <w:r>
          <w:t>IntendedAudience – JSON Syntax</w:t>
        </w:r>
        <w:bookmarkEnd w:id="5639"/>
      </w:ins>
    </w:p>
    <w:p w14:paraId="22009C2B" w14:textId="77777777" w:rsidR="00A71F46" w:rsidRPr="0248A3D1" w:rsidRDefault="00A71F46" w:rsidP="00A71F46">
      <w:pPr>
        <w:rPr>
          <w:ins w:id="5641" w:author="Andreas Kuehne" w:date="2019-05-31T12:40:00Z"/>
        </w:rPr>
      </w:pPr>
      <w:ins w:id="5642" w:author="Andreas Kuehne" w:date="2019-05-31T12:40:00Z">
        <w:r w:rsidRPr="002062A5">
          <w:rPr>
            <w:rFonts w:eastAsia="Arial" w:cs="Arial"/>
            <w:sz w:val="22"/>
            <w:szCs w:val="22"/>
          </w:rPr>
          <w:t xml:space="preserve">The </w:t>
        </w:r>
        <w:r w:rsidRPr="002062A5">
          <w:rPr>
            <w:rFonts w:ascii="Courier New" w:eastAsia="Courier New" w:hAnsi="Courier New" w:cs="Courier New"/>
          </w:rPr>
          <w:t>IntendedAudienceType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IntendedAudience</w:t>
        </w:r>
        <w:r>
          <w:t xml:space="preserve"> component.</w:t>
        </w:r>
      </w:ins>
    </w:p>
    <w:p w14:paraId="0C73F524" w14:textId="77777777" w:rsidR="00A71F46" w:rsidRPr="C2430093" w:rsidRDefault="00A71F46" w:rsidP="00A71F46">
      <w:pPr>
        <w:spacing w:line="259" w:lineRule="auto"/>
        <w:rPr>
          <w:ins w:id="5643" w:author="Andreas Kuehne" w:date="2019-05-31T12:40:00Z"/>
          <w:rFonts w:eastAsia="Arial" w:cs="Arial"/>
          <w:sz w:val="22"/>
          <w:szCs w:val="22"/>
        </w:rPr>
      </w:pPr>
      <w:ins w:id="5644"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IntendedAudience</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093"/>
        <w:gridCol w:w="3183"/>
        <w:gridCol w:w="3074"/>
      </w:tblGrid>
      <w:tr w:rsidR="00A71F46" w14:paraId="5FD7BB98" w14:textId="77777777" w:rsidTr="00A71F46">
        <w:trPr>
          <w:cnfStyle w:val="100000000000" w:firstRow="1" w:lastRow="0" w:firstColumn="0" w:lastColumn="0" w:oddVBand="0" w:evenVBand="0" w:oddHBand="0" w:evenHBand="0" w:firstRowFirstColumn="0" w:firstRowLastColumn="0" w:lastRowFirstColumn="0" w:lastRowLastColumn="0"/>
          <w:ins w:id="564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7901F8C" w14:textId="77777777" w:rsidR="00A71F46" w:rsidRDefault="00A71F46" w:rsidP="00A71F46">
            <w:pPr>
              <w:pStyle w:val="Beschriftung"/>
              <w:rPr>
                <w:ins w:id="5646" w:author="Andreas Kuehne" w:date="2019-05-31T12:40:00Z"/>
              </w:rPr>
            </w:pPr>
            <w:ins w:id="5647" w:author="Andreas Kuehne" w:date="2019-05-31T12:40:00Z">
              <w:r>
                <w:t>Element</w:t>
              </w:r>
            </w:ins>
          </w:p>
        </w:tc>
        <w:tc>
          <w:tcPr>
            <w:tcW w:w="4675" w:type="dxa"/>
          </w:tcPr>
          <w:p w14:paraId="4F1723E9"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5648" w:author="Andreas Kuehne" w:date="2019-05-31T12:40:00Z"/>
              </w:rPr>
            </w:pPr>
            <w:ins w:id="5649" w:author="Andreas Kuehne" w:date="2019-05-31T12:40:00Z">
              <w:r>
                <w:t>Implementing JSON member name</w:t>
              </w:r>
            </w:ins>
          </w:p>
        </w:tc>
        <w:tc>
          <w:tcPr>
            <w:tcW w:w="4675" w:type="dxa"/>
          </w:tcPr>
          <w:p w14:paraId="45C98A9E"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5650" w:author="Andreas Kuehne" w:date="2019-05-31T12:40:00Z"/>
              </w:rPr>
            </w:pPr>
            <w:ins w:id="5651" w:author="Andreas Kuehne" w:date="2019-05-31T12:40:00Z">
              <w:r>
                <w:t>Comments</w:t>
              </w:r>
            </w:ins>
          </w:p>
        </w:tc>
      </w:tr>
      <w:tr w:rsidR="00A71F46" w14:paraId="7A90E1A4" w14:textId="77777777" w:rsidTr="00A71F46">
        <w:trPr>
          <w:ins w:id="5652"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2449B25" w14:textId="77777777" w:rsidR="00A71F46" w:rsidRPr="002062A5" w:rsidRDefault="00A71F46" w:rsidP="00A71F46">
            <w:pPr>
              <w:pStyle w:val="Beschriftung"/>
              <w:rPr>
                <w:ins w:id="5653" w:author="Andreas Kuehne" w:date="2019-05-31T12:40:00Z"/>
                <w:rStyle w:val="Datatype"/>
                <w:b w:val="0"/>
                <w:bCs w:val="0"/>
              </w:rPr>
            </w:pPr>
            <w:ins w:id="5654" w:author="Andreas Kuehne" w:date="2019-05-31T12:40:00Z">
              <w:r w:rsidRPr="002062A5">
                <w:rPr>
                  <w:rStyle w:val="Datatype"/>
                </w:rPr>
                <w:t>Recipient</w:t>
              </w:r>
            </w:ins>
          </w:p>
        </w:tc>
        <w:tc>
          <w:tcPr>
            <w:tcW w:w="4675" w:type="dxa"/>
          </w:tcPr>
          <w:p w14:paraId="4D00CDFB"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5655" w:author="Andreas Kuehne" w:date="2019-05-31T12:40:00Z"/>
                <w:rStyle w:val="Datatype"/>
              </w:rPr>
            </w:pPr>
            <w:ins w:id="5656" w:author="Andreas Kuehne" w:date="2019-05-31T12:40:00Z">
              <w:r w:rsidRPr="002062A5">
                <w:rPr>
                  <w:rStyle w:val="Datatype"/>
                </w:rPr>
                <w:t>recipient</w:t>
              </w:r>
            </w:ins>
          </w:p>
        </w:tc>
        <w:tc>
          <w:tcPr>
            <w:tcW w:w="4675" w:type="dxa"/>
          </w:tcPr>
          <w:p w14:paraId="32EAF39F"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5657" w:author="Andreas Kuehne" w:date="2019-05-31T12:40:00Z"/>
              </w:rPr>
            </w:pPr>
            <w:customXmlInsRangeStart w:id="5658" w:author="Andreas Kuehne" w:date="2019-05-31T12:40:00Z"/>
            <w:sdt>
              <w:sdtPr>
                <w:alias w:val="dss2-IntendedAudienceType.recipient"/>
                <w:tag w:val="dss2-IntendedAudienceType.-jsonComment.Recipient"/>
                <w:id w:val="138774549"/>
                <w:showingPlcHdr/>
              </w:sdtPr>
              <w:sdtEndPr/>
              <w:sdtContent>
                <w:customXmlInsRangeEnd w:id="5658"/>
                <w:ins w:id="5659" w:author="Andreas Kuehne" w:date="2019-05-31T12:40:00Z">
                  <w:r w:rsidR="00A71F46">
                    <w:rPr>
                      <w:color w:val="19D131"/>
                    </w:rPr>
                    <w:t>[]</w:t>
                  </w:r>
                </w:ins>
                <w:customXmlInsRangeStart w:id="5660" w:author="Andreas Kuehne" w:date="2019-05-31T12:40:00Z"/>
              </w:sdtContent>
            </w:sdt>
            <w:customXmlInsRangeEnd w:id="5660"/>
          </w:p>
        </w:tc>
      </w:tr>
    </w:tbl>
    <w:p w14:paraId="232D4A57" w14:textId="77777777" w:rsidR="00A71F46" w:rsidRPr="0202B381" w:rsidRDefault="00A71F46" w:rsidP="00A71F46">
      <w:pPr>
        <w:rPr>
          <w:ins w:id="5661" w:author="Andreas Kuehne" w:date="2019-05-31T12:40:00Z"/>
        </w:rPr>
      </w:pPr>
      <w:ins w:id="5662" w:author="Andreas Kuehne" w:date="2019-05-31T12:40:00Z">
        <w:r w:rsidRPr="002062A5">
          <w:rPr>
            <w:rFonts w:eastAsia="Arial" w:cs="Arial"/>
            <w:sz w:val="22"/>
            <w:szCs w:val="22"/>
          </w:rPr>
          <w:t xml:space="preserve">The </w:t>
        </w:r>
        <w:r w:rsidRPr="002062A5">
          <w:rPr>
            <w:rFonts w:ascii="Courier New" w:eastAsia="Courier New" w:hAnsi="Courier New" w:cs="Courier New"/>
          </w:rPr>
          <w:t>IntendedAudienceType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1B89A587" w14:textId="77777777" w:rsidR="00A71F46" w:rsidRDefault="00A71F46" w:rsidP="00A71F46">
      <w:pPr>
        <w:pStyle w:val="Code"/>
        <w:spacing w:line="259" w:lineRule="auto"/>
        <w:rPr>
          <w:ins w:id="5663" w:author="Andreas Kuehne" w:date="2019-05-31T12:40:00Z"/>
        </w:rPr>
      </w:pPr>
      <w:ins w:id="5664" w:author="Andreas Kuehne" w:date="2019-05-31T12:40:00Z">
        <w:r>
          <w:rPr>
            <w:color w:val="31849B" w:themeColor="accent5" w:themeShade="BF"/>
          </w:rPr>
          <w:t>"dss2-IntendedAudienceType"</w:t>
        </w:r>
        <w:r>
          <w:t>: {</w:t>
        </w:r>
      </w:ins>
    </w:p>
    <w:p w14:paraId="0A9FEF2F" w14:textId="77777777" w:rsidR="00A71F46" w:rsidRDefault="00A71F46" w:rsidP="00A71F46">
      <w:pPr>
        <w:pStyle w:val="Code"/>
        <w:spacing w:line="259" w:lineRule="auto"/>
        <w:rPr>
          <w:ins w:id="5665" w:author="Andreas Kuehne" w:date="2019-05-31T12:40:00Z"/>
        </w:rPr>
      </w:pPr>
      <w:ins w:id="5666" w:author="Andreas Kuehne" w:date="2019-05-31T12:40:00Z">
        <w:r>
          <w:rPr>
            <w:color w:val="31849B" w:themeColor="accent5" w:themeShade="BF"/>
          </w:rPr>
          <w:t xml:space="preserve">  "type"</w:t>
        </w:r>
        <w:r>
          <w:t xml:space="preserve">: </w:t>
        </w:r>
        <w:r>
          <w:rPr>
            <w:color w:val="244061" w:themeColor="accent1" w:themeShade="80"/>
          </w:rPr>
          <w:t>"object",</w:t>
        </w:r>
      </w:ins>
    </w:p>
    <w:p w14:paraId="34A787F6" w14:textId="77777777" w:rsidR="00A71F46" w:rsidRDefault="00A71F46" w:rsidP="00A71F46">
      <w:pPr>
        <w:pStyle w:val="Code"/>
        <w:spacing w:line="259" w:lineRule="auto"/>
        <w:rPr>
          <w:ins w:id="5667" w:author="Andreas Kuehne" w:date="2019-05-31T12:40:00Z"/>
        </w:rPr>
      </w:pPr>
      <w:ins w:id="5668" w:author="Andreas Kuehne" w:date="2019-05-31T12:40:00Z">
        <w:r>
          <w:rPr>
            <w:color w:val="31849B" w:themeColor="accent5" w:themeShade="BF"/>
          </w:rPr>
          <w:t xml:space="preserve">  "properties"</w:t>
        </w:r>
        <w:r>
          <w:t>: {</w:t>
        </w:r>
      </w:ins>
    </w:p>
    <w:p w14:paraId="1A17B073" w14:textId="77777777" w:rsidR="00A71F46" w:rsidRDefault="00A71F46" w:rsidP="00A71F46">
      <w:pPr>
        <w:pStyle w:val="Code"/>
        <w:spacing w:line="259" w:lineRule="auto"/>
        <w:rPr>
          <w:ins w:id="5669" w:author="Andreas Kuehne" w:date="2019-05-31T12:40:00Z"/>
        </w:rPr>
      </w:pPr>
      <w:ins w:id="5670" w:author="Andreas Kuehne" w:date="2019-05-31T12:40:00Z">
        <w:r>
          <w:rPr>
            <w:color w:val="31849B" w:themeColor="accent5" w:themeShade="BF"/>
          </w:rPr>
          <w:t xml:space="preserve">    "recipient"</w:t>
        </w:r>
        <w:r>
          <w:t>: {</w:t>
        </w:r>
      </w:ins>
    </w:p>
    <w:p w14:paraId="19D8FB94" w14:textId="77777777" w:rsidR="00A71F46" w:rsidRDefault="00A71F46" w:rsidP="00A71F46">
      <w:pPr>
        <w:pStyle w:val="Code"/>
        <w:spacing w:line="259" w:lineRule="auto"/>
        <w:rPr>
          <w:ins w:id="5671" w:author="Andreas Kuehne" w:date="2019-05-31T12:40:00Z"/>
        </w:rPr>
      </w:pPr>
      <w:ins w:id="5672" w:author="Andreas Kuehne" w:date="2019-05-31T12:40:00Z">
        <w:r>
          <w:rPr>
            <w:color w:val="31849B" w:themeColor="accent5" w:themeShade="BF"/>
          </w:rPr>
          <w:t xml:space="preserve">      "type"</w:t>
        </w:r>
        <w:r>
          <w:t xml:space="preserve">: </w:t>
        </w:r>
        <w:r>
          <w:rPr>
            <w:color w:val="244061" w:themeColor="accent1" w:themeShade="80"/>
          </w:rPr>
          <w:t>"array",</w:t>
        </w:r>
      </w:ins>
    </w:p>
    <w:p w14:paraId="34382167" w14:textId="77777777" w:rsidR="00A71F46" w:rsidRDefault="00A71F46" w:rsidP="00A71F46">
      <w:pPr>
        <w:pStyle w:val="Code"/>
        <w:spacing w:line="259" w:lineRule="auto"/>
        <w:rPr>
          <w:ins w:id="5673" w:author="Andreas Kuehne" w:date="2019-05-31T12:40:00Z"/>
        </w:rPr>
      </w:pPr>
      <w:ins w:id="5674" w:author="Andreas Kuehne" w:date="2019-05-31T12:40:00Z">
        <w:r>
          <w:rPr>
            <w:color w:val="31849B" w:themeColor="accent5" w:themeShade="BF"/>
          </w:rPr>
          <w:t xml:space="preserve">      "items"</w:t>
        </w:r>
        <w:r>
          <w:t>: {</w:t>
        </w:r>
      </w:ins>
    </w:p>
    <w:p w14:paraId="68662E94" w14:textId="77777777" w:rsidR="00A71F46" w:rsidRDefault="00A71F46" w:rsidP="00A71F46">
      <w:pPr>
        <w:pStyle w:val="Code"/>
        <w:spacing w:line="259" w:lineRule="auto"/>
        <w:rPr>
          <w:ins w:id="5675" w:author="Andreas Kuehne" w:date="2019-05-31T12:40:00Z"/>
        </w:rPr>
      </w:pPr>
      <w:ins w:id="5676" w:author="Andreas Kuehne" w:date="2019-05-31T12:40:00Z">
        <w:r>
          <w:rPr>
            <w:color w:val="31849B" w:themeColor="accent5" w:themeShade="BF"/>
          </w:rPr>
          <w:t xml:space="preserve">        "$ref"</w:t>
        </w:r>
        <w:r>
          <w:t xml:space="preserve">: </w:t>
        </w:r>
        <w:r>
          <w:rPr>
            <w:color w:val="244061" w:themeColor="accent1" w:themeShade="80"/>
          </w:rPr>
          <w:t>"#/definitions/saml2rw-NameIDType"</w:t>
        </w:r>
      </w:ins>
    </w:p>
    <w:p w14:paraId="3315CC84" w14:textId="77777777" w:rsidR="00A71F46" w:rsidRDefault="00A71F46" w:rsidP="00A71F46">
      <w:pPr>
        <w:pStyle w:val="Code"/>
        <w:spacing w:line="259" w:lineRule="auto"/>
        <w:rPr>
          <w:ins w:id="5677" w:author="Andreas Kuehne" w:date="2019-05-31T12:40:00Z"/>
        </w:rPr>
      </w:pPr>
      <w:ins w:id="5678" w:author="Andreas Kuehne" w:date="2019-05-31T12:40:00Z">
        <w:r>
          <w:t xml:space="preserve">      }</w:t>
        </w:r>
      </w:ins>
    </w:p>
    <w:p w14:paraId="6653BB3E" w14:textId="77777777" w:rsidR="00A71F46" w:rsidRDefault="00A71F46" w:rsidP="00A71F46">
      <w:pPr>
        <w:pStyle w:val="Code"/>
        <w:spacing w:line="259" w:lineRule="auto"/>
        <w:rPr>
          <w:ins w:id="5679" w:author="Andreas Kuehne" w:date="2019-05-31T12:40:00Z"/>
        </w:rPr>
      </w:pPr>
      <w:ins w:id="5680" w:author="Andreas Kuehne" w:date="2019-05-31T12:40:00Z">
        <w:r>
          <w:t xml:space="preserve">    }</w:t>
        </w:r>
      </w:ins>
    </w:p>
    <w:p w14:paraId="35432AD1" w14:textId="77777777" w:rsidR="00A71F46" w:rsidRDefault="00A71F46" w:rsidP="00A71F46">
      <w:pPr>
        <w:pStyle w:val="Code"/>
        <w:spacing w:line="259" w:lineRule="auto"/>
        <w:rPr>
          <w:ins w:id="5681" w:author="Andreas Kuehne" w:date="2019-05-31T12:40:00Z"/>
        </w:rPr>
      </w:pPr>
      <w:ins w:id="5682" w:author="Andreas Kuehne" w:date="2019-05-31T12:40:00Z">
        <w:r>
          <w:t xml:space="preserve">  },</w:t>
        </w:r>
      </w:ins>
    </w:p>
    <w:p w14:paraId="6CCE5FFA" w14:textId="77777777" w:rsidR="00A71F46" w:rsidRDefault="00A71F46" w:rsidP="00A71F46">
      <w:pPr>
        <w:pStyle w:val="Code"/>
        <w:spacing w:line="259" w:lineRule="auto"/>
        <w:rPr>
          <w:ins w:id="5683" w:author="Andreas Kuehne" w:date="2019-05-31T12:40:00Z"/>
        </w:rPr>
      </w:pPr>
      <w:ins w:id="5684" w:author="Andreas Kuehne" w:date="2019-05-31T12:40:00Z">
        <w:r>
          <w:rPr>
            <w:color w:val="31849B" w:themeColor="accent5" w:themeShade="BF"/>
          </w:rPr>
          <w:t xml:space="preserve">  "required"</w:t>
        </w:r>
        <w:r>
          <w:t>: [</w:t>
        </w:r>
        <w:r>
          <w:rPr>
            <w:color w:val="244061" w:themeColor="accent1" w:themeShade="80"/>
          </w:rPr>
          <w:t>"recipient"</w:t>
        </w:r>
        <w:r>
          <w:t>]</w:t>
        </w:r>
      </w:ins>
    </w:p>
    <w:p w14:paraId="4444E1AC" w14:textId="77777777" w:rsidR="00A71F46" w:rsidRDefault="00A71F46" w:rsidP="00A71F46">
      <w:pPr>
        <w:pStyle w:val="Code"/>
        <w:spacing w:line="259" w:lineRule="auto"/>
        <w:rPr>
          <w:ins w:id="5685" w:author="Andreas Kuehne" w:date="2019-05-31T12:40:00Z"/>
        </w:rPr>
      </w:pPr>
      <w:ins w:id="5686" w:author="Andreas Kuehne" w:date="2019-05-31T12:40:00Z">
        <w:r>
          <w:t>}</w:t>
        </w:r>
      </w:ins>
    </w:p>
    <w:p w14:paraId="21925409" w14:textId="77777777" w:rsidR="00A71F46" w:rsidRDefault="001A1734" w:rsidP="00A71F46">
      <w:pPr>
        <w:rPr>
          <w:ins w:id="5687" w:author="Andreas Kuehne" w:date="2019-05-31T12:40:00Z"/>
        </w:rPr>
      </w:pPr>
      <w:customXmlInsRangeStart w:id="5688" w:author="Andreas Kuehne" w:date="2019-05-31T12:40:00Z"/>
      <w:sdt>
        <w:sdtPr>
          <w:tag w:val="dss2-IntendedAudienceType.-jsonSchema"/>
          <w:id w:val="-108047382"/>
          <w:showingPlcHdr/>
        </w:sdtPr>
        <w:sdtEndPr/>
        <w:sdtContent>
          <w:customXmlInsRangeEnd w:id="5688"/>
          <w:ins w:id="5689" w:author="Andreas Kuehne" w:date="2019-05-31T12:40:00Z">
            <w:r w:rsidR="00A71F46">
              <w:rPr>
                <w:color w:val="19D131"/>
              </w:rPr>
              <w:t>[component IntendedAudience JSON schema details]</w:t>
            </w:r>
          </w:ins>
          <w:customXmlInsRangeStart w:id="5690" w:author="Andreas Kuehne" w:date="2019-05-31T12:40:00Z"/>
        </w:sdtContent>
      </w:sdt>
      <w:customXmlInsRangeEnd w:id="5690"/>
    </w:p>
    <w:p w14:paraId="05AE9ADD" w14:textId="77777777" w:rsidR="00A71F46" w:rsidRDefault="00A71F46" w:rsidP="00A71F46">
      <w:pPr>
        <w:pStyle w:val="berschrift4"/>
        <w:numPr>
          <w:ilvl w:val="3"/>
          <w:numId w:val="3"/>
        </w:numPr>
        <w:rPr>
          <w:ins w:id="5691" w:author="Andreas Kuehne" w:date="2019-05-31T12:40:00Z"/>
        </w:rPr>
      </w:pPr>
      <w:bookmarkStart w:id="5692" w:name="_Toc10206838"/>
      <w:ins w:id="5693" w:author="Andreas Kuehne" w:date="2019-05-31T12:40:00Z">
        <w:r>
          <w:t>IntendedAudience – XML Syntax</w:t>
        </w:r>
        <w:bookmarkEnd w:id="5692"/>
      </w:ins>
    </w:p>
    <w:p w14:paraId="1677CF9A" w14:textId="77777777" w:rsidR="00A71F46" w:rsidRPr="5404FA76" w:rsidRDefault="00A71F46" w:rsidP="00A71F46">
      <w:pPr>
        <w:rPr>
          <w:ins w:id="5694" w:author="Andreas Kuehne" w:date="2019-05-31T12:40:00Z"/>
        </w:rPr>
      </w:pPr>
      <w:ins w:id="5695" w:author="Andreas Kuehne" w:date="2019-05-31T12:40:00Z">
        <w:r w:rsidRPr="0CCF9147">
          <w:t xml:space="preserve">The XML type </w:t>
        </w:r>
        <w:r w:rsidRPr="002062A5">
          <w:rPr>
            <w:rFonts w:ascii="Courier New" w:eastAsia="Courier New" w:hAnsi="Courier New" w:cs="Courier New"/>
          </w:rPr>
          <w:t>IntendedAudienceType</w:t>
        </w:r>
        <w:r w:rsidRPr="0CCF9147">
          <w:t xml:space="preserve"> SHALL implement the requirements defined in the </w:t>
        </w:r>
        <w:r w:rsidRPr="002062A5">
          <w:rPr>
            <w:rFonts w:ascii="Courier New" w:eastAsia="Courier New" w:hAnsi="Courier New" w:cs="Courier New"/>
          </w:rPr>
          <w:t>IntendedAudience</w:t>
        </w:r>
        <w:r>
          <w:t xml:space="preserve"> </w:t>
        </w:r>
        <w:r w:rsidRPr="005A6FFD">
          <w:t>component.</w:t>
        </w:r>
      </w:ins>
    </w:p>
    <w:p w14:paraId="0D640D15" w14:textId="77777777" w:rsidR="00A71F46" w:rsidRDefault="00A71F46" w:rsidP="00A71F46">
      <w:pPr>
        <w:rPr>
          <w:ins w:id="5696" w:author="Andreas Kuehne" w:date="2019-05-31T12:40:00Z"/>
        </w:rPr>
      </w:pPr>
      <w:ins w:id="5697" w:author="Andreas Kuehne" w:date="2019-05-31T12:40:00Z">
        <w:r w:rsidRPr="005A6FFD">
          <w:rPr>
            <w:rFonts w:eastAsia="Arial"/>
          </w:rPr>
          <w:t xml:space="preserve">The </w:t>
        </w:r>
        <w:r w:rsidRPr="002062A5">
          <w:rPr>
            <w:rFonts w:ascii="Courier New" w:eastAsia="Courier New" w:hAnsi="Courier New" w:cs="Courier New"/>
          </w:rPr>
          <w:t>IntendedAudienceType</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525692B4" w14:textId="77777777" w:rsidR="00A71F46" w:rsidRDefault="00A71F46" w:rsidP="00A71F46">
      <w:pPr>
        <w:pStyle w:val="Code"/>
        <w:rPr>
          <w:ins w:id="5698" w:author="Andreas Kuehne" w:date="2019-05-31T12:40:00Z"/>
        </w:rPr>
      </w:pPr>
      <w:ins w:id="5699"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IntendedAudienceType</w:t>
        </w:r>
        <w:r>
          <w:rPr>
            <w:color w:val="943634" w:themeColor="accent2" w:themeShade="BF"/>
          </w:rPr>
          <w:t>"</w:t>
        </w:r>
        <w:r>
          <w:rPr>
            <w:color w:val="31849B" w:themeColor="accent5" w:themeShade="BF"/>
          </w:rPr>
          <w:t>&gt;</w:t>
        </w:r>
      </w:ins>
    </w:p>
    <w:p w14:paraId="5E46E672" w14:textId="77777777" w:rsidR="00A71F46" w:rsidRDefault="00A71F46" w:rsidP="00A71F46">
      <w:pPr>
        <w:pStyle w:val="Code"/>
        <w:rPr>
          <w:ins w:id="5700" w:author="Andreas Kuehne" w:date="2019-05-31T12:40:00Z"/>
        </w:rPr>
      </w:pPr>
      <w:ins w:id="5701" w:author="Andreas Kuehne" w:date="2019-05-31T12:40:00Z">
        <w:r>
          <w:rPr>
            <w:color w:val="31849B" w:themeColor="accent5" w:themeShade="BF"/>
          </w:rPr>
          <w:t xml:space="preserve">  &lt;xs:sequence&gt;</w:t>
        </w:r>
      </w:ins>
    </w:p>
    <w:p w14:paraId="61038232" w14:textId="77777777" w:rsidR="00A71F46" w:rsidRDefault="00A71F46" w:rsidP="00A71F46">
      <w:pPr>
        <w:pStyle w:val="Code"/>
        <w:rPr>
          <w:ins w:id="5702" w:author="Andreas Kuehne" w:date="2019-05-31T12:40:00Z"/>
        </w:rPr>
      </w:pPr>
      <w:ins w:id="5703"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Recipient</w:t>
        </w:r>
        <w:r>
          <w:rPr>
            <w:color w:val="943634" w:themeColor="accent2" w:themeShade="BF"/>
          </w:rPr>
          <w:t>" type="</w:t>
        </w:r>
        <w:r>
          <w:rPr>
            <w:color w:val="244061" w:themeColor="accent1" w:themeShade="80"/>
          </w:rPr>
          <w:t>saml2-rw:NameIDType</w:t>
        </w:r>
        <w:r>
          <w:rPr>
            <w:color w:val="943634" w:themeColor="accent2" w:themeShade="BF"/>
          </w:rPr>
          <w:t>" maxOccurs="</w:t>
        </w:r>
        <w:r>
          <w:rPr>
            <w:color w:val="244061" w:themeColor="accent1" w:themeShade="80"/>
          </w:rPr>
          <w:t>unbounded</w:t>
        </w:r>
        <w:r>
          <w:rPr>
            <w:color w:val="943634" w:themeColor="accent2" w:themeShade="BF"/>
          </w:rPr>
          <w:t>"</w:t>
        </w:r>
        <w:r>
          <w:rPr>
            <w:color w:val="31849B" w:themeColor="accent5" w:themeShade="BF"/>
          </w:rPr>
          <w:t>/&gt;</w:t>
        </w:r>
      </w:ins>
    </w:p>
    <w:p w14:paraId="5EA6AFC0" w14:textId="77777777" w:rsidR="00A71F46" w:rsidRDefault="00A71F46" w:rsidP="00A71F46">
      <w:pPr>
        <w:pStyle w:val="Code"/>
        <w:rPr>
          <w:ins w:id="5704" w:author="Andreas Kuehne" w:date="2019-05-31T12:40:00Z"/>
        </w:rPr>
      </w:pPr>
      <w:ins w:id="5705" w:author="Andreas Kuehne" w:date="2019-05-31T12:40:00Z">
        <w:r>
          <w:rPr>
            <w:color w:val="31849B" w:themeColor="accent5" w:themeShade="BF"/>
          </w:rPr>
          <w:t xml:space="preserve">  &lt;/xs:sequence&gt;</w:t>
        </w:r>
      </w:ins>
    </w:p>
    <w:p w14:paraId="3BB12EB1" w14:textId="77777777" w:rsidR="00A71F46" w:rsidRDefault="00A71F46" w:rsidP="00A71F46">
      <w:pPr>
        <w:pStyle w:val="Code"/>
        <w:rPr>
          <w:ins w:id="5706" w:author="Andreas Kuehne" w:date="2019-05-31T12:40:00Z"/>
        </w:rPr>
      </w:pPr>
      <w:ins w:id="5707" w:author="Andreas Kuehne" w:date="2019-05-31T12:40:00Z">
        <w:r>
          <w:rPr>
            <w:color w:val="31849B" w:themeColor="accent5" w:themeShade="BF"/>
          </w:rPr>
          <w:t>&lt;/xs:complexType&gt;</w:t>
        </w:r>
      </w:ins>
    </w:p>
    <w:p w14:paraId="17592341" w14:textId="77777777" w:rsidR="00A71F46" w:rsidRDefault="00A71F46" w:rsidP="00A71F46">
      <w:pPr>
        <w:spacing w:line="259" w:lineRule="auto"/>
        <w:rPr>
          <w:ins w:id="5708" w:author="Andreas Kuehne" w:date="2019-05-31T12:40:00Z"/>
        </w:rPr>
      </w:pPr>
      <w:ins w:id="5709" w:author="Andreas Kuehne" w:date="2019-05-31T12:40:00Z">
        <w:r>
          <w:t>Each child element of</w:t>
        </w:r>
        <w:r w:rsidRPr="71C71F8C">
          <w:t xml:space="preserve"> </w:t>
        </w:r>
        <w:r w:rsidRPr="002062A5">
          <w:rPr>
            <w:rFonts w:ascii="Courier New" w:eastAsia="Courier New" w:hAnsi="Courier New" w:cs="Courier New"/>
          </w:rPr>
          <w:t>IntendedAudienceType</w:t>
        </w:r>
        <w:r w:rsidRPr="71C71F8C">
          <w:t xml:space="preserve"> </w:t>
        </w:r>
        <w:r>
          <w:t xml:space="preserve">XML element SHALL implement in XML syntax the sub-component that has a name equal to its local name. </w:t>
        </w:r>
      </w:ins>
      <w:customXmlInsRangeStart w:id="5710" w:author="Andreas Kuehne" w:date="2019-05-31T12:40:00Z"/>
      <w:sdt>
        <w:sdtPr>
          <w:tag w:val="dss2-IntendedAudienceType.-xmlSchema"/>
          <w:id w:val="-2053770230"/>
          <w:showingPlcHdr/>
        </w:sdtPr>
        <w:sdtEndPr/>
        <w:sdtContent>
          <w:customXmlInsRangeEnd w:id="5710"/>
          <w:ins w:id="5711" w:author="Andreas Kuehne" w:date="2019-05-31T12:40:00Z">
            <w:r>
              <w:rPr>
                <w:color w:val="19D131"/>
              </w:rPr>
              <w:t>[component IntendedAudience XML schema details]</w:t>
            </w:r>
          </w:ins>
          <w:customXmlInsRangeStart w:id="5712" w:author="Andreas Kuehne" w:date="2019-05-31T12:40:00Z"/>
        </w:sdtContent>
      </w:sdt>
      <w:customXmlInsRangeEnd w:id="5712"/>
    </w:p>
    <w:p w14:paraId="51AA3E1E" w14:textId="77777777" w:rsidR="00A71F46" w:rsidRDefault="00A71F46" w:rsidP="00A71F46">
      <w:pPr>
        <w:pStyle w:val="berschrift3"/>
        <w:numPr>
          <w:ilvl w:val="2"/>
          <w:numId w:val="3"/>
        </w:numPr>
        <w:rPr>
          <w:ins w:id="5713" w:author="Andreas Kuehne" w:date="2019-05-31T12:40:00Z"/>
        </w:rPr>
      </w:pPr>
      <w:bookmarkStart w:id="5714" w:name="_Toc10206839"/>
      <w:ins w:id="5715" w:author="Andreas Kuehne" w:date="2019-05-31T12:40:00Z">
        <w:r>
          <w:t>Component KeySelector</w:t>
        </w:r>
        <w:bookmarkEnd w:id="5714"/>
      </w:ins>
    </w:p>
    <w:p w14:paraId="0B1DE602" w14:textId="77777777" w:rsidR="00A71F46" w:rsidRDefault="001A1734" w:rsidP="00A71F46">
      <w:pPr>
        <w:rPr>
          <w:ins w:id="5716" w:author="Andreas Kuehne" w:date="2019-05-31T12:40:00Z"/>
        </w:rPr>
      </w:pPr>
      <w:customXmlInsRangeStart w:id="5717" w:author="Andreas Kuehne" w:date="2019-05-31T12:40:00Z"/>
      <w:sdt>
        <w:sdtPr>
          <w:tag w:val="dss2-KeySelectorType.-normative"/>
          <w:id w:val="-2079201491"/>
        </w:sdtPr>
        <w:sdtEndPr/>
        <w:sdtContent>
          <w:customXmlInsRangeEnd w:id="5717"/>
          <w:ins w:id="5718" w:author="Andreas Kuehne" w:date="2019-05-31T12:40:00Z">
            <w:r w:rsidR="00A71F46" w:rsidRPr="003A06D0">
              <w:rPr>
                <w:color w:val="19D131"/>
                <w:lang w:val="en-GB"/>
              </w:rPr>
              <w:t xml:space="preserve">The </w:t>
            </w:r>
            <w:r w:rsidR="00A71F46" w:rsidRPr="003A06D0">
              <w:rPr>
                <w:rFonts w:ascii="Courier New" w:eastAsia="Courier New" w:hAnsi="Courier New" w:cs="Courier New"/>
                <w:lang w:val="en-GB"/>
              </w:rPr>
              <w:t>KeySelector</w:t>
            </w:r>
            <w:r w:rsidR="00A71F46" w:rsidRPr="003A06D0">
              <w:rPr>
                <w:color w:val="19D131"/>
                <w:lang w:val="en-GB"/>
              </w:rPr>
              <w:t xml:space="preserve"> component holds data that selects a specific key or certificate or group of certificates. Only one of its sub-components MUST be present. But a </w:t>
            </w:r>
            <w:r w:rsidR="00A71F46" w:rsidRPr="003A06D0">
              <w:rPr>
                <w:rFonts w:ascii="Courier New" w:eastAsia="Courier New" w:hAnsi="Courier New" w:cs="Courier New"/>
                <w:lang w:val="en-GB"/>
              </w:rPr>
              <w:t>KeySelector</w:t>
            </w:r>
            <w:r w:rsidR="00A71F46" w:rsidRPr="003A06D0">
              <w:rPr>
                <w:color w:val="19D131"/>
                <w:lang w:val="en-GB"/>
              </w:rPr>
              <w:t xml:space="preserve"> component can occur multiple times as a sub-component in the </w:t>
            </w:r>
            <w:r w:rsidR="00A71F46" w:rsidRPr="003A06D0">
              <w:rPr>
                <w:rFonts w:ascii="Courier New" w:eastAsia="Courier New" w:hAnsi="Courier New" w:cs="Courier New"/>
                <w:lang w:val="en-GB"/>
              </w:rPr>
              <w:t>OptionalInputsSign</w:t>
            </w:r>
            <w:r w:rsidR="00A71F46" w:rsidRPr="003A06D0">
              <w:rPr>
                <w:color w:val="19D131"/>
                <w:lang w:val="en-GB"/>
              </w:rPr>
              <w:t xml:space="preserve"> component</w:t>
            </w:r>
          </w:ins>
          <w:customXmlInsRangeStart w:id="5719" w:author="Andreas Kuehne" w:date="2019-05-31T12:40:00Z"/>
        </w:sdtContent>
      </w:sdt>
      <w:customXmlInsRangeEnd w:id="5719"/>
    </w:p>
    <w:p w14:paraId="150D9DCA" w14:textId="77777777" w:rsidR="00A71F46" w:rsidRDefault="00A71F46" w:rsidP="00A71F46">
      <w:pPr>
        <w:rPr>
          <w:ins w:id="5720" w:author="Andreas Kuehne" w:date="2019-05-31T12:40:00Z"/>
        </w:rPr>
      </w:pPr>
      <w:ins w:id="5721" w:author="Andreas Kuehne" w:date="2019-05-31T12:40:00Z">
        <w:r>
          <w:t>Below follows a list of the sub-components that constitute this component:</w:t>
        </w:r>
      </w:ins>
    </w:p>
    <w:p w14:paraId="466B17AA" w14:textId="77777777" w:rsidR="00A71F46" w:rsidRDefault="00A71F46" w:rsidP="00A71F46">
      <w:pPr>
        <w:pStyle w:val="Member"/>
        <w:rPr>
          <w:ins w:id="5722" w:author="Andreas Kuehne" w:date="2019-05-31T12:40:00Z"/>
        </w:rPr>
      </w:pPr>
      <w:ins w:id="5723" w:author="Andreas Kuehne" w:date="2019-05-31T12:40:00Z">
        <w:r>
          <w:t xml:space="preserve">The OPTIONAL </w:t>
        </w:r>
        <w:r w:rsidRPr="35C1378D">
          <w:rPr>
            <w:rStyle w:val="Datatype"/>
          </w:rPr>
          <w:t>X509Digest</w:t>
        </w:r>
        <w:r>
          <w:t xml:space="preserve"> element, if present, MUST contain one instance of a sub-component. This element MUST satisfy the requirements specified in this document in section </w:t>
        </w:r>
        <w:r>
          <w:fldChar w:fldCharType="begin"/>
        </w:r>
        <w:r>
          <w:instrText xml:space="preserve"> REF _RefComp6A5A0489 \r \h </w:instrText>
        </w:r>
      </w:ins>
      <w:ins w:id="5724" w:author="Andreas Kuehne" w:date="2019-05-31T12:40:00Z">
        <w:r>
          <w:fldChar w:fldCharType="separate"/>
        </w:r>
        <w:r>
          <w:rPr>
            <w:rStyle w:val="Datatype"/>
            <w:rFonts w:eastAsia="Courier New" w:cs="Courier New"/>
          </w:rPr>
          <w:t>X509Digest</w:t>
        </w:r>
        <w:r>
          <w:fldChar w:fldCharType="end"/>
        </w:r>
        <w:r>
          <w:t xml:space="preserve">. </w:t>
        </w:r>
      </w:ins>
      <w:customXmlInsRangeStart w:id="5725" w:author="Andreas Kuehne" w:date="2019-05-31T12:40:00Z"/>
      <w:sdt>
        <w:sdtPr>
          <w:alias w:val="dss2-KeySelectorType.x509Digest"/>
          <w:tag w:val="dss2-KeySelectorType.X509Digest"/>
          <w:id w:val="364565599"/>
          <w:showingPlcHdr/>
        </w:sdtPr>
        <w:sdtEndPr/>
        <w:sdtContent>
          <w:customXmlInsRangeEnd w:id="5725"/>
          <w:ins w:id="5726" w:author="Andreas Kuehne" w:date="2019-05-31T12:40:00Z">
            <w:r>
              <w:rPr>
                <w:color w:val="19D131"/>
              </w:rPr>
              <w:t>[sub component X509Digest details]</w:t>
            </w:r>
          </w:ins>
          <w:customXmlInsRangeStart w:id="5727" w:author="Andreas Kuehne" w:date="2019-05-31T12:40:00Z"/>
        </w:sdtContent>
      </w:sdt>
      <w:customXmlInsRangeEnd w:id="5727"/>
    </w:p>
    <w:p w14:paraId="1577A0F6" w14:textId="77777777" w:rsidR="00A71F46" w:rsidRDefault="00A71F46" w:rsidP="00A71F46">
      <w:pPr>
        <w:pStyle w:val="Member"/>
        <w:rPr>
          <w:ins w:id="5728" w:author="Andreas Kuehne" w:date="2019-05-31T12:40:00Z"/>
        </w:rPr>
      </w:pPr>
      <w:ins w:id="5729" w:author="Andreas Kuehne" w:date="2019-05-31T12:40:00Z">
        <w:r>
          <w:t xml:space="preserve">The OPTIONAL </w:t>
        </w:r>
        <w:r w:rsidRPr="35C1378D">
          <w:rPr>
            <w:rStyle w:val="Datatype"/>
          </w:rPr>
          <w:t>X509SubjectName</w:t>
        </w:r>
        <w:r>
          <w:t xml:space="preserve"> element, if present, MUST contain one instance of a string. </w:t>
        </w:r>
      </w:ins>
      <w:customXmlInsRangeStart w:id="5730" w:author="Andreas Kuehne" w:date="2019-05-31T12:40:00Z"/>
      <w:sdt>
        <w:sdtPr>
          <w:alias w:val="dss2-KeySelectorType.sub"/>
          <w:tag w:val="dss2-KeySelectorType.X509SubjectName"/>
          <w:id w:val="-1381011648"/>
        </w:sdtPr>
        <w:sdtEndPr/>
        <w:sdtContent>
          <w:customXmlInsRangeEnd w:id="5730"/>
          <w:ins w:id="5731" w:author="Andreas Kuehne" w:date="2019-05-31T12:40:00Z">
            <w:r w:rsidRPr="003A06D0">
              <w:rPr>
                <w:color w:val="19D131"/>
                <w:lang w:val="en-GB"/>
              </w:rPr>
              <w:t xml:space="preserve">The </w:t>
            </w:r>
            <w:r w:rsidRPr="003A06D0">
              <w:rPr>
                <w:rStyle w:val="Datatype"/>
                <w:lang w:val="en-GB"/>
              </w:rPr>
              <w:t>X509SubjectName</w:t>
            </w:r>
            <w:r w:rsidRPr="003A06D0">
              <w:rPr>
                <w:color w:val="19D131"/>
                <w:lang w:val="en-GB"/>
              </w:rPr>
              <w:t xml:space="preserve"> element contains an X.509 subject distinguished name that SHOULD be represented as a string that complies with section 3 of RFC4514 [LDAP-DN].</w:t>
            </w:r>
          </w:ins>
          <w:customXmlInsRangeStart w:id="5732" w:author="Andreas Kuehne" w:date="2019-05-31T12:40:00Z"/>
        </w:sdtContent>
      </w:sdt>
      <w:customXmlInsRangeEnd w:id="5732"/>
    </w:p>
    <w:p w14:paraId="2966CCCB" w14:textId="77777777" w:rsidR="00A71F46" w:rsidRDefault="00A71F46" w:rsidP="00A71F46">
      <w:pPr>
        <w:pStyle w:val="Member"/>
        <w:rPr>
          <w:ins w:id="5733" w:author="Andreas Kuehne" w:date="2019-05-31T12:40:00Z"/>
        </w:rPr>
      </w:pPr>
      <w:ins w:id="5734" w:author="Andreas Kuehne" w:date="2019-05-31T12:40:00Z">
        <w:r>
          <w:t xml:space="preserve">The OPTIONAL </w:t>
        </w:r>
        <w:r w:rsidRPr="35C1378D">
          <w:rPr>
            <w:rStyle w:val="Datatype"/>
          </w:rPr>
          <w:t>X509SKI</w:t>
        </w:r>
        <w:r>
          <w:t xml:space="preserve"> element, if present, MUST contain one instance of base64 encoded binary data. </w:t>
        </w:r>
      </w:ins>
      <w:customXmlInsRangeStart w:id="5735" w:author="Andreas Kuehne" w:date="2019-05-31T12:40:00Z"/>
      <w:sdt>
        <w:sdtPr>
          <w:alias w:val="dss2-KeySelectorType.ski"/>
          <w:tag w:val="dss2-KeySelectorType.X509SKI"/>
          <w:id w:val="966397402"/>
        </w:sdtPr>
        <w:sdtEndPr/>
        <w:sdtContent>
          <w:customXmlInsRangeEnd w:id="5735"/>
          <w:ins w:id="5736" w:author="Andreas Kuehne" w:date="2019-05-31T12:40:00Z">
            <w:r w:rsidRPr="003A06D0">
              <w:rPr>
                <w:color w:val="19D131"/>
                <w:lang w:val="en-GB"/>
              </w:rPr>
              <w:t xml:space="preserve">The </w:t>
            </w:r>
            <w:r w:rsidRPr="003A06D0">
              <w:rPr>
                <w:rStyle w:val="Datatype"/>
                <w:lang w:val="en-GB"/>
              </w:rPr>
              <w:t>X509SKI</w:t>
            </w:r>
            <w:r w:rsidRPr="003A06D0">
              <w:rPr>
                <w:color w:val="19D131"/>
                <w:lang w:val="en-GB"/>
              </w:rPr>
              <w:t xml:space="preserve"> element contains the base64 encoded plain (i.e. non-DER-encoded) value of a X509 V.3 SubjectKeyIdentifier extension.</w:t>
            </w:r>
          </w:ins>
          <w:customXmlInsRangeStart w:id="5737" w:author="Andreas Kuehne" w:date="2019-05-31T12:40:00Z"/>
        </w:sdtContent>
      </w:sdt>
      <w:customXmlInsRangeEnd w:id="5737"/>
    </w:p>
    <w:p w14:paraId="67CB4FE6" w14:textId="77777777" w:rsidR="00A71F46" w:rsidRDefault="00A71F46" w:rsidP="00A71F46">
      <w:pPr>
        <w:pStyle w:val="Member"/>
        <w:rPr>
          <w:ins w:id="5738" w:author="Andreas Kuehne" w:date="2019-05-31T12:40:00Z"/>
        </w:rPr>
      </w:pPr>
      <w:ins w:id="5739" w:author="Andreas Kuehne" w:date="2019-05-31T12:40:00Z">
        <w:r>
          <w:t xml:space="preserve">The OPTIONAL </w:t>
        </w:r>
        <w:r w:rsidRPr="35C1378D">
          <w:rPr>
            <w:rStyle w:val="Datatype"/>
          </w:rPr>
          <w:t>X509Certificate</w:t>
        </w:r>
        <w:r>
          <w:t xml:space="preserve"> element, if present, MUST contain one instance of base64 encoded binary data. </w:t>
        </w:r>
      </w:ins>
      <w:customXmlInsRangeStart w:id="5740" w:author="Andreas Kuehne" w:date="2019-05-31T12:40:00Z"/>
      <w:sdt>
        <w:sdtPr>
          <w:alias w:val="dss2-KeySelectorType.cert"/>
          <w:tag w:val="dss2-KeySelectorType.X509Certificate"/>
          <w:id w:val="-1399982807"/>
        </w:sdtPr>
        <w:sdtEndPr/>
        <w:sdtContent>
          <w:customXmlInsRangeEnd w:id="5740"/>
          <w:ins w:id="5741" w:author="Andreas Kuehne" w:date="2019-05-31T12:40:00Z">
            <w:r w:rsidRPr="003A06D0">
              <w:rPr>
                <w:color w:val="19D131"/>
                <w:lang w:val="en-GB"/>
              </w:rPr>
              <w:t xml:space="preserve">The </w:t>
            </w:r>
            <w:r w:rsidRPr="003A06D0">
              <w:rPr>
                <w:rStyle w:val="Datatype"/>
                <w:lang w:val="en-GB"/>
              </w:rPr>
              <w:t>X509Certificate</w:t>
            </w:r>
            <w:r w:rsidRPr="003A06D0">
              <w:rPr>
                <w:color w:val="19D131"/>
                <w:lang w:val="en-GB"/>
              </w:rPr>
              <w:t xml:space="preserve"> element contains a base64-encoded [X509V3] certificate.</w:t>
            </w:r>
          </w:ins>
          <w:customXmlInsRangeStart w:id="5742" w:author="Andreas Kuehne" w:date="2019-05-31T12:40:00Z"/>
        </w:sdtContent>
      </w:sdt>
      <w:customXmlInsRangeEnd w:id="5742"/>
    </w:p>
    <w:p w14:paraId="7DC527AE" w14:textId="77777777" w:rsidR="00A71F46" w:rsidRDefault="00A71F46" w:rsidP="00A71F46">
      <w:pPr>
        <w:pStyle w:val="Member"/>
        <w:rPr>
          <w:ins w:id="5743" w:author="Andreas Kuehne" w:date="2019-05-31T12:40:00Z"/>
        </w:rPr>
      </w:pPr>
      <w:ins w:id="5744" w:author="Andreas Kuehne" w:date="2019-05-31T12:40:00Z">
        <w:r>
          <w:t xml:space="preserve">The OPTIONAL </w:t>
        </w:r>
        <w:r w:rsidRPr="35C1378D">
          <w:rPr>
            <w:rStyle w:val="Datatype"/>
          </w:rPr>
          <w:t>KeyName</w:t>
        </w:r>
        <w:r>
          <w:t xml:space="preserve"> element, if present, MUST contain one instance of a string. </w:t>
        </w:r>
      </w:ins>
      <w:customXmlInsRangeStart w:id="5745" w:author="Andreas Kuehne" w:date="2019-05-31T12:40:00Z"/>
      <w:sdt>
        <w:sdtPr>
          <w:alias w:val="dss2-KeySelectorType.name"/>
          <w:tag w:val="dss2-KeySelectorType.KeyName"/>
          <w:id w:val="-1865203052"/>
        </w:sdtPr>
        <w:sdtEndPr/>
        <w:sdtContent>
          <w:customXmlInsRangeEnd w:id="5745"/>
          <w:ins w:id="5746" w:author="Andreas Kuehne" w:date="2019-05-31T12:40:00Z">
            <w:r w:rsidRPr="003A06D0">
              <w:rPr>
                <w:color w:val="19D131"/>
                <w:lang w:val="en-GB"/>
              </w:rPr>
              <w:t xml:space="preserve">It selects a key to be used for signing in a generic way. Usually the client knows about the valid values for </w:t>
            </w:r>
            <w:r w:rsidRPr="003A06D0">
              <w:rPr>
                <w:rStyle w:val="Datatype"/>
                <w:lang w:val="en-GB"/>
              </w:rPr>
              <w:t>KeyName</w:t>
            </w:r>
            <w:r w:rsidRPr="003A06D0">
              <w:rPr>
                <w:color w:val="19D131"/>
                <w:lang w:val="en-GB"/>
              </w:rPr>
              <w:t>.</w:t>
            </w:r>
          </w:ins>
          <w:customXmlInsRangeStart w:id="5747" w:author="Andreas Kuehne" w:date="2019-05-31T12:40:00Z"/>
        </w:sdtContent>
      </w:sdt>
      <w:customXmlInsRangeEnd w:id="5747"/>
    </w:p>
    <w:p w14:paraId="0F904B74" w14:textId="77777777" w:rsidR="00A71F46" w:rsidRDefault="00A71F46" w:rsidP="00A71F46">
      <w:pPr>
        <w:pStyle w:val="Non-normativeCommentHeading"/>
        <w:rPr>
          <w:ins w:id="5748" w:author="Andreas Kuehne" w:date="2019-05-31T12:40:00Z"/>
        </w:rPr>
      </w:pPr>
      <w:ins w:id="5749" w:author="Andreas Kuehne" w:date="2019-05-31T12:40:00Z">
        <w:r>
          <w:t>Non-normative Comment:</w:t>
        </w:r>
      </w:ins>
    </w:p>
    <w:p w14:paraId="2DAB63C1" w14:textId="77777777" w:rsidR="00A71F46" w:rsidRDefault="001A1734" w:rsidP="00A71F46">
      <w:pPr>
        <w:pStyle w:val="Non-normativeComment"/>
        <w:rPr>
          <w:ins w:id="5750" w:author="Andreas Kuehne" w:date="2019-05-31T12:40:00Z"/>
        </w:rPr>
      </w:pPr>
      <w:customXmlInsRangeStart w:id="5751" w:author="Andreas Kuehne" w:date="2019-05-31T12:40:00Z"/>
      <w:sdt>
        <w:sdtPr>
          <w:tag w:val="dss2-KeySelectorType.-nonNormative"/>
          <w:id w:val="1750692441"/>
          <w:showingPlcHdr/>
        </w:sdtPr>
        <w:sdtEndPr/>
        <w:sdtContent>
          <w:customXmlInsRangeEnd w:id="5751"/>
          <w:ins w:id="5752" w:author="Andreas Kuehne" w:date="2019-05-31T12:40:00Z">
            <w:r w:rsidR="00A71F46">
              <w:rPr>
                <w:color w:val="19D131"/>
              </w:rPr>
              <w:t>[component KeySelector non normative details]</w:t>
            </w:r>
          </w:ins>
          <w:customXmlInsRangeStart w:id="5753" w:author="Andreas Kuehne" w:date="2019-05-31T12:40:00Z"/>
        </w:sdtContent>
      </w:sdt>
      <w:customXmlInsRangeEnd w:id="5753"/>
    </w:p>
    <w:p w14:paraId="231EA8F3" w14:textId="77777777" w:rsidR="00A71F46" w:rsidRDefault="00A71F46" w:rsidP="00A71F46">
      <w:pPr>
        <w:pStyle w:val="berschrift4"/>
        <w:numPr>
          <w:ilvl w:val="3"/>
          <w:numId w:val="3"/>
        </w:numPr>
        <w:rPr>
          <w:ins w:id="5754" w:author="Andreas Kuehne" w:date="2019-05-31T12:40:00Z"/>
        </w:rPr>
      </w:pPr>
      <w:bookmarkStart w:id="5755" w:name="_Toc10206840"/>
      <w:ins w:id="5756" w:author="Andreas Kuehne" w:date="2019-05-31T12:40:00Z">
        <w:r>
          <w:t>KeySelector – JSON Syntax</w:t>
        </w:r>
        <w:bookmarkEnd w:id="5755"/>
      </w:ins>
    </w:p>
    <w:p w14:paraId="6A4430D7" w14:textId="77777777" w:rsidR="00A71F46" w:rsidRPr="0248A3D1" w:rsidRDefault="00A71F46" w:rsidP="00A71F46">
      <w:pPr>
        <w:rPr>
          <w:ins w:id="5757" w:author="Andreas Kuehne" w:date="2019-05-31T12:40:00Z"/>
        </w:rPr>
      </w:pPr>
      <w:ins w:id="5758" w:author="Andreas Kuehne" w:date="2019-05-31T12:40:00Z">
        <w:r w:rsidRPr="002062A5">
          <w:rPr>
            <w:rFonts w:eastAsia="Arial" w:cs="Arial"/>
            <w:sz w:val="22"/>
            <w:szCs w:val="22"/>
          </w:rPr>
          <w:t xml:space="preserve">The </w:t>
        </w:r>
        <w:r w:rsidRPr="002062A5">
          <w:rPr>
            <w:rFonts w:ascii="Courier New" w:eastAsia="Courier New" w:hAnsi="Courier New" w:cs="Courier New"/>
          </w:rPr>
          <w:t>KeySelectorType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KeySelector</w:t>
        </w:r>
        <w:r>
          <w:t xml:space="preserve"> component.</w:t>
        </w:r>
      </w:ins>
    </w:p>
    <w:p w14:paraId="55129BA5" w14:textId="77777777" w:rsidR="00A71F46" w:rsidRPr="C2430093" w:rsidRDefault="00A71F46" w:rsidP="00A71F46">
      <w:pPr>
        <w:spacing w:line="259" w:lineRule="auto"/>
        <w:rPr>
          <w:ins w:id="5759" w:author="Andreas Kuehne" w:date="2019-05-31T12:40:00Z"/>
          <w:rFonts w:eastAsia="Arial" w:cs="Arial"/>
          <w:sz w:val="22"/>
          <w:szCs w:val="22"/>
        </w:rPr>
      </w:pPr>
      <w:ins w:id="5760"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KeySelector</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300"/>
        <w:gridCol w:w="3083"/>
        <w:gridCol w:w="2967"/>
      </w:tblGrid>
      <w:tr w:rsidR="00A71F46" w14:paraId="4F7952D5" w14:textId="77777777" w:rsidTr="00A71F46">
        <w:trPr>
          <w:cnfStyle w:val="100000000000" w:firstRow="1" w:lastRow="0" w:firstColumn="0" w:lastColumn="0" w:oddVBand="0" w:evenVBand="0" w:oddHBand="0" w:evenHBand="0" w:firstRowFirstColumn="0" w:firstRowLastColumn="0" w:lastRowFirstColumn="0" w:lastRowLastColumn="0"/>
          <w:ins w:id="576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5E9E63A" w14:textId="77777777" w:rsidR="00A71F46" w:rsidRDefault="00A71F46" w:rsidP="00A71F46">
            <w:pPr>
              <w:pStyle w:val="Beschriftung"/>
              <w:rPr>
                <w:ins w:id="5762" w:author="Andreas Kuehne" w:date="2019-05-31T12:40:00Z"/>
              </w:rPr>
            </w:pPr>
            <w:ins w:id="5763" w:author="Andreas Kuehne" w:date="2019-05-31T12:40:00Z">
              <w:r>
                <w:t>Element</w:t>
              </w:r>
            </w:ins>
          </w:p>
        </w:tc>
        <w:tc>
          <w:tcPr>
            <w:tcW w:w="4675" w:type="dxa"/>
          </w:tcPr>
          <w:p w14:paraId="39321E61"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5764" w:author="Andreas Kuehne" w:date="2019-05-31T12:40:00Z"/>
              </w:rPr>
            </w:pPr>
            <w:ins w:id="5765" w:author="Andreas Kuehne" w:date="2019-05-31T12:40:00Z">
              <w:r>
                <w:t>Implementing JSON member name</w:t>
              </w:r>
            </w:ins>
          </w:p>
        </w:tc>
        <w:tc>
          <w:tcPr>
            <w:tcW w:w="4675" w:type="dxa"/>
          </w:tcPr>
          <w:p w14:paraId="52C44AE0"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5766" w:author="Andreas Kuehne" w:date="2019-05-31T12:40:00Z"/>
              </w:rPr>
            </w:pPr>
            <w:ins w:id="5767" w:author="Andreas Kuehne" w:date="2019-05-31T12:40:00Z">
              <w:r>
                <w:t>Comments</w:t>
              </w:r>
            </w:ins>
          </w:p>
        </w:tc>
      </w:tr>
      <w:tr w:rsidR="00A71F46" w14:paraId="2BEC9247" w14:textId="77777777" w:rsidTr="00A71F46">
        <w:trPr>
          <w:ins w:id="5768"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C6B9EF3" w14:textId="77777777" w:rsidR="00A71F46" w:rsidRPr="002062A5" w:rsidRDefault="00A71F46" w:rsidP="00A71F46">
            <w:pPr>
              <w:pStyle w:val="Beschriftung"/>
              <w:rPr>
                <w:ins w:id="5769" w:author="Andreas Kuehne" w:date="2019-05-31T12:40:00Z"/>
                <w:rStyle w:val="Datatype"/>
                <w:b w:val="0"/>
                <w:bCs w:val="0"/>
              </w:rPr>
            </w:pPr>
            <w:ins w:id="5770" w:author="Andreas Kuehne" w:date="2019-05-31T12:40:00Z">
              <w:r w:rsidRPr="002062A5">
                <w:rPr>
                  <w:rStyle w:val="Datatype"/>
                </w:rPr>
                <w:t>X509Digest</w:t>
              </w:r>
            </w:ins>
          </w:p>
        </w:tc>
        <w:tc>
          <w:tcPr>
            <w:tcW w:w="4675" w:type="dxa"/>
          </w:tcPr>
          <w:p w14:paraId="47BDCDDB"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5771" w:author="Andreas Kuehne" w:date="2019-05-31T12:40:00Z"/>
                <w:rStyle w:val="Datatype"/>
              </w:rPr>
            </w:pPr>
            <w:ins w:id="5772" w:author="Andreas Kuehne" w:date="2019-05-31T12:40:00Z">
              <w:r w:rsidRPr="002062A5">
                <w:rPr>
                  <w:rStyle w:val="Datatype"/>
                </w:rPr>
                <w:t>x509Digest</w:t>
              </w:r>
            </w:ins>
          </w:p>
        </w:tc>
        <w:tc>
          <w:tcPr>
            <w:tcW w:w="4675" w:type="dxa"/>
          </w:tcPr>
          <w:p w14:paraId="578F34E1"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5773" w:author="Andreas Kuehne" w:date="2019-05-31T12:40:00Z"/>
              </w:rPr>
            </w:pPr>
            <w:customXmlInsRangeStart w:id="5774" w:author="Andreas Kuehne" w:date="2019-05-31T12:40:00Z"/>
            <w:sdt>
              <w:sdtPr>
                <w:alias w:val="dss2-KeySelectorType.x509Digest"/>
                <w:tag w:val="dss2-KeySelectorType.-jsonComment.X509Digest"/>
                <w:id w:val="666063932"/>
                <w:showingPlcHdr/>
              </w:sdtPr>
              <w:sdtEndPr/>
              <w:sdtContent>
                <w:customXmlInsRangeEnd w:id="5774"/>
                <w:ins w:id="5775" w:author="Andreas Kuehne" w:date="2019-05-31T12:40:00Z">
                  <w:r w:rsidR="00A71F46">
                    <w:rPr>
                      <w:color w:val="19D131"/>
                    </w:rPr>
                    <w:t>[]</w:t>
                  </w:r>
                </w:ins>
                <w:customXmlInsRangeStart w:id="5776" w:author="Andreas Kuehne" w:date="2019-05-31T12:40:00Z"/>
              </w:sdtContent>
            </w:sdt>
            <w:customXmlInsRangeEnd w:id="5776"/>
          </w:p>
        </w:tc>
      </w:tr>
      <w:tr w:rsidR="00A71F46" w14:paraId="66D10EED" w14:textId="77777777" w:rsidTr="00A71F46">
        <w:trPr>
          <w:ins w:id="5777"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DB46EE8" w14:textId="77777777" w:rsidR="00A71F46" w:rsidRPr="002062A5" w:rsidRDefault="00A71F46" w:rsidP="00A71F46">
            <w:pPr>
              <w:pStyle w:val="Beschriftung"/>
              <w:rPr>
                <w:ins w:id="5778" w:author="Andreas Kuehne" w:date="2019-05-31T12:40:00Z"/>
                <w:rStyle w:val="Datatype"/>
                <w:b w:val="0"/>
                <w:bCs w:val="0"/>
              </w:rPr>
            </w:pPr>
            <w:ins w:id="5779" w:author="Andreas Kuehne" w:date="2019-05-31T12:40:00Z">
              <w:r w:rsidRPr="002062A5">
                <w:rPr>
                  <w:rStyle w:val="Datatype"/>
                </w:rPr>
                <w:t>X509SubjectName</w:t>
              </w:r>
            </w:ins>
          </w:p>
        </w:tc>
        <w:tc>
          <w:tcPr>
            <w:tcW w:w="4675" w:type="dxa"/>
          </w:tcPr>
          <w:p w14:paraId="7E0F8E33"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5780" w:author="Andreas Kuehne" w:date="2019-05-31T12:40:00Z"/>
                <w:rStyle w:val="Datatype"/>
              </w:rPr>
            </w:pPr>
            <w:ins w:id="5781" w:author="Andreas Kuehne" w:date="2019-05-31T12:40:00Z">
              <w:r w:rsidRPr="002062A5">
                <w:rPr>
                  <w:rStyle w:val="Datatype"/>
                </w:rPr>
                <w:t>sub</w:t>
              </w:r>
            </w:ins>
          </w:p>
        </w:tc>
        <w:tc>
          <w:tcPr>
            <w:tcW w:w="4675" w:type="dxa"/>
          </w:tcPr>
          <w:p w14:paraId="35CF2527"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5782" w:author="Andreas Kuehne" w:date="2019-05-31T12:40:00Z"/>
              </w:rPr>
            </w:pPr>
            <w:customXmlInsRangeStart w:id="5783" w:author="Andreas Kuehne" w:date="2019-05-31T12:40:00Z"/>
            <w:sdt>
              <w:sdtPr>
                <w:alias w:val="dss2-KeySelectorType.sub"/>
                <w:tag w:val="dss2-KeySelectorType.-jsonComment.X509SubjectName"/>
                <w:id w:val="-387034782"/>
                <w:showingPlcHdr/>
              </w:sdtPr>
              <w:sdtEndPr/>
              <w:sdtContent>
                <w:customXmlInsRangeEnd w:id="5783"/>
                <w:ins w:id="5784" w:author="Andreas Kuehne" w:date="2019-05-31T12:40:00Z">
                  <w:r w:rsidR="00A71F46">
                    <w:rPr>
                      <w:color w:val="19D131"/>
                    </w:rPr>
                    <w:t>[]</w:t>
                  </w:r>
                </w:ins>
                <w:customXmlInsRangeStart w:id="5785" w:author="Andreas Kuehne" w:date="2019-05-31T12:40:00Z"/>
              </w:sdtContent>
            </w:sdt>
            <w:customXmlInsRangeEnd w:id="5785"/>
          </w:p>
        </w:tc>
      </w:tr>
      <w:tr w:rsidR="00A71F46" w14:paraId="57091A4F" w14:textId="77777777" w:rsidTr="00A71F46">
        <w:trPr>
          <w:ins w:id="578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D36780E" w14:textId="77777777" w:rsidR="00A71F46" w:rsidRPr="002062A5" w:rsidRDefault="00A71F46" w:rsidP="00A71F46">
            <w:pPr>
              <w:pStyle w:val="Beschriftung"/>
              <w:rPr>
                <w:ins w:id="5787" w:author="Andreas Kuehne" w:date="2019-05-31T12:40:00Z"/>
                <w:rStyle w:val="Datatype"/>
                <w:b w:val="0"/>
                <w:bCs w:val="0"/>
              </w:rPr>
            </w:pPr>
            <w:ins w:id="5788" w:author="Andreas Kuehne" w:date="2019-05-31T12:40:00Z">
              <w:r w:rsidRPr="002062A5">
                <w:rPr>
                  <w:rStyle w:val="Datatype"/>
                </w:rPr>
                <w:t>X509SKI</w:t>
              </w:r>
            </w:ins>
          </w:p>
        </w:tc>
        <w:tc>
          <w:tcPr>
            <w:tcW w:w="4675" w:type="dxa"/>
          </w:tcPr>
          <w:p w14:paraId="2DA8A8BF"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5789" w:author="Andreas Kuehne" w:date="2019-05-31T12:40:00Z"/>
                <w:rStyle w:val="Datatype"/>
              </w:rPr>
            </w:pPr>
            <w:ins w:id="5790" w:author="Andreas Kuehne" w:date="2019-05-31T12:40:00Z">
              <w:r w:rsidRPr="002062A5">
                <w:rPr>
                  <w:rStyle w:val="Datatype"/>
                </w:rPr>
                <w:t>ski</w:t>
              </w:r>
            </w:ins>
          </w:p>
        </w:tc>
        <w:tc>
          <w:tcPr>
            <w:tcW w:w="4675" w:type="dxa"/>
          </w:tcPr>
          <w:p w14:paraId="3A5E8460"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5791" w:author="Andreas Kuehne" w:date="2019-05-31T12:40:00Z"/>
              </w:rPr>
            </w:pPr>
            <w:customXmlInsRangeStart w:id="5792" w:author="Andreas Kuehne" w:date="2019-05-31T12:40:00Z"/>
            <w:sdt>
              <w:sdtPr>
                <w:alias w:val="dss2-KeySelectorType.ski"/>
                <w:tag w:val="dss2-KeySelectorType.-jsonComment.X509SKI"/>
                <w:id w:val="1996230399"/>
                <w:showingPlcHdr/>
              </w:sdtPr>
              <w:sdtEndPr/>
              <w:sdtContent>
                <w:customXmlInsRangeEnd w:id="5792"/>
                <w:ins w:id="5793" w:author="Andreas Kuehne" w:date="2019-05-31T12:40:00Z">
                  <w:r w:rsidR="00A71F46">
                    <w:rPr>
                      <w:color w:val="19D131"/>
                    </w:rPr>
                    <w:t>[]</w:t>
                  </w:r>
                </w:ins>
                <w:customXmlInsRangeStart w:id="5794" w:author="Andreas Kuehne" w:date="2019-05-31T12:40:00Z"/>
              </w:sdtContent>
            </w:sdt>
            <w:customXmlInsRangeEnd w:id="5794"/>
          </w:p>
        </w:tc>
      </w:tr>
      <w:tr w:rsidR="00A71F46" w14:paraId="3DF329C5" w14:textId="77777777" w:rsidTr="00A71F46">
        <w:trPr>
          <w:ins w:id="579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34334D3" w14:textId="77777777" w:rsidR="00A71F46" w:rsidRPr="002062A5" w:rsidRDefault="00A71F46" w:rsidP="00A71F46">
            <w:pPr>
              <w:pStyle w:val="Beschriftung"/>
              <w:rPr>
                <w:ins w:id="5796" w:author="Andreas Kuehne" w:date="2019-05-31T12:40:00Z"/>
                <w:rStyle w:val="Datatype"/>
                <w:b w:val="0"/>
                <w:bCs w:val="0"/>
              </w:rPr>
            </w:pPr>
            <w:ins w:id="5797" w:author="Andreas Kuehne" w:date="2019-05-31T12:40:00Z">
              <w:r w:rsidRPr="002062A5">
                <w:rPr>
                  <w:rStyle w:val="Datatype"/>
                </w:rPr>
                <w:t>X509Certificate</w:t>
              </w:r>
            </w:ins>
          </w:p>
        </w:tc>
        <w:tc>
          <w:tcPr>
            <w:tcW w:w="4675" w:type="dxa"/>
          </w:tcPr>
          <w:p w14:paraId="144E3A41"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5798" w:author="Andreas Kuehne" w:date="2019-05-31T12:40:00Z"/>
                <w:rStyle w:val="Datatype"/>
              </w:rPr>
            </w:pPr>
            <w:ins w:id="5799" w:author="Andreas Kuehne" w:date="2019-05-31T12:40:00Z">
              <w:r w:rsidRPr="002062A5">
                <w:rPr>
                  <w:rStyle w:val="Datatype"/>
                </w:rPr>
                <w:t>cert</w:t>
              </w:r>
            </w:ins>
          </w:p>
        </w:tc>
        <w:tc>
          <w:tcPr>
            <w:tcW w:w="4675" w:type="dxa"/>
          </w:tcPr>
          <w:p w14:paraId="181D7A8D"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5800" w:author="Andreas Kuehne" w:date="2019-05-31T12:40:00Z"/>
              </w:rPr>
            </w:pPr>
            <w:customXmlInsRangeStart w:id="5801" w:author="Andreas Kuehne" w:date="2019-05-31T12:40:00Z"/>
            <w:sdt>
              <w:sdtPr>
                <w:alias w:val="dss2-KeySelectorType.cert"/>
                <w:tag w:val="dss2-KeySelectorType.-jsonComment.X509Certificate"/>
                <w:id w:val="-1978594473"/>
                <w:showingPlcHdr/>
              </w:sdtPr>
              <w:sdtEndPr/>
              <w:sdtContent>
                <w:customXmlInsRangeEnd w:id="5801"/>
                <w:ins w:id="5802" w:author="Andreas Kuehne" w:date="2019-05-31T12:40:00Z">
                  <w:r w:rsidR="00A71F46">
                    <w:rPr>
                      <w:color w:val="19D131"/>
                    </w:rPr>
                    <w:t>[]</w:t>
                  </w:r>
                </w:ins>
                <w:customXmlInsRangeStart w:id="5803" w:author="Andreas Kuehne" w:date="2019-05-31T12:40:00Z"/>
              </w:sdtContent>
            </w:sdt>
            <w:customXmlInsRangeEnd w:id="5803"/>
          </w:p>
        </w:tc>
      </w:tr>
      <w:tr w:rsidR="00A71F46" w14:paraId="100B69F7" w14:textId="77777777" w:rsidTr="00A71F46">
        <w:trPr>
          <w:ins w:id="5804"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4964D66" w14:textId="77777777" w:rsidR="00A71F46" w:rsidRPr="002062A5" w:rsidRDefault="00A71F46" w:rsidP="00A71F46">
            <w:pPr>
              <w:pStyle w:val="Beschriftung"/>
              <w:rPr>
                <w:ins w:id="5805" w:author="Andreas Kuehne" w:date="2019-05-31T12:40:00Z"/>
                <w:rStyle w:val="Datatype"/>
                <w:b w:val="0"/>
                <w:bCs w:val="0"/>
              </w:rPr>
            </w:pPr>
            <w:ins w:id="5806" w:author="Andreas Kuehne" w:date="2019-05-31T12:40:00Z">
              <w:r w:rsidRPr="002062A5">
                <w:rPr>
                  <w:rStyle w:val="Datatype"/>
                </w:rPr>
                <w:t>KeyName</w:t>
              </w:r>
            </w:ins>
          </w:p>
        </w:tc>
        <w:tc>
          <w:tcPr>
            <w:tcW w:w="4675" w:type="dxa"/>
          </w:tcPr>
          <w:p w14:paraId="05240BF0"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5807" w:author="Andreas Kuehne" w:date="2019-05-31T12:40:00Z"/>
                <w:rStyle w:val="Datatype"/>
              </w:rPr>
            </w:pPr>
            <w:ins w:id="5808" w:author="Andreas Kuehne" w:date="2019-05-31T12:40:00Z">
              <w:r w:rsidRPr="002062A5">
                <w:rPr>
                  <w:rStyle w:val="Datatype"/>
                </w:rPr>
                <w:t>name</w:t>
              </w:r>
            </w:ins>
          </w:p>
        </w:tc>
        <w:tc>
          <w:tcPr>
            <w:tcW w:w="4675" w:type="dxa"/>
          </w:tcPr>
          <w:p w14:paraId="52EAAD69"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5809" w:author="Andreas Kuehne" w:date="2019-05-31T12:40:00Z"/>
              </w:rPr>
            </w:pPr>
            <w:customXmlInsRangeStart w:id="5810" w:author="Andreas Kuehne" w:date="2019-05-31T12:40:00Z"/>
            <w:sdt>
              <w:sdtPr>
                <w:alias w:val="dss2-KeySelectorType.name"/>
                <w:tag w:val="dss2-KeySelectorType.-jsonComment.KeyName"/>
                <w:id w:val="1374503023"/>
                <w:showingPlcHdr/>
              </w:sdtPr>
              <w:sdtEndPr/>
              <w:sdtContent>
                <w:customXmlInsRangeEnd w:id="5810"/>
                <w:ins w:id="5811" w:author="Andreas Kuehne" w:date="2019-05-31T12:40:00Z">
                  <w:r w:rsidR="00A71F46">
                    <w:rPr>
                      <w:color w:val="19D131"/>
                    </w:rPr>
                    <w:t>[]</w:t>
                  </w:r>
                </w:ins>
                <w:customXmlInsRangeStart w:id="5812" w:author="Andreas Kuehne" w:date="2019-05-31T12:40:00Z"/>
              </w:sdtContent>
            </w:sdt>
            <w:customXmlInsRangeEnd w:id="5812"/>
          </w:p>
        </w:tc>
      </w:tr>
    </w:tbl>
    <w:p w14:paraId="20ECF3E3" w14:textId="77777777" w:rsidR="00A71F46" w:rsidRPr="0202B381" w:rsidRDefault="00A71F46" w:rsidP="00A71F46">
      <w:pPr>
        <w:rPr>
          <w:ins w:id="5813" w:author="Andreas Kuehne" w:date="2019-05-31T12:40:00Z"/>
        </w:rPr>
      </w:pPr>
      <w:ins w:id="5814" w:author="Andreas Kuehne" w:date="2019-05-31T12:40:00Z">
        <w:r w:rsidRPr="002062A5">
          <w:rPr>
            <w:rFonts w:eastAsia="Arial" w:cs="Arial"/>
            <w:sz w:val="22"/>
            <w:szCs w:val="22"/>
          </w:rPr>
          <w:t xml:space="preserve">The </w:t>
        </w:r>
        <w:r w:rsidRPr="002062A5">
          <w:rPr>
            <w:rFonts w:ascii="Courier New" w:eastAsia="Courier New" w:hAnsi="Courier New" w:cs="Courier New"/>
          </w:rPr>
          <w:t>KeySelectorType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3D55060F" w14:textId="77777777" w:rsidR="00A71F46" w:rsidRDefault="00A71F46" w:rsidP="00A71F46">
      <w:pPr>
        <w:pStyle w:val="Code"/>
        <w:spacing w:line="259" w:lineRule="auto"/>
        <w:rPr>
          <w:ins w:id="5815" w:author="Andreas Kuehne" w:date="2019-05-31T12:40:00Z"/>
        </w:rPr>
      </w:pPr>
      <w:ins w:id="5816" w:author="Andreas Kuehne" w:date="2019-05-31T12:40:00Z">
        <w:r>
          <w:rPr>
            <w:color w:val="31849B" w:themeColor="accent5" w:themeShade="BF"/>
          </w:rPr>
          <w:t>"dss2-KeySelectorType"</w:t>
        </w:r>
        <w:r>
          <w:t>: {</w:t>
        </w:r>
      </w:ins>
    </w:p>
    <w:p w14:paraId="01D648F1" w14:textId="77777777" w:rsidR="00A71F46" w:rsidRDefault="00A71F46" w:rsidP="00A71F46">
      <w:pPr>
        <w:pStyle w:val="Code"/>
        <w:spacing w:line="259" w:lineRule="auto"/>
        <w:rPr>
          <w:ins w:id="5817" w:author="Andreas Kuehne" w:date="2019-05-31T12:40:00Z"/>
        </w:rPr>
      </w:pPr>
      <w:ins w:id="5818" w:author="Andreas Kuehne" w:date="2019-05-31T12:40:00Z">
        <w:r>
          <w:rPr>
            <w:color w:val="31849B" w:themeColor="accent5" w:themeShade="BF"/>
          </w:rPr>
          <w:t xml:space="preserve">  "type"</w:t>
        </w:r>
        <w:r>
          <w:t xml:space="preserve">: </w:t>
        </w:r>
        <w:r>
          <w:rPr>
            <w:color w:val="244061" w:themeColor="accent1" w:themeShade="80"/>
          </w:rPr>
          <w:t>"object",</w:t>
        </w:r>
      </w:ins>
    </w:p>
    <w:p w14:paraId="14B8F0B6" w14:textId="77777777" w:rsidR="00A71F46" w:rsidRDefault="00A71F46" w:rsidP="00A71F46">
      <w:pPr>
        <w:pStyle w:val="Code"/>
        <w:spacing w:line="259" w:lineRule="auto"/>
        <w:rPr>
          <w:ins w:id="5819" w:author="Andreas Kuehne" w:date="2019-05-31T12:40:00Z"/>
        </w:rPr>
      </w:pPr>
      <w:ins w:id="5820" w:author="Andreas Kuehne" w:date="2019-05-31T12:40:00Z">
        <w:r>
          <w:rPr>
            <w:color w:val="31849B" w:themeColor="accent5" w:themeShade="BF"/>
          </w:rPr>
          <w:t xml:space="preserve">  "properties"</w:t>
        </w:r>
        <w:r>
          <w:t>: {</w:t>
        </w:r>
      </w:ins>
    </w:p>
    <w:p w14:paraId="15F74193" w14:textId="77777777" w:rsidR="00A71F46" w:rsidRDefault="00A71F46" w:rsidP="00A71F46">
      <w:pPr>
        <w:pStyle w:val="Code"/>
        <w:spacing w:line="259" w:lineRule="auto"/>
        <w:rPr>
          <w:ins w:id="5821" w:author="Andreas Kuehne" w:date="2019-05-31T12:40:00Z"/>
        </w:rPr>
      </w:pPr>
      <w:ins w:id="5822" w:author="Andreas Kuehne" w:date="2019-05-31T12:40:00Z">
        <w:r>
          <w:rPr>
            <w:color w:val="31849B" w:themeColor="accent5" w:themeShade="BF"/>
          </w:rPr>
          <w:t xml:space="preserve">    "x509Digest"</w:t>
        </w:r>
        <w:r>
          <w:t>: {</w:t>
        </w:r>
      </w:ins>
    </w:p>
    <w:p w14:paraId="499B6B82" w14:textId="77777777" w:rsidR="00A71F46" w:rsidRDefault="00A71F46" w:rsidP="00A71F46">
      <w:pPr>
        <w:pStyle w:val="Code"/>
        <w:spacing w:line="259" w:lineRule="auto"/>
        <w:rPr>
          <w:ins w:id="5823" w:author="Andreas Kuehne" w:date="2019-05-31T12:40:00Z"/>
        </w:rPr>
      </w:pPr>
      <w:ins w:id="5824" w:author="Andreas Kuehne" w:date="2019-05-31T12:40:00Z">
        <w:r>
          <w:rPr>
            <w:color w:val="31849B" w:themeColor="accent5" w:themeShade="BF"/>
          </w:rPr>
          <w:t xml:space="preserve">      "$ref"</w:t>
        </w:r>
        <w:r>
          <w:t xml:space="preserve">: </w:t>
        </w:r>
        <w:r>
          <w:rPr>
            <w:color w:val="244061" w:themeColor="accent1" w:themeShade="80"/>
          </w:rPr>
          <w:t>"#/definitions/dss2-X509DigestType"</w:t>
        </w:r>
      </w:ins>
    </w:p>
    <w:p w14:paraId="6A784286" w14:textId="77777777" w:rsidR="00A71F46" w:rsidRDefault="00A71F46" w:rsidP="00A71F46">
      <w:pPr>
        <w:pStyle w:val="Code"/>
        <w:spacing w:line="259" w:lineRule="auto"/>
        <w:rPr>
          <w:ins w:id="5825" w:author="Andreas Kuehne" w:date="2019-05-31T12:40:00Z"/>
        </w:rPr>
      </w:pPr>
      <w:ins w:id="5826" w:author="Andreas Kuehne" w:date="2019-05-31T12:40:00Z">
        <w:r>
          <w:t xml:space="preserve">    },</w:t>
        </w:r>
      </w:ins>
    </w:p>
    <w:p w14:paraId="229D08E4" w14:textId="77777777" w:rsidR="00A71F46" w:rsidRDefault="00A71F46" w:rsidP="00A71F46">
      <w:pPr>
        <w:pStyle w:val="Code"/>
        <w:spacing w:line="259" w:lineRule="auto"/>
        <w:rPr>
          <w:ins w:id="5827" w:author="Andreas Kuehne" w:date="2019-05-31T12:40:00Z"/>
        </w:rPr>
      </w:pPr>
      <w:ins w:id="5828" w:author="Andreas Kuehne" w:date="2019-05-31T12:40:00Z">
        <w:r>
          <w:rPr>
            <w:color w:val="31849B" w:themeColor="accent5" w:themeShade="BF"/>
          </w:rPr>
          <w:t xml:space="preserve">    "sub"</w:t>
        </w:r>
        <w:r>
          <w:t>: {</w:t>
        </w:r>
      </w:ins>
    </w:p>
    <w:p w14:paraId="7D6AD01E" w14:textId="77777777" w:rsidR="00A71F46" w:rsidRDefault="00A71F46" w:rsidP="00A71F46">
      <w:pPr>
        <w:pStyle w:val="Code"/>
        <w:spacing w:line="259" w:lineRule="auto"/>
        <w:rPr>
          <w:ins w:id="5829" w:author="Andreas Kuehne" w:date="2019-05-31T12:40:00Z"/>
        </w:rPr>
      </w:pPr>
      <w:ins w:id="5830" w:author="Andreas Kuehne" w:date="2019-05-31T12:40:00Z">
        <w:r>
          <w:rPr>
            <w:color w:val="31849B" w:themeColor="accent5" w:themeShade="BF"/>
          </w:rPr>
          <w:t xml:space="preserve">      "type"</w:t>
        </w:r>
        <w:r>
          <w:t xml:space="preserve">: </w:t>
        </w:r>
        <w:r>
          <w:rPr>
            <w:color w:val="244061" w:themeColor="accent1" w:themeShade="80"/>
          </w:rPr>
          <w:t>"string"</w:t>
        </w:r>
      </w:ins>
    </w:p>
    <w:p w14:paraId="05BEFF12" w14:textId="77777777" w:rsidR="00A71F46" w:rsidRDefault="00A71F46" w:rsidP="00A71F46">
      <w:pPr>
        <w:pStyle w:val="Code"/>
        <w:spacing w:line="259" w:lineRule="auto"/>
        <w:rPr>
          <w:ins w:id="5831" w:author="Andreas Kuehne" w:date="2019-05-31T12:40:00Z"/>
        </w:rPr>
      </w:pPr>
      <w:ins w:id="5832" w:author="Andreas Kuehne" w:date="2019-05-31T12:40:00Z">
        <w:r>
          <w:t xml:space="preserve">    },</w:t>
        </w:r>
      </w:ins>
    </w:p>
    <w:p w14:paraId="0B4C05DF" w14:textId="77777777" w:rsidR="00A71F46" w:rsidRDefault="00A71F46" w:rsidP="00A71F46">
      <w:pPr>
        <w:pStyle w:val="Code"/>
        <w:spacing w:line="259" w:lineRule="auto"/>
        <w:rPr>
          <w:ins w:id="5833" w:author="Andreas Kuehne" w:date="2019-05-31T12:40:00Z"/>
        </w:rPr>
      </w:pPr>
      <w:ins w:id="5834" w:author="Andreas Kuehne" w:date="2019-05-31T12:40:00Z">
        <w:r>
          <w:rPr>
            <w:color w:val="31849B" w:themeColor="accent5" w:themeShade="BF"/>
          </w:rPr>
          <w:t xml:space="preserve">    "ski"</w:t>
        </w:r>
        <w:r>
          <w:t>: {</w:t>
        </w:r>
      </w:ins>
    </w:p>
    <w:p w14:paraId="7E89F58E" w14:textId="77777777" w:rsidR="00A71F46" w:rsidRDefault="00A71F46" w:rsidP="00A71F46">
      <w:pPr>
        <w:pStyle w:val="Code"/>
        <w:spacing w:line="259" w:lineRule="auto"/>
        <w:rPr>
          <w:ins w:id="5835" w:author="Andreas Kuehne" w:date="2019-05-31T12:40:00Z"/>
        </w:rPr>
      </w:pPr>
      <w:ins w:id="5836" w:author="Andreas Kuehne" w:date="2019-05-31T12:40:00Z">
        <w:r>
          <w:rPr>
            <w:color w:val="31849B" w:themeColor="accent5" w:themeShade="BF"/>
          </w:rPr>
          <w:t xml:space="preserve">      "type"</w:t>
        </w:r>
        <w:r>
          <w:t xml:space="preserve">: </w:t>
        </w:r>
        <w:r>
          <w:rPr>
            <w:color w:val="244061" w:themeColor="accent1" w:themeShade="80"/>
          </w:rPr>
          <w:t>"string"</w:t>
        </w:r>
      </w:ins>
    </w:p>
    <w:p w14:paraId="0D9E359C" w14:textId="77777777" w:rsidR="00A71F46" w:rsidRDefault="00A71F46" w:rsidP="00A71F46">
      <w:pPr>
        <w:pStyle w:val="Code"/>
        <w:spacing w:line="259" w:lineRule="auto"/>
        <w:rPr>
          <w:ins w:id="5837" w:author="Andreas Kuehne" w:date="2019-05-31T12:40:00Z"/>
        </w:rPr>
      </w:pPr>
      <w:ins w:id="5838" w:author="Andreas Kuehne" w:date="2019-05-31T12:40:00Z">
        <w:r>
          <w:t xml:space="preserve">    },</w:t>
        </w:r>
      </w:ins>
    </w:p>
    <w:p w14:paraId="097B603E" w14:textId="77777777" w:rsidR="00A71F46" w:rsidRDefault="00A71F46" w:rsidP="00A71F46">
      <w:pPr>
        <w:pStyle w:val="Code"/>
        <w:spacing w:line="259" w:lineRule="auto"/>
        <w:rPr>
          <w:ins w:id="5839" w:author="Andreas Kuehne" w:date="2019-05-31T12:40:00Z"/>
        </w:rPr>
      </w:pPr>
      <w:ins w:id="5840" w:author="Andreas Kuehne" w:date="2019-05-31T12:40:00Z">
        <w:r>
          <w:rPr>
            <w:color w:val="31849B" w:themeColor="accent5" w:themeShade="BF"/>
          </w:rPr>
          <w:t xml:space="preserve">    "cert"</w:t>
        </w:r>
        <w:r>
          <w:t>: {</w:t>
        </w:r>
      </w:ins>
    </w:p>
    <w:p w14:paraId="5D27D156" w14:textId="77777777" w:rsidR="00A71F46" w:rsidRDefault="00A71F46" w:rsidP="00A71F46">
      <w:pPr>
        <w:pStyle w:val="Code"/>
        <w:spacing w:line="259" w:lineRule="auto"/>
        <w:rPr>
          <w:ins w:id="5841" w:author="Andreas Kuehne" w:date="2019-05-31T12:40:00Z"/>
        </w:rPr>
      </w:pPr>
      <w:ins w:id="5842" w:author="Andreas Kuehne" w:date="2019-05-31T12:40:00Z">
        <w:r>
          <w:rPr>
            <w:color w:val="31849B" w:themeColor="accent5" w:themeShade="BF"/>
          </w:rPr>
          <w:t xml:space="preserve">      "type"</w:t>
        </w:r>
        <w:r>
          <w:t xml:space="preserve">: </w:t>
        </w:r>
        <w:r>
          <w:rPr>
            <w:color w:val="244061" w:themeColor="accent1" w:themeShade="80"/>
          </w:rPr>
          <w:t>"string"</w:t>
        </w:r>
      </w:ins>
    </w:p>
    <w:p w14:paraId="5B96AD87" w14:textId="77777777" w:rsidR="00A71F46" w:rsidRDefault="00A71F46" w:rsidP="00A71F46">
      <w:pPr>
        <w:pStyle w:val="Code"/>
        <w:spacing w:line="259" w:lineRule="auto"/>
        <w:rPr>
          <w:ins w:id="5843" w:author="Andreas Kuehne" w:date="2019-05-31T12:40:00Z"/>
        </w:rPr>
      </w:pPr>
      <w:ins w:id="5844" w:author="Andreas Kuehne" w:date="2019-05-31T12:40:00Z">
        <w:r>
          <w:t xml:space="preserve">    },</w:t>
        </w:r>
      </w:ins>
    </w:p>
    <w:p w14:paraId="3E8BF35A" w14:textId="77777777" w:rsidR="00A71F46" w:rsidRDefault="00A71F46" w:rsidP="00A71F46">
      <w:pPr>
        <w:pStyle w:val="Code"/>
        <w:spacing w:line="259" w:lineRule="auto"/>
        <w:rPr>
          <w:ins w:id="5845" w:author="Andreas Kuehne" w:date="2019-05-31T12:40:00Z"/>
        </w:rPr>
      </w:pPr>
      <w:ins w:id="5846" w:author="Andreas Kuehne" w:date="2019-05-31T12:40:00Z">
        <w:r>
          <w:rPr>
            <w:color w:val="31849B" w:themeColor="accent5" w:themeShade="BF"/>
          </w:rPr>
          <w:t xml:space="preserve">    "name"</w:t>
        </w:r>
        <w:r>
          <w:t>: {</w:t>
        </w:r>
      </w:ins>
    </w:p>
    <w:p w14:paraId="1A039F56" w14:textId="77777777" w:rsidR="00A71F46" w:rsidRDefault="00A71F46" w:rsidP="00A71F46">
      <w:pPr>
        <w:pStyle w:val="Code"/>
        <w:spacing w:line="259" w:lineRule="auto"/>
        <w:rPr>
          <w:ins w:id="5847" w:author="Andreas Kuehne" w:date="2019-05-31T12:40:00Z"/>
        </w:rPr>
      </w:pPr>
      <w:ins w:id="5848" w:author="Andreas Kuehne" w:date="2019-05-31T12:40:00Z">
        <w:r>
          <w:rPr>
            <w:color w:val="31849B" w:themeColor="accent5" w:themeShade="BF"/>
          </w:rPr>
          <w:t xml:space="preserve">      "type"</w:t>
        </w:r>
        <w:r>
          <w:t xml:space="preserve">: </w:t>
        </w:r>
        <w:r>
          <w:rPr>
            <w:color w:val="244061" w:themeColor="accent1" w:themeShade="80"/>
          </w:rPr>
          <w:t>"string"</w:t>
        </w:r>
      </w:ins>
    </w:p>
    <w:p w14:paraId="18045F57" w14:textId="77777777" w:rsidR="00A71F46" w:rsidRDefault="00A71F46" w:rsidP="00A71F46">
      <w:pPr>
        <w:pStyle w:val="Code"/>
        <w:spacing w:line="259" w:lineRule="auto"/>
        <w:rPr>
          <w:ins w:id="5849" w:author="Andreas Kuehne" w:date="2019-05-31T12:40:00Z"/>
        </w:rPr>
      </w:pPr>
      <w:ins w:id="5850" w:author="Andreas Kuehne" w:date="2019-05-31T12:40:00Z">
        <w:r>
          <w:t xml:space="preserve">    }</w:t>
        </w:r>
      </w:ins>
    </w:p>
    <w:p w14:paraId="7ACA4FD0" w14:textId="77777777" w:rsidR="00A71F46" w:rsidRDefault="00A71F46" w:rsidP="00A71F46">
      <w:pPr>
        <w:pStyle w:val="Code"/>
        <w:spacing w:line="259" w:lineRule="auto"/>
        <w:rPr>
          <w:ins w:id="5851" w:author="Andreas Kuehne" w:date="2019-05-31T12:40:00Z"/>
        </w:rPr>
      </w:pPr>
      <w:ins w:id="5852" w:author="Andreas Kuehne" w:date="2019-05-31T12:40:00Z">
        <w:r>
          <w:t xml:space="preserve">  },</w:t>
        </w:r>
      </w:ins>
    </w:p>
    <w:p w14:paraId="3E64DC25" w14:textId="77777777" w:rsidR="00A71F46" w:rsidRDefault="00A71F46" w:rsidP="00A71F46">
      <w:pPr>
        <w:pStyle w:val="Code"/>
        <w:spacing w:line="259" w:lineRule="auto"/>
        <w:rPr>
          <w:ins w:id="5853" w:author="Andreas Kuehne" w:date="2019-05-31T12:40:00Z"/>
        </w:rPr>
      </w:pPr>
      <w:ins w:id="5854" w:author="Andreas Kuehne" w:date="2019-05-31T12:40:00Z">
        <w:r>
          <w:rPr>
            <w:color w:val="31849B" w:themeColor="accent5" w:themeShade="BF"/>
          </w:rPr>
          <w:t xml:space="preserve">  "minProperties"</w:t>
        </w:r>
        <w:r>
          <w:t xml:space="preserve">: </w:t>
        </w:r>
        <w:r>
          <w:rPr>
            <w:color w:val="244061" w:themeColor="accent1" w:themeShade="80"/>
          </w:rPr>
          <w:t>1,</w:t>
        </w:r>
      </w:ins>
    </w:p>
    <w:p w14:paraId="3E5E3B67" w14:textId="77777777" w:rsidR="00A71F46" w:rsidRDefault="00A71F46" w:rsidP="00A71F46">
      <w:pPr>
        <w:pStyle w:val="Code"/>
        <w:spacing w:line="259" w:lineRule="auto"/>
        <w:rPr>
          <w:ins w:id="5855" w:author="Andreas Kuehne" w:date="2019-05-31T12:40:00Z"/>
        </w:rPr>
      </w:pPr>
      <w:ins w:id="5856" w:author="Andreas Kuehne" w:date="2019-05-31T12:40:00Z">
        <w:r>
          <w:rPr>
            <w:color w:val="31849B" w:themeColor="accent5" w:themeShade="BF"/>
          </w:rPr>
          <w:t xml:space="preserve">  "maxProperties"</w:t>
        </w:r>
        <w:r>
          <w:t xml:space="preserve">: </w:t>
        </w:r>
        <w:r>
          <w:rPr>
            <w:color w:val="244061" w:themeColor="accent1" w:themeShade="80"/>
          </w:rPr>
          <w:t>1</w:t>
        </w:r>
      </w:ins>
    </w:p>
    <w:p w14:paraId="4019AE97" w14:textId="77777777" w:rsidR="00A71F46" w:rsidRDefault="00A71F46" w:rsidP="00A71F46">
      <w:pPr>
        <w:pStyle w:val="Code"/>
        <w:spacing w:line="259" w:lineRule="auto"/>
        <w:rPr>
          <w:ins w:id="5857" w:author="Andreas Kuehne" w:date="2019-05-31T12:40:00Z"/>
        </w:rPr>
      </w:pPr>
      <w:ins w:id="5858" w:author="Andreas Kuehne" w:date="2019-05-31T12:40:00Z">
        <w:r>
          <w:t>}</w:t>
        </w:r>
      </w:ins>
    </w:p>
    <w:p w14:paraId="344BBE55" w14:textId="77777777" w:rsidR="00A71F46" w:rsidRDefault="001A1734" w:rsidP="00A71F46">
      <w:pPr>
        <w:rPr>
          <w:ins w:id="5859" w:author="Andreas Kuehne" w:date="2019-05-31T12:40:00Z"/>
        </w:rPr>
      </w:pPr>
      <w:customXmlInsRangeStart w:id="5860" w:author="Andreas Kuehne" w:date="2019-05-31T12:40:00Z"/>
      <w:sdt>
        <w:sdtPr>
          <w:tag w:val="dss2-KeySelectorType.-jsonSchema"/>
          <w:id w:val="856081371"/>
          <w:showingPlcHdr/>
        </w:sdtPr>
        <w:sdtEndPr/>
        <w:sdtContent>
          <w:customXmlInsRangeEnd w:id="5860"/>
          <w:ins w:id="5861" w:author="Andreas Kuehne" w:date="2019-05-31T12:40:00Z">
            <w:r w:rsidR="00A71F46">
              <w:rPr>
                <w:color w:val="19D131"/>
              </w:rPr>
              <w:t>[component KeySelector JSON schema details]</w:t>
            </w:r>
          </w:ins>
          <w:customXmlInsRangeStart w:id="5862" w:author="Andreas Kuehne" w:date="2019-05-31T12:40:00Z"/>
        </w:sdtContent>
      </w:sdt>
      <w:customXmlInsRangeEnd w:id="5862"/>
    </w:p>
    <w:p w14:paraId="58D196CC" w14:textId="77777777" w:rsidR="00A71F46" w:rsidRDefault="00A71F46" w:rsidP="00A71F46">
      <w:pPr>
        <w:pStyle w:val="berschrift4"/>
        <w:numPr>
          <w:ilvl w:val="3"/>
          <w:numId w:val="3"/>
        </w:numPr>
        <w:rPr>
          <w:ins w:id="5863" w:author="Andreas Kuehne" w:date="2019-05-31T12:40:00Z"/>
        </w:rPr>
      </w:pPr>
      <w:bookmarkStart w:id="5864" w:name="_Toc10206841"/>
      <w:ins w:id="5865" w:author="Andreas Kuehne" w:date="2019-05-31T12:40:00Z">
        <w:r>
          <w:t>KeySelector – XML Syntax</w:t>
        </w:r>
        <w:bookmarkEnd w:id="5864"/>
      </w:ins>
    </w:p>
    <w:p w14:paraId="7B92FABB" w14:textId="77777777" w:rsidR="00A71F46" w:rsidRPr="5404FA76" w:rsidRDefault="00A71F46" w:rsidP="00A71F46">
      <w:pPr>
        <w:rPr>
          <w:ins w:id="5866" w:author="Andreas Kuehne" w:date="2019-05-31T12:40:00Z"/>
        </w:rPr>
      </w:pPr>
      <w:ins w:id="5867" w:author="Andreas Kuehne" w:date="2019-05-31T12:40:00Z">
        <w:r w:rsidRPr="0CCF9147">
          <w:t xml:space="preserve">The XML type </w:t>
        </w:r>
        <w:r w:rsidRPr="002062A5">
          <w:rPr>
            <w:rFonts w:ascii="Courier New" w:eastAsia="Courier New" w:hAnsi="Courier New" w:cs="Courier New"/>
          </w:rPr>
          <w:t>KeySelectorType</w:t>
        </w:r>
        <w:r w:rsidRPr="0CCF9147">
          <w:t xml:space="preserve"> SHALL implement the requirements defined in the </w:t>
        </w:r>
        <w:r w:rsidRPr="002062A5">
          <w:rPr>
            <w:rFonts w:ascii="Courier New" w:eastAsia="Courier New" w:hAnsi="Courier New" w:cs="Courier New"/>
          </w:rPr>
          <w:t>KeySelector</w:t>
        </w:r>
        <w:r>
          <w:t xml:space="preserve"> </w:t>
        </w:r>
        <w:r w:rsidRPr="005A6FFD">
          <w:t>component.</w:t>
        </w:r>
      </w:ins>
    </w:p>
    <w:p w14:paraId="50A9C3FB" w14:textId="77777777" w:rsidR="00A71F46" w:rsidRDefault="00A71F46" w:rsidP="00A71F46">
      <w:pPr>
        <w:rPr>
          <w:ins w:id="5868" w:author="Andreas Kuehne" w:date="2019-05-31T12:40:00Z"/>
        </w:rPr>
      </w:pPr>
      <w:ins w:id="5869" w:author="Andreas Kuehne" w:date="2019-05-31T12:40:00Z">
        <w:r w:rsidRPr="005A6FFD">
          <w:rPr>
            <w:rFonts w:eastAsia="Arial"/>
          </w:rPr>
          <w:t xml:space="preserve">The </w:t>
        </w:r>
        <w:r w:rsidRPr="002062A5">
          <w:rPr>
            <w:rFonts w:ascii="Courier New" w:eastAsia="Courier New" w:hAnsi="Courier New" w:cs="Courier New"/>
          </w:rPr>
          <w:t>KeySelectorType</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1BD04B54" w14:textId="77777777" w:rsidR="00A71F46" w:rsidRDefault="00A71F46" w:rsidP="00A71F46">
      <w:pPr>
        <w:pStyle w:val="Code"/>
        <w:rPr>
          <w:ins w:id="5870" w:author="Andreas Kuehne" w:date="2019-05-31T12:40:00Z"/>
        </w:rPr>
      </w:pPr>
      <w:ins w:id="5871"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KeySelectorType</w:t>
        </w:r>
        <w:r>
          <w:rPr>
            <w:color w:val="943634" w:themeColor="accent2" w:themeShade="BF"/>
          </w:rPr>
          <w:t>"</w:t>
        </w:r>
        <w:r>
          <w:rPr>
            <w:color w:val="31849B" w:themeColor="accent5" w:themeShade="BF"/>
          </w:rPr>
          <w:t>&gt;</w:t>
        </w:r>
      </w:ins>
    </w:p>
    <w:p w14:paraId="20E69282" w14:textId="77777777" w:rsidR="00A71F46" w:rsidRDefault="00A71F46" w:rsidP="00A71F46">
      <w:pPr>
        <w:pStyle w:val="Code"/>
        <w:rPr>
          <w:ins w:id="5872" w:author="Andreas Kuehne" w:date="2019-05-31T12:40:00Z"/>
        </w:rPr>
      </w:pPr>
      <w:ins w:id="5873" w:author="Andreas Kuehne" w:date="2019-05-31T12:40:00Z">
        <w:r>
          <w:rPr>
            <w:color w:val="31849B" w:themeColor="accent5" w:themeShade="BF"/>
          </w:rPr>
          <w:t xml:space="preserve">  &lt;xs:choice&gt;</w:t>
        </w:r>
      </w:ins>
    </w:p>
    <w:p w14:paraId="488F5985" w14:textId="77777777" w:rsidR="00A71F46" w:rsidRDefault="00A71F46" w:rsidP="00A71F46">
      <w:pPr>
        <w:pStyle w:val="Code"/>
        <w:rPr>
          <w:ins w:id="5874" w:author="Andreas Kuehne" w:date="2019-05-31T12:40:00Z"/>
        </w:rPr>
      </w:pPr>
      <w:ins w:id="5875"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X509Digest</w:t>
        </w:r>
        <w:r>
          <w:rPr>
            <w:color w:val="943634" w:themeColor="accent2" w:themeShade="BF"/>
          </w:rPr>
          <w:t>" type="</w:t>
        </w:r>
        <w:r>
          <w:rPr>
            <w:color w:val="244061" w:themeColor="accent1" w:themeShade="80"/>
          </w:rPr>
          <w:t>dss2:X509DigestType</w:t>
        </w:r>
        <w:r>
          <w:rPr>
            <w:color w:val="943634" w:themeColor="accent2" w:themeShade="BF"/>
          </w:rPr>
          <w:t>"</w:t>
        </w:r>
        <w:r>
          <w:rPr>
            <w:color w:val="31849B" w:themeColor="accent5" w:themeShade="BF"/>
          </w:rPr>
          <w:t>/&gt;</w:t>
        </w:r>
      </w:ins>
    </w:p>
    <w:p w14:paraId="3E6A2A6B" w14:textId="77777777" w:rsidR="00A71F46" w:rsidRDefault="00A71F46" w:rsidP="00A71F46">
      <w:pPr>
        <w:pStyle w:val="Code"/>
        <w:rPr>
          <w:ins w:id="5876" w:author="Andreas Kuehne" w:date="2019-05-31T12:40:00Z"/>
        </w:rPr>
      </w:pPr>
      <w:ins w:id="5877"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X509SubjectName</w:t>
        </w:r>
        <w:r>
          <w:rPr>
            <w:color w:val="943634" w:themeColor="accent2" w:themeShade="BF"/>
          </w:rPr>
          <w:t>" type="</w:t>
        </w:r>
        <w:r>
          <w:rPr>
            <w:color w:val="244061" w:themeColor="accent1" w:themeShade="80"/>
          </w:rPr>
          <w:t>xs:string</w:t>
        </w:r>
        <w:r>
          <w:rPr>
            <w:color w:val="943634" w:themeColor="accent2" w:themeShade="BF"/>
          </w:rPr>
          <w:t>"</w:t>
        </w:r>
        <w:r>
          <w:rPr>
            <w:color w:val="31849B" w:themeColor="accent5" w:themeShade="BF"/>
          </w:rPr>
          <w:t>/&gt;</w:t>
        </w:r>
      </w:ins>
    </w:p>
    <w:p w14:paraId="09EA2251" w14:textId="77777777" w:rsidR="00A71F46" w:rsidRDefault="00A71F46" w:rsidP="00A71F46">
      <w:pPr>
        <w:pStyle w:val="Code"/>
        <w:rPr>
          <w:ins w:id="5878" w:author="Andreas Kuehne" w:date="2019-05-31T12:40:00Z"/>
        </w:rPr>
      </w:pPr>
      <w:ins w:id="5879"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X509SKI</w:t>
        </w:r>
        <w:r>
          <w:rPr>
            <w:color w:val="943634" w:themeColor="accent2" w:themeShade="BF"/>
          </w:rPr>
          <w:t>" type="</w:t>
        </w:r>
        <w:r>
          <w:rPr>
            <w:color w:val="244061" w:themeColor="accent1" w:themeShade="80"/>
          </w:rPr>
          <w:t>xs:base64Binary</w:t>
        </w:r>
        <w:r>
          <w:rPr>
            <w:color w:val="943634" w:themeColor="accent2" w:themeShade="BF"/>
          </w:rPr>
          <w:t>"</w:t>
        </w:r>
        <w:r>
          <w:rPr>
            <w:color w:val="31849B" w:themeColor="accent5" w:themeShade="BF"/>
          </w:rPr>
          <w:t>/&gt;</w:t>
        </w:r>
      </w:ins>
    </w:p>
    <w:p w14:paraId="76332FED" w14:textId="77777777" w:rsidR="00A71F46" w:rsidRDefault="00A71F46" w:rsidP="00A71F46">
      <w:pPr>
        <w:pStyle w:val="Code"/>
        <w:rPr>
          <w:ins w:id="5880" w:author="Andreas Kuehne" w:date="2019-05-31T12:40:00Z"/>
        </w:rPr>
      </w:pPr>
      <w:ins w:id="5881"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X509Certificate</w:t>
        </w:r>
        <w:r>
          <w:rPr>
            <w:color w:val="943634" w:themeColor="accent2" w:themeShade="BF"/>
          </w:rPr>
          <w:t>" type="</w:t>
        </w:r>
        <w:r>
          <w:rPr>
            <w:color w:val="244061" w:themeColor="accent1" w:themeShade="80"/>
          </w:rPr>
          <w:t>xs:base64Binary</w:t>
        </w:r>
        <w:r>
          <w:rPr>
            <w:color w:val="943634" w:themeColor="accent2" w:themeShade="BF"/>
          </w:rPr>
          <w:t>"</w:t>
        </w:r>
        <w:r>
          <w:rPr>
            <w:color w:val="31849B" w:themeColor="accent5" w:themeShade="BF"/>
          </w:rPr>
          <w:t>/&gt;</w:t>
        </w:r>
      </w:ins>
    </w:p>
    <w:p w14:paraId="24C28146" w14:textId="77777777" w:rsidR="00A71F46" w:rsidRDefault="00A71F46" w:rsidP="00A71F46">
      <w:pPr>
        <w:pStyle w:val="Code"/>
        <w:rPr>
          <w:ins w:id="5882" w:author="Andreas Kuehne" w:date="2019-05-31T12:40:00Z"/>
        </w:rPr>
      </w:pPr>
      <w:ins w:id="5883"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KeyName</w:t>
        </w:r>
        <w:r>
          <w:rPr>
            <w:color w:val="943634" w:themeColor="accent2" w:themeShade="BF"/>
          </w:rPr>
          <w:t>" type="</w:t>
        </w:r>
        <w:r>
          <w:rPr>
            <w:color w:val="244061" w:themeColor="accent1" w:themeShade="80"/>
          </w:rPr>
          <w:t>xs:string</w:t>
        </w:r>
        <w:r>
          <w:rPr>
            <w:color w:val="943634" w:themeColor="accent2" w:themeShade="BF"/>
          </w:rPr>
          <w:t>"</w:t>
        </w:r>
        <w:r>
          <w:rPr>
            <w:color w:val="31849B" w:themeColor="accent5" w:themeShade="BF"/>
          </w:rPr>
          <w:t>/&gt;</w:t>
        </w:r>
      </w:ins>
    </w:p>
    <w:p w14:paraId="54E61CBE" w14:textId="77777777" w:rsidR="00A71F46" w:rsidRDefault="00A71F46" w:rsidP="00A71F46">
      <w:pPr>
        <w:pStyle w:val="Code"/>
        <w:rPr>
          <w:ins w:id="5884" w:author="Andreas Kuehne" w:date="2019-05-31T12:40:00Z"/>
        </w:rPr>
      </w:pPr>
      <w:ins w:id="5885" w:author="Andreas Kuehne" w:date="2019-05-31T12:40:00Z">
        <w:r>
          <w:rPr>
            <w:color w:val="31849B" w:themeColor="accent5" w:themeShade="BF"/>
          </w:rPr>
          <w:t xml:space="preserve">  &lt;/xs:choice&gt;</w:t>
        </w:r>
      </w:ins>
    </w:p>
    <w:p w14:paraId="1AE97559" w14:textId="77777777" w:rsidR="00A71F46" w:rsidRDefault="00A71F46" w:rsidP="00A71F46">
      <w:pPr>
        <w:pStyle w:val="Code"/>
        <w:rPr>
          <w:ins w:id="5886" w:author="Andreas Kuehne" w:date="2019-05-31T12:40:00Z"/>
        </w:rPr>
      </w:pPr>
      <w:ins w:id="5887" w:author="Andreas Kuehne" w:date="2019-05-31T12:40:00Z">
        <w:r>
          <w:rPr>
            <w:color w:val="31849B" w:themeColor="accent5" w:themeShade="BF"/>
          </w:rPr>
          <w:t>&lt;/xs:complexType&gt;</w:t>
        </w:r>
      </w:ins>
    </w:p>
    <w:p w14:paraId="0947A663" w14:textId="77777777" w:rsidR="00A71F46" w:rsidRDefault="00A71F46" w:rsidP="00A71F46">
      <w:pPr>
        <w:spacing w:line="259" w:lineRule="auto"/>
        <w:rPr>
          <w:ins w:id="5888" w:author="Andreas Kuehne" w:date="2019-05-31T12:40:00Z"/>
        </w:rPr>
      </w:pPr>
      <w:ins w:id="5889" w:author="Andreas Kuehne" w:date="2019-05-31T12:40:00Z">
        <w:r>
          <w:t>Each child element of</w:t>
        </w:r>
        <w:r w:rsidRPr="71C71F8C">
          <w:t xml:space="preserve"> </w:t>
        </w:r>
        <w:r w:rsidRPr="002062A5">
          <w:rPr>
            <w:rFonts w:ascii="Courier New" w:eastAsia="Courier New" w:hAnsi="Courier New" w:cs="Courier New"/>
          </w:rPr>
          <w:t>KeySelectorType</w:t>
        </w:r>
        <w:r w:rsidRPr="71C71F8C">
          <w:t xml:space="preserve"> </w:t>
        </w:r>
        <w:r>
          <w:t xml:space="preserve">XML element SHALL implement in XML syntax the sub-component that has a name equal to its local name. </w:t>
        </w:r>
      </w:ins>
      <w:customXmlInsRangeStart w:id="5890" w:author="Andreas Kuehne" w:date="2019-05-31T12:40:00Z"/>
      <w:sdt>
        <w:sdtPr>
          <w:tag w:val="dss2-KeySelectorType.-xmlSchema"/>
          <w:id w:val="378982534"/>
          <w:showingPlcHdr/>
        </w:sdtPr>
        <w:sdtEndPr/>
        <w:sdtContent>
          <w:customXmlInsRangeEnd w:id="5890"/>
          <w:ins w:id="5891" w:author="Andreas Kuehne" w:date="2019-05-31T12:40:00Z">
            <w:r>
              <w:rPr>
                <w:color w:val="19D131"/>
              </w:rPr>
              <w:t>[component KeySelector XML schema details]</w:t>
            </w:r>
          </w:ins>
          <w:customXmlInsRangeStart w:id="5892" w:author="Andreas Kuehne" w:date="2019-05-31T12:40:00Z"/>
        </w:sdtContent>
      </w:sdt>
      <w:customXmlInsRangeEnd w:id="5892"/>
    </w:p>
    <w:p w14:paraId="1CC6C948" w14:textId="77777777" w:rsidR="00A71F46" w:rsidRDefault="00A71F46" w:rsidP="00A71F46">
      <w:pPr>
        <w:pStyle w:val="berschrift3"/>
        <w:numPr>
          <w:ilvl w:val="2"/>
          <w:numId w:val="3"/>
        </w:numPr>
        <w:rPr>
          <w:ins w:id="5893" w:author="Andreas Kuehne" w:date="2019-05-31T12:40:00Z"/>
        </w:rPr>
      </w:pPr>
      <w:bookmarkStart w:id="5894" w:name="_Toc10206842"/>
      <w:ins w:id="5895" w:author="Andreas Kuehne" w:date="2019-05-31T12:40:00Z">
        <w:r>
          <w:t>Component X509Digest</w:t>
        </w:r>
        <w:bookmarkEnd w:id="5894"/>
      </w:ins>
    </w:p>
    <w:p w14:paraId="1124942B" w14:textId="77777777" w:rsidR="00A71F46" w:rsidRDefault="001A1734" w:rsidP="00A71F46">
      <w:pPr>
        <w:rPr>
          <w:ins w:id="5896" w:author="Andreas Kuehne" w:date="2019-05-31T12:40:00Z"/>
        </w:rPr>
      </w:pPr>
      <w:customXmlInsRangeStart w:id="5897" w:author="Andreas Kuehne" w:date="2019-05-31T12:40:00Z"/>
      <w:sdt>
        <w:sdtPr>
          <w:tag w:val="dss2-X509DigestType.-normative"/>
          <w:id w:val="99142892"/>
        </w:sdtPr>
        <w:sdtEndPr/>
        <w:sdtContent>
          <w:customXmlInsRangeEnd w:id="5897"/>
          <w:ins w:id="5898" w:author="Andreas Kuehne" w:date="2019-05-31T12:40:00Z">
            <w:r w:rsidR="00A71F46" w:rsidRPr="003A06D0">
              <w:rPr>
                <w:color w:val="19D131"/>
                <w:lang w:val="en-GB"/>
              </w:rPr>
              <w:t xml:space="preserve">The </w:t>
            </w:r>
            <w:r w:rsidR="00A71F46" w:rsidRPr="003A06D0">
              <w:rPr>
                <w:rFonts w:ascii="Courier New" w:eastAsia="Courier New" w:hAnsi="Courier New" w:cs="Courier New"/>
                <w:lang w:val="en-GB"/>
              </w:rPr>
              <w:t>X509Digest</w:t>
            </w:r>
            <w:r w:rsidR="00A71F46" w:rsidRPr="003A06D0">
              <w:rPr>
                <w:color w:val="19D131"/>
                <w:lang w:val="en-GB"/>
              </w:rPr>
              <w:t xml:space="preserve"> component contains a base64-encoded digest of a certificate. The digest algorithm URI is identified with a required Algorithm element. The input to the digest MUST be the raw octets that would be base64-encoded of a X509Certificate.</w:t>
            </w:r>
          </w:ins>
          <w:customXmlInsRangeStart w:id="5899" w:author="Andreas Kuehne" w:date="2019-05-31T12:40:00Z"/>
        </w:sdtContent>
      </w:sdt>
      <w:customXmlInsRangeEnd w:id="5899"/>
    </w:p>
    <w:p w14:paraId="4354F443" w14:textId="77777777" w:rsidR="00A71F46" w:rsidRDefault="00A71F46" w:rsidP="00A71F46">
      <w:pPr>
        <w:rPr>
          <w:ins w:id="5900" w:author="Andreas Kuehne" w:date="2019-05-31T12:40:00Z"/>
        </w:rPr>
      </w:pPr>
      <w:ins w:id="5901" w:author="Andreas Kuehne" w:date="2019-05-31T12:40:00Z">
        <w:r>
          <w:t>Below follows a list of the sub-components that constitute this component:</w:t>
        </w:r>
      </w:ins>
    </w:p>
    <w:p w14:paraId="2D2B827C" w14:textId="77777777" w:rsidR="00A71F46" w:rsidRDefault="00A71F46" w:rsidP="00A71F46">
      <w:pPr>
        <w:pStyle w:val="Member"/>
        <w:rPr>
          <w:ins w:id="5902" w:author="Andreas Kuehne" w:date="2019-05-31T12:40:00Z"/>
        </w:rPr>
      </w:pPr>
      <w:ins w:id="5903" w:author="Andreas Kuehne" w:date="2019-05-31T12:40:00Z">
        <w:r>
          <w:t xml:space="preserve">The </w:t>
        </w:r>
        <w:r w:rsidRPr="35C1378D">
          <w:rPr>
            <w:rStyle w:val="Datatype"/>
          </w:rPr>
          <w:t>value</w:t>
        </w:r>
        <w:r>
          <w:t xml:space="preserve"> element MUST contain one instance of base64 encoded binary data. </w:t>
        </w:r>
      </w:ins>
      <w:customXmlInsRangeStart w:id="5904" w:author="Andreas Kuehne" w:date="2019-05-31T12:40:00Z"/>
      <w:sdt>
        <w:sdtPr>
          <w:tag w:val="dss2-X509DigestType.value"/>
          <w:id w:val="-593171441"/>
          <w:showingPlcHdr/>
        </w:sdtPr>
        <w:sdtEndPr/>
        <w:sdtContent>
          <w:customXmlInsRangeEnd w:id="5904"/>
          <w:ins w:id="5905" w:author="Andreas Kuehne" w:date="2019-05-31T12:40:00Z">
            <w:r>
              <w:rPr>
                <w:color w:val="19D131"/>
              </w:rPr>
              <w:t>[sub component value details]</w:t>
            </w:r>
          </w:ins>
          <w:customXmlInsRangeStart w:id="5906" w:author="Andreas Kuehne" w:date="2019-05-31T12:40:00Z"/>
        </w:sdtContent>
      </w:sdt>
      <w:customXmlInsRangeEnd w:id="5906"/>
    </w:p>
    <w:p w14:paraId="7939A835" w14:textId="77777777" w:rsidR="00A71F46" w:rsidRDefault="00A71F46" w:rsidP="00A71F46">
      <w:pPr>
        <w:pStyle w:val="Member"/>
        <w:rPr>
          <w:ins w:id="5907" w:author="Andreas Kuehne" w:date="2019-05-31T12:40:00Z"/>
        </w:rPr>
      </w:pPr>
      <w:ins w:id="5908" w:author="Andreas Kuehne" w:date="2019-05-31T12:40:00Z">
        <w:r>
          <w:t xml:space="preserve">The </w:t>
        </w:r>
        <w:r w:rsidRPr="35C1378D">
          <w:rPr>
            <w:rStyle w:val="Datatype"/>
          </w:rPr>
          <w:t>Algorithm</w:t>
        </w:r>
        <w:r>
          <w:t xml:space="preserve"> element MUST contain one instance of a string. </w:t>
        </w:r>
      </w:ins>
      <w:customXmlInsRangeStart w:id="5909" w:author="Andreas Kuehne" w:date="2019-05-31T12:40:00Z"/>
      <w:sdt>
        <w:sdtPr>
          <w:alias w:val="dss2-X509DigestType.alg"/>
          <w:tag w:val="dss2-X509DigestType.Algorithm"/>
          <w:id w:val="1663194461"/>
        </w:sdtPr>
        <w:sdtEndPr/>
        <w:sdtContent>
          <w:customXmlInsRangeEnd w:id="5909"/>
          <w:ins w:id="5910" w:author="Andreas Kuehne" w:date="2019-05-31T12:40:00Z">
            <w:r w:rsidRPr="003A06D0">
              <w:rPr>
                <w:color w:val="19D131"/>
                <w:lang w:val="en-GB"/>
              </w:rPr>
              <w:t>The string describes the digest algorithm in an appropriate way for the server side processing. Depending on the signature format this may be an OID (e.g. ‘2.16.840.1.101.3.4.2.1’), an URI (e.g. ‘http://www.w3.org/2001/04/xmlenc#sha256’) or a descriptive string (‘SHA-256’).</w:t>
            </w:r>
          </w:ins>
          <w:customXmlInsRangeStart w:id="5911" w:author="Andreas Kuehne" w:date="2019-05-31T12:40:00Z"/>
        </w:sdtContent>
      </w:sdt>
      <w:customXmlInsRangeEnd w:id="5911"/>
    </w:p>
    <w:p w14:paraId="33F6FF4D" w14:textId="77777777" w:rsidR="00A71F46" w:rsidRDefault="00A71F46" w:rsidP="00A71F46">
      <w:pPr>
        <w:pStyle w:val="Non-normativeCommentHeading"/>
        <w:rPr>
          <w:ins w:id="5912" w:author="Andreas Kuehne" w:date="2019-05-31T12:40:00Z"/>
        </w:rPr>
      </w:pPr>
      <w:ins w:id="5913" w:author="Andreas Kuehne" w:date="2019-05-31T12:40:00Z">
        <w:r>
          <w:t>Non-normative Comment:</w:t>
        </w:r>
      </w:ins>
    </w:p>
    <w:p w14:paraId="25AD052A" w14:textId="77777777" w:rsidR="00A71F46" w:rsidRDefault="001A1734" w:rsidP="00A71F46">
      <w:pPr>
        <w:pStyle w:val="Non-normativeComment"/>
        <w:rPr>
          <w:ins w:id="5914" w:author="Andreas Kuehne" w:date="2019-05-31T12:40:00Z"/>
        </w:rPr>
      </w:pPr>
      <w:customXmlInsRangeStart w:id="5915" w:author="Andreas Kuehne" w:date="2019-05-31T12:40:00Z"/>
      <w:sdt>
        <w:sdtPr>
          <w:tag w:val="dss2-X509DigestType.-nonNormative"/>
          <w:id w:val="406424247"/>
          <w:showingPlcHdr/>
        </w:sdtPr>
        <w:sdtEndPr/>
        <w:sdtContent>
          <w:customXmlInsRangeEnd w:id="5915"/>
          <w:ins w:id="5916" w:author="Andreas Kuehne" w:date="2019-05-31T12:40:00Z">
            <w:r w:rsidR="00A71F46">
              <w:rPr>
                <w:color w:val="19D131"/>
              </w:rPr>
              <w:t>[component X509Digest non normative details]</w:t>
            </w:r>
          </w:ins>
          <w:customXmlInsRangeStart w:id="5917" w:author="Andreas Kuehne" w:date="2019-05-31T12:40:00Z"/>
        </w:sdtContent>
      </w:sdt>
      <w:customXmlInsRangeEnd w:id="5917"/>
    </w:p>
    <w:p w14:paraId="79ABEE14" w14:textId="77777777" w:rsidR="00A71F46" w:rsidRDefault="00A71F46" w:rsidP="00A71F46">
      <w:pPr>
        <w:pStyle w:val="berschrift4"/>
        <w:numPr>
          <w:ilvl w:val="3"/>
          <w:numId w:val="3"/>
        </w:numPr>
        <w:rPr>
          <w:ins w:id="5918" w:author="Andreas Kuehne" w:date="2019-05-31T12:40:00Z"/>
        </w:rPr>
      </w:pPr>
      <w:bookmarkStart w:id="5919" w:name="_Toc10206843"/>
      <w:ins w:id="5920" w:author="Andreas Kuehne" w:date="2019-05-31T12:40:00Z">
        <w:r>
          <w:t>X509Digest – JSON Syntax</w:t>
        </w:r>
        <w:bookmarkEnd w:id="5919"/>
      </w:ins>
    </w:p>
    <w:p w14:paraId="53D95C97" w14:textId="77777777" w:rsidR="00A71F46" w:rsidRPr="0248A3D1" w:rsidRDefault="00A71F46" w:rsidP="00A71F46">
      <w:pPr>
        <w:rPr>
          <w:ins w:id="5921" w:author="Andreas Kuehne" w:date="2019-05-31T12:40:00Z"/>
        </w:rPr>
      </w:pPr>
      <w:ins w:id="5922" w:author="Andreas Kuehne" w:date="2019-05-31T12:40:00Z">
        <w:r w:rsidRPr="002062A5">
          <w:rPr>
            <w:rFonts w:eastAsia="Arial" w:cs="Arial"/>
            <w:sz w:val="22"/>
            <w:szCs w:val="22"/>
          </w:rPr>
          <w:t xml:space="preserve">The </w:t>
        </w:r>
        <w:r w:rsidRPr="002062A5">
          <w:rPr>
            <w:rFonts w:ascii="Courier New" w:eastAsia="Courier New" w:hAnsi="Courier New" w:cs="Courier New"/>
          </w:rPr>
          <w:t>X509DigestType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X509Digest</w:t>
        </w:r>
        <w:r>
          <w:t xml:space="preserve"> component.</w:t>
        </w:r>
      </w:ins>
    </w:p>
    <w:p w14:paraId="54C1F947" w14:textId="77777777" w:rsidR="00A71F46" w:rsidRPr="C2430093" w:rsidRDefault="00A71F46" w:rsidP="00A71F46">
      <w:pPr>
        <w:spacing w:line="259" w:lineRule="auto"/>
        <w:rPr>
          <w:ins w:id="5923" w:author="Andreas Kuehne" w:date="2019-05-31T12:40:00Z"/>
          <w:rFonts w:eastAsia="Arial" w:cs="Arial"/>
          <w:sz w:val="22"/>
          <w:szCs w:val="22"/>
        </w:rPr>
      </w:pPr>
      <w:ins w:id="5924"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X509Digest</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093"/>
        <w:gridCol w:w="3183"/>
        <w:gridCol w:w="3074"/>
      </w:tblGrid>
      <w:tr w:rsidR="00A71F46" w14:paraId="2183E788" w14:textId="77777777" w:rsidTr="00A71F46">
        <w:trPr>
          <w:cnfStyle w:val="100000000000" w:firstRow="1" w:lastRow="0" w:firstColumn="0" w:lastColumn="0" w:oddVBand="0" w:evenVBand="0" w:oddHBand="0" w:evenHBand="0" w:firstRowFirstColumn="0" w:firstRowLastColumn="0" w:lastRowFirstColumn="0" w:lastRowLastColumn="0"/>
          <w:ins w:id="592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084EC44" w14:textId="77777777" w:rsidR="00A71F46" w:rsidRDefault="00A71F46" w:rsidP="00A71F46">
            <w:pPr>
              <w:pStyle w:val="Beschriftung"/>
              <w:rPr>
                <w:ins w:id="5926" w:author="Andreas Kuehne" w:date="2019-05-31T12:40:00Z"/>
              </w:rPr>
            </w:pPr>
            <w:ins w:id="5927" w:author="Andreas Kuehne" w:date="2019-05-31T12:40:00Z">
              <w:r>
                <w:t>Element</w:t>
              </w:r>
            </w:ins>
          </w:p>
        </w:tc>
        <w:tc>
          <w:tcPr>
            <w:tcW w:w="4675" w:type="dxa"/>
          </w:tcPr>
          <w:p w14:paraId="7668AD83"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5928" w:author="Andreas Kuehne" w:date="2019-05-31T12:40:00Z"/>
              </w:rPr>
            </w:pPr>
            <w:ins w:id="5929" w:author="Andreas Kuehne" w:date="2019-05-31T12:40:00Z">
              <w:r>
                <w:t>Implementing JSON member name</w:t>
              </w:r>
            </w:ins>
          </w:p>
        </w:tc>
        <w:tc>
          <w:tcPr>
            <w:tcW w:w="4675" w:type="dxa"/>
          </w:tcPr>
          <w:p w14:paraId="28D57F5D"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5930" w:author="Andreas Kuehne" w:date="2019-05-31T12:40:00Z"/>
              </w:rPr>
            </w:pPr>
            <w:ins w:id="5931" w:author="Andreas Kuehne" w:date="2019-05-31T12:40:00Z">
              <w:r>
                <w:t>Comments</w:t>
              </w:r>
            </w:ins>
          </w:p>
        </w:tc>
      </w:tr>
      <w:tr w:rsidR="00A71F46" w14:paraId="3283A83B" w14:textId="77777777" w:rsidTr="00A71F46">
        <w:trPr>
          <w:ins w:id="5932"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C561097" w14:textId="77777777" w:rsidR="00A71F46" w:rsidRPr="002062A5" w:rsidRDefault="00A71F46" w:rsidP="00A71F46">
            <w:pPr>
              <w:pStyle w:val="Beschriftung"/>
              <w:rPr>
                <w:ins w:id="5933" w:author="Andreas Kuehne" w:date="2019-05-31T12:40:00Z"/>
                <w:rStyle w:val="Datatype"/>
                <w:b w:val="0"/>
                <w:bCs w:val="0"/>
              </w:rPr>
            </w:pPr>
            <w:ins w:id="5934" w:author="Andreas Kuehne" w:date="2019-05-31T12:40:00Z">
              <w:r w:rsidRPr="002062A5">
                <w:rPr>
                  <w:rStyle w:val="Datatype"/>
                </w:rPr>
                <w:t>value</w:t>
              </w:r>
            </w:ins>
          </w:p>
        </w:tc>
        <w:tc>
          <w:tcPr>
            <w:tcW w:w="4675" w:type="dxa"/>
          </w:tcPr>
          <w:p w14:paraId="6CC755EE"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5935" w:author="Andreas Kuehne" w:date="2019-05-31T12:40:00Z"/>
                <w:rStyle w:val="Datatype"/>
              </w:rPr>
            </w:pPr>
            <w:ins w:id="5936" w:author="Andreas Kuehne" w:date="2019-05-31T12:40:00Z">
              <w:r w:rsidRPr="002062A5">
                <w:rPr>
                  <w:rStyle w:val="Datatype"/>
                </w:rPr>
                <w:t>value</w:t>
              </w:r>
            </w:ins>
          </w:p>
        </w:tc>
        <w:tc>
          <w:tcPr>
            <w:tcW w:w="4675" w:type="dxa"/>
          </w:tcPr>
          <w:p w14:paraId="36388CF0"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5937" w:author="Andreas Kuehne" w:date="2019-05-31T12:40:00Z"/>
              </w:rPr>
            </w:pPr>
            <w:customXmlInsRangeStart w:id="5938" w:author="Andreas Kuehne" w:date="2019-05-31T12:40:00Z"/>
            <w:sdt>
              <w:sdtPr>
                <w:alias w:val="dss2-X509DigestType.value"/>
                <w:tag w:val="dss2-X509DigestType.-jsonComment.value"/>
                <w:id w:val="-544595276"/>
                <w:showingPlcHdr/>
              </w:sdtPr>
              <w:sdtEndPr/>
              <w:sdtContent>
                <w:customXmlInsRangeEnd w:id="5938"/>
                <w:ins w:id="5939" w:author="Andreas Kuehne" w:date="2019-05-31T12:40:00Z">
                  <w:r w:rsidR="00A71F46">
                    <w:rPr>
                      <w:color w:val="19D131"/>
                    </w:rPr>
                    <w:t>[]</w:t>
                  </w:r>
                </w:ins>
                <w:customXmlInsRangeStart w:id="5940" w:author="Andreas Kuehne" w:date="2019-05-31T12:40:00Z"/>
              </w:sdtContent>
            </w:sdt>
            <w:customXmlInsRangeEnd w:id="5940"/>
          </w:p>
        </w:tc>
      </w:tr>
      <w:tr w:rsidR="00A71F46" w14:paraId="7C9F6AAA" w14:textId="77777777" w:rsidTr="00A71F46">
        <w:trPr>
          <w:ins w:id="594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FD9BF7D" w14:textId="77777777" w:rsidR="00A71F46" w:rsidRPr="002062A5" w:rsidRDefault="00A71F46" w:rsidP="00A71F46">
            <w:pPr>
              <w:pStyle w:val="Beschriftung"/>
              <w:rPr>
                <w:ins w:id="5942" w:author="Andreas Kuehne" w:date="2019-05-31T12:40:00Z"/>
                <w:rStyle w:val="Datatype"/>
                <w:b w:val="0"/>
                <w:bCs w:val="0"/>
              </w:rPr>
            </w:pPr>
            <w:ins w:id="5943" w:author="Andreas Kuehne" w:date="2019-05-31T12:40:00Z">
              <w:r w:rsidRPr="002062A5">
                <w:rPr>
                  <w:rStyle w:val="Datatype"/>
                </w:rPr>
                <w:t>Algorithm</w:t>
              </w:r>
            </w:ins>
          </w:p>
        </w:tc>
        <w:tc>
          <w:tcPr>
            <w:tcW w:w="4675" w:type="dxa"/>
          </w:tcPr>
          <w:p w14:paraId="5F94195E"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5944" w:author="Andreas Kuehne" w:date="2019-05-31T12:40:00Z"/>
                <w:rStyle w:val="Datatype"/>
              </w:rPr>
            </w:pPr>
            <w:ins w:id="5945" w:author="Andreas Kuehne" w:date="2019-05-31T12:40:00Z">
              <w:r w:rsidRPr="002062A5">
                <w:rPr>
                  <w:rStyle w:val="Datatype"/>
                </w:rPr>
                <w:t>alg</w:t>
              </w:r>
            </w:ins>
          </w:p>
        </w:tc>
        <w:tc>
          <w:tcPr>
            <w:tcW w:w="4675" w:type="dxa"/>
          </w:tcPr>
          <w:p w14:paraId="4F9E07D6"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5946" w:author="Andreas Kuehne" w:date="2019-05-31T12:40:00Z"/>
              </w:rPr>
            </w:pPr>
            <w:customXmlInsRangeStart w:id="5947" w:author="Andreas Kuehne" w:date="2019-05-31T12:40:00Z"/>
            <w:sdt>
              <w:sdtPr>
                <w:alias w:val="dss2-X509DigestType.alg"/>
                <w:tag w:val="dss2-X509DigestType.-jsonComment.Algorithm"/>
                <w:id w:val="-1855335994"/>
                <w:showingPlcHdr/>
              </w:sdtPr>
              <w:sdtEndPr/>
              <w:sdtContent>
                <w:customXmlInsRangeEnd w:id="5947"/>
                <w:ins w:id="5948" w:author="Andreas Kuehne" w:date="2019-05-31T12:40:00Z">
                  <w:r w:rsidR="00A71F46">
                    <w:rPr>
                      <w:color w:val="19D131"/>
                    </w:rPr>
                    <w:t>[]</w:t>
                  </w:r>
                </w:ins>
                <w:customXmlInsRangeStart w:id="5949" w:author="Andreas Kuehne" w:date="2019-05-31T12:40:00Z"/>
              </w:sdtContent>
            </w:sdt>
            <w:customXmlInsRangeEnd w:id="5949"/>
          </w:p>
        </w:tc>
      </w:tr>
    </w:tbl>
    <w:p w14:paraId="0ACBF85E" w14:textId="77777777" w:rsidR="00A71F46" w:rsidRPr="0202B381" w:rsidRDefault="00A71F46" w:rsidP="00A71F46">
      <w:pPr>
        <w:rPr>
          <w:ins w:id="5950" w:author="Andreas Kuehne" w:date="2019-05-31T12:40:00Z"/>
        </w:rPr>
      </w:pPr>
      <w:ins w:id="5951" w:author="Andreas Kuehne" w:date="2019-05-31T12:40:00Z">
        <w:r w:rsidRPr="002062A5">
          <w:rPr>
            <w:rFonts w:eastAsia="Arial" w:cs="Arial"/>
            <w:sz w:val="22"/>
            <w:szCs w:val="22"/>
          </w:rPr>
          <w:t xml:space="preserve">The </w:t>
        </w:r>
        <w:r w:rsidRPr="002062A5">
          <w:rPr>
            <w:rFonts w:ascii="Courier New" w:eastAsia="Courier New" w:hAnsi="Courier New" w:cs="Courier New"/>
          </w:rPr>
          <w:t>X509DigestType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4E03E452" w14:textId="77777777" w:rsidR="00A71F46" w:rsidRDefault="00A71F46" w:rsidP="00A71F46">
      <w:pPr>
        <w:pStyle w:val="Code"/>
        <w:spacing w:line="259" w:lineRule="auto"/>
        <w:rPr>
          <w:ins w:id="5952" w:author="Andreas Kuehne" w:date="2019-05-31T12:40:00Z"/>
        </w:rPr>
      </w:pPr>
      <w:ins w:id="5953" w:author="Andreas Kuehne" w:date="2019-05-31T12:40:00Z">
        <w:r>
          <w:rPr>
            <w:color w:val="31849B" w:themeColor="accent5" w:themeShade="BF"/>
          </w:rPr>
          <w:t>"dss2-X509DigestType"</w:t>
        </w:r>
        <w:r>
          <w:t>: {</w:t>
        </w:r>
      </w:ins>
    </w:p>
    <w:p w14:paraId="065B0425" w14:textId="77777777" w:rsidR="00A71F46" w:rsidRDefault="00A71F46" w:rsidP="00A71F46">
      <w:pPr>
        <w:pStyle w:val="Code"/>
        <w:spacing w:line="259" w:lineRule="auto"/>
        <w:rPr>
          <w:ins w:id="5954" w:author="Andreas Kuehne" w:date="2019-05-31T12:40:00Z"/>
        </w:rPr>
      </w:pPr>
      <w:ins w:id="5955" w:author="Andreas Kuehne" w:date="2019-05-31T12:40:00Z">
        <w:r>
          <w:rPr>
            <w:color w:val="31849B" w:themeColor="accent5" w:themeShade="BF"/>
          </w:rPr>
          <w:t xml:space="preserve">  "type"</w:t>
        </w:r>
        <w:r>
          <w:t xml:space="preserve">: </w:t>
        </w:r>
        <w:r>
          <w:rPr>
            <w:color w:val="244061" w:themeColor="accent1" w:themeShade="80"/>
          </w:rPr>
          <w:t>"object",</w:t>
        </w:r>
      </w:ins>
    </w:p>
    <w:p w14:paraId="6CBAB78F" w14:textId="77777777" w:rsidR="00A71F46" w:rsidRDefault="00A71F46" w:rsidP="00A71F46">
      <w:pPr>
        <w:pStyle w:val="Code"/>
        <w:spacing w:line="259" w:lineRule="auto"/>
        <w:rPr>
          <w:ins w:id="5956" w:author="Andreas Kuehne" w:date="2019-05-31T12:40:00Z"/>
        </w:rPr>
      </w:pPr>
      <w:ins w:id="5957" w:author="Andreas Kuehne" w:date="2019-05-31T12:40:00Z">
        <w:r>
          <w:rPr>
            <w:color w:val="31849B" w:themeColor="accent5" w:themeShade="BF"/>
          </w:rPr>
          <w:t xml:space="preserve">  "properties"</w:t>
        </w:r>
        <w:r>
          <w:t>: {</w:t>
        </w:r>
      </w:ins>
    </w:p>
    <w:p w14:paraId="5220EB06" w14:textId="77777777" w:rsidR="00A71F46" w:rsidRDefault="00A71F46" w:rsidP="00A71F46">
      <w:pPr>
        <w:pStyle w:val="Code"/>
        <w:spacing w:line="259" w:lineRule="auto"/>
        <w:rPr>
          <w:ins w:id="5958" w:author="Andreas Kuehne" w:date="2019-05-31T12:40:00Z"/>
        </w:rPr>
      </w:pPr>
      <w:ins w:id="5959" w:author="Andreas Kuehne" w:date="2019-05-31T12:40:00Z">
        <w:r>
          <w:rPr>
            <w:color w:val="31849B" w:themeColor="accent5" w:themeShade="BF"/>
          </w:rPr>
          <w:t xml:space="preserve">    "value"</w:t>
        </w:r>
        <w:r>
          <w:t>: {</w:t>
        </w:r>
      </w:ins>
    </w:p>
    <w:p w14:paraId="53E52B9B" w14:textId="77777777" w:rsidR="00A71F46" w:rsidRDefault="00A71F46" w:rsidP="00A71F46">
      <w:pPr>
        <w:pStyle w:val="Code"/>
        <w:spacing w:line="259" w:lineRule="auto"/>
        <w:rPr>
          <w:ins w:id="5960" w:author="Andreas Kuehne" w:date="2019-05-31T12:40:00Z"/>
        </w:rPr>
      </w:pPr>
      <w:ins w:id="5961" w:author="Andreas Kuehne" w:date="2019-05-31T12:40:00Z">
        <w:r>
          <w:rPr>
            <w:color w:val="31849B" w:themeColor="accent5" w:themeShade="BF"/>
          </w:rPr>
          <w:t xml:space="preserve">      "type"</w:t>
        </w:r>
        <w:r>
          <w:t xml:space="preserve">: </w:t>
        </w:r>
        <w:r>
          <w:rPr>
            <w:color w:val="244061" w:themeColor="accent1" w:themeShade="80"/>
          </w:rPr>
          <w:t>"string"</w:t>
        </w:r>
      </w:ins>
    </w:p>
    <w:p w14:paraId="19C6BEC4" w14:textId="77777777" w:rsidR="00A71F46" w:rsidRDefault="00A71F46" w:rsidP="00A71F46">
      <w:pPr>
        <w:pStyle w:val="Code"/>
        <w:spacing w:line="259" w:lineRule="auto"/>
        <w:rPr>
          <w:ins w:id="5962" w:author="Andreas Kuehne" w:date="2019-05-31T12:40:00Z"/>
        </w:rPr>
      </w:pPr>
      <w:ins w:id="5963" w:author="Andreas Kuehne" w:date="2019-05-31T12:40:00Z">
        <w:r>
          <w:t xml:space="preserve">    },</w:t>
        </w:r>
      </w:ins>
    </w:p>
    <w:p w14:paraId="7891166E" w14:textId="77777777" w:rsidR="00A71F46" w:rsidRDefault="00A71F46" w:rsidP="00A71F46">
      <w:pPr>
        <w:pStyle w:val="Code"/>
        <w:spacing w:line="259" w:lineRule="auto"/>
        <w:rPr>
          <w:ins w:id="5964" w:author="Andreas Kuehne" w:date="2019-05-31T12:40:00Z"/>
        </w:rPr>
      </w:pPr>
      <w:ins w:id="5965" w:author="Andreas Kuehne" w:date="2019-05-31T12:40:00Z">
        <w:r>
          <w:rPr>
            <w:color w:val="31849B" w:themeColor="accent5" w:themeShade="BF"/>
          </w:rPr>
          <w:t xml:space="preserve">    "alg"</w:t>
        </w:r>
        <w:r>
          <w:t>: {</w:t>
        </w:r>
      </w:ins>
    </w:p>
    <w:p w14:paraId="711660C3" w14:textId="77777777" w:rsidR="00A71F46" w:rsidRDefault="00A71F46" w:rsidP="00A71F46">
      <w:pPr>
        <w:pStyle w:val="Code"/>
        <w:spacing w:line="259" w:lineRule="auto"/>
        <w:rPr>
          <w:ins w:id="5966" w:author="Andreas Kuehne" w:date="2019-05-31T12:40:00Z"/>
        </w:rPr>
      </w:pPr>
      <w:ins w:id="5967" w:author="Andreas Kuehne" w:date="2019-05-31T12:40:00Z">
        <w:r>
          <w:rPr>
            <w:color w:val="31849B" w:themeColor="accent5" w:themeShade="BF"/>
          </w:rPr>
          <w:t xml:space="preserve">      "type"</w:t>
        </w:r>
        <w:r>
          <w:t xml:space="preserve">: </w:t>
        </w:r>
        <w:r>
          <w:rPr>
            <w:color w:val="244061" w:themeColor="accent1" w:themeShade="80"/>
          </w:rPr>
          <w:t>"string"</w:t>
        </w:r>
      </w:ins>
    </w:p>
    <w:p w14:paraId="028AFAC6" w14:textId="77777777" w:rsidR="00A71F46" w:rsidRDefault="00A71F46" w:rsidP="00A71F46">
      <w:pPr>
        <w:pStyle w:val="Code"/>
        <w:spacing w:line="259" w:lineRule="auto"/>
        <w:rPr>
          <w:ins w:id="5968" w:author="Andreas Kuehne" w:date="2019-05-31T12:40:00Z"/>
        </w:rPr>
      </w:pPr>
      <w:ins w:id="5969" w:author="Andreas Kuehne" w:date="2019-05-31T12:40:00Z">
        <w:r>
          <w:t xml:space="preserve">    }</w:t>
        </w:r>
      </w:ins>
    </w:p>
    <w:p w14:paraId="28C340FE" w14:textId="77777777" w:rsidR="00A71F46" w:rsidRDefault="00A71F46" w:rsidP="00A71F46">
      <w:pPr>
        <w:pStyle w:val="Code"/>
        <w:spacing w:line="259" w:lineRule="auto"/>
        <w:rPr>
          <w:ins w:id="5970" w:author="Andreas Kuehne" w:date="2019-05-31T12:40:00Z"/>
        </w:rPr>
      </w:pPr>
      <w:ins w:id="5971" w:author="Andreas Kuehne" w:date="2019-05-31T12:40:00Z">
        <w:r>
          <w:t xml:space="preserve">  },</w:t>
        </w:r>
      </w:ins>
    </w:p>
    <w:p w14:paraId="65A1198E" w14:textId="77777777" w:rsidR="00A71F46" w:rsidRDefault="00A71F46" w:rsidP="00A71F46">
      <w:pPr>
        <w:pStyle w:val="Code"/>
        <w:spacing w:line="259" w:lineRule="auto"/>
        <w:rPr>
          <w:ins w:id="5972" w:author="Andreas Kuehne" w:date="2019-05-31T12:40:00Z"/>
        </w:rPr>
      </w:pPr>
      <w:ins w:id="5973" w:author="Andreas Kuehne" w:date="2019-05-31T12:40:00Z">
        <w:r>
          <w:rPr>
            <w:color w:val="31849B" w:themeColor="accent5" w:themeShade="BF"/>
          </w:rPr>
          <w:t xml:space="preserve">  "required"</w:t>
        </w:r>
        <w:r>
          <w:t>: [</w:t>
        </w:r>
        <w:r>
          <w:rPr>
            <w:color w:val="244061" w:themeColor="accent1" w:themeShade="80"/>
          </w:rPr>
          <w:t>"alg"</w:t>
        </w:r>
        <w:r>
          <w:t>]</w:t>
        </w:r>
      </w:ins>
    </w:p>
    <w:p w14:paraId="705E3FCA" w14:textId="77777777" w:rsidR="00A71F46" w:rsidRDefault="00A71F46" w:rsidP="00A71F46">
      <w:pPr>
        <w:pStyle w:val="Code"/>
        <w:spacing w:line="259" w:lineRule="auto"/>
        <w:rPr>
          <w:ins w:id="5974" w:author="Andreas Kuehne" w:date="2019-05-31T12:40:00Z"/>
        </w:rPr>
      </w:pPr>
      <w:ins w:id="5975" w:author="Andreas Kuehne" w:date="2019-05-31T12:40:00Z">
        <w:r>
          <w:t>}</w:t>
        </w:r>
      </w:ins>
    </w:p>
    <w:p w14:paraId="6AC2151A" w14:textId="77777777" w:rsidR="00A71F46" w:rsidRDefault="001A1734" w:rsidP="00A71F46">
      <w:pPr>
        <w:rPr>
          <w:ins w:id="5976" w:author="Andreas Kuehne" w:date="2019-05-31T12:40:00Z"/>
        </w:rPr>
      </w:pPr>
      <w:customXmlInsRangeStart w:id="5977" w:author="Andreas Kuehne" w:date="2019-05-31T12:40:00Z"/>
      <w:sdt>
        <w:sdtPr>
          <w:tag w:val="dss2-X509DigestType.-jsonSchema"/>
          <w:id w:val="53664209"/>
          <w:showingPlcHdr/>
        </w:sdtPr>
        <w:sdtEndPr/>
        <w:sdtContent>
          <w:customXmlInsRangeEnd w:id="5977"/>
          <w:ins w:id="5978" w:author="Andreas Kuehne" w:date="2019-05-31T12:40:00Z">
            <w:r w:rsidR="00A71F46">
              <w:rPr>
                <w:color w:val="19D131"/>
              </w:rPr>
              <w:t>[component X509Digest JSON schema details]</w:t>
            </w:r>
          </w:ins>
          <w:customXmlInsRangeStart w:id="5979" w:author="Andreas Kuehne" w:date="2019-05-31T12:40:00Z"/>
        </w:sdtContent>
      </w:sdt>
      <w:customXmlInsRangeEnd w:id="5979"/>
    </w:p>
    <w:p w14:paraId="32B075DD" w14:textId="77777777" w:rsidR="00A71F46" w:rsidRDefault="00A71F46" w:rsidP="00A71F46">
      <w:pPr>
        <w:pStyle w:val="berschrift4"/>
        <w:numPr>
          <w:ilvl w:val="3"/>
          <w:numId w:val="3"/>
        </w:numPr>
        <w:rPr>
          <w:ins w:id="5980" w:author="Andreas Kuehne" w:date="2019-05-31T12:40:00Z"/>
        </w:rPr>
      </w:pPr>
      <w:bookmarkStart w:id="5981" w:name="_Toc10206844"/>
      <w:ins w:id="5982" w:author="Andreas Kuehne" w:date="2019-05-31T12:40:00Z">
        <w:r>
          <w:t>X509Digest – XML Syntax</w:t>
        </w:r>
        <w:bookmarkEnd w:id="5981"/>
      </w:ins>
    </w:p>
    <w:p w14:paraId="36A67CF2" w14:textId="77777777" w:rsidR="00A71F46" w:rsidRPr="5404FA76" w:rsidRDefault="00A71F46" w:rsidP="00A71F46">
      <w:pPr>
        <w:rPr>
          <w:ins w:id="5983" w:author="Andreas Kuehne" w:date="2019-05-31T12:40:00Z"/>
        </w:rPr>
      </w:pPr>
      <w:ins w:id="5984" w:author="Andreas Kuehne" w:date="2019-05-31T12:40:00Z">
        <w:r w:rsidRPr="0CCF9147">
          <w:t xml:space="preserve">The XML type </w:t>
        </w:r>
        <w:r w:rsidRPr="002062A5">
          <w:rPr>
            <w:rFonts w:ascii="Courier New" w:eastAsia="Courier New" w:hAnsi="Courier New" w:cs="Courier New"/>
          </w:rPr>
          <w:t>X509DigestType</w:t>
        </w:r>
        <w:r w:rsidRPr="0CCF9147">
          <w:t xml:space="preserve"> SHALL implement the requirements defined in the </w:t>
        </w:r>
        <w:r w:rsidRPr="002062A5">
          <w:rPr>
            <w:rFonts w:ascii="Courier New" w:eastAsia="Courier New" w:hAnsi="Courier New" w:cs="Courier New"/>
          </w:rPr>
          <w:t>X509Digest</w:t>
        </w:r>
        <w:r>
          <w:t xml:space="preserve"> </w:t>
        </w:r>
        <w:r w:rsidRPr="005A6FFD">
          <w:t>component.</w:t>
        </w:r>
      </w:ins>
    </w:p>
    <w:p w14:paraId="2C142BB4" w14:textId="77777777" w:rsidR="00A71F46" w:rsidRDefault="00A71F46" w:rsidP="00A71F46">
      <w:pPr>
        <w:rPr>
          <w:ins w:id="5985" w:author="Andreas Kuehne" w:date="2019-05-31T12:40:00Z"/>
        </w:rPr>
      </w:pPr>
      <w:ins w:id="5986" w:author="Andreas Kuehne" w:date="2019-05-31T12:40:00Z">
        <w:r w:rsidRPr="005A6FFD">
          <w:rPr>
            <w:rFonts w:eastAsia="Arial"/>
          </w:rPr>
          <w:t xml:space="preserve">The </w:t>
        </w:r>
        <w:r w:rsidRPr="002062A5">
          <w:rPr>
            <w:rFonts w:ascii="Courier New" w:eastAsia="Courier New" w:hAnsi="Courier New" w:cs="Courier New"/>
          </w:rPr>
          <w:t>X509DigestType</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1CDD5F6D" w14:textId="77777777" w:rsidR="00A71F46" w:rsidRDefault="00A71F46" w:rsidP="00A71F46">
      <w:pPr>
        <w:pStyle w:val="Code"/>
        <w:rPr>
          <w:ins w:id="5987" w:author="Andreas Kuehne" w:date="2019-05-31T12:40:00Z"/>
        </w:rPr>
      </w:pPr>
      <w:ins w:id="5988"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X509DigestType</w:t>
        </w:r>
        <w:r>
          <w:rPr>
            <w:color w:val="943634" w:themeColor="accent2" w:themeShade="BF"/>
          </w:rPr>
          <w:t>"</w:t>
        </w:r>
        <w:r>
          <w:rPr>
            <w:color w:val="31849B" w:themeColor="accent5" w:themeShade="BF"/>
          </w:rPr>
          <w:t>&gt;</w:t>
        </w:r>
      </w:ins>
    </w:p>
    <w:p w14:paraId="73A29390" w14:textId="77777777" w:rsidR="00A71F46" w:rsidRDefault="00A71F46" w:rsidP="00A71F46">
      <w:pPr>
        <w:pStyle w:val="Code"/>
        <w:rPr>
          <w:ins w:id="5989" w:author="Andreas Kuehne" w:date="2019-05-31T12:40:00Z"/>
        </w:rPr>
      </w:pPr>
      <w:ins w:id="5990" w:author="Andreas Kuehne" w:date="2019-05-31T12:40:00Z">
        <w:r>
          <w:rPr>
            <w:color w:val="31849B" w:themeColor="accent5" w:themeShade="BF"/>
          </w:rPr>
          <w:t xml:space="preserve">  &lt;xs:simpleContent&gt;</w:t>
        </w:r>
      </w:ins>
    </w:p>
    <w:p w14:paraId="3F03F9A4" w14:textId="77777777" w:rsidR="00A71F46" w:rsidRDefault="00A71F46" w:rsidP="00A71F46">
      <w:pPr>
        <w:pStyle w:val="Code"/>
        <w:rPr>
          <w:ins w:id="5991" w:author="Andreas Kuehne" w:date="2019-05-31T12:40:00Z"/>
        </w:rPr>
      </w:pPr>
      <w:ins w:id="5992" w:author="Andreas Kuehne" w:date="2019-05-31T12:40:00Z">
        <w:r>
          <w:rPr>
            <w:color w:val="31849B" w:themeColor="accent5" w:themeShade="BF"/>
          </w:rPr>
          <w:t xml:space="preserve">    &lt;xs:extension</w:t>
        </w:r>
        <w:r>
          <w:rPr>
            <w:color w:val="943634" w:themeColor="accent2" w:themeShade="BF"/>
          </w:rPr>
          <w:t xml:space="preserve"> base="</w:t>
        </w:r>
        <w:r>
          <w:rPr>
            <w:color w:val="244061" w:themeColor="accent1" w:themeShade="80"/>
          </w:rPr>
          <w:t>xs:base64Binary</w:t>
        </w:r>
        <w:r>
          <w:rPr>
            <w:color w:val="943634" w:themeColor="accent2" w:themeShade="BF"/>
          </w:rPr>
          <w:t>"</w:t>
        </w:r>
        <w:r>
          <w:rPr>
            <w:color w:val="31849B" w:themeColor="accent5" w:themeShade="BF"/>
          </w:rPr>
          <w:t>&gt;</w:t>
        </w:r>
      </w:ins>
    </w:p>
    <w:p w14:paraId="168CEC03" w14:textId="77777777" w:rsidR="00A71F46" w:rsidRDefault="00A71F46" w:rsidP="00A71F46">
      <w:pPr>
        <w:pStyle w:val="Code"/>
        <w:rPr>
          <w:ins w:id="5993" w:author="Andreas Kuehne" w:date="2019-05-31T12:40:00Z"/>
        </w:rPr>
      </w:pPr>
      <w:ins w:id="5994" w:author="Andreas Kuehne" w:date="2019-05-31T12:40:00Z">
        <w:r>
          <w:rPr>
            <w:color w:val="31849B" w:themeColor="accent5" w:themeShade="BF"/>
          </w:rPr>
          <w:t xml:space="preserve">      &lt;xs:attribute</w:t>
        </w:r>
        <w:r>
          <w:rPr>
            <w:color w:val="943634" w:themeColor="accent2" w:themeShade="BF"/>
          </w:rPr>
          <w:t xml:space="preserve"> name="</w:t>
        </w:r>
        <w:r>
          <w:rPr>
            <w:color w:val="244061" w:themeColor="accent1" w:themeShade="80"/>
          </w:rPr>
          <w:t>Algorithm</w:t>
        </w:r>
        <w:r>
          <w:rPr>
            <w:color w:val="943634" w:themeColor="accent2" w:themeShade="BF"/>
          </w:rPr>
          <w:t>" type="</w:t>
        </w:r>
        <w:r>
          <w:rPr>
            <w:color w:val="244061" w:themeColor="accent1" w:themeShade="80"/>
          </w:rPr>
          <w:t>xs:string</w:t>
        </w:r>
        <w:r>
          <w:rPr>
            <w:color w:val="943634" w:themeColor="accent2" w:themeShade="BF"/>
          </w:rPr>
          <w:t>" use="</w:t>
        </w:r>
        <w:r>
          <w:rPr>
            <w:color w:val="244061" w:themeColor="accent1" w:themeShade="80"/>
          </w:rPr>
          <w:t>required</w:t>
        </w:r>
        <w:r>
          <w:rPr>
            <w:color w:val="943634" w:themeColor="accent2" w:themeShade="BF"/>
          </w:rPr>
          <w:t>"</w:t>
        </w:r>
        <w:r>
          <w:rPr>
            <w:color w:val="31849B" w:themeColor="accent5" w:themeShade="BF"/>
          </w:rPr>
          <w:t>/&gt;</w:t>
        </w:r>
      </w:ins>
    </w:p>
    <w:p w14:paraId="3746E3FD" w14:textId="77777777" w:rsidR="00A71F46" w:rsidRDefault="00A71F46" w:rsidP="00A71F46">
      <w:pPr>
        <w:pStyle w:val="Code"/>
        <w:rPr>
          <w:ins w:id="5995" w:author="Andreas Kuehne" w:date="2019-05-31T12:40:00Z"/>
        </w:rPr>
      </w:pPr>
      <w:ins w:id="5996" w:author="Andreas Kuehne" w:date="2019-05-31T12:40:00Z">
        <w:r>
          <w:rPr>
            <w:color w:val="31849B" w:themeColor="accent5" w:themeShade="BF"/>
          </w:rPr>
          <w:t xml:space="preserve">    &lt;/xs:extension&gt;</w:t>
        </w:r>
      </w:ins>
    </w:p>
    <w:p w14:paraId="35A543E4" w14:textId="77777777" w:rsidR="00A71F46" w:rsidRDefault="00A71F46" w:rsidP="00A71F46">
      <w:pPr>
        <w:pStyle w:val="Code"/>
        <w:rPr>
          <w:ins w:id="5997" w:author="Andreas Kuehne" w:date="2019-05-31T12:40:00Z"/>
        </w:rPr>
      </w:pPr>
      <w:ins w:id="5998" w:author="Andreas Kuehne" w:date="2019-05-31T12:40:00Z">
        <w:r>
          <w:rPr>
            <w:color w:val="31849B" w:themeColor="accent5" w:themeShade="BF"/>
          </w:rPr>
          <w:t xml:space="preserve">  &lt;/xs:simpleContent&gt;</w:t>
        </w:r>
      </w:ins>
    </w:p>
    <w:p w14:paraId="202A59A5" w14:textId="77777777" w:rsidR="00A71F46" w:rsidRDefault="00A71F46" w:rsidP="00A71F46">
      <w:pPr>
        <w:pStyle w:val="Code"/>
        <w:rPr>
          <w:ins w:id="5999" w:author="Andreas Kuehne" w:date="2019-05-31T12:40:00Z"/>
        </w:rPr>
      </w:pPr>
      <w:ins w:id="6000" w:author="Andreas Kuehne" w:date="2019-05-31T12:40:00Z">
        <w:r>
          <w:rPr>
            <w:color w:val="31849B" w:themeColor="accent5" w:themeShade="BF"/>
          </w:rPr>
          <w:t>&lt;/xs:complexType&gt;</w:t>
        </w:r>
      </w:ins>
    </w:p>
    <w:p w14:paraId="13BDE44A" w14:textId="77777777" w:rsidR="00A71F46" w:rsidRDefault="00A71F46" w:rsidP="00A71F46">
      <w:pPr>
        <w:spacing w:line="259" w:lineRule="auto"/>
        <w:rPr>
          <w:ins w:id="6001" w:author="Andreas Kuehne" w:date="2019-05-31T12:40:00Z"/>
        </w:rPr>
      </w:pPr>
      <w:ins w:id="6002" w:author="Andreas Kuehne" w:date="2019-05-31T12:40:00Z">
        <w:r>
          <w:t>Each child element of</w:t>
        </w:r>
        <w:r w:rsidRPr="71C71F8C">
          <w:t xml:space="preserve"> </w:t>
        </w:r>
        <w:r w:rsidRPr="002062A5">
          <w:rPr>
            <w:rFonts w:ascii="Courier New" w:eastAsia="Courier New" w:hAnsi="Courier New" w:cs="Courier New"/>
          </w:rPr>
          <w:t>X509DigestType</w:t>
        </w:r>
        <w:r w:rsidRPr="71C71F8C">
          <w:t xml:space="preserve"> </w:t>
        </w:r>
        <w:r>
          <w:t xml:space="preserve">XML element SHALL implement in XML syntax the sub-component that has a name equal to its local name. </w:t>
        </w:r>
      </w:ins>
      <w:customXmlInsRangeStart w:id="6003" w:author="Andreas Kuehne" w:date="2019-05-31T12:40:00Z"/>
      <w:sdt>
        <w:sdtPr>
          <w:tag w:val="dss2-X509DigestType.-xmlSchema"/>
          <w:id w:val="-2007278650"/>
          <w:showingPlcHdr/>
        </w:sdtPr>
        <w:sdtEndPr/>
        <w:sdtContent>
          <w:customXmlInsRangeEnd w:id="6003"/>
          <w:ins w:id="6004" w:author="Andreas Kuehne" w:date="2019-05-31T12:40:00Z">
            <w:r>
              <w:rPr>
                <w:color w:val="19D131"/>
              </w:rPr>
              <w:t>[component X509Digest XML schema details]</w:t>
            </w:r>
          </w:ins>
          <w:customXmlInsRangeStart w:id="6005" w:author="Andreas Kuehne" w:date="2019-05-31T12:40:00Z"/>
        </w:sdtContent>
      </w:sdt>
      <w:customXmlInsRangeEnd w:id="6005"/>
    </w:p>
    <w:p w14:paraId="76EB9A16" w14:textId="77777777" w:rsidR="00A71F46" w:rsidRDefault="00A71F46" w:rsidP="00A71F46">
      <w:pPr>
        <w:pStyle w:val="berschrift3"/>
        <w:numPr>
          <w:ilvl w:val="2"/>
          <w:numId w:val="3"/>
        </w:numPr>
        <w:rPr>
          <w:ins w:id="6006" w:author="Andreas Kuehne" w:date="2019-05-31T12:40:00Z"/>
        </w:rPr>
      </w:pPr>
      <w:bookmarkStart w:id="6007" w:name="_Toc10206845"/>
      <w:ins w:id="6008" w:author="Andreas Kuehne" w:date="2019-05-31T12:40:00Z">
        <w:r>
          <w:t>Component PropertiesHolder</w:t>
        </w:r>
        <w:bookmarkEnd w:id="6007"/>
      </w:ins>
    </w:p>
    <w:p w14:paraId="47832877" w14:textId="77777777" w:rsidR="00A71F46" w:rsidRDefault="001A1734" w:rsidP="00A71F46">
      <w:pPr>
        <w:rPr>
          <w:ins w:id="6009" w:author="Andreas Kuehne" w:date="2019-05-31T12:40:00Z"/>
        </w:rPr>
      </w:pPr>
      <w:customXmlInsRangeStart w:id="6010" w:author="Andreas Kuehne" w:date="2019-05-31T12:40:00Z"/>
      <w:sdt>
        <w:sdtPr>
          <w:tag w:val="dss2-PropertiesHolderType.-normative"/>
          <w:id w:val="-7218346"/>
        </w:sdtPr>
        <w:sdtEndPr/>
        <w:sdtContent>
          <w:customXmlInsRangeEnd w:id="6010"/>
          <w:ins w:id="6011" w:author="Andreas Kuehne" w:date="2019-05-31T12:40:00Z">
            <w:r w:rsidR="00A71F46" w:rsidRPr="003A06D0">
              <w:rPr>
                <w:color w:val="19D131"/>
                <w:lang w:val="en-GB"/>
              </w:rPr>
              <w:t xml:space="preserve">The </w:t>
            </w:r>
            <w:r w:rsidR="00A71F46" w:rsidRPr="003A06D0">
              <w:rPr>
                <w:rFonts w:ascii="Courier New" w:eastAsia="Courier New" w:hAnsi="Courier New" w:cs="Courier New"/>
                <w:lang w:val="en-GB"/>
              </w:rPr>
              <w:t>PropertiesHolder</w:t>
            </w:r>
            <w:r w:rsidR="00A71F46" w:rsidRPr="003A06D0">
              <w:rPr>
                <w:color w:val="19D131"/>
                <w:lang w:val="en-GB"/>
              </w:rPr>
              <w:t xml:space="preserve"> component is used to request that the server add certain signed or unsigned properties (aka “signature attributes”) into the signature. The client can send the server a particular value to use for each property, or leave the value up to the server to determine. The server can add additional properties, even if these aren’t requested by the client.</w:t>
            </w:r>
          </w:ins>
          <w:customXmlInsRangeStart w:id="6012" w:author="Andreas Kuehne" w:date="2019-05-31T12:40:00Z"/>
        </w:sdtContent>
      </w:sdt>
      <w:customXmlInsRangeEnd w:id="6012"/>
    </w:p>
    <w:p w14:paraId="0DB43B6B" w14:textId="77777777" w:rsidR="00A71F46" w:rsidRDefault="00A71F46" w:rsidP="00A71F46">
      <w:pPr>
        <w:rPr>
          <w:ins w:id="6013" w:author="Andreas Kuehne" w:date="2019-05-31T12:40:00Z"/>
        </w:rPr>
      </w:pPr>
      <w:ins w:id="6014" w:author="Andreas Kuehne" w:date="2019-05-31T12:40:00Z">
        <w:r>
          <w:t>Below follows a list of the sub-components that constitute this component:</w:t>
        </w:r>
      </w:ins>
    </w:p>
    <w:p w14:paraId="565837B5" w14:textId="77777777" w:rsidR="00A71F46" w:rsidRDefault="00A71F46" w:rsidP="00A71F46">
      <w:pPr>
        <w:pStyle w:val="Member"/>
        <w:rPr>
          <w:ins w:id="6015" w:author="Andreas Kuehne" w:date="2019-05-31T12:40:00Z"/>
        </w:rPr>
      </w:pPr>
      <w:ins w:id="6016" w:author="Andreas Kuehne" w:date="2019-05-31T12:40:00Z">
        <w:r>
          <w:t xml:space="preserve">The OPTIONAL </w:t>
        </w:r>
        <w:r w:rsidRPr="35C1378D">
          <w:rPr>
            <w:rStyle w:val="Datatype"/>
          </w:rPr>
          <w:t>SignedProperties</w:t>
        </w:r>
        <w:r>
          <w:t xml:space="preserve"> element, if present, MUST contain a sub-component. A given element MUST satisfy the requirements specified in this document in section </w:t>
        </w:r>
        <w:r>
          <w:fldChar w:fldCharType="begin"/>
        </w:r>
        <w:r>
          <w:instrText xml:space="preserve"> REF _RefComp73991475 \r \h </w:instrText>
        </w:r>
      </w:ins>
      <w:ins w:id="6017" w:author="Andreas Kuehne" w:date="2019-05-31T12:40:00Z">
        <w:r>
          <w:fldChar w:fldCharType="separate"/>
        </w:r>
        <w:r>
          <w:rPr>
            <w:rStyle w:val="Datatype"/>
            <w:rFonts w:eastAsia="Courier New" w:cs="Courier New"/>
          </w:rPr>
          <w:t>Properties</w:t>
        </w:r>
        <w:r>
          <w:fldChar w:fldCharType="end"/>
        </w:r>
        <w:r>
          <w:t xml:space="preserve">. </w:t>
        </w:r>
      </w:ins>
      <w:customXmlInsRangeStart w:id="6018" w:author="Andreas Kuehne" w:date="2019-05-31T12:40:00Z"/>
      <w:sdt>
        <w:sdtPr>
          <w:alias w:val="dss2-PropertiesHolderType.signedProps"/>
          <w:tag w:val="dss2-PropertiesHolderType.SignedProperties"/>
          <w:id w:val="-616289141"/>
        </w:sdtPr>
        <w:sdtEndPr/>
        <w:sdtContent>
          <w:customXmlInsRangeEnd w:id="6018"/>
          <w:ins w:id="6019" w:author="Andreas Kuehne" w:date="2019-05-31T12:40:00Z">
            <w:r w:rsidRPr="003A06D0">
              <w:rPr>
                <w:color w:val="19D131"/>
                <w:lang w:val="en-GB"/>
              </w:rPr>
              <w:t>These properties will be covered by the signature.</w:t>
            </w:r>
          </w:ins>
          <w:customXmlInsRangeStart w:id="6020" w:author="Andreas Kuehne" w:date="2019-05-31T12:40:00Z"/>
        </w:sdtContent>
      </w:sdt>
      <w:customXmlInsRangeEnd w:id="6020"/>
    </w:p>
    <w:p w14:paraId="115E11AB" w14:textId="77777777" w:rsidR="00A71F46" w:rsidRDefault="00A71F46" w:rsidP="00A71F46">
      <w:pPr>
        <w:pStyle w:val="Member"/>
        <w:rPr>
          <w:ins w:id="6021" w:author="Andreas Kuehne" w:date="2019-05-31T12:40:00Z"/>
        </w:rPr>
      </w:pPr>
      <w:ins w:id="6022" w:author="Andreas Kuehne" w:date="2019-05-31T12:40:00Z">
        <w:r>
          <w:t xml:space="preserve">The OPTIONAL </w:t>
        </w:r>
        <w:r w:rsidRPr="35C1378D">
          <w:rPr>
            <w:rStyle w:val="Datatype"/>
          </w:rPr>
          <w:t>UnsignedProperties</w:t>
        </w:r>
        <w:r>
          <w:t xml:space="preserve"> element, if present, MUST contain a sub-component. A given element MUST satisfy the requirements specified in this document in section </w:t>
        </w:r>
        <w:r>
          <w:fldChar w:fldCharType="begin"/>
        </w:r>
        <w:r>
          <w:instrText xml:space="preserve"> REF _RefComp73991475 \r \h </w:instrText>
        </w:r>
      </w:ins>
      <w:ins w:id="6023" w:author="Andreas Kuehne" w:date="2019-05-31T12:40:00Z">
        <w:r>
          <w:fldChar w:fldCharType="separate"/>
        </w:r>
        <w:r>
          <w:rPr>
            <w:rStyle w:val="Datatype"/>
            <w:rFonts w:eastAsia="Courier New" w:cs="Courier New"/>
          </w:rPr>
          <w:t>Properties</w:t>
        </w:r>
        <w:r>
          <w:fldChar w:fldCharType="end"/>
        </w:r>
        <w:r>
          <w:t xml:space="preserve">. </w:t>
        </w:r>
      </w:ins>
      <w:customXmlInsRangeStart w:id="6024" w:author="Andreas Kuehne" w:date="2019-05-31T12:40:00Z"/>
      <w:sdt>
        <w:sdtPr>
          <w:alias w:val="dss2-PropertiesHolderType.unsignedProps"/>
          <w:tag w:val="dss2-PropertiesHolderType.UnsignedProperties"/>
          <w:id w:val="553893816"/>
        </w:sdtPr>
        <w:sdtEndPr/>
        <w:sdtContent>
          <w:customXmlInsRangeEnd w:id="6024"/>
          <w:ins w:id="6025" w:author="Andreas Kuehne" w:date="2019-05-31T12:40:00Z">
            <w:r w:rsidRPr="003A06D0">
              <w:rPr>
                <w:color w:val="19D131"/>
                <w:lang w:val="en-GB"/>
              </w:rPr>
              <w:t xml:space="preserve">These properties will </w:t>
            </w:r>
            <w:r w:rsidRPr="003A06D0">
              <w:rPr>
                <w:b/>
                <w:lang w:val="en-GB"/>
              </w:rPr>
              <w:t>not</w:t>
            </w:r>
            <w:r w:rsidRPr="003A06D0">
              <w:rPr>
                <w:color w:val="19D131"/>
                <w:lang w:val="en-GB"/>
              </w:rPr>
              <w:t xml:space="preserve"> be covered by the signature.</w:t>
            </w:r>
          </w:ins>
          <w:customXmlInsRangeStart w:id="6026" w:author="Andreas Kuehne" w:date="2019-05-31T12:40:00Z"/>
        </w:sdtContent>
      </w:sdt>
      <w:customXmlInsRangeEnd w:id="6026"/>
    </w:p>
    <w:p w14:paraId="60D88AB6" w14:textId="77777777" w:rsidR="00A71F46" w:rsidRDefault="00A71F46" w:rsidP="00A71F46">
      <w:pPr>
        <w:pStyle w:val="Non-normativeCommentHeading"/>
        <w:rPr>
          <w:ins w:id="6027" w:author="Andreas Kuehne" w:date="2019-05-31T12:40:00Z"/>
        </w:rPr>
      </w:pPr>
      <w:ins w:id="6028" w:author="Andreas Kuehne" w:date="2019-05-31T12:40:00Z">
        <w:r>
          <w:t>Non-normative Comment:</w:t>
        </w:r>
      </w:ins>
    </w:p>
    <w:p w14:paraId="6E4E4DCB" w14:textId="77777777" w:rsidR="00A71F46" w:rsidRDefault="001A1734" w:rsidP="00A71F46">
      <w:pPr>
        <w:pStyle w:val="Non-normativeComment"/>
        <w:rPr>
          <w:ins w:id="6029" w:author="Andreas Kuehne" w:date="2019-05-31T12:40:00Z"/>
        </w:rPr>
      </w:pPr>
      <w:customXmlInsRangeStart w:id="6030" w:author="Andreas Kuehne" w:date="2019-05-31T12:40:00Z"/>
      <w:sdt>
        <w:sdtPr>
          <w:tag w:val="dss2-PropertiesHolderType.-nonNormative"/>
          <w:id w:val="1314518904"/>
          <w:showingPlcHdr/>
        </w:sdtPr>
        <w:sdtEndPr/>
        <w:sdtContent>
          <w:customXmlInsRangeEnd w:id="6030"/>
          <w:ins w:id="6031" w:author="Andreas Kuehne" w:date="2019-05-31T12:40:00Z">
            <w:r w:rsidR="00A71F46">
              <w:rPr>
                <w:color w:val="19D131"/>
              </w:rPr>
              <w:t>[component PropertiesHolder non normative details]</w:t>
            </w:r>
          </w:ins>
          <w:customXmlInsRangeStart w:id="6032" w:author="Andreas Kuehne" w:date="2019-05-31T12:40:00Z"/>
        </w:sdtContent>
      </w:sdt>
      <w:customXmlInsRangeEnd w:id="6032"/>
    </w:p>
    <w:p w14:paraId="4D0B513E" w14:textId="77777777" w:rsidR="00A71F46" w:rsidRDefault="00A71F46" w:rsidP="00A71F46">
      <w:pPr>
        <w:pStyle w:val="berschrift4"/>
        <w:numPr>
          <w:ilvl w:val="3"/>
          <w:numId w:val="3"/>
        </w:numPr>
        <w:rPr>
          <w:ins w:id="6033" w:author="Andreas Kuehne" w:date="2019-05-31T12:40:00Z"/>
        </w:rPr>
      </w:pPr>
      <w:bookmarkStart w:id="6034" w:name="_Toc10206846"/>
      <w:ins w:id="6035" w:author="Andreas Kuehne" w:date="2019-05-31T12:40:00Z">
        <w:r>
          <w:t>PropertiesHolder – JSON Syntax</w:t>
        </w:r>
        <w:bookmarkEnd w:id="6034"/>
      </w:ins>
    </w:p>
    <w:p w14:paraId="463891F6" w14:textId="77777777" w:rsidR="00A71F46" w:rsidRPr="0248A3D1" w:rsidRDefault="00A71F46" w:rsidP="00A71F46">
      <w:pPr>
        <w:rPr>
          <w:ins w:id="6036" w:author="Andreas Kuehne" w:date="2019-05-31T12:40:00Z"/>
        </w:rPr>
      </w:pPr>
      <w:ins w:id="6037" w:author="Andreas Kuehne" w:date="2019-05-31T12:40:00Z">
        <w:r w:rsidRPr="002062A5">
          <w:rPr>
            <w:rFonts w:eastAsia="Arial" w:cs="Arial"/>
            <w:sz w:val="22"/>
            <w:szCs w:val="22"/>
          </w:rPr>
          <w:t xml:space="preserve">The </w:t>
        </w:r>
        <w:r w:rsidRPr="002062A5">
          <w:rPr>
            <w:rFonts w:ascii="Courier New" w:eastAsia="Courier New" w:hAnsi="Courier New" w:cs="Courier New"/>
          </w:rPr>
          <w:t>PropertiesHolderType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PropertiesHolder</w:t>
        </w:r>
        <w:r>
          <w:t xml:space="preserve"> component.</w:t>
        </w:r>
      </w:ins>
    </w:p>
    <w:p w14:paraId="03446D6D" w14:textId="77777777" w:rsidR="00A71F46" w:rsidRPr="C2430093" w:rsidRDefault="00A71F46" w:rsidP="00A71F46">
      <w:pPr>
        <w:spacing w:line="259" w:lineRule="auto"/>
        <w:rPr>
          <w:ins w:id="6038" w:author="Andreas Kuehne" w:date="2019-05-31T12:40:00Z"/>
          <w:rFonts w:eastAsia="Arial" w:cs="Arial"/>
          <w:sz w:val="22"/>
          <w:szCs w:val="22"/>
        </w:rPr>
      </w:pPr>
      <w:ins w:id="6039"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PropertiesHolder</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383"/>
        <w:gridCol w:w="3105"/>
        <w:gridCol w:w="2862"/>
      </w:tblGrid>
      <w:tr w:rsidR="00A71F46" w14:paraId="1B584386" w14:textId="77777777" w:rsidTr="00A71F46">
        <w:trPr>
          <w:cnfStyle w:val="100000000000" w:firstRow="1" w:lastRow="0" w:firstColumn="0" w:lastColumn="0" w:oddVBand="0" w:evenVBand="0" w:oddHBand="0" w:evenHBand="0" w:firstRowFirstColumn="0" w:firstRowLastColumn="0" w:lastRowFirstColumn="0" w:lastRowLastColumn="0"/>
          <w:ins w:id="604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326A704" w14:textId="77777777" w:rsidR="00A71F46" w:rsidRDefault="00A71F46" w:rsidP="00A71F46">
            <w:pPr>
              <w:pStyle w:val="Beschriftung"/>
              <w:rPr>
                <w:ins w:id="6041" w:author="Andreas Kuehne" w:date="2019-05-31T12:40:00Z"/>
              </w:rPr>
            </w:pPr>
            <w:ins w:id="6042" w:author="Andreas Kuehne" w:date="2019-05-31T12:40:00Z">
              <w:r>
                <w:t>Element</w:t>
              </w:r>
            </w:ins>
          </w:p>
        </w:tc>
        <w:tc>
          <w:tcPr>
            <w:tcW w:w="4675" w:type="dxa"/>
          </w:tcPr>
          <w:p w14:paraId="2CE23C0B"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6043" w:author="Andreas Kuehne" w:date="2019-05-31T12:40:00Z"/>
              </w:rPr>
            </w:pPr>
            <w:ins w:id="6044" w:author="Andreas Kuehne" w:date="2019-05-31T12:40:00Z">
              <w:r>
                <w:t>Implementing JSON member name</w:t>
              </w:r>
            </w:ins>
          </w:p>
        </w:tc>
        <w:tc>
          <w:tcPr>
            <w:tcW w:w="4675" w:type="dxa"/>
          </w:tcPr>
          <w:p w14:paraId="7E2638A6"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6045" w:author="Andreas Kuehne" w:date="2019-05-31T12:40:00Z"/>
              </w:rPr>
            </w:pPr>
            <w:ins w:id="6046" w:author="Andreas Kuehne" w:date="2019-05-31T12:40:00Z">
              <w:r>
                <w:t>Comments</w:t>
              </w:r>
            </w:ins>
          </w:p>
        </w:tc>
      </w:tr>
      <w:tr w:rsidR="00A71F46" w14:paraId="484B0A8E" w14:textId="77777777" w:rsidTr="00A71F46">
        <w:trPr>
          <w:ins w:id="6047"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423320A" w14:textId="77777777" w:rsidR="00A71F46" w:rsidRPr="002062A5" w:rsidRDefault="00A71F46" w:rsidP="00A71F46">
            <w:pPr>
              <w:pStyle w:val="Beschriftung"/>
              <w:rPr>
                <w:ins w:id="6048" w:author="Andreas Kuehne" w:date="2019-05-31T12:40:00Z"/>
                <w:rStyle w:val="Datatype"/>
                <w:b w:val="0"/>
                <w:bCs w:val="0"/>
              </w:rPr>
            </w:pPr>
            <w:ins w:id="6049" w:author="Andreas Kuehne" w:date="2019-05-31T12:40:00Z">
              <w:r w:rsidRPr="002062A5">
                <w:rPr>
                  <w:rStyle w:val="Datatype"/>
                </w:rPr>
                <w:t>SignedProperties</w:t>
              </w:r>
            </w:ins>
          </w:p>
        </w:tc>
        <w:tc>
          <w:tcPr>
            <w:tcW w:w="4675" w:type="dxa"/>
          </w:tcPr>
          <w:p w14:paraId="7543729C"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6050" w:author="Andreas Kuehne" w:date="2019-05-31T12:40:00Z"/>
                <w:rStyle w:val="Datatype"/>
              </w:rPr>
            </w:pPr>
            <w:ins w:id="6051" w:author="Andreas Kuehne" w:date="2019-05-31T12:40:00Z">
              <w:r w:rsidRPr="002062A5">
                <w:rPr>
                  <w:rStyle w:val="Datatype"/>
                </w:rPr>
                <w:t>signedProps</w:t>
              </w:r>
            </w:ins>
          </w:p>
        </w:tc>
        <w:tc>
          <w:tcPr>
            <w:tcW w:w="4675" w:type="dxa"/>
          </w:tcPr>
          <w:p w14:paraId="3790C7BA"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6052" w:author="Andreas Kuehne" w:date="2019-05-31T12:40:00Z"/>
              </w:rPr>
            </w:pPr>
            <w:customXmlInsRangeStart w:id="6053" w:author="Andreas Kuehne" w:date="2019-05-31T12:40:00Z"/>
            <w:sdt>
              <w:sdtPr>
                <w:alias w:val="dss2-PropertiesHolderType.signedProps"/>
                <w:tag w:val="dss2-PropertiesHolderType.-jsonComment.SignedProperties"/>
                <w:id w:val="923619268"/>
                <w:showingPlcHdr/>
              </w:sdtPr>
              <w:sdtEndPr/>
              <w:sdtContent>
                <w:customXmlInsRangeEnd w:id="6053"/>
                <w:ins w:id="6054" w:author="Andreas Kuehne" w:date="2019-05-31T12:40:00Z">
                  <w:r w:rsidR="00A71F46">
                    <w:rPr>
                      <w:color w:val="19D131"/>
                    </w:rPr>
                    <w:t>[]</w:t>
                  </w:r>
                </w:ins>
                <w:customXmlInsRangeStart w:id="6055" w:author="Andreas Kuehne" w:date="2019-05-31T12:40:00Z"/>
              </w:sdtContent>
            </w:sdt>
            <w:customXmlInsRangeEnd w:id="6055"/>
          </w:p>
        </w:tc>
      </w:tr>
      <w:tr w:rsidR="00A71F46" w14:paraId="0D7E3AAF" w14:textId="77777777" w:rsidTr="00A71F46">
        <w:trPr>
          <w:ins w:id="605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1E0B737" w14:textId="77777777" w:rsidR="00A71F46" w:rsidRPr="002062A5" w:rsidRDefault="00A71F46" w:rsidP="00A71F46">
            <w:pPr>
              <w:pStyle w:val="Beschriftung"/>
              <w:rPr>
                <w:ins w:id="6057" w:author="Andreas Kuehne" w:date="2019-05-31T12:40:00Z"/>
                <w:rStyle w:val="Datatype"/>
                <w:b w:val="0"/>
                <w:bCs w:val="0"/>
              </w:rPr>
            </w:pPr>
            <w:ins w:id="6058" w:author="Andreas Kuehne" w:date="2019-05-31T12:40:00Z">
              <w:r w:rsidRPr="002062A5">
                <w:rPr>
                  <w:rStyle w:val="Datatype"/>
                </w:rPr>
                <w:t>UnsignedProperties</w:t>
              </w:r>
            </w:ins>
          </w:p>
        </w:tc>
        <w:tc>
          <w:tcPr>
            <w:tcW w:w="4675" w:type="dxa"/>
          </w:tcPr>
          <w:p w14:paraId="24E1735A"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6059" w:author="Andreas Kuehne" w:date="2019-05-31T12:40:00Z"/>
                <w:rStyle w:val="Datatype"/>
              </w:rPr>
            </w:pPr>
            <w:ins w:id="6060" w:author="Andreas Kuehne" w:date="2019-05-31T12:40:00Z">
              <w:r w:rsidRPr="002062A5">
                <w:rPr>
                  <w:rStyle w:val="Datatype"/>
                </w:rPr>
                <w:t>unsignedProps</w:t>
              </w:r>
            </w:ins>
          </w:p>
        </w:tc>
        <w:tc>
          <w:tcPr>
            <w:tcW w:w="4675" w:type="dxa"/>
          </w:tcPr>
          <w:p w14:paraId="78130A47"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6061" w:author="Andreas Kuehne" w:date="2019-05-31T12:40:00Z"/>
              </w:rPr>
            </w:pPr>
            <w:customXmlInsRangeStart w:id="6062" w:author="Andreas Kuehne" w:date="2019-05-31T12:40:00Z"/>
            <w:sdt>
              <w:sdtPr>
                <w:alias w:val="dss2-PropertiesHolderType.unsignedProps"/>
                <w:tag w:val="dss2-PropertiesHolderType.-jsonComment.UnsignedProperties"/>
                <w:id w:val="1810591507"/>
                <w:showingPlcHdr/>
              </w:sdtPr>
              <w:sdtEndPr/>
              <w:sdtContent>
                <w:customXmlInsRangeEnd w:id="6062"/>
                <w:ins w:id="6063" w:author="Andreas Kuehne" w:date="2019-05-31T12:40:00Z">
                  <w:r w:rsidR="00A71F46">
                    <w:rPr>
                      <w:color w:val="19D131"/>
                    </w:rPr>
                    <w:t>[]</w:t>
                  </w:r>
                </w:ins>
                <w:customXmlInsRangeStart w:id="6064" w:author="Andreas Kuehne" w:date="2019-05-31T12:40:00Z"/>
              </w:sdtContent>
            </w:sdt>
            <w:customXmlInsRangeEnd w:id="6064"/>
          </w:p>
        </w:tc>
      </w:tr>
    </w:tbl>
    <w:p w14:paraId="3E9E0CD6" w14:textId="77777777" w:rsidR="00A71F46" w:rsidRPr="0202B381" w:rsidRDefault="00A71F46" w:rsidP="00A71F46">
      <w:pPr>
        <w:rPr>
          <w:ins w:id="6065" w:author="Andreas Kuehne" w:date="2019-05-31T12:40:00Z"/>
        </w:rPr>
      </w:pPr>
      <w:ins w:id="6066" w:author="Andreas Kuehne" w:date="2019-05-31T12:40:00Z">
        <w:r w:rsidRPr="002062A5">
          <w:rPr>
            <w:rFonts w:eastAsia="Arial" w:cs="Arial"/>
            <w:sz w:val="22"/>
            <w:szCs w:val="22"/>
          </w:rPr>
          <w:t xml:space="preserve">The </w:t>
        </w:r>
        <w:r w:rsidRPr="002062A5">
          <w:rPr>
            <w:rFonts w:ascii="Courier New" w:eastAsia="Courier New" w:hAnsi="Courier New" w:cs="Courier New"/>
          </w:rPr>
          <w:t>PropertiesHolderType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505F4F99" w14:textId="77777777" w:rsidR="00A71F46" w:rsidRDefault="00A71F46" w:rsidP="00A71F46">
      <w:pPr>
        <w:pStyle w:val="Code"/>
        <w:spacing w:line="259" w:lineRule="auto"/>
        <w:rPr>
          <w:ins w:id="6067" w:author="Andreas Kuehne" w:date="2019-05-31T12:40:00Z"/>
        </w:rPr>
      </w:pPr>
      <w:ins w:id="6068" w:author="Andreas Kuehne" w:date="2019-05-31T12:40:00Z">
        <w:r>
          <w:rPr>
            <w:color w:val="31849B" w:themeColor="accent5" w:themeShade="BF"/>
          </w:rPr>
          <w:t>"dss2-PropertiesHolderType"</w:t>
        </w:r>
        <w:r>
          <w:t>: {</w:t>
        </w:r>
      </w:ins>
    </w:p>
    <w:p w14:paraId="737D82F6" w14:textId="77777777" w:rsidR="00A71F46" w:rsidRDefault="00A71F46" w:rsidP="00A71F46">
      <w:pPr>
        <w:pStyle w:val="Code"/>
        <w:spacing w:line="259" w:lineRule="auto"/>
        <w:rPr>
          <w:ins w:id="6069" w:author="Andreas Kuehne" w:date="2019-05-31T12:40:00Z"/>
        </w:rPr>
      </w:pPr>
      <w:ins w:id="6070" w:author="Andreas Kuehne" w:date="2019-05-31T12:40:00Z">
        <w:r>
          <w:rPr>
            <w:color w:val="31849B" w:themeColor="accent5" w:themeShade="BF"/>
          </w:rPr>
          <w:t xml:space="preserve">  "type"</w:t>
        </w:r>
        <w:r>
          <w:t xml:space="preserve">: </w:t>
        </w:r>
        <w:r>
          <w:rPr>
            <w:color w:val="244061" w:themeColor="accent1" w:themeShade="80"/>
          </w:rPr>
          <w:t>"object",</w:t>
        </w:r>
      </w:ins>
    </w:p>
    <w:p w14:paraId="3116042A" w14:textId="77777777" w:rsidR="00A71F46" w:rsidRDefault="00A71F46" w:rsidP="00A71F46">
      <w:pPr>
        <w:pStyle w:val="Code"/>
        <w:spacing w:line="259" w:lineRule="auto"/>
        <w:rPr>
          <w:ins w:id="6071" w:author="Andreas Kuehne" w:date="2019-05-31T12:40:00Z"/>
        </w:rPr>
      </w:pPr>
      <w:ins w:id="6072" w:author="Andreas Kuehne" w:date="2019-05-31T12:40:00Z">
        <w:r>
          <w:rPr>
            <w:color w:val="31849B" w:themeColor="accent5" w:themeShade="BF"/>
          </w:rPr>
          <w:t xml:space="preserve">  "properties"</w:t>
        </w:r>
        <w:r>
          <w:t>: {</w:t>
        </w:r>
      </w:ins>
    </w:p>
    <w:p w14:paraId="34AA8F35" w14:textId="77777777" w:rsidR="00A71F46" w:rsidRDefault="00A71F46" w:rsidP="00A71F46">
      <w:pPr>
        <w:pStyle w:val="Code"/>
        <w:spacing w:line="259" w:lineRule="auto"/>
        <w:rPr>
          <w:ins w:id="6073" w:author="Andreas Kuehne" w:date="2019-05-31T12:40:00Z"/>
        </w:rPr>
      </w:pPr>
      <w:ins w:id="6074" w:author="Andreas Kuehne" w:date="2019-05-31T12:40:00Z">
        <w:r>
          <w:rPr>
            <w:color w:val="31849B" w:themeColor="accent5" w:themeShade="BF"/>
          </w:rPr>
          <w:t xml:space="preserve">    "signedProps"</w:t>
        </w:r>
        <w:r>
          <w:t>: {</w:t>
        </w:r>
      </w:ins>
    </w:p>
    <w:p w14:paraId="0E44B6D4" w14:textId="77777777" w:rsidR="00A71F46" w:rsidRDefault="00A71F46" w:rsidP="00A71F46">
      <w:pPr>
        <w:pStyle w:val="Code"/>
        <w:spacing w:line="259" w:lineRule="auto"/>
        <w:rPr>
          <w:ins w:id="6075" w:author="Andreas Kuehne" w:date="2019-05-31T12:40:00Z"/>
        </w:rPr>
      </w:pPr>
      <w:ins w:id="6076" w:author="Andreas Kuehne" w:date="2019-05-31T12:40:00Z">
        <w:r>
          <w:rPr>
            <w:color w:val="31849B" w:themeColor="accent5" w:themeShade="BF"/>
          </w:rPr>
          <w:t xml:space="preserve">      "$ref"</w:t>
        </w:r>
        <w:r>
          <w:t xml:space="preserve">: </w:t>
        </w:r>
        <w:r>
          <w:rPr>
            <w:color w:val="244061" w:themeColor="accent1" w:themeShade="80"/>
          </w:rPr>
          <w:t>"#/definitions/dss2-PropertiesType"</w:t>
        </w:r>
      </w:ins>
    </w:p>
    <w:p w14:paraId="7D269CEF" w14:textId="77777777" w:rsidR="00A71F46" w:rsidRDefault="00A71F46" w:rsidP="00A71F46">
      <w:pPr>
        <w:pStyle w:val="Code"/>
        <w:spacing w:line="259" w:lineRule="auto"/>
        <w:rPr>
          <w:ins w:id="6077" w:author="Andreas Kuehne" w:date="2019-05-31T12:40:00Z"/>
        </w:rPr>
      </w:pPr>
      <w:ins w:id="6078" w:author="Andreas Kuehne" w:date="2019-05-31T12:40:00Z">
        <w:r>
          <w:t xml:space="preserve">    },</w:t>
        </w:r>
      </w:ins>
    </w:p>
    <w:p w14:paraId="4D5F6653" w14:textId="77777777" w:rsidR="00A71F46" w:rsidRDefault="00A71F46" w:rsidP="00A71F46">
      <w:pPr>
        <w:pStyle w:val="Code"/>
        <w:spacing w:line="259" w:lineRule="auto"/>
        <w:rPr>
          <w:ins w:id="6079" w:author="Andreas Kuehne" w:date="2019-05-31T12:40:00Z"/>
        </w:rPr>
      </w:pPr>
      <w:ins w:id="6080" w:author="Andreas Kuehne" w:date="2019-05-31T12:40:00Z">
        <w:r>
          <w:rPr>
            <w:color w:val="31849B" w:themeColor="accent5" w:themeShade="BF"/>
          </w:rPr>
          <w:t xml:space="preserve">    "unsignedProps"</w:t>
        </w:r>
        <w:r>
          <w:t>: {</w:t>
        </w:r>
      </w:ins>
    </w:p>
    <w:p w14:paraId="5FE54E66" w14:textId="77777777" w:rsidR="00A71F46" w:rsidRDefault="00A71F46" w:rsidP="00A71F46">
      <w:pPr>
        <w:pStyle w:val="Code"/>
        <w:spacing w:line="259" w:lineRule="auto"/>
        <w:rPr>
          <w:ins w:id="6081" w:author="Andreas Kuehne" w:date="2019-05-31T12:40:00Z"/>
        </w:rPr>
      </w:pPr>
      <w:ins w:id="6082" w:author="Andreas Kuehne" w:date="2019-05-31T12:40:00Z">
        <w:r>
          <w:rPr>
            <w:color w:val="31849B" w:themeColor="accent5" w:themeShade="BF"/>
          </w:rPr>
          <w:t xml:space="preserve">      "$ref"</w:t>
        </w:r>
        <w:r>
          <w:t xml:space="preserve">: </w:t>
        </w:r>
        <w:r>
          <w:rPr>
            <w:color w:val="244061" w:themeColor="accent1" w:themeShade="80"/>
          </w:rPr>
          <w:t>"#/definitions/dss2-PropertiesType"</w:t>
        </w:r>
      </w:ins>
    </w:p>
    <w:p w14:paraId="7AFD8D7F" w14:textId="77777777" w:rsidR="00A71F46" w:rsidRDefault="00A71F46" w:rsidP="00A71F46">
      <w:pPr>
        <w:pStyle w:val="Code"/>
        <w:spacing w:line="259" w:lineRule="auto"/>
        <w:rPr>
          <w:ins w:id="6083" w:author="Andreas Kuehne" w:date="2019-05-31T12:40:00Z"/>
        </w:rPr>
      </w:pPr>
      <w:ins w:id="6084" w:author="Andreas Kuehne" w:date="2019-05-31T12:40:00Z">
        <w:r>
          <w:t xml:space="preserve">    }</w:t>
        </w:r>
      </w:ins>
    </w:p>
    <w:p w14:paraId="6C2A374C" w14:textId="77777777" w:rsidR="00A71F46" w:rsidRDefault="00A71F46" w:rsidP="00A71F46">
      <w:pPr>
        <w:pStyle w:val="Code"/>
        <w:spacing w:line="259" w:lineRule="auto"/>
        <w:rPr>
          <w:ins w:id="6085" w:author="Andreas Kuehne" w:date="2019-05-31T12:40:00Z"/>
        </w:rPr>
      </w:pPr>
      <w:ins w:id="6086" w:author="Andreas Kuehne" w:date="2019-05-31T12:40:00Z">
        <w:r>
          <w:t xml:space="preserve">  }</w:t>
        </w:r>
      </w:ins>
    </w:p>
    <w:p w14:paraId="2A9849AF" w14:textId="77777777" w:rsidR="00A71F46" w:rsidRDefault="00A71F46" w:rsidP="00A71F46">
      <w:pPr>
        <w:pStyle w:val="Code"/>
        <w:spacing w:line="259" w:lineRule="auto"/>
        <w:rPr>
          <w:ins w:id="6087" w:author="Andreas Kuehne" w:date="2019-05-31T12:40:00Z"/>
        </w:rPr>
      </w:pPr>
      <w:ins w:id="6088" w:author="Andreas Kuehne" w:date="2019-05-31T12:40:00Z">
        <w:r>
          <w:t>}</w:t>
        </w:r>
      </w:ins>
    </w:p>
    <w:p w14:paraId="2F4F87C8" w14:textId="77777777" w:rsidR="00A71F46" w:rsidRDefault="001A1734" w:rsidP="00A71F46">
      <w:pPr>
        <w:rPr>
          <w:ins w:id="6089" w:author="Andreas Kuehne" w:date="2019-05-31T12:40:00Z"/>
        </w:rPr>
      </w:pPr>
      <w:customXmlInsRangeStart w:id="6090" w:author="Andreas Kuehne" w:date="2019-05-31T12:40:00Z"/>
      <w:sdt>
        <w:sdtPr>
          <w:tag w:val="dss2-PropertiesHolderType.-jsonSchema"/>
          <w:id w:val="-1994555952"/>
          <w:showingPlcHdr/>
        </w:sdtPr>
        <w:sdtEndPr/>
        <w:sdtContent>
          <w:customXmlInsRangeEnd w:id="6090"/>
          <w:ins w:id="6091" w:author="Andreas Kuehne" w:date="2019-05-31T12:40:00Z">
            <w:r w:rsidR="00A71F46">
              <w:rPr>
                <w:color w:val="19D131"/>
              </w:rPr>
              <w:t>[component PropertiesHolder JSON schema details]</w:t>
            </w:r>
          </w:ins>
          <w:customXmlInsRangeStart w:id="6092" w:author="Andreas Kuehne" w:date="2019-05-31T12:40:00Z"/>
        </w:sdtContent>
      </w:sdt>
      <w:customXmlInsRangeEnd w:id="6092"/>
    </w:p>
    <w:p w14:paraId="1918C8E5" w14:textId="77777777" w:rsidR="00A71F46" w:rsidRDefault="00A71F46" w:rsidP="00A71F46">
      <w:pPr>
        <w:pStyle w:val="berschrift4"/>
        <w:numPr>
          <w:ilvl w:val="3"/>
          <w:numId w:val="3"/>
        </w:numPr>
        <w:rPr>
          <w:ins w:id="6093" w:author="Andreas Kuehne" w:date="2019-05-31T12:40:00Z"/>
        </w:rPr>
      </w:pPr>
      <w:bookmarkStart w:id="6094" w:name="_Toc10206847"/>
      <w:ins w:id="6095" w:author="Andreas Kuehne" w:date="2019-05-31T12:40:00Z">
        <w:r>
          <w:t>PropertiesHolder – XML Syntax</w:t>
        </w:r>
        <w:bookmarkEnd w:id="6094"/>
      </w:ins>
    </w:p>
    <w:p w14:paraId="66DFA65F" w14:textId="77777777" w:rsidR="00A71F46" w:rsidRPr="5404FA76" w:rsidRDefault="00A71F46" w:rsidP="00A71F46">
      <w:pPr>
        <w:rPr>
          <w:ins w:id="6096" w:author="Andreas Kuehne" w:date="2019-05-31T12:40:00Z"/>
        </w:rPr>
      </w:pPr>
      <w:ins w:id="6097" w:author="Andreas Kuehne" w:date="2019-05-31T12:40:00Z">
        <w:r w:rsidRPr="0CCF9147">
          <w:t xml:space="preserve">The XML type </w:t>
        </w:r>
        <w:r w:rsidRPr="002062A5">
          <w:rPr>
            <w:rFonts w:ascii="Courier New" w:eastAsia="Courier New" w:hAnsi="Courier New" w:cs="Courier New"/>
          </w:rPr>
          <w:t>PropertiesHolderType</w:t>
        </w:r>
        <w:r w:rsidRPr="0CCF9147">
          <w:t xml:space="preserve"> SHALL implement the requirements defined in the </w:t>
        </w:r>
        <w:r w:rsidRPr="002062A5">
          <w:rPr>
            <w:rFonts w:ascii="Courier New" w:eastAsia="Courier New" w:hAnsi="Courier New" w:cs="Courier New"/>
          </w:rPr>
          <w:t>PropertiesHolder</w:t>
        </w:r>
        <w:r>
          <w:t xml:space="preserve"> </w:t>
        </w:r>
        <w:r w:rsidRPr="005A6FFD">
          <w:t>component.</w:t>
        </w:r>
      </w:ins>
    </w:p>
    <w:p w14:paraId="2CFE78A8" w14:textId="77777777" w:rsidR="00A71F46" w:rsidRDefault="00A71F46" w:rsidP="00A71F46">
      <w:pPr>
        <w:rPr>
          <w:ins w:id="6098" w:author="Andreas Kuehne" w:date="2019-05-31T12:40:00Z"/>
        </w:rPr>
      </w:pPr>
      <w:ins w:id="6099" w:author="Andreas Kuehne" w:date="2019-05-31T12:40:00Z">
        <w:r w:rsidRPr="005A6FFD">
          <w:rPr>
            <w:rFonts w:eastAsia="Arial"/>
          </w:rPr>
          <w:t xml:space="preserve">The </w:t>
        </w:r>
        <w:r w:rsidRPr="002062A5">
          <w:rPr>
            <w:rFonts w:ascii="Courier New" w:eastAsia="Courier New" w:hAnsi="Courier New" w:cs="Courier New"/>
          </w:rPr>
          <w:t>PropertiesHolderType</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39679F52" w14:textId="77777777" w:rsidR="00A71F46" w:rsidRDefault="00A71F46" w:rsidP="00A71F46">
      <w:pPr>
        <w:pStyle w:val="Code"/>
        <w:rPr>
          <w:ins w:id="6100" w:author="Andreas Kuehne" w:date="2019-05-31T12:40:00Z"/>
        </w:rPr>
      </w:pPr>
      <w:ins w:id="6101"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PropertiesHolderType</w:t>
        </w:r>
        <w:r>
          <w:rPr>
            <w:color w:val="943634" w:themeColor="accent2" w:themeShade="BF"/>
          </w:rPr>
          <w:t>"</w:t>
        </w:r>
        <w:r>
          <w:rPr>
            <w:color w:val="31849B" w:themeColor="accent5" w:themeShade="BF"/>
          </w:rPr>
          <w:t>&gt;</w:t>
        </w:r>
      </w:ins>
    </w:p>
    <w:p w14:paraId="5757E1E8" w14:textId="77777777" w:rsidR="00A71F46" w:rsidRDefault="00A71F46" w:rsidP="00A71F46">
      <w:pPr>
        <w:pStyle w:val="Code"/>
        <w:rPr>
          <w:ins w:id="6102" w:author="Andreas Kuehne" w:date="2019-05-31T12:40:00Z"/>
        </w:rPr>
      </w:pPr>
      <w:ins w:id="6103" w:author="Andreas Kuehne" w:date="2019-05-31T12:40:00Z">
        <w:r>
          <w:rPr>
            <w:color w:val="31849B" w:themeColor="accent5" w:themeShade="BF"/>
          </w:rPr>
          <w:t xml:space="preserve">  &lt;xs:sequence&gt;</w:t>
        </w:r>
      </w:ins>
    </w:p>
    <w:p w14:paraId="6182684E" w14:textId="77777777" w:rsidR="00A71F46" w:rsidRDefault="00A71F46" w:rsidP="00A71F46">
      <w:pPr>
        <w:pStyle w:val="Code"/>
        <w:rPr>
          <w:ins w:id="6104" w:author="Andreas Kuehne" w:date="2019-05-31T12:40:00Z"/>
        </w:rPr>
      </w:pPr>
      <w:ins w:id="6105"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SignedProperties</w:t>
        </w:r>
        <w:r>
          <w:rPr>
            <w:color w:val="943634" w:themeColor="accent2" w:themeShade="BF"/>
          </w:rPr>
          <w:t>" type="</w:t>
        </w:r>
        <w:r>
          <w:rPr>
            <w:color w:val="244061" w:themeColor="accent1" w:themeShade="80"/>
          </w:rPr>
          <w:t>dss2:PropertiesType</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62E86F2C" w14:textId="77777777" w:rsidR="00A71F46" w:rsidRDefault="00A71F46" w:rsidP="00A71F46">
      <w:pPr>
        <w:pStyle w:val="Code"/>
        <w:rPr>
          <w:ins w:id="6106" w:author="Andreas Kuehne" w:date="2019-05-31T12:40:00Z"/>
        </w:rPr>
      </w:pPr>
      <w:ins w:id="6107"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UnsignedProperties</w:t>
        </w:r>
        <w:r>
          <w:rPr>
            <w:color w:val="943634" w:themeColor="accent2" w:themeShade="BF"/>
          </w:rPr>
          <w:t>" type="</w:t>
        </w:r>
        <w:r>
          <w:rPr>
            <w:color w:val="244061" w:themeColor="accent1" w:themeShade="80"/>
          </w:rPr>
          <w:t>dss2:PropertiesType</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09FDC7F9" w14:textId="77777777" w:rsidR="00A71F46" w:rsidRDefault="00A71F46" w:rsidP="00A71F46">
      <w:pPr>
        <w:pStyle w:val="Code"/>
        <w:rPr>
          <w:ins w:id="6108" w:author="Andreas Kuehne" w:date="2019-05-31T12:40:00Z"/>
        </w:rPr>
      </w:pPr>
      <w:ins w:id="6109" w:author="Andreas Kuehne" w:date="2019-05-31T12:40:00Z">
        <w:r>
          <w:rPr>
            <w:color w:val="31849B" w:themeColor="accent5" w:themeShade="BF"/>
          </w:rPr>
          <w:t xml:space="preserve">  &lt;/xs:sequence&gt;</w:t>
        </w:r>
      </w:ins>
    </w:p>
    <w:p w14:paraId="67ED5EE4" w14:textId="77777777" w:rsidR="00A71F46" w:rsidRDefault="00A71F46" w:rsidP="00A71F46">
      <w:pPr>
        <w:pStyle w:val="Code"/>
        <w:rPr>
          <w:ins w:id="6110" w:author="Andreas Kuehne" w:date="2019-05-31T12:40:00Z"/>
        </w:rPr>
      </w:pPr>
      <w:ins w:id="6111" w:author="Andreas Kuehne" w:date="2019-05-31T12:40:00Z">
        <w:r>
          <w:rPr>
            <w:color w:val="31849B" w:themeColor="accent5" w:themeShade="BF"/>
          </w:rPr>
          <w:t>&lt;/xs:complexType&gt;</w:t>
        </w:r>
      </w:ins>
    </w:p>
    <w:p w14:paraId="185E3CF4" w14:textId="77777777" w:rsidR="00A71F46" w:rsidRDefault="00A71F46" w:rsidP="00A71F46">
      <w:pPr>
        <w:spacing w:line="259" w:lineRule="auto"/>
        <w:rPr>
          <w:ins w:id="6112" w:author="Andreas Kuehne" w:date="2019-05-31T12:40:00Z"/>
        </w:rPr>
      </w:pPr>
      <w:ins w:id="6113" w:author="Andreas Kuehne" w:date="2019-05-31T12:40:00Z">
        <w:r>
          <w:t>Each child element of</w:t>
        </w:r>
        <w:r w:rsidRPr="71C71F8C">
          <w:t xml:space="preserve"> </w:t>
        </w:r>
        <w:r w:rsidRPr="002062A5">
          <w:rPr>
            <w:rFonts w:ascii="Courier New" w:eastAsia="Courier New" w:hAnsi="Courier New" w:cs="Courier New"/>
          </w:rPr>
          <w:t>PropertiesHolderType</w:t>
        </w:r>
        <w:r w:rsidRPr="71C71F8C">
          <w:t xml:space="preserve"> </w:t>
        </w:r>
        <w:r>
          <w:t xml:space="preserve">XML element SHALL implement in XML syntax the sub-component that has a name equal to its local name. </w:t>
        </w:r>
      </w:ins>
      <w:customXmlInsRangeStart w:id="6114" w:author="Andreas Kuehne" w:date="2019-05-31T12:40:00Z"/>
      <w:sdt>
        <w:sdtPr>
          <w:tag w:val="dss2-PropertiesHolderType.-xmlSchema"/>
          <w:id w:val="14582533"/>
          <w:showingPlcHdr/>
        </w:sdtPr>
        <w:sdtEndPr/>
        <w:sdtContent>
          <w:customXmlInsRangeEnd w:id="6114"/>
          <w:ins w:id="6115" w:author="Andreas Kuehne" w:date="2019-05-31T12:40:00Z">
            <w:r>
              <w:rPr>
                <w:color w:val="19D131"/>
              </w:rPr>
              <w:t>[component PropertiesHolder XML schema details]</w:t>
            </w:r>
          </w:ins>
          <w:customXmlInsRangeStart w:id="6116" w:author="Andreas Kuehne" w:date="2019-05-31T12:40:00Z"/>
        </w:sdtContent>
      </w:sdt>
      <w:customXmlInsRangeEnd w:id="6116"/>
    </w:p>
    <w:p w14:paraId="7255143C" w14:textId="77777777" w:rsidR="00A71F46" w:rsidRDefault="00A71F46" w:rsidP="00A71F46">
      <w:pPr>
        <w:pStyle w:val="berschrift3"/>
        <w:numPr>
          <w:ilvl w:val="2"/>
          <w:numId w:val="3"/>
        </w:numPr>
        <w:rPr>
          <w:ins w:id="6117" w:author="Andreas Kuehne" w:date="2019-05-31T12:40:00Z"/>
        </w:rPr>
      </w:pPr>
      <w:bookmarkStart w:id="6118" w:name="_Toc10206848"/>
      <w:ins w:id="6119" w:author="Andreas Kuehne" w:date="2019-05-31T12:40:00Z">
        <w:r>
          <w:t>Component Properties</w:t>
        </w:r>
        <w:bookmarkEnd w:id="6118"/>
      </w:ins>
    </w:p>
    <w:p w14:paraId="44F63975" w14:textId="77777777" w:rsidR="00A71F46" w:rsidRDefault="001A1734" w:rsidP="00A71F46">
      <w:pPr>
        <w:rPr>
          <w:ins w:id="6120" w:author="Andreas Kuehne" w:date="2019-05-31T12:40:00Z"/>
        </w:rPr>
      </w:pPr>
      <w:customXmlInsRangeStart w:id="6121" w:author="Andreas Kuehne" w:date="2019-05-31T12:40:00Z"/>
      <w:sdt>
        <w:sdtPr>
          <w:tag w:val="dss2-PropertiesType.-normative"/>
          <w:id w:val="-1163239918"/>
          <w:showingPlcHdr/>
        </w:sdtPr>
        <w:sdtEndPr/>
        <w:sdtContent>
          <w:customXmlInsRangeEnd w:id="6121"/>
          <w:ins w:id="6122" w:author="Andreas Kuehne" w:date="2019-05-31T12:40:00Z">
            <w:r w:rsidR="00A71F46">
              <w:rPr>
                <w:color w:val="19D131"/>
              </w:rPr>
              <w:t>[component Properties normative details]</w:t>
            </w:r>
          </w:ins>
          <w:customXmlInsRangeStart w:id="6123" w:author="Andreas Kuehne" w:date="2019-05-31T12:40:00Z"/>
        </w:sdtContent>
      </w:sdt>
      <w:customXmlInsRangeEnd w:id="6123"/>
    </w:p>
    <w:p w14:paraId="35071A7E" w14:textId="77777777" w:rsidR="00A71F46" w:rsidRDefault="00A71F46" w:rsidP="00A71F46">
      <w:pPr>
        <w:rPr>
          <w:ins w:id="6124" w:author="Andreas Kuehne" w:date="2019-05-31T12:40:00Z"/>
        </w:rPr>
      </w:pPr>
      <w:ins w:id="6125" w:author="Andreas Kuehne" w:date="2019-05-31T12:40:00Z">
        <w:r>
          <w:t>Below follows a list of the sub-components that constitute this component:</w:t>
        </w:r>
      </w:ins>
    </w:p>
    <w:p w14:paraId="6C901735" w14:textId="77777777" w:rsidR="00A71F46" w:rsidRDefault="00A71F46" w:rsidP="00A71F46">
      <w:pPr>
        <w:pStyle w:val="Member"/>
        <w:rPr>
          <w:ins w:id="6126" w:author="Andreas Kuehne" w:date="2019-05-31T12:40:00Z"/>
        </w:rPr>
      </w:pPr>
      <w:ins w:id="6127" w:author="Andreas Kuehne" w:date="2019-05-31T12:40:00Z">
        <w:r>
          <w:t xml:space="preserve">The </w:t>
        </w:r>
        <w:r w:rsidRPr="35C1378D">
          <w:rPr>
            <w:rStyle w:val="Datatype"/>
          </w:rPr>
          <w:t>Property</w:t>
        </w:r>
        <w:r>
          <w:t xml:space="preserve"> element MUST occur 1 or more times containing a sub-component. Each instance MUST satisfy the requirements specified in this document in section </w:t>
        </w:r>
        <w:r>
          <w:fldChar w:fldCharType="begin"/>
        </w:r>
        <w:r>
          <w:instrText xml:space="preserve"> REF _RefComp9C78EDE7 \r \h </w:instrText>
        </w:r>
      </w:ins>
      <w:ins w:id="6128" w:author="Andreas Kuehne" w:date="2019-05-31T12:40:00Z">
        <w:r>
          <w:fldChar w:fldCharType="separate"/>
        </w:r>
        <w:r>
          <w:rPr>
            <w:rStyle w:val="Datatype"/>
            <w:rFonts w:eastAsia="Courier New" w:cs="Courier New"/>
          </w:rPr>
          <w:t>Property</w:t>
        </w:r>
        <w:r>
          <w:fldChar w:fldCharType="end"/>
        </w:r>
        <w:r>
          <w:t xml:space="preserve">. </w:t>
        </w:r>
      </w:ins>
      <w:customXmlInsRangeStart w:id="6129" w:author="Andreas Kuehne" w:date="2019-05-31T12:40:00Z"/>
      <w:sdt>
        <w:sdtPr>
          <w:alias w:val="dss2-PropertiesType.prop"/>
          <w:tag w:val="dss2-PropertiesType.Property"/>
          <w:id w:val="673539075"/>
          <w:showingPlcHdr/>
        </w:sdtPr>
        <w:sdtEndPr/>
        <w:sdtContent>
          <w:customXmlInsRangeEnd w:id="6129"/>
          <w:ins w:id="6130" w:author="Andreas Kuehne" w:date="2019-05-31T12:40:00Z">
            <w:r>
              <w:rPr>
                <w:color w:val="19D131"/>
              </w:rPr>
              <w:t>[sub component Property details]</w:t>
            </w:r>
          </w:ins>
          <w:customXmlInsRangeStart w:id="6131" w:author="Andreas Kuehne" w:date="2019-05-31T12:40:00Z"/>
        </w:sdtContent>
      </w:sdt>
      <w:customXmlInsRangeEnd w:id="6131"/>
    </w:p>
    <w:p w14:paraId="6ED7385F" w14:textId="77777777" w:rsidR="00A71F46" w:rsidRDefault="00A71F46" w:rsidP="00A71F46">
      <w:pPr>
        <w:pStyle w:val="Non-normativeCommentHeading"/>
        <w:rPr>
          <w:ins w:id="6132" w:author="Andreas Kuehne" w:date="2019-05-31T12:40:00Z"/>
        </w:rPr>
      </w:pPr>
      <w:ins w:id="6133" w:author="Andreas Kuehne" w:date="2019-05-31T12:40:00Z">
        <w:r>
          <w:t>Non-normative Comment:</w:t>
        </w:r>
      </w:ins>
    </w:p>
    <w:p w14:paraId="519A98E9" w14:textId="77777777" w:rsidR="00A71F46" w:rsidRDefault="001A1734" w:rsidP="00A71F46">
      <w:pPr>
        <w:pStyle w:val="Non-normativeComment"/>
        <w:rPr>
          <w:ins w:id="6134" w:author="Andreas Kuehne" w:date="2019-05-31T12:40:00Z"/>
        </w:rPr>
      </w:pPr>
      <w:customXmlInsRangeStart w:id="6135" w:author="Andreas Kuehne" w:date="2019-05-31T12:40:00Z"/>
      <w:sdt>
        <w:sdtPr>
          <w:tag w:val="dss2-PropertiesType.-nonNormative"/>
          <w:id w:val="603842000"/>
          <w:showingPlcHdr/>
        </w:sdtPr>
        <w:sdtEndPr/>
        <w:sdtContent>
          <w:customXmlInsRangeEnd w:id="6135"/>
          <w:ins w:id="6136" w:author="Andreas Kuehne" w:date="2019-05-31T12:40:00Z">
            <w:r w:rsidR="00A71F46">
              <w:rPr>
                <w:color w:val="19D131"/>
              </w:rPr>
              <w:t>[component Properties non normative details]</w:t>
            </w:r>
          </w:ins>
          <w:customXmlInsRangeStart w:id="6137" w:author="Andreas Kuehne" w:date="2019-05-31T12:40:00Z"/>
        </w:sdtContent>
      </w:sdt>
      <w:customXmlInsRangeEnd w:id="6137"/>
    </w:p>
    <w:p w14:paraId="32E8FAFC" w14:textId="77777777" w:rsidR="00A71F46" w:rsidRDefault="00A71F46" w:rsidP="00A71F46">
      <w:pPr>
        <w:pStyle w:val="berschrift4"/>
        <w:numPr>
          <w:ilvl w:val="3"/>
          <w:numId w:val="3"/>
        </w:numPr>
        <w:rPr>
          <w:ins w:id="6138" w:author="Andreas Kuehne" w:date="2019-05-31T12:40:00Z"/>
        </w:rPr>
      </w:pPr>
      <w:bookmarkStart w:id="6139" w:name="_Toc10206849"/>
      <w:ins w:id="6140" w:author="Andreas Kuehne" w:date="2019-05-31T12:40:00Z">
        <w:r>
          <w:t>Properties – JSON Syntax</w:t>
        </w:r>
        <w:bookmarkEnd w:id="6139"/>
      </w:ins>
    </w:p>
    <w:p w14:paraId="2EF1754E" w14:textId="77777777" w:rsidR="00A71F46" w:rsidRPr="0248A3D1" w:rsidRDefault="00A71F46" w:rsidP="00A71F46">
      <w:pPr>
        <w:rPr>
          <w:ins w:id="6141" w:author="Andreas Kuehne" w:date="2019-05-31T12:40:00Z"/>
        </w:rPr>
      </w:pPr>
      <w:ins w:id="6142" w:author="Andreas Kuehne" w:date="2019-05-31T12:40:00Z">
        <w:r w:rsidRPr="002062A5">
          <w:rPr>
            <w:rFonts w:eastAsia="Arial" w:cs="Arial"/>
            <w:sz w:val="22"/>
            <w:szCs w:val="22"/>
          </w:rPr>
          <w:t xml:space="preserve">The </w:t>
        </w:r>
        <w:r w:rsidRPr="002062A5">
          <w:rPr>
            <w:rFonts w:ascii="Courier New" w:eastAsia="Courier New" w:hAnsi="Courier New" w:cs="Courier New"/>
          </w:rPr>
          <w:t>PropertiesType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Properties</w:t>
        </w:r>
        <w:r>
          <w:t xml:space="preserve"> component.</w:t>
        </w:r>
      </w:ins>
    </w:p>
    <w:p w14:paraId="002E106D" w14:textId="77777777" w:rsidR="00A71F46" w:rsidRPr="C2430093" w:rsidRDefault="00A71F46" w:rsidP="00A71F46">
      <w:pPr>
        <w:spacing w:line="259" w:lineRule="auto"/>
        <w:rPr>
          <w:ins w:id="6143" w:author="Andreas Kuehne" w:date="2019-05-31T12:40:00Z"/>
          <w:rFonts w:eastAsia="Arial" w:cs="Arial"/>
          <w:sz w:val="22"/>
          <w:szCs w:val="22"/>
        </w:rPr>
      </w:pPr>
      <w:ins w:id="6144"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Properties</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061"/>
        <w:gridCol w:w="3198"/>
        <w:gridCol w:w="3091"/>
      </w:tblGrid>
      <w:tr w:rsidR="00A71F46" w14:paraId="52ACE16B" w14:textId="77777777" w:rsidTr="00A71F46">
        <w:trPr>
          <w:cnfStyle w:val="100000000000" w:firstRow="1" w:lastRow="0" w:firstColumn="0" w:lastColumn="0" w:oddVBand="0" w:evenVBand="0" w:oddHBand="0" w:evenHBand="0" w:firstRowFirstColumn="0" w:firstRowLastColumn="0" w:lastRowFirstColumn="0" w:lastRowLastColumn="0"/>
          <w:ins w:id="614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238C5F9" w14:textId="77777777" w:rsidR="00A71F46" w:rsidRDefault="00A71F46" w:rsidP="00A71F46">
            <w:pPr>
              <w:pStyle w:val="Beschriftung"/>
              <w:rPr>
                <w:ins w:id="6146" w:author="Andreas Kuehne" w:date="2019-05-31T12:40:00Z"/>
              </w:rPr>
            </w:pPr>
            <w:ins w:id="6147" w:author="Andreas Kuehne" w:date="2019-05-31T12:40:00Z">
              <w:r>
                <w:t>Element</w:t>
              </w:r>
            </w:ins>
          </w:p>
        </w:tc>
        <w:tc>
          <w:tcPr>
            <w:tcW w:w="4675" w:type="dxa"/>
          </w:tcPr>
          <w:p w14:paraId="570F808D"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6148" w:author="Andreas Kuehne" w:date="2019-05-31T12:40:00Z"/>
              </w:rPr>
            </w:pPr>
            <w:ins w:id="6149" w:author="Andreas Kuehne" w:date="2019-05-31T12:40:00Z">
              <w:r>
                <w:t>Implementing JSON member name</w:t>
              </w:r>
            </w:ins>
          </w:p>
        </w:tc>
        <w:tc>
          <w:tcPr>
            <w:tcW w:w="4675" w:type="dxa"/>
          </w:tcPr>
          <w:p w14:paraId="08C3980D"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6150" w:author="Andreas Kuehne" w:date="2019-05-31T12:40:00Z"/>
              </w:rPr>
            </w:pPr>
            <w:ins w:id="6151" w:author="Andreas Kuehne" w:date="2019-05-31T12:40:00Z">
              <w:r>
                <w:t>Comments</w:t>
              </w:r>
            </w:ins>
          </w:p>
        </w:tc>
      </w:tr>
      <w:tr w:rsidR="00A71F46" w14:paraId="71C06833" w14:textId="77777777" w:rsidTr="00A71F46">
        <w:trPr>
          <w:ins w:id="6152"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D50B6A3" w14:textId="77777777" w:rsidR="00A71F46" w:rsidRPr="002062A5" w:rsidRDefault="00A71F46" w:rsidP="00A71F46">
            <w:pPr>
              <w:pStyle w:val="Beschriftung"/>
              <w:rPr>
                <w:ins w:id="6153" w:author="Andreas Kuehne" w:date="2019-05-31T12:40:00Z"/>
                <w:rStyle w:val="Datatype"/>
                <w:b w:val="0"/>
                <w:bCs w:val="0"/>
              </w:rPr>
            </w:pPr>
            <w:ins w:id="6154" w:author="Andreas Kuehne" w:date="2019-05-31T12:40:00Z">
              <w:r w:rsidRPr="002062A5">
                <w:rPr>
                  <w:rStyle w:val="Datatype"/>
                </w:rPr>
                <w:t>Property</w:t>
              </w:r>
            </w:ins>
          </w:p>
        </w:tc>
        <w:tc>
          <w:tcPr>
            <w:tcW w:w="4675" w:type="dxa"/>
          </w:tcPr>
          <w:p w14:paraId="2C7B7338"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6155" w:author="Andreas Kuehne" w:date="2019-05-31T12:40:00Z"/>
                <w:rStyle w:val="Datatype"/>
              </w:rPr>
            </w:pPr>
            <w:ins w:id="6156" w:author="Andreas Kuehne" w:date="2019-05-31T12:40:00Z">
              <w:r w:rsidRPr="002062A5">
                <w:rPr>
                  <w:rStyle w:val="Datatype"/>
                </w:rPr>
                <w:t>prop</w:t>
              </w:r>
            </w:ins>
          </w:p>
        </w:tc>
        <w:tc>
          <w:tcPr>
            <w:tcW w:w="4675" w:type="dxa"/>
          </w:tcPr>
          <w:p w14:paraId="16FFE351"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6157" w:author="Andreas Kuehne" w:date="2019-05-31T12:40:00Z"/>
              </w:rPr>
            </w:pPr>
            <w:customXmlInsRangeStart w:id="6158" w:author="Andreas Kuehne" w:date="2019-05-31T12:40:00Z"/>
            <w:sdt>
              <w:sdtPr>
                <w:alias w:val="dss2-PropertiesType.prop"/>
                <w:tag w:val="dss2-PropertiesType.-jsonComment.Property"/>
                <w:id w:val="-885634190"/>
                <w:showingPlcHdr/>
              </w:sdtPr>
              <w:sdtEndPr/>
              <w:sdtContent>
                <w:customXmlInsRangeEnd w:id="6158"/>
                <w:ins w:id="6159" w:author="Andreas Kuehne" w:date="2019-05-31T12:40:00Z">
                  <w:r w:rsidR="00A71F46">
                    <w:rPr>
                      <w:color w:val="19D131"/>
                    </w:rPr>
                    <w:t>[]</w:t>
                  </w:r>
                </w:ins>
                <w:customXmlInsRangeStart w:id="6160" w:author="Andreas Kuehne" w:date="2019-05-31T12:40:00Z"/>
              </w:sdtContent>
            </w:sdt>
            <w:customXmlInsRangeEnd w:id="6160"/>
          </w:p>
        </w:tc>
      </w:tr>
    </w:tbl>
    <w:p w14:paraId="7D6A5B31" w14:textId="77777777" w:rsidR="00A71F46" w:rsidRPr="0202B381" w:rsidRDefault="00A71F46" w:rsidP="00A71F46">
      <w:pPr>
        <w:rPr>
          <w:ins w:id="6161" w:author="Andreas Kuehne" w:date="2019-05-31T12:40:00Z"/>
        </w:rPr>
      </w:pPr>
      <w:ins w:id="6162" w:author="Andreas Kuehne" w:date="2019-05-31T12:40:00Z">
        <w:r w:rsidRPr="002062A5">
          <w:rPr>
            <w:rFonts w:eastAsia="Arial" w:cs="Arial"/>
            <w:sz w:val="22"/>
            <w:szCs w:val="22"/>
          </w:rPr>
          <w:t xml:space="preserve">The </w:t>
        </w:r>
        <w:r w:rsidRPr="002062A5">
          <w:rPr>
            <w:rFonts w:ascii="Courier New" w:eastAsia="Courier New" w:hAnsi="Courier New" w:cs="Courier New"/>
          </w:rPr>
          <w:t>PropertiesType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743971F1" w14:textId="77777777" w:rsidR="00A71F46" w:rsidRDefault="00A71F46" w:rsidP="00A71F46">
      <w:pPr>
        <w:pStyle w:val="Code"/>
        <w:spacing w:line="259" w:lineRule="auto"/>
        <w:rPr>
          <w:ins w:id="6163" w:author="Andreas Kuehne" w:date="2019-05-31T12:40:00Z"/>
        </w:rPr>
      </w:pPr>
      <w:ins w:id="6164" w:author="Andreas Kuehne" w:date="2019-05-31T12:40:00Z">
        <w:r>
          <w:rPr>
            <w:color w:val="31849B" w:themeColor="accent5" w:themeShade="BF"/>
          </w:rPr>
          <w:t>"dss2-PropertiesType"</w:t>
        </w:r>
        <w:r>
          <w:t>: {</w:t>
        </w:r>
      </w:ins>
    </w:p>
    <w:p w14:paraId="5AD5103A" w14:textId="77777777" w:rsidR="00A71F46" w:rsidRDefault="00A71F46" w:rsidP="00A71F46">
      <w:pPr>
        <w:pStyle w:val="Code"/>
        <w:spacing w:line="259" w:lineRule="auto"/>
        <w:rPr>
          <w:ins w:id="6165" w:author="Andreas Kuehne" w:date="2019-05-31T12:40:00Z"/>
        </w:rPr>
      </w:pPr>
      <w:ins w:id="6166" w:author="Andreas Kuehne" w:date="2019-05-31T12:40:00Z">
        <w:r>
          <w:rPr>
            <w:color w:val="31849B" w:themeColor="accent5" w:themeShade="BF"/>
          </w:rPr>
          <w:t xml:space="preserve">  "type"</w:t>
        </w:r>
        <w:r>
          <w:t xml:space="preserve">: </w:t>
        </w:r>
        <w:r>
          <w:rPr>
            <w:color w:val="244061" w:themeColor="accent1" w:themeShade="80"/>
          </w:rPr>
          <w:t>"object",</w:t>
        </w:r>
      </w:ins>
    </w:p>
    <w:p w14:paraId="3ADC6DA4" w14:textId="77777777" w:rsidR="00A71F46" w:rsidRDefault="00A71F46" w:rsidP="00A71F46">
      <w:pPr>
        <w:pStyle w:val="Code"/>
        <w:spacing w:line="259" w:lineRule="auto"/>
        <w:rPr>
          <w:ins w:id="6167" w:author="Andreas Kuehne" w:date="2019-05-31T12:40:00Z"/>
        </w:rPr>
      </w:pPr>
      <w:ins w:id="6168" w:author="Andreas Kuehne" w:date="2019-05-31T12:40:00Z">
        <w:r>
          <w:rPr>
            <w:color w:val="31849B" w:themeColor="accent5" w:themeShade="BF"/>
          </w:rPr>
          <w:t xml:space="preserve">  "properties"</w:t>
        </w:r>
        <w:r>
          <w:t>: {</w:t>
        </w:r>
      </w:ins>
    </w:p>
    <w:p w14:paraId="35670DFC" w14:textId="77777777" w:rsidR="00A71F46" w:rsidRDefault="00A71F46" w:rsidP="00A71F46">
      <w:pPr>
        <w:pStyle w:val="Code"/>
        <w:spacing w:line="259" w:lineRule="auto"/>
        <w:rPr>
          <w:ins w:id="6169" w:author="Andreas Kuehne" w:date="2019-05-31T12:40:00Z"/>
        </w:rPr>
      </w:pPr>
      <w:ins w:id="6170" w:author="Andreas Kuehne" w:date="2019-05-31T12:40:00Z">
        <w:r>
          <w:rPr>
            <w:color w:val="31849B" w:themeColor="accent5" w:themeShade="BF"/>
          </w:rPr>
          <w:t xml:space="preserve">    "prop"</w:t>
        </w:r>
        <w:r>
          <w:t>: {</w:t>
        </w:r>
      </w:ins>
    </w:p>
    <w:p w14:paraId="4D905B7B" w14:textId="77777777" w:rsidR="00A71F46" w:rsidRDefault="00A71F46" w:rsidP="00A71F46">
      <w:pPr>
        <w:pStyle w:val="Code"/>
        <w:spacing w:line="259" w:lineRule="auto"/>
        <w:rPr>
          <w:ins w:id="6171" w:author="Andreas Kuehne" w:date="2019-05-31T12:40:00Z"/>
        </w:rPr>
      </w:pPr>
      <w:ins w:id="6172" w:author="Andreas Kuehne" w:date="2019-05-31T12:40:00Z">
        <w:r>
          <w:rPr>
            <w:color w:val="31849B" w:themeColor="accent5" w:themeShade="BF"/>
          </w:rPr>
          <w:t xml:space="preserve">      "type"</w:t>
        </w:r>
        <w:r>
          <w:t xml:space="preserve">: </w:t>
        </w:r>
        <w:r>
          <w:rPr>
            <w:color w:val="244061" w:themeColor="accent1" w:themeShade="80"/>
          </w:rPr>
          <w:t>"array",</w:t>
        </w:r>
      </w:ins>
    </w:p>
    <w:p w14:paraId="36125CD8" w14:textId="77777777" w:rsidR="00A71F46" w:rsidRDefault="00A71F46" w:rsidP="00A71F46">
      <w:pPr>
        <w:pStyle w:val="Code"/>
        <w:spacing w:line="259" w:lineRule="auto"/>
        <w:rPr>
          <w:ins w:id="6173" w:author="Andreas Kuehne" w:date="2019-05-31T12:40:00Z"/>
        </w:rPr>
      </w:pPr>
      <w:ins w:id="6174" w:author="Andreas Kuehne" w:date="2019-05-31T12:40:00Z">
        <w:r>
          <w:rPr>
            <w:color w:val="31849B" w:themeColor="accent5" w:themeShade="BF"/>
          </w:rPr>
          <w:t xml:space="preserve">      "items"</w:t>
        </w:r>
        <w:r>
          <w:t>: {</w:t>
        </w:r>
      </w:ins>
    </w:p>
    <w:p w14:paraId="7980982B" w14:textId="77777777" w:rsidR="00A71F46" w:rsidRDefault="00A71F46" w:rsidP="00A71F46">
      <w:pPr>
        <w:pStyle w:val="Code"/>
        <w:spacing w:line="259" w:lineRule="auto"/>
        <w:rPr>
          <w:ins w:id="6175" w:author="Andreas Kuehne" w:date="2019-05-31T12:40:00Z"/>
        </w:rPr>
      </w:pPr>
      <w:ins w:id="6176" w:author="Andreas Kuehne" w:date="2019-05-31T12:40:00Z">
        <w:r>
          <w:rPr>
            <w:color w:val="31849B" w:themeColor="accent5" w:themeShade="BF"/>
          </w:rPr>
          <w:t xml:space="preserve">        "$ref"</w:t>
        </w:r>
        <w:r>
          <w:t xml:space="preserve">: </w:t>
        </w:r>
        <w:r>
          <w:rPr>
            <w:color w:val="244061" w:themeColor="accent1" w:themeShade="80"/>
          </w:rPr>
          <w:t>"#/definitions/dss2-PropertyType"</w:t>
        </w:r>
      </w:ins>
    </w:p>
    <w:p w14:paraId="555A9152" w14:textId="77777777" w:rsidR="00A71F46" w:rsidRDefault="00A71F46" w:rsidP="00A71F46">
      <w:pPr>
        <w:pStyle w:val="Code"/>
        <w:spacing w:line="259" w:lineRule="auto"/>
        <w:rPr>
          <w:ins w:id="6177" w:author="Andreas Kuehne" w:date="2019-05-31T12:40:00Z"/>
        </w:rPr>
      </w:pPr>
      <w:ins w:id="6178" w:author="Andreas Kuehne" w:date="2019-05-31T12:40:00Z">
        <w:r>
          <w:t xml:space="preserve">      }</w:t>
        </w:r>
      </w:ins>
    </w:p>
    <w:p w14:paraId="0E85DF9E" w14:textId="77777777" w:rsidR="00A71F46" w:rsidRDefault="00A71F46" w:rsidP="00A71F46">
      <w:pPr>
        <w:pStyle w:val="Code"/>
        <w:spacing w:line="259" w:lineRule="auto"/>
        <w:rPr>
          <w:ins w:id="6179" w:author="Andreas Kuehne" w:date="2019-05-31T12:40:00Z"/>
        </w:rPr>
      </w:pPr>
      <w:ins w:id="6180" w:author="Andreas Kuehne" w:date="2019-05-31T12:40:00Z">
        <w:r>
          <w:t xml:space="preserve">    }</w:t>
        </w:r>
      </w:ins>
    </w:p>
    <w:p w14:paraId="40E0684C" w14:textId="77777777" w:rsidR="00A71F46" w:rsidRDefault="00A71F46" w:rsidP="00A71F46">
      <w:pPr>
        <w:pStyle w:val="Code"/>
        <w:spacing w:line="259" w:lineRule="auto"/>
        <w:rPr>
          <w:ins w:id="6181" w:author="Andreas Kuehne" w:date="2019-05-31T12:40:00Z"/>
        </w:rPr>
      </w:pPr>
      <w:ins w:id="6182" w:author="Andreas Kuehne" w:date="2019-05-31T12:40:00Z">
        <w:r>
          <w:t xml:space="preserve">  },</w:t>
        </w:r>
      </w:ins>
    </w:p>
    <w:p w14:paraId="7C0DF26A" w14:textId="77777777" w:rsidR="00A71F46" w:rsidRDefault="00A71F46" w:rsidP="00A71F46">
      <w:pPr>
        <w:pStyle w:val="Code"/>
        <w:spacing w:line="259" w:lineRule="auto"/>
        <w:rPr>
          <w:ins w:id="6183" w:author="Andreas Kuehne" w:date="2019-05-31T12:40:00Z"/>
        </w:rPr>
      </w:pPr>
      <w:ins w:id="6184" w:author="Andreas Kuehne" w:date="2019-05-31T12:40:00Z">
        <w:r>
          <w:rPr>
            <w:color w:val="31849B" w:themeColor="accent5" w:themeShade="BF"/>
          </w:rPr>
          <w:t xml:space="preserve">  "required"</w:t>
        </w:r>
        <w:r>
          <w:t>: [</w:t>
        </w:r>
        <w:r>
          <w:rPr>
            <w:color w:val="244061" w:themeColor="accent1" w:themeShade="80"/>
          </w:rPr>
          <w:t>"prop"</w:t>
        </w:r>
        <w:r>
          <w:t>]</w:t>
        </w:r>
      </w:ins>
    </w:p>
    <w:p w14:paraId="3E19BF4C" w14:textId="77777777" w:rsidR="00A71F46" w:rsidRDefault="00A71F46" w:rsidP="00A71F46">
      <w:pPr>
        <w:pStyle w:val="Code"/>
        <w:spacing w:line="259" w:lineRule="auto"/>
        <w:rPr>
          <w:ins w:id="6185" w:author="Andreas Kuehne" w:date="2019-05-31T12:40:00Z"/>
        </w:rPr>
      </w:pPr>
      <w:ins w:id="6186" w:author="Andreas Kuehne" w:date="2019-05-31T12:40:00Z">
        <w:r>
          <w:t>}</w:t>
        </w:r>
      </w:ins>
    </w:p>
    <w:p w14:paraId="7CCCAAEF" w14:textId="77777777" w:rsidR="00A71F46" w:rsidRDefault="001A1734" w:rsidP="00A71F46">
      <w:pPr>
        <w:rPr>
          <w:ins w:id="6187" w:author="Andreas Kuehne" w:date="2019-05-31T12:40:00Z"/>
        </w:rPr>
      </w:pPr>
      <w:customXmlInsRangeStart w:id="6188" w:author="Andreas Kuehne" w:date="2019-05-31T12:40:00Z"/>
      <w:sdt>
        <w:sdtPr>
          <w:tag w:val="dss2-PropertiesType.-jsonSchema"/>
          <w:id w:val="-1394497278"/>
          <w:showingPlcHdr/>
        </w:sdtPr>
        <w:sdtEndPr/>
        <w:sdtContent>
          <w:customXmlInsRangeEnd w:id="6188"/>
          <w:ins w:id="6189" w:author="Andreas Kuehne" w:date="2019-05-31T12:40:00Z">
            <w:r w:rsidR="00A71F46">
              <w:rPr>
                <w:color w:val="19D131"/>
              </w:rPr>
              <w:t>[component Properties JSON schema details]</w:t>
            </w:r>
          </w:ins>
          <w:customXmlInsRangeStart w:id="6190" w:author="Andreas Kuehne" w:date="2019-05-31T12:40:00Z"/>
        </w:sdtContent>
      </w:sdt>
      <w:customXmlInsRangeEnd w:id="6190"/>
    </w:p>
    <w:p w14:paraId="52C69B58" w14:textId="77777777" w:rsidR="00A71F46" w:rsidRDefault="00A71F46" w:rsidP="00A71F46">
      <w:pPr>
        <w:pStyle w:val="berschrift4"/>
        <w:numPr>
          <w:ilvl w:val="3"/>
          <w:numId w:val="3"/>
        </w:numPr>
        <w:rPr>
          <w:ins w:id="6191" w:author="Andreas Kuehne" w:date="2019-05-31T12:40:00Z"/>
        </w:rPr>
      </w:pPr>
      <w:bookmarkStart w:id="6192" w:name="_Toc10206850"/>
      <w:ins w:id="6193" w:author="Andreas Kuehne" w:date="2019-05-31T12:40:00Z">
        <w:r>
          <w:t>Properties – XML Syntax</w:t>
        </w:r>
        <w:bookmarkEnd w:id="6192"/>
      </w:ins>
    </w:p>
    <w:p w14:paraId="28425703" w14:textId="77777777" w:rsidR="00A71F46" w:rsidRPr="5404FA76" w:rsidRDefault="00A71F46" w:rsidP="00A71F46">
      <w:pPr>
        <w:rPr>
          <w:ins w:id="6194" w:author="Andreas Kuehne" w:date="2019-05-31T12:40:00Z"/>
        </w:rPr>
      </w:pPr>
      <w:ins w:id="6195" w:author="Andreas Kuehne" w:date="2019-05-31T12:40:00Z">
        <w:r w:rsidRPr="0CCF9147">
          <w:t xml:space="preserve">The XML type </w:t>
        </w:r>
        <w:r w:rsidRPr="002062A5">
          <w:rPr>
            <w:rFonts w:ascii="Courier New" w:eastAsia="Courier New" w:hAnsi="Courier New" w:cs="Courier New"/>
          </w:rPr>
          <w:t>PropertiesType</w:t>
        </w:r>
        <w:r w:rsidRPr="0CCF9147">
          <w:t xml:space="preserve"> SHALL implement the requirements defined in the </w:t>
        </w:r>
        <w:r w:rsidRPr="002062A5">
          <w:rPr>
            <w:rFonts w:ascii="Courier New" w:eastAsia="Courier New" w:hAnsi="Courier New" w:cs="Courier New"/>
          </w:rPr>
          <w:t>Properties</w:t>
        </w:r>
        <w:r>
          <w:t xml:space="preserve"> </w:t>
        </w:r>
        <w:r w:rsidRPr="005A6FFD">
          <w:t>component.</w:t>
        </w:r>
      </w:ins>
    </w:p>
    <w:p w14:paraId="1410D1FA" w14:textId="77777777" w:rsidR="00A71F46" w:rsidRDefault="00A71F46" w:rsidP="00A71F46">
      <w:pPr>
        <w:rPr>
          <w:ins w:id="6196" w:author="Andreas Kuehne" w:date="2019-05-31T12:40:00Z"/>
        </w:rPr>
      </w:pPr>
      <w:ins w:id="6197" w:author="Andreas Kuehne" w:date="2019-05-31T12:40:00Z">
        <w:r w:rsidRPr="005A6FFD">
          <w:rPr>
            <w:rFonts w:eastAsia="Arial"/>
          </w:rPr>
          <w:t xml:space="preserve">The </w:t>
        </w:r>
        <w:r w:rsidRPr="002062A5">
          <w:rPr>
            <w:rFonts w:ascii="Courier New" w:eastAsia="Courier New" w:hAnsi="Courier New" w:cs="Courier New"/>
          </w:rPr>
          <w:t>PropertiesType</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64542D06" w14:textId="77777777" w:rsidR="00A71F46" w:rsidRDefault="00A71F46" w:rsidP="00A71F46">
      <w:pPr>
        <w:pStyle w:val="Code"/>
        <w:rPr>
          <w:ins w:id="6198" w:author="Andreas Kuehne" w:date="2019-05-31T12:40:00Z"/>
        </w:rPr>
      </w:pPr>
      <w:ins w:id="6199"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PropertiesType</w:t>
        </w:r>
        <w:r>
          <w:rPr>
            <w:color w:val="943634" w:themeColor="accent2" w:themeShade="BF"/>
          </w:rPr>
          <w:t>"</w:t>
        </w:r>
        <w:r>
          <w:rPr>
            <w:color w:val="31849B" w:themeColor="accent5" w:themeShade="BF"/>
          </w:rPr>
          <w:t>&gt;</w:t>
        </w:r>
      </w:ins>
    </w:p>
    <w:p w14:paraId="0C502AC8" w14:textId="77777777" w:rsidR="00A71F46" w:rsidRDefault="00A71F46" w:rsidP="00A71F46">
      <w:pPr>
        <w:pStyle w:val="Code"/>
        <w:rPr>
          <w:ins w:id="6200" w:author="Andreas Kuehne" w:date="2019-05-31T12:40:00Z"/>
        </w:rPr>
      </w:pPr>
      <w:ins w:id="6201" w:author="Andreas Kuehne" w:date="2019-05-31T12:40:00Z">
        <w:r>
          <w:rPr>
            <w:color w:val="31849B" w:themeColor="accent5" w:themeShade="BF"/>
          </w:rPr>
          <w:t xml:space="preserve">  &lt;xs:sequence&gt;</w:t>
        </w:r>
      </w:ins>
    </w:p>
    <w:p w14:paraId="7A85E7D6" w14:textId="77777777" w:rsidR="00A71F46" w:rsidRDefault="00A71F46" w:rsidP="00A71F46">
      <w:pPr>
        <w:pStyle w:val="Code"/>
        <w:rPr>
          <w:ins w:id="6202" w:author="Andreas Kuehne" w:date="2019-05-31T12:40:00Z"/>
        </w:rPr>
      </w:pPr>
      <w:ins w:id="6203"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Property</w:t>
        </w:r>
        <w:r>
          <w:rPr>
            <w:color w:val="943634" w:themeColor="accent2" w:themeShade="BF"/>
          </w:rPr>
          <w:t>" type="</w:t>
        </w:r>
        <w:r>
          <w:rPr>
            <w:color w:val="244061" w:themeColor="accent1" w:themeShade="80"/>
          </w:rPr>
          <w:t>dss2:PropertyType</w:t>
        </w:r>
        <w:r>
          <w:rPr>
            <w:color w:val="943634" w:themeColor="accent2" w:themeShade="BF"/>
          </w:rPr>
          <w:t>" maxOccurs="</w:t>
        </w:r>
        <w:r>
          <w:rPr>
            <w:color w:val="244061" w:themeColor="accent1" w:themeShade="80"/>
          </w:rPr>
          <w:t>unbounded</w:t>
        </w:r>
        <w:r>
          <w:rPr>
            <w:color w:val="943634" w:themeColor="accent2" w:themeShade="BF"/>
          </w:rPr>
          <w:t>"</w:t>
        </w:r>
        <w:r>
          <w:rPr>
            <w:color w:val="31849B" w:themeColor="accent5" w:themeShade="BF"/>
          </w:rPr>
          <w:t>/&gt;</w:t>
        </w:r>
      </w:ins>
    </w:p>
    <w:p w14:paraId="7E1BEAE2" w14:textId="77777777" w:rsidR="00A71F46" w:rsidRDefault="00A71F46" w:rsidP="00A71F46">
      <w:pPr>
        <w:pStyle w:val="Code"/>
        <w:rPr>
          <w:ins w:id="6204" w:author="Andreas Kuehne" w:date="2019-05-31T12:40:00Z"/>
        </w:rPr>
      </w:pPr>
      <w:ins w:id="6205" w:author="Andreas Kuehne" w:date="2019-05-31T12:40:00Z">
        <w:r>
          <w:rPr>
            <w:color w:val="31849B" w:themeColor="accent5" w:themeShade="BF"/>
          </w:rPr>
          <w:t xml:space="preserve">  &lt;/xs:sequence&gt;</w:t>
        </w:r>
      </w:ins>
    </w:p>
    <w:p w14:paraId="100EE0E8" w14:textId="77777777" w:rsidR="00A71F46" w:rsidRDefault="00A71F46" w:rsidP="00A71F46">
      <w:pPr>
        <w:pStyle w:val="Code"/>
        <w:rPr>
          <w:ins w:id="6206" w:author="Andreas Kuehne" w:date="2019-05-31T12:40:00Z"/>
        </w:rPr>
      </w:pPr>
      <w:ins w:id="6207" w:author="Andreas Kuehne" w:date="2019-05-31T12:40:00Z">
        <w:r>
          <w:rPr>
            <w:color w:val="31849B" w:themeColor="accent5" w:themeShade="BF"/>
          </w:rPr>
          <w:t>&lt;/xs:complexType&gt;</w:t>
        </w:r>
      </w:ins>
    </w:p>
    <w:p w14:paraId="25D6E10D" w14:textId="77777777" w:rsidR="00A71F46" w:rsidRDefault="00A71F46" w:rsidP="00A71F46">
      <w:pPr>
        <w:spacing w:line="259" w:lineRule="auto"/>
        <w:rPr>
          <w:ins w:id="6208" w:author="Andreas Kuehne" w:date="2019-05-31T12:40:00Z"/>
        </w:rPr>
      </w:pPr>
      <w:ins w:id="6209" w:author="Andreas Kuehne" w:date="2019-05-31T12:40:00Z">
        <w:r>
          <w:t>Each child element of</w:t>
        </w:r>
        <w:r w:rsidRPr="71C71F8C">
          <w:t xml:space="preserve"> </w:t>
        </w:r>
        <w:r w:rsidRPr="002062A5">
          <w:rPr>
            <w:rFonts w:ascii="Courier New" w:eastAsia="Courier New" w:hAnsi="Courier New" w:cs="Courier New"/>
          </w:rPr>
          <w:t>PropertiesType</w:t>
        </w:r>
        <w:r w:rsidRPr="71C71F8C">
          <w:t xml:space="preserve"> </w:t>
        </w:r>
        <w:r>
          <w:t xml:space="preserve">XML element SHALL implement in XML syntax the sub-component that has a name equal to its local name. </w:t>
        </w:r>
      </w:ins>
      <w:customXmlInsRangeStart w:id="6210" w:author="Andreas Kuehne" w:date="2019-05-31T12:40:00Z"/>
      <w:sdt>
        <w:sdtPr>
          <w:tag w:val="dss2-PropertiesType.-xmlSchema"/>
          <w:id w:val="272065598"/>
          <w:showingPlcHdr/>
        </w:sdtPr>
        <w:sdtEndPr/>
        <w:sdtContent>
          <w:customXmlInsRangeEnd w:id="6210"/>
          <w:ins w:id="6211" w:author="Andreas Kuehne" w:date="2019-05-31T12:40:00Z">
            <w:r>
              <w:rPr>
                <w:color w:val="19D131"/>
              </w:rPr>
              <w:t>[component Properties XML schema details]</w:t>
            </w:r>
          </w:ins>
          <w:customXmlInsRangeStart w:id="6212" w:author="Andreas Kuehne" w:date="2019-05-31T12:40:00Z"/>
        </w:sdtContent>
      </w:sdt>
      <w:customXmlInsRangeEnd w:id="6212"/>
    </w:p>
    <w:p w14:paraId="3F846F1D" w14:textId="77777777" w:rsidR="00A71F46" w:rsidRDefault="00A71F46" w:rsidP="00A71F46">
      <w:pPr>
        <w:pStyle w:val="berschrift3"/>
        <w:numPr>
          <w:ilvl w:val="2"/>
          <w:numId w:val="3"/>
        </w:numPr>
        <w:rPr>
          <w:ins w:id="6213" w:author="Andreas Kuehne" w:date="2019-05-31T12:40:00Z"/>
        </w:rPr>
      </w:pPr>
      <w:bookmarkStart w:id="6214" w:name="_Toc10206851"/>
      <w:ins w:id="6215" w:author="Andreas Kuehne" w:date="2019-05-31T12:40:00Z">
        <w:r>
          <w:t>Component Property</w:t>
        </w:r>
        <w:bookmarkEnd w:id="6214"/>
      </w:ins>
    </w:p>
    <w:p w14:paraId="56A778A3" w14:textId="77777777" w:rsidR="00A71F46" w:rsidRDefault="001A1734" w:rsidP="00A71F46">
      <w:pPr>
        <w:rPr>
          <w:ins w:id="6216" w:author="Andreas Kuehne" w:date="2019-05-31T12:40:00Z"/>
        </w:rPr>
      </w:pPr>
      <w:customXmlInsRangeStart w:id="6217" w:author="Andreas Kuehne" w:date="2019-05-31T12:40:00Z"/>
      <w:sdt>
        <w:sdtPr>
          <w:tag w:val="dss2-PropertyType.-normative"/>
          <w:id w:val="-429591921"/>
          <w:showingPlcHdr/>
        </w:sdtPr>
        <w:sdtEndPr/>
        <w:sdtContent>
          <w:customXmlInsRangeEnd w:id="6217"/>
          <w:ins w:id="6218" w:author="Andreas Kuehne" w:date="2019-05-31T12:40:00Z">
            <w:r w:rsidR="00A71F46">
              <w:rPr>
                <w:color w:val="19D131"/>
              </w:rPr>
              <w:t>[component Property normative details]</w:t>
            </w:r>
          </w:ins>
          <w:customXmlInsRangeStart w:id="6219" w:author="Andreas Kuehne" w:date="2019-05-31T12:40:00Z"/>
        </w:sdtContent>
      </w:sdt>
      <w:customXmlInsRangeEnd w:id="6219"/>
    </w:p>
    <w:p w14:paraId="71CBDB88" w14:textId="77777777" w:rsidR="00A71F46" w:rsidRDefault="00A71F46" w:rsidP="00A71F46">
      <w:pPr>
        <w:rPr>
          <w:ins w:id="6220" w:author="Andreas Kuehne" w:date="2019-05-31T12:40:00Z"/>
        </w:rPr>
      </w:pPr>
      <w:ins w:id="6221" w:author="Andreas Kuehne" w:date="2019-05-31T12:40:00Z">
        <w:r>
          <w:t>Below follows a list of the sub-components that constitute this component:</w:t>
        </w:r>
      </w:ins>
    </w:p>
    <w:p w14:paraId="34B1D3D6" w14:textId="77777777" w:rsidR="00A71F46" w:rsidRDefault="00A71F46" w:rsidP="00A71F46">
      <w:pPr>
        <w:pStyle w:val="Member"/>
        <w:rPr>
          <w:ins w:id="6222" w:author="Andreas Kuehne" w:date="2019-05-31T12:40:00Z"/>
        </w:rPr>
      </w:pPr>
      <w:ins w:id="6223" w:author="Andreas Kuehne" w:date="2019-05-31T12:40:00Z">
        <w:r>
          <w:t xml:space="preserve">The </w:t>
        </w:r>
        <w:r w:rsidRPr="35C1378D">
          <w:rPr>
            <w:rStyle w:val="Datatype"/>
          </w:rPr>
          <w:t>Identifier</w:t>
        </w:r>
        <w:r>
          <w:t xml:space="preserve"> element MUST contain one instance of a string. </w:t>
        </w:r>
      </w:ins>
      <w:customXmlInsRangeStart w:id="6224" w:author="Andreas Kuehne" w:date="2019-05-31T12:40:00Z"/>
      <w:sdt>
        <w:sdtPr>
          <w:alias w:val="dss2-PropertyType.id"/>
          <w:tag w:val="dss2-PropertyType.Identifier"/>
          <w:id w:val="853844112"/>
        </w:sdtPr>
        <w:sdtEndPr/>
        <w:sdtContent>
          <w:customXmlInsRangeEnd w:id="6224"/>
          <w:customXmlInsRangeStart w:id="6225" w:author="Andreas Kuehne" w:date="2019-05-31T12:40:00Z"/>
        </w:sdtContent>
      </w:sdt>
      <w:customXmlInsRangeEnd w:id="6225"/>
    </w:p>
    <w:p w14:paraId="25189415" w14:textId="77777777" w:rsidR="00A71F46" w:rsidRDefault="00A71F46" w:rsidP="00A71F46">
      <w:pPr>
        <w:pStyle w:val="Member"/>
        <w:rPr>
          <w:ins w:id="6226" w:author="Andreas Kuehne" w:date="2019-05-31T12:40:00Z"/>
        </w:rPr>
      </w:pPr>
      <w:ins w:id="6227" w:author="Andreas Kuehne" w:date="2019-05-31T12:40:00Z">
        <w:r>
          <w:t xml:space="preserve">The OPTIONAL </w:t>
        </w:r>
        <w:r w:rsidRPr="35C1378D">
          <w:rPr>
            <w:rStyle w:val="Datatype"/>
          </w:rPr>
          <w:t>Value</w:t>
        </w:r>
        <w:r>
          <w:t xml:space="preserve"> element, if present, MUST contain a sub-component. A given element MUST satisfy the requirements specified in this document in section </w:t>
        </w:r>
        <w:r>
          <w:fldChar w:fldCharType="begin"/>
        </w:r>
        <w:r>
          <w:instrText xml:space="preserve"> REF _RefComp2CFDDCC6 \r \h </w:instrText>
        </w:r>
      </w:ins>
      <w:ins w:id="6228" w:author="Andreas Kuehne" w:date="2019-05-31T12:40:00Z">
        <w:r>
          <w:fldChar w:fldCharType="separate"/>
        </w:r>
        <w:r>
          <w:rPr>
            <w:rStyle w:val="Datatype"/>
            <w:rFonts w:eastAsia="Courier New" w:cs="Courier New"/>
          </w:rPr>
          <w:t>Any</w:t>
        </w:r>
        <w:r>
          <w:fldChar w:fldCharType="end"/>
        </w:r>
        <w:r>
          <w:t xml:space="preserve">. </w:t>
        </w:r>
      </w:ins>
      <w:customXmlInsRangeStart w:id="6229" w:author="Andreas Kuehne" w:date="2019-05-31T12:40:00Z"/>
      <w:sdt>
        <w:sdtPr>
          <w:alias w:val="dss2-PropertyType.val"/>
          <w:tag w:val="dss2-PropertyType.Value"/>
          <w:id w:val="338357521"/>
        </w:sdtPr>
        <w:sdtEndPr/>
        <w:sdtContent>
          <w:customXmlInsRangeEnd w:id="6229"/>
          <w:ins w:id="6230" w:author="Andreas Kuehne" w:date="2019-05-31T12:40:00Z">
            <w:r w:rsidRPr="003A06D0">
              <w:rPr>
                <w:color w:val="19D131"/>
                <w:lang w:val="en-GB"/>
              </w:rPr>
              <w:t xml:space="preserve">The </w:t>
            </w:r>
            <w:r w:rsidRPr="003A06D0">
              <w:rPr>
                <w:rStyle w:val="Datatype"/>
                <w:lang w:val="en-GB"/>
              </w:rPr>
              <w:t>Value</w:t>
            </w:r>
            <w:r w:rsidRPr="003A06D0">
              <w:rPr>
                <w:color w:val="19D131"/>
                <w:lang w:val="en-GB"/>
              </w:rPr>
              <w:t xml:space="preserve"> element contains arbitrary content wrapped in an </w:t>
            </w:r>
            <w:r w:rsidRPr="0087606C">
              <w:rPr>
                <w:rStyle w:val="Datatype"/>
              </w:rPr>
              <w:t>Any</w:t>
            </w:r>
            <w:r>
              <w:rPr>
                <w:color w:val="19D131"/>
                <w:lang w:val="en-GB"/>
              </w:rPr>
              <w:t xml:space="preserve"> component</w:t>
            </w:r>
            <w:r w:rsidRPr="003A06D0">
              <w:rPr>
                <w:color w:val="19D131"/>
                <w:lang w:val="en-GB"/>
              </w:rPr>
              <w:t>.</w:t>
            </w:r>
          </w:ins>
          <w:customXmlInsRangeStart w:id="6231" w:author="Andreas Kuehne" w:date="2019-05-31T12:40:00Z"/>
        </w:sdtContent>
      </w:sdt>
      <w:customXmlInsRangeEnd w:id="6231"/>
    </w:p>
    <w:p w14:paraId="3AF5AD37" w14:textId="77777777" w:rsidR="00A71F46" w:rsidRDefault="00A71F46" w:rsidP="00A71F46">
      <w:pPr>
        <w:pStyle w:val="Non-normativeCommentHeading"/>
        <w:rPr>
          <w:ins w:id="6232" w:author="Andreas Kuehne" w:date="2019-05-31T12:40:00Z"/>
        </w:rPr>
      </w:pPr>
      <w:ins w:id="6233" w:author="Andreas Kuehne" w:date="2019-05-31T12:40:00Z">
        <w:r>
          <w:t>Non-normative Comment:</w:t>
        </w:r>
      </w:ins>
    </w:p>
    <w:p w14:paraId="7E02EAAC" w14:textId="77777777" w:rsidR="00A71F46" w:rsidRDefault="001A1734" w:rsidP="00A71F46">
      <w:pPr>
        <w:pStyle w:val="Non-normativeComment"/>
        <w:rPr>
          <w:ins w:id="6234" w:author="Andreas Kuehne" w:date="2019-05-31T12:40:00Z"/>
        </w:rPr>
      </w:pPr>
      <w:customXmlInsRangeStart w:id="6235" w:author="Andreas Kuehne" w:date="2019-05-31T12:40:00Z"/>
      <w:sdt>
        <w:sdtPr>
          <w:tag w:val="dss2-PropertyType.-nonNormative"/>
          <w:id w:val="350073095"/>
          <w:showingPlcHdr/>
        </w:sdtPr>
        <w:sdtEndPr/>
        <w:sdtContent>
          <w:customXmlInsRangeEnd w:id="6235"/>
          <w:ins w:id="6236" w:author="Andreas Kuehne" w:date="2019-05-31T12:40:00Z">
            <w:r w:rsidR="00A71F46">
              <w:rPr>
                <w:color w:val="19D131"/>
              </w:rPr>
              <w:t>[component Property non normative details]</w:t>
            </w:r>
          </w:ins>
          <w:customXmlInsRangeStart w:id="6237" w:author="Andreas Kuehne" w:date="2019-05-31T12:40:00Z"/>
        </w:sdtContent>
      </w:sdt>
      <w:customXmlInsRangeEnd w:id="6237"/>
    </w:p>
    <w:p w14:paraId="50F1C491" w14:textId="77777777" w:rsidR="00A71F46" w:rsidRDefault="00A71F46" w:rsidP="00A71F46">
      <w:pPr>
        <w:pStyle w:val="berschrift4"/>
        <w:numPr>
          <w:ilvl w:val="3"/>
          <w:numId w:val="3"/>
        </w:numPr>
        <w:rPr>
          <w:ins w:id="6238" w:author="Andreas Kuehne" w:date="2019-05-31T12:40:00Z"/>
        </w:rPr>
      </w:pPr>
      <w:bookmarkStart w:id="6239" w:name="_Toc10206852"/>
      <w:ins w:id="6240" w:author="Andreas Kuehne" w:date="2019-05-31T12:40:00Z">
        <w:r>
          <w:t>Property – JSON Syntax</w:t>
        </w:r>
        <w:bookmarkEnd w:id="6239"/>
      </w:ins>
    </w:p>
    <w:p w14:paraId="660EC0B8" w14:textId="77777777" w:rsidR="00A71F46" w:rsidRPr="0248A3D1" w:rsidRDefault="00A71F46" w:rsidP="00A71F46">
      <w:pPr>
        <w:rPr>
          <w:ins w:id="6241" w:author="Andreas Kuehne" w:date="2019-05-31T12:40:00Z"/>
        </w:rPr>
      </w:pPr>
      <w:ins w:id="6242" w:author="Andreas Kuehne" w:date="2019-05-31T12:40:00Z">
        <w:r w:rsidRPr="002062A5">
          <w:rPr>
            <w:rFonts w:eastAsia="Arial" w:cs="Arial"/>
            <w:sz w:val="22"/>
            <w:szCs w:val="22"/>
          </w:rPr>
          <w:t xml:space="preserve">The </w:t>
        </w:r>
        <w:r w:rsidRPr="002062A5">
          <w:rPr>
            <w:rFonts w:ascii="Courier New" w:eastAsia="Courier New" w:hAnsi="Courier New" w:cs="Courier New"/>
          </w:rPr>
          <w:t>PropertyType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Property</w:t>
        </w:r>
        <w:r>
          <w:t xml:space="preserve"> component.</w:t>
        </w:r>
      </w:ins>
    </w:p>
    <w:p w14:paraId="5F044F13" w14:textId="77777777" w:rsidR="00A71F46" w:rsidRPr="C2430093" w:rsidRDefault="00A71F46" w:rsidP="00A71F46">
      <w:pPr>
        <w:spacing w:line="259" w:lineRule="auto"/>
        <w:rPr>
          <w:ins w:id="6243" w:author="Andreas Kuehne" w:date="2019-05-31T12:40:00Z"/>
          <w:rFonts w:eastAsia="Arial" w:cs="Arial"/>
          <w:sz w:val="22"/>
          <w:szCs w:val="22"/>
        </w:rPr>
      </w:pPr>
      <w:ins w:id="6244"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Property</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126"/>
        <w:gridCol w:w="3167"/>
        <w:gridCol w:w="3057"/>
      </w:tblGrid>
      <w:tr w:rsidR="00A71F46" w14:paraId="18795904" w14:textId="77777777" w:rsidTr="00A71F46">
        <w:trPr>
          <w:cnfStyle w:val="100000000000" w:firstRow="1" w:lastRow="0" w:firstColumn="0" w:lastColumn="0" w:oddVBand="0" w:evenVBand="0" w:oddHBand="0" w:evenHBand="0" w:firstRowFirstColumn="0" w:firstRowLastColumn="0" w:lastRowFirstColumn="0" w:lastRowLastColumn="0"/>
          <w:ins w:id="624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35A6BE3" w14:textId="77777777" w:rsidR="00A71F46" w:rsidRDefault="00A71F46" w:rsidP="00A71F46">
            <w:pPr>
              <w:pStyle w:val="Beschriftung"/>
              <w:rPr>
                <w:ins w:id="6246" w:author="Andreas Kuehne" w:date="2019-05-31T12:40:00Z"/>
              </w:rPr>
            </w:pPr>
            <w:ins w:id="6247" w:author="Andreas Kuehne" w:date="2019-05-31T12:40:00Z">
              <w:r>
                <w:t>Element</w:t>
              </w:r>
            </w:ins>
          </w:p>
        </w:tc>
        <w:tc>
          <w:tcPr>
            <w:tcW w:w="4675" w:type="dxa"/>
          </w:tcPr>
          <w:p w14:paraId="7EE9B116"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6248" w:author="Andreas Kuehne" w:date="2019-05-31T12:40:00Z"/>
              </w:rPr>
            </w:pPr>
            <w:ins w:id="6249" w:author="Andreas Kuehne" w:date="2019-05-31T12:40:00Z">
              <w:r>
                <w:t>Implementing JSON member name</w:t>
              </w:r>
            </w:ins>
          </w:p>
        </w:tc>
        <w:tc>
          <w:tcPr>
            <w:tcW w:w="4675" w:type="dxa"/>
          </w:tcPr>
          <w:p w14:paraId="663BA016"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6250" w:author="Andreas Kuehne" w:date="2019-05-31T12:40:00Z"/>
              </w:rPr>
            </w:pPr>
            <w:ins w:id="6251" w:author="Andreas Kuehne" w:date="2019-05-31T12:40:00Z">
              <w:r>
                <w:t>Comments</w:t>
              </w:r>
            </w:ins>
          </w:p>
        </w:tc>
      </w:tr>
      <w:tr w:rsidR="00A71F46" w14:paraId="24667A0F" w14:textId="77777777" w:rsidTr="00A71F46">
        <w:trPr>
          <w:ins w:id="6252"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258ACF3" w14:textId="77777777" w:rsidR="00A71F46" w:rsidRPr="002062A5" w:rsidRDefault="00A71F46" w:rsidP="00A71F46">
            <w:pPr>
              <w:pStyle w:val="Beschriftung"/>
              <w:rPr>
                <w:ins w:id="6253" w:author="Andreas Kuehne" w:date="2019-05-31T12:40:00Z"/>
                <w:rStyle w:val="Datatype"/>
                <w:b w:val="0"/>
                <w:bCs w:val="0"/>
              </w:rPr>
            </w:pPr>
            <w:ins w:id="6254" w:author="Andreas Kuehne" w:date="2019-05-31T12:40:00Z">
              <w:r w:rsidRPr="002062A5">
                <w:rPr>
                  <w:rStyle w:val="Datatype"/>
                </w:rPr>
                <w:t>Identifier</w:t>
              </w:r>
            </w:ins>
          </w:p>
        </w:tc>
        <w:tc>
          <w:tcPr>
            <w:tcW w:w="4675" w:type="dxa"/>
          </w:tcPr>
          <w:p w14:paraId="1EEF8620"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6255" w:author="Andreas Kuehne" w:date="2019-05-31T12:40:00Z"/>
                <w:rStyle w:val="Datatype"/>
              </w:rPr>
            </w:pPr>
            <w:ins w:id="6256" w:author="Andreas Kuehne" w:date="2019-05-31T12:40:00Z">
              <w:r w:rsidRPr="002062A5">
                <w:rPr>
                  <w:rStyle w:val="Datatype"/>
                </w:rPr>
                <w:t>id</w:t>
              </w:r>
            </w:ins>
          </w:p>
        </w:tc>
        <w:tc>
          <w:tcPr>
            <w:tcW w:w="4675" w:type="dxa"/>
          </w:tcPr>
          <w:p w14:paraId="65F934AB"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6257" w:author="Andreas Kuehne" w:date="2019-05-31T12:40:00Z"/>
              </w:rPr>
            </w:pPr>
            <w:customXmlInsRangeStart w:id="6258" w:author="Andreas Kuehne" w:date="2019-05-31T12:40:00Z"/>
            <w:sdt>
              <w:sdtPr>
                <w:alias w:val="dss2-PropertyType.id"/>
                <w:tag w:val="dss2-PropertyType.-jsonComment.Identifier"/>
                <w:id w:val="-923107871"/>
                <w:showingPlcHdr/>
              </w:sdtPr>
              <w:sdtEndPr/>
              <w:sdtContent>
                <w:customXmlInsRangeEnd w:id="6258"/>
                <w:ins w:id="6259" w:author="Andreas Kuehne" w:date="2019-05-31T12:40:00Z">
                  <w:r w:rsidR="00A71F46">
                    <w:rPr>
                      <w:color w:val="19D131"/>
                    </w:rPr>
                    <w:t>[]</w:t>
                  </w:r>
                </w:ins>
                <w:customXmlInsRangeStart w:id="6260" w:author="Andreas Kuehne" w:date="2019-05-31T12:40:00Z"/>
              </w:sdtContent>
            </w:sdt>
            <w:customXmlInsRangeEnd w:id="6260"/>
          </w:p>
        </w:tc>
      </w:tr>
      <w:tr w:rsidR="00A71F46" w14:paraId="071079FC" w14:textId="77777777" w:rsidTr="00A71F46">
        <w:trPr>
          <w:ins w:id="626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A65678C" w14:textId="77777777" w:rsidR="00A71F46" w:rsidRPr="002062A5" w:rsidRDefault="00A71F46" w:rsidP="00A71F46">
            <w:pPr>
              <w:pStyle w:val="Beschriftung"/>
              <w:rPr>
                <w:ins w:id="6262" w:author="Andreas Kuehne" w:date="2019-05-31T12:40:00Z"/>
                <w:rStyle w:val="Datatype"/>
                <w:b w:val="0"/>
                <w:bCs w:val="0"/>
              </w:rPr>
            </w:pPr>
            <w:ins w:id="6263" w:author="Andreas Kuehne" w:date="2019-05-31T12:40:00Z">
              <w:r w:rsidRPr="002062A5">
                <w:rPr>
                  <w:rStyle w:val="Datatype"/>
                </w:rPr>
                <w:t>Value</w:t>
              </w:r>
            </w:ins>
          </w:p>
        </w:tc>
        <w:tc>
          <w:tcPr>
            <w:tcW w:w="4675" w:type="dxa"/>
          </w:tcPr>
          <w:p w14:paraId="6F420E05"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6264" w:author="Andreas Kuehne" w:date="2019-05-31T12:40:00Z"/>
                <w:rStyle w:val="Datatype"/>
              </w:rPr>
            </w:pPr>
            <w:ins w:id="6265" w:author="Andreas Kuehne" w:date="2019-05-31T12:40:00Z">
              <w:r w:rsidRPr="002062A5">
                <w:rPr>
                  <w:rStyle w:val="Datatype"/>
                </w:rPr>
                <w:t>val</w:t>
              </w:r>
            </w:ins>
          </w:p>
        </w:tc>
        <w:tc>
          <w:tcPr>
            <w:tcW w:w="4675" w:type="dxa"/>
          </w:tcPr>
          <w:p w14:paraId="5420BD71"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6266" w:author="Andreas Kuehne" w:date="2019-05-31T12:40:00Z"/>
              </w:rPr>
            </w:pPr>
            <w:customXmlInsRangeStart w:id="6267" w:author="Andreas Kuehne" w:date="2019-05-31T12:40:00Z"/>
            <w:sdt>
              <w:sdtPr>
                <w:alias w:val="dss2-PropertyType.val"/>
                <w:tag w:val="dss2-PropertyType.-jsonComment.Value"/>
                <w:id w:val="-2065942318"/>
                <w:showingPlcHdr/>
              </w:sdtPr>
              <w:sdtEndPr/>
              <w:sdtContent>
                <w:customXmlInsRangeEnd w:id="6267"/>
                <w:ins w:id="6268" w:author="Andreas Kuehne" w:date="2019-05-31T12:40:00Z">
                  <w:r w:rsidR="00A71F46">
                    <w:rPr>
                      <w:color w:val="19D131"/>
                    </w:rPr>
                    <w:t>[]</w:t>
                  </w:r>
                </w:ins>
                <w:customXmlInsRangeStart w:id="6269" w:author="Andreas Kuehne" w:date="2019-05-31T12:40:00Z"/>
              </w:sdtContent>
            </w:sdt>
            <w:customXmlInsRangeEnd w:id="6269"/>
          </w:p>
        </w:tc>
      </w:tr>
    </w:tbl>
    <w:p w14:paraId="1E247B89" w14:textId="77777777" w:rsidR="00A71F46" w:rsidRPr="0202B381" w:rsidRDefault="00A71F46" w:rsidP="00A71F46">
      <w:pPr>
        <w:rPr>
          <w:ins w:id="6270" w:author="Andreas Kuehne" w:date="2019-05-31T12:40:00Z"/>
        </w:rPr>
      </w:pPr>
      <w:ins w:id="6271" w:author="Andreas Kuehne" w:date="2019-05-31T12:40:00Z">
        <w:r w:rsidRPr="002062A5">
          <w:rPr>
            <w:rFonts w:eastAsia="Arial" w:cs="Arial"/>
            <w:sz w:val="22"/>
            <w:szCs w:val="22"/>
          </w:rPr>
          <w:t xml:space="preserve">The </w:t>
        </w:r>
        <w:r w:rsidRPr="002062A5">
          <w:rPr>
            <w:rFonts w:ascii="Courier New" w:eastAsia="Courier New" w:hAnsi="Courier New" w:cs="Courier New"/>
          </w:rPr>
          <w:t>PropertyType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78A3F914" w14:textId="77777777" w:rsidR="00A71F46" w:rsidRDefault="00A71F46" w:rsidP="00A71F46">
      <w:pPr>
        <w:pStyle w:val="Code"/>
        <w:spacing w:line="259" w:lineRule="auto"/>
        <w:rPr>
          <w:ins w:id="6272" w:author="Andreas Kuehne" w:date="2019-05-31T12:40:00Z"/>
        </w:rPr>
      </w:pPr>
      <w:ins w:id="6273" w:author="Andreas Kuehne" w:date="2019-05-31T12:40:00Z">
        <w:r>
          <w:rPr>
            <w:color w:val="31849B" w:themeColor="accent5" w:themeShade="BF"/>
          </w:rPr>
          <w:t>"dss2-PropertyType"</w:t>
        </w:r>
        <w:r>
          <w:t>: {</w:t>
        </w:r>
      </w:ins>
    </w:p>
    <w:p w14:paraId="45976AF4" w14:textId="77777777" w:rsidR="00A71F46" w:rsidRDefault="00A71F46" w:rsidP="00A71F46">
      <w:pPr>
        <w:pStyle w:val="Code"/>
        <w:spacing w:line="259" w:lineRule="auto"/>
        <w:rPr>
          <w:ins w:id="6274" w:author="Andreas Kuehne" w:date="2019-05-31T12:40:00Z"/>
        </w:rPr>
      </w:pPr>
      <w:ins w:id="6275" w:author="Andreas Kuehne" w:date="2019-05-31T12:40:00Z">
        <w:r>
          <w:rPr>
            <w:color w:val="31849B" w:themeColor="accent5" w:themeShade="BF"/>
          </w:rPr>
          <w:t xml:space="preserve">  "type"</w:t>
        </w:r>
        <w:r>
          <w:t xml:space="preserve">: </w:t>
        </w:r>
        <w:r>
          <w:rPr>
            <w:color w:val="244061" w:themeColor="accent1" w:themeShade="80"/>
          </w:rPr>
          <w:t>"object",</w:t>
        </w:r>
      </w:ins>
    </w:p>
    <w:p w14:paraId="5CEEE1B0" w14:textId="77777777" w:rsidR="00A71F46" w:rsidRDefault="00A71F46" w:rsidP="00A71F46">
      <w:pPr>
        <w:pStyle w:val="Code"/>
        <w:spacing w:line="259" w:lineRule="auto"/>
        <w:rPr>
          <w:ins w:id="6276" w:author="Andreas Kuehne" w:date="2019-05-31T12:40:00Z"/>
        </w:rPr>
      </w:pPr>
      <w:ins w:id="6277" w:author="Andreas Kuehne" w:date="2019-05-31T12:40:00Z">
        <w:r>
          <w:rPr>
            <w:color w:val="31849B" w:themeColor="accent5" w:themeShade="BF"/>
          </w:rPr>
          <w:t xml:space="preserve">  "properties"</w:t>
        </w:r>
        <w:r>
          <w:t>: {</w:t>
        </w:r>
      </w:ins>
    </w:p>
    <w:p w14:paraId="53550EFA" w14:textId="77777777" w:rsidR="00A71F46" w:rsidRDefault="00A71F46" w:rsidP="00A71F46">
      <w:pPr>
        <w:pStyle w:val="Code"/>
        <w:spacing w:line="259" w:lineRule="auto"/>
        <w:rPr>
          <w:ins w:id="6278" w:author="Andreas Kuehne" w:date="2019-05-31T12:40:00Z"/>
        </w:rPr>
      </w:pPr>
      <w:ins w:id="6279" w:author="Andreas Kuehne" w:date="2019-05-31T12:40:00Z">
        <w:r>
          <w:rPr>
            <w:color w:val="31849B" w:themeColor="accent5" w:themeShade="BF"/>
          </w:rPr>
          <w:t xml:space="preserve">    "id"</w:t>
        </w:r>
        <w:r>
          <w:t>: {</w:t>
        </w:r>
      </w:ins>
    </w:p>
    <w:p w14:paraId="012C7832" w14:textId="77777777" w:rsidR="00A71F46" w:rsidRDefault="00A71F46" w:rsidP="00A71F46">
      <w:pPr>
        <w:pStyle w:val="Code"/>
        <w:spacing w:line="259" w:lineRule="auto"/>
        <w:rPr>
          <w:ins w:id="6280" w:author="Andreas Kuehne" w:date="2019-05-31T12:40:00Z"/>
        </w:rPr>
      </w:pPr>
      <w:ins w:id="6281" w:author="Andreas Kuehne" w:date="2019-05-31T12:40:00Z">
        <w:r>
          <w:rPr>
            <w:color w:val="31849B" w:themeColor="accent5" w:themeShade="BF"/>
          </w:rPr>
          <w:t xml:space="preserve">      "type"</w:t>
        </w:r>
        <w:r>
          <w:t xml:space="preserve">: </w:t>
        </w:r>
        <w:r>
          <w:rPr>
            <w:color w:val="244061" w:themeColor="accent1" w:themeShade="80"/>
          </w:rPr>
          <w:t>"string"</w:t>
        </w:r>
      </w:ins>
    </w:p>
    <w:p w14:paraId="220BD4CE" w14:textId="77777777" w:rsidR="00A71F46" w:rsidRDefault="00A71F46" w:rsidP="00A71F46">
      <w:pPr>
        <w:pStyle w:val="Code"/>
        <w:spacing w:line="259" w:lineRule="auto"/>
        <w:rPr>
          <w:ins w:id="6282" w:author="Andreas Kuehne" w:date="2019-05-31T12:40:00Z"/>
        </w:rPr>
      </w:pPr>
      <w:ins w:id="6283" w:author="Andreas Kuehne" w:date="2019-05-31T12:40:00Z">
        <w:r>
          <w:t xml:space="preserve">    },</w:t>
        </w:r>
      </w:ins>
    </w:p>
    <w:p w14:paraId="3AEFB6FB" w14:textId="77777777" w:rsidR="00A71F46" w:rsidRDefault="00A71F46" w:rsidP="00A71F46">
      <w:pPr>
        <w:pStyle w:val="Code"/>
        <w:spacing w:line="259" w:lineRule="auto"/>
        <w:rPr>
          <w:ins w:id="6284" w:author="Andreas Kuehne" w:date="2019-05-31T12:40:00Z"/>
        </w:rPr>
      </w:pPr>
      <w:ins w:id="6285" w:author="Andreas Kuehne" w:date="2019-05-31T12:40:00Z">
        <w:r>
          <w:rPr>
            <w:color w:val="31849B" w:themeColor="accent5" w:themeShade="BF"/>
          </w:rPr>
          <w:t xml:space="preserve">    "val"</w:t>
        </w:r>
        <w:r>
          <w:t>: {</w:t>
        </w:r>
      </w:ins>
    </w:p>
    <w:p w14:paraId="194B9FDA" w14:textId="77777777" w:rsidR="00A71F46" w:rsidRDefault="00A71F46" w:rsidP="00A71F46">
      <w:pPr>
        <w:pStyle w:val="Code"/>
        <w:spacing w:line="259" w:lineRule="auto"/>
        <w:rPr>
          <w:ins w:id="6286" w:author="Andreas Kuehne" w:date="2019-05-31T12:40:00Z"/>
        </w:rPr>
      </w:pPr>
      <w:ins w:id="6287" w:author="Andreas Kuehne" w:date="2019-05-31T12:40:00Z">
        <w:r>
          <w:rPr>
            <w:color w:val="31849B" w:themeColor="accent5" w:themeShade="BF"/>
          </w:rPr>
          <w:t xml:space="preserve">      "$ref"</w:t>
        </w:r>
        <w:r>
          <w:t xml:space="preserve">: </w:t>
        </w:r>
        <w:r>
          <w:rPr>
            <w:color w:val="244061" w:themeColor="accent1" w:themeShade="80"/>
          </w:rPr>
          <w:t>"#/definitions/dsb-AnyType"</w:t>
        </w:r>
      </w:ins>
    </w:p>
    <w:p w14:paraId="05403621" w14:textId="77777777" w:rsidR="00A71F46" w:rsidRDefault="00A71F46" w:rsidP="00A71F46">
      <w:pPr>
        <w:pStyle w:val="Code"/>
        <w:spacing w:line="259" w:lineRule="auto"/>
        <w:rPr>
          <w:ins w:id="6288" w:author="Andreas Kuehne" w:date="2019-05-31T12:40:00Z"/>
        </w:rPr>
      </w:pPr>
      <w:ins w:id="6289" w:author="Andreas Kuehne" w:date="2019-05-31T12:40:00Z">
        <w:r>
          <w:t xml:space="preserve">    }</w:t>
        </w:r>
      </w:ins>
    </w:p>
    <w:p w14:paraId="0B6951DB" w14:textId="77777777" w:rsidR="00A71F46" w:rsidRDefault="00A71F46" w:rsidP="00A71F46">
      <w:pPr>
        <w:pStyle w:val="Code"/>
        <w:spacing w:line="259" w:lineRule="auto"/>
        <w:rPr>
          <w:ins w:id="6290" w:author="Andreas Kuehne" w:date="2019-05-31T12:40:00Z"/>
        </w:rPr>
      </w:pPr>
      <w:ins w:id="6291" w:author="Andreas Kuehne" w:date="2019-05-31T12:40:00Z">
        <w:r>
          <w:t xml:space="preserve">  },</w:t>
        </w:r>
      </w:ins>
    </w:p>
    <w:p w14:paraId="6275E512" w14:textId="77777777" w:rsidR="00A71F46" w:rsidRDefault="00A71F46" w:rsidP="00A71F46">
      <w:pPr>
        <w:pStyle w:val="Code"/>
        <w:spacing w:line="259" w:lineRule="auto"/>
        <w:rPr>
          <w:ins w:id="6292" w:author="Andreas Kuehne" w:date="2019-05-31T12:40:00Z"/>
        </w:rPr>
      </w:pPr>
      <w:ins w:id="6293" w:author="Andreas Kuehne" w:date="2019-05-31T12:40:00Z">
        <w:r>
          <w:rPr>
            <w:color w:val="31849B" w:themeColor="accent5" w:themeShade="BF"/>
          </w:rPr>
          <w:t xml:space="preserve">  "required"</w:t>
        </w:r>
        <w:r>
          <w:t>: [</w:t>
        </w:r>
        <w:r>
          <w:rPr>
            <w:color w:val="244061" w:themeColor="accent1" w:themeShade="80"/>
          </w:rPr>
          <w:t>"id"</w:t>
        </w:r>
        <w:r>
          <w:t>]</w:t>
        </w:r>
      </w:ins>
    </w:p>
    <w:p w14:paraId="5FE1CB50" w14:textId="77777777" w:rsidR="00A71F46" w:rsidRDefault="00A71F46" w:rsidP="00A71F46">
      <w:pPr>
        <w:pStyle w:val="Code"/>
        <w:spacing w:line="259" w:lineRule="auto"/>
        <w:rPr>
          <w:ins w:id="6294" w:author="Andreas Kuehne" w:date="2019-05-31T12:40:00Z"/>
        </w:rPr>
      </w:pPr>
      <w:ins w:id="6295" w:author="Andreas Kuehne" w:date="2019-05-31T12:40:00Z">
        <w:r>
          <w:t>}</w:t>
        </w:r>
      </w:ins>
    </w:p>
    <w:p w14:paraId="7441ABDA" w14:textId="77777777" w:rsidR="00A71F46" w:rsidRDefault="001A1734" w:rsidP="00A71F46">
      <w:pPr>
        <w:rPr>
          <w:ins w:id="6296" w:author="Andreas Kuehne" w:date="2019-05-31T12:40:00Z"/>
        </w:rPr>
      </w:pPr>
      <w:customXmlInsRangeStart w:id="6297" w:author="Andreas Kuehne" w:date="2019-05-31T12:40:00Z"/>
      <w:sdt>
        <w:sdtPr>
          <w:tag w:val="dss2-PropertyType.-jsonSchema"/>
          <w:id w:val="750312365"/>
          <w:showingPlcHdr/>
        </w:sdtPr>
        <w:sdtEndPr/>
        <w:sdtContent>
          <w:customXmlInsRangeEnd w:id="6297"/>
          <w:ins w:id="6298" w:author="Andreas Kuehne" w:date="2019-05-31T12:40:00Z">
            <w:r w:rsidR="00A71F46">
              <w:rPr>
                <w:color w:val="19D131"/>
              </w:rPr>
              <w:t>[component Property JSON schema details]</w:t>
            </w:r>
          </w:ins>
          <w:customXmlInsRangeStart w:id="6299" w:author="Andreas Kuehne" w:date="2019-05-31T12:40:00Z"/>
        </w:sdtContent>
      </w:sdt>
      <w:customXmlInsRangeEnd w:id="6299"/>
    </w:p>
    <w:p w14:paraId="166ACAB3" w14:textId="77777777" w:rsidR="00A71F46" w:rsidRDefault="00A71F46" w:rsidP="00A71F46">
      <w:pPr>
        <w:pStyle w:val="berschrift4"/>
        <w:numPr>
          <w:ilvl w:val="3"/>
          <w:numId w:val="3"/>
        </w:numPr>
        <w:rPr>
          <w:ins w:id="6300" w:author="Andreas Kuehne" w:date="2019-05-31T12:40:00Z"/>
        </w:rPr>
      </w:pPr>
      <w:bookmarkStart w:id="6301" w:name="_Toc10206853"/>
      <w:ins w:id="6302" w:author="Andreas Kuehne" w:date="2019-05-31T12:40:00Z">
        <w:r>
          <w:t>Property – XML Syntax</w:t>
        </w:r>
        <w:bookmarkEnd w:id="6301"/>
      </w:ins>
    </w:p>
    <w:p w14:paraId="19EEFC49" w14:textId="77777777" w:rsidR="00A71F46" w:rsidRPr="5404FA76" w:rsidRDefault="00A71F46" w:rsidP="00A71F46">
      <w:pPr>
        <w:rPr>
          <w:ins w:id="6303" w:author="Andreas Kuehne" w:date="2019-05-31T12:40:00Z"/>
        </w:rPr>
      </w:pPr>
      <w:ins w:id="6304" w:author="Andreas Kuehne" w:date="2019-05-31T12:40:00Z">
        <w:r w:rsidRPr="0CCF9147">
          <w:t xml:space="preserve">The XML type </w:t>
        </w:r>
        <w:r w:rsidRPr="002062A5">
          <w:rPr>
            <w:rFonts w:ascii="Courier New" w:eastAsia="Courier New" w:hAnsi="Courier New" w:cs="Courier New"/>
          </w:rPr>
          <w:t>PropertyType</w:t>
        </w:r>
        <w:r w:rsidRPr="0CCF9147">
          <w:t xml:space="preserve"> SHALL implement the requirements defined in the </w:t>
        </w:r>
        <w:r w:rsidRPr="002062A5">
          <w:rPr>
            <w:rFonts w:ascii="Courier New" w:eastAsia="Courier New" w:hAnsi="Courier New" w:cs="Courier New"/>
          </w:rPr>
          <w:t>Property</w:t>
        </w:r>
        <w:r>
          <w:t xml:space="preserve"> </w:t>
        </w:r>
        <w:r w:rsidRPr="005A6FFD">
          <w:t>component.</w:t>
        </w:r>
      </w:ins>
    </w:p>
    <w:p w14:paraId="00514C66" w14:textId="77777777" w:rsidR="00A71F46" w:rsidRDefault="00A71F46" w:rsidP="00A71F46">
      <w:pPr>
        <w:rPr>
          <w:ins w:id="6305" w:author="Andreas Kuehne" w:date="2019-05-31T12:40:00Z"/>
        </w:rPr>
      </w:pPr>
      <w:ins w:id="6306" w:author="Andreas Kuehne" w:date="2019-05-31T12:40:00Z">
        <w:r w:rsidRPr="005A6FFD">
          <w:rPr>
            <w:rFonts w:eastAsia="Arial"/>
          </w:rPr>
          <w:t xml:space="preserve">The </w:t>
        </w:r>
        <w:r w:rsidRPr="002062A5">
          <w:rPr>
            <w:rFonts w:ascii="Courier New" w:eastAsia="Courier New" w:hAnsi="Courier New" w:cs="Courier New"/>
          </w:rPr>
          <w:t>PropertyType</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49EC8A4B" w14:textId="77777777" w:rsidR="00A71F46" w:rsidRDefault="00A71F46" w:rsidP="00A71F46">
      <w:pPr>
        <w:pStyle w:val="Code"/>
        <w:rPr>
          <w:ins w:id="6307" w:author="Andreas Kuehne" w:date="2019-05-31T12:40:00Z"/>
        </w:rPr>
      </w:pPr>
      <w:ins w:id="6308"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PropertyType</w:t>
        </w:r>
        <w:r>
          <w:rPr>
            <w:color w:val="943634" w:themeColor="accent2" w:themeShade="BF"/>
          </w:rPr>
          <w:t>"</w:t>
        </w:r>
        <w:r>
          <w:rPr>
            <w:color w:val="31849B" w:themeColor="accent5" w:themeShade="BF"/>
          </w:rPr>
          <w:t>&gt;</w:t>
        </w:r>
      </w:ins>
    </w:p>
    <w:p w14:paraId="128243A8" w14:textId="77777777" w:rsidR="00A71F46" w:rsidRDefault="00A71F46" w:rsidP="00A71F46">
      <w:pPr>
        <w:pStyle w:val="Code"/>
        <w:rPr>
          <w:ins w:id="6309" w:author="Andreas Kuehne" w:date="2019-05-31T12:40:00Z"/>
        </w:rPr>
      </w:pPr>
      <w:ins w:id="6310" w:author="Andreas Kuehne" w:date="2019-05-31T12:40:00Z">
        <w:r>
          <w:rPr>
            <w:color w:val="31849B" w:themeColor="accent5" w:themeShade="BF"/>
          </w:rPr>
          <w:t xml:space="preserve">  &lt;xs:sequence&gt;</w:t>
        </w:r>
      </w:ins>
    </w:p>
    <w:p w14:paraId="2A6A2ED1" w14:textId="77777777" w:rsidR="00A71F46" w:rsidRDefault="00A71F46" w:rsidP="00A71F46">
      <w:pPr>
        <w:pStyle w:val="Code"/>
        <w:rPr>
          <w:ins w:id="6311" w:author="Andreas Kuehne" w:date="2019-05-31T12:40:00Z"/>
        </w:rPr>
      </w:pPr>
      <w:ins w:id="6312"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Identifier</w:t>
        </w:r>
        <w:r>
          <w:rPr>
            <w:color w:val="943634" w:themeColor="accent2" w:themeShade="BF"/>
          </w:rPr>
          <w:t>" type="</w:t>
        </w:r>
        <w:r>
          <w:rPr>
            <w:color w:val="244061" w:themeColor="accent1" w:themeShade="80"/>
          </w:rPr>
          <w:t>xs:string</w:t>
        </w:r>
        <w:r>
          <w:rPr>
            <w:color w:val="943634" w:themeColor="accent2" w:themeShade="BF"/>
          </w:rPr>
          <w:t>"</w:t>
        </w:r>
        <w:r>
          <w:rPr>
            <w:color w:val="31849B" w:themeColor="accent5" w:themeShade="BF"/>
          </w:rPr>
          <w:t>/&gt;</w:t>
        </w:r>
      </w:ins>
    </w:p>
    <w:p w14:paraId="4692D6E6" w14:textId="77777777" w:rsidR="00A71F46" w:rsidRDefault="00A71F46" w:rsidP="00A71F46">
      <w:pPr>
        <w:pStyle w:val="Code"/>
        <w:rPr>
          <w:ins w:id="6313" w:author="Andreas Kuehne" w:date="2019-05-31T12:40:00Z"/>
        </w:rPr>
      </w:pPr>
      <w:ins w:id="6314"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Value</w:t>
        </w:r>
        <w:r>
          <w:rPr>
            <w:color w:val="943634" w:themeColor="accent2" w:themeShade="BF"/>
          </w:rPr>
          <w:t>" type="</w:t>
        </w:r>
        <w:r>
          <w:rPr>
            <w:color w:val="244061" w:themeColor="accent1" w:themeShade="80"/>
          </w:rPr>
          <w:t>dsb:AnyType</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0A4B20A1" w14:textId="77777777" w:rsidR="00A71F46" w:rsidRDefault="00A71F46" w:rsidP="00A71F46">
      <w:pPr>
        <w:pStyle w:val="Code"/>
        <w:rPr>
          <w:ins w:id="6315" w:author="Andreas Kuehne" w:date="2019-05-31T12:40:00Z"/>
        </w:rPr>
      </w:pPr>
      <w:ins w:id="6316" w:author="Andreas Kuehne" w:date="2019-05-31T12:40:00Z">
        <w:r>
          <w:rPr>
            <w:color w:val="31849B" w:themeColor="accent5" w:themeShade="BF"/>
          </w:rPr>
          <w:t xml:space="preserve">  &lt;/xs:sequence&gt;</w:t>
        </w:r>
      </w:ins>
    </w:p>
    <w:p w14:paraId="7F2F899D" w14:textId="77777777" w:rsidR="00A71F46" w:rsidRDefault="00A71F46" w:rsidP="00A71F46">
      <w:pPr>
        <w:pStyle w:val="Code"/>
        <w:rPr>
          <w:ins w:id="6317" w:author="Andreas Kuehne" w:date="2019-05-31T12:40:00Z"/>
        </w:rPr>
      </w:pPr>
      <w:ins w:id="6318" w:author="Andreas Kuehne" w:date="2019-05-31T12:40:00Z">
        <w:r>
          <w:rPr>
            <w:color w:val="31849B" w:themeColor="accent5" w:themeShade="BF"/>
          </w:rPr>
          <w:t>&lt;/xs:complexType&gt;</w:t>
        </w:r>
      </w:ins>
    </w:p>
    <w:p w14:paraId="5DBF5707" w14:textId="77777777" w:rsidR="00A71F46" w:rsidRDefault="00A71F46" w:rsidP="00A71F46">
      <w:pPr>
        <w:spacing w:line="259" w:lineRule="auto"/>
        <w:rPr>
          <w:ins w:id="6319" w:author="Andreas Kuehne" w:date="2019-05-31T12:40:00Z"/>
        </w:rPr>
      </w:pPr>
      <w:ins w:id="6320" w:author="Andreas Kuehne" w:date="2019-05-31T12:40:00Z">
        <w:r>
          <w:t>Each child element of</w:t>
        </w:r>
        <w:r w:rsidRPr="71C71F8C">
          <w:t xml:space="preserve"> </w:t>
        </w:r>
        <w:r w:rsidRPr="002062A5">
          <w:rPr>
            <w:rFonts w:ascii="Courier New" w:eastAsia="Courier New" w:hAnsi="Courier New" w:cs="Courier New"/>
          </w:rPr>
          <w:t>PropertyType</w:t>
        </w:r>
        <w:r w:rsidRPr="71C71F8C">
          <w:t xml:space="preserve"> </w:t>
        </w:r>
        <w:r>
          <w:t xml:space="preserve">XML element SHALL implement in XML syntax the sub-component that has a name equal to its local name. </w:t>
        </w:r>
      </w:ins>
      <w:customXmlInsRangeStart w:id="6321" w:author="Andreas Kuehne" w:date="2019-05-31T12:40:00Z"/>
      <w:sdt>
        <w:sdtPr>
          <w:tag w:val="dss2-PropertyType.-xmlSchema"/>
          <w:id w:val="-674338873"/>
        </w:sdtPr>
        <w:sdtEndPr/>
        <w:sdtContent>
          <w:customXmlInsRangeEnd w:id="6321"/>
          <w:ins w:id="6322" w:author="Andreas Kuehne" w:date="2019-05-31T12:40:00Z">
            <w:r w:rsidRPr="003A06D0">
              <w:rPr>
                <w:color w:val="19D131"/>
                <w:lang w:val="en-GB"/>
              </w:rPr>
              <w:t>. Therefore it occurs in the XML schema, too.</w:t>
            </w:r>
          </w:ins>
          <w:customXmlInsRangeStart w:id="6323" w:author="Andreas Kuehne" w:date="2019-05-31T12:40:00Z"/>
        </w:sdtContent>
      </w:sdt>
      <w:customXmlInsRangeEnd w:id="6323"/>
    </w:p>
    <w:p w14:paraId="107A7F4A" w14:textId="77777777" w:rsidR="00A71F46" w:rsidRDefault="00A71F46" w:rsidP="00A71F46">
      <w:pPr>
        <w:pStyle w:val="berschrift3"/>
        <w:numPr>
          <w:ilvl w:val="2"/>
          <w:numId w:val="3"/>
        </w:numPr>
        <w:rPr>
          <w:ins w:id="6324" w:author="Andreas Kuehne" w:date="2019-05-31T12:40:00Z"/>
        </w:rPr>
      </w:pPr>
      <w:bookmarkStart w:id="6325" w:name="_Toc10206854"/>
      <w:ins w:id="6326" w:author="Andreas Kuehne" w:date="2019-05-31T12:40:00Z">
        <w:r>
          <w:t>Component IncludeObject</w:t>
        </w:r>
        <w:bookmarkEnd w:id="6325"/>
      </w:ins>
    </w:p>
    <w:p w14:paraId="4671E1E5" w14:textId="77777777" w:rsidR="00A71F46" w:rsidRDefault="001A1734" w:rsidP="00A71F46">
      <w:pPr>
        <w:rPr>
          <w:ins w:id="6327" w:author="Andreas Kuehne" w:date="2019-05-31T12:40:00Z"/>
        </w:rPr>
      </w:pPr>
      <w:customXmlInsRangeStart w:id="6328" w:author="Andreas Kuehne" w:date="2019-05-31T12:40:00Z"/>
      <w:sdt>
        <w:sdtPr>
          <w:tag w:val="dss2-IncludeObjectType.-normative"/>
          <w:id w:val="-1816563722"/>
        </w:sdtPr>
        <w:sdtEndPr/>
        <w:sdtContent>
          <w:customXmlInsRangeEnd w:id="6328"/>
          <w:ins w:id="6329" w:author="Andreas Kuehne" w:date="2019-05-31T12:40:00Z">
            <w:r w:rsidR="00A71F46" w:rsidRPr="003A06D0">
              <w:rPr>
                <w:color w:val="19D131"/>
                <w:lang w:val="en-GB"/>
              </w:rPr>
              <w:t xml:space="preserve">The </w:t>
            </w:r>
            <w:r w:rsidR="00A71F46" w:rsidRPr="003A06D0">
              <w:rPr>
                <w:rFonts w:ascii="Courier New" w:eastAsia="Courier New" w:hAnsi="Courier New" w:cs="Courier New"/>
                <w:lang w:val="en-GB"/>
              </w:rPr>
              <w:t>IncludeObject</w:t>
            </w:r>
            <w:r w:rsidR="00A71F46" w:rsidRPr="003A06D0">
              <w:rPr>
                <w:color w:val="19D131"/>
                <w:lang w:val="en-GB"/>
              </w:rPr>
              <w:t xml:space="preserve"> component is used to request the creation of an XMLDSig enveloping signature. Multiple occurrences of this optional input can be present in a single </w:t>
            </w:r>
            <w:r w:rsidR="00A71F46" w:rsidRPr="003A06D0">
              <w:rPr>
                <w:rStyle w:val="Datatype"/>
                <w:lang w:val="en-GB"/>
              </w:rPr>
              <w:t>SignRequest</w:t>
            </w:r>
            <w:r w:rsidR="00A71F46" w:rsidRPr="003A06D0">
              <w:rPr>
                <w:color w:val="19D131"/>
                <w:lang w:val="en-GB"/>
              </w:rPr>
              <w:t xml:space="preserve"> message. Each occurrence will cause the inclusion of an object inside the signature being created.</w:t>
            </w:r>
          </w:ins>
          <w:customXmlInsRangeStart w:id="6330" w:author="Andreas Kuehne" w:date="2019-05-31T12:40:00Z"/>
        </w:sdtContent>
      </w:sdt>
      <w:customXmlInsRangeEnd w:id="6330"/>
    </w:p>
    <w:p w14:paraId="19F3E7E2" w14:textId="77777777" w:rsidR="00A71F46" w:rsidRDefault="00A71F46" w:rsidP="00A71F46">
      <w:pPr>
        <w:rPr>
          <w:ins w:id="6331" w:author="Andreas Kuehne" w:date="2019-05-31T12:40:00Z"/>
        </w:rPr>
      </w:pPr>
      <w:ins w:id="6332" w:author="Andreas Kuehne" w:date="2019-05-31T12:40:00Z">
        <w:r>
          <w:t>Below follows a list of the sub-components that constitute this component:</w:t>
        </w:r>
      </w:ins>
    </w:p>
    <w:p w14:paraId="3D138CD6" w14:textId="77777777" w:rsidR="00A71F46" w:rsidRDefault="00A71F46" w:rsidP="00A71F46">
      <w:pPr>
        <w:pStyle w:val="Member"/>
        <w:rPr>
          <w:ins w:id="6333" w:author="Andreas Kuehne" w:date="2019-05-31T12:40:00Z"/>
        </w:rPr>
      </w:pPr>
      <w:ins w:id="6334" w:author="Andreas Kuehne" w:date="2019-05-31T12:40:00Z">
        <w:r>
          <w:t xml:space="preserve">The OPTIONAL </w:t>
        </w:r>
        <w:r w:rsidRPr="35C1378D">
          <w:rPr>
            <w:rStyle w:val="Datatype"/>
          </w:rPr>
          <w:t>WhichData</w:t>
        </w:r>
        <w:r>
          <w:t xml:space="preserve"> element, if present, MUST contain one instance of a unique identifier reference. </w:t>
        </w:r>
      </w:ins>
      <w:customXmlInsRangeStart w:id="6335" w:author="Andreas Kuehne" w:date="2019-05-31T12:40:00Z"/>
      <w:sdt>
        <w:sdtPr>
          <w:alias w:val="dss2-IncludeObjectType.whichData"/>
          <w:tag w:val="dss2-IncludeObjectType.WhichData"/>
          <w:id w:val="-2103184328"/>
        </w:sdtPr>
        <w:sdtEndPr/>
        <w:sdtContent>
          <w:customXmlInsRangeEnd w:id="6335"/>
          <w:ins w:id="6336" w:author="Andreas Kuehne" w:date="2019-05-31T12:40:00Z">
            <w:r w:rsidRPr="00D56DEC">
              <w:rPr>
                <w:color w:val="19D131"/>
              </w:rPr>
              <w:t xml:space="preserve">This element identifies the input </w:t>
            </w:r>
            <w:r w:rsidRPr="00092265">
              <w:rPr>
                <w:rStyle w:val="Datatype"/>
              </w:rPr>
              <w:t>Base64Data</w:t>
            </w:r>
            <w:r>
              <w:rPr>
                <w:color w:val="19D131"/>
              </w:rPr>
              <w:t xml:space="preserve"> component</w:t>
            </w:r>
            <w:r w:rsidRPr="00D56DEC">
              <w:rPr>
                <w:color w:val="19D131"/>
              </w:rPr>
              <w:t xml:space="preserve"> which will be inserted into the returned signature.</w:t>
            </w:r>
          </w:ins>
          <w:customXmlInsRangeStart w:id="6337" w:author="Andreas Kuehne" w:date="2019-05-31T12:40:00Z"/>
        </w:sdtContent>
      </w:sdt>
      <w:customXmlInsRangeEnd w:id="6337"/>
    </w:p>
    <w:p w14:paraId="320ECF60" w14:textId="77777777" w:rsidR="00A71F46" w:rsidRDefault="00A71F46" w:rsidP="00A71F46">
      <w:pPr>
        <w:pStyle w:val="Member"/>
        <w:rPr>
          <w:ins w:id="6338" w:author="Andreas Kuehne" w:date="2019-05-31T12:40:00Z"/>
        </w:rPr>
      </w:pPr>
      <w:ins w:id="6339" w:author="Andreas Kuehne" w:date="2019-05-31T12:40:00Z">
        <w:r>
          <w:t xml:space="preserve">The OPTIONAL </w:t>
        </w:r>
        <w:r w:rsidRPr="35C1378D">
          <w:rPr>
            <w:rStyle w:val="Datatype"/>
          </w:rPr>
          <w:t>HasObjectTagsAndAttributesSet</w:t>
        </w:r>
        <w:r>
          <w:t xml:space="preserve"> element, if present, MUST contain one instance of a boolean. Its default value is '</w:t>
        </w:r>
        <w:r>
          <w:rPr>
            <w:color w:val="244061" w:themeColor="accent1" w:themeShade="80"/>
          </w:rPr>
          <w:t>false</w:t>
        </w:r>
        <w:r>
          <w:t xml:space="preserve">'. </w:t>
        </w:r>
      </w:ins>
      <w:customXmlInsRangeStart w:id="6340" w:author="Andreas Kuehne" w:date="2019-05-31T12:40:00Z"/>
      <w:sdt>
        <w:sdtPr>
          <w:alias w:val="dss2-IncludeObjectType.hasObjectTagsAndAttributesSet"/>
          <w:tag w:val="dss2-IncludeObjectType.HasObjectTagsAndAttributesSet"/>
          <w:id w:val="2040697017"/>
          <w:showingPlcHdr/>
        </w:sdtPr>
        <w:sdtEndPr/>
        <w:sdtContent>
          <w:customXmlInsRangeEnd w:id="6340"/>
          <w:ins w:id="6341" w:author="Andreas Kuehne" w:date="2019-05-31T12:40:00Z">
            <w:r>
              <w:rPr>
                <w:color w:val="19D131"/>
              </w:rPr>
              <w:t>[sub component HasObjectTagsAndAttributesSet details]</w:t>
            </w:r>
          </w:ins>
          <w:customXmlInsRangeStart w:id="6342" w:author="Andreas Kuehne" w:date="2019-05-31T12:40:00Z"/>
        </w:sdtContent>
      </w:sdt>
      <w:customXmlInsRangeEnd w:id="6342"/>
    </w:p>
    <w:p w14:paraId="7D366359" w14:textId="77777777" w:rsidR="00A71F46" w:rsidRDefault="00A71F46" w:rsidP="00A71F46">
      <w:pPr>
        <w:pStyle w:val="Member"/>
        <w:rPr>
          <w:ins w:id="6343" w:author="Andreas Kuehne" w:date="2019-05-31T12:40:00Z"/>
        </w:rPr>
      </w:pPr>
      <w:ins w:id="6344" w:author="Andreas Kuehne" w:date="2019-05-31T12:40:00Z">
        <w:r>
          <w:t xml:space="preserve">The OPTIONAL </w:t>
        </w:r>
        <w:r w:rsidRPr="35C1378D">
          <w:rPr>
            <w:rStyle w:val="Datatype"/>
          </w:rPr>
          <w:t>ObjId</w:t>
        </w:r>
        <w:r>
          <w:t xml:space="preserve"> element, if present, MUST contain one instance of a string. </w:t>
        </w:r>
      </w:ins>
      <w:customXmlInsRangeStart w:id="6345" w:author="Andreas Kuehne" w:date="2019-05-31T12:40:00Z"/>
      <w:sdt>
        <w:sdtPr>
          <w:alias w:val="dss2-IncludeObjectType.objId"/>
          <w:tag w:val="dss2-IncludeObjectType.ObjId"/>
          <w:id w:val="2066672400"/>
        </w:sdtPr>
        <w:sdtEndPr/>
        <w:sdtContent>
          <w:customXmlInsRangeEnd w:id="6345"/>
          <w:ins w:id="6346" w:author="Andreas Kuehne" w:date="2019-05-31T12:40:00Z">
            <w:r w:rsidRPr="003A06D0">
              <w:rPr>
                <w:color w:val="19D131"/>
                <w:lang w:val="en-GB"/>
              </w:rPr>
              <w:t xml:space="preserve">It sets the </w:t>
            </w:r>
            <w:r w:rsidRPr="003A06D0">
              <w:rPr>
                <w:rStyle w:val="Datatype"/>
                <w:lang w:val="en-GB"/>
              </w:rPr>
              <w:t>Id</w:t>
            </w:r>
            <w:r w:rsidRPr="003A06D0">
              <w:rPr>
                <w:color w:val="19D131"/>
                <w:lang w:val="en-GB"/>
              </w:rPr>
              <w:t xml:space="preserve"> attribute on the returned </w:t>
            </w:r>
            <w:r w:rsidRPr="003A06D0">
              <w:rPr>
                <w:rStyle w:val="Datatype"/>
                <w:lang w:val="en-GB"/>
              </w:rPr>
              <w:t>&lt;ds:Object&gt;</w:t>
            </w:r>
            <w:r w:rsidRPr="003A06D0">
              <w:rPr>
                <w:color w:val="19D131"/>
                <w:lang w:val="en-GB"/>
              </w:rPr>
              <w:t>.</w:t>
            </w:r>
          </w:ins>
          <w:customXmlInsRangeStart w:id="6347" w:author="Andreas Kuehne" w:date="2019-05-31T12:40:00Z"/>
        </w:sdtContent>
      </w:sdt>
      <w:customXmlInsRangeEnd w:id="6347"/>
    </w:p>
    <w:p w14:paraId="2A8E467E" w14:textId="77777777" w:rsidR="00A71F46" w:rsidRDefault="00A71F46" w:rsidP="00A71F46">
      <w:pPr>
        <w:pStyle w:val="Member"/>
        <w:rPr>
          <w:ins w:id="6348" w:author="Andreas Kuehne" w:date="2019-05-31T12:40:00Z"/>
        </w:rPr>
      </w:pPr>
      <w:ins w:id="6349" w:author="Andreas Kuehne" w:date="2019-05-31T12:40:00Z">
        <w:r>
          <w:t xml:space="preserve">The OPTIONAL </w:t>
        </w:r>
        <w:r w:rsidRPr="35C1378D">
          <w:rPr>
            <w:rStyle w:val="Datatype"/>
          </w:rPr>
          <w:t>createReference</w:t>
        </w:r>
        <w:r>
          <w:t xml:space="preserve"> element, if present, MUST contain one instance of a boolean. Its default value is '</w:t>
        </w:r>
        <w:r>
          <w:rPr>
            <w:color w:val="244061" w:themeColor="accent1" w:themeShade="80"/>
          </w:rPr>
          <w:t>true</w:t>
        </w:r>
        <w:r>
          <w:t xml:space="preserve">'. </w:t>
        </w:r>
      </w:ins>
      <w:customXmlInsRangeStart w:id="6350" w:author="Andreas Kuehne" w:date="2019-05-31T12:40:00Z"/>
      <w:sdt>
        <w:sdtPr>
          <w:alias w:val="dss2-IncludeObjectType.createRef"/>
          <w:tag w:val="dss2-IncludeObjectType.createReference"/>
          <w:id w:val="976191865"/>
        </w:sdtPr>
        <w:sdtEndPr/>
        <w:sdtContent>
          <w:customXmlInsRangeEnd w:id="6350"/>
          <w:ins w:id="6351" w:author="Andreas Kuehne" w:date="2019-05-31T12:40:00Z">
            <w:r w:rsidRPr="003A06D0">
              <w:rPr>
                <w:color w:val="19D131"/>
                <w:lang w:val="en-GB"/>
              </w:rPr>
              <w:t xml:space="preserve">If the </w:t>
            </w:r>
            <w:r w:rsidRPr="003A06D0">
              <w:rPr>
                <w:rStyle w:val="Datatype"/>
                <w:lang w:val="en-GB"/>
              </w:rPr>
              <w:t>createReference</w:t>
            </w:r>
            <w:r w:rsidRPr="003A06D0">
              <w:rPr>
                <w:color w:val="19D131"/>
                <w:lang w:val="en-GB"/>
              </w:rPr>
              <w:t xml:space="preserve"> element is set to false inhibits the creation of the </w:t>
            </w:r>
            <w:r w:rsidRPr="003A06D0">
              <w:rPr>
                <w:rStyle w:val="Datatype"/>
                <w:lang w:val="en-GB"/>
              </w:rPr>
              <w:t>&lt;ds:Reference&gt;</w:t>
            </w:r>
            <w:r w:rsidRPr="003A06D0">
              <w:rPr>
                <w:color w:val="19D131"/>
                <w:lang w:val="en-GB"/>
              </w:rPr>
              <w:t xml:space="preserve"> associated to the </w:t>
            </w:r>
            <w:r w:rsidRPr="003A06D0">
              <w:rPr>
                <w:rStyle w:val="Datatype"/>
                <w:lang w:val="en-GB"/>
              </w:rPr>
              <w:t>RefURI</w:t>
            </w:r>
            <w:r w:rsidRPr="003A06D0">
              <w:rPr>
                <w:color w:val="19D131"/>
                <w:lang w:val="en-GB"/>
              </w:rPr>
              <w:t xml:space="preserve"> element of the input document referred by the </w:t>
            </w:r>
            <w:r w:rsidRPr="003A06D0">
              <w:rPr>
                <w:rStyle w:val="Datatype"/>
                <w:lang w:val="en-GB"/>
              </w:rPr>
              <w:t>WhichD</w:t>
            </w:r>
            <w:r>
              <w:rPr>
                <w:rStyle w:val="Datatype"/>
                <w:lang w:val="en-GB"/>
              </w:rPr>
              <w:t>a</w:t>
            </w:r>
            <w:r w:rsidRPr="003A06D0">
              <w:rPr>
                <w:rStyle w:val="Datatype"/>
                <w:lang w:val="en-GB"/>
              </w:rPr>
              <w:t>t</w:t>
            </w:r>
            <w:r>
              <w:rPr>
                <w:rStyle w:val="Datatype"/>
                <w:lang w:val="en-GB"/>
              </w:rPr>
              <w:t>a</w:t>
            </w:r>
            <w:r w:rsidRPr="003A06D0">
              <w:rPr>
                <w:color w:val="19D131"/>
                <w:lang w:val="en-GB"/>
              </w:rPr>
              <w:t xml:space="preserve"> element, effectively allowing clients to include </w:t>
            </w:r>
            <w:r w:rsidRPr="003A06D0">
              <w:rPr>
                <w:rStyle w:val="Datatype"/>
                <w:lang w:val="en-GB"/>
              </w:rPr>
              <w:t>&lt;ds:Object&gt;</w:t>
            </w:r>
            <w:r w:rsidRPr="003A06D0">
              <w:rPr>
                <w:color w:val="19D131"/>
                <w:lang w:val="en-GB"/>
              </w:rPr>
              <w:t xml:space="preserve"> elements not covered/protected by the signature being created.</w:t>
            </w:r>
          </w:ins>
          <w:customXmlInsRangeStart w:id="6352" w:author="Andreas Kuehne" w:date="2019-05-31T12:40:00Z"/>
        </w:sdtContent>
      </w:sdt>
      <w:customXmlInsRangeEnd w:id="6352"/>
    </w:p>
    <w:p w14:paraId="2F331EAD" w14:textId="77777777" w:rsidR="00A71F46" w:rsidRDefault="00A71F46" w:rsidP="00A71F46">
      <w:pPr>
        <w:pStyle w:val="Non-normativeCommentHeading"/>
        <w:rPr>
          <w:ins w:id="6353" w:author="Andreas Kuehne" w:date="2019-05-31T12:40:00Z"/>
        </w:rPr>
      </w:pPr>
      <w:ins w:id="6354" w:author="Andreas Kuehne" w:date="2019-05-31T12:40:00Z">
        <w:r>
          <w:t>Non-normative Comment:</w:t>
        </w:r>
      </w:ins>
    </w:p>
    <w:p w14:paraId="572C9096" w14:textId="77777777" w:rsidR="00A71F46" w:rsidRDefault="001A1734" w:rsidP="00A71F46">
      <w:pPr>
        <w:pStyle w:val="Non-normativeComment"/>
        <w:rPr>
          <w:ins w:id="6355" w:author="Andreas Kuehne" w:date="2019-05-31T12:40:00Z"/>
        </w:rPr>
      </w:pPr>
      <w:customXmlInsRangeStart w:id="6356" w:author="Andreas Kuehne" w:date="2019-05-31T12:40:00Z"/>
      <w:sdt>
        <w:sdtPr>
          <w:tag w:val="dss2-IncludeObjectType.-nonNormative"/>
          <w:id w:val="1499384646"/>
          <w:showingPlcHdr/>
        </w:sdtPr>
        <w:sdtEndPr/>
        <w:sdtContent>
          <w:customXmlInsRangeEnd w:id="6356"/>
          <w:ins w:id="6357" w:author="Andreas Kuehne" w:date="2019-05-31T12:40:00Z">
            <w:r w:rsidR="00A71F46">
              <w:rPr>
                <w:color w:val="19D131"/>
              </w:rPr>
              <w:t>[component IncludeObject non normative details]</w:t>
            </w:r>
          </w:ins>
          <w:customXmlInsRangeStart w:id="6358" w:author="Andreas Kuehne" w:date="2019-05-31T12:40:00Z"/>
        </w:sdtContent>
      </w:sdt>
      <w:customXmlInsRangeEnd w:id="6358"/>
    </w:p>
    <w:p w14:paraId="63B3BE1B" w14:textId="77777777" w:rsidR="00A71F46" w:rsidRDefault="00A71F46" w:rsidP="00A71F46">
      <w:pPr>
        <w:pStyle w:val="berschrift4"/>
        <w:numPr>
          <w:ilvl w:val="3"/>
          <w:numId w:val="3"/>
        </w:numPr>
        <w:rPr>
          <w:ins w:id="6359" w:author="Andreas Kuehne" w:date="2019-05-31T12:40:00Z"/>
        </w:rPr>
      </w:pPr>
      <w:bookmarkStart w:id="6360" w:name="_Toc10206855"/>
      <w:ins w:id="6361" w:author="Andreas Kuehne" w:date="2019-05-31T12:40:00Z">
        <w:r>
          <w:t>IncludeObject – JSON Syntax</w:t>
        </w:r>
        <w:bookmarkEnd w:id="6360"/>
      </w:ins>
    </w:p>
    <w:p w14:paraId="0190F611" w14:textId="77777777" w:rsidR="00A71F46" w:rsidRPr="0248A3D1" w:rsidRDefault="00A71F46" w:rsidP="00A71F46">
      <w:pPr>
        <w:rPr>
          <w:ins w:id="6362" w:author="Andreas Kuehne" w:date="2019-05-31T12:40:00Z"/>
        </w:rPr>
      </w:pPr>
      <w:ins w:id="6363" w:author="Andreas Kuehne" w:date="2019-05-31T12:40:00Z">
        <w:r w:rsidRPr="002062A5">
          <w:rPr>
            <w:rFonts w:eastAsia="Arial" w:cs="Arial"/>
            <w:sz w:val="22"/>
            <w:szCs w:val="22"/>
          </w:rPr>
          <w:t xml:space="preserve">The </w:t>
        </w:r>
        <w:r w:rsidRPr="002062A5">
          <w:rPr>
            <w:rFonts w:ascii="Courier New" w:eastAsia="Courier New" w:hAnsi="Courier New" w:cs="Courier New"/>
          </w:rPr>
          <w:t>IncludeObjectType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IncludeObject</w:t>
        </w:r>
        <w:r>
          <w:t xml:space="preserve"> component.</w:t>
        </w:r>
      </w:ins>
    </w:p>
    <w:p w14:paraId="313C9F00" w14:textId="77777777" w:rsidR="00A71F46" w:rsidRPr="C2430093" w:rsidRDefault="00A71F46" w:rsidP="00A71F46">
      <w:pPr>
        <w:spacing w:line="259" w:lineRule="auto"/>
        <w:rPr>
          <w:ins w:id="6364" w:author="Andreas Kuehne" w:date="2019-05-31T12:40:00Z"/>
          <w:rFonts w:eastAsia="Arial" w:cs="Arial"/>
          <w:sz w:val="22"/>
          <w:szCs w:val="22"/>
        </w:rPr>
      </w:pPr>
      <w:ins w:id="6365"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IncludeObject</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672"/>
        <w:gridCol w:w="3672"/>
        <w:gridCol w:w="2006"/>
      </w:tblGrid>
      <w:tr w:rsidR="00A71F46" w14:paraId="7D2B27B3" w14:textId="77777777" w:rsidTr="00A71F46">
        <w:trPr>
          <w:cnfStyle w:val="100000000000" w:firstRow="1" w:lastRow="0" w:firstColumn="0" w:lastColumn="0" w:oddVBand="0" w:evenVBand="0" w:oddHBand="0" w:evenHBand="0" w:firstRowFirstColumn="0" w:firstRowLastColumn="0" w:lastRowFirstColumn="0" w:lastRowLastColumn="0"/>
          <w:ins w:id="636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DAC9F02" w14:textId="77777777" w:rsidR="00A71F46" w:rsidRDefault="00A71F46" w:rsidP="00A71F46">
            <w:pPr>
              <w:pStyle w:val="Beschriftung"/>
              <w:rPr>
                <w:ins w:id="6367" w:author="Andreas Kuehne" w:date="2019-05-31T12:40:00Z"/>
              </w:rPr>
            </w:pPr>
            <w:ins w:id="6368" w:author="Andreas Kuehne" w:date="2019-05-31T12:40:00Z">
              <w:r>
                <w:t>Element</w:t>
              </w:r>
            </w:ins>
          </w:p>
        </w:tc>
        <w:tc>
          <w:tcPr>
            <w:tcW w:w="4675" w:type="dxa"/>
          </w:tcPr>
          <w:p w14:paraId="625D1D87"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6369" w:author="Andreas Kuehne" w:date="2019-05-31T12:40:00Z"/>
              </w:rPr>
            </w:pPr>
            <w:ins w:id="6370" w:author="Andreas Kuehne" w:date="2019-05-31T12:40:00Z">
              <w:r>
                <w:t>Implementing JSON member name</w:t>
              </w:r>
            </w:ins>
          </w:p>
        </w:tc>
        <w:tc>
          <w:tcPr>
            <w:tcW w:w="4675" w:type="dxa"/>
          </w:tcPr>
          <w:p w14:paraId="2942A7C6"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6371" w:author="Andreas Kuehne" w:date="2019-05-31T12:40:00Z"/>
              </w:rPr>
            </w:pPr>
            <w:ins w:id="6372" w:author="Andreas Kuehne" w:date="2019-05-31T12:40:00Z">
              <w:r>
                <w:t>Comments</w:t>
              </w:r>
            </w:ins>
          </w:p>
        </w:tc>
      </w:tr>
      <w:tr w:rsidR="00A71F46" w14:paraId="7099E0A4" w14:textId="77777777" w:rsidTr="00A71F46">
        <w:trPr>
          <w:ins w:id="6373"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B9EF6E2" w14:textId="77777777" w:rsidR="00A71F46" w:rsidRPr="002062A5" w:rsidRDefault="00A71F46" w:rsidP="00A71F46">
            <w:pPr>
              <w:pStyle w:val="Beschriftung"/>
              <w:rPr>
                <w:ins w:id="6374" w:author="Andreas Kuehne" w:date="2019-05-31T12:40:00Z"/>
                <w:rStyle w:val="Datatype"/>
                <w:b w:val="0"/>
                <w:bCs w:val="0"/>
              </w:rPr>
            </w:pPr>
            <w:ins w:id="6375" w:author="Andreas Kuehne" w:date="2019-05-31T12:40:00Z">
              <w:r w:rsidRPr="002062A5">
                <w:rPr>
                  <w:rStyle w:val="Datatype"/>
                </w:rPr>
                <w:t>WhichData</w:t>
              </w:r>
            </w:ins>
          </w:p>
        </w:tc>
        <w:tc>
          <w:tcPr>
            <w:tcW w:w="4675" w:type="dxa"/>
          </w:tcPr>
          <w:p w14:paraId="1C723BDB"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6376" w:author="Andreas Kuehne" w:date="2019-05-31T12:40:00Z"/>
                <w:rStyle w:val="Datatype"/>
              </w:rPr>
            </w:pPr>
            <w:ins w:id="6377" w:author="Andreas Kuehne" w:date="2019-05-31T12:40:00Z">
              <w:r w:rsidRPr="002062A5">
                <w:rPr>
                  <w:rStyle w:val="Datatype"/>
                </w:rPr>
                <w:t>whichData</w:t>
              </w:r>
            </w:ins>
          </w:p>
        </w:tc>
        <w:tc>
          <w:tcPr>
            <w:tcW w:w="4675" w:type="dxa"/>
          </w:tcPr>
          <w:p w14:paraId="656F0EDB"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6378" w:author="Andreas Kuehne" w:date="2019-05-31T12:40:00Z"/>
              </w:rPr>
            </w:pPr>
            <w:customXmlInsRangeStart w:id="6379" w:author="Andreas Kuehne" w:date="2019-05-31T12:40:00Z"/>
            <w:sdt>
              <w:sdtPr>
                <w:alias w:val="dss2-IncludeObjectType.whichData"/>
                <w:tag w:val="dss2-IncludeObjectType.-jsonComment.WhichData"/>
                <w:id w:val="-1434819353"/>
                <w:showingPlcHdr/>
              </w:sdtPr>
              <w:sdtEndPr/>
              <w:sdtContent>
                <w:customXmlInsRangeEnd w:id="6379"/>
                <w:ins w:id="6380" w:author="Andreas Kuehne" w:date="2019-05-31T12:40:00Z">
                  <w:r w:rsidR="00A71F46">
                    <w:rPr>
                      <w:color w:val="19D131"/>
                    </w:rPr>
                    <w:t>[]</w:t>
                  </w:r>
                </w:ins>
                <w:customXmlInsRangeStart w:id="6381" w:author="Andreas Kuehne" w:date="2019-05-31T12:40:00Z"/>
              </w:sdtContent>
            </w:sdt>
            <w:customXmlInsRangeEnd w:id="6381"/>
          </w:p>
        </w:tc>
      </w:tr>
      <w:tr w:rsidR="00A71F46" w14:paraId="14B077BC" w14:textId="77777777" w:rsidTr="00A71F46">
        <w:trPr>
          <w:ins w:id="6382"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A4BE1CC" w14:textId="77777777" w:rsidR="00A71F46" w:rsidRPr="002062A5" w:rsidRDefault="00A71F46" w:rsidP="00A71F46">
            <w:pPr>
              <w:pStyle w:val="Beschriftung"/>
              <w:rPr>
                <w:ins w:id="6383" w:author="Andreas Kuehne" w:date="2019-05-31T12:40:00Z"/>
                <w:rStyle w:val="Datatype"/>
                <w:b w:val="0"/>
                <w:bCs w:val="0"/>
              </w:rPr>
            </w:pPr>
            <w:ins w:id="6384" w:author="Andreas Kuehne" w:date="2019-05-31T12:40:00Z">
              <w:r w:rsidRPr="002062A5">
                <w:rPr>
                  <w:rStyle w:val="Datatype"/>
                </w:rPr>
                <w:t>HasObjectTagsAndAttributesSet</w:t>
              </w:r>
            </w:ins>
          </w:p>
        </w:tc>
        <w:tc>
          <w:tcPr>
            <w:tcW w:w="4675" w:type="dxa"/>
          </w:tcPr>
          <w:p w14:paraId="2C223071"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6385" w:author="Andreas Kuehne" w:date="2019-05-31T12:40:00Z"/>
                <w:rStyle w:val="Datatype"/>
              </w:rPr>
            </w:pPr>
            <w:ins w:id="6386" w:author="Andreas Kuehne" w:date="2019-05-31T12:40:00Z">
              <w:r w:rsidRPr="002062A5">
                <w:rPr>
                  <w:rStyle w:val="Datatype"/>
                </w:rPr>
                <w:t>hasObjectTagsAndAttributesSet</w:t>
              </w:r>
            </w:ins>
          </w:p>
        </w:tc>
        <w:tc>
          <w:tcPr>
            <w:tcW w:w="4675" w:type="dxa"/>
          </w:tcPr>
          <w:p w14:paraId="36A93704"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6387" w:author="Andreas Kuehne" w:date="2019-05-31T12:40:00Z"/>
              </w:rPr>
            </w:pPr>
            <w:customXmlInsRangeStart w:id="6388" w:author="Andreas Kuehne" w:date="2019-05-31T12:40:00Z"/>
            <w:sdt>
              <w:sdtPr>
                <w:alias w:val="dss2-IncludeObjectType.hasObjectTagsAndAttributesSet"/>
                <w:tag w:val="dss2-IncludeObjectType.-jsonComment.HasObjectTagsAndAttributesSet"/>
                <w:id w:val="1076554334"/>
                <w:showingPlcHdr/>
              </w:sdtPr>
              <w:sdtEndPr/>
              <w:sdtContent>
                <w:customXmlInsRangeEnd w:id="6388"/>
                <w:ins w:id="6389" w:author="Andreas Kuehne" w:date="2019-05-31T12:40:00Z">
                  <w:r w:rsidR="00A71F46">
                    <w:rPr>
                      <w:color w:val="19D131"/>
                    </w:rPr>
                    <w:t>[]</w:t>
                  </w:r>
                </w:ins>
                <w:customXmlInsRangeStart w:id="6390" w:author="Andreas Kuehne" w:date="2019-05-31T12:40:00Z"/>
              </w:sdtContent>
            </w:sdt>
            <w:customXmlInsRangeEnd w:id="6390"/>
          </w:p>
        </w:tc>
      </w:tr>
      <w:tr w:rsidR="00A71F46" w14:paraId="3AC8876C" w14:textId="77777777" w:rsidTr="00A71F46">
        <w:trPr>
          <w:ins w:id="639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0EE349F" w14:textId="77777777" w:rsidR="00A71F46" w:rsidRPr="002062A5" w:rsidRDefault="00A71F46" w:rsidP="00A71F46">
            <w:pPr>
              <w:pStyle w:val="Beschriftung"/>
              <w:rPr>
                <w:ins w:id="6392" w:author="Andreas Kuehne" w:date="2019-05-31T12:40:00Z"/>
                <w:rStyle w:val="Datatype"/>
                <w:b w:val="0"/>
                <w:bCs w:val="0"/>
              </w:rPr>
            </w:pPr>
            <w:ins w:id="6393" w:author="Andreas Kuehne" w:date="2019-05-31T12:40:00Z">
              <w:r w:rsidRPr="002062A5">
                <w:rPr>
                  <w:rStyle w:val="Datatype"/>
                </w:rPr>
                <w:t>ObjId</w:t>
              </w:r>
            </w:ins>
          </w:p>
        </w:tc>
        <w:tc>
          <w:tcPr>
            <w:tcW w:w="4675" w:type="dxa"/>
          </w:tcPr>
          <w:p w14:paraId="5D65A2FC"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6394" w:author="Andreas Kuehne" w:date="2019-05-31T12:40:00Z"/>
                <w:rStyle w:val="Datatype"/>
              </w:rPr>
            </w:pPr>
            <w:ins w:id="6395" w:author="Andreas Kuehne" w:date="2019-05-31T12:40:00Z">
              <w:r w:rsidRPr="002062A5">
                <w:rPr>
                  <w:rStyle w:val="Datatype"/>
                </w:rPr>
                <w:t>objId</w:t>
              </w:r>
            </w:ins>
          </w:p>
        </w:tc>
        <w:tc>
          <w:tcPr>
            <w:tcW w:w="4675" w:type="dxa"/>
          </w:tcPr>
          <w:p w14:paraId="1F2A749E"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6396" w:author="Andreas Kuehne" w:date="2019-05-31T12:40:00Z"/>
              </w:rPr>
            </w:pPr>
            <w:customXmlInsRangeStart w:id="6397" w:author="Andreas Kuehne" w:date="2019-05-31T12:40:00Z"/>
            <w:sdt>
              <w:sdtPr>
                <w:alias w:val="dss2-IncludeObjectType.objId"/>
                <w:tag w:val="dss2-IncludeObjectType.-jsonComment.ObjId"/>
                <w:id w:val="2119567395"/>
                <w:showingPlcHdr/>
              </w:sdtPr>
              <w:sdtEndPr/>
              <w:sdtContent>
                <w:customXmlInsRangeEnd w:id="6397"/>
                <w:ins w:id="6398" w:author="Andreas Kuehne" w:date="2019-05-31T12:40:00Z">
                  <w:r w:rsidR="00A71F46">
                    <w:rPr>
                      <w:color w:val="19D131"/>
                    </w:rPr>
                    <w:t>[]</w:t>
                  </w:r>
                </w:ins>
                <w:customXmlInsRangeStart w:id="6399" w:author="Andreas Kuehne" w:date="2019-05-31T12:40:00Z"/>
              </w:sdtContent>
            </w:sdt>
            <w:customXmlInsRangeEnd w:id="6399"/>
          </w:p>
        </w:tc>
      </w:tr>
      <w:tr w:rsidR="00A71F46" w14:paraId="38DB841F" w14:textId="77777777" w:rsidTr="00A71F46">
        <w:trPr>
          <w:ins w:id="640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A0012A7" w14:textId="77777777" w:rsidR="00A71F46" w:rsidRPr="002062A5" w:rsidRDefault="00A71F46" w:rsidP="00A71F46">
            <w:pPr>
              <w:pStyle w:val="Beschriftung"/>
              <w:rPr>
                <w:ins w:id="6401" w:author="Andreas Kuehne" w:date="2019-05-31T12:40:00Z"/>
                <w:rStyle w:val="Datatype"/>
                <w:b w:val="0"/>
                <w:bCs w:val="0"/>
              </w:rPr>
            </w:pPr>
            <w:ins w:id="6402" w:author="Andreas Kuehne" w:date="2019-05-31T12:40:00Z">
              <w:r w:rsidRPr="002062A5">
                <w:rPr>
                  <w:rStyle w:val="Datatype"/>
                </w:rPr>
                <w:t>createReference</w:t>
              </w:r>
            </w:ins>
          </w:p>
        </w:tc>
        <w:tc>
          <w:tcPr>
            <w:tcW w:w="4675" w:type="dxa"/>
          </w:tcPr>
          <w:p w14:paraId="2FD85108"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6403" w:author="Andreas Kuehne" w:date="2019-05-31T12:40:00Z"/>
                <w:rStyle w:val="Datatype"/>
              </w:rPr>
            </w:pPr>
            <w:ins w:id="6404" w:author="Andreas Kuehne" w:date="2019-05-31T12:40:00Z">
              <w:r w:rsidRPr="002062A5">
                <w:rPr>
                  <w:rStyle w:val="Datatype"/>
                </w:rPr>
                <w:t>createRef</w:t>
              </w:r>
            </w:ins>
          </w:p>
        </w:tc>
        <w:tc>
          <w:tcPr>
            <w:tcW w:w="4675" w:type="dxa"/>
          </w:tcPr>
          <w:p w14:paraId="18A97ADF"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6405" w:author="Andreas Kuehne" w:date="2019-05-31T12:40:00Z"/>
              </w:rPr>
            </w:pPr>
            <w:customXmlInsRangeStart w:id="6406" w:author="Andreas Kuehne" w:date="2019-05-31T12:40:00Z"/>
            <w:sdt>
              <w:sdtPr>
                <w:alias w:val="dss2-IncludeObjectType.createRef"/>
                <w:tag w:val="dss2-IncludeObjectType.-jsonComment.createReference"/>
                <w:id w:val="1646082223"/>
                <w:showingPlcHdr/>
              </w:sdtPr>
              <w:sdtEndPr/>
              <w:sdtContent>
                <w:customXmlInsRangeEnd w:id="6406"/>
                <w:ins w:id="6407" w:author="Andreas Kuehne" w:date="2019-05-31T12:40:00Z">
                  <w:r w:rsidR="00A71F46">
                    <w:rPr>
                      <w:color w:val="19D131"/>
                    </w:rPr>
                    <w:t>[]</w:t>
                  </w:r>
                </w:ins>
                <w:customXmlInsRangeStart w:id="6408" w:author="Andreas Kuehne" w:date="2019-05-31T12:40:00Z"/>
              </w:sdtContent>
            </w:sdt>
            <w:customXmlInsRangeEnd w:id="6408"/>
          </w:p>
        </w:tc>
      </w:tr>
    </w:tbl>
    <w:p w14:paraId="58685B33" w14:textId="77777777" w:rsidR="00A71F46" w:rsidRPr="0202B381" w:rsidRDefault="00A71F46" w:rsidP="00A71F46">
      <w:pPr>
        <w:rPr>
          <w:ins w:id="6409" w:author="Andreas Kuehne" w:date="2019-05-31T12:40:00Z"/>
        </w:rPr>
      </w:pPr>
      <w:ins w:id="6410" w:author="Andreas Kuehne" w:date="2019-05-31T12:40:00Z">
        <w:r w:rsidRPr="002062A5">
          <w:rPr>
            <w:rFonts w:eastAsia="Arial" w:cs="Arial"/>
            <w:sz w:val="22"/>
            <w:szCs w:val="22"/>
          </w:rPr>
          <w:t xml:space="preserve">The </w:t>
        </w:r>
        <w:r w:rsidRPr="002062A5">
          <w:rPr>
            <w:rFonts w:ascii="Courier New" w:eastAsia="Courier New" w:hAnsi="Courier New" w:cs="Courier New"/>
          </w:rPr>
          <w:t>IncludeObjectType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367F875F" w14:textId="77777777" w:rsidR="00A71F46" w:rsidRDefault="00A71F46" w:rsidP="00A71F46">
      <w:pPr>
        <w:pStyle w:val="Code"/>
        <w:spacing w:line="259" w:lineRule="auto"/>
        <w:rPr>
          <w:ins w:id="6411" w:author="Andreas Kuehne" w:date="2019-05-31T12:40:00Z"/>
        </w:rPr>
      </w:pPr>
      <w:ins w:id="6412" w:author="Andreas Kuehne" w:date="2019-05-31T12:40:00Z">
        <w:r>
          <w:rPr>
            <w:color w:val="31849B" w:themeColor="accent5" w:themeShade="BF"/>
          </w:rPr>
          <w:t>"dss2-IncludeObjectType"</w:t>
        </w:r>
        <w:r>
          <w:t>: {</w:t>
        </w:r>
      </w:ins>
    </w:p>
    <w:p w14:paraId="55792B2A" w14:textId="77777777" w:rsidR="00A71F46" w:rsidRDefault="00A71F46" w:rsidP="00A71F46">
      <w:pPr>
        <w:pStyle w:val="Code"/>
        <w:spacing w:line="259" w:lineRule="auto"/>
        <w:rPr>
          <w:ins w:id="6413" w:author="Andreas Kuehne" w:date="2019-05-31T12:40:00Z"/>
        </w:rPr>
      </w:pPr>
      <w:ins w:id="6414" w:author="Andreas Kuehne" w:date="2019-05-31T12:40:00Z">
        <w:r>
          <w:rPr>
            <w:color w:val="31849B" w:themeColor="accent5" w:themeShade="BF"/>
          </w:rPr>
          <w:t xml:space="preserve">  "type"</w:t>
        </w:r>
        <w:r>
          <w:t xml:space="preserve">: </w:t>
        </w:r>
        <w:r>
          <w:rPr>
            <w:color w:val="244061" w:themeColor="accent1" w:themeShade="80"/>
          </w:rPr>
          <w:t>"object",</w:t>
        </w:r>
      </w:ins>
    </w:p>
    <w:p w14:paraId="2479DA6D" w14:textId="77777777" w:rsidR="00A71F46" w:rsidRDefault="00A71F46" w:rsidP="00A71F46">
      <w:pPr>
        <w:pStyle w:val="Code"/>
        <w:spacing w:line="259" w:lineRule="auto"/>
        <w:rPr>
          <w:ins w:id="6415" w:author="Andreas Kuehne" w:date="2019-05-31T12:40:00Z"/>
        </w:rPr>
      </w:pPr>
      <w:ins w:id="6416" w:author="Andreas Kuehne" w:date="2019-05-31T12:40:00Z">
        <w:r>
          <w:rPr>
            <w:color w:val="31849B" w:themeColor="accent5" w:themeShade="BF"/>
          </w:rPr>
          <w:t xml:space="preserve">  "properties"</w:t>
        </w:r>
        <w:r>
          <w:t>: {</w:t>
        </w:r>
      </w:ins>
    </w:p>
    <w:p w14:paraId="71BD5E36" w14:textId="77777777" w:rsidR="00A71F46" w:rsidRDefault="00A71F46" w:rsidP="00A71F46">
      <w:pPr>
        <w:pStyle w:val="Code"/>
        <w:spacing w:line="259" w:lineRule="auto"/>
        <w:rPr>
          <w:ins w:id="6417" w:author="Andreas Kuehne" w:date="2019-05-31T12:40:00Z"/>
        </w:rPr>
      </w:pPr>
      <w:ins w:id="6418" w:author="Andreas Kuehne" w:date="2019-05-31T12:40:00Z">
        <w:r>
          <w:rPr>
            <w:color w:val="31849B" w:themeColor="accent5" w:themeShade="BF"/>
          </w:rPr>
          <w:t xml:space="preserve">    "whichData"</w:t>
        </w:r>
        <w:r>
          <w:t>: {</w:t>
        </w:r>
      </w:ins>
    </w:p>
    <w:p w14:paraId="08D43CED" w14:textId="77777777" w:rsidR="00A71F46" w:rsidRDefault="00A71F46" w:rsidP="00A71F46">
      <w:pPr>
        <w:pStyle w:val="Code"/>
        <w:spacing w:line="259" w:lineRule="auto"/>
        <w:rPr>
          <w:ins w:id="6419" w:author="Andreas Kuehne" w:date="2019-05-31T12:40:00Z"/>
        </w:rPr>
      </w:pPr>
      <w:ins w:id="6420" w:author="Andreas Kuehne" w:date="2019-05-31T12:40:00Z">
        <w:r>
          <w:rPr>
            <w:color w:val="31849B" w:themeColor="accent5" w:themeShade="BF"/>
          </w:rPr>
          <w:t xml:space="preserve">      "type"</w:t>
        </w:r>
        <w:r>
          <w:t xml:space="preserve">: </w:t>
        </w:r>
        <w:r>
          <w:rPr>
            <w:color w:val="244061" w:themeColor="accent1" w:themeShade="80"/>
          </w:rPr>
          <w:t>"string"</w:t>
        </w:r>
      </w:ins>
    </w:p>
    <w:p w14:paraId="5131F496" w14:textId="77777777" w:rsidR="00A71F46" w:rsidRDefault="00A71F46" w:rsidP="00A71F46">
      <w:pPr>
        <w:pStyle w:val="Code"/>
        <w:spacing w:line="259" w:lineRule="auto"/>
        <w:rPr>
          <w:ins w:id="6421" w:author="Andreas Kuehne" w:date="2019-05-31T12:40:00Z"/>
        </w:rPr>
      </w:pPr>
      <w:ins w:id="6422" w:author="Andreas Kuehne" w:date="2019-05-31T12:40:00Z">
        <w:r>
          <w:t xml:space="preserve">    },</w:t>
        </w:r>
      </w:ins>
    </w:p>
    <w:p w14:paraId="048109F1" w14:textId="77777777" w:rsidR="00A71F46" w:rsidRDefault="00A71F46" w:rsidP="00A71F46">
      <w:pPr>
        <w:pStyle w:val="Code"/>
        <w:spacing w:line="259" w:lineRule="auto"/>
        <w:rPr>
          <w:ins w:id="6423" w:author="Andreas Kuehne" w:date="2019-05-31T12:40:00Z"/>
        </w:rPr>
      </w:pPr>
      <w:ins w:id="6424" w:author="Andreas Kuehne" w:date="2019-05-31T12:40:00Z">
        <w:r>
          <w:rPr>
            <w:color w:val="31849B" w:themeColor="accent5" w:themeShade="BF"/>
          </w:rPr>
          <w:t xml:space="preserve">    "hasObjectTagsAndAttributesSet"</w:t>
        </w:r>
        <w:r>
          <w:t>: {</w:t>
        </w:r>
      </w:ins>
    </w:p>
    <w:p w14:paraId="65672828" w14:textId="77777777" w:rsidR="00A71F46" w:rsidRDefault="00A71F46" w:rsidP="00A71F46">
      <w:pPr>
        <w:pStyle w:val="Code"/>
        <w:spacing w:line="259" w:lineRule="auto"/>
        <w:rPr>
          <w:ins w:id="6425" w:author="Andreas Kuehne" w:date="2019-05-31T12:40:00Z"/>
        </w:rPr>
      </w:pPr>
      <w:ins w:id="6426" w:author="Andreas Kuehne" w:date="2019-05-31T12:40:00Z">
        <w:r>
          <w:rPr>
            <w:color w:val="31849B" w:themeColor="accent5" w:themeShade="BF"/>
          </w:rPr>
          <w:t xml:space="preserve">      "type"</w:t>
        </w:r>
        <w:r>
          <w:t xml:space="preserve">: </w:t>
        </w:r>
        <w:r>
          <w:rPr>
            <w:color w:val="244061" w:themeColor="accent1" w:themeShade="80"/>
          </w:rPr>
          <w:t>"boolean",</w:t>
        </w:r>
      </w:ins>
    </w:p>
    <w:p w14:paraId="417C7CEB" w14:textId="77777777" w:rsidR="00A71F46" w:rsidRDefault="00A71F46" w:rsidP="00A71F46">
      <w:pPr>
        <w:pStyle w:val="Code"/>
        <w:spacing w:line="259" w:lineRule="auto"/>
        <w:rPr>
          <w:ins w:id="6427" w:author="Andreas Kuehne" w:date="2019-05-31T12:40:00Z"/>
        </w:rPr>
      </w:pPr>
      <w:ins w:id="6428" w:author="Andreas Kuehne" w:date="2019-05-31T12:40:00Z">
        <w:r>
          <w:rPr>
            <w:color w:val="31849B" w:themeColor="accent5" w:themeShade="BF"/>
          </w:rPr>
          <w:t xml:space="preserve">      "default"</w:t>
        </w:r>
        <w:r>
          <w:t xml:space="preserve">: </w:t>
        </w:r>
        <w:r>
          <w:rPr>
            <w:color w:val="244061" w:themeColor="accent1" w:themeShade="80"/>
          </w:rPr>
          <w:t>"false"</w:t>
        </w:r>
      </w:ins>
    </w:p>
    <w:p w14:paraId="5FD11CE9" w14:textId="77777777" w:rsidR="00A71F46" w:rsidRDefault="00A71F46" w:rsidP="00A71F46">
      <w:pPr>
        <w:pStyle w:val="Code"/>
        <w:spacing w:line="259" w:lineRule="auto"/>
        <w:rPr>
          <w:ins w:id="6429" w:author="Andreas Kuehne" w:date="2019-05-31T12:40:00Z"/>
        </w:rPr>
      </w:pPr>
      <w:ins w:id="6430" w:author="Andreas Kuehne" w:date="2019-05-31T12:40:00Z">
        <w:r>
          <w:t xml:space="preserve">    },</w:t>
        </w:r>
      </w:ins>
    </w:p>
    <w:p w14:paraId="744EF2CE" w14:textId="77777777" w:rsidR="00A71F46" w:rsidRDefault="00A71F46" w:rsidP="00A71F46">
      <w:pPr>
        <w:pStyle w:val="Code"/>
        <w:spacing w:line="259" w:lineRule="auto"/>
        <w:rPr>
          <w:ins w:id="6431" w:author="Andreas Kuehne" w:date="2019-05-31T12:40:00Z"/>
        </w:rPr>
      </w:pPr>
      <w:ins w:id="6432" w:author="Andreas Kuehne" w:date="2019-05-31T12:40:00Z">
        <w:r>
          <w:rPr>
            <w:color w:val="31849B" w:themeColor="accent5" w:themeShade="BF"/>
          </w:rPr>
          <w:t xml:space="preserve">    "objId"</w:t>
        </w:r>
        <w:r>
          <w:t>: {</w:t>
        </w:r>
      </w:ins>
    </w:p>
    <w:p w14:paraId="13C5B2B6" w14:textId="77777777" w:rsidR="00A71F46" w:rsidRDefault="00A71F46" w:rsidP="00A71F46">
      <w:pPr>
        <w:pStyle w:val="Code"/>
        <w:spacing w:line="259" w:lineRule="auto"/>
        <w:rPr>
          <w:ins w:id="6433" w:author="Andreas Kuehne" w:date="2019-05-31T12:40:00Z"/>
        </w:rPr>
      </w:pPr>
      <w:ins w:id="6434" w:author="Andreas Kuehne" w:date="2019-05-31T12:40:00Z">
        <w:r>
          <w:rPr>
            <w:color w:val="31849B" w:themeColor="accent5" w:themeShade="BF"/>
          </w:rPr>
          <w:t xml:space="preserve">      "type"</w:t>
        </w:r>
        <w:r>
          <w:t xml:space="preserve">: </w:t>
        </w:r>
        <w:r>
          <w:rPr>
            <w:color w:val="244061" w:themeColor="accent1" w:themeShade="80"/>
          </w:rPr>
          <w:t>"string"</w:t>
        </w:r>
      </w:ins>
    </w:p>
    <w:p w14:paraId="2265BCEC" w14:textId="77777777" w:rsidR="00A71F46" w:rsidRDefault="00A71F46" w:rsidP="00A71F46">
      <w:pPr>
        <w:pStyle w:val="Code"/>
        <w:spacing w:line="259" w:lineRule="auto"/>
        <w:rPr>
          <w:ins w:id="6435" w:author="Andreas Kuehne" w:date="2019-05-31T12:40:00Z"/>
        </w:rPr>
      </w:pPr>
      <w:ins w:id="6436" w:author="Andreas Kuehne" w:date="2019-05-31T12:40:00Z">
        <w:r>
          <w:t xml:space="preserve">    },</w:t>
        </w:r>
      </w:ins>
    </w:p>
    <w:p w14:paraId="340D642E" w14:textId="77777777" w:rsidR="00A71F46" w:rsidRDefault="00A71F46" w:rsidP="00A71F46">
      <w:pPr>
        <w:pStyle w:val="Code"/>
        <w:spacing w:line="259" w:lineRule="auto"/>
        <w:rPr>
          <w:ins w:id="6437" w:author="Andreas Kuehne" w:date="2019-05-31T12:40:00Z"/>
        </w:rPr>
      </w:pPr>
      <w:ins w:id="6438" w:author="Andreas Kuehne" w:date="2019-05-31T12:40:00Z">
        <w:r>
          <w:rPr>
            <w:color w:val="31849B" w:themeColor="accent5" w:themeShade="BF"/>
          </w:rPr>
          <w:t xml:space="preserve">    "createRef"</w:t>
        </w:r>
        <w:r>
          <w:t>: {</w:t>
        </w:r>
      </w:ins>
    </w:p>
    <w:p w14:paraId="00C90644" w14:textId="77777777" w:rsidR="00A71F46" w:rsidRDefault="00A71F46" w:rsidP="00A71F46">
      <w:pPr>
        <w:pStyle w:val="Code"/>
        <w:spacing w:line="259" w:lineRule="auto"/>
        <w:rPr>
          <w:ins w:id="6439" w:author="Andreas Kuehne" w:date="2019-05-31T12:40:00Z"/>
        </w:rPr>
      </w:pPr>
      <w:ins w:id="6440" w:author="Andreas Kuehne" w:date="2019-05-31T12:40:00Z">
        <w:r>
          <w:rPr>
            <w:color w:val="31849B" w:themeColor="accent5" w:themeShade="BF"/>
          </w:rPr>
          <w:t xml:space="preserve">      "type"</w:t>
        </w:r>
        <w:r>
          <w:t xml:space="preserve">: </w:t>
        </w:r>
        <w:r>
          <w:rPr>
            <w:color w:val="244061" w:themeColor="accent1" w:themeShade="80"/>
          </w:rPr>
          <w:t>"boolean",</w:t>
        </w:r>
      </w:ins>
    </w:p>
    <w:p w14:paraId="3B02121B" w14:textId="77777777" w:rsidR="00A71F46" w:rsidRDefault="00A71F46" w:rsidP="00A71F46">
      <w:pPr>
        <w:pStyle w:val="Code"/>
        <w:spacing w:line="259" w:lineRule="auto"/>
        <w:rPr>
          <w:ins w:id="6441" w:author="Andreas Kuehne" w:date="2019-05-31T12:40:00Z"/>
        </w:rPr>
      </w:pPr>
      <w:ins w:id="6442" w:author="Andreas Kuehne" w:date="2019-05-31T12:40:00Z">
        <w:r>
          <w:rPr>
            <w:color w:val="31849B" w:themeColor="accent5" w:themeShade="BF"/>
          </w:rPr>
          <w:t xml:space="preserve">      "default"</w:t>
        </w:r>
        <w:r>
          <w:t xml:space="preserve">: </w:t>
        </w:r>
        <w:r>
          <w:rPr>
            <w:color w:val="244061" w:themeColor="accent1" w:themeShade="80"/>
          </w:rPr>
          <w:t>"true"</w:t>
        </w:r>
      </w:ins>
    </w:p>
    <w:p w14:paraId="597D6083" w14:textId="77777777" w:rsidR="00A71F46" w:rsidRDefault="00A71F46" w:rsidP="00A71F46">
      <w:pPr>
        <w:pStyle w:val="Code"/>
        <w:spacing w:line="259" w:lineRule="auto"/>
        <w:rPr>
          <w:ins w:id="6443" w:author="Andreas Kuehne" w:date="2019-05-31T12:40:00Z"/>
        </w:rPr>
      </w:pPr>
      <w:ins w:id="6444" w:author="Andreas Kuehne" w:date="2019-05-31T12:40:00Z">
        <w:r>
          <w:t xml:space="preserve">    }</w:t>
        </w:r>
      </w:ins>
    </w:p>
    <w:p w14:paraId="39EC6A91" w14:textId="77777777" w:rsidR="00A71F46" w:rsidRDefault="00A71F46" w:rsidP="00A71F46">
      <w:pPr>
        <w:pStyle w:val="Code"/>
        <w:spacing w:line="259" w:lineRule="auto"/>
        <w:rPr>
          <w:ins w:id="6445" w:author="Andreas Kuehne" w:date="2019-05-31T12:40:00Z"/>
        </w:rPr>
      </w:pPr>
      <w:ins w:id="6446" w:author="Andreas Kuehne" w:date="2019-05-31T12:40:00Z">
        <w:r>
          <w:t xml:space="preserve">  }</w:t>
        </w:r>
      </w:ins>
    </w:p>
    <w:p w14:paraId="3DC10282" w14:textId="77777777" w:rsidR="00A71F46" w:rsidRDefault="00A71F46" w:rsidP="00A71F46">
      <w:pPr>
        <w:pStyle w:val="Code"/>
        <w:spacing w:line="259" w:lineRule="auto"/>
        <w:rPr>
          <w:ins w:id="6447" w:author="Andreas Kuehne" w:date="2019-05-31T12:40:00Z"/>
        </w:rPr>
      </w:pPr>
      <w:ins w:id="6448" w:author="Andreas Kuehne" w:date="2019-05-31T12:40:00Z">
        <w:r>
          <w:t>}</w:t>
        </w:r>
      </w:ins>
    </w:p>
    <w:p w14:paraId="308A1A28" w14:textId="77777777" w:rsidR="00A71F46" w:rsidRDefault="001A1734" w:rsidP="00A71F46">
      <w:pPr>
        <w:rPr>
          <w:ins w:id="6449" w:author="Andreas Kuehne" w:date="2019-05-31T12:40:00Z"/>
        </w:rPr>
      </w:pPr>
      <w:customXmlInsRangeStart w:id="6450" w:author="Andreas Kuehne" w:date="2019-05-31T12:40:00Z"/>
      <w:sdt>
        <w:sdtPr>
          <w:tag w:val="dss2-IncludeObjectType.-jsonSchema"/>
          <w:id w:val="-749337124"/>
          <w:showingPlcHdr/>
        </w:sdtPr>
        <w:sdtEndPr/>
        <w:sdtContent>
          <w:customXmlInsRangeEnd w:id="6450"/>
          <w:ins w:id="6451" w:author="Andreas Kuehne" w:date="2019-05-31T12:40:00Z">
            <w:r w:rsidR="00A71F46">
              <w:rPr>
                <w:color w:val="19D131"/>
              </w:rPr>
              <w:t>[component IncludeObject JSON schema details]</w:t>
            </w:r>
          </w:ins>
          <w:customXmlInsRangeStart w:id="6452" w:author="Andreas Kuehne" w:date="2019-05-31T12:40:00Z"/>
        </w:sdtContent>
      </w:sdt>
      <w:customXmlInsRangeEnd w:id="6452"/>
    </w:p>
    <w:p w14:paraId="3D1A3DB5" w14:textId="77777777" w:rsidR="00A71F46" w:rsidRDefault="00A71F46" w:rsidP="00A71F46">
      <w:pPr>
        <w:pStyle w:val="berschrift4"/>
        <w:numPr>
          <w:ilvl w:val="3"/>
          <w:numId w:val="3"/>
        </w:numPr>
        <w:rPr>
          <w:ins w:id="6453" w:author="Andreas Kuehne" w:date="2019-05-31T12:40:00Z"/>
        </w:rPr>
      </w:pPr>
      <w:bookmarkStart w:id="6454" w:name="_Toc10206856"/>
      <w:ins w:id="6455" w:author="Andreas Kuehne" w:date="2019-05-31T12:40:00Z">
        <w:r>
          <w:t>IncludeObject – XML Syntax</w:t>
        </w:r>
        <w:bookmarkEnd w:id="6454"/>
      </w:ins>
    </w:p>
    <w:p w14:paraId="32BE260A" w14:textId="77777777" w:rsidR="00A71F46" w:rsidRPr="5404FA76" w:rsidRDefault="00A71F46" w:rsidP="00A71F46">
      <w:pPr>
        <w:rPr>
          <w:ins w:id="6456" w:author="Andreas Kuehne" w:date="2019-05-31T12:40:00Z"/>
        </w:rPr>
      </w:pPr>
      <w:ins w:id="6457" w:author="Andreas Kuehne" w:date="2019-05-31T12:40:00Z">
        <w:r w:rsidRPr="0CCF9147">
          <w:t xml:space="preserve">The XML type </w:t>
        </w:r>
        <w:r w:rsidRPr="002062A5">
          <w:rPr>
            <w:rFonts w:ascii="Courier New" w:eastAsia="Courier New" w:hAnsi="Courier New" w:cs="Courier New"/>
          </w:rPr>
          <w:t>IncludeObjectType</w:t>
        </w:r>
        <w:r w:rsidRPr="0CCF9147">
          <w:t xml:space="preserve"> SHALL implement the requirements defined in the </w:t>
        </w:r>
        <w:r w:rsidRPr="002062A5">
          <w:rPr>
            <w:rFonts w:ascii="Courier New" w:eastAsia="Courier New" w:hAnsi="Courier New" w:cs="Courier New"/>
          </w:rPr>
          <w:t>IncludeObject</w:t>
        </w:r>
        <w:r>
          <w:t xml:space="preserve"> </w:t>
        </w:r>
        <w:r w:rsidRPr="005A6FFD">
          <w:t>component.</w:t>
        </w:r>
      </w:ins>
    </w:p>
    <w:p w14:paraId="43C62CF1" w14:textId="77777777" w:rsidR="00A71F46" w:rsidRDefault="00A71F46" w:rsidP="00A71F46">
      <w:pPr>
        <w:rPr>
          <w:ins w:id="6458" w:author="Andreas Kuehne" w:date="2019-05-31T12:40:00Z"/>
        </w:rPr>
      </w:pPr>
      <w:ins w:id="6459" w:author="Andreas Kuehne" w:date="2019-05-31T12:40:00Z">
        <w:r w:rsidRPr="005A6FFD">
          <w:rPr>
            <w:rFonts w:eastAsia="Arial"/>
          </w:rPr>
          <w:t xml:space="preserve">The </w:t>
        </w:r>
        <w:r w:rsidRPr="002062A5">
          <w:rPr>
            <w:rFonts w:ascii="Courier New" w:eastAsia="Courier New" w:hAnsi="Courier New" w:cs="Courier New"/>
          </w:rPr>
          <w:t>IncludeObjectType</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24B6F531" w14:textId="77777777" w:rsidR="00A71F46" w:rsidRDefault="00A71F46" w:rsidP="00A71F46">
      <w:pPr>
        <w:pStyle w:val="Code"/>
        <w:rPr>
          <w:ins w:id="6460" w:author="Andreas Kuehne" w:date="2019-05-31T12:40:00Z"/>
        </w:rPr>
      </w:pPr>
      <w:ins w:id="6461"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IncludeObjectType</w:t>
        </w:r>
        <w:r>
          <w:rPr>
            <w:color w:val="943634" w:themeColor="accent2" w:themeShade="BF"/>
          </w:rPr>
          <w:t>"</w:t>
        </w:r>
        <w:r>
          <w:rPr>
            <w:color w:val="31849B" w:themeColor="accent5" w:themeShade="BF"/>
          </w:rPr>
          <w:t>&gt;</w:t>
        </w:r>
      </w:ins>
    </w:p>
    <w:p w14:paraId="19E911E6" w14:textId="77777777" w:rsidR="00A71F46" w:rsidRDefault="00A71F46" w:rsidP="00A71F46">
      <w:pPr>
        <w:pStyle w:val="Code"/>
        <w:rPr>
          <w:ins w:id="6462" w:author="Andreas Kuehne" w:date="2019-05-31T12:40:00Z"/>
        </w:rPr>
      </w:pPr>
      <w:ins w:id="6463" w:author="Andreas Kuehne" w:date="2019-05-31T12:40:00Z">
        <w:r>
          <w:rPr>
            <w:color w:val="31849B" w:themeColor="accent5" w:themeShade="BF"/>
          </w:rPr>
          <w:t xml:space="preserve">  &lt;xs:attribute</w:t>
        </w:r>
        <w:r>
          <w:rPr>
            <w:color w:val="943634" w:themeColor="accent2" w:themeShade="BF"/>
          </w:rPr>
          <w:t xml:space="preserve"> name="</w:t>
        </w:r>
        <w:r>
          <w:rPr>
            <w:color w:val="244061" w:themeColor="accent1" w:themeShade="80"/>
          </w:rPr>
          <w:t>WhichData</w:t>
        </w:r>
        <w:r>
          <w:rPr>
            <w:color w:val="943634" w:themeColor="accent2" w:themeShade="BF"/>
          </w:rPr>
          <w:t>" type="</w:t>
        </w:r>
        <w:r>
          <w:rPr>
            <w:color w:val="244061" w:themeColor="accent1" w:themeShade="80"/>
          </w:rPr>
          <w:t>xs:IDREF</w:t>
        </w:r>
        <w:r>
          <w:rPr>
            <w:color w:val="943634" w:themeColor="accent2" w:themeShade="BF"/>
          </w:rPr>
          <w:t>"</w:t>
        </w:r>
        <w:r>
          <w:rPr>
            <w:color w:val="31849B" w:themeColor="accent5" w:themeShade="BF"/>
          </w:rPr>
          <w:t>/&gt;</w:t>
        </w:r>
      </w:ins>
    </w:p>
    <w:p w14:paraId="1D6067C5" w14:textId="77777777" w:rsidR="00A71F46" w:rsidRDefault="00A71F46" w:rsidP="00A71F46">
      <w:pPr>
        <w:pStyle w:val="Code"/>
        <w:rPr>
          <w:ins w:id="6464" w:author="Andreas Kuehne" w:date="2019-05-31T12:40:00Z"/>
        </w:rPr>
      </w:pPr>
      <w:ins w:id="6465" w:author="Andreas Kuehne" w:date="2019-05-31T12:40:00Z">
        <w:r>
          <w:rPr>
            <w:color w:val="31849B" w:themeColor="accent5" w:themeShade="BF"/>
          </w:rPr>
          <w:t xml:space="preserve">  &lt;xs:attribute</w:t>
        </w:r>
        <w:r>
          <w:rPr>
            <w:color w:val="943634" w:themeColor="accent2" w:themeShade="BF"/>
          </w:rPr>
          <w:t xml:space="preserve"> name="</w:t>
        </w:r>
        <w:r>
          <w:rPr>
            <w:color w:val="244061" w:themeColor="accent1" w:themeShade="80"/>
          </w:rPr>
          <w:t>HasObjectTagsAndAttributesSet</w:t>
        </w:r>
        <w:r>
          <w:rPr>
            <w:color w:val="943634" w:themeColor="accent2" w:themeShade="BF"/>
          </w:rPr>
          <w:t>" type="</w:t>
        </w:r>
        <w:r>
          <w:rPr>
            <w:color w:val="244061" w:themeColor="accent1" w:themeShade="80"/>
          </w:rPr>
          <w:t>xs:boolean</w:t>
        </w:r>
        <w:r>
          <w:rPr>
            <w:color w:val="943634" w:themeColor="accent2" w:themeShade="BF"/>
          </w:rPr>
          <w:t>" default="</w:t>
        </w:r>
        <w:r>
          <w:rPr>
            <w:color w:val="244061" w:themeColor="accent1" w:themeShade="80"/>
          </w:rPr>
          <w:t>false</w:t>
        </w:r>
        <w:r>
          <w:rPr>
            <w:color w:val="943634" w:themeColor="accent2" w:themeShade="BF"/>
          </w:rPr>
          <w:t>"</w:t>
        </w:r>
        <w:r>
          <w:rPr>
            <w:color w:val="31849B" w:themeColor="accent5" w:themeShade="BF"/>
          </w:rPr>
          <w:t>/&gt;</w:t>
        </w:r>
      </w:ins>
    </w:p>
    <w:p w14:paraId="1679A16C" w14:textId="77777777" w:rsidR="00A71F46" w:rsidRDefault="00A71F46" w:rsidP="00A71F46">
      <w:pPr>
        <w:pStyle w:val="Code"/>
        <w:rPr>
          <w:ins w:id="6466" w:author="Andreas Kuehne" w:date="2019-05-31T12:40:00Z"/>
        </w:rPr>
      </w:pPr>
      <w:ins w:id="6467" w:author="Andreas Kuehne" w:date="2019-05-31T12:40:00Z">
        <w:r>
          <w:rPr>
            <w:color w:val="31849B" w:themeColor="accent5" w:themeShade="BF"/>
          </w:rPr>
          <w:t xml:space="preserve">  &lt;xs:attribute</w:t>
        </w:r>
        <w:r>
          <w:rPr>
            <w:color w:val="943634" w:themeColor="accent2" w:themeShade="BF"/>
          </w:rPr>
          <w:t xml:space="preserve"> name="</w:t>
        </w:r>
        <w:r>
          <w:rPr>
            <w:color w:val="244061" w:themeColor="accent1" w:themeShade="80"/>
          </w:rPr>
          <w:t>ObjId</w:t>
        </w:r>
        <w:r>
          <w:rPr>
            <w:color w:val="943634" w:themeColor="accent2" w:themeShade="BF"/>
          </w:rPr>
          <w:t>" type="</w:t>
        </w:r>
        <w:r>
          <w:rPr>
            <w:color w:val="244061" w:themeColor="accent1" w:themeShade="80"/>
          </w:rPr>
          <w:t>xs:string</w:t>
        </w:r>
        <w:r>
          <w:rPr>
            <w:color w:val="943634" w:themeColor="accent2" w:themeShade="BF"/>
          </w:rPr>
          <w:t>" use="</w:t>
        </w:r>
        <w:r>
          <w:rPr>
            <w:color w:val="244061" w:themeColor="accent1" w:themeShade="80"/>
          </w:rPr>
          <w:t>optional</w:t>
        </w:r>
        <w:r>
          <w:rPr>
            <w:color w:val="943634" w:themeColor="accent2" w:themeShade="BF"/>
          </w:rPr>
          <w:t>"</w:t>
        </w:r>
        <w:r>
          <w:rPr>
            <w:color w:val="31849B" w:themeColor="accent5" w:themeShade="BF"/>
          </w:rPr>
          <w:t>/&gt;</w:t>
        </w:r>
      </w:ins>
    </w:p>
    <w:p w14:paraId="53327032" w14:textId="77777777" w:rsidR="00A71F46" w:rsidRDefault="00A71F46" w:rsidP="00A71F46">
      <w:pPr>
        <w:pStyle w:val="Code"/>
        <w:rPr>
          <w:ins w:id="6468" w:author="Andreas Kuehne" w:date="2019-05-31T12:40:00Z"/>
        </w:rPr>
      </w:pPr>
      <w:ins w:id="6469" w:author="Andreas Kuehne" w:date="2019-05-31T12:40:00Z">
        <w:r>
          <w:rPr>
            <w:color w:val="31849B" w:themeColor="accent5" w:themeShade="BF"/>
          </w:rPr>
          <w:t xml:space="preserve">  &lt;xs:attribute</w:t>
        </w:r>
        <w:r>
          <w:rPr>
            <w:color w:val="943634" w:themeColor="accent2" w:themeShade="BF"/>
          </w:rPr>
          <w:t xml:space="preserve"> name="</w:t>
        </w:r>
        <w:r>
          <w:rPr>
            <w:color w:val="244061" w:themeColor="accent1" w:themeShade="80"/>
          </w:rPr>
          <w:t>createReference</w:t>
        </w:r>
        <w:r>
          <w:rPr>
            <w:color w:val="943634" w:themeColor="accent2" w:themeShade="BF"/>
          </w:rPr>
          <w:t>" type="</w:t>
        </w:r>
        <w:r>
          <w:rPr>
            <w:color w:val="244061" w:themeColor="accent1" w:themeShade="80"/>
          </w:rPr>
          <w:t>xs:boolean</w:t>
        </w:r>
        <w:r>
          <w:rPr>
            <w:color w:val="943634" w:themeColor="accent2" w:themeShade="BF"/>
          </w:rPr>
          <w:t>" default="</w:t>
        </w:r>
        <w:r>
          <w:rPr>
            <w:color w:val="244061" w:themeColor="accent1" w:themeShade="80"/>
          </w:rPr>
          <w:t>true</w:t>
        </w:r>
        <w:r>
          <w:rPr>
            <w:color w:val="943634" w:themeColor="accent2" w:themeShade="BF"/>
          </w:rPr>
          <w:t>" use="</w:t>
        </w:r>
        <w:r>
          <w:rPr>
            <w:color w:val="244061" w:themeColor="accent1" w:themeShade="80"/>
          </w:rPr>
          <w:t>optional</w:t>
        </w:r>
        <w:r>
          <w:rPr>
            <w:color w:val="943634" w:themeColor="accent2" w:themeShade="BF"/>
          </w:rPr>
          <w:t>"</w:t>
        </w:r>
        <w:r>
          <w:rPr>
            <w:color w:val="31849B" w:themeColor="accent5" w:themeShade="BF"/>
          </w:rPr>
          <w:t>/&gt;</w:t>
        </w:r>
      </w:ins>
    </w:p>
    <w:p w14:paraId="5106FE56" w14:textId="77777777" w:rsidR="00A71F46" w:rsidRDefault="00A71F46" w:rsidP="00A71F46">
      <w:pPr>
        <w:pStyle w:val="Code"/>
        <w:rPr>
          <w:ins w:id="6470" w:author="Andreas Kuehne" w:date="2019-05-31T12:40:00Z"/>
        </w:rPr>
      </w:pPr>
      <w:ins w:id="6471" w:author="Andreas Kuehne" w:date="2019-05-31T12:40:00Z">
        <w:r>
          <w:rPr>
            <w:color w:val="31849B" w:themeColor="accent5" w:themeShade="BF"/>
          </w:rPr>
          <w:t>&lt;/xs:complexType&gt;</w:t>
        </w:r>
      </w:ins>
    </w:p>
    <w:p w14:paraId="145810B9" w14:textId="77777777" w:rsidR="00A71F46" w:rsidRDefault="00A71F46" w:rsidP="00A71F46">
      <w:pPr>
        <w:spacing w:line="259" w:lineRule="auto"/>
        <w:rPr>
          <w:ins w:id="6472" w:author="Andreas Kuehne" w:date="2019-05-31T12:40:00Z"/>
        </w:rPr>
      </w:pPr>
      <w:ins w:id="6473" w:author="Andreas Kuehne" w:date="2019-05-31T12:40:00Z">
        <w:r>
          <w:t>Each child element of</w:t>
        </w:r>
        <w:r w:rsidRPr="71C71F8C">
          <w:t xml:space="preserve"> </w:t>
        </w:r>
        <w:r w:rsidRPr="002062A5">
          <w:rPr>
            <w:rFonts w:ascii="Courier New" w:eastAsia="Courier New" w:hAnsi="Courier New" w:cs="Courier New"/>
          </w:rPr>
          <w:t>IncludeObjectType</w:t>
        </w:r>
        <w:r w:rsidRPr="71C71F8C">
          <w:t xml:space="preserve"> </w:t>
        </w:r>
        <w:r>
          <w:t xml:space="preserve">XML element SHALL implement in XML syntax the sub-component that has a name equal to its local name. </w:t>
        </w:r>
      </w:ins>
      <w:customXmlInsRangeStart w:id="6474" w:author="Andreas Kuehne" w:date="2019-05-31T12:40:00Z"/>
      <w:sdt>
        <w:sdtPr>
          <w:tag w:val="dss2-IncludeObjectType.-xmlSchema"/>
          <w:id w:val="467704547"/>
          <w:showingPlcHdr/>
        </w:sdtPr>
        <w:sdtEndPr/>
        <w:sdtContent>
          <w:customXmlInsRangeEnd w:id="6474"/>
          <w:ins w:id="6475" w:author="Andreas Kuehne" w:date="2019-05-31T12:40:00Z">
            <w:r>
              <w:rPr>
                <w:color w:val="19D131"/>
              </w:rPr>
              <w:t>[component IncludeObject XML schema details]</w:t>
            </w:r>
          </w:ins>
          <w:customXmlInsRangeStart w:id="6476" w:author="Andreas Kuehne" w:date="2019-05-31T12:40:00Z"/>
        </w:sdtContent>
      </w:sdt>
      <w:customXmlInsRangeEnd w:id="6476"/>
    </w:p>
    <w:p w14:paraId="118636C4" w14:textId="77777777" w:rsidR="00A71F46" w:rsidRDefault="00A71F46" w:rsidP="00A71F46">
      <w:pPr>
        <w:pStyle w:val="berschrift3"/>
        <w:numPr>
          <w:ilvl w:val="2"/>
          <w:numId w:val="3"/>
        </w:numPr>
        <w:rPr>
          <w:ins w:id="6477" w:author="Andreas Kuehne" w:date="2019-05-31T12:40:00Z"/>
        </w:rPr>
      </w:pPr>
      <w:bookmarkStart w:id="6478" w:name="_Toc10206857"/>
      <w:ins w:id="6479" w:author="Andreas Kuehne" w:date="2019-05-31T12:40:00Z">
        <w:r>
          <w:t>Component SignaturePlacement</w:t>
        </w:r>
        <w:bookmarkEnd w:id="6478"/>
      </w:ins>
    </w:p>
    <w:p w14:paraId="64EFC176" w14:textId="77777777" w:rsidR="00A71F46" w:rsidRDefault="001A1734" w:rsidP="00A71F46">
      <w:pPr>
        <w:rPr>
          <w:ins w:id="6480" w:author="Andreas Kuehne" w:date="2019-05-31T12:40:00Z"/>
        </w:rPr>
      </w:pPr>
      <w:customXmlInsRangeStart w:id="6481" w:author="Andreas Kuehne" w:date="2019-05-31T12:40:00Z"/>
      <w:sdt>
        <w:sdtPr>
          <w:tag w:val="dss2-SignaturePlacementType.-normative"/>
          <w:id w:val="1440102448"/>
        </w:sdtPr>
        <w:sdtEndPr/>
        <w:sdtContent>
          <w:customXmlInsRangeEnd w:id="6481"/>
          <w:ins w:id="6482" w:author="Andreas Kuehne" w:date="2019-05-31T12:40:00Z">
            <w:r w:rsidR="00A71F46" w:rsidRPr="003A06D0">
              <w:rPr>
                <w:color w:val="19D131"/>
                <w:lang w:val="en-GB"/>
              </w:rPr>
              <w:t xml:space="preserve">The </w:t>
            </w:r>
            <w:r w:rsidR="00A71F46" w:rsidRPr="003A06D0">
              <w:rPr>
                <w:rFonts w:ascii="Courier New" w:eastAsia="Courier New" w:hAnsi="Courier New" w:cs="Courier New"/>
                <w:lang w:val="en-GB"/>
              </w:rPr>
              <w:t>SignaturePlacement</w:t>
            </w:r>
            <w:r w:rsidR="00A71F46" w:rsidRPr="003A06D0">
              <w:rPr>
                <w:color w:val="19D131"/>
                <w:lang w:val="en-GB"/>
              </w:rPr>
              <w:t xml:space="preserve"> component is used to request the creation of an XMLDSig enveloped signature placed within an input document. The resulting document with the enveloped signature is placed in the optional output </w:t>
            </w:r>
            <w:r w:rsidR="00A71F46" w:rsidRPr="003A06D0">
              <w:rPr>
                <w:rFonts w:ascii="Courier New" w:eastAsia="Courier New" w:hAnsi="Courier New" w:cs="Courier New"/>
                <w:lang w:val="en-GB"/>
              </w:rPr>
              <w:t>DocumentWithSignature</w:t>
            </w:r>
            <w:r w:rsidR="00A71F46" w:rsidRPr="003A06D0">
              <w:rPr>
                <w:color w:val="19D131"/>
                <w:lang w:val="en-GB"/>
              </w:rPr>
              <w:t xml:space="preserve"> element. The server places the signature in the document identified using the</w:t>
            </w:r>
            <w:r w:rsidR="00A71F46" w:rsidRPr="003A06D0">
              <w:rPr>
                <w:rStyle w:val="Element"/>
                <w:lang w:val="en-GB"/>
              </w:rPr>
              <w:t xml:space="preserve"> </w:t>
            </w:r>
            <w:r w:rsidR="00A71F46" w:rsidRPr="003A06D0">
              <w:rPr>
                <w:rStyle w:val="Datatype"/>
                <w:lang w:val="en-GB"/>
              </w:rPr>
              <w:t>WhichD</w:t>
            </w:r>
            <w:r w:rsidR="00A71F46">
              <w:rPr>
                <w:rStyle w:val="Datatype"/>
                <w:lang w:val="en-GB"/>
              </w:rPr>
              <w:t>a</w:t>
            </w:r>
            <w:r w:rsidR="00A71F46" w:rsidRPr="003A06D0">
              <w:rPr>
                <w:rStyle w:val="Datatype"/>
                <w:lang w:val="en-GB"/>
              </w:rPr>
              <w:t>t</w:t>
            </w:r>
            <w:r w:rsidR="00A71F46">
              <w:rPr>
                <w:rStyle w:val="Datatype"/>
                <w:lang w:val="en-GB"/>
              </w:rPr>
              <w:t>a</w:t>
            </w:r>
            <w:r w:rsidR="00A71F46" w:rsidRPr="003A06D0">
              <w:rPr>
                <w:color w:val="19D131"/>
                <w:lang w:val="en-GB"/>
              </w:rPr>
              <w:t xml:space="preserve"> </w:t>
            </w:r>
            <w:r w:rsidR="00A71F46">
              <w:rPr>
                <w:color w:val="19D131"/>
                <w:lang w:val="en-GB"/>
              </w:rPr>
              <w:t>element</w:t>
            </w:r>
            <w:r w:rsidR="00A71F46" w:rsidRPr="003A06D0">
              <w:rPr>
                <w:color w:val="19D131"/>
                <w:lang w:val="en-GB"/>
              </w:rPr>
              <w:t>. In the case of a non-XML input document then the server will return an error unless alternative procedures are defined by a profile or in the server policy for handling such a situation.</w:t>
            </w:r>
          </w:ins>
          <w:customXmlInsRangeStart w:id="6483" w:author="Andreas Kuehne" w:date="2019-05-31T12:40:00Z"/>
        </w:sdtContent>
      </w:sdt>
      <w:customXmlInsRangeEnd w:id="6483"/>
    </w:p>
    <w:p w14:paraId="5CDDB7EA" w14:textId="77777777" w:rsidR="00A71F46" w:rsidRDefault="00A71F46" w:rsidP="00A71F46">
      <w:pPr>
        <w:rPr>
          <w:ins w:id="6484" w:author="Andreas Kuehne" w:date="2019-05-31T12:40:00Z"/>
        </w:rPr>
      </w:pPr>
      <w:ins w:id="6485" w:author="Andreas Kuehne" w:date="2019-05-31T12:40:00Z">
        <w:r>
          <w:t>Below follows a list of the sub-components that constitute this component:</w:t>
        </w:r>
      </w:ins>
    </w:p>
    <w:p w14:paraId="40E56300" w14:textId="77777777" w:rsidR="00A71F46" w:rsidRDefault="00A71F46" w:rsidP="00A71F46">
      <w:pPr>
        <w:pStyle w:val="Member"/>
        <w:rPr>
          <w:ins w:id="6486" w:author="Andreas Kuehne" w:date="2019-05-31T12:40:00Z"/>
        </w:rPr>
      </w:pPr>
      <w:ins w:id="6487" w:author="Andreas Kuehne" w:date="2019-05-31T12:40:00Z">
        <w:r>
          <w:t xml:space="preserve">The OPTIONAL </w:t>
        </w:r>
        <w:r w:rsidRPr="35C1378D">
          <w:rPr>
            <w:rStyle w:val="Datatype"/>
          </w:rPr>
          <w:t>XPathAfter</w:t>
        </w:r>
        <w:r>
          <w:t xml:space="preserve"> element, if present, MUST contain one instance of a string. </w:t>
        </w:r>
      </w:ins>
      <w:customXmlInsRangeStart w:id="6488" w:author="Andreas Kuehne" w:date="2019-05-31T12:40:00Z"/>
      <w:sdt>
        <w:sdtPr>
          <w:alias w:val="dss2-SignaturePlacementType.xPathAfter"/>
          <w:tag w:val="dss2-SignaturePlacementType.XPathAfter"/>
          <w:id w:val="-827363512"/>
        </w:sdtPr>
        <w:sdtEndPr/>
        <w:sdtContent>
          <w:customXmlInsRangeEnd w:id="6488"/>
          <w:ins w:id="6489" w:author="Andreas Kuehne" w:date="2019-05-31T12:40:00Z">
            <w:r>
              <w:rPr>
                <w:color w:val="19D131"/>
                <w:lang w:val="en-GB"/>
              </w:rPr>
              <w:t>This element</w:t>
            </w:r>
            <w:r w:rsidRPr="003A06D0">
              <w:rPr>
                <w:color w:val="19D131"/>
                <w:lang w:val="en-GB"/>
              </w:rPr>
              <w:t xml:space="preserve"> holds an XPath expression which identifies an element, inside the XML input document, after which the signature will be inserted.</w:t>
            </w:r>
          </w:ins>
          <w:customXmlInsRangeStart w:id="6490" w:author="Andreas Kuehne" w:date="2019-05-31T12:40:00Z"/>
        </w:sdtContent>
      </w:sdt>
      <w:customXmlInsRangeEnd w:id="6490"/>
    </w:p>
    <w:p w14:paraId="3B13CC6B" w14:textId="77777777" w:rsidR="00A71F46" w:rsidRDefault="00A71F46" w:rsidP="00A71F46">
      <w:pPr>
        <w:pStyle w:val="Member"/>
        <w:rPr>
          <w:ins w:id="6491" w:author="Andreas Kuehne" w:date="2019-05-31T12:40:00Z"/>
        </w:rPr>
      </w:pPr>
      <w:ins w:id="6492" w:author="Andreas Kuehne" w:date="2019-05-31T12:40:00Z">
        <w:r>
          <w:t xml:space="preserve">The OPTIONAL </w:t>
        </w:r>
        <w:r w:rsidRPr="35C1378D">
          <w:rPr>
            <w:rStyle w:val="Datatype"/>
          </w:rPr>
          <w:t>XPathFirstChildOf</w:t>
        </w:r>
        <w:r>
          <w:t xml:space="preserve"> element, if present, MUST contain one instance of a string. </w:t>
        </w:r>
      </w:ins>
      <w:customXmlInsRangeStart w:id="6493" w:author="Andreas Kuehne" w:date="2019-05-31T12:40:00Z"/>
      <w:sdt>
        <w:sdtPr>
          <w:alias w:val="dss2-SignaturePlacementType.xPathFirstChildOf"/>
          <w:tag w:val="dss2-SignaturePlacementType.XPathFirstChildOf"/>
          <w:id w:val="-2145254551"/>
        </w:sdtPr>
        <w:sdtEndPr/>
        <w:sdtContent>
          <w:customXmlInsRangeEnd w:id="6493"/>
          <w:ins w:id="6494" w:author="Andreas Kuehne" w:date="2019-05-31T12:40:00Z">
            <w:r>
              <w:rPr>
                <w:color w:val="19D131"/>
                <w:lang w:val="en-GB"/>
              </w:rPr>
              <w:t>This element</w:t>
            </w:r>
            <w:r w:rsidRPr="003A06D0">
              <w:rPr>
                <w:color w:val="19D131"/>
                <w:lang w:val="en-GB"/>
              </w:rPr>
              <w:t xml:space="preserve"> holds an XPath expression which identifies an element, in the XML input document, which the signature will be inserted as the first child of.</w:t>
            </w:r>
          </w:ins>
          <w:customXmlInsRangeStart w:id="6495" w:author="Andreas Kuehne" w:date="2019-05-31T12:40:00Z"/>
        </w:sdtContent>
      </w:sdt>
      <w:customXmlInsRangeEnd w:id="6495"/>
    </w:p>
    <w:p w14:paraId="01960169" w14:textId="77777777" w:rsidR="00A71F46" w:rsidRDefault="00A71F46" w:rsidP="00A71F46">
      <w:pPr>
        <w:pStyle w:val="Member"/>
        <w:rPr>
          <w:ins w:id="6496" w:author="Andreas Kuehne" w:date="2019-05-31T12:40:00Z"/>
        </w:rPr>
      </w:pPr>
      <w:ins w:id="6497" w:author="Andreas Kuehne" w:date="2019-05-31T12:40:00Z">
        <w:r>
          <w:t xml:space="preserve">The OPTIONAL </w:t>
        </w:r>
        <w:r w:rsidRPr="35C1378D">
          <w:rPr>
            <w:rStyle w:val="Datatype"/>
          </w:rPr>
          <w:t>NsPrefixMapping</w:t>
        </w:r>
        <w:r>
          <w:t xml:space="preserve"> element, if present, MAY occur zero or more times containing a sub-component. If present each instance MUST satisfy the requirements specified in this document in section </w:t>
        </w:r>
        <w:r>
          <w:fldChar w:fldCharType="begin"/>
        </w:r>
        <w:r>
          <w:instrText xml:space="preserve"> REF _RefCompF8551B33 \r \h </w:instrText>
        </w:r>
      </w:ins>
      <w:ins w:id="6498" w:author="Andreas Kuehne" w:date="2019-05-31T12:40:00Z">
        <w:r>
          <w:fldChar w:fldCharType="separate"/>
        </w:r>
        <w:r>
          <w:rPr>
            <w:rStyle w:val="Datatype"/>
            <w:rFonts w:eastAsia="Courier New" w:cs="Courier New"/>
          </w:rPr>
          <w:t>NsPrefixMapping</w:t>
        </w:r>
        <w:r>
          <w:fldChar w:fldCharType="end"/>
        </w:r>
        <w:r>
          <w:t xml:space="preserve">. </w:t>
        </w:r>
      </w:ins>
      <w:customXmlInsRangeStart w:id="6499" w:author="Andreas Kuehne" w:date="2019-05-31T12:40:00Z"/>
      <w:sdt>
        <w:sdtPr>
          <w:alias w:val="dss2-SignaturePlacementType.nsDecl"/>
          <w:tag w:val="dss2-SignaturePlacementType.NsPrefixMapping"/>
          <w:id w:val="546968701"/>
          <w:showingPlcHdr/>
        </w:sdtPr>
        <w:sdtEndPr/>
        <w:sdtContent>
          <w:customXmlInsRangeEnd w:id="6499"/>
          <w:ins w:id="6500" w:author="Andreas Kuehne" w:date="2019-05-31T12:40:00Z">
            <w:r>
              <w:rPr>
                <w:color w:val="19D131"/>
              </w:rPr>
              <w:t>[sub component NsPrefixMapping details]</w:t>
            </w:r>
          </w:ins>
          <w:customXmlInsRangeStart w:id="6501" w:author="Andreas Kuehne" w:date="2019-05-31T12:40:00Z"/>
        </w:sdtContent>
      </w:sdt>
      <w:customXmlInsRangeEnd w:id="6501"/>
    </w:p>
    <w:p w14:paraId="72C0D921" w14:textId="77777777" w:rsidR="00A71F46" w:rsidRDefault="00A71F46" w:rsidP="00A71F46">
      <w:pPr>
        <w:pStyle w:val="Member"/>
        <w:rPr>
          <w:ins w:id="6502" w:author="Andreas Kuehne" w:date="2019-05-31T12:40:00Z"/>
        </w:rPr>
      </w:pPr>
      <w:ins w:id="6503" w:author="Andreas Kuehne" w:date="2019-05-31T12:40:00Z">
        <w:r>
          <w:t xml:space="preserve">The OPTIONAL </w:t>
        </w:r>
        <w:r w:rsidRPr="35C1378D">
          <w:rPr>
            <w:rStyle w:val="Datatype"/>
          </w:rPr>
          <w:t>WhichData</w:t>
        </w:r>
        <w:r>
          <w:t xml:space="preserve"> element, if present, MUST contain one instance of a unique identifier reference. </w:t>
        </w:r>
      </w:ins>
      <w:customXmlInsRangeStart w:id="6504" w:author="Andreas Kuehne" w:date="2019-05-31T12:40:00Z"/>
      <w:sdt>
        <w:sdtPr>
          <w:alias w:val="dss2-SignaturePlacementType.whichData"/>
          <w:tag w:val="dss2-SignaturePlacementType.WhichData"/>
          <w:id w:val="955844414"/>
        </w:sdtPr>
        <w:sdtEndPr/>
        <w:sdtContent>
          <w:customXmlInsRangeEnd w:id="6504"/>
          <w:ins w:id="6505" w:author="Andreas Kuehne" w:date="2019-05-31T12:40:00Z">
            <w:r w:rsidRPr="00D56DEC">
              <w:rPr>
                <w:color w:val="19D131"/>
              </w:rPr>
              <w:t xml:space="preserve">The </w:t>
            </w:r>
            <w:r w:rsidRPr="00D56DEC">
              <w:rPr>
                <w:rStyle w:val="Datatype"/>
              </w:rPr>
              <w:t>WhichData</w:t>
            </w:r>
            <w:r w:rsidRPr="00D56DEC">
              <w:rPr>
                <w:color w:val="19D131"/>
              </w:rPr>
              <w:t xml:space="preserve"> element identifies the input </w:t>
            </w:r>
            <w:r w:rsidRPr="00092265">
              <w:rPr>
                <w:rStyle w:val="Datatype"/>
              </w:rPr>
              <w:t>Base64Data</w:t>
            </w:r>
            <w:r>
              <w:rPr>
                <w:color w:val="19D131"/>
              </w:rPr>
              <w:t xml:space="preserve"> component</w:t>
            </w:r>
            <w:r w:rsidRPr="00D56DEC">
              <w:rPr>
                <w:color w:val="19D131"/>
              </w:rPr>
              <w:t xml:space="preserve"> </w:t>
            </w:r>
            <w:r>
              <w:rPr>
                <w:color w:val="19D131"/>
              </w:rPr>
              <w:t xml:space="preserve">containing the document </w:t>
            </w:r>
            <w:r w:rsidRPr="00D56DEC">
              <w:rPr>
                <w:color w:val="19D131"/>
              </w:rPr>
              <w:t>the signature will be inserted into.</w:t>
            </w:r>
          </w:ins>
          <w:customXmlInsRangeStart w:id="6506" w:author="Andreas Kuehne" w:date="2019-05-31T12:40:00Z"/>
        </w:sdtContent>
      </w:sdt>
      <w:customXmlInsRangeEnd w:id="6506"/>
    </w:p>
    <w:p w14:paraId="6B56CBD6" w14:textId="77777777" w:rsidR="00A71F46" w:rsidRDefault="00A71F46" w:rsidP="00A71F46">
      <w:pPr>
        <w:pStyle w:val="Member"/>
        <w:rPr>
          <w:ins w:id="6507" w:author="Andreas Kuehne" w:date="2019-05-31T12:40:00Z"/>
        </w:rPr>
      </w:pPr>
      <w:ins w:id="6508" w:author="Andreas Kuehne" w:date="2019-05-31T12:40:00Z">
        <w:r>
          <w:t xml:space="preserve">The OPTIONAL </w:t>
        </w:r>
        <w:r w:rsidRPr="35C1378D">
          <w:rPr>
            <w:rStyle w:val="Datatype"/>
          </w:rPr>
          <w:t>CreateEnvelopedSignature</w:t>
        </w:r>
        <w:r>
          <w:t xml:space="preserve"> element, if present, MUST contain one instance of a boolean. Its default value is '</w:t>
        </w:r>
        <w:r>
          <w:rPr>
            <w:color w:val="244061" w:themeColor="accent1" w:themeShade="80"/>
          </w:rPr>
          <w:t>true</w:t>
        </w:r>
        <w:r>
          <w:t xml:space="preserve">'. </w:t>
        </w:r>
      </w:ins>
      <w:customXmlInsRangeStart w:id="6509" w:author="Andreas Kuehne" w:date="2019-05-31T12:40:00Z"/>
      <w:sdt>
        <w:sdtPr>
          <w:alias w:val="dss2-SignaturePlacementType.createEnvelopedSignature"/>
          <w:tag w:val="dss2-SignaturePlacementType.CreateEnvelopedSignature"/>
          <w:id w:val="461158328"/>
        </w:sdtPr>
        <w:sdtEndPr/>
        <w:sdtContent>
          <w:customXmlInsRangeEnd w:id="6509"/>
          <w:ins w:id="6510" w:author="Andreas Kuehne" w:date="2019-05-31T12:40:00Z">
            <w:r w:rsidRPr="003A06D0">
              <w:rPr>
                <w:color w:val="19D131"/>
                <w:lang w:val="en-GB"/>
              </w:rPr>
              <w:t xml:space="preserve">If the </w:t>
            </w:r>
            <w:r w:rsidRPr="003A06D0">
              <w:rPr>
                <w:rStyle w:val="Datatype"/>
                <w:lang w:val="en-GB"/>
              </w:rPr>
              <w:t>CreateEnvelopedSignature</w:t>
            </w:r>
            <w:r w:rsidRPr="003A06D0">
              <w:rPr>
                <w:color w:val="19D131"/>
                <w:lang w:val="en-GB"/>
              </w:rPr>
              <w:t xml:space="preserve"> element is set to true a reference having an enveloped signature transform is created.</w:t>
            </w:r>
          </w:ins>
          <w:customXmlInsRangeStart w:id="6511" w:author="Andreas Kuehne" w:date="2019-05-31T12:40:00Z"/>
        </w:sdtContent>
      </w:sdt>
      <w:customXmlInsRangeEnd w:id="6511"/>
    </w:p>
    <w:p w14:paraId="7BD6B811" w14:textId="77777777" w:rsidR="00A71F46" w:rsidRDefault="00A71F46" w:rsidP="00A71F46">
      <w:pPr>
        <w:pStyle w:val="Non-normativeCommentHeading"/>
        <w:rPr>
          <w:ins w:id="6512" w:author="Andreas Kuehne" w:date="2019-05-31T12:40:00Z"/>
        </w:rPr>
      </w:pPr>
      <w:ins w:id="6513" w:author="Andreas Kuehne" w:date="2019-05-31T12:40:00Z">
        <w:r>
          <w:t>Non-normative Comment:</w:t>
        </w:r>
      </w:ins>
    </w:p>
    <w:p w14:paraId="77605098" w14:textId="77777777" w:rsidR="00A71F46" w:rsidRDefault="001A1734" w:rsidP="00A71F46">
      <w:pPr>
        <w:pStyle w:val="Non-normativeComment"/>
        <w:rPr>
          <w:ins w:id="6514" w:author="Andreas Kuehne" w:date="2019-05-31T12:40:00Z"/>
        </w:rPr>
      </w:pPr>
      <w:customXmlInsRangeStart w:id="6515" w:author="Andreas Kuehne" w:date="2019-05-31T12:40:00Z"/>
      <w:sdt>
        <w:sdtPr>
          <w:tag w:val="dss2-SignaturePlacementType.-nonNormative"/>
          <w:id w:val="1850667256"/>
          <w:showingPlcHdr/>
        </w:sdtPr>
        <w:sdtEndPr/>
        <w:sdtContent>
          <w:customXmlInsRangeEnd w:id="6515"/>
          <w:ins w:id="6516" w:author="Andreas Kuehne" w:date="2019-05-31T12:40:00Z">
            <w:r w:rsidR="00A71F46">
              <w:rPr>
                <w:color w:val="19D131"/>
              </w:rPr>
              <w:t>[component SignaturePlacement non normative details]</w:t>
            </w:r>
          </w:ins>
          <w:customXmlInsRangeStart w:id="6517" w:author="Andreas Kuehne" w:date="2019-05-31T12:40:00Z"/>
        </w:sdtContent>
      </w:sdt>
      <w:customXmlInsRangeEnd w:id="6517"/>
    </w:p>
    <w:p w14:paraId="4500D121" w14:textId="77777777" w:rsidR="00A71F46" w:rsidRDefault="00A71F46" w:rsidP="00A71F46">
      <w:pPr>
        <w:pStyle w:val="berschrift4"/>
        <w:numPr>
          <w:ilvl w:val="3"/>
          <w:numId w:val="3"/>
        </w:numPr>
        <w:rPr>
          <w:ins w:id="6518" w:author="Andreas Kuehne" w:date="2019-05-31T12:40:00Z"/>
        </w:rPr>
      </w:pPr>
      <w:bookmarkStart w:id="6519" w:name="_Toc10206858"/>
      <w:ins w:id="6520" w:author="Andreas Kuehne" w:date="2019-05-31T12:40:00Z">
        <w:r>
          <w:t>SignaturePlacement – JSON Syntax</w:t>
        </w:r>
        <w:bookmarkEnd w:id="6519"/>
      </w:ins>
    </w:p>
    <w:p w14:paraId="4B63A6D8" w14:textId="77777777" w:rsidR="00A71F46" w:rsidRPr="0248A3D1" w:rsidRDefault="00A71F46" w:rsidP="00A71F46">
      <w:pPr>
        <w:rPr>
          <w:ins w:id="6521" w:author="Andreas Kuehne" w:date="2019-05-31T12:40:00Z"/>
        </w:rPr>
      </w:pPr>
      <w:ins w:id="6522" w:author="Andreas Kuehne" w:date="2019-05-31T12:40:00Z">
        <w:r w:rsidRPr="002062A5">
          <w:rPr>
            <w:rFonts w:eastAsia="Arial" w:cs="Arial"/>
            <w:sz w:val="22"/>
            <w:szCs w:val="22"/>
          </w:rPr>
          <w:t xml:space="preserve">The </w:t>
        </w:r>
        <w:r w:rsidRPr="002062A5">
          <w:rPr>
            <w:rFonts w:ascii="Courier New" w:eastAsia="Courier New" w:hAnsi="Courier New" w:cs="Courier New"/>
          </w:rPr>
          <w:t>SignaturePlacementType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SignaturePlacement</w:t>
        </w:r>
        <w:r>
          <w:t xml:space="preserve"> component.</w:t>
        </w:r>
      </w:ins>
    </w:p>
    <w:p w14:paraId="49048DBA" w14:textId="77777777" w:rsidR="00A71F46" w:rsidRPr="C2430093" w:rsidRDefault="00A71F46" w:rsidP="00A71F46">
      <w:pPr>
        <w:spacing w:line="259" w:lineRule="auto"/>
        <w:rPr>
          <w:ins w:id="6523" w:author="Andreas Kuehne" w:date="2019-05-31T12:40:00Z"/>
          <w:rFonts w:eastAsia="Arial" w:cs="Arial"/>
          <w:sz w:val="22"/>
          <w:szCs w:val="22"/>
        </w:rPr>
      </w:pPr>
      <w:ins w:id="6524"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SignaturePlacement</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474"/>
        <w:gridCol w:w="3473"/>
        <w:gridCol w:w="2403"/>
      </w:tblGrid>
      <w:tr w:rsidR="00A71F46" w14:paraId="78A307B9" w14:textId="77777777" w:rsidTr="00A71F46">
        <w:trPr>
          <w:cnfStyle w:val="100000000000" w:firstRow="1" w:lastRow="0" w:firstColumn="0" w:lastColumn="0" w:oddVBand="0" w:evenVBand="0" w:oddHBand="0" w:evenHBand="0" w:firstRowFirstColumn="0" w:firstRowLastColumn="0" w:lastRowFirstColumn="0" w:lastRowLastColumn="0"/>
          <w:ins w:id="652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EBDE991" w14:textId="77777777" w:rsidR="00A71F46" w:rsidRDefault="00A71F46" w:rsidP="00A71F46">
            <w:pPr>
              <w:pStyle w:val="Beschriftung"/>
              <w:rPr>
                <w:ins w:id="6526" w:author="Andreas Kuehne" w:date="2019-05-31T12:40:00Z"/>
              </w:rPr>
            </w:pPr>
            <w:ins w:id="6527" w:author="Andreas Kuehne" w:date="2019-05-31T12:40:00Z">
              <w:r>
                <w:t>Element</w:t>
              </w:r>
            </w:ins>
          </w:p>
        </w:tc>
        <w:tc>
          <w:tcPr>
            <w:tcW w:w="4675" w:type="dxa"/>
          </w:tcPr>
          <w:p w14:paraId="66B64713"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6528" w:author="Andreas Kuehne" w:date="2019-05-31T12:40:00Z"/>
              </w:rPr>
            </w:pPr>
            <w:ins w:id="6529" w:author="Andreas Kuehne" w:date="2019-05-31T12:40:00Z">
              <w:r>
                <w:t>Implementing JSON member name</w:t>
              </w:r>
            </w:ins>
          </w:p>
        </w:tc>
        <w:tc>
          <w:tcPr>
            <w:tcW w:w="4675" w:type="dxa"/>
          </w:tcPr>
          <w:p w14:paraId="79D19737"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6530" w:author="Andreas Kuehne" w:date="2019-05-31T12:40:00Z"/>
              </w:rPr>
            </w:pPr>
            <w:ins w:id="6531" w:author="Andreas Kuehne" w:date="2019-05-31T12:40:00Z">
              <w:r>
                <w:t>Comments</w:t>
              </w:r>
            </w:ins>
          </w:p>
        </w:tc>
      </w:tr>
      <w:tr w:rsidR="00A71F46" w14:paraId="4E78CC63" w14:textId="77777777" w:rsidTr="00A71F46">
        <w:trPr>
          <w:ins w:id="6532"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16C3008" w14:textId="77777777" w:rsidR="00A71F46" w:rsidRPr="002062A5" w:rsidRDefault="00A71F46" w:rsidP="00A71F46">
            <w:pPr>
              <w:pStyle w:val="Beschriftung"/>
              <w:rPr>
                <w:ins w:id="6533" w:author="Andreas Kuehne" w:date="2019-05-31T12:40:00Z"/>
                <w:rStyle w:val="Datatype"/>
                <w:b w:val="0"/>
                <w:bCs w:val="0"/>
              </w:rPr>
            </w:pPr>
            <w:ins w:id="6534" w:author="Andreas Kuehne" w:date="2019-05-31T12:40:00Z">
              <w:r w:rsidRPr="002062A5">
                <w:rPr>
                  <w:rStyle w:val="Datatype"/>
                </w:rPr>
                <w:t>XPathAfter</w:t>
              </w:r>
            </w:ins>
          </w:p>
        </w:tc>
        <w:tc>
          <w:tcPr>
            <w:tcW w:w="4675" w:type="dxa"/>
          </w:tcPr>
          <w:p w14:paraId="4E7B6511"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6535" w:author="Andreas Kuehne" w:date="2019-05-31T12:40:00Z"/>
                <w:rStyle w:val="Datatype"/>
              </w:rPr>
            </w:pPr>
            <w:ins w:id="6536" w:author="Andreas Kuehne" w:date="2019-05-31T12:40:00Z">
              <w:r w:rsidRPr="002062A5">
                <w:rPr>
                  <w:rStyle w:val="Datatype"/>
                </w:rPr>
                <w:t>xPathAfter</w:t>
              </w:r>
            </w:ins>
          </w:p>
        </w:tc>
        <w:tc>
          <w:tcPr>
            <w:tcW w:w="4675" w:type="dxa"/>
          </w:tcPr>
          <w:p w14:paraId="6EE125EC"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6537" w:author="Andreas Kuehne" w:date="2019-05-31T12:40:00Z"/>
              </w:rPr>
            </w:pPr>
            <w:customXmlInsRangeStart w:id="6538" w:author="Andreas Kuehne" w:date="2019-05-31T12:40:00Z"/>
            <w:sdt>
              <w:sdtPr>
                <w:alias w:val="dss2-SignaturePlacementType.xPathAfter"/>
                <w:tag w:val="dss2-SignaturePlacementType.-jsonComment.XPathAfter"/>
                <w:id w:val="-679654090"/>
                <w:showingPlcHdr/>
              </w:sdtPr>
              <w:sdtEndPr/>
              <w:sdtContent>
                <w:customXmlInsRangeEnd w:id="6538"/>
                <w:ins w:id="6539" w:author="Andreas Kuehne" w:date="2019-05-31T12:40:00Z">
                  <w:r w:rsidR="00A71F46">
                    <w:rPr>
                      <w:color w:val="19D131"/>
                    </w:rPr>
                    <w:t>[]</w:t>
                  </w:r>
                </w:ins>
                <w:customXmlInsRangeStart w:id="6540" w:author="Andreas Kuehne" w:date="2019-05-31T12:40:00Z"/>
              </w:sdtContent>
            </w:sdt>
            <w:customXmlInsRangeEnd w:id="6540"/>
          </w:p>
        </w:tc>
      </w:tr>
      <w:tr w:rsidR="00A71F46" w14:paraId="4427864B" w14:textId="77777777" w:rsidTr="00A71F46">
        <w:trPr>
          <w:ins w:id="654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B45E356" w14:textId="77777777" w:rsidR="00A71F46" w:rsidRPr="002062A5" w:rsidRDefault="00A71F46" w:rsidP="00A71F46">
            <w:pPr>
              <w:pStyle w:val="Beschriftung"/>
              <w:rPr>
                <w:ins w:id="6542" w:author="Andreas Kuehne" w:date="2019-05-31T12:40:00Z"/>
                <w:rStyle w:val="Datatype"/>
                <w:b w:val="0"/>
                <w:bCs w:val="0"/>
              </w:rPr>
            </w:pPr>
            <w:ins w:id="6543" w:author="Andreas Kuehne" w:date="2019-05-31T12:40:00Z">
              <w:r w:rsidRPr="002062A5">
                <w:rPr>
                  <w:rStyle w:val="Datatype"/>
                </w:rPr>
                <w:t>XPathFirstChildOf</w:t>
              </w:r>
            </w:ins>
          </w:p>
        </w:tc>
        <w:tc>
          <w:tcPr>
            <w:tcW w:w="4675" w:type="dxa"/>
          </w:tcPr>
          <w:p w14:paraId="132F06E7"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6544" w:author="Andreas Kuehne" w:date="2019-05-31T12:40:00Z"/>
                <w:rStyle w:val="Datatype"/>
              </w:rPr>
            </w:pPr>
            <w:ins w:id="6545" w:author="Andreas Kuehne" w:date="2019-05-31T12:40:00Z">
              <w:r w:rsidRPr="002062A5">
                <w:rPr>
                  <w:rStyle w:val="Datatype"/>
                </w:rPr>
                <w:t>xPathFirstChildOf</w:t>
              </w:r>
            </w:ins>
          </w:p>
        </w:tc>
        <w:tc>
          <w:tcPr>
            <w:tcW w:w="4675" w:type="dxa"/>
          </w:tcPr>
          <w:p w14:paraId="0E28894A"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6546" w:author="Andreas Kuehne" w:date="2019-05-31T12:40:00Z"/>
              </w:rPr>
            </w:pPr>
            <w:customXmlInsRangeStart w:id="6547" w:author="Andreas Kuehne" w:date="2019-05-31T12:40:00Z"/>
            <w:sdt>
              <w:sdtPr>
                <w:alias w:val="dss2-SignaturePlacementType.xPathFirstChildOf"/>
                <w:tag w:val="dss2-SignaturePlacementType.-jsonComment.XPathFirstChildOf"/>
                <w:id w:val="1781298514"/>
                <w:showingPlcHdr/>
              </w:sdtPr>
              <w:sdtEndPr/>
              <w:sdtContent>
                <w:customXmlInsRangeEnd w:id="6547"/>
                <w:ins w:id="6548" w:author="Andreas Kuehne" w:date="2019-05-31T12:40:00Z">
                  <w:r w:rsidR="00A71F46">
                    <w:rPr>
                      <w:color w:val="19D131"/>
                    </w:rPr>
                    <w:t>[]</w:t>
                  </w:r>
                </w:ins>
                <w:customXmlInsRangeStart w:id="6549" w:author="Andreas Kuehne" w:date="2019-05-31T12:40:00Z"/>
              </w:sdtContent>
            </w:sdt>
            <w:customXmlInsRangeEnd w:id="6549"/>
          </w:p>
        </w:tc>
      </w:tr>
      <w:tr w:rsidR="00A71F46" w14:paraId="46C89129" w14:textId="77777777" w:rsidTr="00A71F46">
        <w:trPr>
          <w:ins w:id="655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B57BDBE" w14:textId="77777777" w:rsidR="00A71F46" w:rsidRPr="002062A5" w:rsidRDefault="00A71F46" w:rsidP="00A71F46">
            <w:pPr>
              <w:pStyle w:val="Beschriftung"/>
              <w:rPr>
                <w:ins w:id="6551" w:author="Andreas Kuehne" w:date="2019-05-31T12:40:00Z"/>
                <w:rStyle w:val="Datatype"/>
                <w:b w:val="0"/>
                <w:bCs w:val="0"/>
              </w:rPr>
            </w:pPr>
            <w:ins w:id="6552" w:author="Andreas Kuehne" w:date="2019-05-31T12:40:00Z">
              <w:r w:rsidRPr="002062A5">
                <w:rPr>
                  <w:rStyle w:val="Datatype"/>
                </w:rPr>
                <w:t>NsPrefixMapping</w:t>
              </w:r>
            </w:ins>
          </w:p>
        </w:tc>
        <w:tc>
          <w:tcPr>
            <w:tcW w:w="4675" w:type="dxa"/>
          </w:tcPr>
          <w:p w14:paraId="3016FB57"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6553" w:author="Andreas Kuehne" w:date="2019-05-31T12:40:00Z"/>
                <w:rStyle w:val="Datatype"/>
              </w:rPr>
            </w:pPr>
            <w:ins w:id="6554" w:author="Andreas Kuehne" w:date="2019-05-31T12:40:00Z">
              <w:r w:rsidRPr="002062A5">
                <w:rPr>
                  <w:rStyle w:val="Datatype"/>
                </w:rPr>
                <w:t>nsDecl</w:t>
              </w:r>
            </w:ins>
          </w:p>
        </w:tc>
        <w:tc>
          <w:tcPr>
            <w:tcW w:w="4675" w:type="dxa"/>
          </w:tcPr>
          <w:p w14:paraId="7CB4FFDC"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6555" w:author="Andreas Kuehne" w:date="2019-05-31T12:40:00Z"/>
              </w:rPr>
            </w:pPr>
            <w:customXmlInsRangeStart w:id="6556" w:author="Andreas Kuehne" w:date="2019-05-31T12:40:00Z"/>
            <w:sdt>
              <w:sdtPr>
                <w:alias w:val="dss2-SignaturePlacementType.nsDecl"/>
                <w:tag w:val="dss2-SignaturePlacementType.-jsonComment.NsPrefixMapping"/>
                <w:id w:val="926850038"/>
                <w:showingPlcHdr/>
              </w:sdtPr>
              <w:sdtEndPr/>
              <w:sdtContent>
                <w:customXmlInsRangeEnd w:id="6556"/>
                <w:ins w:id="6557" w:author="Andreas Kuehne" w:date="2019-05-31T12:40:00Z">
                  <w:r w:rsidR="00A71F46">
                    <w:rPr>
                      <w:color w:val="19D131"/>
                    </w:rPr>
                    <w:t>[]</w:t>
                  </w:r>
                </w:ins>
                <w:customXmlInsRangeStart w:id="6558" w:author="Andreas Kuehne" w:date="2019-05-31T12:40:00Z"/>
              </w:sdtContent>
            </w:sdt>
            <w:customXmlInsRangeEnd w:id="6558"/>
          </w:p>
        </w:tc>
      </w:tr>
      <w:tr w:rsidR="00A71F46" w14:paraId="298D9027" w14:textId="77777777" w:rsidTr="00A71F46">
        <w:trPr>
          <w:ins w:id="6559"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7759DA6" w14:textId="77777777" w:rsidR="00A71F46" w:rsidRPr="002062A5" w:rsidRDefault="00A71F46" w:rsidP="00A71F46">
            <w:pPr>
              <w:pStyle w:val="Beschriftung"/>
              <w:rPr>
                <w:ins w:id="6560" w:author="Andreas Kuehne" w:date="2019-05-31T12:40:00Z"/>
                <w:rStyle w:val="Datatype"/>
                <w:b w:val="0"/>
                <w:bCs w:val="0"/>
              </w:rPr>
            </w:pPr>
            <w:ins w:id="6561" w:author="Andreas Kuehne" w:date="2019-05-31T12:40:00Z">
              <w:r w:rsidRPr="002062A5">
                <w:rPr>
                  <w:rStyle w:val="Datatype"/>
                </w:rPr>
                <w:t>WhichData</w:t>
              </w:r>
            </w:ins>
          </w:p>
        </w:tc>
        <w:tc>
          <w:tcPr>
            <w:tcW w:w="4675" w:type="dxa"/>
          </w:tcPr>
          <w:p w14:paraId="162DB549"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6562" w:author="Andreas Kuehne" w:date="2019-05-31T12:40:00Z"/>
                <w:rStyle w:val="Datatype"/>
              </w:rPr>
            </w:pPr>
            <w:ins w:id="6563" w:author="Andreas Kuehne" w:date="2019-05-31T12:40:00Z">
              <w:r w:rsidRPr="002062A5">
                <w:rPr>
                  <w:rStyle w:val="Datatype"/>
                </w:rPr>
                <w:t>whichData</w:t>
              </w:r>
            </w:ins>
          </w:p>
        </w:tc>
        <w:tc>
          <w:tcPr>
            <w:tcW w:w="4675" w:type="dxa"/>
          </w:tcPr>
          <w:p w14:paraId="72906C09"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6564" w:author="Andreas Kuehne" w:date="2019-05-31T12:40:00Z"/>
              </w:rPr>
            </w:pPr>
            <w:customXmlInsRangeStart w:id="6565" w:author="Andreas Kuehne" w:date="2019-05-31T12:40:00Z"/>
            <w:sdt>
              <w:sdtPr>
                <w:alias w:val="dss2-SignaturePlacementType.whichData"/>
                <w:tag w:val="dss2-SignaturePlacementType.-jsonComment.WhichData"/>
                <w:id w:val="-2146042755"/>
                <w:showingPlcHdr/>
              </w:sdtPr>
              <w:sdtEndPr/>
              <w:sdtContent>
                <w:customXmlInsRangeEnd w:id="6565"/>
                <w:ins w:id="6566" w:author="Andreas Kuehne" w:date="2019-05-31T12:40:00Z">
                  <w:r w:rsidR="00A71F46">
                    <w:rPr>
                      <w:color w:val="19D131"/>
                    </w:rPr>
                    <w:t>[]</w:t>
                  </w:r>
                </w:ins>
                <w:customXmlInsRangeStart w:id="6567" w:author="Andreas Kuehne" w:date="2019-05-31T12:40:00Z"/>
              </w:sdtContent>
            </w:sdt>
            <w:customXmlInsRangeEnd w:id="6567"/>
          </w:p>
        </w:tc>
      </w:tr>
      <w:tr w:rsidR="00A71F46" w14:paraId="71134A48" w14:textId="77777777" w:rsidTr="00A71F46">
        <w:trPr>
          <w:ins w:id="6568"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6DFFDD0" w14:textId="77777777" w:rsidR="00A71F46" w:rsidRPr="002062A5" w:rsidRDefault="00A71F46" w:rsidP="00A71F46">
            <w:pPr>
              <w:pStyle w:val="Beschriftung"/>
              <w:rPr>
                <w:ins w:id="6569" w:author="Andreas Kuehne" w:date="2019-05-31T12:40:00Z"/>
                <w:rStyle w:val="Datatype"/>
                <w:b w:val="0"/>
                <w:bCs w:val="0"/>
              </w:rPr>
            </w:pPr>
            <w:ins w:id="6570" w:author="Andreas Kuehne" w:date="2019-05-31T12:40:00Z">
              <w:r w:rsidRPr="002062A5">
                <w:rPr>
                  <w:rStyle w:val="Datatype"/>
                </w:rPr>
                <w:t>CreateEnvelopedSignature</w:t>
              </w:r>
            </w:ins>
          </w:p>
        </w:tc>
        <w:tc>
          <w:tcPr>
            <w:tcW w:w="4675" w:type="dxa"/>
          </w:tcPr>
          <w:p w14:paraId="4A18DFA4"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6571" w:author="Andreas Kuehne" w:date="2019-05-31T12:40:00Z"/>
                <w:rStyle w:val="Datatype"/>
              </w:rPr>
            </w:pPr>
            <w:ins w:id="6572" w:author="Andreas Kuehne" w:date="2019-05-31T12:40:00Z">
              <w:r w:rsidRPr="002062A5">
                <w:rPr>
                  <w:rStyle w:val="Datatype"/>
                </w:rPr>
                <w:t>createEnvelopedSignature</w:t>
              </w:r>
            </w:ins>
          </w:p>
        </w:tc>
        <w:tc>
          <w:tcPr>
            <w:tcW w:w="4675" w:type="dxa"/>
          </w:tcPr>
          <w:p w14:paraId="37487091"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6573" w:author="Andreas Kuehne" w:date="2019-05-31T12:40:00Z"/>
              </w:rPr>
            </w:pPr>
            <w:customXmlInsRangeStart w:id="6574" w:author="Andreas Kuehne" w:date="2019-05-31T12:40:00Z"/>
            <w:sdt>
              <w:sdtPr>
                <w:alias w:val="dss2-SignaturePlacementType.createEnvelopedSignature"/>
                <w:tag w:val="dss2-SignaturePlacementType.-jsonComment.CreateEnvelopedSignature"/>
                <w:id w:val="-914096726"/>
                <w:showingPlcHdr/>
              </w:sdtPr>
              <w:sdtEndPr/>
              <w:sdtContent>
                <w:customXmlInsRangeEnd w:id="6574"/>
                <w:ins w:id="6575" w:author="Andreas Kuehne" w:date="2019-05-31T12:40:00Z">
                  <w:r w:rsidR="00A71F46">
                    <w:rPr>
                      <w:color w:val="19D131"/>
                    </w:rPr>
                    <w:t>[]</w:t>
                  </w:r>
                </w:ins>
                <w:customXmlInsRangeStart w:id="6576" w:author="Andreas Kuehne" w:date="2019-05-31T12:40:00Z"/>
              </w:sdtContent>
            </w:sdt>
            <w:customXmlInsRangeEnd w:id="6576"/>
          </w:p>
        </w:tc>
      </w:tr>
    </w:tbl>
    <w:p w14:paraId="0C15A3AC" w14:textId="77777777" w:rsidR="00A71F46" w:rsidRPr="0202B381" w:rsidRDefault="00A71F46" w:rsidP="00A71F46">
      <w:pPr>
        <w:rPr>
          <w:ins w:id="6577" w:author="Andreas Kuehne" w:date="2019-05-31T12:40:00Z"/>
        </w:rPr>
      </w:pPr>
      <w:ins w:id="6578" w:author="Andreas Kuehne" w:date="2019-05-31T12:40:00Z">
        <w:r w:rsidRPr="002062A5">
          <w:rPr>
            <w:rFonts w:eastAsia="Arial" w:cs="Arial"/>
            <w:sz w:val="22"/>
            <w:szCs w:val="22"/>
          </w:rPr>
          <w:t xml:space="preserve">The </w:t>
        </w:r>
        <w:r w:rsidRPr="002062A5">
          <w:rPr>
            <w:rFonts w:ascii="Courier New" w:eastAsia="Courier New" w:hAnsi="Courier New" w:cs="Courier New"/>
          </w:rPr>
          <w:t>SignaturePlacementType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3534A62C" w14:textId="77777777" w:rsidR="00A71F46" w:rsidRDefault="00A71F46" w:rsidP="00A71F46">
      <w:pPr>
        <w:pStyle w:val="Code"/>
        <w:spacing w:line="259" w:lineRule="auto"/>
        <w:rPr>
          <w:ins w:id="6579" w:author="Andreas Kuehne" w:date="2019-05-31T12:40:00Z"/>
        </w:rPr>
      </w:pPr>
      <w:ins w:id="6580" w:author="Andreas Kuehne" w:date="2019-05-31T12:40:00Z">
        <w:r>
          <w:rPr>
            <w:color w:val="31849B" w:themeColor="accent5" w:themeShade="BF"/>
          </w:rPr>
          <w:t>"dss2-SignaturePlacementType"</w:t>
        </w:r>
        <w:r>
          <w:t>: {</w:t>
        </w:r>
      </w:ins>
    </w:p>
    <w:p w14:paraId="3FD7B1AA" w14:textId="77777777" w:rsidR="00A71F46" w:rsidRDefault="00A71F46" w:rsidP="00A71F46">
      <w:pPr>
        <w:pStyle w:val="Code"/>
        <w:spacing w:line="259" w:lineRule="auto"/>
        <w:rPr>
          <w:ins w:id="6581" w:author="Andreas Kuehne" w:date="2019-05-31T12:40:00Z"/>
        </w:rPr>
      </w:pPr>
      <w:ins w:id="6582" w:author="Andreas Kuehne" w:date="2019-05-31T12:40:00Z">
        <w:r>
          <w:rPr>
            <w:color w:val="31849B" w:themeColor="accent5" w:themeShade="BF"/>
          </w:rPr>
          <w:t xml:space="preserve">  "type"</w:t>
        </w:r>
        <w:r>
          <w:t xml:space="preserve">: </w:t>
        </w:r>
        <w:r>
          <w:rPr>
            <w:color w:val="244061" w:themeColor="accent1" w:themeShade="80"/>
          </w:rPr>
          <w:t>"object",</w:t>
        </w:r>
      </w:ins>
    </w:p>
    <w:p w14:paraId="50C78BC4" w14:textId="77777777" w:rsidR="00A71F46" w:rsidRDefault="00A71F46" w:rsidP="00A71F46">
      <w:pPr>
        <w:pStyle w:val="Code"/>
        <w:spacing w:line="259" w:lineRule="auto"/>
        <w:rPr>
          <w:ins w:id="6583" w:author="Andreas Kuehne" w:date="2019-05-31T12:40:00Z"/>
        </w:rPr>
      </w:pPr>
      <w:ins w:id="6584" w:author="Andreas Kuehne" w:date="2019-05-31T12:40:00Z">
        <w:r>
          <w:rPr>
            <w:color w:val="31849B" w:themeColor="accent5" w:themeShade="BF"/>
          </w:rPr>
          <w:t xml:space="preserve">  "properties"</w:t>
        </w:r>
        <w:r>
          <w:t>: {</w:t>
        </w:r>
      </w:ins>
    </w:p>
    <w:p w14:paraId="1249C336" w14:textId="77777777" w:rsidR="00A71F46" w:rsidRDefault="00A71F46" w:rsidP="00A71F46">
      <w:pPr>
        <w:pStyle w:val="Code"/>
        <w:spacing w:line="259" w:lineRule="auto"/>
        <w:rPr>
          <w:ins w:id="6585" w:author="Andreas Kuehne" w:date="2019-05-31T12:40:00Z"/>
        </w:rPr>
      </w:pPr>
      <w:ins w:id="6586" w:author="Andreas Kuehne" w:date="2019-05-31T12:40:00Z">
        <w:r>
          <w:rPr>
            <w:color w:val="31849B" w:themeColor="accent5" w:themeShade="BF"/>
          </w:rPr>
          <w:t xml:space="preserve">    "xpathAfter"</w:t>
        </w:r>
        <w:r>
          <w:t>: {</w:t>
        </w:r>
      </w:ins>
    </w:p>
    <w:p w14:paraId="32D29C66" w14:textId="77777777" w:rsidR="00A71F46" w:rsidRDefault="00A71F46" w:rsidP="00A71F46">
      <w:pPr>
        <w:pStyle w:val="Code"/>
        <w:spacing w:line="259" w:lineRule="auto"/>
        <w:rPr>
          <w:ins w:id="6587" w:author="Andreas Kuehne" w:date="2019-05-31T12:40:00Z"/>
        </w:rPr>
      </w:pPr>
      <w:ins w:id="6588" w:author="Andreas Kuehne" w:date="2019-05-31T12:40:00Z">
        <w:r>
          <w:rPr>
            <w:color w:val="31849B" w:themeColor="accent5" w:themeShade="BF"/>
          </w:rPr>
          <w:t xml:space="preserve">      "type"</w:t>
        </w:r>
        <w:r>
          <w:t xml:space="preserve">: </w:t>
        </w:r>
        <w:r>
          <w:rPr>
            <w:color w:val="244061" w:themeColor="accent1" w:themeShade="80"/>
          </w:rPr>
          <w:t>"string"</w:t>
        </w:r>
      </w:ins>
    </w:p>
    <w:p w14:paraId="54C6CE38" w14:textId="77777777" w:rsidR="00A71F46" w:rsidRDefault="00A71F46" w:rsidP="00A71F46">
      <w:pPr>
        <w:pStyle w:val="Code"/>
        <w:spacing w:line="259" w:lineRule="auto"/>
        <w:rPr>
          <w:ins w:id="6589" w:author="Andreas Kuehne" w:date="2019-05-31T12:40:00Z"/>
        </w:rPr>
      </w:pPr>
      <w:ins w:id="6590" w:author="Andreas Kuehne" w:date="2019-05-31T12:40:00Z">
        <w:r>
          <w:t xml:space="preserve">    },</w:t>
        </w:r>
      </w:ins>
    </w:p>
    <w:p w14:paraId="69E21A06" w14:textId="77777777" w:rsidR="00A71F46" w:rsidRDefault="00A71F46" w:rsidP="00A71F46">
      <w:pPr>
        <w:pStyle w:val="Code"/>
        <w:spacing w:line="259" w:lineRule="auto"/>
        <w:rPr>
          <w:ins w:id="6591" w:author="Andreas Kuehne" w:date="2019-05-31T12:40:00Z"/>
        </w:rPr>
      </w:pPr>
      <w:ins w:id="6592" w:author="Andreas Kuehne" w:date="2019-05-31T12:40:00Z">
        <w:r>
          <w:rPr>
            <w:color w:val="31849B" w:themeColor="accent5" w:themeShade="BF"/>
          </w:rPr>
          <w:t xml:space="preserve">    "xpathFirstChildOf"</w:t>
        </w:r>
        <w:r>
          <w:t>: {</w:t>
        </w:r>
      </w:ins>
    </w:p>
    <w:p w14:paraId="220D56A9" w14:textId="77777777" w:rsidR="00A71F46" w:rsidRDefault="00A71F46" w:rsidP="00A71F46">
      <w:pPr>
        <w:pStyle w:val="Code"/>
        <w:spacing w:line="259" w:lineRule="auto"/>
        <w:rPr>
          <w:ins w:id="6593" w:author="Andreas Kuehne" w:date="2019-05-31T12:40:00Z"/>
        </w:rPr>
      </w:pPr>
      <w:ins w:id="6594" w:author="Andreas Kuehne" w:date="2019-05-31T12:40:00Z">
        <w:r>
          <w:rPr>
            <w:color w:val="31849B" w:themeColor="accent5" w:themeShade="BF"/>
          </w:rPr>
          <w:t xml:space="preserve">      "type"</w:t>
        </w:r>
        <w:r>
          <w:t xml:space="preserve">: </w:t>
        </w:r>
        <w:r>
          <w:rPr>
            <w:color w:val="244061" w:themeColor="accent1" w:themeShade="80"/>
          </w:rPr>
          <w:t>"string"</w:t>
        </w:r>
      </w:ins>
    </w:p>
    <w:p w14:paraId="74C25C3F" w14:textId="77777777" w:rsidR="00A71F46" w:rsidRDefault="00A71F46" w:rsidP="00A71F46">
      <w:pPr>
        <w:pStyle w:val="Code"/>
        <w:spacing w:line="259" w:lineRule="auto"/>
        <w:rPr>
          <w:ins w:id="6595" w:author="Andreas Kuehne" w:date="2019-05-31T12:40:00Z"/>
        </w:rPr>
      </w:pPr>
      <w:ins w:id="6596" w:author="Andreas Kuehne" w:date="2019-05-31T12:40:00Z">
        <w:r>
          <w:t xml:space="preserve">    },</w:t>
        </w:r>
      </w:ins>
    </w:p>
    <w:p w14:paraId="5F59C855" w14:textId="77777777" w:rsidR="00A71F46" w:rsidRDefault="00A71F46" w:rsidP="00A71F46">
      <w:pPr>
        <w:pStyle w:val="Code"/>
        <w:spacing w:line="259" w:lineRule="auto"/>
        <w:rPr>
          <w:ins w:id="6597" w:author="Andreas Kuehne" w:date="2019-05-31T12:40:00Z"/>
        </w:rPr>
      </w:pPr>
      <w:ins w:id="6598" w:author="Andreas Kuehne" w:date="2019-05-31T12:40:00Z">
        <w:r>
          <w:rPr>
            <w:color w:val="31849B" w:themeColor="accent5" w:themeShade="BF"/>
          </w:rPr>
          <w:t xml:space="preserve">    "xPathAfter"</w:t>
        </w:r>
        <w:r>
          <w:t>: {</w:t>
        </w:r>
      </w:ins>
    </w:p>
    <w:p w14:paraId="12675101" w14:textId="77777777" w:rsidR="00A71F46" w:rsidRDefault="00A71F46" w:rsidP="00A71F46">
      <w:pPr>
        <w:pStyle w:val="Code"/>
        <w:spacing w:line="259" w:lineRule="auto"/>
        <w:rPr>
          <w:ins w:id="6599" w:author="Andreas Kuehne" w:date="2019-05-31T12:40:00Z"/>
        </w:rPr>
      </w:pPr>
      <w:ins w:id="6600" w:author="Andreas Kuehne" w:date="2019-05-31T12:40:00Z">
        <w:r>
          <w:rPr>
            <w:color w:val="31849B" w:themeColor="accent5" w:themeShade="BF"/>
          </w:rPr>
          <w:t xml:space="preserve">      "type"</w:t>
        </w:r>
        <w:r>
          <w:t xml:space="preserve">: </w:t>
        </w:r>
        <w:r>
          <w:rPr>
            <w:color w:val="244061" w:themeColor="accent1" w:themeShade="80"/>
          </w:rPr>
          <w:t>"string"</w:t>
        </w:r>
      </w:ins>
    </w:p>
    <w:p w14:paraId="209B4AF6" w14:textId="77777777" w:rsidR="00A71F46" w:rsidRDefault="00A71F46" w:rsidP="00A71F46">
      <w:pPr>
        <w:pStyle w:val="Code"/>
        <w:spacing w:line="259" w:lineRule="auto"/>
        <w:rPr>
          <w:ins w:id="6601" w:author="Andreas Kuehne" w:date="2019-05-31T12:40:00Z"/>
        </w:rPr>
      </w:pPr>
      <w:ins w:id="6602" w:author="Andreas Kuehne" w:date="2019-05-31T12:40:00Z">
        <w:r>
          <w:t xml:space="preserve">    },</w:t>
        </w:r>
      </w:ins>
    </w:p>
    <w:p w14:paraId="009790AB" w14:textId="77777777" w:rsidR="00A71F46" w:rsidRDefault="00A71F46" w:rsidP="00A71F46">
      <w:pPr>
        <w:pStyle w:val="Code"/>
        <w:spacing w:line="259" w:lineRule="auto"/>
        <w:rPr>
          <w:ins w:id="6603" w:author="Andreas Kuehne" w:date="2019-05-31T12:40:00Z"/>
        </w:rPr>
      </w:pPr>
      <w:ins w:id="6604" w:author="Andreas Kuehne" w:date="2019-05-31T12:40:00Z">
        <w:r>
          <w:rPr>
            <w:color w:val="31849B" w:themeColor="accent5" w:themeShade="BF"/>
          </w:rPr>
          <w:t xml:space="preserve">    "xPathFirstChildOf"</w:t>
        </w:r>
        <w:r>
          <w:t>: {</w:t>
        </w:r>
      </w:ins>
    </w:p>
    <w:p w14:paraId="5195A6AB" w14:textId="77777777" w:rsidR="00A71F46" w:rsidRDefault="00A71F46" w:rsidP="00A71F46">
      <w:pPr>
        <w:pStyle w:val="Code"/>
        <w:spacing w:line="259" w:lineRule="auto"/>
        <w:rPr>
          <w:ins w:id="6605" w:author="Andreas Kuehne" w:date="2019-05-31T12:40:00Z"/>
        </w:rPr>
      </w:pPr>
      <w:ins w:id="6606" w:author="Andreas Kuehne" w:date="2019-05-31T12:40:00Z">
        <w:r>
          <w:rPr>
            <w:color w:val="31849B" w:themeColor="accent5" w:themeShade="BF"/>
          </w:rPr>
          <w:t xml:space="preserve">      "type"</w:t>
        </w:r>
        <w:r>
          <w:t xml:space="preserve">: </w:t>
        </w:r>
        <w:r>
          <w:rPr>
            <w:color w:val="244061" w:themeColor="accent1" w:themeShade="80"/>
          </w:rPr>
          <w:t>"string"</w:t>
        </w:r>
      </w:ins>
    </w:p>
    <w:p w14:paraId="7527D0F3" w14:textId="77777777" w:rsidR="00A71F46" w:rsidRDefault="00A71F46" w:rsidP="00A71F46">
      <w:pPr>
        <w:pStyle w:val="Code"/>
        <w:spacing w:line="259" w:lineRule="auto"/>
        <w:rPr>
          <w:ins w:id="6607" w:author="Andreas Kuehne" w:date="2019-05-31T12:40:00Z"/>
        </w:rPr>
      </w:pPr>
      <w:ins w:id="6608" w:author="Andreas Kuehne" w:date="2019-05-31T12:40:00Z">
        <w:r>
          <w:t xml:space="preserve">    },</w:t>
        </w:r>
      </w:ins>
    </w:p>
    <w:p w14:paraId="1387F5FD" w14:textId="77777777" w:rsidR="00A71F46" w:rsidRDefault="00A71F46" w:rsidP="00A71F46">
      <w:pPr>
        <w:pStyle w:val="Code"/>
        <w:spacing w:line="259" w:lineRule="auto"/>
        <w:rPr>
          <w:ins w:id="6609" w:author="Andreas Kuehne" w:date="2019-05-31T12:40:00Z"/>
        </w:rPr>
      </w:pPr>
      <w:ins w:id="6610" w:author="Andreas Kuehne" w:date="2019-05-31T12:40:00Z">
        <w:r>
          <w:rPr>
            <w:color w:val="31849B" w:themeColor="accent5" w:themeShade="BF"/>
          </w:rPr>
          <w:t xml:space="preserve">    "nsDecl"</w:t>
        </w:r>
        <w:r>
          <w:t>: {</w:t>
        </w:r>
      </w:ins>
    </w:p>
    <w:p w14:paraId="61F49A30" w14:textId="77777777" w:rsidR="00A71F46" w:rsidRDefault="00A71F46" w:rsidP="00A71F46">
      <w:pPr>
        <w:pStyle w:val="Code"/>
        <w:spacing w:line="259" w:lineRule="auto"/>
        <w:rPr>
          <w:ins w:id="6611" w:author="Andreas Kuehne" w:date="2019-05-31T12:40:00Z"/>
        </w:rPr>
      </w:pPr>
      <w:ins w:id="6612" w:author="Andreas Kuehne" w:date="2019-05-31T12:40:00Z">
        <w:r>
          <w:rPr>
            <w:color w:val="31849B" w:themeColor="accent5" w:themeShade="BF"/>
          </w:rPr>
          <w:t xml:space="preserve">      "type"</w:t>
        </w:r>
        <w:r>
          <w:t xml:space="preserve">: </w:t>
        </w:r>
        <w:r>
          <w:rPr>
            <w:color w:val="244061" w:themeColor="accent1" w:themeShade="80"/>
          </w:rPr>
          <w:t>"array",</w:t>
        </w:r>
      </w:ins>
    </w:p>
    <w:p w14:paraId="7FCC14E0" w14:textId="77777777" w:rsidR="00A71F46" w:rsidRDefault="00A71F46" w:rsidP="00A71F46">
      <w:pPr>
        <w:pStyle w:val="Code"/>
        <w:spacing w:line="259" w:lineRule="auto"/>
        <w:rPr>
          <w:ins w:id="6613" w:author="Andreas Kuehne" w:date="2019-05-31T12:40:00Z"/>
        </w:rPr>
      </w:pPr>
      <w:ins w:id="6614" w:author="Andreas Kuehne" w:date="2019-05-31T12:40:00Z">
        <w:r>
          <w:rPr>
            <w:color w:val="31849B" w:themeColor="accent5" w:themeShade="BF"/>
          </w:rPr>
          <w:t xml:space="preserve">      "items"</w:t>
        </w:r>
        <w:r>
          <w:t>: {</w:t>
        </w:r>
      </w:ins>
    </w:p>
    <w:p w14:paraId="5349D5BA" w14:textId="77777777" w:rsidR="00A71F46" w:rsidRDefault="00A71F46" w:rsidP="00A71F46">
      <w:pPr>
        <w:pStyle w:val="Code"/>
        <w:spacing w:line="259" w:lineRule="auto"/>
        <w:rPr>
          <w:ins w:id="6615" w:author="Andreas Kuehne" w:date="2019-05-31T12:40:00Z"/>
        </w:rPr>
      </w:pPr>
      <w:ins w:id="6616" w:author="Andreas Kuehne" w:date="2019-05-31T12:40:00Z">
        <w:r>
          <w:rPr>
            <w:color w:val="31849B" w:themeColor="accent5" w:themeShade="BF"/>
          </w:rPr>
          <w:t xml:space="preserve">        "$ref"</w:t>
        </w:r>
        <w:r>
          <w:t xml:space="preserve">: </w:t>
        </w:r>
        <w:r>
          <w:rPr>
            <w:color w:val="244061" w:themeColor="accent1" w:themeShade="80"/>
          </w:rPr>
          <w:t>"#/definitions/nsl-NsPrefixMappingType"</w:t>
        </w:r>
      </w:ins>
    </w:p>
    <w:p w14:paraId="52992041" w14:textId="77777777" w:rsidR="00A71F46" w:rsidRDefault="00A71F46" w:rsidP="00A71F46">
      <w:pPr>
        <w:pStyle w:val="Code"/>
        <w:spacing w:line="259" w:lineRule="auto"/>
        <w:rPr>
          <w:ins w:id="6617" w:author="Andreas Kuehne" w:date="2019-05-31T12:40:00Z"/>
        </w:rPr>
      </w:pPr>
      <w:ins w:id="6618" w:author="Andreas Kuehne" w:date="2019-05-31T12:40:00Z">
        <w:r>
          <w:t xml:space="preserve">      }</w:t>
        </w:r>
      </w:ins>
    </w:p>
    <w:p w14:paraId="577735BA" w14:textId="77777777" w:rsidR="00A71F46" w:rsidRDefault="00A71F46" w:rsidP="00A71F46">
      <w:pPr>
        <w:pStyle w:val="Code"/>
        <w:spacing w:line="259" w:lineRule="auto"/>
        <w:rPr>
          <w:ins w:id="6619" w:author="Andreas Kuehne" w:date="2019-05-31T12:40:00Z"/>
        </w:rPr>
      </w:pPr>
      <w:ins w:id="6620" w:author="Andreas Kuehne" w:date="2019-05-31T12:40:00Z">
        <w:r>
          <w:t xml:space="preserve">    },</w:t>
        </w:r>
      </w:ins>
    </w:p>
    <w:p w14:paraId="135511CA" w14:textId="77777777" w:rsidR="00A71F46" w:rsidRDefault="00A71F46" w:rsidP="00A71F46">
      <w:pPr>
        <w:pStyle w:val="Code"/>
        <w:spacing w:line="259" w:lineRule="auto"/>
        <w:rPr>
          <w:ins w:id="6621" w:author="Andreas Kuehne" w:date="2019-05-31T12:40:00Z"/>
        </w:rPr>
      </w:pPr>
      <w:ins w:id="6622" w:author="Andreas Kuehne" w:date="2019-05-31T12:40:00Z">
        <w:r>
          <w:rPr>
            <w:color w:val="31849B" w:themeColor="accent5" w:themeShade="BF"/>
          </w:rPr>
          <w:t xml:space="preserve">    "whichData"</w:t>
        </w:r>
        <w:r>
          <w:t>: {</w:t>
        </w:r>
      </w:ins>
    </w:p>
    <w:p w14:paraId="41983778" w14:textId="77777777" w:rsidR="00A71F46" w:rsidRDefault="00A71F46" w:rsidP="00A71F46">
      <w:pPr>
        <w:pStyle w:val="Code"/>
        <w:spacing w:line="259" w:lineRule="auto"/>
        <w:rPr>
          <w:ins w:id="6623" w:author="Andreas Kuehne" w:date="2019-05-31T12:40:00Z"/>
        </w:rPr>
      </w:pPr>
      <w:ins w:id="6624" w:author="Andreas Kuehne" w:date="2019-05-31T12:40:00Z">
        <w:r>
          <w:rPr>
            <w:color w:val="31849B" w:themeColor="accent5" w:themeShade="BF"/>
          </w:rPr>
          <w:t xml:space="preserve">      "type"</w:t>
        </w:r>
        <w:r>
          <w:t xml:space="preserve">: </w:t>
        </w:r>
        <w:r>
          <w:rPr>
            <w:color w:val="244061" w:themeColor="accent1" w:themeShade="80"/>
          </w:rPr>
          <w:t>"string"</w:t>
        </w:r>
      </w:ins>
    </w:p>
    <w:p w14:paraId="0794BC35" w14:textId="77777777" w:rsidR="00A71F46" w:rsidRDefault="00A71F46" w:rsidP="00A71F46">
      <w:pPr>
        <w:pStyle w:val="Code"/>
        <w:spacing w:line="259" w:lineRule="auto"/>
        <w:rPr>
          <w:ins w:id="6625" w:author="Andreas Kuehne" w:date="2019-05-31T12:40:00Z"/>
        </w:rPr>
      </w:pPr>
      <w:ins w:id="6626" w:author="Andreas Kuehne" w:date="2019-05-31T12:40:00Z">
        <w:r>
          <w:t xml:space="preserve">    },</w:t>
        </w:r>
      </w:ins>
    </w:p>
    <w:p w14:paraId="7004E6E9" w14:textId="77777777" w:rsidR="00A71F46" w:rsidRDefault="00A71F46" w:rsidP="00A71F46">
      <w:pPr>
        <w:pStyle w:val="Code"/>
        <w:spacing w:line="259" w:lineRule="auto"/>
        <w:rPr>
          <w:ins w:id="6627" w:author="Andreas Kuehne" w:date="2019-05-31T12:40:00Z"/>
        </w:rPr>
      </w:pPr>
      <w:ins w:id="6628" w:author="Andreas Kuehne" w:date="2019-05-31T12:40:00Z">
        <w:r>
          <w:rPr>
            <w:color w:val="31849B" w:themeColor="accent5" w:themeShade="BF"/>
          </w:rPr>
          <w:t xml:space="preserve">    "createEnvelopedSignature"</w:t>
        </w:r>
        <w:r>
          <w:t>: {</w:t>
        </w:r>
      </w:ins>
    </w:p>
    <w:p w14:paraId="071B788D" w14:textId="77777777" w:rsidR="00A71F46" w:rsidRDefault="00A71F46" w:rsidP="00A71F46">
      <w:pPr>
        <w:pStyle w:val="Code"/>
        <w:spacing w:line="259" w:lineRule="auto"/>
        <w:rPr>
          <w:ins w:id="6629" w:author="Andreas Kuehne" w:date="2019-05-31T12:40:00Z"/>
        </w:rPr>
      </w:pPr>
      <w:ins w:id="6630" w:author="Andreas Kuehne" w:date="2019-05-31T12:40:00Z">
        <w:r>
          <w:rPr>
            <w:color w:val="31849B" w:themeColor="accent5" w:themeShade="BF"/>
          </w:rPr>
          <w:t xml:space="preserve">      "type"</w:t>
        </w:r>
        <w:r>
          <w:t xml:space="preserve">: </w:t>
        </w:r>
        <w:r>
          <w:rPr>
            <w:color w:val="244061" w:themeColor="accent1" w:themeShade="80"/>
          </w:rPr>
          <w:t>"boolean",</w:t>
        </w:r>
      </w:ins>
    </w:p>
    <w:p w14:paraId="43EC6F19" w14:textId="77777777" w:rsidR="00A71F46" w:rsidRDefault="00A71F46" w:rsidP="00A71F46">
      <w:pPr>
        <w:pStyle w:val="Code"/>
        <w:spacing w:line="259" w:lineRule="auto"/>
        <w:rPr>
          <w:ins w:id="6631" w:author="Andreas Kuehne" w:date="2019-05-31T12:40:00Z"/>
        </w:rPr>
      </w:pPr>
      <w:ins w:id="6632" w:author="Andreas Kuehne" w:date="2019-05-31T12:40:00Z">
        <w:r>
          <w:rPr>
            <w:color w:val="31849B" w:themeColor="accent5" w:themeShade="BF"/>
          </w:rPr>
          <w:t xml:space="preserve">      "default"</w:t>
        </w:r>
        <w:r>
          <w:t xml:space="preserve">: </w:t>
        </w:r>
        <w:r>
          <w:rPr>
            <w:color w:val="244061" w:themeColor="accent1" w:themeShade="80"/>
          </w:rPr>
          <w:t>"true"</w:t>
        </w:r>
      </w:ins>
    </w:p>
    <w:p w14:paraId="606EDC8F" w14:textId="77777777" w:rsidR="00A71F46" w:rsidRDefault="00A71F46" w:rsidP="00A71F46">
      <w:pPr>
        <w:pStyle w:val="Code"/>
        <w:spacing w:line="259" w:lineRule="auto"/>
        <w:rPr>
          <w:ins w:id="6633" w:author="Andreas Kuehne" w:date="2019-05-31T12:40:00Z"/>
        </w:rPr>
      </w:pPr>
      <w:ins w:id="6634" w:author="Andreas Kuehne" w:date="2019-05-31T12:40:00Z">
        <w:r>
          <w:t xml:space="preserve">    }</w:t>
        </w:r>
      </w:ins>
    </w:p>
    <w:p w14:paraId="181048EC" w14:textId="77777777" w:rsidR="00A71F46" w:rsidRDefault="00A71F46" w:rsidP="00A71F46">
      <w:pPr>
        <w:pStyle w:val="Code"/>
        <w:spacing w:line="259" w:lineRule="auto"/>
        <w:rPr>
          <w:ins w:id="6635" w:author="Andreas Kuehne" w:date="2019-05-31T12:40:00Z"/>
        </w:rPr>
      </w:pPr>
      <w:ins w:id="6636" w:author="Andreas Kuehne" w:date="2019-05-31T12:40:00Z">
        <w:r>
          <w:t xml:space="preserve">  }</w:t>
        </w:r>
      </w:ins>
    </w:p>
    <w:p w14:paraId="43CA3996" w14:textId="77777777" w:rsidR="00A71F46" w:rsidRDefault="00A71F46" w:rsidP="00A71F46">
      <w:pPr>
        <w:pStyle w:val="Code"/>
        <w:spacing w:line="259" w:lineRule="auto"/>
        <w:rPr>
          <w:ins w:id="6637" w:author="Andreas Kuehne" w:date="2019-05-31T12:40:00Z"/>
        </w:rPr>
      </w:pPr>
      <w:ins w:id="6638" w:author="Andreas Kuehne" w:date="2019-05-31T12:40:00Z">
        <w:r>
          <w:t>}</w:t>
        </w:r>
      </w:ins>
    </w:p>
    <w:p w14:paraId="400FFDA5" w14:textId="77777777" w:rsidR="00A71F46" w:rsidRDefault="001A1734" w:rsidP="00A71F46">
      <w:pPr>
        <w:rPr>
          <w:ins w:id="6639" w:author="Andreas Kuehne" w:date="2019-05-31T12:40:00Z"/>
        </w:rPr>
      </w:pPr>
      <w:customXmlInsRangeStart w:id="6640" w:author="Andreas Kuehne" w:date="2019-05-31T12:40:00Z"/>
      <w:sdt>
        <w:sdtPr>
          <w:tag w:val="dss2-SignaturePlacementType.-jsonSchema"/>
          <w:id w:val="-908066318"/>
          <w:showingPlcHdr/>
        </w:sdtPr>
        <w:sdtEndPr/>
        <w:sdtContent>
          <w:customXmlInsRangeEnd w:id="6640"/>
          <w:ins w:id="6641" w:author="Andreas Kuehne" w:date="2019-05-31T12:40:00Z">
            <w:r w:rsidR="00A71F46">
              <w:rPr>
                <w:color w:val="19D131"/>
              </w:rPr>
              <w:t>[component SignaturePlacement JSON schema details]</w:t>
            </w:r>
          </w:ins>
          <w:customXmlInsRangeStart w:id="6642" w:author="Andreas Kuehne" w:date="2019-05-31T12:40:00Z"/>
        </w:sdtContent>
      </w:sdt>
      <w:customXmlInsRangeEnd w:id="6642"/>
    </w:p>
    <w:p w14:paraId="408267BA" w14:textId="77777777" w:rsidR="00A71F46" w:rsidRDefault="00A71F46" w:rsidP="00A71F46">
      <w:pPr>
        <w:pStyle w:val="berschrift4"/>
        <w:numPr>
          <w:ilvl w:val="3"/>
          <w:numId w:val="3"/>
        </w:numPr>
        <w:rPr>
          <w:ins w:id="6643" w:author="Andreas Kuehne" w:date="2019-05-31T12:40:00Z"/>
        </w:rPr>
      </w:pPr>
      <w:bookmarkStart w:id="6644" w:name="_Toc10206859"/>
      <w:ins w:id="6645" w:author="Andreas Kuehne" w:date="2019-05-31T12:40:00Z">
        <w:r>
          <w:t>SignaturePlacement – XML Syntax</w:t>
        </w:r>
        <w:bookmarkEnd w:id="6644"/>
      </w:ins>
    </w:p>
    <w:p w14:paraId="65D21AAB" w14:textId="77777777" w:rsidR="00A71F46" w:rsidRPr="5404FA76" w:rsidRDefault="00A71F46" w:rsidP="00A71F46">
      <w:pPr>
        <w:rPr>
          <w:ins w:id="6646" w:author="Andreas Kuehne" w:date="2019-05-31T12:40:00Z"/>
        </w:rPr>
      </w:pPr>
      <w:ins w:id="6647" w:author="Andreas Kuehne" w:date="2019-05-31T12:40:00Z">
        <w:r w:rsidRPr="0CCF9147">
          <w:t xml:space="preserve">The XML type </w:t>
        </w:r>
        <w:r w:rsidRPr="002062A5">
          <w:rPr>
            <w:rFonts w:ascii="Courier New" w:eastAsia="Courier New" w:hAnsi="Courier New" w:cs="Courier New"/>
          </w:rPr>
          <w:t>SignaturePlacementType</w:t>
        </w:r>
        <w:r w:rsidRPr="0CCF9147">
          <w:t xml:space="preserve"> SHALL implement the requirements defined in the </w:t>
        </w:r>
        <w:r w:rsidRPr="002062A5">
          <w:rPr>
            <w:rFonts w:ascii="Courier New" w:eastAsia="Courier New" w:hAnsi="Courier New" w:cs="Courier New"/>
          </w:rPr>
          <w:t>SignaturePlacement</w:t>
        </w:r>
        <w:r>
          <w:t xml:space="preserve"> </w:t>
        </w:r>
        <w:r w:rsidRPr="005A6FFD">
          <w:t>component.</w:t>
        </w:r>
      </w:ins>
    </w:p>
    <w:p w14:paraId="4855F2A1" w14:textId="77777777" w:rsidR="00A71F46" w:rsidRDefault="00A71F46" w:rsidP="00A71F46">
      <w:pPr>
        <w:rPr>
          <w:ins w:id="6648" w:author="Andreas Kuehne" w:date="2019-05-31T12:40:00Z"/>
        </w:rPr>
      </w:pPr>
      <w:ins w:id="6649" w:author="Andreas Kuehne" w:date="2019-05-31T12:40:00Z">
        <w:r w:rsidRPr="005A6FFD">
          <w:rPr>
            <w:rFonts w:eastAsia="Arial"/>
          </w:rPr>
          <w:t xml:space="preserve">The </w:t>
        </w:r>
        <w:r w:rsidRPr="002062A5">
          <w:rPr>
            <w:rFonts w:ascii="Courier New" w:eastAsia="Courier New" w:hAnsi="Courier New" w:cs="Courier New"/>
          </w:rPr>
          <w:t>SignaturePlacementType</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2449E288" w14:textId="77777777" w:rsidR="00A71F46" w:rsidRDefault="00A71F46" w:rsidP="00A71F46">
      <w:pPr>
        <w:pStyle w:val="Code"/>
        <w:rPr>
          <w:ins w:id="6650" w:author="Andreas Kuehne" w:date="2019-05-31T12:40:00Z"/>
        </w:rPr>
      </w:pPr>
      <w:ins w:id="6651"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SignaturePlacementType</w:t>
        </w:r>
        <w:r>
          <w:rPr>
            <w:color w:val="943634" w:themeColor="accent2" w:themeShade="BF"/>
          </w:rPr>
          <w:t>"</w:t>
        </w:r>
        <w:r>
          <w:rPr>
            <w:color w:val="31849B" w:themeColor="accent5" w:themeShade="BF"/>
          </w:rPr>
          <w:t>&gt;</w:t>
        </w:r>
      </w:ins>
    </w:p>
    <w:p w14:paraId="41843F4B" w14:textId="77777777" w:rsidR="00A71F46" w:rsidRDefault="00A71F46" w:rsidP="00A71F46">
      <w:pPr>
        <w:pStyle w:val="Code"/>
        <w:rPr>
          <w:ins w:id="6652" w:author="Andreas Kuehne" w:date="2019-05-31T12:40:00Z"/>
        </w:rPr>
      </w:pPr>
      <w:ins w:id="6653" w:author="Andreas Kuehne" w:date="2019-05-31T12:40:00Z">
        <w:r>
          <w:rPr>
            <w:color w:val="31849B" w:themeColor="accent5" w:themeShade="BF"/>
          </w:rPr>
          <w:t xml:space="preserve">  &lt;xs:sequence&gt;</w:t>
        </w:r>
      </w:ins>
    </w:p>
    <w:p w14:paraId="097CE974" w14:textId="77777777" w:rsidR="00A71F46" w:rsidRDefault="00A71F46" w:rsidP="00A71F46">
      <w:pPr>
        <w:pStyle w:val="Code"/>
        <w:rPr>
          <w:ins w:id="6654" w:author="Andreas Kuehne" w:date="2019-05-31T12:40:00Z"/>
        </w:rPr>
      </w:pPr>
      <w:ins w:id="6655" w:author="Andreas Kuehne" w:date="2019-05-31T12:40:00Z">
        <w:r>
          <w:rPr>
            <w:color w:val="31849B" w:themeColor="accent5" w:themeShade="BF"/>
          </w:rPr>
          <w:t xml:space="preserve">    &lt;xs:choice&gt;</w:t>
        </w:r>
      </w:ins>
    </w:p>
    <w:p w14:paraId="1814CC61" w14:textId="77777777" w:rsidR="00A71F46" w:rsidRDefault="00A71F46" w:rsidP="00A71F46">
      <w:pPr>
        <w:pStyle w:val="Code"/>
        <w:rPr>
          <w:ins w:id="6656" w:author="Andreas Kuehne" w:date="2019-05-31T12:40:00Z"/>
        </w:rPr>
      </w:pPr>
      <w:ins w:id="6657"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XPathAfter</w:t>
        </w:r>
        <w:r>
          <w:rPr>
            <w:color w:val="943634" w:themeColor="accent2" w:themeShade="BF"/>
          </w:rPr>
          <w:t>" type="</w:t>
        </w:r>
        <w:r>
          <w:rPr>
            <w:color w:val="244061" w:themeColor="accent1" w:themeShade="80"/>
          </w:rPr>
          <w:t>xs:string</w:t>
        </w:r>
        <w:r>
          <w:rPr>
            <w:color w:val="943634" w:themeColor="accent2" w:themeShade="BF"/>
          </w:rPr>
          <w:t>"</w:t>
        </w:r>
        <w:r>
          <w:rPr>
            <w:color w:val="31849B" w:themeColor="accent5" w:themeShade="BF"/>
          </w:rPr>
          <w:t>/&gt;</w:t>
        </w:r>
      </w:ins>
    </w:p>
    <w:p w14:paraId="70F1526B" w14:textId="77777777" w:rsidR="00A71F46" w:rsidRDefault="00A71F46" w:rsidP="00A71F46">
      <w:pPr>
        <w:pStyle w:val="Code"/>
        <w:rPr>
          <w:ins w:id="6658" w:author="Andreas Kuehne" w:date="2019-05-31T12:40:00Z"/>
        </w:rPr>
      </w:pPr>
      <w:ins w:id="6659"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XPathFirstChildOf</w:t>
        </w:r>
        <w:r>
          <w:rPr>
            <w:color w:val="943634" w:themeColor="accent2" w:themeShade="BF"/>
          </w:rPr>
          <w:t>" type="</w:t>
        </w:r>
        <w:r>
          <w:rPr>
            <w:color w:val="244061" w:themeColor="accent1" w:themeShade="80"/>
          </w:rPr>
          <w:t>xs:string</w:t>
        </w:r>
        <w:r>
          <w:rPr>
            <w:color w:val="943634" w:themeColor="accent2" w:themeShade="BF"/>
          </w:rPr>
          <w:t>"</w:t>
        </w:r>
        <w:r>
          <w:rPr>
            <w:color w:val="31849B" w:themeColor="accent5" w:themeShade="BF"/>
          </w:rPr>
          <w:t>/&gt;</w:t>
        </w:r>
      </w:ins>
    </w:p>
    <w:p w14:paraId="74F3C103" w14:textId="77777777" w:rsidR="00A71F46" w:rsidRDefault="00A71F46" w:rsidP="00A71F46">
      <w:pPr>
        <w:pStyle w:val="Code"/>
        <w:rPr>
          <w:ins w:id="6660" w:author="Andreas Kuehne" w:date="2019-05-31T12:40:00Z"/>
        </w:rPr>
      </w:pPr>
      <w:ins w:id="6661" w:author="Andreas Kuehne" w:date="2019-05-31T12:40:00Z">
        <w:r>
          <w:rPr>
            <w:color w:val="31849B" w:themeColor="accent5" w:themeShade="BF"/>
          </w:rPr>
          <w:t xml:space="preserve">    &lt;/xs:choice&gt;</w:t>
        </w:r>
      </w:ins>
    </w:p>
    <w:p w14:paraId="464090E4" w14:textId="77777777" w:rsidR="00A71F46" w:rsidRDefault="00A71F46" w:rsidP="00A71F46">
      <w:pPr>
        <w:pStyle w:val="Code"/>
        <w:rPr>
          <w:ins w:id="6662" w:author="Andreas Kuehne" w:date="2019-05-31T12:40:00Z"/>
        </w:rPr>
      </w:pPr>
      <w:ins w:id="6663"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NsPrefixMapping</w:t>
        </w:r>
        <w:r>
          <w:rPr>
            <w:color w:val="943634" w:themeColor="accent2" w:themeShade="BF"/>
          </w:rPr>
          <w:t>" type="</w:t>
        </w:r>
        <w:r>
          <w:rPr>
            <w:color w:val="244061" w:themeColor="accent1" w:themeShade="80"/>
          </w:rPr>
          <w:t>nsl:NsPrefixMappingType</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36035DF6" w14:textId="77777777" w:rsidR="00A71F46" w:rsidRDefault="00A71F46" w:rsidP="00A71F46">
      <w:pPr>
        <w:pStyle w:val="Code"/>
        <w:rPr>
          <w:ins w:id="6664" w:author="Andreas Kuehne" w:date="2019-05-31T12:40:00Z"/>
        </w:rPr>
      </w:pPr>
      <w:ins w:id="6665" w:author="Andreas Kuehne" w:date="2019-05-31T12:40:00Z">
        <w:r>
          <w:rPr>
            <w:color w:val="31849B" w:themeColor="accent5" w:themeShade="BF"/>
          </w:rPr>
          <w:t xml:space="preserve">  &lt;/xs:sequence&gt;</w:t>
        </w:r>
      </w:ins>
    </w:p>
    <w:p w14:paraId="3A3865C2" w14:textId="77777777" w:rsidR="00A71F46" w:rsidRDefault="00A71F46" w:rsidP="00A71F46">
      <w:pPr>
        <w:pStyle w:val="Code"/>
        <w:rPr>
          <w:ins w:id="6666" w:author="Andreas Kuehne" w:date="2019-05-31T12:40:00Z"/>
        </w:rPr>
      </w:pPr>
      <w:ins w:id="6667" w:author="Andreas Kuehne" w:date="2019-05-31T12:40:00Z">
        <w:r>
          <w:rPr>
            <w:color w:val="31849B" w:themeColor="accent5" w:themeShade="BF"/>
          </w:rPr>
          <w:t xml:space="preserve">  &lt;xs:attribute</w:t>
        </w:r>
        <w:r>
          <w:rPr>
            <w:color w:val="943634" w:themeColor="accent2" w:themeShade="BF"/>
          </w:rPr>
          <w:t xml:space="preserve"> name="</w:t>
        </w:r>
        <w:r>
          <w:rPr>
            <w:color w:val="244061" w:themeColor="accent1" w:themeShade="80"/>
          </w:rPr>
          <w:t>WhichData</w:t>
        </w:r>
        <w:r>
          <w:rPr>
            <w:color w:val="943634" w:themeColor="accent2" w:themeShade="BF"/>
          </w:rPr>
          <w:t>" type="</w:t>
        </w:r>
        <w:r>
          <w:rPr>
            <w:color w:val="244061" w:themeColor="accent1" w:themeShade="80"/>
          </w:rPr>
          <w:t>xs:IDREF</w:t>
        </w:r>
        <w:r>
          <w:rPr>
            <w:color w:val="943634" w:themeColor="accent2" w:themeShade="BF"/>
          </w:rPr>
          <w:t>"</w:t>
        </w:r>
        <w:r>
          <w:rPr>
            <w:color w:val="31849B" w:themeColor="accent5" w:themeShade="BF"/>
          </w:rPr>
          <w:t>/&gt;</w:t>
        </w:r>
      </w:ins>
    </w:p>
    <w:p w14:paraId="20A49094" w14:textId="77777777" w:rsidR="00A71F46" w:rsidRDefault="00A71F46" w:rsidP="00A71F46">
      <w:pPr>
        <w:pStyle w:val="Code"/>
        <w:rPr>
          <w:ins w:id="6668" w:author="Andreas Kuehne" w:date="2019-05-31T12:40:00Z"/>
        </w:rPr>
      </w:pPr>
      <w:ins w:id="6669" w:author="Andreas Kuehne" w:date="2019-05-31T12:40:00Z">
        <w:r>
          <w:rPr>
            <w:color w:val="31849B" w:themeColor="accent5" w:themeShade="BF"/>
          </w:rPr>
          <w:t xml:space="preserve">  &lt;xs:attribute</w:t>
        </w:r>
        <w:r>
          <w:rPr>
            <w:color w:val="943634" w:themeColor="accent2" w:themeShade="BF"/>
          </w:rPr>
          <w:t xml:space="preserve"> name="</w:t>
        </w:r>
        <w:r>
          <w:rPr>
            <w:color w:val="244061" w:themeColor="accent1" w:themeShade="80"/>
          </w:rPr>
          <w:t>CreateEnvelopedSignature</w:t>
        </w:r>
        <w:r>
          <w:rPr>
            <w:color w:val="943634" w:themeColor="accent2" w:themeShade="BF"/>
          </w:rPr>
          <w:t>" type="</w:t>
        </w:r>
        <w:r>
          <w:rPr>
            <w:color w:val="244061" w:themeColor="accent1" w:themeShade="80"/>
          </w:rPr>
          <w:t>xs:boolean</w:t>
        </w:r>
        <w:r>
          <w:rPr>
            <w:color w:val="943634" w:themeColor="accent2" w:themeShade="BF"/>
          </w:rPr>
          <w:t>" default="</w:t>
        </w:r>
        <w:r>
          <w:rPr>
            <w:color w:val="244061" w:themeColor="accent1" w:themeShade="80"/>
          </w:rPr>
          <w:t>true</w:t>
        </w:r>
        <w:r>
          <w:rPr>
            <w:color w:val="943634" w:themeColor="accent2" w:themeShade="BF"/>
          </w:rPr>
          <w:t>"</w:t>
        </w:r>
        <w:r>
          <w:rPr>
            <w:color w:val="31849B" w:themeColor="accent5" w:themeShade="BF"/>
          </w:rPr>
          <w:t>/&gt;</w:t>
        </w:r>
      </w:ins>
    </w:p>
    <w:p w14:paraId="644B5415" w14:textId="77777777" w:rsidR="00A71F46" w:rsidRDefault="00A71F46" w:rsidP="00A71F46">
      <w:pPr>
        <w:pStyle w:val="Code"/>
        <w:rPr>
          <w:ins w:id="6670" w:author="Andreas Kuehne" w:date="2019-05-31T12:40:00Z"/>
        </w:rPr>
      </w:pPr>
      <w:ins w:id="6671" w:author="Andreas Kuehne" w:date="2019-05-31T12:40:00Z">
        <w:r>
          <w:rPr>
            <w:color w:val="31849B" w:themeColor="accent5" w:themeShade="BF"/>
          </w:rPr>
          <w:t>&lt;/xs:complexType&gt;</w:t>
        </w:r>
      </w:ins>
    </w:p>
    <w:p w14:paraId="38E58D0F" w14:textId="77777777" w:rsidR="00A71F46" w:rsidRDefault="00A71F46" w:rsidP="00A71F46">
      <w:pPr>
        <w:spacing w:line="259" w:lineRule="auto"/>
        <w:rPr>
          <w:ins w:id="6672" w:author="Andreas Kuehne" w:date="2019-05-31T12:40:00Z"/>
        </w:rPr>
      </w:pPr>
      <w:ins w:id="6673" w:author="Andreas Kuehne" w:date="2019-05-31T12:40:00Z">
        <w:r>
          <w:t>Each child element of</w:t>
        </w:r>
        <w:r w:rsidRPr="71C71F8C">
          <w:t xml:space="preserve"> </w:t>
        </w:r>
        <w:r w:rsidRPr="002062A5">
          <w:rPr>
            <w:rFonts w:ascii="Courier New" w:eastAsia="Courier New" w:hAnsi="Courier New" w:cs="Courier New"/>
          </w:rPr>
          <w:t>SignaturePlacementType</w:t>
        </w:r>
        <w:r w:rsidRPr="71C71F8C">
          <w:t xml:space="preserve"> </w:t>
        </w:r>
        <w:r>
          <w:t xml:space="preserve">XML element SHALL implement in XML syntax the sub-component that has a name equal to its local name. </w:t>
        </w:r>
      </w:ins>
      <w:customXmlInsRangeStart w:id="6674" w:author="Andreas Kuehne" w:date="2019-05-31T12:40:00Z"/>
      <w:sdt>
        <w:sdtPr>
          <w:tag w:val="dss2-SignaturePlacementType.-xmlSchema"/>
          <w:id w:val="-185133666"/>
          <w:showingPlcHdr/>
        </w:sdtPr>
        <w:sdtEndPr/>
        <w:sdtContent>
          <w:customXmlInsRangeEnd w:id="6674"/>
          <w:ins w:id="6675" w:author="Andreas Kuehne" w:date="2019-05-31T12:40:00Z">
            <w:r>
              <w:rPr>
                <w:color w:val="19D131"/>
              </w:rPr>
              <w:t>[component SignaturePlacement XML schema details]</w:t>
            </w:r>
          </w:ins>
          <w:customXmlInsRangeStart w:id="6676" w:author="Andreas Kuehne" w:date="2019-05-31T12:40:00Z"/>
        </w:sdtContent>
      </w:sdt>
      <w:customXmlInsRangeEnd w:id="6676"/>
    </w:p>
    <w:p w14:paraId="596153B6" w14:textId="77777777" w:rsidR="00A71F46" w:rsidRDefault="00A71F46" w:rsidP="00A71F46">
      <w:pPr>
        <w:pStyle w:val="berschrift3"/>
        <w:numPr>
          <w:ilvl w:val="2"/>
          <w:numId w:val="3"/>
        </w:numPr>
        <w:rPr>
          <w:ins w:id="6677" w:author="Andreas Kuehne" w:date="2019-05-31T12:40:00Z"/>
        </w:rPr>
      </w:pPr>
      <w:bookmarkStart w:id="6678" w:name="_Toc10206860"/>
      <w:ins w:id="6679" w:author="Andreas Kuehne" w:date="2019-05-31T12:40:00Z">
        <w:r>
          <w:t>Component DocumentWithSignature</w:t>
        </w:r>
        <w:bookmarkEnd w:id="6678"/>
      </w:ins>
    </w:p>
    <w:p w14:paraId="05D5501A" w14:textId="77777777" w:rsidR="00A71F46" w:rsidRDefault="001A1734" w:rsidP="00A71F46">
      <w:pPr>
        <w:rPr>
          <w:ins w:id="6680" w:author="Andreas Kuehne" w:date="2019-05-31T12:40:00Z"/>
        </w:rPr>
      </w:pPr>
      <w:customXmlInsRangeStart w:id="6681" w:author="Andreas Kuehne" w:date="2019-05-31T12:40:00Z"/>
      <w:sdt>
        <w:sdtPr>
          <w:tag w:val="dss2-DocumentWithSignatureType.-normative"/>
          <w:id w:val="-1583054142"/>
        </w:sdtPr>
        <w:sdtEndPr/>
        <w:sdtContent>
          <w:customXmlInsRangeEnd w:id="6681"/>
          <w:ins w:id="6682" w:author="Andreas Kuehne" w:date="2019-05-31T12:40:00Z">
            <w:r w:rsidR="00A71F46" w:rsidRPr="003A06D0">
              <w:rPr>
                <w:color w:val="19D131"/>
                <w:lang w:val="en-GB"/>
              </w:rPr>
              <w:t xml:space="preserve">The </w:t>
            </w:r>
            <w:r w:rsidR="00A71F46" w:rsidRPr="003A06D0">
              <w:rPr>
                <w:rFonts w:ascii="Courier New" w:eastAsia="Courier New" w:hAnsi="Courier New" w:cs="Courier New"/>
                <w:lang w:val="en-GB"/>
              </w:rPr>
              <w:t>DocumentWithSignature</w:t>
            </w:r>
            <w:r w:rsidR="00A71F46" w:rsidRPr="003A06D0">
              <w:rPr>
                <w:color w:val="19D131"/>
                <w:lang w:val="en-GB"/>
              </w:rPr>
              <w:t xml:space="preserve"> component contains a </w:t>
            </w:r>
            <w:r w:rsidR="00A71F46" w:rsidRPr="00F71295">
              <w:rPr>
                <w:rStyle w:val="Datatype"/>
              </w:rPr>
              <w:t>Document</w:t>
            </w:r>
            <w:r w:rsidR="00A71F46" w:rsidRPr="003A06D0">
              <w:rPr>
                <w:color w:val="19D131"/>
                <w:lang w:val="en-GB"/>
              </w:rPr>
              <w:t xml:space="preserve"> with the signature inserted as requested with the </w:t>
            </w:r>
            <w:r w:rsidR="00A71F46" w:rsidRPr="00F71295">
              <w:rPr>
                <w:rStyle w:val="Datatype"/>
              </w:rPr>
              <w:t>SignaturePlacement</w:t>
            </w:r>
            <w:r w:rsidR="00A71F46" w:rsidRPr="003A06D0">
              <w:rPr>
                <w:color w:val="19D131"/>
                <w:lang w:val="en-GB"/>
              </w:rPr>
              <w:t xml:space="preserve"> component.</w:t>
            </w:r>
          </w:ins>
          <w:customXmlInsRangeStart w:id="6683" w:author="Andreas Kuehne" w:date="2019-05-31T12:40:00Z"/>
        </w:sdtContent>
      </w:sdt>
      <w:customXmlInsRangeEnd w:id="6683"/>
    </w:p>
    <w:p w14:paraId="636EA6E5" w14:textId="77777777" w:rsidR="00A71F46" w:rsidRDefault="00A71F46" w:rsidP="00A71F46">
      <w:pPr>
        <w:rPr>
          <w:ins w:id="6684" w:author="Andreas Kuehne" w:date="2019-05-31T12:40:00Z"/>
        </w:rPr>
      </w:pPr>
      <w:ins w:id="6685" w:author="Andreas Kuehne" w:date="2019-05-31T12:40:00Z">
        <w:r>
          <w:t>Below follows a list of the sub-components that constitute this component:</w:t>
        </w:r>
      </w:ins>
    </w:p>
    <w:p w14:paraId="27059AE6" w14:textId="77777777" w:rsidR="00A71F46" w:rsidRDefault="00A71F46" w:rsidP="00A71F46">
      <w:pPr>
        <w:pStyle w:val="Member"/>
        <w:rPr>
          <w:ins w:id="6686" w:author="Andreas Kuehne" w:date="2019-05-31T12:40:00Z"/>
        </w:rPr>
      </w:pPr>
      <w:ins w:id="6687" w:author="Andreas Kuehne" w:date="2019-05-31T12:40:00Z">
        <w:r>
          <w:t xml:space="preserve">The </w:t>
        </w:r>
        <w:r w:rsidRPr="35C1378D">
          <w:rPr>
            <w:rStyle w:val="Datatype"/>
          </w:rPr>
          <w:t>Document</w:t>
        </w:r>
        <w:r>
          <w:t xml:space="preserve"> element MUST contain one instance of a sub-component. This element MUST satisfy the requirements specified in this document in section </w:t>
        </w:r>
        <w:r>
          <w:fldChar w:fldCharType="begin"/>
        </w:r>
        <w:r>
          <w:instrText xml:space="preserve"> REF _RefComp1F72664D \r \h </w:instrText>
        </w:r>
      </w:ins>
      <w:ins w:id="6688" w:author="Andreas Kuehne" w:date="2019-05-31T12:40:00Z">
        <w:r>
          <w:fldChar w:fldCharType="separate"/>
        </w:r>
        <w:r>
          <w:rPr>
            <w:rStyle w:val="Datatype"/>
            <w:rFonts w:eastAsia="Courier New" w:cs="Courier New"/>
          </w:rPr>
          <w:t>Document</w:t>
        </w:r>
        <w:r>
          <w:fldChar w:fldCharType="end"/>
        </w:r>
        <w:r>
          <w:t xml:space="preserve">. </w:t>
        </w:r>
      </w:ins>
      <w:customXmlInsRangeStart w:id="6689" w:author="Andreas Kuehne" w:date="2019-05-31T12:40:00Z"/>
      <w:sdt>
        <w:sdtPr>
          <w:alias w:val="dss2-DocumentWithSignatureType.doc"/>
          <w:tag w:val="dss2-DocumentWithSignatureType.Document"/>
          <w:id w:val="-1719584673"/>
        </w:sdtPr>
        <w:sdtEndPr/>
        <w:sdtContent>
          <w:customXmlInsRangeEnd w:id="6689"/>
          <w:ins w:id="6690" w:author="Andreas Kuehne" w:date="2019-05-31T12:40:00Z">
            <w:r w:rsidRPr="003A06D0">
              <w:rPr>
                <w:color w:val="19D131"/>
                <w:lang w:val="en-GB"/>
              </w:rPr>
              <w:t>This contains the input document with a signature inserted in some fashion.</w:t>
            </w:r>
          </w:ins>
          <w:customXmlInsRangeStart w:id="6691" w:author="Andreas Kuehne" w:date="2019-05-31T12:40:00Z"/>
        </w:sdtContent>
      </w:sdt>
      <w:customXmlInsRangeEnd w:id="6691"/>
    </w:p>
    <w:p w14:paraId="1D143F20" w14:textId="77777777" w:rsidR="00A71F46" w:rsidRDefault="00A71F46" w:rsidP="00A71F46">
      <w:pPr>
        <w:pStyle w:val="Member"/>
        <w:rPr>
          <w:ins w:id="6692" w:author="Andreas Kuehne" w:date="2019-05-31T12:40:00Z"/>
        </w:rPr>
      </w:pPr>
      <w:ins w:id="6693" w:author="Andreas Kuehne" w:date="2019-05-31T12:40:00Z">
        <w:r>
          <w:t xml:space="preserve">The OPTIONAL </w:t>
        </w:r>
        <w:r w:rsidRPr="35C1378D">
          <w:rPr>
            <w:rStyle w:val="Datatype"/>
          </w:rPr>
          <w:t>WhichDoc</w:t>
        </w:r>
        <w:r>
          <w:t xml:space="preserve"> element, if present, MUST contain one instance of a URI. </w:t>
        </w:r>
      </w:ins>
      <w:customXmlInsRangeStart w:id="6694" w:author="Andreas Kuehne" w:date="2019-05-31T12:40:00Z"/>
      <w:sdt>
        <w:sdtPr>
          <w:alias w:val="dss2-DocumentWithSignatureType.whichDoc"/>
          <w:tag w:val="dss2-DocumentWithSignatureType.WhichDoc"/>
          <w:id w:val="-405913861"/>
          <w:showingPlcHdr/>
        </w:sdtPr>
        <w:sdtEndPr/>
        <w:sdtContent>
          <w:customXmlInsRangeEnd w:id="6694"/>
          <w:ins w:id="6695" w:author="Andreas Kuehne" w:date="2019-05-31T12:40:00Z">
            <w:r>
              <w:rPr>
                <w:color w:val="19D131"/>
              </w:rPr>
              <w:t>[sub component WhichDoc details]</w:t>
            </w:r>
          </w:ins>
          <w:customXmlInsRangeStart w:id="6696" w:author="Andreas Kuehne" w:date="2019-05-31T12:40:00Z"/>
        </w:sdtContent>
      </w:sdt>
      <w:customXmlInsRangeEnd w:id="6696"/>
    </w:p>
    <w:p w14:paraId="2CC672BC" w14:textId="77777777" w:rsidR="00A71F46" w:rsidRDefault="00A71F46" w:rsidP="00A71F46">
      <w:pPr>
        <w:pStyle w:val="Non-normativeCommentHeading"/>
        <w:rPr>
          <w:ins w:id="6697" w:author="Andreas Kuehne" w:date="2019-05-31T12:40:00Z"/>
        </w:rPr>
      </w:pPr>
      <w:ins w:id="6698" w:author="Andreas Kuehne" w:date="2019-05-31T12:40:00Z">
        <w:r>
          <w:t>Non-normative Comment:</w:t>
        </w:r>
      </w:ins>
    </w:p>
    <w:p w14:paraId="542C7468" w14:textId="77777777" w:rsidR="00A71F46" w:rsidRDefault="001A1734" w:rsidP="00A71F46">
      <w:pPr>
        <w:pStyle w:val="Non-normativeComment"/>
        <w:rPr>
          <w:ins w:id="6699" w:author="Andreas Kuehne" w:date="2019-05-31T12:40:00Z"/>
        </w:rPr>
      </w:pPr>
      <w:customXmlInsRangeStart w:id="6700" w:author="Andreas Kuehne" w:date="2019-05-31T12:40:00Z"/>
      <w:sdt>
        <w:sdtPr>
          <w:tag w:val="dss2-DocumentWithSignatureType.-nonNormative"/>
          <w:id w:val="-2136482295"/>
          <w:showingPlcHdr/>
        </w:sdtPr>
        <w:sdtEndPr/>
        <w:sdtContent>
          <w:customXmlInsRangeEnd w:id="6700"/>
          <w:ins w:id="6701" w:author="Andreas Kuehne" w:date="2019-05-31T12:40:00Z">
            <w:r w:rsidR="00A71F46">
              <w:rPr>
                <w:color w:val="19D131"/>
              </w:rPr>
              <w:t>[component DocumentWithSignature non normative details]</w:t>
            </w:r>
          </w:ins>
          <w:customXmlInsRangeStart w:id="6702" w:author="Andreas Kuehne" w:date="2019-05-31T12:40:00Z"/>
        </w:sdtContent>
      </w:sdt>
      <w:customXmlInsRangeEnd w:id="6702"/>
    </w:p>
    <w:p w14:paraId="487A9904" w14:textId="77777777" w:rsidR="00A71F46" w:rsidRDefault="00A71F46" w:rsidP="00A71F46">
      <w:pPr>
        <w:pStyle w:val="berschrift4"/>
        <w:numPr>
          <w:ilvl w:val="3"/>
          <w:numId w:val="3"/>
        </w:numPr>
        <w:rPr>
          <w:ins w:id="6703" w:author="Andreas Kuehne" w:date="2019-05-31T12:40:00Z"/>
        </w:rPr>
      </w:pPr>
      <w:bookmarkStart w:id="6704" w:name="_Toc10206861"/>
      <w:ins w:id="6705" w:author="Andreas Kuehne" w:date="2019-05-31T12:40:00Z">
        <w:r>
          <w:t>DocumentWithSignature – JSON Syntax</w:t>
        </w:r>
        <w:bookmarkEnd w:id="6704"/>
      </w:ins>
    </w:p>
    <w:p w14:paraId="224D0320" w14:textId="77777777" w:rsidR="00A71F46" w:rsidRPr="0248A3D1" w:rsidRDefault="00A71F46" w:rsidP="00A71F46">
      <w:pPr>
        <w:rPr>
          <w:ins w:id="6706" w:author="Andreas Kuehne" w:date="2019-05-31T12:40:00Z"/>
        </w:rPr>
      </w:pPr>
      <w:ins w:id="6707" w:author="Andreas Kuehne" w:date="2019-05-31T12:40:00Z">
        <w:r w:rsidRPr="002062A5">
          <w:rPr>
            <w:rFonts w:eastAsia="Arial" w:cs="Arial"/>
            <w:sz w:val="22"/>
            <w:szCs w:val="22"/>
          </w:rPr>
          <w:t xml:space="preserve">The </w:t>
        </w:r>
        <w:r w:rsidRPr="002062A5">
          <w:rPr>
            <w:rFonts w:ascii="Courier New" w:eastAsia="Courier New" w:hAnsi="Courier New" w:cs="Courier New"/>
          </w:rPr>
          <w:t>DocumentWithSignatureType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DocumentWithSignature</w:t>
        </w:r>
        <w:r>
          <w:t xml:space="preserve"> component.</w:t>
        </w:r>
      </w:ins>
    </w:p>
    <w:p w14:paraId="7F7D9FD6" w14:textId="77777777" w:rsidR="00A71F46" w:rsidRPr="C2430093" w:rsidRDefault="00A71F46" w:rsidP="00A71F46">
      <w:pPr>
        <w:spacing w:line="259" w:lineRule="auto"/>
        <w:rPr>
          <w:ins w:id="6708" w:author="Andreas Kuehne" w:date="2019-05-31T12:40:00Z"/>
          <w:rFonts w:eastAsia="Arial" w:cs="Arial"/>
          <w:sz w:val="22"/>
          <w:szCs w:val="22"/>
        </w:rPr>
      </w:pPr>
      <w:ins w:id="6709"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DocumentWithSignature</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061"/>
        <w:gridCol w:w="3198"/>
        <w:gridCol w:w="3091"/>
      </w:tblGrid>
      <w:tr w:rsidR="00A71F46" w14:paraId="5B2DADE4" w14:textId="77777777" w:rsidTr="00A71F46">
        <w:trPr>
          <w:cnfStyle w:val="100000000000" w:firstRow="1" w:lastRow="0" w:firstColumn="0" w:lastColumn="0" w:oddVBand="0" w:evenVBand="0" w:oddHBand="0" w:evenHBand="0" w:firstRowFirstColumn="0" w:firstRowLastColumn="0" w:lastRowFirstColumn="0" w:lastRowLastColumn="0"/>
          <w:ins w:id="671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169E44F" w14:textId="77777777" w:rsidR="00A71F46" w:rsidRDefault="00A71F46" w:rsidP="00A71F46">
            <w:pPr>
              <w:pStyle w:val="Beschriftung"/>
              <w:rPr>
                <w:ins w:id="6711" w:author="Andreas Kuehne" w:date="2019-05-31T12:40:00Z"/>
              </w:rPr>
            </w:pPr>
            <w:ins w:id="6712" w:author="Andreas Kuehne" w:date="2019-05-31T12:40:00Z">
              <w:r>
                <w:t>Element</w:t>
              </w:r>
            </w:ins>
          </w:p>
        </w:tc>
        <w:tc>
          <w:tcPr>
            <w:tcW w:w="4675" w:type="dxa"/>
          </w:tcPr>
          <w:p w14:paraId="26685F13"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6713" w:author="Andreas Kuehne" w:date="2019-05-31T12:40:00Z"/>
              </w:rPr>
            </w:pPr>
            <w:ins w:id="6714" w:author="Andreas Kuehne" w:date="2019-05-31T12:40:00Z">
              <w:r>
                <w:t>Implementing JSON member name</w:t>
              </w:r>
            </w:ins>
          </w:p>
        </w:tc>
        <w:tc>
          <w:tcPr>
            <w:tcW w:w="4675" w:type="dxa"/>
          </w:tcPr>
          <w:p w14:paraId="0D143479"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6715" w:author="Andreas Kuehne" w:date="2019-05-31T12:40:00Z"/>
              </w:rPr>
            </w:pPr>
            <w:ins w:id="6716" w:author="Andreas Kuehne" w:date="2019-05-31T12:40:00Z">
              <w:r>
                <w:t>Comments</w:t>
              </w:r>
            </w:ins>
          </w:p>
        </w:tc>
      </w:tr>
      <w:tr w:rsidR="00A71F46" w14:paraId="46E2E37F" w14:textId="77777777" w:rsidTr="00A71F46">
        <w:trPr>
          <w:ins w:id="6717"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274FCEB" w14:textId="77777777" w:rsidR="00A71F46" w:rsidRPr="002062A5" w:rsidRDefault="00A71F46" w:rsidP="00A71F46">
            <w:pPr>
              <w:pStyle w:val="Beschriftung"/>
              <w:rPr>
                <w:ins w:id="6718" w:author="Andreas Kuehne" w:date="2019-05-31T12:40:00Z"/>
                <w:rStyle w:val="Datatype"/>
                <w:b w:val="0"/>
                <w:bCs w:val="0"/>
              </w:rPr>
            </w:pPr>
            <w:ins w:id="6719" w:author="Andreas Kuehne" w:date="2019-05-31T12:40:00Z">
              <w:r w:rsidRPr="002062A5">
                <w:rPr>
                  <w:rStyle w:val="Datatype"/>
                </w:rPr>
                <w:t>Document</w:t>
              </w:r>
            </w:ins>
          </w:p>
        </w:tc>
        <w:tc>
          <w:tcPr>
            <w:tcW w:w="4675" w:type="dxa"/>
          </w:tcPr>
          <w:p w14:paraId="5D1764DD"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6720" w:author="Andreas Kuehne" w:date="2019-05-31T12:40:00Z"/>
                <w:rStyle w:val="Datatype"/>
              </w:rPr>
            </w:pPr>
            <w:ins w:id="6721" w:author="Andreas Kuehne" w:date="2019-05-31T12:40:00Z">
              <w:r w:rsidRPr="002062A5">
                <w:rPr>
                  <w:rStyle w:val="Datatype"/>
                </w:rPr>
                <w:t>doc</w:t>
              </w:r>
            </w:ins>
          </w:p>
        </w:tc>
        <w:tc>
          <w:tcPr>
            <w:tcW w:w="4675" w:type="dxa"/>
          </w:tcPr>
          <w:p w14:paraId="6585538B"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6722" w:author="Andreas Kuehne" w:date="2019-05-31T12:40:00Z"/>
              </w:rPr>
            </w:pPr>
            <w:customXmlInsRangeStart w:id="6723" w:author="Andreas Kuehne" w:date="2019-05-31T12:40:00Z"/>
            <w:sdt>
              <w:sdtPr>
                <w:alias w:val="dss2-DocumentWithSignatureType.doc"/>
                <w:tag w:val="dss2-DocumentWithSignatureType.-jsonComment.Document"/>
                <w:id w:val="1634367699"/>
                <w:showingPlcHdr/>
              </w:sdtPr>
              <w:sdtEndPr/>
              <w:sdtContent>
                <w:customXmlInsRangeEnd w:id="6723"/>
                <w:ins w:id="6724" w:author="Andreas Kuehne" w:date="2019-05-31T12:40:00Z">
                  <w:r w:rsidR="00A71F46">
                    <w:rPr>
                      <w:color w:val="19D131"/>
                    </w:rPr>
                    <w:t>[]</w:t>
                  </w:r>
                </w:ins>
                <w:customXmlInsRangeStart w:id="6725" w:author="Andreas Kuehne" w:date="2019-05-31T12:40:00Z"/>
              </w:sdtContent>
            </w:sdt>
            <w:customXmlInsRangeEnd w:id="6725"/>
          </w:p>
        </w:tc>
      </w:tr>
      <w:tr w:rsidR="00A71F46" w14:paraId="0DD914A7" w14:textId="77777777" w:rsidTr="00A71F46">
        <w:trPr>
          <w:ins w:id="672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93E5D7A" w14:textId="77777777" w:rsidR="00A71F46" w:rsidRPr="002062A5" w:rsidRDefault="00A71F46" w:rsidP="00A71F46">
            <w:pPr>
              <w:pStyle w:val="Beschriftung"/>
              <w:rPr>
                <w:ins w:id="6727" w:author="Andreas Kuehne" w:date="2019-05-31T12:40:00Z"/>
                <w:rStyle w:val="Datatype"/>
                <w:b w:val="0"/>
                <w:bCs w:val="0"/>
              </w:rPr>
            </w:pPr>
            <w:ins w:id="6728" w:author="Andreas Kuehne" w:date="2019-05-31T12:40:00Z">
              <w:r w:rsidRPr="002062A5">
                <w:rPr>
                  <w:rStyle w:val="Datatype"/>
                </w:rPr>
                <w:t>WhichDoc</w:t>
              </w:r>
            </w:ins>
          </w:p>
        </w:tc>
        <w:tc>
          <w:tcPr>
            <w:tcW w:w="4675" w:type="dxa"/>
          </w:tcPr>
          <w:p w14:paraId="3894B8BC"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6729" w:author="Andreas Kuehne" w:date="2019-05-31T12:40:00Z"/>
                <w:rStyle w:val="Datatype"/>
              </w:rPr>
            </w:pPr>
            <w:ins w:id="6730" w:author="Andreas Kuehne" w:date="2019-05-31T12:40:00Z">
              <w:r w:rsidRPr="002062A5">
                <w:rPr>
                  <w:rStyle w:val="Datatype"/>
                </w:rPr>
                <w:t>whichDoc</w:t>
              </w:r>
            </w:ins>
          </w:p>
        </w:tc>
        <w:tc>
          <w:tcPr>
            <w:tcW w:w="4675" w:type="dxa"/>
          </w:tcPr>
          <w:p w14:paraId="3C7FCC9A"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6731" w:author="Andreas Kuehne" w:date="2019-05-31T12:40:00Z"/>
              </w:rPr>
            </w:pPr>
            <w:customXmlInsRangeStart w:id="6732" w:author="Andreas Kuehne" w:date="2019-05-31T12:40:00Z"/>
            <w:sdt>
              <w:sdtPr>
                <w:alias w:val="dss2-DocumentWithSignatureType.whichDoc"/>
                <w:tag w:val="dss2-DocumentWithSignatureType.-jsonComment.WhichDoc"/>
                <w:id w:val="-2119821471"/>
                <w:showingPlcHdr/>
              </w:sdtPr>
              <w:sdtEndPr/>
              <w:sdtContent>
                <w:customXmlInsRangeEnd w:id="6732"/>
                <w:ins w:id="6733" w:author="Andreas Kuehne" w:date="2019-05-31T12:40:00Z">
                  <w:r w:rsidR="00A71F46">
                    <w:rPr>
                      <w:color w:val="19D131"/>
                    </w:rPr>
                    <w:t>[]</w:t>
                  </w:r>
                </w:ins>
                <w:customXmlInsRangeStart w:id="6734" w:author="Andreas Kuehne" w:date="2019-05-31T12:40:00Z"/>
              </w:sdtContent>
            </w:sdt>
            <w:customXmlInsRangeEnd w:id="6734"/>
          </w:p>
        </w:tc>
      </w:tr>
    </w:tbl>
    <w:p w14:paraId="5BFA02F0" w14:textId="77777777" w:rsidR="00A71F46" w:rsidRPr="0202B381" w:rsidRDefault="00A71F46" w:rsidP="00A71F46">
      <w:pPr>
        <w:rPr>
          <w:ins w:id="6735" w:author="Andreas Kuehne" w:date="2019-05-31T12:40:00Z"/>
        </w:rPr>
      </w:pPr>
      <w:ins w:id="6736" w:author="Andreas Kuehne" w:date="2019-05-31T12:40:00Z">
        <w:r w:rsidRPr="002062A5">
          <w:rPr>
            <w:rFonts w:eastAsia="Arial" w:cs="Arial"/>
            <w:sz w:val="22"/>
            <w:szCs w:val="22"/>
          </w:rPr>
          <w:t xml:space="preserve">The </w:t>
        </w:r>
        <w:r w:rsidRPr="002062A5">
          <w:rPr>
            <w:rFonts w:ascii="Courier New" w:eastAsia="Courier New" w:hAnsi="Courier New" w:cs="Courier New"/>
          </w:rPr>
          <w:t>DocumentWithSignatureType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214F9AD7" w14:textId="77777777" w:rsidR="00A71F46" w:rsidRDefault="00A71F46" w:rsidP="00A71F46">
      <w:pPr>
        <w:pStyle w:val="Code"/>
        <w:spacing w:line="259" w:lineRule="auto"/>
        <w:rPr>
          <w:ins w:id="6737" w:author="Andreas Kuehne" w:date="2019-05-31T12:40:00Z"/>
        </w:rPr>
      </w:pPr>
      <w:ins w:id="6738" w:author="Andreas Kuehne" w:date="2019-05-31T12:40:00Z">
        <w:r>
          <w:rPr>
            <w:color w:val="31849B" w:themeColor="accent5" w:themeShade="BF"/>
          </w:rPr>
          <w:t>"dss2-DocumentWithSignatureType"</w:t>
        </w:r>
        <w:r>
          <w:t>: {</w:t>
        </w:r>
      </w:ins>
    </w:p>
    <w:p w14:paraId="05F3E1EE" w14:textId="77777777" w:rsidR="00A71F46" w:rsidRDefault="00A71F46" w:rsidP="00A71F46">
      <w:pPr>
        <w:pStyle w:val="Code"/>
        <w:spacing w:line="259" w:lineRule="auto"/>
        <w:rPr>
          <w:ins w:id="6739" w:author="Andreas Kuehne" w:date="2019-05-31T12:40:00Z"/>
        </w:rPr>
      </w:pPr>
      <w:ins w:id="6740" w:author="Andreas Kuehne" w:date="2019-05-31T12:40:00Z">
        <w:r>
          <w:rPr>
            <w:color w:val="31849B" w:themeColor="accent5" w:themeShade="BF"/>
          </w:rPr>
          <w:t xml:space="preserve">  "type"</w:t>
        </w:r>
        <w:r>
          <w:t xml:space="preserve">: </w:t>
        </w:r>
        <w:r>
          <w:rPr>
            <w:color w:val="244061" w:themeColor="accent1" w:themeShade="80"/>
          </w:rPr>
          <w:t>"object",</w:t>
        </w:r>
      </w:ins>
    </w:p>
    <w:p w14:paraId="782F274C" w14:textId="77777777" w:rsidR="00A71F46" w:rsidRDefault="00A71F46" w:rsidP="00A71F46">
      <w:pPr>
        <w:pStyle w:val="Code"/>
        <w:spacing w:line="259" w:lineRule="auto"/>
        <w:rPr>
          <w:ins w:id="6741" w:author="Andreas Kuehne" w:date="2019-05-31T12:40:00Z"/>
        </w:rPr>
      </w:pPr>
      <w:ins w:id="6742" w:author="Andreas Kuehne" w:date="2019-05-31T12:40:00Z">
        <w:r>
          <w:rPr>
            <w:color w:val="31849B" w:themeColor="accent5" w:themeShade="BF"/>
          </w:rPr>
          <w:t xml:space="preserve">  "properties"</w:t>
        </w:r>
        <w:r>
          <w:t>: {</w:t>
        </w:r>
      </w:ins>
    </w:p>
    <w:p w14:paraId="44038585" w14:textId="77777777" w:rsidR="00A71F46" w:rsidRDefault="00A71F46" w:rsidP="00A71F46">
      <w:pPr>
        <w:pStyle w:val="Code"/>
        <w:spacing w:line="259" w:lineRule="auto"/>
        <w:rPr>
          <w:ins w:id="6743" w:author="Andreas Kuehne" w:date="2019-05-31T12:40:00Z"/>
        </w:rPr>
      </w:pPr>
      <w:ins w:id="6744" w:author="Andreas Kuehne" w:date="2019-05-31T12:40:00Z">
        <w:r>
          <w:rPr>
            <w:color w:val="31849B" w:themeColor="accent5" w:themeShade="BF"/>
          </w:rPr>
          <w:t xml:space="preserve">    "doc"</w:t>
        </w:r>
        <w:r>
          <w:t>: {</w:t>
        </w:r>
      </w:ins>
    </w:p>
    <w:p w14:paraId="56262358" w14:textId="77777777" w:rsidR="00A71F46" w:rsidRDefault="00A71F46" w:rsidP="00A71F46">
      <w:pPr>
        <w:pStyle w:val="Code"/>
        <w:spacing w:line="259" w:lineRule="auto"/>
        <w:rPr>
          <w:ins w:id="6745" w:author="Andreas Kuehne" w:date="2019-05-31T12:40:00Z"/>
        </w:rPr>
      </w:pPr>
      <w:ins w:id="6746" w:author="Andreas Kuehne" w:date="2019-05-31T12:40:00Z">
        <w:r>
          <w:rPr>
            <w:color w:val="31849B" w:themeColor="accent5" w:themeShade="BF"/>
          </w:rPr>
          <w:t xml:space="preserve">      "$ref"</w:t>
        </w:r>
        <w:r>
          <w:t xml:space="preserve">: </w:t>
        </w:r>
        <w:r>
          <w:rPr>
            <w:color w:val="244061" w:themeColor="accent1" w:themeShade="80"/>
          </w:rPr>
          <w:t>"#/definitions/dss2-DocumentType"</w:t>
        </w:r>
      </w:ins>
    </w:p>
    <w:p w14:paraId="1026D39E" w14:textId="77777777" w:rsidR="00A71F46" w:rsidRDefault="00A71F46" w:rsidP="00A71F46">
      <w:pPr>
        <w:pStyle w:val="Code"/>
        <w:spacing w:line="259" w:lineRule="auto"/>
        <w:rPr>
          <w:ins w:id="6747" w:author="Andreas Kuehne" w:date="2019-05-31T12:40:00Z"/>
        </w:rPr>
      </w:pPr>
      <w:ins w:id="6748" w:author="Andreas Kuehne" w:date="2019-05-31T12:40:00Z">
        <w:r>
          <w:t xml:space="preserve">    },</w:t>
        </w:r>
      </w:ins>
    </w:p>
    <w:p w14:paraId="3C911669" w14:textId="77777777" w:rsidR="00A71F46" w:rsidRDefault="00A71F46" w:rsidP="00A71F46">
      <w:pPr>
        <w:pStyle w:val="Code"/>
        <w:spacing w:line="259" w:lineRule="auto"/>
        <w:rPr>
          <w:ins w:id="6749" w:author="Andreas Kuehne" w:date="2019-05-31T12:40:00Z"/>
        </w:rPr>
      </w:pPr>
      <w:ins w:id="6750" w:author="Andreas Kuehne" w:date="2019-05-31T12:40:00Z">
        <w:r>
          <w:rPr>
            <w:color w:val="31849B" w:themeColor="accent5" w:themeShade="BF"/>
          </w:rPr>
          <w:t xml:space="preserve">    "whichDoc"</w:t>
        </w:r>
        <w:r>
          <w:t>: {</w:t>
        </w:r>
      </w:ins>
    </w:p>
    <w:p w14:paraId="251594F6" w14:textId="77777777" w:rsidR="00A71F46" w:rsidRDefault="00A71F46" w:rsidP="00A71F46">
      <w:pPr>
        <w:pStyle w:val="Code"/>
        <w:spacing w:line="259" w:lineRule="auto"/>
        <w:rPr>
          <w:ins w:id="6751" w:author="Andreas Kuehne" w:date="2019-05-31T12:40:00Z"/>
        </w:rPr>
      </w:pPr>
      <w:ins w:id="6752" w:author="Andreas Kuehne" w:date="2019-05-31T12:40:00Z">
        <w:r>
          <w:rPr>
            <w:color w:val="31849B" w:themeColor="accent5" w:themeShade="BF"/>
          </w:rPr>
          <w:t xml:space="preserve">      "type"</w:t>
        </w:r>
        <w:r>
          <w:t xml:space="preserve">: </w:t>
        </w:r>
        <w:r>
          <w:rPr>
            <w:color w:val="244061" w:themeColor="accent1" w:themeShade="80"/>
          </w:rPr>
          <w:t>"string"</w:t>
        </w:r>
      </w:ins>
    </w:p>
    <w:p w14:paraId="48005A8A" w14:textId="77777777" w:rsidR="00A71F46" w:rsidRDefault="00A71F46" w:rsidP="00A71F46">
      <w:pPr>
        <w:pStyle w:val="Code"/>
        <w:spacing w:line="259" w:lineRule="auto"/>
        <w:rPr>
          <w:ins w:id="6753" w:author="Andreas Kuehne" w:date="2019-05-31T12:40:00Z"/>
        </w:rPr>
      </w:pPr>
      <w:ins w:id="6754" w:author="Andreas Kuehne" w:date="2019-05-31T12:40:00Z">
        <w:r>
          <w:t xml:space="preserve">    }</w:t>
        </w:r>
      </w:ins>
    </w:p>
    <w:p w14:paraId="509E2A50" w14:textId="77777777" w:rsidR="00A71F46" w:rsidRDefault="00A71F46" w:rsidP="00A71F46">
      <w:pPr>
        <w:pStyle w:val="Code"/>
        <w:spacing w:line="259" w:lineRule="auto"/>
        <w:rPr>
          <w:ins w:id="6755" w:author="Andreas Kuehne" w:date="2019-05-31T12:40:00Z"/>
        </w:rPr>
      </w:pPr>
      <w:ins w:id="6756" w:author="Andreas Kuehne" w:date="2019-05-31T12:40:00Z">
        <w:r>
          <w:t xml:space="preserve">  },</w:t>
        </w:r>
      </w:ins>
    </w:p>
    <w:p w14:paraId="5ECA1228" w14:textId="77777777" w:rsidR="00A71F46" w:rsidRDefault="00A71F46" w:rsidP="00A71F46">
      <w:pPr>
        <w:pStyle w:val="Code"/>
        <w:spacing w:line="259" w:lineRule="auto"/>
        <w:rPr>
          <w:ins w:id="6757" w:author="Andreas Kuehne" w:date="2019-05-31T12:40:00Z"/>
        </w:rPr>
      </w:pPr>
      <w:ins w:id="6758" w:author="Andreas Kuehne" w:date="2019-05-31T12:40:00Z">
        <w:r>
          <w:rPr>
            <w:color w:val="31849B" w:themeColor="accent5" w:themeShade="BF"/>
          </w:rPr>
          <w:t xml:space="preserve">  "required"</w:t>
        </w:r>
        <w:r>
          <w:t>: [</w:t>
        </w:r>
        <w:r>
          <w:rPr>
            <w:color w:val="244061" w:themeColor="accent1" w:themeShade="80"/>
          </w:rPr>
          <w:t>"doc"</w:t>
        </w:r>
        <w:r>
          <w:t>]</w:t>
        </w:r>
      </w:ins>
    </w:p>
    <w:p w14:paraId="0927733C" w14:textId="77777777" w:rsidR="00A71F46" w:rsidRDefault="00A71F46" w:rsidP="00A71F46">
      <w:pPr>
        <w:pStyle w:val="Code"/>
        <w:spacing w:line="259" w:lineRule="auto"/>
        <w:rPr>
          <w:ins w:id="6759" w:author="Andreas Kuehne" w:date="2019-05-31T12:40:00Z"/>
        </w:rPr>
      </w:pPr>
      <w:ins w:id="6760" w:author="Andreas Kuehne" w:date="2019-05-31T12:40:00Z">
        <w:r>
          <w:t>}</w:t>
        </w:r>
      </w:ins>
    </w:p>
    <w:p w14:paraId="497C6B16" w14:textId="77777777" w:rsidR="00A71F46" w:rsidRDefault="001A1734" w:rsidP="00A71F46">
      <w:pPr>
        <w:rPr>
          <w:ins w:id="6761" w:author="Andreas Kuehne" w:date="2019-05-31T12:40:00Z"/>
        </w:rPr>
      </w:pPr>
      <w:customXmlInsRangeStart w:id="6762" w:author="Andreas Kuehne" w:date="2019-05-31T12:40:00Z"/>
      <w:sdt>
        <w:sdtPr>
          <w:tag w:val="dss2-DocumentWithSignatureType.-jsonSchema"/>
          <w:id w:val="1090816778"/>
          <w:showingPlcHdr/>
        </w:sdtPr>
        <w:sdtEndPr/>
        <w:sdtContent>
          <w:customXmlInsRangeEnd w:id="6762"/>
          <w:ins w:id="6763" w:author="Andreas Kuehne" w:date="2019-05-31T12:40:00Z">
            <w:r w:rsidR="00A71F46">
              <w:rPr>
                <w:color w:val="19D131"/>
              </w:rPr>
              <w:t>[component DocumentWithSignature JSON schema details]</w:t>
            </w:r>
          </w:ins>
          <w:customXmlInsRangeStart w:id="6764" w:author="Andreas Kuehne" w:date="2019-05-31T12:40:00Z"/>
        </w:sdtContent>
      </w:sdt>
      <w:customXmlInsRangeEnd w:id="6764"/>
    </w:p>
    <w:p w14:paraId="4524FDDD" w14:textId="77777777" w:rsidR="00A71F46" w:rsidRDefault="00A71F46" w:rsidP="00A71F46">
      <w:pPr>
        <w:pStyle w:val="berschrift4"/>
        <w:numPr>
          <w:ilvl w:val="3"/>
          <w:numId w:val="3"/>
        </w:numPr>
        <w:rPr>
          <w:ins w:id="6765" w:author="Andreas Kuehne" w:date="2019-05-31T12:40:00Z"/>
        </w:rPr>
      </w:pPr>
      <w:bookmarkStart w:id="6766" w:name="_Toc10206862"/>
      <w:ins w:id="6767" w:author="Andreas Kuehne" w:date="2019-05-31T12:40:00Z">
        <w:r>
          <w:t>DocumentWithSignature – XML Syntax</w:t>
        </w:r>
        <w:bookmarkEnd w:id="6766"/>
      </w:ins>
    </w:p>
    <w:p w14:paraId="372BDD14" w14:textId="77777777" w:rsidR="00A71F46" w:rsidRPr="5404FA76" w:rsidRDefault="00A71F46" w:rsidP="00A71F46">
      <w:pPr>
        <w:rPr>
          <w:ins w:id="6768" w:author="Andreas Kuehne" w:date="2019-05-31T12:40:00Z"/>
        </w:rPr>
      </w:pPr>
      <w:ins w:id="6769" w:author="Andreas Kuehne" w:date="2019-05-31T12:40:00Z">
        <w:r w:rsidRPr="0CCF9147">
          <w:t xml:space="preserve">The XML type </w:t>
        </w:r>
        <w:r w:rsidRPr="002062A5">
          <w:rPr>
            <w:rFonts w:ascii="Courier New" w:eastAsia="Courier New" w:hAnsi="Courier New" w:cs="Courier New"/>
          </w:rPr>
          <w:t>DocumentWithSignatureType</w:t>
        </w:r>
        <w:r w:rsidRPr="0CCF9147">
          <w:t xml:space="preserve"> SHALL implement the requirements defined in the </w:t>
        </w:r>
        <w:r w:rsidRPr="002062A5">
          <w:rPr>
            <w:rFonts w:ascii="Courier New" w:eastAsia="Courier New" w:hAnsi="Courier New" w:cs="Courier New"/>
          </w:rPr>
          <w:t>DocumentWithSignature</w:t>
        </w:r>
        <w:r>
          <w:t xml:space="preserve"> </w:t>
        </w:r>
        <w:r w:rsidRPr="005A6FFD">
          <w:t>component.</w:t>
        </w:r>
      </w:ins>
    </w:p>
    <w:p w14:paraId="28CD2148" w14:textId="77777777" w:rsidR="00A71F46" w:rsidRDefault="00A71F46" w:rsidP="00A71F46">
      <w:pPr>
        <w:rPr>
          <w:ins w:id="6770" w:author="Andreas Kuehne" w:date="2019-05-31T12:40:00Z"/>
        </w:rPr>
      </w:pPr>
      <w:ins w:id="6771" w:author="Andreas Kuehne" w:date="2019-05-31T12:40:00Z">
        <w:r w:rsidRPr="005A6FFD">
          <w:rPr>
            <w:rFonts w:eastAsia="Arial"/>
          </w:rPr>
          <w:t xml:space="preserve">The </w:t>
        </w:r>
        <w:r w:rsidRPr="002062A5">
          <w:rPr>
            <w:rFonts w:ascii="Courier New" w:eastAsia="Courier New" w:hAnsi="Courier New" w:cs="Courier New"/>
          </w:rPr>
          <w:t>DocumentWithSignatureType</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608298E7" w14:textId="77777777" w:rsidR="00A71F46" w:rsidRDefault="00A71F46" w:rsidP="00A71F46">
      <w:pPr>
        <w:pStyle w:val="Code"/>
        <w:rPr>
          <w:ins w:id="6772" w:author="Andreas Kuehne" w:date="2019-05-31T12:40:00Z"/>
        </w:rPr>
      </w:pPr>
      <w:ins w:id="6773"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DocumentWithSignatureType</w:t>
        </w:r>
        <w:r>
          <w:rPr>
            <w:color w:val="943634" w:themeColor="accent2" w:themeShade="BF"/>
          </w:rPr>
          <w:t>"</w:t>
        </w:r>
        <w:r>
          <w:rPr>
            <w:color w:val="31849B" w:themeColor="accent5" w:themeShade="BF"/>
          </w:rPr>
          <w:t>&gt;</w:t>
        </w:r>
      </w:ins>
    </w:p>
    <w:p w14:paraId="0D30B647" w14:textId="77777777" w:rsidR="00A71F46" w:rsidRDefault="00A71F46" w:rsidP="00A71F46">
      <w:pPr>
        <w:pStyle w:val="Code"/>
        <w:rPr>
          <w:ins w:id="6774" w:author="Andreas Kuehne" w:date="2019-05-31T12:40:00Z"/>
        </w:rPr>
      </w:pPr>
      <w:ins w:id="6775" w:author="Andreas Kuehne" w:date="2019-05-31T12:40:00Z">
        <w:r>
          <w:rPr>
            <w:color w:val="31849B" w:themeColor="accent5" w:themeShade="BF"/>
          </w:rPr>
          <w:t xml:space="preserve">  &lt;xs:sequence&gt;</w:t>
        </w:r>
      </w:ins>
    </w:p>
    <w:p w14:paraId="20CD8BE6" w14:textId="77777777" w:rsidR="00A71F46" w:rsidRDefault="00A71F46" w:rsidP="00A71F46">
      <w:pPr>
        <w:pStyle w:val="Code"/>
        <w:rPr>
          <w:ins w:id="6776" w:author="Andreas Kuehne" w:date="2019-05-31T12:40:00Z"/>
        </w:rPr>
      </w:pPr>
      <w:ins w:id="6777"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Document</w:t>
        </w:r>
        <w:r>
          <w:rPr>
            <w:color w:val="943634" w:themeColor="accent2" w:themeShade="BF"/>
          </w:rPr>
          <w:t>" type="</w:t>
        </w:r>
        <w:r>
          <w:rPr>
            <w:color w:val="244061" w:themeColor="accent1" w:themeShade="80"/>
          </w:rPr>
          <w:t>dss2:DocumentType</w:t>
        </w:r>
        <w:r>
          <w:rPr>
            <w:color w:val="943634" w:themeColor="accent2" w:themeShade="BF"/>
          </w:rPr>
          <w:t>"</w:t>
        </w:r>
        <w:r>
          <w:rPr>
            <w:color w:val="31849B" w:themeColor="accent5" w:themeShade="BF"/>
          </w:rPr>
          <w:t>/&gt;</w:t>
        </w:r>
      </w:ins>
    </w:p>
    <w:p w14:paraId="087CC2B0" w14:textId="77777777" w:rsidR="00A71F46" w:rsidRDefault="00A71F46" w:rsidP="00A71F46">
      <w:pPr>
        <w:pStyle w:val="Code"/>
        <w:rPr>
          <w:ins w:id="6778" w:author="Andreas Kuehne" w:date="2019-05-31T12:40:00Z"/>
        </w:rPr>
      </w:pPr>
      <w:ins w:id="6779" w:author="Andreas Kuehne" w:date="2019-05-31T12:40:00Z">
        <w:r>
          <w:rPr>
            <w:color w:val="31849B" w:themeColor="accent5" w:themeShade="BF"/>
          </w:rPr>
          <w:t xml:space="preserve">  &lt;/xs:sequence&gt;</w:t>
        </w:r>
      </w:ins>
    </w:p>
    <w:p w14:paraId="35457C08" w14:textId="77777777" w:rsidR="00A71F46" w:rsidRDefault="00A71F46" w:rsidP="00A71F46">
      <w:pPr>
        <w:pStyle w:val="Code"/>
        <w:rPr>
          <w:ins w:id="6780" w:author="Andreas Kuehne" w:date="2019-05-31T12:40:00Z"/>
        </w:rPr>
      </w:pPr>
      <w:ins w:id="6781" w:author="Andreas Kuehne" w:date="2019-05-31T12:40:00Z">
        <w:r>
          <w:rPr>
            <w:color w:val="31849B" w:themeColor="accent5" w:themeShade="BF"/>
          </w:rPr>
          <w:t xml:space="preserve">  &lt;xs:attribute</w:t>
        </w:r>
        <w:r>
          <w:rPr>
            <w:color w:val="943634" w:themeColor="accent2" w:themeShade="BF"/>
          </w:rPr>
          <w:t xml:space="preserve"> name="</w:t>
        </w:r>
        <w:r>
          <w:rPr>
            <w:color w:val="244061" w:themeColor="accent1" w:themeShade="80"/>
          </w:rPr>
          <w:t>WhichDoc</w:t>
        </w:r>
        <w:r>
          <w:rPr>
            <w:color w:val="943634" w:themeColor="accent2" w:themeShade="BF"/>
          </w:rPr>
          <w:t>" type="</w:t>
        </w:r>
        <w:r>
          <w:rPr>
            <w:color w:val="244061" w:themeColor="accent1" w:themeShade="80"/>
          </w:rPr>
          <w:t>xs:anyURI</w:t>
        </w:r>
        <w:r>
          <w:rPr>
            <w:color w:val="943634" w:themeColor="accent2" w:themeShade="BF"/>
          </w:rPr>
          <w:t>" use="</w:t>
        </w:r>
        <w:r>
          <w:rPr>
            <w:color w:val="244061" w:themeColor="accent1" w:themeShade="80"/>
          </w:rPr>
          <w:t>optional</w:t>
        </w:r>
        <w:r>
          <w:rPr>
            <w:color w:val="943634" w:themeColor="accent2" w:themeShade="BF"/>
          </w:rPr>
          <w:t>"</w:t>
        </w:r>
        <w:r>
          <w:rPr>
            <w:color w:val="31849B" w:themeColor="accent5" w:themeShade="BF"/>
          </w:rPr>
          <w:t>/&gt;</w:t>
        </w:r>
      </w:ins>
    </w:p>
    <w:p w14:paraId="45B40B2F" w14:textId="77777777" w:rsidR="00A71F46" w:rsidRDefault="00A71F46" w:rsidP="00A71F46">
      <w:pPr>
        <w:pStyle w:val="Code"/>
        <w:rPr>
          <w:ins w:id="6782" w:author="Andreas Kuehne" w:date="2019-05-31T12:40:00Z"/>
        </w:rPr>
      </w:pPr>
      <w:ins w:id="6783" w:author="Andreas Kuehne" w:date="2019-05-31T12:40:00Z">
        <w:r>
          <w:rPr>
            <w:color w:val="31849B" w:themeColor="accent5" w:themeShade="BF"/>
          </w:rPr>
          <w:t>&lt;/xs:complexType&gt;</w:t>
        </w:r>
      </w:ins>
    </w:p>
    <w:p w14:paraId="271DE078" w14:textId="77777777" w:rsidR="00A71F46" w:rsidRDefault="00A71F46" w:rsidP="00A71F46">
      <w:pPr>
        <w:spacing w:line="259" w:lineRule="auto"/>
        <w:rPr>
          <w:ins w:id="6784" w:author="Andreas Kuehne" w:date="2019-05-31T12:40:00Z"/>
        </w:rPr>
      </w:pPr>
      <w:ins w:id="6785" w:author="Andreas Kuehne" w:date="2019-05-31T12:40:00Z">
        <w:r>
          <w:t>Each child element of</w:t>
        </w:r>
        <w:r w:rsidRPr="71C71F8C">
          <w:t xml:space="preserve"> </w:t>
        </w:r>
        <w:r w:rsidRPr="002062A5">
          <w:rPr>
            <w:rFonts w:ascii="Courier New" w:eastAsia="Courier New" w:hAnsi="Courier New" w:cs="Courier New"/>
          </w:rPr>
          <w:t>DocumentWithSignatureType</w:t>
        </w:r>
        <w:r w:rsidRPr="71C71F8C">
          <w:t xml:space="preserve"> </w:t>
        </w:r>
        <w:r>
          <w:t xml:space="preserve">XML element SHALL implement in XML syntax the sub-component that has a name equal to its local name. </w:t>
        </w:r>
      </w:ins>
      <w:customXmlInsRangeStart w:id="6786" w:author="Andreas Kuehne" w:date="2019-05-31T12:40:00Z"/>
      <w:sdt>
        <w:sdtPr>
          <w:tag w:val="dss2-DocumentWithSignatureType.-xmlSchema"/>
          <w:id w:val="1544029824"/>
          <w:showingPlcHdr/>
        </w:sdtPr>
        <w:sdtEndPr/>
        <w:sdtContent>
          <w:customXmlInsRangeEnd w:id="6786"/>
          <w:ins w:id="6787" w:author="Andreas Kuehne" w:date="2019-05-31T12:40:00Z">
            <w:r>
              <w:rPr>
                <w:color w:val="19D131"/>
              </w:rPr>
              <w:t>[component DocumentWithSignature XML schema details]</w:t>
            </w:r>
          </w:ins>
          <w:customXmlInsRangeStart w:id="6788" w:author="Andreas Kuehne" w:date="2019-05-31T12:40:00Z"/>
        </w:sdtContent>
      </w:sdt>
      <w:customXmlInsRangeEnd w:id="6788"/>
    </w:p>
    <w:p w14:paraId="40391FA1" w14:textId="77777777" w:rsidR="00A71F46" w:rsidRDefault="00A71F46" w:rsidP="00A71F46">
      <w:pPr>
        <w:pStyle w:val="berschrift3"/>
        <w:numPr>
          <w:ilvl w:val="2"/>
          <w:numId w:val="3"/>
        </w:numPr>
        <w:rPr>
          <w:ins w:id="6789" w:author="Andreas Kuehne" w:date="2019-05-31T12:40:00Z"/>
        </w:rPr>
      </w:pPr>
      <w:bookmarkStart w:id="6790" w:name="_Toc10206863"/>
      <w:ins w:id="6791" w:author="Andreas Kuehne" w:date="2019-05-31T12:40:00Z">
        <w:r>
          <w:t>Component SignedReferences</w:t>
        </w:r>
        <w:bookmarkEnd w:id="6790"/>
      </w:ins>
    </w:p>
    <w:p w14:paraId="6A7F3AA1" w14:textId="77777777" w:rsidR="00A71F46" w:rsidRDefault="001A1734" w:rsidP="00A71F46">
      <w:pPr>
        <w:rPr>
          <w:ins w:id="6792" w:author="Andreas Kuehne" w:date="2019-05-31T12:40:00Z"/>
        </w:rPr>
      </w:pPr>
      <w:customXmlInsRangeStart w:id="6793" w:author="Andreas Kuehne" w:date="2019-05-31T12:40:00Z"/>
      <w:sdt>
        <w:sdtPr>
          <w:tag w:val="dss2-SignedReferencesType.-normative"/>
          <w:id w:val="-1683428853"/>
        </w:sdtPr>
        <w:sdtEndPr/>
        <w:sdtContent>
          <w:customXmlInsRangeEnd w:id="6793"/>
          <w:ins w:id="6794" w:author="Andreas Kuehne" w:date="2019-05-31T12:40:00Z">
            <w:r w:rsidR="00A71F46" w:rsidRPr="003A06D0">
              <w:rPr>
                <w:color w:val="19D131"/>
                <w:lang w:val="en-GB"/>
              </w:rPr>
              <w:t xml:space="preserve">The </w:t>
            </w:r>
            <w:r w:rsidR="00A71F46" w:rsidRPr="003A06D0">
              <w:rPr>
                <w:rFonts w:ascii="Courier New" w:eastAsia="Courier New" w:hAnsi="Courier New" w:cs="Courier New"/>
                <w:lang w:val="en-GB"/>
              </w:rPr>
              <w:t>SignedReferences</w:t>
            </w:r>
            <w:r w:rsidR="00A71F46" w:rsidRPr="003A06D0">
              <w:rPr>
                <w:color w:val="19D131"/>
                <w:lang w:val="en-GB"/>
              </w:rPr>
              <w:t xml:space="preserve"> component gives the client greater control over how the &lt;ds:Reference&gt; elements are formed.</w:t>
            </w:r>
          </w:ins>
          <w:customXmlInsRangeStart w:id="6795" w:author="Andreas Kuehne" w:date="2019-05-31T12:40:00Z"/>
        </w:sdtContent>
      </w:sdt>
      <w:customXmlInsRangeEnd w:id="6795"/>
    </w:p>
    <w:p w14:paraId="2DF915D8" w14:textId="77777777" w:rsidR="00A71F46" w:rsidRDefault="00A71F46" w:rsidP="00A71F46">
      <w:pPr>
        <w:rPr>
          <w:ins w:id="6796" w:author="Andreas Kuehne" w:date="2019-05-31T12:40:00Z"/>
        </w:rPr>
      </w:pPr>
      <w:ins w:id="6797" w:author="Andreas Kuehne" w:date="2019-05-31T12:40:00Z">
        <w:r>
          <w:t>Below follows a list of the sub-components that constitute this component:</w:t>
        </w:r>
      </w:ins>
    </w:p>
    <w:p w14:paraId="47C7D3C3" w14:textId="77777777" w:rsidR="00A71F46" w:rsidRDefault="00A71F46" w:rsidP="00A71F46">
      <w:pPr>
        <w:pStyle w:val="Member"/>
        <w:rPr>
          <w:ins w:id="6798" w:author="Andreas Kuehne" w:date="2019-05-31T12:40:00Z"/>
        </w:rPr>
      </w:pPr>
      <w:ins w:id="6799" w:author="Andreas Kuehne" w:date="2019-05-31T12:40:00Z">
        <w:r>
          <w:t xml:space="preserve">The </w:t>
        </w:r>
        <w:r w:rsidRPr="35C1378D">
          <w:rPr>
            <w:rStyle w:val="Datatype"/>
          </w:rPr>
          <w:t>SignedReference</w:t>
        </w:r>
        <w:r>
          <w:t xml:space="preserve"> element MUST occur 1 or more times containing a sub-component. Each instance MUST satisfy the requirements specified in this document in section </w:t>
        </w:r>
        <w:r>
          <w:fldChar w:fldCharType="begin"/>
        </w:r>
        <w:r>
          <w:instrText xml:space="preserve"> REF _RefComp4D2F9EE5 \r \h </w:instrText>
        </w:r>
      </w:ins>
      <w:ins w:id="6800" w:author="Andreas Kuehne" w:date="2019-05-31T12:40:00Z">
        <w:r>
          <w:fldChar w:fldCharType="separate"/>
        </w:r>
        <w:r>
          <w:rPr>
            <w:rStyle w:val="Datatype"/>
            <w:rFonts w:eastAsia="Courier New" w:cs="Courier New"/>
          </w:rPr>
          <w:t>SignedReference</w:t>
        </w:r>
        <w:r>
          <w:fldChar w:fldCharType="end"/>
        </w:r>
        <w:r>
          <w:t xml:space="preserve">. </w:t>
        </w:r>
      </w:ins>
      <w:customXmlInsRangeStart w:id="6801" w:author="Andreas Kuehne" w:date="2019-05-31T12:40:00Z"/>
      <w:sdt>
        <w:sdtPr>
          <w:alias w:val="dss2-SignedReferencesType.signedRef"/>
          <w:tag w:val="dss2-SignedReferencesType.SignedReference"/>
          <w:id w:val="141163036"/>
          <w:showingPlcHdr/>
        </w:sdtPr>
        <w:sdtEndPr/>
        <w:sdtContent>
          <w:customXmlInsRangeEnd w:id="6801"/>
          <w:ins w:id="6802" w:author="Andreas Kuehne" w:date="2019-05-31T12:40:00Z">
            <w:r>
              <w:rPr>
                <w:color w:val="19D131"/>
              </w:rPr>
              <w:t>[sub component SignedReference details]</w:t>
            </w:r>
          </w:ins>
          <w:customXmlInsRangeStart w:id="6803" w:author="Andreas Kuehne" w:date="2019-05-31T12:40:00Z"/>
        </w:sdtContent>
      </w:sdt>
      <w:customXmlInsRangeEnd w:id="6803"/>
    </w:p>
    <w:p w14:paraId="5813C6F1" w14:textId="77777777" w:rsidR="00A71F46" w:rsidRDefault="00A71F46" w:rsidP="00A71F46">
      <w:pPr>
        <w:pStyle w:val="Non-normativeCommentHeading"/>
        <w:rPr>
          <w:ins w:id="6804" w:author="Andreas Kuehne" w:date="2019-05-31T12:40:00Z"/>
        </w:rPr>
      </w:pPr>
      <w:ins w:id="6805" w:author="Andreas Kuehne" w:date="2019-05-31T12:40:00Z">
        <w:r>
          <w:t>Non-normative Comment:</w:t>
        </w:r>
      </w:ins>
    </w:p>
    <w:p w14:paraId="09C3E2FF" w14:textId="77777777" w:rsidR="00A71F46" w:rsidRDefault="001A1734" w:rsidP="00A71F46">
      <w:pPr>
        <w:pStyle w:val="Non-normativeComment"/>
        <w:rPr>
          <w:ins w:id="6806" w:author="Andreas Kuehne" w:date="2019-05-31T12:40:00Z"/>
        </w:rPr>
      </w:pPr>
      <w:customXmlInsRangeStart w:id="6807" w:author="Andreas Kuehne" w:date="2019-05-31T12:40:00Z"/>
      <w:sdt>
        <w:sdtPr>
          <w:tag w:val="dss2-SignedReferencesType.-nonNormative"/>
          <w:id w:val="2143383949"/>
          <w:showingPlcHdr/>
        </w:sdtPr>
        <w:sdtEndPr/>
        <w:sdtContent>
          <w:customXmlInsRangeEnd w:id="6807"/>
          <w:ins w:id="6808" w:author="Andreas Kuehne" w:date="2019-05-31T12:40:00Z">
            <w:r w:rsidR="00A71F46">
              <w:rPr>
                <w:color w:val="19D131"/>
              </w:rPr>
              <w:t>[component SignedReferences non normative details]</w:t>
            </w:r>
          </w:ins>
          <w:customXmlInsRangeStart w:id="6809" w:author="Andreas Kuehne" w:date="2019-05-31T12:40:00Z"/>
        </w:sdtContent>
      </w:sdt>
      <w:customXmlInsRangeEnd w:id="6809"/>
    </w:p>
    <w:p w14:paraId="3AE80324" w14:textId="77777777" w:rsidR="00A71F46" w:rsidRDefault="00A71F46" w:rsidP="00A71F46">
      <w:pPr>
        <w:pStyle w:val="berschrift4"/>
        <w:numPr>
          <w:ilvl w:val="3"/>
          <w:numId w:val="3"/>
        </w:numPr>
        <w:rPr>
          <w:ins w:id="6810" w:author="Andreas Kuehne" w:date="2019-05-31T12:40:00Z"/>
        </w:rPr>
      </w:pPr>
      <w:bookmarkStart w:id="6811" w:name="_Toc10206864"/>
      <w:ins w:id="6812" w:author="Andreas Kuehne" w:date="2019-05-31T12:40:00Z">
        <w:r>
          <w:t>SignedReferences – JSON Syntax</w:t>
        </w:r>
        <w:bookmarkEnd w:id="6811"/>
      </w:ins>
    </w:p>
    <w:p w14:paraId="71CD3FE3" w14:textId="77777777" w:rsidR="00A71F46" w:rsidRPr="0248A3D1" w:rsidRDefault="00A71F46" w:rsidP="00A71F46">
      <w:pPr>
        <w:rPr>
          <w:ins w:id="6813" w:author="Andreas Kuehne" w:date="2019-05-31T12:40:00Z"/>
        </w:rPr>
      </w:pPr>
      <w:ins w:id="6814" w:author="Andreas Kuehne" w:date="2019-05-31T12:40:00Z">
        <w:r w:rsidRPr="002062A5">
          <w:rPr>
            <w:rFonts w:eastAsia="Arial" w:cs="Arial"/>
            <w:sz w:val="22"/>
            <w:szCs w:val="22"/>
          </w:rPr>
          <w:t xml:space="preserve">The </w:t>
        </w:r>
        <w:r w:rsidRPr="002062A5">
          <w:rPr>
            <w:rFonts w:ascii="Courier New" w:eastAsia="Courier New" w:hAnsi="Courier New" w:cs="Courier New"/>
          </w:rPr>
          <w:t>SignedReferencesType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SignedReferences</w:t>
        </w:r>
        <w:r>
          <w:t xml:space="preserve"> component.</w:t>
        </w:r>
      </w:ins>
    </w:p>
    <w:p w14:paraId="6A18D010" w14:textId="77777777" w:rsidR="00A71F46" w:rsidRPr="C2430093" w:rsidRDefault="00A71F46" w:rsidP="00A71F46">
      <w:pPr>
        <w:spacing w:line="259" w:lineRule="auto"/>
        <w:rPr>
          <w:ins w:id="6815" w:author="Andreas Kuehne" w:date="2019-05-31T12:40:00Z"/>
          <w:rFonts w:eastAsia="Arial" w:cs="Arial"/>
          <w:sz w:val="22"/>
          <w:szCs w:val="22"/>
        </w:rPr>
      </w:pPr>
      <w:ins w:id="6816"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SignedReferences</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300"/>
        <w:gridCol w:w="3083"/>
        <w:gridCol w:w="2967"/>
      </w:tblGrid>
      <w:tr w:rsidR="00A71F46" w14:paraId="6ED63D11" w14:textId="77777777" w:rsidTr="00A71F46">
        <w:trPr>
          <w:cnfStyle w:val="100000000000" w:firstRow="1" w:lastRow="0" w:firstColumn="0" w:lastColumn="0" w:oddVBand="0" w:evenVBand="0" w:oddHBand="0" w:evenHBand="0" w:firstRowFirstColumn="0" w:firstRowLastColumn="0" w:lastRowFirstColumn="0" w:lastRowLastColumn="0"/>
          <w:ins w:id="6817"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4F2E588" w14:textId="77777777" w:rsidR="00A71F46" w:rsidRDefault="00A71F46" w:rsidP="00A71F46">
            <w:pPr>
              <w:pStyle w:val="Beschriftung"/>
              <w:rPr>
                <w:ins w:id="6818" w:author="Andreas Kuehne" w:date="2019-05-31T12:40:00Z"/>
              </w:rPr>
            </w:pPr>
            <w:ins w:id="6819" w:author="Andreas Kuehne" w:date="2019-05-31T12:40:00Z">
              <w:r>
                <w:t>Element</w:t>
              </w:r>
            </w:ins>
          </w:p>
        </w:tc>
        <w:tc>
          <w:tcPr>
            <w:tcW w:w="4675" w:type="dxa"/>
          </w:tcPr>
          <w:p w14:paraId="055C6595"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6820" w:author="Andreas Kuehne" w:date="2019-05-31T12:40:00Z"/>
              </w:rPr>
            </w:pPr>
            <w:ins w:id="6821" w:author="Andreas Kuehne" w:date="2019-05-31T12:40:00Z">
              <w:r>
                <w:t>Implementing JSON member name</w:t>
              </w:r>
            </w:ins>
          </w:p>
        </w:tc>
        <w:tc>
          <w:tcPr>
            <w:tcW w:w="4675" w:type="dxa"/>
          </w:tcPr>
          <w:p w14:paraId="44B1AA12"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6822" w:author="Andreas Kuehne" w:date="2019-05-31T12:40:00Z"/>
              </w:rPr>
            </w:pPr>
            <w:ins w:id="6823" w:author="Andreas Kuehne" w:date="2019-05-31T12:40:00Z">
              <w:r>
                <w:t>Comments</w:t>
              </w:r>
            </w:ins>
          </w:p>
        </w:tc>
      </w:tr>
      <w:tr w:rsidR="00A71F46" w14:paraId="5E9766B1" w14:textId="77777777" w:rsidTr="00A71F46">
        <w:trPr>
          <w:ins w:id="6824"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BF1AEC9" w14:textId="77777777" w:rsidR="00A71F46" w:rsidRPr="002062A5" w:rsidRDefault="00A71F46" w:rsidP="00A71F46">
            <w:pPr>
              <w:pStyle w:val="Beschriftung"/>
              <w:rPr>
                <w:ins w:id="6825" w:author="Andreas Kuehne" w:date="2019-05-31T12:40:00Z"/>
                <w:rStyle w:val="Datatype"/>
                <w:b w:val="0"/>
                <w:bCs w:val="0"/>
              </w:rPr>
            </w:pPr>
            <w:ins w:id="6826" w:author="Andreas Kuehne" w:date="2019-05-31T12:40:00Z">
              <w:r w:rsidRPr="002062A5">
                <w:rPr>
                  <w:rStyle w:val="Datatype"/>
                </w:rPr>
                <w:t>SignedReference</w:t>
              </w:r>
            </w:ins>
          </w:p>
        </w:tc>
        <w:tc>
          <w:tcPr>
            <w:tcW w:w="4675" w:type="dxa"/>
          </w:tcPr>
          <w:p w14:paraId="71CB275D"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6827" w:author="Andreas Kuehne" w:date="2019-05-31T12:40:00Z"/>
                <w:rStyle w:val="Datatype"/>
              </w:rPr>
            </w:pPr>
            <w:ins w:id="6828" w:author="Andreas Kuehne" w:date="2019-05-31T12:40:00Z">
              <w:r w:rsidRPr="002062A5">
                <w:rPr>
                  <w:rStyle w:val="Datatype"/>
                </w:rPr>
                <w:t>signedRef</w:t>
              </w:r>
            </w:ins>
          </w:p>
        </w:tc>
        <w:tc>
          <w:tcPr>
            <w:tcW w:w="4675" w:type="dxa"/>
          </w:tcPr>
          <w:p w14:paraId="19B20C87"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6829" w:author="Andreas Kuehne" w:date="2019-05-31T12:40:00Z"/>
              </w:rPr>
            </w:pPr>
            <w:customXmlInsRangeStart w:id="6830" w:author="Andreas Kuehne" w:date="2019-05-31T12:40:00Z"/>
            <w:sdt>
              <w:sdtPr>
                <w:alias w:val="dss2-SignedReferencesType.signedRef"/>
                <w:tag w:val="dss2-SignedReferencesType.-jsonComment.SignedReference"/>
                <w:id w:val="-1837301909"/>
                <w:showingPlcHdr/>
              </w:sdtPr>
              <w:sdtEndPr/>
              <w:sdtContent>
                <w:customXmlInsRangeEnd w:id="6830"/>
                <w:ins w:id="6831" w:author="Andreas Kuehne" w:date="2019-05-31T12:40:00Z">
                  <w:r w:rsidR="00A71F46">
                    <w:rPr>
                      <w:color w:val="19D131"/>
                    </w:rPr>
                    <w:t>[]</w:t>
                  </w:r>
                </w:ins>
                <w:customXmlInsRangeStart w:id="6832" w:author="Andreas Kuehne" w:date="2019-05-31T12:40:00Z"/>
              </w:sdtContent>
            </w:sdt>
            <w:customXmlInsRangeEnd w:id="6832"/>
          </w:p>
        </w:tc>
      </w:tr>
    </w:tbl>
    <w:p w14:paraId="714B715C" w14:textId="77777777" w:rsidR="00A71F46" w:rsidRPr="0202B381" w:rsidRDefault="00A71F46" w:rsidP="00A71F46">
      <w:pPr>
        <w:rPr>
          <w:ins w:id="6833" w:author="Andreas Kuehne" w:date="2019-05-31T12:40:00Z"/>
        </w:rPr>
      </w:pPr>
      <w:ins w:id="6834" w:author="Andreas Kuehne" w:date="2019-05-31T12:40:00Z">
        <w:r w:rsidRPr="002062A5">
          <w:rPr>
            <w:rFonts w:eastAsia="Arial" w:cs="Arial"/>
            <w:sz w:val="22"/>
            <w:szCs w:val="22"/>
          </w:rPr>
          <w:t xml:space="preserve">The </w:t>
        </w:r>
        <w:r w:rsidRPr="002062A5">
          <w:rPr>
            <w:rFonts w:ascii="Courier New" w:eastAsia="Courier New" w:hAnsi="Courier New" w:cs="Courier New"/>
          </w:rPr>
          <w:t>SignedReferencesType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7648C730" w14:textId="77777777" w:rsidR="00A71F46" w:rsidRDefault="00A71F46" w:rsidP="00A71F46">
      <w:pPr>
        <w:pStyle w:val="Code"/>
        <w:spacing w:line="259" w:lineRule="auto"/>
        <w:rPr>
          <w:ins w:id="6835" w:author="Andreas Kuehne" w:date="2019-05-31T12:40:00Z"/>
        </w:rPr>
      </w:pPr>
      <w:ins w:id="6836" w:author="Andreas Kuehne" w:date="2019-05-31T12:40:00Z">
        <w:r>
          <w:rPr>
            <w:color w:val="31849B" w:themeColor="accent5" w:themeShade="BF"/>
          </w:rPr>
          <w:t>"dss2-SignedReferencesType"</w:t>
        </w:r>
        <w:r>
          <w:t>: {</w:t>
        </w:r>
      </w:ins>
    </w:p>
    <w:p w14:paraId="610E6483" w14:textId="77777777" w:rsidR="00A71F46" w:rsidRDefault="00A71F46" w:rsidP="00A71F46">
      <w:pPr>
        <w:pStyle w:val="Code"/>
        <w:spacing w:line="259" w:lineRule="auto"/>
        <w:rPr>
          <w:ins w:id="6837" w:author="Andreas Kuehne" w:date="2019-05-31T12:40:00Z"/>
        </w:rPr>
      </w:pPr>
      <w:ins w:id="6838" w:author="Andreas Kuehne" w:date="2019-05-31T12:40:00Z">
        <w:r>
          <w:rPr>
            <w:color w:val="31849B" w:themeColor="accent5" w:themeShade="BF"/>
          </w:rPr>
          <w:t xml:space="preserve">  "type"</w:t>
        </w:r>
        <w:r>
          <w:t xml:space="preserve">: </w:t>
        </w:r>
        <w:r>
          <w:rPr>
            <w:color w:val="244061" w:themeColor="accent1" w:themeShade="80"/>
          </w:rPr>
          <w:t>"object",</w:t>
        </w:r>
      </w:ins>
    </w:p>
    <w:p w14:paraId="0032DAF9" w14:textId="77777777" w:rsidR="00A71F46" w:rsidRDefault="00A71F46" w:rsidP="00A71F46">
      <w:pPr>
        <w:pStyle w:val="Code"/>
        <w:spacing w:line="259" w:lineRule="auto"/>
        <w:rPr>
          <w:ins w:id="6839" w:author="Andreas Kuehne" w:date="2019-05-31T12:40:00Z"/>
        </w:rPr>
      </w:pPr>
      <w:ins w:id="6840" w:author="Andreas Kuehne" w:date="2019-05-31T12:40:00Z">
        <w:r>
          <w:rPr>
            <w:color w:val="31849B" w:themeColor="accent5" w:themeShade="BF"/>
          </w:rPr>
          <w:t xml:space="preserve">  "properties"</w:t>
        </w:r>
        <w:r>
          <w:t>: {</w:t>
        </w:r>
      </w:ins>
    </w:p>
    <w:p w14:paraId="3A072CB8" w14:textId="77777777" w:rsidR="00A71F46" w:rsidRDefault="00A71F46" w:rsidP="00A71F46">
      <w:pPr>
        <w:pStyle w:val="Code"/>
        <w:spacing w:line="259" w:lineRule="auto"/>
        <w:rPr>
          <w:ins w:id="6841" w:author="Andreas Kuehne" w:date="2019-05-31T12:40:00Z"/>
        </w:rPr>
      </w:pPr>
      <w:ins w:id="6842" w:author="Andreas Kuehne" w:date="2019-05-31T12:40:00Z">
        <w:r>
          <w:rPr>
            <w:color w:val="31849B" w:themeColor="accent5" w:themeShade="BF"/>
          </w:rPr>
          <w:t xml:space="preserve">    "signedRef"</w:t>
        </w:r>
        <w:r>
          <w:t>: {</w:t>
        </w:r>
      </w:ins>
    </w:p>
    <w:p w14:paraId="404B5368" w14:textId="77777777" w:rsidR="00A71F46" w:rsidRDefault="00A71F46" w:rsidP="00A71F46">
      <w:pPr>
        <w:pStyle w:val="Code"/>
        <w:spacing w:line="259" w:lineRule="auto"/>
        <w:rPr>
          <w:ins w:id="6843" w:author="Andreas Kuehne" w:date="2019-05-31T12:40:00Z"/>
        </w:rPr>
      </w:pPr>
      <w:ins w:id="6844" w:author="Andreas Kuehne" w:date="2019-05-31T12:40:00Z">
        <w:r>
          <w:rPr>
            <w:color w:val="31849B" w:themeColor="accent5" w:themeShade="BF"/>
          </w:rPr>
          <w:t xml:space="preserve">      "type"</w:t>
        </w:r>
        <w:r>
          <w:t xml:space="preserve">: </w:t>
        </w:r>
        <w:r>
          <w:rPr>
            <w:color w:val="244061" w:themeColor="accent1" w:themeShade="80"/>
          </w:rPr>
          <w:t>"array",</w:t>
        </w:r>
      </w:ins>
    </w:p>
    <w:p w14:paraId="24CB865D" w14:textId="77777777" w:rsidR="00A71F46" w:rsidRDefault="00A71F46" w:rsidP="00A71F46">
      <w:pPr>
        <w:pStyle w:val="Code"/>
        <w:spacing w:line="259" w:lineRule="auto"/>
        <w:rPr>
          <w:ins w:id="6845" w:author="Andreas Kuehne" w:date="2019-05-31T12:40:00Z"/>
        </w:rPr>
      </w:pPr>
      <w:ins w:id="6846" w:author="Andreas Kuehne" w:date="2019-05-31T12:40:00Z">
        <w:r>
          <w:rPr>
            <w:color w:val="31849B" w:themeColor="accent5" w:themeShade="BF"/>
          </w:rPr>
          <w:t xml:space="preserve">      "items"</w:t>
        </w:r>
        <w:r>
          <w:t>: {</w:t>
        </w:r>
      </w:ins>
    </w:p>
    <w:p w14:paraId="2EEE5F80" w14:textId="77777777" w:rsidR="00A71F46" w:rsidRDefault="00A71F46" w:rsidP="00A71F46">
      <w:pPr>
        <w:pStyle w:val="Code"/>
        <w:spacing w:line="259" w:lineRule="auto"/>
        <w:rPr>
          <w:ins w:id="6847" w:author="Andreas Kuehne" w:date="2019-05-31T12:40:00Z"/>
        </w:rPr>
      </w:pPr>
      <w:ins w:id="6848" w:author="Andreas Kuehne" w:date="2019-05-31T12:40:00Z">
        <w:r>
          <w:rPr>
            <w:color w:val="31849B" w:themeColor="accent5" w:themeShade="BF"/>
          </w:rPr>
          <w:t xml:space="preserve">        "$ref"</w:t>
        </w:r>
        <w:r>
          <w:t xml:space="preserve">: </w:t>
        </w:r>
        <w:r>
          <w:rPr>
            <w:color w:val="244061" w:themeColor="accent1" w:themeShade="80"/>
          </w:rPr>
          <w:t>"#/definitions/dss2-SignedReferenceType"</w:t>
        </w:r>
      </w:ins>
    </w:p>
    <w:p w14:paraId="09D27072" w14:textId="77777777" w:rsidR="00A71F46" w:rsidRDefault="00A71F46" w:rsidP="00A71F46">
      <w:pPr>
        <w:pStyle w:val="Code"/>
        <w:spacing w:line="259" w:lineRule="auto"/>
        <w:rPr>
          <w:ins w:id="6849" w:author="Andreas Kuehne" w:date="2019-05-31T12:40:00Z"/>
        </w:rPr>
      </w:pPr>
      <w:ins w:id="6850" w:author="Andreas Kuehne" w:date="2019-05-31T12:40:00Z">
        <w:r>
          <w:t xml:space="preserve">      }</w:t>
        </w:r>
      </w:ins>
    </w:p>
    <w:p w14:paraId="693068B4" w14:textId="77777777" w:rsidR="00A71F46" w:rsidRDefault="00A71F46" w:rsidP="00A71F46">
      <w:pPr>
        <w:pStyle w:val="Code"/>
        <w:spacing w:line="259" w:lineRule="auto"/>
        <w:rPr>
          <w:ins w:id="6851" w:author="Andreas Kuehne" w:date="2019-05-31T12:40:00Z"/>
        </w:rPr>
      </w:pPr>
      <w:ins w:id="6852" w:author="Andreas Kuehne" w:date="2019-05-31T12:40:00Z">
        <w:r>
          <w:t xml:space="preserve">    }</w:t>
        </w:r>
      </w:ins>
    </w:p>
    <w:p w14:paraId="012DB070" w14:textId="77777777" w:rsidR="00A71F46" w:rsidRDefault="00A71F46" w:rsidP="00A71F46">
      <w:pPr>
        <w:pStyle w:val="Code"/>
        <w:spacing w:line="259" w:lineRule="auto"/>
        <w:rPr>
          <w:ins w:id="6853" w:author="Andreas Kuehne" w:date="2019-05-31T12:40:00Z"/>
        </w:rPr>
      </w:pPr>
      <w:ins w:id="6854" w:author="Andreas Kuehne" w:date="2019-05-31T12:40:00Z">
        <w:r>
          <w:t xml:space="preserve">  },</w:t>
        </w:r>
      </w:ins>
    </w:p>
    <w:p w14:paraId="50D67381" w14:textId="77777777" w:rsidR="00A71F46" w:rsidRDefault="00A71F46" w:rsidP="00A71F46">
      <w:pPr>
        <w:pStyle w:val="Code"/>
        <w:spacing w:line="259" w:lineRule="auto"/>
        <w:rPr>
          <w:ins w:id="6855" w:author="Andreas Kuehne" w:date="2019-05-31T12:40:00Z"/>
        </w:rPr>
      </w:pPr>
      <w:ins w:id="6856" w:author="Andreas Kuehne" w:date="2019-05-31T12:40:00Z">
        <w:r>
          <w:rPr>
            <w:color w:val="31849B" w:themeColor="accent5" w:themeShade="BF"/>
          </w:rPr>
          <w:t xml:space="preserve">  "required"</w:t>
        </w:r>
        <w:r>
          <w:t>: [</w:t>
        </w:r>
        <w:r>
          <w:rPr>
            <w:color w:val="244061" w:themeColor="accent1" w:themeShade="80"/>
          </w:rPr>
          <w:t>"signedRef"</w:t>
        </w:r>
        <w:r>
          <w:t>]</w:t>
        </w:r>
      </w:ins>
    </w:p>
    <w:p w14:paraId="4E1A0C42" w14:textId="77777777" w:rsidR="00A71F46" w:rsidRDefault="00A71F46" w:rsidP="00A71F46">
      <w:pPr>
        <w:pStyle w:val="Code"/>
        <w:spacing w:line="259" w:lineRule="auto"/>
        <w:rPr>
          <w:ins w:id="6857" w:author="Andreas Kuehne" w:date="2019-05-31T12:40:00Z"/>
        </w:rPr>
      </w:pPr>
      <w:ins w:id="6858" w:author="Andreas Kuehne" w:date="2019-05-31T12:40:00Z">
        <w:r>
          <w:t>}</w:t>
        </w:r>
      </w:ins>
    </w:p>
    <w:p w14:paraId="58551099" w14:textId="77777777" w:rsidR="00A71F46" w:rsidRDefault="001A1734" w:rsidP="00A71F46">
      <w:pPr>
        <w:rPr>
          <w:ins w:id="6859" w:author="Andreas Kuehne" w:date="2019-05-31T12:40:00Z"/>
        </w:rPr>
      </w:pPr>
      <w:customXmlInsRangeStart w:id="6860" w:author="Andreas Kuehne" w:date="2019-05-31T12:40:00Z"/>
      <w:sdt>
        <w:sdtPr>
          <w:tag w:val="dss2-SignedReferencesType.-jsonSchema"/>
          <w:id w:val="453439886"/>
          <w:showingPlcHdr/>
        </w:sdtPr>
        <w:sdtEndPr/>
        <w:sdtContent>
          <w:customXmlInsRangeEnd w:id="6860"/>
          <w:ins w:id="6861" w:author="Andreas Kuehne" w:date="2019-05-31T12:40:00Z">
            <w:r w:rsidR="00A71F46">
              <w:rPr>
                <w:color w:val="19D131"/>
              </w:rPr>
              <w:t>[component SignedReferences JSON schema details]</w:t>
            </w:r>
          </w:ins>
          <w:customXmlInsRangeStart w:id="6862" w:author="Andreas Kuehne" w:date="2019-05-31T12:40:00Z"/>
        </w:sdtContent>
      </w:sdt>
      <w:customXmlInsRangeEnd w:id="6862"/>
    </w:p>
    <w:p w14:paraId="526AA881" w14:textId="77777777" w:rsidR="00A71F46" w:rsidRDefault="00A71F46" w:rsidP="00A71F46">
      <w:pPr>
        <w:pStyle w:val="berschrift4"/>
        <w:numPr>
          <w:ilvl w:val="3"/>
          <w:numId w:val="3"/>
        </w:numPr>
        <w:rPr>
          <w:ins w:id="6863" w:author="Andreas Kuehne" w:date="2019-05-31T12:40:00Z"/>
        </w:rPr>
      </w:pPr>
      <w:bookmarkStart w:id="6864" w:name="_Toc10206865"/>
      <w:ins w:id="6865" w:author="Andreas Kuehne" w:date="2019-05-31T12:40:00Z">
        <w:r>
          <w:t>SignedReferences – XML Syntax</w:t>
        </w:r>
        <w:bookmarkEnd w:id="6864"/>
      </w:ins>
    </w:p>
    <w:p w14:paraId="60CF3E6B" w14:textId="77777777" w:rsidR="00A71F46" w:rsidRPr="5404FA76" w:rsidRDefault="00A71F46" w:rsidP="00A71F46">
      <w:pPr>
        <w:rPr>
          <w:ins w:id="6866" w:author="Andreas Kuehne" w:date="2019-05-31T12:40:00Z"/>
        </w:rPr>
      </w:pPr>
      <w:ins w:id="6867" w:author="Andreas Kuehne" w:date="2019-05-31T12:40:00Z">
        <w:r w:rsidRPr="0CCF9147">
          <w:t xml:space="preserve">The XML type </w:t>
        </w:r>
        <w:r w:rsidRPr="002062A5">
          <w:rPr>
            <w:rFonts w:ascii="Courier New" w:eastAsia="Courier New" w:hAnsi="Courier New" w:cs="Courier New"/>
          </w:rPr>
          <w:t>SignedReferencesType</w:t>
        </w:r>
        <w:r w:rsidRPr="0CCF9147">
          <w:t xml:space="preserve"> SHALL implement the requirements defined in the </w:t>
        </w:r>
        <w:r w:rsidRPr="002062A5">
          <w:rPr>
            <w:rFonts w:ascii="Courier New" w:eastAsia="Courier New" w:hAnsi="Courier New" w:cs="Courier New"/>
          </w:rPr>
          <w:t>SignedReferences</w:t>
        </w:r>
        <w:r>
          <w:t xml:space="preserve"> </w:t>
        </w:r>
        <w:r w:rsidRPr="005A6FFD">
          <w:t>component.</w:t>
        </w:r>
      </w:ins>
    </w:p>
    <w:p w14:paraId="099A7BBF" w14:textId="77777777" w:rsidR="00A71F46" w:rsidRDefault="00A71F46" w:rsidP="00A71F46">
      <w:pPr>
        <w:rPr>
          <w:ins w:id="6868" w:author="Andreas Kuehne" w:date="2019-05-31T12:40:00Z"/>
        </w:rPr>
      </w:pPr>
      <w:ins w:id="6869" w:author="Andreas Kuehne" w:date="2019-05-31T12:40:00Z">
        <w:r w:rsidRPr="005A6FFD">
          <w:rPr>
            <w:rFonts w:eastAsia="Arial"/>
          </w:rPr>
          <w:t xml:space="preserve">The </w:t>
        </w:r>
        <w:r w:rsidRPr="002062A5">
          <w:rPr>
            <w:rFonts w:ascii="Courier New" w:eastAsia="Courier New" w:hAnsi="Courier New" w:cs="Courier New"/>
          </w:rPr>
          <w:t>SignedReferencesType</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0689FEF2" w14:textId="77777777" w:rsidR="00A71F46" w:rsidRDefault="00A71F46" w:rsidP="00A71F46">
      <w:pPr>
        <w:pStyle w:val="Code"/>
        <w:rPr>
          <w:ins w:id="6870" w:author="Andreas Kuehne" w:date="2019-05-31T12:40:00Z"/>
        </w:rPr>
      </w:pPr>
      <w:ins w:id="6871"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SignedReferencesType</w:t>
        </w:r>
        <w:r>
          <w:rPr>
            <w:color w:val="943634" w:themeColor="accent2" w:themeShade="BF"/>
          </w:rPr>
          <w:t>"</w:t>
        </w:r>
        <w:r>
          <w:rPr>
            <w:color w:val="31849B" w:themeColor="accent5" w:themeShade="BF"/>
          </w:rPr>
          <w:t>&gt;</w:t>
        </w:r>
      </w:ins>
    </w:p>
    <w:p w14:paraId="770631FF" w14:textId="77777777" w:rsidR="00A71F46" w:rsidRDefault="00A71F46" w:rsidP="00A71F46">
      <w:pPr>
        <w:pStyle w:val="Code"/>
        <w:rPr>
          <w:ins w:id="6872" w:author="Andreas Kuehne" w:date="2019-05-31T12:40:00Z"/>
        </w:rPr>
      </w:pPr>
      <w:ins w:id="6873" w:author="Andreas Kuehne" w:date="2019-05-31T12:40:00Z">
        <w:r>
          <w:rPr>
            <w:color w:val="31849B" w:themeColor="accent5" w:themeShade="BF"/>
          </w:rPr>
          <w:t xml:space="preserve">  &lt;xs:sequence&gt;</w:t>
        </w:r>
      </w:ins>
    </w:p>
    <w:p w14:paraId="43B90AA8" w14:textId="77777777" w:rsidR="00A71F46" w:rsidRDefault="00A71F46" w:rsidP="00A71F46">
      <w:pPr>
        <w:pStyle w:val="Code"/>
        <w:rPr>
          <w:ins w:id="6874" w:author="Andreas Kuehne" w:date="2019-05-31T12:40:00Z"/>
        </w:rPr>
      </w:pPr>
      <w:ins w:id="6875"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SignedReference</w:t>
        </w:r>
        <w:r>
          <w:rPr>
            <w:color w:val="943634" w:themeColor="accent2" w:themeShade="BF"/>
          </w:rPr>
          <w:t>" type="</w:t>
        </w:r>
        <w:r>
          <w:rPr>
            <w:color w:val="244061" w:themeColor="accent1" w:themeShade="80"/>
          </w:rPr>
          <w:t>dss2:SignedReferenceType</w:t>
        </w:r>
        <w:r>
          <w:rPr>
            <w:color w:val="943634" w:themeColor="accent2" w:themeShade="BF"/>
          </w:rPr>
          <w:t>" maxOccurs="</w:t>
        </w:r>
        <w:r>
          <w:rPr>
            <w:color w:val="244061" w:themeColor="accent1" w:themeShade="80"/>
          </w:rPr>
          <w:t>unbounded</w:t>
        </w:r>
        <w:r>
          <w:rPr>
            <w:color w:val="943634" w:themeColor="accent2" w:themeShade="BF"/>
          </w:rPr>
          <w:t>"</w:t>
        </w:r>
        <w:r>
          <w:rPr>
            <w:color w:val="31849B" w:themeColor="accent5" w:themeShade="BF"/>
          </w:rPr>
          <w:t>/&gt;</w:t>
        </w:r>
      </w:ins>
    </w:p>
    <w:p w14:paraId="2CDAB529" w14:textId="77777777" w:rsidR="00A71F46" w:rsidRDefault="00A71F46" w:rsidP="00A71F46">
      <w:pPr>
        <w:pStyle w:val="Code"/>
        <w:rPr>
          <w:ins w:id="6876" w:author="Andreas Kuehne" w:date="2019-05-31T12:40:00Z"/>
        </w:rPr>
      </w:pPr>
      <w:ins w:id="6877" w:author="Andreas Kuehne" w:date="2019-05-31T12:40:00Z">
        <w:r>
          <w:rPr>
            <w:color w:val="31849B" w:themeColor="accent5" w:themeShade="BF"/>
          </w:rPr>
          <w:t xml:space="preserve">  &lt;/xs:sequence&gt;</w:t>
        </w:r>
      </w:ins>
    </w:p>
    <w:p w14:paraId="5D64AF79" w14:textId="77777777" w:rsidR="00A71F46" w:rsidRDefault="00A71F46" w:rsidP="00A71F46">
      <w:pPr>
        <w:pStyle w:val="Code"/>
        <w:rPr>
          <w:ins w:id="6878" w:author="Andreas Kuehne" w:date="2019-05-31T12:40:00Z"/>
        </w:rPr>
      </w:pPr>
      <w:ins w:id="6879" w:author="Andreas Kuehne" w:date="2019-05-31T12:40:00Z">
        <w:r>
          <w:rPr>
            <w:color w:val="31849B" w:themeColor="accent5" w:themeShade="BF"/>
          </w:rPr>
          <w:t>&lt;/xs:complexType&gt;</w:t>
        </w:r>
      </w:ins>
    </w:p>
    <w:p w14:paraId="7AAC9D07" w14:textId="77777777" w:rsidR="00A71F46" w:rsidRDefault="00A71F46" w:rsidP="00A71F46">
      <w:pPr>
        <w:spacing w:line="259" w:lineRule="auto"/>
        <w:rPr>
          <w:ins w:id="6880" w:author="Andreas Kuehne" w:date="2019-05-31T12:40:00Z"/>
        </w:rPr>
      </w:pPr>
      <w:ins w:id="6881" w:author="Andreas Kuehne" w:date="2019-05-31T12:40:00Z">
        <w:r>
          <w:t>Each child element of</w:t>
        </w:r>
        <w:r w:rsidRPr="71C71F8C">
          <w:t xml:space="preserve"> </w:t>
        </w:r>
        <w:r w:rsidRPr="002062A5">
          <w:rPr>
            <w:rFonts w:ascii="Courier New" w:eastAsia="Courier New" w:hAnsi="Courier New" w:cs="Courier New"/>
          </w:rPr>
          <w:t>SignedReferencesType</w:t>
        </w:r>
        <w:r w:rsidRPr="71C71F8C">
          <w:t xml:space="preserve"> </w:t>
        </w:r>
        <w:r>
          <w:t xml:space="preserve">XML element SHALL implement in XML syntax the sub-component that has a name equal to its local name. </w:t>
        </w:r>
      </w:ins>
      <w:customXmlInsRangeStart w:id="6882" w:author="Andreas Kuehne" w:date="2019-05-31T12:40:00Z"/>
      <w:sdt>
        <w:sdtPr>
          <w:tag w:val="dss2-SignedReferencesType.-xmlSchema"/>
          <w:id w:val="1165128914"/>
          <w:showingPlcHdr/>
        </w:sdtPr>
        <w:sdtEndPr/>
        <w:sdtContent>
          <w:customXmlInsRangeEnd w:id="6882"/>
          <w:ins w:id="6883" w:author="Andreas Kuehne" w:date="2019-05-31T12:40:00Z">
            <w:r>
              <w:rPr>
                <w:color w:val="19D131"/>
              </w:rPr>
              <w:t>[component SignedReferences XML schema details]</w:t>
            </w:r>
          </w:ins>
          <w:customXmlInsRangeStart w:id="6884" w:author="Andreas Kuehne" w:date="2019-05-31T12:40:00Z"/>
        </w:sdtContent>
      </w:sdt>
      <w:customXmlInsRangeEnd w:id="6884"/>
    </w:p>
    <w:p w14:paraId="4B112135" w14:textId="77777777" w:rsidR="00A71F46" w:rsidRDefault="00A71F46" w:rsidP="00A71F46">
      <w:pPr>
        <w:pStyle w:val="berschrift3"/>
        <w:numPr>
          <w:ilvl w:val="2"/>
          <w:numId w:val="3"/>
        </w:numPr>
        <w:rPr>
          <w:ins w:id="6885" w:author="Andreas Kuehne" w:date="2019-05-31T12:40:00Z"/>
        </w:rPr>
      </w:pPr>
      <w:bookmarkStart w:id="6886" w:name="_Toc10206866"/>
      <w:ins w:id="6887" w:author="Andreas Kuehne" w:date="2019-05-31T12:40:00Z">
        <w:r>
          <w:t>Component SignedReference</w:t>
        </w:r>
        <w:bookmarkEnd w:id="6886"/>
      </w:ins>
    </w:p>
    <w:p w14:paraId="6B33DE45" w14:textId="77777777" w:rsidR="00A71F46" w:rsidRDefault="001A1734" w:rsidP="00A71F46">
      <w:pPr>
        <w:rPr>
          <w:ins w:id="6888" w:author="Andreas Kuehne" w:date="2019-05-31T12:40:00Z"/>
        </w:rPr>
      </w:pPr>
      <w:customXmlInsRangeStart w:id="6889" w:author="Andreas Kuehne" w:date="2019-05-31T12:40:00Z"/>
      <w:sdt>
        <w:sdtPr>
          <w:tag w:val="dss2-SignedReferenceType.-normative"/>
          <w:id w:val="-146214441"/>
        </w:sdtPr>
        <w:sdtEndPr/>
        <w:sdtContent>
          <w:customXmlInsRangeEnd w:id="6889"/>
          <w:ins w:id="6890" w:author="Andreas Kuehne" w:date="2019-05-31T12:40:00Z">
            <w:r w:rsidR="00A71F46" w:rsidRPr="003A06D0">
              <w:rPr>
                <w:color w:val="19D131"/>
                <w:lang w:val="en-GB"/>
              </w:rPr>
              <w:t xml:space="preserve">Each </w:t>
            </w:r>
            <w:r w:rsidR="00A71F46" w:rsidRPr="003A06D0">
              <w:rPr>
                <w:rFonts w:ascii="Courier New" w:eastAsia="Courier New" w:hAnsi="Courier New" w:cs="Courier New"/>
                <w:lang w:val="en-GB"/>
              </w:rPr>
              <w:t>SignedReference</w:t>
            </w:r>
            <w:r w:rsidR="00A71F46" w:rsidRPr="003A06D0">
              <w:rPr>
                <w:color w:val="19D131"/>
                <w:lang w:val="en-GB"/>
              </w:rPr>
              <w:t xml:space="preserve"> component refers to an input </w:t>
            </w:r>
            <w:r w:rsidR="00A71F46" w:rsidRPr="001579B5">
              <w:rPr>
                <w:rStyle w:val="Datatype"/>
              </w:rPr>
              <w:t>DocumentBase</w:t>
            </w:r>
            <w:r w:rsidR="00A71F46">
              <w:rPr>
                <w:color w:val="19D131"/>
                <w:lang w:val="en-GB"/>
              </w:rPr>
              <w:t xml:space="preserve"> component</w:t>
            </w:r>
            <w:r w:rsidR="00A71F46" w:rsidRPr="003A06D0">
              <w:rPr>
                <w:color w:val="19D131"/>
                <w:lang w:val="en-GB"/>
              </w:rPr>
              <w:t xml:space="preserve"> and allows multiple </w:t>
            </w:r>
            <w:r w:rsidR="00A71F46" w:rsidRPr="003A06D0">
              <w:rPr>
                <w:rStyle w:val="Datatype"/>
                <w:lang w:val="en-GB"/>
              </w:rPr>
              <w:t>&lt;ds:Reference&gt;</w:t>
            </w:r>
            <w:r w:rsidR="00A71F46" w:rsidRPr="003A06D0">
              <w:rPr>
                <w:color w:val="19D131"/>
                <w:lang w:val="en-GB"/>
              </w:rPr>
              <w:t xml:space="preserve"> elements to be based on a single </w:t>
            </w:r>
            <w:r w:rsidR="00A71F46">
              <w:rPr>
                <w:color w:val="19D131"/>
                <w:lang w:val="en-GB"/>
              </w:rPr>
              <w:t xml:space="preserve">or multiple </w:t>
            </w:r>
            <w:r w:rsidR="00A71F46" w:rsidRPr="003A06D0">
              <w:rPr>
                <w:color w:val="19D131"/>
                <w:lang w:val="en-GB"/>
              </w:rPr>
              <w:t>input document</w:t>
            </w:r>
            <w:r w:rsidR="00A71F46">
              <w:rPr>
                <w:color w:val="19D131"/>
                <w:lang w:val="en-GB"/>
              </w:rPr>
              <w:t>s</w:t>
            </w:r>
            <w:r w:rsidR="00A71F46" w:rsidRPr="003A06D0">
              <w:rPr>
                <w:color w:val="19D131"/>
                <w:lang w:val="en-GB"/>
              </w:rPr>
              <w:t xml:space="preserve">. Furthermore, the client can request additional transforms to be applied to each </w:t>
            </w:r>
            <w:r w:rsidR="00A71F46" w:rsidRPr="003A06D0">
              <w:rPr>
                <w:rStyle w:val="Datatype"/>
                <w:lang w:val="en-GB"/>
              </w:rPr>
              <w:t>&lt;ds:Reference&gt;</w:t>
            </w:r>
            <w:r w:rsidR="00A71F46" w:rsidRPr="003A06D0">
              <w:rPr>
                <w:color w:val="19D131"/>
                <w:lang w:val="en-GB"/>
              </w:rPr>
              <w:t xml:space="preserve">, and can set each </w:t>
            </w:r>
            <w:r w:rsidR="00A71F46" w:rsidRPr="003A06D0">
              <w:rPr>
                <w:rStyle w:val="Datatype"/>
                <w:lang w:val="en-GB"/>
              </w:rPr>
              <w:t>&lt;ds:Reference&gt;</w:t>
            </w:r>
            <w:r w:rsidR="00A71F46" w:rsidRPr="003A06D0">
              <w:rPr>
                <w:color w:val="19D131"/>
                <w:lang w:val="en-GB"/>
              </w:rPr>
              <w:t xml:space="preserve"> element’s </w:t>
            </w:r>
            <w:r w:rsidR="00A71F46" w:rsidRPr="003A06D0">
              <w:rPr>
                <w:rStyle w:val="Datatype"/>
                <w:lang w:val="en-GB"/>
              </w:rPr>
              <w:t>Id</w:t>
            </w:r>
            <w:r w:rsidR="00A71F46" w:rsidRPr="003A06D0">
              <w:rPr>
                <w:color w:val="19D131"/>
                <w:lang w:val="en-GB"/>
              </w:rPr>
              <w:t xml:space="preserve"> or </w:t>
            </w:r>
            <w:r w:rsidR="00A71F46" w:rsidRPr="003A06D0">
              <w:rPr>
                <w:rStyle w:val="Datatype"/>
                <w:lang w:val="en-GB"/>
              </w:rPr>
              <w:t>URI</w:t>
            </w:r>
            <w:r w:rsidR="00A71F46" w:rsidRPr="003A06D0">
              <w:rPr>
                <w:color w:val="19D131"/>
                <w:lang w:val="en-GB"/>
              </w:rPr>
              <w:t xml:space="preserve"> attribute. These aspects of the </w:t>
            </w:r>
            <w:r w:rsidR="00A71F46" w:rsidRPr="003A06D0">
              <w:rPr>
                <w:rStyle w:val="Datatype"/>
                <w:lang w:val="en-GB"/>
              </w:rPr>
              <w:t>&lt;ds:Reference&gt;</w:t>
            </w:r>
            <w:r w:rsidR="00A71F46" w:rsidRPr="003A06D0">
              <w:rPr>
                <w:color w:val="19D131"/>
                <w:lang w:val="en-GB"/>
              </w:rPr>
              <w:t xml:space="preserve"> can only be set through the </w:t>
            </w:r>
            <w:r w:rsidR="00A71F46" w:rsidRPr="003A06D0">
              <w:rPr>
                <w:rFonts w:ascii="Courier New" w:eastAsia="Courier New" w:hAnsi="Courier New" w:cs="Courier New"/>
                <w:lang w:val="en-GB"/>
              </w:rPr>
              <w:t>SignedReference</w:t>
            </w:r>
            <w:r w:rsidR="00A71F46" w:rsidRPr="003A06D0">
              <w:rPr>
                <w:color w:val="19D131"/>
                <w:lang w:val="en-GB"/>
              </w:rPr>
              <w:t xml:space="preserve"> component; they cannot be set through the input documents, since they are aspects of the reference to the input document, not the input document itself.</w:t>
            </w:r>
          </w:ins>
          <w:customXmlInsRangeStart w:id="6891" w:author="Andreas Kuehne" w:date="2019-05-31T12:40:00Z"/>
        </w:sdtContent>
      </w:sdt>
      <w:customXmlInsRangeEnd w:id="6891"/>
    </w:p>
    <w:p w14:paraId="3FE2EC1C" w14:textId="77777777" w:rsidR="00A71F46" w:rsidRDefault="00A71F46" w:rsidP="00A71F46">
      <w:pPr>
        <w:rPr>
          <w:ins w:id="6892" w:author="Andreas Kuehne" w:date="2019-05-31T12:40:00Z"/>
        </w:rPr>
      </w:pPr>
      <w:ins w:id="6893" w:author="Andreas Kuehne" w:date="2019-05-31T12:40:00Z">
        <w:r>
          <w:t>Below follows a list of the sub-components that constitute this component:</w:t>
        </w:r>
      </w:ins>
    </w:p>
    <w:p w14:paraId="7F88CF80" w14:textId="77777777" w:rsidR="00A71F46" w:rsidRDefault="00A71F46" w:rsidP="00A71F46">
      <w:pPr>
        <w:pStyle w:val="Member"/>
        <w:rPr>
          <w:ins w:id="6894" w:author="Andreas Kuehne" w:date="2019-05-31T12:40:00Z"/>
        </w:rPr>
      </w:pPr>
      <w:ins w:id="6895" w:author="Andreas Kuehne" w:date="2019-05-31T12:40:00Z">
        <w:r>
          <w:t xml:space="preserve">The OPTIONAL </w:t>
        </w:r>
        <w:r w:rsidRPr="35C1378D">
          <w:rPr>
            <w:rStyle w:val="Datatype"/>
          </w:rPr>
          <w:t>Transforms</w:t>
        </w:r>
        <w:r>
          <w:t xml:space="preserve"> element, if present, MUST contain a sub-component. A given element MUST satisfy the requirements specified in section </w:t>
        </w:r>
        <w:r>
          <w:fldChar w:fldCharType="begin"/>
        </w:r>
        <w:r>
          <w:instrText xml:space="preserve"> REF _RefComp2EFBB742 \r \h </w:instrText>
        </w:r>
      </w:ins>
      <w:ins w:id="6896" w:author="Andreas Kuehne" w:date="2019-05-31T12:40:00Z">
        <w:r>
          <w:fldChar w:fldCharType="separate"/>
        </w:r>
        <w:r>
          <w:rPr>
            <w:rStyle w:val="Datatype"/>
            <w:rFonts w:eastAsia="Courier New" w:cs="Courier New"/>
          </w:rPr>
          <w:t>Transforms</w:t>
        </w:r>
        <w:r>
          <w:fldChar w:fldCharType="end"/>
        </w:r>
        <w:r>
          <w:t xml:space="preserve">. </w:t>
        </w:r>
      </w:ins>
      <w:customXmlInsRangeStart w:id="6897" w:author="Andreas Kuehne" w:date="2019-05-31T12:40:00Z"/>
      <w:sdt>
        <w:sdtPr>
          <w:alias w:val="dss2-SignedReferenceType.transforms"/>
          <w:tag w:val="dss2-SignedReferenceType.Transforms"/>
          <w:id w:val="1026672436"/>
        </w:sdtPr>
        <w:sdtEndPr/>
        <w:sdtContent>
          <w:customXmlInsRangeEnd w:id="6897"/>
          <w:ins w:id="6898" w:author="Andreas Kuehne" w:date="2019-05-31T12:40:00Z">
            <w:r w:rsidRPr="003A06D0">
              <w:rPr>
                <w:color w:val="19D131"/>
                <w:lang w:val="en-GB"/>
              </w:rPr>
              <w:t xml:space="preserve">The </w:t>
            </w:r>
            <w:r w:rsidRPr="003A06D0">
              <w:rPr>
                <w:rStyle w:val="Datatype"/>
                <w:lang w:val="en-GB"/>
              </w:rPr>
              <w:t>Transforms</w:t>
            </w:r>
            <w:r w:rsidRPr="003A06D0">
              <w:rPr>
                <w:color w:val="19D131"/>
                <w:lang w:val="en-GB"/>
              </w:rPr>
              <w:t xml:space="preserve"> element requests the server to perform additional transforms on this reference.</w:t>
            </w:r>
          </w:ins>
          <w:customXmlInsRangeStart w:id="6899" w:author="Andreas Kuehne" w:date="2019-05-31T12:40:00Z"/>
        </w:sdtContent>
      </w:sdt>
      <w:customXmlInsRangeEnd w:id="6899"/>
    </w:p>
    <w:p w14:paraId="3E8D5FD4" w14:textId="77777777" w:rsidR="00A71F46" w:rsidRDefault="00A71F46" w:rsidP="00A71F46">
      <w:pPr>
        <w:pStyle w:val="Member"/>
        <w:rPr>
          <w:ins w:id="6900" w:author="Andreas Kuehne" w:date="2019-05-31T12:40:00Z"/>
        </w:rPr>
      </w:pPr>
      <w:ins w:id="6901" w:author="Andreas Kuehne" w:date="2019-05-31T12:40:00Z">
        <w:r>
          <w:t xml:space="preserve">The </w:t>
        </w:r>
        <w:r w:rsidRPr="35C1378D">
          <w:rPr>
            <w:rStyle w:val="Datatype"/>
          </w:rPr>
          <w:t>WhichDocument</w:t>
        </w:r>
        <w:r>
          <w:t xml:space="preserve"> element MUST contain one instance of a unique identifier reference. </w:t>
        </w:r>
      </w:ins>
      <w:customXmlInsRangeStart w:id="6902" w:author="Andreas Kuehne" w:date="2019-05-31T12:40:00Z"/>
      <w:sdt>
        <w:sdtPr>
          <w:alias w:val="dss2-SignedReferenceType.whichDoc"/>
          <w:tag w:val="dss2-SignedReferenceType.WhichDocument"/>
          <w:id w:val="-2067564111"/>
        </w:sdtPr>
        <w:sdtEndPr/>
        <w:sdtContent>
          <w:customXmlInsRangeEnd w:id="6902"/>
          <w:ins w:id="6903" w:author="Andreas Kuehne" w:date="2019-05-31T12:40:00Z">
            <w:r w:rsidRPr="003A06D0">
              <w:rPr>
                <w:color w:val="19D131"/>
                <w:lang w:val="en-GB"/>
              </w:rPr>
              <w:t xml:space="preserve">This defines which input </w:t>
            </w:r>
            <w:r w:rsidRPr="001579B5">
              <w:rPr>
                <w:rStyle w:val="Datatype"/>
              </w:rPr>
              <w:t>DocumentBase</w:t>
            </w:r>
            <w:r>
              <w:rPr>
                <w:color w:val="19D131"/>
                <w:lang w:val="en-GB"/>
              </w:rPr>
              <w:t xml:space="preserve"> component</w:t>
            </w:r>
            <w:r w:rsidRPr="003A06D0">
              <w:rPr>
                <w:color w:val="19D131"/>
                <w:lang w:val="en-GB"/>
              </w:rPr>
              <w:t xml:space="preserve"> this reference refers to.</w:t>
            </w:r>
          </w:ins>
          <w:customXmlInsRangeStart w:id="6904" w:author="Andreas Kuehne" w:date="2019-05-31T12:40:00Z"/>
        </w:sdtContent>
      </w:sdt>
      <w:customXmlInsRangeEnd w:id="6904"/>
    </w:p>
    <w:p w14:paraId="50A22B72" w14:textId="77777777" w:rsidR="00A71F46" w:rsidRDefault="00A71F46" w:rsidP="00A71F46">
      <w:pPr>
        <w:pStyle w:val="Member"/>
        <w:rPr>
          <w:ins w:id="6905" w:author="Andreas Kuehne" w:date="2019-05-31T12:40:00Z"/>
        </w:rPr>
      </w:pPr>
      <w:ins w:id="6906" w:author="Andreas Kuehne" w:date="2019-05-31T12:40:00Z">
        <w:r>
          <w:t xml:space="preserve">The OPTIONAL </w:t>
        </w:r>
        <w:r w:rsidRPr="35C1378D">
          <w:rPr>
            <w:rStyle w:val="Datatype"/>
          </w:rPr>
          <w:t>RefURI</w:t>
        </w:r>
        <w:r>
          <w:t xml:space="preserve"> element, if present, MUST contain one instance of a URI. </w:t>
        </w:r>
      </w:ins>
      <w:customXmlInsRangeStart w:id="6907" w:author="Andreas Kuehne" w:date="2019-05-31T12:40:00Z"/>
      <w:sdt>
        <w:sdtPr>
          <w:alias w:val="dss2-SignedReferenceType.refURI"/>
          <w:tag w:val="dss2-SignedReferenceType.RefURI"/>
          <w:id w:val="-635100821"/>
        </w:sdtPr>
        <w:sdtEndPr/>
        <w:sdtContent>
          <w:customXmlInsRangeEnd w:id="6907"/>
          <w:ins w:id="6908" w:author="Andreas Kuehne" w:date="2019-05-31T12:40:00Z">
            <w:r w:rsidRPr="003A06D0">
              <w:rPr>
                <w:color w:val="19D131"/>
                <w:lang w:val="en-GB"/>
              </w:rPr>
              <w:t xml:space="preserve">If this element is present, the corresponding </w:t>
            </w:r>
            <w:r w:rsidRPr="003A06D0">
              <w:rPr>
                <w:rStyle w:val="Datatype"/>
                <w:lang w:val="en-GB"/>
              </w:rPr>
              <w:t>&lt;ds:Reference&gt;</w:t>
            </w:r>
            <w:r w:rsidRPr="003A06D0">
              <w:rPr>
                <w:color w:val="19D131"/>
                <w:lang w:val="en-GB"/>
              </w:rPr>
              <w:t xml:space="preserve"> element’s </w:t>
            </w:r>
            <w:r w:rsidRPr="003A06D0">
              <w:rPr>
                <w:rStyle w:val="Datatype"/>
                <w:lang w:val="en-GB"/>
              </w:rPr>
              <w:t>URI</w:t>
            </w:r>
            <w:r w:rsidRPr="003A06D0">
              <w:rPr>
                <w:color w:val="19D131"/>
                <w:lang w:val="en-GB"/>
              </w:rPr>
              <w:t xml:space="preserve"> attribute is set to its value. If it is not present, the </w:t>
            </w:r>
            <w:r w:rsidRPr="003A06D0">
              <w:rPr>
                <w:rStyle w:val="Datatype"/>
                <w:lang w:val="en-GB"/>
              </w:rPr>
              <w:t>URI</w:t>
            </w:r>
            <w:r w:rsidRPr="003A06D0">
              <w:rPr>
                <w:color w:val="19D131"/>
                <w:lang w:val="en-GB"/>
              </w:rPr>
              <w:t xml:space="preserve"> attribute is omitted in the corresponding </w:t>
            </w:r>
            <w:r w:rsidRPr="003A06D0">
              <w:rPr>
                <w:rStyle w:val="Datatype"/>
                <w:lang w:val="en-GB"/>
              </w:rPr>
              <w:t>&lt;ds:Reference&gt;.</w:t>
            </w:r>
          </w:ins>
          <w:customXmlInsRangeStart w:id="6909" w:author="Andreas Kuehne" w:date="2019-05-31T12:40:00Z"/>
        </w:sdtContent>
      </w:sdt>
      <w:customXmlInsRangeEnd w:id="6909"/>
    </w:p>
    <w:p w14:paraId="78698FAC" w14:textId="77777777" w:rsidR="00A71F46" w:rsidRDefault="00A71F46" w:rsidP="00A71F46">
      <w:pPr>
        <w:pStyle w:val="Member"/>
        <w:rPr>
          <w:ins w:id="6910" w:author="Andreas Kuehne" w:date="2019-05-31T12:40:00Z"/>
        </w:rPr>
      </w:pPr>
      <w:ins w:id="6911" w:author="Andreas Kuehne" w:date="2019-05-31T12:40:00Z">
        <w:r>
          <w:t xml:space="preserve">The OPTIONAL </w:t>
        </w:r>
        <w:r w:rsidRPr="35C1378D">
          <w:rPr>
            <w:rStyle w:val="Datatype"/>
          </w:rPr>
          <w:t>RefId</w:t>
        </w:r>
        <w:r>
          <w:t xml:space="preserve"> element, if present, MUST contain one instance of a string. </w:t>
        </w:r>
      </w:ins>
      <w:customXmlInsRangeStart w:id="6912" w:author="Andreas Kuehne" w:date="2019-05-31T12:40:00Z"/>
      <w:sdt>
        <w:sdtPr>
          <w:alias w:val="dss2-SignedReferenceType.refId"/>
          <w:tag w:val="dss2-SignedReferenceType.RefId"/>
          <w:id w:val="1186790560"/>
        </w:sdtPr>
        <w:sdtEndPr/>
        <w:sdtContent>
          <w:customXmlInsRangeEnd w:id="6912"/>
          <w:ins w:id="6913" w:author="Andreas Kuehne" w:date="2019-05-31T12:40:00Z">
            <w:r w:rsidRPr="003A06D0">
              <w:rPr>
                <w:color w:val="19D131"/>
                <w:lang w:val="en-GB"/>
              </w:rPr>
              <w:t xml:space="preserve">This element sets the </w:t>
            </w:r>
            <w:r w:rsidRPr="003A06D0">
              <w:rPr>
                <w:rStyle w:val="Datatype"/>
                <w:lang w:val="en-GB"/>
              </w:rPr>
              <w:t>Id</w:t>
            </w:r>
            <w:r w:rsidRPr="003A06D0">
              <w:rPr>
                <w:color w:val="19D131"/>
                <w:lang w:val="en-GB"/>
              </w:rPr>
              <w:t xml:space="preserve"> attribute of the corresponding </w:t>
            </w:r>
            <w:r w:rsidRPr="003A06D0">
              <w:rPr>
                <w:rStyle w:val="Datatype"/>
                <w:lang w:val="en-GB"/>
              </w:rPr>
              <w:t>&lt;ds:Reference&gt;.</w:t>
            </w:r>
          </w:ins>
          <w:customXmlInsRangeStart w:id="6914" w:author="Andreas Kuehne" w:date="2019-05-31T12:40:00Z"/>
        </w:sdtContent>
      </w:sdt>
      <w:customXmlInsRangeEnd w:id="6914"/>
    </w:p>
    <w:p w14:paraId="04B9C2D5" w14:textId="77777777" w:rsidR="00A71F46" w:rsidRDefault="00A71F46" w:rsidP="00A71F46">
      <w:pPr>
        <w:pStyle w:val="Non-normativeCommentHeading"/>
        <w:rPr>
          <w:ins w:id="6915" w:author="Andreas Kuehne" w:date="2019-05-31T12:40:00Z"/>
        </w:rPr>
      </w:pPr>
      <w:ins w:id="6916" w:author="Andreas Kuehne" w:date="2019-05-31T12:40:00Z">
        <w:r>
          <w:t>Non-normative Comment:</w:t>
        </w:r>
      </w:ins>
    </w:p>
    <w:p w14:paraId="657416E8" w14:textId="77777777" w:rsidR="00A71F46" w:rsidRDefault="001A1734" w:rsidP="00A71F46">
      <w:pPr>
        <w:pStyle w:val="Non-normativeComment"/>
        <w:rPr>
          <w:ins w:id="6917" w:author="Andreas Kuehne" w:date="2019-05-31T12:40:00Z"/>
        </w:rPr>
      </w:pPr>
      <w:customXmlInsRangeStart w:id="6918" w:author="Andreas Kuehne" w:date="2019-05-31T12:40:00Z"/>
      <w:sdt>
        <w:sdtPr>
          <w:tag w:val="dss2-SignedReferenceType.-nonNormative"/>
          <w:id w:val="-95329369"/>
          <w:showingPlcHdr/>
        </w:sdtPr>
        <w:sdtEndPr/>
        <w:sdtContent>
          <w:customXmlInsRangeEnd w:id="6918"/>
          <w:ins w:id="6919" w:author="Andreas Kuehne" w:date="2019-05-31T12:40:00Z">
            <w:r w:rsidR="00A71F46">
              <w:rPr>
                <w:color w:val="19D131"/>
              </w:rPr>
              <w:t>[component SignedReference non normative details]</w:t>
            </w:r>
          </w:ins>
          <w:customXmlInsRangeStart w:id="6920" w:author="Andreas Kuehne" w:date="2019-05-31T12:40:00Z"/>
        </w:sdtContent>
      </w:sdt>
      <w:customXmlInsRangeEnd w:id="6920"/>
    </w:p>
    <w:p w14:paraId="319F9E98" w14:textId="77777777" w:rsidR="00A71F46" w:rsidRDefault="00A71F46" w:rsidP="00A71F46">
      <w:pPr>
        <w:pStyle w:val="berschrift4"/>
        <w:numPr>
          <w:ilvl w:val="3"/>
          <w:numId w:val="3"/>
        </w:numPr>
        <w:rPr>
          <w:ins w:id="6921" w:author="Andreas Kuehne" w:date="2019-05-31T12:40:00Z"/>
        </w:rPr>
      </w:pPr>
      <w:bookmarkStart w:id="6922" w:name="_Toc10206867"/>
      <w:ins w:id="6923" w:author="Andreas Kuehne" w:date="2019-05-31T12:40:00Z">
        <w:r>
          <w:t>SignedReference – JSON Syntax</w:t>
        </w:r>
        <w:bookmarkEnd w:id="6922"/>
      </w:ins>
    </w:p>
    <w:p w14:paraId="5393FEAA" w14:textId="77777777" w:rsidR="00A71F46" w:rsidRPr="0248A3D1" w:rsidRDefault="00A71F46" w:rsidP="00A71F46">
      <w:pPr>
        <w:rPr>
          <w:ins w:id="6924" w:author="Andreas Kuehne" w:date="2019-05-31T12:40:00Z"/>
        </w:rPr>
      </w:pPr>
      <w:ins w:id="6925" w:author="Andreas Kuehne" w:date="2019-05-31T12:40:00Z">
        <w:r w:rsidRPr="002062A5">
          <w:rPr>
            <w:rFonts w:eastAsia="Arial" w:cs="Arial"/>
            <w:sz w:val="22"/>
            <w:szCs w:val="22"/>
          </w:rPr>
          <w:t xml:space="preserve">The </w:t>
        </w:r>
        <w:r w:rsidRPr="002062A5">
          <w:rPr>
            <w:rFonts w:ascii="Courier New" w:eastAsia="Courier New" w:hAnsi="Courier New" w:cs="Courier New"/>
          </w:rPr>
          <w:t>SignedReferenceType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SignedReference</w:t>
        </w:r>
        <w:r>
          <w:t xml:space="preserve"> component.</w:t>
        </w:r>
      </w:ins>
    </w:p>
    <w:p w14:paraId="6F9DAA9A" w14:textId="77777777" w:rsidR="00A71F46" w:rsidRPr="C2430093" w:rsidRDefault="00A71F46" w:rsidP="00A71F46">
      <w:pPr>
        <w:spacing w:line="259" w:lineRule="auto"/>
        <w:rPr>
          <w:ins w:id="6926" w:author="Andreas Kuehne" w:date="2019-05-31T12:40:00Z"/>
          <w:rFonts w:eastAsia="Arial" w:cs="Arial"/>
          <w:sz w:val="22"/>
          <w:szCs w:val="22"/>
        </w:rPr>
      </w:pPr>
      <w:ins w:id="6927"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SignedReference</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228"/>
        <w:gridCol w:w="3118"/>
        <w:gridCol w:w="3004"/>
      </w:tblGrid>
      <w:tr w:rsidR="00A71F46" w14:paraId="4F50A643" w14:textId="77777777" w:rsidTr="00A71F46">
        <w:trPr>
          <w:cnfStyle w:val="100000000000" w:firstRow="1" w:lastRow="0" w:firstColumn="0" w:lastColumn="0" w:oddVBand="0" w:evenVBand="0" w:oddHBand="0" w:evenHBand="0" w:firstRowFirstColumn="0" w:firstRowLastColumn="0" w:lastRowFirstColumn="0" w:lastRowLastColumn="0"/>
          <w:ins w:id="6928"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EA6D6E6" w14:textId="77777777" w:rsidR="00A71F46" w:rsidRDefault="00A71F46" w:rsidP="00A71F46">
            <w:pPr>
              <w:pStyle w:val="Beschriftung"/>
              <w:rPr>
                <w:ins w:id="6929" w:author="Andreas Kuehne" w:date="2019-05-31T12:40:00Z"/>
              </w:rPr>
            </w:pPr>
            <w:ins w:id="6930" w:author="Andreas Kuehne" w:date="2019-05-31T12:40:00Z">
              <w:r>
                <w:t>Element</w:t>
              </w:r>
            </w:ins>
          </w:p>
        </w:tc>
        <w:tc>
          <w:tcPr>
            <w:tcW w:w="4675" w:type="dxa"/>
          </w:tcPr>
          <w:p w14:paraId="318F0042"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6931" w:author="Andreas Kuehne" w:date="2019-05-31T12:40:00Z"/>
              </w:rPr>
            </w:pPr>
            <w:ins w:id="6932" w:author="Andreas Kuehne" w:date="2019-05-31T12:40:00Z">
              <w:r>
                <w:t>Implementing JSON member name</w:t>
              </w:r>
            </w:ins>
          </w:p>
        </w:tc>
        <w:tc>
          <w:tcPr>
            <w:tcW w:w="4675" w:type="dxa"/>
          </w:tcPr>
          <w:p w14:paraId="5609C17C"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6933" w:author="Andreas Kuehne" w:date="2019-05-31T12:40:00Z"/>
              </w:rPr>
            </w:pPr>
            <w:ins w:id="6934" w:author="Andreas Kuehne" w:date="2019-05-31T12:40:00Z">
              <w:r>
                <w:t>Comments</w:t>
              </w:r>
            </w:ins>
          </w:p>
        </w:tc>
      </w:tr>
      <w:tr w:rsidR="00A71F46" w14:paraId="1C66F9EA" w14:textId="77777777" w:rsidTr="00A71F46">
        <w:trPr>
          <w:ins w:id="693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407279D" w14:textId="77777777" w:rsidR="00A71F46" w:rsidRPr="002062A5" w:rsidRDefault="00A71F46" w:rsidP="00A71F46">
            <w:pPr>
              <w:pStyle w:val="Beschriftung"/>
              <w:rPr>
                <w:ins w:id="6936" w:author="Andreas Kuehne" w:date="2019-05-31T12:40:00Z"/>
                <w:rStyle w:val="Datatype"/>
                <w:b w:val="0"/>
                <w:bCs w:val="0"/>
              </w:rPr>
            </w:pPr>
            <w:ins w:id="6937" w:author="Andreas Kuehne" w:date="2019-05-31T12:40:00Z">
              <w:r w:rsidRPr="002062A5">
                <w:rPr>
                  <w:rStyle w:val="Datatype"/>
                </w:rPr>
                <w:t>Transforms</w:t>
              </w:r>
            </w:ins>
          </w:p>
        </w:tc>
        <w:tc>
          <w:tcPr>
            <w:tcW w:w="4675" w:type="dxa"/>
          </w:tcPr>
          <w:p w14:paraId="0187929F"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6938" w:author="Andreas Kuehne" w:date="2019-05-31T12:40:00Z"/>
                <w:rStyle w:val="Datatype"/>
              </w:rPr>
            </w:pPr>
            <w:ins w:id="6939" w:author="Andreas Kuehne" w:date="2019-05-31T12:40:00Z">
              <w:r w:rsidRPr="002062A5">
                <w:rPr>
                  <w:rStyle w:val="Datatype"/>
                </w:rPr>
                <w:t>transforms</w:t>
              </w:r>
            </w:ins>
          </w:p>
        </w:tc>
        <w:tc>
          <w:tcPr>
            <w:tcW w:w="4675" w:type="dxa"/>
          </w:tcPr>
          <w:p w14:paraId="49109668"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6940" w:author="Andreas Kuehne" w:date="2019-05-31T12:40:00Z"/>
              </w:rPr>
            </w:pPr>
            <w:customXmlInsRangeStart w:id="6941" w:author="Andreas Kuehne" w:date="2019-05-31T12:40:00Z"/>
            <w:sdt>
              <w:sdtPr>
                <w:alias w:val="dss2-SignedReferenceType.transforms"/>
                <w:tag w:val="dss2-SignedReferenceType.-jsonComment.Transforms"/>
                <w:id w:val="1515726601"/>
                <w:showingPlcHdr/>
              </w:sdtPr>
              <w:sdtEndPr/>
              <w:sdtContent>
                <w:customXmlInsRangeEnd w:id="6941"/>
                <w:ins w:id="6942" w:author="Andreas Kuehne" w:date="2019-05-31T12:40:00Z">
                  <w:r w:rsidR="00A71F46">
                    <w:rPr>
                      <w:color w:val="19D131"/>
                    </w:rPr>
                    <w:t>[]</w:t>
                  </w:r>
                </w:ins>
                <w:customXmlInsRangeStart w:id="6943" w:author="Andreas Kuehne" w:date="2019-05-31T12:40:00Z"/>
              </w:sdtContent>
            </w:sdt>
            <w:customXmlInsRangeEnd w:id="6943"/>
          </w:p>
        </w:tc>
      </w:tr>
      <w:tr w:rsidR="00A71F46" w14:paraId="5CFD2E0B" w14:textId="77777777" w:rsidTr="00A71F46">
        <w:trPr>
          <w:ins w:id="6944"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58E34B0" w14:textId="77777777" w:rsidR="00A71F46" w:rsidRPr="002062A5" w:rsidRDefault="00A71F46" w:rsidP="00A71F46">
            <w:pPr>
              <w:pStyle w:val="Beschriftung"/>
              <w:rPr>
                <w:ins w:id="6945" w:author="Andreas Kuehne" w:date="2019-05-31T12:40:00Z"/>
                <w:rStyle w:val="Datatype"/>
                <w:b w:val="0"/>
                <w:bCs w:val="0"/>
              </w:rPr>
            </w:pPr>
            <w:ins w:id="6946" w:author="Andreas Kuehne" w:date="2019-05-31T12:40:00Z">
              <w:r w:rsidRPr="002062A5">
                <w:rPr>
                  <w:rStyle w:val="Datatype"/>
                </w:rPr>
                <w:t>WhichDocument</w:t>
              </w:r>
            </w:ins>
          </w:p>
        </w:tc>
        <w:tc>
          <w:tcPr>
            <w:tcW w:w="4675" w:type="dxa"/>
          </w:tcPr>
          <w:p w14:paraId="2B8823FF"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6947" w:author="Andreas Kuehne" w:date="2019-05-31T12:40:00Z"/>
                <w:rStyle w:val="Datatype"/>
              </w:rPr>
            </w:pPr>
            <w:ins w:id="6948" w:author="Andreas Kuehne" w:date="2019-05-31T12:40:00Z">
              <w:r w:rsidRPr="002062A5">
                <w:rPr>
                  <w:rStyle w:val="Datatype"/>
                </w:rPr>
                <w:t>whichDoc</w:t>
              </w:r>
            </w:ins>
          </w:p>
        </w:tc>
        <w:tc>
          <w:tcPr>
            <w:tcW w:w="4675" w:type="dxa"/>
          </w:tcPr>
          <w:p w14:paraId="20D9C23C"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6949" w:author="Andreas Kuehne" w:date="2019-05-31T12:40:00Z"/>
              </w:rPr>
            </w:pPr>
            <w:customXmlInsRangeStart w:id="6950" w:author="Andreas Kuehne" w:date="2019-05-31T12:40:00Z"/>
            <w:sdt>
              <w:sdtPr>
                <w:alias w:val="dss2-SignedReferenceType.whichDoc"/>
                <w:tag w:val="dss2-SignedReferenceType.-jsonComment.WhichDocument"/>
                <w:id w:val="-943835402"/>
                <w:showingPlcHdr/>
              </w:sdtPr>
              <w:sdtEndPr/>
              <w:sdtContent>
                <w:customXmlInsRangeEnd w:id="6950"/>
                <w:ins w:id="6951" w:author="Andreas Kuehne" w:date="2019-05-31T12:40:00Z">
                  <w:r w:rsidR="00A71F46">
                    <w:rPr>
                      <w:color w:val="19D131"/>
                    </w:rPr>
                    <w:t>[]</w:t>
                  </w:r>
                </w:ins>
                <w:customXmlInsRangeStart w:id="6952" w:author="Andreas Kuehne" w:date="2019-05-31T12:40:00Z"/>
              </w:sdtContent>
            </w:sdt>
            <w:customXmlInsRangeEnd w:id="6952"/>
          </w:p>
        </w:tc>
      </w:tr>
      <w:tr w:rsidR="00A71F46" w14:paraId="7872AD3D" w14:textId="77777777" w:rsidTr="00A71F46">
        <w:trPr>
          <w:ins w:id="6953"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7DC4950" w14:textId="77777777" w:rsidR="00A71F46" w:rsidRPr="002062A5" w:rsidRDefault="00A71F46" w:rsidP="00A71F46">
            <w:pPr>
              <w:pStyle w:val="Beschriftung"/>
              <w:rPr>
                <w:ins w:id="6954" w:author="Andreas Kuehne" w:date="2019-05-31T12:40:00Z"/>
                <w:rStyle w:val="Datatype"/>
                <w:b w:val="0"/>
                <w:bCs w:val="0"/>
              </w:rPr>
            </w:pPr>
            <w:ins w:id="6955" w:author="Andreas Kuehne" w:date="2019-05-31T12:40:00Z">
              <w:r w:rsidRPr="002062A5">
                <w:rPr>
                  <w:rStyle w:val="Datatype"/>
                </w:rPr>
                <w:t>RefURI</w:t>
              </w:r>
            </w:ins>
          </w:p>
        </w:tc>
        <w:tc>
          <w:tcPr>
            <w:tcW w:w="4675" w:type="dxa"/>
          </w:tcPr>
          <w:p w14:paraId="58F582CA"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6956" w:author="Andreas Kuehne" w:date="2019-05-31T12:40:00Z"/>
                <w:rStyle w:val="Datatype"/>
              </w:rPr>
            </w:pPr>
            <w:ins w:id="6957" w:author="Andreas Kuehne" w:date="2019-05-31T12:40:00Z">
              <w:r w:rsidRPr="002062A5">
                <w:rPr>
                  <w:rStyle w:val="Datatype"/>
                </w:rPr>
                <w:t>refURI</w:t>
              </w:r>
            </w:ins>
          </w:p>
        </w:tc>
        <w:tc>
          <w:tcPr>
            <w:tcW w:w="4675" w:type="dxa"/>
          </w:tcPr>
          <w:p w14:paraId="5DA75B9E"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6958" w:author="Andreas Kuehne" w:date="2019-05-31T12:40:00Z"/>
              </w:rPr>
            </w:pPr>
            <w:customXmlInsRangeStart w:id="6959" w:author="Andreas Kuehne" w:date="2019-05-31T12:40:00Z"/>
            <w:sdt>
              <w:sdtPr>
                <w:alias w:val="dss2-SignedReferenceType.refURI"/>
                <w:tag w:val="dss2-SignedReferenceType.-jsonComment.RefURI"/>
                <w:id w:val="-734083037"/>
                <w:showingPlcHdr/>
              </w:sdtPr>
              <w:sdtEndPr/>
              <w:sdtContent>
                <w:customXmlInsRangeEnd w:id="6959"/>
                <w:ins w:id="6960" w:author="Andreas Kuehne" w:date="2019-05-31T12:40:00Z">
                  <w:r w:rsidR="00A71F46">
                    <w:rPr>
                      <w:color w:val="19D131"/>
                    </w:rPr>
                    <w:t>[]</w:t>
                  </w:r>
                </w:ins>
                <w:customXmlInsRangeStart w:id="6961" w:author="Andreas Kuehne" w:date="2019-05-31T12:40:00Z"/>
              </w:sdtContent>
            </w:sdt>
            <w:customXmlInsRangeEnd w:id="6961"/>
          </w:p>
        </w:tc>
      </w:tr>
      <w:tr w:rsidR="00A71F46" w14:paraId="0F9C31AD" w14:textId="77777777" w:rsidTr="00A71F46">
        <w:trPr>
          <w:ins w:id="6962"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26CEC21" w14:textId="77777777" w:rsidR="00A71F46" w:rsidRPr="002062A5" w:rsidRDefault="00A71F46" w:rsidP="00A71F46">
            <w:pPr>
              <w:pStyle w:val="Beschriftung"/>
              <w:rPr>
                <w:ins w:id="6963" w:author="Andreas Kuehne" w:date="2019-05-31T12:40:00Z"/>
                <w:rStyle w:val="Datatype"/>
                <w:b w:val="0"/>
                <w:bCs w:val="0"/>
              </w:rPr>
            </w:pPr>
            <w:ins w:id="6964" w:author="Andreas Kuehne" w:date="2019-05-31T12:40:00Z">
              <w:r w:rsidRPr="002062A5">
                <w:rPr>
                  <w:rStyle w:val="Datatype"/>
                </w:rPr>
                <w:t>RefId</w:t>
              </w:r>
            </w:ins>
          </w:p>
        </w:tc>
        <w:tc>
          <w:tcPr>
            <w:tcW w:w="4675" w:type="dxa"/>
          </w:tcPr>
          <w:p w14:paraId="07AB8848"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6965" w:author="Andreas Kuehne" w:date="2019-05-31T12:40:00Z"/>
                <w:rStyle w:val="Datatype"/>
              </w:rPr>
            </w:pPr>
            <w:ins w:id="6966" w:author="Andreas Kuehne" w:date="2019-05-31T12:40:00Z">
              <w:r w:rsidRPr="002062A5">
                <w:rPr>
                  <w:rStyle w:val="Datatype"/>
                </w:rPr>
                <w:t>refId</w:t>
              </w:r>
            </w:ins>
          </w:p>
        </w:tc>
        <w:tc>
          <w:tcPr>
            <w:tcW w:w="4675" w:type="dxa"/>
          </w:tcPr>
          <w:p w14:paraId="5A97E0E9"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6967" w:author="Andreas Kuehne" w:date="2019-05-31T12:40:00Z"/>
              </w:rPr>
            </w:pPr>
            <w:customXmlInsRangeStart w:id="6968" w:author="Andreas Kuehne" w:date="2019-05-31T12:40:00Z"/>
            <w:sdt>
              <w:sdtPr>
                <w:alias w:val="dss2-SignedReferenceType.refId"/>
                <w:tag w:val="dss2-SignedReferenceType.-jsonComment.RefId"/>
                <w:id w:val="1370260794"/>
                <w:showingPlcHdr/>
              </w:sdtPr>
              <w:sdtEndPr/>
              <w:sdtContent>
                <w:customXmlInsRangeEnd w:id="6968"/>
                <w:ins w:id="6969" w:author="Andreas Kuehne" w:date="2019-05-31T12:40:00Z">
                  <w:r w:rsidR="00A71F46">
                    <w:rPr>
                      <w:color w:val="19D131"/>
                    </w:rPr>
                    <w:t>[]</w:t>
                  </w:r>
                </w:ins>
                <w:customXmlInsRangeStart w:id="6970" w:author="Andreas Kuehne" w:date="2019-05-31T12:40:00Z"/>
              </w:sdtContent>
            </w:sdt>
            <w:customXmlInsRangeEnd w:id="6970"/>
          </w:p>
        </w:tc>
      </w:tr>
    </w:tbl>
    <w:p w14:paraId="762A63F4" w14:textId="77777777" w:rsidR="00A71F46" w:rsidRPr="0202B381" w:rsidRDefault="00A71F46" w:rsidP="00A71F46">
      <w:pPr>
        <w:rPr>
          <w:ins w:id="6971" w:author="Andreas Kuehne" w:date="2019-05-31T12:40:00Z"/>
        </w:rPr>
      </w:pPr>
      <w:ins w:id="6972" w:author="Andreas Kuehne" w:date="2019-05-31T12:40:00Z">
        <w:r w:rsidRPr="002062A5">
          <w:rPr>
            <w:rFonts w:eastAsia="Arial" w:cs="Arial"/>
            <w:sz w:val="22"/>
            <w:szCs w:val="22"/>
          </w:rPr>
          <w:t xml:space="preserve">The </w:t>
        </w:r>
        <w:r w:rsidRPr="002062A5">
          <w:rPr>
            <w:rFonts w:ascii="Courier New" w:eastAsia="Courier New" w:hAnsi="Courier New" w:cs="Courier New"/>
          </w:rPr>
          <w:t>SignedReferenceType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53498AFD" w14:textId="77777777" w:rsidR="00A71F46" w:rsidRDefault="00A71F46" w:rsidP="00A71F46">
      <w:pPr>
        <w:pStyle w:val="Code"/>
        <w:spacing w:line="259" w:lineRule="auto"/>
        <w:rPr>
          <w:ins w:id="6973" w:author="Andreas Kuehne" w:date="2019-05-31T12:40:00Z"/>
        </w:rPr>
      </w:pPr>
      <w:ins w:id="6974" w:author="Andreas Kuehne" w:date="2019-05-31T12:40:00Z">
        <w:r>
          <w:rPr>
            <w:color w:val="31849B" w:themeColor="accent5" w:themeShade="BF"/>
          </w:rPr>
          <w:t>"dss2-SignedReferenceType"</w:t>
        </w:r>
        <w:r>
          <w:t>: {</w:t>
        </w:r>
      </w:ins>
    </w:p>
    <w:p w14:paraId="4765F5C9" w14:textId="77777777" w:rsidR="00A71F46" w:rsidRDefault="00A71F46" w:rsidP="00A71F46">
      <w:pPr>
        <w:pStyle w:val="Code"/>
        <w:spacing w:line="259" w:lineRule="auto"/>
        <w:rPr>
          <w:ins w:id="6975" w:author="Andreas Kuehne" w:date="2019-05-31T12:40:00Z"/>
        </w:rPr>
      </w:pPr>
      <w:ins w:id="6976" w:author="Andreas Kuehne" w:date="2019-05-31T12:40:00Z">
        <w:r>
          <w:rPr>
            <w:color w:val="31849B" w:themeColor="accent5" w:themeShade="BF"/>
          </w:rPr>
          <w:t xml:space="preserve">  "type"</w:t>
        </w:r>
        <w:r>
          <w:t xml:space="preserve">: </w:t>
        </w:r>
        <w:r>
          <w:rPr>
            <w:color w:val="244061" w:themeColor="accent1" w:themeShade="80"/>
          </w:rPr>
          <w:t>"object",</w:t>
        </w:r>
      </w:ins>
    </w:p>
    <w:p w14:paraId="2D92ECBF" w14:textId="77777777" w:rsidR="00A71F46" w:rsidRDefault="00A71F46" w:rsidP="00A71F46">
      <w:pPr>
        <w:pStyle w:val="Code"/>
        <w:spacing w:line="259" w:lineRule="auto"/>
        <w:rPr>
          <w:ins w:id="6977" w:author="Andreas Kuehne" w:date="2019-05-31T12:40:00Z"/>
        </w:rPr>
      </w:pPr>
      <w:ins w:id="6978" w:author="Andreas Kuehne" w:date="2019-05-31T12:40:00Z">
        <w:r>
          <w:rPr>
            <w:color w:val="31849B" w:themeColor="accent5" w:themeShade="BF"/>
          </w:rPr>
          <w:t xml:space="preserve">  "properties"</w:t>
        </w:r>
        <w:r>
          <w:t>: {</w:t>
        </w:r>
      </w:ins>
    </w:p>
    <w:p w14:paraId="78913539" w14:textId="77777777" w:rsidR="00A71F46" w:rsidRDefault="00A71F46" w:rsidP="00A71F46">
      <w:pPr>
        <w:pStyle w:val="Code"/>
        <w:spacing w:line="259" w:lineRule="auto"/>
        <w:rPr>
          <w:ins w:id="6979" w:author="Andreas Kuehne" w:date="2019-05-31T12:40:00Z"/>
        </w:rPr>
      </w:pPr>
      <w:ins w:id="6980" w:author="Andreas Kuehne" w:date="2019-05-31T12:40:00Z">
        <w:r>
          <w:rPr>
            <w:color w:val="31849B" w:themeColor="accent5" w:themeShade="BF"/>
          </w:rPr>
          <w:t xml:space="preserve">    "transforms"</w:t>
        </w:r>
        <w:r>
          <w:t>: {</w:t>
        </w:r>
      </w:ins>
    </w:p>
    <w:p w14:paraId="75B3C3BD" w14:textId="77777777" w:rsidR="00A71F46" w:rsidRDefault="00A71F46" w:rsidP="00A71F46">
      <w:pPr>
        <w:pStyle w:val="Code"/>
        <w:spacing w:line="259" w:lineRule="auto"/>
        <w:rPr>
          <w:ins w:id="6981" w:author="Andreas Kuehne" w:date="2019-05-31T12:40:00Z"/>
        </w:rPr>
      </w:pPr>
      <w:ins w:id="6982" w:author="Andreas Kuehne" w:date="2019-05-31T12:40:00Z">
        <w:r>
          <w:rPr>
            <w:color w:val="31849B" w:themeColor="accent5" w:themeShade="BF"/>
          </w:rPr>
          <w:t xml:space="preserve">      "$ref"</w:t>
        </w:r>
        <w:r>
          <w:t xml:space="preserve">: </w:t>
        </w:r>
        <w:r>
          <w:rPr>
            <w:color w:val="244061" w:themeColor="accent1" w:themeShade="80"/>
          </w:rPr>
          <w:t>"#/definitions/dsigrw-TransformsType"</w:t>
        </w:r>
      </w:ins>
    </w:p>
    <w:p w14:paraId="0C692991" w14:textId="77777777" w:rsidR="00A71F46" w:rsidRDefault="00A71F46" w:rsidP="00A71F46">
      <w:pPr>
        <w:pStyle w:val="Code"/>
        <w:spacing w:line="259" w:lineRule="auto"/>
        <w:rPr>
          <w:ins w:id="6983" w:author="Andreas Kuehne" w:date="2019-05-31T12:40:00Z"/>
        </w:rPr>
      </w:pPr>
      <w:ins w:id="6984" w:author="Andreas Kuehne" w:date="2019-05-31T12:40:00Z">
        <w:r>
          <w:t xml:space="preserve">    },</w:t>
        </w:r>
      </w:ins>
    </w:p>
    <w:p w14:paraId="396C558D" w14:textId="77777777" w:rsidR="00A71F46" w:rsidRDefault="00A71F46" w:rsidP="00A71F46">
      <w:pPr>
        <w:pStyle w:val="Code"/>
        <w:spacing w:line="259" w:lineRule="auto"/>
        <w:rPr>
          <w:ins w:id="6985" w:author="Andreas Kuehne" w:date="2019-05-31T12:40:00Z"/>
        </w:rPr>
      </w:pPr>
      <w:ins w:id="6986" w:author="Andreas Kuehne" w:date="2019-05-31T12:40:00Z">
        <w:r>
          <w:rPr>
            <w:color w:val="31849B" w:themeColor="accent5" w:themeShade="BF"/>
          </w:rPr>
          <w:t xml:space="preserve">    "whichDoc"</w:t>
        </w:r>
        <w:r>
          <w:t>: {</w:t>
        </w:r>
      </w:ins>
    </w:p>
    <w:p w14:paraId="0C1ACCB4" w14:textId="77777777" w:rsidR="00A71F46" w:rsidRDefault="00A71F46" w:rsidP="00A71F46">
      <w:pPr>
        <w:pStyle w:val="Code"/>
        <w:spacing w:line="259" w:lineRule="auto"/>
        <w:rPr>
          <w:ins w:id="6987" w:author="Andreas Kuehne" w:date="2019-05-31T12:40:00Z"/>
        </w:rPr>
      </w:pPr>
      <w:ins w:id="6988" w:author="Andreas Kuehne" w:date="2019-05-31T12:40:00Z">
        <w:r>
          <w:rPr>
            <w:color w:val="31849B" w:themeColor="accent5" w:themeShade="BF"/>
          </w:rPr>
          <w:t xml:space="preserve">      "type"</w:t>
        </w:r>
        <w:r>
          <w:t xml:space="preserve">: </w:t>
        </w:r>
        <w:r>
          <w:rPr>
            <w:color w:val="244061" w:themeColor="accent1" w:themeShade="80"/>
          </w:rPr>
          <w:t>"string"</w:t>
        </w:r>
      </w:ins>
    </w:p>
    <w:p w14:paraId="7B2BDDFE" w14:textId="77777777" w:rsidR="00A71F46" w:rsidRDefault="00A71F46" w:rsidP="00A71F46">
      <w:pPr>
        <w:pStyle w:val="Code"/>
        <w:spacing w:line="259" w:lineRule="auto"/>
        <w:rPr>
          <w:ins w:id="6989" w:author="Andreas Kuehne" w:date="2019-05-31T12:40:00Z"/>
        </w:rPr>
      </w:pPr>
      <w:ins w:id="6990" w:author="Andreas Kuehne" w:date="2019-05-31T12:40:00Z">
        <w:r>
          <w:t xml:space="preserve">    },</w:t>
        </w:r>
      </w:ins>
    </w:p>
    <w:p w14:paraId="5CF059D9" w14:textId="77777777" w:rsidR="00A71F46" w:rsidRDefault="00A71F46" w:rsidP="00A71F46">
      <w:pPr>
        <w:pStyle w:val="Code"/>
        <w:spacing w:line="259" w:lineRule="auto"/>
        <w:rPr>
          <w:ins w:id="6991" w:author="Andreas Kuehne" w:date="2019-05-31T12:40:00Z"/>
        </w:rPr>
      </w:pPr>
      <w:ins w:id="6992" w:author="Andreas Kuehne" w:date="2019-05-31T12:40:00Z">
        <w:r>
          <w:rPr>
            <w:color w:val="31849B" w:themeColor="accent5" w:themeShade="BF"/>
          </w:rPr>
          <w:t xml:space="preserve">    "refURI"</w:t>
        </w:r>
        <w:r>
          <w:t>: {</w:t>
        </w:r>
      </w:ins>
    </w:p>
    <w:p w14:paraId="0BB3CE59" w14:textId="77777777" w:rsidR="00A71F46" w:rsidRDefault="00A71F46" w:rsidP="00A71F46">
      <w:pPr>
        <w:pStyle w:val="Code"/>
        <w:spacing w:line="259" w:lineRule="auto"/>
        <w:rPr>
          <w:ins w:id="6993" w:author="Andreas Kuehne" w:date="2019-05-31T12:40:00Z"/>
        </w:rPr>
      </w:pPr>
      <w:ins w:id="6994" w:author="Andreas Kuehne" w:date="2019-05-31T12:40:00Z">
        <w:r>
          <w:rPr>
            <w:color w:val="31849B" w:themeColor="accent5" w:themeShade="BF"/>
          </w:rPr>
          <w:t xml:space="preserve">      "type"</w:t>
        </w:r>
        <w:r>
          <w:t xml:space="preserve">: </w:t>
        </w:r>
        <w:r>
          <w:rPr>
            <w:color w:val="244061" w:themeColor="accent1" w:themeShade="80"/>
          </w:rPr>
          <w:t>"string"</w:t>
        </w:r>
      </w:ins>
    </w:p>
    <w:p w14:paraId="0BFFF11F" w14:textId="77777777" w:rsidR="00A71F46" w:rsidRDefault="00A71F46" w:rsidP="00A71F46">
      <w:pPr>
        <w:pStyle w:val="Code"/>
        <w:spacing w:line="259" w:lineRule="auto"/>
        <w:rPr>
          <w:ins w:id="6995" w:author="Andreas Kuehne" w:date="2019-05-31T12:40:00Z"/>
        </w:rPr>
      </w:pPr>
      <w:ins w:id="6996" w:author="Andreas Kuehne" w:date="2019-05-31T12:40:00Z">
        <w:r>
          <w:t xml:space="preserve">    },</w:t>
        </w:r>
      </w:ins>
    </w:p>
    <w:p w14:paraId="74D1DBFE" w14:textId="77777777" w:rsidR="00A71F46" w:rsidRDefault="00A71F46" w:rsidP="00A71F46">
      <w:pPr>
        <w:pStyle w:val="Code"/>
        <w:spacing w:line="259" w:lineRule="auto"/>
        <w:rPr>
          <w:ins w:id="6997" w:author="Andreas Kuehne" w:date="2019-05-31T12:40:00Z"/>
        </w:rPr>
      </w:pPr>
      <w:ins w:id="6998" w:author="Andreas Kuehne" w:date="2019-05-31T12:40:00Z">
        <w:r>
          <w:rPr>
            <w:color w:val="31849B" w:themeColor="accent5" w:themeShade="BF"/>
          </w:rPr>
          <w:t xml:space="preserve">    "refId"</w:t>
        </w:r>
        <w:r>
          <w:t>: {</w:t>
        </w:r>
      </w:ins>
    </w:p>
    <w:p w14:paraId="31F1A625" w14:textId="77777777" w:rsidR="00A71F46" w:rsidRDefault="00A71F46" w:rsidP="00A71F46">
      <w:pPr>
        <w:pStyle w:val="Code"/>
        <w:spacing w:line="259" w:lineRule="auto"/>
        <w:rPr>
          <w:ins w:id="6999" w:author="Andreas Kuehne" w:date="2019-05-31T12:40:00Z"/>
        </w:rPr>
      </w:pPr>
      <w:ins w:id="7000" w:author="Andreas Kuehne" w:date="2019-05-31T12:40:00Z">
        <w:r>
          <w:rPr>
            <w:color w:val="31849B" w:themeColor="accent5" w:themeShade="BF"/>
          </w:rPr>
          <w:t xml:space="preserve">      "type"</w:t>
        </w:r>
        <w:r>
          <w:t xml:space="preserve">: </w:t>
        </w:r>
        <w:r>
          <w:rPr>
            <w:color w:val="244061" w:themeColor="accent1" w:themeShade="80"/>
          </w:rPr>
          <w:t>"string"</w:t>
        </w:r>
      </w:ins>
    </w:p>
    <w:p w14:paraId="1E7FB17C" w14:textId="77777777" w:rsidR="00A71F46" w:rsidRDefault="00A71F46" w:rsidP="00A71F46">
      <w:pPr>
        <w:pStyle w:val="Code"/>
        <w:spacing w:line="259" w:lineRule="auto"/>
        <w:rPr>
          <w:ins w:id="7001" w:author="Andreas Kuehne" w:date="2019-05-31T12:40:00Z"/>
        </w:rPr>
      </w:pPr>
      <w:ins w:id="7002" w:author="Andreas Kuehne" w:date="2019-05-31T12:40:00Z">
        <w:r>
          <w:t xml:space="preserve">    }</w:t>
        </w:r>
      </w:ins>
    </w:p>
    <w:p w14:paraId="23C8A5EF" w14:textId="77777777" w:rsidR="00A71F46" w:rsidRDefault="00A71F46" w:rsidP="00A71F46">
      <w:pPr>
        <w:pStyle w:val="Code"/>
        <w:spacing w:line="259" w:lineRule="auto"/>
        <w:rPr>
          <w:ins w:id="7003" w:author="Andreas Kuehne" w:date="2019-05-31T12:40:00Z"/>
        </w:rPr>
      </w:pPr>
      <w:ins w:id="7004" w:author="Andreas Kuehne" w:date="2019-05-31T12:40:00Z">
        <w:r>
          <w:t xml:space="preserve">  },</w:t>
        </w:r>
      </w:ins>
    </w:p>
    <w:p w14:paraId="63928B07" w14:textId="77777777" w:rsidR="00A71F46" w:rsidRDefault="00A71F46" w:rsidP="00A71F46">
      <w:pPr>
        <w:pStyle w:val="Code"/>
        <w:spacing w:line="259" w:lineRule="auto"/>
        <w:rPr>
          <w:ins w:id="7005" w:author="Andreas Kuehne" w:date="2019-05-31T12:40:00Z"/>
        </w:rPr>
      </w:pPr>
      <w:ins w:id="7006" w:author="Andreas Kuehne" w:date="2019-05-31T12:40:00Z">
        <w:r>
          <w:rPr>
            <w:color w:val="31849B" w:themeColor="accent5" w:themeShade="BF"/>
          </w:rPr>
          <w:t xml:space="preserve">  "required"</w:t>
        </w:r>
        <w:r>
          <w:t>: [</w:t>
        </w:r>
        <w:r>
          <w:rPr>
            <w:color w:val="244061" w:themeColor="accent1" w:themeShade="80"/>
          </w:rPr>
          <w:t>"whichDoc"</w:t>
        </w:r>
        <w:r>
          <w:t>]</w:t>
        </w:r>
      </w:ins>
    </w:p>
    <w:p w14:paraId="07EC7725" w14:textId="77777777" w:rsidR="00A71F46" w:rsidRDefault="00A71F46" w:rsidP="00A71F46">
      <w:pPr>
        <w:pStyle w:val="Code"/>
        <w:spacing w:line="259" w:lineRule="auto"/>
        <w:rPr>
          <w:ins w:id="7007" w:author="Andreas Kuehne" w:date="2019-05-31T12:40:00Z"/>
        </w:rPr>
      </w:pPr>
      <w:ins w:id="7008" w:author="Andreas Kuehne" w:date="2019-05-31T12:40:00Z">
        <w:r>
          <w:t>}</w:t>
        </w:r>
      </w:ins>
    </w:p>
    <w:p w14:paraId="15A373A0" w14:textId="77777777" w:rsidR="00A71F46" w:rsidRDefault="001A1734" w:rsidP="00A71F46">
      <w:pPr>
        <w:rPr>
          <w:ins w:id="7009" w:author="Andreas Kuehne" w:date="2019-05-31T12:40:00Z"/>
        </w:rPr>
      </w:pPr>
      <w:customXmlInsRangeStart w:id="7010" w:author="Andreas Kuehne" w:date="2019-05-31T12:40:00Z"/>
      <w:sdt>
        <w:sdtPr>
          <w:tag w:val="dss2-SignedReferenceType.-jsonSchema"/>
          <w:id w:val="1611391987"/>
          <w:showingPlcHdr/>
        </w:sdtPr>
        <w:sdtEndPr/>
        <w:sdtContent>
          <w:customXmlInsRangeEnd w:id="7010"/>
          <w:ins w:id="7011" w:author="Andreas Kuehne" w:date="2019-05-31T12:40:00Z">
            <w:r w:rsidR="00A71F46">
              <w:rPr>
                <w:color w:val="19D131"/>
              </w:rPr>
              <w:t>[component SignedReference JSON schema details]</w:t>
            </w:r>
          </w:ins>
          <w:customXmlInsRangeStart w:id="7012" w:author="Andreas Kuehne" w:date="2019-05-31T12:40:00Z"/>
        </w:sdtContent>
      </w:sdt>
      <w:customXmlInsRangeEnd w:id="7012"/>
    </w:p>
    <w:p w14:paraId="3A9788E8" w14:textId="77777777" w:rsidR="00A71F46" w:rsidRDefault="00A71F46" w:rsidP="00A71F46">
      <w:pPr>
        <w:pStyle w:val="berschrift4"/>
        <w:numPr>
          <w:ilvl w:val="3"/>
          <w:numId w:val="3"/>
        </w:numPr>
        <w:rPr>
          <w:ins w:id="7013" w:author="Andreas Kuehne" w:date="2019-05-31T12:40:00Z"/>
        </w:rPr>
      </w:pPr>
      <w:bookmarkStart w:id="7014" w:name="_Toc10206868"/>
      <w:ins w:id="7015" w:author="Andreas Kuehne" w:date="2019-05-31T12:40:00Z">
        <w:r>
          <w:t>SignedReference – XML Syntax</w:t>
        </w:r>
        <w:bookmarkEnd w:id="7014"/>
      </w:ins>
    </w:p>
    <w:p w14:paraId="626C0691" w14:textId="77777777" w:rsidR="00A71F46" w:rsidRPr="5404FA76" w:rsidRDefault="00A71F46" w:rsidP="00A71F46">
      <w:pPr>
        <w:rPr>
          <w:ins w:id="7016" w:author="Andreas Kuehne" w:date="2019-05-31T12:40:00Z"/>
        </w:rPr>
      </w:pPr>
      <w:ins w:id="7017" w:author="Andreas Kuehne" w:date="2019-05-31T12:40:00Z">
        <w:r w:rsidRPr="0CCF9147">
          <w:t xml:space="preserve">The XML type </w:t>
        </w:r>
        <w:r w:rsidRPr="002062A5">
          <w:rPr>
            <w:rFonts w:ascii="Courier New" w:eastAsia="Courier New" w:hAnsi="Courier New" w:cs="Courier New"/>
          </w:rPr>
          <w:t>SignedReferenceType</w:t>
        </w:r>
        <w:r w:rsidRPr="0CCF9147">
          <w:t xml:space="preserve"> SHALL implement the requirements defined in the </w:t>
        </w:r>
        <w:r w:rsidRPr="002062A5">
          <w:rPr>
            <w:rFonts w:ascii="Courier New" w:eastAsia="Courier New" w:hAnsi="Courier New" w:cs="Courier New"/>
          </w:rPr>
          <w:t>SignedReference</w:t>
        </w:r>
        <w:r>
          <w:t xml:space="preserve"> </w:t>
        </w:r>
        <w:r w:rsidRPr="005A6FFD">
          <w:t>component.</w:t>
        </w:r>
      </w:ins>
    </w:p>
    <w:p w14:paraId="6544E428" w14:textId="77777777" w:rsidR="00A71F46" w:rsidRDefault="00A71F46" w:rsidP="00A71F46">
      <w:pPr>
        <w:rPr>
          <w:ins w:id="7018" w:author="Andreas Kuehne" w:date="2019-05-31T12:40:00Z"/>
        </w:rPr>
      </w:pPr>
      <w:ins w:id="7019" w:author="Andreas Kuehne" w:date="2019-05-31T12:40:00Z">
        <w:r w:rsidRPr="005A6FFD">
          <w:rPr>
            <w:rFonts w:eastAsia="Arial"/>
          </w:rPr>
          <w:t xml:space="preserve">The </w:t>
        </w:r>
        <w:r w:rsidRPr="002062A5">
          <w:rPr>
            <w:rFonts w:ascii="Courier New" w:eastAsia="Courier New" w:hAnsi="Courier New" w:cs="Courier New"/>
          </w:rPr>
          <w:t>SignedReferenceType</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1EF1B98F" w14:textId="77777777" w:rsidR="00A71F46" w:rsidRDefault="00A71F46" w:rsidP="00A71F46">
      <w:pPr>
        <w:pStyle w:val="Code"/>
        <w:rPr>
          <w:ins w:id="7020" w:author="Andreas Kuehne" w:date="2019-05-31T12:40:00Z"/>
        </w:rPr>
      </w:pPr>
      <w:ins w:id="7021"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SignedReferenceType</w:t>
        </w:r>
        <w:r>
          <w:rPr>
            <w:color w:val="943634" w:themeColor="accent2" w:themeShade="BF"/>
          </w:rPr>
          <w:t>"</w:t>
        </w:r>
        <w:r>
          <w:rPr>
            <w:color w:val="31849B" w:themeColor="accent5" w:themeShade="BF"/>
          </w:rPr>
          <w:t>&gt;</w:t>
        </w:r>
      </w:ins>
    </w:p>
    <w:p w14:paraId="3A68736C" w14:textId="77777777" w:rsidR="00A71F46" w:rsidRDefault="00A71F46" w:rsidP="00A71F46">
      <w:pPr>
        <w:pStyle w:val="Code"/>
        <w:rPr>
          <w:ins w:id="7022" w:author="Andreas Kuehne" w:date="2019-05-31T12:40:00Z"/>
        </w:rPr>
      </w:pPr>
      <w:ins w:id="7023" w:author="Andreas Kuehne" w:date="2019-05-31T12:40:00Z">
        <w:r>
          <w:rPr>
            <w:color w:val="31849B" w:themeColor="accent5" w:themeShade="BF"/>
          </w:rPr>
          <w:t xml:space="preserve">  &lt;xs:sequence&gt;</w:t>
        </w:r>
      </w:ins>
    </w:p>
    <w:p w14:paraId="5420D338" w14:textId="77777777" w:rsidR="00A71F46" w:rsidRDefault="00A71F46" w:rsidP="00A71F46">
      <w:pPr>
        <w:pStyle w:val="Code"/>
        <w:rPr>
          <w:ins w:id="7024" w:author="Andreas Kuehne" w:date="2019-05-31T12:40:00Z"/>
        </w:rPr>
      </w:pPr>
      <w:ins w:id="7025"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Transforms</w:t>
        </w:r>
        <w:r>
          <w:rPr>
            <w:color w:val="943634" w:themeColor="accent2" w:themeShade="BF"/>
          </w:rPr>
          <w:t>" type="</w:t>
        </w:r>
        <w:r>
          <w:rPr>
            <w:color w:val="244061" w:themeColor="accent1" w:themeShade="80"/>
          </w:rPr>
          <w:t>ds-rw:TransformsType</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0A53F525" w14:textId="77777777" w:rsidR="00A71F46" w:rsidRDefault="00A71F46" w:rsidP="00A71F46">
      <w:pPr>
        <w:pStyle w:val="Code"/>
        <w:rPr>
          <w:ins w:id="7026" w:author="Andreas Kuehne" w:date="2019-05-31T12:40:00Z"/>
        </w:rPr>
      </w:pPr>
      <w:ins w:id="7027" w:author="Andreas Kuehne" w:date="2019-05-31T12:40:00Z">
        <w:r>
          <w:rPr>
            <w:color w:val="31849B" w:themeColor="accent5" w:themeShade="BF"/>
          </w:rPr>
          <w:t xml:space="preserve">  &lt;/xs:sequence&gt;</w:t>
        </w:r>
      </w:ins>
    </w:p>
    <w:p w14:paraId="51F05233" w14:textId="77777777" w:rsidR="00A71F46" w:rsidRDefault="00A71F46" w:rsidP="00A71F46">
      <w:pPr>
        <w:pStyle w:val="Code"/>
        <w:rPr>
          <w:ins w:id="7028" w:author="Andreas Kuehne" w:date="2019-05-31T12:40:00Z"/>
        </w:rPr>
      </w:pPr>
      <w:ins w:id="7029" w:author="Andreas Kuehne" w:date="2019-05-31T12:40:00Z">
        <w:r>
          <w:rPr>
            <w:color w:val="31849B" w:themeColor="accent5" w:themeShade="BF"/>
          </w:rPr>
          <w:t xml:space="preserve">  &lt;xs:attribute</w:t>
        </w:r>
        <w:r>
          <w:rPr>
            <w:color w:val="943634" w:themeColor="accent2" w:themeShade="BF"/>
          </w:rPr>
          <w:t xml:space="preserve"> name="</w:t>
        </w:r>
        <w:r>
          <w:rPr>
            <w:color w:val="244061" w:themeColor="accent1" w:themeShade="80"/>
          </w:rPr>
          <w:t>WhichDocument</w:t>
        </w:r>
        <w:r>
          <w:rPr>
            <w:color w:val="943634" w:themeColor="accent2" w:themeShade="BF"/>
          </w:rPr>
          <w:t>" type="</w:t>
        </w:r>
        <w:r>
          <w:rPr>
            <w:color w:val="244061" w:themeColor="accent1" w:themeShade="80"/>
          </w:rPr>
          <w:t>xs:IDREF</w:t>
        </w:r>
        <w:r>
          <w:rPr>
            <w:color w:val="943634" w:themeColor="accent2" w:themeShade="BF"/>
          </w:rPr>
          <w:t>" use="</w:t>
        </w:r>
        <w:r>
          <w:rPr>
            <w:color w:val="244061" w:themeColor="accent1" w:themeShade="80"/>
          </w:rPr>
          <w:t>required</w:t>
        </w:r>
        <w:r>
          <w:rPr>
            <w:color w:val="943634" w:themeColor="accent2" w:themeShade="BF"/>
          </w:rPr>
          <w:t>"</w:t>
        </w:r>
        <w:r>
          <w:rPr>
            <w:color w:val="31849B" w:themeColor="accent5" w:themeShade="BF"/>
          </w:rPr>
          <w:t>/&gt;</w:t>
        </w:r>
      </w:ins>
    </w:p>
    <w:p w14:paraId="0B8E4C7E" w14:textId="77777777" w:rsidR="00A71F46" w:rsidRDefault="00A71F46" w:rsidP="00A71F46">
      <w:pPr>
        <w:pStyle w:val="Code"/>
        <w:rPr>
          <w:ins w:id="7030" w:author="Andreas Kuehne" w:date="2019-05-31T12:40:00Z"/>
        </w:rPr>
      </w:pPr>
      <w:ins w:id="7031" w:author="Andreas Kuehne" w:date="2019-05-31T12:40:00Z">
        <w:r>
          <w:rPr>
            <w:color w:val="31849B" w:themeColor="accent5" w:themeShade="BF"/>
          </w:rPr>
          <w:t xml:space="preserve">  &lt;xs:attribute</w:t>
        </w:r>
        <w:r>
          <w:rPr>
            <w:color w:val="943634" w:themeColor="accent2" w:themeShade="BF"/>
          </w:rPr>
          <w:t xml:space="preserve"> name="</w:t>
        </w:r>
        <w:r>
          <w:rPr>
            <w:color w:val="244061" w:themeColor="accent1" w:themeShade="80"/>
          </w:rPr>
          <w:t>RefURI</w:t>
        </w:r>
        <w:r>
          <w:rPr>
            <w:color w:val="943634" w:themeColor="accent2" w:themeShade="BF"/>
          </w:rPr>
          <w:t>" type="</w:t>
        </w:r>
        <w:r>
          <w:rPr>
            <w:color w:val="244061" w:themeColor="accent1" w:themeShade="80"/>
          </w:rPr>
          <w:t>xs:anyURI</w:t>
        </w:r>
        <w:r>
          <w:rPr>
            <w:color w:val="943634" w:themeColor="accent2" w:themeShade="BF"/>
          </w:rPr>
          <w:t>" use="</w:t>
        </w:r>
        <w:r>
          <w:rPr>
            <w:color w:val="244061" w:themeColor="accent1" w:themeShade="80"/>
          </w:rPr>
          <w:t>optional</w:t>
        </w:r>
        <w:r>
          <w:rPr>
            <w:color w:val="943634" w:themeColor="accent2" w:themeShade="BF"/>
          </w:rPr>
          <w:t>"</w:t>
        </w:r>
        <w:r>
          <w:rPr>
            <w:color w:val="31849B" w:themeColor="accent5" w:themeShade="BF"/>
          </w:rPr>
          <w:t>/&gt;</w:t>
        </w:r>
      </w:ins>
    </w:p>
    <w:p w14:paraId="6D1928B4" w14:textId="77777777" w:rsidR="00A71F46" w:rsidRDefault="00A71F46" w:rsidP="00A71F46">
      <w:pPr>
        <w:pStyle w:val="Code"/>
        <w:rPr>
          <w:ins w:id="7032" w:author="Andreas Kuehne" w:date="2019-05-31T12:40:00Z"/>
        </w:rPr>
      </w:pPr>
      <w:ins w:id="7033" w:author="Andreas Kuehne" w:date="2019-05-31T12:40:00Z">
        <w:r>
          <w:rPr>
            <w:color w:val="31849B" w:themeColor="accent5" w:themeShade="BF"/>
          </w:rPr>
          <w:t xml:space="preserve">  &lt;xs:attribute</w:t>
        </w:r>
        <w:r>
          <w:rPr>
            <w:color w:val="943634" w:themeColor="accent2" w:themeShade="BF"/>
          </w:rPr>
          <w:t xml:space="preserve"> name="</w:t>
        </w:r>
        <w:r>
          <w:rPr>
            <w:color w:val="244061" w:themeColor="accent1" w:themeShade="80"/>
          </w:rPr>
          <w:t>RefId</w:t>
        </w:r>
        <w:r>
          <w:rPr>
            <w:color w:val="943634" w:themeColor="accent2" w:themeShade="BF"/>
          </w:rPr>
          <w:t>" type="</w:t>
        </w:r>
        <w:r>
          <w:rPr>
            <w:color w:val="244061" w:themeColor="accent1" w:themeShade="80"/>
          </w:rPr>
          <w:t>xs:string</w:t>
        </w:r>
        <w:r>
          <w:rPr>
            <w:color w:val="943634" w:themeColor="accent2" w:themeShade="BF"/>
          </w:rPr>
          <w:t>" use="</w:t>
        </w:r>
        <w:r>
          <w:rPr>
            <w:color w:val="244061" w:themeColor="accent1" w:themeShade="80"/>
          </w:rPr>
          <w:t>optional</w:t>
        </w:r>
        <w:r>
          <w:rPr>
            <w:color w:val="943634" w:themeColor="accent2" w:themeShade="BF"/>
          </w:rPr>
          <w:t>"</w:t>
        </w:r>
        <w:r>
          <w:rPr>
            <w:color w:val="31849B" w:themeColor="accent5" w:themeShade="BF"/>
          </w:rPr>
          <w:t>/&gt;</w:t>
        </w:r>
      </w:ins>
    </w:p>
    <w:p w14:paraId="793B84A9" w14:textId="77777777" w:rsidR="00A71F46" w:rsidRDefault="00A71F46" w:rsidP="00A71F46">
      <w:pPr>
        <w:pStyle w:val="Code"/>
        <w:rPr>
          <w:ins w:id="7034" w:author="Andreas Kuehne" w:date="2019-05-31T12:40:00Z"/>
        </w:rPr>
      </w:pPr>
      <w:ins w:id="7035" w:author="Andreas Kuehne" w:date="2019-05-31T12:40:00Z">
        <w:r>
          <w:rPr>
            <w:color w:val="31849B" w:themeColor="accent5" w:themeShade="BF"/>
          </w:rPr>
          <w:t>&lt;/xs:complexType&gt;</w:t>
        </w:r>
      </w:ins>
    </w:p>
    <w:p w14:paraId="7B5D5096" w14:textId="77777777" w:rsidR="00A71F46" w:rsidRDefault="00A71F46" w:rsidP="00A71F46">
      <w:pPr>
        <w:spacing w:line="259" w:lineRule="auto"/>
        <w:rPr>
          <w:ins w:id="7036" w:author="Andreas Kuehne" w:date="2019-05-31T12:40:00Z"/>
        </w:rPr>
      </w:pPr>
      <w:ins w:id="7037" w:author="Andreas Kuehne" w:date="2019-05-31T12:40:00Z">
        <w:r>
          <w:t>Each child element of</w:t>
        </w:r>
        <w:r w:rsidRPr="71C71F8C">
          <w:t xml:space="preserve"> </w:t>
        </w:r>
        <w:r w:rsidRPr="002062A5">
          <w:rPr>
            <w:rFonts w:ascii="Courier New" w:eastAsia="Courier New" w:hAnsi="Courier New" w:cs="Courier New"/>
          </w:rPr>
          <w:t>SignedReferenceType</w:t>
        </w:r>
        <w:r w:rsidRPr="71C71F8C">
          <w:t xml:space="preserve"> </w:t>
        </w:r>
        <w:r>
          <w:t xml:space="preserve">XML element SHALL implement in XML syntax the sub-component that has a name equal to its local name. </w:t>
        </w:r>
      </w:ins>
      <w:customXmlInsRangeStart w:id="7038" w:author="Andreas Kuehne" w:date="2019-05-31T12:40:00Z"/>
      <w:sdt>
        <w:sdtPr>
          <w:tag w:val="dss2-SignedReferenceType.-xmlSchema"/>
          <w:id w:val="1163584154"/>
          <w:showingPlcHdr/>
        </w:sdtPr>
        <w:sdtEndPr/>
        <w:sdtContent>
          <w:customXmlInsRangeEnd w:id="7038"/>
          <w:ins w:id="7039" w:author="Andreas Kuehne" w:date="2019-05-31T12:40:00Z">
            <w:r>
              <w:rPr>
                <w:color w:val="19D131"/>
              </w:rPr>
              <w:t>[component SignedReference XML schema details]</w:t>
            </w:r>
          </w:ins>
          <w:customXmlInsRangeStart w:id="7040" w:author="Andreas Kuehne" w:date="2019-05-31T12:40:00Z"/>
        </w:sdtContent>
      </w:sdt>
      <w:customXmlInsRangeEnd w:id="7040"/>
    </w:p>
    <w:p w14:paraId="45E97ACF" w14:textId="77777777" w:rsidR="00A71F46" w:rsidRDefault="00A71F46" w:rsidP="00A71F46">
      <w:pPr>
        <w:pStyle w:val="berschrift3"/>
        <w:numPr>
          <w:ilvl w:val="2"/>
          <w:numId w:val="3"/>
        </w:numPr>
        <w:rPr>
          <w:ins w:id="7041" w:author="Andreas Kuehne" w:date="2019-05-31T12:40:00Z"/>
        </w:rPr>
      </w:pPr>
      <w:bookmarkStart w:id="7042" w:name="_Toc10206869"/>
      <w:ins w:id="7043" w:author="Andreas Kuehne" w:date="2019-05-31T12:40:00Z">
        <w:r>
          <w:t>Component VerifyManifestResults</w:t>
        </w:r>
        <w:bookmarkEnd w:id="7042"/>
      </w:ins>
    </w:p>
    <w:p w14:paraId="29193BD4" w14:textId="77777777" w:rsidR="00A71F46" w:rsidRDefault="001A1734" w:rsidP="00A71F46">
      <w:pPr>
        <w:rPr>
          <w:ins w:id="7044" w:author="Andreas Kuehne" w:date="2019-05-31T12:40:00Z"/>
        </w:rPr>
      </w:pPr>
      <w:customXmlInsRangeStart w:id="7045" w:author="Andreas Kuehne" w:date="2019-05-31T12:40:00Z"/>
      <w:sdt>
        <w:sdtPr>
          <w:tag w:val="dss2-VerifyManifestResultsType.-normative"/>
          <w:id w:val="-1907603529"/>
        </w:sdtPr>
        <w:sdtEndPr/>
        <w:sdtContent>
          <w:customXmlInsRangeEnd w:id="7045"/>
          <w:ins w:id="7046" w:author="Andreas Kuehne" w:date="2019-05-31T12:40:00Z">
            <w:r w:rsidR="00A71F46" w:rsidRPr="003A06D0">
              <w:rPr>
                <w:color w:val="19D131"/>
                <w:lang w:val="en-GB"/>
              </w:rPr>
              <w:t xml:space="preserve">The results of verifying individual </w:t>
            </w:r>
            <w:r w:rsidR="00A71F46" w:rsidRPr="003A06D0">
              <w:rPr>
                <w:rStyle w:val="Datatype"/>
                <w:lang w:val="en-GB"/>
              </w:rPr>
              <w:t>&lt;ds:Reference&gt;</w:t>
            </w:r>
            <w:r w:rsidR="00A71F46" w:rsidRPr="003A06D0">
              <w:rPr>
                <w:color w:val="19D131"/>
                <w:lang w:val="en-GB"/>
              </w:rPr>
              <w:t xml:space="preserve">'s within a </w:t>
            </w:r>
            <w:r w:rsidR="00A71F46" w:rsidRPr="003A06D0">
              <w:rPr>
                <w:rStyle w:val="Datatype"/>
                <w:lang w:val="en-GB"/>
              </w:rPr>
              <w:t>&lt;ds:Manifest&gt;</w:t>
            </w:r>
            <w:r w:rsidR="00A71F46" w:rsidRPr="003A06D0">
              <w:rPr>
                <w:color w:val="19D131"/>
                <w:lang w:val="en-GB"/>
              </w:rPr>
              <w:t xml:space="preserve"> are returned in the </w:t>
            </w:r>
            <w:r w:rsidR="00A71F46" w:rsidRPr="003A06D0">
              <w:rPr>
                <w:rFonts w:ascii="Courier New" w:eastAsia="Courier New" w:hAnsi="Courier New" w:cs="Courier New"/>
                <w:lang w:val="en-GB"/>
              </w:rPr>
              <w:t>VerifyManifestResults</w:t>
            </w:r>
            <w:r w:rsidR="00A71F46" w:rsidRPr="003A06D0">
              <w:rPr>
                <w:color w:val="19D131"/>
                <w:lang w:val="en-GB"/>
              </w:rPr>
              <w:t xml:space="preserve"> component.</w:t>
            </w:r>
          </w:ins>
          <w:customXmlInsRangeStart w:id="7047" w:author="Andreas Kuehne" w:date="2019-05-31T12:40:00Z"/>
        </w:sdtContent>
      </w:sdt>
      <w:customXmlInsRangeEnd w:id="7047"/>
    </w:p>
    <w:p w14:paraId="48190BAE" w14:textId="77777777" w:rsidR="00A71F46" w:rsidRDefault="00A71F46" w:rsidP="00A71F46">
      <w:pPr>
        <w:rPr>
          <w:ins w:id="7048" w:author="Andreas Kuehne" w:date="2019-05-31T12:40:00Z"/>
        </w:rPr>
      </w:pPr>
      <w:ins w:id="7049" w:author="Andreas Kuehne" w:date="2019-05-31T12:40:00Z">
        <w:r>
          <w:t>Below follows a list of the sub-components that constitute this component:</w:t>
        </w:r>
      </w:ins>
    </w:p>
    <w:p w14:paraId="03E1FFFC" w14:textId="77777777" w:rsidR="00A71F46" w:rsidRDefault="00A71F46" w:rsidP="00A71F46">
      <w:pPr>
        <w:pStyle w:val="Member"/>
        <w:rPr>
          <w:ins w:id="7050" w:author="Andreas Kuehne" w:date="2019-05-31T12:40:00Z"/>
        </w:rPr>
      </w:pPr>
      <w:ins w:id="7051" w:author="Andreas Kuehne" w:date="2019-05-31T12:40:00Z">
        <w:r>
          <w:t xml:space="preserve">The </w:t>
        </w:r>
        <w:r w:rsidRPr="35C1378D">
          <w:rPr>
            <w:rStyle w:val="Datatype"/>
          </w:rPr>
          <w:t>ManifestResult</w:t>
        </w:r>
        <w:r>
          <w:t xml:space="preserve"> element MUST occur 1 or more times containing a sub-component. Each instance MUST satisfy the requirements specified in this document in section </w:t>
        </w:r>
        <w:r>
          <w:fldChar w:fldCharType="begin"/>
        </w:r>
        <w:r>
          <w:instrText xml:space="preserve"> REF _RefComp436DAB8C \r \h </w:instrText>
        </w:r>
      </w:ins>
      <w:ins w:id="7052" w:author="Andreas Kuehne" w:date="2019-05-31T12:40:00Z">
        <w:r>
          <w:fldChar w:fldCharType="separate"/>
        </w:r>
        <w:r>
          <w:rPr>
            <w:rStyle w:val="Datatype"/>
            <w:rFonts w:eastAsia="Courier New" w:cs="Courier New"/>
          </w:rPr>
          <w:t>ManifestResult</w:t>
        </w:r>
        <w:r>
          <w:fldChar w:fldCharType="end"/>
        </w:r>
        <w:r>
          <w:t xml:space="preserve">. </w:t>
        </w:r>
      </w:ins>
      <w:customXmlInsRangeStart w:id="7053" w:author="Andreas Kuehne" w:date="2019-05-31T12:40:00Z"/>
      <w:sdt>
        <w:sdtPr>
          <w:alias w:val="dss2-VerifyManifestResultsType.result"/>
          <w:tag w:val="dss2-VerifyManifestResultsType.ManifestResult"/>
          <w:id w:val="-2115125195"/>
          <w:showingPlcHdr/>
        </w:sdtPr>
        <w:sdtEndPr/>
        <w:sdtContent>
          <w:customXmlInsRangeEnd w:id="7053"/>
          <w:ins w:id="7054" w:author="Andreas Kuehne" w:date="2019-05-31T12:40:00Z">
            <w:r>
              <w:rPr>
                <w:color w:val="19D131"/>
              </w:rPr>
              <w:t>[sub component ManifestResult details]</w:t>
            </w:r>
          </w:ins>
          <w:customXmlInsRangeStart w:id="7055" w:author="Andreas Kuehne" w:date="2019-05-31T12:40:00Z"/>
        </w:sdtContent>
      </w:sdt>
      <w:customXmlInsRangeEnd w:id="7055"/>
    </w:p>
    <w:p w14:paraId="10261DFF" w14:textId="77777777" w:rsidR="00A71F46" w:rsidRDefault="00A71F46" w:rsidP="00A71F46">
      <w:pPr>
        <w:pStyle w:val="Non-normativeCommentHeading"/>
        <w:rPr>
          <w:ins w:id="7056" w:author="Andreas Kuehne" w:date="2019-05-31T12:40:00Z"/>
        </w:rPr>
      </w:pPr>
      <w:ins w:id="7057" w:author="Andreas Kuehne" w:date="2019-05-31T12:40:00Z">
        <w:r>
          <w:t>Non-normative Comment:</w:t>
        </w:r>
      </w:ins>
    </w:p>
    <w:p w14:paraId="21598300" w14:textId="77777777" w:rsidR="00A71F46" w:rsidRDefault="001A1734" w:rsidP="00A71F46">
      <w:pPr>
        <w:pStyle w:val="Non-normativeComment"/>
        <w:rPr>
          <w:ins w:id="7058" w:author="Andreas Kuehne" w:date="2019-05-31T12:40:00Z"/>
        </w:rPr>
      </w:pPr>
      <w:customXmlInsRangeStart w:id="7059" w:author="Andreas Kuehne" w:date="2019-05-31T12:40:00Z"/>
      <w:sdt>
        <w:sdtPr>
          <w:tag w:val="dss2-VerifyManifestResultsType.-nonNormative"/>
          <w:id w:val="646552221"/>
          <w:showingPlcHdr/>
        </w:sdtPr>
        <w:sdtEndPr/>
        <w:sdtContent>
          <w:customXmlInsRangeEnd w:id="7059"/>
          <w:ins w:id="7060" w:author="Andreas Kuehne" w:date="2019-05-31T12:40:00Z">
            <w:r w:rsidR="00A71F46">
              <w:rPr>
                <w:color w:val="19D131"/>
              </w:rPr>
              <w:t>[component VerifyManifestResults non normative details]</w:t>
            </w:r>
          </w:ins>
          <w:customXmlInsRangeStart w:id="7061" w:author="Andreas Kuehne" w:date="2019-05-31T12:40:00Z"/>
        </w:sdtContent>
      </w:sdt>
      <w:customXmlInsRangeEnd w:id="7061"/>
    </w:p>
    <w:p w14:paraId="020355CB" w14:textId="77777777" w:rsidR="00A71F46" w:rsidRDefault="00A71F46" w:rsidP="00A71F46">
      <w:pPr>
        <w:pStyle w:val="berschrift4"/>
        <w:numPr>
          <w:ilvl w:val="3"/>
          <w:numId w:val="3"/>
        </w:numPr>
        <w:rPr>
          <w:ins w:id="7062" w:author="Andreas Kuehne" w:date="2019-05-31T12:40:00Z"/>
        </w:rPr>
      </w:pPr>
      <w:bookmarkStart w:id="7063" w:name="_Toc10206870"/>
      <w:ins w:id="7064" w:author="Andreas Kuehne" w:date="2019-05-31T12:40:00Z">
        <w:r>
          <w:t>VerifyManifestResults – JSON Syntax</w:t>
        </w:r>
        <w:bookmarkEnd w:id="7063"/>
      </w:ins>
    </w:p>
    <w:p w14:paraId="54FF0877" w14:textId="77777777" w:rsidR="00A71F46" w:rsidRPr="0248A3D1" w:rsidRDefault="00A71F46" w:rsidP="00A71F46">
      <w:pPr>
        <w:rPr>
          <w:ins w:id="7065" w:author="Andreas Kuehne" w:date="2019-05-31T12:40:00Z"/>
        </w:rPr>
      </w:pPr>
      <w:ins w:id="7066" w:author="Andreas Kuehne" w:date="2019-05-31T12:40:00Z">
        <w:r w:rsidRPr="002062A5">
          <w:rPr>
            <w:rFonts w:eastAsia="Arial" w:cs="Arial"/>
            <w:sz w:val="22"/>
            <w:szCs w:val="22"/>
          </w:rPr>
          <w:t xml:space="preserve">The </w:t>
        </w:r>
        <w:r w:rsidRPr="002062A5">
          <w:rPr>
            <w:rFonts w:ascii="Courier New" w:eastAsia="Courier New" w:hAnsi="Courier New" w:cs="Courier New"/>
          </w:rPr>
          <w:t>VerifyManifestResultsType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VerifyManifestResults</w:t>
        </w:r>
        <w:r>
          <w:t xml:space="preserve"> component.</w:t>
        </w:r>
      </w:ins>
    </w:p>
    <w:p w14:paraId="56F48E27" w14:textId="77777777" w:rsidR="00A71F46" w:rsidRPr="C2430093" w:rsidRDefault="00A71F46" w:rsidP="00A71F46">
      <w:pPr>
        <w:spacing w:line="259" w:lineRule="auto"/>
        <w:rPr>
          <w:ins w:id="7067" w:author="Andreas Kuehne" w:date="2019-05-31T12:40:00Z"/>
          <w:rFonts w:eastAsia="Arial" w:cs="Arial"/>
          <w:sz w:val="22"/>
          <w:szCs w:val="22"/>
        </w:rPr>
      </w:pPr>
      <w:ins w:id="7068"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VerifyManifestResults</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265"/>
        <w:gridCol w:w="3100"/>
        <w:gridCol w:w="2985"/>
      </w:tblGrid>
      <w:tr w:rsidR="00A71F46" w14:paraId="01CED39C" w14:textId="77777777" w:rsidTr="00A71F46">
        <w:trPr>
          <w:cnfStyle w:val="100000000000" w:firstRow="1" w:lastRow="0" w:firstColumn="0" w:lastColumn="0" w:oddVBand="0" w:evenVBand="0" w:oddHBand="0" w:evenHBand="0" w:firstRowFirstColumn="0" w:firstRowLastColumn="0" w:lastRowFirstColumn="0" w:lastRowLastColumn="0"/>
          <w:ins w:id="7069"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EFE659A" w14:textId="77777777" w:rsidR="00A71F46" w:rsidRDefault="00A71F46" w:rsidP="00A71F46">
            <w:pPr>
              <w:pStyle w:val="Beschriftung"/>
              <w:rPr>
                <w:ins w:id="7070" w:author="Andreas Kuehne" w:date="2019-05-31T12:40:00Z"/>
              </w:rPr>
            </w:pPr>
            <w:ins w:id="7071" w:author="Andreas Kuehne" w:date="2019-05-31T12:40:00Z">
              <w:r>
                <w:t>Element</w:t>
              </w:r>
            </w:ins>
          </w:p>
        </w:tc>
        <w:tc>
          <w:tcPr>
            <w:tcW w:w="4675" w:type="dxa"/>
          </w:tcPr>
          <w:p w14:paraId="008CB352"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7072" w:author="Andreas Kuehne" w:date="2019-05-31T12:40:00Z"/>
              </w:rPr>
            </w:pPr>
            <w:ins w:id="7073" w:author="Andreas Kuehne" w:date="2019-05-31T12:40:00Z">
              <w:r>
                <w:t>Implementing JSON member name</w:t>
              </w:r>
            </w:ins>
          </w:p>
        </w:tc>
        <w:tc>
          <w:tcPr>
            <w:tcW w:w="4675" w:type="dxa"/>
          </w:tcPr>
          <w:p w14:paraId="30C7F355"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7074" w:author="Andreas Kuehne" w:date="2019-05-31T12:40:00Z"/>
              </w:rPr>
            </w:pPr>
            <w:ins w:id="7075" w:author="Andreas Kuehne" w:date="2019-05-31T12:40:00Z">
              <w:r>
                <w:t>Comments</w:t>
              </w:r>
            </w:ins>
          </w:p>
        </w:tc>
      </w:tr>
      <w:tr w:rsidR="00A71F46" w14:paraId="6753A654" w14:textId="77777777" w:rsidTr="00A71F46">
        <w:trPr>
          <w:ins w:id="707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698AA79" w14:textId="77777777" w:rsidR="00A71F46" w:rsidRPr="002062A5" w:rsidRDefault="00A71F46" w:rsidP="00A71F46">
            <w:pPr>
              <w:pStyle w:val="Beschriftung"/>
              <w:rPr>
                <w:ins w:id="7077" w:author="Andreas Kuehne" w:date="2019-05-31T12:40:00Z"/>
                <w:rStyle w:val="Datatype"/>
                <w:b w:val="0"/>
                <w:bCs w:val="0"/>
              </w:rPr>
            </w:pPr>
            <w:ins w:id="7078" w:author="Andreas Kuehne" w:date="2019-05-31T12:40:00Z">
              <w:r w:rsidRPr="002062A5">
                <w:rPr>
                  <w:rStyle w:val="Datatype"/>
                </w:rPr>
                <w:t>ManifestResult</w:t>
              </w:r>
            </w:ins>
          </w:p>
        </w:tc>
        <w:tc>
          <w:tcPr>
            <w:tcW w:w="4675" w:type="dxa"/>
          </w:tcPr>
          <w:p w14:paraId="59D0DF41"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7079" w:author="Andreas Kuehne" w:date="2019-05-31T12:40:00Z"/>
                <w:rStyle w:val="Datatype"/>
              </w:rPr>
            </w:pPr>
            <w:ins w:id="7080" w:author="Andreas Kuehne" w:date="2019-05-31T12:40:00Z">
              <w:r w:rsidRPr="002062A5">
                <w:rPr>
                  <w:rStyle w:val="Datatype"/>
                </w:rPr>
                <w:t>result</w:t>
              </w:r>
            </w:ins>
          </w:p>
        </w:tc>
        <w:tc>
          <w:tcPr>
            <w:tcW w:w="4675" w:type="dxa"/>
          </w:tcPr>
          <w:p w14:paraId="3D119A27"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7081" w:author="Andreas Kuehne" w:date="2019-05-31T12:40:00Z"/>
              </w:rPr>
            </w:pPr>
            <w:customXmlInsRangeStart w:id="7082" w:author="Andreas Kuehne" w:date="2019-05-31T12:40:00Z"/>
            <w:sdt>
              <w:sdtPr>
                <w:alias w:val="dss2-VerifyManifestResultsType.result"/>
                <w:tag w:val="dss2-VerifyManifestResultsType.-jsonComment.ManifestResult"/>
                <w:id w:val="-671868256"/>
                <w:showingPlcHdr/>
              </w:sdtPr>
              <w:sdtEndPr/>
              <w:sdtContent>
                <w:customXmlInsRangeEnd w:id="7082"/>
                <w:ins w:id="7083" w:author="Andreas Kuehne" w:date="2019-05-31T12:40:00Z">
                  <w:r w:rsidR="00A71F46">
                    <w:rPr>
                      <w:color w:val="19D131"/>
                    </w:rPr>
                    <w:t>[]</w:t>
                  </w:r>
                </w:ins>
                <w:customXmlInsRangeStart w:id="7084" w:author="Andreas Kuehne" w:date="2019-05-31T12:40:00Z"/>
              </w:sdtContent>
            </w:sdt>
            <w:customXmlInsRangeEnd w:id="7084"/>
          </w:p>
        </w:tc>
      </w:tr>
    </w:tbl>
    <w:p w14:paraId="0F20CE65" w14:textId="77777777" w:rsidR="00A71F46" w:rsidRPr="0202B381" w:rsidRDefault="00A71F46" w:rsidP="00A71F46">
      <w:pPr>
        <w:rPr>
          <w:ins w:id="7085" w:author="Andreas Kuehne" w:date="2019-05-31T12:40:00Z"/>
        </w:rPr>
      </w:pPr>
      <w:ins w:id="7086" w:author="Andreas Kuehne" w:date="2019-05-31T12:40:00Z">
        <w:r w:rsidRPr="002062A5">
          <w:rPr>
            <w:rFonts w:eastAsia="Arial" w:cs="Arial"/>
            <w:sz w:val="22"/>
            <w:szCs w:val="22"/>
          </w:rPr>
          <w:t xml:space="preserve">The </w:t>
        </w:r>
        <w:r w:rsidRPr="002062A5">
          <w:rPr>
            <w:rFonts w:ascii="Courier New" w:eastAsia="Courier New" w:hAnsi="Courier New" w:cs="Courier New"/>
          </w:rPr>
          <w:t>VerifyManifestResultsType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789A9F0D" w14:textId="77777777" w:rsidR="00A71F46" w:rsidRDefault="00A71F46" w:rsidP="00A71F46">
      <w:pPr>
        <w:pStyle w:val="Code"/>
        <w:spacing w:line="259" w:lineRule="auto"/>
        <w:rPr>
          <w:ins w:id="7087" w:author="Andreas Kuehne" w:date="2019-05-31T12:40:00Z"/>
        </w:rPr>
      </w:pPr>
      <w:ins w:id="7088" w:author="Andreas Kuehne" w:date="2019-05-31T12:40:00Z">
        <w:r>
          <w:rPr>
            <w:color w:val="31849B" w:themeColor="accent5" w:themeShade="BF"/>
          </w:rPr>
          <w:t>"dss2-VerifyManifestResultsType"</w:t>
        </w:r>
        <w:r>
          <w:t>: {</w:t>
        </w:r>
      </w:ins>
    </w:p>
    <w:p w14:paraId="5ED4B5EC" w14:textId="77777777" w:rsidR="00A71F46" w:rsidRDefault="00A71F46" w:rsidP="00A71F46">
      <w:pPr>
        <w:pStyle w:val="Code"/>
        <w:spacing w:line="259" w:lineRule="auto"/>
        <w:rPr>
          <w:ins w:id="7089" w:author="Andreas Kuehne" w:date="2019-05-31T12:40:00Z"/>
        </w:rPr>
      </w:pPr>
      <w:ins w:id="7090" w:author="Andreas Kuehne" w:date="2019-05-31T12:40:00Z">
        <w:r>
          <w:rPr>
            <w:color w:val="31849B" w:themeColor="accent5" w:themeShade="BF"/>
          </w:rPr>
          <w:t xml:space="preserve">  "type"</w:t>
        </w:r>
        <w:r>
          <w:t xml:space="preserve">: </w:t>
        </w:r>
        <w:r>
          <w:rPr>
            <w:color w:val="244061" w:themeColor="accent1" w:themeShade="80"/>
          </w:rPr>
          <w:t>"object",</w:t>
        </w:r>
      </w:ins>
    </w:p>
    <w:p w14:paraId="215416D9" w14:textId="77777777" w:rsidR="00A71F46" w:rsidRDefault="00A71F46" w:rsidP="00A71F46">
      <w:pPr>
        <w:pStyle w:val="Code"/>
        <w:spacing w:line="259" w:lineRule="auto"/>
        <w:rPr>
          <w:ins w:id="7091" w:author="Andreas Kuehne" w:date="2019-05-31T12:40:00Z"/>
        </w:rPr>
      </w:pPr>
      <w:ins w:id="7092" w:author="Andreas Kuehne" w:date="2019-05-31T12:40:00Z">
        <w:r>
          <w:rPr>
            <w:color w:val="31849B" w:themeColor="accent5" w:themeShade="BF"/>
          </w:rPr>
          <w:t xml:space="preserve">  "properties"</w:t>
        </w:r>
        <w:r>
          <w:t>: {</w:t>
        </w:r>
      </w:ins>
    </w:p>
    <w:p w14:paraId="31FD3CD4" w14:textId="77777777" w:rsidR="00A71F46" w:rsidRDefault="00A71F46" w:rsidP="00A71F46">
      <w:pPr>
        <w:pStyle w:val="Code"/>
        <w:spacing w:line="259" w:lineRule="auto"/>
        <w:rPr>
          <w:ins w:id="7093" w:author="Andreas Kuehne" w:date="2019-05-31T12:40:00Z"/>
        </w:rPr>
      </w:pPr>
      <w:ins w:id="7094" w:author="Andreas Kuehne" w:date="2019-05-31T12:40:00Z">
        <w:r>
          <w:rPr>
            <w:color w:val="31849B" w:themeColor="accent5" w:themeShade="BF"/>
          </w:rPr>
          <w:t xml:space="preserve">    "result"</w:t>
        </w:r>
        <w:r>
          <w:t>: {</w:t>
        </w:r>
      </w:ins>
    </w:p>
    <w:p w14:paraId="5B135B1E" w14:textId="77777777" w:rsidR="00A71F46" w:rsidRDefault="00A71F46" w:rsidP="00A71F46">
      <w:pPr>
        <w:pStyle w:val="Code"/>
        <w:spacing w:line="259" w:lineRule="auto"/>
        <w:rPr>
          <w:ins w:id="7095" w:author="Andreas Kuehne" w:date="2019-05-31T12:40:00Z"/>
        </w:rPr>
      </w:pPr>
      <w:ins w:id="7096" w:author="Andreas Kuehne" w:date="2019-05-31T12:40:00Z">
        <w:r>
          <w:rPr>
            <w:color w:val="31849B" w:themeColor="accent5" w:themeShade="BF"/>
          </w:rPr>
          <w:t xml:space="preserve">      "type"</w:t>
        </w:r>
        <w:r>
          <w:t xml:space="preserve">: </w:t>
        </w:r>
        <w:r>
          <w:rPr>
            <w:color w:val="244061" w:themeColor="accent1" w:themeShade="80"/>
          </w:rPr>
          <w:t>"array",</w:t>
        </w:r>
      </w:ins>
    </w:p>
    <w:p w14:paraId="109B8064" w14:textId="77777777" w:rsidR="00A71F46" w:rsidRDefault="00A71F46" w:rsidP="00A71F46">
      <w:pPr>
        <w:pStyle w:val="Code"/>
        <w:spacing w:line="259" w:lineRule="auto"/>
        <w:rPr>
          <w:ins w:id="7097" w:author="Andreas Kuehne" w:date="2019-05-31T12:40:00Z"/>
        </w:rPr>
      </w:pPr>
      <w:ins w:id="7098" w:author="Andreas Kuehne" w:date="2019-05-31T12:40:00Z">
        <w:r>
          <w:rPr>
            <w:color w:val="31849B" w:themeColor="accent5" w:themeShade="BF"/>
          </w:rPr>
          <w:t xml:space="preserve">      "items"</w:t>
        </w:r>
        <w:r>
          <w:t>: {</w:t>
        </w:r>
      </w:ins>
    </w:p>
    <w:p w14:paraId="389944C9" w14:textId="77777777" w:rsidR="00A71F46" w:rsidRDefault="00A71F46" w:rsidP="00A71F46">
      <w:pPr>
        <w:pStyle w:val="Code"/>
        <w:spacing w:line="259" w:lineRule="auto"/>
        <w:rPr>
          <w:ins w:id="7099" w:author="Andreas Kuehne" w:date="2019-05-31T12:40:00Z"/>
        </w:rPr>
      </w:pPr>
      <w:ins w:id="7100" w:author="Andreas Kuehne" w:date="2019-05-31T12:40:00Z">
        <w:r>
          <w:rPr>
            <w:color w:val="31849B" w:themeColor="accent5" w:themeShade="BF"/>
          </w:rPr>
          <w:t xml:space="preserve">        "$ref"</w:t>
        </w:r>
        <w:r>
          <w:t xml:space="preserve">: </w:t>
        </w:r>
        <w:r>
          <w:rPr>
            <w:color w:val="244061" w:themeColor="accent1" w:themeShade="80"/>
          </w:rPr>
          <w:t>"#/definitions/dss2-ManifestResultType"</w:t>
        </w:r>
      </w:ins>
    </w:p>
    <w:p w14:paraId="6AF09F4B" w14:textId="77777777" w:rsidR="00A71F46" w:rsidRDefault="00A71F46" w:rsidP="00A71F46">
      <w:pPr>
        <w:pStyle w:val="Code"/>
        <w:spacing w:line="259" w:lineRule="auto"/>
        <w:rPr>
          <w:ins w:id="7101" w:author="Andreas Kuehne" w:date="2019-05-31T12:40:00Z"/>
        </w:rPr>
      </w:pPr>
      <w:ins w:id="7102" w:author="Andreas Kuehne" w:date="2019-05-31T12:40:00Z">
        <w:r>
          <w:t xml:space="preserve">      }</w:t>
        </w:r>
      </w:ins>
    </w:p>
    <w:p w14:paraId="2C1BFD01" w14:textId="77777777" w:rsidR="00A71F46" w:rsidRDefault="00A71F46" w:rsidP="00A71F46">
      <w:pPr>
        <w:pStyle w:val="Code"/>
        <w:spacing w:line="259" w:lineRule="auto"/>
        <w:rPr>
          <w:ins w:id="7103" w:author="Andreas Kuehne" w:date="2019-05-31T12:40:00Z"/>
        </w:rPr>
      </w:pPr>
      <w:ins w:id="7104" w:author="Andreas Kuehne" w:date="2019-05-31T12:40:00Z">
        <w:r>
          <w:t xml:space="preserve">    }</w:t>
        </w:r>
      </w:ins>
    </w:p>
    <w:p w14:paraId="48C5D379" w14:textId="77777777" w:rsidR="00A71F46" w:rsidRDefault="00A71F46" w:rsidP="00A71F46">
      <w:pPr>
        <w:pStyle w:val="Code"/>
        <w:spacing w:line="259" w:lineRule="auto"/>
        <w:rPr>
          <w:ins w:id="7105" w:author="Andreas Kuehne" w:date="2019-05-31T12:40:00Z"/>
        </w:rPr>
      </w:pPr>
      <w:ins w:id="7106" w:author="Andreas Kuehne" w:date="2019-05-31T12:40:00Z">
        <w:r>
          <w:t xml:space="preserve">  },</w:t>
        </w:r>
      </w:ins>
    </w:p>
    <w:p w14:paraId="684EA711" w14:textId="77777777" w:rsidR="00A71F46" w:rsidRDefault="00A71F46" w:rsidP="00A71F46">
      <w:pPr>
        <w:pStyle w:val="Code"/>
        <w:spacing w:line="259" w:lineRule="auto"/>
        <w:rPr>
          <w:ins w:id="7107" w:author="Andreas Kuehne" w:date="2019-05-31T12:40:00Z"/>
        </w:rPr>
      </w:pPr>
      <w:ins w:id="7108" w:author="Andreas Kuehne" w:date="2019-05-31T12:40:00Z">
        <w:r>
          <w:rPr>
            <w:color w:val="31849B" w:themeColor="accent5" w:themeShade="BF"/>
          </w:rPr>
          <w:t xml:space="preserve">  "required"</w:t>
        </w:r>
        <w:r>
          <w:t>: [</w:t>
        </w:r>
        <w:r>
          <w:rPr>
            <w:color w:val="244061" w:themeColor="accent1" w:themeShade="80"/>
          </w:rPr>
          <w:t>"result"</w:t>
        </w:r>
        <w:r>
          <w:t>]</w:t>
        </w:r>
      </w:ins>
    </w:p>
    <w:p w14:paraId="2C6C1669" w14:textId="77777777" w:rsidR="00A71F46" w:rsidRDefault="00A71F46" w:rsidP="00A71F46">
      <w:pPr>
        <w:pStyle w:val="Code"/>
        <w:spacing w:line="259" w:lineRule="auto"/>
        <w:rPr>
          <w:ins w:id="7109" w:author="Andreas Kuehne" w:date="2019-05-31T12:40:00Z"/>
        </w:rPr>
      </w:pPr>
      <w:ins w:id="7110" w:author="Andreas Kuehne" w:date="2019-05-31T12:40:00Z">
        <w:r>
          <w:t>}</w:t>
        </w:r>
      </w:ins>
    </w:p>
    <w:p w14:paraId="49A48ED0" w14:textId="77777777" w:rsidR="00A71F46" w:rsidRDefault="001A1734" w:rsidP="00A71F46">
      <w:pPr>
        <w:rPr>
          <w:ins w:id="7111" w:author="Andreas Kuehne" w:date="2019-05-31T12:40:00Z"/>
        </w:rPr>
      </w:pPr>
      <w:customXmlInsRangeStart w:id="7112" w:author="Andreas Kuehne" w:date="2019-05-31T12:40:00Z"/>
      <w:sdt>
        <w:sdtPr>
          <w:tag w:val="dss2-VerifyManifestResultsType.-jsonSchema"/>
          <w:id w:val="-935213871"/>
          <w:showingPlcHdr/>
        </w:sdtPr>
        <w:sdtEndPr/>
        <w:sdtContent>
          <w:customXmlInsRangeEnd w:id="7112"/>
          <w:ins w:id="7113" w:author="Andreas Kuehne" w:date="2019-05-31T12:40:00Z">
            <w:r w:rsidR="00A71F46">
              <w:rPr>
                <w:color w:val="19D131"/>
              </w:rPr>
              <w:t>[component VerifyManifestResults JSON schema details]</w:t>
            </w:r>
          </w:ins>
          <w:customXmlInsRangeStart w:id="7114" w:author="Andreas Kuehne" w:date="2019-05-31T12:40:00Z"/>
        </w:sdtContent>
      </w:sdt>
      <w:customXmlInsRangeEnd w:id="7114"/>
    </w:p>
    <w:p w14:paraId="4907A524" w14:textId="77777777" w:rsidR="00A71F46" w:rsidRDefault="00A71F46" w:rsidP="00A71F46">
      <w:pPr>
        <w:pStyle w:val="berschrift4"/>
        <w:numPr>
          <w:ilvl w:val="3"/>
          <w:numId w:val="3"/>
        </w:numPr>
        <w:rPr>
          <w:ins w:id="7115" w:author="Andreas Kuehne" w:date="2019-05-31T12:40:00Z"/>
        </w:rPr>
      </w:pPr>
      <w:bookmarkStart w:id="7116" w:name="_Toc10206871"/>
      <w:ins w:id="7117" w:author="Andreas Kuehne" w:date="2019-05-31T12:40:00Z">
        <w:r>
          <w:t>VerifyManifestResults – XML Syntax</w:t>
        </w:r>
        <w:bookmarkEnd w:id="7116"/>
      </w:ins>
    </w:p>
    <w:p w14:paraId="45573F47" w14:textId="77777777" w:rsidR="00A71F46" w:rsidRPr="5404FA76" w:rsidRDefault="00A71F46" w:rsidP="00A71F46">
      <w:pPr>
        <w:rPr>
          <w:ins w:id="7118" w:author="Andreas Kuehne" w:date="2019-05-31T12:40:00Z"/>
        </w:rPr>
      </w:pPr>
      <w:ins w:id="7119" w:author="Andreas Kuehne" w:date="2019-05-31T12:40:00Z">
        <w:r w:rsidRPr="0CCF9147">
          <w:t xml:space="preserve">The XML type </w:t>
        </w:r>
        <w:r w:rsidRPr="002062A5">
          <w:rPr>
            <w:rFonts w:ascii="Courier New" w:eastAsia="Courier New" w:hAnsi="Courier New" w:cs="Courier New"/>
          </w:rPr>
          <w:t>VerifyManifestResultsType</w:t>
        </w:r>
        <w:r w:rsidRPr="0CCF9147">
          <w:t xml:space="preserve"> SHALL implement the requirements defined in the </w:t>
        </w:r>
        <w:r w:rsidRPr="002062A5">
          <w:rPr>
            <w:rFonts w:ascii="Courier New" w:eastAsia="Courier New" w:hAnsi="Courier New" w:cs="Courier New"/>
          </w:rPr>
          <w:t>VerifyManifestResults</w:t>
        </w:r>
        <w:r>
          <w:t xml:space="preserve"> </w:t>
        </w:r>
        <w:r w:rsidRPr="005A6FFD">
          <w:t>component.</w:t>
        </w:r>
      </w:ins>
    </w:p>
    <w:p w14:paraId="3F236188" w14:textId="77777777" w:rsidR="00A71F46" w:rsidRDefault="00A71F46" w:rsidP="00A71F46">
      <w:pPr>
        <w:rPr>
          <w:ins w:id="7120" w:author="Andreas Kuehne" w:date="2019-05-31T12:40:00Z"/>
        </w:rPr>
      </w:pPr>
      <w:ins w:id="7121" w:author="Andreas Kuehne" w:date="2019-05-31T12:40:00Z">
        <w:r w:rsidRPr="005A6FFD">
          <w:rPr>
            <w:rFonts w:eastAsia="Arial"/>
          </w:rPr>
          <w:t xml:space="preserve">The </w:t>
        </w:r>
        <w:r w:rsidRPr="002062A5">
          <w:rPr>
            <w:rFonts w:ascii="Courier New" w:eastAsia="Courier New" w:hAnsi="Courier New" w:cs="Courier New"/>
          </w:rPr>
          <w:t>VerifyManifestResultsType</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4B6176F9" w14:textId="77777777" w:rsidR="00A71F46" w:rsidRDefault="00A71F46" w:rsidP="00A71F46">
      <w:pPr>
        <w:pStyle w:val="Code"/>
        <w:rPr>
          <w:ins w:id="7122" w:author="Andreas Kuehne" w:date="2019-05-31T12:40:00Z"/>
        </w:rPr>
      </w:pPr>
      <w:ins w:id="7123"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VerifyManifestResultsType</w:t>
        </w:r>
        <w:r>
          <w:rPr>
            <w:color w:val="943634" w:themeColor="accent2" w:themeShade="BF"/>
          </w:rPr>
          <w:t>"</w:t>
        </w:r>
        <w:r>
          <w:rPr>
            <w:color w:val="31849B" w:themeColor="accent5" w:themeShade="BF"/>
          </w:rPr>
          <w:t>&gt;</w:t>
        </w:r>
      </w:ins>
    </w:p>
    <w:p w14:paraId="751DFCC1" w14:textId="77777777" w:rsidR="00A71F46" w:rsidRDefault="00A71F46" w:rsidP="00A71F46">
      <w:pPr>
        <w:pStyle w:val="Code"/>
        <w:rPr>
          <w:ins w:id="7124" w:author="Andreas Kuehne" w:date="2019-05-31T12:40:00Z"/>
        </w:rPr>
      </w:pPr>
      <w:ins w:id="7125" w:author="Andreas Kuehne" w:date="2019-05-31T12:40:00Z">
        <w:r>
          <w:rPr>
            <w:color w:val="31849B" w:themeColor="accent5" w:themeShade="BF"/>
          </w:rPr>
          <w:t xml:space="preserve">  &lt;xs:sequence&gt;</w:t>
        </w:r>
      </w:ins>
    </w:p>
    <w:p w14:paraId="1A767133" w14:textId="77777777" w:rsidR="00A71F46" w:rsidRDefault="00A71F46" w:rsidP="00A71F46">
      <w:pPr>
        <w:pStyle w:val="Code"/>
        <w:rPr>
          <w:ins w:id="7126" w:author="Andreas Kuehne" w:date="2019-05-31T12:40:00Z"/>
        </w:rPr>
      </w:pPr>
      <w:ins w:id="7127"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ManifestResult</w:t>
        </w:r>
        <w:r>
          <w:rPr>
            <w:color w:val="943634" w:themeColor="accent2" w:themeShade="BF"/>
          </w:rPr>
          <w:t>" type="</w:t>
        </w:r>
        <w:r>
          <w:rPr>
            <w:color w:val="244061" w:themeColor="accent1" w:themeShade="80"/>
          </w:rPr>
          <w:t>dss2:ManifestResultType</w:t>
        </w:r>
        <w:r>
          <w:rPr>
            <w:color w:val="943634" w:themeColor="accent2" w:themeShade="BF"/>
          </w:rPr>
          <w:t>" maxOccurs="</w:t>
        </w:r>
        <w:r>
          <w:rPr>
            <w:color w:val="244061" w:themeColor="accent1" w:themeShade="80"/>
          </w:rPr>
          <w:t>unbounded</w:t>
        </w:r>
        <w:r>
          <w:rPr>
            <w:color w:val="943634" w:themeColor="accent2" w:themeShade="BF"/>
          </w:rPr>
          <w:t>"</w:t>
        </w:r>
        <w:r>
          <w:rPr>
            <w:color w:val="31849B" w:themeColor="accent5" w:themeShade="BF"/>
          </w:rPr>
          <w:t>/&gt;</w:t>
        </w:r>
      </w:ins>
    </w:p>
    <w:p w14:paraId="4CE17962" w14:textId="77777777" w:rsidR="00A71F46" w:rsidRDefault="00A71F46" w:rsidP="00A71F46">
      <w:pPr>
        <w:pStyle w:val="Code"/>
        <w:rPr>
          <w:ins w:id="7128" w:author="Andreas Kuehne" w:date="2019-05-31T12:40:00Z"/>
        </w:rPr>
      </w:pPr>
      <w:ins w:id="7129" w:author="Andreas Kuehne" w:date="2019-05-31T12:40:00Z">
        <w:r>
          <w:rPr>
            <w:color w:val="31849B" w:themeColor="accent5" w:themeShade="BF"/>
          </w:rPr>
          <w:t xml:space="preserve">  &lt;/xs:sequence&gt;</w:t>
        </w:r>
      </w:ins>
    </w:p>
    <w:p w14:paraId="00FA85DD" w14:textId="77777777" w:rsidR="00A71F46" w:rsidRDefault="00A71F46" w:rsidP="00A71F46">
      <w:pPr>
        <w:pStyle w:val="Code"/>
        <w:rPr>
          <w:ins w:id="7130" w:author="Andreas Kuehne" w:date="2019-05-31T12:40:00Z"/>
        </w:rPr>
      </w:pPr>
      <w:ins w:id="7131" w:author="Andreas Kuehne" w:date="2019-05-31T12:40:00Z">
        <w:r>
          <w:rPr>
            <w:color w:val="31849B" w:themeColor="accent5" w:themeShade="BF"/>
          </w:rPr>
          <w:t>&lt;/xs:complexType&gt;</w:t>
        </w:r>
      </w:ins>
    </w:p>
    <w:p w14:paraId="25EE19EC" w14:textId="77777777" w:rsidR="00A71F46" w:rsidRDefault="00A71F46" w:rsidP="00A71F46">
      <w:pPr>
        <w:spacing w:line="259" w:lineRule="auto"/>
        <w:rPr>
          <w:ins w:id="7132" w:author="Andreas Kuehne" w:date="2019-05-31T12:40:00Z"/>
        </w:rPr>
      </w:pPr>
      <w:ins w:id="7133" w:author="Andreas Kuehne" w:date="2019-05-31T12:40:00Z">
        <w:r>
          <w:t>Each child element of</w:t>
        </w:r>
        <w:r w:rsidRPr="71C71F8C">
          <w:t xml:space="preserve"> </w:t>
        </w:r>
        <w:r w:rsidRPr="002062A5">
          <w:rPr>
            <w:rFonts w:ascii="Courier New" w:eastAsia="Courier New" w:hAnsi="Courier New" w:cs="Courier New"/>
          </w:rPr>
          <w:t>VerifyManifestResultsType</w:t>
        </w:r>
        <w:r w:rsidRPr="71C71F8C">
          <w:t xml:space="preserve"> </w:t>
        </w:r>
        <w:r>
          <w:t xml:space="preserve">XML element SHALL implement in XML syntax the sub-component that has a name equal to its local name. </w:t>
        </w:r>
      </w:ins>
      <w:customXmlInsRangeStart w:id="7134" w:author="Andreas Kuehne" w:date="2019-05-31T12:40:00Z"/>
      <w:sdt>
        <w:sdtPr>
          <w:tag w:val="dss2-VerifyManifestResultsType.-xmlSchema"/>
          <w:id w:val="-296063639"/>
          <w:showingPlcHdr/>
        </w:sdtPr>
        <w:sdtEndPr/>
        <w:sdtContent>
          <w:customXmlInsRangeEnd w:id="7134"/>
          <w:ins w:id="7135" w:author="Andreas Kuehne" w:date="2019-05-31T12:40:00Z">
            <w:r>
              <w:rPr>
                <w:color w:val="19D131"/>
              </w:rPr>
              <w:t>[component VerifyManifestResults XML schema details]</w:t>
            </w:r>
          </w:ins>
          <w:customXmlInsRangeStart w:id="7136" w:author="Andreas Kuehne" w:date="2019-05-31T12:40:00Z"/>
        </w:sdtContent>
      </w:sdt>
      <w:customXmlInsRangeEnd w:id="7136"/>
    </w:p>
    <w:p w14:paraId="3A6533C6" w14:textId="77777777" w:rsidR="00A71F46" w:rsidRDefault="00A71F46" w:rsidP="00A71F46">
      <w:pPr>
        <w:pStyle w:val="berschrift3"/>
        <w:numPr>
          <w:ilvl w:val="2"/>
          <w:numId w:val="3"/>
        </w:numPr>
        <w:rPr>
          <w:ins w:id="7137" w:author="Andreas Kuehne" w:date="2019-05-31T12:40:00Z"/>
        </w:rPr>
      </w:pPr>
      <w:bookmarkStart w:id="7138" w:name="_Toc10206872"/>
      <w:ins w:id="7139" w:author="Andreas Kuehne" w:date="2019-05-31T12:40:00Z">
        <w:r>
          <w:t>Component ManifestResult</w:t>
        </w:r>
        <w:bookmarkEnd w:id="7138"/>
      </w:ins>
    </w:p>
    <w:p w14:paraId="57800B62" w14:textId="77777777" w:rsidR="00A71F46" w:rsidRDefault="001A1734" w:rsidP="00A71F46">
      <w:pPr>
        <w:rPr>
          <w:ins w:id="7140" w:author="Andreas Kuehne" w:date="2019-05-31T12:40:00Z"/>
        </w:rPr>
      </w:pPr>
      <w:customXmlInsRangeStart w:id="7141" w:author="Andreas Kuehne" w:date="2019-05-31T12:40:00Z"/>
      <w:sdt>
        <w:sdtPr>
          <w:tag w:val="dss2-ManifestResultType.-normative"/>
          <w:id w:val="-1224517147"/>
        </w:sdtPr>
        <w:sdtEndPr/>
        <w:sdtContent>
          <w:customXmlInsRangeEnd w:id="7141"/>
          <w:ins w:id="7142" w:author="Andreas Kuehne" w:date="2019-05-31T12:40:00Z">
            <w:r w:rsidR="00A71F46" w:rsidRPr="003A06D0">
              <w:rPr>
                <w:color w:val="19D131"/>
                <w:lang w:val="en-GB"/>
              </w:rPr>
              <w:t xml:space="preserve">The </w:t>
            </w:r>
            <w:r w:rsidR="00A71F46" w:rsidRPr="003A06D0">
              <w:rPr>
                <w:rFonts w:ascii="Courier New" w:eastAsia="Courier New" w:hAnsi="Courier New" w:cs="Courier New"/>
                <w:lang w:val="en-GB"/>
              </w:rPr>
              <w:t>VerifyManifestResults</w:t>
            </w:r>
            <w:r w:rsidR="00A71F46" w:rsidRPr="003A06D0">
              <w:rPr>
                <w:color w:val="19D131"/>
                <w:lang w:val="en-GB"/>
              </w:rPr>
              <w:t xml:space="preserve"> component is comprised of one or more </w:t>
            </w:r>
            <w:r w:rsidR="00A71F46" w:rsidRPr="003A06D0">
              <w:rPr>
                <w:rFonts w:ascii="Courier New" w:eastAsia="Courier New" w:hAnsi="Courier New" w:cs="Courier New"/>
                <w:lang w:val="en-GB"/>
              </w:rPr>
              <w:t>ManifestResult</w:t>
            </w:r>
          </w:ins>
          <w:customXmlInsRangeStart w:id="7143" w:author="Andreas Kuehne" w:date="2019-05-31T12:40:00Z"/>
        </w:sdtContent>
      </w:sdt>
      <w:customXmlInsRangeEnd w:id="7143"/>
    </w:p>
    <w:p w14:paraId="664185AB" w14:textId="77777777" w:rsidR="00A71F46" w:rsidRDefault="00A71F46" w:rsidP="00A71F46">
      <w:pPr>
        <w:rPr>
          <w:ins w:id="7144" w:author="Andreas Kuehne" w:date="2019-05-31T12:40:00Z"/>
        </w:rPr>
      </w:pPr>
      <w:ins w:id="7145" w:author="Andreas Kuehne" w:date="2019-05-31T12:40:00Z">
        <w:r>
          <w:t>Below follows a list of the sub-components that constitute this component:</w:t>
        </w:r>
      </w:ins>
    </w:p>
    <w:p w14:paraId="7AB1CD81" w14:textId="77777777" w:rsidR="00A71F46" w:rsidRDefault="00A71F46" w:rsidP="00A71F46">
      <w:pPr>
        <w:pStyle w:val="Member"/>
        <w:rPr>
          <w:ins w:id="7146" w:author="Andreas Kuehne" w:date="2019-05-31T12:40:00Z"/>
        </w:rPr>
      </w:pPr>
      <w:ins w:id="7147" w:author="Andreas Kuehne" w:date="2019-05-31T12:40:00Z">
        <w:r>
          <w:t xml:space="preserve">The </w:t>
        </w:r>
        <w:r w:rsidRPr="35C1378D">
          <w:rPr>
            <w:rStyle w:val="Datatype"/>
          </w:rPr>
          <w:t>ReferenceXpath</w:t>
        </w:r>
        <w:r>
          <w:t xml:space="preserve"> element MUST contain one instance of a string. </w:t>
        </w:r>
      </w:ins>
      <w:customXmlInsRangeStart w:id="7148" w:author="Andreas Kuehne" w:date="2019-05-31T12:40:00Z"/>
      <w:sdt>
        <w:sdtPr>
          <w:alias w:val="dss2-ManifestResultType.xPath"/>
          <w:tag w:val="dss2-ManifestResultType.ReferenceXpath"/>
          <w:id w:val="-111219030"/>
        </w:sdtPr>
        <w:sdtEndPr/>
        <w:sdtContent>
          <w:customXmlInsRangeEnd w:id="7148"/>
          <w:ins w:id="7149" w:author="Andreas Kuehne" w:date="2019-05-31T12:40:00Z">
            <w:r w:rsidRPr="003A06D0">
              <w:rPr>
                <w:color w:val="19D131"/>
                <w:lang w:val="en-GB"/>
              </w:rPr>
              <w:t>This element identifies the manifest reference, in the XML signature, to which this result pertains.</w:t>
            </w:r>
          </w:ins>
          <w:customXmlInsRangeStart w:id="7150" w:author="Andreas Kuehne" w:date="2019-05-31T12:40:00Z"/>
        </w:sdtContent>
      </w:sdt>
      <w:customXmlInsRangeEnd w:id="7150"/>
    </w:p>
    <w:p w14:paraId="1225CCA5" w14:textId="77777777" w:rsidR="00A71F46" w:rsidRDefault="00A71F46" w:rsidP="00A71F46">
      <w:pPr>
        <w:pStyle w:val="Member"/>
        <w:rPr>
          <w:ins w:id="7151" w:author="Andreas Kuehne" w:date="2019-05-31T12:40:00Z"/>
        </w:rPr>
      </w:pPr>
      <w:ins w:id="7152" w:author="Andreas Kuehne" w:date="2019-05-31T12:40:00Z">
        <w:r>
          <w:t xml:space="preserve">The </w:t>
        </w:r>
        <w:r w:rsidRPr="35C1378D">
          <w:rPr>
            <w:rStyle w:val="Datatype"/>
          </w:rPr>
          <w:t>Status</w:t>
        </w:r>
        <w:r>
          <w:t xml:space="preserve"> element MUST contain one instance of a URI. Its value is limited to an item of the following set:</w:t>
        </w:r>
        <w:r>
          <w:br/>
        </w:r>
        <w:r>
          <w:rPr>
            <w:color w:val="244061" w:themeColor="accent1" w:themeShade="80"/>
          </w:rPr>
          <w:t>urn:oasis:names:tc:dss:1.0:manifeststatus:Valid</w:t>
        </w:r>
        <w:r>
          <w:br/>
        </w:r>
        <w:r>
          <w:rPr>
            <w:color w:val="244061" w:themeColor="accent1" w:themeShade="80"/>
          </w:rPr>
          <w:t>urn:oasis:names:tc:dss:1.0:manifeststatus:Invalid</w:t>
        </w:r>
        <w:r>
          <w:br/>
        </w:r>
      </w:ins>
      <w:customXmlInsRangeStart w:id="7153" w:author="Andreas Kuehne" w:date="2019-05-31T12:40:00Z"/>
      <w:sdt>
        <w:sdtPr>
          <w:alias w:val="dss2-ManifestResultType.status"/>
          <w:tag w:val="dss2-ManifestResultType.Status"/>
          <w:id w:val="1342663640"/>
        </w:sdtPr>
        <w:sdtEndPr/>
        <w:sdtContent>
          <w:customXmlInsRangeEnd w:id="7153"/>
          <w:ins w:id="7154" w:author="Andreas Kuehne" w:date="2019-05-31T12:40:00Z">
            <w:r w:rsidRPr="003A06D0">
              <w:rPr>
                <w:color w:val="19D131"/>
                <w:lang w:val="en-GB"/>
              </w:rPr>
              <w:t xml:space="preserve">This element indicates the manifest validation outcome. </w:t>
            </w:r>
          </w:ins>
          <w:customXmlInsRangeStart w:id="7155" w:author="Andreas Kuehne" w:date="2019-05-31T12:40:00Z"/>
        </w:sdtContent>
      </w:sdt>
      <w:customXmlInsRangeEnd w:id="7155"/>
    </w:p>
    <w:p w14:paraId="4F28964E" w14:textId="77777777" w:rsidR="00A71F46" w:rsidRDefault="00A71F46" w:rsidP="00A71F46">
      <w:pPr>
        <w:pStyle w:val="Member"/>
        <w:rPr>
          <w:ins w:id="7156" w:author="Andreas Kuehne" w:date="2019-05-31T12:40:00Z"/>
        </w:rPr>
      </w:pPr>
      <w:ins w:id="7157" w:author="Andreas Kuehne" w:date="2019-05-31T12:40:00Z">
        <w:r>
          <w:t xml:space="preserve">The OPTIONAL </w:t>
        </w:r>
        <w:r w:rsidRPr="35C1378D">
          <w:rPr>
            <w:rStyle w:val="Datatype"/>
          </w:rPr>
          <w:t>NsPrefixMapping</w:t>
        </w:r>
        <w:r>
          <w:t xml:space="preserve"> element, if present, MAY occur zero or more times containing a sub-component. If present each instance MUST satisfy the requirements specified in this document in section </w:t>
        </w:r>
        <w:r>
          <w:fldChar w:fldCharType="begin"/>
        </w:r>
        <w:r>
          <w:instrText xml:space="preserve"> REF _RefCompF8551B33 \r \h </w:instrText>
        </w:r>
      </w:ins>
      <w:ins w:id="7158" w:author="Andreas Kuehne" w:date="2019-05-31T12:40:00Z">
        <w:r>
          <w:fldChar w:fldCharType="separate"/>
        </w:r>
        <w:r>
          <w:rPr>
            <w:rStyle w:val="Datatype"/>
            <w:rFonts w:eastAsia="Courier New" w:cs="Courier New"/>
          </w:rPr>
          <w:t>NsPrefixMapping</w:t>
        </w:r>
        <w:r>
          <w:fldChar w:fldCharType="end"/>
        </w:r>
        <w:r>
          <w:t xml:space="preserve">. </w:t>
        </w:r>
      </w:ins>
      <w:customXmlInsRangeStart w:id="7159" w:author="Andreas Kuehne" w:date="2019-05-31T12:40:00Z"/>
      <w:sdt>
        <w:sdtPr>
          <w:alias w:val="dss2-ManifestResultType.nsDecl"/>
          <w:tag w:val="dss2-ManifestResultType.NsPrefixMapping"/>
          <w:id w:val="-1729762451"/>
          <w:showingPlcHdr/>
        </w:sdtPr>
        <w:sdtEndPr/>
        <w:sdtContent>
          <w:customXmlInsRangeEnd w:id="7159"/>
          <w:ins w:id="7160" w:author="Andreas Kuehne" w:date="2019-05-31T12:40:00Z">
            <w:r>
              <w:rPr>
                <w:color w:val="19D131"/>
              </w:rPr>
              <w:t>[sub component NsPrefixMapping details]</w:t>
            </w:r>
          </w:ins>
          <w:customXmlInsRangeStart w:id="7161" w:author="Andreas Kuehne" w:date="2019-05-31T12:40:00Z"/>
        </w:sdtContent>
      </w:sdt>
      <w:customXmlInsRangeEnd w:id="7161"/>
    </w:p>
    <w:p w14:paraId="631B094C" w14:textId="77777777" w:rsidR="00A71F46" w:rsidRDefault="00A71F46" w:rsidP="00A71F46">
      <w:pPr>
        <w:pStyle w:val="Non-normativeCommentHeading"/>
        <w:rPr>
          <w:ins w:id="7162" w:author="Andreas Kuehne" w:date="2019-05-31T12:40:00Z"/>
        </w:rPr>
      </w:pPr>
      <w:ins w:id="7163" w:author="Andreas Kuehne" w:date="2019-05-31T12:40:00Z">
        <w:r>
          <w:t>Non-normative Comment:</w:t>
        </w:r>
      </w:ins>
    </w:p>
    <w:p w14:paraId="1F409615" w14:textId="77777777" w:rsidR="00A71F46" w:rsidRDefault="001A1734" w:rsidP="00A71F46">
      <w:pPr>
        <w:pStyle w:val="Non-normativeComment"/>
        <w:rPr>
          <w:ins w:id="7164" w:author="Andreas Kuehne" w:date="2019-05-31T12:40:00Z"/>
        </w:rPr>
      </w:pPr>
      <w:customXmlInsRangeStart w:id="7165" w:author="Andreas Kuehne" w:date="2019-05-31T12:40:00Z"/>
      <w:sdt>
        <w:sdtPr>
          <w:tag w:val="dss2-ManifestResultType.-nonNormative"/>
          <w:id w:val="675461999"/>
          <w:showingPlcHdr/>
        </w:sdtPr>
        <w:sdtEndPr/>
        <w:sdtContent>
          <w:customXmlInsRangeEnd w:id="7165"/>
          <w:ins w:id="7166" w:author="Andreas Kuehne" w:date="2019-05-31T12:40:00Z">
            <w:r w:rsidR="00A71F46">
              <w:rPr>
                <w:color w:val="19D131"/>
              </w:rPr>
              <w:t>[component ManifestResult non normative details]</w:t>
            </w:r>
          </w:ins>
          <w:customXmlInsRangeStart w:id="7167" w:author="Andreas Kuehne" w:date="2019-05-31T12:40:00Z"/>
        </w:sdtContent>
      </w:sdt>
      <w:customXmlInsRangeEnd w:id="7167"/>
    </w:p>
    <w:p w14:paraId="0BCA6592" w14:textId="77777777" w:rsidR="00A71F46" w:rsidRDefault="00A71F46" w:rsidP="00A71F46">
      <w:pPr>
        <w:pStyle w:val="berschrift4"/>
        <w:numPr>
          <w:ilvl w:val="3"/>
          <w:numId w:val="3"/>
        </w:numPr>
        <w:rPr>
          <w:ins w:id="7168" w:author="Andreas Kuehne" w:date="2019-05-31T12:40:00Z"/>
        </w:rPr>
      </w:pPr>
      <w:bookmarkStart w:id="7169" w:name="_Toc10206873"/>
      <w:ins w:id="7170" w:author="Andreas Kuehne" w:date="2019-05-31T12:40:00Z">
        <w:r>
          <w:t>ManifestResult – JSON Syntax</w:t>
        </w:r>
        <w:bookmarkEnd w:id="7169"/>
      </w:ins>
    </w:p>
    <w:p w14:paraId="6EA73F85" w14:textId="77777777" w:rsidR="00A71F46" w:rsidRPr="0248A3D1" w:rsidRDefault="00A71F46" w:rsidP="00A71F46">
      <w:pPr>
        <w:rPr>
          <w:ins w:id="7171" w:author="Andreas Kuehne" w:date="2019-05-31T12:40:00Z"/>
        </w:rPr>
      </w:pPr>
      <w:ins w:id="7172" w:author="Andreas Kuehne" w:date="2019-05-31T12:40:00Z">
        <w:r w:rsidRPr="002062A5">
          <w:rPr>
            <w:rFonts w:eastAsia="Arial" w:cs="Arial"/>
            <w:sz w:val="22"/>
            <w:szCs w:val="22"/>
          </w:rPr>
          <w:t xml:space="preserve">The </w:t>
        </w:r>
        <w:r w:rsidRPr="002062A5">
          <w:rPr>
            <w:rFonts w:ascii="Courier New" w:eastAsia="Courier New" w:hAnsi="Courier New" w:cs="Courier New"/>
          </w:rPr>
          <w:t>ManifestResultType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ManifestResult</w:t>
        </w:r>
        <w:r>
          <w:t xml:space="preserve"> component.</w:t>
        </w:r>
      </w:ins>
    </w:p>
    <w:p w14:paraId="213CB4F9" w14:textId="77777777" w:rsidR="00A71F46" w:rsidRPr="C2430093" w:rsidRDefault="00A71F46" w:rsidP="00A71F46">
      <w:pPr>
        <w:spacing w:line="259" w:lineRule="auto"/>
        <w:rPr>
          <w:ins w:id="7173" w:author="Andreas Kuehne" w:date="2019-05-31T12:40:00Z"/>
          <w:rFonts w:eastAsia="Arial" w:cs="Arial"/>
          <w:sz w:val="22"/>
          <w:szCs w:val="22"/>
        </w:rPr>
      </w:pPr>
      <w:ins w:id="7174"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ManifestResult</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300"/>
        <w:gridCol w:w="3083"/>
        <w:gridCol w:w="2967"/>
      </w:tblGrid>
      <w:tr w:rsidR="00A71F46" w14:paraId="4F9FF819" w14:textId="77777777" w:rsidTr="00A71F46">
        <w:trPr>
          <w:cnfStyle w:val="100000000000" w:firstRow="1" w:lastRow="0" w:firstColumn="0" w:lastColumn="0" w:oddVBand="0" w:evenVBand="0" w:oddHBand="0" w:evenHBand="0" w:firstRowFirstColumn="0" w:firstRowLastColumn="0" w:lastRowFirstColumn="0" w:lastRowLastColumn="0"/>
          <w:ins w:id="717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0F77E6A" w14:textId="77777777" w:rsidR="00A71F46" w:rsidRDefault="00A71F46" w:rsidP="00A71F46">
            <w:pPr>
              <w:pStyle w:val="Beschriftung"/>
              <w:rPr>
                <w:ins w:id="7176" w:author="Andreas Kuehne" w:date="2019-05-31T12:40:00Z"/>
              </w:rPr>
            </w:pPr>
            <w:ins w:id="7177" w:author="Andreas Kuehne" w:date="2019-05-31T12:40:00Z">
              <w:r>
                <w:t>Element</w:t>
              </w:r>
            </w:ins>
          </w:p>
        </w:tc>
        <w:tc>
          <w:tcPr>
            <w:tcW w:w="4675" w:type="dxa"/>
          </w:tcPr>
          <w:p w14:paraId="21B966B3"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7178" w:author="Andreas Kuehne" w:date="2019-05-31T12:40:00Z"/>
              </w:rPr>
            </w:pPr>
            <w:ins w:id="7179" w:author="Andreas Kuehne" w:date="2019-05-31T12:40:00Z">
              <w:r>
                <w:t>Implementing JSON member name</w:t>
              </w:r>
            </w:ins>
          </w:p>
        </w:tc>
        <w:tc>
          <w:tcPr>
            <w:tcW w:w="4675" w:type="dxa"/>
          </w:tcPr>
          <w:p w14:paraId="60A5B1B9"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7180" w:author="Andreas Kuehne" w:date="2019-05-31T12:40:00Z"/>
              </w:rPr>
            </w:pPr>
            <w:ins w:id="7181" w:author="Andreas Kuehne" w:date="2019-05-31T12:40:00Z">
              <w:r>
                <w:t>Comments</w:t>
              </w:r>
            </w:ins>
          </w:p>
        </w:tc>
      </w:tr>
      <w:tr w:rsidR="00A71F46" w14:paraId="6C2D19F1" w14:textId="77777777" w:rsidTr="00A71F46">
        <w:trPr>
          <w:ins w:id="7182"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6FDB484" w14:textId="77777777" w:rsidR="00A71F46" w:rsidRPr="002062A5" w:rsidRDefault="00A71F46" w:rsidP="00A71F46">
            <w:pPr>
              <w:pStyle w:val="Beschriftung"/>
              <w:rPr>
                <w:ins w:id="7183" w:author="Andreas Kuehne" w:date="2019-05-31T12:40:00Z"/>
                <w:rStyle w:val="Datatype"/>
                <w:b w:val="0"/>
                <w:bCs w:val="0"/>
              </w:rPr>
            </w:pPr>
            <w:ins w:id="7184" w:author="Andreas Kuehne" w:date="2019-05-31T12:40:00Z">
              <w:r w:rsidRPr="002062A5">
                <w:rPr>
                  <w:rStyle w:val="Datatype"/>
                </w:rPr>
                <w:t>ReferenceXpath</w:t>
              </w:r>
            </w:ins>
          </w:p>
        </w:tc>
        <w:tc>
          <w:tcPr>
            <w:tcW w:w="4675" w:type="dxa"/>
          </w:tcPr>
          <w:p w14:paraId="0E031934"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7185" w:author="Andreas Kuehne" w:date="2019-05-31T12:40:00Z"/>
                <w:rStyle w:val="Datatype"/>
              </w:rPr>
            </w:pPr>
            <w:ins w:id="7186" w:author="Andreas Kuehne" w:date="2019-05-31T12:40:00Z">
              <w:r w:rsidRPr="002062A5">
                <w:rPr>
                  <w:rStyle w:val="Datatype"/>
                </w:rPr>
                <w:t>xPath</w:t>
              </w:r>
            </w:ins>
          </w:p>
        </w:tc>
        <w:tc>
          <w:tcPr>
            <w:tcW w:w="4675" w:type="dxa"/>
          </w:tcPr>
          <w:p w14:paraId="27EA8CED"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7187" w:author="Andreas Kuehne" w:date="2019-05-31T12:40:00Z"/>
              </w:rPr>
            </w:pPr>
            <w:customXmlInsRangeStart w:id="7188" w:author="Andreas Kuehne" w:date="2019-05-31T12:40:00Z"/>
            <w:sdt>
              <w:sdtPr>
                <w:alias w:val="dss2-ManifestResultType.xPath"/>
                <w:tag w:val="dss2-ManifestResultType.-jsonComment.ReferenceXpath"/>
                <w:id w:val="-386259445"/>
                <w:showingPlcHdr/>
              </w:sdtPr>
              <w:sdtEndPr/>
              <w:sdtContent>
                <w:customXmlInsRangeEnd w:id="7188"/>
                <w:ins w:id="7189" w:author="Andreas Kuehne" w:date="2019-05-31T12:40:00Z">
                  <w:r w:rsidR="00A71F46">
                    <w:rPr>
                      <w:color w:val="19D131"/>
                    </w:rPr>
                    <w:t>[]</w:t>
                  </w:r>
                </w:ins>
                <w:customXmlInsRangeStart w:id="7190" w:author="Andreas Kuehne" w:date="2019-05-31T12:40:00Z"/>
              </w:sdtContent>
            </w:sdt>
            <w:customXmlInsRangeEnd w:id="7190"/>
          </w:p>
        </w:tc>
      </w:tr>
      <w:tr w:rsidR="00A71F46" w14:paraId="398F5AF7" w14:textId="77777777" w:rsidTr="00A71F46">
        <w:trPr>
          <w:ins w:id="719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9491516" w14:textId="77777777" w:rsidR="00A71F46" w:rsidRPr="002062A5" w:rsidRDefault="00A71F46" w:rsidP="00A71F46">
            <w:pPr>
              <w:pStyle w:val="Beschriftung"/>
              <w:rPr>
                <w:ins w:id="7192" w:author="Andreas Kuehne" w:date="2019-05-31T12:40:00Z"/>
                <w:rStyle w:val="Datatype"/>
                <w:b w:val="0"/>
                <w:bCs w:val="0"/>
              </w:rPr>
            </w:pPr>
            <w:ins w:id="7193" w:author="Andreas Kuehne" w:date="2019-05-31T12:40:00Z">
              <w:r w:rsidRPr="002062A5">
                <w:rPr>
                  <w:rStyle w:val="Datatype"/>
                </w:rPr>
                <w:t>Status</w:t>
              </w:r>
            </w:ins>
          </w:p>
        </w:tc>
        <w:tc>
          <w:tcPr>
            <w:tcW w:w="4675" w:type="dxa"/>
          </w:tcPr>
          <w:p w14:paraId="23BA9B13"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7194" w:author="Andreas Kuehne" w:date="2019-05-31T12:40:00Z"/>
                <w:rStyle w:val="Datatype"/>
              </w:rPr>
            </w:pPr>
            <w:ins w:id="7195" w:author="Andreas Kuehne" w:date="2019-05-31T12:40:00Z">
              <w:r w:rsidRPr="002062A5">
                <w:rPr>
                  <w:rStyle w:val="Datatype"/>
                </w:rPr>
                <w:t>status</w:t>
              </w:r>
            </w:ins>
          </w:p>
        </w:tc>
        <w:tc>
          <w:tcPr>
            <w:tcW w:w="4675" w:type="dxa"/>
          </w:tcPr>
          <w:p w14:paraId="48DBF694"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7196" w:author="Andreas Kuehne" w:date="2019-05-31T12:40:00Z"/>
              </w:rPr>
            </w:pPr>
            <w:customXmlInsRangeStart w:id="7197" w:author="Andreas Kuehne" w:date="2019-05-31T12:40:00Z"/>
            <w:sdt>
              <w:sdtPr>
                <w:alias w:val="dss2-ManifestResultType.status"/>
                <w:tag w:val="dss2-ManifestResultType.-jsonComment.Status"/>
                <w:id w:val="-995949801"/>
                <w:showingPlcHdr/>
              </w:sdtPr>
              <w:sdtEndPr/>
              <w:sdtContent>
                <w:customXmlInsRangeEnd w:id="7197"/>
                <w:ins w:id="7198" w:author="Andreas Kuehne" w:date="2019-05-31T12:40:00Z">
                  <w:r w:rsidR="00A71F46">
                    <w:rPr>
                      <w:color w:val="19D131"/>
                    </w:rPr>
                    <w:t>[]</w:t>
                  </w:r>
                </w:ins>
                <w:customXmlInsRangeStart w:id="7199" w:author="Andreas Kuehne" w:date="2019-05-31T12:40:00Z"/>
              </w:sdtContent>
            </w:sdt>
            <w:customXmlInsRangeEnd w:id="7199"/>
          </w:p>
        </w:tc>
      </w:tr>
      <w:tr w:rsidR="00A71F46" w14:paraId="2BF028D8" w14:textId="77777777" w:rsidTr="00A71F46">
        <w:trPr>
          <w:ins w:id="720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BA18F58" w14:textId="77777777" w:rsidR="00A71F46" w:rsidRPr="002062A5" w:rsidRDefault="00A71F46" w:rsidP="00A71F46">
            <w:pPr>
              <w:pStyle w:val="Beschriftung"/>
              <w:rPr>
                <w:ins w:id="7201" w:author="Andreas Kuehne" w:date="2019-05-31T12:40:00Z"/>
                <w:rStyle w:val="Datatype"/>
                <w:b w:val="0"/>
                <w:bCs w:val="0"/>
              </w:rPr>
            </w:pPr>
            <w:ins w:id="7202" w:author="Andreas Kuehne" w:date="2019-05-31T12:40:00Z">
              <w:r w:rsidRPr="002062A5">
                <w:rPr>
                  <w:rStyle w:val="Datatype"/>
                </w:rPr>
                <w:t>NsPrefixMapping</w:t>
              </w:r>
            </w:ins>
          </w:p>
        </w:tc>
        <w:tc>
          <w:tcPr>
            <w:tcW w:w="4675" w:type="dxa"/>
          </w:tcPr>
          <w:p w14:paraId="1005061A"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7203" w:author="Andreas Kuehne" w:date="2019-05-31T12:40:00Z"/>
                <w:rStyle w:val="Datatype"/>
              </w:rPr>
            </w:pPr>
            <w:ins w:id="7204" w:author="Andreas Kuehne" w:date="2019-05-31T12:40:00Z">
              <w:r w:rsidRPr="002062A5">
                <w:rPr>
                  <w:rStyle w:val="Datatype"/>
                </w:rPr>
                <w:t>nsDecl</w:t>
              </w:r>
            </w:ins>
          </w:p>
        </w:tc>
        <w:tc>
          <w:tcPr>
            <w:tcW w:w="4675" w:type="dxa"/>
          </w:tcPr>
          <w:p w14:paraId="2BC7D2D6"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7205" w:author="Andreas Kuehne" w:date="2019-05-31T12:40:00Z"/>
              </w:rPr>
            </w:pPr>
            <w:customXmlInsRangeStart w:id="7206" w:author="Andreas Kuehne" w:date="2019-05-31T12:40:00Z"/>
            <w:sdt>
              <w:sdtPr>
                <w:alias w:val="dss2-ManifestResultType.nsDecl"/>
                <w:tag w:val="dss2-ManifestResultType.-jsonComment.NsPrefixMapping"/>
                <w:id w:val="-861364014"/>
                <w:showingPlcHdr/>
              </w:sdtPr>
              <w:sdtEndPr/>
              <w:sdtContent>
                <w:customXmlInsRangeEnd w:id="7206"/>
                <w:ins w:id="7207" w:author="Andreas Kuehne" w:date="2019-05-31T12:40:00Z">
                  <w:r w:rsidR="00A71F46">
                    <w:rPr>
                      <w:color w:val="19D131"/>
                    </w:rPr>
                    <w:t>[]</w:t>
                  </w:r>
                </w:ins>
                <w:customXmlInsRangeStart w:id="7208" w:author="Andreas Kuehne" w:date="2019-05-31T12:40:00Z"/>
              </w:sdtContent>
            </w:sdt>
            <w:customXmlInsRangeEnd w:id="7208"/>
          </w:p>
        </w:tc>
      </w:tr>
    </w:tbl>
    <w:p w14:paraId="375BBCC9" w14:textId="77777777" w:rsidR="00A71F46" w:rsidRPr="0202B381" w:rsidRDefault="00A71F46" w:rsidP="00A71F46">
      <w:pPr>
        <w:rPr>
          <w:ins w:id="7209" w:author="Andreas Kuehne" w:date="2019-05-31T12:40:00Z"/>
        </w:rPr>
      </w:pPr>
      <w:ins w:id="7210" w:author="Andreas Kuehne" w:date="2019-05-31T12:40:00Z">
        <w:r w:rsidRPr="002062A5">
          <w:rPr>
            <w:rFonts w:eastAsia="Arial" w:cs="Arial"/>
            <w:sz w:val="22"/>
            <w:szCs w:val="22"/>
          </w:rPr>
          <w:t xml:space="preserve">The </w:t>
        </w:r>
        <w:r w:rsidRPr="002062A5">
          <w:rPr>
            <w:rFonts w:ascii="Courier New" w:eastAsia="Courier New" w:hAnsi="Courier New" w:cs="Courier New"/>
          </w:rPr>
          <w:t>ManifestResultType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55664E73" w14:textId="77777777" w:rsidR="00A71F46" w:rsidRDefault="00A71F46" w:rsidP="00A71F46">
      <w:pPr>
        <w:pStyle w:val="Code"/>
        <w:spacing w:line="259" w:lineRule="auto"/>
        <w:rPr>
          <w:ins w:id="7211" w:author="Andreas Kuehne" w:date="2019-05-31T12:40:00Z"/>
        </w:rPr>
      </w:pPr>
      <w:ins w:id="7212" w:author="Andreas Kuehne" w:date="2019-05-31T12:40:00Z">
        <w:r>
          <w:rPr>
            <w:color w:val="31849B" w:themeColor="accent5" w:themeShade="BF"/>
          </w:rPr>
          <w:t>"dss2-ManifestResultType"</w:t>
        </w:r>
        <w:r>
          <w:t>: {</w:t>
        </w:r>
      </w:ins>
    </w:p>
    <w:p w14:paraId="50DC6D0A" w14:textId="77777777" w:rsidR="00A71F46" w:rsidRDefault="00A71F46" w:rsidP="00A71F46">
      <w:pPr>
        <w:pStyle w:val="Code"/>
        <w:spacing w:line="259" w:lineRule="auto"/>
        <w:rPr>
          <w:ins w:id="7213" w:author="Andreas Kuehne" w:date="2019-05-31T12:40:00Z"/>
        </w:rPr>
      </w:pPr>
      <w:ins w:id="7214" w:author="Andreas Kuehne" w:date="2019-05-31T12:40:00Z">
        <w:r>
          <w:rPr>
            <w:color w:val="31849B" w:themeColor="accent5" w:themeShade="BF"/>
          </w:rPr>
          <w:t xml:space="preserve">  "type"</w:t>
        </w:r>
        <w:r>
          <w:t xml:space="preserve">: </w:t>
        </w:r>
        <w:r>
          <w:rPr>
            <w:color w:val="244061" w:themeColor="accent1" w:themeShade="80"/>
          </w:rPr>
          <w:t>"object",</w:t>
        </w:r>
      </w:ins>
    </w:p>
    <w:p w14:paraId="334FFB9D" w14:textId="77777777" w:rsidR="00A71F46" w:rsidRDefault="00A71F46" w:rsidP="00A71F46">
      <w:pPr>
        <w:pStyle w:val="Code"/>
        <w:spacing w:line="259" w:lineRule="auto"/>
        <w:rPr>
          <w:ins w:id="7215" w:author="Andreas Kuehne" w:date="2019-05-31T12:40:00Z"/>
        </w:rPr>
      </w:pPr>
      <w:ins w:id="7216" w:author="Andreas Kuehne" w:date="2019-05-31T12:40:00Z">
        <w:r>
          <w:rPr>
            <w:color w:val="31849B" w:themeColor="accent5" w:themeShade="BF"/>
          </w:rPr>
          <w:t xml:space="preserve">  "properties"</w:t>
        </w:r>
        <w:r>
          <w:t>: {</w:t>
        </w:r>
      </w:ins>
    </w:p>
    <w:p w14:paraId="1E748DDA" w14:textId="77777777" w:rsidR="00A71F46" w:rsidRDefault="00A71F46" w:rsidP="00A71F46">
      <w:pPr>
        <w:pStyle w:val="Code"/>
        <w:spacing w:line="259" w:lineRule="auto"/>
        <w:rPr>
          <w:ins w:id="7217" w:author="Andreas Kuehne" w:date="2019-05-31T12:40:00Z"/>
        </w:rPr>
      </w:pPr>
      <w:ins w:id="7218" w:author="Andreas Kuehne" w:date="2019-05-31T12:40:00Z">
        <w:r>
          <w:rPr>
            <w:color w:val="31849B" w:themeColor="accent5" w:themeShade="BF"/>
          </w:rPr>
          <w:t xml:space="preserve">    "xPath"</w:t>
        </w:r>
        <w:r>
          <w:t>: {</w:t>
        </w:r>
      </w:ins>
    </w:p>
    <w:p w14:paraId="7872B989" w14:textId="77777777" w:rsidR="00A71F46" w:rsidRDefault="00A71F46" w:rsidP="00A71F46">
      <w:pPr>
        <w:pStyle w:val="Code"/>
        <w:spacing w:line="259" w:lineRule="auto"/>
        <w:rPr>
          <w:ins w:id="7219" w:author="Andreas Kuehne" w:date="2019-05-31T12:40:00Z"/>
        </w:rPr>
      </w:pPr>
      <w:ins w:id="7220" w:author="Andreas Kuehne" w:date="2019-05-31T12:40:00Z">
        <w:r>
          <w:rPr>
            <w:color w:val="31849B" w:themeColor="accent5" w:themeShade="BF"/>
          </w:rPr>
          <w:t xml:space="preserve">      "type"</w:t>
        </w:r>
        <w:r>
          <w:t xml:space="preserve">: </w:t>
        </w:r>
        <w:r>
          <w:rPr>
            <w:color w:val="244061" w:themeColor="accent1" w:themeShade="80"/>
          </w:rPr>
          <w:t>"string"</w:t>
        </w:r>
      </w:ins>
    </w:p>
    <w:p w14:paraId="6444B8B3" w14:textId="77777777" w:rsidR="00A71F46" w:rsidRDefault="00A71F46" w:rsidP="00A71F46">
      <w:pPr>
        <w:pStyle w:val="Code"/>
        <w:spacing w:line="259" w:lineRule="auto"/>
        <w:rPr>
          <w:ins w:id="7221" w:author="Andreas Kuehne" w:date="2019-05-31T12:40:00Z"/>
        </w:rPr>
      </w:pPr>
      <w:ins w:id="7222" w:author="Andreas Kuehne" w:date="2019-05-31T12:40:00Z">
        <w:r>
          <w:t xml:space="preserve">    },</w:t>
        </w:r>
      </w:ins>
    </w:p>
    <w:p w14:paraId="3B6E95A7" w14:textId="77777777" w:rsidR="00A71F46" w:rsidRDefault="00A71F46" w:rsidP="00A71F46">
      <w:pPr>
        <w:pStyle w:val="Code"/>
        <w:spacing w:line="259" w:lineRule="auto"/>
        <w:rPr>
          <w:ins w:id="7223" w:author="Andreas Kuehne" w:date="2019-05-31T12:40:00Z"/>
        </w:rPr>
      </w:pPr>
      <w:ins w:id="7224" w:author="Andreas Kuehne" w:date="2019-05-31T12:40:00Z">
        <w:r>
          <w:rPr>
            <w:color w:val="31849B" w:themeColor="accent5" w:themeShade="BF"/>
          </w:rPr>
          <w:t xml:space="preserve">    "status"</w:t>
        </w:r>
        <w:r>
          <w:t>: {</w:t>
        </w:r>
      </w:ins>
    </w:p>
    <w:p w14:paraId="1C6FED5B" w14:textId="77777777" w:rsidR="00A71F46" w:rsidRDefault="00A71F46" w:rsidP="00A71F46">
      <w:pPr>
        <w:pStyle w:val="Code"/>
        <w:spacing w:line="259" w:lineRule="auto"/>
        <w:rPr>
          <w:ins w:id="7225" w:author="Andreas Kuehne" w:date="2019-05-31T12:40:00Z"/>
        </w:rPr>
      </w:pPr>
      <w:ins w:id="7226" w:author="Andreas Kuehne" w:date="2019-05-31T12:40:00Z">
        <w:r>
          <w:rPr>
            <w:color w:val="31849B" w:themeColor="accent5" w:themeShade="BF"/>
          </w:rPr>
          <w:t xml:space="preserve">      "type"</w:t>
        </w:r>
        <w:r>
          <w:t xml:space="preserve">: </w:t>
        </w:r>
        <w:r>
          <w:rPr>
            <w:color w:val="244061" w:themeColor="accent1" w:themeShade="80"/>
          </w:rPr>
          <w:t>"string",</w:t>
        </w:r>
      </w:ins>
    </w:p>
    <w:p w14:paraId="0CF16CB1" w14:textId="77777777" w:rsidR="00A71F46" w:rsidRDefault="00A71F46" w:rsidP="00A71F46">
      <w:pPr>
        <w:pStyle w:val="Code"/>
        <w:spacing w:line="259" w:lineRule="auto"/>
        <w:rPr>
          <w:ins w:id="7227" w:author="Andreas Kuehne" w:date="2019-05-31T12:40:00Z"/>
        </w:rPr>
      </w:pPr>
      <w:ins w:id="7228" w:author="Andreas Kuehne" w:date="2019-05-31T12:40:00Z">
        <w:r>
          <w:rPr>
            <w:color w:val="31849B" w:themeColor="accent5" w:themeShade="BF"/>
          </w:rPr>
          <w:t xml:space="preserve">      "enum"</w:t>
        </w:r>
        <w:r>
          <w:t>: [</w:t>
        </w:r>
        <w:r>
          <w:rPr>
            <w:color w:val="244061" w:themeColor="accent1" w:themeShade="80"/>
          </w:rPr>
          <w:t>"urn:oasis:names:tc:dss:1.0:manifeststatus:Valid", "urn:oasis:names:tc:dss:1.0:manifeststatus:Invalid"</w:t>
        </w:r>
        <w:r>
          <w:t>]</w:t>
        </w:r>
      </w:ins>
    </w:p>
    <w:p w14:paraId="24E3715C" w14:textId="77777777" w:rsidR="00A71F46" w:rsidRDefault="00A71F46" w:rsidP="00A71F46">
      <w:pPr>
        <w:pStyle w:val="Code"/>
        <w:spacing w:line="259" w:lineRule="auto"/>
        <w:rPr>
          <w:ins w:id="7229" w:author="Andreas Kuehne" w:date="2019-05-31T12:40:00Z"/>
        </w:rPr>
      </w:pPr>
      <w:ins w:id="7230" w:author="Andreas Kuehne" w:date="2019-05-31T12:40:00Z">
        <w:r>
          <w:t xml:space="preserve">    },</w:t>
        </w:r>
      </w:ins>
    </w:p>
    <w:p w14:paraId="44808C98" w14:textId="77777777" w:rsidR="00A71F46" w:rsidRDefault="00A71F46" w:rsidP="00A71F46">
      <w:pPr>
        <w:pStyle w:val="Code"/>
        <w:spacing w:line="259" w:lineRule="auto"/>
        <w:rPr>
          <w:ins w:id="7231" w:author="Andreas Kuehne" w:date="2019-05-31T12:40:00Z"/>
        </w:rPr>
      </w:pPr>
      <w:ins w:id="7232" w:author="Andreas Kuehne" w:date="2019-05-31T12:40:00Z">
        <w:r>
          <w:rPr>
            <w:color w:val="31849B" w:themeColor="accent5" w:themeShade="BF"/>
          </w:rPr>
          <w:t xml:space="preserve">    "nsDecl"</w:t>
        </w:r>
        <w:r>
          <w:t>: {</w:t>
        </w:r>
      </w:ins>
    </w:p>
    <w:p w14:paraId="129E8993" w14:textId="77777777" w:rsidR="00A71F46" w:rsidRDefault="00A71F46" w:rsidP="00A71F46">
      <w:pPr>
        <w:pStyle w:val="Code"/>
        <w:spacing w:line="259" w:lineRule="auto"/>
        <w:rPr>
          <w:ins w:id="7233" w:author="Andreas Kuehne" w:date="2019-05-31T12:40:00Z"/>
        </w:rPr>
      </w:pPr>
      <w:ins w:id="7234" w:author="Andreas Kuehne" w:date="2019-05-31T12:40:00Z">
        <w:r>
          <w:rPr>
            <w:color w:val="31849B" w:themeColor="accent5" w:themeShade="BF"/>
          </w:rPr>
          <w:t xml:space="preserve">      "type"</w:t>
        </w:r>
        <w:r>
          <w:t xml:space="preserve">: </w:t>
        </w:r>
        <w:r>
          <w:rPr>
            <w:color w:val="244061" w:themeColor="accent1" w:themeShade="80"/>
          </w:rPr>
          <w:t>"array",</w:t>
        </w:r>
      </w:ins>
    </w:p>
    <w:p w14:paraId="67108486" w14:textId="77777777" w:rsidR="00A71F46" w:rsidRDefault="00A71F46" w:rsidP="00A71F46">
      <w:pPr>
        <w:pStyle w:val="Code"/>
        <w:spacing w:line="259" w:lineRule="auto"/>
        <w:rPr>
          <w:ins w:id="7235" w:author="Andreas Kuehne" w:date="2019-05-31T12:40:00Z"/>
        </w:rPr>
      </w:pPr>
      <w:ins w:id="7236" w:author="Andreas Kuehne" w:date="2019-05-31T12:40:00Z">
        <w:r>
          <w:rPr>
            <w:color w:val="31849B" w:themeColor="accent5" w:themeShade="BF"/>
          </w:rPr>
          <w:t xml:space="preserve">      "items"</w:t>
        </w:r>
        <w:r>
          <w:t>: {</w:t>
        </w:r>
      </w:ins>
    </w:p>
    <w:p w14:paraId="7FB8E463" w14:textId="77777777" w:rsidR="00A71F46" w:rsidRDefault="00A71F46" w:rsidP="00A71F46">
      <w:pPr>
        <w:pStyle w:val="Code"/>
        <w:spacing w:line="259" w:lineRule="auto"/>
        <w:rPr>
          <w:ins w:id="7237" w:author="Andreas Kuehne" w:date="2019-05-31T12:40:00Z"/>
        </w:rPr>
      </w:pPr>
      <w:ins w:id="7238" w:author="Andreas Kuehne" w:date="2019-05-31T12:40:00Z">
        <w:r>
          <w:rPr>
            <w:color w:val="31849B" w:themeColor="accent5" w:themeShade="BF"/>
          </w:rPr>
          <w:t xml:space="preserve">        "$ref"</w:t>
        </w:r>
        <w:r>
          <w:t xml:space="preserve">: </w:t>
        </w:r>
        <w:r>
          <w:rPr>
            <w:color w:val="244061" w:themeColor="accent1" w:themeShade="80"/>
          </w:rPr>
          <w:t>"#/definitions/nsl-NsPrefixMappingType"</w:t>
        </w:r>
      </w:ins>
    </w:p>
    <w:p w14:paraId="731EB6C1" w14:textId="77777777" w:rsidR="00A71F46" w:rsidRDefault="00A71F46" w:rsidP="00A71F46">
      <w:pPr>
        <w:pStyle w:val="Code"/>
        <w:spacing w:line="259" w:lineRule="auto"/>
        <w:rPr>
          <w:ins w:id="7239" w:author="Andreas Kuehne" w:date="2019-05-31T12:40:00Z"/>
        </w:rPr>
      </w:pPr>
      <w:ins w:id="7240" w:author="Andreas Kuehne" w:date="2019-05-31T12:40:00Z">
        <w:r>
          <w:t xml:space="preserve">      }</w:t>
        </w:r>
      </w:ins>
    </w:p>
    <w:p w14:paraId="7C55EFA3" w14:textId="77777777" w:rsidR="00A71F46" w:rsidRDefault="00A71F46" w:rsidP="00A71F46">
      <w:pPr>
        <w:pStyle w:val="Code"/>
        <w:spacing w:line="259" w:lineRule="auto"/>
        <w:rPr>
          <w:ins w:id="7241" w:author="Andreas Kuehne" w:date="2019-05-31T12:40:00Z"/>
        </w:rPr>
      </w:pPr>
      <w:ins w:id="7242" w:author="Andreas Kuehne" w:date="2019-05-31T12:40:00Z">
        <w:r>
          <w:t xml:space="preserve">    }</w:t>
        </w:r>
      </w:ins>
    </w:p>
    <w:p w14:paraId="07D74537" w14:textId="77777777" w:rsidR="00A71F46" w:rsidRDefault="00A71F46" w:rsidP="00A71F46">
      <w:pPr>
        <w:pStyle w:val="Code"/>
        <w:spacing w:line="259" w:lineRule="auto"/>
        <w:rPr>
          <w:ins w:id="7243" w:author="Andreas Kuehne" w:date="2019-05-31T12:40:00Z"/>
        </w:rPr>
      </w:pPr>
      <w:ins w:id="7244" w:author="Andreas Kuehne" w:date="2019-05-31T12:40:00Z">
        <w:r>
          <w:t xml:space="preserve">  },</w:t>
        </w:r>
      </w:ins>
    </w:p>
    <w:p w14:paraId="68871257" w14:textId="77777777" w:rsidR="00A71F46" w:rsidRDefault="00A71F46" w:rsidP="00A71F46">
      <w:pPr>
        <w:pStyle w:val="Code"/>
        <w:spacing w:line="259" w:lineRule="auto"/>
        <w:rPr>
          <w:ins w:id="7245" w:author="Andreas Kuehne" w:date="2019-05-31T12:40:00Z"/>
        </w:rPr>
      </w:pPr>
      <w:ins w:id="7246" w:author="Andreas Kuehne" w:date="2019-05-31T12:40:00Z">
        <w:r>
          <w:rPr>
            <w:color w:val="31849B" w:themeColor="accent5" w:themeShade="BF"/>
          </w:rPr>
          <w:t xml:space="preserve">  "required"</w:t>
        </w:r>
        <w:r>
          <w:t>: [</w:t>
        </w:r>
        <w:r>
          <w:rPr>
            <w:color w:val="244061" w:themeColor="accent1" w:themeShade="80"/>
          </w:rPr>
          <w:t>"xPath", "status"</w:t>
        </w:r>
        <w:r>
          <w:t>]</w:t>
        </w:r>
      </w:ins>
    </w:p>
    <w:p w14:paraId="20D778C3" w14:textId="77777777" w:rsidR="00A71F46" w:rsidRDefault="00A71F46" w:rsidP="00A71F46">
      <w:pPr>
        <w:pStyle w:val="Code"/>
        <w:spacing w:line="259" w:lineRule="auto"/>
        <w:rPr>
          <w:ins w:id="7247" w:author="Andreas Kuehne" w:date="2019-05-31T12:40:00Z"/>
        </w:rPr>
      </w:pPr>
      <w:ins w:id="7248" w:author="Andreas Kuehne" w:date="2019-05-31T12:40:00Z">
        <w:r>
          <w:t>}</w:t>
        </w:r>
      </w:ins>
    </w:p>
    <w:p w14:paraId="05408C90" w14:textId="77777777" w:rsidR="00A71F46" w:rsidRDefault="001A1734" w:rsidP="00A71F46">
      <w:pPr>
        <w:rPr>
          <w:ins w:id="7249" w:author="Andreas Kuehne" w:date="2019-05-31T12:40:00Z"/>
        </w:rPr>
      </w:pPr>
      <w:customXmlInsRangeStart w:id="7250" w:author="Andreas Kuehne" w:date="2019-05-31T12:40:00Z"/>
      <w:sdt>
        <w:sdtPr>
          <w:tag w:val="dss2-ManifestResultType.-jsonSchema"/>
          <w:id w:val="179254019"/>
          <w:showingPlcHdr/>
        </w:sdtPr>
        <w:sdtEndPr/>
        <w:sdtContent>
          <w:customXmlInsRangeEnd w:id="7250"/>
          <w:ins w:id="7251" w:author="Andreas Kuehne" w:date="2019-05-31T12:40:00Z">
            <w:r w:rsidR="00A71F46">
              <w:rPr>
                <w:color w:val="19D131"/>
              </w:rPr>
              <w:t>[component ManifestResult JSON schema details]</w:t>
            </w:r>
          </w:ins>
          <w:customXmlInsRangeStart w:id="7252" w:author="Andreas Kuehne" w:date="2019-05-31T12:40:00Z"/>
        </w:sdtContent>
      </w:sdt>
      <w:customXmlInsRangeEnd w:id="7252"/>
    </w:p>
    <w:p w14:paraId="185D1AE0" w14:textId="77777777" w:rsidR="00A71F46" w:rsidRDefault="00A71F46" w:rsidP="00A71F46">
      <w:pPr>
        <w:pStyle w:val="berschrift4"/>
        <w:numPr>
          <w:ilvl w:val="3"/>
          <w:numId w:val="3"/>
        </w:numPr>
        <w:rPr>
          <w:ins w:id="7253" w:author="Andreas Kuehne" w:date="2019-05-31T12:40:00Z"/>
        </w:rPr>
      </w:pPr>
      <w:bookmarkStart w:id="7254" w:name="_Toc10206874"/>
      <w:ins w:id="7255" w:author="Andreas Kuehne" w:date="2019-05-31T12:40:00Z">
        <w:r>
          <w:t>ManifestResult – XML Syntax</w:t>
        </w:r>
        <w:bookmarkEnd w:id="7254"/>
      </w:ins>
    </w:p>
    <w:p w14:paraId="46DCBD72" w14:textId="77777777" w:rsidR="00A71F46" w:rsidRPr="5404FA76" w:rsidRDefault="00A71F46" w:rsidP="00A71F46">
      <w:pPr>
        <w:rPr>
          <w:ins w:id="7256" w:author="Andreas Kuehne" w:date="2019-05-31T12:40:00Z"/>
        </w:rPr>
      </w:pPr>
      <w:ins w:id="7257" w:author="Andreas Kuehne" w:date="2019-05-31T12:40:00Z">
        <w:r w:rsidRPr="0CCF9147">
          <w:t xml:space="preserve">The XML type </w:t>
        </w:r>
        <w:r w:rsidRPr="002062A5">
          <w:rPr>
            <w:rFonts w:ascii="Courier New" w:eastAsia="Courier New" w:hAnsi="Courier New" w:cs="Courier New"/>
          </w:rPr>
          <w:t>ManifestResultType</w:t>
        </w:r>
        <w:r w:rsidRPr="0CCF9147">
          <w:t xml:space="preserve"> SHALL implement the requirements defined in the </w:t>
        </w:r>
        <w:r w:rsidRPr="002062A5">
          <w:rPr>
            <w:rFonts w:ascii="Courier New" w:eastAsia="Courier New" w:hAnsi="Courier New" w:cs="Courier New"/>
          </w:rPr>
          <w:t>ManifestResult</w:t>
        </w:r>
        <w:r>
          <w:t xml:space="preserve"> </w:t>
        </w:r>
        <w:r w:rsidRPr="005A6FFD">
          <w:t>component.</w:t>
        </w:r>
      </w:ins>
    </w:p>
    <w:p w14:paraId="1D5C8F7D" w14:textId="77777777" w:rsidR="00A71F46" w:rsidRDefault="00A71F46" w:rsidP="00A71F46">
      <w:pPr>
        <w:rPr>
          <w:ins w:id="7258" w:author="Andreas Kuehne" w:date="2019-05-31T12:40:00Z"/>
        </w:rPr>
      </w:pPr>
      <w:ins w:id="7259" w:author="Andreas Kuehne" w:date="2019-05-31T12:40:00Z">
        <w:r w:rsidRPr="005A6FFD">
          <w:rPr>
            <w:rFonts w:eastAsia="Arial"/>
          </w:rPr>
          <w:t xml:space="preserve">The </w:t>
        </w:r>
        <w:r w:rsidRPr="002062A5">
          <w:rPr>
            <w:rFonts w:ascii="Courier New" w:eastAsia="Courier New" w:hAnsi="Courier New" w:cs="Courier New"/>
          </w:rPr>
          <w:t>ManifestResultType</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02F9766C" w14:textId="77777777" w:rsidR="00A71F46" w:rsidRDefault="00A71F46" w:rsidP="00A71F46">
      <w:pPr>
        <w:pStyle w:val="Code"/>
        <w:rPr>
          <w:ins w:id="7260" w:author="Andreas Kuehne" w:date="2019-05-31T12:40:00Z"/>
        </w:rPr>
      </w:pPr>
      <w:ins w:id="7261"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ManifestResultType</w:t>
        </w:r>
        <w:r>
          <w:rPr>
            <w:color w:val="943634" w:themeColor="accent2" w:themeShade="BF"/>
          </w:rPr>
          <w:t>"</w:t>
        </w:r>
        <w:r>
          <w:rPr>
            <w:color w:val="31849B" w:themeColor="accent5" w:themeShade="BF"/>
          </w:rPr>
          <w:t>&gt;</w:t>
        </w:r>
      </w:ins>
    </w:p>
    <w:p w14:paraId="3740AFB4" w14:textId="77777777" w:rsidR="00A71F46" w:rsidRDefault="00A71F46" w:rsidP="00A71F46">
      <w:pPr>
        <w:pStyle w:val="Code"/>
        <w:rPr>
          <w:ins w:id="7262" w:author="Andreas Kuehne" w:date="2019-05-31T12:40:00Z"/>
        </w:rPr>
      </w:pPr>
      <w:ins w:id="7263" w:author="Andreas Kuehne" w:date="2019-05-31T12:40:00Z">
        <w:r>
          <w:rPr>
            <w:color w:val="31849B" w:themeColor="accent5" w:themeShade="BF"/>
          </w:rPr>
          <w:t xml:space="preserve">  &lt;xs:sequence&gt;</w:t>
        </w:r>
      </w:ins>
    </w:p>
    <w:p w14:paraId="47A15526" w14:textId="77777777" w:rsidR="00A71F46" w:rsidRDefault="00A71F46" w:rsidP="00A71F46">
      <w:pPr>
        <w:pStyle w:val="Code"/>
        <w:rPr>
          <w:ins w:id="7264" w:author="Andreas Kuehne" w:date="2019-05-31T12:40:00Z"/>
        </w:rPr>
      </w:pPr>
      <w:ins w:id="7265"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ReferenceXpath</w:t>
        </w:r>
        <w:r>
          <w:rPr>
            <w:color w:val="943634" w:themeColor="accent2" w:themeShade="BF"/>
          </w:rPr>
          <w:t>" type="</w:t>
        </w:r>
        <w:r>
          <w:rPr>
            <w:color w:val="244061" w:themeColor="accent1" w:themeShade="80"/>
          </w:rPr>
          <w:t>xs:string</w:t>
        </w:r>
        <w:r>
          <w:rPr>
            <w:color w:val="943634" w:themeColor="accent2" w:themeShade="BF"/>
          </w:rPr>
          <w:t>"</w:t>
        </w:r>
        <w:r>
          <w:rPr>
            <w:color w:val="31849B" w:themeColor="accent5" w:themeShade="BF"/>
          </w:rPr>
          <w:t>/&gt;</w:t>
        </w:r>
      </w:ins>
    </w:p>
    <w:p w14:paraId="134C6B99" w14:textId="77777777" w:rsidR="00A71F46" w:rsidRDefault="00A71F46" w:rsidP="00A71F46">
      <w:pPr>
        <w:pStyle w:val="Code"/>
        <w:rPr>
          <w:ins w:id="7266" w:author="Andreas Kuehne" w:date="2019-05-31T12:40:00Z"/>
        </w:rPr>
      </w:pPr>
      <w:ins w:id="7267"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Status</w:t>
        </w:r>
        <w:r>
          <w:rPr>
            <w:color w:val="943634" w:themeColor="accent2" w:themeShade="BF"/>
          </w:rPr>
          <w:t>"</w:t>
        </w:r>
        <w:r>
          <w:rPr>
            <w:color w:val="31849B" w:themeColor="accent5" w:themeShade="BF"/>
          </w:rPr>
          <w:t>&gt;</w:t>
        </w:r>
      </w:ins>
    </w:p>
    <w:p w14:paraId="75C8896C" w14:textId="77777777" w:rsidR="00A71F46" w:rsidRDefault="00A71F46" w:rsidP="00A71F46">
      <w:pPr>
        <w:pStyle w:val="Code"/>
        <w:rPr>
          <w:ins w:id="7268" w:author="Andreas Kuehne" w:date="2019-05-31T12:40:00Z"/>
        </w:rPr>
      </w:pPr>
      <w:ins w:id="7269" w:author="Andreas Kuehne" w:date="2019-05-31T12:40:00Z">
        <w:r>
          <w:rPr>
            <w:color w:val="31849B" w:themeColor="accent5" w:themeShade="BF"/>
          </w:rPr>
          <w:t xml:space="preserve">      &lt;xs:simpleType&gt;</w:t>
        </w:r>
      </w:ins>
    </w:p>
    <w:p w14:paraId="294CE0F5" w14:textId="77777777" w:rsidR="00A71F46" w:rsidRDefault="00A71F46" w:rsidP="00A71F46">
      <w:pPr>
        <w:pStyle w:val="Code"/>
        <w:rPr>
          <w:ins w:id="7270" w:author="Andreas Kuehne" w:date="2019-05-31T12:40:00Z"/>
        </w:rPr>
      </w:pPr>
      <w:ins w:id="7271" w:author="Andreas Kuehne" w:date="2019-05-31T12:40:00Z">
        <w:r>
          <w:rPr>
            <w:color w:val="31849B" w:themeColor="accent5" w:themeShade="BF"/>
          </w:rPr>
          <w:t xml:space="preserve">        &lt;xs:restriction</w:t>
        </w:r>
        <w:r>
          <w:rPr>
            <w:color w:val="943634" w:themeColor="accent2" w:themeShade="BF"/>
          </w:rPr>
          <w:t xml:space="preserve"> base="</w:t>
        </w:r>
        <w:r>
          <w:rPr>
            <w:color w:val="244061" w:themeColor="accent1" w:themeShade="80"/>
          </w:rPr>
          <w:t>xs:anyURI</w:t>
        </w:r>
        <w:r>
          <w:rPr>
            <w:color w:val="943634" w:themeColor="accent2" w:themeShade="BF"/>
          </w:rPr>
          <w:t>"</w:t>
        </w:r>
        <w:r>
          <w:rPr>
            <w:color w:val="31849B" w:themeColor="accent5" w:themeShade="BF"/>
          </w:rPr>
          <w:t>&gt;</w:t>
        </w:r>
      </w:ins>
    </w:p>
    <w:p w14:paraId="055EE010" w14:textId="77777777" w:rsidR="00A71F46" w:rsidRDefault="00A71F46" w:rsidP="00A71F46">
      <w:pPr>
        <w:pStyle w:val="Code"/>
        <w:rPr>
          <w:ins w:id="7272" w:author="Andreas Kuehne" w:date="2019-05-31T12:40:00Z"/>
        </w:rPr>
      </w:pPr>
      <w:ins w:id="7273" w:author="Andreas Kuehne" w:date="2019-05-31T12:40:00Z">
        <w:r>
          <w:rPr>
            <w:color w:val="31849B" w:themeColor="accent5" w:themeShade="BF"/>
          </w:rPr>
          <w:t xml:space="preserve">          &lt;xs:enumeration</w:t>
        </w:r>
        <w:r>
          <w:rPr>
            <w:color w:val="943634" w:themeColor="accent2" w:themeShade="BF"/>
          </w:rPr>
          <w:t xml:space="preserve"> value="</w:t>
        </w:r>
        <w:r>
          <w:rPr>
            <w:color w:val="244061" w:themeColor="accent1" w:themeShade="80"/>
          </w:rPr>
          <w:t>urn:oasis:names:tc:dss:1.0:manifeststatus:Valid</w:t>
        </w:r>
        <w:r>
          <w:rPr>
            <w:color w:val="943634" w:themeColor="accent2" w:themeShade="BF"/>
          </w:rPr>
          <w:t>"</w:t>
        </w:r>
        <w:r>
          <w:rPr>
            <w:color w:val="31849B" w:themeColor="accent5" w:themeShade="BF"/>
          </w:rPr>
          <w:t>/&gt;</w:t>
        </w:r>
      </w:ins>
    </w:p>
    <w:p w14:paraId="23C67D1D" w14:textId="77777777" w:rsidR="00A71F46" w:rsidRDefault="00A71F46" w:rsidP="00A71F46">
      <w:pPr>
        <w:pStyle w:val="Code"/>
        <w:rPr>
          <w:ins w:id="7274" w:author="Andreas Kuehne" w:date="2019-05-31T12:40:00Z"/>
        </w:rPr>
      </w:pPr>
      <w:ins w:id="7275" w:author="Andreas Kuehne" w:date="2019-05-31T12:40:00Z">
        <w:r>
          <w:rPr>
            <w:color w:val="31849B" w:themeColor="accent5" w:themeShade="BF"/>
          </w:rPr>
          <w:t xml:space="preserve">          &lt;xs:enumeration</w:t>
        </w:r>
        <w:r>
          <w:rPr>
            <w:color w:val="943634" w:themeColor="accent2" w:themeShade="BF"/>
          </w:rPr>
          <w:t xml:space="preserve"> value="</w:t>
        </w:r>
        <w:r>
          <w:rPr>
            <w:color w:val="244061" w:themeColor="accent1" w:themeShade="80"/>
          </w:rPr>
          <w:t>urn:oasis:names:tc:dss:1.0:manifeststatus:Invalid</w:t>
        </w:r>
        <w:r>
          <w:rPr>
            <w:color w:val="943634" w:themeColor="accent2" w:themeShade="BF"/>
          </w:rPr>
          <w:t>"</w:t>
        </w:r>
        <w:r>
          <w:rPr>
            <w:color w:val="31849B" w:themeColor="accent5" w:themeShade="BF"/>
          </w:rPr>
          <w:t>/&gt;</w:t>
        </w:r>
      </w:ins>
    </w:p>
    <w:p w14:paraId="10BA76F6" w14:textId="77777777" w:rsidR="00A71F46" w:rsidRDefault="00A71F46" w:rsidP="00A71F46">
      <w:pPr>
        <w:pStyle w:val="Code"/>
        <w:rPr>
          <w:ins w:id="7276" w:author="Andreas Kuehne" w:date="2019-05-31T12:40:00Z"/>
        </w:rPr>
      </w:pPr>
      <w:ins w:id="7277" w:author="Andreas Kuehne" w:date="2019-05-31T12:40:00Z">
        <w:r>
          <w:rPr>
            <w:color w:val="31849B" w:themeColor="accent5" w:themeShade="BF"/>
          </w:rPr>
          <w:t xml:space="preserve">        &lt;/xs:restriction&gt;</w:t>
        </w:r>
      </w:ins>
    </w:p>
    <w:p w14:paraId="5C728266" w14:textId="77777777" w:rsidR="00A71F46" w:rsidRDefault="00A71F46" w:rsidP="00A71F46">
      <w:pPr>
        <w:pStyle w:val="Code"/>
        <w:rPr>
          <w:ins w:id="7278" w:author="Andreas Kuehne" w:date="2019-05-31T12:40:00Z"/>
        </w:rPr>
      </w:pPr>
      <w:ins w:id="7279" w:author="Andreas Kuehne" w:date="2019-05-31T12:40:00Z">
        <w:r>
          <w:rPr>
            <w:color w:val="31849B" w:themeColor="accent5" w:themeShade="BF"/>
          </w:rPr>
          <w:t xml:space="preserve">      &lt;/xs:simpleType&gt;</w:t>
        </w:r>
      </w:ins>
    </w:p>
    <w:p w14:paraId="30016463" w14:textId="77777777" w:rsidR="00A71F46" w:rsidRDefault="00A71F46" w:rsidP="00A71F46">
      <w:pPr>
        <w:pStyle w:val="Code"/>
        <w:rPr>
          <w:ins w:id="7280" w:author="Andreas Kuehne" w:date="2019-05-31T12:40:00Z"/>
        </w:rPr>
      </w:pPr>
      <w:ins w:id="7281" w:author="Andreas Kuehne" w:date="2019-05-31T12:40:00Z">
        <w:r>
          <w:rPr>
            <w:color w:val="31849B" w:themeColor="accent5" w:themeShade="BF"/>
          </w:rPr>
          <w:t xml:space="preserve">    &lt;/xs:element&gt;</w:t>
        </w:r>
      </w:ins>
    </w:p>
    <w:p w14:paraId="407501EE" w14:textId="77777777" w:rsidR="00A71F46" w:rsidRDefault="00A71F46" w:rsidP="00A71F46">
      <w:pPr>
        <w:pStyle w:val="Code"/>
        <w:rPr>
          <w:ins w:id="7282" w:author="Andreas Kuehne" w:date="2019-05-31T12:40:00Z"/>
        </w:rPr>
      </w:pPr>
      <w:ins w:id="7283"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NsPrefixMapping</w:t>
        </w:r>
        <w:r>
          <w:rPr>
            <w:color w:val="943634" w:themeColor="accent2" w:themeShade="BF"/>
          </w:rPr>
          <w:t>" type="</w:t>
        </w:r>
        <w:r>
          <w:rPr>
            <w:color w:val="244061" w:themeColor="accent1" w:themeShade="80"/>
          </w:rPr>
          <w:t>nsl:NsPrefixMappingType</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63D7EABD" w14:textId="77777777" w:rsidR="00A71F46" w:rsidRDefault="00A71F46" w:rsidP="00A71F46">
      <w:pPr>
        <w:pStyle w:val="Code"/>
        <w:rPr>
          <w:ins w:id="7284" w:author="Andreas Kuehne" w:date="2019-05-31T12:40:00Z"/>
        </w:rPr>
      </w:pPr>
      <w:ins w:id="7285" w:author="Andreas Kuehne" w:date="2019-05-31T12:40:00Z">
        <w:r>
          <w:rPr>
            <w:color w:val="31849B" w:themeColor="accent5" w:themeShade="BF"/>
          </w:rPr>
          <w:t xml:space="preserve">  &lt;/xs:sequence&gt;</w:t>
        </w:r>
      </w:ins>
    </w:p>
    <w:p w14:paraId="6D554859" w14:textId="77777777" w:rsidR="00A71F46" w:rsidRDefault="00A71F46" w:rsidP="00A71F46">
      <w:pPr>
        <w:pStyle w:val="Code"/>
        <w:rPr>
          <w:ins w:id="7286" w:author="Andreas Kuehne" w:date="2019-05-31T12:40:00Z"/>
        </w:rPr>
      </w:pPr>
      <w:ins w:id="7287" w:author="Andreas Kuehne" w:date="2019-05-31T12:40:00Z">
        <w:r>
          <w:rPr>
            <w:color w:val="31849B" w:themeColor="accent5" w:themeShade="BF"/>
          </w:rPr>
          <w:t>&lt;/xs:complexType&gt;</w:t>
        </w:r>
      </w:ins>
    </w:p>
    <w:p w14:paraId="7BC5698D" w14:textId="77777777" w:rsidR="00A71F46" w:rsidRDefault="00A71F46" w:rsidP="00A71F46">
      <w:pPr>
        <w:spacing w:line="259" w:lineRule="auto"/>
        <w:rPr>
          <w:ins w:id="7288" w:author="Andreas Kuehne" w:date="2019-05-31T12:40:00Z"/>
        </w:rPr>
      </w:pPr>
      <w:ins w:id="7289" w:author="Andreas Kuehne" w:date="2019-05-31T12:40:00Z">
        <w:r>
          <w:t>Each child element of</w:t>
        </w:r>
        <w:r w:rsidRPr="71C71F8C">
          <w:t xml:space="preserve"> </w:t>
        </w:r>
        <w:r w:rsidRPr="002062A5">
          <w:rPr>
            <w:rFonts w:ascii="Courier New" w:eastAsia="Courier New" w:hAnsi="Courier New" w:cs="Courier New"/>
          </w:rPr>
          <w:t>ManifestResultType</w:t>
        </w:r>
        <w:r w:rsidRPr="71C71F8C">
          <w:t xml:space="preserve"> </w:t>
        </w:r>
        <w:r>
          <w:t xml:space="preserve">XML element SHALL implement in XML syntax the sub-component that has a name equal to its local name. </w:t>
        </w:r>
      </w:ins>
      <w:customXmlInsRangeStart w:id="7290" w:author="Andreas Kuehne" w:date="2019-05-31T12:40:00Z"/>
      <w:sdt>
        <w:sdtPr>
          <w:tag w:val="dss2-ManifestResultType.-xmlSchema"/>
          <w:id w:val="961846103"/>
          <w:showingPlcHdr/>
        </w:sdtPr>
        <w:sdtEndPr/>
        <w:sdtContent>
          <w:customXmlInsRangeEnd w:id="7290"/>
          <w:ins w:id="7291" w:author="Andreas Kuehne" w:date="2019-05-31T12:40:00Z">
            <w:r>
              <w:rPr>
                <w:color w:val="19D131"/>
              </w:rPr>
              <w:t>[component ManifestResult XML schema details]</w:t>
            </w:r>
          </w:ins>
          <w:customXmlInsRangeStart w:id="7292" w:author="Andreas Kuehne" w:date="2019-05-31T12:40:00Z"/>
        </w:sdtContent>
      </w:sdt>
      <w:customXmlInsRangeEnd w:id="7292"/>
    </w:p>
    <w:p w14:paraId="5F6F43BA" w14:textId="77777777" w:rsidR="00A71F46" w:rsidRDefault="00A71F46" w:rsidP="00A71F46">
      <w:pPr>
        <w:pStyle w:val="berschrift3"/>
        <w:numPr>
          <w:ilvl w:val="2"/>
          <w:numId w:val="3"/>
        </w:numPr>
        <w:rPr>
          <w:ins w:id="7293" w:author="Andreas Kuehne" w:date="2019-05-31T12:40:00Z"/>
        </w:rPr>
      </w:pPr>
      <w:bookmarkStart w:id="7294" w:name="_Toc10206875"/>
      <w:ins w:id="7295" w:author="Andreas Kuehne" w:date="2019-05-31T12:40:00Z">
        <w:r>
          <w:t>Component UseVerificationTime</w:t>
        </w:r>
        <w:bookmarkEnd w:id="7294"/>
      </w:ins>
    </w:p>
    <w:p w14:paraId="4A861A00" w14:textId="77777777" w:rsidR="00A71F46" w:rsidRDefault="001A1734" w:rsidP="00A71F46">
      <w:pPr>
        <w:rPr>
          <w:ins w:id="7296" w:author="Andreas Kuehne" w:date="2019-05-31T12:40:00Z"/>
        </w:rPr>
      </w:pPr>
      <w:customXmlInsRangeStart w:id="7297" w:author="Andreas Kuehne" w:date="2019-05-31T12:40:00Z"/>
      <w:sdt>
        <w:sdtPr>
          <w:tag w:val="dss2-UseVerificationTimeType.-normative"/>
          <w:id w:val="-1440369185"/>
        </w:sdtPr>
        <w:sdtEndPr/>
        <w:sdtContent>
          <w:customXmlInsRangeEnd w:id="7297"/>
          <w:ins w:id="7298" w:author="Andreas Kuehne" w:date="2019-05-31T12:40:00Z">
            <w:r w:rsidR="00A71F46" w:rsidRPr="003A06D0">
              <w:rPr>
                <w:color w:val="19D131"/>
                <w:lang w:val="en-GB"/>
              </w:rPr>
              <w:t xml:space="preserve">This </w:t>
            </w:r>
            <w:r w:rsidR="00A71F46" w:rsidRPr="003A06D0">
              <w:rPr>
                <w:rFonts w:ascii="Courier New" w:eastAsia="Courier New" w:hAnsi="Courier New" w:cs="Courier New"/>
                <w:lang w:val="en-GB"/>
              </w:rPr>
              <w:t>UseVerificationTime</w:t>
            </w:r>
            <w:r w:rsidR="00A71F46" w:rsidRPr="003A06D0">
              <w:rPr>
                <w:color w:val="19D131"/>
                <w:lang w:val="en-GB"/>
              </w:rPr>
              <w:t xml:space="preserve"> component instructs the server to attempt to determine the signature’s validity at the specified time, instead of a time determined by the server policy.</w:t>
            </w:r>
          </w:ins>
          <w:customXmlInsRangeStart w:id="7299" w:author="Andreas Kuehne" w:date="2019-05-31T12:40:00Z"/>
        </w:sdtContent>
      </w:sdt>
      <w:customXmlInsRangeEnd w:id="7299"/>
    </w:p>
    <w:p w14:paraId="15A04D44" w14:textId="77777777" w:rsidR="00A71F46" w:rsidRDefault="00A71F46" w:rsidP="00A71F46">
      <w:pPr>
        <w:rPr>
          <w:ins w:id="7300" w:author="Andreas Kuehne" w:date="2019-05-31T12:40:00Z"/>
        </w:rPr>
      </w:pPr>
      <w:ins w:id="7301" w:author="Andreas Kuehne" w:date="2019-05-31T12:40:00Z">
        <w:r>
          <w:t>Below follows a list of the sub-components that constitute this component:</w:t>
        </w:r>
      </w:ins>
    </w:p>
    <w:p w14:paraId="41C0E652" w14:textId="77777777" w:rsidR="00A71F46" w:rsidRDefault="00A71F46" w:rsidP="00A71F46">
      <w:pPr>
        <w:pStyle w:val="Member"/>
        <w:rPr>
          <w:ins w:id="7302" w:author="Andreas Kuehne" w:date="2019-05-31T12:40:00Z"/>
        </w:rPr>
      </w:pPr>
      <w:ins w:id="7303" w:author="Andreas Kuehne" w:date="2019-05-31T12:40:00Z">
        <w:r>
          <w:t xml:space="preserve">The OPTIONAL </w:t>
        </w:r>
        <w:r w:rsidRPr="35C1378D">
          <w:rPr>
            <w:rStyle w:val="Datatype"/>
          </w:rPr>
          <w:t>CurrentTime</w:t>
        </w:r>
        <w:r>
          <w:t xml:space="preserve"> element, if present, MUST contain one instance of a boolean. Its default value is '</w:t>
        </w:r>
        <w:r>
          <w:rPr>
            <w:color w:val="244061" w:themeColor="accent1" w:themeShade="80"/>
          </w:rPr>
          <w:t>false</w:t>
        </w:r>
        <w:r>
          <w:t xml:space="preserve">'. </w:t>
        </w:r>
      </w:ins>
      <w:customXmlInsRangeStart w:id="7304" w:author="Andreas Kuehne" w:date="2019-05-31T12:40:00Z"/>
      <w:sdt>
        <w:sdtPr>
          <w:alias w:val="dss2-UseVerificationTimeType.currTime"/>
          <w:tag w:val="dss2-UseVerificationTimeType.CurrentTime"/>
          <w:id w:val="-2120984740"/>
        </w:sdtPr>
        <w:sdtEndPr/>
        <w:sdtContent>
          <w:customXmlInsRangeEnd w:id="7304"/>
          <w:ins w:id="7305" w:author="Andreas Kuehne" w:date="2019-05-31T12:40:00Z">
            <w:r w:rsidRPr="003A06D0">
              <w:rPr>
                <w:color w:val="19D131"/>
                <w:lang w:val="en-GB"/>
              </w:rPr>
              <w:t>This element instructs the server to use its current time (normally the time associated with the server-side request processing).</w:t>
            </w:r>
          </w:ins>
          <w:customXmlInsRangeStart w:id="7306" w:author="Andreas Kuehne" w:date="2019-05-31T12:40:00Z"/>
        </w:sdtContent>
      </w:sdt>
      <w:customXmlInsRangeEnd w:id="7306"/>
    </w:p>
    <w:p w14:paraId="2050AF9B" w14:textId="77777777" w:rsidR="00A71F46" w:rsidRDefault="00A71F46" w:rsidP="00A71F46">
      <w:pPr>
        <w:pStyle w:val="Member"/>
        <w:rPr>
          <w:ins w:id="7307" w:author="Andreas Kuehne" w:date="2019-05-31T12:40:00Z"/>
        </w:rPr>
      </w:pPr>
      <w:ins w:id="7308" w:author="Andreas Kuehne" w:date="2019-05-31T12:40:00Z">
        <w:r>
          <w:t xml:space="preserve">The OPTIONAL </w:t>
        </w:r>
        <w:r w:rsidRPr="35C1378D">
          <w:rPr>
            <w:rStyle w:val="Datatype"/>
          </w:rPr>
          <w:t>SpecificTime</w:t>
        </w:r>
        <w:r>
          <w:t xml:space="preserve"> element, if present, MUST contain one instance of a date/time value. </w:t>
        </w:r>
      </w:ins>
      <w:customXmlInsRangeStart w:id="7309" w:author="Andreas Kuehne" w:date="2019-05-31T12:40:00Z"/>
      <w:sdt>
        <w:sdtPr>
          <w:alias w:val="dss2-UseVerificationTimeType.specTime"/>
          <w:tag w:val="dss2-UseVerificationTimeType.SpecificTime"/>
          <w:id w:val="-1012987164"/>
        </w:sdtPr>
        <w:sdtEndPr/>
        <w:sdtContent>
          <w:customXmlInsRangeEnd w:id="7309"/>
          <w:ins w:id="7310" w:author="Andreas Kuehne" w:date="2019-05-31T12:40:00Z">
            <w:r w:rsidRPr="003A06D0">
              <w:rPr>
                <w:color w:val="19D131"/>
                <w:lang w:val="en-GB"/>
              </w:rPr>
              <w:t xml:space="preserve">The </w:t>
            </w:r>
            <w:r w:rsidRPr="003A06D0">
              <w:rPr>
                <w:rStyle w:val="Datatype"/>
                <w:lang w:val="en-GB"/>
              </w:rPr>
              <w:t>SpecificTime</w:t>
            </w:r>
            <w:r w:rsidRPr="003A06D0">
              <w:rPr>
                <w:color w:val="19D131"/>
                <w:lang w:val="en-GB"/>
              </w:rPr>
              <w:t xml:space="preserve"> element allows the client to manage manually the time instant used in the verification process. It SHOULD be expressed as UTC time (Coordinated Universal Time) to reduce confusion with the local time zone use.</w:t>
            </w:r>
          </w:ins>
          <w:customXmlInsRangeStart w:id="7311" w:author="Andreas Kuehne" w:date="2019-05-31T12:40:00Z"/>
        </w:sdtContent>
      </w:sdt>
      <w:customXmlInsRangeEnd w:id="7311"/>
    </w:p>
    <w:p w14:paraId="526DA2A7" w14:textId="77777777" w:rsidR="00A71F46" w:rsidRDefault="00A71F46" w:rsidP="00A71F46">
      <w:pPr>
        <w:pStyle w:val="Member"/>
        <w:rPr>
          <w:ins w:id="7312" w:author="Andreas Kuehne" w:date="2019-05-31T12:40:00Z"/>
        </w:rPr>
      </w:pPr>
      <w:ins w:id="7313" w:author="Andreas Kuehne" w:date="2019-05-31T12:40:00Z">
        <w:r>
          <w:t xml:space="preserve">The OPTIONAL </w:t>
        </w:r>
        <w:r w:rsidRPr="35C1378D">
          <w:rPr>
            <w:rStyle w:val="Datatype"/>
          </w:rPr>
          <w:t>Base64Content</w:t>
        </w:r>
        <w:r>
          <w:t xml:space="preserve"> element, if present, MUST contain base64 encoded binary data. </w:t>
        </w:r>
      </w:ins>
      <w:customXmlInsRangeStart w:id="7314" w:author="Andreas Kuehne" w:date="2019-05-31T12:40:00Z"/>
      <w:sdt>
        <w:sdtPr>
          <w:alias w:val="dss2-UseVerificationTimeType.b64Content"/>
          <w:tag w:val="dss2-UseVerificationTimeType.Base64Content"/>
          <w:id w:val="299032104"/>
        </w:sdtPr>
        <w:sdtEndPr/>
        <w:sdtContent>
          <w:customXmlInsRangeEnd w:id="7314"/>
          <w:ins w:id="7315" w:author="Andreas Kuehne" w:date="2019-05-31T12:40:00Z">
            <w:r w:rsidRPr="003A06D0">
              <w:rPr>
                <w:color w:val="19D131"/>
                <w:lang w:val="en-GB"/>
              </w:rPr>
              <w:t xml:space="preserve">The </w:t>
            </w:r>
            <w:r w:rsidRPr="003A06D0">
              <w:rPr>
                <w:rStyle w:val="Datatype"/>
                <w:lang w:val="en-GB"/>
              </w:rPr>
              <w:t>Base64Content</w:t>
            </w:r>
            <w:r w:rsidRPr="003A06D0">
              <w:rPr>
                <w:color w:val="19D131"/>
                <w:lang w:val="en-GB"/>
              </w:rPr>
              <w:t xml:space="preserve"> element allows the provision of additional date/time data.</w:t>
            </w:r>
          </w:ins>
          <w:customXmlInsRangeStart w:id="7316" w:author="Andreas Kuehne" w:date="2019-05-31T12:40:00Z"/>
        </w:sdtContent>
      </w:sdt>
      <w:customXmlInsRangeEnd w:id="7316"/>
    </w:p>
    <w:p w14:paraId="5305B63C" w14:textId="77777777" w:rsidR="00A71F46" w:rsidRDefault="00A71F46" w:rsidP="00A71F46">
      <w:pPr>
        <w:pStyle w:val="Non-normativeCommentHeading"/>
        <w:rPr>
          <w:ins w:id="7317" w:author="Andreas Kuehne" w:date="2019-05-31T12:40:00Z"/>
        </w:rPr>
      </w:pPr>
      <w:ins w:id="7318" w:author="Andreas Kuehne" w:date="2019-05-31T12:40:00Z">
        <w:r>
          <w:t>Non-normative Comment:</w:t>
        </w:r>
      </w:ins>
    </w:p>
    <w:p w14:paraId="1D2D0646" w14:textId="77777777" w:rsidR="00A71F46" w:rsidRDefault="001A1734" w:rsidP="00A71F46">
      <w:pPr>
        <w:pStyle w:val="Non-normativeComment"/>
        <w:rPr>
          <w:ins w:id="7319" w:author="Andreas Kuehne" w:date="2019-05-31T12:40:00Z"/>
        </w:rPr>
      </w:pPr>
      <w:customXmlInsRangeStart w:id="7320" w:author="Andreas Kuehne" w:date="2019-05-31T12:40:00Z"/>
      <w:sdt>
        <w:sdtPr>
          <w:tag w:val="dss2-UseVerificationTimeType.-nonNormative"/>
          <w:id w:val="246468033"/>
          <w:showingPlcHdr/>
        </w:sdtPr>
        <w:sdtEndPr/>
        <w:sdtContent>
          <w:customXmlInsRangeEnd w:id="7320"/>
          <w:ins w:id="7321" w:author="Andreas Kuehne" w:date="2019-05-31T12:40:00Z">
            <w:r w:rsidR="00A71F46">
              <w:rPr>
                <w:color w:val="19D131"/>
              </w:rPr>
              <w:t>[component UseVerificationTime non normative details]</w:t>
            </w:r>
          </w:ins>
          <w:customXmlInsRangeStart w:id="7322" w:author="Andreas Kuehne" w:date="2019-05-31T12:40:00Z"/>
        </w:sdtContent>
      </w:sdt>
      <w:customXmlInsRangeEnd w:id="7322"/>
    </w:p>
    <w:p w14:paraId="6356632D" w14:textId="77777777" w:rsidR="00A71F46" w:rsidRDefault="00A71F46" w:rsidP="00A71F46">
      <w:pPr>
        <w:pStyle w:val="berschrift4"/>
        <w:numPr>
          <w:ilvl w:val="3"/>
          <w:numId w:val="3"/>
        </w:numPr>
        <w:rPr>
          <w:ins w:id="7323" w:author="Andreas Kuehne" w:date="2019-05-31T12:40:00Z"/>
        </w:rPr>
      </w:pPr>
      <w:bookmarkStart w:id="7324" w:name="_Toc10206876"/>
      <w:ins w:id="7325" w:author="Andreas Kuehne" w:date="2019-05-31T12:40:00Z">
        <w:r>
          <w:t>UseVerificationTime – JSON Syntax</w:t>
        </w:r>
        <w:bookmarkEnd w:id="7324"/>
      </w:ins>
    </w:p>
    <w:p w14:paraId="04279496" w14:textId="77777777" w:rsidR="00A71F46" w:rsidRPr="0248A3D1" w:rsidRDefault="00A71F46" w:rsidP="00A71F46">
      <w:pPr>
        <w:rPr>
          <w:ins w:id="7326" w:author="Andreas Kuehne" w:date="2019-05-31T12:40:00Z"/>
        </w:rPr>
      </w:pPr>
      <w:ins w:id="7327" w:author="Andreas Kuehne" w:date="2019-05-31T12:40:00Z">
        <w:r w:rsidRPr="002062A5">
          <w:rPr>
            <w:rFonts w:eastAsia="Arial" w:cs="Arial"/>
            <w:sz w:val="22"/>
            <w:szCs w:val="22"/>
          </w:rPr>
          <w:t xml:space="preserve">The </w:t>
        </w:r>
        <w:r w:rsidRPr="002062A5">
          <w:rPr>
            <w:rFonts w:ascii="Courier New" w:eastAsia="Courier New" w:hAnsi="Courier New" w:cs="Courier New"/>
          </w:rPr>
          <w:t>UseVerificationTimeType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UseVerificationTime</w:t>
        </w:r>
        <w:r>
          <w:t xml:space="preserve"> component.</w:t>
        </w:r>
      </w:ins>
    </w:p>
    <w:p w14:paraId="7D7BECCB" w14:textId="77777777" w:rsidR="00A71F46" w:rsidRPr="C2430093" w:rsidRDefault="00A71F46" w:rsidP="00A71F46">
      <w:pPr>
        <w:spacing w:line="259" w:lineRule="auto"/>
        <w:rPr>
          <w:ins w:id="7328" w:author="Andreas Kuehne" w:date="2019-05-31T12:40:00Z"/>
          <w:rFonts w:eastAsia="Arial" w:cs="Arial"/>
          <w:sz w:val="22"/>
          <w:szCs w:val="22"/>
        </w:rPr>
      </w:pPr>
      <w:ins w:id="7329"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UseVerificationTime</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228"/>
        <w:gridCol w:w="3118"/>
        <w:gridCol w:w="3004"/>
      </w:tblGrid>
      <w:tr w:rsidR="00A71F46" w14:paraId="10CBFF9A" w14:textId="77777777" w:rsidTr="00A71F46">
        <w:trPr>
          <w:cnfStyle w:val="100000000000" w:firstRow="1" w:lastRow="0" w:firstColumn="0" w:lastColumn="0" w:oddVBand="0" w:evenVBand="0" w:oddHBand="0" w:evenHBand="0" w:firstRowFirstColumn="0" w:firstRowLastColumn="0" w:lastRowFirstColumn="0" w:lastRowLastColumn="0"/>
          <w:ins w:id="733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63831B1" w14:textId="77777777" w:rsidR="00A71F46" w:rsidRDefault="00A71F46" w:rsidP="00A71F46">
            <w:pPr>
              <w:pStyle w:val="Beschriftung"/>
              <w:rPr>
                <w:ins w:id="7331" w:author="Andreas Kuehne" w:date="2019-05-31T12:40:00Z"/>
              </w:rPr>
            </w:pPr>
            <w:ins w:id="7332" w:author="Andreas Kuehne" w:date="2019-05-31T12:40:00Z">
              <w:r>
                <w:t>Element</w:t>
              </w:r>
            </w:ins>
          </w:p>
        </w:tc>
        <w:tc>
          <w:tcPr>
            <w:tcW w:w="4675" w:type="dxa"/>
          </w:tcPr>
          <w:p w14:paraId="04D71637"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7333" w:author="Andreas Kuehne" w:date="2019-05-31T12:40:00Z"/>
              </w:rPr>
            </w:pPr>
            <w:ins w:id="7334" w:author="Andreas Kuehne" w:date="2019-05-31T12:40:00Z">
              <w:r>
                <w:t>Implementing JSON member name</w:t>
              </w:r>
            </w:ins>
          </w:p>
        </w:tc>
        <w:tc>
          <w:tcPr>
            <w:tcW w:w="4675" w:type="dxa"/>
          </w:tcPr>
          <w:p w14:paraId="4A7BF753"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7335" w:author="Andreas Kuehne" w:date="2019-05-31T12:40:00Z"/>
              </w:rPr>
            </w:pPr>
            <w:ins w:id="7336" w:author="Andreas Kuehne" w:date="2019-05-31T12:40:00Z">
              <w:r>
                <w:t>Comments</w:t>
              </w:r>
            </w:ins>
          </w:p>
        </w:tc>
      </w:tr>
      <w:tr w:rsidR="00A71F46" w14:paraId="7E6CE15D" w14:textId="77777777" w:rsidTr="00A71F46">
        <w:trPr>
          <w:ins w:id="7337"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D195F41" w14:textId="77777777" w:rsidR="00A71F46" w:rsidRPr="002062A5" w:rsidRDefault="00A71F46" w:rsidP="00A71F46">
            <w:pPr>
              <w:pStyle w:val="Beschriftung"/>
              <w:rPr>
                <w:ins w:id="7338" w:author="Andreas Kuehne" w:date="2019-05-31T12:40:00Z"/>
                <w:rStyle w:val="Datatype"/>
                <w:b w:val="0"/>
                <w:bCs w:val="0"/>
              </w:rPr>
            </w:pPr>
            <w:ins w:id="7339" w:author="Andreas Kuehne" w:date="2019-05-31T12:40:00Z">
              <w:r w:rsidRPr="002062A5">
                <w:rPr>
                  <w:rStyle w:val="Datatype"/>
                </w:rPr>
                <w:t>CurrentTime</w:t>
              </w:r>
            </w:ins>
          </w:p>
        </w:tc>
        <w:tc>
          <w:tcPr>
            <w:tcW w:w="4675" w:type="dxa"/>
          </w:tcPr>
          <w:p w14:paraId="5168362D"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7340" w:author="Andreas Kuehne" w:date="2019-05-31T12:40:00Z"/>
                <w:rStyle w:val="Datatype"/>
              </w:rPr>
            </w:pPr>
            <w:ins w:id="7341" w:author="Andreas Kuehne" w:date="2019-05-31T12:40:00Z">
              <w:r w:rsidRPr="002062A5">
                <w:rPr>
                  <w:rStyle w:val="Datatype"/>
                </w:rPr>
                <w:t>currTime</w:t>
              </w:r>
            </w:ins>
          </w:p>
        </w:tc>
        <w:tc>
          <w:tcPr>
            <w:tcW w:w="4675" w:type="dxa"/>
          </w:tcPr>
          <w:p w14:paraId="25F3360A"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7342" w:author="Andreas Kuehne" w:date="2019-05-31T12:40:00Z"/>
              </w:rPr>
            </w:pPr>
            <w:customXmlInsRangeStart w:id="7343" w:author="Andreas Kuehne" w:date="2019-05-31T12:40:00Z"/>
            <w:sdt>
              <w:sdtPr>
                <w:alias w:val="dss2-UseVerificationTimeType.currTime"/>
                <w:tag w:val="dss2-UseVerificationTimeType.-jsonComment.CurrentTime"/>
                <w:id w:val="-824433635"/>
                <w:showingPlcHdr/>
              </w:sdtPr>
              <w:sdtEndPr/>
              <w:sdtContent>
                <w:customXmlInsRangeEnd w:id="7343"/>
                <w:ins w:id="7344" w:author="Andreas Kuehne" w:date="2019-05-31T12:40:00Z">
                  <w:r w:rsidR="00A71F46">
                    <w:rPr>
                      <w:color w:val="19D131"/>
                    </w:rPr>
                    <w:t>[]</w:t>
                  </w:r>
                </w:ins>
                <w:customXmlInsRangeStart w:id="7345" w:author="Andreas Kuehne" w:date="2019-05-31T12:40:00Z"/>
              </w:sdtContent>
            </w:sdt>
            <w:customXmlInsRangeEnd w:id="7345"/>
          </w:p>
        </w:tc>
      </w:tr>
      <w:tr w:rsidR="00A71F46" w14:paraId="7D6A43AB" w14:textId="77777777" w:rsidTr="00A71F46">
        <w:trPr>
          <w:ins w:id="734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20EB4C8" w14:textId="77777777" w:rsidR="00A71F46" w:rsidRPr="002062A5" w:rsidRDefault="00A71F46" w:rsidP="00A71F46">
            <w:pPr>
              <w:pStyle w:val="Beschriftung"/>
              <w:rPr>
                <w:ins w:id="7347" w:author="Andreas Kuehne" w:date="2019-05-31T12:40:00Z"/>
                <w:rStyle w:val="Datatype"/>
                <w:b w:val="0"/>
                <w:bCs w:val="0"/>
              </w:rPr>
            </w:pPr>
            <w:ins w:id="7348" w:author="Andreas Kuehne" w:date="2019-05-31T12:40:00Z">
              <w:r w:rsidRPr="002062A5">
                <w:rPr>
                  <w:rStyle w:val="Datatype"/>
                </w:rPr>
                <w:t>SpecificTime</w:t>
              </w:r>
            </w:ins>
          </w:p>
        </w:tc>
        <w:tc>
          <w:tcPr>
            <w:tcW w:w="4675" w:type="dxa"/>
          </w:tcPr>
          <w:p w14:paraId="793A2A34"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7349" w:author="Andreas Kuehne" w:date="2019-05-31T12:40:00Z"/>
                <w:rStyle w:val="Datatype"/>
              </w:rPr>
            </w:pPr>
            <w:ins w:id="7350" w:author="Andreas Kuehne" w:date="2019-05-31T12:40:00Z">
              <w:r w:rsidRPr="002062A5">
                <w:rPr>
                  <w:rStyle w:val="Datatype"/>
                </w:rPr>
                <w:t>specTime</w:t>
              </w:r>
            </w:ins>
          </w:p>
        </w:tc>
        <w:tc>
          <w:tcPr>
            <w:tcW w:w="4675" w:type="dxa"/>
          </w:tcPr>
          <w:p w14:paraId="47720D05"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7351" w:author="Andreas Kuehne" w:date="2019-05-31T12:40:00Z"/>
              </w:rPr>
            </w:pPr>
            <w:customXmlInsRangeStart w:id="7352" w:author="Andreas Kuehne" w:date="2019-05-31T12:40:00Z"/>
            <w:sdt>
              <w:sdtPr>
                <w:alias w:val="dss2-UseVerificationTimeType.specTime"/>
                <w:tag w:val="dss2-UseVerificationTimeType.-jsonComment.SpecificTime"/>
                <w:id w:val="-1149438505"/>
                <w:showingPlcHdr/>
              </w:sdtPr>
              <w:sdtEndPr/>
              <w:sdtContent>
                <w:customXmlInsRangeEnd w:id="7352"/>
                <w:ins w:id="7353" w:author="Andreas Kuehne" w:date="2019-05-31T12:40:00Z">
                  <w:r w:rsidR="00A71F46">
                    <w:rPr>
                      <w:color w:val="19D131"/>
                    </w:rPr>
                    <w:t>[]</w:t>
                  </w:r>
                </w:ins>
                <w:customXmlInsRangeStart w:id="7354" w:author="Andreas Kuehne" w:date="2019-05-31T12:40:00Z"/>
              </w:sdtContent>
            </w:sdt>
            <w:customXmlInsRangeEnd w:id="7354"/>
          </w:p>
        </w:tc>
      </w:tr>
      <w:tr w:rsidR="00A71F46" w14:paraId="634AD3B5" w14:textId="77777777" w:rsidTr="00A71F46">
        <w:trPr>
          <w:ins w:id="735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0B2E291" w14:textId="77777777" w:rsidR="00A71F46" w:rsidRPr="002062A5" w:rsidRDefault="00A71F46" w:rsidP="00A71F46">
            <w:pPr>
              <w:pStyle w:val="Beschriftung"/>
              <w:rPr>
                <w:ins w:id="7356" w:author="Andreas Kuehne" w:date="2019-05-31T12:40:00Z"/>
                <w:rStyle w:val="Datatype"/>
                <w:b w:val="0"/>
                <w:bCs w:val="0"/>
              </w:rPr>
            </w:pPr>
            <w:ins w:id="7357" w:author="Andreas Kuehne" w:date="2019-05-31T12:40:00Z">
              <w:r w:rsidRPr="002062A5">
                <w:rPr>
                  <w:rStyle w:val="Datatype"/>
                </w:rPr>
                <w:t>Base64Content</w:t>
              </w:r>
            </w:ins>
          </w:p>
        </w:tc>
        <w:tc>
          <w:tcPr>
            <w:tcW w:w="4675" w:type="dxa"/>
          </w:tcPr>
          <w:p w14:paraId="19AAC0CD"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7358" w:author="Andreas Kuehne" w:date="2019-05-31T12:40:00Z"/>
                <w:rStyle w:val="Datatype"/>
              </w:rPr>
            </w:pPr>
            <w:ins w:id="7359" w:author="Andreas Kuehne" w:date="2019-05-31T12:40:00Z">
              <w:r w:rsidRPr="002062A5">
                <w:rPr>
                  <w:rStyle w:val="Datatype"/>
                </w:rPr>
                <w:t>b64Content</w:t>
              </w:r>
            </w:ins>
          </w:p>
        </w:tc>
        <w:tc>
          <w:tcPr>
            <w:tcW w:w="4675" w:type="dxa"/>
          </w:tcPr>
          <w:p w14:paraId="46B33025"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7360" w:author="Andreas Kuehne" w:date="2019-05-31T12:40:00Z"/>
              </w:rPr>
            </w:pPr>
            <w:customXmlInsRangeStart w:id="7361" w:author="Andreas Kuehne" w:date="2019-05-31T12:40:00Z"/>
            <w:sdt>
              <w:sdtPr>
                <w:alias w:val="dss2-UseVerificationTimeType.b64Content"/>
                <w:tag w:val="dss2-UseVerificationTimeType.-jsonComment.Base64Content"/>
                <w:id w:val="-1635168144"/>
                <w:showingPlcHdr/>
              </w:sdtPr>
              <w:sdtEndPr/>
              <w:sdtContent>
                <w:customXmlInsRangeEnd w:id="7361"/>
                <w:ins w:id="7362" w:author="Andreas Kuehne" w:date="2019-05-31T12:40:00Z">
                  <w:r w:rsidR="00A71F46">
                    <w:rPr>
                      <w:color w:val="19D131"/>
                    </w:rPr>
                    <w:t>[]</w:t>
                  </w:r>
                </w:ins>
                <w:customXmlInsRangeStart w:id="7363" w:author="Andreas Kuehne" w:date="2019-05-31T12:40:00Z"/>
              </w:sdtContent>
            </w:sdt>
            <w:customXmlInsRangeEnd w:id="7363"/>
          </w:p>
        </w:tc>
      </w:tr>
    </w:tbl>
    <w:p w14:paraId="48A89F8B" w14:textId="77777777" w:rsidR="00A71F46" w:rsidRPr="0202B381" w:rsidRDefault="00A71F46" w:rsidP="00A71F46">
      <w:pPr>
        <w:rPr>
          <w:ins w:id="7364" w:author="Andreas Kuehne" w:date="2019-05-31T12:40:00Z"/>
        </w:rPr>
      </w:pPr>
      <w:ins w:id="7365" w:author="Andreas Kuehne" w:date="2019-05-31T12:40:00Z">
        <w:r w:rsidRPr="002062A5">
          <w:rPr>
            <w:rFonts w:eastAsia="Arial" w:cs="Arial"/>
            <w:sz w:val="22"/>
            <w:szCs w:val="22"/>
          </w:rPr>
          <w:t xml:space="preserve">The </w:t>
        </w:r>
        <w:r w:rsidRPr="002062A5">
          <w:rPr>
            <w:rFonts w:ascii="Courier New" w:eastAsia="Courier New" w:hAnsi="Courier New" w:cs="Courier New"/>
          </w:rPr>
          <w:t>UseVerificationTimeType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07FD7AB4" w14:textId="77777777" w:rsidR="00A71F46" w:rsidRDefault="00A71F46" w:rsidP="00A71F46">
      <w:pPr>
        <w:pStyle w:val="Code"/>
        <w:spacing w:line="259" w:lineRule="auto"/>
        <w:rPr>
          <w:ins w:id="7366" w:author="Andreas Kuehne" w:date="2019-05-31T12:40:00Z"/>
        </w:rPr>
      </w:pPr>
      <w:ins w:id="7367" w:author="Andreas Kuehne" w:date="2019-05-31T12:40:00Z">
        <w:r>
          <w:rPr>
            <w:color w:val="31849B" w:themeColor="accent5" w:themeShade="BF"/>
          </w:rPr>
          <w:t>"dss2-UseVerificationTimeType"</w:t>
        </w:r>
        <w:r>
          <w:t>: {</w:t>
        </w:r>
      </w:ins>
    </w:p>
    <w:p w14:paraId="225911C0" w14:textId="77777777" w:rsidR="00A71F46" w:rsidRDefault="00A71F46" w:rsidP="00A71F46">
      <w:pPr>
        <w:pStyle w:val="Code"/>
        <w:spacing w:line="259" w:lineRule="auto"/>
        <w:rPr>
          <w:ins w:id="7368" w:author="Andreas Kuehne" w:date="2019-05-31T12:40:00Z"/>
        </w:rPr>
      </w:pPr>
      <w:ins w:id="7369" w:author="Andreas Kuehne" w:date="2019-05-31T12:40:00Z">
        <w:r>
          <w:rPr>
            <w:color w:val="31849B" w:themeColor="accent5" w:themeShade="BF"/>
          </w:rPr>
          <w:t xml:space="preserve">  "type"</w:t>
        </w:r>
        <w:r>
          <w:t xml:space="preserve">: </w:t>
        </w:r>
        <w:r>
          <w:rPr>
            <w:color w:val="244061" w:themeColor="accent1" w:themeShade="80"/>
          </w:rPr>
          <w:t>"object",</w:t>
        </w:r>
      </w:ins>
    </w:p>
    <w:p w14:paraId="4E0ABBBB" w14:textId="77777777" w:rsidR="00A71F46" w:rsidRDefault="00A71F46" w:rsidP="00A71F46">
      <w:pPr>
        <w:pStyle w:val="Code"/>
        <w:spacing w:line="259" w:lineRule="auto"/>
        <w:rPr>
          <w:ins w:id="7370" w:author="Andreas Kuehne" w:date="2019-05-31T12:40:00Z"/>
        </w:rPr>
      </w:pPr>
      <w:ins w:id="7371" w:author="Andreas Kuehne" w:date="2019-05-31T12:40:00Z">
        <w:r>
          <w:rPr>
            <w:color w:val="31849B" w:themeColor="accent5" w:themeShade="BF"/>
          </w:rPr>
          <w:t xml:space="preserve">  "properties"</w:t>
        </w:r>
        <w:r>
          <w:t>: {</w:t>
        </w:r>
      </w:ins>
    </w:p>
    <w:p w14:paraId="0CD0CBA1" w14:textId="77777777" w:rsidR="00A71F46" w:rsidRDefault="00A71F46" w:rsidP="00A71F46">
      <w:pPr>
        <w:pStyle w:val="Code"/>
        <w:spacing w:line="259" w:lineRule="auto"/>
        <w:rPr>
          <w:ins w:id="7372" w:author="Andreas Kuehne" w:date="2019-05-31T12:40:00Z"/>
        </w:rPr>
      </w:pPr>
      <w:ins w:id="7373" w:author="Andreas Kuehne" w:date="2019-05-31T12:40:00Z">
        <w:r>
          <w:rPr>
            <w:color w:val="31849B" w:themeColor="accent5" w:themeShade="BF"/>
          </w:rPr>
          <w:t xml:space="preserve">    "currTime"</w:t>
        </w:r>
        <w:r>
          <w:t>: {</w:t>
        </w:r>
      </w:ins>
    </w:p>
    <w:p w14:paraId="41209909" w14:textId="77777777" w:rsidR="00A71F46" w:rsidRDefault="00A71F46" w:rsidP="00A71F46">
      <w:pPr>
        <w:pStyle w:val="Code"/>
        <w:spacing w:line="259" w:lineRule="auto"/>
        <w:rPr>
          <w:ins w:id="7374" w:author="Andreas Kuehne" w:date="2019-05-31T12:40:00Z"/>
        </w:rPr>
      </w:pPr>
      <w:ins w:id="7375" w:author="Andreas Kuehne" w:date="2019-05-31T12:40:00Z">
        <w:r>
          <w:rPr>
            <w:color w:val="31849B" w:themeColor="accent5" w:themeShade="BF"/>
          </w:rPr>
          <w:t xml:space="preserve">      "type"</w:t>
        </w:r>
        <w:r>
          <w:t xml:space="preserve">: </w:t>
        </w:r>
        <w:r>
          <w:rPr>
            <w:color w:val="244061" w:themeColor="accent1" w:themeShade="80"/>
          </w:rPr>
          <w:t>"boolean",</w:t>
        </w:r>
      </w:ins>
    </w:p>
    <w:p w14:paraId="1A9BB4EE" w14:textId="77777777" w:rsidR="00A71F46" w:rsidRDefault="00A71F46" w:rsidP="00A71F46">
      <w:pPr>
        <w:pStyle w:val="Code"/>
        <w:spacing w:line="259" w:lineRule="auto"/>
        <w:rPr>
          <w:ins w:id="7376" w:author="Andreas Kuehne" w:date="2019-05-31T12:40:00Z"/>
        </w:rPr>
      </w:pPr>
      <w:ins w:id="7377" w:author="Andreas Kuehne" w:date="2019-05-31T12:40:00Z">
        <w:r>
          <w:rPr>
            <w:color w:val="31849B" w:themeColor="accent5" w:themeShade="BF"/>
          </w:rPr>
          <w:t xml:space="preserve">      "default"</w:t>
        </w:r>
        <w:r>
          <w:t xml:space="preserve">: </w:t>
        </w:r>
        <w:r>
          <w:rPr>
            <w:color w:val="244061" w:themeColor="accent1" w:themeShade="80"/>
          </w:rPr>
          <w:t>"false"</w:t>
        </w:r>
      </w:ins>
    </w:p>
    <w:p w14:paraId="6278CCF3" w14:textId="77777777" w:rsidR="00A71F46" w:rsidRDefault="00A71F46" w:rsidP="00A71F46">
      <w:pPr>
        <w:pStyle w:val="Code"/>
        <w:spacing w:line="259" w:lineRule="auto"/>
        <w:rPr>
          <w:ins w:id="7378" w:author="Andreas Kuehne" w:date="2019-05-31T12:40:00Z"/>
        </w:rPr>
      </w:pPr>
      <w:ins w:id="7379" w:author="Andreas Kuehne" w:date="2019-05-31T12:40:00Z">
        <w:r>
          <w:t xml:space="preserve">    },</w:t>
        </w:r>
      </w:ins>
    </w:p>
    <w:p w14:paraId="4F5B72D9" w14:textId="77777777" w:rsidR="00A71F46" w:rsidRDefault="00A71F46" w:rsidP="00A71F46">
      <w:pPr>
        <w:pStyle w:val="Code"/>
        <w:spacing w:line="259" w:lineRule="auto"/>
        <w:rPr>
          <w:ins w:id="7380" w:author="Andreas Kuehne" w:date="2019-05-31T12:40:00Z"/>
        </w:rPr>
      </w:pPr>
      <w:ins w:id="7381" w:author="Andreas Kuehne" w:date="2019-05-31T12:40:00Z">
        <w:r>
          <w:rPr>
            <w:color w:val="31849B" w:themeColor="accent5" w:themeShade="BF"/>
          </w:rPr>
          <w:t xml:space="preserve">    "specTime"</w:t>
        </w:r>
        <w:r>
          <w:t>: {</w:t>
        </w:r>
      </w:ins>
    </w:p>
    <w:p w14:paraId="0251D03E" w14:textId="77777777" w:rsidR="00A71F46" w:rsidRDefault="00A71F46" w:rsidP="00A71F46">
      <w:pPr>
        <w:pStyle w:val="Code"/>
        <w:spacing w:line="259" w:lineRule="auto"/>
        <w:rPr>
          <w:ins w:id="7382" w:author="Andreas Kuehne" w:date="2019-05-31T12:40:00Z"/>
        </w:rPr>
      </w:pPr>
      <w:ins w:id="7383" w:author="Andreas Kuehne" w:date="2019-05-31T12:40:00Z">
        <w:r>
          <w:rPr>
            <w:color w:val="31849B" w:themeColor="accent5" w:themeShade="BF"/>
          </w:rPr>
          <w:t xml:space="preserve">      "type"</w:t>
        </w:r>
        <w:r>
          <w:t xml:space="preserve">: </w:t>
        </w:r>
        <w:r>
          <w:rPr>
            <w:color w:val="244061" w:themeColor="accent1" w:themeShade="80"/>
          </w:rPr>
          <w:t>"integer",</w:t>
        </w:r>
      </w:ins>
    </w:p>
    <w:p w14:paraId="17AE9319" w14:textId="77777777" w:rsidR="00A71F46" w:rsidRDefault="00A71F46" w:rsidP="00A71F46">
      <w:pPr>
        <w:pStyle w:val="Code"/>
        <w:spacing w:line="259" w:lineRule="auto"/>
        <w:rPr>
          <w:ins w:id="7384" w:author="Andreas Kuehne" w:date="2019-05-31T12:40:00Z"/>
        </w:rPr>
      </w:pPr>
      <w:ins w:id="7385" w:author="Andreas Kuehne" w:date="2019-05-31T12:40:00Z">
        <w:r>
          <w:rPr>
            <w:color w:val="31849B" w:themeColor="accent5" w:themeShade="BF"/>
          </w:rPr>
          <w:t xml:space="preserve">      "format"</w:t>
        </w:r>
        <w:r>
          <w:t xml:space="preserve">: </w:t>
        </w:r>
        <w:r>
          <w:rPr>
            <w:color w:val="244061" w:themeColor="accent1" w:themeShade="80"/>
          </w:rPr>
          <w:t>"utc-millisec"</w:t>
        </w:r>
      </w:ins>
    </w:p>
    <w:p w14:paraId="1F4DDEE2" w14:textId="77777777" w:rsidR="00A71F46" w:rsidRDefault="00A71F46" w:rsidP="00A71F46">
      <w:pPr>
        <w:pStyle w:val="Code"/>
        <w:spacing w:line="259" w:lineRule="auto"/>
        <w:rPr>
          <w:ins w:id="7386" w:author="Andreas Kuehne" w:date="2019-05-31T12:40:00Z"/>
        </w:rPr>
      </w:pPr>
      <w:ins w:id="7387" w:author="Andreas Kuehne" w:date="2019-05-31T12:40:00Z">
        <w:r>
          <w:t xml:space="preserve">    },</w:t>
        </w:r>
      </w:ins>
    </w:p>
    <w:p w14:paraId="096C4272" w14:textId="77777777" w:rsidR="00A71F46" w:rsidRDefault="00A71F46" w:rsidP="00A71F46">
      <w:pPr>
        <w:pStyle w:val="Code"/>
        <w:spacing w:line="259" w:lineRule="auto"/>
        <w:rPr>
          <w:ins w:id="7388" w:author="Andreas Kuehne" w:date="2019-05-31T12:40:00Z"/>
        </w:rPr>
      </w:pPr>
      <w:ins w:id="7389" w:author="Andreas Kuehne" w:date="2019-05-31T12:40:00Z">
        <w:r>
          <w:rPr>
            <w:color w:val="31849B" w:themeColor="accent5" w:themeShade="BF"/>
          </w:rPr>
          <w:t xml:space="preserve">    "b64Content"</w:t>
        </w:r>
        <w:r>
          <w:t>: {</w:t>
        </w:r>
      </w:ins>
    </w:p>
    <w:p w14:paraId="193DC7B0" w14:textId="77777777" w:rsidR="00A71F46" w:rsidRDefault="00A71F46" w:rsidP="00A71F46">
      <w:pPr>
        <w:pStyle w:val="Code"/>
        <w:spacing w:line="259" w:lineRule="auto"/>
        <w:rPr>
          <w:ins w:id="7390" w:author="Andreas Kuehne" w:date="2019-05-31T12:40:00Z"/>
        </w:rPr>
      </w:pPr>
      <w:ins w:id="7391" w:author="Andreas Kuehne" w:date="2019-05-31T12:40:00Z">
        <w:r>
          <w:rPr>
            <w:color w:val="31849B" w:themeColor="accent5" w:themeShade="BF"/>
          </w:rPr>
          <w:t xml:space="preserve">      "type"</w:t>
        </w:r>
        <w:r>
          <w:t xml:space="preserve">: </w:t>
        </w:r>
        <w:r>
          <w:rPr>
            <w:color w:val="244061" w:themeColor="accent1" w:themeShade="80"/>
          </w:rPr>
          <w:t>"string"</w:t>
        </w:r>
      </w:ins>
    </w:p>
    <w:p w14:paraId="72226E38" w14:textId="77777777" w:rsidR="00A71F46" w:rsidRDefault="00A71F46" w:rsidP="00A71F46">
      <w:pPr>
        <w:pStyle w:val="Code"/>
        <w:spacing w:line="259" w:lineRule="auto"/>
        <w:rPr>
          <w:ins w:id="7392" w:author="Andreas Kuehne" w:date="2019-05-31T12:40:00Z"/>
        </w:rPr>
      </w:pPr>
      <w:ins w:id="7393" w:author="Andreas Kuehne" w:date="2019-05-31T12:40:00Z">
        <w:r>
          <w:t xml:space="preserve">    }</w:t>
        </w:r>
      </w:ins>
    </w:p>
    <w:p w14:paraId="2DEB5EE5" w14:textId="77777777" w:rsidR="00A71F46" w:rsidRDefault="00A71F46" w:rsidP="00A71F46">
      <w:pPr>
        <w:pStyle w:val="Code"/>
        <w:spacing w:line="259" w:lineRule="auto"/>
        <w:rPr>
          <w:ins w:id="7394" w:author="Andreas Kuehne" w:date="2019-05-31T12:40:00Z"/>
        </w:rPr>
      </w:pPr>
      <w:ins w:id="7395" w:author="Andreas Kuehne" w:date="2019-05-31T12:40:00Z">
        <w:r>
          <w:t xml:space="preserve">  },</w:t>
        </w:r>
      </w:ins>
    </w:p>
    <w:p w14:paraId="39A4371B" w14:textId="77777777" w:rsidR="00A71F46" w:rsidRDefault="00A71F46" w:rsidP="00A71F46">
      <w:pPr>
        <w:pStyle w:val="Code"/>
        <w:spacing w:line="259" w:lineRule="auto"/>
        <w:rPr>
          <w:ins w:id="7396" w:author="Andreas Kuehne" w:date="2019-05-31T12:40:00Z"/>
        </w:rPr>
      </w:pPr>
      <w:ins w:id="7397" w:author="Andreas Kuehne" w:date="2019-05-31T12:40:00Z">
        <w:r>
          <w:rPr>
            <w:color w:val="31849B" w:themeColor="accent5" w:themeShade="BF"/>
          </w:rPr>
          <w:t xml:space="preserve">  "minProperties"</w:t>
        </w:r>
        <w:r>
          <w:t xml:space="preserve">: </w:t>
        </w:r>
        <w:r>
          <w:rPr>
            <w:color w:val="244061" w:themeColor="accent1" w:themeShade="80"/>
          </w:rPr>
          <w:t>1,</w:t>
        </w:r>
      </w:ins>
    </w:p>
    <w:p w14:paraId="6BE2DE53" w14:textId="77777777" w:rsidR="00A71F46" w:rsidRDefault="00A71F46" w:rsidP="00A71F46">
      <w:pPr>
        <w:pStyle w:val="Code"/>
        <w:spacing w:line="259" w:lineRule="auto"/>
        <w:rPr>
          <w:ins w:id="7398" w:author="Andreas Kuehne" w:date="2019-05-31T12:40:00Z"/>
        </w:rPr>
      </w:pPr>
      <w:ins w:id="7399" w:author="Andreas Kuehne" w:date="2019-05-31T12:40:00Z">
        <w:r>
          <w:rPr>
            <w:color w:val="31849B" w:themeColor="accent5" w:themeShade="BF"/>
          </w:rPr>
          <w:t xml:space="preserve">  "maxProperties"</w:t>
        </w:r>
        <w:r>
          <w:t xml:space="preserve">: </w:t>
        </w:r>
        <w:r>
          <w:rPr>
            <w:color w:val="244061" w:themeColor="accent1" w:themeShade="80"/>
          </w:rPr>
          <w:t>1</w:t>
        </w:r>
      </w:ins>
    </w:p>
    <w:p w14:paraId="7977F5FC" w14:textId="77777777" w:rsidR="00A71F46" w:rsidRDefault="00A71F46" w:rsidP="00A71F46">
      <w:pPr>
        <w:pStyle w:val="Code"/>
        <w:spacing w:line="259" w:lineRule="auto"/>
        <w:rPr>
          <w:ins w:id="7400" w:author="Andreas Kuehne" w:date="2019-05-31T12:40:00Z"/>
        </w:rPr>
      </w:pPr>
      <w:ins w:id="7401" w:author="Andreas Kuehne" w:date="2019-05-31T12:40:00Z">
        <w:r>
          <w:t>}</w:t>
        </w:r>
      </w:ins>
    </w:p>
    <w:p w14:paraId="0A24AAAE" w14:textId="77777777" w:rsidR="00A71F46" w:rsidRDefault="001A1734" w:rsidP="00A71F46">
      <w:pPr>
        <w:rPr>
          <w:ins w:id="7402" w:author="Andreas Kuehne" w:date="2019-05-31T12:40:00Z"/>
        </w:rPr>
      </w:pPr>
      <w:customXmlInsRangeStart w:id="7403" w:author="Andreas Kuehne" w:date="2019-05-31T12:40:00Z"/>
      <w:sdt>
        <w:sdtPr>
          <w:tag w:val="dss2-UseVerificationTimeType.-jsonSchema"/>
          <w:id w:val="1092752610"/>
          <w:showingPlcHdr/>
        </w:sdtPr>
        <w:sdtEndPr/>
        <w:sdtContent>
          <w:customXmlInsRangeEnd w:id="7403"/>
          <w:ins w:id="7404" w:author="Andreas Kuehne" w:date="2019-05-31T12:40:00Z">
            <w:r w:rsidR="00A71F46">
              <w:rPr>
                <w:color w:val="19D131"/>
              </w:rPr>
              <w:t>[component UseVerificationTime JSON schema details]</w:t>
            </w:r>
          </w:ins>
          <w:customXmlInsRangeStart w:id="7405" w:author="Andreas Kuehne" w:date="2019-05-31T12:40:00Z"/>
        </w:sdtContent>
      </w:sdt>
      <w:customXmlInsRangeEnd w:id="7405"/>
    </w:p>
    <w:p w14:paraId="3BB47881" w14:textId="77777777" w:rsidR="00A71F46" w:rsidRDefault="00A71F46" w:rsidP="00A71F46">
      <w:pPr>
        <w:pStyle w:val="berschrift4"/>
        <w:numPr>
          <w:ilvl w:val="3"/>
          <w:numId w:val="3"/>
        </w:numPr>
        <w:rPr>
          <w:ins w:id="7406" w:author="Andreas Kuehne" w:date="2019-05-31T12:40:00Z"/>
        </w:rPr>
      </w:pPr>
      <w:bookmarkStart w:id="7407" w:name="_Toc10206877"/>
      <w:ins w:id="7408" w:author="Andreas Kuehne" w:date="2019-05-31T12:40:00Z">
        <w:r>
          <w:t>UseVerificationTime – XML Syntax</w:t>
        </w:r>
        <w:bookmarkEnd w:id="7407"/>
      </w:ins>
    </w:p>
    <w:p w14:paraId="157FB58C" w14:textId="77777777" w:rsidR="00A71F46" w:rsidRPr="5404FA76" w:rsidRDefault="00A71F46" w:rsidP="00A71F46">
      <w:pPr>
        <w:rPr>
          <w:ins w:id="7409" w:author="Andreas Kuehne" w:date="2019-05-31T12:40:00Z"/>
        </w:rPr>
      </w:pPr>
      <w:ins w:id="7410" w:author="Andreas Kuehne" w:date="2019-05-31T12:40:00Z">
        <w:r w:rsidRPr="0CCF9147">
          <w:t xml:space="preserve">The XML type </w:t>
        </w:r>
        <w:r w:rsidRPr="002062A5">
          <w:rPr>
            <w:rFonts w:ascii="Courier New" w:eastAsia="Courier New" w:hAnsi="Courier New" w:cs="Courier New"/>
          </w:rPr>
          <w:t>UseVerificationTimeType</w:t>
        </w:r>
        <w:r w:rsidRPr="0CCF9147">
          <w:t xml:space="preserve"> SHALL implement the requirements defined in the </w:t>
        </w:r>
        <w:r w:rsidRPr="002062A5">
          <w:rPr>
            <w:rFonts w:ascii="Courier New" w:eastAsia="Courier New" w:hAnsi="Courier New" w:cs="Courier New"/>
          </w:rPr>
          <w:t>UseVerificationTime</w:t>
        </w:r>
        <w:r>
          <w:t xml:space="preserve"> </w:t>
        </w:r>
        <w:r w:rsidRPr="005A6FFD">
          <w:t>component.</w:t>
        </w:r>
      </w:ins>
    </w:p>
    <w:p w14:paraId="5F6476AD" w14:textId="77777777" w:rsidR="00A71F46" w:rsidRDefault="00A71F46" w:rsidP="00A71F46">
      <w:pPr>
        <w:rPr>
          <w:ins w:id="7411" w:author="Andreas Kuehne" w:date="2019-05-31T12:40:00Z"/>
        </w:rPr>
      </w:pPr>
      <w:ins w:id="7412" w:author="Andreas Kuehne" w:date="2019-05-31T12:40:00Z">
        <w:r w:rsidRPr="005A6FFD">
          <w:rPr>
            <w:rFonts w:eastAsia="Arial"/>
          </w:rPr>
          <w:t xml:space="preserve">The </w:t>
        </w:r>
        <w:r w:rsidRPr="002062A5">
          <w:rPr>
            <w:rFonts w:ascii="Courier New" w:eastAsia="Courier New" w:hAnsi="Courier New" w:cs="Courier New"/>
          </w:rPr>
          <w:t>UseVerificationTimeType</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2C29BB3E" w14:textId="77777777" w:rsidR="00A71F46" w:rsidRDefault="00A71F46" w:rsidP="00A71F46">
      <w:pPr>
        <w:pStyle w:val="Code"/>
        <w:rPr>
          <w:ins w:id="7413" w:author="Andreas Kuehne" w:date="2019-05-31T12:40:00Z"/>
        </w:rPr>
      </w:pPr>
      <w:ins w:id="7414"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UseVerificationTimeType</w:t>
        </w:r>
        <w:r>
          <w:rPr>
            <w:color w:val="943634" w:themeColor="accent2" w:themeShade="BF"/>
          </w:rPr>
          <w:t>"</w:t>
        </w:r>
        <w:r>
          <w:rPr>
            <w:color w:val="31849B" w:themeColor="accent5" w:themeShade="BF"/>
          </w:rPr>
          <w:t>&gt;</w:t>
        </w:r>
      </w:ins>
    </w:p>
    <w:p w14:paraId="5800FEAE" w14:textId="77777777" w:rsidR="00A71F46" w:rsidRDefault="00A71F46" w:rsidP="00A71F46">
      <w:pPr>
        <w:pStyle w:val="Code"/>
        <w:rPr>
          <w:ins w:id="7415" w:author="Andreas Kuehne" w:date="2019-05-31T12:40:00Z"/>
        </w:rPr>
      </w:pPr>
      <w:ins w:id="7416" w:author="Andreas Kuehne" w:date="2019-05-31T12:40:00Z">
        <w:r>
          <w:rPr>
            <w:color w:val="31849B" w:themeColor="accent5" w:themeShade="BF"/>
          </w:rPr>
          <w:t xml:space="preserve">  &lt;xs:choice&gt;</w:t>
        </w:r>
      </w:ins>
    </w:p>
    <w:p w14:paraId="39374C27" w14:textId="77777777" w:rsidR="00A71F46" w:rsidRDefault="00A71F46" w:rsidP="00A71F46">
      <w:pPr>
        <w:pStyle w:val="Code"/>
        <w:rPr>
          <w:ins w:id="7417" w:author="Andreas Kuehne" w:date="2019-05-31T12:40:00Z"/>
        </w:rPr>
      </w:pPr>
      <w:ins w:id="7418"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CurrentTime</w:t>
        </w:r>
        <w:r>
          <w:rPr>
            <w:color w:val="943634" w:themeColor="accent2" w:themeShade="BF"/>
          </w:rPr>
          <w:t>" type="</w:t>
        </w:r>
        <w:r>
          <w:rPr>
            <w:color w:val="244061" w:themeColor="accent1" w:themeShade="80"/>
          </w:rPr>
          <w:t>xs:boolean</w:t>
        </w:r>
        <w:r>
          <w:rPr>
            <w:color w:val="943634" w:themeColor="accent2" w:themeShade="BF"/>
          </w:rPr>
          <w:t>" default="</w:t>
        </w:r>
        <w:r>
          <w:rPr>
            <w:color w:val="244061" w:themeColor="accent1" w:themeShade="80"/>
          </w:rPr>
          <w:t>false</w:t>
        </w:r>
        <w:r>
          <w:rPr>
            <w:color w:val="943634" w:themeColor="accent2" w:themeShade="BF"/>
          </w:rPr>
          <w:t>"</w:t>
        </w:r>
        <w:r>
          <w:rPr>
            <w:color w:val="31849B" w:themeColor="accent5" w:themeShade="BF"/>
          </w:rPr>
          <w:t>/&gt;</w:t>
        </w:r>
      </w:ins>
    </w:p>
    <w:p w14:paraId="19714013" w14:textId="77777777" w:rsidR="00A71F46" w:rsidRDefault="00A71F46" w:rsidP="00A71F46">
      <w:pPr>
        <w:pStyle w:val="Code"/>
        <w:rPr>
          <w:ins w:id="7419" w:author="Andreas Kuehne" w:date="2019-05-31T12:40:00Z"/>
        </w:rPr>
      </w:pPr>
      <w:ins w:id="7420"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SpecificTime</w:t>
        </w:r>
        <w:r>
          <w:rPr>
            <w:color w:val="943634" w:themeColor="accent2" w:themeShade="BF"/>
          </w:rPr>
          <w:t>" type="</w:t>
        </w:r>
        <w:r>
          <w:rPr>
            <w:color w:val="244061" w:themeColor="accent1" w:themeShade="80"/>
          </w:rPr>
          <w:t>xs:dateTime</w:t>
        </w:r>
        <w:r>
          <w:rPr>
            <w:color w:val="943634" w:themeColor="accent2" w:themeShade="BF"/>
          </w:rPr>
          <w:t>"</w:t>
        </w:r>
        <w:r>
          <w:rPr>
            <w:color w:val="31849B" w:themeColor="accent5" w:themeShade="BF"/>
          </w:rPr>
          <w:t>/&gt;</w:t>
        </w:r>
      </w:ins>
    </w:p>
    <w:p w14:paraId="28B3CC74" w14:textId="77777777" w:rsidR="00A71F46" w:rsidRDefault="00A71F46" w:rsidP="00A71F46">
      <w:pPr>
        <w:pStyle w:val="Code"/>
        <w:rPr>
          <w:ins w:id="7421" w:author="Andreas Kuehne" w:date="2019-05-31T12:40:00Z"/>
        </w:rPr>
      </w:pPr>
      <w:ins w:id="7422"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Base64Content</w:t>
        </w:r>
        <w:r>
          <w:rPr>
            <w:color w:val="943634" w:themeColor="accent2" w:themeShade="BF"/>
          </w:rPr>
          <w:t>" type="</w:t>
        </w:r>
        <w:r>
          <w:rPr>
            <w:color w:val="244061" w:themeColor="accent1" w:themeShade="80"/>
          </w:rPr>
          <w:t>xs:base64Binary</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14B756C9" w14:textId="77777777" w:rsidR="00A71F46" w:rsidRDefault="00A71F46" w:rsidP="00A71F46">
      <w:pPr>
        <w:pStyle w:val="Code"/>
        <w:rPr>
          <w:ins w:id="7423" w:author="Andreas Kuehne" w:date="2019-05-31T12:40:00Z"/>
        </w:rPr>
      </w:pPr>
      <w:ins w:id="7424" w:author="Andreas Kuehne" w:date="2019-05-31T12:40:00Z">
        <w:r>
          <w:rPr>
            <w:color w:val="31849B" w:themeColor="accent5" w:themeShade="BF"/>
          </w:rPr>
          <w:t xml:space="preserve">  &lt;/xs:choice&gt;</w:t>
        </w:r>
      </w:ins>
    </w:p>
    <w:p w14:paraId="58890BEC" w14:textId="77777777" w:rsidR="00A71F46" w:rsidRDefault="00A71F46" w:rsidP="00A71F46">
      <w:pPr>
        <w:pStyle w:val="Code"/>
        <w:rPr>
          <w:ins w:id="7425" w:author="Andreas Kuehne" w:date="2019-05-31T12:40:00Z"/>
        </w:rPr>
      </w:pPr>
      <w:ins w:id="7426" w:author="Andreas Kuehne" w:date="2019-05-31T12:40:00Z">
        <w:r>
          <w:rPr>
            <w:color w:val="31849B" w:themeColor="accent5" w:themeShade="BF"/>
          </w:rPr>
          <w:t>&lt;/xs:complexType&gt;</w:t>
        </w:r>
      </w:ins>
    </w:p>
    <w:p w14:paraId="1C9B51B3" w14:textId="77777777" w:rsidR="00A71F46" w:rsidRDefault="00A71F46" w:rsidP="00A71F46">
      <w:pPr>
        <w:spacing w:line="259" w:lineRule="auto"/>
        <w:rPr>
          <w:ins w:id="7427" w:author="Andreas Kuehne" w:date="2019-05-31T12:40:00Z"/>
        </w:rPr>
      </w:pPr>
      <w:ins w:id="7428" w:author="Andreas Kuehne" w:date="2019-05-31T12:40:00Z">
        <w:r>
          <w:t>Each child element of</w:t>
        </w:r>
        <w:r w:rsidRPr="71C71F8C">
          <w:t xml:space="preserve"> </w:t>
        </w:r>
        <w:r w:rsidRPr="002062A5">
          <w:rPr>
            <w:rFonts w:ascii="Courier New" w:eastAsia="Courier New" w:hAnsi="Courier New" w:cs="Courier New"/>
          </w:rPr>
          <w:t>UseVerificationTimeType</w:t>
        </w:r>
        <w:r w:rsidRPr="71C71F8C">
          <w:t xml:space="preserve"> </w:t>
        </w:r>
        <w:r>
          <w:t xml:space="preserve">XML element SHALL implement in XML syntax the sub-component that has a name equal to its local name. </w:t>
        </w:r>
      </w:ins>
      <w:customXmlInsRangeStart w:id="7429" w:author="Andreas Kuehne" w:date="2019-05-31T12:40:00Z"/>
      <w:sdt>
        <w:sdtPr>
          <w:tag w:val="dss2-UseVerificationTimeType.-xmlSchema"/>
          <w:id w:val="2113090658"/>
          <w:showingPlcHdr/>
        </w:sdtPr>
        <w:sdtEndPr/>
        <w:sdtContent>
          <w:customXmlInsRangeEnd w:id="7429"/>
          <w:ins w:id="7430" w:author="Andreas Kuehne" w:date="2019-05-31T12:40:00Z">
            <w:r>
              <w:rPr>
                <w:color w:val="19D131"/>
              </w:rPr>
              <w:t>[component UseVerificationTime XML schema details]</w:t>
            </w:r>
          </w:ins>
          <w:customXmlInsRangeStart w:id="7431" w:author="Andreas Kuehne" w:date="2019-05-31T12:40:00Z"/>
        </w:sdtContent>
      </w:sdt>
      <w:customXmlInsRangeEnd w:id="7431"/>
    </w:p>
    <w:p w14:paraId="0D9A0843" w14:textId="77777777" w:rsidR="00A71F46" w:rsidRDefault="00A71F46" w:rsidP="00A71F46">
      <w:pPr>
        <w:pStyle w:val="berschrift3"/>
        <w:numPr>
          <w:ilvl w:val="2"/>
          <w:numId w:val="3"/>
        </w:numPr>
        <w:rPr>
          <w:ins w:id="7432" w:author="Andreas Kuehne" w:date="2019-05-31T12:40:00Z"/>
        </w:rPr>
      </w:pPr>
      <w:bookmarkStart w:id="7433" w:name="_Toc10206878"/>
      <w:ins w:id="7434" w:author="Andreas Kuehne" w:date="2019-05-31T12:40:00Z">
        <w:r>
          <w:t>Component AdditionalTimeInfo</w:t>
        </w:r>
        <w:bookmarkEnd w:id="7433"/>
      </w:ins>
    </w:p>
    <w:p w14:paraId="693BA9B6" w14:textId="77777777" w:rsidR="00A71F46" w:rsidRDefault="001A1734" w:rsidP="00A71F46">
      <w:pPr>
        <w:rPr>
          <w:ins w:id="7435" w:author="Andreas Kuehne" w:date="2019-05-31T12:40:00Z"/>
        </w:rPr>
      </w:pPr>
      <w:customXmlInsRangeStart w:id="7436" w:author="Andreas Kuehne" w:date="2019-05-31T12:40:00Z"/>
      <w:sdt>
        <w:sdtPr>
          <w:tag w:val="dss2-AdditionalTimeInfoType.-normative"/>
          <w:id w:val="-429505316"/>
        </w:sdtPr>
        <w:sdtEndPr/>
        <w:sdtContent>
          <w:customXmlInsRangeEnd w:id="7436"/>
          <w:ins w:id="7437" w:author="Andreas Kuehne" w:date="2019-05-31T12:40:00Z">
            <w:r w:rsidR="00A71F46" w:rsidRPr="003A06D0">
              <w:rPr>
                <w:color w:val="19D131"/>
                <w:lang w:val="en-GB"/>
              </w:rPr>
              <w:t xml:space="preserve">The </w:t>
            </w:r>
            <w:r w:rsidR="00A71F46" w:rsidRPr="003A06D0">
              <w:rPr>
                <w:rFonts w:ascii="Courier New" w:eastAsia="Courier New" w:hAnsi="Courier New" w:cs="Courier New"/>
                <w:lang w:val="en-GB"/>
              </w:rPr>
              <w:t>AdditionalTimeInfo</w:t>
            </w:r>
            <w:r w:rsidR="00A71F46" w:rsidRPr="003A06D0">
              <w:rPr>
                <w:color w:val="19D131"/>
                <w:lang w:val="en-GB"/>
              </w:rPr>
              <w:t xml:space="preserve"> component contains other time instant(s) relevant in the context of the verification time determination.</w:t>
            </w:r>
          </w:ins>
          <w:customXmlInsRangeStart w:id="7438" w:author="Andreas Kuehne" w:date="2019-05-31T12:40:00Z"/>
        </w:sdtContent>
      </w:sdt>
      <w:customXmlInsRangeEnd w:id="7438"/>
    </w:p>
    <w:p w14:paraId="30EA8DE0" w14:textId="77777777" w:rsidR="00A71F46" w:rsidRDefault="00A71F46" w:rsidP="00A71F46">
      <w:pPr>
        <w:rPr>
          <w:ins w:id="7439" w:author="Andreas Kuehne" w:date="2019-05-31T12:40:00Z"/>
        </w:rPr>
      </w:pPr>
      <w:ins w:id="7440" w:author="Andreas Kuehne" w:date="2019-05-31T12:40:00Z">
        <w:r>
          <w:t>Below follows a list of the sub-components that constitute this component:</w:t>
        </w:r>
      </w:ins>
    </w:p>
    <w:p w14:paraId="31518D4A" w14:textId="77777777" w:rsidR="00A71F46" w:rsidRDefault="00A71F46" w:rsidP="00A71F46">
      <w:pPr>
        <w:pStyle w:val="Member"/>
        <w:rPr>
          <w:ins w:id="7441" w:author="Andreas Kuehne" w:date="2019-05-31T12:40:00Z"/>
        </w:rPr>
      </w:pPr>
      <w:ins w:id="7442" w:author="Andreas Kuehne" w:date="2019-05-31T12:40:00Z">
        <w:r>
          <w:t xml:space="preserve">The </w:t>
        </w:r>
        <w:r w:rsidRPr="35C1378D">
          <w:rPr>
            <w:rStyle w:val="Datatype"/>
          </w:rPr>
          <w:t>value</w:t>
        </w:r>
        <w:r>
          <w:t xml:space="preserve"> element MUST contain one instance of a date/time value. </w:t>
        </w:r>
      </w:ins>
      <w:customXmlInsRangeStart w:id="7443" w:author="Andreas Kuehne" w:date="2019-05-31T12:40:00Z"/>
      <w:sdt>
        <w:sdtPr>
          <w:tag w:val="dss2-AdditionalTimeInfoType.value"/>
          <w:id w:val="17057038"/>
          <w:showingPlcHdr/>
        </w:sdtPr>
        <w:sdtEndPr/>
        <w:sdtContent>
          <w:customXmlInsRangeEnd w:id="7443"/>
          <w:ins w:id="7444" w:author="Andreas Kuehne" w:date="2019-05-31T12:40:00Z">
            <w:r>
              <w:rPr>
                <w:color w:val="19D131"/>
              </w:rPr>
              <w:t>[sub component value details]</w:t>
            </w:r>
          </w:ins>
          <w:customXmlInsRangeStart w:id="7445" w:author="Andreas Kuehne" w:date="2019-05-31T12:40:00Z"/>
        </w:sdtContent>
      </w:sdt>
      <w:customXmlInsRangeEnd w:id="7445"/>
    </w:p>
    <w:p w14:paraId="20A60B3A" w14:textId="77777777" w:rsidR="00A71F46" w:rsidRDefault="00A71F46" w:rsidP="00A71F46">
      <w:pPr>
        <w:pStyle w:val="Member"/>
        <w:rPr>
          <w:ins w:id="7446" w:author="Andreas Kuehne" w:date="2019-05-31T12:40:00Z"/>
        </w:rPr>
      </w:pPr>
      <w:ins w:id="7447" w:author="Andreas Kuehne" w:date="2019-05-31T12:40:00Z">
        <w:r>
          <w:t xml:space="preserve">The </w:t>
        </w:r>
        <w:r w:rsidRPr="35C1378D">
          <w:rPr>
            <w:rStyle w:val="Datatype"/>
          </w:rPr>
          <w:t>Type</w:t>
        </w:r>
        <w:r>
          <w:t xml:space="preserve"> element MUST contain one instance of a URI. Its value is limited to an item of the following set:</w:t>
        </w:r>
        <w:r>
          <w:br/>
        </w:r>
        <w:r>
          <w:rPr>
            <w:color w:val="244061" w:themeColor="accent1" w:themeShade="80"/>
          </w:rPr>
          <w:t>urn:oasis:names:tc:dss:1.0:additionaltimeinfo:signatureTimestamp</w:t>
        </w:r>
        <w:r>
          <w:br/>
        </w:r>
        <w:r>
          <w:rPr>
            <w:color w:val="244061" w:themeColor="accent1" w:themeShade="80"/>
          </w:rPr>
          <w:t>urn:oasis:names:tc:dss:1.0:additionaltimeinfo:signatureTimemark</w:t>
        </w:r>
        <w:r>
          <w:br/>
        </w:r>
        <w:r>
          <w:rPr>
            <w:color w:val="244061" w:themeColor="accent1" w:themeShade="80"/>
          </w:rPr>
          <w:t>urn:oasis:names:tc:dss:1.0:additionaltimeinfo:signedObjectTimestamp</w:t>
        </w:r>
        <w:r>
          <w:br/>
        </w:r>
        <w:r>
          <w:rPr>
            <w:color w:val="244061" w:themeColor="accent1" w:themeShade="80"/>
          </w:rPr>
          <w:t>urn:oasis:names:tc:dss:1.0:additionaltimeinfo:claimedSigningTime</w:t>
        </w:r>
        <w:r>
          <w:br/>
        </w:r>
      </w:ins>
      <w:customXmlInsRangeStart w:id="7448" w:author="Andreas Kuehne" w:date="2019-05-31T12:40:00Z"/>
      <w:sdt>
        <w:sdtPr>
          <w:alias w:val="dss2-AdditionalTimeInfoType.type"/>
          <w:tag w:val="dss2-AdditionalTimeInfoType.Type"/>
          <w:id w:val="1984878866"/>
        </w:sdtPr>
        <w:sdtEndPr/>
        <w:sdtContent>
          <w:customXmlInsRangeEnd w:id="7448"/>
          <w:ins w:id="7449" w:author="Andreas Kuehne" w:date="2019-05-31T12:40:00Z">
            <w:r w:rsidRPr="003A06D0">
              <w:rPr>
                <w:color w:val="19D131"/>
                <w:lang w:val="en-GB"/>
              </w:rPr>
              <w:t xml:space="preserve">The </w:t>
            </w:r>
            <w:r w:rsidRPr="003A06D0">
              <w:rPr>
                <w:rStyle w:val="Datatype"/>
                <w:lang w:val="en-GB"/>
              </w:rPr>
              <w:t>Type</w:t>
            </w:r>
            <w:r w:rsidRPr="003A06D0">
              <w:rPr>
                <w:color w:val="19D131"/>
                <w:lang w:val="en-GB"/>
              </w:rPr>
              <w:t xml:space="preserve"> attribute qualifies the kind of time information included in the response. This specification defines the listed types, whose values MUST satisfy the format defined as </w:t>
            </w:r>
            <w:r w:rsidRPr="003A06D0">
              <w:rPr>
                <w:rStyle w:val="Datatype"/>
                <w:lang w:val="en-GB"/>
              </w:rPr>
              <w:t>xs:dateTime</w:t>
            </w:r>
            <w:r w:rsidRPr="003A06D0">
              <w:rPr>
                <w:color w:val="19D131"/>
                <w:lang w:val="en-GB"/>
              </w:rPr>
              <w:t xml:space="preserve"> and SHOULD be expressed as UTC time (Coordinated Universal Time). Profiles MAY include and define new values for the </w:t>
            </w:r>
            <w:r w:rsidRPr="003A06D0">
              <w:rPr>
                <w:rStyle w:val="Datatype"/>
                <w:lang w:val="en-GB"/>
              </w:rPr>
              <w:t>Type</w:t>
            </w:r>
            <w:r w:rsidRPr="003A06D0">
              <w:rPr>
                <w:color w:val="19D131"/>
                <w:lang w:val="en-GB"/>
              </w:rPr>
              <w:t xml:space="preserve"> attribute.</w:t>
            </w:r>
          </w:ins>
          <w:customXmlInsRangeStart w:id="7450" w:author="Andreas Kuehne" w:date="2019-05-31T12:40:00Z"/>
        </w:sdtContent>
      </w:sdt>
      <w:customXmlInsRangeEnd w:id="7450"/>
    </w:p>
    <w:p w14:paraId="1D098484" w14:textId="77777777" w:rsidR="00A71F46" w:rsidRDefault="00A71F46" w:rsidP="00A71F46">
      <w:pPr>
        <w:pStyle w:val="Member"/>
        <w:rPr>
          <w:ins w:id="7451" w:author="Andreas Kuehne" w:date="2019-05-31T12:40:00Z"/>
        </w:rPr>
      </w:pPr>
      <w:ins w:id="7452" w:author="Andreas Kuehne" w:date="2019-05-31T12:40:00Z">
        <w:r>
          <w:t xml:space="preserve">The OPTIONAL </w:t>
        </w:r>
        <w:r w:rsidRPr="35C1378D">
          <w:rPr>
            <w:rStyle w:val="Datatype"/>
          </w:rPr>
          <w:t>Ref</w:t>
        </w:r>
        <w:r>
          <w:t xml:space="preserve"> element, if present, MUST contain one instance of a string. </w:t>
        </w:r>
      </w:ins>
      <w:customXmlInsRangeStart w:id="7453" w:author="Andreas Kuehne" w:date="2019-05-31T12:40:00Z"/>
      <w:sdt>
        <w:sdtPr>
          <w:alias w:val="dss2-AdditionalTimeInfoType.ref"/>
          <w:tag w:val="dss2-AdditionalTimeInfoType.Ref"/>
          <w:id w:val="46262040"/>
        </w:sdtPr>
        <w:sdtEndPr/>
        <w:sdtContent>
          <w:customXmlInsRangeEnd w:id="7453"/>
          <w:ins w:id="7454" w:author="Andreas Kuehne" w:date="2019-05-31T12:40:00Z">
            <w:r w:rsidRPr="003A06D0">
              <w:rPr>
                <w:color w:val="19D131"/>
                <w:lang w:val="en-GB"/>
              </w:rPr>
              <w:t xml:space="preserve">It allows to establish references to the source of the time information, and SHOULD be used when there is a need to disambiguate several </w:t>
            </w:r>
            <w:r w:rsidRPr="003A06D0">
              <w:rPr>
                <w:rStyle w:val="Datatype"/>
                <w:lang w:val="en-GB"/>
              </w:rPr>
              <w:t>AdditionalTimeInfo</w:t>
            </w:r>
            <w:r w:rsidRPr="003A06D0">
              <w:rPr>
                <w:color w:val="19D131"/>
                <w:lang w:val="en-GB"/>
              </w:rPr>
              <w:t xml:space="preserve"> components with the same </w:t>
            </w:r>
            <w:r w:rsidRPr="003A06D0">
              <w:rPr>
                <w:rStyle w:val="Datatype"/>
                <w:lang w:val="en-GB"/>
              </w:rPr>
              <w:t>Type</w:t>
            </w:r>
            <w:r w:rsidRPr="003A06D0">
              <w:rPr>
                <w:color w:val="19D131"/>
                <w:lang w:val="en-GB"/>
              </w:rPr>
              <w:t xml:space="preserve"> attribute.</w:t>
            </w:r>
          </w:ins>
          <w:customXmlInsRangeStart w:id="7455" w:author="Andreas Kuehne" w:date="2019-05-31T12:40:00Z"/>
        </w:sdtContent>
      </w:sdt>
      <w:customXmlInsRangeEnd w:id="7455"/>
    </w:p>
    <w:p w14:paraId="112D8AA2" w14:textId="77777777" w:rsidR="00A71F46" w:rsidRDefault="00A71F46" w:rsidP="00A71F46">
      <w:pPr>
        <w:pStyle w:val="Non-normativeCommentHeading"/>
        <w:rPr>
          <w:ins w:id="7456" w:author="Andreas Kuehne" w:date="2019-05-31T12:40:00Z"/>
        </w:rPr>
      </w:pPr>
      <w:ins w:id="7457" w:author="Andreas Kuehne" w:date="2019-05-31T12:40:00Z">
        <w:r>
          <w:t>Non-normative Comment:</w:t>
        </w:r>
      </w:ins>
    </w:p>
    <w:p w14:paraId="1B2C11B1" w14:textId="77777777" w:rsidR="00A71F46" w:rsidRDefault="001A1734" w:rsidP="00A71F46">
      <w:pPr>
        <w:pStyle w:val="Non-normativeComment"/>
        <w:rPr>
          <w:ins w:id="7458" w:author="Andreas Kuehne" w:date="2019-05-31T12:40:00Z"/>
        </w:rPr>
      </w:pPr>
      <w:customXmlInsRangeStart w:id="7459" w:author="Andreas Kuehne" w:date="2019-05-31T12:40:00Z"/>
      <w:sdt>
        <w:sdtPr>
          <w:tag w:val="dss2-AdditionalTimeInfoType.-nonNormative"/>
          <w:id w:val="-243642006"/>
          <w:showingPlcHdr/>
        </w:sdtPr>
        <w:sdtEndPr/>
        <w:sdtContent>
          <w:customXmlInsRangeEnd w:id="7459"/>
          <w:ins w:id="7460" w:author="Andreas Kuehne" w:date="2019-05-31T12:40:00Z">
            <w:r w:rsidR="00A71F46">
              <w:rPr>
                <w:color w:val="19D131"/>
              </w:rPr>
              <w:t>[component AdditionalTimeInfo non normative details]</w:t>
            </w:r>
          </w:ins>
          <w:customXmlInsRangeStart w:id="7461" w:author="Andreas Kuehne" w:date="2019-05-31T12:40:00Z"/>
        </w:sdtContent>
      </w:sdt>
      <w:customXmlInsRangeEnd w:id="7461"/>
    </w:p>
    <w:p w14:paraId="04AF668E" w14:textId="77777777" w:rsidR="00A71F46" w:rsidRDefault="00A71F46" w:rsidP="00A71F46">
      <w:pPr>
        <w:pStyle w:val="berschrift4"/>
        <w:numPr>
          <w:ilvl w:val="3"/>
          <w:numId w:val="3"/>
        </w:numPr>
        <w:rPr>
          <w:ins w:id="7462" w:author="Andreas Kuehne" w:date="2019-05-31T12:40:00Z"/>
        </w:rPr>
      </w:pPr>
      <w:bookmarkStart w:id="7463" w:name="_Toc10206879"/>
      <w:ins w:id="7464" w:author="Andreas Kuehne" w:date="2019-05-31T12:40:00Z">
        <w:r>
          <w:t>AdditionalTimeInfo – JSON Syntax</w:t>
        </w:r>
        <w:bookmarkEnd w:id="7463"/>
      </w:ins>
    </w:p>
    <w:p w14:paraId="57FE125A" w14:textId="77777777" w:rsidR="00A71F46" w:rsidRPr="0248A3D1" w:rsidRDefault="00A71F46" w:rsidP="00A71F46">
      <w:pPr>
        <w:rPr>
          <w:ins w:id="7465" w:author="Andreas Kuehne" w:date="2019-05-31T12:40:00Z"/>
        </w:rPr>
      </w:pPr>
      <w:ins w:id="7466" w:author="Andreas Kuehne" w:date="2019-05-31T12:40:00Z">
        <w:r w:rsidRPr="002062A5">
          <w:rPr>
            <w:rFonts w:eastAsia="Arial" w:cs="Arial"/>
            <w:sz w:val="22"/>
            <w:szCs w:val="22"/>
          </w:rPr>
          <w:t xml:space="preserve">The </w:t>
        </w:r>
        <w:r w:rsidRPr="002062A5">
          <w:rPr>
            <w:rFonts w:ascii="Courier New" w:eastAsia="Courier New" w:hAnsi="Courier New" w:cs="Courier New"/>
          </w:rPr>
          <w:t>AdditionalTimeInfoType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AdditionalTimeInfo</w:t>
        </w:r>
        <w:r>
          <w:t xml:space="preserve"> component.</w:t>
        </w:r>
      </w:ins>
    </w:p>
    <w:p w14:paraId="4912EC73" w14:textId="77777777" w:rsidR="00A71F46" w:rsidRPr="C2430093" w:rsidRDefault="00A71F46" w:rsidP="00A71F46">
      <w:pPr>
        <w:spacing w:line="259" w:lineRule="auto"/>
        <w:rPr>
          <w:ins w:id="7467" w:author="Andreas Kuehne" w:date="2019-05-31T12:40:00Z"/>
          <w:rFonts w:eastAsia="Arial" w:cs="Arial"/>
          <w:sz w:val="22"/>
          <w:szCs w:val="22"/>
        </w:rPr>
      </w:pPr>
      <w:ins w:id="7468"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AdditionalTimeInfo</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014"/>
        <w:gridCol w:w="3221"/>
        <w:gridCol w:w="3115"/>
      </w:tblGrid>
      <w:tr w:rsidR="00A71F46" w14:paraId="2C9A8138" w14:textId="77777777" w:rsidTr="00A71F46">
        <w:trPr>
          <w:cnfStyle w:val="100000000000" w:firstRow="1" w:lastRow="0" w:firstColumn="0" w:lastColumn="0" w:oddVBand="0" w:evenVBand="0" w:oddHBand="0" w:evenHBand="0" w:firstRowFirstColumn="0" w:firstRowLastColumn="0" w:lastRowFirstColumn="0" w:lastRowLastColumn="0"/>
          <w:ins w:id="7469"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605C4E0" w14:textId="77777777" w:rsidR="00A71F46" w:rsidRDefault="00A71F46" w:rsidP="00A71F46">
            <w:pPr>
              <w:pStyle w:val="Beschriftung"/>
              <w:rPr>
                <w:ins w:id="7470" w:author="Andreas Kuehne" w:date="2019-05-31T12:40:00Z"/>
              </w:rPr>
            </w:pPr>
            <w:ins w:id="7471" w:author="Andreas Kuehne" w:date="2019-05-31T12:40:00Z">
              <w:r>
                <w:t>Element</w:t>
              </w:r>
            </w:ins>
          </w:p>
        </w:tc>
        <w:tc>
          <w:tcPr>
            <w:tcW w:w="4675" w:type="dxa"/>
          </w:tcPr>
          <w:p w14:paraId="565EC20E"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7472" w:author="Andreas Kuehne" w:date="2019-05-31T12:40:00Z"/>
              </w:rPr>
            </w:pPr>
            <w:ins w:id="7473" w:author="Andreas Kuehne" w:date="2019-05-31T12:40:00Z">
              <w:r>
                <w:t>Implementing JSON member name</w:t>
              </w:r>
            </w:ins>
          </w:p>
        </w:tc>
        <w:tc>
          <w:tcPr>
            <w:tcW w:w="4675" w:type="dxa"/>
          </w:tcPr>
          <w:p w14:paraId="0C477685"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7474" w:author="Andreas Kuehne" w:date="2019-05-31T12:40:00Z"/>
              </w:rPr>
            </w:pPr>
            <w:ins w:id="7475" w:author="Andreas Kuehne" w:date="2019-05-31T12:40:00Z">
              <w:r>
                <w:t>Comments</w:t>
              </w:r>
            </w:ins>
          </w:p>
        </w:tc>
      </w:tr>
      <w:tr w:rsidR="00A71F46" w14:paraId="18B14C71" w14:textId="77777777" w:rsidTr="00A71F46">
        <w:trPr>
          <w:ins w:id="747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E5BFDF6" w14:textId="77777777" w:rsidR="00A71F46" w:rsidRPr="002062A5" w:rsidRDefault="00A71F46" w:rsidP="00A71F46">
            <w:pPr>
              <w:pStyle w:val="Beschriftung"/>
              <w:rPr>
                <w:ins w:id="7477" w:author="Andreas Kuehne" w:date="2019-05-31T12:40:00Z"/>
                <w:rStyle w:val="Datatype"/>
                <w:b w:val="0"/>
                <w:bCs w:val="0"/>
              </w:rPr>
            </w:pPr>
            <w:ins w:id="7478" w:author="Andreas Kuehne" w:date="2019-05-31T12:40:00Z">
              <w:r w:rsidRPr="002062A5">
                <w:rPr>
                  <w:rStyle w:val="Datatype"/>
                </w:rPr>
                <w:t>value</w:t>
              </w:r>
            </w:ins>
          </w:p>
        </w:tc>
        <w:tc>
          <w:tcPr>
            <w:tcW w:w="4675" w:type="dxa"/>
          </w:tcPr>
          <w:p w14:paraId="6A2A9E2E"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7479" w:author="Andreas Kuehne" w:date="2019-05-31T12:40:00Z"/>
                <w:rStyle w:val="Datatype"/>
              </w:rPr>
            </w:pPr>
            <w:ins w:id="7480" w:author="Andreas Kuehne" w:date="2019-05-31T12:40:00Z">
              <w:r w:rsidRPr="002062A5">
                <w:rPr>
                  <w:rStyle w:val="Datatype"/>
                </w:rPr>
                <w:t>value</w:t>
              </w:r>
            </w:ins>
          </w:p>
        </w:tc>
        <w:tc>
          <w:tcPr>
            <w:tcW w:w="4675" w:type="dxa"/>
          </w:tcPr>
          <w:p w14:paraId="0003466C"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7481" w:author="Andreas Kuehne" w:date="2019-05-31T12:40:00Z"/>
              </w:rPr>
            </w:pPr>
            <w:customXmlInsRangeStart w:id="7482" w:author="Andreas Kuehne" w:date="2019-05-31T12:40:00Z"/>
            <w:sdt>
              <w:sdtPr>
                <w:alias w:val="dss2-AdditionalTimeInfoType.value"/>
                <w:tag w:val="dss2-AdditionalTimeInfoType.-jsonComment.value"/>
                <w:id w:val="-1773076132"/>
                <w:showingPlcHdr/>
              </w:sdtPr>
              <w:sdtEndPr/>
              <w:sdtContent>
                <w:customXmlInsRangeEnd w:id="7482"/>
                <w:ins w:id="7483" w:author="Andreas Kuehne" w:date="2019-05-31T12:40:00Z">
                  <w:r w:rsidR="00A71F46">
                    <w:rPr>
                      <w:color w:val="19D131"/>
                    </w:rPr>
                    <w:t>[]</w:t>
                  </w:r>
                </w:ins>
                <w:customXmlInsRangeStart w:id="7484" w:author="Andreas Kuehne" w:date="2019-05-31T12:40:00Z"/>
              </w:sdtContent>
            </w:sdt>
            <w:customXmlInsRangeEnd w:id="7484"/>
          </w:p>
        </w:tc>
      </w:tr>
      <w:tr w:rsidR="00A71F46" w14:paraId="22413A04" w14:textId="77777777" w:rsidTr="00A71F46">
        <w:trPr>
          <w:ins w:id="748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4CE4F29" w14:textId="77777777" w:rsidR="00A71F46" w:rsidRPr="002062A5" w:rsidRDefault="00A71F46" w:rsidP="00A71F46">
            <w:pPr>
              <w:pStyle w:val="Beschriftung"/>
              <w:rPr>
                <w:ins w:id="7486" w:author="Andreas Kuehne" w:date="2019-05-31T12:40:00Z"/>
                <w:rStyle w:val="Datatype"/>
                <w:b w:val="0"/>
                <w:bCs w:val="0"/>
              </w:rPr>
            </w:pPr>
            <w:ins w:id="7487" w:author="Andreas Kuehne" w:date="2019-05-31T12:40:00Z">
              <w:r w:rsidRPr="002062A5">
                <w:rPr>
                  <w:rStyle w:val="Datatype"/>
                </w:rPr>
                <w:t>Type</w:t>
              </w:r>
            </w:ins>
          </w:p>
        </w:tc>
        <w:tc>
          <w:tcPr>
            <w:tcW w:w="4675" w:type="dxa"/>
          </w:tcPr>
          <w:p w14:paraId="59BFC3D4"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7488" w:author="Andreas Kuehne" w:date="2019-05-31T12:40:00Z"/>
                <w:rStyle w:val="Datatype"/>
              </w:rPr>
            </w:pPr>
            <w:ins w:id="7489" w:author="Andreas Kuehne" w:date="2019-05-31T12:40:00Z">
              <w:r w:rsidRPr="002062A5">
                <w:rPr>
                  <w:rStyle w:val="Datatype"/>
                </w:rPr>
                <w:t>type</w:t>
              </w:r>
            </w:ins>
          </w:p>
        </w:tc>
        <w:tc>
          <w:tcPr>
            <w:tcW w:w="4675" w:type="dxa"/>
          </w:tcPr>
          <w:p w14:paraId="2CC87BC7"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7490" w:author="Andreas Kuehne" w:date="2019-05-31T12:40:00Z"/>
              </w:rPr>
            </w:pPr>
            <w:customXmlInsRangeStart w:id="7491" w:author="Andreas Kuehne" w:date="2019-05-31T12:40:00Z"/>
            <w:sdt>
              <w:sdtPr>
                <w:alias w:val="dss2-AdditionalTimeInfoType.type"/>
                <w:tag w:val="dss2-AdditionalTimeInfoType.-jsonComment.Type"/>
                <w:id w:val="1720706422"/>
                <w:showingPlcHdr/>
              </w:sdtPr>
              <w:sdtEndPr/>
              <w:sdtContent>
                <w:customXmlInsRangeEnd w:id="7491"/>
                <w:ins w:id="7492" w:author="Andreas Kuehne" w:date="2019-05-31T12:40:00Z">
                  <w:r w:rsidR="00A71F46">
                    <w:rPr>
                      <w:color w:val="19D131"/>
                    </w:rPr>
                    <w:t>[]</w:t>
                  </w:r>
                </w:ins>
                <w:customXmlInsRangeStart w:id="7493" w:author="Andreas Kuehne" w:date="2019-05-31T12:40:00Z"/>
              </w:sdtContent>
            </w:sdt>
            <w:customXmlInsRangeEnd w:id="7493"/>
          </w:p>
        </w:tc>
      </w:tr>
      <w:tr w:rsidR="00A71F46" w14:paraId="16E68A5D" w14:textId="77777777" w:rsidTr="00A71F46">
        <w:trPr>
          <w:ins w:id="7494"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B5B7230" w14:textId="77777777" w:rsidR="00A71F46" w:rsidRPr="002062A5" w:rsidRDefault="00A71F46" w:rsidP="00A71F46">
            <w:pPr>
              <w:pStyle w:val="Beschriftung"/>
              <w:rPr>
                <w:ins w:id="7495" w:author="Andreas Kuehne" w:date="2019-05-31T12:40:00Z"/>
                <w:rStyle w:val="Datatype"/>
                <w:b w:val="0"/>
                <w:bCs w:val="0"/>
              </w:rPr>
            </w:pPr>
            <w:ins w:id="7496" w:author="Andreas Kuehne" w:date="2019-05-31T12:40:00Z">
              <w:r w:rsidRPr="002062A5">
                <w:rPr>
                  <w:rStyle w:val="Datatype"/>
                </w:rPr>
                <w:t>Ref</w:t>
              </w:r>
            </w:ins>
          </w:p>
        </w:tc>
        <w:tc>
          <w:tcPr>
            <w:tcW w:w="4675" w:type="dxa"/>
          </w:tcPr>
          <w:p w14:paraId="3E3860E5"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7497" w:author="Andreas Kuehne" w:date="2019-05-31T12:40:00Z"/>
                <w:rStyle w:val="Datatype"/>
              </w:rPr>
            </w:pPr>
            <w:ins w:id="7498" w:author="Andreas Kuehne" w:date="2019-05-31T12:40:00Z">
              <w:r w:rsidRPr="002062A5">
                <w:rPr>
                  <w:rStyle w:val="Datatype"/>
                </w:rPr>
                <w:t>ref</w:t>
              </w:r>
            </w:ins>
          </w:p>
        </w:tc>
        <w:tc>
          <w:tcPr>
            <w:tcW w:w="4675" w:type="dxa"/>
          </w:tcPr>
          <w:p w14:paraId="13EA19A5"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7499" w:author="Andreas Kuehne" w:date="2019-05-31T12:40:00Z"/>
              </w:rPr>
            </w:pPr>
            <w:customXmlInsRangeStart w:id="7500" w:author="Andreas Kuehne" w:date="2019-05-31T12:40:00Z"/>
            <w:sdt>
              <w:sdtPr>
                <w:alias w:val="dss2-AdditionalTimeInfoType.ref"/>
                <w:tag w:val="dss2-AdditionalTimeInfoType.-jsonComment.Ref"/>
                <w:id w:val="1224954478"/>
                <w:showingPlcHdr/>
              </w:sdtPr>
              <w:sdtEndPr/>
              <w:sdtContent>
                <w:customXmlInsRangeEnd w:id="7500"/>
                <w:ins w:id="7501" w:author="Andreas Kuehne" w:date="2019-05-31T12:40:00Z">
                  <w:r w:rsidR="00A71F46">
                    <w:rPr>
                      <w:color w:val="19D131"/>
                    </w:rPr>
                    <w:t>[]</w:t>
                  </w:r>
                </w:ins>
                <w:customXmlInsRangeStart w:id="7502" w:author="Andreas Kuehne" w:date="2019-05-31T12:40:00Z"/>
              </w:sdtContent>
            </w:sdt>
            <w:customXmlInsRangeEnd w:id="7502"/>
          </w:p>
        </w:tc>
      </w:tr>
    </w:tbl>
    <w:p w14:paraId="2556C6D6" w14:textId="77777777" w:rsidR="00A71F46" w:rsidRPr="0202B381" w:rsidRDefault="00A71F46" w:rsidP="00A71F46">
      <w:pPr>
        <w:rPr>
          <w:ins w:id="7503" w:author="Andreas Kuehne" w:date="2019-05-31T12:40:00Z"/>
        </w:rPr>
      </w:pPr>
      <w:ins w:id="7504" w:author="Andreas Kuehne" w:date="2019-05-31T12:40:00Z">
        <w:r w:rsidRPr="002062A5">
          <w:rPr>
            <w:rFonts w:eastAsia="Arial" w:cs="Arial"/>
            <w:sz w:val="22"/>
            <w:szCs w:val="22"/>
          </w:rPr>
          <w:t xml:space="preserve">The </w:t>
        </w:r>
        <w:r w:rsidRPr="002062A5">
          <w:rPr>
            <w:rFonts w:ascii="Courier New" w:eastAsia="Courier New" w:hAnsi="Courier New" w:cs="Courier New"/>
          </w:rPr>
          <w:t>AdditionalTimeInfoType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0D16CA4D" w14:textId="77777777" w:rsidR="00A71F46" w:rsidRDefault="00A71F46" w:rsidP="00A71F46">
      <w:pPr>
        <w:pStyle w:val="Code"/>
        <w:spacing w:line="259" w:lineRule="auto"/>
        <w:rPr>
          <w:ins w:id="7505" w:author="Andreas Kuehne" w:date="2019-05-31T12:40:00Z"/>
        </w:rPr>
      </w:pPr>
      <w:ins w:id="7506" w:author="Andreas Kuehne" w:date="2019-05-31T12:40:00Z">
        <w:r>
          <w:rPr>
            <w:color w:val="31849B" w:themeColor="accent5" w:themeShade="BF"/>
          </w:rPr>
          <w:t>"dss2-AdditionalTimeInfoType"</w:t>
        </w:r>
        <w:r>
          <w:t>: {</w:t>
        </w:r>
      </w:ins>
    </w:p>
    <w:p w14:paraId="3E5B952F" w14:textId="77777777" w:rsidR="00A71F46" w:rsidRDefault="00A71F46" w:rsidP="00A71F46">
      <w:pPr>
        <w:pStyle w:val="Code"/>
        <w:spacing w:line="259" w:lineRule="auto"/>
        <w:rPr>
          <w:ins w:id="7507" w:author="Andreas Kuehne" w:date="2019-05-31T12:40:00Z"/>
        </w:rPr>
      </w:pPr>
      <w:ins w:id="7508" w:author="Andreas Kuehne" w:date="2019-05-31T12:40:00Z">
        <w:r>
          <w:rPr>
            <w:color w:val="31849B" w:themeColor="accent5" w:themeShade="BF"/>
          </w:rPr>
          <w:t xml:space="preserve">  "type"</w:t>
        </w:r>
        <w:r>
          <w:t xml:space="preserve">: </w:t>
        </w:r>
        <w:r>
          <w:rPr>
            <w:color w:val="244061" w:themeColor="accent1" w:themeShade="80"/>
          </w:rPr>
          <w:t>"object",</w:t>
        </w:r>
      </w:ins>
    </w:p>
    <w:p w14:paraId="5A77022A" w14:textId="77777777" w:rsidR="00A71F46" w:rsidRDefault="00A71F46" w:rsidP="00A71F46">
      <w:pPr>
        <w:pStyle w:val="Code"/>
        <w:spacing w:line="259" w:lineRule="auto"/>
        <w:rPr>
          <w:ins w:id="7509" w:author="Andreas Kuehne" w:date="2019-05-31T12:40:00Z"/>
        </w:rPr>
      </w:pPr>
      <w:ins w:id="7510" w:author="Andreas Kuehne" w:date="2019-05-31T12:40:00Z">
        <w:r>
          <w:rPr>
            <w:color w:val="31849B" w:themeColor="accent5" w:themeShade="BF"/>
          </w:rPr>
          <w:t xml:space="preserve">  "properties"</w:t>
        </w:r>
        <w:r>
          <w:t>: {</w:t>
        </w:r>
      </w:ins>
    </w:p>
    <w:p w14:paraId="229AFA26" w14:textId="77777777" w:rsidR="00A71F46" w:rsidRDefault="00A71F46" w:rsidP="00A71F46">
      <w:pPr>
        <w:pStyle w:val="Code"/>
        <w:spacing w:line="259" w:lineRule="auto"/>
        <w:rPr>
          <w:ins w:id="7511" w:author="Andreas Kuehne" w:date="2019-05-31T12:40:00Z"/>
        </w:rPr>
      </w:pPr>
      <w:ins w:id="7512" w:author="Andreas Kuehne" w:date="2019-05-31T12:40:00Z">
        <w:r>
          <w:rPr>
            <w:color w:val="31849B" w:themeColor="accent5" w:themeShade="BF"/>
          </w:rPr>
          <w:t xml:space="preserve">    "value"</w:t>
        </w:r>
        <w:r>
          <w:t>: {</w:t>
        </w:r>
      </w:ins>
    </w:p>
    <w:p w14:paraId="2E7B4512" w14:textId="77777777" w:rsidR="00A71F46" w:rsidRDefault="00A71F46" w:rsidP="00A71F46">
      <w:pPr>
        <w:pStyle w:val="Code"/>
        <w:spacing w:line="259" w:lineRule="auto"/>
        <w:rPr>
          <w:ins w:id="7513" w:author="Andreas Kuehne" w:date="2019-05-31T12:40:00Z"/>
        </w:rPr>
      </w:pPr>
      <w:ins w:id="7514" w:author="Andreas Kuehne" w:date="2019-05-31T12:40:00Z">
        <w:r>
          <w:rPr>
            <w:color w:val="31849B" w:themeColor="accent5" w:themeShade="BF"/>
          </w:rPr>
          <w:t xml:space="preserve">      "type"</w:t>
        </w:r>
        <w:r>
          <w:t xml:space="preserve">: </w:t>
        </w:r>
        <w:r>
          <w:rPr>
            <w:color w:val="244061" w:themeColor="accent1" w:themeShade="80"/>
          </w:rPr>
          <w:t>"integer",</w:t>
        </w:r>
      </w:ins>
    </w:p>
    <w:p w14:paraId="4A157F08" w14:textId="77777777" w:rsidR="00A71F46" w:rsidRDefault="00A71F46" w:rsidP="00A71F46">
      <w:pPr>
        <w:pStyle w:val="Code"/>
        <w:spacing w:line="259" w:lineRule="auto"/>
        <w:rPr>
          <w:ins w:id="7515" w:author="Andreas Kuehne" w:date="2019-05-31T12:40:00Z"/>
        </w:rPr>
      </w:pPr>
      <w:ins w:id="7516" w:author="Andreas Kuehne" w:date="2019-05-31T12:40:00Z">
        <w:r>
          <w:rPr>
            <w:color w:val="31849B" w:themeColor="accent5" w:themeShade="BF"/>
          </w:rPr>
          <w:t xml:space="preserve">      "format"</w:t>
        </w:r>
        <w:r>
          <w:t xml:space="preserve">: </w:t>
        </w:r>
        <w:r>
          <w:rPr>
            <w:color w:val="244061" w:themeColor="accent1" w:themeShade="80"/>
          </w:rPr>
          <w:t>"utc-millisec"</w:t>
        </w:r>
      </w:ins>
    </w:p>
    <w:p w14:paraId="35B7384A" w14:textId="77777777" w:rsidR="00A71F46" w:rsidRDefault="00A71F46" w:rsidP="00A71F46">
      <w:pPr>
        <w:pStyle w:val="Code"/>
        <w:spacing w:line="259" w:lineRule="auto"/>
        <w:rPr>
          <w:ins w:id="7517" w:author="Andreas Kuehne" w:date="2019-05-31T12:40:00Z"/>
        </w:rPr>
      </w:pPr>
      <w:ins w:id="7518" w:author="Andreas Kuehne" w:date="2019-05-31T12:40:00Z">
        <w:r>
          <w:t xml:space="preserve">    },</w:t>
        </w:r>
      </w:ins>
    </w:p>
    <w:p w14:paraId="50F73551" w14:textId="77777777" w:rsidR="00A71F46" w:rsidRDefault="00A71F46" w:rsidP="00A71F46">
      <w:pPr>
        <w:pStyle w:val="Code"/>
        <w:spacing w:line="259" w:lineRule="auto"/>
        <w:rPr>
          <w:ins w:id="7519" w:author="Andreas Kuehne" w:date="2019-05-31T12:40:00Z"/>
        </w:rPr>
      </w:pPr>
      <w:ins w:id="7520" w:author="Andreas Kuehne" w:date="2019-05-31T12:40:00Z">
        <w:r>
          <w:rPr>
            <w:color w:val="31849B" w:themeColor="accent5" w:themeShade="BF"/>
          </w:rPr>
          <w:t xml:space="preserve">    "type"</w:t>
        </w:r>
        <w:r>
          <w:t>: {</w:t>
        </w:r>
      </w:ins>
    </w:p>
    <w:p w14:paraId="36C53460" w14:textId="77777777" w:rsidR="00A71F46" w:rsidRDefault="00A71F46" w:rsidP="00A71F46">
      <w:pPr>
        <w:pStyle w:val="Code"/>
        <w:spacing w:line="259" w:lineRule="auto"/>
        <w:rPr>
          <w:ins w:id="7521" w:author="Andreas Kuehne" w:date="2019-05-31T12:40:00Z"/>
        </w:rPr>
      </w:pPr>
      <w:ins w:id="7522" w:author="Andreas Kuehne" w:date="2019-05-31T12:40:00Z">
        <w:r>
          <w:rPr>
            <w:color w:val="31849B" w:themeColor="accent5" w:themeShade="BF"/>
          </w:rPr>
          <w:t xml:space="preserve">      "type"</w:t>
        </w:r>
        <w:r>
          <w:t xml:space="preserve">: </w:t>
        </w:r>
        <w:r>
          <w:rPr>
            <w:color w:val="244061" w:themeColor="accent1" w:themeShade="80"/>
          </w:rPr>
          <w:t>"string",</w:t>
        </w:r>
      </w:ins>
    </w:p>
    <w:p w14:paraId="46771972" w14:textId="77777777" w:rsidR="00A71F46" w:rsidRDefault="00A71F46" w:rsidP="00A71F46">
      <w:pPr>
        <w:pStyle w:val="Code"/>
        <w:spacing w:line="259" w:lineRule="auto"/>
        <w:rPr>
          <w:ins w:id="7523" w:author="Andreas Kuehne" w:date="2019-05-31T12:40:00Z"/>
        </w:rPr>
      </w:pPr>
      <w:ins w:id="7524" w:author="Andreas Kuehne" w:date="2019-05-31T12:40:00Z">
        <w:r>
          <w:rPr>
            <w:color w:val="31849B" w:themeColor="accent5" w:themeShade="BF"/>
          </w:rPr>
          <w:t xml:space="preserve">      "format"</w:t>
        </w:r>
        <w:r>
          <w:t xml:space="preserve">: </w:t>
        </w:r>
        <w:r>
          <w:rPr>
            <w:color w:val="244061" w:themeColor="accent1" w:themeShade="80"/>
          </w:rPr>
          <w:t>"uri"</w:t>
        </w:r>
      </w:ins>
    </w:p>
    <w:p w14:paraId="62180AB2" w14:textId="77777777" w:rsidR="00A71F46" w:rsidRDefault="00A71F46" w:rsidP="00A71F46">
      <w:pPr>
        <w:pStyle w:val="Code"/>
        <w:spacing w:line="259" w:lineRule="auto"/>
        <w:rPr>
          <w:ins w:id="7525" w:author="Andreas Kuehne" w:date="2019-05-31T12:40:00Z"/>
        </w:rPr>
      </w:pPr>
      <w:ins w:id="7526" w:author="Andreas Kuehne" w:date="2019-05-31T12:40:00Z">
        <w:r>
          <w:t xml:space="preserve">    },</w:t>
        </w:r>
      </w:ins>
    </w:p>
    <w:p w14:paraId="4F5F382A" w14:textId="77777777" w:rsidR="00A71F46" w:rsidRDefault="00A71F46" w:rsidP="00A71F46">
      <w:pPr>
        <w:pStyle w:val="Code"/>
        <w:spacing w:line="259" w:lineRule="auto"/>
        <w:rPr>
          <w:ins w:id="7527" w:author="Andreas Kuehne" w:date="2019-05-31T12:40:00Z"/>
        </w:rPr>
      </w:pPr>
      <w:ins w:id="7528" w:author="Andreas Kuehne" w:date="2019-05-31T12:40:00Z">
        <w:r>
          <w:rPr>
            <w:color w:val="31849B" w:themeColor="accent5" w:themeShade="BF"/>
          </w:rPr>
          <w:t xml:space="preserve">    "ref"</w:t>
        </w:r>
        <w:r>
          <w:t>: {</w:t>
        </w:r>
      </w:ins>
    </w:p>
    <w:p w14:paraId="12FA7382" w14:textId="77777777" w:rsidR="00A71F46" w:rsidRDefault="00A71F46" w:rsidP="00A71F46">
      <w:pPr>
        <w:pStyle w:val="Code"/>
        <w:spacing w:line="259" w:lineRule="auto"/>
        <w:rPr>
          <w:ins w:id="7529" w:author="Andreas Kuehne" w:date="2019-05-31T12:40:00Z"/>
        </w:rPr>
      </w:pPr>
      <w:ins w:id="7530" w:author="Andreas Kuehne" w:date="2019-05-31T12:40:00Z">
        <w:r>
          <w:rPr>
            <w:color w:val="31849B" w:themeColor="accent5" w:themeShade="BF"/>
          </w:rPr>
          <w:t xml:space="preserve">      "type"</w:t>
        </w:r>
        <w:r>
          <w:t xml:space="preserve">: </w:t>
        </w:r>
        <w:r>
          <w:rPr>
            <w:color w:val="244061" w:themeColor="accent1" w:themeShade="80"/>
          </w:rPr>
          <w:t>"string"</w:t>
        </w:r>
      </w:ins>
    </w:p>
    <w:p w14:paraId="2D2E0A4F" w14:textId="77777777" w:rsidR="00A71F46" w:rsidRDefault="00A71F46" w:rsidP="00A71F46">
      <w:pPr>
        <w:pStyle w:val="Code"/>
        <w:spacing w:line="259" w:lineRule="auto"/>
        <w:rPr>
          <w:ins w:id="7531" w:author="Andreas Kuehne" w:date="2019-05-31T12:40:00Z"/>
        </w:rPr>
      </w:pPr>
      <w:ins w:id="7532" w:author="Andreas Kuehne" w:date="2019-05-31T12:40:00Z">
        <w:r>
          <w:t xml:space="preserve">    }</w:t>
        </w:r>
      </w:ins>
    </w:p>
    <w:p w14:paraId="5A4E487F" w14:textId="77777777" w:rsidR="00A71F46" w:rsidRDefault="00A71F46" w:rsidP="00A71F46">
      <w:pPr>
        <w:pStyle w:val="Code"/>
        <w:spacing w:line="259" w:lineRule="auto"/>
        <w:rPr>
          <w:ins w:id="7533" w:author="Andreas Kuehne" w:date="2019-05-31T12:40:00Z"/>
        </w:rPr>
      </w:pPr>
      <w:ins w:id="7534" w:author="Andreas Kuehne" w:date="2019-05-31T12:40:00Z">
        <w:r>
          <w:t xml:space="preserve">  },</w:t>
        </w:r>
      </w:ins>
    </w:p>
    <w:p w14:paraId="08401B23" w14:textId="77777777" w:rsidR="00A71F46" w:rsidRDefault="00A71F46" w:rsidP="00A71F46">
      <w:pPr>
        <w:pStyle w:val="Code"/>
        <w:spacing w:line="259" w:lineRule="auto"/>
        <w:rPr>
          <w:ins w:id="7535" w:author="Andreas Kuehne" w:date="2019-05-31T12:40:00Z"/>
        </w:rPr>
      </w:pPr>
      <w:ins w:id="7536" w:author="Andreas Kuehne" w:date="2019-05-31T12:40:00Z">
        <w:r>
          <w:rPr>
            <w:color w:val="31849B" w:themeColor="accent5" w:themeShade="BF"/>
          </w:rPr>
          <w:t xml:space="preserve">  "required"</w:t>
        </w:r>
        <w:r>
          <w:t>: [</w:t>
        </w:r>
        <w:r>
          <w:rPr>
            <w:color w:val="244061" w:themeColor="accent1" w:themeShade="80"/>
          </w:rPr>
          <w:t>"type"</w:t>
        </w:r>
        <w:r>
          <w:t>]</w:t>
        </w:r>
      </w:ins>
    </w:p>
    <w:p w14:paraId="1E5DCFE1" w14:textId="77777777" w:rsidR="00A71F46" w:rsidRDefault="00A71F46" w:rsidP="00A71F46">
      <w:pPr>
        <w:pStyle w:val="Code"/>
        <w:spacing w:line="259" w:lineRule="auto"/>
        <w:rPr>
          <w:ins w:id="7537" w:author="Andreas Kuehne" w:date="2019-05-31T12:40:00Z"/>
        </w:rPr>
      </w:pPr>
      <w:ins w:id="7538" w:author="Andreas Kuehne" w:date="2019-05-31T12:40:00Z">
        <w:r>
          <w:t>}</w:t>
        </w:r>
      </w:ins>
    </w:p>
    <w:p w14:paraId="0FFCAD21" w14:textId="77777777" w:rsidR="00A71F46" w:rsidRDefault="001A1734" w:rsidP="00A71F46">
      <w:pPr>
        <w:rPr>
          <w:ins w:id="7539" w:author="Andreas Kuehne" w:date="2019-05-31T12:40:00Z"/>
        </w:rPr>
      </w:pPr>
      <w:customXmlInsRangeStart w:id="7540" w:author="Andreas Kuehne" w:date="2019-05-31T12:40:00Z"/>
      <w:sdt>
        <w:sdtPr>
          <w:tag w:val="dss2-AdditionalTimeInfoType.-jsonSchema"/>
          <w:id w:val="-1801446153"/>
          <w:showingPlcHdr/>
        </w:sdtPr>
        <w:sdtEndPr/>
        <w:sdtContent>
          <w:customXmlInsRangeEnd w:id="7540"/>
          <w:ins w:id="7541" w:author="Andreas Kuehne" w:date="2019-05-31T12:40:00Z">
            <w:r w:rsidR="00A71F46">
              <w:rPr>
                <w:color w:val="19D131"/>
              </w:rPr>
              <w:t>[component AdditionalTimeInfo JSON schema details]</w:t>
            </w:r>
          </w:ins>
          <w:customXmlInsRangeStart w:id="7542" w:author="Andreas Kuehne" w:date="2019-05-31T12:40:00Z"/>
        </w:sdtContent>
      </w:sdt>
      <w:customXmlInsRangeEnd w:id="7542"/>
    </w:p>
    <w:p w14:paraId="6B8A7BEA" w14:textId="77777777" w:rsidR="00A71F46" w:rsidRDefault="00A71F46" w:rsidP="00A71F46">
      <w:pPr>
        <w:pStyle w:val="berschrift4"/>
        <w:numPr>
          <w:ilvl w:val="3"/>
          <w:numId w:val="3"/>
        </w:numPr>
        <w:rPr>
          <w:ins w:id="7543" w:author="Andreas Kuehne" w:date="2019-05-31T12:40:00Z"/>
        </w:rPr>
      </w:pPr>
      <w:bookmarkStart w:id="7544" w:name="_Toc10206880"/>
      <w:ins w:id="7545" w:author="Andreas Kuehne" w:date="2019-05-31T12:40:00Z">
        <w:r>
          <w:t>AdditionalTimeInfo – XML Syntax</w:t>
        </w:r>
        <w:bookmarkEnd w:id="7544"/>
      </w:ins>
    </w:p>
    <w:p w14:paraId="3AC0B14D" w14:textId="77777777" w:rsidR="00A71F46" w:rsidRPr="5404FA76" w:rsidRDefault="00A71F46" w:rsidP="00A71F46">
      <w:pPr>
        <w:rPr>
          <w:ins w:id="7546" w:author="Andreas Kuehne" w:date="2019-05-31T12:40:00Z"/>
        </w:rPr>
      </w:pPr>
      <w:ins w:id="7547" w:author="Andreas Kuehne" w:date="2019-05-31T12:40:00Z">
        <w:r w:rsidRPr="0CCF9147">
          <w:t xml:space="preserve">The XML type </w:t>
        </w:r>
        <w:r w:rsidRPr="002062A5">
          <w:rPr>
            <w:rFonts w:ascii="Courier New" w:eastAsia="Courier New" w:hAnsi="Courier New" w:cs="Courier New"/>
          </w:rPr>
          <w:t>AdditionalTimeInfoType</w:t>
        </w:r>
        <w:r w:rsidRPr="0CCF9147">
          <w:t xml:space="preserve"> SHALL implement the requirements defined in the </w:t>
        </w:r>
        <w:r w:rsidRPr="002062A5">
          <w:rPr>
            <w:rFonts w:ascii="Courier New" w:eastAsia="Courier New" w:hAnsi="Courier New" w:cs="Courier New"/>
          </w:rPr>
          <w:t>AdditionalTimeInfo</w:t>
        </w:r>
        <w:r>
          <w:t xml:space="preserve"> </w:t>
        </w:r>
        <w:r w:rsidRPr="005A6FFD">
          <w:t>component.</w:t>
        </w:r>
      </w:ins>
    </w:p>
    <w:p w14:paraId="0D5EA307" w14:textId="77777777" w:rsidR="00A71F46" w:rsidRDefault="00A71F46" w:rsidP="00A71F46">
      <w:pPr>
        <w:rPr>
          <w:ins w:id="7548" w:author="Andreas Kuehne" w:date="2019-05-31T12:40:00Z"/>
        </w:rPr>
      </w:pPr>
      <w:ins w:id="7549" w:author="Andreas Kuehne" w:date="2019-05-31T12:40:00Z">
        <w:r w:rsidRPr="005A6FFD">
          <w:rPr>
            <w:rFonts w:eastAsia="Arial"/>
          </w:rPr>
          <w:t xml:space="preserve">The </w:t>
        </w:r>
        <w:r w:rsidRPr="002062A5">
          <w:rPr>
            <w:rFonts w:ascii="Courier New" w:eastAsia="Courier New" w:hAnsi="Courier New" w:cs="Courier New"/>
          </w:rPr>
          <w:t>AdditionalTimeInfoType</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02A10509" w14:textId="77777777" w:rsidR="00A71F46" w:rsidRDefault="00A71F46" w:rsidP="00A71F46">
      <w:pPr>
        <w:pStyle w:val="Code"/>
        <w:rPr>
          <w:ins w:id="7550" w:author="Andreas Kuehne" w:date="2019-05-31T12:40:00Z"/>
        </w:rPr>
      </w:pPr>
      <w:ins w:id="7551"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AdditionalTimeInfoType</w:t>
        </w:r>
        <w:r>
          <w:rPr>
            <w:color w:val="943634" w:themeColor="accent2" w:themeShade="BF"/>
          </w:rPr>
          <w:t>"</w:t>
        </w:r>
        <w:r>
          <w:rPr>
            <w:color w:val="31849B" w:themeColor="accent5" w:themeShade="BF"/>
          </w:rPr>
          <w:t>&gt;</w:t>
        </w:r>
      </w:ins>
    </w:p>
    <w:p w14:paraId="764AD44D" w14:textId="77777777" w:rsidR="00A71F46" w:rsidRDefault="00A71F46" w:rsidP="00A71F46">
      <w:pPr>
        <w:pStyle w:val="Code"/>
        <w:rPr>
          <w:ins w:id="7552" w:author="Andreas Kuehne" w:date="2019-05-31T12:40:00Z"/>
        </w:rPr>
      </w:pPr>
      <w:ins w:id="7553" w:author="Andreas Kuehne" w:date="2019-05-31T12:40:00Z">
        <w:r>
          <w:rPr>
            <w:color w:val="31849B" w:themeColor="accent5" w:themeShade="BF"/>
          </w:rPr>
          <w:t xml:space="preserve">  &lt;xs:simpleContent&gt;</w:t>
        </w:r>
      </w:ins>
    </w:p>
    <w:p w14:paraId="2FBF8A5B" w14:textId="77777777" w:rsidR="00A71F46" w:rsidRDefault="00A71F46" w:rsidP="00A71F46">
      <w:pPr>
        <w:pStyle w:val="Code"/>
        <w:rPr>
          <w:ins w:id="7554" w:author="Andreas Kuehne" w:date="2019-05-31T12:40:00Z"/>
        </w:rPr>
      </w:pPr>
      <w:ins w:id="7555" w:author="Andreas Kuehne" w:date="2019-05-31T12:40:00Z">
        <w:r>
          <w:rPr>
            <w:color w:val="31849B" w:themeColor="accent5" w:themeShade="BF"/>
          </w:rPr>
          <w:t xml:space="preserve">    &lt;xs:extension</w:t>
        </w:r>
        <w:r>
          <w:rPr>
            <w:color w:val="943634" w:themeColor="accent2" w:themeShade="BF"/>
          </w:rPr>
          <w:t xml:space="preserve"> base="</w:t>
        </w:r>
        <w:r>
          <w:rPr>
            <w:color w:val="244061" w:themeColor="accent1" w:themeShade="80"/>
          </w:rPr>
          <w:t>xs:dateTime</w:t>
        </w:r>
        <w:r>
          <w:rPr>
            <w:color w:val="943634" w:themeColor="accent2" w:themeShade="BF"/>
          </w:rPr>
          <w:t>"</w:t>
        </w:r>
        <w:r>
          <w:rPr>
            <w:color w:val="31849B" w:themeColor="accent5" w:themeShade="BF"/>
          </w:rPr>
          <w:t>&gt;</w:t>
        </w:r>
      </w:ins>
    </w:p>
    <w:p w14:paraId="622BA3B1" w14:textId="77777777" w:rsidR="00A71F46" w:rsidRDefault="00A71F46" w:rsidP="00A71F46">
      <w:pPr>
        <w:pStyle w:val="Code"/>
        <w:rPr>
          <w:ins w:id="7556" w:author="Andreas Kuehne" w:date="2019-05-31T12:40:00Z"/>
        </w:rPr>
      </w:pPr>
      <w:ins w:id="7557" w:author="Andreas Kuehne" w:date="2019-05-31T12:40:00Z">
        <w:r>
          <w:rPr>
            <w:color w:val="31849B" w:themeColor="accent5" w:themeShade="BF"/>
          </w:rPr>
          <w:t xml:space="preserve">      &lt;xs:attribute</w:t>
        </w:r>
        <w:r>
          <w:rPr>
            <w:color w:val="943634" w:themeColor="accent2" w:themeShade="BF"/>
          </w:rPr>
          <w:t xml:space="preserve"> name="</w:t>
        </w:r>
        <w:r>
          <w:rPr>
            <w:color w:val="244061" w:themeColor="accent1" w:themeShade="80"/>
          </w:rPr>
          <w:t>Type</w:t>
        </w:r>
        <w:r>
          <w:rPr>
            <w:color w:val="943634" w:themeColor="accent2" w:themeShade="BF"/>
          </w:rPr>
          <w:t>" use="</w:t>
        </w:r>
        <w:r>
          <w:rPr>
            <w:color w:val="244061" w:themeColor="accent1" w:themeShade="80"/>
          </w:rPr>
          <w:t>required</w:t>
        </w:r>
        <w:r>
          <w:rPr>
            <w:color w:val="943634" w:themeColor="accent2" w:themeShade="BF"/>
          </w:rPr>
          <w:t>"</w:t>
        </w:r>
        <w:r>
          <w:rPr>
            <w:color w:val="31849B" w:themeColor="accent5" w:themeShade="BF"/>
          </w:rPr>
          <w:t>&gt;</w:t>
        </w:r>
      </w:ins>
    </w:p>
    <w:p w14:paraId="3F33A6F3" w14:textId="77777777" w:rsidR="00A71F46" w:rsidRDefault="00A71F46" w:rsidP="00A71F46">
      <w:pPr>
        <w:pStyle w:val="Code"/>
        <w:rPr>
          <w:ins w:id="7558" w:author="Andreas Kuehne" w:date="2019-05-31T12:40:00Z"/>
        </w:rPr>
      </w:pPr>
      <w:ins w:id="7559" w:author="Andreas Kuehne" w:date="2019-05-31T12:40:00Z">
        <w:r>
          <w:rPr>
            <w:color w:val="31849B" w:themeColor="accent5" w:themeShade="BF"/>
          </w:rPr>
          <w:t xml:space="preserve">        &lt;xs:simpleType&gt;</w:t>
        </w:r>
      </w:ins>
    </w:p>
    <w:p w14:paraId="3B989676" w14:textId="77777777" w:rsidR="00A71F46" w:rsidRDefault="00A71F46" w:rsidP="00A71F46">
      <w:pPr>
        <w:pStyle w:val="Code"/>
        <w:rPr>
          <w:ins w:id="7560" w:author="Andreas Kuehne" w:date="2019-05-31T12:40:00Z"/>
        </w:rPr>
      </w:pPr>
      <w:ins w:id="7561" w:author="Andreas Kuehne" w:date="2019-05-31T12:40:00Z">
        <w:r>
          <w:rPr>
            <w:color w:val="31849B" w:themeColor="accent5" w:themeShade="BF"/>
          </w:rPr>
          <w:t xml:space="preserve">          &lt;xs:restriction</w:t>
        </w:r>
        <w:r>
          <w:rPr>
            <w:color w:val="943634" w:themeColor="accent2" w:themeShade="BF"/>
          </w:rPr>
          <w:t xml:space="preserve"> base="</w:t>
        </w:r>
        <w:r>
          <w:rPr>
            <w:color w:val="244061" w:themeColor="accent1" w:themeShade="80"/>
          </w:rPr>
          <w:t>xs:anyURI</w:t>
        </w:r>
        <w:r>
          <w:rPr>
            <w:color w:val="943634" w:themeColor="accent2" w:themeShade="BF"/>
          </w:rPr>
          <w:t>"</w:t>
        </w:r>
        <w:r>
          <w:rPr>
            <w:color w:val="31849B" w:themeColor="accent5" w:themeShade="BF"/>
          </w:rPr>
          <w:t>&gt;</w:t>
        </w:r>
      </w:ins>
    </w:p>
    <w:p w14:paraId="67D11311" w14:textId="77777777" w:rsidR="00A71F46" w:rsidRDefault="00A71F46" w:rsidP="00A71F46">
      <w:pPr>
        <w:pStyle w:val="Code"/>
        <w:rPr>
          <w:ins w:id="7562" w:author="Andreas Kuehne" w:date="2019-05-31T12:40:00Z"/>
        </w:rPr>
      </w:pPr>
      <w:ins w:id="7563" w:author="Andreas Kuehne" w:date="2019-05-31T12:40:00Z">
        <w:r>
          <w:rPr>
            <w:color w:val="31849B" w:themeColor="accent5" w:themeShade="BF"/>
          </w:rPr>
          <w:t xml:space="preserve">            &lt;xs:enumeration</w:t>
        </w:r>
        <w:r>
          <w:rPr>
            <w:color w:val="943634" w:themeColor="accent2" w:themeShade="BF"/>
          </w:rPr>
          <w:t xml:space="preserve"> value="</w:t>
        </w:r>
        <w:r>
          <w:rPr>
            <w:color w:val="244061" w:themeColor="accent1" w:themeShade="80"/>
          </w:rPr>
          <w:t>urn:oasis:names:tc:dss:1.0:additionaltimeinfo:signatureTimestamp</w:t>
        </w:r>
        <w:r>
          <w:rPr>
            <w:color w:val="943634" w:themeColor="accent2" w:themeShade="BF"/>
          </w:rPr>
          <w:t>"</w:t>
        </w:r>
        <w:r>
          <w:rPr>
            <w:color w:val="31849B" w:themeColor="accent5" w:themeShade="BF"/>
          </w:rPr>
          <w:t>/&gt;</w:t>
        </w:r>
      </w:ins>
    </w:p>
    <w:p w14:paraId="5AD56A16" w14:textId="77777777" w:rsidR="00A71F46" w:rsidRDefault="00A71F46" w:rsidP="00A71F46">
      <w:pPr>
        <w:pStyle w:val="Code"/>
        <w:rPr>
          <w:ins w:id="7564" w:author="Andreas Kuehne" w:date="2019-05-31T12:40:00Z"/>
        </w:rPr>
      </w:pPr>
      <w:ins w:id="7565" w:author="Andreas Kuehne" w:date="2019-05-31T12:40:00Z">
        <w:r>
          <w:rPr>
            <w:color w:val="31849B" w:themeColor="accent5" w:themeShade="BF"/>
          </w:rPr>
          <w:t xml:space="preserve">            &lt;xs:enumeration</w:t>
        </w:r>
        <w:r>
          <w:rPr>
            <w:color w:val="943634" w:themeColor="accent2" w:themeShade="BF"/>
          </w:rPr>
          <w:t xml:space="preserve"> value="</w:t>
        </w:r>
        <w:r>
          <w:rPr>
            <w:color w:val="244061" w:themeColor="accent1" w:themeShade="80"/>
          </w:rPr>
          <w:t>urn:oasis:names:tc:dss:1.0:additionaltimeinfo:signatureTimemark</w:t>
        </w:r>
        <w:r>
          <w:rPr>
            <w:color w:val="943634" w:themeColor="accent2" w:themeShade="BF"/>
          </w:rPr>
          <w:t>"</w:t>
        </w:r>
        <w:r>
          <w:rPr>
            <w:color w:val="31849B" w:themeColor="accent5" w:themeShade="BF"/>
          </w:rPr>
          <w:t>/&gt;</w:t>
        </w:r>
      </w:ins>
    </w:p>
    <w:p w14:paraId="4853B1F2" w14:textId="77777777" w:rsidR="00A71F46" w:rsidRDefault="00A71F46" w:rsidP="00A71F46">
      <w:pPr>
        <w:pStyle w:val="Code"/>
        <w:rPr>
          <w:ins w:id="7566" w:author="Andreas Kuehne" w:date="2019-05-31T12:40:00Z"/>
        </w:rPr>
      </w:pPr>
      <w:ins w:id="7567" w:author="Andreas Kuehne" w:date="2019-05-31T12:40:00Z">
        <w:r>
          <w:rPr>
            <w:color w:val="31849B" w:themeColor="accent5" w:themeShade="BF"/>
          </w:rPr>
          <w:t xml:space="preserve">            &lt;xs:enumeration</w:t>
        </w:r>
        <w:r>
          <w:rPr>
            <w:color w:val="943634" w:themeColor="accent2" w:themeShade="BF"/>
          </w:rPr>
          <w:t xml:space="preserve"> value="</w:t>
        </w:r>
        <w:r>
          <w:rPr>
            <w:color w:val="244061" w:themeColor="accent1" w:themeShade="80"/>
          </w:rPr>
          <w:t>urn:oasis:names:tc:dss:1.0:additionaltimeinfo:signedObjectTimestamp</w:t>
        </w:r>
        <w:r>
          <w:rPr>
            <w:color w:val="943634" w:themeColor="accent2" w:themeShade="BF"/>
          </w:rPr>
          <w:t>"</w:t>
        </w:r>
        <w:r>
          <w:rPr>
            <w:color w:val="31849B" w:themeColor="accent5" w:themeShade="BF"/>
          </w:rPr>
          <w:t>/&gt;</w:t>
        </w:r>
      </w:ins>
    </w:p>
    <w:p w14:paraId="4DDE7697" w14:textId="77777777" w:rsidR="00A71F46" w:rsidRDefault="00A71F46" w:rsidP="00A71F46">
      <w:pPr>
        <w:pStyle w:val="Code"/>
        <w:rPr>
          <w:ins w:id="7568" w:author="Andreas Kuehne" w:date="2019-05-31T12:40:00Z"/>
        </w:rPr>
      </w:pPr>
      <w:ins w:id="7569" w:author="Andreas Kuehne" w:date="2019-05-31T12:40:00Z">
        <w:r>
          <w:rPr>
            <w:color w:val="31849B" w:themeColor="accent5" w:themeShade="BF"/>
          </w:rPr>
          <w:t xml:space="preserve">            &lt;xs:enumeration</w:t>
        </w:r>
        <w:r>
          <w:rPr>
            <w:color w:val="943634" w:themeColor="accent2" w:themeShade="BF"/>
          </w:rPr>
          <w:t xml:space="preserve"> value="</w:t>
        </w:r>
        <w:r>
          <w:rPr>
            <w:color w:val="244061" w:themeColor="accent1" w:themeShade="80"/>
          </w:rPr>
          <w:t>urn:oasis:names:tc:dss:1.0:additionaltimeinfo:claimedSigningTime</w:t>
        </w:r>
        <w:r>
          <w:rPr>
            <w:color w:val="943634" w:themeColor="accent2" w:themeShade="BF"/>
          </w:rPr>
          <w:t>"</w:t>
        </w:r>
        <w:r>
          <w:rPr>
            <w:color w:val="31849B" w:themeColor="accent5" w:themeShade="BF"/>
          </w:rPr>
          <w:t>/&gt;</w:t>
        </w:r>
      </w:ins>
    </w:p>
    <w:p w14:paraId="6A786B59" w14:textId="77777777" w:rsidR="00A71F46" w:rsidRDefault="00A71F46" w:rsidP="00A71F46">
      <w:pPr>
        <w:pStyle w:val="Code"/>
        <w:rPr>
          <w:ins w:id="7570" w:author="Andreas Kuehne" w:date="2019-05-31T12:40:00Z"/>
        </w:rPr>
      </w:pPr>
      <w:ins w:id="7571" w:author="Andreas Kuehne" w:date="2019-05-31T12:40:00Z">
        <w:r>
          <w:rPr>
            <w:color w:val="31849B" w:themeColor="accent5" w:themeShade="BF"/>
          </w:rPr>
          <w:t xml:space="preserve">          &lt;/xs:restriction&gt;</w:t>
        </w:r>
      </w:ins>
    </w:p>
    <w:p w14:paraId="28BB3623" w14:textId="77777777" w:rsidR="00A71F46" w:rsidRDefault="00A71F46" w:rsidP="00A71F46">
      <w:pPr>
        <w:pStyle w:val="Code"/>
        <w:rPr>
          <w:ins w:id="7572" w:author="Andreas Kuehne" w:date="2019-05-31T12:40:00Z"/>
        </w:rPr>
      </w:pPr>
      <w:ins w:id="7573" w:author="Andreas Kuehne" w:date="2019-05-31T12:40:00Z">
        <w:r>
          <w:rPr>
            <w:color w:val="31849B" w:themeColor="accent5" w:themeShade="BF"/>
          </w:rPr>
          <w:t xml:space="preserve">        &lt;/xs:simpleType&gt;</w:t>
        </w:r>
      </w:ins>
    </w:p>
    <w:p w14:paraId="31189968" w14:textId="77777777" w:rsidR="00A71F46" w:rsidRDefault="00A71F46" w:rsidP="00A71F46">
      <w:pPr>
        <w:pStyle w:val="Code"/>
        <w:rPr>
          <w:ins w:id="7574" w:author="Andreas Kuehne" w:date="2019-05-31T12:40:00Z"/>
        </w:rPr>
      </w:pPr>
      <w:ins w:id="7575" w:author="Andreas Kuehne" w:date="2019-05-31T12:40:00Z">
        <w:r>
          <w:rPr>
            <w:color w:val="31849B" w:themeColor="accent5" w:themeShade="BF"/>
          </w:rPr>
          <w:t xml:space="preserve">      &lt;/xs:attribute&gt;</w:t>
        </w:r>
      </w:ins>
    </w:p>
    <w:p w14:paraId="17C20991" w14:textId="77777777" w:rsidR="00A71F46" w:rsidRDefault="00A71F46" w:rsidP="00A71F46">
      <w:pPr>
        <w:pStyle w:val="Code"/>
        <w:rPr>
          <w:ins w:id="7576" w:author="Andreas Kuehne" w:date="2019-05-31T12:40:00Z"/>
        </w:rPr>
      </w:pPr>
      <w:ins w:id="7577" w:author="Andreas Kuehne" w:date="2019-05-31T12:40:00Z">
        <w:r>
          <w:rPr>
            <w:color w:val="31849B" w:themeColor="accent5" w:themeShade="BF"/>
          </w:rPr>
          <w:t xml:space="preserve">      &lt;xs:attribute</w:t>
        </w:r>
        <w:r>
          <w:rPr>
            <w:color w:val="943634" w:themeColor="accent2" w:themeShade="BF"/>
          </w:rPr>
          <w:t xml:space="preserve"> name="</w:t>
        </w:r>
        <w:r>
          <w:rPr>
            <w:color w:val="244061" w:themeColor="accent1" w:themeShade="80"/>
          </w:rPr>
          <w:t>Ref</w:t>
        </w:r>
        <w:r>
          <w:rPr>
            <w:color w:val="943634" w:themeColor="accent2" w:themeShade="BF"/>
          </w:rPr>
          <w:t>" type="</w:t>
        </w:r>
        <w:r>
          <w:rPr>
            <w:color w:val="244061" w:themeColor="accent1" w:themeShade="80"/>
          </w:rPr>
          <w:t>xs:string</w:t>
        </w:r>
        <w:r>
          <w:rPr>
            <w:color w:val="943634" w:themeColor="accent2" w:themeShade="BF"/>
          </w:rPr>
          <w:t>" use="</w:t>
        </w:r>
        <w:r>
          <w:rPr>
            <w:color w:val="244061" w:themeColor="accent1" w:themeShade="80"/>
          </w:rPr>
          <w:t>optional</w:t>
        </w:r>
        <w:r>
          <w:rPr>
            <w:color w:val="943634" w:themeColor="accent2" w:themeShade="BF"/>
          </w:rPr>
          <w:t>"</w:t>
        </w:r>
        <w:r>
          <w:rPr>
            <w:color w:val="31849B" w:themeColor="accent5" w:themeShade="BF"/>
          </w:rPr>
          <w:t>/&gt;</w:t>
        </w:r>
      </w:ins>
    </w:p>
    <w:p w14:paraId="09F5D0E7" w14:textId="77777777" w:rsidR="00A71F46" w:rsidRDefault="00A71F46" w:rsidP="00A71F46">
      <w:pPr>
        <w:pStyle w:val="Code"/>
        <w:rPr>
          <w:ins w:id="7578" w:author="Andreas Kuehne" w:date="2019-05-31T12:40:00Z"/>
        </w:rPr>
      </w:pPr>
      <w:ins w:id="7579" w:author="Andreas Kuehne" w:date="2019-05-31T12:40:00Z">
        <w:r>
          <w:rPr>
            <w:color w:val="31849B" w:themeColor="accent5" w:themeShade="BF"/>
          </w:rPr>
          <w:t xml:space="preserve">    &lt;/xs:extension&gt;</w:t>
        </w:r>
      </w:ins>
    </w:p>
    <w:p w14:paraId="365BDD80" w14:textId="77777777" w:rsidR="00A71F46" w:rsidRDefault="00A71F46" w:rsidP="00A71F46">
      <w:pPr>
        <w:pStyle w:val="Code"/>
        <w:rPr>
          <w:ins w:id="7580" w:author="Andreas Kuehne" w:date="2019-05-31T12:40:00Z"/>
        </w:rPr>
      </w:pPr>
      <w:ins w:id="7581" w:author="Andreas Kuehne" w:date="2019-05-31T12:40:00Z">
        <w:r>
          <w:rPr>
            <w:color w:val="31849B" w:themeColor="accent5" w:themeShade="BF"/>
          </w:rPr>
          <w:t xml:space="preserve">  &lt;/xs:simpleContent&gt;</w:t>
        </w:r>
      </w:ins>
    </w:p>
    <w:p w14:paraId="7D4D3816" w14:textId="77777777" w:rsidR="00A71F46" w:rsidRDefault="00A71F46" w:rsidP="00A71F46">
      <w:pPr>
        <w:pStyle w:val="Code"/>
        <w:rPr>
          <w:ins w:id="7582" w:author="Andreas Kuehne" w:date="2019-05-31T12:40:00Z"/>
        </w:rPr>
      </w:pPr>
      <w:ins w:id="7583" w:author="Andreas Kuehne" w:date="2019-05-31T12:40:00Z">
        <w:r>
          <w:rPr>
            <w:color w:val="31849B" w:themeColor="accent5" w:themeShade="BF"/>
          </w:rPr>
          <w:t>&lt;/xs:complexType&gt;</w:t>
        </w:r>
      </w:ins>
    </w:p>
    <w:p w14:paraId="166D93DD" w14:textId="77777777" w:rsidR="00A71F46" w:rsidRDefault="00A71F46" w:rsidP="00A71F46">
      <w:pPr>
        <w:spacing w:line="259" w:lineRule="auto"/>
        <w:rPr>
          <w:ins w:id="7584" w:author="Andreas Kuehne" w:date="2019-05-31T12:40:00Z"/>
        </w:rPr>
      </w:pPr>
      <w:ins w:id="7585" w:author="Andreas Kuehne" w:date="2019-05-31T12:40:00Z">
        <w:r>
          <w:t>Each child element of</w:t>
        </w:r>
        <w:r w:rsidRPr="71C71F8C">
          <w:t xml:space="preserve"> </w:t>
        </w:r>
        <w:r w:rsidRPr="002062A5">
          <w:rPr>
            <w:rFonts w:ascii="Courier New" w:eastAsia="Courier New" w:hAnsi="Courier New" w:cs="Courier New"/>
          </w:rPr>
          <w:t>AdditionalTimeInfoType</w:t>
        </w:r>
        <w:r w:rsidRPr="71C71F8C">
          <w:t xml:space="preserve"> </w:t>
        </w:r>
        <w:r>
          <w:t xml:space="preserve">XML element SHALL implement in XML syntax the sub-component that has a name equal to its local name. </w:t>
        </w:r>
      </w:ins>
      <w:customXmlInsRangeStart w:id="7586" w:author="Andreas Kuehne" w:date="2019-05-31T12:40:00Z"/>
      <w:sdt>
        <w:sdtPr>
          <w:tag w:val="dss2-AdditionalTimeInfoType.-xmlSchema"/>
          <w:id w:val="2084486901"/>
          <w:showingPlcHdr/>
        </w:sdtPr>
        <w:sdtEndPr/>
        <w:sdtContent>
          <w:customXmlInsRangeEnd w:id="7586"/>
          <w:ins w:id="7587" w:author="Andreas Kuehne" w:date="2019-05-31T12:40:00Z">
            <w:r>
              <w:rPr>
                <w:color w:val="19D131"/>
              </w:rPr>
              <w:t>[component AdditionalTimeInfo XML schema details]</w:t>
            </w:r>
          </w:ins>
          <w:customXmlInsRangeStart w:id="7588" w:author="Andreas Kuehne" w:date="2019-05-31T12:40:00Z"/>
        </w:sdtContent>
      </w:sdt>
      <w:customXmlInsRangeEnd w:id="7588"/>
    </w:p>
    <w:p w14:paraId="04CE401C" w14:textId="77777777" w:rsidR="00A71F46" w:rsidRDefault="00A71F46" w:rsidP="00A71F46">
      <w:pPr>
        <w:pStyle w:val="berschrift3"/>
        <w:numPr>
          <w:ilvl w:val="2"/>
          <w:numId w:val="3"/>
        </w:numPr>
        <w:rPr>
          <w:ins w:id="7589" w:author="Andreas Kuehne" w:date="2019-05-31T12:40:00Z"/>
        </w:rPr>
      </w:pPr>
      <w:bookmarkStart w:id="7590" w:name="_Toc10206881"/>
      <w:ins w:id="7591" w:author="Andreas Kuehne" w:date="2019-05-31T12:40:00Z">
        <w:r>
          <w:t>Component VerificationTimeInfo</w:t>
        </w:r>
        <w:bookmarkEnd w:id="7590"/>
      </w:ins>
    </w:p>
    <w:p w14:paraId="777E15D6" w14:textId="77777777" w:rsidR="00A71F46" w:rsidRDefault="001A1734" w:rsidP="00A71F46">
      <w:pPr>
        <w:rPr>
          <w:ins w:id="7592" w:author="Andreas Kuehne" w:date="2019-05-31T12:40:00Z"/>
        </w:rPr>
      </w:pPr>
      <w:customXmlInsRangeStart w:id="7593" w:author="Andreas Kuehne" w:date="2019-05-31T12:40:00Z"/>
      <w:sdt>
        <w:sdtPr>
          <w:tag w:val="dss2-VerificationTimeInfoType.-normative"/>
          <w:id w:val="862257584"/>
        </w:sdtPr>
        <w:sdtEndPr/>
        <w:sdtContent>
          <w:customXmlInsRangeEnd w:id="7593"/>
          <w:ins w:id="7594" w:author="Andreas Kuehne" w:date="2019-05-31T12:40:00Z">
            <w:r w:rsidR="00A71F46" w:rsidRPr="003A06D0">
              <w:rPr>
                <w:color w:val="19D131"/>
                <w:lang w:val="en-GB"/>
              </w:rPr>
              <w:t xml:space="preserve">The </w:t>
            </w:r>
            <w:r w:rsidR="00A71F46" w:rsidRPr="003A06D0">
              <w:rPr>
                <w:rFonts w:ascii="Courier New" w:eastAsia="Courier New" w:hAnsi="Courier New" w:cs="Courier New"/>
                <w:lang w:val="en-GB"/>
              </w:rPr>
              <w:t>VerificationTimeInfo</w:t>
            </w:r>
            <w:r w:rsidR="00A71F46" w:rsidRPr="003A06D0">
              <w:rPr>
                <w:color w:val="19D131"/>
                <w:lang w:val="en-GB"/>
              </w:rPr>
              <w:t xml:space="preserve"> component allows the client to obtain the time instant used by the server to validate the signature.</w:t>
            </w:r>
          </w:ins>
          <w:customXmlInsRangeStart w:id="7595" w:author="Andreas Kuehne" w:date="2019-05-31T12:40:00Z"/>
        </w:sdtContent>
      </w:sdt>
      <w:customXmlInsRangeEnd w:id="7595"/>
    </w:p>
    <w:p w14:paraId="3B189E44" w14:textId="77777777" w:rsidR="00A71F46" w:rsidRDefault="00A71F46" w:rsidP="00A71F46">
      <w:pPr>
        <w:rPr>
          <w:ins w:id="7596" w:author="Andreas Kuehne" w:date="2019-05-31T12:40:00Z"/>
        </w:rPr>
      </w:pPr>
      <w:ins w:id="7597" w:author="Andreas Kuehne" w:date="2019-05-31T12:40:00Z">
        <w:r>
          <w:t>Below follows a list of the sub-components that constitute this component:</w:t>
        </w:r>
      </w:ins>
    </w:p>
    <w:p w14:paraId="3A7C635B" w14:textId="77777777" w:rsidR="00A71F46" w:rsidRDefault="00A71F46" w:rsidP="00A71F46">
      <w:pPr>
        <w:pStyle w:val="Member"/>
        <w:rPr>
          <w:ins w:id="7598" w:author="Andreas Kuehne" w:date="2019-05-31T12:40:00Z"/>
        </w:rPr>
      </w:pPr>
      <w:ins w:id="7599" w:author="Andreas Kuehne" w:date="2019-05-31T12:40:00Z">
        <w:r>
          <w:t xml:space="preserve">The </w:t>
        </w:r>
        <w:r w:rsidRPr="35C1378D">
          <w:rPr>
            <w:rStyle w:val="Datatype"/>
          </w:rPr>
          <w:t>VerificationTime</w:t>
        </w:r>
        <w:r>
          <w:t xml:space="preserve"> element MUST contain one instance of a date/time value. </w:t>
        </w:r>
      </w:ins>
      <w:customXmlInsRangeStart w:id="7600" w:author="Andreas Kuehne" w:date="2019-05-31T12:40:00Z"/>
      <w:sdt>
        <w:sdtPr>
          <w:alias w:val="dss2-VerificationTimeInfoType.verificationTime"/>
          <w:tag w:val="dss2-VerificationTimeInfoType.VerificationTime"/>
          <w:id w:val="117116767"/>
        </w:sdtPr>
        <w:sdtEndPr/>
        <w:sdtContent>
          <w:customXmlInsRangeEnd w:id="7600"/>
          <w:ins w:id="7601" w:author="Andreas Kuehne" w:date="2019-05-31T12:40:00Z">
            <w:r w:rsidRPr="003A06D0">
              <w:rPr>
                <w:color w:val="19D131"/>
                <w:lang w:val="en-GB"/>
              </w:rPr>
              <w:t>This time instant used by the server when verifying the signature. It SHOULD be expressed as UTC time (Coordinated Universal Time) to reduce confusion with the local time zone use.</w:t>
            </w:r>
          </w:ins>
          <w:customXmlInsRangeStart w:id="7602" w:author="Andreas Kuehne" w:date="2019-05-31T12:40:00Z"/>
        </w:sdtContent>
      </w:sdt>
      <w:customXmlInsRangeEnd w:id="7602"/>
    </w:p>
    <w:p w14:paraId="50FC6CEE" w14:textId="77777777" w:rsidR="00A71F46" w:rsidRDefault="00A71F46" w:rsidP="00A71F46">
      <w:pPr>
        <w:pStyle w:val="Member"/>
        <w:rPr>
          <w:ins w:id="7603" w:author="Andreas Kuehne" w:date="2019-05-31T12:40:00Z"/>
        </w:rPr>
      </w:pPr>
      <w:ins w:id="7604" w:author="Andreas Kuehne" w:date="2019-05-31T12:40:00Z">
        <w:r>
          <w:t xml:space="preserve">The OPTIONAL </w:t>
        </w:r>
        <w:r w:rsidRPr="35C1378D">
          <w:rPr>
            <w:rStyle w:val="Datatype"/>
          </w:rPr>
          <w:t>AdditionalTimeInfo</w:t>
        </w:r>
        <w:r>
          <w:t xml:space="preserve"> element, if present, MAY occur zero or more times containing a sub-component. If present each instance MUST satisfy the requirements specified in this document in section </w:t>
        </w:r>
        <w:r>
          <w:fldChar w:fldCharType="begin"/>
        </w:r>
        <w:r>
          <w:instrText xml:space="preserve"> REF _RefComp00F39FBD \r \h </w:instrText>
        </w:r>
      </w:ins>
      <w:ins w:id="7605" w:author="Andreas Kuehne" w:date="2019-05-31T12:40:00Z">
        <w:r>
          <w:fldChar w:fldCharType="separate"/>
        </w:r>
        <w:r>
          <w:rPr>
            <w:rStyle w:val="Datatype"/>
            <w:rFonts w:eastAsia="Courier New" w:cs="Courier New"/>
          </w:rPr>
          <w:t>AdditionalTimeInfo</w:t>
        </w:r>
        <w:r>
          <w:fldChar w:fldCharType="end"/>
        </w:r>
        <w:r>
          <w:t xml:space="preserve">. </w:t>
        </w:r>
      </w:ins>
      <w:customXmlInsRangeStart w:id="7606" w:author="Andreas Kuehne" w:date="2019-05-31T12:40:00Z"/>
      <w:sdt>
        <w:sdtPr>
          <w:alias w:val="dss2-VerificationTimeInfoType.additionalTimeInfo"/>
          <w:tag w:val="dss2-VerificationTimeInfoType.AdditionalTimeInfo"/>
          <w:id w:val="-355270001"/>
        </w:sdtPr>
        <w:sdtEndPr/>
        <w:sdtContent>
          <w:customXmlInsRangeEnd w:id="7606"/>
          <w:ins w:id="7607" w:author="Andreas Kuehne" w:date="2019-05-31T12:40:00Z">
            <w:r w:rsidRPr="003A06D0">
              <w:rPr>
                <w:color w:val="19D131"/>
                <w:lang w:val="en-GB"/>
              </w:rPr>
              <w:t xml:space="preserve">The </w:t>
            </w:r>
            <w:r w:rsidRPr="003A06D0">
              <w:rPr>
                <w:rStyle w:val="Datatype"/>
                <w:lang w:val="en-GB"/>
              </w:rPr>
              <w:t>AdditionalTimeInfo</w:t>
            </w:r>
            <w:r w:rsidRPr="003A06D0">
              <w:rPr>
                <w:color w:val="19D131"/>
                <w:lang w:val="en-GB"/>
              </w:rPr>
              <w:t xml:space="preserve"> element can contain any other time instant(s) relevant in the context of the verification time determination.</w:t>
            </w:r>
          </w:ins>
          <w:customXmlInsRangeStart w:id="7608" w:author="Andreas Kuehne" w:date="2019-05-31T12:40:00Z"/>
        </w:sdtContent>
      </w:sdt>
      <w:customXmlInsRangeEnd w:id="7608"/>
    </w:p>
    <w:p w14:paraId="7EEBBC40" w14:textId="77777777" w:rsidR="00A71F46" w:rsidRDefault="00A71F46" w:rsidP="00A71F46">
      <w:pPr>
        <w:pStyle w:val="Non-normativeCommentHeading"/>
        <w:rPr>
          <w:ins w:id="7609" w:author="Andreas Kuehne" w:date="2019-05-31T12:40:00Z"/>
        </w:rPr>
      </w:pPr>
      <w:ins w:id="7610" w:author="Andreas Kuehne" w:date="2019-05-31T12:40:00Z">
        <w:r>
          <w:t>Non-normative Comment:</w:t>
        </w:r>
      </w:ins>
    </w:p>
    <w:p w14:paraId="34A1E2A1" w14:textId="77777777" w:rsidR="00A71F46" w:rsidRDefault="001A1734" w:rsidP="00A71F46">
      <w:pPr>
        <w:pStyle w:val="Non-normativeComment"/>
        <w:rPr>
          <w:ins w:id="7611" w:author="Andreas Kuehne" w:date="2019-05-31T12:40:00Z"/>
        </w:rPr>
      </w:pPr>
      <w:customXmlInsRangeStart w:id="7612" w:author="Andreas Kuehne" w:date="2019-05-31T12:40:00Z"/>
      <w:sdt>
        <w:sdtPr>
          <w:tag w:val="dss2-VerificationTimeInfoType.-nonNormative"/>
          <w:id w:val="1766345351"/>
          <w:showingPlcHdr/>
        </w:sdtPr>
        <w:sdtEndPr/>
        <w:sdtContent>
          <w:customXmlInsRangeEnd w:id="7612"/>
          <w:ins w:id="7613" w:author="Andreas Kuehne" w:date="2019-05-31T12:40:00Z">
            <w:r w:rsidR="00A71F46">
              <w:rPr>
                <w:color w:val="19D131"/>
              </w:rPr>
              <w:t>[component VerificationTimeInfo non normative details]</w:t>
            </w:r>
          </w:ins>
          <w:customXmlInsRangeStart w:id="7614" w:author="Andreas Kuehne" w:date="2019-05-31T12:40:00Z"/>
        </w:sdtContent>
      </w:sdt>
      <w:customXmlInsRangeEnd w:id="7614"/>
    </w:p>
    <w:p w14:paraId="41800C3C" w14:textId="77777777" w:rsidR="00A71F46" w:rsidRDefault="00A71F46" w:rsidP="00A71F46">
      <w:pPr>
        <w:pStyle w:val="berschrift4"/>
        <w:numPr>
          <w:ilvl w:val="3"/>
          <w:numId w:val="3"/>
        </w:numPr>
        <w:rPr>
          <w:ins w:id="7615" w:author="Andreas Kuehne" w:date="2019-05-31T12:40:00Z"/>
        </w:rPr>
      </w:pPr>
      <w:bookmarkStart w:id="7616" w:name="_Toc10206882"/>
      <w:ins w:id="7617" w:author="Andreas Kuehne" w:date="2019-05-31T12:40:00Z">
        <w:r>
          <w:t>VerificationTimeInfo – JSON Syntax</w:t>
        </w:r>
        <w:bookmarkEnd w:id="7616"/>
      </w:ins>
    </w:p>
    <w:p w14:paraId="68623A27" w14:textId="77777777" w:rsidR="00A71F46" w:rsidRPr="0248A3D1" w:rsidRDefault="00A71F46" w:rsidP="00A71F46">
      <w:pPr>
        <w:rPr>
          <w:ins w:id="7618" w:author="Andreas Kuehne" w:date="2019-05-31T12:40:00Z"/>
        </w:rPr>
      </w:pPr>
      <w:ins w:id="7619" w:author="Andreas Kuehne" w:date="2019-05-31T12:40:00Z">
        <w:r w:rsidRPr="002062A5">
          <w:rPr>
            <w:rFonts w:eastAsia="Arial" w:cs="Arial"/>
            <w:sz w:val="22"/>
            <w:szCs w:val="22"/>
          </w:rPr>
          <w:t xml:space="preserve">The </w:t>
        </w:r>
        <w:r w:rsidRPr="002062A5">
          <w:rPr>
            <w:rFonts w:ascii="Courier New" w:eastAsia="Courier New" w:hAnsi="Courier New" w:cs="Courier New"/>
          </w:rPr>
          <w:t>VerificationTimeInfoType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VerificationTimeInfo</w:t>
        </w:r>
        <w:r>
          <w:t xml:space="preserve"> component.</w:t>
        </w:r>
      </w:ins>
    </w:p>
    <w:p w14:paraId="1B5DDAA3" w14:textId="77777777" w:rsidR="00A71F46" w:rsidRPr="C2430093" w:rsidRDefault="00A71F46" w:rsidP="00A71F46">
      <w:pPr>
        <w:spacing w:line="259" w:lineRule="auto"/>
        <w:rPr>
          <w:ins w:id="7620" w:author="Andreas Kuehne" w:date="2019-05-31T12:40:00Z"/>
          <w:rFonts w:eastAsia="Arial" w:cs="Arial"/>
          <w:sz w:val="22"/>
          <w:szCs w:val="22"/>
        </w:rPr>
      </w:pPr>
      <w:ins w:id="7621"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VerificationTimeInfo</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302"/>
        <w:gridCol w:w="3301"/>
        <w:gridCol w:w="2747"/>
      </w:tblGrid>
      <w:tr w:rsidR="00A71F46" w14:paraId="34BF13A4" w14:textId="77777777" w:rsidTr="00A71F46">
        <w:trPr>
          <w:cnfStyle w:val="100000000000" w:firstRow="1" w:lastRow="0" w:firstColumn="0" w:lastColumn="0" w:oddVBand="0" w:evenVBand="0" w:oddHBand="0" w:evenHBand="0" w:firstRowFirstColumn="0" w:firstRowLastColumn="0" w:lastRowFirstColumn="0" w:lastRowLastColumn="0"/>
          <w:ins w:id="7622"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A996B57" w14:textId="77777777" w:rsidR="00A71F46" w:rsidRDefault="00A71F46" w:rsidP="00A71F46">
            <w:pPr>
              <w:pStyle w:val="Beschriftung"/>
              <w:rPr>
                <w:ins w:id="7623" w:author="Andreas Kuehne" w:date="2019-05-31T12:40:00Z"/>
              </w:rPr>
            </w:pPr>
            <w:ins w:id="7624" w:author="Andreas Kuehne" w:date="2019-05-31T12:40:00Z">
              <w:r>
                <w:t>Element</w:t>
              </w:r>
            </w:ins>
          </w:p>
        </w:tc>
        <w:tc>
          <w:tcPr>
            <w:tcW w:w="4675" w:type="dxa"/>
          </w:tcPr>
          <w:p w14:paraId="6AB7D76C"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7625" w:author="Andreas Kuehne" w:date="2019-05-31T12:40:00Z"/>
              </w:rPr>
            </w:pPr>
            <w:ins w:id="7626" w:author="Andreas Kuehne" w:date="2019-05-31T12:40:00Z">
              <w:r>
                <w:t>Implementing JSON member name</w:t>
              </w:r>
            </w:ins>
          </w:p>
        </w:tc>
        <w:tc>
          <w:tcPr>
            <w:tcW w:w="4675" w:type="dxa"/>
          </w:tcPr>
          <w:p w14:paraId="29D03CF4"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7627" w:author="Andreas Kuehne" w:date="2019-05-31T12:40:00Z"/>
              </w:rPr>
            </w:pPr>
            <w:ins w:id="7628" w:author="Andreas Kuehne" w:date="2019-05-31T12:40:00Z">
              <w:r>
                <w:t>Comments</w:t>
              </w:r>
            </w:ins>
          </w:p>
        </w:tc>
      </w:tr>
      <w:tr w:rsidR="00A71F46" w14:paraId="2A141389" w14:textId="77777777" w:rsidTr="00A71F46">
        <w:trPr>
          <w:ins w:id="7629"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1613A7F" w14:textId="77777777" w:rsidR="00A71F46" w:rsidRPr="002062A5" w:rsidRDefault="00A71F46" w:rsidP="00A71F46">
            <w:pPr>
              <w:pStyle w:val="Beschriftung"/>
              <w:rPr>
                <w:ins w:id="7630" w:author="Andreas Kuehne" w:date="2019-05-31T12:40:00Z"/>
                <w:rStyle w:val="Datatype"/>
                <w:b w:val="0"/>
                <w:bCs w:val="0"/>
              </w:rPr>
            </w:pPr>
            <w:ins w:id="7631" w:author="Andreas Kuehne" w:date="2019-05-31T12:40:00Z">
              <w:r w:rsidRPr="002062A5">
                <w:rPr>
                  <w:rStyle w:val="Datatype"/>
                </w:rPr>
                <w:t>VerificationTime</w:t>
              </w:r>
            </w:ins>
          </w:p>
        </w:tc>
        <w:tc>
          <w:tcPr>
            <w:tcW w:w="4675" w:type="dxa"/>
          </w:tcPr>
          <w:p w14:paraId="2A0DCB4B"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7632" w:author="Andreas Kuehne" w:date="2019-05-31T12:40:00Z"/>
                <w:rStyle w:val="Datatype"/>
              </w:rPr>
            </w:pPr>
            <w:ins w:id="7633" w:author="Andreas Kuehne" w:date="2019-05-31T12:40:00Z">
              <w:r w:rsidRPr="002062A5">
                <w:rPr>
                  <w:rStyle w:val="Datatype"/>
                </w:rPr>
                <w:t>verificationTime</w:t>
              </w:r>
            </w:ins>
          </w:p>
        </w:tc>
        <w:tc>
          <w:tcPr>
            <w:tcW w:w="4675" w:type="dxa"/>
          </w:tcPr>
          <w:p w14:paraId="6E3CB5B7"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7634" w:author="Andreas Kuehne" w:date="2019-05-31T12:40:00Z"/>
              </w:rPr>
            </w:pPr>
            <w:customXmlInsRangeStart w:id="7635" w:author="Andreas Kuehne" w:date="2019-05-31T12:40:00Z"/>
            <w:sdt>
              <w:sdtPr>
                <w:alias w:val="dss2-VerificationTimeInfoType.verificationTime"/>
                <w:tag w:val="dss2-VerificationTimeInfoType.-jsonComment.VerificationTime"/>
                <w:id w:val="1595979466"/>
                <w:showingPlcHdr/>
              </w:sdtPr>
              <w:sdtEndPr/>
              <w:sdtContent>
                <w:customXmlInsRangeEnd w:id="7635"/>
                <w:ins w:id="7636" w:author="Andreas Kuehne" w:date="2019-05-31T12:40:00Z">
                  <w:r w:rsidR="00A71F46">
                    <w:rPr>
                      <w:color w:val="19D131"/>
                    </w:rPr>
                    <w:t>[]</w:t>
                  </w:r>
                </w:ins>
                <w:customXmlInsRangeStart w:id="7637" w:author="Andreas Kuehne" w:date="2019-05-31T12:40:00Z"/>
              </w:sdtContent>
            </w:sdt>
            <w:customXmlInsRangeEnd w:id="7637"/>
          </w:p>
        </w:tc>
      </w:tr>
      <w:tr w:rsidR="00A71F46" w14:paraId="0BE20846" w14:textId="77777777" w:rsidTr="00A71F46">
        <w:trPr>
          <w:ins w:id="7638"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F3E3187" w14:textId="77777777" w:rsidR="00A71F46" w:rsidRPr="002062A5" w:rsidRDefault="00A71F46" w:rsidP="00A71F46">
            <w:pPr>
              <w:pStyle w:val="Beschriftung"/>
              <w:rPr>
                <w:ins w:id="7639" w:author="Andreas Kuehne" w:date="2019-05-31T12:40:00Z"/>
                <w:rStyle w:val="Datatype"/>
                <w:b w:val="0"/>
                <w:bCs w:val="0"/>
              </w:rPr>
            </w:pPr>
            <w:ins w:id="7640" w:author="Andreas Kuehne" w:date="2019-05-31T12:40:00Z">
              <w:r w:rsidRPr="002062A5">
                <w:rPr>
                  <w:rStyle w:val="Datatype"/>
                </w:rPr>
                <w:t>AdditionalTimeInfo</w:t>
              </w:r>
            </w:ins>
          </w:p>
        </w:tc>
        <w:tc>
          <w:tcPr>
            <w:tcW w:w="4675" w:type="dxa"/>
          </w:tcPr>
          <w:p w14:paraId="6FFF022C"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7641" w:author="Andreas Kuehne" w:date="2019-05-31T12:40:00Z"/>
                <w:rStyle w:val="Datatype"/>
              </w:rPr>
            </w:pPr>
            <w:ins w:id="7642" w:author="Andreas Kuehne" w:date="2019-05-31T12:40:00Z">
              <w:r w:rsidRPr="002062A5">
                <w:rPr>
                  <w:rStyle w:val="Datatype"/>
                </w:rPr>
                <w:t>additionalTimeInfo</w:t>
              </w:r>
            </w:ins>
          </w:p>
        </w:tc>
        <w:tc>
          <w:tcPr>
            <w:tcW w:w="4675" w:type="dxa"/>
          </w:tcPr>
          <w:p w14:paraId="25035509"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7643" w:author="Andreas Kuehne" w:date="2019-05-31T12:40:00Z"/>
              </w:rPr>
            </w:pPr>
            <w:customXmlInsRangeStart w:id="7644" w:author="Andreas Kuehne" w:date="2019-05-31T12:40:00Z"/>
            <w:sdt>
              <w:sdtPr>
                <w:alias w:val="dss2-VerificationTimeInfoType.additionalTimeInfo"/>
                <w:tag w:val="dss2-VerificationTimeInfoType.-jsonComment.AdditionalTimeInfo"/>
                <w:id w:val="-1297366948"/>
                <w:showingPlcHdr/>
              </w:sdtPr>
              <w:sdtEndPr/>
              <w:sdtContent>
                <w:customXmlInsRangeEnd w:id="7644"/>
                <w:ins w:id="7645" w:author="Andreas Kuehne" w:date="2019-05-31T12:40:00Z">
                  <w:r w:rsidR="00A71F46">
                    <w:rPr>
                      <w:color w:val="19D131"/>
                    </w:rPr>
                    <w:t>[]</w:t>
                  </w:r>
                </w:ins>
                <w:customXmlInsRangeStart w:id="7646" w:author="Andreas Kuehne" w:date="2019-05-31T12:40:00Z"/>
              </w:sdtContent>
            </w:sdt>
            <w:customXmlInsRangeEnd w:id="7646"/>
          </w:p>
        </w:tc>
      </w:tr>
    </w:tbl>
    <w:p w14:paraId="79641C46" w14:textId="77777777" w:rsidR="00A71F46" w:rsidRPr="0202B381" w:rsidRDefault="00A71F46" w:rsidP="00A71F46">
      <w:pPr>
        <w:rPr>
          <w:ins w:id="7647" w:author="Andreas Kuehne" w:date="2019-05-31T12:40:00Z"/>
        </w:rPr>
      </w:pPr>
      <w:ins w:id="7648" w:author="Andreas Kuehne" w:date="2019-05-31T12:40:00Z">
        <w:r w:rsidRPr="002062A5">
          <w:rPr>
            <w:rFonts w:eastAsia="Arial" w:cs="Arial"/>
            <w:sz w:val="22"/>
            <w:szCs w:val="22"/>
          </w:rPr>
          <w:t xml:space="preserve">The </w:t>
        </w:r>
        <w:r w:rsidRPr="002062A5">
          <w:rPr>
            <w:rFonts w:ascii="Courier New" w:eastAsia="Courier New" w:hAnsi="Courier New" w:cs="Courier New"/>
          </w:rPr>
          <w:t>VerificationTimeInfoType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109DA823" w14:textId="77777777" w:rsidR="00A71F46" w:rsidRDefault="00A71F46" w:rsidP="00A71F46">
      <w:pPr>
        <w:pStyle w:val="Code"/>
        <w:spacing w:line="259" w:lineRule="auto"/>
        <w:rPr>
          <w:ins w:id="7649" w:author="Andreas Kuehne" w:date="2019-05-31T12:40:00Z"/>
        </w:rPr>
      </w:pPr>
      <w:ins w:id="7650" w:author="Andreas Kuehne" w:date="2019-05-31T12:40:00Z">
        <w:r>
          <w:rPr>
            <w:color w:val="31849B" w:themeColor="accent5" w:themeShade="BF"/>
          </w:rPr>
          <w:t>"dss2-VerificationTimeInfoType"</w:t>
        </w:r>
        <w:r>
          <w:t>: {</w:t>
        </w:r>
      </w:ins>
    </w:p>
    <w:p w14:paraId="0B480030" w14:textId="77777777" w:rsidR="00A71F46" w:rsidRDefault="00A71F46" w:rsidP="00A71F46">
      <w:pPr>
        <w:pStyle w:val="Code"/>
        <w:spacing w:line="259" w:lineRule="auto"/>
        <w:rPr>
          <w:ins w:id="7651" w:author="Andreas Kuehne" w:date="2019-05-31T12:40:00Z"/>
        </w:rPr>
      </w:pPr>
      <w:ins w:id="7652" w:author="Andreas Kuehne" w:date="2019-05-31T12:40:00Z">
        <w:r>
          <w:rPr>
            <w:color w:val="31849B" w:themeColor="accent5" w:themeShade="BF"/>
          </w:rPr>
          <w:t xml:space="preserve">  "type"</w:t>
        </w:r>
        <w:r>
          <w:t xml:space="preserve">: </w:t>
        </w:r>
        <w:r>
          <w:rPr>
            <w:color w:val="244061" w:themeColor="accent1" w:themeShade="80"/>
          </w:rPr>
          <w:t>"object",</w:t>
        </w:r>
      </w:ins>
    </w:p>
    <w:p w14:paraId="643BF120" w14:textId="77777777" w:rsidR="00A71F46" w:rsidRDefault="00A71F46" w:rsidP="00A71F46">
      <w:pPr>
        <w:pStyle w:val="Code"/>
        <w:spacing w:line="259" w:lineRule="auto"/>
        <w:rPr>
          <w:ins w:id="7653" w:author="Andreas Kuehne" w:date="2019-05-31T12:40:00Z"/>
        </w:rPr>
      </w:pPr>
      <w:ins w:id="7654" w:author="Andreas Kuehne" w:date="2019-05-31T12:40:00Z">
        <w:r>
          <w:rPr>
            <w:color w:val="31849B" w:themeColor="accent5" w:themeShade="BF"/>
          </w:rPr>
          <w:t xml:space="preserve">  "properties"</w:t>
        </w:r>
        <w:r>
          <w:t>: {</w:t>
        </w:r>
      </w:ins>
    </w:p>
    <w:p w14:paraId="6A9E4199" w14:textId="77777777" w:rsidR="00A71F46" w:rsidRDefault="00A71F46" w:rsidP="00A71F46">
      <w:pPr>
        <w:pStyle w:val="Code"/>
        <w:spacing w:line="259" w:lineRule="auto"/>
        <w:rPr>
          <w:ins w:id="7655" w:author="Andreas Kuehne" w:date="2019-05-31T12:40:00Z"/>
        </w:rPr>
      </w:pPr>
      <w:ins w:id="7656" w:author="Andreas Kuehne" w:date="2019-05-31T12:40:00Z">
        <w:r>
          <w:rPr>
            <w:color w:val="31849B" w:themeColor="accent5" w:themeShade="BF"/>
          </w:rPr>
          <w:t xml:space="preserve">    "verificationTime"</w:t>
        </w:r>
        <w:r>
          <w:t>: {</w:t>
        </w:r>
      </w:ins>
    </w:p>
    <w:p w14:paraId="544776C7" w14:textId="77777777" w:rsidR="00A71F46" w:rsidRDefault="00A71F46" w:rsidP="00A71F46">
      <w:pPr>
        <w:pStyle w:val="Code"/>
        <w:spacing w:line="259" w:lineRule="auto"/>
        <w:rPr>
          <w:ins w:id="7657" w:author="Andreas Kuehne" w:date="2019-05-31T12:40:00Z"/>
        </w:rPr>
      </w:pPr>
      <w:ins w:id="7658" w:author="Andreas Kuehne" w:date="2019-05-31T12:40:00Z">
        <w:r>
          <w:rPr>
            <w:color w:val="31849B" w:themeColor="accent5" w:themeShade="BF"/>
          </w:rPr>
          <w:t xml:space="preserve">      "type"</w:t>
        </w:r>
        <w:r>
          <w:t xml:space="preserve">: </w:t>
        </w:r>
        <w:r>
          <w:rPr>
            <w:color w:val="244061" w:themeColor="accent1" w:themeShade="80"/>
          </w:rPr>
          <w:t>"integer",</w:t>
        </w:r>
      </w:ins>
    </w:p>
    <w:p w14:paraId="54A49538" w14:textId="77777777" w:rsidR="00A71F46" w:rsidRDefault="00A71F46" w:rsidP="00A71F46">
      <w:pPr>
        <w:pStyle w:val="Code"/>
        <w:spacing w:line="259" w:lineRule="auto"/>
        <w:rPr>
          <w:ins w:id="7659" w:author="Andreas Kuehne" w:date="2019-05-31T12:40:00Z"/>
        </w:rPr>
      </w:pPr>
      <w:ins w:id="7660" w:author="Andreas Kuehne" w:date="2019-05-31T12:40:00Z">
        <w:r>
          <w:rPr>
            <w:color w:val="31849B" w:themeColor="accent5" w:themeShade="BF"/>
          </w:rPr>
          <w:t xml:space="preserve">      "format"</w:t>
        </w:r>
        <w:r>
          <w:t xml:space="preserve">: </w:t>
        </w:r>
        <w:r>
          <w:rPr>
            <w:color w:val="244061" w:themeColor="accent1" w:themeShade="80"/>
          </w:rPr>
          <w:t>"utc-millisec"</w:t>
        </w:r>
      </w:ins>
    </w:p>
    <w:p w14:paraId="48FD78E2" w14:textId="77777777" w:rsidR="00A71F46" w:rsidRDefault="00A71F46" w:rsidP="00A71F46">
      <w:pPr>
        <w:pStyle w:val="Code"/>
        <w:spacing w:line="259" w:lineRule="auto"/>
        <w:rPr>
          <w:ins w:id="7661" w:author="Andreas Kuehne" w:date="2019-05-31T12:40:00Z"/>
        </w:rPr>
      </w:pPr>
      <w:ins w:id="7662" w:author="Andreas Kuehne" w:date="2019-05-31T12:40:00Z">
        <w:r>
          <w:t xml:space="preserve">    },</w:t>
        </w:r>
      </w:ins>
    </w:p>
    <w:p w14:paraId="3F135363" w14:textId="77777777" w:rsidR="00A71F46" w:rsidRDefault="00A71F46" w:rsidP="00A71F46">
      <w:pPr>
        <w:pStyle w:val="Code"/>
        <w:spacing w:line="259" w:lineRule="auto"/>
        <w:rPr>
          <w:ins w:id="7663" w:author="Andreas Kuehne" w:date="2019-05-31T12:40:00Z"/>
        </w:rPr>
      </w:pPr>
      <w:ins w:id="7664" w:author="Andreas Kuehne" w:date="2019-05-31T12:40:00Z">
        <w:r>
          <w:rPr>
            <w:color w:val="31849B" w:themeColor="accent5" w:themeShade="BF"/>
          </w:rPr>
          <w:t xml:space="preserve">    "additionalTimeInfo"</w:t>
        </w:r>
        <w:r>
          <w:t>: {</w:t>
        </w:r>
      </w:ins>
    </w:p>
    <w:p w14:paraId="6372DC46" w14:textId="77777777" w:rsidR="00A71F46" w:rsidRDefault="00A71F46" w:rsidP="00A71F46">
      <w:pPr>
        <w:pStyle w:val="Code"/>
        <w:spacing w:line="259" w:lineRule="auto"/>
        <w:rPr>
          <w:ins w:id="7665" w:author="Andreas Kuehne" w:date="2019-05-31T12:40:00Z"/>
        </w:rPr>
      </w:pPr>
      <w:ins w:id="7666" w:author="Andreas Kuehne" w:date="2019-05-31T12:40:00Z">
        <w:r>
          <w:rPr>
            <w:color w:val="31849B" w:themeColor="accent5" w:themeShade="BF"/>
          </w:rPr>
          <w:t xml:space="preserve">      "type"</w:t>
        </w:r>
        <w:r>
          <w:t xml:space="preserve">: </w:t>
        </w:r>
        <w:r>
          <w:rPr>
            <w:color w:val="244061" w:themeColor="accent1" w:themeShade="80"/>
          </w:rPr>
          <w:t>"array",</w:t>
        </w:r>
      </w:ins>
    </w:p>
    <w:p w14:paraId="48794511" w14:textId="77777777" w:rsidR="00A71F46" w:rsidRDefault="00A71F46" w:rsidP="00A71F46">
      <w:pPr>
        <w:pStyle w:val="Code"/>
        <w:spacing w:line="259" w:lineRule="auto"/>
        <w:rPr>
          <w:ins w:id="7667" w:author="Andreas Kuehne" w:date="2019-05-31T12:40:00Z"/>
        </w:rPr>
      </w:pPr>
      <w:ins w:id="7668" w:author="Andreas Kuehne" w:date="2019-05-31T12:40:00Z">
        <w:r>
          <w:rPr>
            <w:color w:val="31849B" w:themeColor="accent5" w:themeShade="BF"/>
          </w:rPr>
          <w:t xml:space="preserve">      "items"</w:t>
        </w:r>
        <w:r>
          <w:t>: {</w:t>
        </w:r>
      </w:ins>
    </w:p>
    <w:p w14:paraId="6F5B7CA2" w14:textId="77777777" w:rsidR="00A71F46" w:rsidRDefault="00A71F46" w:rsidP="00A71F46">
      <w:pPr>
        <w:pStyle w:val="Code"/>
        <w:spacing w:line="259" w:lineRule="auto"/>
        <w:rPr>
          <w:ins w:id="7669" w:author="Andreas Kuehne" w:date="2019-05-31T12:40:00Z"/>
        </w:rPr>
      </w:pPr>
      <w:ins w:id="7670" w:author="Andreas Kuehne" w:date="2019-05-31T12:40:00Z">
        <w:r>
          <w:rPr>
            <w:color w:val="31849B" w:themeColor="accent5" w:themeShade="BF"/>
          </w:rPr>
          <w:t xml:space="preserve">        "$ref"</w:t>
        </w:r>
        <w:r>
          <w:t xml:space="preserve">: </w:t>
        </w:r>
        <w:r>
          <w:rPr>
            <w:color w:val="244061" w:themeColor="accent1" w:themeShade="80"/>
          </w:rPr>
          <w:t>"#/definitions/dss2-AdditionalTimeInfoType"</w:t>
        </w:r>
      </w:ins>
    </w:p>
    <w:p w14:paraId="23C93C6D" w14:textId="77777777" w:rsidR="00A71F46" w:rsidRDefault="00A71F46" w:rsidP="00A71F46">
      <w:pPr>
        <w:pStyle w:val="Code"/>
        <w:spacing w:line="259" w:lineRule="auto"/>
        <w:rPr>
          <w:ins w:id="7671" w:author="Andreas Kuehne" w:date="2019-05-31T12:40:00Z"/>
        </w:rPr>
      </w:pPr>
      <w:ins w:id="7672" w:author="Andreas Kuehne" w:date="2019-05-31T12:40:00Z">
        <w:r>
          <w:t xml:space="preserve">      }</w:t>
        </w:r>
      </w:ins>
    </w:p>
    <w:p w14:paraId="7A1FF8E3" w14:textId="77777777" w:rsidR="00A71F46" w:rsidRDefault="00A71F46" w:rsidP="00A71F46">
      <w:pPr>
        <w:pStyle w:val="Code"/>
        <w:spacing w:line="259" w:lineRule="auto"/>
        <w:rPr>
          <w:ins w:id="7673" w:author="Andreas Kuehne" w:date="2019-05-31T12:40:00Z"/>
        </w:rPr>
      </w:pPr>
      <w:ins w:id="7674" w:author="Andreas Kuehne" w:date="2019-05-31T12:40:00Z">
        <w:r>
          <w:t xml:space="preserve">    }</w:t>
        </w:r>
      </w:ins>
    </w:p>
    <w:p w14:paraId="379C0DC2" w14:textId="77777777" w:rsidR="00A71F46" w:rsidRDefault="00A71F46" w:rsidP="00A71F46">
      <w:pPr>
        <w:pStyle w:val="Code"/>
        <w:spacing w:line="259" w:lineRule="auto"/>
        <w:rPr>
          <w:ins w:id="7675" w:author="Andreas Kuehne" w:date="2019-05-31T12:40:00Z"/>
        </w:rPr>
      </w:pPr>
      <w:ins w:id="7676" w:author="Andreas Kuehne" w:date="2019-05-31T12:40:00Z">
        <w:r>
          <w:t xml:space="preserve">  },</w:t>
        </w:r>
      </w:ins>
    </w:p>
    <w:p w14:paraId="78C89787" w14:textId="77777777" w:rsidR="00A71F46" w:rsidRDefault="00A71F46" w:rsidP="00A71F46">
      <w:pPr>
        <w:pStyle w:val="Code"/>
        <w:spacing w:line="259" w:lineRule="auto"/>
        <w:rPr>
          <w:ins w:id="7677" w:author="Andreas Kuehne" w:date="2019-05-31T12:40:00Z"/>
        </w:rPr>
      </w:pPr>
      <w:ins w:id="7678" w:author="Andreas Kuehne" w:date="2019-05-31T12:40:00Z">
        <w:r>
          <w:rPr>
            <w:color w:val="31849B" w:themeColor="accent5" w:themeShade="BF"/>
          </w:rPr>
          <w:t xml:space="preserve">  "required"</w:t>
        </w:r>
        <w:r>
          <w:t>: [</w:t>
        </w:r>
        <w:r>
          <w:rPr>
            <w:color w:val="244061" w:themeColor="accent1" w:themeShade="80"/>
          </w:rPr>
          <w:t>"verificationTime"</w:t>
        </w:r>
        <w:r>
          <w:t>]</w:t>
        </w:r>
      </w:ins>
    </w:p>
    <w:p w14:paraId="4269FDE5" w14:textId="77777777" w:rsidR="00A71F46" w:rsidRDefault="00A71F46" w:rsidP="00A71F46">
      <w:pPr>
        <w:pStyle w:val="Code"/>
        <w:spacing w:line="259" w:lineRule="auto"/>
        <w:rPr>
          <w:ins w:id="7679" w:author="Andreas Kuehne" w:date="2019-05-31T12:40:00Z"/>
        </w:rPr>
      </w:pPr>
      <w:ins w:id="7680" w:author="Andreas Kuehne" w:date="2019-05-31T12:40:00Z">
        <w:r>
          <w:t>}</w:t>
        </w:r>
      </w:ins>
    </w:p>
    <w:p w14:paraId="773E0ABC" w14:textId="77777777" w:rsidR="00A71F46" w:rsidRDefault="001A1734" w:rsidP="00A71F46">
      <w:pPr>
        <w:rPr>
          <w:ins w:id="7681" w:author="Andreas Kuehne" w:date="2019-05-31T12:40:00Z"/>
        </w:rPr>
      </w:pPr>
      <w:customXmlInsRangeStart w:id="7682" w:author="Andreas Kuehne" w:date="2019-05-31T12:40:00Z"/>
      <w:sdt>
        <w:sdtPr>
          <w:tag w:val="dss2-VerificationTimeInfoType.-jsonSchema"/>
          <w:id w:val="-326361065"/>
          <w:showingPlcHdr/>
        </w:sdtPr>
        <w:sdtEndPr/>
        <w:sdtContent>
          <w:customXmlInsRangeEnd w:id="7682"/>
          <w:ins w:id="7683" w:author="Andreas Kuehne" w:date="2019-05-31T12:40:00Z">
            <w:r w:rsidR="00A71F46">
              <w:rPr>
                <w:color w:val="19D131"/>
              </w:rPr>
              <w:t>[component VerificationTimeInfo JSON schema details]</w:t>
            </w:r>
          </w:ins>
          <w:customXmlInsRangeStart w:id="7684" w:author="Andreas Kuehne" w:date="2019-05-31T12:40:00Z"/>
        </w:sdtContent>
      </w:sdt>
      <w:customXmlInsRangeEnd w:id="7684"/>
    </w:p>
    <w:p w14:paraId="222ED89E" w14:textId="77777777" w:rsidR="00A71F46" w:rsidRDefault="00A71F46" w:rsidP="00A71F46">
      <w:pPr>
        <w:pStyle w:val="berschrift4"/>
        <w:numPr>
          <w:ilvl w:val="3"/>
          <w:numId w:val="3"/>
        </w:numPr>
        <w:rPr>
          <w:ins w:id="7685" w:author="Andreas Kuehne" w:date="2019-05-31T12:40:00Z"/>
        </w:rPr>
      </w:pPr>
      <w:bookmarkStart w:id="7686" w:name="_Toc10206883"/>
      <w:ins w:id="7687" w:author="Andreas Kuehne" w:date="2019-05-31T12:40:00Z">
        <w:r>
          <w:t>VerificationTimeInfo – XML Syntax</w:t>
        </w:r>
        <w:bookmarkEnd w:id="7686"/>
      </w:ins>
    </w:p>
    <w:p w14:paraId="7A38E4DC" w14:textId="77777777" w:rsidR="00A71F46" w:rsidRPr="5404FA76" w:rsidRDefault="00A71F46" w:rsidP="00A71F46">
      <w:pPr>
        <w:rPr>
          <w:ins w:id="7688" w:author="Andreas Kuehne" w:date="2019-05-31T12:40:00Z"/>
        </w:rPr>
      </w:pPr>
      <w:ins w:id="7689" w:author="Andreas Kuehne" w:date="2019-05-31T12:40:00Z">
        <w:r w:rsidRPr="0CCF9147">
          <w:t xml:space="preserve">The XML type </w:t>
        </w:r>
        <w:r w:rsidRPr="002062A5">
          <w:rPr>
            <w:rFonts w:ascii="Courier New" w:eastAsia="Courier New" w:hAnsi="Courier New" w:cs="Courier New"/>
          </w:rPr>
          <w:t>VerificationTimeInfoType</w:t>
        </w:r>
        <w:r w:rsidRPr="0CCF9147">
          <w:t xml:space="preserve"> SHALL implement the requirements defined in the </w:t>
        </w:r>
        <w:r w:rsidRPr="002062A5">
          <w:rPr>
            <w:rFonts w:ascii="Courier New" w:eastAsia="Courier New" w:hAnsi="Courier New" w:cs="Courier New"/>
          </w:rPr>
          <w:t>VerificationTimeInfo</w:t>
        </w:r>
        <w:r>
          <w:t xml:space="preserve"> </w:t>
        </w:r>
        <w:r w:rsidRPr="005A6FFD">
          <w:t>component.</w:t>
        </w:r>
      </w:ins>
    </w:p>
    <w:p w14:paraId="73B0C65A" w14:textId="77777777" w:rsidR="00A71F46" w:rsidRDefault="00A71F46" w:rsidP="00A71F46">
      <w:pPr>
        <w:rPr>
          <w:ins w:id="7690" w:author="Andreas Kuehne" w:date="2019-05-31T12:40:00Z"/>
        </w:rPr>
      </w:pPr>
      <w:ins w:id="7691" w:author="Andreas Kuehne" w:date="2019-05-31T12:40:00Z">
        <w:r w:rsidRPr="005A6FFD">
          <w:rPr>
            <w:rFonts w:eastAsia="Arial"/>
          </w:rPr>
          <w:t xml:space="preserve">The </w:t>
        </w:r>
        <w:r w:rsidRPr="002062A5">
          <w:rPr>
            <w:rFonts w:ascii="Courier New" w:eastAsia="Courier New" w:hAnsi="Courier New" w:cs="Courier New"/>
          </w:rPr>
          <w:t>VerificationTimeInfoType</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5FB66367" w14:textId="77777777" w:rsidR="00A71F46" w:rsidRDefault="00A71F46" w:rsidP="00A71F46">
      <w:pPr>
        <w:pStyle w:val="Code"/>
        <w:rPr>
          <w:ins w:id="7692" w:author="Andreas Kuehne" w:date="2019-05-31T12:40:00Z"/>
        </w:rPr>
      </w:pPr>
      <w:ins w:id="7693"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VerificationTimeInfoType</w:t>
        </w:r>
        <w:r>
          <w:rPr>
            <w:color w:val="943634" w:themeColor="accent2" w:themeShade="BF"/>
          </w:rPr>
          <w:t>"</w:t>
        </w:r>
        <w:r>
          <w:rPr>
            <w:color w:val="31849B" w:themeColor="accent5" w:themeShade="BF"/>
          </w:rPr>
          <w:t>&gt;</w:t>
        </w:r>
      </w:ins>
    </w:p>
    <w:p w14:paraId="7310583B" w14:textId="77777777" w:rsidR="00A71F46" w:rsidRDefault="00A71F46" w:rsidP="00A71F46">
      <w:pPr>
        <w:pStyle w:val="Code"/>
        <w:rPr>
          <w:ins w:id="7694" w:author="Andreas Kuehne" w:date="2019-05-31T12:40:00Z"/>
        </w:rPr>
      </w:pPr>
      <w:ins w:id="7695" w:author="Andreas Kuehne" w:date="2019-05-31T12:40:00Z">
        <w:r>
          <w:rPr>
            <w:color w:val="31849B" w:themeColor="accent5" w:themeShade="BF"/>
          </w:rPr>
          <w:t xml:space="preserve">  &lt;xs:sequence&gt;</w:t>
        </w:r>
      </w:ins>
    </w:p>
    <w:p w14:paraId="5515CC43" w14:textId="77777777" w:rsidR="00A71F46" w:rsidRDefault="00A71F46" w:rsidP="00A71F46">
      <w:pPr>
        <w:pStyle w:val="Code"/>
        <w:rPr>
          <w:ins w:id="7696" w:author="Andreas Kuehne" w:date="2019-05-31T12:40:00Z"/>
        </w:rPr>
      </w:pPr>
      <w:ins w:id="7697"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VerificationTime</w:t>
        </w:r>
        <w:r>
          <w:rPr>
            <w:color w:val="943634" w:themeColor="accent2" w:themeShade="BF"/>
          </w:rPr>
          <w:t>" type="</w:t>
        </w:r>
        <w:r>
          <w:rPr>
            <w:color w:val="244061" w:themeColor="accent1" w:themeShade="80"/>
          </w:rPr>
          <w:t>xs:dateTime</w:t>
        </w:r>
        <w:r>
          <w:rPr>
            <w:color w:val="943634" w:themeColor="accent2" w:themeShade="BF"/>
          </w:rPr>
          <w:t>"</w:t>
        </w:r>
        <w:r>
          <w:rPr>
            <w:color w:val="31849B" w:themeColor="accent5" w:themeShade="BF"/>
          </w:rPr>
          <w:t>/&gt;</w:t>
        </w:r>
      </w:ins>
    </w:p>
    <w:p w14:paraId="404A17DB" w14:textId="77777777" w:rsidR="00A71F46" w:rsidRDefault="00A71F46" w:rsidP="00A71F46">
      <w:pPr>
        <w:pStyle w:val="Code"/>
        <w:rPr>
          <w:ins w:id="7698" w:author="Andreas Kuehne" w:date="2019-05-31T12:40:00Z"/>
        </w:rPr>
      </w:pPr>
      <w:ins w:id="7699"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AdditionalTimeInfo</w:t>
        </w:r>
        <w:r>
          <w:rPr>
            <w:color w:val="943634" w:themeColor="accent2" w:themeShade="BF"/>
          </w:rPr>
          <w:t>" type="</w:t>
        </w:r>
        <w:r>
          <w:rPr>
            <w:color w:val="244061" w:themeColor="accent1" w:themeShade="80"/>
          </w:rPr>
          <w:t>dss2:AdditionalTimeInfoType</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75820D83" w14:textId="77777777" w:rsidR="00A71F46" w:rsidRDefault="00A71F46" w:rsidP="00A71F46">
      <w:pPr>
        <w:pStyle w:val="Code"/>
        <w:rPr>
          <w:ins w:id="7700" w:author="Andreas Kuehne" w:date="2019-05-31T12:40:00Z"/>
        </w:rPr>
      </w:pPr>
      <w:ins w:id="7701" w:author="Andreas Kuehne" w:date="2019-05-31T12:40:00Z">
        <w:r>
          <w:rPr>
            <w:color w:val="31849B" w:themeColor="accent5" w:themeShade="BF"/>
          </w:rPr>
          <w:t xml:space="preserve">  &lt;/xs:sequence&gt;</w:t>
        </w:r>
      </w:ins>
    </w:p>
    <w:p w14:paraId="194D5C71" w14:textId="77777777" w:rsidR="00A71F46" w:rsidRDefault="00A71F46" w:rsidP="00A71F46">
      <w:pPr>
        <w:pStyle w:val="Code"/>
        <w:rPr>
          <w:ins w:id="7702" w:author="Andreas Kuehne" w:date="2019-05-31T12:40:00Z"/>
        </w:rPr>
      </w:pPr>
      <w:ins w:id="7703" w:author="Andreas Kuehne" w:date="2019-05-31T12:40:00Z">
        <w:r>
          <w:rPr>
            <w:color w:val="31849B" w:themeColor="accent5" w:themeShade="BF"/>
          </w:rPr>
          <w:t>&lt;/xs:complexType&gt;</w:t>
        </w:r>
      </w:ins>
    </w:p>
    <w:p w14:paraId="47E02CA6" w14:textId="77777777" w:rsidR="00A71F46" w:rsidRDefault="00A71F46" w:rsidP="00A71F46">
      <w:pPr>
        <w:spacing w:line="259" w:lineRule="auto"/>
        <w:rPr>
          <w:ins w:id="7704" w:author="Andreas Kuehne" w:date="2019-05-31T12:40:00Z"/>
        </w:rPr>
      </w:pPr>
      <w:ins w:id="7705" w:author="Andreas Kuehne" w:date="2019-05-31T12:40:00Z">
        <w:r>
          <w:t>Each child element of</w:t>
        </w:r>
        <w:r w:rsidRPr="71C71F8C">
          <w:t xml:space="preserve"> </w:t>
        </w:r>
        <w:r w:rsidRPr="002062A5">
          <w:rPr>
            <w:rFonts w:ascii="Courier New" w:eastAsia="Courier New" w:hAnsi="Courier New" w:cs="Courier New"/>
          </w:rPr>
          <w:t>VerificationTimeInfoType</w:t>
        </w:r>
        <w:r w:rsidRPr="71C71F8C">
          <w:t xml:space="preserve"> </w:t>
        </w:r>
        <w:r>
          <w:t xml:space="preserve">XML element SHALL implement in XML syntax the sub-component that has a name equal to its local name. </w:t>
        </w:r>
      </w:ins>
      <w:customXmlInsRangeStart w:id="7706" w:author="Andreas Kuehne" w:date="2019-05-31T12:40:00Z"/>
      <w:sdt>
        <w:sdtPr>
          <w:tag w:val="dss2-VerificationTimeInfoType.-xmlSchema"/>
          <w:id w:val="1603984304"/>
          <w:showingPlcHdr/>
        </w:sdtPr>
        <w:sdtEndPr/>
        <w:sdtContent>
          <w:customXmlInsRangeEnd w:id="7706"/>
          <w:ins w:id="7707" w:author="Andreas Kuehne" w:date="2019-05-31T12:40:00Z">
            <w:r>
              <w:rPr>
                <w:color w:val="19D131"/>
              </w:rPr>
              <w:t>[component VerificationTimeInfo XML schema details]</w:t>
            </w:r>
          </w:ins>
          <w:customXmlInsRangeStart w:id="7708" w:author="Andreas Kuehne" w:date="2019-05-31T12:40:00Z"/>
        </w:sdtContent>
      </w:sdt>
      <w:customXmlInsRangeEnd w:id="7708"/>
    </w:p>
    <w:p w14:paraId="7E1DAEB9" w14:textId="77777777" w:rsidR="00A71F46" w:rsidRDefault="00A71F46" w:rsidP="00A71F46">
      <w:pPr>
        <w:pStyle w:val="berschrift3"/>
        <w:numPr>
          <w:ilvl w:val="2"/>
          <w:numId w:val="3"/>
        </w:numPr>
        <w:rPr>
          <w:ins w:id="7709" w:author="Andreas Kuehne" w:date="2019-05-31T12:40:00Z"/>
        </w:rPr>
      </w:pPr>
      <w:bookmarkStart w:id="7710" w:name="_Toc10206884"/>
      <w:ins w:id="7711" w:author="Andreas Kuehne" w:date="2019-05-31T12:40:00Z">
        <w:r>
          <w:t>Component AdditionalKeyInfo</w:t>
        </w:r>
        <w:bookmarkEnd w:id="7710"/>
      </w:ins>
    </w:p>
    <w:p w14:paraId="53C4E7EA" w14:textId="77777777" w:rsidR="00A71F46" w:rsidRDefault="001A1734" w:rsidP="00A71F46">
      <w:pPr>
        <w:rPr>
          <w:ins w:id="7712" w:author="Andreas Kuehne" w:date="2019-05-31T12:40:00Z"/>
        </w:rPr>
      </w:pPr>
      <w:customXmlInsRangeStart w:id="7713" w:author="Andreas Kuehne" w:date="2019-05-31T12:40:00Z"/>
      <w:sdt>
        <w:sdtPr>
          <w:tag w:val="dss2-AdditionalKeyInfoType.-normative"/>
          <w:id w:val="1293787206"/>
        </w:sdtPr>
        <w:sdtEndPr/>
        <w:sdtContent>
          <w:customXmlInsRangeEnd w:id="7713"/>
          <w:ins w:id="7714" w:author="Andreas Kuehne" w:date="2019-05-31T12:40:00Z">
            <w:r w:rsidR="00A71F46" w:rsidRPr="003A06D0">
              <w:rPr>
                <w:color w:val="19D131"/>
                <w:lang w:val="en-GB"/>
              </w:rPr>
              <w:t xml:space="preserve">The </w:t>
            </w:r>
            <w:r w:rsidR="00A71F46" w:rsidRPr="003A06D0">
              <w:rPr>
                <w:rFonts w:ascii="Courier New" w:eastAsia="Courier New" w:hAnsi="Courier New" w:cs="Courier New"/>
                <w:lang w:val="en-GB"/>
              </w:rPr>
              <w:t>AdditionalKeyInfo</w:t>
            </w:r>
            <w:r w:rsidR="00A71F46" w:rsidRPr="003A06D0">
              <w:rPr>
                <w:color w:val="19D131"/>
                <w:lang w:val="en-GB"/>
              </w:rPr>
              <w:t xml:space="preserve"> component provides the server with additional data (such as certificates and CRLs) which it can use to validate the signature.</w:t>
            </w:r>
          </w:ins>
          <w:customXmlInsRangeStart w:id="7715" w:author="Andreas Kuehne" w:date="2019-05-31T12:40:00Z"/>
        </w:sdtContent>
      </w:sdt>
      <w:customXmlInsRangeEnd w:id="7715"/>
    </w:p>
    <w:p w14:paraId="4401EDD3" w14:textId="77777777" w:rsidR="00A71F46" w:rsidRDefault="00A71F46" w:rsidP="00A71F46">
      <w:pPr>
        <w:rPr>
          <w:ins w:id="7716" w:author="Andreas Kuehne" w:date="2019-05-31T12:40:00Z"/>
        </w:rPr>
      </w:pPr>
      <w:ins w:id="7717" w:author="Andreas Kuehne" w:date="2019-05-31T12:40:00Z">
        <w:r>
          <w:t>Below follows a list of the sub-components that constitute this component:</w:t>
        </w:r>
      </w:ins>
    </w:p>
    <w:p w14:paraId="190D8E1F" w14:textId="77777777" w:rsidR="00A71F46" w:rsidRDefault="00A71F46" w:rsidP="00A71F46">
      <w:pPr>
        <w:pStyle w:val="Member"/>
        <w:rPr>
          <w:ins w:id="7718" w:author="Andreas Kuehne" w:date="2019-05-31T12:40:00Z"/>
        </w:rPr>
      </w:pPr>
      <w:ins w:id="7719" w:author="Andreas Kuehne" w:date="2019-05-31T12:40:00Z">
        <w:r>
          <w:t xml:space="preserve">The OPTIONAL </w:t>
        </w:r>
        <w:r w:rsidRPr="35C1378D">
          <w:rPr>
            <w:rStyle w:val="Datatype"/>
          </w:rPr>
          <w:t>X509Digest</w:t>
        </w:r>
        <w:r>
          <w:t xml:space="preserve"> element, if present, MUST contain one instance of a sub-component. This element MUST satisfy the requirements specified in this document in section </w:t>
        </w:r>
        <w:r>
          <w:fldChar w:fldCharType="begin"/>
        </w:r>
        <w:r>
          <w:instrText xml:space="preserve"> REF _RefComp6A5A0489 \r \h </w:instrText>
        </w:r>
      </w:ins>
      <w:ins w:id="7720" w:author="Andreas Kuehne" w:date="2019-05-31T12:40:00Z">
        <w:r>
          <w:fldChar w:fldCharType="separate"/>
        </w:r>
        <w:r>
          <w:rPr>
            <w:rStyle w:val="Datatype"/>
            <w:rFonts w:eastAsia="Courier New" w:cs="Courier New"/>
          </w:rPr>
          <w:t>X509Digest</w:t>
        </w:r>
        <w:r>
          <w:fldChar w:fldCharType="end"/>
        </w:r>
        <w:r>
          <w:t xml:space="preserve">. </w:t>
        </w:r>
      </w:ins>
      <w:customXmlInsRangeStart w:id="7721" w:author="Andreas Kuehne" w:date="2019-05-31T12:40:00Z"/>
      <w:sdt>
        <w:sdtPr>
          <w:alias w:val="dss2-AdditionalKeyInfoType.x509Digest"/>
          <w:tag w:val="dss2-AdditionalKeyInfoType.X509Digest"/>
          <w:id w:val="-339461967"/>
        </w:sdtPr>
        <w:sdtEndPr/>
        <w:sdtContent>
          <w:customXmlInsRangeEnd w:id="7721"/>
          <w:ins w:id="7722" w:author="Andreas Kuehne" w:date="2019-05-31T12:40:00Z">
            <w:r w:rsidRPr="003A06D0">
              <w:rPr>
                <w:color w:val="19D131"/>
                <w:lang w:val="en-GB"/>
              </w:rPr>
              <w:t>This element contains a base64-encoded digest of a certificate.</w:t>
            </w:r>
          </w:ins>
          <w:customXmlInsRangeStart w:id="7723" w:author="Andreas Kuehne" w:date="2019-05-31T12:40:00Z"/>
        </w:sdtContent>
      </w:sdt>
      <w:customXmlInsRangeEnd w:id="7723"/>
    </w:p>
    <w:p w14:paraId="38120644" w14:textId="77777777" w:rsidR="00A71F46" w:rsidRDefault="00A71F46" w:rsidP="00A71F46">
      <w:pPr>
        <w:pStyle w:val="Member"/>
        <w:rPr>
          <w:ins w:id="7724" w:author="Andreas Kuehne" w:date="2019-05-31T12:40:00Z"/>
        </w:rPr>
      </w:pPr>
      <w:ins w:id="7725" w:author="Andreas Kuehne" w:date="2019-05-31T12:40:00Z">
        <w:r>
          <w:t xml:space="preserve">The OPTIONAL </w:t>
        </w:r>
        <w:r w:rsidRPr="35C1378D">
          <w:rPr>
            <w:rStyle w:val="Datatype"/>
          </w:rPr>
          <w:t>X509SubjectName</w:t>
        </w:r>
        <w:r>
          <w:t xml:space="preserve"> element, if present, MUST contain one instance of a string. </w:t>
        </w:r>
      </w:ins>
      <w:customXmlInsRangeStart w:id="7726" w:author="Andreas Kuehne" w:date="2019-05-31T12:40:00Z"/>
      <w:sdt>
        <w:sdtPr>
          <w:alias w:val="dss2-AdditionalKeyInfoType.sub"/>
          <w:tag w:val="dss2-AdditionalKeyInfoType.X509SubjectName"/>
          <w:id w:val="872580526"/>
        </w:sdtPr>
        <w:sdtEndPr/>
        <w:sdtContent>
          <w:customXmlInsRangeEnd w:id="7726"/>
          <w:ins w:id="7727" w:author="Andreas Kuehne" w:date="2019-05-31T12:40:00Z">
            <w:r w:rsidRPr="003A06D0">
              <w:rPr>
                <w:color w:val="19D131"/>
                <w:lang w:val="en-GB"/>
              </w:rPr>
              <w:t>This element contains an X.509 subject distinguished name that is represented as a string.</w:t>
            </w:r>
          </w:ins>
          <w:customXmlInsRangeStart w:id="7728" w:author="Andreas Kuehne" w:date="2019-05-31T12:40:00Z"/>
        </w:sdtContent>
      </w:sdt>
      <w:customXmlInsRangeEnd w:id="7728"/>
    </w:p>
    <w:p w14:paraId="268731BA" w14:textId="77777777" w:rsidR="00A71F46" w:rsidRDefault="00A71F46" w:rsidP="00A71F46">
      <w:pPr>
        <w:pStyle w:val="Member"/>
        <w:rPr>
          <w:ins w:id="7729" w:author="Andreas Kuehne" w:date="2019-05-31T12:40:00Z"/>
        </w:rPr>
      </w:pPr>
      <w:ins w:id="7730" w:author="Andreas Kuehne" w:date="2019-05-31T12:40:00Z">
        <w:r>
          <w:t xml:space="preserve">The OPTIONAL </w:t>
        </w:r>
        <w:r w:rsidRPr="35C1378D">
          <w:rPr>
            <w:rStyle w:val="Datatype"/>
          </w:rPr>
          <w:t>X509SKI</w:t>
        </w:r>
        <w:r>
          <w:t xml:space="preserve"> element, if present, MUST contain one instance of base64 encoded binary data. </w:t>
        </w:r>
      </w:ins>
      <w:customXmlInsRangeStart w:id="7731" w:author="Andreas Kuehne" w:date="2019-05-31T12:40:00Z"/>
      <w:sdt>
        <w:sdtPr>
          <w:alias w:val="dss2-AdditionalKeyInfoType.ski"/>
          <w:tag w:val="dss2-AdditionalKeyInfoType.X509SKI"/>
          <w:id w:val="-1185052755"/>
        </w:sdtPr>
        <w:sdtEndPr/>
        <w:sdtContent>
          <w:customXmlInsRangeEnd w:id="7731"/>
          <w:ins w:id="7732" w:author="Andreas Kuehne" w:date="2019-05-31T12:40:00Z">
            <w:r w:rsidRPr="003A06D0">
              <w:rPr>
                <w:color w:val="19D131"/>
                <w:lang w:val="en-GB"/>
              </w:rPr>
              <w:t>This element contains the base64 encoded value of a X509 V.3 SubjectKeyIdentifier.</w:t>
            </w:r>
          </w:ins>
          <w:customXmlInsRangeStart w:id="7733" w:author="Andreas Kuehne" w:date="2019-05-31T12:40:00Z"/>
        </w:sdtContent>
      </w:sdt>
      <w:customXmlInsRangeEnd w:id="7733"/>
    </w:p>
    <w:p w14:paraId="2B8B69F0" w14:textId="77777777" w:rsidR="00A71F46" w:rsidRDefault="00A71F46" w:rsidP="00A71F46">
      <w:pPr>
        <w:pStyle w:val="Member"/>
        <w:rPr>
          <w:ins w:id="7734" w:author="Andreas Kuehne" w:date="2019-05-31T12:40:00Z"/>
        </w:rPr>
      </w:pPr>
      <w:ins w:id="7735" w:author="Andreas Kuehne" w:date="2019-05-31T12:40:00Z">
        <w:r>
          <w:t xml:space="preserve">The OPTIONAL </w:t>
        </w:r>
        <w:r w:rsidRPr="35C1378D">
          <w:rPr>
            <w:rStyle w:val="Datatype"/>
          </w:rPr>
          <w:t>X509Certificate</w:t>
        </w:r>
        <w:r>
          <w:t xml:space="preserve"> element, if present, MUST contain one instance of a sub-component. This element MUST satisfy the requirements specified in this document in section </w:t>
        </w:r>
        <w:r>
          <w:fldChar w:fldCharType="begin"/>
        </w:r>
        <w:r>
          <w:instrText xml:space="preserve"> REF _RefComp2EB1F1FA \r \h </w:instrText>
        </w:r>
      </w:ins>
      <w:ins w:id="7736" w:author="Andreas Kuehne" w:date="2019-05-31T12:40:00Z">
        <w:r>
          <w:fldChar w:fldCharType="separate"/>
        </w:r>
        <w:r>
          <w:rPr>
            <w:rStyle w:val="Datatype"/>
            <w:rFonts w:eastAsia="Courier New" w:cs="Courier New"/>
          </w:rPr>
          <w:t>Base64Data</w:t>
        </w:r>
        <w:r>
          <w:fldChar w:fldCharType="end"/>
        </w:r>
        <w:r>
          <w:t xml:space="preserve">. </w:t>
        </w:r>
      </w:ins>
      <w:customXmlInsRangeStart w:id="7737" w:author="Andreas Kuehne" w:date="2019-05-31T12:40:00Z"/>
      <w:sdt>
        <w:sdtPr>
          <w:alias w:val="dss2-AdditionalKeyInfoType.cert"/>
          <w:tag w:val="dss2-AdditionalKeyInfoType.X509Certificate"/>
          <w:id w:val="1268959858"/>
        </w:sdtPr>
        <w:sdtEndPr/>
        <w:sdtContent>
          <w:customXmlInsRangeEnd w:id="7737"/>
          <w:ins w:id="7738" w:author="Andreas Kuehne" w:date="2019-05-31T12:40:00Z">
            <w:r w:rsidRPr="003A06D0">
              <w:rPr>
                <w:color w:val="19D131"/>
                <w:lang w:val="en-GB"/>
              </w:rPr>
              <w:t>This element MAY contain certificates useful to build a certificate chain.</w:t>
            </w:r>
          </w:ins>
          <w:customXmlInsRangeStart w:id="7739" w:author="Andreas Kuehne" w:date="2019-05-31T12:40:00Z"/>
        </w:sdtContent>
      </w:sdt>
      <w:customXmlInsRangeEnd w:id="7739"/>
    </w:p>
    <w:p w14:paraId="1E6BECF6" w14:textId="77777777" w:rsidR="00A71F46" w:rsidRDefault="00A71F46" w:rsidP="00A71F46">
      <w:pPr>
        <w:pStyle w:val="Member"/>
        <w:rPr>
          <w:ins w:id="7740" w:author="Andreas Kuehne" w:date="2019-05-31T12:40:00Z"/>
        </w:rPr>
      </w:pPr>
      <w:ins w:id="7741" w:author="Andreas Kuehne" w:date="2019-05-31T12:40:00Z">
        <w:r>
          <w:t xml:space="preserve">The OPTIONAL </w:t>
        </w:r>
        <w:r w:rsidRPr="35C1378D">
          <w:rPr>
            <w:rStyle w:val="Datatype"/>
          </w:rPr>
          <w:t>KeyName</w:t>
        </w:r>
        <w:r>
          <w:t xml:space="preserve"> element, if present, MUST contain one instance of a string. </w:t>
        </w:r>
      </w:ins>
      <w:customXmlInsRangeStart w:id="7742" w:author="Andreas Kuehne" w:date="2019-05-31T12:40:00Z"/>
      <w:sdt>
        <w:sdtPr>
          <w:alias w:val="dss2-AdditionalKeyInfoType.name"/>
          <w:tag w:val="dss2-AdditionalKeyInfoType.KeyName"/>
          <w:id w:val="-267163945"/>
        </w:sdtPr>
        <w:sdtEndPr/>
        <w:sdtContent>
          <w:customXmlInsRangeEnd w:id="7742"/>
          <w:ins w:id="7743" w:author="Andreas Kuehne" w:date="2019-05-31T12:40:00Z">
            <w:r w:rsidRPr="003A06D0">
              <w:rPr>
                <w:color w:val="19D131"/>
                <w:lang w:val="en-GB"/>
              </w:rPr>
              <w:t xml:space="preserve">It contains a string value to identify the key. </w:t>
            </w:r>
          </w:ins>
          <w:customXmlInsRangeStart w:id="7744" w:author="Andreas Kuehne" w:date="2019-05-31T12:40:00Z"/>
        </w:sdtContent>
      </w:sdt>
      <w:customXmlInsRangeEnd w:id="7744"/>
    </w:p>
    <w:p w14:paraId="2D6E6BDD" w14:textId="77777777" w:rsidR="00A71F46" w:rsidRDefault="00A71F46" w:rsidP="00A71F46">
      <w:pPr>
        <w:pStyle w:val="Member"/>
        <w:rPr>
          <w:ins w:id="7745" w:author="Andreas Kuehne" w:date="2019-05-31T12:40:00Z"/>
        </w:rPr>
      </w:pPr>
      <w:ins w:id="7746" w:author="Andreas Kuehne" w:date="2019-05-31T12:40:00Z">
        <w:r>
          <w:t xml:space="preserve">The OPTIONAL </w:t>
        </w:r>
        <w:r w:rsidRPr="35C1378D">
          <w:rPr>
            <w:rStyle w:val="Datatype"/>
          </w:rPr>
          <w:t>X509CRL</w:t>
        </w:r>
        <w:r>
          <w:t xml:space="preserve"> element, if present, MUST contain one instance of a sub-component. This element MUST satisfy the requirements specified in this document in section </w:t>
        </w:r>
        <w:r>
          <w:fldChar w:fldCharType="begin"/>
        </w:r>
        <w:r>
          <w:instrText xml:space="preserve"> REF _RefComp2EB1F1FA \r \h </w:instrText>
        </w:r>
      </w:ins>
      <w:ins w:id="7747" w:author="Andreas Kuehne" w:date="2019-05-31T12:40:00Z">
        <w:r>
          <w:fldChar w:fldCharType="separate"/>
        </w:r>
        <w:r>
          <w:rPr>
            <w:rStyle w:val="Datatype"/>
            <w:rFonts w:eastAsia="Courier New" w:cs="Courier New"/>
          </w:rPr>
          <w:t>Base64Data</w:t>
        </w:r>
        <w:r>
          <w:fldChar w:fldCharType="end"/>
        </w:r>
        <w:r>
          <w:t xml:space="preserve">. </w:t>
        </w:r>
      </w:ins>
      <w:customXmlInsRangeStart w:id="7748" w:author="Andreas Kuehne" w:date="2019-05-31T12:40:00Z"/>
      <w:sdt>
        <w:sdtPr>
          <w:alias w:val="dss2-AdditionalKeyInfoType.crl"/>
          <w:tag w:val="dss2-AdditionalKeyInfoType.X509CRL"/>
          <w:id w:val="-1761130844"/>
        </w:sdtPr>
        <w:sdtEndPr/>
        <w:sdtContent>
          <w:customXmlInsRangeEnd w:id="7748"/>
          <w:ins w:id="7749" w:author="Andreas Kuehne" w:date="2019-05-31T12:40:00Z">
            <w:r>
              <w:rPr>
                <w:color w:val="19D131"/>
                <w:lang w:val="en-GB"/>
              </w:rPr>
              <w:t>T</w:t>
            </w:r>
            <w:r w:rsidRPr="003A06D0">
              <w:rPr>
                <w:color w:val="19D131"/>
                <w:lang w:val="en-GB"/>
              </w:rPr>
              <w:t xml:space="preserve">he </w:t>
            </w:r>
            <w:r w:rsidRPr="003A06D0">
              <w:rPr>
                <w:rStyle w:val="Datatype"/>
                <w:lang w:val="en-GB"/>
              </w:rPr>
              <w:t>X509CRL</w:t>
            </w:r>
            <w:r w:rsidRPr="003A06D0">
              <w:rPr>
                <w:color w:val="19D131"/>
                <w:lang w:val="en-GB"/>
              </w:rPr>
              <w:t xml:space="preserve"> element holds a CRL</w:t>
            </w:r>
            <w:r>
              <w:rPr>
                <w:color w:val="19D131"/>
                <w:lang w:val="en-GB"/>
              </w:rPr>
              <w:t xml:space="preserve"> useful for validation</w:t>
            </w:r>
            <w:r w:rsidRPr="003A06D0">
              <w:rPr>
                <w:color w:val="19D131"/>
                <w:lang w:val="en-GB"/>
              </w:rPr>
              <w:t>.</w:t>
            </w:r>
          </w:ins>
          <w:customXmlInsRangeStart w:id="7750" w:author="Andreas Kuehne" w:date="2019-05-31T12:40:00Z"/>
        </w:sdtContent>
      </w:sdt>
      <w:customXmlInsRangeEnd w:id="7750"/>
    </w:p>
    <w:p w14:paraId="002CD69B" w14:textId="77777777" w:rsidR="00A71F46" w:rsidRDefault="00A71F46" w:rsidP="00A71F46">
      <w:pPr>
        <w:pStyle w:val="Member"/>
        <w:rPr>
          <w:ins w:id="7751" w:author="Andreas Kuehne" w:date="2019-05-31T12:40:00Z"/>
        </w:rPr>
      </w:pPr>
      <w:ins w:id="7752" w:author="Andreas Kuehne" w:date="2019-05-31T12:40:00Z">
        <w:r>
          <w:t xml:space="preserve">The OPTIONAL </w:t>
        </w:r>
        <w:r w:rsidRPr="35C1378D">
          <w:rPr>
            <w:rStyle w:val="Datatype"/>
          </w:rPr>
          <w:t>OCSPResponse</w:t>
        </w:r>
        <w:r>
          <w:t xml:space="preserve"> element, if present, MUST contain one instance of a sub-component. This element MUST satisfy the requirements specified in this document in section </w:t>
        </w:r>
        <w:r>
          <w:fldChar w:fldCharType="begin"/>
        </w:r>
        <w:r>
          <w:instrText xml:space="preserve"> REF _RefComp2EB1F1FA \r \h </w:instrText>
        </w:r>
      </w:ins>
      <w:ins w:id="7753" w:author="Andreas Kuehne" w:date="2019-05-31T12:40:00Z">
        <w:r>
          <w:fldChar w:fldCharType="separate"/>
        </w:r>
        <w:r>
          <w:rPr>
            <w:rStyle w:val="Datatype"/>
            <w:rFonts w:eastAsia="Courier New" w:cs="Courier New"/>
          </w:rPr>
          <w:t>Base64Data</w:t>
        </w:r>
        <w:r>
          <w:fldChar w:fldCharType="end"/>
        </w:r>
        <w:r>
          <w:t xml:space="preserve">. </w:t>
        </w:r>
      </w:ins>
      <w:customXmlInsRangeStart w:id="7754" w:author="Andreas Kuehne" w:date="2019-05-31T12:40:00Z"/>
      <w:sdt>
        <w:sdtPr>
          <w:alias w:val="dss2-AdditionalKeyInfoType.ocsp"/>
          <w:tag w:val="dss2-AdditionalKeyInfoType.OCSPResponse"/>
          <w:id w:val="1382981773"/>
        </w:sdtPr>
        <w:sdtEndPr/>
        <w:sdtContent>
          <w:customXmlInsRangeEnd w:id="7754"/>
          <w:ins w:id="7755" w:author="Andreas Kuehne" w:date="2019-05-31T12:40:00Z">
            <w:r w:rsidRPr="003A06D0">
              <w:rPr>
                <w:color w:val="19D131"/>
                <w:lang w:val="en-GB"/>
              </w:rPr>
              <w:t xml:space="preserve">This element can be used by the client to provide available OCSP information. The server MAY consider this information. </w:t>
            </w:r>
          </w:ins>
          <w:customXmlInsRangeStart w:id="7756" w:author="Andreas Kuehne" w:date="2019-05-31T12:40:00Z"/>
        </w:sdtContent>
      </w:sdt>
      <w:customXmlInsRangeEnd w:id="7756"/>
    </w:p>
    <w:p w14:paraId="53319934" w14:textId="77777777" w:rsidR="00A71F46" w:rsidRDefault="00A71F46" w:rsidP="00A71F46">
      <w:pPr>
        <w:pStyle w:val="Member"/>
        <w:rPr>
          <w:ins w:id="7757" w:author="Andreas Kuehne" w:date="2019-05-31T12:40:00Z"/>
        </w:rPr>
      </w:pPr>
      <w:ins w:id="7758" w:author="Andreas Kuehne" w:date="2019-05-31T12:40:00Z">
        <w:r>
          <w:t xml:space="preserve">The OPTIONAL </w:t>
        </w:r>
        <w:r w:rsidRPr="35C1378D">
          <w:rPr>
            <w:rStyle w:val="Datatype"/>
          </w:rPr>
          <w:t>PoE</w:t>
        </w:r>
        <w:r>
          <w:t xml:space="preserve"> element, if present, MUST contain one instance of a sub-component. This element MUST satisfy the requirements specified in this document in section </w:t>
        </w:r>
        <w:r>
          <w:fldChar w:fldCharType="begin"/>
        </w:r>
        <w:r>
          <w:instrText xml:space="preserve"> REF _RefComp2EB1F1FA \r \h </w:instrText>
        </w:r>
      </w:ins>
      <w:ins w:id="7759" w:author="Andreas Kuehne" w:date="2019-05-31T12:40:00Z">
        <w:r>
          <w:fldChar w:fldCharType="separate"/>
        </w:r>
        <w:r>
          <w:rPr>
            <w:rStyle w:val="Datatype"/>
            <w:rFonts w:eastAsia="Courier New" w:cs="Courier New"/>
          </w:rPr>
          <w:t>Base64Data</w:t>
        </w:r>
        <w:r>
          <w:fldChar w:fldCharType="end"/>
        </w:r>
        <w:r>
          <w:t xml:space="preserve">. </w:t>
        </w:r>
      </w:ins>
      <w:customXmlInsRangeStart w:id="7760" w:author="Andreas Kuehne" w:date="2019-05-31T12:40:00Z"/>
      <w:sdt>
        <w:sdtPr>
          <w:alias w:val="dss2-AdditionalKeyInfoType.poe"/>
          <w:tag w:val="dss2-AdditionalKeyInfoType.PoE"/>
          <w:id w:val="-1348249190"/>
        </w:sdtPr>
        <w:sdtEndPr/>
        <w:sdtContent>
          <w:customXmlInsRangeEnd w:id="7760"/>
          <w:ins w:id="7761" w:author="Andreas Kuehne" w:date="2019-05-31T12:40:00Z">
            <w:r w:rsidRPr="003A06D0">
              <w:rPr>
                <w:color w:val="19D131"/>
                <w:lang w:val="en-GB"/>
              </w:rPr>
              <w:t>This element can be used by the client to provide ‘Proof of Existence’ data. Valid information MAY be considered within the validation process.</w:t>
            </w:r>
          </w:ins>
          <w:customXmlInsRangeStart w:id="7762" w:author="Andreas Kuehne" w:date="2019-05-31T12:40:00Z"/>
        </w:sdtContent>
      </w:sdt>
      <w:customXmlInsRangeEnd w:id="7762"/>
    </w:p>
    <w:p w14:paraId="30CF2FC4" w14:textId="77777777" w:rsidR="00A71F46" w:rsidRDefault="00A71F46" w:rsidP="00A71F46">
      <w:pPr>
        <w:pStyle w:val="Non-normativeCommentHeading"/>
        <w:rPr>
          <w:ins w:id="7763" w:author="Andreas Kuehne" w:date="2019-05-31T12:40:00Z"/>
        </w:rPr>
      </w:pPr>
      <w:ins w:id="7764" w:author="Andreas Kuehne" w:date="2019-05-31T12:40:00Z">
        <w:r>
          <w:t>Non-normative Comment:</w:t>
        </w:r>
      </w:ins>
    </w:p>
    <w:p w14:paraId="17684C32" w14:textId="77777777" w:rsidR="00A71F46" w:rsidRDefault="001A1734" w:rsidP="00A71F46">
      <w:pPr>
        <w:pStyle w:val="Non-normativeComment"/>
        <w:rPr>
          <w:ins w:id="7765" w:author="Andreas Kuehne" w:date="2019-05-31T12:40:00Z"/>
        </w:rPr>
      </w:pPr>
      <w:customXmlInsRangeStart w:id="7766" w:author="Andreas Kuehne" w:date="2019-05-31T12:40:00Z"/>
      <w:sdt>
        <w:sdtPr>
          <w:tag w:val="dss2-AdditionalKeyInfoType.-nonNormative"/>
          <w:id w:val="-1182740955"/>
          <w:showingPlcHdr/>
        </w:sdtPr>
        <w:sdtEndPr/>
        <w:sdtContent>
          <w:customXmlInsRangeEnd w:id="7766"/>
          <w:ins w:id="7767" w:author="Andreas Kuehne" w:date="2019-05-31T12:40:00Z">
            <w:r w:rsidR="00A71F46">
              <w:rPr>
                <w:color w:val="19D131"/>
              </w:rPr>
              <w:t>[component AdditionalKeyInfo non normative details]</w:t>
            </w:r>
          </w:ins>
          <w:customXmlInsRangeStart w:id="7768" w:author="Andreas Kuehne" w:date="2019-05-31T12:40:00Z"/>
        </w:sdtContent>
      </w:sdt>
      <w:customXmlInsRangeEnd w:id="7768"/>
    </w:p>
    <w:p w14:paraId="173FD369" w14:textId="77777777" w:rsidR="00A71F46" w:rsidRDefault="00A71F46" w:rsidP="00A71F46">
      <w:pPr>
        <w:pStyle w:val="berschrift4"/>
        <w:numPr>
          <w:ilvl w:val="3"/>
          <w:numId w:val="3"/>
        </w:numPr>
        <w:rPr>
          <w:ins w:id="7769" w:author="Andreas Kuehne" w:date="2019-05-31T12:40:00Z"/>
        </w:rPr>
      </w:pPr>
      <w:bookmarkStart w:id="7770" w:name="_Toc10206885"/>
      <w:ins w:id="7771" w:author="Andreas Kuehne" w:date="2019-05-31T12:40:00Z">
        <w:r>
          <w:t>AdditionalKeyInfo – JSON Syntax</w:t>
        </w:r>
        <w:bookmarkEnd w:id="7770"/>
      </w:ins>
    </w:p>
    <w:p w14:paraId="069E344C" w14:textId="77777777" w:rsidR="00A71F46" w:rsidRPr="0248A3D1" w:rsidRDefault="00A71F46" w:rsidP="00A71F46">
      <w:pPr>
        <w:rPr>
          <w:ins w:id="7772" w:author="Andreas Kuehne" w:date="2019-05-31T12:40:00Z"/>
        </w:rPr>
      </w:pPr>
      <w:ins w:id="7773" w:author="Andreas Kuehne" w:date="2019-05-31T12:40:00Z">
        <w:r w:rsidRPr="002062A5">
          <w:rPr>
            <w:rFonts w:eastAsia="Arial" w:cs="Arial"/>
            <w:sz w:val="22"/>
            <w:szCs w:val="22"/>
          </w:rPr>
          <w:t xml:space="preserve">The </w:t>
        </w:r>
        <w:r w:rsidRPr="002062A5">
          <w:rPr>
            <w:rFonts w:ascii="Courier New" w:eastAsia="Courier New" w:hAnsi="Courier New" w:cs="Courier New"/>
          </w:rPr>
          <w:t>AdditionalKeyInfoType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AdditionalKeyInfo</w:t>
        </w:r>
        <w:r>
          <w:t xml:space="preserve"> component.</w:t>
        </w:r>
      </w:ins>
    </w:p>
    <w:p w14:paraId="7E48F038" w14:textId="77777777" w:rsidR="00A71F46" w:rsidRPr="C2430093" w:rsidRDefault="00A71F46" w:rsidP="00A71F46">
      <w:pPr>
        <w:spacing w:line="259" w:lineRule="auto"/>
        <w:rPr>
          <w:ins w:id="7774" w:author="Andreas Kuehne" w:date="2019-05-31T12:40:00Z"/>
          <w:rFonts w:eastAsia="Arial" w:cs="Arial"/>
          <w:sz w:val="22"/>
          <w:szCs w:val="22"/>
        </w:rPr>
      </w:pPr>
      <w:ins w:id="7775"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AdditionalKeyInfo</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300"/>
        <w:gridCol w:w="3083"/>
        <w:gridCol w:w="2967"/>
      </w:tblGrid>
      <w:tr w:rsidR="00A71F46" w14:paraId="41DB930C" w14:textId="77777777" w:rsidTr="00A71F46">
        <w:trPr>
          <w:cnfStyle w:val="100000000000" w:firstRow="1" w:lastRow="0" w:firstColumn="0" w:lastColumn="0" w:oddVBand="0" w:evenVBand="0" w:oddHBand="0" w:evenHBand="0" w:firstRowFirstColumn="0" w:firstRowLastColumn="0" w:lastRowFirstColumn="0" w:lastRowLastColumn="0"/>
          <w:ins w:id="777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F347F6A" w14:textId="77777777" w:rsidR="00A71F46" w:rsidRDefault="00A71F46" w:rsidP="00A71F46">
            <w:pPr>
              <w:pStyle w:val="Beschriftung"/>
              <w:rPr>
                <w:ins w:id="7777" w:author="Andreas Kuehne" w:date="2019-05-31T12:40:00Z"/>
              </w:rPr>
            </w:pPr>
            <w:ins w:id="7778" w:author="Andreas Kuehne" w:date="2019-05-31T12:40:00Z">
              <w:r>
                <w:t>Element</w:t>
              </w:r>
            </w:ins>
          </w:p>
        </w:tc>
        <w:tc>
          <w:tcPr>
            <w:tcW w:w="4675" w:type="dxa"/>
          </w:tcPr>
          <w:p w14:paraId="2C08F514"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7779" w:author="Andreas Kuehne" w:date="2019-05-31T12:40:00Z"/>
              </w:rPr>
            </w:pPr>
            <w:ins w:id="7780" w:author="Andreas Kuehne" w:date="2019-05-31T12:40:00Z">
              <w:r>
                <w:t>Implementing JSON member name</w:t>
              </w:r>
            </w:ins>
          </w:p>
        </w:tc>
        <w:tc>
          <w:tcPr>
            <w:tcW w:w="4675" w:type="dxa"/>
          </w:tcPr>
          <w:p w14:paraId="6EAEC57F"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7781" w:author="Andreas Kuehne" w:date="2019-05-31T12:40:00Z"/>
              </w:rPr>
            </w:pPr>
            <w:ins w:id="7782" w:author="Andreas Kuehne" w:date="2019-05-31T12:40:00Z">
              <w:r>
                <w:t>Comments</w:t>
              </w:r>
            </w:ins>
          </w:p>
        </w:tc>
      </w:tr>
      <w:tr w:rsidR="00A71F46" w14:paraId="143424EF" w14:textId="77777777" w:rsidTr="00A71F46">
        <w:trPr>
          <w:ins w:id="7783"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FA4FB38" w14:textId="77777777" w:rsidR="00A71F46" w:rsidRPr="002062A5" w:rsidRDefault="00A71F46" w:rsidP="00A71F46">
            <w:pPr>
              <w:pStyle w:val="Beschriftung"/>
              <w:rPr>
                <w:ins w:id="7784" w:author="Andreas Kuehne" w:date="2019-05-31T12:40:00Z"/>
                <w:rStyle w:val="Datatype"/>
                <w:b w:val="0"/>
                <w:bCs w:val="0"/>
              </w:rPr>
            </w:pPr>
            <w:ins w:id="7785" w:author="Andreas Kuehne" w:date="2019-05-31T12:40:00Z">
              <w:r w:rsidRPr="002062A5">
                <w:rPr>
                  <w:rStyle w:val="Datatype"/>
                </w:rPr>
                <w:t>X509Digest</w:t>
              </w:r>
            </w:ins>
          </w:p>
        </w:tc>
        <w:tc>
          <w:tcPr>
            <w:tcW w:w="4675" w:type="dxa"/>
          </w:tcPr>
          <w:p w14:paraId="17464E3D"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7786" w:author="Andreas Kuehne" w:date="2019-05-31T12:40:00Z"/>
                <w:rStyle w:val="Datatype"/>
              </w:rPr>
            </w:pPr>
            <w:ins w:id="7787" w:author="Andreas Kuehne" w:date="2019-05-31T12:40:00Z">
              <w:r w:rsidRPr="002062A5">
                <w:rPr>
                  <w:rStyle w:val="Datatype"/>
                </w:rPr>
                <w:t>x509Digest</w:t>
              </w:r>
            </w:ins>
          </w:p>
        </w:tc>
        <w:tc>
          <w:tcPr>
            <w:tcW w:w="4675" w:type="dxa"/>
          </w:tcPr>
          <w:p w14:paraId="7F344B27"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7788" w:author="Andreas Kuehne" w:date="2019-05-31T12:40:00Z"/>
              </w:rPr>
            </w:pPr>
            <w:customXmlInsRangeStart w:id="7789" w:author="Andreas Kuehne" w:date="2019-05-31T12:40:00Z"/>
            <w:sdt>
              <w:sdtPr>
                <w:alias w:val="dss2-AdditionalKeyInfoType.x509Digest"/>
                <w:tag w:val="dss2-AdditionalKeyInfoType.-jsonComment.X509Digest"/>
                <w:id w:val="-1159466039"/>
                <w:showingPlcHdr/>
              </w:sdtPr>
              <w:sdtEndPr/>
              <w:sdtContent>
                <w:customXmlInsRangeEnd w:id="7789"/>
                <w:ins w:id="7790" w:author="Andreas Kuehne" w:date="2019-05-31T12:40:00Z">
                  <w:r w:rsidR="00A71F46">
                    <w:rPr>
                      <w:color w:val="19D131"/>
                    </w:rPr>
                    <w:t>[]</w:t>
                  </w:r>
                </w:ins>
                <w:customXmlInsRangeStart w:id="7791" w:author="Andreas Kuehne" w:date="2019-05-31T12:40:00Z"/>
              </w:sdtContent>
            </w:sdt>
            <w:customXmlInsRangeEnd w:id="7791"/>
          </w:p>
        </w:tc>
      </w:tr>
      <w:tr w:rsidR="00A71F46" w14:paraId="475AE20B" w14:textId="77777777" w:rsidTr="00A71F46">
        <w:trPr>
          <w:ins w:id="7792"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F79B1C7" w14:textId="77777777" w:rsidR="00A71F46" w:rsidRPr="002062A5" w:rsidRDefault="00A71F46" w:rsidP="00A71F46">
            <w:pPr>
              <w:pStyle w:val="Beschriftung"/>
              <w:rPr>
                <w:ins w:id="7793" w:author="Andreas Kuehne" w:date="2019-05-31T12:40:00Z"/>
                <w:rStyle w:val="Datatype"/>
                <w:b w:val="0"/>
                <w:bCs w:val="0"/>
              </w:rPr>
            </w:pPr>
            <w:ins w:id="7794" w:author="Andreas Kuehne" w:date="2019-05-31T12:40:00Z">
              <w:r w:rsidRPr="002062A5">
                <w:rPr>
                  <w:rStyle w:val="Datatype"/>
                </w:rPr>
                <w:t>X509SubjectName</w:t>
              </w:r>
            </w:ins>
          </w:p>
        </w:tc>
        <w:tc>
          <w:tcPr>
            <w:tcW w:w="4675" w:type="dxa"/>
          </w:tcPr>
          <w:p w14:paraId="6AA5E7AC"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7795" w:author="Andreas Kuehne" w:date="2019-05-31T12:40:00Z"/>
                <w:rStyle w:val="Datatype"/>
              </w:rPr>
            </w:pPr>
            <w:ins w:id="7796" w:author="Andreas Kuehne" w:date="2019-05-31T12:40:00Z">
              <w:r w:rsidRPr="002062A5">
                <w:rPr>
                  <w:rStyle w:val="Datatype"/>
                </w:rPr>
                <w:t>sub</w:t>
              </w:r>
            </w:ins>
          </w:p>
        </w:tc>
        <w:tc>
          <w:tcPr>
            <w:tcW w:w="4675" w:type="dxa"/>
          </w:tcPr>
          <w:p w14:paraId="79B59D27"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7797" w:author="Andreas Kuehne" w:date="2019-05-31T12:40:00Z"/>
              </w:rPr>
            </w:pPr>
            <w:customXmlInsRangeStart w:id="7798" w:author="Andreas Kuehne" w:date="2019-05-31T12:40:00Z"/>
            <w:sdt>
              <w:sdtPr>
                <w:alias w:val="dss2-AdditionalKeyInfoType.sub"/>
                <w:tag w:val="dss2-AdditionalKeyInfoType.-jsonComment.X509SubjectName"/>
                <w:id w:val="-610281671"/>
                <w:showingPlcHdr/>
              </w:sdtPr>
              <w:sdtEndPr/>
              <w:sdtContent>
                <w:customXmlInsRangeEnd w:id="7798"/>
                <w:ins w:id="7799" w:author="Andreas Kuehne" w:date="2019-05-31T12:40:00Z">
                  <w:r w:rsidR="00A71F46">
                    <w:rPr>
                      <w:color w:val="19D131"/>
                    </w:rPr>
                    <w:t>[]</w:t>
                  </w:r>
                </w:ins>
                <w:customXmlInsRangeStart w:id="7800" w:author="Andreas Kuehne" w:date="2019-05-31T12:40:00Z"/>
              </w:sdtContent>
            </w:sdt>
            <w:customXmlInsRangeEnd w:id="7800"/>
          </w:p>
        </w:tc>
      </w:tr>
      <w:tr w:rsidR="00A71F46" w14:paraId="713B1893" w14:textId="77777777" w:rsidTr="00A71F46">
        <w:trPr>
          <w:ins w:id="780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49EAA06" w14:textId="77777777" w:rsidR="00A71F46" w:rsidRPr="002062A5" w:rsidRDefault="00A71F46" w:rsidP="00A71F46">
            <w:pPr>
              <w:pStyle w:val="Beschriftung"/>
              <w:rPr>
                <w:ins w:id="7802" w:author="Andreas Kuehne" w:date="2019-05-31T12:40:00Z"/>
                <w:rStyle w:val="Datatype"/>
                <w:b w:val="0"/>
                <w:bCs w:val="0"/>
              </w:rPr>
            </w:pPr>
            <w:ins w:id="7803" w:author="Andreas Kuehne" w:date="2019-05-31T12:40:00Z">
              <w:r w:rsidRPr="002062A5">
                <w:rPr>
                  <w:rStyle w:val="Datatype"/>
                </w:rPr>
                <w:t>X509SKI</w:t>
              </w:r>
            </w:ins>
          </w:p>
        </w:tc>
        <w:tc>
          <w:tcPr>
            <w:tcW w:w="4675" w:type="dxa"/>
          </w:tcPr>
          <w:p w14:paraId="55ED5C7B"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7804" w:author="Andreas Kuehne" w:date="2019-05-31T12:40:00Z"/>
                <w:rStyle w:val="Datatype"/>
              </w:rPr>
            </w:pPr>
            <w:ins w:id="7805" w:author="Andreas Kuehne" w:date="2019-05-31T12:40:00Z">
              <w:r w:rsidRPr="002062A5">
                <w:rPr>
                  <w:rStyle w:val="Datatype"/>
                </w:rPr>
                <w:t>ski</w:t>
              </w:r>
            </w:ins>
          </w:p>
        </w:tc>
        <w:tc>
          <w:tcPr>
            <w:tcW w:w="4675" w:type="dxa"/>
          </w:tcPr>
          <w:p w14:paraId="0E01AC49"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7806" w:author="Andreas Kuehne" w:date="2019-05-31T12:40:00Z"/>
              </w:rPr>
            </w:pPr>
            <w:customXmlInsRangeStart w:id="7807" w:author="Andreas Kuehne" w:date="2019-05-31T12:40:00Z"/>
            <w:sdt>
              <w:sdtPr>
                <w:alias w:val="dss2-AdditionalKeyInfoType.ski"/>
                <w:tag w:val="dss2-AdditionalKeyInfoType.-jsonComment.X509SKI"/>
                <w:id w:val="126984427"/>
                <w:showingPlcHdr/>
              </w:sdtPr>
              <w:sdtEndPr/>
              <w:sdtContent>
                <w:customXmlInsRangeEnd w:id="7807"/>
                <w:ins w:id="7808" w:author="Andreas Kuehne" w:date="2019-05-31T12:40:00Z">
                  <w:r w:rsidR="00A71F46">
                    <w:rPr>
                      <w:color w:val="19D131"/>
                    </w:rPr>
                    <w:t>[]</w:t>
                  </w:r>
                </w:ins>
                <w:customXmlInsRangeStart w:id="7809" w:author="Andreas Kuehne" w:date="2019-05-31T12:40:00Z"/>
              </w:sdtContent>
            </w:sdt>
            <w:customXmlInsRangeEnd w:id="7809"/>
          </w:p>
        </w:tc>
      </w:tr>
      <w:tr w:rsidR="00A71F46" w14:paraId="20EC3E3F" w14:textId="77777777" w:rsidTr="00A71F46">
        <w:trPr>
          <w:ins w:id="781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32AB81E" w14:textId="77777777" w:rsidR="00A71F46" w:rsidRPr="002062A5" w:rsidRDefault="00A71F46" w:rsidP="00A71F46">
            <w:pPr>
              <w:pStyle w:val="Beschriftung"/>
              <w:rPr>
                <w:ins w:id="7811" w:author="Andreas Kuehne" w:date="2019-05-31T12:40:00Z"/>
                <w:rStyle w:val="Datatype"/>
                <w:b w:val="0"/>
                <w:bCs w:val="0"/>
              </w:rPr>
            </w:pPr>
            <w:ins w:id="7812" w:author="Andreas Kuehne" w:date="2019-05-31T12:40:00Z">
              <w:r w:rsidRPr="002062A5">
                <w:rPr>
                  <w:rStyle w:val="Datatype"/>
                </w:rPr>
                <w:t>X509Certificate</w:t>
              </w:r>
            </w:ins>
          </w:p>
        </w:tc>
        <w:tc>
          <w:tcPr>
            <w:tcW w:w="4675" w:type="dxa"/>
          </w:tcPr>
          <w:p w14:paraId="18E5FBFE"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7813" w:author="Andreas Kuehne" w:date="2019-05-31T12:40:00Z"/>
                <w:rStyle w:val="Datatype"/>
              </w:rPr>
            </w:pPr>
            <w:ins w:id="7814" w:author="Andreas Kuehne" w:date="2019-05-31T12:40:00Z">
              <w:r w:rsidRPr="002062A5">
                <w:rPr>
                  <w:rStyle w:val="Datatype"/>
                </w:rPr>
                <w:t>cert</w:t>
              </w:r>
            </w:ins>
          </w:p>
        </w:tc>
        <w:tc>
          <w:tcPr>
            <w:tcW w:w="4675" w:type="dxa"/>
          </w:tcPr>
          <w:p w14:paraId="4A00EF61"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7815" w:author="Andreas Kuehne" w:date="2019-05-31T12:40:00Z"/>
              </w:rPr>
            </w:pPr>
            <w:customXmlInsRangeStart w:id="7816" w:author="Andreas Kuehne" w:date="2019-05-31T12:40:00Z"/>
            <w:sdt>
              <w:sdtPr>
                <w:alias w:val="dss2-AdditionalKeyInfoType.cert"/>
                <w:tag w:val="dss2-AdditionalKeyInfoType.-jsonComment.X509Certificate"/>
                <w:id w:val="-984623764"/>
                <w:showingPlcHdr/>
              </w:sdtPr>
              <w:sdtEndPr/>
              <w:sdtContent>
                <w:customXmlInsRangeEnd w:id="7816"/>
                <w:ins w:id="7817" w:author="Andreas Kuehne" w:date="2019-05-31T12:40:00Z">
                  <w:r w:rsidR="00A71F46">
                    <w:rPr>
                      <w:color w:val="19D131"/>
                    </w:rPr>
                    <w:t>[]</w:t>
                  </w:r>
                </w:ins>
                <w:customXmlInsRangeStart w:id="7818" w:author="Andreas Kuehne" w:date="2019-05-31T12:40:00Z"/>
              </w:sdtContent>
            </w:sdt>
            <w:customXmlInsRangeEnd w:id="7818"/>
          </w:p>
        </w:tc>
      </w:tr>
      <w:tr w:rsidR="00A71F46" w14:paraId="09EA3440" w14:textId="77777777" w:rsidTr="00A71F46">
        <w:trPr>
          <w:ins w:id="7819"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21CC0D8" w14:textId="77777777" w:rsidR="00A71F46" w:rsidRPr="002062A5" w:rsidRDefault="00A71F46" w:rsidP="00A71F46">
            <w:pPr>
              <w:pStyle w:val="Beschriftung"/>
              <w:rPr>
                <w:ins w:id="7820" w:author="Andreas Kuehne" w:date="2019-05-31T12:40:00Z"/>
                <w:rStyle w:val="Datatype"/>
                <w:b w:val="0"/>
                <w:bCs w:val="0"/>
              </w:rPr>
            </w:pPr>
            <w:ins w:id="7821" w:author="Andreas Kuehne" w:date="2019-05-31T12:40:00Z">
              <w:r w:rsidRPr="002062A5">
                <w:rPr>
                  <w:rStyle w:val="Datatype"/>
                </w:rPr>
                <w:t>KeyName</w:t>
              </w:r>
            </w:ins>
          </w:p>
        </w:tc>
        <w:tc>
          <w:tcPr>
            <w:tcW w:w="4675" w:type="dxa"/>
          </w:tcPr>
          <w:p w14:paraId="441EDCA9"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7822" w:author="Andreas Kuehne" w:date="2019-05-31T12:40:00Z"/>
                <w:rStyle w:val="Datatype"/>
              </w:rPr>
            </w:pPr>
            <w:ins w:id="7823" w:author="Andreas Kuehne" w:date="2019-05-31T12:40:00Z">
              <w:r w:rsidRPr="002062A5">
                <w:rPr>
                  <w:rStyle w:val="Datatype"/>
                </w:rPr>
                <w:t>name</w:t>
              </w:r>
            </w:ins>
          </w:p>
        </w:tc>
        <w:tc>
          <w:tcPr>
            <w:tcW w:w="4675" w:type="dxa"/>
          </w:tcPr>
          <w:p w14:paraId="6F041017"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7824" w:author="Andreas Kuehne" w:date="2019-05-31T12:40:00Z"/>
              </w:rPr>
            </w:pPr>
            <w:customXmlInsRangeStart w:id="7825" w:author="Andreas Kuehne" w:date="2019-05-31T12:40:00Z"/>
            <w:sdt>
              <w:sdtPr>
                <w:alias w:val="dss2-AdditionalKeyInfoType.name"/>
                <w:tag w:val="dss2-AdditionalKeyInfoType.-jsonComment.KeyName"/>
                <w:id w:val="-262064201"/>
                <w:showingPlcHdr/>
              </w:sdtPr>
              <w:sdtEndPr/>
              <w:sdtContent>
                <w:customXmlInsRangeEnd w:id="7825"/>
                <w:ins w:id="7826" w:author="Andreas Kuehne" w:date="2019-05-31T12:40:00Z">
                  <w:r w:rsidR="00A71F46">
                    <w:rPr>
                      <w:color w:val="19D131"/>
                    </w:rPr>
                    <w:t>[]</w:t>
                  </w:r>
                </w:ins>
                <w:customXmlInsRangeStart w:id="7827" w:author="Andreas Kuehne" w:date="2019-05-31T12:40:00Z"/>
              </w:sdtContent>
            </w:sdt>
            <w:customXmlInsRangeEnd w:id="7827"/>
          </w:p>
        </w:tc>
      </w:tr>
      <w:tr w:rsidR="00A71F46" w14:paraId="08C13EB6" w14:textId="77777777" w:rsidTr="00A71F46">
        <w:trPr>
          <w:ins w:id="7828"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8E33252" w14:textId="77777777" w:rsidR="00A71F46" w:rsidRPr="002062A5" w:rsidRDefault="00A71F46" w:rsidP="00A71F46">
            <w:pPr>
              <w:pStyle w:val="Beschriftung"/>
              <w:rPr>
                <w:ins w:id="7829" w:author="Andreas Kuehne" w:date="2019-05-31T12:40:00Z"/>
                <w:rStyle w:val="Datatype"/>
                <w:b w:val="0"/>
                <w:bCs w:val="0"/>
              </w:rPr>
            </w:pPr>
            <w:ins w:id="7830" w:author="Andreas Kuehne" w:date="2019-05-31T12:40:00Z">
              <w:r w:rsidRPr="002062A5">
                <w:rPr>
                  <w:rStyle w:val="Datatype"/>
                </w:rPr>
                <w:t>X509CRL</w:t>
              </w:r>
            </w:ins>
          </w:p>
        </w:tc>
        <w:tc>
          <w:tcPr>
            <w:tcW w:w="4675" w:type="dxa"/>
          </w:tcPr>
          <w:p w14:paraId="3F0E6109"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7831" w:author="Andreas Kuehne" w:date="2019-05-31T12:40:00Z"/>
                <w:rStyle w:val="Datatype"/>
              </w:rPr>
            </w:pPr>
            <w:ins w:id="7832" w:author="Andreas Kuehne" w:date="2019-05-31T12:40:00Z">
              <w:r w:rsidRPr="002062A5">
                <w:rPr>
                  <w:rStyle w:val="Datatype"/>
                </w:rPr>
                <w:t>crl</w:t>
              </w:r>
            </w:ins>
          </w:p>
        </w:tc>
        <w:tc>
          <w:tcPr>
            <w:tcW w:w="4675" w:type="dxa"/>
          </w:tcPr>
          <w:p w14:paraId="25AD69D1"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7833" w:author="Andreas Kuehne" w:date="2019-05-31T12:40:00Z"/>
              </w:rPr>
            </w:pPr>
            <w:customXmlInsRangeStart w:id="7834" w:author="Andreas Kuehne" w:date="2019-05-31T12:40:00Z"/>
            <w:sdt>
              <w:sdtPr>
                <w:alias w:val="dss2-AdditionalKeyInfoType.crl"/>
                <w:tag w:val="dss2-AdditionalKeyInfoType.-jsonComment.X509CRL"/>
                <w:id w:val="-1437591511"/>
                <w:showingPlcHdr/>
              </w:sdtPr>
              <w:sdtEndPr/>
              <w:sdtContent>
                <w:customXmlInsRangeEnd w:id="7834"/>
                <w:ins w:id="7835" w:author="Andreas Kuehne" w:date="2019-05-31T12:40:00Z">
                  <w:r w:rsidR="00A71F46">
                    <w:rPr>
                      <w:color w:val="19D131"/>
                    </w:rPr>
                    <w:t>[]</w:t>
                  </w:r>
                </w:ins>
                <w:customXmlInsRangeStart w:id="7836" w:author="Andreas Kuehne" w:date="2019-05-31T12:40:00Z"/>
              </w:sdtContent>
            </w:sdt>
            <w:customXmlInsRangeEnd w:id="7836"/>
          </w:p>
        </w:tc>
      </w:tr>
      <w:tr w:rsidR="00A71F46" w14:paraId="2ABB5ACA" w14:textId="77777777" w:rsidTr="00A71F46">
        <w:trPr>
          <w:ins w:id="7837"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88F800A" w14:textId="77777777" w:rsidR="00A71F46" w:rsidRPr="002062A5" w:rsidRDefault="00A71F46" w:rsidP="00A71F46">
            <w:pPr>
              <w:pStyle w:val="Beschriftung"/>
              <w:rPr>
                <w:ins w:id="7838" w:author="Andreas Kuehne" w:date="2019-05-31T12:40:00Z"/>
                <w:rStyle w:val="Datatype"/>
                <w:b w:val="0"/>
                <w:bCs w:val="0"/>
              </w:rPr>
            </w:pPr>
            <w:ins w:id="7839" w:author="Andreas Kuehne" w:date="2019-05-31T12:40:00Z">
              <w:r w:rsidRPr="002062A5">
                <w:rPr>
                  <w:rStyle w:val="Datatype"/>
                </w:rPr>
                <w:t>OCSPResponse</w:t>
              </w:r>
            </w:ins>
          </w:p>
        </w:tc>
        <w:tc>
          <w:tcPr>
            <w:tcW w:w="4675" w:type="dxa"/>
          </w:tcPr>
          <w:p w14:paraId="342FFB1E"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7840" w:author="Andreas Kuehne" w:date="2019-05-31T12:40:00Z"/>
                <w:rStyle w:val="Datatype"/>
              </w:rPr>
            </w:pPr>
            <w:ins w:id="7841" w:author="Andreas Kuehne" w:date="2019-05-31T12:40:00Z">
              <w:r w:rsidRPr="002062A5">
                <w:rPr>
                  <w:rStyle w:val="Datatype"/>
                </w:rPr>
                <w:t>ocsp</w:t>
              </w:r>
            </w:ins>
          </w:p>
        </w:tc>
        <w:tc>
          <w:tcPr>
            <w:tcW w:w="4675" w:type="dxa"/>
          </w:tcPr>
          <w:p w14:paraId="2FC16E90"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7842" w:author="Andreas Kuehne" w:date="2019-05-31T12:40:00Z"/>
              </w:rPr>
            </w:pPr>
            <w:customXmlInsRangeStart w:id="7843" w:author="Andreas Kuehne" w:date="2019-05-31T12:40:00Z"/>
            <w:sdt>
              <w:sdtPr>
                <w:alias w:val="dss2-AdditionalKeyInfoType.ocsp"/>
                <w:tag w:val="dss2-AdditionalKeyInfoType.-jsonComment.OCSPResponse"/>
                <w:id w:val="403964584"/>
                <w:showingPlcHdr/>
              </w:sdtPr>
              <w:sdtEndPr/>
              <w:sdtContent>
                <w:customXmlInsRangeEnd w:id="7843"/>
                <w:ins w:id="7844" w:author="Andreas Kuehne" w:date="2019-05-31T12:40:00Z">
                  <w:r w:rsidR="00A71F46">
                    <w:rPr>
                      <w:color w:val="19D131"/>
                    </w:rPr>
                    <w:t>[]</w:t>
                  </w:r>
                </w:ins>
                <w:customXmlInsRangeStart w:id="7845" w:author="Andreas Kuehne" w:date="2019-05-31T12:40:00Z"/>
              </w:sdtContent>
            </w:sdt>
            <w:customXmlInsRangeEnd w:id="7845"/>
          </w:p>
        </w:tc>
      </w:tr>
      <w:tr w:rsidR="00A71F46" w14:paraId="6C739A69" w14:textId="77777777" w:rsidTr="00A71F46">
        <w:trPr>
          <w:ins w:id="784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096AE01" w14:textId="77777777" w:rsidR="00A71F46" w:rsidRPr="002062A5" w:rsidRDefault="00A71F46" w:rsidP="00A71F46">
            <w:pPr>
              <w:pStyle w:val="Beschriftung"/>
              <w:rPr>
                <w:ins w:id="7847" w:author="Andreas Kuehne" w:date="2019-05-31T12:40:00Z"/>
                <w:rStyle w:val="Datatype"/>
                <w:b w:val="0"/>
                <w:bCs w:val="0"/>
              </w:rPr>
            </w:pPr>
            <w:ins w:id="7848" w:author="Andreas Kuehne" w:date="2019-05-31T12:40:00Z">
              <w:r w:rsidRPr="002062A5">
                <w:rPr>
                  <w:rStyle w:val="Datatype"/>
                </w:rPr>
                <w:t>PoE</w:t>
              </w:r>
            </w:ins>
          </w:p>
        </w:tc>
        <w:tc>
          <w:tcPr>
            <w:tcW w:w="4675" w:type="dxa"/>
          </w:tcPr>
          <w:p w14:paraId="5F9E4629"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7849" w:author="Andreas Kuehne" w:date="2019-05-31T12:40:00Z"/>
                <w:rStyle w:val="Datatype"/>
              </w:rPr>
            </w:pPr>
            <w:ins w:id="7850" w:author="Andreas Kuehne" w:date="2019-05-31T12:40:00Z">
              <w:r w:rsidRPr="002062A5">
                <w:rPr>
                  <w:rStyle w:val="Datatype"/>
                </w:rPr>
                <w:t>poe</w:t>
              </w:r>
            </w:ins>
          </w:p>
        </w:tc>
        <w:tc>
          <w:tcPr>
            <w:tcW w:w="4675" w:type="dxa"/>
          </w:tcPr>
          <w:p w14:paraId="55F67F04"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7851" w:author="Andreas Kuehne" w:date="2019-05-31T12:40:00Z"/>
              </w:rPr>
            </w:pPr>
            <w:customXmlInsRangeStart w:id="7852" w:author="Andreas Kuehne" w:date="2019-05-31T12:40:00Z"/>
            <w:sdt>
              <w:sdtPr>
                <w:alias w:val="dss2-AdditionalKeyInfoType.poe"/>
                <w:tag w:val="dss2-AdditionalKeyInfoType.-jsonComment.PoE"/>
                <w:id w:val="970169684"/>
                <w:showingPlcHdr/>
              </w:sdtPr>
              <w:sdtEndPr/>
              <w:sdtContent>
                <w:customXmlInsRangeEnd w:id="7852"/>
                <w:ins w:id="7853" w:author="Andreas Kuehne" w:date="2019-05-31T12:40:00Z">
                  <w:r w:rsidR="00A71F46">
                    <w:rPr>
                      <w:color w:val="19D131"/>
                    </w:rPr>
                    <w:t>[]</w:t>
                  </w:r>
                </w:ins>
                <w:customXmlInsRangeStart w:id="7854" w:author="Andreas Kuehne" w:date="2019-05-31T12:40:00Z"/>
              </w:sdtContent>
            </w:sdt>
            <w:customXmlInsRangeEnd w:id="7854"/>
          </w:p>
        </w:tc>
      </w:tr>
    </w:tbl>
    <w:p w14:paraId="29F7A5CF" w14:textId="77777777" w:rsidR="00A71F46" w:rsidRPr="0202B381" w:rsidRDefault="00A71F46" w:rsidP="00A71F46">
      <w:pPr>
        <w:rPr>
          <w:ins w:id="7855" w:author="Andreas Kuehne" w:date="2019-05-31T12:40:00Z"/>
        </w:rPr>
      </w:pPr>
      <w:ins w:id="7856" w:author="Andreas Kuehne" w:date="2019-05-31T12:40:00Z">
        <w:r w:rsidRPr="002062A5">
          <w:rPr>
            <w:rFonts w:eastAsia="Arial" w:cs="Arial"/>
            <w:sz w:val="22"/>
            <w:szCs w:val="22"/>
          </w:rPr>
          <w:t xml:space="preserve">The </w:t>
        </w:r>
        <w:r w:rsidRPr="002062A5">
          <w:rPr>
            <w:rFonts w:ascii="Courier New" w:eastAsia="Courier New" w:hAnsi="Courier New" w:cs="Courier New"/>
          </w:rPr>
          <w:t>AdditionalKeyInfoType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1CA0ACD3" w14:textId="77777777" w:rsidR="00A71F46" w:rsidRDefault="00A71F46" w:rsidP="00A71F46">
      <w:pPr>
        <w:pStyle w:val="Code"/>
        <w:spacing w:line="259" w:lineRule="auto"/>
        <w:rPr>
          <w:ins w:id="7857" w:author="Andreas Kuehne" w:date="2019-05-31T12:40:00Z"/>
        </w:rPr>
      </w:pPr>
      <w:ins w:id="7858" w:author="Andreas Kuehne" w:date="2019-05-31T12:40:00Z">
        <w:r>
          <w:rPr>
            <w:color w:val="31849B" w:themeColor="accent5" w:themeShade="BF"/>
          </w:rPr>
          <w:t>"dss2-AdditionalKeyInfoType"</w:t>
        </w:r>
        <w:r>
          <w:t>: {</w:t>
        </w:r>
      </w:ins>
    </w:p>
    <w:p w14:paraId="5B12DE16" w14:textId="77777777" w:rsidR="00A71F46" w:rsidRDefault="00A71F46" w:rsidP="00A71F46">
      <w:pPr>
        <w:pStyle w:val="Code"/>
        <w:spacing w:line="259" w:lineRule="auto"/>
        <w:rPr>
          <w:ins w:id="7859" w:author="Andreas Kuehne" w:date="2019-05-31T12:40:00Z"/>
        </w:rPr>
      </w:pPr>
      <w:ins w:id="7860" w:author="Andreas Kuehne" w:date="2019-05-31T12:40:00Z">
        <w:r>
          <w:rPr>
            <w:color w:val="31849B" w:themeColor="accent5" w:themeShade="BF"/>
          </w:rPr>
          <w:t xml:space="preserve">  "type"</w:t>
        </w:r>
        <w:r>
          <w:t xml:space="preserve">: </w:t>
        </w:r>
        <w:r>
          <w:rPr>
            <w:color w:val="244061" w:themeColor="accent1" w:themeShade="80"/>
          </w:rPr>
          <w:t>"object",</w:t>
        </w:r>
      </w:ins>
    </w:p>
    <w:p w14:paraId="7DDEDE1C" w14:textId="77777777" w:rsidR="00A71F46" w:rsidRDefault="00A71F46" w:rsidP="00A71F46">
      <w:pPr>
        <w:pStyle w:val="Code"/>
        <w:spacing w:line="259" w:lineRule="auto"/>
        <w:rPr>
          <w:ins w:id="7861" w:author="Andreas Kuehne" w:date="2019-05-31T12:40:00Z"/>
        </w:rPr>
      </w:pPr>
      <w:ins w:id="7862" w:author="Andreas Kuehne" w:date="2019-05-31T12:40:00Z">
        <w:r>
          <w:rPr>
            <w:color w:val="31849B" w:themeColor="accent5" w:themeShade="BF"/>
          </w:rPr>
          <w:t xml:space="preserve">  "properties"</w:t>
        </w:r>
        <w:r>
          <w:t>: {</w:t>
        </w:r>
      </w:ins>
    </w:p>
    <w:p w14:paraId="69FBDC7E" w14:textId="77777777" w:rsidR="00A71F46" w:rsidRDefault="00A71F46" w:rsidP="00A71F46">
      <w:pPr>
        <w:pStyle w:val="Code"/>
        <w:spacing w:line="259" w:lineRule="auto"/>
        <w:rPr>
          <w:ins w:id="7863" w:author="Andreas Kuehne" w:date="2019-05-31T12:40:00Z"/>
        </w:rPr>
      </w:pPr>
      <w:ins w:id="7864" w:author="Andreas Kuehne" w:date="2019-05-31T12:40:00Z">
        <w:r>
          <w:rPr>
            <w:color w:val="31849B" w:themeColor="accent5" w:themeShade="BF"/>
          </w:rPr>
          <w:t xml:space="preserve">    "ocspresponse"</w:t>
        </w:r>
        <w:r>
          <w:t>: {</w:t>
        </w:r>
      </w:ins>
    </w:p>
    <w:p w14:paraId="7E46C595" w14:textId="77777777" w:rsidR="00A71F46" w:rsidRDefault="00A71F46" w:rsidP="00A71F46">
      <w:pPr>
        <w:pStyle w:val="Code"/>
        <w:spacing w:line="259" w:lineRule="auto"/>
        <w:rPr>
          <w:ins w:id="7865" w:author="Andreas Kuehne" w:date="2019-05-31T12:40:00Z"/>
        </w:rPr>
      </w:pPr>
      <w:ins w:id="7866" w:author="Andreas Kuehne" w:date="2019-05-31T12:40:00Z">
        <w:r>
          <w:rPr>
            <w:color w:val="31849B" w:themeColor="accent5" w:themeShade="BF"/>
          </w:rPr>
          <w:t xml:space="preserve">      "$ref"</w:t>
        </w:r>
        <w:r>
          <w:t xml:space="preserve">: </w:t>
        </w:r>
        <w:r>
          <w:rPr>
            <w:color w:val="244061" w:themeColor="accent1" w:themeShade="80"/>
          </w:rPr>
          <w:t>"#/definitions/dsb-Base64DataType"</w:t>
        </w:r>
      </w:ins>
    </w:p>
    <w:p w14:paraId="7C16CFF9" w14:textId="77777777" w:rsidR="00A71F46" w:rsidRDefault="00A71F46" w:rsidP="00A71F46">
      <w:pPr>
        <w:pStyle w:val="Code"/>
        <w:spacing w:line="259" w:lineRule="auto"/>
        <w:rPr>
          <w:ins w:id="7867" w:author="Andreas Kuehne" w:date="2019-05-31T12:40:00Z"/>
        </w:rPr>
      </w:pPr>
      <w:ins w:id="7868" w:author="Andreas Kuehne" w:date="2019-05-31T12:40:00Z">
        <w:r>
          <w:t xml:space="preserve">    },</w:t>
        </w:r>
      </w:ins>
    </w:p>
    <w:p w14:paraId="12358490" w14:textId="77777777" w:rsidR="00A71F46" w:rsidRDefault="00A71F46" w:rsidP="00A71F46">
      <w:pPr>
        <w:pStyle w:val="Code"/>
        <w:spacing w:line="259" w:lineRule="auto"/>
        <w:rPr>
          <w:ins w:id="7869" w:author="Andreas Kuehne" w:date="2019-05-31T12:40:00Z"/>
        </w:rPr>
      </w:pPr>
      <w:ins w:id="7870" w:author="Andreas Kuehne" w:date="2019-05-31T12:40:00Z">
        <w:r>
          <w:rPr>
            <w:color w:val="31849B" w:themeColor="accent5" w:themeShade="BF"/>
          </w:rPr>
          <w:t xml:space="preserve">    "x509Digest"</w:t>
        </w:r>
        <w:r>
          <w:t>: {</w:t>
        </w:r>
      </w:ins>
    </w:p>
    <w:p w14:paraId="2A2B3A97" w14:textId="77777777" w:rsidR="00A71F46" w:rsidRDefault="00A71F46" w:rsidP="00A71F46">
      <w:pPr>
        <w:pStyle w:val="Code"/>
        <w:spacing w:line="259" w:lineRule="auto"/>
        <w:rPr>
          <w:ins w:id="7871" w:author="Andreas Kuehne" w:date="2019-05-31T12:40:00Z"/>
        </w:rPr>
      </w:pPr>
      <w:ins w:id="7872" w:author="Andreas Kuehne" w:date="2019-05-31T12:40:00Z">
        <w:r>
          <w:rPr>
            <w:color w:val="31849B" w:themeColor="accent5" w:themeShade="BF"/>
          </w:rPr>
          <w:t xml:space="preserve">      "$ref"</w:t>
        </w:r>
        <w:r>
          <w:t xml:space="preserve">: </w:t>
        </w:r>
        <w:r>
          <w:rPr>
            <w:color w:val="244061" w:themeColor="accent1" w:themeShade="80"/>
          </w:rPr>
          <w:t>"#/definitions/dss2-X509DigestType"</w:t>
        </w:r>
      </w:ins>
    </w:p>
    <w:p w14:paraId="5773881F" w14:textId="77777777" w:rsidR="00A71F46" w:rsidRDefault="00A71F46" w:rsidP="00A71F46">
      <w:pPr>
        <w:pStyle w:val="Code"/>
        <w:spacing w:line="259" w:lineRule="auto"/>
        <w:rPr>
          <w:ins w:id="7873" w:author="Andreas Kuehne" w:date="2019-05-31T12:40:00Z"/>
        </w:rPr>
      </w:pPr>
      <w:ins w:id="7874" w:author="Andreas Kuehne" w:date="2019-05-31T12:40:00Z">
        <w:r>
          <w:t xml:space="preserve">    },</w:t>
        </w:r>
      </w:ins>
    </w:p>
    <w:p w14:paraId="063A023B" w14:textId="77777777" w:rsidR="00A71F46" w:rsidRDefault="00A71F46" w:rsidP="00A71F46">
      <w:pPr>
        <w:pStyle w:val="Code"/>
        <w:spacing w:line="259" w:lineRule="auto"/>
        <w:rPr>
          <w:ins w:id="7875" w:author="Andreas Kuehne" w:date="2019-05-31T12:40:00Z"/>
        </w:rPr>
      </w:pPr>
      <w:ins w:id="7876" w:author="Andreas Kuehne" w:date="2019-05-31T12:40:00Z">
        <w:r>
          <w:rPr>
            <w:color w:val="31849B" w:themeColor="accent5" w:themeShade="BF"/>
          </w:rPr>
          <w:t xml:space="preserve">    "sub"</w:t>
        </w:r>
        <w:r>
          <w:t>: {</w:t>
        </w:r>
      </w:ins>
    </w:p>
    <w:p w14:paraId="7A74334C" w14:textId="77777777" w:rsidR="00A71F46" w:rsidRDefault="00A71F46" w:rsidP="00A71F46">
      <w:pPr>
        <w:pStyle w:val="Code"/>
        <w:spacing w:line="259" w:lineRule="auto"/>
        <w:rPr>
          <w:ins w:id="7877" w:author="Andreas Kuehne" w:date="2019-05-31T12:40:00Z"/>
        </w:rPr>
      </w:pPr>
      <w:ins w:id="7878" w:author="Andreas Kuehne" w:date="2019-05-31T12:40:00Z">
        <w:r>
          <w:rPr>
            <w:color w:val="31849B" w:themeColor="accent5" w:themeShade="BF"/>
          </w:rPr>
          <w:t xml:space="preserve">      "type"</w:t>
        </w:r>
        <w:r>
          <w:t xml:space="preserve">: </w:t>
        </w:r>
        <w:r>
          <w:rPr>
            <w:color w:val="244061" w:themeColor="accent1" w:themeShade="80"/>
          </w:rPr>
          <w:t>"string"</w:t>
        </w:r>
      </w:ins>
    </w:p>
    <w:p w14:paraId="56E0EEB5" w14:textId="77777777" w:rsidR="00A71F46" w:rsidRDefault="00A71F46" w:rsidP="00A71F46">
      <w:pPr>
        <w:pStyle w:val="Code"/>
        <w:spacing w:line="259" w:lineRule="auto"/>
        <w:rPr>
          <w:ins w:id="7879" w:author="Andreas Kuehne" w:date="2019-05-31T12:40:00Z"/>
        </w:rPr>
      </w:pPr>
      <w:ins w:id="7880" w:author="Andreas Kuehne" w:date="2019-05-31T12:40:00Z">
        <w:r>
          <w:t xml:space="preserve">    },</w:t>
        </w:r>
      </w:ins>
    </w:p>
    <w:p w14:paraId="0E327896" w14:textId="77777777" w:rsidR="00A71F46" w:rsidRDefault="00A71F46" w:rsidP="00A71F46">
      <w:pPr>
        <w:pStyle w:val="Code"/>
        <w:spacing w:line="259" w:lineRule="auto"/>
        <w:rPr>
          <w:ins w:id="7881" w:author="Andreas Kuehne" w:date="2019-05-31T12:40:00Z"/>
        </w:rPr>
      </w:pPr>
      <w:ins w:id="7882" w:author="Andreas Kuehne" w:date="2019-05-31T12:40:00Z">
        <w:r>
          <w:rPr>
            <w:color w:val="31849B" w:themeColor="accent5" w:themeShade="BF"/>
          </w:rPr>
          <w:t xml:space="preserve">    "ski"</w:t>
        </w:r>
        <w:r>
          <w:t>: {</w:t>
        </w:r>
      </w:ins>
    </w:p>
    <w:p w14:paraId="4148DC5F" w14:textId="77777777" w:rsidR="00A71F46" w:rsidRDefault="00A71F46" w:rsidP="00A71F46">
      <w:pPr>
        <w:pStyle w:val="Code"/>
        <w:spacing w:line="259" w:lineRule="auto"/>
        <w:rPr>
          <w:ins w:id="7883" w:author="Andreas Kuehne" w:date="2019-05-31T12:40:00Z"/>
        </w:rPr>
      </w:pPr>
      <w:ins w:id="7884" w:author="Andreas Kuehne" w:date="2019-05-31T12:40:00Z">
        <w:r>
          <w:rPr>
            <w:color w:val="31849B" w:themeColor="accent5" w:themeShade="BF"/>
          </w:rPr>
          <w:t xml:space="preserve">      "type"</w:t>
        </w:r>
        <w:r>
          <w:t xml:space="preserve">: </w:t>
        </w:r>
        <w:r>
          <w:rPr>
            <w:color w:val="244061" w:themeColor="accent1" w:themeShade="80"/>
          </w:rPr>
          <w:t>"string"</w:t>
        </w:r>
      </w:ins>
    </w:p>
    <w:p w14:paraId="233B0619" w14:textId="77777777" w:rsidR="00A71F46" w:rsidRDefault="00A71F46" w:rsidP="00A71F46">
      <w:pPr>
        <w:pStyle w:val="Code"/>
        <w:spacing w:line="259" w:lineRule="auto"/>
        <w:rPr>
          <w:ins w:id="7885" w:author="Andreas Kuehne" w:date="2019-05-31T12:40:00Z"/>
        </w:rPr>
      </w:pPr>
      <w:ins w:id="7886" w:author="Andreas Kuehne" w:date="2019-05-31T12:40:00Z">
        <w:r>
          <w:t xml:space="preserve">    },</w:t>
        </w:r>
      </w:ins>
    </w:p>
    <w:p w14:paraId="2A65C1E7" w14:textId="77777777" w:rsidR="00A71F46" w:rsidRDefault="00A71F46" w:rsidP="00A71F46">
      <w:pPr>
        <w:pStyle w:val="Code"/>
        <w:spacing w:line="259" w:lineRule="auto"/>
        <w:rPr>
          <w:ins w:id="7887" w:author="Andreas Kuehne" w:date="2019-05-31T12:40:00Z"/>
        </w:rPr>
      </w:pPr>
      <w:ins w:id="7888" w:author="Andreas Kuehne" w:date="2019-05-31T12:40:00Z">
        <w:r>
          <w:rPr>
            <w:color w:val="31849B" w:themeColor="accent5" w:themeShade="BF"/>
          </w:rPr>
          <w:t xml:space="preserve">    "cert"</w:t>
        </w:r>
        <w:r>
          <w:t>: {</w:t>
        </w:r>
      </w:ins>
    </w:p>
    <w:p w14:paraId="1CCC8613" w14:textId="77777777" w:rsidR="00A71F46" w:rsidRDefault="00A71F46" w:rsidP="00A71F46">
      <w:pPr>
        <w:pStyle w:val="Code"/>
        <w:spacing w:line="259" w:lineRule="auto"/>
        <w:rPr>
          <w:ins w:id="7889" w:author="Andreas Kuehne" w:date="2019-05-31T12:40:00Z"/>
        </w:rPr>
      </w:pPr>
      <w:ins w:id="7890" w:author="Andreas Kuehne" w:date="2019-05-31T12:40:00Z">
        <w:r>
          <w:rPr>
            <w:color w:val="31849B" w:themeColor="accent5" w:themeShade="BF"/>
          </w:rPr>
          <w:t xml:space="preserve">      "$ref"</w:t>
        </w:r>
        <w:r>
          <w:t xml:space="preserve">: </w:t>
        </w:r>
        <w:r>
          <w:rPr>
            <w:color w:val="244061" w:themeColor="accent1" w:themeShade="80"/>
          </w:rPr>
          <w:t>"#/definitions/dsb-Base64DataType"</w:t>
        </w:r>
      </w:ins>
    </w:p>
    <w:p w14:paraId="6D40417E" w14:textId="77777777" w:rsidR="00A71F46" w:rsidRDefault="00A71F46" w:rsidP="00A71F46">
      <w:pPr>
        <w:pStyle w:val="Code"/>
        <w:spacing w:line="259" w:lineRule="auto"/>
        <w:rPr>
          <w:ins w:id="7891" w:author="Andreas Kuehne" w:date="2019-05-31T12:40:00Z"/>
        </w:rPr>
      </w:pPr>
      <w:ins w:id="7892" w:author="Andreas Kuehne" w:date="2019-05-31T12:40:00Z">
        <w:r>
          <w:t xml:space="preserve">    },</w:t>
        </w:r>
      </w:ins>
    </w:p>
    <w:p w14:paraId="551D80A0" w14:textId="77777777" w:rsidR="00A71F46" w:rsidRDefault="00A71F46" w:rsidP="00A71F46">
      <w:pPr>
        <w:pStyle w:val="Code"/>
        <w:spacing w:line="259" w:lineRule="auto"/>
        <w:rPr>
          <w:ins w:id="7893" w:author="Andreas Kuehne" w:date="2019-05-31T12:40:00Z"/>
        </w:rPr>
      </w:pPr>
      <w:ins w:id="7894" w:author="Andreas Kuehne" w:date="2019-05-31T12:40:00Z">
        <w:r>
          <w:rPr>
            <w:color w:val="31849B" w:themeColor="accent5" w:themeShade="BF"/>
          </w:rPr>
          <w:t xml:space="preserve">    "name"</w:t>
        </w:r>
        <w:r>
          <w:t>: {</w:t>
        </w:r>
      </w:ins>
    </w:p>
    <w:p w14:paraId="67DC4BB8" w14:textId="77777777" w:rsidR="00A71F46" w:rsidRDefault="00A71F46" w:rsidP="00A71F46">
      <w:pPr>
        <w:pStyle w:val="Code"/>
        <w:spacing w:line="259" w:lineRule="auto"/>
        <w:rPr>
          <w:ins w:id="7895" w:author="Andreas Kuehne" w:date="2019-05-31T12:40:00Z"/>
        </w:rPr>
      </w:pPr>
      <w:ins w:id="7896" w:author="Andreas Kuehne" w:date="2019-05-31T12:40:00Z">
        <w:r>
          <w:rPr>
            <w:color w:val="31849B" w:themeColor="accent5" w:themeShade="BF"/>
          </w:rPr>
          <w:t xml:space="preserve">      "type"</w:t>
        </w:r>
        <w:r>
          <w:t xml:space="preserve">: </w:t>
        </w:r>
        <w:r>
          <w:rPr>
            <w:color w:val="244061" w:themeColor="accent1" w:themeShade="80"/>
          </w:rPr>
          <w:t>"string"</w:t>
        </w:r>
      </w:ins>
    </w:p>
    <w:p w14:paraId="0951CAA2" w14:textId="77777777" w:rsidR="00A71F46" w:rsidRDefault="00A71F46" w:rsidP="00A71F46">
      <w:pPr>
        <w:pStyle w:val="Code"/>
        <w:spacing w:line="259" w:lineRule="auto"/>
        <w:rPr>
          <w:ins w:id="7897" w:author="Andreas Kuehne" w:date="2019-05-31T12:40:00Z"/>
        </w:rPr>
      </w:pPr>
      <w:ins w:id="7898" w:author="Andreas Kuehne" w:date="2019-05-31T12:40:00Z">
        <w:r>
          <w:t xml:space="preserve">    },</w:t>
        </w:r>
      </w:ins>
    </w:p>
    <w:p w14:paraId="21D754D6" w14:textId="77777777" w:rsidR="00A71F46" w:rsidRDefault="00A71F46" w:rsidP="00A71F46">
      <w:pPr>
        <w:pStyle w:val="Code"/>
        <w:spacing w:line="259" w:lineRule="auto"/>
        <w:rPr>
          <w:ins w:id="7899" w:author="Andreas Kuehne" w:date="2019-05-31T12:40:00Z"/>
        </w:rPr>
      </w:pPr>
      <w:ins w:id="7900" w:author="Andreas Kuehne" w:date="2019-05-31T12:40:00Z">
        <w:r>
          <w:rPr>
            <w:color w:val="31849B" w:themeColor="accent5" w:themeShade="BF"/>
          </w:rPr>
          <w:t xml:space="preserve">    "crl"</w:t>
        </w:r>
        <w:r>
          <w:t>: {</w:t>
        </w:r>
      </w:ins>
    </w:p>
    <w:p w14:paraId="5CDE611E" w14:textId="77777777" w:rsidR="00A71F46" w:rsidRDefault="00A71F46" w:rsidP="00A71F46">
      <w:pPr>
        <w:pStyle w:val="Code"/>
        <w:spacing w:line="259" w:lineRule="auto"/>
        <w:rPr>
          <w:ins w:id="7901" w:author="Andreas Kuehne" w:date="2019-05-31T12:40:00Z"/>
        </w:rPr>
      </w:pPr>
      <w:ins w:id="7902" w:author="Andreas Kuehne" w:date="2019-05-31T12:40:00Z">
        <w:r>
          <w:rPr>
            <w:color w:val="31849B" w:themeColor="accent5" w:themeShade="BF"/>
          </w:rPr>
          <w:t xml:space="preserve">      "$ref"</w:t>
        </w:r>
        <w:r>
          <w:t xml:space="preserve">: </w:t>
        </w:r>
        <w:r>
          <w:rPr>
            <w:color w:val="244061" w:themeColor="accent1" w:themeShade="80"/>
          </w:rPr>
          <w:t>"#/definitions/dsb-Base64DataType"</w:t>
        </w:r>
      </w:ins>
    </w:p>
    <w:p w14:paraId="5A40B1C2" w14:textId="77777777" w:rsidR="00A71F46" w:rsidRDefault="00A71F46" w:rsidP="00A71F46">
      <w:pPr>
        <w:pStyle w:val="Code"/>
        <w:spacing w:line="259" w:lineRule="auto"/>
        <w:rPr>
          <w:ins w:id="7903" w:author="Andreas Kuehne" w:date="2019-05-31T12:40:00Z"/>
        </w:rPr>
      </w:pPr>
      <w:ins w:id="7904" w:author="Andreas Kuehne" w:date="2019-05-31T12:40:00Z">
        <w:r>
          <w:t xml:space="preserve">    },</w:t>
        </w:r>
      </w:ins>
    </w:p>
    <w:p w14:paraId="7EF054F6" w14:textId="77777777" w:rsidR="00A71F46" w:rsidRDefault="00A71F46" w:rsidP="00A71F46">
      <w:pPr>
        <w:pStyle w:val="Code"/>
        <w:spacing w:line="259" w:lineRule="auto"/>
        <w:rPr>
          <w:ins w:id="7905" w:author="Andreas Kuehne" w:date="2019-05-31T12:40:00Z"/>
        </w:rPr>
      </w:pPr>
      <w:ins w:id="7906" w:author="Andreas Kuehne" w:date="2019-05-31T12:40:00Z">
        <w:r>
          <w:rPr>
            <w:color w:val="31849B" w:themeColor="accent5" w:themeShade="BF"/>
          </w:rPr>
          <w:t xml:space="preserve">    "ocsp"</w:t>
        </w:r>
        <w:r>
          <w:t>: {</w:t>
        </w:r>
      </w:ins>
    </w:p>
    <w:p w14:paraId="64F85A60" w14:textId="77777777" w:rsidR="00A71F46" w:rsidRDefault="00A71F46" w:rsidP="00A71F46">
      <w:pPr>
        <w:pStyle w:val="Code"/>
        <w:spacing w:line="259" w:lineRule="auto"/>
        <w:rPr>
          <w:ins w:id="7907" w:author="Andreas Kuehne" w:date="2019-05-31T12:40:00Z"/>
        </w:rPr>
      </w:pPr>
      <w:ins w:id="7908" w:author="Andreas Kuehne" w:date="2019-05-31T12:40:00Z">
        <w:r>
          <w:rPr>
            <w:color w:val="31849B" w:themeColor="accent5" w:themeShade="BF"/>
          </w:rPr>
          <w:t xml:space="preserve">      "$ref"</w:t>
        </w:r>
        <w:r>
          <w:t xml:space="preserve">: </w:t>
        </w:r>
        <w:r>
          <w:rPr>
            <w:color w:val="244061" w:themeColor="accent1" w:themeShade="80"/>
          </w:rPr>
          <w:t>"#/definitions/dsb-Base64DataType"</w:t>
        </w:r>
      </w:ins>
    </w:p>
    <w:p w14:paraId="26AFFC34" w14:textId="77777777" w:rsidR="00A71F46" w:rsidRDefault="00A71F46" w:rsidP="00A71F46">
      <w:pPr>
        <w:pStyle w:val="Code"/>
        <w:spacing w:line="259" w:lineRule="auto"/>
        <w:rPr>
          <w:ins w:id="7909" w:author="Andreas Kuehne" w:date="2019-05-31T12:40:00Z"/>
        </w:rPr>
      </w:pPr>
      <w:ins w:id="7910" w:author="Andreas Kuehne" w:date="2019-05-31T12:40:00Z">
        <w:r>
          <w:t xml:space="preserve">    },</w:t>
        </w:r>
      </w:ins>
    </w:p>
    <w:p w14:paraId="486B1CE0" w14:textId="77777777" w:rsidR="00A71F46" w:rsidRDefault="00A71F46" w:rsidP="00A71F46">
      <w:pPr>
        <w:pStyle w:val="Code"/>
        <w:spacing w:line="259" w:lineRule="auto"/>
        <w:rPr>
          <w:ins w:id="7911" w:author="Andreas Kuehne" w:date="2019-05-31T12:40:00Z"/>
        </w:rPr>
      </w:pPr>
      <w:ins w:id="7912" w:author="Andreas Kuehne" w:date="2019-05-31T12:40:00Z">
        <w:r>
          <w:rPr>
            <w:color w:val="31849B" w:themeColor="accent5" w:themeShade="BF"/>
          </w:rPr>
          <w:t xml:space="preserve">    "poe"</w:t>
        </w:r>
        <w:r>
          <w:t>: {</w:t>
        </w:r>
      </w:ins>
    </w:p>
    <w:p w14:paraId="503F89E0" w14:textId="77777777" w:rsidR="00A71F46" w:rsidRDefault="00A71F46" w:rsidP="00A71F46">
      <w:pPr>
        <w:pStyle w:val="Code"/>
        <w:spacing w:line="259" w:lineRule="auto"/>
        <w:rPr>
          <w:ins w:id="7913" w:author="Andreas Kuehne" w:date="2019-05-31T12:40:00Z"/>
        </w:rPr>
      </w:pPr>
      <w:ins w:id="7914" w:author="Andreas Kuehne" w:date="2019-05-31T12:40:00Z">
        <w:r>
          <w:rPr>
            <w:color w:val="31849B" w:themeColor="accent5" w:themeShade="BF"/>
          </w:rPr>
          <w:t xml:space="preserve">      "$ref"</w:t>
        </w:r>
        <w:r>
          <w:t xml:space="preserve">: </w:t>
        </w:r>
        <w:r>
          <w:rPr>
            <w:color w:val="244061" w:themeColor="accent1" w:themeShade="80"/>
          </w:rPr>
          <w:t>"#/definitions/dsb-Base64DataType"</w:t>
        </w:r>
      </w:ins>
    </w:p>
    <w:p w14:paraId="309941AC" w14:textId="77777777" w:rsidR="00A71F46" w:rsidRDefault="00A71F46" w:rsidP="00A71F46">
      <w:pPr>
        <w:pStyle w:val="Code"/>
        <w:spacing w:line="259" w:lineRule="auto"/>
        <w:rPr>
          <w:ins w:id="7915" w:author="Andreas Kuehne" w:date="2019-05-31T12:40:00Z"/>
        </w:rPr>
      </w:pPr>
      <w:ins w:id="7916" w:author="Andreas Kuehne" w:date="2019-05-31T12:40:00Z">
        <w:r>
          <w:t xml:space="preserve">    }</w:t>
        </w:r>
      </w:ins>
    </w:p>
    <w:p w14:paraId="02794186" w14:textId="77777777" w:rsidR="00A71F46" w:rsidRDefault="00A71F46" w:rsidP="00A71F46">
      <w:pPr>
        <w:pStyle w:val="Code"/>
        <w:spacing w:line="259" w:lineRule="auto"/>
        <w:rPr>
          <w:ins w:id="7917" w:author="Andreas Kuehne" w:date="2019-05-31T12:40:00Z"/>
        </w:rPr>
      </w:pPr>
      <w:ins w:id="7918" w:author="Andreas Kuehne" w:date="2019-05-31T12:40:00Z">
        <w:r>
          <w:t xml:space="preserve">  },</w:t>
        </w:r>
      </w:ins>
    </w:p>
    <w:p w14:paraId="00D36396" w14:textId="77777777" w:rsidR="00A71F46" w:rsidRDefault="00A71F46" w:rsidP="00A71F46">
      <w:pPr>
        <w:pStyle w:val="Code"/>
        <w:spacing w:line="259" w:lineRule="auto"/>
        <w:rPr>
          <w:ins w:id="7919" w:author="Andreas Kuehne" w:date="2019-05-31T12:40:00Z"/>
        </w:rPr>
      </w:pPr>
      <w:ins w:id="7920" w:author="Andreas Kuehne" w:date="2019-05-31T12:40:00Z">
        <w:r>
          <w:rPr>
            <w:color w:val="31849B" w:themeColor="accent5" w:themeShade="BF"/>
          </w:rPr>
          <w:t xml:space="preserve">  "minProperties"</w:t>
        </w:r>
        <w:r>
          <w:t xml:space="preserve">: </w:t>
        </w:r>
        <w:r>
          <w:rPr>
            <w:color w:val="244061" w:themeColor="accent1" w:themeShade="80"/>
          </w:rPr>
          <w:t>1,</w:t>
        </w:r>
      </w:ins>
    </w:p>
    <w:p w14:paraId="48A023EC" w14:textId="77777777" w:rsidR="00A71F46" w:rsidRDefault="00A71F46" w:rsidP="00A71F46">
      <w:pPr>
        <w:pStyle w:val="Code"/>
        <w:spacing w:line="259" w:lineRule="auto"/>
        <w:rPr>
          <w:ins w:id="7921" w:author="Andreas Kuehne" w:date="2019-05-31T12:40:00Z"/>
        </w:rPr>
      </w:pPr>
      <w:ins w:id="7922" w:author="Andreas Kuehne" w:date="2019-05-31T12:40:00Z">
        <w:r>
          <w:rPr>
            <w:color w:val="31849B" w:themeColor="accent5" w:themeShade="BF"/>
          </w:rPr>
          <w:t xml:space="preserve">  "maxProperties"</w:t>
        </w:r>
        <w:r>
          <w:t xml:space="preserve">: </w:t>
        </w:r>
        <w:r>
          <w:rPr>
            <w:color w:val="244061" w:themeColor="accent1" w:themeShade="80"/>
          </w:rPr>
          <w:t>1</w:t>
        </w:r>
      </w:ins>
    </w:p>
    <w:p w14:paraId="428EE893" w14:textId="77777777" w:rsidR="00A71F46" w:rsidRDefault="00A71F46" w:rsidP="00A71F46">
      <w:pPr>
        <w:pStyle w:val="Code"/>
        <w:spacing w:line="259" w:lineRule="auto"/>
        <w:rPr>
          <w:ins w:id="7923" w:author="Andreas Kuehne" w:date="2019-05-31T12:40:00Z"/>
        </w:rPr>
      </w:pPr>
      <w:ins w:id="7924" w:author="Andreas Kuehne" w:date="2019-05-31T12:40:00Z">
        <w:r>
          <w:t>}</w:t>
        </w:r>
      </w:ins>
    </w:p>
    <w:p w14:paraId="7F7D1FF2" w14:textId="77777777" w:rsidR="00A71F46" w:rsidRDefault="001A1734" w:rsidP="00A71F46">
      <w:pPr>
        <w:rPr>
          <w:ins w:id="7925" w:author="Andreas Kuehne" w:date="2019-05-31T12:40:00Z"/>
        </w:rPr>
      </w:pPr>
      <w:customXmlInsRangeStart w:id="7926" w:author="Andreas Kuehne" w:date="2019-05-31T12:40:00Z"/>
      <w:sdt>
        <w:sdtPr>
          <w:tag w:val="dss2-AdditionalKeyInfoType.-jsonSchema"/>
          <w:id w:val="195977738"/>
          <w:showingPlcHdr/>
        </w:sdtPr>
        <w:sdtEndPr/>
        <w:sdtContent>
          <w:customXmlInsRangeEnd w:id="7926"/>
          <w:ins w:id="7927" w:author="Andreas Kuehne" w:date="2019-05-31T12:40:00Z">
            <w:r w:rsidR="00A71F46">
              <w:rPr>
                <w:color w:val="19D131"/>
              </w:rPr>
              <w:t>[component AdditionalKeyInfo JSON schema details]</w:t>
            </w:r>
          </w:ins>
          <w:customXmlInsRangeStart w:id="7928" w:author="Andreas Kuehne" w:date="2019-05-31T12:40:00Z"/>
        </w:sdtContent>
      </w:sdt>
      <w:customXmlInsRangeEnd w:id="7928"/>
    </w:p>
    <w:p w14:paraId="7E3F913A" w14:textId="77777777" w:rsidR="00A71F46" w:rsidRDefault="00A71F46" w:rsidP="00A71F46">
      <w:pPr>
        <w:pStyle w:val="berschrift4"/>
        <w:numPr>
          <w:ilvl w:val="3"/>
          <w:numId w:val="3"/>
        </w:numPr>
        <w:rPr>
          <w:ins w:id="7929" w:author="Andreas Kuehne" w:date="2019-05-31T12:40:00Z"/>
        </w:rPr>
      </w:pPr>
      <w:bookmarkStart w:id="7930" w:name="_Toc10206886"/>
      <w:ins w:id="7931" w:author="Andreas Kuehne" w:date="2019-05-31T12:40:00Z">
        <w:r>
          <w:t>AdditionalKeyInfo – XML Syntax</w:t>
        </w:r>
        <w:bookmarkEnd w:id="7930"/>
      </w:ins>
    </w:p>
    <w:p w14:paraId="67B36A42" w14:textId="77777777" w:rsidR="00A71F46" w:rsidRPr="5404FA76" w:rsidRDefault="00A71F46" w:rsidP="00A71F46">
      <w:pPr>
        <w:rPr>
          <w:ins w:id="7932" w:author="Andreas Kuehne" w:date="2019-05-31T12:40:00Z"/>
        </w:rPr>
      </w:pPr>
      <w:ins w:id="7933" w:author="Andreas Kuehne" w:date="2019-05-31T12:40:00Z">
        <w:r w:rsidRPr="0CCF9147">
          <w:t xml:space="preserve">The XML type </w:t>
        </w:r>
        <w:r w:rsidRPr="002062A5">
          <w:rPr>
            <w:rFonts w:ascii="Courier New" w:eastAsia="Courier New" w:hAnsi="Courier New" w:cs="Courier New"/>
          </w:rPr>
          <w:t>AdditionalKeyInfoType</w:t>
        </w:r>
        <w:r w:rsidRPr="0CCF9147">
          <w:t xml:space="preserve"> SHALL implement the requirements defined in the </w:t>
        </w:r>
        <w:r w:rsidRPr="002062A5">
          <w:rPr>
            <w:rFonts w:ascii="Courier New" w:eastAsia="Courier New" w:hAnsi="Courier New" w:cs="Courier New"/>
          </w:rPr>
          <w:t>AdditionalKeyInfo</w:t>
        </w:r>
        <w:r>
          <w:t xml:space="preserve"> </w:t>
        </w:r>
        <w:r w:rsidRPr="005A6FFD">
          <w:t>component.</w:t>
        </w:r>
      </w:ins>
    </w:p>
    <w:p w14:paraId="6900607B" w14:textId="77777777" w:rsidR="00A71F46" w:rsidRDefault="00A71F46" w:rsidP="00A71F46">
      <w:pPr>
        <w:rPr>
          <w:ins w:id="7934" w:author="Andreas Kuehne" w:date="2019-05-31T12:40:00Z"/>
        </w:rPr>
      </w:pPr>
      <w:ins w:id="7935" w:author="Andreas Kuehne" w:date="2019-05-31T12:40:00Z">
        <w:r w:rsidRPr="005A6FFD">
          <w:rPr>
            <w:rFonts w:eastAsia="Arial"/>
          </w:rPr>
          <w:t xml:space="preserve">The </w:t>
        </w:r>
        <w:r w:rsidRPr="002062A5">
          <w:rPr>
            <w:rFonts w:ascii="Courier New" w:eastAsia="Courier New" w:hAnsi="Courier New" w:cs="Courier New"/>
          </w:rPr>
          <w:t>AdditionalKeyInfoType</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4E824E36" w14:textId="77777777" w:rsidR="00A71F46" w:rsidRDefault="00A71F46" w:rsidP="00A71F46">
      <w:pPr>
        <w:pStyle w:val="Code"/>
        <w:rPr>
          <w:ins w:id="7936" w:author="Andreas Kuehne" w:date="2019-05-31T12:40:00Z"/>
        </w:rPr>
      </w:pPr>
      <w:ins w:id="7937"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AdditionalKeyInfoType</w:t>
        </w:r>
        <w:r>
          <w:rPr>
            <w:color w:val="943634" w:themeColor="accent2" w:themeShade="BF"/>
          </w:rPr>
          <w:t>"</w:t>
        </w:r>
        <w:r>
          <w:rPr>
            <w:color w:val="31849B" w:themeColor="accent5" w:themeShade="BF"/>
          </w:rPr>
          <w:t>&gt;</w:t>
        </w:r>
      </w:ins>
    </w:p>
    <w:p w14:paraId="77FF4D4C" w14:textId="77777777" w:rsidR="00A71F46" w:rsidRDefault="00A71F46" w:rsidP="00A71F46">
      <w:pPr>
        <w:pStyle w:val="Code"/>
        <w:rPr>
          <w:ins w:id="7938" w:author="Andreas Kuehne" w:date="2019-05-31T12:40:00Z"/>
        </w:rPr>
      </w:pPr>
      <w:ins w:id="7939" w:author="Andreas Kuehne" w:date="2019-05-31T12:40:00Z">
        <w:r>
          <w:rPr>
            <w:color w:val="31849B" w:themeColor="accent5" w:themeShade="BF"/>
          </w:rPr>
          <w:t xml:space="preserve">  &lt;xs:choice&gt;</w:t>
        </w:r>
      </w:ins>
    </w:p>
    <w:p w14:paraId="18455B17" w14:textId="77777777" w:rsidR="00A71F46" w:rsidRDefault="00A71F46" w:rsidP="00A71F46">
      <w:pPr>
        <w:pStyle w:val="Code"/>
        <w:rPr>
          <w:ins w:id="7940" w:author="Andreas Kuehne" w:date="2019-05-31T12:40:00Z"/>
        </w:rPr>
      </w:pPr>
      <w:ins w:id="7941"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X509Digest</w:t>
        </w:r>
        <w:r>
          <w:rPr>
            <w:color w:val="943634" w:themeColor="accent2" w:themeShade="BF"/>
          </w:rPr>
          <w:t>" type="</w:t>
        </w:r>
        <w:r>
          <w:rPr>
            <w:color w:val="244061" w:themeColor="accent1" w:themeShade="80"/>
          </w:rPr>
          <w:t>dss2:X509DigestType</w:t>
        </w:r>
        <w:r>
          <w:rPr>
            <w:color w:val="943634" w:themeColor="accent2" w:themeShade="BF"/>
          </w:rPr>
          <w:t>"</w:t>
        </w:r>
        <w:r>
          <w:rPr>
            <w:color w:val="31849B" w:themeColor="accent5" w:themeShade="BF"/>
          </w:rPr>
          <w:t>/&gt;</w:t>
        </w:r>
      </w:ins>
    </w:p>
    <w:p w14:paraId="37C44C36" w14:textId="77777777" w:rsidR="00A71F46" w:rsidRDefault="00A71F46" w:rsidP="00A71F46">
      <w:pPr>
        <w:pStyle w:val="Code"/>
        <w:rPr>
          <w:ins w:id="7942" w:author="Andreas Kuehne" w:date="2019-05-31T12:40:00Z"/>
        </w:rPr>
      </w:pPr>
      <w:ins w:id="7943"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X509SubjectName</w:t>
        </w:r>
        <w:r>
          <w:rPr>
            <w:color w:val="943634" w:themeColor="accent2" w:themeShade="BF"/>
          </w:rPr>
          <w:t>" type="</w:t>
        </w:r>
        <w:r>
          <w:rPr>
            <w:color w:val="244061" w:themeColor="accent1" w:themeShade="80"/>
          </w:rPr>
          <w:t>xs:string</w:t>
        </w:r>
        <w:r>
          <w:rPr>
            <w:color w:val="943634" w:themeColor="accent2" w:themeShade="BF"/>
          </w:rPr>
          <w:t>"</w:t>
        </w:r>
        <w:r>
          <w:rPr>
            <w:color w:val="31849B" w:themeColor="accent5" w:themeShade="BF"/>
          </w:rPr>
          <w:t>/&gt;</w:t>
        </w:r>
      </w:ins>
    </w:p>
    <w:p w14:paraId="00AC78B5" w14:textId="77777777" w:rsidR="00A71F46" w:rsidRDefault="00A71F46" w:rsidP="00A71F46">
      <w:pPr>
        <w:pStyle w:val="Code"/>
        <w:rPr>
          <w:ins w:id="7944" w:author="Andreas Kuehne" w:date="2019-05-31T12:40:00Z"/>
        </w:rPr>
      </w:pPr>
      <w:ins w:id="7945"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X509SKI</w:t>
        </w:r>
        <w:r>
          <w:rPr>
            <w:color w:val="943634" w:themeColor="accent2" w:themeShade="BF"/>
          </w:rPr>
          <w:t>" type="</w:t>
        </w:r>
        <w:r>
          <w:rPr>
            <w:color w:val="244061" w:themeColor="accent1" w:themeShade="80"/>
          </w:rPr>
          <w:t>xs:base64Binary</w:t>
        </w:r>
        <w:r>
          <w:rPr>
            <w:color w:val="943634" w:themeColor="accent2" w:themeShade="BF"/>
          </w:rPr>
          <w:t>"</w:t>
        </w:r>
        <w:r>
          <w:rPr>
            <w:color w:val="31849B" w:themeColor="accent5" w:themeShade="BF"/>
          </w:rPr>
          <w:t>/&gt;</w:t>
        </w:r>
      </w:ins>
    </w:p>
    <w:p w14:paraId="739F56FF" w14:textId="77777777" w:rsidR="00A71F46" w:rsidRDefault="00A71F46" w:rsidP="00A71F46">
      <w:pPr>
        <w:pStyle w:val="Code"/>
        <w:rPr>
          <w:ins w:id="7946" w:author="Andreas Kuehne" w:date="2019-05-31T12:40:00Z"/>
        </w:rPr>
      </w:pPr>
      <w:ins w:id="7947"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X509Certificate</w:t>
        </w:r>
        <w:r>
          <w:rPr>
            <w:color w:val="943634" w:themeColor="accent2" w:themeShade="BF"/>
          </w:rPr>
          <w:t>" type="</w:t>
        </w:r>
        <w:r>
          <w:rPr>
            <w:color w:val="244061" w:themeColor="accent1" w:themeShade="80"/>
          </w:rPr>
          <w:t>dsb:Base64DataType</w:t>
        </w:r>
        <w:r>
          <w:rPr>
            <w:color w:val="943634" w:themeColor="accent2" w:themeShade="BF"/>
          </w:rPr>
          <w:t>"</w:t>
        </w:r>
        <w:r>
          <w:rPr>
            <w:color w:val="31849B" w:themeColor="accent5" w:themeShade="BF"/>
          </w:rPr>
          <w:t>/&gt;</w:t>
        </w:r>
      </w:ins>
    </w:p>
    <w:p w14:paraId="42D96B06" w14:textId="77777777" w:rsidR="00A71F46" w:rsidRDefault="00A71F46" w:rsidP="00A71F46">
      <w:pPr>
        <w:pStyle w:val="Code"/>
        <w:rPr>
          <w:ins w:id="7948" w:author="Andreas Kuehne" w:date="2019-05-31T12:40:00Z"/>
        </w:rPr>
      </w:pPr>
      <w:ins w:id="7949"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KeyName</w:t>
        </w:r>
        <w:r>
          <w:rPr>
            <w:color w:val="943634" w:themeColor="accent2" w:themeShade="BF"/>
          </w:rPr>
          <w:t>" type="</w:t>
        </w:r>
        <w:r>
          <w:rPr>
            <w:color w:val="244061" w:themeColor="accent1" w:themeShade="80"/>
          </w:rPr>
          <w:t>xs:string</w:t>
        </w:r>
        <w:r>
          <w:rPr>
            <w:color w:val="943634" w:themeColor="accent2" w:themeShade="BF"/>
          </w:rPr>
          <w:t>"</w:t>
        </w:r>
        <w:r>
          <w:rPr>
            <w:color w:val="31849B" w:themeColor="accent5" w:themeShade="BF"/>
          </w:rPr>
          <w:t>/&gt;</w:t>
        </w:r>
      </w:ins>
    </w:p>
    <w:p w14:paraId="29EBAA42" w14:textId="77777777" w:rsidR="00A71F46" w:rsidRDefault="00A71F46" w:rsidP="00A71F46">
      <w:pPr>
        <w:pStyle w:val="Code"/>
        <w:rPr>
          <w:ins w:id="7950" w:author="Andreas Kuehne" w:date="2019-05-31T12:40:00Z"/>
        </w:rPr>
      </w:pPr>
      <w:ins w:id="7951"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X509CRL</w:t>
        </w:r>
        <w:r>
          <w:rPr>
            <w:color w:val="943634" w:themeColor="accent2" w:themeShade="BF"/>
          </w:rPr>
          <w:t>" type="</w:t>
        </w:r>
        <w:r>
          <w:rPr>
            <w:color w:val="244061" w:themeColor="accent1" w:themeShade="80"/>
          </w:rPr>
          <w:t>dsb:Base64DataType</w:t>
        </w:r>
        <w:r>
          <w:rPr>
            <w:color w:val="943634" w:themeColor="accent2" w:themeShade="BF"/>
          </w:rPr>
          <w:t>"</w:t>
        </w:r>
        <w:r>
          <w:rPr>
            <w:color w:val="31849B" w:themeColor="accent5" w:themeShade="BF"/>
          </w:rPr>
          <w:t>/&gt;</w:t>
        </w:r>
      </w:ins>
    </w:p>
    <w:p w14:paraId="50EF8117" w14:textId="77777777" w:rsidR="00A71F46" w:rsidRDefault="00A71F46" w:rsidP="00A71F46">
      <w:pPr>
        <w:pStyle w:val="Code"/>
        <w:rPr>
          <w:ins w:id="7952" w:author="Andreas Kuehne" w:date="2019-05-31T12:40:00Z"/>
        </w:rPr>
      </w:pPr>
      <w:ins w:id="7953"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OCSPResponse</w:t>
        </w:r>
        <w:r>
          <w:rPr>
            <w:color w:val="943634" w:themeColor="accent2" w:themeShade="BF"/>
          </w:rPr>
          <w:t>" type="</w:t>
        </w:r>
        <w:r>
          <w:rPr>
            <w:color w:val="244061" w:themeColor="accent1" w:themeShade="80"/>
          </w:rPr>
          <w:t>dsb:Base64DataType</w:t>
        </w:r>
        <w:r>
          <w:rPr>
            <w:color w:val="943634" w:themeColor="accent2" w:themeShade="BF"/>
          </w:rPr>
          <w:t>"</w:t>
        </w:r>
        <w:r>
          <w:rPr>
            <w:color w:val="31849B" w:themeColor="accent5" w:themeShade="BF"/>
          </w:rPr>
          <w:t>/&gt;</w:t>
        </w:r>
      </w:ins>
    </w:p>
    <w:p w14:paraId="0F382467" w14:textId="77777777" w:rsidR="00A71F46" w:rsidRDefault="00A71F46" w:rsidP="00A71F46">
      <w:pPr>
        <w:pStyle w:val="Code"/>
        <w:rPr>
          <w:ins w:id="7954" w:author="Andreas Kuehne" w:date="2019-05-31T12:40:00Z"/>
        </w:rPr>
      </w:pPr>
      <w:ins w:id="7955"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PoE</w:t>
        </w:r>
        <w:r>
          <w:rPr>
            <w:color w:val="943634" w:themeColor="accent2" w:themeShade="BF"/>
          </w:rPr>
          <w:t>" type="</w:t>
        </w:r>
        <w:r>
          <w:rPr>
            <w:color w:val="244061" w:themeColor="accent1" w:themeShade="80"/>
          </w:rPr>
          <w:t>dsb:Base64DataType</w:t>
        </w:r>
        <w:r>
          <w:rPr>
            <w:color w:val="943634" w:themeColor="accent2" w:themeShade="BF"/>
          </w:rPr>
          <w:t>"</w:t>
        </w:r>
        <w:r>
          <w:rPr>
            <w:color w:val="31849B" w:themeColor="accent5" w:themeShade="BF"/>
          </w:rPr>
          <w:t>/&gt;</w:t>
        </w:r>
      </w:ins>
    </w:p>
    <w:p w14:paraId="77D93D1C" w14:textId="77777777" w:rsidR="00A71F46" w:rsidRDefault="00A71F46" w:rsidP="00A71F46">
      <w:pPr>
        <w:pStyle w:val="Code"/>
        <w:rPr>
          <w:ins w:id="7956" w:author="Andreas Kuehne" w:date="2019-05-31T12:40:00Z"/>
        </w:rPr>
      </w:pPr>
      <w:ins w:id="7957" w:author="Andreas Kuehne" w:date="2019-05-31T12:40:00Z">
        <w:r>
          <w:rPr>
            <w:color w:val="31849B" w:themeColor="accent5" w:themeShade="BF"/>
          </w:rPr>
          <w:t xml:space="preserve">  &lt;/xs:choice&gt;</w:t>
        </w:r>
      </w:ins>
    </w:p>
    <w:p w14:paraId="640A5621" w14:textId="77777777" w:rsidR="00A71F46" w:rsidRDefault="00A71F46" w:rsidP="00A71F46">
      <w:pPr>
        <w:pStyle w:val="Code"/>
        <w:rPr>
          <w:ins w:id="7958" w:author="Andreas Kuehne" w:date="2019-05-31T12:40:00Z"/>
        </w:rPr>
      </w:pPr>
      <w:ins w:id="7959" w:author="Andreas Kuehne" w:date="2019-05-31T12:40:00Z">
        <w:r>
          <w:rPr>
            <w:color w:val="31849B" w:themeColor="accent5" w:themeShade="BF"/>
          </w:rPr>
          <w:t>&lt;/xs:complexType&gt;</w:t>
        </w:r>
      </w:ins>
    </w:p>
    <w:p w14:paraId="7B970CAC" w14:textId="77777777" w:rsidR="00A71F46" w:rsidRDefault="00A71F46" w:rsidP="00A71F46">
      <w:pPr>
        <w:spacing w:line="259" w:lineRule="auto"/>
        <w:rPr>
          <w:ins w:id="7960" w:author="Andreas Kuehne" w:date="2019-05-31T12:40:00Z"/>
        </w:rPr>
      </w:pPr>
      <w:ins w:id="7961" w:author="Andreas Kuehne" w:date="2019-05-31T12:40:00Z">
        <w:r>
          <w:t>Each child element of</w:t>
        </w:r>
        <w:r w:rsidRPr="71C71F8C">
          <w:t xml:space="preserve"> </w:t>
        </w:r>
        <w:r w:rsidRPr="002062A5">
          <w:rPr>
            <w:rFonts w:ascii="Courier New" w:eastAsia="Courier New" w:hAnsi="Courier New" w:cs="Courier New"/>
          </w:rPr>
          <w:t>AdditionalKeyInfoType</w:t>
        </w:r>
        <w:r w:rsidRPr="71C71F8C">
          <w:t xml:space="preserve"> </w:t>
        </w:r>
        <w:r>
          <w:t xml:space="preserve">XML element SHALL implement in XML syntax the sub-component that has a name equal to its local name. </w:t>
        </w:r>
      </w:ins>
      <w:customXmlInsRangeStart w:id="7962" w:author="Andreas Kuehne" w:date="2019-05-31T12:40:00Z"/>
      <w:sdt>
        <w:sdtPr>
          <w:tag w:val="dss2-AdditionalKeyInfoType.-xmlSchema"/>
          <w:id w:val="1928761369"/>
          <w:showingPlcHdr/>
        </w:sdtPr>
        <w:sdtEndPr/>
        <w:sdtContent>
          <w:customXmlInsRangeEnd w:id="7962"/>
          <w:ins w:id="7963" w:author="Andreas Kuehne" w:date="2019-05-31T12:40:00Z">
            <w:r>
              <w:rPr>
                <w:color w:val="19D131"/>
              </w:rPr>
              <w:t>[component AdditionalKeyInfo XML schema details]</w:t>
            </w:r>
          </w:ins>
          <w:customXmlInsRangeStart w:id="7964" w:author="Andreas Kuehne" w:date="2019-05-31T12:40:00Z"/>
        </w:sdtContent>
      </w:sdt>
      <w:customXmlInsRangeEnd w:id="7964"/>
    </w:p>
    <w:p w14:paraId="6CCE16C5" w14:textId="77777777" w:rsidR="00A71F46" w:rsidRDefault="00A71F46" w:rsidP="00A71F46">
      <w:pPr>
        <w:pStyle w:val="berschrift3"/>
        <w:numPr>
          <w:ilvl w:val="2"/>
          <w:numId w:val="3"/>
        </w:numPr>
        <w:rPr>
          <w:ins w:id="7965" w:author="Andreas Kuehne" w:date="2019-05-31T12:40:00Z"/>
        </w:rPr>
      </w:pPr>
      <w:bookmarkStart w:id="7966" w:name="_Toc10206887"/>
      <w:ins w:id="7967" w:author="Andreas Kuehne" w:date="2019-05-31T12:40:00Z">
        <w:r>
          <w:t>Component ProcessingDetails</w:t>
        </w:r>
        <w:bookmarkEnd w:id="7966"/>
      </w:ins>
    </w:p>
    <w:p w14:paraId="394C802C" w14:textId="77777777" w:rsidR="00A71F46" w:rsidRDefault="001A1734" w:rsidP="00A71F46">
      <w:pPr>
        <w:rPr>
          <w:ins w:id="7968" w:author="Andreas Kuehne" w:date="2019-05-31T12:40:00Z"/>
        </w:rPr>
      </w:pPr>
      <w:customXmlInsRangeStart w:id="7969" w:author="Andreas Kuehne" w:date="2019-05-31T12:40:00Z"/>
      <w:sdt>
        <w:sdtPr>
          <w:tag w:val="dss2-ProcessingDetailsType.-normative"/>
          <w:id w:val="1715312368"/>
        </w:sdtPr>
        <w:sdtEndPr/>
        <w:sdtContent>
          <w:customXmlInsRangeEnd w:id="7969"/>
          <w:ins w:id="7970" w:author="Andreas Kuehne" w:date="2019-05-31T12:40:00Z">
            <w:r w:rsidR="00A71F46" w:rsidRPr="003A06D0">
              <w:rPr>
                <w:color w:val="19D131"/>
                <w:lang w:val="en-GB"/>
              </w:rPr>
              <w:t xml:space="preserve">The </w:t>
            </w:r>
            <w:r w:rsidR="00A71F46" w:rsidRPr="003A06D0">
              <w:rPr>
                <w:rFonts w:ascii="Courier New" w:eastAsia="Courier New" w:hAnsi="Courier New" w:cs="Courier New"/>
                <w:lang w:val="en-GB"/>
              </w:rPr>
              <w:t>ProcessingDetails</w:t>
            </w:r>
            <w:r w:rsidR="00A71F46" w:rsidRPr="003A06D0">
              <w:rPr>
                <w:color w:val="19D131"/>
                <w:lang w:val="en-GB"/>
              </w:rPr>
              <w:t xml:space="preserve"> component elaborates on what signature verification steps succeeded or failed.</w:t>
            </w:r>
          </w:ins>
          <w:customXmlInsRangeStart w:id="7971" w:author="Andreas Kuehne" w:date="2019-05-31T12:40:00Z"/>
        </w:sdtContent>
      </w:sdt>
      <w:customXmlInsRangeEnd w:id="7971"/>
    </w:p>
    <w:p w14:paraId="46DDF485" w14:textId="77777777" w:rsidR="00A71F46" w:rsidRDefault="00A71F46" w:rsidP="00A71F46">
      <w:pPr>
        <w:rPr>
          <w:ins w:id="7972" w:author="Andreas Kuehne" w:date="2019-05-31T12:40:00Z"/>
        </w:rPr>
      </w:pPr>
      <w:ins w:id="7973" w:author="Andreas Kuehne" w:date="2019-05-31T12:40:00Z">
        <w:r>
          <w:t>Below follows a list of the sub-components that constitute this component:</w:t>
        </w:r>
      </w:ins>
    </w:p>
    <w:p w14:paraId="4BFA78AB" w14:textId="77777777" w:rsidR="00A71F46" w:rsidRDefault="00A71F46" w:rsidP="00A71F46">
      <w:pPr>
        <w:pStyle w:val="Member"/>
        <w:rPr>
          <w:ins w:id="7974" w:author="Andreas Kuehne" w:date="2019-05-31T12:40:00Z"/>
        </w:rPr>
      </w:pPr>
      <w:ins w:id="7975" w:author="Andreas Kuehne" w:date="2019-05-31T12:40:00Z">
        <w:r>
          <w:t xml:space="preserve">The OPTIONAL </w:t>
        </w:r>
        <w:r w:rsidRPr="35C1378D">
          <w:rPr>
            <w:rStyle w:val="Datatype"/>
          </w:rPr>
          <w:t>ValidDetail</w:t>
        </w:r>
        <w:r>
          <w:t xml:space="preserve"> element, if present, MAY occur zero or more times containing a sub-component. If present each instance MUST satisfy the requirements specified in this document in section </w:t>
        </w:r>
        <w:r>
          <w:fldChar w:fldCharType="begin"/>
        </w:r>
        <w:r>
          <w:instrText xml:space="preserve"> REF _RefComp3EB09C19 \r \h </w:instrText>
        </w:r>
      </w:ins>
      <w:ins w:id="7976" w:author="Andreas Kuehne" w:date="2019-05-31T12:40:00Z">
        <w:r>
          <w:fldChar w:fldCharType="separate"/>
        </w:r>
        <w:r>
          <w:rPr>
            <w:rStyle w:val="Datatype"/>
            <w:rFonts w:eastAsia="Courier New" w:cs="Courier New"/>
          </w:rPr>
          <w:t>Detail</w:t>
        </w:r>
        <w:r>
          <w:fldChar w:fldCharType="end"/>
        </w:r>
        <w:r>
          <w:t xml:space="preserve">. </w:t>
        </w:r>
      </w:ins>
      <w:customXmlInsRangeStart w:id="7977" w:author="Andreas Kuehne" w:date="2019-05-31T12:40:00Z"/>
      <w:sdt>
        <w:sdtPr>
          <w:alias w:val="dss2-ProcessingDetailsType.valid"/>
          <w:tag w:val="dss2-ProcessingDetailsType.ValidDetail"/>
          <w:id w:val="-936437397"/>
        </w:sdtPr>
        <w:sdtEndPr/>
        <w:sdtContent>
          <w:customXmlInsRangeEnd w:id="7977"/>
          <w:ins w:id="7978" w:author="Andreas Kuehne" w:date="2019-05-31T12:40:00Z">
            <w:r w:rsidRPr="003A06D0">
              <w:rPr>
                <w:color w:val="19D131"/>
                <w:lang w:val="en-GB"/>
              </w:rPr>
              <w:t xml:space="preserve">The </w:t>
            </w:r>
            <w:r w:rsidRPr="003A06D0">
              <w:rPr>
                <w:rStyle w:val="Datatype"/>
                <w:lang w:val="en-GB"/>
              </w:rPr>
              <w:t>ValidDetail</w:t>
            </w:r>
            <w:r w:rsidRPr="003A06D0">
              <w:rPr>
                <w:color w:val="19D131"/>
                <w:lang w:val="en-GB"/>
              </w:rPr>
              <w:t xml:space="preserve"> element holds verification details that were evaluated and found to be valid.</w:t>
            </w:r>
          </w:ins>
          <w:customXmlInsRangeStart w:id="7979" w:author="Andreas Kuehne" w:date="2019-05-31T12:40:00Z"/>
        </w:sdtContent>
      </w:sdt>
      <w:customXmlInsRangeEnd w:id="7979"/>
    </w:p>
    <w:p w14:paraId="62F4169B" w14:textId="77777777" w:rsidR="00A71F46" w:rsidRDefault="00A71F46" w:rsidP="00A71F46">
      <w:pPr>
        <w:pStyle w:val="Member"/>
        <w:rPr>
          <w:ins w:id="7980" w:author="Andreas Kuehne" w:date="2019-05-31T12:40:00Z"/>
        </w:rPr>
      </w:pPr>
      <w:ins w:id="7981" w:author="Andreas Kuehne" w:date="2019-05-31T12:40:00Z">
        <w:r>
          <w:t xml:space="preserve">The OPTIONAL </w:t>
        </w:r>
        <w:r w:rsidRPr="35C1378D">
          <w:rPr>
            <w:rStyle w:val="Datatype"/>
          </w:rPr>
          <w:t>IndeterminateDetail</w:t>
        </w:r>
        <w:r>
          <w:t xml:space="preserve"> element, if present, MAY occur zero or more times containing a sub-component. If present each instance MUST satisfy the requirements specified in this document in section </w:t>
        </w:r>
        <w:r>
          <w:fldChar w:fldCharType="begin"/>
        </w:r>
        <w:r>
          <w:instrText xml:space="preserve"> REF _RefComp3EB09C19 \r \h </w:instrText>
        </w:r>
      </w:ins>
      <w:ins w:id="7982" w:author="Andreas Kuehne" w:date="2019-05-31T12:40:00Z">
        <w:r>
          <w:fldChar w:fldCharType="separate"/>
        </w:r>
        <w:r>
          <w:rPr>
            <w:rStyle w:val="Datatype"/>
            <w:rFonts w:eastAsia="Courier New" w:cs="Courier New"/>
          </w:rPr>
          <w:t>Detail</w:t>
        </w:r>
        <w:r>
          <w:fldChar w:fldCharType="end"/>
        </w:r>
        <w:r>
          <w:t xml:space="preserve">. </w:t>
        </w:r>
      </w:ins>
      <w:customXmlInsRangeStart w:id="7983" w:author="Andreas Kuehne" w:date="2019-05-31T12:40:00Z"/>
      <w:sdt>
        <w:sdtPr>
          <w:alias w:val="dss2-ProcessingDetailsType.indeterminate"/>
          <w:tag w:val="dss2-ProcessingDetailsType.IndeterminateDetail"/>
          <w:id w:val="1645553548"/>
        </w:sdtPr>
        <w:sdtEndPr/>
        <w:sdtContent>
          <w:customXmlInsRangeEnd w:id="7983"/>
          <w:ins w:id="7984" w:author="Andreas Kuehne" w:date="2019-05-31T12:40:00Z">
            <w:r w:rsidRPr="003A06D0">
              <w:rPr>
                <w:color w:val="19D131"/>
                <w:lang w:val="en-GB"/>
              </w:rPr>
              <w:t xml:space="preserve">The </w:t>
            </w:r>
            <w:r w:rsidRPr="003A06D0">
              <w:rPr>
                <w:rStyle w:val="Datatype"/>
                <w:lang w:val="en-GB"/>
              </w:rPr>
              <w:t>IndeterminateDetail</w:t>
            </w:r>
            <w:r w:rsidRPr="003A06D0">
              <w:rPr>
                <w:color w:val="19D131"/>
                <w:lang w:val="en-GB"/>
              </w:rPr>
              <w:t xml:space="preserve"> element holds verification details that could not be evaluated or were evaluated and returned an indeterminate result.</w:t>
            </w:r>
          </w:ins>
          <w:customXmlInsRangeStart w:id="7985" w:author="Andreas Kuehne" w:date="2019-05-31T12:40:00Z"/>
        </w:sdtContent>
      </w:sdt>
      <w:customXmlInsRangeEnd w:id="7985"/>
    </w:p>
    <w:p w14:paraId="49141405" w14:textId="77777777" w:rsidR="00A71F46" w:rsidRDefault="00A71F46" w:rsidP="00A71F46">
      <w:pPr>
        <w:pStyle w:val="Member"/>
        <w:rPr>
          <w:ins w:id="7986" w:author="Andreas Kuehne" w:date="2019-05-31T12:40:00Z"/>
        </w:rPr>
      </w:pPr>
      <w:ins w:id="7987" w:author="Andreas Kuehne" w:date="2019-05-31T12:40:00Z">
        <w:r>
          <w:t xml:space="preserve">The OPTIONAL </w:t>
        </w:r>
        <w:r w:rsidRPr="35C1378D">
          <w:rPr>
            <w:rStyle w:val="Datatype"/>
          </w:rPr>
          <w:t>InvalidDetail</w:t>
        </w:r>
        <w:r>
          <w:t xml:space="preserve"> element, if present, MAY occur zero or more times containing a sub-component. If present each instance MUST satisfy the requirements specified in this document in section </w:t>
        </w:r>
        <w:r>
          <w:fldChar w:fldCharType="begin"/>
        </w:r>
        <w:r>
          <w:instrText xml:space="preserve"> REF _RefComp3EB09C19 \r \h </w:instrText>
        </w:r>
      </w:ins>
      <w:ins w:id="7988" w:author="Andreas Kuehne" w:date="2019-05-31T12:40:00Z">
        <w:r>
          <w:fldChar w:fldCharType="separate"/>
        </w:r>
        <w:r>
          <w:rPr>
            <w:rStyle w:val="Datatype"/>
            <w:rFonts w:eastAsia="Courier New" w:cs="Courier New"/>
          </w:rPr>
          <w:t>Detail</w:t>
        </w:r>
        <w:r>
          <w:fldChar w:fldCharType="end"/>
        </w:r>
        <w:r>
          <w:t xml:space="preserve">. </w:t>
        </w:r>
      </w:ins>
      <w:customXmlInsRangeStart w:id="7989" w:author="Andreas Kuehne" w:date="2019-05-31T12:40:00Z"/>
      <w:sdt>
        <w:sdtPr>
          <w:alias w:val="dss2-ProcessingDetailsType.invalid"/>
          <w:tag w:val="dss2-ProcessingDetailsType.InvalidDetail"/>
          <w:id w:val="1986501922"/>
        </w:sdtPr>
        <w:sdtEndPr/>
        <w:sdtContent>
          <w:customXmlInsRangeEnd w:id="7989"/>
          <w:ins w:id="7990" w:author="Andreas Kuehne" w:date="2019-05-31T12:40:00Z">
            <w:r w:rsidRPr="003A06D0">
              <w:rPr>
                <w:color w:val="19D131"/>
                <w:lang w:val="en-GB"/>
              </w:rPr>
              <w:t xml:space="preserve">The optional </w:t>
            </w:r>
            <w:r w:rsidRPr="003A06D0">
              <w:rPr>
                <w:rStyle w:val="Datatype"/>
                <w:lang w:val="en-GB"/>
              </w:rPr>
              <w:t>InvalidDetail</w:t>
            </w:r>
            <w:r w:rsidRPr="003A06D0">
              <w:rPr>
                <w:color w:val="19D131"/>
                <w:lang w:val="en-GB"/>
              </w:rPr>
              <w:t xml:space="preserve"> element holds verification details that were evaluated and found to be invalid.</w:t>
            </w:r>
          </w:ins>
          <w:customXmlInsRangeStart w:id="7991" w:author="Andreas Kuehne" w:date="2019-05-31T12:40:00Z"/>
        </w:sdtContent>
      </w:sdt>
      <w:customXmlInsRangeEnd w:id="7991"/>
    </w:p>
    <w:p w14:paraId="2250EA3F" w14:textId="77777777" w:rsidR="00A71F46" w:rsidRDefault="00A71F46" w:rsidP="00A71F46">
      <w:pPr>
        <w:pStyle w:val="Non-normativeCommentHeading"/>
        <w:rPr>
          <w:ins w:id="7992" w:author="Andreas Kuehne" w:date="2019-05-31T12:40:00Z"/>
        </w:rPr>
      </w:pPr>
      <w:ins w:id="7993" w:author="Andreas Kuehne" w:date="2019-05-31T12:40:00Z">
        <w:r>
          <w:t>Non-normative Comment:</w:t>
        </w:r>
      </w:ins>
    </w:p>
    <w:p w14:paraId="153731FB" w14:textId="77777777" w:rsidR="00A71F46" w:rsidRDefault="001A1734" w:rsidP="00A71F46">
      <w:pPr>
        <w:pStyle w:val="Non-normativeComment"/>
        <w:rPr>
          <w:ins w:id="7994" w:author="Andreas Kuehne" w:date="2019-05-31T12:40:00Z"/>
        </w:rPr>
      </w:pPr>
      <w:customXmlInsRangeStart w:id="7995" w:author="Andreas Kuehne" w:date="2019-05-31T12:40:00Z"/>
      <w:sdt>
        <w:sdtPr>
          <w:tag w:val="dss2-ProcessingDetailsType.-nonNormative"/>
          <w:id w:val="-1984069119"/>
          <w:showingPlcHdr/>
        </w:sdtPr>
        <w:sdtEndPr/>
        <w:sdtContent>
          <w:customXmlInsRangeEnd w:id="7995"/>
          <w:ins w:id="7996" w:author="Andreas Kuehne" w:date="2019-05-31T12:40:00Z">
            <w:r w:rsidR="00A71F46">
              <w:rPr>
                <w:color w:val="19D131"/>
              </w:rPr>
              <w:t>[component ProcessingDetails non normative details]</w:t>
            </w:r>
          </w:ins>
          <w:customXmlInsRangeStart w:id="7997" w:author="Andreas Kuehne" w:date="2019-05-31T12:40:00Z"/>
        </w:sdtContent>
      </w:sdt>
      <w:customXmlInsRangeEnd w:id="7997"/>
    </w:p>
    <w:p w14:paraId="01851B6A" w14:textId="77777777" w:rsidR="00A71F46" w:rsidRDefault="00A71F46" w:rsidP="00A71F46">
      <w:pPr>
        <w:pStyle w:val="berschrift4"/>
        <w:numPr>
          <w:ilvl w:val="3"/>
          <w:numId w:val="3"/>
        </w:numPr>
        <w:rPr>
          <w:ins w:id="7998" w:author="Andreas Kuehne" w:date="2019-05-31T12:40:00Z"/>
        </w:rPr>
      </w:pPr>
      <w:bookmarkStart w:id="7999" w:name="_Toc10206888"/>
      <w:ins w:id="8000" w:author="Andreas Kuehne" w:date="2019-05-31T12:40:00Z">
        <w:r>
          <w:t>ProcessingDetails – JSON Syntax</w:t>
        </w:r>
        <w:bookmarkEnd w:id="7999"/>
      </w:ins>
    </w:p>
    <w:p w14:paraId="6A7971F2" w14:textId="77777777" w:rsidR="00A71F46" w:rsidRPr="0248A3D1" w:rsidRDefault="00A71F46" w:rsidP="00A71F46">
      <w:pPr>
        <w:rPr>
          <w:ins w:id="8001" w:author="Andreas Kuehne" w:date="2019-05-31T12:40:00Z"/>
        </w:rPr>
      </w:pPr>
      <w:ins w:id="8002" w:author="Andreas Kuehne" w:date="2019-05-31T12:40:00Z">
        <w:r w:rsidRPr="002062A5">
          <w:rPr>
            <w:rFonts w:eastAsia="Arial" w:cs="Arial"/>
            <w:sz w:val="22"/>
            <w:szCs w:val="22"/>
          </w:rPr>
          <w:t xml:space="preserve">The </w:t>
        </w:r>
        <w:r w:rsidRPr="002062A5">
          <w:rPr>
            <w:rFonts w:ascii="Courier New" w:eastAsia="Courier New" w:hAnsi="Courier New" w:cs="Courier New"/>
          </w:rPr>
          <w:t>ProcessingDetailsType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ProcessingDetails</w:t>
        </w:r>
        <w:r>
          <w:t xml:space="preserve"> component.</w:t>
        </w:r>
      </w:ins>
    </w:p>
    <w:p w14:paraId="501532D9" w14:textId="77777777" w:rsidR="00A71F46" w:rsidRPr="C2430093" w:rsidRDefault="00A71F46" w:rsidP="00A71F46">
      <w:pPr>
        <w:spacing w:line="259" w:lineRule="auto"/>
        <w:rPr>
          <w:ins w:id="8003" w:author="Andreas Kuehne" w:date="2019-05-31T12:40:00Z"/>
          <w:rFonts w:eastAsia="Arial" w:cs="Arial"/>
          <w:sz w:val="22"/>
          <w:szCs w:val="22"/>
        </w:rPr>
      </w:pPr>
      <w:ins w:id="8004"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ProcessingDetails</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424"/>
        <w:gridCol w:w="3086"/>
        <w:gridCol w:w="2840"/>
      </w:tblGrid>
      <w:tr w:rsidR="00A71F46" w14:paraId="1AE6A824" w14:textId="77777777" w:rsidTr="00A71F46">
        <w:trPr>
          <w:cnfStyle w:val="100000000000" w:firstRow="1" w:lastRow="0" w:firstColumn="0" w:lastColumn="0" w:oddVBand="0" w:evenVBand="0" w:oddHBand="0" w:evenHBand="0" w:firstRowFirstColumn="0" w:firstRowLastColumn="0" w:lastRowFirstColumn="0" w:lastRowLastColumn="0"/>
          <w:ins w:id="800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84C7D48" w14:textId="77777777" w:rsidR="00A71F46" w:rsidRDefault="00A71F46" w:rsidP="00A71F46">
            <w:pPr>
              <w:pStyle w:val="Beschriftung"/>
              <w:rPr>
                <w:ins w:id="8006" w:author="Andreas Kuehne" w:date="2019-05-31T12:40:00Z"/>
              </w:rPr>
            </w:pPr>
            <w:ins w:id="8007" w:author="Andreas Kuehne" w:date="2019-05-31T12:40:00Z">
              <w:r>
                <w:t>Element</w:t>
              </w:r>
            </w:ins>
          </w:p>
        </w:tc>
        <w:tc>
          <w:tcPr>
            <w:tcW w:w="4675" w:type="dxa"/>
          </w:tcPr>
          <w:p w14:paraId="096F13D1"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8008" w:author="Andreas Kuehne" w:date="2019-05-31T12:40:00Z"/>
              </w:rPr>
            </w:pPr>
            <w:ins w:id="8009" w:author="Andreas Kuehne" w:date="2019-05-31T12:40:00Z">
              <w:r>
                <w:t>Implementing JSON member name</w:t>
              </w:r>
            </w:ins>
          </w:p>
        </w:tc>
        <w:tc>
          <w:tcPr>
            <w:tcW w:w="4675" w:type="dxa"/>
          </w:tcPr>
          <w:p w14:paraId="0557F88B"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8010" w:author="Andreas Kuehne" w:date="2019-05-31T12:40:00Z"/>
              </w:rPr>
            </w:pPr>
            <w:ins w:id="8011" w:author="Andreas Kuehne" w:date="2019-05-31T12:40:00Z">
              <w:r>
                <w:t>Comments</w:t>
              </w:r>
            </w:ins>
          </w:p>
        </w:tc>
      </w:tr>
      <w:tr w:rsidR="00A71F46" w14:paraId="0715CB35" w14:textId="77777777" w:rsidTr="00A71F46">
        <w:trPr>
          <w:ins w:id="8012"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DCD3709" w14:textId="77777777" w:rsidR="00A71F46" w:rsidRPr="002062A5" w:rsidRDefault="00A71F46" w:rsidP="00A71F46">
            <w:pPr>
              <w:pStyle w:val="Beschriftung"/>
              <w:rPr>
                <w:ins w:id="8013" w:author="Andreas Kuehne" w:date="2019-05-31T12:40:00Z"/>
                <w:rStyle w:val="Datatype"/>
                <w:b w:val="0"/>
                <w:bCs w:val="0"/>
              </w:rPr>
            </w:pPr>
            <w:ins w:id="8014" w:author="Andreas Kuehne" w:date="2019-05-31T12:40:00Z">
              <w:r w:rsidRPr="002062A5">
                <w:rPr>
                  <w:rStyle w:val="Datatype"/>
                </w:rPr>
                <w:t>ValidDetail</w:t>
              </w:r>
            </w:ins>
          </w:p>
        </w:tc>
        <w:tc>
          <w:tcPr>
            <w:tcW w:w="4675" w:type="dxa"/>
          </w:tcPr>
          <w:p w14:paraId="64C51275"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8015" w:author="Andreas Kuehne" w:date="2019-05-31T12:40:00Z"/>
                <w:rStyle w:val="Datatype"/>
              </w:rPr>
            </w:pPr>
            <w:ins w:id="8016" w:author="Andreas Kuehne" w:date="2019-05-31T12:40:00Z">
              <w:r w:rsidRPr="002062A5">
                <w:rPr>
                  <w:rStyle w:val="Datatype"/>
                </w:rPr>
                <w:t>valid</w:t>
              </w:r>
            </w:ins>
          </w:p>
        </w:tc>
        <w:tc>
          <w:tcPr>
            <w:tcW w:w="4675" w:type="dxa"/>
          </w:tcPr>
          <w:p w14:paraId="77620990"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8017" w:author="Andreas Kuehne" w:date="2019-05-31T12:40:00Z"/>
              </w:rPr>
            </w:pPr>
            <w:customXmlInsRangeStart w:id="8018" w:author="Andreas Kuehne" w:date="2019-05-31T12:40:00Z"/>
            <w:sdt>
              <w:sdtPr>
                <w:alias w:val="dss2-ProcessingDetailsType.valid"/>
                <w:tag w:val="dss2-ProcessingDetailsType.-jsonComment.ValidDetail"/>
                <w:id w:val="-1038510207"/>
                <w:showingPlcHdr/>
              </w:sdtPr>
              <w:sdtEndPr/>
              <w:sdtContent>
                <w:customXmlInsRangeEnd w:id="8018"/>
                <w:ins w:id="8019" w:author="Andreas Kuehne" w:date="2019-05-31T12:40:00Z">
                  <w:r w:rsidR="00A71F46">
                    <w:rPr>
                      <w:color w:val="19D131"/>
                    </w:rPr>
                    <w:t>[]</w:t>
                  </w:r>
                </w:ins>
                <w:customXmlInsRangeStart w:id="8020" w:author="Andreas Kuehne" w:date="2019-05-31T12:40:00Z"/>
              </w:sdtContent>
            </w:sdt>
            <w:customXmlInsRangeEnd w:id="8020"/>
          </w:p>
        </w:tc>
      </w:tr>
      <w:tr w:rsidR="00A71F46" w14:paraId="142E4FFD" w14:textId="77777777" w:rsidTr="00A71F46">
        <w:trPr>
          <w:ins w:id="802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A216753" w14:textId="77777777" w:rsidR="00A71F46" w:rsidRPr="002062A5" w:rsidRDefault="00A71F46" w:rsidP="00A71F46">
            <w:pPr>
              <w:pStyle w:val="Beschriftung"/>
              <w:rPr>
                <w:ins w:id="8022" w:author="Andreas Kuehne" w:date="2019-05-31T12:40:00Z"/>
                <w:rStyle w:val="Datatype"/>
                <w:b w:val="0"/>
                <w:bCs w:val="0"/>
              </w:rPr>
            </w:pPr>
            <w:ins w:id="8023" w:author="Andreas Kuehne" w:date="2019-05-31T12:40:00Z">
              <w:r w:rsidRPr="002062A5">
                <w:rPr>
                  <w:rStyle w:val="Datatype"/>
                </w:rPr>
                <w:t>IndeterminateDetail</w:t>
              </w:r>
            </w:ins>
          </w:p>
        </w:tc>
        <w:tc>
          <w:tcPr>
            <w:tcW w:w="4675" w:type="dxa"/>
          </w:tcPr>
          <w:p w14:paraId="1E85C866"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8024" w:author="Andreas Kuehne" w:date="2019-05-31T12:40:00Z"/>
                <w:rStyle w:val="Datatype"/>
              </w:rPr>
            </w:pPr>
            <w:ins w:id="8025" w:author="Andreas Kuehne" w:date="2019-05-31T12:40:00Z">
              <w:r w:rsidRPr="002062A5">
                <w:rPr>
                  <w:rStyle w:val="Datatype"/>
                </w:rPr>
                <w:t>indeterminate</w:t>
              </w:r>
            </w:ins>
          </w:p>
        </w:tc>
        <w:tc>
          <w:tcPr>
            <w:tcW w:w="4675" w:type="dxa"/>
          </w:tcPr>
          <w:p w14:paraId="0D65C474"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8026" w:author="Andreas Kuehne" w:date="2019-05-31T12:40:00Z"/>
              </w:rPr>
            </w:pPr>
            <w:customXmlInsRangeStart w:id="8027" w:author="Andreas Kuehne" w:date="2019-05-31T12:40:00Z"/>
            <w:sdt>
              <w:sdtPr>
                <w:alias w:val="dss2-ProcessingDetailsType.indeterminate"/>
                <w:tag w:val="dss2-ProcessingDetailsType.-jsonComment.IndeterminateDetail"/>
                <w:id w:val="-1590691053"/>
                <w:showingPlcHdr/>
              </w:sdtPr>
              <w:sdtEndPr/>
              <w:sdtContent>
                <w:customXmlInsRangeEnd w:id="8027"/>
                <w:ins w:id="8028" w:author="Andreas Kuehne" w:date="2019-05-31T12:40:00Z">
                  <w:r w:rsidR="00A71F46">
                    <w:rPr>
                      <w:color w:val="19D131"/>
                    </w:rPr>
                    <w:t>[]</w:t>
                  </w:r>
                </w:ins>
                <w:customXmlInsRangeStart w:id="8029" w:author="Andreas Kuehne" w:date="2019-05-31T12:40:00Z"/>
              </w:sdtContent>
            </w:sdt>
            <w:customXmlInsRangeEnd w:id="8029"/>
          </w:p>
        </w:tc>
      </w:tr>
      <w:tr w:rsidR="00A71F46" w14:paraId="3FE47D21" w14:textId="77777777" w:rsidTr="00A71F46">
        <w:trPr>
          <w:ins w:id="803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FBF5914" w14:textId="77777777" w:rsidR="00A71F46" w:rsidRPr="002062A5" w:rsidRDefault="00A71F46" w:rsidP="00A71F46">
            <w:pPr>
              <w:pStyle w:val="Beschriftung"/>
              <w:rPr>
                <w:ins w:id="8031" w:author="Andreas Kuehne" w:date="2019-05-31T12:40:00Z"/>
                <w:rStyle w:val="Datatype"/>
                <w:b w:val="0"/>
                <w:bCs w:val="0"/>
              </w:rPr>
            </w:pPr>
            <w:ins w:id="8032" w:author="Andreas Kuehne" w:date="2019-05-31T12:40:00Z">
              <w:r w:rsidRPr="002062A5">
                <w:rPr>
                  <w:rStyle w:val="Datatype"/>
                </w:rPr>
                <w:t>InvalidDetail</w:t>
              </w:r>
            </w:ins>
          </w:p>
        </w:tc>
        <w:tc>
          <w:tcPr>
            <w:tcW w:w="4675" w:type="dxa"/>
          </w:tcPr>
          <w:p w14:paraId="7AC928A2"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8033" w:author="Andreas Kuehne" w:date="2019-05-31T12:40:00Z"/>
                <w:rStyle w:val="Datatype"/>
              </w:rPr>
            </w:pPr>
            <w:ins w:id="8034" w:author="Andreas Kuehne" w:date="2019-05-31T12:40:00Z">
              <w:r w:rsidRPr="002062A5">
                <w:rPr>
                  <w:rStyle w:val="Datatype"/>
                </w:rPr>
                <w:t>invalid</w:t>
              </w:r>
            </w:ins>
          </w:p>
        </w:tc>
        <w:tc>
          <w:tcPr>
            <w:tcW w:w="4675" w:type="dxa"/>
          </w:tcPr>
          <w:p w14:paraId="1228BCED"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8035" w:author="Andreas Kuehne" w:date="2019-05-31T12:40:00Z"/>
              </w:rPr>
            </w:pPr>
            <w:customXmlInsRangeStart w:id="8036" w:author="Andreas Kuehne" w:date="2019-05-31T12:40:00Z"/>
            <w:sdt>
              <w:sdtPr>
                <w:alias w:val="dss2-ProcessingDetailsType.invalid"/>
                <w:tag w:val="dss2-ProcessingDetailsType.-jsonComment.InvalidDetail"/>
                <w:id w:val="1939173337"/>
                <w:showingPlcHdr/>
              </w:sdtPr>
              <w:sdtEndPr/>
              <w:sdtContent>
                <w:customXmlInsRangeEnd w:id="8036"/>
                <w:ins w:id="8037" w:author="Andreas Kuehne" w:date="2019-05-31T12:40:00Z">
                  <w:r w:rsidR="00A71F46">
                    <w:rPr>
                      <w:color w:val="19D131"/>
                    </w:rPr>
                    <w:t>[]</w:t>
                  </w:r>
                </w:ins>
                <w:customXmlInsRangeStart w:id="8038" w:author="Andreas Kuehne" w:date="2019-05-31T12:40:00Z"/>
              </w:sdtContent>
            </w:sdt>
            <w:customXmlInsRangeEnd w:id="8038"/>
          </w:p>
        </w:tc>
      </w:tr>
    </w:tbl>
    <w:p w14:paraId="3BA13B32" w14:textId="77777777" w:rsidR="00A71F46" w:rsidRPr="0202B381" w:rsidRDefault="00A71F46" w:rsidP="00A71F46">
      <w:pPr>
        <w:rPr>
          <w:ins w:id="8039" w:author="Andreas Kuehne" w:date="2019-05-31T12:40:00Z"/>
        </w:rPr>
      </w:pPr>
      <w:ins w:id="8040" w:author="Andreas Kuehne" w:date="2019-05-31T12:40:00Z">
        <w:r w:rsidRPr="002062A5">
          <w:rPr>
            <w:rFonts w:eastAsia="Arial" w:cs="Arial"/>
            <w:sz w:val="22"/>
            <w:szCs w:val="22"/>
          </w:rPr>
          <w:t xml:space="preserve">The </w:t>
        </w:r>
        <w:r w:rsidRPr="002062A5">
          <w:rPr>
            <w:rFonts w:ascii="Courier New" w:eastAsia="Courier New" w:hAnsi="Courier New" w:cs="Courier New"/>
          </w:rPr>
          <w:t>ProcessingDetailsType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3368CFB2" w14:textId="77777777" w:rsidR="00A71F46" w:rsidRDefault="00A71F46" w:rsidP="00A71F46">
      <w:pPr>
        <w:pStyle w:val="Code"/>
        <w:spacing w:line="259" w:lineRule="auto"/>
        <w:rPr>
          <w:ins w:id="8041" w:author="Andreas Kuehne" w:date="2019-05-31T12:40:00Z"/>
        </w:rPr>
      </w:pPr>
      <w:ins w:id="8042" w:author="Andreas Kuehne" w:date="2019-05-31T12:40:00Z">
        <w:r>
          <w:rPr>
            <w:color w:val="31849B" w:themeColor="accent5" w:themeShade="BF"/>
          </w:rPr>
          <w:t>"dss2-ProcessingDetailsType"</w:t>
        </w:r>
        <w:r>
          <w:t>: {</w:t>
        </w:r>
      </w:ins>
    </w:p>
    <w:p w14:paraId="56F4B408" w14:textId="77777777" w:rsidR="00A71F46" w:rsidRDefault="00A71F46" w:rsidP="00A71F46">
      <w:pPr>
        <w:pStyle w:val="Code"/>
        <w:spacing w:line="259" w:lineRule="auto"/>
        <w:rPr>
          <w:ins w:id="8043" w:author="Andreas Kuehne" w:date="2019-05-31T12:40:00Z"/>
        </w:rPr>
      </w:pPr>
      <w:ins w:id="8044" w:author="Andreas Kuehne" w:date="2019-05-31T12:40:00Z">
        <w:r>
          <w:rPr>
            <w:color w:val="31849B" w:themeColor="accent5" w:themeShade="BF"/>
          </w:rPr>
          <w:t xml:space="preserve">  "type"</w:t>
        </w:r>
        <w:r>
          <w:t xml:space="preserve">: </w:t>
        </w:r>
        <w:r>
          <w:rPr>
            <w:color w:val="244061" w:themeColor="accent1" w:themeShade="80"/>
          </w:rPr>
          <w:t>"object",</w:t>
        </w:r>
      </w:ins>
    </w:p>
    <w:p w14:paraId="04AB84FB" w14:textId="77777777" w:rsidR="00A71F46" w:rsidRDefault="00A71F46" w:rsidP="00A71F46">
      <w:pPr>
        <w:pStyle w:val="Code"/>
        <w:spacing w:line="259" w:lineRule="auto"/>
        <w:rPr>
          <w:ins w:id="8045" w:author="Andreas Kuehne" w:date="2019-05-31T12:40:00Z"/>
        </w:rPr>
      </w:pPr>
      <w:ins w:id="8046" w:author="Andreas Kuehne" w:date="2019-05-31T12:40:00Z">
        <w:r>
          <w:rPr>
            <w:color w:val="31849B" w:themeColor="accent5" w:themeShade="BF"/>
          </w:rPr>
          <w:t xml:space="preserve">  "properties"</w:t>
        </w:r>
        <w:r>
          <w:t>: {</w:t>
        </w:r>
      </w:ins>
    </w:p>
    <w:p w14:paraId="43193E24" w14:textId="77777777" w:rsidR="00A71F46" w:rsidRDefault="00A71F46" w:rsidP="00A71F46">
      <w:pPr>
        <w:pStyle w:val="Code"/>
        <w:spacing w:line="259" w:lineRule="auto"/>
        <w:rPr>
          <w:ins w:id="8047" w:author="Andreas Kuehne" w:date="2019-05-31T12:40:00Z"/>
        </w:rPr>
      </w:pPr>
      <w:ins w:id="8048" w:author="Andreas Kuehne" w:date="2019-05-31T12:40:00Z">
        <w:r>
          <w:rPr>
            <w:color w:val="31849B" w:themeColor="accent5" w:themeShade="BF"/>
          </w:rPr>
          <w:t xml:space="preserve">    "valid"</w:t>
        </w:r>
        <w:r>
          <w:t>: {</w:t>
        </w:r>
      </w:ins>
    </w:p>
    <w:p w14:paraId="3A71C452" w14:textId="77777777" w:rsidR="00A71F46" w:rsidRDefault="00A71F46" w:rsidP="00A71F46">
      <w:pPr>
        <w:pStyle w:val="Code"/>
        <w:spacing w:line="259" w:lineRule="auto"/>
        <w:rPr>
          <w:ins w:id="8049" w:author="Andreas Kuehne" w:date="2019-05-31T12:40:00Z"/>
        </w:rPr>
      </w:pPr>
      <w:ins w:id="8050" w:author="Andreas Kuehne" w:date="2019-05-31T12:40:00Z">
        <w:r>
          <w:rPr>
            <w:color w:val="31849B" w:themeColor="accent5" w:themeShade="BF"/>
          </w:rPr>
          <w:t xml:space="preserve">      "type"</w:t>
        </w:r>
        <w:r>
          <w:t xml:space="preserve">: </w:t>
        </w:r>
        <w:r>
          <w:rPr>
            <w:color w:val="244061" w:themeColor="accent1" w:themeShade="80"/>
          </w:rPr>
          <w:t>"array",</w:t>
        </w:r>
      </w:ins>
    </w:p>
    <w:p w14:paraId="39853E14" w14:textId="77777777" w:rsidR="00A71F46" w:rsidRDefault="00A71F46" w:rsidP="00A71F46">
      <w:pPr>
        <w:pStyle w:val="Code"/>
        <w:spacing w:line="259" w:lineRule="auto"/>
        <w:rPr>
          <w:ins w:id="8051" w:author="Andreas Kuehne" w:date="2019-05-31T12:40:00Z"/>
        </w:rPr>
      </w:pPr>
      <w:ins w:id="8052" w:author="Andreas Kuehne" w:date="2019-05-31T12:40:00Z">
        <w:r>
          <w:rPr>
            <w:color w:val="31849B" w:themeColor="accent5" w:themeShade="BF"/>
          </w:rPr>
          <w:t xml:space="preserve">      "items"</w:t>
        </w:r>
        <w:r>
          <w:t>: {</w:t>
        </w:r>
      </w:ins>
    </w:p>
    <w:p w14:paraId="47AB5943" w14:textId="77777777" w:rsidR="00A71F46" w:rsidRDefault="00A71F46" w:rsidP="00A71F46">
      <w:pPr>
        <w:pStyle w:val="Code"/>
        <w:spacing w:line="259" w:lineRule="auto"/>
        <w:rPr>
          <w:ins w:id="8053" w:author="Andreas Kuehne" w:date="2019-05-31T12:40:00Z"/>
        </w:rPr>
      </w:pPr>
      <w:ins w:id="8054" w:author="Andreas Kuehne" w:date="2019-05-31T12:40:00Z">
        <w:r>
          <w:rPr>
            <w:color w:val="31849B" w:themeColor="accent5" w:themeShade="BF"/>
          </w:rPr>
          <w:t xml:space="preserve">        "$ref"</w:t>
        </w:r>
        <w:r>
          <w:t xml:space="preserve">: </w:t>
        </w:r>
        <w:r>
          <w:rPr>
            <w:color w:val="244061" w:themeColor="accent1" w:themeShade="80"/>
          </w:rPr>
          <w:t>"#/definitions/dss2-DetailType"</w:t>
        </w:r>
      </w:ins>
    </w:p>
    <w:p w14:paraId="138C2A92" w14:textId="77777777" w:rsidR="00A71F46" w:rsidRDefault="00A71F46" w:rsidP="00A71F46">
      <w:pPr>
        <w:pStyle w:val="Code"/>
        <w:spacing w:line="259" w:lineRule="auto"/>
        <w:rPr>
          <w:ins w:id="8055" w:author="Andreas Kuehne" w:date="2019-05-31T12:40:00Z"/>
        </w:rPr>
      </w:pPr>
      <w:ins w:id="8056" w:author="Andreas Kuehne" w:date="2019-05-31T12:40:00Z">
        <w:r>
          <w:t xml:space="preserve">      }</w:t>
        </w:r>
      </w:ins>
    </w:p>
    <w:p w14:paraId="0349E49B" w14:textId="77777777" w:rsidR="00A71F46" w:rsidRDefault="00A71F46" w:rsidP="00A71F46">
      <w:pPr>
        <w:pStyle w:val="Code"/>
        <w:spacing w:line="259" w:lineRule="auto"/>
        <w:rPr>
          <w:ins w:id="8057" w:author="Andreas Kuehne" w:date="2019-05-31T12:40:00Z"/>
        </w:rPr>
      </w:pPr>
      <w:ins w:id="8058" w:author="Andreas Kuehne" w:date="2019-05-31T12:40:00Z">
        <w:r>
          <w:t xml:space="preserve">    },</w:t>
        </w:r>
      </w:ins>
    </w:p>
    <w:p w14:paraId="44D3BF50" w14:textId="77777777" w:rsidR="00A71F46" w:rsidRDefault="00A71F46" w:rsidP="00A71F46">
      <w:pPr>
        <w:pStyle w:val="Code"/>
        <w:spacing w:line="259" w:lineRule="auto"/>
        <w:rPr>
          <w:ins w:id="8059" w:author="Andreas Kuehne" w:date="2019-05-31T12:40:00Z"/>
        </w:rPr>
      </w:pPr>
      <w:ins w:id="8060" w:author="Andreas Kuehne" w:date="2019-05-31T12:40:00Z">
        <w:r>
          <w:rPr>
            <w:color w:val="31849B" w:themeColor="accent5" w:themeShade="BF"/>
          </w:rPr>
          <w:t xml:space="preserve">    "indeterminate"</w:t>
        </w:r>
        <w:r>
          <w:t>: {</w:t>
        </w:r>
      </w:ins>
    </w:p>
    <w:p w14:paraId="0A5F31F7" w14:textId="77777777" w:rsidR="00A71F46" w:rsidRDefault="00A71F46" w:rsidP="00A71F46">
      <w:pPr>
        <w:pStyle w:val="Code"/>
        <w:spacing w:line="259" w:lineRule="auto"/>
        <w:rPr>
          <w:ins w:id="8061" w:author="Andreas Kuehne" w:date="2019-05-31T12:40:00Z"/>
        </w:rPr>
      </w:pPr>
      <w:ins w:id="8062" w:author="Andreas Kuehne" w:date="2019-05-31T12:40:00Z">
        <w:r>
          <w:rPr>
            <w:color w:val="31849B" w:themeColor="accent5" w:themeShade="BF"/>
          </w:rPr>
          <w:t xml:space="preserve">      "type"</w:t>
        </w:r>
        <w:r>
          <w:t xml:space="preserve">: </w:t>
        </w:r>
        <w:r>
          <w:rPr>
            <w:color w:val="244061" w:themeColor="accent1" w:themeShade="80"/>
          </w:rPr>
          <w:t>"array",</w:t>
        </w:r>
      </w:ins>
    </w:p>
    <w:p w14:paraId="010C894E" w14:textId="77777777" w:rsidR="00A71F46" w:rsidRDefault="00A71F46" w:rsidP="00A71F46">
      <w:pPr>
        <w:pStyle w:val="Code"/>
        <w:spacing w:line="259" w:lineRule="auto"/>
        <w:rPr>
          <w:ins w:id="8063" w:author="Andreas Kuehne" w:date="2019-05-31T12:40:00Z"/>
        </w:rPr>
      </w:pPr>
      <w:ins w:id="8064" w:author="Andreas Kuehne" w:date="2019-05-31T12:40:00Z">
        <w:r>
          <w:rPr>
            <w:color w:val="31849B" w:themeColor="accent5" w:themeShade="BF"/>
          </w:rPr>
          <w:t xml:space="preserve">      "items"</w:t>
        </w:r>
        <w:r>
          <w:t>: {</w:t>
        </w:r>
      </w:ins>
    </w:p>
    <w:p w14:paraId="58FC2E21" w14:textId="77777777" w:rsidR="00A71F46" w:rsidRDefault="00A71F46" w:rsidP="00A71F46">
      <w:pPr>
        <w:pStyle w:val="Code"/>
        <w:spacing w:line="259" w:lineRule="auto"/>
        <w:rPr>
          <w:ins w:id="8065" w:author="Andreas Kuehne" w:date="2019-05-31T12:40:00Z"/>
        </w:rPr>
      </w:pPr>
      <w:ins w:id="8066" w:author="Andreas Kuehne" w:date="2019-05-31T12:40:00Z">
        <w:r>
          <w:rPr>
            <w:color w:val="31849B" w:themeColor="accent5" w:themeShade="BF"/>
          </w:rPr>
          <w:t xml:space="preserve">        "$ref"</w:t>
        </w:r>
        <w:r>
          <w:t xml:space="preserve">: </w:t>
        </w:r>
        <w:r>
          <w:rPr>
            <w:color w:val="244061" w:themeColor="accent1" w:themeShade="80"/>
          </w:rPr>
          <w:t>"#/definitions/dss2-DetailType"</w:t>
        </w:r>
      </w:ins>
    </w:p>
    <w:p w14:paraId="5D829C0D" w14:textId="77777777" w:rsidR="00A71F46" w:rsidRDefault="00A71F46" w:rsidP="00A71F46">
      <w:pPr>
        <w:pStyle w:val="Code"/>
        <w:spacing w:line="259" w:lineRule="auto"/>
        <w:rPr>
          <w:ins w:id="8067" w:author="Andreas Kuehne" w:date="2019-05-31T12:40:00Z"/>
        </w:rPr>
      </w:pPr>
      <w:ins w:id="8068" w:author="Andreas Kuehne" w:date="2019-05-31T12:40:00Z">
        <w:r>
          <w:t xml:space="preserve">      }</w:t>
        </w:r>
      </w:ins>
    </w:p>
    <w:p w14:paraId="76A991E2" w14:textId="77777777" w:rsidR="00A71F46" w:rsidRDefault="00A71F46" w:rsidP="00A71F46">
      <w:pPr>
        <w:pStyle w:val="Code"/>
        <w:spacing w:line="259" w:lineRule="auto"/>
        <w:rPr>
          <w:ins w:id="8069" w:author="Andreas Kuehne" w:date="2019-05-31T12:40:00Z"/>
        </w:rPr>
      </w:pPr>
      <w:ins w:id="8070" w:author="Andreas Kuehne" w:date="2019-05-31T12:40:00Z">
        <w:r>
          <w:t xml:space="preserve">    },</w:t>
        </w:r>
      </w:ins>
    </w:p>
    <w:p w14:paraId="624E9245" w14:textId="77777777" w:rsidR="00A71F46" w:rsidRDefault="00A71F46" w:rsidP="00A71F46">
      <w:pPr>
        <w:pStyle w:val="Code"/>
        <w:spacing w:line="259" w:lineRule="auto"/>
        <w:rPr>
          <w:ins w:id="8071" w:author="Andreas Kuehne" w:date="2019-05-31T12:40:00Z"/>
        </w:rPr>
      </w:pPr>
      <w:ins w:id="8072" w:author="Andreas Kuehne" w:date="2019-05-31T12:40:00Z">
        <w:r>
          <w:rPr>
            <w:color w:val="31849B" w:themeColor="accent5" w:themeShade="BF"/>
          </w:rPr>
          <w:t xml:space="preserve">    "invalid"</w:t>
        </w:r>
        <w:r>
          <w:t>: {</w:t>
        </w:r>
      </w:ins>
    </w:p>
    <w:p w14:paraId="7B4E54FA" w14:textId="77777777" w:rsidR="00A71F46" w:rsidRDefault="00A71F46" w:rsidP="00A71F46">
      <w:pPr>
        <w:pStyle w:val="Code"/>
        <w:spacing w:line="259" w:lineRule="auto"/>
        <w:rPr>
          <w:ins w:id="8073" w:author="Andreas Kuehne" w:date="2019-05-31T12:40:00Z"/>
        </w:rPr>
      </w:pPr>
      <w:ins w:id="8074" w:author="Andreas Kuehne" w:date="2019-05-31T12:40:00Z">
        <w:r>
          <w:rPr>
            <w:color w:val="31849B" w:themeColor="accent5" w:themeShade="BF"/>
          </w:rPr>
          <w:t xml:space="preserve">      "type"</w:t>
        </w:r>
        <w:r>
          <w:t xml:space="preserve">: </w:t>
        </w:r>
        <w:r>
          <w:rPr>
            <w:color w:val="244061" w:themeColor="accent1" w:themeShade="80"/>
          </w:rPr>
          <w:t>"array",</w:t>
        </w:r>
      </w:ins>
    </w:p>
    <w:p w14:paraId="071EFAF4" w14:textId="77777777" w:rsidR="00A71F46" w:rsidRDefault="00A71F46" w:rsidP="00A71F46">
      <w:pPr>
        <w:pStyle w:val="Code"/>
        <w:spacing w:line="259" w:lineRule="auto"/>
        <w:rPr>
          <w:ins w:id="8075" w:author="Andreas Kuehne" w:date="2019-05-31T12:40:00Z"/>
        </w:rPr>
      </w:pPr>
      <w:ins w:id="8076" w:author="Andreas Kuehne" w:date="2019-05-31T12:40:00Z">
        <w:r>
          <w:rPr>
            <w:color w:val="31849B" w:themeColor="accent5" w:themeShade="BF"/>
          </w:rPr>
          <w:t xml:space="preserve">      "items"</w:t>
        </w:r>
        <w:r>
          <w:t>: {</w:t>
        </w:r>
      </w:ins>
    </w:p>
    <w:p w14:paraId="4A8E0721" w14:textId="77777777" w:rsidR="00A71F46" w:rsidRDefault="00A71F46" w:rsidP="00A71F46">
      <w:pPr>
        <w:pStyle w:val="Code"/>
        <w:spacing w:line="259" w:lineRule="auto"/>
        <w:rPr>
          <w:ins w:id="8077" w:author="Andreas Kuehne" w:date="2019-05-31T12:40:00Z"/>
        </w:rPr>
      </w:pPr>
      <w:ins w:id="8078" w:author="Andreas Kuehne" w:date="2019-05-31T12:40:00Z">
        <w:r>
          <w:rPr>
            <w:color w:val="31849B" w:themeColor="accent5" w:themeShade="BF"/>
          </w:rPr>
          <w:t xml:space="preserve">        "$ref"</w:t>
        </w:r>
        <w:r>
          <w:t xml:space="preserve">: </w:t>
        </w:r>
        <w:r>
          <w:rPr>
            <w:color w:val="244061" w:themeColor="accent1" w:themeShade="80"/>
          </w:rPr>
          <w:t>"#/definitions/dss2-DetailType"</w:t>
        </w:r>
      </w:ins>
    </w:p>
    <w:p w14:paraId="45B4686F" w14:textId="77777777" w:rsidR="00A71F46" w:rsidRDefault="00A71F46" w:rsidP="00A71F46">
      <w:pPr>
        <w:pStyle w:val="Code"/>
        <w:spacing w:line="259" w:lineRule="auto"/>
        <w:rPr>
          <w:ins w:id="8079" w:author="Andreas Kuehne" w:date="2019-05-31T12:40:00Z"/>
        </w:rPr>
      </w:pPr>
      <w:ins w:id="8080" w:author="Andreas Kuehne" w:date="2019-05-31T12:40:00Z">
        <w:r>
          <w:t xml:space="preserve">      }</w:t>
        </w:r>
      </w:ins>
    </w:p>
    <w:p w14:paraId="3517564C" w14:textId="77777777" w:rsidR="00A71F46" w:rsidRDefault="00A71F46" w:rsidP="00A71F46">
      <w:pPr>
        <w:pStyle w:val="Code"/>
        <w:spacing w:line="259" w:lineRule="auto"/>
        <w:rPr>
          <w:ins w:id="8081" w:author="Andreas Kuehne" w:date="2019-05-31T12:40:00Z"/>
        </w:rPr>
      </w:pPr>
      <w:ins w:id="8082" w:author="Andreas Kuehne" w:date="2019-05-31T12:40:00Z">
        <w:r>
          <w:t xml:space="preserve">    }</w:t>
        </w:r>
      </w:ins>
    </w:p>
    <w:p w14:paraId="5B5671A2" w14:textId="77777777" w:rsidR="00A71F46" w:rsidRDefault="00A71F46" w:rsidP="00A71F46">
      <w:pPr>
        <w:pStyle w:val="Code"/>
        <w:spacing w:line="259" w:lineRule="auto"/>
        <w:rPr>
          <w:ins w:id="8083" w:author="Andreas Kuehne" w:date="2019-05-31T12:40:00Z"/>
        </w:rPr>
      </w:pPr>
      <w:ins w:id="8084" w:author="Andreas Kuehne" w:date="2019-05-31T12:40:00Z">
        <w:r>
          <w:t xml:space="preserve">  }</w:t>
        </w:r>
      </w:ins>
    </w:p>
    <w:p w14:paraId="1E522D65" w14:textId="77777777" w:rsidR="00A71F46" w:rsidRDefault="00A71F46" w:rsidP="00A71F46">
      <w:pPr>
        <w:pStyle w:val="Code"/>
        <w:spacing w:line="259" w:lineRule="auto"/>
        <w:rPr>
          <w:ins w:id="8085" w:author="Andreas Kuehne" w:date="2019-05-31T12:40:00Z"/>
        </w:rPr>
      </w:pPr>
      <w:ins w:id="8086" w:author="Andreas Kuehne" w:date="2019-05-31T12:40:00Z">
        <w:r>
          <w:t>}</w:t>
        </w:r>
      </w:ins>
    </w:p>
    <w:p w14:paraId="51A4317D" w14:textId="77777777" w:rsidR="00A71F46" w:rsidRDefault="001A1734" w:rsidP="00A71F46">
      <w:pPr>
        <w:rPr>
          <w:ins w:id="8087" w:author="Andreas Kuehne" w:date="2019-05-31T12:40:00Z"/>
        </w:rPr>
      </w:pPr>
      <w:customXmlInsRangeStart w:id="8088" w:author="Andreas Kuehne" w:date="2019-05-31T12:40:00Z"/>
      <w:sdt>
        <w:sdtPr>
          <w:tag w:val="dss2-ProcessingDetailsType.-jsonSchema"/>
          <w:id w:val="618031370"/>
          <w:showingPlcHdr/>
        </w:sdtPr>
        <w:sdtEndPr/>
        <w:sdtContent>
          <w:customXmlInsRangeEnd w:id="8088"/>
          <w:ins w:id="8089" w:author="Andreas Kuehne" w:date="2019-05-31T12:40:00Z">
            <w:r w:rsidR="00A71F46">
              <w:rPr>
                <w:color w:val="19D131"/>
              </w:rPr>
              <w:t>[component ProcessingDetails JSON schema details]</w:t>
            </w:r>
          </w:ins>
          <w:customXmlInsRangeStart w:id="8090" w:author="Andreas Kuehne" w:date="2019-05-31T12:40:00Z"/>
        </w:sdtContent>
      </w:sdt>
      <w:customXmlInsRangeEnd w:id="8090"/>
    </w:p>
    <w:p w14:paraId="230B7249" w14:textId="77777777" w:rsidR="00A71F46" w:rsidRDefault="00A71F46" w:rsidP="00A71F46">
      <w:pPr>
        <w:pStyle w:val="berschrift4"/>
        <w:numPr>
          <w:ilvl w:val="3"/>
          <w:numId w:val="3"/>
        </w:numPr>
        <w:rPr>
          <w:ins w:id="8091" w:author="Andreas Kuehne" w:date="2019-05-31T12:40:00Z"/>
        </w:rPr>
      </w:pPr>
      <w:bookmarkStart w:id="8092" w:name="_Toc10206889"/>
      <w:ins w:id="8093" w:author="Andreas Kuehne" w:date="2019-05-31T12:40:00Z">
        <w:r>
          <w:t>ProcessingDetails – XML Syntax</w:t>
        </w:r>
        <w:bookmarkEnd w:id="8092"/>
      </w:ins>
    </w:p>
    <w:p w14:paraId="092C2740" w14:textId="77777777" w:rsidR="00A71F46" w:rsidRPr="5404FA76" w:rsidRDefault="00A71F46" w:rsidP="00A71F46">
      <w:pPr>
        <w:rPr>
          <w:ins w:id="8094" w:author="Andreas Kuehne" w:date="2019-05-31T12:40:00Z"/>
        </w:rPr>
      </w:pPr>
      <w:ins w:id="8095" w:author="Andreas Kuehne" w:date="2019-05-31T12:40:00Z">
        <w:r w:rsidRPr="0CCF9147">
          <w:t xml:space="preserve">The XML type </w:t>
        </w:r>
        <w:r w:rsidRPr="002062A5">
          <w:rPr>
            <w:rFonts w:ascii="Courier New" w:eastAsia="Courier New" w:hAnsi="Courier New" w:cs="Courier New"/>
          </w:rPr>
          <w:t>ProcessingDetailsType</w:t>
        </w:r>
        <w:r w:rsidRPr="0CCF9147">
          <w:t xml:space="preserve"> SHALL implement the requirements defined in the </w:t>
        </w:r>
        <w:r w:rsidRPr="002062A5">
          <w:rPr>
            <w:rFonts w:ascii="Courier New" w:eastAsia="Courier New" w:hAnsi="Courier New" w:cs="Courier New"/>
          </w:rPr>
          <w:t>ProcessingDetails</w:t>
        </w:r>
        <w:r>
          <w:t xml:space="preserve"> </w:t>
        </w:r>
        <w:r w:rsidRPr="005A6FFD">
          <w:t>component.</w:t>
        </w:r>
      </w:ins>
    </w:p>
    <w:p w14:paraId="7DEA75B9" w14:textId="77777777" w:rsidR="00A71F46" w:rsidRDefault="00A71F46" w:rsidP="00A71F46">
      <w:pPr>
        <w:rPr>
          <w:ins w:id="8096" w:author="Andreas Kuehne" w:date="2019-05-31T12:40:00Z"/>
        </w:rPr>
      </w:pPr>
      <w:ins w:id="8097" w:author="Andreas Kuehne" w:date="2019-05-31T12:40:00Z">
        <w:r w:rsidRPr="005A6FFD">
          <w:rPr>
            <w:rFonts w:eastAsia="Arial"/>
          </w:rPr>
          <w:t xml:space="preserve">The </w:t>
        </w:r>
        <w:r w:rsidRPr="002062A5">
          <w:rPr>
            <w:rFonts w:ascii="Courier New" w:eastAsia="Courier New" w:hAnsi="Courier New" w:cs="Courier New"/>
          </w:rPr>
          <w:t>ProcessingDetailsType</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26B3323E" w14:textId="77777777" w:rsidR="00A71F46" w:rsidRDefault="00A71F46" w:rsidP="00A71F46">
      <w:pPr>
        <w:pStyle w:val="Code"/>
        <w:rPr>
          <w:ins w:id="8098" w:author="Andreas Kuehne" w:date="2019-05-31T12:40:00Z"/>
        </w:rPr>
      </w:pPr>
      <w:ins w:id="8099"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ProcessingDetailsType</w:t>
        </w:r>
        <w:r>
          <w:rPr>
            <w:color w:val="943634" w:themeColor="accent2" w:themeShade="BF"/>
          </w:rPr>
          <w:t>"</w:t>
        </w:r>
        <w:r>
          <w:rPr>
            <w:color w:val="31849B" w:themeColor="accent5" w:themeShade="BF"/>
          </w:rPr>
          <w:t>&gt;</w:t>
        </w:r>
      </w:ins>
    </w:p>
    <w:p w14:paraId="439B4E10" w14:textId="77777777" w:rsidR="00A71F46" w:rsidRDefault="00A71F46" w:rsidP="00A71F46">
      <w:pPr>
        <w:pStyle w:val="Code"/>
        <w:rPr>
          <w:ins w:id="8100" w:author="Andreas Kuehne" w:date="2019-05-31T12:40:00Z"/>
        </w:rPr>
      </w:pPr>
      <w:ins w:id="8101" w:author="Andreas Kuehne" w:date="2019-05-31T12:40:00Z">
        <w:r>
          <w:rPr>
            <w:color w:val="31849B" w:themeColor="accent5" w:themeShade="BF"/>
          </w:rPr>
          <w:t xml:space="preserve">  &lt;xs:sequence&gt;</w:t>
        </w:r>
      </w:ins>
    </w:p>
    <w:p w14:paraId="380E97FA" w14:textId="77777777" w:rsidR="00A71F46" w:rsidRDefault="00A71F46" w:rsidP="00A71F46">
      <w:pPr>
        <w:pStyle w:val="Code"/>
        <w:rPr>
          <w:ins w:id="8102" w:author="Andreas Kuehne" w:date="2019-05-31T12:40:00Z"/>
        </w:rPr>
      </w:pPr>
      <w:ins w:id="8103"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ValidDetail</w:t>
        </w:r>
        <w:r>
          <w:rPr>
            <w:color w:val="943634" w:themeColor="accent2" w:themeShade="BF"/>
          </w:rPr>
          <w:t>" type="</w:t>
        </w:r>
        <w:r>
          <w:rPr>
            <w:color w:val="244061" w:themeColor="accent1" w:themeShade="80"/>
          </w:rPr>
          <w:t>dss2:DetailType</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22E91555" w14:textId="77777777" w:rsidR="00A71F46" w:rsidRDefault="00A71F46" w:rsidP="00A71F46">
      <w:pPr>
        <w:pStyle w:val="Code"/>
        <w:rPr>
          <w:ins w:id="8104" w:author="Andreas Kuehne" w:date="2019-05-31T12:40:00Z"/>
        </w:rPr>
      </w:pPr>
      <w:ins w:id="8105"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IndeterminateDetail</w:t>
        </w:r>
        <w:r>
          <w:rPr>
            <w:color w:val="943634" w:themeColor="accent2" w:themeShade="BF"/>
          </w:rPr>
          <w:t>" type="</w:t>
        </w:r>
        <w:r>
          <w:rPr>
            <w:color w:val="244061" w:themeColor="accent1" w:themeShade="80"/>
          </w:rPr>
          <w:t>dss2:DetailType</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62E42A9B" w14:textId="77777777" w:rsidR="00A71F46" w:rsidRDefault="00A71F46" w:rsidP="00A71F46">
      <w:pPr>
        <w:pStyle w:val="Code"/>
        <w:rPr>
          <w:ins w:id="8106" w:author="Andreas Kuehne" w:date="2019-05-31T12:40:00Z"/>
        </w:rPr>
      </w:pPr>
      <w:ins w:id="8107"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InvalidDetail</w:t>
        </w:r>
        <w:r>
          <w:rPr>
            <w:color w:val="943634" w:themeColor="accent2" w:themeShade="BF"/>
          </w:rPr>
          <w:t>" type="</w:t>
        </w:r>
        <w:r>
          <w:rPr>
            <w:color w:val="244061" w:themeColor="accent1" w:themeShade="80"/>
          </w:rPr>
          <w:t>dss2:DetailType</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66435625" w14:textId="77777777" w:rsidR="00A71F46" w:rsidRDefault="00A71F46" w:rsidP="00A71F46">
      <w:pPr>
        <w:pStyle w:val="Code"/>
        <w:rPr>
          <w:ins w:id="8108" w:author="Andreas Kuehne" w:date="2019-05-31T12:40:00Z"/>
        </w:rPr>
      </w:pPr>
      <w:ins w:id="8109" w:author="Andreas Kuehne" w:date="2019-05-31T12:40:00Z">
        <w:r>
          <w:rPr>
            <w:color w:val="31849B" w:themeColor="accent5" w:themeShade="BF"/>
          </w:rPr>
          <w:t xml:space="preserve">  &lt;/xs:sequence&gt;</w:t>
        </w:r>
      </w:ins>
    </w:p>
    <w:p w14:paraId="404CC17A" w14:textId="77777777" w:rsidR="00A71F46" w:rsidRDefault="00A71F46" w:rsidP="00A71F46">
      <w:pPr>
        <w:pStyle w:val="Code"/>
        <w:rPr>
          <w:ins w:id="8110" w:author="Andreas Kuehne" w:date="2019-05-31T12:40:00Z"/>
        </w:rPr>
      </w:pPr>
      <w:ins w:id="8111" w:author="Andreas Kuehne" w:date="2019-05-31T12:40:00Z">
        <w:r>
          <w:rPr>
            <w:color w:val="31849B" w:themeColor="accent5" w:themeShade="BF"/>
          </w:rPr>
          <w:t>&lt;/xs:complexType&gt;</w:t>
        </w:r>
      </w:ins>
    </w:p>
    <w:p w14:paraId="5BA73EB5" w14:textId="77777777" w:rsidR="00A71F46" w:rsidRDefault="00A71F46" w:rsidP="00A71F46">
      <w:pPr>
        <w:spacing w:line="259" w:lineRule="auto"/>
        <w:rPr>
          <w:ins w:id="8112" w:author="Andreas Kuehne" w:date="2019-05-31T12:40:00Z"/>
        </w:rPr>
      </w:pPr>
      <w:ins w:id="8113" w:author="Andreas Kuehne" w:date="2019-05-31T12:40:00Z">
        <w:r>
          <w:t>Each child element of</w:t>
        </w:r>
        <w:r w:rsidRPr="71C71F8C">
          <w:t xml:space="preserve"> </w:t>
        </w:r>
        <w:r w:rsidRPr="002062A5">
          <w:rPr>
            <w:rFonts w:ascii="Courier New" w:eastAsia="Courier New" w:hAnsi="Courier New" w:cs="Courier New"/>
          </w:rPr>
          <w:t>ProcessingDetailsType</w:t>
        </w:r>
        <w:r w:rsidRPr="71C71F8C">
          <w:t xml:space="preserve"> </w:t>
        </w:r>
        <w:r>
          <w:t xml:space="preserve">XML element SHALL implement in XML syntax the sub-component that has a name equal to its local name. </w:t>
        </w:r>
      </w:ins>
      <w:customXmlInsRangeStart w:id="8114" w:author="Andreas Kuehne" w:date="2019-05-31T12:40:00Z"/>
      <w:sdt>
        <w:sdtPr>
          <w:tag w:val="dss2-ProcessingDetailsType.-xmlSchema"/>
          <w:id w:val="-64415429"/>
          <w:showingPlcHdr/>
        </w:sdtPr>
        <w:sdtEndPr/>
        <w:sdtContent>
          <w:customXmlInsRangeEnd w:id="8114"/>
          <w:ins w:id="8115" w:author="Andreas Kuehne" w:date="2019-05-31T12:40:00Z">
            <w:r>
              <w:rPr>
                <w:color w:val="19D131"/>
              </w:rPr>
              <w:t>[component ProcessingDetails XML schema details]</w:t>
            </w:r>
          </w:ins>
          <w:customXmlInsRangeStart w:id="8116" w:author="Andreas Kuehne" w:date="2019-05-31T12:40:00Z"/>
        </w:sdtContent>
      </w:sdt>
      <w:customXmlInsRangeEnd w:id="8116"/>
    </w:p>
    <w:p w14:paraId="3A1D9A58" w14:textId="77777777" w:rsidR="00A71F46" w:rsidRDefault="00A71F46" w:rsidP="00A71F46">
      <w:pPr>
        <w:pStyle w:val="berschrift3"/>
        <w:numPr>
          <w:ilvl w:val="2"/>
          <w:numId w:val="3"/>
        </w:numPr>
        <w:rPr>
          <w:ins w:id="8117" w:author="Andreas Kuehne" w:date="2019-05-31T12:40:00Z"/>
        </w:rPr>
      </w:pPr>
      <w:bookmarkStart w:id="8118" w:name="_Toc10206890"/>
      <w:ins w:id="8119" w:author="Andreas Kuehne" w:date="2019-05-31T12:40:00Z">
        <w:r>
          <w:t>Component Detail</w:t>
        </w:r>
        <w:bookmarkEnd w:id="8118"/>
      </w:ins>
    </w:p>
    <w:p w14:paraId="1CB6EDB9" w14:textId="77777777" w:rsidR="00A71F46" w:rsidRDefault="001A1734" w:rsidP="00A71F46">
      <w:pPr>
        <w:rPr>
          <w:ins w:id="8120" w:author="Andreas Kuehne" w:date="2019-05-31T12:40:00Z"/>
        </w:rPr>
      </w:pPr>
      <w:customXmlInsRangeStart w:id="8121" w:author="Andreas Kuehne" w:date="2019-05-31T12:40:00Z"/>
      <w:sdt>
        <w:sdtPr>
          <w:tag w:val="dss2-DetailType.-normative"/>
          <w:id w:val="1141692851"/>
          <w:showingPlcHdr/>
        </w:sdtPr>
        <w:sdtEndPr/>
        <w:sdtContent>
          <w:customXmlInsRangeEnd w:id="8121"/>
          <w:ins w:id="8122" w:author="Andreas Kuehne" w:date="2019-05-31T12:40:00Z">
            <w:r w:rsidR="00A71F46">
              <w:rPr>
                <w:color w:val="19D131"/>
              </w:rPr>
              <w:t>[component Detail normative details]</w:t>
            </w:r>
          </w:ins>
          <w:customXmlInsRangeStart w:id="8123" w:author="Andreas Kuehne" w:date="2019-05-31T12:40:00Z"/>
        </w:sdtContent>
      </w:sdt>
      <w:customXmlInsRangeEnd w:id="8123"/>
    </w:p>
    <w:p w14:paraId="30CA9E30" w14:textId="77777777" w:rsidR="00A71F46" w:rsidRDefault="00A71F46" w:rsidP="00A71F46">
      <w:pPr>
        <w:rPr>
          <w:ins w:id="8124" w:author="Andreas Kuehne" w:date="2019-05-31T12:40:00Z"/>
        </w:rPr>
      </w:pPr>
      <w:ins w:id="8125" w:author="Andreas Kuehne" w:date="2019-05-31T12:40:00Z">
        <w:r>
          <w:t>Below follows a list of the sub-components that constitute this component:</w:t>
        </w:r>
      </w:ins>
    </w:p>
    <w:p w14:paraId="682351F4" w14:textId="77777777" w:rsidR="00A71F46" w:rsidRDefault="00A71F46" w:rsidP="00A71F46">
      <w:pPr>
        <w:pStyle w:val="Member"/>
        <w:rPr>
          <w:ins w:id="8126" w:author="Andreas Kuehne" w:date="2019-05-31T12:40:00Z"/>
        </w:rPr>
      </w:pPr>
      <w:ins w:id="8127" w:author="Andreas Kuehne" w:date="2019-05-31T12:40:00Z">
        <w:r>
          <w:t xml:space="preserve">The OPTIONAL </w:t>
        </w:r>
        <w:r w:rsidRPr="35C1378D">
          <w:rPr>
            <w:rStyle w:val="Datatype"/>
          </w:rPr>
          <w:t>Code</w:t>
        </w:r>
        <w:r>
          <w:t xml:space="preserve"> element, if present, MUST contain a URI. </w:t>
        </w:r>
      </w:ins>
      <w:customXmlInsRangeStart w:id="8128" w:author="Andreas Kuehne" w:date="2019-05-31T12:40:00Z"/>
      <w:sdt>
        <w:sdtPr>
          <w:alias w:val="dss2-DetailType.code"/>
          <w:tag w:val="dss2-DetailType.Code"/>
          <w:id w:val="607163217"/>
        </w:sdtPr>
        <w:sdtEndPr/>
        <w:sdtContent>
          <w:customXmlInsRangeEnd w:id="8128"/>
          <w:ins w:id="8129" w:author="Andreas Kuehne" w:date="2019-05-31T12:40:00Z">
            <w:r w:rsidRPr="003A06D0">
              <w:rPr>
                <w:color w:val="19D131"/>
                <w:lang w:val="en-GB"/>
              </w:rPr>
              <w:t>This URI which more precisely specifies why this detail is valid, invalid, or indeterminate. It must be a value defined by some other specification, since this specification defines no values for this element.</w:t>
            </w:r>
          </w:ins>
          <w:customXmlInsRangeStart w:id="8130" w:author="Andreas Kuehne" w:date="2019-05-31T12:40:00Z"/>
        </w:sdtContent>
      </w:sdt>
      <w:customXmlInsRangeEnd w:id="8130"/>
    </w:p>
    <w:p w14:paraId="2E0BF886" w14:textId="77777777" w:rsidR="00A71F46" w:rsidRDefault="00A71F46" w:rsidP="00A71F46">
      <w:pPr>
        <w:pStyle w:val="Member"/>
        <w:rPr>
          <w:ins w:id="8131" w:author="Andreas Kuehne" w:date="2019-05-31T12:40:00Z"/>
        </w:rPr>
      </w:pPr>
      <w:ins w:id="8132" w:author="Andreas Kuehne" w:date="2019-05-31T12:40:00Z">
        <w:r>
          <w:t xml:space="preserve">The OPTIONAL </w:t>
        </w:r>
        <w:r w:rsidRPr="35C1378D">
          <w:rPr>
            <w:rStyle w:val="Datatype"/>
          </w:rPr>
          <w:t>Message</w:t>
        </w:r>
        <w:r>
          <w:t xml:space="preserve"> element, if present, MUST contain a sub-component. A given element MUST satisfy the requirements specified in this document in section </w:t>
        </w:r>
        <w:r>
          <w:fldChar w:fldCharType="begin"/>
        </w:r>
        <w:r>
          <w:instrText xml:space="preserve"> REF _RefComp73C343FC \r \h </w:instrText>
        </w:r>
      </w:ins>
      <w:ins w:id="8133" w:author="Andreas Kuehne" w:date="2019-05-31T12:40:00Z">
        <w:r>
          <w:fldChar w:fldCharType="separate"/>
        </w:r>
        <w:r>
          <w:rPr>
            <w:rStyle w:val="Datatype"/>
            <w:rFonts w:eastAsia="Courier New" w:cs="Courier New"/>
          </w:rPr>
          <w:t>InternationalString</w:t>
        </w:r>
        <w:r>
          <w:fldChar w:fldCharType="end"/>
        </w:r>
        <w:r>
          <w:t xml:space="preserve">. </w:t>
        </w:r>
      </w:ins>
      <w:customXmlInsRangeStart w:id="8134" w:author="Andreas Kuehne" w:date="2019-05-31T12:40:00Z"/>
      <w:sdt>
        <w:sdtPr>
          <w:alias w:val="dss2-DetailType.msg"/>
          <w:tag w:val="dss2-DetailType.Message"/>
          <w:id w:val="-144354797"/>
        </w:sdtPr>
        <w:sdtEndPr/>
        <w:sdtContent>
          <w:customXmlInsRangeEnd w:id="8134"/>
          <w:ins w:id="8135" w:author="Andreas Kuehne" w:date="2019-05-31T12:40:00Z">
            <w:r w:rsidRPr="003A06D0">
              <w:rPr>
                <w:color w:val="19D131"/>
                <w:lang w:val="en-GB"/>
              </w:rPr>
              <w:t>This is a human-readable message which MAY be logged, used for debugging, etc.</w:t>
            </w:r>
          </w:ins>
          <w:customXmlInsRangeStart w:id="8136" w:author="Andreas Kuehne" w:date="2019-05-31T12:40:00Z"/>
        </w:sdtContent>
      </w:sdt>
      <w:customXmlInsRangeEnd w:id="8136"/>
    </w:p>
    <w:p w14:paraId="1C4A0253" w14:textId="77777777" w:rsidR="00A71F46" w:rsidRDefault="00A71F46" w:rsidP="00A71F46">
      <w:pPr>
        <w:pStyle w:val="Member"/>
        <w:rPr>
          <w:ins w:id="8137" w:author="Andreas Kuehne" w:date="2019-05-31T12:40:00Z"/>
        </w:rPr>
      </w:pPr>
      <w:ins w:id="8138" w:author="Andreas Kuehne" w:date="2019-05-31T12:40:00Z">
        <w:r>
          <w:t xml:space="preserve">The OPTIONAL </w:t>
        </w:r>
        <w:r w:rsidRPr="35C1378D">
          <w:rPr>
            <w:rStyle w:val="Datatype"/>
          </w:rPr>
          <w:t>Base64Content</w:t>
        </w:r>
        <w:r>
          <w:t xml:space="preserve"> element, if present, MUST contain base64 encoded binary data. </w:t>
        </w:r>
      </w:ins>
      <w:customXmlInsRangeStart w:id="8139" w:author="Andreas Kuehne" w:date="2019-05-31T12:40:00Z"/>
      <w:sdt>
        <w:sdtPr>
          <w:alias w:val="dss2-DetailType.b64Content"/>
          <w:tag w:val="dss2-DetailType.Base64Content"/>
          <w:id w:val="-433282150"/>
        </w:sdtPr>
        <w:sdtEndPr/>
        <w:sdtContent>
          <w:customXmlInsRangeEnd w:id="8139"/>
          <w:customXmlInsRangeStart w:id="8140" w:author="Andreas Kuehne" w:date="2019-05-31T12:40:00Z"/>
        </w:sdtContent>
      </w:sdt>
      <w:customXmlInsRangeEnd w:id="8140"/>
    </w:p>
    <w:p w14:paraId="5E47F53B" w14:textId="77777777" w:rsidR="00A71F46" w:rsidRDefault="00A71F46" w:rsidP="00A71F46">
      <w:pPr>
        <w:pStyle w:val="Member"/>
        <w:rPr>
          <w:ins w:id="8141" w:author="Andreas Kuehne" w:date="2019-05-31T12:40:00Z"/>
        </w:rPr>
      </w:pPr>
      <w:ins w:id="8142" w:author="Andreas Kuehne" w:date="2019-05-31T12:40:00Z">
        <w:r>
          <w:t xml:space="preserve">The </w:t>
        </w:r>
        <w:r w:rsidRPr="35C1378D">
          <w:rPr>
            <w:rStyle w:val="Datatype"/>
          </w:rPr>
          <w:t>Type</w:t>
        </w:r>
        <w:r>
          <w:t xml:space="preserve"> element MUST contain one instance of a URI. </w:t>
        </w:r>
      </w:ins>
      <w:customXmlInsRangeStart w:id="8143" w:author="Andreas Kuehne" w:date="2019-05-31T12:40:00Z"/>
      <w:sdt>
        <w:sdtPr>
          <w:alias w:val="dss2-DetailType.type"/>
          <w:tag w:val="dss2-DetailType.Type"/>
          <w:id w:val="-1371909205"/>
        </w:sdtPr>
        <w:sdtEndPr/>
        <w:sdtContent>
          <w:customXmlInsRangeEnd w:id="8143"/>
          <w:ins w:id="8144" w:author="Andreas Kuehne" w:date="2019-05-31T12:40:00Z">
            <w:r w:rsidRPr="003A06D0">
              <w:rPr>
                <w:color w:val="19D131"/>
                <w:lang w:val="en-GB"/>
              </w:rPr>
              <w:t xml:space="preserve">The </w:t>
            </w:r>
            <w:r w:rsidRPr="003A06D0">
              <w:rPr>
                <w:rStyle w:val="Datatype"/>
                <w:lang w:val="en-GB"/>
              </w:rPr>
              <w:t>Type</w:t>
            </w:r>
            <w:r w:rsidRPr="003A06D0">
              <w:rPr>
                <w:color w:val="19D131"/>
                <w:lang w:val="en-GB"/>
              </w:rPr>
              <w:t xml:space="preserve"> URI identifies the detail. It may be a value defined by this specification, or a value defined by some other specification. Multiple detail elements of the same </w:t>
            </w:r>
            <w:r w:rsidRPr="003A06D0">
              <w:rPr>
                <w:rStyle w:val="Datatype"/>
                <w:lang w:val="en-GB"/>
              </w:rPr>
              <w:t>Type</w:t>
            </w:r>
            <w:r w:rsidRPr="003A06D0">
              <w:rPr>
                <w:color w:val="19D131"/>
                <w:lang w:val="en-GB"/>
              </w:rPr>
              <w:t xml:space="preserve"> may appear in a single </w:t>
            </w:r>
            <w:r w:rsidRPr="003A06D0">
              <w:rPr>
                <w:rFonts w:ascii="Courier New" w:eastAsia="Courier New" w:hAnsi="Courier New" w:cs="Courier New"/>
                <w:lang w:val="en-GB"/>
              </w:rPr>
              <w:t>ProcessingDetails</w:t>
            </w:r>
            <w:r w:rsidRPr="003A06D0">
              <w:rPr>
                <w:color w:val="19D131"/>
                <w:lang w:val="en-GB"/>
              </w:rPr>
              <w:t xml:space="preserve"> component. For example, when a signature contains a certificate chain that certifies the signing key, there may be details of the same </w:t>
            </w:r>
            <w:r w:rsidRPr="003A06D0">
              <w:rPr>
                <w:rStyle w:val="Datatype"/>
                <w:lang w:val="en-GB"/>
              </w:rPr>
              <w:t xml:space="preserve">Type </w:t>
            </w:r>
            <w:r w:rsidRPr="003A06D0">
              <w:rPr>
                <w:color w:val="19D131"/>
                <w:lang w:val="en-GB"/>
              </w:rPr>
              <w:t xml:space="preserve">present for each certificate in the chain, describing how each certificate was processed. </w:t>
            </w:r>
          </w:ins>
          <w:customXmlInsRangeStart w:id="8145" w:author="Andreas Kuehne" w:date="2019-05-31T12:40:00Z"/>
        </w:sdtContent>
      </w:sdt>
      <w:customXmlInsRangeEnd w:id="8145"/>
    </w:p>
    <w:p w14:paraId="0997B26D" w14:textId="77777777" w:rsidR="00A71F46" w:rsidRDefault="00A71F46" w:rsidP="00A71F46">
      <w:pPr>
        <w:pStyle w:val="Non-normativeCommentHeading"/>
        <w:rPr>
          <w:ins w:id="8146" w:author="Andreas Kuehne" w:date="2019-05-31T12:40:00Z"/>
        </w:rPr>
      </w:pPr>
      <w:ins w:id="8147" w:author="Andreas Kuehne" w:date="2019-05-31T12:40:00Z">
        <w:r>
          <w:t>Non-normative Comment:</w:t>
        </w:r>
      </w:ins>
    </w:p>
    <w:p w14:paraId="1BA4B8D8" w14:textId="77777777" w:rsidR="00A71F46" w:rsidRDefault="001A1734" w:rsidP="00A71F46">
      <w:pPr>
        <w:pStyle w:val="Non-normativeComment"/>
        <w:rPr>
          <w:ins w:id="8148" w:author="Andreas Kuehne" w:date="2019-05-31T12:40:00Z"/>
        </w:rPr>
      </w:pPr>
      <w:customXmlInsRangeStart w:id="8149" w:author="Andreas Kuehne" w:date="2019-05-31T12:40:00Z"/>
      <w:sdt>
        <w:sdtPr>
          <w:tag w:val="dss2-DetailType.-nonNormative"/>
          <w:id w:val="540400667"/>
        </w:sdtPr>
        <w:sdtEndPr/>
        <w:sdtContent>
          <w:customXmlInsRangeEnd w:id="8149"/>
          <w:ins w:id="8150" w:author="Andreas Kuehne" w:date="2019-05-31T12:40:00Z">
            <w:r w:rsidR="00A71F46" w:rsidRPr="003A06D0">
              <w:rPr>
                <w:color w:val="19D131"/>
                <w:lang w:val="en-GB"/>
              </w:rPr>
              <w:t xml:space="preserve">Multiple detail elements of the same </w:t>
            </w:r>
            <w:r w:rsidR="00A71F46" w:rsidRPr="003A06D0">
              <w:rPr>
                <w:rStyle w:val="Datatype"/>
                <w:lang w:val="en-GB"/>
              </w:rPr>
              <w:t>Type</w:t>
            </w:r>
            <w:r w:rsidR="00A71F46" w:rsidRPr="003A06D0">
              <w:rPr>
                <w:color w:val="19D131"/>
                <w:lang w:val="en-GB"/>
              </w:rPr>
              <w:t xml:space="preserve"> may appear in a single </w:t>
            </w:r>
            <w:r w:rsidR="00A71F46" w:rsidRPr="003A06D0">
              <w:rPr>
                <w:rStyle w:val="Datatype"/>
                <w:lang w:val="en-GB"/>
              </w:rPr>
              <w:t>ProcessingDetails</w:t>
            </w:r>
            <w:r w:rsidR="00A71F46" w:rsidRPr="003A06D0">
              <w:rPr>
                <w:color w:val="19D131"/>
                <w:lang w:val="en-GB"/>
              </w:rPr>
              <w:t xml:space="preserve">. For example, when a signature contains a certificate chain that certifies the signing key, there may be details of the same </w:t>
            </w:r>
            <w:r w:rsidR="00A71F46" w:rsidRPr="003A06D0">
              <w:rPr>
                <w:rStyle w:val="Datatype"/>
                <w:lang w:val="en-GB"/>
              </w:rPr>
              <w:t>Type</w:t>
            </w:r>
            <w:r w:rsidR="00A71F46" w:rsidRPr="003A06D0">
              <w:rPr>
                <w:color w:val="19D131"/>
                <w:lang w:val="en-GB"/>
              </w:rPr>
              <w:t xml:space="preserve"> present for each certificate in the chain, describing how each certificate was processed.</w:t>
            </w:r>
          </w:ins>
          <w:customXmlInsRangeStart w:id="8151" w:author="Andreas Kuehne" w:date="2019-05-31T12:40:00Z"/>
        </w:sdtContent>
      </w:sdt>
      <w:customXmlInsRangeEnd w:id="8151"/>
    </w:p>
    <w:p w14:paraId="1954079E" w14:textId="77777777" w:rsidR="00A71F46" w:rsidRDefault="00A71F46" w:rsidP="00A71F46">
      <w:pPr>
        <w:pStyle w:val="berschrift4"/>
        <w:numPr>
          <w:ilvl w:val="3"/>
          <w:numId w:val="3"/>
        </w:numPr>
        <w:rPr>
          <w:ins w:id="8152" w:author="Andreas Kuehne" w:date="2019-05-31T12:40:00Z"/>
        </w:rPr>
      </w:pPr>
      <w:bookmarkStart w:id="8153" w:name="_Toc10206891"/>
      <w:ins w:id="8154" w:author="Andreas Kuehne" w:date="2019-05-31T12:40:00Z">
        <w:r>
          <w:t>Detail – JSON Syntax</w:t>
        </w:r>
        <w:bookmarkEnd w:id="8153"/>
      </w:ins>
    </w:p>
    <w:p w14:paraId="47B5075F" w14:textId="77777777" w:rsidR="00A71F46" w:rsidRPr="0248A3D1" w:rsidRDefault="00A71F46" w:rsidP="00A71F46">
      <w:pPr>
        <w:rPr>
          <w:ins w:id="8155" w:author="Andreas Kuehne" w:date="2019-05-31T12:40:00Z"/>
        </w:rPr>
      </w:pPr>
      <w:ins w:id="8156" w:author="Andreas Kuehne" w:date="2019-05-31T12:40:00Z">
        <w:r w:rsidRPr="002062A5">
          <w:rPr>
            <w:rFonts w:eastAsia="Arial" w:cs="Arial"/>
            <w:sz w:val="22"/>
            <w:szCs w:val="22"/>
          </w:rPr>
          <w:t xml:space="preserve">The </w:t>
        </w:r>
        <w:r w:rsidRPr="002062A5">
          <w:rPr>
            <w:rFonts w:ascii="Courier New" w:eastAsia="Courier New" w:hAnsi="Courier New" w:cs="Courier New"/>
          </w:rPr>
          <w:t>DetailType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Detail</w:t>
        </w:r>
        <w:r>
          <w:t xml:space="preserve"> component.</w:t>
        </w:r>
      </w:ins>
    </w:p>
    <w:p w14:paraId="06E8B297" w14:textId="77777777" w:rsidR="00A71F46" w:rsidRPr="C2430093" w:rsidRDefault="00A71F46" w:rsidP="00A71F46">
      <w:pPr>
        <w:spacing w:line="259" w:lineRule="auto"/>
        <w:rPr>
          <w:ins w:id="8157" w:author="Andreas Kuehne" w:date="2019-05-31T12:40:00Z"/>
          <w:rFonts w:eastAsia="Arial" w:cs="Arial"/>
          <w:sz w:val="22"/>
          <w:szCs w:val="22"/>
        </w:rPr>
      </w:pPr>
      <w:ins w:id="8158"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Detail</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228"/>
        <w:gridCol w:w="3118"/>
        <w:gridCol w:w="3004"/>
      </w:tblGrid>
      <w:tr w:rsidR="00A71F46" w14:paraId="19ECBE0C" w14:textId="77777777" w:rsidTr="00A71F46">
        <w:trPr>
          <w:cnfStyle w:val="100000000000" w:firstRow="1" w:lastRow="0" w:firstColumn="0" w:lastColumn="0" w:oddVBand="0" w:evenVBand="0" w:oddHBand="0" w:evenHBand="0" w:firstRowFirstColumn="0" w:firstRowLastColumn="0" w:lastRowFirstColumn="0" w:lastRowLastColumn="0"/>
          <w:ins w:id="8159"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817EDA0" w14:textId="77777777" w:rsidR="00A71F46" w:rsidRDefault="00A71F46" w:rsidP="00A71F46">
            <w:pPr>
              <w:pStyle w:val="Beschriftung"/>
              <w:rPr>
                <w:ins w:id="8160" w:author="Andreas Kuehne" w:date="2019-05-31T12:40:00Z"/>
              </w:rPr>
            </w:pPr>
            <w:ins w:id="8161" w:author="Andreas Kuehne" w:date="2019-05-31T12:40:00Z">
              <w:r>
                <w:t>Element</w:t>
              </w:r>
            </w:ins>
          </w:p>
        </w:tc>
        <w:tc>
          <w:tcPr>
            <w:tcW w:w="4675" w:type="dxa"/>
          </w:tcPr>
          <w:p w14:paraId="3903D164"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8162" w:author="Andreas Kuehne" w:date="2019-05-31T12:40:00Z"/>
              </w:rPr>
            </w:pPr>
            <w:ins w:id="8163" w:author="Andreas Kuehne" w:date="2019-05-31T12:40:00Z">
              <w:r>
                <w:t>Implementing JSON member name</w:t>
              </w:r>
            </w:ins>
          </w:p>
        </w:tc>
        <w:tc>
          <w:tcPr>
            <w:tcW w:w="4675" w:type="dxa"/>
          </w:tcPr>
          <w:p w14:paraId="6284C0FE"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8164" w:author="Andreas Kuehne" w:date="2019-05-31T12:40:00Z"/>
              </w:rPr>
            </w:pPr>
            <w:ins w:id="8165" w:author="Andreas Kuehne" w:date="2019-05-31T12:40:00Z">
              <w:r>
                <w:t>Comments</w:t>
              </w:r>
            </w:ins>
          </w:p>
        </w:tc>
      </w:tr>
      <w:tr w:rsidR="00A71F46" w14:paraId="703CA3AC" w14:textId="77777777" w:rsidTr="00A71F46">
        <w:trPr>
          <w:ins w:id="816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A4389CF" w14:textId="77777777" w:rsidR="00A71F46" w:rsidRPr="002062A5" w:rsidRDefault="00A71F46" w:rsidP="00A71F46">
            <w:pPr>
              <w:pStyle w:val="Beschriftung"/>
              <w:rPr>
                <w:ins w:id="8167" w:author="Andreas Kuehne" w:date="2019-05-31T12:40:00Z"/>
                <w:rStyle w:val="Datatype"/>
                <w:b w:val="0"/>
                <w:bCs w:val="0"/>
              </w:rPr>
            </w:pPr>
            <w:ins w:id="8168" w:author="Andreas Kuehne" w:date="2019-05-31T12:40:00Z">
              <w:r w:rsidRPr="002062A5">
                <w:rPr>
                  <w:rStyle w:val="Datatype"/>
                </w:rPr>
                <w:t>Code</w:t>
              </w:r>
            </w:ins>
          </w:p>
        </w:tc>
        <w:tc>
          <w:tcPr>
            <w:tcW w:w="4675" w:type="dxa"/>
          </w:tcPr>
          <w:p w14:paraId="7C0A8D8E"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8169" w:author="Andreas Kuehne" w:date="2019-05-31T12:40:00Z"/>
                <w:rStyle w:val="Datatype"/>
              </w:rPr>
            </w:pPr>
            <w:ins w:id="8170" w:author="Andreas Kuehne" w:date="2019-05-31T12:40:00Z">
              <w:r w:rsidRPr="002062A5">
                <w:rPr>
                  <w:rStyle w:val="Datatype"/>
                </w:rPr>
                <w:t>code</w:t>
              </w:r>
            </w:ins>
          </w:p>
        </w:tc>
        <w:tc>
          <w:tcPr>
            <w:tcW w:w="4675" w:type="dxa"/>
          </w:tcPr>
          <w:p w14:paraId="3BE58C1A"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8171" w:author="Andreas Kuehne" w:date="2019-05-31T12:40:00Z"/>
              </w:rPr>
            </w:pPr>
            <w:customXmlInsRangeStart w:id="8172" w:author="Andreas Kuehne" w:date="2019-05-31T12:40:00Z"/>
            <w:sdt>
              <w:sdtPr>
                <w:alias w:val="dss2-DetailType.code"/>
                <w:tag w:val="dss2-DetailType.-jsonComment.Code"/>
                <w:id w:val="1914439872"/>
                <w:showingPlcHdr/>
              </w:sdtPr>
              <w:sdtEndPr/>
              <w:sdtContent>
                <w:customXmlInsRangeEnd w:id="8172"/>
                <w:ins w:id="8173" w:author="Andreas Kuehne" w:date="2019-05-31T12:40:00Z">
                  <w:r w:rsidR="00A71F46">
                    <w:rPr>
                      <w:color w:val="19D131"/>
                    </w:rPr>
                    <w:t>[]</w:t>
                  </w:r>
                </w:ins>
                <w:customXmlInsRangeStart w:id="8174" w:author="Andreas Kuehne" w:date="2019-05-31T12:40:00Z"/>
              </w:sdtContent>
            </w:sdt>
            <w:customXmlInsRangeEnd w:id="8174"/>
          </w:p>
        </w:tc>
      </w:tr>
      <w:tr w:rsidR="00A71F46" w14:paraId="4CD48167" w14:textId="77777777" w:rsidTr="00A71F46">
        <w:trPr>
          <w:ins w:id="817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16002B5" w14:textId="77777777" w:rsidR="00A71F46" w:rsidRPr="002062A5" w:rsidRDefault="00A71F46" w:rsidP="00A71F46">
            <w:pPr>
              <w:pStyle w:val="Beschriftung"/>
              <w:rPr>
                <w:ins w:id="8176" w:author="Andreas Kuehne" w:date="2019-05-31T12:40:00Z"/>
                <w:rStyle w:val="Datatype"/>
                <w:b w:val="0"/>
                <w:bCs w:val="0"/>
              </w:rPr>
            </w:pPr>
            <w:ins w:id="8177" w:author="Andreas Kuehne" w:date="2019-05-31T12:40:00Z">
              <w:r w:rsidRPr="002062A5">
                <w:rPr>
                  <w:rStyle w:val="Datatype"/>
                </w:rPr>
                <w:t>Message</w:t>
              </w:r>
            </w:ins>
          </w:p>
        </w:tc>
        <w:tc>
          <w:tcPr>
            <w:tcW w:w="4675" w:type="dxa"/>
          </w:tcPr>
          <w:p w14:paraId="3B54B218"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8178" w:author="Andreas Kuehne" w:date="2019-05-31T12:40:00Z"/>
                <w:rStyle w:val="Datatype"/>
              </w:rPr>
            </w:pPr>
            <w:ins w:id="8179" w:author="Andreas Kuehne" w:date="2019-05-31T12:40:00Z">
              <w:r w:rsidRPr="002062A5">
                <w:rPr>
                  <w:rStyle w:val="Datatype"/>
                </w:rPr>
                <w:t>msg</w:t>
              </w:r>
            </w:ins>
          </w:p>
        </w:tc>
        <w:tc>
          <w:tcPr>
            <w:tcW w:w="4675" w:type="dxa"/>
          </w:tcPr>
          <w:p w14:paraId="3B41227A"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8180" w:author="Andreas Kuehne" w:date="2019-05-31T12:40:00Z"/>
              </w:rPr>
            </w:pPr>
            <w:customXmlInsRangeStart w:id="8181" w:author="Andreas Kuehne" w:date="2019-05-31T12:40:00Z"/>
            <w:sdt>
              <w:sdtPr>
                <w:alias w:val="dss2-DetailType.msg"/>
                <w:tag w:val="dss2-DetailType.-jsonComment.Message"/>
                <w:id w:val="-71278256"/>
                <w:showingPlcHdr/>
              </w:sdtPr>
              <w:sdtEndPr/>
              <w:sdtContent>
                <w:customXmlInsRangeEnd w:id="8181"/>
                <w:ins w:id="8182" w:author="Andreas Kuehne" w:date="2019-05-31T12:40:00Z">
                  <w:r w:rsidR="00A71F46">
                    <w:rPr>
                      <w:color w:val="19D131"/>
                    </w:rPr>
                    <w:t>[]</w:t>
                  </w:r>
                </w:ins>
                <w:customXmlInsRangeStart w:id="8183" w:author="Andreas Kuehne" w:date="2019-05-31T12:40:00Z"/>
              </w:sdtContent>
            </w:sdt>
            <w:customXmlInsRangeEnd w:id="8183"/>
          </w:p>
        </w:tc>
      </w:tr>
      <w:tr w:rsidR="00A71F46" w14:paraId="195D0F01" w14:textId="77777777" w:rsidTr="00A71F46">
        <w:trPr>
          <w:ins w:id="8184"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F753984" w14:textId="77777777" w:rsidR="00A71F46" w:rsidRPr="002062A5" w:rsidRDefault="00A71F46" w:rsidP="00A71F46">
            <w:pPr>
              <w:pStyle w:val="Beschriftung"/>
              <w:rPr>
                <w:ins w:id="8185" w:author="Andreas Kuehne" w:date="2019-05-31T12:40:00Z"/>
                <w:rStyle w:val="Datatype"/>
                <w:b w:val="0"/>
                <w:bCs w:val="0"/>
              </w:rPr>
            </w:pPr>
            <w:ins w:id="8186" w:author="Andreas Kuehne" w:date="2019-05-31T12:40:00Z">
              <w:r w:rsidRPr="002062A5">
                <w:rPr>
                  <w:rStyle w:val="Datatype"/>
                </w:rPr>
                <w:t>Base64Content</w:t>
              </w:r>
            </w:ins>
          </w:p>
        </w:tc>
        <w:tc>
          <w:tcPr>
            <w:tcW w:w="4675" w:type="dxa"/>
          </w:tcPr>
          <w:p w14:paraId="1F2C426A"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8187" w:author="Andreas Kuehne" w:date="2019-05-31T12:40:00Z"/>
                <w:rStyle w:val="Datatype"/>
              </w:rPr>
            </w:pPr>
            <w:ins w:id="8188" w:author="Andreas Kuehne" w:date="2019-05-31T12:40:00Z">
              <w:r w:rsidRPr="002062A5">
                <w:rPr>
                  <w:rStyle w:val="Datatype"/>
                </w:rPr>
                <w:t>b64Content</w:t>
              </w:r>
            </w:ins>
          </w:p>
        </w:tc>
        <w:tc>
          <w:tcPr>
            <w:tcW w:w="4675" w:type="dxa"/>
          </w:tcPr>
          <w:p w14:paraId="7FFC9E97"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8189" w:author="Andreas Kuehne" w:date="2019-05-31T12:40:00Z"/>
              </w:rPr>
            </w:pPr>
            <w:customXmlInsRangeStart w:id="8190" w:author="Andreas Kuehne" w:date="2019-05-31T12:40:00Z"/>
            <w:sdt>
              <w:sdtPr>
                <w:alias w:val="dss2-DetailType.b64Content"/>
                <w:tag w:val="dss2-DetailType.-jsonComment.Base64Content"/>
                <w:id w:val="2130279389"/>
                <w:showingPlcHdr/>
              </w:sdtPr>
              <w:sdtEndPr/>
              <w:sdtContent>
                <w:customXmlInsRangeEnd w:id="8190"/>
                <w:ins w:id="8191" w:author="Andreas Kuehne" w:date="2019-05-31T12:40:00Z">
                  <w:r w:rsidR="00A71F46">
                    <w:rPr>
                      <w:color w:val="19D131"/>
                    </w:rPr>
                    <w:t>[]</w:t>
                  </w:r>
                </w:ins>
                <w:customXmlInsRangeStart w:id="8192" w:author="Andreas Kuehne" w:date="2019-05-31T12:40:00Z"/>
              </w:sdtContent>
            </w:sdt>
            <w:customXmlInsRangeEnd w:id="8192"/>
          </w:p>
        </w:tc>
      </w:tr>
      <w:tr w:rsidR="00A71F46" w14:paraId="56639842" w14:textId="77777777" w:rsidTr="00A71F46">
        <w:trPr>
          <w:ins w:id="8193"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2154E7D" w14:textId="77777777" w:rsidR="00A71F46" w:rsidRPr="002062A5" w:rsidRDefault="00A71F46" w:rsidP="00A71F46">
            <w:pPr>
              <w:pStyle w:val="Beschriftung"/>
              <w:rPr>
                <w:ins w:id="8194" w:author="Andreas Kuehne" w:date="2019-05-31T12:40:00Z"/>
                <w:rStyle w:val="Datatype"/>
                <w:b w:val="0"/>
                <w:bCs w:val="0"/>
              </w:rPr>
            </w:pPr>
            <w:ins w:id="8195" w:author="Andreas Kuehne" w:date="2019-05-31T12:40:00Z">
              <w:r w:rsidRPr="002062A5">
                <w:rPr>
                  <w:rStyle w:val="Datatype"/>
                </w:rPr>
                <w:t>Type</w:t>
              </w:r>
            </w:ins>
          </w:p>
        </w:tc>
        <w:tc>
          <w:tcPr>
            <w:tcW w:w="4675" w:type="dxa"/>
          </w:tcPr>
          <w:p w14:paraId="2670E2EF"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8196" w:author="Andreas Kuehne" w:date="2019-05-31T12:40:00Z"/>
                <w:rStyle w:val="Datatype"/>
              </w:rPr>
            </w:pPr>
            <w:ins w:id="8197" w:author="Andreas Kuehne" w:date="2019-05-31T12:40:00Z">
              <w:r w:rsidRPr="002062A5">
                <w:rPr>
                  <w:rStyle w:val="Datatype"/>
                </w:rPr>
                <w:t>type</w:t>
              </w:r>
            </w:ins>
          </w:p>
        </w:tc>
        <w:tc>
          <w:tcPr>
            <w:tcW w:w="4675" w:type="dxa"/>
          </w:tcPr>
          <w:p w14:paraId="53BEB647"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8198" w:author="Andreas Kuehne" w:date="2019-05-31T12:40:00Z"/>
              </w:rPr>
            </w:pPr>
            <w:customXmlInsRangeStart w:id="8199" w:author="Andreas Kuehne" w:date="2019-05-31T12:40:00Z"/>
            <w:sdt>
              <w:sdtPr>
                <w:alias w:val="dss2-DetailType.type"/>
                <w:tag w:val="dss2-DetailType.-jsonComment.Type"/>
                <w:id w:val="925077554"/>
                <w:showingPlcHdr/>
              </w:sdtPr>
              <w:sdtEndPr/>
              <w:sdtContent>
                <w:customXmlInsRangeEnd w:id="8199"/>
                <w:ins w:id="8200" w:author="Andreas Kuehne" w:date="2019-05-31T12:40:00Z">
                  <w:r w:rsidR="00A71F46">
                    <w:rPr>
                      <w:color w:val="19D131"/>
                    </w:rPr>
                    <w:t>[]</w:t>
                  </w:r>
                </w:ins>
                <w:customXmlInsRangeStart w:id="8201" w:author="Andreas Kuehne" w:date="2019-05-31T12:40:00Z"/>
              </w:sdtContent>
            </w:sdt>
            <w:customXmlInsRangeEnd w:id="8201"/>
          </w:p>
        </w:tc>
      </w:tr>
    </w:tbl>
    <w:p w14:paraId="45D50D58" w14:textId="77777777" w:rsidR="00A71F46" w:rsidRPr="0202B381" w:rsidRDefault="00A71F46" w:rsidP="00A71F46">
      <w:pPr>
        <w:rPr>
          <w:ins w:id="8202" w:author="Andreas Kuehne" w:date="2019-05-31T12:40:00Z"/>
        </w:rPr>
      </w:pPr>
      <w:ins w:id="8203" w:author="Andreas Kuehne" w:date="2019-05-31T12:40:00Z">
        <w:r w:rsidRPr="002062A5">
          <w:rPr>
            <w:rFonts w:eastAsia="Arial" w:cs="Arial"/>
            <w:sz w:val="22"/>
            <w:szCs w:val="22"/>
          </w:rPr>
          <w:t xml:space="preserve">The </w:t>
        </w:r>
        <w:r w:rsidRPr="002062A5">
          <w:rPr>
            <w:rFonts w:ascii="Courier New" w:eastAsia="Courier New" w:hAnsi="Courier New" w:cs="Courier New"/>
          </w:rPr>
          <w:t>DetailType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196DBBFE" w14:textId="77777777" w:rsidR="00A71F46" w:rsidRDefault="00A71F46" w:rsidP="00A71F46">
      <w:pPr>
        <w:pStyle w:val="Code"/>
        <w:spacing w:line="259" w:lineRule="auto"/>
        <w:rPr>
          <w:ins w:id="8204" w:author="Andreas Kuehne" w:date="2019-05-31T12:40:00Z"/>
        </w:rPr>
      </w:pPr>
      <w:ins w:id="8205" w:author="Andreas Kuehne" w:date="2019-05-31T12:40:00Z">
        <w:r>
          <w:rPr>
            <w:color w:val="31849B" w:themeColor="accent5" w:themeShade="BF"/>
          </w:rPr>
          <w:t>"dss2-DetailType"</w:t>
        </w:r>
        <w:r>
          <w:t>: {</w:t>
        </w:r>
      </w:ins>
    </w:p>
    <w:p w14:paraId="21D1BCA4" w14:textId="77777777" w:rsidR="00A71F46" w:rsidRDefault="00A71F46" w:rsidP="00A71F46">
      <w:pPr>
        <w:pStyle w:val="Code"/>
        <w:spacing w:line="259" w:lineRule="auto"/>
        <w:rPr>
          <w:ins w:id="8206" w:author="Andreas Kuehne" w:date="2019-05-31T12:40:00Z"/>
        </w:rPr>
      </w:pPr>
      <w:ins w:id="8207" w:author="Andreas Kuehne" w:date="2019-05-31T12:40:00Z">
        <w:r>
          <w:rPr>
            <w:color w:val="31849B" w:themeColor="accent5" w:themeShade="BF"/>
          </w:rPr>
          <w:t xml:space="preserve">  "type"</w:t>
        </w:r>
        <w:r>
          <w:t xml:space="preserve">: </w:t>
        </w:r>
        <w:r>
          <w:rPr>
            <w:color w:val="244061" w:themeColor="accent1" w:themeShade="80"/>
          </w:rPr>
          <w:t>"object",</w:t>
        </w:r>
      </w:ins>
    </w:p>
    <w:p w14:paraId="063EB05B" w14:textId="77777777" w:rsidR="00A71F46" w:rsidRDefault="00A71F46" w:rsidP="00A71F46">
      <w:pPr>
        <w:pStyle w:val="Code"/>
        <w:spacing w:line="259" w:lineRule="auto"/>
        <w:rPr>
          <w:ins w:id="8208" w:author="Andreas Kuehne" w:date="2019-05-31T12:40:00Z"/>
        </w:rPr>
      </w:pPr>
      <w:ins w:id="8209" w:author="Andreas Kuehne" w:date="2019-05-31T12:40:00Z">
        <w:r>
          <w:rPr>
            <w:color w:val="31849B" w:themeColor="accent5" w:themeShade="BF"/>
          </w:rPr>
          <w:t xml:space="preserve">  "properties"</w:t>
        </w:r>
        <w:r>
          <w:t>: {</w:t>
        </w:r>
      </w:ins>
    </w:p>
    <w:p w14:paraId="2E003F31" w14:textId="77777777" w:rsidR="00A71F46" w:rsidRDefault="00A71F46" w:rsidP="00A71F46">
      <w:pPr>
        <w:pStyle w:val="Code"/>
        <w:spacing w:line="259" w:lineRule="auto"/>
        <w:rPr>
          <w:ins w:id="8210" w:author="Andreas Kuehne" w:date="2019-05-31T12:40:00Z"/>
        </w:rPr>
      </w:pPr>
      <w:ins w:id="8211" w:author="Andreas Kuehne" w:date="2019-05-31T12:40:00Z">
        <w:r>
          <w:rPr>
            <w:color w:val="31849B" w:themeColor="accent5" w:themeShade="BF"/>
          </w:rPr>
          <w:t xml:space="preserve">    "code"</w:t>
        </w:r>
        <w:r>
          <w:t>: {</w:t>
        </w:r>
      </w:ins>
    </w:p>
    <w:p w14:paraId="5A85141D" w14:textId="77777777" w:rsidR="00A71F46" w:rsidRDefault="00A71F46" w:rsidP="00A71F46">
      <w:pPr>
        <w:pStyle w:val="Code"/>
        <w:spacing w:line="259" w:lineRule="auto"/>
        <w:rPr>
          <w:ins w:id="8212" w:author="Andreas Kuehne" w:date="2019-05-31T12:40:00Z"/>
        </w:rPr>
      </w:pPr>
      <w:ins w:id="8213" w:author="Andreas Kuehne" w:date="2019-05-31T12:40:00Z">
        <w:r>
          <w:rPr>
            <w:color w:val="31849B" w:themeColor="accent5" w:themeShade="BF"/>
          </w:rPr>
          <w:t xml:space="preserve">      "type"</w:t>
        </w:r>
        <w:r>
          <w:t xml:space="preserve">: </w:t>
        </w:r>
        <w:r>
          <w:rPr>
            <w:color w:val="244061" w:themeColor="accent1" w:themeShade="80"/>
          </w:rPr>
          <w:t>"string"</w:t>
        </w:r>
      </w:ins>
    </w:p>
    <w:p w14:paraId="3E618A28" w14:textId="77777777" w:rsidR="00A71F46" w:rsidRDefault="00A71F46" w:rsidP="00A71F46">
      <w:pPr>
        <w:pStyle w:val="Code"/>
        <w:spacing w:line="259" w:lineRule="auto"/>
        <w:rPr>
          <w:ins w:id="8214" w:author="Andreas Kuehne" w:date="2019-05-31T12:40:00Z"/>
        </w:rPr>
      </w:pPr>
      <w:ins w:id="8215" w:author="Andreas Kuehne" w:date="2019-05-31T12:40:00Z">
        <w:r>
          <w:t xml:space="preserve">    },</w:t>
        </w:r>
      </w:ins>
    </w:p>
    <w:p w14:paraId="3EFDF068" w14:textId="77777777" w:rsidR="00A71F46" w:rsidRDefault="00A71F46" w:rsidP="00A71F46">
      <w:pPr>
        <w:pStyle w:val="Code"/>
        <w:spacing w:line="259" w:lineRule="auto"/>
        <w:rPr>
          <w:ins w:id="8216" w:author="Andreas Kuehne" w:date="2019-05-31T12:40:00Z"/>
        </w:rPr>
      </w:pPr>
      <w:ins w:id="8217" w:author="Andreas Kuehne" w:date="2019-05-31T12:40:00Z">
        <w:r>
          <w:rPr>
            <w:color w:val="31849B" w:themeColor="accent5" w:themeShade="BF"/>
          </w:rPr>
          <w:t xml:space="preserve">    "msg"</w:t>
        </w:r>
        <w:r>
          <w:t>: {</w:t>
        </w:r>
      </w:ins>
    </w:p>
    <w:p w14:paraId="2EFC9163" w14:textId="77777777" w:rsidR="00A71F46" w:rsidRDefault="00A71F46" w:rsidP="00A71F46">
      <w:pPr>
        <w:pStyle w:val="Code"/>
        <w:spacing w:line="259" w:lineRule="auto"/>
        <w:rPr>
          <w:ins w:id="8218" w:author="Andreas Kuehne" w:date="2019-05-31T12:40:00Z"/>
        </w:rPr>
      </w:pPr>
      <w:ins w:id="8219" w:author="Andreas Kuehne" w:date="2019-05-31T12:40:00Z">
        <w:r>
          <w:rPr>
            <w:color w:val="31849B" w:themeColor="accent5" w:themeShade="BF"/>
          </w:rPr>
          <w:t xml:space="preserve">      "$ref"</w:t>
        </w:r>
        <w:r>
          <w:t xml:space="preserve">: </w:t>
        </w:r>
        <w:r>
          <w:rPr>
            <w:color w:val="244061" w:themeColor="accent1" w:themeShade="80"/>
          </w:rPr>
          <w:t>"#/definitions/dsb-InternationalStringType"</w:t>
        </w:r>
      </w:ins>
    </w:p>
    <w:p w14:paraId="2A624102" w14:textId="77777777" w:rsidR="00A71F46" w:rsidRDefault="00A71F46" w:rsidP="00A71F46">
      <w:pPr>
        <w:pStyle w:val="Code"/>
        <w:spacing w:line="259" w:lineRule="auto"/>
        <w:rPr>
          <w:ins w:id="8220" w:author="Andreas Kuehne" w:date="2019-05-31T12:40:00Z"/>
        </w:rPr>
      </w:pPr>
      <w:ins w:id="8221" w:author="Andreas Kuehne" w:date="2019-05-31T12:40:00Z">
        <w:r>
          <w:t xml:space="preserve">    },</w:t>
        </w:r>
      </w:ins>
    </w:p>
    <w:p w14:paraId="1664AC7E" w14:textId="77777777" w:rsidR="00A71F46" w:rsidRDefault="00A71F46" w:rsidP="00A71F46">
      <w:pPr>
        <w:pStyle w:val="Code"/>
        <w:spacing w:line="259" w:lineRule="auto"/>
        <w:rPr>
          <w:ins w:id="8222" w:author="Andreas Kuehne" w:date="2019-05-31T12:40:00Z"/>
        </w:rPr>
      </w:pPr>
      <w:ins w:id="8223" w:author="Andreas Kuehne" w:date="2019-05-31T12:40:00Z">
        <w:r>
          <w:rPr>
            <w:color w:val="31849B" w:themeColor="accent5" w:themeShade="BF"/>
          </w:rPr>
          <w:t xml:space="preserve">    "b64Content"</w:t>
        </w:r>
        <w:r>
          <w:t>: {</w:t>
        </w:r>
      </w:ins>
    </w:p>
    <w:p w14:paraId="2F3A0B2E" w14:textId="77777777" w:rsidR="00A71F46" w:rsidRDefault="00A71F46" w:rsidP="00A71F46">
      <w:pPr>
        <w:pStyle w:val="Code"/>
        <w:spacing w:line="259" w:lineRule="auto"/>
        <w:rPr>
          <w:ins w:id="8224" w:author="Andreas Kuehne" w:date="2019-05-31T12:40:00Z"/>
        </w:rPr>
      </w:pPr>
      <w:ins w:id="8225" w:author="Andreas Kuehne" w:date="2019-05-31T12:40:00Z">
        <w:r>
          <w:rPr>
            <w:color w:val="31849B" w:themeColor="accent5" w:themeShade="BF"/>
          </w:rPr>
          <w:t xml:space="preserve">      "type"</w:t>
        </w:r>
        <w:r>
          <w:t xml:space="preserve">: </w:t>
        </w:r>
        <w:r>
          <w:rPr>
            <w:color w:val="244061" w:themeColor="accent1" w:themeShade="80"/>
          </w:rPr>
          <w:t>"string"</w:t>
        </w:r>
      </w:ins>
    </w:p>
    <w:p w14:paraId="60CBC065" w14:textId="77777777" w:rsidR="00A71F46" w:rsidRDefault="00A71F46" w:rsidP="00A71F46">
      <w:pPr>
        <w:pStyle w:val="Code"/>
        <w:spacing w:line="259" w:lineRule="auto"/>
        <w:rPr>
          <w:ins w:id="8226" w:author="Andreas Kuehne" w:date="2019-05-31T12:40:00Z"/>
        </w:rPr>
      </w:pPr>
      <w:ins w:id="8227" w:author="Andreas Kuehne" w:date="2019-05-31T12:40:00Z">
        <w:r>
          <w:t xml:space="preserve">    },</w:t>
        </w:r>
      </w:ins>
    </w:p>
    <w:p w14:paraId="03A0D6FC" w14:textId="77777777" w:rsidR="00A71F46" w:rsidRDefault="00A71F46" w:rsidP="00A71F46">
      <w:pPr>
        <w:pStyle w:val="Code"/>
        <w:spacing w:line="259" w:lineRule="auto"/>
        <w:rPr>
          <w:ins w:id="8228" w:author="Andreas Kuehne" w:date="2019-05-31T12:40:00Z"/>
        </w:rPr>
      </w:pPr>
      <w:ins w:id="8229" w:author="Andreas Kuehne" w:date="2019-05-31T12:40:00Z">
        <w:r>
          <w:rPr>
            <w:color w:val="31849B" w:themeColor="accent5" w:themeShade="BF"/>
          </w:rPr>
          <w:t xml:space="preserve">    "type"</w:t>
        </w:r>
        <w:r>
          <w:t>: {</w:t>
        </w:r>
      </w:ins>
    </w:p>
    <w:p w14:paraId="4C64316D" w14:textId="77777777" w:rsidR="00A71F46" w:rsidRDefault="00A71F46" w:rsidP="00A71F46">
      <w:pPr>
        <w:pStyle w:val="Code"/>
        <w:spacing w:line="259" w:lineRule="auto"/>
        <w:rPr>
          <w:ins w:id="8230" w:author="Andreas Kuehne" w:date="2019-05-31T12:40:00Z"/>
        </w:rPr>
      </w:pPr>
      <w:ins w:id="8231" w:author="Andreas Kuehne" w:date="2019-05-31T12:40:00Z">
        <w:r>
          <w:rPr>
            <w:color w:val="31849B" w:themeColor="accent5" w:themeShade="BF"/>
          </w:rPr>
          <w:t xml:space="preserve">      "type"</w:t>
        </w:r>
        <w:r>
          <w:t xml:space="preserve">: </w:t>
        </w:r>
        <w:r>
          <w:rPr>
            <w:color w:val="244061" w:themeColor="accent1" w:themeShade="80"/>
          </w:rPr>
          <w:t>"string",</w:t>
        </w:r>
      </w:ins>
    </w:p>
    <w:p w14:paraId="3AC8FF0F" w14:textId="77777777" w:rsidR="00A71F46" w:rsidRDefault="00A71F46" w:rsidP="00A71F46">
      <w:pPr>
        <w:pStyle w:val="Code"/>
        <w:spacing w:line="259" w:lineRule="auto"/>
        <w:rPr>
          <w:ins w:id="8232" w:author="Andreas Kuehne" w:date="2019-05-31T12:40:00Z"/>
        </w:rPr>
      </w:pPr>
      <w:ins w:id="8233" w:author="Andreas Kuehne" w:date="2019-05-31T12:40:00Z">
        <w:r>
          <w:rPr>
            <w:color w:val="31849B" w:themeColor="accent5" w:themeShade="BF"/>
          </w:rPr>
          <w:t xml:space="preserve">      "format"</w:t>
        </w:r>
        <w:r>
          <w:t xml:space="preserve">: </w:t>
        </w:r>
        <w:r>
          <w:rPr>
            <w:color w:val="244061" w:themeColor="accent1" w:themeShade="80"/>
          </w:rPr>
          <w:t>"uri"</w:t>
        </w:r>
      </w:ins>
    </w:p>
    <w:p w14:paraId="4BEDC1D5" w14:textId="77777777" w:rsidR="00A71F46" w:rsidRDefault="00A71F46" w:rsidP="00A71F46">
      <w:pPr>
        <w:pStyle w:val="Code"/>
        <w:spacing w:line="259" w:lineRule="auto"/>
        <w:rPr>
          <w:ins w:id="8234" w:author="Andreas Kuehne" w:date="2019-05-31T12:40:00Z"/>
        </w:rPr>
      </w:pPr>
      <w:ins w:id="8235" w:author="Andreas Kuehne" w:date="2019-05-31T12:40:00Z">
        <w:r>
          <w:t xml:space="preserve">    }</w:t>
        </w:r>
      </w:ins>
    </w:p>
    <w:p w14:paraId="7B31EAFB" w14:textId="77777777" w:rsidR="00A71F46" w:rsidRDefault="00A71F46" w:rsidP="00A71F46">
      <w:pPr>
        <w:pStyle w:val="Code"/>
        <w:spacing w:line="259" w:lineRule="auto"/>
        <w:rPr>
          <w:ins w:id="8236" w:author="Andreas Kuehne" w:date="2019-05-31T12:40:00Z"/>
        </w:rPr>
      </w:pPr>
      <w:ins w:id="8237" w:author="Andreas Kuehne" w:date="2019-05-31T12:40:00Z">
        <w:r>
          <w:t xml:space="preserve">  },</w:t>
        </w:r>
      </w:ins>
    </w:p>
    <w:p w14:paraId="4510A0E2" w14:textId="77777777" w:rsidR="00A71F46" w:rsidRDefault="00A71F46" w:rsidP="00A71F46">
      <w:pPr>
        <w:pStyle w:val="Code"/>
        <w:spacing w:line="259" w:lineRule="auto"/>
        <w:rPr>
          <w:ins w:id="8238" w:author="Andreas Kuehne" w:date="2019-05-31T12:40:00Z"/>
        </w:rPr>
      </w:pPr>
      <w:ins w:id="8239" w:author="Andreas Kuehne" w:date="2019-05-31T12:40:00Z">
        <w:r>
          <w:rPr>
            <w:color w:val="31849B" w:themeColor="accent5" w:themeShade="BF"/>
          </w:rPr>
          <w:t xml:space="preserve">  "required"</w:t>
        </w:r>
        <w:r>
          <w:t>: [</w:t>
        </w:r>
        <w:r>
          <w:rPr>
            <w:color w:val="244061" w:themeColor="accent1" w:themeShade="80"/>
          </w:rPr>
          <w:t>"type"</w:t>
        </w:r>
        <w:r>
          <w:t>]</w:t>
        </w:r>
      </w:ins>
    </w:p>
    <w:p w14:paraId="29F8E820" w14:textId="77777777" w:rsidR="00A71F46" w:rsidRDefault="00A71F46" w:rsidP="00A71F46">
      <w:pPr>
        <w:pStyle w:val="Code"/>
        <w:spacing w:line="259" w:lineRule="auto"/>
        <w:rPr>
          <w:ins w:id="8240" w:author="Andreas Kuehne" w:date="2019-05-31T12:40:00Z"/>
        </w:rPr>
      </w:pPr>
      <w:ins w:id="8241" w:author="Andreas Kuehne" w:date="2019-05-31T12:40:00Z">
        <w:r>
          <w:t>}</w:t>
        </w:r>
      </w:ins>
    </w:p>
    <w:p w14:paraId="4CEDEE4A" w14:textId="77777777" w:rsidR="00A71F46" w:rsidRDefault="001A1734" w:rsidP="00A71F46">
      <w:pPr>
        <w:rPr>
          <w:ins w:id="8242" w:author="Andreas Kuehne" w:date="2019-05-31T12:40:00Z"/>
        </w:rPr>
      </w:pPr>
      <w:customXmlInsRangeStart w:id="8243" w:author="Andreas Kuehne" w:date="2019-05-31T12:40:00Z"/>
      <w:sdt>
        <w:sdtPr>
          <w:tag w:val="dss2-DetailType.-jsonSchema"/>
          <w:id w:val="575481720"/>
          <w:showingPlcHdr/>
        </w:sdtPr>
        <w:sdtEndPr/>
        <w:sdtContent>
          <w:customXmlInsRangeEnd w:id="8243"/>
          <w:ins w:id="8244" w:author="Andreas Kuehne" w:date="2019-05-31T12:40:00Z">
            <w:r w:rsidR="00A71F46">
              <w:rPr>
                <w:color w:val="19D131"/>
              </w:rPr>
              <w:t>[component Detail JSON schema details]</w:t>
            </w:r>
          </w:ins>
          <w:customXmlInsRangeStart w:id="8245" w:author="Andreas Kuehne" w:date="2019-05-31T12:40:00Z"/>
        </w:sdtContent>
      </w:sdt>
      <w:customXmlInsRangeEnd w:id="8245"/>
    </w:p>
    <w:p w14:paraId="5EDB5E7A" w14:textId="77777777" w:rsidR="00A71F46" w:rsidRDefault="00A71F46" w:rsidP="00A71F46">
      <w:pPr>
        <w:pStyle w:val="berschrift4"/>
        <w:numPr>
          <w:ilvl w:val="3"/>
          <w:numId w:val="3"/>
        </w:numPr>
        <w:rPr>
          <w:ins w:id="8246" w:author="Andreas Kuehne" w:date="2019-05-31T12:40:00Z"/>
        </w:rPr>
      </w:pPr>
      <w:bookmarkStart w:id="8247" w:name="_Toc10206892"/>
      <w:ins w:id="8248" w:author="Andreas Kuehne" w:date="2019-05-31T12:40:00Z">
        <w:r>
          <w:t>Detail – XML Syntax</w:t>
        </w:r>
        <w:bookmarkEnd w:id="8247"/>
      </w:ins>
    </w:p>
    <w:p w14:paraId="20C4671B" w14:textId="77777777" w:rsidR="00A71F46" w:rsidRPr="5404FA76" w:rsidRDefault="00A71F46" w:rsidP="00A71F46">
      <w:pPr>
        <w:rPr>
          <w:ins w:id="8249" w:author="Andreas Kuehne" w:date="2019-05-31T12:40:00Z"/>
        </w:rPr>
      </w:pPr>
      <w:ins w:id="8250" w:author="Andreas Kuehne" w:date="2019-05-31T12:40:00Z">
        <w:r w:rsidRPr="0CCF9147">
          <w:t xml:space="preserve">The XML type </w:t>
        </w:r>
        <w:r w:rsidRPr="002062A5">
          <w:rPr>
            <w:rFonts w:ascii="Courier New" w:eastAsia="Courier New" w:hAnsi="Courier New" w:cs="Courier New"/>
          </w:rPr>
          <w:t>DetailType</w:t>
        </w:r>
        <w:r w:rsidRPr="0CCF9147">
          <w:t xml:space="preserve"> SHALL implement the requirements defined in the </w:t>
        </w:r>
        <w:r w:rsidRPr="002062A5">
          <w:rPr>
            <w:rFonts w:ascii="Courier New" w:eastAsia="Courier New" w:hAnsi="Courier New" w:cs="Courier New"/>
          </w:rPr>
          <w:t>Detail</w:t>
        </w:r>
        <w:r>
          <w:t xml:space="preserve"> </w:t>
        </w:r>
        <w:r w:rsidRPr="005A6FFD">
          <w:t>component.</w:t>
        </w:r>
      </w:ins>
    </w:p>
    <w:p w14:paraId="29B44928" w14:textId="77777777" w:rsidR="00A71F46" w:rsidRDefault="00A71F46" w:rsidP="00A71F46">
      <w:pPr>
        <w:rPr>
          <w:ins w:id="8251" w:author="Andreas Kuehne" w:date="2019-05-31T12:40:00Z"/>
        </w:rPr>
      </w:pPr>
      <w:ins w:id="8252" w:author="Andreas Kuehne" w:date="2019-05-31T12:40:00Z">
        <w:r w:rsidRPr="005A6FFD">
          <w:rPr>
            <w:rFonts w:eastAsia="Arial"/>
          </w:rPr>
          <w:t xml:space="preserve">The </w:t>
        </w:r>
        <w:r w:rsidRPr="002062A5">
          <w:rPr>
            <w:rFonts w:ascii="Courier New" w:eastAsia="Courier New" w:hAnsi="Courier New" w:cs="Courier New"/>
          </w:rPr>
          <w:t>DetailType</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04674EEA" w14:textId="77777777" w:rsidR="00A71F46" w:rsidRDefault="00A71F46" w:rsidP="00A71F46">
      <w:pPr>
        <w:pStyle w:val="Code"/>
        <w:rPr>
          <w:ins w:id="8253" w:author="Andreas Kuehne" w:date="2019-05-31T12:40:00Z"/>
        </w:rPr>
      </w:pPr>
      <w:ins w:id="8254"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DetailType</w:t>
        </w:r>
        <w:r>
          <w:rPr>
            <w:color w:val="943634" w:themeColor="accent2" w:themeShade="BF"/>
          </w:rPr>
          <w:t>"</w:t>
        </w:r>
        <w:r>
          <w:rPr>
            <w:color w:val="31849B" w:themeColor="accent5" w:themeShade="BF"/>
          </w:rPr>
          <w:t>&gt;</w:t>
        </w:r>
      </w:ins>
    </w:p>
    <w:p w14:paraId="0A4B1026" w14:textId="77777777" w:rsidR="00A71F46" w:rsidRDefault="00A71F46" w:rsidP="00A71F46">
      <w:pPr>
        <w:pStyle w:val="Code"/>
        <w:rPr>
          <w:ins w:id="8255" w:author="Andreas Kuehne" w:date="2019-05-31T12:40:00Z"/>
        </w:rPr>
      </w:pPr>
      <w:ins w:id="8256" w:author="Andreas Kuehne" w:date="2019-05-31T12:40:00Z">
        <w:r>
          <w:rPr>
            <w:color w:val="31849B" w:themeColor="accent5" w:themeShade="BF"/>
          </w:rPr>
          <w:t xml:space="preserve">  &lt;xs:sequence&gt;</w:t>
        </w:r>
      </w:ins>
    </w:p>
    <w:p w14:paraId="7CB72A90" w14:textId="77777777" w:rsidR="00A71F46" w:rsidRDefault="00A71F46" w:rsidP="00A71F46">
      <w:pPr>
        <w:pStyle w:val="Code"/>
        <w:rPr>
          <w:ins w:id="8257" w:author="Andreas Kuehne" w:date="2019-05-31T12:40:00Z"/>
        </w:rPr>
      </w:pPr>
      <w:ins w:id="8258"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Code</w:t>
        </w:r>
        <w:r>
          <w:rPr>
            <w:color w:val="943634" w:themeColor="accent2" w:themeShade="BF"/>
          </w:rPr>
          <w:t>" type="</w:t>
        </w:r>
        <w:r>
          <w:rPr>
            <w:color w:val="244061" w:themeColor="accent1" w:themeShade="80"/>
          </w:rPr>
          <w:t>xs:anyURI</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19E8CF53" w14:textId="77777777" w:rsidR="00A71F46" w:rsidRDefault="00A71F46" w:rsidP="00A71F46">
      <w:pPr>
        <w:pStyle w:val="Code"/>
        <w:rPr>
          <w:ins w:id="8259" w:author="Andreas Kuehne" w:date="2019-05-31T12:40:00Z"/>
        </w:rPr>
      </w:pPr>
      <w:ins w:id="8260"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Message</w:t>
        </w:r>
        <w:r>
          <w:rPr>
            <w:color w:val="943634" w:themeColor="accent2" w:themeShade="BF"/>
          </w:rPr>
          <w:t>" type="</w:t>
        </w:r>
        <w:r>
          <w:rPr>
            <w:color w:val="244061" w:themeColor="accent1" w:themeShade="80"/>
          </w:rPr>
          <w:t>dsb:InternationalStringType</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1366641E" w14:textId="77777777" w:rsidR="00A71F46" w:rsidRDefault="00A71F46" w:rsidP="00A71F46">
      <w:pPr>
        <w:pStyle w:val="Code"/>
        <w:rPr>
          <w:ins w:id="8261" w:author="Andreas Kuehne" w:date="2019-05-31T12:40:00Z"/>
        </w:rPr>
      </w:pPr>
      <w:ins w:id="8262"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Base64Content</w:t>
        </w:r>
        <w:r>
          <w:rPr>
            <w:color w:val="943634" w:themeColor="accent2" w:themeShade="BF"/>
          </w:rPr>
          <w:t>" type="</w:t>
        </w:r>
        <w:r>
          <w:rPr>
            <w:color w:val="244061" w:themeColor="accent1" w:themeShade="80"/>
          </w:rPr>
          <w:t>xs:base64Binary</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5A1B98E1" w14:textId="77777777" w:rsidR="00A71F46" w:rsidRDefault="00A71F46" w:rsidP="00A71F46">
      <w:pPr>
        <w:pStyle w:val="Code"/>
        <w:rPr>
          <w:ins w:id="8263" w:author="Andreas Kuehne" w:date="2019-05-31T12:40:00Z"/>
        </w:rPr>
      </w:pPr>
      <w:ins w:id="8264" w:author="Andreas Kuehne" w:date="2019-05-31T12:40:00Z">
        <w:r>
          <w:rPr>
            <w:color w:val="31849B" w:themeColor="accent5" w:themeShade="BF"/>
          </w:rPr>
          <w:t xml:space="preserve">  &lt;/xs:sequence&gt;</w:t>
        </w:r>
      </w:ins>
    </w:p>
    <w:p w14:paraId="6FC4E29A" w14:textId="77777777" w:rsidR="00A71F46" w:rsidRDefault="00A71F46" w:rsidP="00A71F46">
      <w:pPr>
        <w:pStyle w:val="Code"/>
        <w:rPr>
          <w:ins w:id="8265" w:author="Andreas Kuehne" w:date="2019-05-31T12:40:00Z"/>
        </w:rPr>
      </w:pPr>
      <w:ins w:id="8266" w:author="Andreas Kuehne" w:date="2019-05-31T12:40:00Z">
        <w:r>
          <w:rPr>
            <w:color w:val="31849B" w:themeColor="accent5" w:themeShade="BF"/>
          </w:rPr>
          <w:t xml:space="preserve">  &lt;xs:attribute</w:t>
        </w:r>
        <w:r>
          <w:rPr>
            <w:color w:val="943634" w:themeColor="accent2" w:themeShade="BF"/>
          </w:rPr>
          <w:t xml:space="preserve"> name="</w:t>
        </w:r>
        <w:r>
          <w:rPr>
            <w:color w:val="244061" w:themeColor="accent1" w:themeShade="80"/>
          </w:rPr>
          <w:t>Type</w:t>
        </w:r>
        <w:r>
          <w:rPr>
            <w:color w:val="943634" w:themeColor="accent2" w:themeShade="BF"/>
          </w:rPr>
          <w:t>" type="</w:t>
        </w:r>
        <w:r>
          <w:rPr>
            <w:color w:val="244061" w:themeColor="accent1" w:themeShade="80"/>
          </w:rPr>
          <w:t>xs:anyURI</w:t>
        </w:r>
        <w:r>
          <w:rPr>
            <w:color w:val="943634" w:themeColor="accent2" w:themeShade="BF"/>
          </w:rPr>
          <w:t>" use="</w:t>
        </w:r>
        <w:r>
          <w:rPr>
            <w:color w:val="244061" w:themeColor="accent1" w:themeShade="80"/>
          </w:rPr>
          <w:t>required</w:t>
        </w:r>
        <w:r>
          <w:rPr>
            <w:color w:val="943634" w:themeColor="accent2" w:themeShade="BF"/>
          </w:rPr>
          <w:t>"</w:t>
        </w:r>
        <w:r>
          <w:rPr>
            <w:color w:val="31849B" w:themeColor="accent5" w:themeShade="BF"/>
          </w:rPr>
          <w:t>/&gt;</w:t>
        </w:r>
      </w:ins>
    </w:p>
    <w:p w14:paraId="6F36193D" w14:textId="77777777" w:rsidR="00A71F46" w:rsidRDefault="00A71F46" w:rsidP="00A71F46">
      <w:pPr>
        <w:pStyle w:val="Code"/>
        <w:rPr>
          <w:ins w:id="8267" w:author="Andreas Kuehne" w:date="2019-05-31T12:40:00Z"/>
        </w:rPr>
      </w:pPr>
      <w:ins w:id="8268" w:author="Andreas Kuehne" w:date="2019-05-31T12:40:00Z">
        <w:r>
          <w:rPr>
            <w:color w:val="31849B" w:themeColor="accent5" w:themeShade="BF"/>
          </w:rPr>
          <w:t>&lt;/xs:complexType&gt;</w:t>
        </w:r>
      </w:ins>
    </w:p>
    <w:p w14:paraId="09733D90" w14:textId="77777777" w:rsidR="00A71F46" w:rsidRDefault="00A71F46" w:rsidP="00A71F46">
      <w:pPr>
        <w:spacing w:line="259" w:lineRule="auto"/>
        <w:rPr>
          <w:ins w:id="8269" w:author="Andreas Kuehne" w:date="2019-05-31T12:40:00Z"/>
        </w:rPr>
      </w:pPr>
      <w:ins w:id="8270" w:author="Andreas Kuehne" w:date="2019-05-31T12:40:00Z">
        <w:r>
          <w:t>Each child element of</w:t>
        </w:r>
        <w:r w:rsidRPr="71C71F8C">
          <w:t xml:space="preserve"> </w:t>
        </w:r>
        <w:r w:rsidRPr="002062A5">
          <w:rPr>
            <w:rFonts w:ascii="Courier New" w:eastAsia="Courier New" w:hAnsi="Courier New" w:cs="Courier New"/>
          </w:rPr>
          <w:t>DetailType</w:t>
        </w:r>
        <w:r w:rsidRPr="71C71F8C">
          <w:t xml:space="preserve"> </w:t>
        </w:r>
        <w:r>
          <w:t xml:space="preserve">XML element SHALL implement in XML syntax the sub-component that has a name equal to its local name. </w:t>
        </w:r>
      </w:ins>
      <w:customXmlInsRangeStart w:id="8271" w:author="Andreas Kuehne" w:date="2019-05-31T12:40:00Z"/>
      <w:sdt>
        <w:sdtPr>
          <w:tag w:val="dss2-DetailType.-xmlSchema"/>
          <w:id w:val="-2131616563"/>
          <w:showingPlcHdr/>
        </w:sdtPr>
        <w:sdtEndPr/>
        <w:sdtContent>
          <w:customXmlInsRangeEnd w:id="8271"/>
          <w:ins w:id="8272" w:author="Andreas Kuehne" w:date="2019-05-31T12:40:00Z">
            <w:r>
              <w:rPr>
                <w:color w:val="19D131"/>
              </w:rPr>
              <w:t>[component Detail XML schema details]</w:t>
            </w:r>
          </w:ins>
          <w:customXmlInsRangeStart w:id="8273" w:author="Andreas Kuehne" w:date="2019-05-31T12:40:00Z"/>
        </w:sdtContent>
      </w:sdt>
      <w:customXmlInsRangeEnd w:id="8273"/>
    </w:p>
    <w:p w14:paraId="250D6F4B" w14:textId="77777777" w:rsidR="00A71F46" w:rsidRDefault="00A71F46" w:rsidP="00A71F46">
      <w:pPr>
        <w:pStyle w:val="berschrift3"/>
        <w:numPr>
          <w:ilvl w:val="2"/>
          <w:numId w:val="3"/>
        </w:numPr>
        <w:rPr>
          <w:ins w:id="8274" w:author="Andreas Kuehne" w:date="2019-05-31T12:40:00Z"/>
        </w:rPr>
      </w:pPr>
      <w:bookmarkStart w:id="8275" w:name="_Toc10206893"/>
      <w:ins w:id="8276" w:author="Andreas Kuehne" w:date="2019-05-31T12:40:00Z">
        <w:r>
          <w:t>Component SigningTimeInfo</w:t>
        </w:r>
        <w:bookmarkEnd w:id="8275"/>
      </w:ins>
    </w:p>
    <w:p w14:paraId="0F7349A5" w14:textId="77777777" w:rsidR="00A71F46" w:rsidRDefault="001A1734" w:rsidP="00A71F46">
      <w:pPr>
        <w:rPr>
          <w:ins w:id="8277" w:author="Andreas Kuehne" w:date="2019-05-31T12:40:00Z"/>
        </w:rPr>
      </w:pPr>
      <w:customXmlInsRangeStart w:id="8278" w:author="Andreas Kuehne" w:date="2019-05-31T12:40:00Z"/>
      <w:sdt>
        <w:sdtPr>
          <w:tag w:val="dss2-SigningTimeInfoType.-normative"/>
          <w:id w:val="718861195"/>
        </w:sdtPr>
        <w:sdtEndPr/>
        <w:sdtContent>
          <w:customXmlInsRangeEnd w:id="8278"/>
          <w:ins w:id="8279" w:author="Andreas Kuehne" w:date="2019-05-31T12:40:00Z">
            <w:r w:rsidR="00A71F46" w:rsidRPr="003A06D0">
              <w:rPr>
                <w:color w:val="19D131"/>
                <w:lang w:val="en-GB"/>
              </w:rPr>
              <w:t xml:space="preserve">This </w:t>
            </w:r>
            <w:r w:rsidR="00A71F46" w:rsidRPr="003A06D0">
              <w:rPr>
                <w:rFonts w:ascii="Courier New" w:eastAsia="Courier New" w:hAnsi="Courier New" w:cs="Courier New"/>
                <w:lang w:val="en-GB"/>
              </w:rPr>
              <w:t>SigningTimeInfo</w:t>
            </w:r>
            <w:r w:rsidR="00A71F46" w:rsidRPr="003A06D0">
              <w:rPr>
                <w:color w:val="19D131"/>
                <w:lang w:val="en-GB"/>
              </w:rPr>
              <w:t xml:space="preserve"> component allows the client to obtain the time instant associated to the signature creation.</w:t>
            </w:r>
          </w:ins>
          <w:customXmlInsRangeStart w:id="8280" w:author="Andreas Kuehne" w:date="2019-05-31T12:40:00Z"/>
        </w:sdtContent>
      </w:sdt>
      <w:customXmlInsRangeEnd w:id="8280"/>
    </w:p>
    <w:p w14:paraId="54DCF7A9" w14:textId="77777777" w:rsidR="00A71F46" w:rsidRDefault="00A71F46" w:rsidP="00A71F46">
      <w:pPr>
        <w:rPr>
          <w:ins w:id="8281" w:author="Andreas Kuehne" w:date="2019-05-31T12:40:00Z"/>
        </w:rPr>
      </w:pPr>
      <w:ins w:id="8282" w:author="Andreas Kuehne" w:date="2019-05-31T12:40:00Z">
        <w:r>
          <w:t>Below follows a list of the sub-components that constitute this component:</w:t>
        </w:r>
      </w:ins>
    </w:p>
    <w:p w14:paraId="3C15FB7E" w14:textId="77777777" w:rsidR="00A71F46" w:rsidRDefault="00A71F46" w:rsidP="00A71F46">
      <w:pPr>
        <w:pStyle w:val="Member"/>
        <w:rPr>
          <w:ins w:id="8283" w:author="Andreas Kuehne" w:date="2019-05-31T12:40:00Z"/>
        </w:rPr>
      </w:pPr>
      <w:ins w:id="8284" w:author="Andreas Kuehne" w:date="2019-05-31T12:40:00Z">
        <w:r>
          <w:t xml:space="preserve">The </w:t>
        </w:r>
        <w:r w:rsidRPr="35C1378D">
          <w:rPr>
            <w:rStyle w:val="Datatype"/>
          </w:rPr>
          <w:t>SigningTime</w:t>
        </w:r>
        <w:r>
          <w:t xml:space="preserve"> element MUST contain one instance of a date/time value. </w:t>
        </w:r>
      </w:ins>
      <w:customXmlInsRangeStart w:id="8285" w:author="Andreas Kuehne" w:date="2019-05-31T12:40:00Z"/>
      <w:sdt>
        <w:sdtPr>
          <w:alias w:val="dss2-SigningTimeInfoType.signingTime"/>
          <w:tag w:val="dss2-SigningTimeInfoType.SigningTime"/>
          <w:id w:val="-1863113017"/>
        </w:sdtPr>
        <w:sdtEndPr/>
        <w:sdtContent>
          <w:customXmlInsRangeEnd w:id="8285"/>
          <w:ins w:id="8286" w:author="Andreas Kuehne" w:date="2019-05-31T12:40:00Z">
            <w:r w:rsidRPr="003A06D0">
              <w:rPr>
                <w:color w:val="19D131"/>
                <w:lang w:val="en-GB"/>
              </w:rPr>
              <w:t>This element returns the time value considered by the server to be the signature creation time.</w:t>
            </w:r>
          </w:ins>
          <w:customXmlInsRangeStart w:id="8287" w:author="Andreas Kuehne" w:date="2019-05-31T12:40:00Z"/>
        </w:sdtContent>
      </w:sdt>
      <w:customXmlInsRangeEnd w:id="8287"/>
    </w:p>
    <w:p w14:paraId="325DD63C" w14:textId="77777777" w:rsidR="00A71F46" w:rsidRDefault="00A71F46" w:rsidP="00A71F46">
      <w:pPr>
        <w:pStyle w:val="Member"/>
        <w:rPr>
          <w:ins w:id="8288" w:author="Andreas Kuehne" w:date="2019-05-31T12:40:00Z"/>
        </w:rPr>
      </w:pPr>
      <w:ins w:id="8289" w:author="Andreas Kuehne" w:date="2019-05-31T12:40:00Z">
        <w:r>
          <w:t xml:space="preserve">The OPTIONAL </w:t>
        </w:r>
        <w:r w:rsidRPr="35C1378D">
          <w:rPr>
            <w:rStyle w:val="Datatype"/>
          </w:rPr>
          <w:t>SigningTimeBoundaries</w:t>
        </w:r>
        <w:r>
          <w:t xml:space="preserve"> element, if present, MUST contain a sub-component. A given element MUST satisfy the requirements specified in this document in section </w:t>
        </w:r>
        <w:r>
          <w:fldChar w:fldCharType="begin"/>
        </w:r>
        <w:r>
          <w:instrText xml:space="preserve"> REF _RefComp2836BDF5 \r \h </w:instrText>
        </w:r>
      </w:ins>
      <w:ins w:id="8290" w:author="Andreas Kuehne" w:date="2019-05-31T12:40:00Z">
        <w:r>
          <w:fldChar w:fldCharType="separate"/>
        </w:r>
        <w:r>
          <w:rPr>
            <w:rStyle w:val="Datatype"/>
            <w:rFonts w:eastAsia="Courier New" w:cs="Courier New"/>
          </w:rPr>
          <w:t>SigningTimeBoundaries</w:t>
        </w:r>
        <w:r>
          <w:fldChar w:fldCharType="end"/>
        </w:r>
        <w:r>
          <w:t xml:space="preserve">. </w:t>
        </w:r>
      </w:ins>
      <w:customXmlInsRangeStart w:id="8291" w:author="Andreas Kuehne" w:date="2019-05-31T12:40:00Z"/>
      <w:sdt>
        <w:sdtPr>
          <w:alias w:val="dss2-SigningTimeInfoType.bounds"/>
          <w:tag w:val="dss2-SigningTimeInfoType.SigningTimeBoundaries"/>
          <w:id w:val="-320358794"/>
        </w:sdtPr>
        <w:sdtEndPr/>
        <w:sdtContent>
          <w:customXmlInsRangeEnd w:id="8291"/>
          <w:ins w:id="8292" w:author="Andreas Kuehne" w:date="2019-05-31T12:40:00Z">
            <w:r w:rsidRPr="003A06D0">
              <w:rPr>
                <w:color w:val="19D131"/>
                <w:lang w:val="en-GB"/>
              </w:rPr>
              <w:t>This element returns the trusted time values considered as lower and upper limits for the signing time.</w:t>
            </w:r>
          </w:ins>
          <w:customXmlInsRangeStart w:id="8293" w:author="Andreas Kuehne" w:date="2019-05-31T12:40:00Z"/>
        </w:sdtContent>
      </w:sdt>
      <w:customXmlInsRangeEnd w:id="8293"/>
    </w:p>
    <w:p w14:paraId="54F07DE2" w14:textId="77777777" w:rsidR="00A71F46" w:rsidRDefault="00A71F46" w:rsidP="00A71F46">
      <w:pPr>
        <w:pStyle w:val="Non-normativeCommentHeading"/>
        <w:rPr>
          <w:ins w:id="8294" w:author="Andreas Kuehne" w:date="2019-05-31T12:40:00Z"/>
        </w:rPr>
      </w:pPr>
      <w:ins w:id="8295" w:author="Andreas Kuehne" w:date="2019-05-31T12:40:00Z">
        <w:r>
          <w:t>Non-normative Comment:</w:t>
        </w:r>
      </w:ins>
    </w:p>
    <w:p w14:paraId="291A28E2" w14:textId="77777777" w:rsidR="00A71F46" w:rsidRDefault="001A1734" w:rsidP="00A71F46">
      <w:pPr>
        <w:pStyle w:val="Non-normativeComment"/>
        <w:rPr>
          <w:ins w:id="8296" w:author="Andreas Kuehne" w:date="2019-05-31T12:40:00Z"/>
        </w:rPr>
      </w:pPr>
      <w:customXmlInsRangeStart w:id="8297" w:author="Andreas Kuehne" w:date="2019-05-31T12:40:00Z"/>
      <w:sdt>
        <w:sdtPr>
          <w:tag w:val="dss2-SigningTimeInfoType.-nonNormative"/>
          <w:id w:val="1054505713"/>
          <w:showingPlcHdr/>
        </w:sdtPr>
        <w:sdtEndPr/>
        <w:sdtContent>
          <w:customXmlInsRangeEnd w:id="8297"/>
          <w:ins w:id="8298" w:author="Andreas Kuehne" w:date="2019-05-31T12:40:00Z">
            <w:r w:rsidR="00A71F46">
              <w:rPr>
                <w:color w:val="19D131"/>
              </w:rPr>
              <w:t>[component SigningTimeInfo non normative details]</w:t>
            </w:r>
          </w:ins>
          <w:customXmlInsRangeStart w:id="8299" w:author="Andreas Kuehne" w:date="2019-05-31T12:40:00Z"/>
        </w:sdtContent>
      </w:sdt>
      <w:customXmlInsRangeEnd w:id="8299"/>
    </w:p>
    <w:p w14:paraId="6B9F4183" w14:textId="77777777" w:rsidR="00A71F46" w:rsidRDefault="00A71F46" w:rsidP="00A71F46">
      <w:pPr>
        <w:pStyle w:val="berschrift4"/>
        <w:numPr>
          <w:ilvl w:val="3"/>
          <w:numId w:val="3"/>
        </w:numPr>
        <w:rPr>
          <w:ins w:id="8300" w:author="Andreas Kuehne" w:date="2019-05-31T12:40:00Z"/>
        </w:rPr>
      </w:pPr>
      <w:bookmarkStart w:id="8301" w:name="_Toc10206894"/>
      <w:ins w:id="8302" w:author="Andreas Kuehne" w:date="2019-05-31T12:40:00Z">
        <w:r>
          <w:t>SigningTimeInfo – JSON Syntax</w:t>
        </w:r>
        <w:bookmarkEnd w:id="8301"/>
      </w:ins>
    </w:p>
    <w:p w14:paraId="57A12F81" w14:textId="77777777" w:rsidR="00A71F46" w:rsidRPr="0248A3D1" w:rsidRDefault="00A71F46" w:rsidP="00A71F46">
      <w:pPr>
        <w:rPr>
          <w:ins w:id="8303" w:author="Andreas Kuehne" w:date="2019-05-31T12:40:00Z"/>
        </w:rPr>
      </w:pPr>
      <w:ins w:id="8304" w:author="Andreas Kuehne" w:date="2019-05-31T12:40:00Z">
        <w:r w:rsidRPr="002062A5">
          <w:rPr>
            <w:rFonts w:eastAsia="Arial" w:cs="Arial"/>
            <w:sz w:val="22"/>
            <w:szCs w:val="22"/>
          </w:rPr>
          <w:t xml:space="preserve">The </w:t>
        </w:r>
        <w:r w:rsidRPr="002062A5">
          <w:rPr>
            <w:rFonts w:ascii="Courier New" w:eastAsia="Courier New" w:hAnsi="Courier New" w:cs="Courier New"/>
          </w:rPr>
          <w:t>SigningTimeInfoType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SigningTimeInfo</w:t>
        </w:r>
        <w:r>
          <w:t xml:space="preserve"> component.</w:t>
        </w:r>
      </w:ins>
    </w:p>
    <w:p w14:paraId="5DA85DE0" w14:textId="77777777" w:rsidR="00A71F46" w:rsidRPr="C2430093" w:rsidRDefault="00A71F46" w:rsidP="00A71F46">
      <w:pPr>
        <w:spacing w:line="259" w:lineRule="auto"/>
        <w:rPr>
          <w:ins w:id="8305" w:author="Andreas Kuehne" w:date="2019-05-31T12:40:00Z"/>
          <w:rFonts w:eastAsia="Arial" w:cs="Arial"/>
          <w:sz w:val="22"/>
          <w:szCs w:val="22"/>
        </w:rPr>
      </w:pPr>
      <w:ins w:id="8306"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SigningTimeInfo</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536"/>
        <w:gridCol w:w="2974"/>
        <w:gridCol w:w="2840"/>
      </w:tblGrid>
      <w:tr w:rsidR="00A71F46" w14:paraId="75DDB164" w14:textId="77777777" w:rsidTr="00A71F46">
        <w:trPr>
          <w:cnfStyle w:val="100000000000" w:firstRow="1" w:lastRow="0" w:firstColumn="0" w:lastColumn="0" w:oddVBand="0" w:evenVBand="0" w:oddHBand="0" w:evenHBand="0" w:firstRowFirstColumn="0" w:firstRowLastColumn="0" w:lastRowFirstColumn="0" w:lastRowLastColumn="0"/>
          <w:ins w:id="8307"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F263770" w14:textId="77777777" w:rsidR="00A71F46" w:rsidRDefault="00A71F46" w:rsidP="00A71F46">
            <w:pPr>
              <w:pStyle w:val="Beschriftung"/>
              <w:rPr>
                <w:ins w:id="8308" w:author="Andreas Kuehne" w:date="2019-05-31T12:40:00Z"/>
              </w:rPr>
            </w:pPr>
            <w:ins w:id="8309" w:author="Andreas Kuehne" w:date="2019-05-31T12:40:00Z">
              <w:r>
                <w:t>Element</w:t>
              </w:r>
            </w:ins>
          </w:p>
        </w:tc>
        <w:tc>
          <w:tcPr>
            <w:tcW w:w="4675" w:type="dxa"/>
          </w:tcPr>
          <w:p w14:paraId="18298E18"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8310" w:author="Andreas Kuehne" w:date="2019-05-31T12:40:00Z"/>
              </w:rPr>
            </w:pPr>
            <w:ins w:id="8311" w:author="Andreas Kuehne" w:date="2019-05-31T12:40:00Z">
              <w:r>
                <w:t>Implementing JSON member name</w:t>
              </w:r>
            </w:ins>
          </w:p>
        </w:tc>
        <w:tc>
          <w:tcPr>
            <w:tcW w:w="4675" w:type="dxa"/>
          </w:tcPr>
          <w:p w14:paraId="0D3CF05C"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8312" w:author="Andreas Kuehne" w:date="2019-05-31T12:40:00Z"/>
              </w:rPr>
            </w:pPr>
            <w:ins w:id="8313" w:author="Andreas Kuehne" w:date="2019-05-31T12:40:00Z">
              <w:r>
                <w:t>Comments</w:t>
              </w:r>
            </w:ins>
          </w:p>
        </w:tc>
      </w:tr>
      <w:tr w:rsidR="00A71F46" w14:paraId="14DE4E65" w14:textId="77777777" w:rsidTr="00A71F46">
        <w:trPr>
          <w:ins w:id="8314"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4EB3D77" w14:textId="77777777" w:rsidR="00A71F46" w:rsidRPr="002062A5" w:rsidRDefault="00A71F46" w:rsidP="00A71F46">
            <w:pPr>
              <w:pStyle w:val="Beschriftung"/>
              <w:rPr>
                <w:ins w:id="8315" w:author="Andreas Kuehne" w:date="2019-05-31T12:40:00Z"/>
                <w:rStyle w:val="Datatype"/>
                <w:b w:val="0"/>
                <w:bCs w:val="0"/>
              </w:rPr>
            </w:pPr>
            <w:ins w:id="8316" w:author="Andreas Kuehne" w:date="2019-05-31T12:40:00Z">
              <w:r w:rsidRPr="002062A5">
                <w:rPr>
                  <w:rStyle w:val="Datatype"/>
                </w:rPr>
                <w:t>SigningTime</w:t>
              </w:r>
            </w:ins>
          </w:p>
        </w:tc>
        <w:tc>
          <w:tcPr>
            <w:tcW w:w="4675" w:type="dxa"/>
          </w:tcPr>
          <w:p w14:paraId="5FA1ED0C"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8317" w:author="Andreas Kuehne" w:date="2019-05-31T12:40:00Z"/>
                <w:rStyle w:val="Datatype"/>
              </w:rPr>
            </w:pPr>
            <w:ins w:id="8318" w:author="Andreas Kuehne" w:date="2019-05-31T12:40:00Z">
              <w:r w:rsidRPr="002062A5">
                <w:rPr>
                  <w:rStyle w:val="Datatype"/>
                </w:rPr>
                <w:t>signingTime</w:t>
              </w:r>
            </w:ins>
          </w:p>
        </w:tc>
        <w:tc>
          <w:tcPr>
            <w:tcW w:w="4675" w:type="dxa"/>
          </w:tcPr>
          <w:p w14:paraId="620FD7FF"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8319" w:author="Andreas Kuehne" w:date="2019-05-31T12:40:00Z"/>
              </w:rPr>
            </w:pPr>
            <w:customXmlInsRangeStart w:id="8320" w:author="Andreas Kuehne" w:date="2019-05-31T12:40:00Z"/>
            <w:sdt>
              <w:sdtPr>
                <w:alias w:val="dss2-SigningTimeInfoType.signingTime"/>
                <w:tag w:val="dss2-SigningTimeInfoType.-jsonComment.SigningTime"/>
                <w:id w:val="-657536003"/>
                <w:showingPlcHdr/>
              </w:sdtPr>
              <w:sdtEndPr/>
              <w:sdtContent>
                <w:customXmlInsRangeEnd w:id="8320"/>
                <w:ins w:id="8321" w:author="Andreas Kuehne" w:date="2019-05-31T12:40:00Z">
                  <w:r w:rsidR="00A71F46">
                    <w:rPr>
                      <w:color w:val="19D131"/>
                    </w:rPr>
                    <w:t>[]</w:t>
                  </w:r>
                </w:ins>
                <w:customXmlInsRangeStart w:id="8322" w:author="Andreas Kuehne" w:date="2019-05-31T12:40:00Z"/>
              </w:sdtContent>
            </w:sdt>
            <w:customXmlInsRangeEnd w:id="8322"/>
          </w:p>
        </w:tc>
      </w:tr>
      <w:tr w:rsidR="00A71F46" w14:paraId="3A3BED41" w14:textId="77777777" w:rsidTr="00A71F46">
        <w:trPr>
          <w:ins w:id="8323"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F723CBA" w14:textId="77777777" w:rsidR="00A71F46" w:rsidRPr="002062A5" w:rsidRDefault="00A71F46" w:rsidP="00A71F46">
            <w:pPr>
              <w:pStyle w:val="Beschriftung"/>
              <w:rPr>
                <w:ins w:id="8324" w:author="Andreas Kuehne" w:date="2019-05-31T12:40:00Z"/>
                <w:rStyle w:val="Datatype"/>
                <w:b w:val="0"/>
                <w:bCs w:val="0"/>
              </w:rPr>
            </w:pPr>
            <w:ins w:id="8325" w:author="Andreas Kuehne" w:date="2019-05-31T12:40:00Z">
              <w:r w:rsidRPr="002062A5">
                <w:rPr>
                  <w:rStyle w:val="Datatype"/>
                </w:rPr>
                <w:t>SigningTimeBoundaries</w:t>
              </w:r>
            </w:ins>
          </w:p>
        </w:tc>
        <w:tc>
          <w:tcPr>
            <w:tcW w:w="4675" w:type="dxa"/>
          </w:tcPr>
          <w:p w14:paraId="4C9082B6"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8326" w:author="Andreas Kuehne" w:date="2019-05-31T12:40:00Z"/>
                <w:rStyle w:val="Datatype"/>
              </w:rPr>
            </w:pPr>
            <w:ins w:id="8327" w:author="Andreas Kuehne" w:date="2019-05-31T12:40:00Z">
              <w:r w:rsidRPr="002062A5">
                <w:rPr>
                  <w:rStyle w:val="Datatype"/>
                </w:rPr>
                <w:t>bounds</w:t>
              </w:r>
            </w:ins>
          </w:p>
        </w:tc>
        <w:tc>
          <w:tcPr>
            <w:tcW w:w="4675" w:type="dxa"/>
          </w:tcPr>
          <w:p w14:paraId="5EF36378"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8328" w:author="Andreas Kuehne" w:date="2019-05-31T12:40:00Z"/>
              </w:rPr>
            </w:pPr>
            <w:customXmlInsRangeStart w:id="8329" w:author="Andreas Kuehne" w:date="2019-05-31T12:40:00Z"/>
            <w:sdt>
              <w:sdtPr>
                <w:alias w:val="dss2-SigningTimeInfoType.bounds"/>
                <w:tag w:val="dss2-SigningTimeInfoType.-jsonComment.SigningTimeBoundaries"/>
                <w:id w:val="399185173"/>
                <w:showingPlcHdr/>
              </w:sdtPr>
              <w:sdtEndPr/>
              <w:sdtContent>
                <w:customXmlInsRangeEnd w:id="8329"/>
                <w:ins w:id="8330" w:author="Andreas Kuehne" w:date="2019-05-31T12:40:00Z">
                  <w:r w:rsidR="00A71F46">
                    <w:rPr>
                      <w:color w:val="19D131"/>
                    </w:rPr>
                    <w:t>[]</w:t>
                  </w:r>
                </w:ins>
                <w:customXmlInsRangeStart w:id="8331" w:author="Andreas Kuehne" w:date="2019-05-31T12:40:00Z"/>
              </w:sdtContent>
            </w:sdt>
            <w:customXmlInsRangeEnd w:id="8331"/>
          </w:p>
        </w:tc>
      </w:tr>
    </w:tbl>
    <w:p w14:paraId="2809975A" w14:textId="77777777" w:rsidR="00A71F46" w:rsidRPr="0202B381" w:rsidRDefault="00A71F46" w:rsidP="00A71F46">
      <w:pPr>
        <w:rPr>
          <w:ins w:id="8332" w:author="Andreas Kuehne" w:date="2019-05-31T12:40:00Z"/>
        </w:rPr>
      </w:pPr>
      <w:ins w:id="8333" w:author="Andreas Kuehne" w:date="2019-05-31T12:40:00Z">
        <w:r w:rsidRPr="002062A5">
          <w:rPr>
            <w:rFonts w:eastAsia="Arial" w:cs="Arial"/>
            <w:sz w:val="22"/>
            <w:szCs w:val="22"/>
          </w:rPr>
          <w:t xml:space="preserve">The </w:t>
        </w:r>
        <w:r w:rsidRPr="002062A5">
          <w:rPr>
            <w:rFonts w:ascii="Courier New" w:eastAsia="Courier New" w:hAnsi="Courier New" w:cs="Courier New"/>
          </w:rPr>
          <w:t>SigningTimeInfoType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13002F24" w14:textId="77777777" w:rsidR="00A71F46" w:rsidRDefault="00A71F46" w:rsidP="00A71F46">
      <w:pPr>
        <w:pStyle w:val="Code"/>
        <w:spacing w:line="259" w:lineRule="auto"/>
        <w:rPr>
          <w:ins w:id="8334" w:author="Andreas Kuehne" w:date="2019-05-31T12:40:00Z"/>
        </w:rPr>
      </w:pPr>
      <w:ins w:id="8335" w:author="Andreas Kuehne" w:date="2019-05-31T12:40:00Z">
        <w:r>
          <w:rPr>
            <w:color w:val="31849B" w:themeColor="accent5" w:themeShade="BF"/>
          </w:rPr>
          <w:t>"dss2-SigningTimeInfoType"</w:t>
        </w:r>
        <w:r>
          <w:t>: {</w:t>
        </w:r>
      </w:ins>
    </w:p>
    <w:p w14:paraId="091D2A95" w14:textId="77777777" w:rsidR="00A71F46" w:rsidRDefault="00A71F46" w:rsidP="00A71F46">
      <w:pPr>
        <w:pStyle w:val="Code"/>
        <w:spacing w:line="259" w:lineRule="auto"/>
        <w:rPr>
          <w:ins w:id="8336" w:author="Andreas Kuehne" w:date="2019-05-31T12:40:00Z"/>
        </w:rPr>
      </w:pPr>
      <w:ins w:id="8337" w:author="Andreas Kuehne" w:date="2019-05-31T12:40:00Z">
        <w:r>
          <w:rPr>
            <w:color w:val="31849B" w:themeColor="accent5" w:themeShade="BF"/>
          </w:rPr>
          <w:t xml:space="preserve">  "type"</w:t>
        </w:r>
        <w:r>
          <w:t xml:space="preserve">: </w:t>
        </w:r>
        <w:r>
          <w:rPr>
            <w:color w:val="244061" w:themeColor="accent1" w:themeShade="80"/>
          </w:rPr>
          <w:t>"object",</w:t>
        </w:r>
      </w:ins>
    </w:p>
    <w:p w14:paraId="3EF759F0" w14:textId="77777777" w:rsidR="00A71F46" w:rsidRDefault="00A71F46" w:rsidP="00A71F46">
      <w:pPr>
        <w:pStyle w:val="Code"/>
        <w:spacing w:line="259" w:lineRule="auto"/>
        <w:rPr>
          <w:ins w:id="8338" w:author="Andreas Kuehne" w:date="2019-05-31T12:40:00Z"/>
        </w:rPr>
      </w:pPr>
      <w:ins w:id="8339" w:author="Andreas Kuehne" w:date="2019-05-31T12:40:00Z">
        <w:r>
          <w:rPr>
            <w:color w:val="31849B" w:themeColor="accent5" w:themeShade="BF"/>
          </w:rPr>
          <w:t xml:space="preserve">  "properties"</w:t>
        </w:r>
        <w:r>
          <w:t>: {</w:t>
        </w:r>
      </w:ins>
    </w:p>
    <w:p w14:paraId="324234CA" w14:textId="77777777" w:rsidR="00A71F46" w:rsidRDefault="00A71F46" w:rsidP="00A71F46">
      <w:pPr>
        <w:pStyle w:val="Code"/>
        <w:spacing w:line="259" w:lineRule="auto"/>
        <w:rPr>
          <w:ins w:id="8340" w:author="Andreas Kuehne" w:date="2019-05-31T12:40:00Z"/>
        </w:rPr>
      </w:pPr>
      <w:ins w:id="8341" w:author="Andreas Kuehne" w:date="2019-05-31T12:40:00Z">
        <w:r>
          <w:rPr>
            <w:color w:val="31849B" w:themeColor="accent5" w:themeShade="BF"/>
          </w:rPr>
          <w:t xml:space="preserve">    "signingTime"</w:t>
        </w:r>
        <w:r>
          <w:t>: {</w:t>
        </w:r>
      </w:ins>
    </w:p>
    <w:p w14:paraId="30EFF2BD" w14:textId="77777777" w:rsidR="00A71F46" w:rsidRDefault="00A71F46" w:rsidP="00A71F46">
      <w:pPr>
        <w:pStyle w:val="Code"/>
        <w:spacing w:line="259" w:lineRule="auto"/>
        <w:rPr>
          <w:ins w:id="8342" w:author="Andreas Kuehne" w:date="2019-05-31T12:40:00Z"/>
        </w:rPr>
      </w:pPr>
      <w:ins w:id="8343" w:author="Andreas Kuehne" w:date="2019-05-31T12:40:00Z">
        <w:r>
          <w:rPr>
            <w:color w:val="31849B" w:themeColor="accent5" w:themeShade="BF"/>
          </w:rPr>
          <w:t xml:space="preserve">      "type"</w:t>
        </w:r>
        <w:r>
          <w:t xml:space="preserve">: </w:t>
        </w:r>
        <w:r>
          <w:rPr>
            <w:color w:val="244061" w:themeColor="accent1" w:themeShade="80"/>
          </w:rPr>
          <w:t>"integer",</w:t>
        </w:r>
      </w:ins>
    </w:p>
    <w:p w14:paraId="00400FD6" w14:textId="77777777" w:rsidR="00A71F46" w:rsidRDefault="00A71F46" w:rsidP="00A71F46">
      <w:pPr>
        <w:pStyle w:val="Code"/>
        <w:spacing w:line="259" w:lineRule="auto"/>
        <w:rPr>
          <w:ins w:id="8344" w:author="Andreas Kuehne" w:date="2019-05-31T12:40:00Z"/>
        </w:rPr>
      </w:pPr>
      <w:ins w:id="8345" w:author="Andreas Kuehne" w:date="2019-05-31T12:40:00Z">
        <w:r>
          <w:rPr>
            <w:color w:val="31849B" w:themeColor="accent5" w:themeShade="BF"/>
          </w:rPr>
          <w:t xml:space="preserve">      "format"</w:t>
        </w:r>
        <w:r>
          <w:t xml:space="preserve">: </w:t>
        </w:r>
        <w:r>
          <w:rPr>
            <w:color w:val="244061" w:themeColor="accent1" w:themeShade="80"/>
          </w:rPr>
          <w:t>"utc-millisec"</w:t>
        </w:r>
      </w:ins>
    </w:p>
    <w:p w14:paraId="34AC29AF" w14:textId="77777777" w:rsidR="00A71F46" w:rsidRDefault="00A71F46" w:rsidP="00A71F46">
      <w:pPr>
        <w:pStyle w:val="Code"/>
        <w:spacing w:line="259" w:lineRule="auto"/>
        <w:rPr>
          <w:ins w:id="8346" w:author="Andreas Kuehne" w:date="2019-05-31T12:40:00Z"/>
        </w:rPr>
      </w:pPr>
      <w:ins w:id="8347" w:author="Andreas Kuehne" w:date="2019-05-31T12:40:00Z">
        <w:r>
          <w:t xml:space="preserve">    },</w:t>
        </w:r>
      </w:ins>
    </w:p>
    <w:p w14:paraId="4BC7E71B" w14:textId="77777777" w:rsidR="00A71F46" w:rsidRDefault="00A71F46" w:rsidP="00A71F46">
      <w:pPr>
        <w:pStyle w:val="Code"/>
        <w:spacing w:line="259" w:lineRule="auto"/>
        <w:rPr>
          <w:ins w:id="8348" w:author="Andreas Kuehne" w:date="2019-05-31T12:40:00Z"/>
        </w:rPr>
      </w:pPr>
      <w:ins w:id="8349" w:author="Andreas Kuehne" w:date="2019-05-31T12:40:00Z">
        <w:r>
          <w:rPr>
            <w:color w:val="31849B" w:themeColor="accent5" w:themeShade="BF"/>
          </w:rPr>
          <w:t xml:space="preserve">    "bounds"</w:t>
        </w:r>
        <w:r>
          <w:t>: {</w:t>
        </w:r>
      </w:ins>
    </w:p>
    <w:p w14:paraId="4EF9D871" w14:textId="77777777" w:rsidR="00A71F46" w:rsidRDefault="00A71F46" w:rsidP="00A71F46">
      <w:pPr>
        <w:pStyle w:val="Code"/>
        <w:spacing w:line="259" w:lineRule="auto"/>
        <w:rPr>
          <w:ins w:id="8350" w:author="Andreas Kuehne" w:date="2019-05-31T12:40:00Z"/>
        </w:rPr>
      </w:pPr>
      <w:ins w:id="8351" w:author="Andreas Kuehne" w:date="2019-05-31T12:40:00Z">
        <w:r>
          <w:rPr>
            <w:color w:val="31849B" w:themeColor="accent5" w:themeShade="BF"/>
          </w:rPr>
          <w:t xml:space="preserve">      "$ref"</w:t>
        </w:r>
        <w:r>
          <w:t xml:space="preserve">: </w:t>
        </w:r>
        <w:r>
          <w:rPr>
            <w:color w:val="244061" w:themeColor="accent1" w:themeShade="80"/>
          </w:rPr>
          <w:t>"#/definitions/dss2-SigningTimeBoundariesType"</w:t>
        </w:r>
      </w:ins>
    </w:p>
    <w:p w14:paraId="61F13486" w14:textId="77777777" w:rsidR="00A71F46" w:rsidRDefault="00A71F46" w:rsidP="00A71F46">
      <w:pPr>
        <w:pStyle w:val="Code"/>
        <w:spacing w:line="259" w:lineRule="auto"/>
        <w:rPr>
          <w:ins w:id="8352" w:author="Andreas Kuehne" w:date="2019-05-31T12:40:00Z"/>
        </w:rPr>
      </w:pPr>
      <w:ins w:id="8353" w:author="Andreas Kuehne" w:date="2019-05-31T12:40:00Z">
        <w:r>
          <w:t xml:space="preserve">    }</w:t>
        </w:r>
      </w:ins>
    </w:p>
    <w:p w14:paraId="7D78F1D6" w14:textId="77777777" w:rsidR="00A71F46" w:rsidRDefault="00A71F46" w:rsidP="00A71F46">
      <w:pPr>
        <w:pStyle w:val="Code"/>
        <w:spacing w:line="259" w:lineRule="auto"/>
        <w:rPr>
          <w:ins w:id="8354" w:author="Andreas Kuehne" w:date="2019-05-31T12:40:00Z"/>
        </w:rPr>
      </w:pPr>
      <w:ins w:id="8355" w:author="Andreas Kuehne" w:date="2019-05-31T12:40:00Z">
        <w:r>
          <w:t xml:space="preserve">  },</w:t>
        </w:r>
      </w:ins>
    </w:p>
    <w:p w14:paraId="23E293EF" w14:textId="77777777" w:rsidR="00A71F46" w:rsidRDefault="00A71F46" w:rsidP="00A71F46">
      <w:pPr>
        <w:pStyle w:val="Code"/>
        <w:spacing w:line="259" w:lineRule="auto"/>
        <w:rPr>
          <w:ins w:id="8356" w:author="Andreas Kuehne" w:date="2019-05-31T12:40:00Z"/>
        </w:rPr>
      </w:pPr>
      <w:ins w:id="8357" w:author="Andreas Kuehne" w:date="2019-05-31T12:40:00Z">
        <w:r>
          <w:rPr>
            <w:color w:val="31849B" w:themeColor="accent5" w:themeShade="BF"/>
          </w:rPr>
          <w:t xml:space="preserve">  "required"</w:t>
        </w:r>
        <w:r>
          <w:t>: [</w:t>
        </w:r>
        <w:r>
          <w:rPr>
            <w:color w:val="244061" w:themeColor="accent1" w:themeShade="80"/>
          </w:rPr>
          <w:t>"signingTime"</w:t>
        </w:r>
        <w:r>
          <w:t>]</w:t>
        </w:r>
      </w:ins>
    </w:p>
    <w:p w14:paraId="4651EE99" w14:textId="77777777" w:rsidR="00A71F46" w:rsidRDefault="00A71F46" w:rsidP="00A71F46">
      <w:pPr>
        <w:pStyle w:val="Code"/>
        <w:spacing w:line="259" w:lineRule="auto"/>
        <w:rPr>
          <w:ins w:id="8358" w:author="Andreas Kuehne" w:date="2019-05-31T12:40:00Z"/>
        </w:rPr>
      </w:pPr>
      <w:ins w:id="8359" w:author="Andreas Kuehne" w:date="2019-05-31T12:40:00Z">
        <w:r>
          <w:t>}</w:t>
        </w:r>
      </w:ins>
    </w:p>
    <w:p w14:paraId="503B34F4" w14:textId="77777777" w:rsidR="00A71F46" w:rsidRDefault="001A1734" w:rsidP="00A71F46">
      <w:pPr>
        <w:rPr>
          <w:ins w:id="8360" w:author="Andreas Kuehne" w:date="2019-05-31T12:40:00Z"/>
        </w:rPr>
      </w:pPr>
      <w:customXmlInsRangeStart w:id="8361" w:author="Andreas Kuehne" w:date="2019-05-31T12:40:00Z"/>
      <w:sdt>
        <w:sdtPr>
          <w:tag w:val="dss2-SigningTimeInfoType.-jsonSchema"/>
          <w:id w:val="632138080"/>
          <w:showingPlcHdr/>
        </w:sdtPr>
        <w:sdtEndPr/>
        <w:sdtContent>
          <w:customXmlInsRangeEnd w:id="8361"/>
          <w:ins w:id="8362" w:author="Andreas Kuehne" w:date="2019-05-31T12:40:00Z">
            <w:r w:rsidR="00A71F46">
              <w:rPr>
                <w:color w:val="19D131"/>
              </w:rPr>
              <w:t>[component SigningTimeInfo JSON schema details]</w:t>
            </w:r>
          </w:ins>
          <w:customXmlInsRangeStart w:id="8363" w:author="Andreas Kuehne" w:date="2019-05-31T12:40:00Z"/>
        </w:sdtContent>
      </w:sdt>
      <w:customXmlInsRangeEnd w:id="8363"/>
    </w:p>
    <w:p w14:paraId="0A6B5886" w14:textId="77777777" w:rsidR="00A71F46" w:rsidRDefault="00A71F46" w:rsidP="00A71F46">
      <w:pPr>
        <w:pStyle w:val="berschrift4"/>
        <w:numPr>
          <w:ilvl w:val="3"/>
          <w:numId w:val="3"/>
        </w:numPr>
        <w:rPr>
          <w:ins w:id="8364" w:author="Andreas Kuehne" w:date="2019-05-31T12:40:00Z"/>
        </w:rPr>
      </w:pPr>
      <w:bookmarkStart w:id="8365" w:name="_Toc10206895"/>
      <w:ins w:id="8366" w:author="Andreas Kuehne" w:date="2019-05-31T12:40:00Z">
        <w:r>
          <w:t>SigningTimeInfo – XML Syntax</w:t>
        </w:r>
        <w:bookmarkEnd w:id="8365"/>
      </w:ins>
    </w:p>
    <w:p w14:paraId="532FC506" w14:textId="77777777" w:rsidR="00A71F46" w:rsidRPr="5404FA76" w:rsidRDefault="00A71F46" w:rsidP="00A71F46">
      <w:pPr>
        <w:rPr>
          <w:ins w:id="8367" w:author="Andreas Kuehne" w:date="2019-05-31T12:40:00Z"/>
        </w:rPr>
      </w:pPr>
      <w:ins w:id="8368" w:author="Andreas Kuehne" w:date="2019-05-31T12:40:00Z">
        <w:r w:rsidRPr="0CCF9147">
          <w:t xml:space="preserve">The XML type </w:t>
        </w:r>
        <w:r w:rsidRPr="002062A5">
          <w:rPr>
            <w:rFonts w:ascii="Courier New" w:eastAsia="Courier New" w:hAnsi="Courier New" w:cs="Courier New"/>
          </w:rPr>
          <w:t>SigningTimeInfoType</w:t>
        </w:r>
        <w:r w:rsidRPr="0CCF9147">
          <w:t xml:space="preserve"> SHALL implement the requirements defined in the </w:t>
        </w:r>
        <w:r w:rsidRPr="002062A5">
          <w:rPr>
            <w:rFonts w:ascii="Courier New" w:eastAsia="Courier New" w:hAnsi="Courier New" w:cs="Courier New"/>
          </w:rPr>
          <w:t>SigningTimeInfo</w:t>
        </w:r>
        <w:r>
          <w:t xml:space="preserve"> </w:t>
        </w:r>
        <w:r w:rsidRPr="005A6FFD">
          <w:t>component.</w:t>
        </w:r>
      </w:ins>
    </w:p>
    <w:p w14:paraId="6AA667CB" w14:textId="77777777" w:rsidR="00A71F46" w:rsidRDefault="00A71F46" w:rsidP="00A71F46">
      <w:pPr>
        <w:rPr>
          <w:ins w:id="8369" w:author="Andreas Kuehne" w:date="2019-05-31T12:40:00Z"/>
        </w:rPr>
      </w:pPr>
      <w:ins w:id="8370" w:author="Andreas Kuehne" w:date="2019-05-31T12:40:00Z">
        <w:r w:rsidRPr="005A6FFD">
          <w:rPr>
            <w:rFonts w:eastAsia="Arial"/>
          </w:rPr>
          <w:t xml:space="preserve">The </w:t>
        </w:r>
        <w:r w:rsidRPr="002062A5">
          <w:rPr>
            <w:rFonts w:ascii="Courier New" w:eastAsia="Courier New" w:hAnsi="Courier New" w:cs="Courier New"/>
          </w:rPr>
          <w:t>SigningTimeInfoType</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0CE8D72D" w14:textId="77777777" w:rsidR="00A71F46" w:rsidRDefault="00A71F46" w:rsidP="00A71F46">
      <w:pPr>
        <w:pStyle w:val="Code"/>
        <w:rPr>
          <w:ins w:id="8371" w:author="Andreas Kuehne" w:date="2019-05-31T12:40:00Z"/>
        </w:rPr>
      </w:pPr>
      <w:ins w:id="8372"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SigningTimeInfoType</w:t>
        </w:r>
        <w:r>
          <w:rPr>
            <w:color w:val="943634" w:themeColor="accent2" w:themeShade="BF"/>
          </w:rPr>
          <w:t>"</w:t>
        </w:r>
        <w:r>
          <w:rPr>
            <w:color w:val="31849B" w:themeColor="accent5" w:themeShade="BF"/>
          </w:rPr>
          <w:t>&gt;</w:t>
        </w:r>
      </w:ins>
    </w:p>
    <w:p w14:paraId="5B93998F" w14:textId="77777777" w:rsidR="00A71F46" w:rsidRDefault="00A71F46" w:rsidP="00A71F46">
      <w:pPr>
        <w:pStyle w:val="Code"/>
        <w:rPr>
          <w:ins w:id="8373" w:author="Andreas Kuehne" w:date="2019-05-31T12:40:00Z"/>
        </w:rPr>
      </w:pPr>
      <w:ins w:id="8374" w:author="Andreas Kuehne" w:date="2019-05-31T12:40:00Z">
        <w:r>
          <w:rPr>
            <w:color w:val="31849B" w:themeColor="accent5" w:themeShade="BF"/>
          </w:rPr>
          <w:t xml:space="preserve">  &lt;xs:sequence&gt;</w:t>
        </w:r>
      </w:ins>
    </w:p>
    <w:p w14:paraId="4876F657" w14:textId="77777777" w:rsidR="00A71F46" w:rsidRDefault="00A71F46" w:rsidP="00A71F46">
      <w:pPr>
        <w:pStyle w:val="Code"/>
        <w:rPr>
          <w:ins w:id="8375" w:author="Andreas Kuehne" w:date="2019-05-31T12:40:00Z"/>
        </w:rPr>
      </w:pPr>
      <w:ins w:id="8376"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SigningTime</w:t>
        </w:r>
        <w:r>
          <w:rPr>
            <w:color w:val="943634" w:themeColor="accent2" w:themeShade="BF"/>
          </w:rPr>
          <w:t>" type="</w:t>
        </w:r>
        <w:r>
          <w:rPr>
            <w:color w:val="244061" w:themeColor="accent1" w:themeShade="80"/>
          </w:rPr>
          <w:t>xs:dateTime</w:t>
        </w:r>
        <w:r>
          <w:rPr>
            <w:color w:val="943634" w:themeColor="accent2" w:themeShade="BF"/>
          </w:rPr>
          <w:t>"</w:t>
        </w:r>
        <w:r>
          <w:rPr>
            <w:color w:val="31849B" w:themeColor="accent5" w:themeShade="BF"/>
          </w:rPr>
          <w:t>/&gt;</w:t>
        </w:r>
      </w:ins>
    </w:p>
    <w:p w14:paraId="16D536F5" w14:textId="77777777" w:rsidR="00A71F46" w:rsidRDefault="00A71F46" w:rsidP="00A71F46">
      <w:pPr>
        <w:pStyle w:val="Code"/>
        <w:rPr>
          <w:ins w:id="8377" w:author="Andreas Kuehne" w:date="2019-05-31T12:40:00Z"/>
        </w:rPr>
      </w:pPr>
      <w:ins w:id="8378"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SigningTimeBoundaries</w:t>
        </w:r>
        <w:r>
          <w:rPr>
            <w:color w:val="943634" w:themeColor="accent2" w:themeShade="BF"/>
          </w:rPr>
          <w:t>" type="</w:t>
        </w:r>
        <w:r>
          <w:rPr>
            <w:color w:val="244061" w:themeColor="accent1" w:themeShade="80"/>
          </w:rPr>
          <w:t>dss2:SigningTimeBoundariesType</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0CAA1632" w14:textId="77777777" w:rsidR="00A71F46" w:rsidRDefault="00A71F46" w:rsidP="00A71F46">
      <w:pPr>
        <w:pStyle w:val="Code"/>
        <w:rPr>
          <w:ins w:id="8379" w:author="Andreas Kuehne" w:date="2019-05-31T12:40:00Z"/>
        </w:rPr>
      </w:pPr>
      <w:ins w:id="8380" w:author="Andreas Kuehne" w:date="2019-05-31T12:40:00Z">
        <w:r>
          <w:rPr>
            <w:color w:val="31849B" w:themeColor="accent5" w:themeShade="BF"/>
          </w:rPr>
          <w:t xml:space="preserve">  &lt;/xs:sequence&gt;</w:t>
        </w:r>
      </w:ins>
    </w:p>
    <w:p w14:paraId="742230B0" w14:textId="77777777" w:rsidR="00A71F46" w:rsidRDefault="00A71F46" w:rsidP="00A71F46">
      <w:pPr>
        <w:pStyle w:val="Code"/>
        <w:rPr>
          <w:ins w:id="8381" w:author="Andreas Kuehne" w:date="2019-05-31T12:40:00Z"/>
        </w:rPr>
      </w:pPr>
      <w:ins w:id="8382" w:author="Andreas Kuehne" w:date="2019-05-31T12:40:00Z">
        <w:r>
          <w:rPr>
            <w:color w:val="31849B" w:themeColor="accent5" w:themeShade="BF"/>
          </w:rPr>
          <w:t>&lt;/xs:complexType&gt;</w:t>
        </w:r>
      </w:ins>
    </w:p>
    <w:p w14:paraId="5EB2B670" w14:textId="77777777" w:rsidR="00A71F46" w:rsidRDefault="00A71F46" w:rsidP="00A71F46">
      <w:pPr>
        <w:spacing w:line="259" w:lineRule="auto"/>
        <w:rPr>
          <w:ins w:id="8383" w:author="Andreas Kuehne" w:date="2019-05-31T12:40:00Z"/>
        </w:rPr>
      </w:pPr>
      <w:ins w:id="8384" w:author="Andreas Kuehne" w:date="2019-05-31T12:40:00Z">
        <w:r>
          <w:t>Each child element of</w:t>
        </w:r>
        <w:r w:rsidRPr="71C71F8C">
          <w:t xml:space="preserve"> </w:t>
        </w:r>
        <w:r w:rsidRPr="002062A5">
          <w:rPr>
            <w:rFonts w:ascii="Courier New" w:eastAsia="Courier New" w:hAnsi="Courier New" w:cs="Courier New"/>
          </w:rPr>
          <w:t>SigningTimeInfoType</w:t>
        </w:r>
        <w:r w:rsidRPr="71C71F8C">
          <w:t xml:space="preserve"> </w:t>
        </w:r>
        <w:r>
          <w:t xml:space="preserve">XML element SHALL implement in XML syntax the sub-component that has a name equal to its local name. </w:t>
        </w:r>
      </w:ins>
      <w:customXmlInsRangeStart w:id="8385" w:author="Andreas Kuehne" w:date="2019-05-31T12:40:00Z"/>
      <w:sdt>
        <w:sdtPr>
          <w:tag w:val="dss2-SigningTimeInfoType.-xmlSchema"/>
          <w:id w:val="531687273"/>
          <w:showingPlcHdr/>
        </w:sdtPr>
        <w:sdtEndPr/>
        <w:sdtContent>
          <w:customXmlInsRangeEnd w:id="8385"/>
          <w:ins w:id="8386" w:author="Andreas Kuehne" w:date="2019-05-31T12:40:00Z">
            <w:r>
              <w:rPr>
                <w:color w:val="19D131"/>
              </w:rPr>
              <w:t>[component SigningTimeInfo XML schema details]</w:t>
            </w:r>
          </w:ins>
          <w:customXmlInsRangeStart w:id="8387" w:author="Andreas Kuehne" w:date="2019-05-31T12:40:00Z"/>
        </w:sdtContent>
      </w:sdt>
      <w:customXmlInsRangeEnd w:id="8387"/>
    </w:p>
    <w:p w14:paraId="090DD31D" w14:textId="77777777" w:rsidR="00A71F46" w:rsidRDefault="00A71F46" w:rsidP="00A71F46">
      <w:pPr>
        <w:pStyle w:val="berschrift3"/>
        <w:numPr>
          <w:ilvl w:val="2"/>
          <w:numId w:val="3"/>
        </w:numPr>
        <w:rPr>
          <w:ins w:id="8388" w:author="Andreas Kuehne" w:date="2019-05-31T12:40:00Z"/>
        </w:rPr>
      </w:pPr>
      <w:bookmarkStart w:id="8389" w:name="_Toc10206896"/>
      <w:ins w:id="8390" w:author="Andreas Kuehne" w:date="2019-05-31T12:40:00Z">
        <w:r>
          <w:t>Component SigningTimeBoundaries</w:t>
        </w:r>
        <w:bookmarkEnd w:id="8389"/>
      </w:ins>
    </w:p>
    <w:p w14:paraId="7268ACA4" w14:textId="77777777" w:rsidR="00A71F46" w:rsidRDefault="001A1734" w:rsidP="00A71F46">
      <w:pPr>
        <w:rPr>
          <w:ins w:id="8391" w:author="Andreas Kuehne" w:date="2019-05-31T12:40:00Z"/>
        </w:rPr>
      </w:pPr>
      <w:customXmlInsRangeStart w:id="8392" w:author="Andreas Kuehne" w:date="2019-05-31T12:40:00Z"/>
      <w:sdt>
        <w:sdtPr>
          <w:tag w:val="dss2-SigningTimeBoundariesType.-normative"/>
          <w:id w:val="214633775"/>
        </w:sdtPr>
        <w:sdtEndPr/>
        <w:sdtContent>
          <w:customXmlInsRangeEnd w:id="8392"/>
          <w:ins w:id="8393" w:author="Andreas Kuehne" w:date="2019-05-31T12:40:00Z">
            <w:r w:rsidR="00A71F46" w:rsidRPr="009D448F">
              <w:rPr>
                <w:color w:val="19D131"/>
              </w:rPr>
              <w:t>This element returns the trusted time values considered as lower and upper limits for the signing time.</w:t>
            </w:r>
          </w:ins>
          <w:customXmlInsRangeStart w:id="8394" w:author="Andreas Kuehne" w:date="2019-05-31T12:40:00Z"/>
        </w:sdtContent>
      </w:sdt>
      <w:customXmlInsRangeEnd w:id="8394"/>
    </w:p>
    <w:p w14:paraId="34B3F6C1" w14:textId="77777777" w:rsidR="00A71F46" w:rsidRDefault="00A71F46" w:rsidP="00A71F46">
      <w:pPr>
        <w:rPr>
          <w:ins w:id="8395" w:author="Andreas Kuehne" w:date="2019-05-31T12:40:00Z"/>
        </w:rPr>
      </w:pPr>
      <w:ins w:id="8396" w:author="Andreas Kuehne" w:date="2019-05-31T12:40:00Z">
        <w:r>
          <w:t>Below follows a list of the sub-components that constitute this component:</w:t>
        </w:r>
      </w:ins>
    </w:p>
    <w:p w14:paraId="770E2898" w14:textId="77777777" w:rsidR="00A71F46" w:rsidRDefault="00A71F46" w:rsidP="00A71F46">
      <w:pPr>
        <w:pStyle w:val="Member"/>
        <w:rPr>
          <w:ins w:id="8397" w:author="Andreas Kuehne" w:date="2019-05-31T12:40:00Z"/>
        </w:rPr>
      </w:pPr>
      <w:ins w:id="8398" w:author="Andreas Kuehne" w:date="2019-05-31T12:40:00Z">
        <w:r>
          <w:t xml:space="preserve">The OPTIONAL </w:t>
        </w:r>
        <w:r w:rsidRPr="35C1378D">
          <w:rPr>
            <w:rStyle w:val="Datatype"/>
          </w:rPr>
          <w:t>LowerBoundary</w:t>
        </w:r>
        <w:r>
          <w:t xml:space="preserve"> element, if present, MUST contain a date/time value. </w:t>
        </w:r>
      </w:ins>
      <w:customXmlInsRangeStart w:id="8399" w:author="Andreas Kuehne" w:date="2019-05-31T12:40:00Z"/>
      <w:sdt>
        <w:sdtPr>
          <w:alias w:val="dss2-SigningTimeBoundariesType.lowerBound"/>
          <w:tag w:val="dss2-SigningTimeBoundariesType.LowerBoundary"/>
          <w:id w:val="44798853"/>
          <w:showingPlcHdr/>
        </w:sdtPr>
        <w:sdtEndPr/>
        <w:sdtContent>
          <w:customXmlInsRangeEnd w:id="8399"/>
          <w:ins w:id="8400" w:author="Andreas Kuehne" w:date="2019-05-31T12:40:00Z">
            <w:r>
              <w:rPr>
                <w:color w:val="19D131"/>
              </w:rPr>
              <w:t>[sub component LowerBoundary details]</w:t>
            </w:r>
          </w:ins>
          <w:customXmlInsRangeStart w:id="8401" w:author="Andreas Kuehne" w:date="2019-05-31T12:40:00Z"/>
        </w:sdtContent>
      </w:sdt>
      <w:customXmlInsRangeEnd w:id="8401"/>
    </w:p>
    <w:p w14:paraId="7538514B" w14:textId="77777777" w:rsidR="00A71F46" w:rsidRDefault="00A71F46" w:rsidP="00A71F46">
      <w:pPr>
        <w:pStyle w:val="Member"/>
        <w:rPr>
          <w:ins w:id="8402" w:author="Andreas Kuehne" w:date="2019-05-31T12:40:00Z"/>
        </w:rPr>
      </w:pPr>
      <w:ins w:id="8403" w:author="Andreas Kuehne" w:date="2019-05-31T12:40:00Z">
        <w:r>
          <w:t xml:space="preserve">The OPTIONAL </w:t>
        </w:r>
        <w:r w:rsidRPr="35C1378D">
          <w:rPr>
            <w:rStyle w:val="Datatype"/>
          </w:rPr>
          <w:t>UpperBoundary</w:t>
        </w:r>
        <w:r>
          <w:t xml:space="preserve"> element, if present, MUST contain a date/time value. </w:t>
        </w:r>
      </w:ins>
      <w:customXmlInsRangeStart w:id="8404" w:author="Andreas Kuehne" w:date="2019-05-31T12:40:00Z"/>
      <w:sdt>
        <w:sdtPr>
          <w:alias w:val="dss2-SigningTimeBoundariesType.upperBound"/>
          <w:tag w:val="dss2-SigningTimeBoundariesType.UpperBoundary"/>
          <w:id w:val="-981923181"/>
          <w:showingPlcHdr/>
        </w:sdtPr>
        <w:sdtEndPr/>
        <w:sdtContent>
          <w:customXmlInsRangeEnd w:id="8404"/>
          <w:ins w:id="8405" w:author="Andreas Kuehne" w:date="2019-05-31T12:40:00Z">
            <w:r>
              <w:rPr>
                <w:color w:val="19D131"/>
              </w:rPr>
              <w:t>[sub component UpperBoundary details]</w:t>
            </w:r>
          </w:ins>
          <w:customXmlInsRangeStart w:id="8406" w:author="Andreas Kuehne" w:date="2019-05-31T12:40:00Z"/>
        </w:sdtContent>
      </w:sdt>
      <w:customXmlInsRangeEnd w:id="8406"/>
    </w:p>
    <w:p w14:paraId="0C9390AD" w14:textId="77777777" w:rsidR="00A71F46" w:rsidRDefault="00A71F46" w:rsidP="00A71F46">
      <w:pPr>
        <w:pStyle w:val="Non-normativeCommentHeading"/>
        <w:rPr>
          <w:ins w:id="8407" w:author="Andreas Kuehne" w:date="2019-05-31T12:40:00Z"/>
        </w:rPr>
      </w:pPr>
      <w:ins w:id="8408" w:author="Andreas Kuehne" w:date="2019-05-31T12:40:00Z">
        <w:r>
          <w:t>Non-normative Comment:</w:t>
        </w:r>
      </w:ins>
    </w:p>
    <w:p w14:paraId="1421FC04" w14:textId="77777777" w:rsidR="00A71F46" w:rsidRDefault="001A1734" w:rsidP="00A71F46">
      <w:pPr>
        <w:pStyle w:val="Non-normativeComment"/>
        <w:rPr>
          <w:ins w:id="8409" w:author="Andreas Kuehne" w:date="2019-05-31T12:40:00Z"/>
        </w:rPr>
      </w:pPr>
      <w:customXmlInsRangeStart w:id="8410" w:author="Andreas Kuehne" w:date="2019-05-31T12:40:00Z"/>
      <w:sdt>
        <w:sdtPr>
          <w:tag w:val="dss2-SigningTimeBoundariesType.-nonNormative"/>
          <w:id w:val="-342543918"/>
          <w:showingPlcHdr/>
        </w:sdtPr>
        <w:sdtEndPr/>
        <w:sdtContent>
          <w:customXmlInsRangeEnd w:id="8410"/>
          <w:ins w:id="8411" w:author="Andreas Kuehne" w:date="2019-05-31T12:40:00Z">
            <w:r w:rsidR="00A71F46">
              <w:rPr>
                <w:color w:val="19D131"/>
              </w:rPr>
              <w:t>[component SigningTimeBoundaries non normative details]</w:t>
            </w:r>
          </w:ins>
          <w:customXmlInsRangeStart w:id="8412" w:author="Andreas Kuehne" w:date="2019-05-31T12:40:00Z"/>
        </w:sdtContent>
      </w:sdt>
      <w:customXmlInsRangeEnd w:id="8412"/>
    </w:p>
    <w:p w14:paraId="76CDDDA5" w14:textId="77777777" w:rsidR="00A71F46" w:rsidRDefault="00A71F46" w:rsidP="00A71F46">
      <w:pPr>
        <w:pStyle w:val="berschrift4"/>
        <w:numPr>
          <w:ilvl w:val="3"/>
          <w:numId w:val="3"/>
        </w:numPr>
        <w:rPr>
          <w:ins w:id="8413" w:author="Andreas Kuehne" w:date="2019-05-31T12:40:00Z"/>
        </w:rPr>
      </w:pPr>
      <w:bookmarkStart w:id="8414" w:name="_Toc10206897"/>
      <w:ins w:id="8415" w:author="Andreas Kuehne" w:date="2019-05-31T12:40:00Z">
        <w:r>
          <w:t>SigningTimeBoundaries – JSON Syntax</w:t>
        </w:r>
        <w:bookmarkEnd w:id="8414"/>
      </w:ins>
    </w:p>
    <w:p w14:paraId="52BD0BFC" w14:textId="77777777" w:rsidR="00A71F46" w:rsidRPr="0248A3D1" w:rsidRDefault="00A71F46" w:rsidP="00A71F46">
      <w:pPr>
        <w:rPr>
          <w:ins w:id="8416" w:author="Andreas Kuehne" w:date="2019-05-31T12:40:00Z"/>
        </w:rPr>
      </w:pPr>
      <w:ins w:id="8417" w:author="Andreas Kuehne" w:date="2019-05-31T12:40:00Z">
        <w:r w:rsidRPr="002062A5">
          <w:rPr>
            <w:rFonts w:eastAsia="Arial" w:cs="Arial"/>
            <w:sz w:val="22"/>
            <w:szCs w:val="22"/>
          </w:rPr>
          <w:t xml:space="preserve">The </w:t>
        </w:r>
        <w:r w:rsidRPr="002062A5">
          <w:rPr>
            <w:rFonts w:ascii="Courier New" w:eastAsia="Courier New" w:hAnsi="Courier New" w:cs="Courier New"/>
          </w:rPr>
          <w:t>SigningTimeBoundariesType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SigningTimeBoundaries</w:t>
        </w:r>
        <w:r>
          <w:t xml:space="preserve"> component.</w:t>
        </w:r>
      </w:ins>
    </w:p>
    <w:p w14:paraId="3981A4EE" w14:textId="77777777" w:rsidR="00A71F46" w:rsidRPr="C2430093" w:rsidRDefault="00A71F46" w:rsidP="00A71F46">
      <w:pPr>
        <w:spacing w:line="259" w:lineRule="auto"/>
        <w:rPr>
          <w:ins w:id="8418" w:author="Andreas Kuehne" w:date="2019-05-31T12:40:00Z"/>
          <w:rFonts w:eastAsia="Arial" w:cs="Arial"/>
          <w:sz w:val="22"/>
          <w:szCs w:val="22"/>
        </w:rPr>
      </w:pPr>
      <w:ins w:id="8419"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SigningTimeBoundaries</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228"/>
        <w:gridCol w:w="3118"/>
        <w:gridCol w:w="3004"/>
      </w:tblGrid>
      <w:tr w:rsidR="00A71F46" w14:paraId="3290B897" w14:textId="77777777" w:rsidTr="00A71F46">
        <w:trPr>
          <w:cnfStyle w:val="100000000000" w:firstRow="1" w:lastRow="0" w:firstColumn="0" w:lastColumn="0" w:oddVBand="0" w:evenVBand="0" w:oddHBand="0" w:evenHBand="0" w:firstRowFirstColumn="0" w:firstRowLastColumn="0" w:lastRowFirstColumn="0" w:lastRowLastColumn="0"/>
          <w:ins w:id="842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DA104E5" w14:textId="77777777" w:rsidR="00A71F46" w:rsidRDefault="00A71F46" w:rsidP="00A71F46">
            <w:pPr>
              <w:pStyle w:val="Beschriftung"/>
              <w:rPr>
                <w:ins w:id="8421" w:author="Andreas Kuehne" w:date="2019-05-31T12:40:00Z"/>
              </w:rPr>
            </w:pPr>
            <w:ins w:id="8422" w:author="Andreas Kuehne" w:date="2019-05-31T12:40:00Z">
              <w:r>
                <w:t>Element</w:t>
              </w:r>
            </w:ins>
          </w:p>
        </w:tc>
        <w:tc>
          <w:tcPr>
            <w:tcW w:w="4675" w:type="dxa"/>
          </w:tcPr>
          <w:p w14:paraId="65459523"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8423" w:author="Andreas Kuehne" w:date="2019-05-31T12:40:00Z"/>
              </w:rPr>
            </w:pPr>
            <w:ins w:id="8424" w:author="Andreas Kuehne" w:date="2019-05-31T12:40:00Z">
              <w:r>
                <w:t>Implementing JSON member name</w:t>
              </w:r>
            </w:ins>
          </w:p>
        </w:tc>
        <w:tc>
          <w:tcPr>
            <w:tcW w:w="4675" w:type="dxa"/>
          </w:tcPr>
          <w:p w14:paraId="397758A6"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8425" w:author="Andreas Kuehne" w:date="2019-05-31T12:40:00Z"/>
              </w:rPr>
            </w:pPr>
            <w:ins w:id="8426" w:author="Andreas Kuehne" w:date="2019-05-31T12:40:00Z">
              <w:r>
                <w:t>Comments</w:t>
              </w:r>
            </w:ins>
          </w:p>
        </w:tc>
      </w:tr>
      <w:tr w:rsidR="00A71F46" w14:paraId="294DDB83" w14:textId="77777777" w:rsidTr="00A71F46">
        <w:trPr>
          <w:ins w:id="8427"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5063BFD" w14:textId="77777777" w:rsidR="00A71F46" w:rsidRPr="002062A5" w:rsidRDefault="00A71F46" w:rsidP="00A71F46">
            <w:pPr>
              <w:pStyle w:val="Beschriftung"/>
              <w:rPr>
                <w:ins w:id="8428" w:author="Andreas Kuehne" w:date="2019-05-31T12:40:00Z"/>
                <w:rStyle w:val="Datatype"/>
                <w:b w:val="0"/>
                <w:bCs w:val="0"/>
              </w:rPr>
            </w:pPr>
            <w:ins w:id="8429" w:author="Andreas Kuehne" w:date="2019-05-31T12:40:00Z">
              <w:r w:rsidRPr="002062A5">
                <w:rPr>
                  <w:rStyle w:val="Datatype"/>
                </w:rPr>
                <w:t>LowerBoundary</w:t>
              </w:r>
            </w:ins>
          </w:p>
        </w:tc>
        <w:tc>
          <w:tcPr>
            <w:tcW w:w="4675" w:type="dxa"/>
          </w:tcPr>
          <w:p w14:paraId="0B384F86"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8430" w:author="Andreas Kuehne" w:date="2019-05-31T12:40:00Z"/>
                <w:rStyle w:val="Datatype"/>
              </w:rPr>
            </w:pPr>
            <w:ins w:id="8431" w:author="Andreas Kuehne" w:date="2019-05-31T12:40:00Z">
              <w:r w:rsidRPr="002062A5">
                <w:rPr>
                  <w:rStyle w:val="Datatype"/>
                </w:rPr>
                <w:t>lowerBound</w:t>
              </w:r>
            </w:ins>
          </w:p>
        </w:tc>
        <w:tc>
          <w:tcPr>
            <w:tcW w:w="4675" w:type="dxa"/>
          </w:tcPr>
          <w:p w14:paraId="0A4F8FD7"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8432" w:author="Andreas Kuehne" w:date="2019-05-31T12:40:00Z"/>
              </w:rPr>
            </w:pPr>
            <w:customXmlInsRangeStart w:id="8433" w:author="Andreas Kuehne" w:date="2019-05-31T12:40:00Z"/>
            <w:sdt>
              <w:sdtPr>
                <w:alias w:val="dss2-SigningTimeBoundariesType.lowerBound"/>
                <w:tag w:val="dss2-SigningTimeBoundariesType.-jsonComment.LowerBoundary"/>
                <w:id w:val="-1785724039"/>
                <w:showingPlcHdr/>
              </w:sdtPr>
              <w:sdtEndPr/>
              <w:sdtContent>
                <w:customXmlInsRangeEnd w:id="8433"/>
                <w:ins w:id="8434" w:author="Andreas Kuehne" w:date="2019-05-31T12:40:00Z">
                  <w:r w:rsidR="00A71F46">
                    <w:rPr>
                      <w:color w:val="19D131"/>
                    </w:rPr>
                    <w:t>[]</w:t>
                  </w:r>
                </w:ins>
                <w:customXmlInsRangeStart w:id="8435" w:author="Andreas Kuehne" w:date="2019-05-31T12:40:00Z"/>
              </w:sdtContent>
            </w:sdt>
            <w:customXmlInsRangeEnd w:id="8435"/>
          </w:p>
        </w:tc>
      </w:tr>
      <w:tr w:rsidR="00A71F46" w14:paraId="32D27B37" w14:textId="77777777" w:rsidTr="00A71F46">
        <w:trPr>
          <w:ins w:id="843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AEAF11B" w14:textId="77777777" w:rsidR="00A71F46" w:rsidRPr="002062A5" w:rsidRDefault="00A71F46" w:rsidP="00A71F46">
            <w:pPr>
              <w:pStyle w:val="Beschriftung"/>
              <w:rPr>
                <w:ins w:id="8437" w:author="Andreas Kuehne" w:date="2019-05-31T12:40:00Z"/>
                <w:rStyle w:val="Datatype"/>
                <w:b w:val="0"/>
                <w:bCs w:val="0"/>
              </w:rPr>
            </w:pPr>
            <w:ins w:id="8438" w:author="Andreas Kuehne" w:date="2019-05-31T12:40:00Z">
              <w:r w:rsidRPr="002062A5">
                <w:rPr>
                  <w:rStyle w:val="Datatype"/>
                </w:rPr>
                <w:t>UpperBoundary</w:t>
              </w:r>
            </w:ins>
          </w:p>
        </w:tc>
        <w:tc>
          <w:tcPr>
            <w:tcW w:w="4675" w:type="dxa"/>
          </w:tcPr>
          <w:p w14:paraId="12305B59"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8439" w:author="Andreas Kuehne" w:date="2019-05-31T12:40:00Z"/>
                <w:rStyle w:val="Datatype"/>
              </w:rPr>
            </w:pPr>
            <w:ins w:id="8440" w:author="Andreas Kuehne" w:date="2019-05-31T12:40:00Z">
              <w:r w:rsidRPr="002062A5">
                <w:rPr>
                  <w:rStyle w:val="Datatype"/>
                </w:rPr>
                <w:t>upperBound</w:t>
              </w:r>
            </w:ins>
          </w:p>
        </w:tc>
        <w:tc>
          <w:tcPr>
            <w:tcW w:w="4675" w:type="dxa"/>
          </w:tcPr>
          <w:p w14:paraId="642D2432"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8441" w:author="Andreas Kuehne" w:date="2019-05-31T12:40:00Z"/>
              </w:rPr>
            </w:pPr>
            <w:customXmlInsRangeStart w:id="8442" w:author="Andreas Kuehne" w:date="2019-05-31T12:40:00Z"/>
            <w:sdt>
              <w:sdtPr>
                <w:alias w:val="dss2-SigningTimeBoundariesType.upperBound"/>
                <w:tag w:val="dss2-SigningTimeBoundariesType.-jsonComment.UpperBoundary"/>
                <w:id w:val="-1804525973"/>
                <w:showingPlcHdr/>
              </w:sdtPr>
              <w:sdtEndPr/>
              <w:sdtContent>
                <w:customXmlInsRangeEnd w:id="8442"/>
                <w:ins w:id="8443" w:author="Andreas Kuehne" w:date="2019-05-31T12:40:00Z">
                  <w:r w:rsidR="00A71F46">
                    <w:rPr>
                      <w:color w:val="19D131"/>
                    </w:rPr>
                    <w:t>[]</w:t>
                  </w:r>
                </w:ins>
                <w:customXmlInsRangeStart w:id="8444" w:author="Andreas Kuehne" w:date="2019-05-31T12:40:00Z"/>
              </w:sdtContent>
            </w:sdt>
            <w:customXmlInsRangeEnd w:id="8444"/>
          </w:p>
        </w:tc>
      </w:tr>
    </w:tbl>
    <w:p w14:paraId="4FCDB9C8" w14:textId="77777777" w:rsidR="00A71F46" w:rsidRPr="0202B381" w:rsidRDefault="00A71F46" w:rsidP="00A71F46">
      <w:pPr>
        <w:rPr>
          <w:ins w:id="8445" w:author="Andreas Kuehne" w:date="2019-05-31T12:40:00Z"/>
        </w:rPr>
      </w:pPr>
      <w:ins w:id="8446" w:author="Andreas Kuehne" w:date="2019-05-31T12:40:00Z">
        <w:r w:rsidRPr="002062A5">
          <w:rPr>
            <w:rFonts w:eastAsia="Arial" w:cs="Arial"/>
            <w:sz w:val="22"/>
            <w:szCs w:val="22"/>
          </w:rPr>
          <w:t xml:space="preserve">The </w:t>
        </w:r>
        <w:r w:rsidRPr="002062A5">
          <w:rPr>
            <w:rFonts w:ascii="Courier New" w:eastAsia="Courier New" w:hAnsi="Courier New" w:cs="Courier New"/>
          </w:rPr>
          <w:t>SigningTimeBoundariesType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225D0E77" w14:textId="77777777" w:rsidR="00A71F46" w:rsidRDefault="00A71F46" w:rsidP="00A71F46">
      <w:pPr>
        <w:pStyle w:val="Code"/>
        <w:spacing w:line="259" w:lineRule="auto"/>
        <w:rPr>
          <w:ins w:id="8447" w:author="Andreas Kuehne" w:date="2019-05-31T12:40:00Z"/>
        </w:rPr>
      </w:pPr>
      <w:ins w:id="8448" w:author="Andreas Kuehne" w:date="2019-05-31T12:40:00Z">
        <w:r>
          <w:rPr>
            <w:color w:val="31849B" w:themeColor="accent5" w:themeShade="BF"/>
          </w:rPr>
          <w:t>"dss2-SigningTimeBoundariesType"</w:t>
        </w:r>
        <w:r>
          <w:t>: {</w:t>
        </w:r>
      </w:ins>
    </w:p>
    <w:p w14:paraId="6700B8C7" w14:textId="77777777" w:rsidR="00A71F46" w:rsidRDefault="00A71F46" w:rsidP="00A71F46">
      <w:pPr>
        <w:pStyle w:val="Code"/>
        <w:spacing w:line="259" w:lineRule="auto"/>
        <w:rPr>
          <w:ins w:id="8449" w:author="Andreas Kuehne" w:date="2019-05-31T12:40:00Z"/>
        </w:rPr>
      </w:pPr>
      <w:ins w:id="8450" w:author="Andreas Kuehne" w:date="2019-05-31T12:40:00Z">
        <w:r>
          <w:rPr>
            <w:color w:val="31849B" w:themeColor="accent5" w:themeShade="BF"/>
          </w:rPr>
          <w:t xml:space="preserve">  "type"</w:t>
        </w:r>
        <w:r>
          <w:t xml:space="preserve">: </w:t>
        </w:r>
        <w:r>
          <w:rPr>
            <w:color w:val="244061" w:themeColor="accent1" w:themeShade="80"/>
          </w:rPr>
          <w:t>"object",</w:t>
        </w:r>
      </w:ins>
    </w:p>
    <w:p w14:paraId="21BDAA6C" w14:textId="77777777" w:rsidR="00A71F46" w:rsidRDefault="00A71F46" w:rsidP="00A71F46">
      <w:pPr>
        <w:pStyle w:val="Code"/>
        <w:spacing w:line="259" w:lineRule="auto"/>
        <w:rPr>
          <w:ins w:id="8451" w:author="Andreas Kuehne" w:date="2019-05-31T12:40:00Z"/>
        </w:rPr>
      </w:pPr>
      <w:ins w:id="8452" w:author="Andreas Kuehne" w:date="2019-05-31T12:40:00Z">
        <w:r>
          <w:rPr>
            <w:color w:val="31849B" w:themeColor="accent5" w:themeShade="BF"/>
          </w:rPr>
          <w:t xml:space="preserve">  "properties"</w:t>
        </w:r>
        <w:r>
          <w:t>: {</w:t>
        </w:r>
      </w:ins>
    </w:p>
    <w:p w14:paraId="043FBBF1" w14:textId="77777777" w:rsidR="00A71F46" w:rsidRDefault="00A71F46" w:rsidP="00A71F46">
      <w:pPr>
        <w:pStyle w:val="Code"/>
        <w:spacing w:line="259" w:lineRule="auto"/>
        <w:rPr>
          <w:ins w:id="8453" w:author="Andreas Kuehne" w:date="2019-05-31T12:40:00Z"/>
        </w:rPr>
      </w:pPr>
      <w:ins w:id="8454" w:author="Andreas Kuehne" w:date="2019-05-31T12:40:00Z">
        <w:r>
          <w:rPr>
            <w:color w:val="31849B" w:themeColor="accent5" w:themeShade="BF"/>
          </w:rPr>
          <w:t xml:space="preserve">    "lowerBound"</w:t>
        </w:r>
        <w:r>
          <w:t>: {</w:t>
        </w:r>
      </w:ins>
    </w:p>
    <w:p w14:paraId="1C19C3B3" w14:textId="77777777" w:rsidR="00A71F46" w:rsidRDefault="00A71F46" w:rsidP="00A71F46">
      <w:pPr>
        <w:pStyle w:val="Code"/>
        <w:spacing w:line="259" w:lineRule="auto"/>
        <w:rPr>
          <w:ins w:id="8455" w:author="Andreas Kuehne" w:date="2019-05-31T12:40:00Z"/>
        </w:rPr>
      </w:pPr>
      <w:ins w:id="8456" w:author="Andreas Kuehne" w:date="2019-05-31T12:40:00Z">
        <w:r>
          <w:rPr>
            <w:color w:val="31849B" w:themeColor="accent5" w:themeShade="BF"/>
          </w:rPr>
          <w:t xml:space="preserve">      "type"</w:t>
        </w:r>
        <w:r>
          <w:t xml:space="preserve">: </w:t>
        </w:r>
        <w:r>
          <w:rPr>
            <w:color w:val="244061" w:themeColor="accent1" w:themeShade="80"/>
          </w:rPr>
          <w:t>"integer",</w:t>
        </w:r>
      </w:ins>
    </w:p>
    <w:p w14:paraId="237577E1" w14:textId="77777777" w:rsidR="00A71F46" w:rsidRDefault="00A71F46" w:rsidP="00A71F46">
      <w:pPr>
        <w:pStyle w:val="Code"/>
        <w:spacing w:line="259" w:lineRule="auto"/>
        <w:rPr>
          <w:ins w:id="8457" w:author="Andreas Kuehne" w:date="2019-05-31T12:40:00Z"/>
        </w:rPr>
      </w:pPr>
      <w:ins w:id="8458" w:author="Andreas Kuehne" w:date="2019-05-31T12:40:00Z">
        <w:r>
          <w:rPr>
            <w:color w:val="31849B" w:themeColor="accent5" w:themeShade="BF"/>
          </w:rPr>
          <w:t xml:space="preserve">      "format"</w:t>
        </w:r>
        <w:r>
          <w:t xml:space="preserve">: </w:t>
        </w:r>
        <w:r>
          <w:rPr>
            <w:color w:val="244061" w:themeColor="accent1" w:themeShade="80"/>
          </w:rPr>
          <w:t>"utc-millisec"</w:t>
        </w:r>
      </w:ins>
    </w:p>
    <w:p w14:paraId="6C84C203" w14:textId="77777777" w:rsidR="00A71F46" w:rsidRDefault="00A71F46" w:rsidP="00A71F46">
      <w:pPr>
        <w:pStyle w:val="Code"/>
        <w:spacing w:line="259" w:lineRule="auto"/>
        <w:rPr>
          <w:ins w:id="8459" w:author="Andreas Kuehne" w:date="2019-05-31T12:40:00Z"/>
        </w:rPr>
      </w:pPr>
      <w:ins w:id="8460" w:author="Andreas Kuehne" w:date="2019-05-31T12:40:00Z">
        <w:r>
          <w:t xml:space="preserve">    },</w:t>
        </w:r>
      </w:ins>
    </w:p>
    <w:p w14:paraId="3C13CDAC" w14:textId="77777777" w:rsidR="00A71F46" w:rsidRDefault="00A71F46" w:rsidP="00A71F46">
      <w:pPr>
        <w:pStyle w:val="Code"/>
        <w:spacing w:line="259" w:lineRule="auto"/>
        <w:rPr>
          <w:ins w:id="8461" w:author="Andreas Kuehne" w:date="2019-05-31T12:40:00Z"/>
        </w:rPr>
      </w:pPr>
      <w:ins w:id="8462" w:author="Andreas Kuehne" w:date="2019-05-31T12:40:00Z">
        <w:r>
          <w:rPr>
            <w:color w:val="31849B" w:themeColor="accent5" w:themeShade="BF"/>
          </w:rPr>
          <w:t xml:space="preserve">    "upperBound"</w:t>
        </w:r>
        <w:r>
          <w:t>: {</w:t>
        </w:r>
      </w:ins>
    </w:p>
    <w:p w14:paraId="5EC61E91" w14:textId="77777777" w:rsidR="00A71F46" w:rsidRDefault="00A71F46" w:rsidP="00A71F46">
      <w:pPr>
        <w:pStyle w:val="Code"/>
        <w:spacing w:line="259" w:lineRule="auto"/>
        <w:rPr>
          <w:ins w:id="8463" w:author="Andreas Kuehne" w:date="2019-05-31T12:40:00Z"/>
        </w:rPr>
      </w:pPr>
      <w:ins w:id="8464" w:author="Andreas Kuehne" w:date="2019-05-31T12:40:00Z">
        <w:r>
          <w:rPr>
            <w:color w:val="31849B" w:themeColor="accent5" w:themeShade="BF"/>
          </w:rPr>
          <w:t xml:space="preserve">      "type"</w:t>
        </w:r>
        <w:r>
          <w:t xml:space="preserve">: </w:t>
        </w:r>
        <w:r>
          <w:rPr>
            <w:color w:val="244061" w:themeColor="accent1" w:themeShade="80"/>
          </w:rPr>
          <w:t>"integer",</w:t>
        </w:r>
      </w:ins>
    </w:p>
    <w:p w14:paraId="718F8DC5" w14:textId="77777777" w:rsidR="00A71F46" w:rsidRDefault="00A71F46" w:rsidP="00A71F46">
      <w:pPr>
        <w:pStyle w:val="Code"/>
        <w:spacing w:line="259" w:lineRule="auto"/>
        <w:rPr>
          <w:ins w:id="8465" w:author="Andreas Kuehne" w:date="2019-05-31T12:40:00Z"/>
        </w:rPr>
      </w:pPr>
      <w:ins w:id="8466" w:author="Andreas Kuehne" w:date="2019-05-31T12:40:00Z">
        <w:r>
          <w:rPr>
            <w:color w:val="31849B" w:themeColor="accent5" w:themeShade="BF"/>
          </w:rPr>
          <w:t xml:space="preserve">      "format"</w:t>
        </w:r>
        <w:r>
          <w:t xml:space="preserve">: </w:t>
        </w:r>
        <w:r>
          <w:rPr>
            <w:color w:val="244061" w:themeColor="accent1" w:themeShade="80"/>
          </w:rPr>
          <w:t>"utc-millisec"</w:t>
        </w:r>
      </w:ins>
    </w:p>
    <w:p w14:paraId="2B3EAA64" w14:textId="77777777" w:rsidR="00A71F46" w:rsidRDefault="00A71F46" w:rsidP="00A71F46">
      <w:pPr>
        <w:pStyle w:val="Code"/>
        <w:spacing w:line="259" w:lineRule="auto"/>
        <w:rPr>
          <w:ins w:id="8467" w:author="Andreas Kuehne" w:date="2019-05-31T12:40:00Z"/>
        </w:rPr>
      </w:pPr>
      <w:ins w:id="8468" w:author="Andreas Kuehne" w:date="2019-05-31T12:40:00Z">
        <w:r>
          <w:t xml:space="preserve">    }</w:t>
        </w:r>
      </w:ins>
    </w:p>
    <w:p w14:paraId="1E1B807E" w14:textId="77777777" w:rsidR="00A71F46" w:rsidRDefault="00A71F46" w:rsidP="00A71F46">
      <w:pPr>
        <w:pStyle w:val="Code"/>
        <w:spacing w:line="259" w:lineRule="auto"/>
        <w:rPr>
          <w:ins w:id="8469" w:author="Andreas Kuehne" w:date="2019-05-31T12:40:00Z"/>
        </w:rPr>
      </w:pPr>
      <w:ins w:id="8470" w:author="Andreas Kuehne" w:date="2019-05-31T12:40:00Z">
        <w:r>
          <w:t xml:space="preserve">  }</w:t>
        </w:r>
      </w:ins>
    </w:p>
    <w:p w14:paraId="201D242A" w14:textId="77777777" w:rsidR="00A71F46" w:rsidRDefault="00A71F46" w:rsidP="00A71F46">
      <w:pPr>
        <w:pStyle w:val="Code"/>
        <w:spacing w:line="259" w:lineRule="auto"/>
        <w:rPr>
          <w:ins w:id="8471" w:author="Andreas Kuehne" w:date="2019-05-31T12:40:00Z"/>
        </w:rPr>
      </w:pPr>
      <w:ins w:id="8472" w:author="Andreas Kuehne" w:date="2019-05-31T12:40:00Z">
        <w:r>
          <w:t>}</w:t>
        </w:r>
      </w:ins>
    </w:p>
    <w:p w14:paraId="19011030" w14:textId="77777777" w:rsidR="00A71F46" w:rsidRDefault="001A1734" w:rsidP="00A71F46">
      <w:pPr>
        <w:rPr>
          <w:ins w:id="8473" w:author="Andreas Kuehne" w:date="2019-05-31T12:40:00Z"/>
        </w:rPr>
      </w:pPr>
      <w:customXmlInsRangeStart w:id="8474" w:author="Andreas Kuehne" w:date="2019-05-31T12:40:00Z"/>
      <w:sdt>
        <w:sdtPr>
          <w:tag w:val="dss2-SigningTimeBoundariesType.-jsonSchema"/>
          <w:id w:val="976883044"/>
          <w:showingPlcHdr/>
        </w:sdtPr>
        <w:sdtEndPr/>
        <w:sdtContent>
          <w:customXmlInsRangeEnd w:id="8474"/>
          <w:ins w:id="8475" w:author="Andreas Kuehne" w:date="2019-05-31T12:40:00Z">
            <w:r w:rsidR="00A71F46">
              <w:rPr>
                <w:color w:val="19D131"/>
              </w:rPr>
              <w:t>[component SigningTimeBoundaries JSON schema details]</w:t>
            </w:r>
          </w:ins>
          <w:customXmlInsRangeStart w:id="8476" w:author="Andreas Kuehne" w:date="2019-05-31T12:40:00Z"/>
        </w:sdtContent>
      </w:sdt>
      <w:customXmlInsRangeEnd w:id="8476"/>
    </w:p>
    <w:p w14:paraId="58D6CC5D" w14:textId="77777777" w:rsidR="00A71F46" w:rsidRDefault="00A71F46" w:rsidP="00A71F46">
      <w:pPr>
        <w:pStyle w:val="berschrift4"/>
        <w:numPr>
          <w:ilvl w:val="3"/>
          <w:numId w:val="3"/>
        </w:numPr>
        <w:rPr>
          <w:ins w:id="8477" w:author="Andreas Kuehne" w:date="2019-05-31T12:40:00Z"/>
        </w:rPr>
      </w:pPr>
      <w:bookmarkStart w:id="8478" w:name="_Toc10206898"/>
      <w:ins w:id="8479" w:author="Andreas Kuehne" w:date="2019-05-31T12:40:00Z">
        <w:r>
          <w:t>SigningTimeBoundaries – XML Syntax</w:t>
        </w:r>
        <w:bookmarkEnd w:id="8478"/>
      </w:ins>
    </w:p>
    <w:p w14:paraId="436AFE33" w14:textId="77777777" w:rsidR="00A71F46" w:rsidRPr="5404FA76" w:rsidRDefault="00A71F46" w:rsidP="00A71F46">
      <w:pPr>
        <w:rPr>
          <w:ins w:id="8480" w:author="Andreas Kuehne" w:date="2019-05-31T12:40:00Z"/>
        </w:rPr>
      </w:pPr>
      <w:ins w:id="8481" w:author="Andreas Kuehne" w:date="2019-05-31T12:40:00Z">
        <w:r w:rsidRPr="0CCF9147">
          <w:t xml:space="preserve">The XML type </w:t>
        </w:r>
        <w:r w:rsidRPr="002062A5">
          <w:rPr>
            <w:rFonts w:ascii="Courier New" w:eastAsia="Courier New" w:hAnsi="Courier New" w:cs="Courier New"/>
          </w:rPr>
          <w:t>SigningTimeBoundariesType</w:t>
        </w:r>
        <w:r w:rsidRPr="0CCF9147">
          <w:t xml:space="preserve"> SHALL implement the requirements defined in the </w:t>
        </w:r>
        <w:r w:rsidRPr="002062A5">
          <w:rPr>
            <w:rFonts w:ascii="Courier New" w:eastAsia="Courier New" w:hAnsi="Courier New" w:cs="Courier New"/>
          </w:rPr>
          <w:t>SigningTimeBoundaries</w:t>
        </w:r>
        <w:r>
          <w:t xml:space="preserve"> </w:t>
        </w:r>
        <w:r w:rsidRPr="005A6FFD">
          <w:t>component.</w:t>
        </w:r>
      </w:ins>
    </w:p>
    <w:p w14:paraId="7AA6D260" w14:textId="77777777" w:rsidR="00A71F46" w:rsidRDefault="00A71F46" w:rsidP="00A71F46">
      <w:pPr>
        <w:rPr>
          <w:ins w:id="8482" w:author="Andreas Kuehne" w:date="2019-05-31T12:40:00Z"/>
        </w:rPr>
      </w:pPr>
      <w:ins w:id="8483" w:author="Andreas Kuehne" w:date="2019-05-31T12:40:00Z">
        <w:r w:rsidRPr="005A6FFD">
          <w:rPr>
            <w:rFonts w:eastAsia="Arial"/>
          </w:rPr>
          <w:t xml:space="preserve">The </w:t>
        </w:r>
        <w:r w:rsidRPr="002062A5">
          <w:rPr>
            <w:rFonts w:ascii="Courier New" w:eastAsia="Courier New" w:hAnsi="Courier New" w:cs="Courier New"/>
          </w:rPr>
          <w:t>SigningTimeBoundariesType</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6CE1A3A2" w14:textId="77777777" w:rsidR="00A71F46" w:rsidRDefault="00A71F46" w:rsidP="00A71F46">
      <w:pPr>
        <w:pStyle w:val="Code"/>
        <w:rPr>
          <w:ins w:id="8484" w:author="Andreas Kuehne" w:date="2019-05-31T12:40:00Z"/>
        </w:rPr>
      </w:pPr>
      <w:ins w:id="8485"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SigningTimeBoundariesType</w:t>
        </w:r>
        <w:r>
          <w:rPr>
            <w:color w:val="943634" w:themeColor="accent2" w:themeShade="BF"/>
          </w:rPr>
          <w:t>"</w:t>
        </w:r>
        <w:r>
          <w:rPr>
            <w:color w:val="31849B" w:themeColor="accent5" w:themeShade="BF"/>
          </w:rPr>
          <w:t>&gt;</w:t>
        </w:r>
      </w:ins>
    </w:p>
    <w:p w14:paraId="274F7A4F" w14:textId="77777777" w:rsidR="00A71F46" w:rsidRDefault="00A71F46" w:rsidP="00A71F46">
      <w:pPr>
        <w:pStyle w:val="Code"/>
        <w:rPr>
          <w:ins w:id="8486" w:author="Andreas Kuehne" w:date="2019-05-31T12:40:00Z"/>
        </w:rPr>
      </w:pPr>
      <w:ins w:id="8487" w:author="Andreas Kuehne" w:date="2019-05-31T12:40:00Z">
        <w:r>
          <w:rPr>
            <w:color w:val="31849B" w:themeColor="accent5" w:themeShade="BF"/>
          </w:rPr>
          <w:t xml:space="preserve">  &lt;xs:sequence&gt;</w:t>
        </w:r>
      </w:ins>
    </w:p>
    <w:p w14:paraId="2F13F74D" w14:textId="77777777" w:rsidR="00A71F46" w:rsidRDefault="00A71F46" w:rsidP="00A71F46">
      <w:pPr>
        <w:pStyle w:val="Code"/>
        <w:rPr>
          <w:ins w:id="8488" w:author="Andreas Kuehne" w:date="2019-05-31T12:40:00Z"/>
        </w:rPr>
      </w:pPr>
      <w:ins w:id="8489"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LowerBoundary</w:t>
        </w:r>
        <w:r>
          <w:rPr>
            <w:color w:val="943634" w:themeColor="accent2" w:themeShade="BF"/>
          </w:rPr>
          <w:t>" type="</w:t>
        </w:r>
        <w:r>
          <w:rPr>
            <w:color w:val="244061" w:themeColor="accent1" w:themeShade="80"/>
          </w:rPr>
          <w:t>xs:dateTime</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2C030D34" w14:textId="77777777" w:rsidR="00A71F46" w:rsidRDefault="00A71F46" w:rsidP="00A71F46">
      <w:pPr>
        <w:pStyle w:val="Code"/>
        <w:rPr>
          <w:ins w:id="8490" w:author="Andreas Kuehne" w:date="2019-05-31T12:40:00Z"/>
        </w:rPr>
      </w:pPr>
      <w:ins w:id="8491"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UpperBoundary</w:t>
        </w:r>
        <w:r>
          <w:rPr>
            <w:color w:val="943634" w:themeColor="accent2" w:themeShade="BF"/>
          </w:rPr>
          <w:t>" type="</w:t>
        </w:r>
        <w:r>
          <w:rPr>
            <w:color w:val="244061" w:themeColor="accent1" w:themeShade="80"/>
          </w:rPr>
          <w:t>xs:dateTime</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0C1E61A1" w14:textId="77777777" w:rsidR="00A71F46" w:rsidRDefault="00A71F46" w:rsidP="00A71F46">
      <w:pPr>
        <w:pStyle w:val="Code"/>
        <w:rPr>
          <w:ins w:id="8492" w:author="Andreas Kuehne" w:date="2019-05-31T12:40:00Z"/>
        </w:rPr>
      </w:pPr>
      <w:ins w:id="8493" w:author="Andreas Kuehne" w:date="2019-05-31T12:40:00Z">
        <w:r>
          <w:rPr>
            <w:color w:val="31849B" w:themeColor="accent5" w:themeShade="BF"/>
          </w:rPr>
          <w:t xml:space="preserve">  &lt;/xs:sequence&gt;</w:t>
        </w:r>
      </w:ins>
    </w:p>
    <w:p w14:paraId="049419E2" w14:textId="77777777" w:rsidR="00A71F46" w:rsidRDefault="00A71F46" w:rsidP="00A71F46">
      <w:pPr>
        <w:pStyle w:val="Code"/>
        <w:rPr>
          <w:ins w:id="8494" w:author="Andreas Kuehne" w:date="2019-05-31T12:40:00Z"/>
        </w:rPr>
      </w:pPr>
      <w:ins w:id="8495" w:author="Andreas Kuehne" w:date="2019-05-31T12:40:00Z">
        <w:r>
          <w:rPr>
            <w:color w:val="31849B" w:themeColor="accent5" w:themeShade="BF"/>
          </w:rPr>
          <w:t>&lt;/xs:complexType&gt;</w:t>
        </w:r>
      </w:ins>
    </w:p>
    <w:p w14:paraId="40B1B603" w14:textId="77777777" w:rsidR="00A71F46" w:rsidRDefault="00A71F46" w:rsidP="00A71F46">
      <w:pPr>
        <w:spacing w:line="259" w:lineRule="auto"/>
        <w:rPr>
          <w:ins w:id="8496" w:author="Andreas Kuehne" w:date="2019-05-31T12:40:00Z"/>
        </w:rPr>
      </w:pPr>
      <w:ins w:id="8497" w:author="Andreas Kuehne" w:date="2019-05-31T12:40:00Z">
        <w:r>
          <w:t>Each child element of</w:t>
        </w:r>
        <w:r w:rsidRPr="71C71F8C">
          <w:t xml:space="preserve"> </w:t>
        </w:r>
        <w:r w:rsidRPr="002062A5">
          <w:rPr>
            <w:rFonts w:ascii="Courier New" w:eastAsia="Courier New" w:hAnsi="Courier New" w:cs="Courier New"/>
          </w:rPr>
          <w:t>SigningTimeBoundariesType</w:t>
        </w:r>
        <w:r w:rsidRPr="71C71F8C">
          <w:t xml:space="preserve"> </w:t>
        </w:r>
        <w:r>
          <w:t xml:space="preserve">XML element SHALL implement in XML syntax the sub-component that has a name equal to its local name. </w:t>
        </w:r>
      </w:ins>
      <w:customXmlInsRangeStart w:id="8498" w:author="Andreas Kuehne" w:date="2019-05-31T12:40:00Z"/>
      <w:sdt>
        <w:sdtPr>
          <w:tag w:val="dss2-SigningTimeBoundariesType.-xmlSchema"/>
          <w:id w:val="-71280025"/>
          <w:showingPlcHdr/>
        </w:sdtPr>
        <w:sdtEndPr/>
        <w:sdtContent>
          <w:customXmlInsRangeEnd w:id="8498"/>
          <w:ins w:id="8499" w:author="Andreas Kuehne" w:date="2019-05-31T12:40:00Z">
            <w:r>
              <w:rPr>
                <w:color w:val="19D131"/>
              </w:rPr>
              <w:t>[component SigningTimeBoundaries XML schema details]</w:t>
            </w:r>
          </w:ins>
          <w:customXmlInsRangeStart w:id="8500" w:author="Andreas Kuehne" w:date="2019-05-31T12:40:00Z"/>
        </w:sdtContent>
      </w:sdt>
      <w:customXmlInsRangeEnd w:id="8500"/>
    </w:p>
    <w:p w14:paraId="7CA072CB" w14:textId="77777777" w:rsidR="00A71F46" w:rsidRDefault="00A71F46" w:rsidP="00A71F46">
      <w:pPr>
        <w:pStyle w:val="berschrift3"/>
        <w:numPr>
          <w:ilvl w:val="2"/>
          <w:numId w:val="3"/>
        </w:numPr>
        <w:rPr>
          <w:ins w:id="8501" w:author="Andreas Kuehne" w:date="2019-05-31T12:40:00Z"/>
        </w:rPr>
      </w:pPr>
      <w:bookmarkStart w:id="8502" w:name="_Toc10206899"/>
      <w:ins w:id="8503" w:author="Andreas Kuehne" w:date="2019-05-31T12:40:00Z">
        <w:r>
          <w:t>Component AugmentedSignature</w:t>
        </w:r>
        <w:bookmarkEnd w:id="8502"/>
      </w:ins>
    </w:p>
    <w:p w14:paraId="3260D08E" w14:textId="77777777" w:rsidR="00A71F46" w:rsidRDefault="001A1734" w:rsidP="00A71F46">
      <w:pPr>
        <w:rPr>
          <w:ins w:id="8504" w:author="Andreas Kuehne" w:date="2019-05-31T12:40:00Z"/>
        </w:rPr>
      </w:pPr>
      <w:customXmlInsRangeStart w:id="8505" w:author="Andreas Kuehne" w:date="2019-05-31T12:40:00Z"/>
      <w:sdt>
        <w:sdtPr>
          <w:tag w:val="dss2-AugmentedSignatureType.-normative"/>
          <w:id w:val="1872484988"/>
        </w:sdtPr>
        <w:sdtEndPr/>
        <w:sdtContent>
          <w:customXmlInsRangeEnd w:id="8505"/>
          <w:ins w:id="8506" w:author="Andreas Kuehne" w:date="2019-05-31T12:40:00Z">
            <w:r w:rsidR="00A71F46" w:rsidRPr="003A06D0">
              <w:rPr>
                <w:color w:val="19D131"/>
                <w:lang w:val="en-GB"/>
              </w:rPr>
              <w:t xml:space="preserve">The </w:t>
            </w:r>
            <w:r w:rsidR="00A71F46" w:rsidRPr="003A06D0">
              <w:rPr>
                <w:rStyle w:val="Datatype"/>
                <w:lang w:val="en-GB"/>
              </w:rPr>
              <w:t>AugmentedSignature</w:t>
            </w:r>
            <w:r w:rsidR="00A71F46" w:rsidRPr="003A06D0">
              <w:rPr>
                <w:color w:val="19D131"/>
                <w:lang w:val="en-GB"/>
              </w:rPr>
              <w:t xml:space="preserve"> component contains the resulting augmented signature or timestamp or, in the case of a signature being enveloped in an output document, a pointer to the signature. The </w:t>
            </w:r>
            <w:r w:rsidR="00A71F46" w:rsidRPr="003A06D0">
              <w:rPr>
                <w:rStyle w:val="Datatype"/>
                <w:lang w:val="en-GB"/>
              </w:rPr>
              <w:t>DocumentWithSignature</w:t>
            </w:r>
            <w:r w:rsidR="00A71F46" w:rsidRPr="003A06D0">
              <w:rPr>
                <w:color w:val="19D131"/>
                <w:lang w:val="en-GB"/>
              </w:rPr>
              <w:t xml:space="preserve"> element is available to hold an enveloping signature.</w:t>
            </w:r>
          </w:ins>
          <w:customXmlInsRangeStart w:id="8507" w:author="Andreas Kuehne" w:date="2019-05-31T12:40:00Z"/>
        </w:sdtContent>
      </w:sdt>
      <w:customXmlInsRangeEnd w:id="8507"/>
    </w:p>
    <w:p w14:paraId="472DA656" w14:textId="77777777" w:rsidR="00A71F46" w:rsidRDefault="00A71F46" w:rsidP="00A71F46">
      <w:pPr>
        <w:rPr>
          <w:ins w:id="8508" w:author="Andreas Kuehne" w:date="2019-05-31T12:40:00Z"/>
        </w:rPr>
      </w:pPr>
      <w:ins w:id="8509" w:author="Andreas Kuehne" w:date="2019-05-31T12:40:00Z">
        <w:r>
          <w:t>Below follows a list of the sub-components that constitute this component:</w:t>
        </w:r>
      </w:ins>
    </w:p>
    <w:p w14:paraId="3D530769" w14:textId="77777777" w:rsidR="00A71F46" w:rsidRDefault="00A71F46" w:rsidP="00A71F46">
      <w:pPr>
        <w:pStyle w:val="Member"/>
        <w:rPr>
          <w:ins w:id="8510" w:author="Andreas Kuehne" w:date="2019-05-31T12:40:00Z"/>
        </w:rPr>
      </w:pPr>
      <w:ins w:id="8511" w:author="Andreas Kuehne" w:date="2019-05-31T12:40:00Z">
        <w:r>
          <w:t xml:space="preserve">The OPTIONAL </w:t>
        </w:r>
        <w:r w:rsidRPr="35C1378D">
          <w:rPr>
            <w:rStyle w:val="Datatype"/>
          </w:rPr>
          <w:t>SignatureObject</w:t>
        </w:r>
        <w:r>
          <w:t xml:space="preserve"> element, if present, MAY occur zero or more times containing a sub-component. If present each instance MUST satisfy the requirements specified in this document in section </w:t>
        </w:r>
        <w:r>
          <w:fldChar w:fldCharType="begin"/>
        </w:r>
        <w:r>
          <w:instrText xml:space="preserve"> REF _RefCompA5E5C69F \r \h </w:instrText>
        </w:r>
      </w:ins>
      <w:ins w:id="8512" w:author="Andreas Kuehne" w:date="2019-05-31T12:40:00Z">
        <w:r>
          <w:fldChar w:fldCharType="separate"/>
        </w:r>
        <w:r>
          <w:rPr>
            <w:rStyle w:val="Datatype"/>
            <w:rFonts w:eastAsia="Courier New" w:cs="Courier New"/>
          </w:rPr>
          <w:t>SignatureObject</w:t>
        </w:r>
        <w:r>
          <w:fldChar w:fldCharType="end"/>
        </w:r>
        <w:r>
          <w:t xml:space="preserve">. </w:t>
        </w:r>
      </w:ins>
      <w:customXmlInsRangeStart w:id="8513" w:author="Andreas Kuehne" w:date="2019-05-31T12:40:00Z"/>
      <w:sdt>
        <w:sdtPr>
          <w:alias w:val="dss2-AugmentedSignatureType.sigObj"/>
          <w:tag w:val="dss2-AugmentedSignatureType.SignatureObject"/>
          <w:id w:val="1046422094"/>
        </w:sdtPr>
        <w:sdtEndPr/>
        <w:sdtContent>
          <w:customXmlInsRangeEnd w:id="8513"/>
          <w:ins w:id="8514" w:author="Andreas Kuehne" w:date="2019-05-31T12:40:00Z">
            <w:r w:rsidRPr="003A06D0">
              <w:rPr>
                <w:color w:val="19D131"/>
                <w:lang w:val="en-GB"/>
              </w:rPr>
              <w:t>This element contains an augmented signature or timestamp or points to a signature enveloped in another document.</w:t>
            </w:r>
            <w:r>
              <w:rPr>
                <w:color w:val="19D131"/>
                <w:lang w:val="en-GB"/>
              </w:rPr>
              <w:t xml:space="preserve"> </w:t>
            </w:r>
            <w:r w:rsidRPr="0042627A">
              <w:rPr>
                <w:color w:val="19D131"/>
                <w:lang w:val="en-GB"/>
              </w:rPr>
              <w:t xml:space="preserve">The use cases described in this document assume zero or one </w:t>
            </w:r>
            <w:r>
              <w:rPr>
                <w:color w:val="19D131"/>
                <w:lang w:val="en-GB"/>
              </w:rPr>
              <w:t xml:space="preserve">augmented or timestamped </w:t>
            </w:r>
            <w:r w:rsidRPr="0042627A">
              <w:rPr>
                <w:color w:val="19D131"/>
                <w:lang w:val="en-GB"/>
              </w:rPr>
              <w:t>signature being included within this element. Profiles may define processing rules how to handle unbounded cardinality.</w:t>
            </w:r>
          </w:ins>
          <w:customXmlInsRangeStart w:id="8515" w:author="Andreas Kuehne" w:date="2019-05-31T12:40:00Z"/>
        </w:sdtContent>
      </w:sdt>
      <w:customXmlInsRangeEnd w:id="8515"/>
    </w:p>
    <w:p w14:paraId="35501CA4" w14:textId="77777777" w:rsidR="00A71F46" w:rsidRDefault="00A71F46" w:rsidP="00A71F46">
      <w:pPr>
        <w:pStyle w:val="Member"/>
        <w:rPr>
          <w:ins w:id="8516" w:author="Andreas Kuehne" w:date="2019-05-31T12:40:00Z"/>
        </w:rPr>
      </w:pPr>
      <w:ins w:id="8517" w:author="Andreas Kuehne" w:date="2019-05-31T12:40:00Z">
        <w:r>
          <w:t xml:space="preserve">The OPTIONAL </w:t>
        </w:r>
        <w:r w:rsidRPr="35C1378D">
          <w:rPr>
            <w:rStyle w:val="Datatype"/>
          </w:rPr>
          <w:t>DocumentWithSignature</w:t>
        </w:r>
        <w:r>
          <w:t xml:space="preserve"> element, if present, MAY occur zero or more times containing a sub-component. If present each instance MUST satisfy the requirements specified in this document in section </w:t>
        </w:r>
        <w:r>
          <w:fldChar w:fldCharType="begin"/>
        </w:r>
        <w:r>
          <w:instrText xml:space="preserve"> REF _RefComp8A57247D \r \h </w:instrText>
        </w:r>
      </w:ins>
      <w:ins w:id="8518" w:author="Andreas Kuehne" w:date="2019-05-31T12:40:00Z">
        <w:r>
          <w:fldChar w:fldCharType="separate"/>
        </w:r>
        <w:r>
          <w:rPr>
            <w:rStyle w:val="Datatype"/>
            <w:rFonts w:eastAsia="Courier New" w:cs="Courier New"/>
          </w:rPr>
          <w:t>DocumentWithSignature</w:t>
        </w:r>
        <w:r>
          <w:fldChar w:fldCharType="end"/>
        </w:r>
        <w:r>
          <w:t xml:space="preserve">. </w:t>
        </w:r>
      </w:ins>
      <w:customXmlInsRangeStart w:id="8519" w:author="Andreas Kuehne" w:date="2019-05-31T12:40:00Z"/>
      <w:sdt>
        <w:sdtPr>
          <w:alias w:val="dss2-AugmentedSignatureType.docWithSignature"/>
          <w:tag w:val="dss2-AugmentedSignatureType.DocumentWithSignature"/>
          <w:id w:val="1664657651"/>
        </w:sdtPr>
        <w:sdtEndPr/>
        <w:sdtContent>
          <w:customXmlInsRangeEnd w:id="8519"/>
          <w:ins w:id="8520" w:author="Andreas Kuehne" w:date="2019-05-31T12:40:00Z">
            <w:r w:rsidRPr="003A06D0">
              <w:rPr>
                <w:color w:val="19D131"/>
                <w:lang w:val="en-GB"/>
              </w:rPr>
              <w:t>This element serves as a holder for documents enveloping the augmented signature.</w:t>
            </w:r>
            <w:r>
              <w:rPr>
                <w:color w:val="19D131"/>
                <w:lang w:val="en-GB"/>
              </w:rPr>
              <w:t xml:space="preserve"> </w:t>
            </w:r>
            <w:r w:rsidRPr="008C3923">
              <w:rPr>
                <w:color w:val="19D131"/>
                <w:lang w:val="en-GB"/>
              </w:rPr>
              <w:t>The use cases described in this document assume zero or one document including a signature being returned by this element. Profiles may define processing rules how to handle unbounded cardinality.</w:t>
            </w:r>
          </w:ins>
          <w:customXmlInsRangeStart w:id="8521" w:author="Andreas Kuehne" w:date="2019-05-31T12:40:00Z"/>
        </w:sdtContent>
      </w:sdt>
      <w:customXmlInsRangeEnd w:id="8521"/>
    </w:p>
    <w:p w14:paraId="5D677CB8" w14:textId="77777777" w:rsidR="00A71F46" w:rsidRDefault="00A71F46" w:rsidP="00A71F46">
      <w:pPr>
        <w:pStyle w:val="Member"/>
        <w:rPr>
          <w:ins w:id="8522" w:author="Andreas Kuehne" w:date="2019-05-31T12:40:00Z"/>
        </w:rPr>
      </w:pPr>
      <w:ins w:id="8523" w:author="Andreas Kuehne" w:date="2019-05-31T12:40:00Z">
        <w:r>
          <w:t xml:space="preserve">The OPTIONAL </w:t>
        </w:r>
        <w:r w:rsidRPr="35C1378D">
          <w:rPr>
            <w:rStyle w:val="Datatype"/>
          </w:rPr>
          <w:t>Type</w:t>
        </w:r>
        <w:r>
          <w:t xml:space="preserve"> element, if present, MUST contain one instance of a URI. </w:t>
        </w:r>
      </w:ins>
      <w:customXmlInsRangeStart w:id="8524" w:author="Andreas Kuehne" w:date="2019-05-31T12:40:00Z"/>
      <w:sdt>
        <w:sdtPr>
          <w:alias w:val="dss2-AugmentedSignatureType.type"/>
          <w:tag w:val="dss2-AugmentedSignatureType.Type"/>
          <w:id w:val="-404383045"/>
        </w:sdtPr>
        <w:sdtEndPr/>
        <w:sdtContent>
          <w:customXmlInsRangeEnd w:id="8524"/>
          <w:ins w:id="8525" w:author="Andreas Kuehne" w:date="2019-05-31T12:40:00Z">
            <w:r w:rsidRPr="003A06D0">
              <w:rPr>
                <w:color w:val="19D131"/>
                <w:lang w:val="en-GB"/>
              </w:rPr>
              <w:t>The URI defines what type of 'augmentation' was applied to the signature.</w:t>
            </w:r>
          </w:ins>
          <w:customXmlInsRangeStart w:id="8526" w:author="Andreas Kuehne" w:date="2019-05-31T12:40:00Z"/>
        </w:sdtContent>
      </w:sdt>
      <w:customXmlInsRangeEnd w:id="8526"/>
    </w:p>
    <w:p w14:paraId="66288113" w14:textId="77777777" w:rsidR="00A71F46" w:rsidRDefault="00A71F46" w:rsidP="00A71F46">
      <w:pPr>
        <w:pStyle w:val="Non-normativeCommentHeading"/>
        <w:rPr>
          <w:ins w:id="8527" w:author="Andreas Kuehne" w:date="2019-05-31T12:40:00Z"/>
        </w:rPr>
      </w:pPr>
      <w:ins w:id="8528" w:author="Andreas Kuehne" w:date="2019-05-31T12:40:00Z">
        <w:r>
          <w:t>Non-normative Comment:</w:t>
        </w:r>
      </w:ins>
    </w:p>
    <w:p w14:paraId="3AEC94C3" w14:textId="77777777" w:rsidR="00A71F46" w:rsidRDefault="001A1734" w:rsidP="00A71F46">
      <w:pPr>
        <w:pStyle w:val="Non-normativeComment"/>
        <w:rPr>
          <w:ins w:id="8529" w:author="Andreas Kuehne" w:date="2019-05-31T12:40:00Z"/>
        </w:rPr>
      </w:pPr>
      <w:customXmlInsRangeStart w:id="8530" w:author="Andreas Kuehne" w:date="2019-05-31T12:40:00Z"/>
      <w:sdt>
        <w:sdtPr>
          <w:tag w:val="dss2-AugmentedSignatureType.-nonNormative"/>
          <w:id w:val="1398242199"/>
          <w:showingPlcHdr/>
        </w:sdtPr>
        <w:sdtEndPr/>
        <w:sdtContent>
          <w:customXmlInsRangeEnd w:id="8530"/>
          <w:ins w:id="8531" w:author="Andreas Kuehne" w:date="2019-05-31T12:40:00Z">
            <w:r w:rsidR="00A71F46">
              <w:rPr>
                <w:color w:val="19D131"/>
              </w:rPr>
              <w:t>[component AugmentedSignature non normative details]</w:t>
            </w:r>
          </w:ins>
          <w:customXmlInsRangeStart w:id="8532" w:author="Andreas Kuehne" w:date="2019-05-31T12:40:00Z"/>
        </w:sdtContent>
      </w:sdt>
      <w:customXmlInsRangeEnd w:id="8532"/>
    </w:p>
    <w:p w14:paraId="2113D508" w14:textId="77777777" w:rsidR="00A71F46" w:rsidRDefault="00A71F46" w:rsidP="00A71F46">
      <w:pPr>
        <w:pStyle w:val="berschrift4"/>
        <w:numPr>
          <w:ilvl w:val="3"/>
          <w:numId w:val="3"/>
        </w:numPr>
        <w:rPr>
          <w:ins w:id="8533" w:author="Andreas Kuehne" w:date="2019-05-31T12:40:00Z"/>
        </w:rPr>
      </w:pPr>
      <w:bookmarkStart w:id="8534" w:name="_Toc10206900"/>
      <w:ins w:id="8535" w:author="Andreas Kuehne" w:date="2019-05-31T12:40:00Z">
        <w:r>
          <w:t>AugmentedSignature – JSON Syntax</w:t>
        </w:r>
        <w:bookmarkEnd w:id="8534"/>
      </w:ins>
    </w:p>
    <w:p w14:paraId="10E065BB" w14:textId="77777777" w:rsidR="00A71F46" w:rsidRPr="0248A3D1" w:rsidRDefault="00A71F46" w:rsidP="00A71F46">
      <w:pPr>
        <w:rPr>
          <w:ins w:id="8536" w:author="Andreas Kuehne" w:date="2019-05-31T12:40:00Z"/>
        </w:rPr>
      </w:pPr>
      <w:ins w:id="8537" w:author="Andreas Kuehne" w:date="2019-05-31T12:40:00Z">
        <w:r w:rsidRPr="002062A5">
          <w:rPr>
            <w:rFonts w:eastAsia="Arial" w:cs="Arial"/>
            <w:sz w:val="22"/>
            <w:szCs w:val="22"/>
          </w:rPr>
          <w:t xml:space="preserve">The </w:t>
        </w:r>
        <w:r w:rsidRPr="002062A5">
          <w:rPr>
            <w:rFonts w:ascii="Courier New" w:eastAsia="Courier New" w:hAnsi="Courier New" w:cs="Courier New"/>
          </w:rPr>
          <w:t>AugmentedSignatureType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AugmentedSignature</w:t>
        </w:r>
        <w:r>
          <w:t xml:space="preserve"> component.</w:t>
        </w:r>
      </w:ins>
    </w:p>
    <w:p w14:paraId="0BAB77E6" w14:textId="77777777" w:rsidR="00A71F46" w:rsidRPr="C2430093" w:rsidRDefault="00A71F46" w:rsidP="00A71F46">
      <w:pPr>
        <w:spacing w:line="259" w:lineRule="auto"/>
        <w:rPr>
          <w:ins w:id="8538" w:author="Andreas Kuehne" w:date="2019-05-31T12:40:00Z"/>
          <w:rFonts w:eastAsia="Arial" w:cs="Arial"/>
          <w:sz w:val="22"/>
          <w:szCs w:val="22"/>
        </w:rPr>
      </w:pPr>
      <w:ins w:id="8539"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AugmentedSignature</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463"/>
        <w:gridCol w:w="3164"/>
        <w:gridCol w:w="2723"/>
      </w:tblGrid>
      <w:tr w:rsidR="00A71F46" w14:paraId="21CDDBD8" w14:textId="77777777" w:rsidTr="00A71F46">
        <w:trPr>
          <w:cnfStyle w:val="100000000000" w:firstRow="1" w:lastRow="0" w:firstColumn="0" w:lastColumn="0" w:oddVBand="0" w:evenVBand="0" w:oddHBand="0" w:evenHBand="0" w:firstRowFirstColumn="0" w:firstRowLastColumn="0" w:lastRowFirstColumn="0" w:lastRowLastColumn="0"/>
          <w:ins w:id="854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C23788A" w14:textId="77777777" w:rsidR="00A71F46" w:rsidRDefault="00A71F46" w:rsidP="00A71F46">
            <w:pPr>
              <w:pStyle w:val="Beschriftung"/>
              <w:rPr>
                <w:ins w:id="8541" w:author="Andreas Kuehne" w:date="2019-05-31T12:40:00Z"/>
              </w:rPr>
            </w:pPr>
            <w:ins w:id="8542" w:author="Andreas Kuehne" w:date="2019-05-31T12:40:00Z">
              <w:r>
                <w:t>Element</w:t>
              </w:r>
            </w:ins>
          </w:p>
        </w:tc>
        <w:tc>
          <w:tcPr>
            <w:tcW w:w="4675" w:type="dxa"/>
          </w:tcPr>
          <w:p w14:paraId="07D412A3"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8543" w:author="Andreas Kuehne" w:date="2019-05-31T12:40:00Z"/>
              </w:rPr>
            </w:pPr>
            <w:ins w:id="8544" w:author="Andreas Kuehne" w:date="2019-05-31T12:40:00Z">
              <w:r>
                <w:t>Implementing JSON member name</w:t>
              </w:r>
            </w:ins>
          </w:p>
        </w:tc>
        <w:tc>
          <w:tcPr>
            <w:tcW w:w="4675" w:type="dxa"/>
          </w:tcPr>
          <w:p w14:paraId="6DDBBC25"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8545" w:author="Andreas Kuehne" w:date="2019-05-31T12:40:00Z"/>
              </w:rPr>
            </w:pPr>
            <w:ins w:id="8546" w:author="Andreas Kuehne" w:date="2019-05-31T12:40:00Z">
              <w:r>
                <w:t>Comments</w:t>
              </w:r>
            </w:ins>
          </w:p>
        </w:tc>
      </w:tr>
      <w:tr w:rsidR="00A71F46" w14:paraId="40C5EC03" w14:textId="77777777" w:rsidTr="00A71F46">
        <w:trPr>
          <w:ins w:id="8547"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1779F71" w14:textId="77777777" w:rsidR="00A71F46" w:rsidRPr="002062A5" w:rsidRDefault="00A71F46" w:rsidP="00A71F46">
            <w:pPr>
              <w:pStyle w:val="Beschriftung"/>
              <w:rPr>
                <w:ins w:id="8548" w:author="Andreas Kuehne" w:date="2019-05-31T12:40:00Z"/>
                <w:rStyle w:val="Datatype"/>
                <w:b w:val="0"/>
                <w:bCs w:val="0"/>
              </w:rPr>
            </w:pPr>
            <w:ins w:id="8549" w:author="Andreas Kuehne" w:date="2019-05-31T12:40:00Z">
              <w:r w:rsidRPr="002062A5">
                <w:rPr>
                  <w:rStyle w:val="Datatype"/>
                </w:rPr>
                <w:t>SignatureObject</w:t>
              </w:r>
            </w:ins>
          </w:p>
        </w:tc>
        <w:tc>
          <w:tcPr>
            <w:tcW w:w="4675" w:type="dxa"/>
          </w:tcPr>
          <w:p w14:paraId="152CB82D"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8550" w:author="Andreas Kuehne" w:date="2019-05-31T12:40:00Z"/>
                <w:rStyle w:val="Datatype"/>
              </w:rPr>
            </w:pPr>
            <w:ins w:id="8551" w:author="Andreas Kuehne" w:date="2019-05-31T12:40:00Z">
              <w:r w:rsidRPr="002062A5">
                <w:rPr>
                  <w:rStyle w:val="Datatype"/>
                </w:rPr>
                <w:t>sigObj</w:t>
              </w:r>
            </w:ins>
          </w:p>
        </w:tc>
        <w:tc>
          <w:tcPr>
            <w:tcW w:w="4675" w:type="dxa"/>
          </w:tcPr>
          <w:p w14:paraId="6FA24F37"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8552" w:author="Andreas Kuehne" w:date="2019-05-31T12:40:00Z"/>
              </w:rPr>
            </w:pPr>
            <w:customXmlInsRangeStart w:id="8553" w:author="Andreas Kuehne" w:date="2019-05-31T12:40:00Z"/>
            <w:sdt>
              <w:sdtPr>
                <w:alias w:val="dss2-AugmentedSignatureType.sigObj"/>
                <w:tag w:val="dss2-AugmentedSignatureType.-jsonComment.SignatureObject"/>
                <w:id w:val="-1705864199"/>
                <w:showingPlcHdr/>
              </w:sdtPr>
              <w:sdtEndPr/>
              <w:sdtContent>
                <w:customXmlInsRangeEnd w:id="8553"/>
                <w:ins w:id="8554" w:author="Andreas Kuehne" w:date="2019-05-31T12:40:00Z">
                  <w:r w:rsidR="00A71F46">
                    <w:rPr>
                      <w:color w:val="19D131"/>
                    </w:rPr>
                    <w:t>[]</w:t>
                  </w:r>
                </w:ins>
                <w:customXmlInsRangeStart w:id="8555" w:author="Andreas Kuehne" w:date="2019-05-31T12:40:00Z"/>
              </w:sdtContent>
            </w:sdt>
            <w:customXmlInsRangeEnd w:id="8555"/>
          </w:p>
        </w:tc>
      </w:tr>
      <w:tr w:rsidR="00A71F46" w14:paraId="0896B318" w14:textId="77777777" w:rsidTr="00A71F46">
        <w:trPr>
          <w:ins w:id="855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3FC12D3" w14:textId="77777777" w:rsidR="00A71F46" w:rsidRPr="002062A5" w:rsidRDefault="00A71F46" w:rsidP="00A71F46">
            <w:pPr>
              <w:pStyle w:val="Beschriftung"/>
              <w:rPr>
                <w:ins w:id="8557" w:author="Andreas Kuehne" w:date="2019-05-31T12:40:00Z"/>
                <w:rStyle w:val="Datatype"/>
                <w:b w:val="0"/>
                <w:bCs w:val="0"/>
              </w:rPr>
            </w:pPr>
            <w:ins w:id="8558" w:author="Andreas Kuehne" w:date="2019-05-31T12:40:00Z">
              <w:r w:rsidRPr="002062A5">
                <w:rPr>
                  <w:rStyle w:val="Datatype"/>
                </w:rPr>
                <w:t>DocumentWithSignature</w:t>
              </w:r>
            </w:ins>
          </w:p>
        </w:tc>
        <w:tc>
          <w:tcPr>
            <w:tcW w:w="4675" w:type="dxa"/>
          </w:tcPr>
          <w:p w14:paraId="786AD30F"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8559" w:author="Andreas Kuehne" w:date="2019-05-31T12:40:00Z"/>
                <w:rStyle w:val="Datatype"/>
              </w:rPr>
            </w:pPr>
            <w:ins w:id="8560" w:author="Andreas Kuehne" w:date="2019-05-31T12:40:00Z">
              <w:r w:rsidRPr="002062A5">
                <w:rPr>
                  <w:rStyle w:val="Datatype"/>
                </w:rPr>
                <w:t>docWithSignature</w:t>
              </w:r>
            </w:ins>
          </w:p>
        </w:tc>
        <w:tc>
          <w:tcPr>
            <w:tcW w:w="4675" w:type="dxa"/>
          </w:tcPr>
          <w:p w14:paraId="352FDF4F"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8561" w:author="Andreas Kuehne" w:date="2019-05-31T12:40:00Z"/>
              </w:rPr>
            </w:pPr>
            <w:customXmlInsRangeStart w:id="8562" w:author="Andreas Kuehne" w:date="2019-05-31T12:40:00Z"/>
            <w:sdt>
              <w:sdtPr>
                <w:alias w:val="dss2-AugmentedSignatureType.docWithSignature"/>
                <w:tag w:val="dss2-AugmentedSignatureType.-jsonComment.DocumentWithSignature"/>
                <w:id w:val="384841468"/>
                <w:showingPlcHdr/>
              </w:sdtPr>
              <w:sdtEndPr/>
              <w:sdtContent>
                <w:customXmlInsRangeEnd w:id="8562"/>
                <w:ins w:id="8563" w:author="Andreas Kuehne" w:date="2019-05-31T12:40:00Z">
                  <w:r w:rsidR="00A71F46">
                    <w:rPr>
                      <w:color w:val="19D131"/>
                    </w:rPr>
                    <w:t>[]</w:t>
                  </w:r>
                </w:ins>
                <w:customXmlInsRangeStart w:id="8564" w:author="Andreas Kuehne" w:date="2019-05-31T12:40:00Z"/>
              </w:sdtContent>
            </w:sdt>
            <w:customXmlInsRangeEnd w:id="8564"/>
          </w:p>
        </w:tc>
      </w:tr>
      <w:tr w:rsidR="00A71F46" w14:paraId="44145C26" w14:textId="77777777" w:rsidTr="00A71F46">
        <w:trPr>
          <w:ins w:id="856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8614795" w14:textId="77777777" w:rsidR="00A71F46" w:rsidRPr="002062A5" w:rsidRDefault="00A71F46" w:rsidP="00A71F46">
            <w:pPr>
              <w:pStyle w:val="Beschriftung"/>
              <w:rPr>
                <w:ins w:id="8566" w:author="Andreas Kuehne" w:date="2019-05-31T12:40:00Z"/>
                <w:rStyle w:val="Datatype"/>
                <w:b w:val="0"/>
                <w:bCs w:val="0"/>
              </w:rPr>
            </w:pPr>
            <w:ins w:id="8567" w:author="Andreas Kuehne" w:date="2019-05-31T12:40:00Z">
              <w:r w:rsidRPr="002062A5">
                <w:rPr>
                  <w:rStyle w:val="Datatype"/>
                </w:rPr>
                <w:t>Type</w:t>
              </w:r>
            </w:ins>
          </w:p>
        </w:tc>
        <w:tc>
          <w:tcPr>
            <w:tcW w:w="4675" w:type="dxa"/>
          </w:tcPr>
          <w:p w14:paraId="6703EAE1"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8568" w:author="Andreas Kuehne" w:date="2019-05-31T12:40:00Z"/>
                <w:rStyle w:val="Datatype"/>
              </w:rPr>
            </w:pPr>
            <w:ins w:id="8569" w:author="Andreas Kuehne" w:date="2019-05-31T12:40:00Z">
              <w:r w:rsidRPr="002062A5">
                <w:rPr>
                  <w:rStyle w:val="Datatype"/>
                </w:rPr>
                <w:t>type</w:t>
              </w:r>
            </w:ins>
          </w:p>
        </w:tc>
        <w:tc>
          <w:tcPr>
            <w:tcW w:w="4675" w:type="dxa"/>
          </w:tcPr>
          <w:p w14:paraId="1C56AC15"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8570" w:author="Andreas Kuehne" w:date="2019-05-31T12:40:00Z"/>
              </w:rPr>
            </w:pPr>
            <w:customXmlInsRangeStart w:id="8571" w:author="Andreas Kuehne" w:date="2019-05-31T12:40:00Z"/>
            <w:sdt>
              <w:sdtPr>
                <w:alias w:val="dss2-AugmentedSignatureType.type"/>
                <w:tag w:val="dss2-AugmentedSignatureType.-jsonComment.Type"/>
                <w:id w:val="-1280185093"/>
                <w:showingPlcHdr/>
              </w:sdtPr>
              <w:sdtEndPr/>
              <w:sdtContent>
                <w:customXmlInsRangeEnd w:id="8571"/>
                <w:ins w:id="8572" w:author="Andreas Kuehne" w:date="2019-05-31T12:40:00Z">
                  <w:r w:rsidR="00A71F46">
                    <w:rPr>
                      <w:color w:val="19D131"/>
                    </w:rPr>
                    <w:t>[]</w:t>
                  </w:r>
                </w:ins>
                <w:customXmlInsRangeStart w:id="8573" w:author="Andreas Kuehne" w:date="2019-05-31T12:40:00Z"/>
              </w:sdtContent>
            </w:sdt>
            <w:customXmlInsRangeEnd w:id="8573"/>
          </w:p>
        </w:tc>
      </w:tr>
    </w:tbl>
    <w:p w14:paraId="5C1FF253" w14:textId="77777777" w:rsidR="00A71F46" w:rsidRPr="0202B381" w:rsidRDefault="00A71F46" w:rsidP="00A71F46">
      <w:pPr>
        <w:rPr>
          <w:ins w:id="8574" w:author="Andreas Kuehne" w:date="2019-05-31T12:40:00Z"/>
        </w:rPr>
      </w:pPr>
      <w:ins w:id="8575" w:author="Andreas Kuehne" w:date="2019-05-31T12:40:00Z">
        <w:r w:rsidRPr="002062A5">
          <w:rPr>
            <w:rFonts w:eastAsia="Arial" w:cs="Arial"/>
            <w:sz w:val="22"/>
            <w:szCs w:val="22"/>
          </w:rPr>
          <w:t xml:space="preserve">The </w:t>
        </w:r>
        <w:r w:rsidRPr="002062A5">
          <w:rPr>
            <w:rFonts w:ascii="Courier New" w:eastAsia="Courier New" w:hAnsi="Courier New" w:cs="Courier New"/>
          </w:rPr>
          <w:t>AugmentedSignatureType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50A02FCB" w14:textId="77777777" w:rsidR="00A71F46" w:rsidRDefault="00A71F46" w:rsidP="00A71F46">
      <w:pPr>
        <w:pStyle w:val="Code"/>
        <w:spacing w:line="259" w:lineRule="auto"/>
        <w:rPr>
          <w:ins w:id="8576" w:author="Andreas Kuehne" w:date="2019-05-31T12:40:00Z"/>
        </w:rPr>
      </w:pPr>
      <w:ins w:id="8577" w:author="Andreas Kuehne" w:date="2019-05-31T12:40:00Z">
        <w:r>
          <w:rPr>
            <w:color w:val="31849B" w:themeColor="accent5" w:themeShade="BF"/>
          </w:rPr>
          <w:t>"dss2-AugmentedSignatureType"</w:t>
        </w:r>
        <w:r>
          <w:t>: {</w:t>
        </w:r>
      </w:ins>
    </w:p>
    <w:p w14:paraId="2C567030" w14:textId="77777777" w:rsidR="00A71F46" w:rsidRDefault="00A71F46" w:rsidP="00A71F46">
      <w:pPr>
        <w:pStyle w:val="Code"/>
        <w:spacing w:line="259" w:lineRule="auto"/>
        <w:rPr>
          <w:ins w:id="8578" w:author="Andreas Kuehne" w:date="2019-05-31T12:40:00Z"/>
        </w:rPr>
      </w:pPr>
      <w:ins w:id="8579" w:author="Andreas Kuehne" w:date="2019-05-31T12:40:00Z">
        <w:r>
          <w:rPr>
            <w:color w:val="31849B" w:themeColor="accent5" w:themeShade="BF"/>
          </w:rPr>
          <w:t xml:space="preserve">  "type"</w:t>
        </w:r>
        <w:r>
          <w:t xml:space="preserve">: </w:t>
        </w:r>
        <w:r>
          <w:rPr>
            <w:color w:val="244061" w:themeColor="accent1" w:themeShade="80"/>
          </w:rPr>
          <w:t>"object",</w:t>
        </w:r>
      </w:ins>
    </w:p>
    <w:p w14:paraId="0B1ABB6E" w14:textId="77777777" w:rsidR="00A71F46" w:rsidRDefault="00A71F46" w:rsidP="00A71F46">
      <w:pPr>
        <w:pStyle w:val="Code"/>
        <w:spacing w:line="259" w:lineRule="auto"/>
        <w:rPr>
          <w:ins w:id="8580" w:author="Andreas Kuehne" w:date="2019-05-31T12:40:00Z"/>
        </w:rPr>
      </w:pPr>
      <w:ins w:id="8581" w:author="Andreas Kuehne" w:date="2019-05-31T12:40:00Z">
        <w:r>
          <w:rPr>
            <w:color w:val="31849B" w:themeColor="accent5" w:themeShade="BF"/>
          </w:rPr>
          <w:t xml:space="preserve">  "properties"</w:t>
        </w:r>
        <w:r>
          <w:t>: {</w:t>
        </w:r>
      </w:ins>
    </w:p>
    <w:p w14:paraId="1B952435" w14:textId="77777777" w:rsidR="00A71F46" w:rsidRDefault="00A71F46" w:rsidP="00A71F46">
      <w:pPr>
        <w:pStyle w:val="Code"/>
        <w:spacing w:line="259" w:lineRule="auto"/>
        <w:rPr>
          <w:ins w:id="8582" w:author="Andreas Kuehne" w:date="2019-05-31T12:40:00Z"/>
        </w:rPr>
      </w:pPr>
      <w:ins w:id="8583" w:author="Andreas Kuehne" w:date="2019-05-31T12:40:00Z">
        <w:r>
          <w:rPr>
            <w:color w:val="31849B" w:themeColor="accent5" w:themeShade="BF"/>
          </w:rPr>
          <w:t xml:space="preserve">    "sigObj"</w:t>
        </w:r>
        <w:r>
          <w:t>: {</w:t>
        </w:r>
      </w:ins>
    </w:p>
    <w:p w14:paraId="439AD667" w14:textId="77777777" w:rsidR="00A71F46" w:rsidRDefault="00A71F46" w:rsidP="00A71F46">
      <w:pPr>
        <w:pStyle w:val="Code"/>
        <w:spacing w:line="259" w:lineRule="auto"/>
        <w:rPr>
          <w:ins w:id="8584" w:author="Andreas Kuehne" w:date="2019-05-31T12:40:00Z"/>
        </w:rPr>
      </w:pPr>
      <w:ins w:id="8585" w:author="Andreas Kuehne" w:date="2019-05-31T12:40:00Z">
        <w:r>
          <w:rPr>
            <w:color w:val="31849B" w:themeColor="accent5" w:themeShade="BF"/>
          </w:rPr>
          <w:t xml:space="preserve">      "type"</w:t>
        </w:r>
        <w:r>
          <w:t xml:space="preserve">: </w:t>
        </w:r>
        <w:r>
          <w:rPr>
            <w:color w:val="244061" w:themeColor="accent1" w:themeShade="80"/>
          </w:rPr>
          <w:t>"array",</w:t>
        </w:r>
      </w:ins>
    </w:p>
    <w:p w14:paraId="261FFC65" w14:textId="77777777" w:rsidR="00A71F46" w:rsidRDefault="00A71F46" w:rsidP="00A71F46">
      <w:pPr>
        <w:pStyle w:val="Code"/>
        <w:spacing w:line="259" w:lineRule="auto"/>
        <w:rPr>
          <w:ins w:id="8586" w:author="Andreas Kuehne" w:date="2019-05-31T12:40:00Z"/>
        </w:rPr>
      </w:pPr>
      <w:ins w:id="8587" w:author="Andreas Kuehne" w:date="2019-05-31T12:40:00Z">
        <w:r>
          <w:rPr>
            <w:color w:val="31849B" w:themeColor="accent5" w:themeShade="BF"/>
          </w:rPr>
          <w:t xml:space="preserve">      "items"</w:t>
        </w:r>
        <w:r>
          <w:t>: {</w:t>
        </w:r>
      </w:ins>
    </w:p>
    <w:p w14:paraId="34227367" w14:textId="77777777" w:rsidR="00A71F46" w:rsidRDefault="00A71F46" w:rsidP="00A71F46">
      <w:pPr>
        <w:pStyle w:val="Code"/>
        <w:spacing w:line="259" w:lineRule="auto"/>
        <w:rPr>
          <w:ins w:id="8588" w:author="Andreas Kuehne" w:date="2019-05-31T12:40:00Z"/>
        </w:rPr>
      </w:pPr>
      <w:ins w:id="8589" w:author="Andreas Kuehne" w:date="2019-05-31T12:40:00Z">
        <w:r>
          <w:rPr>
            <w:color w:val="31849B" w:themeColor="accent5" w:themeShade="BF"/>
          </w:rPr>
          <w:t xml:space="preserve">        "$ref"</w:t>
        </w:r>
        <w:r>
          <w:t xml:space="preserve">: </w:t>
        </w:r>
        <w:r>
          <w:rPr>
            <w:color w:val="244061" w:themeColor="accent1" w:themeShade="80"/>
          </w:rPr>
          <w:t>"#/definitions/dss2-SignatureObjectType"</w:t>
        </w:r>
      </w:ins>
    </w:p>
    <w:p w14:paraId="28B1FF8D" w14:textId="77777777" w:rsidR="00A71F46" w:rsidRDefault="00A71F46" w:rsidP="00A71F46">
      <w:pPr>
        <w:pStyle w:val="Code"/>
        <w:spacing w:line="259" w:lineRule="auto"/>
        <w:rPr>
          <w:ins w:id="8590" w:author="Andreas Kuehne" w:date="2019-05-31T12:40:00Z"/>
        </w:rPr>
      </w:pPr>
      <w:ins w:id="8591" w:author="Andreas Kuehne" w:date="2019-05-31T12:40:00Z">
        <w:r>
          <w:t xml:space="preserve">      }</w:t>
        </w:r>
      </w:ins>
    </w:p>
    <w:p w14:paraId="4FA5827D" w14:textId="77777777" w:rsidR="00A71F46" w:rsidRDefault="00A71F46" w:rsidP="00A71F46">
      <w:pPr>
        <w:pStyle w:val="Code"/>
        <w:spacing w:line="259" w:lineRule="auto"/>
        <w:rPr>
          <w:ins w:id="8592" w:author="Andreas Kuehne" w:date="2019-05-31T12:40:00Z"/>
        </w:rPr>
      </w:pPr>
      <w:ins w:id="8593" w:author="Andreas Kuehne" w:date="2019-05-31T12:40:00Z">
        <w:r>
          <w:t xml:space="preserve">    },</w:t>
        </w:r>
      </w:ins>
    </w:p>
    <w:p w14:paraId="1B8BCD14" w14:textId="77777777" w:rsidR="00A71F46" w:rsidRDefault="00A71F46" w:rsidP="00A71F46">
      <w:pPr>
        <w:pStyle w:val="Code"/>
        <w:spacing w:line="259" w:lineRule="auto"/>
        <w:rPr>
          <w:ins w:id="8594" w:author="Andreas Kuehne" w:date="2019-05-31T12:40:00Z"/>
        </w:rPr>
      </w:pPr>
      <w:ins w:id="8595" w:author="Andreas Kuehne" w:date="2019-05-31T12:40:00Z">
        <w:r>
          <w:rPr>
            <w:color w:val="31849B" w:themeColor="accent5" w:themeShade="BF"/>
          </w:rPr>
          <w:t xml:space="preserve">    "docWithSignature"</w:t>
        </w:r>
        <w:r>
          <w:t>: {</w:t>
        </w:r>
      </w:ins>
    </w:p>
    <w:p w14:paraId="5D473FAC" w14:textId="77777777" w:rsidR="00A71F46" w:rsidRDefault="00A71F46" w:rsidP="00A71F46">
      <w:pPr>
        <w:pStyle w:val="Code"/>
        <w:spacing w:line="259" w:lineRule="auto"/>
        <w:rPr>
          <w:ins w:id="8596" w:author="Andreas Kuehne" w:date="2019-05-31T12:40:00Z"/>
        </w:rPr>
      </w:pPr>
      <w:ins w:id="8597" w:author="Andreas Kuehne" w:date="2019-05-31T12:40:00Z">
        <w:r>
          <w:rPr>
            <w:color w:val="31849B" w:themeColor="accent5" w:themeShade="BF"/>
          </w:rPr>
          <w:t xml:space="preserve">      "type"</w:t>
        </w:r>
        <w:r>
          <w:t xml:space="preserve">: </w:t>
        </w:r>
        <w:r>
          <w:rPr>
            <w:color w:val="244061" w:themeColor="accent1" w:themeShade="80"/>
          </w:rPr>
          <w:t>"array",</w:t>
        </w:r>
      </w:ins>
    </w:p>
    <w:p w14:paraId="1162874C" w14:textId="77777777" w:rsidR="00A71F46" w:rsidRDefault="00A71F46" w:rsidP="00A71F46">
      <w:pPr>
        <w:pStyle w:val="Code"/>
        <w:spacing w:line="259" w:lineRule="auto"/>
        <w:rPr>
          <w:ins w:id="8598" w:author="Andreas Kuehne" w:date="2019-05-31T12:40:00Z"/>
        </w:rPr>
      </w:pPr>
      <w:ins w:id="8599" w:author="Andreas Kuehne" w:date="2019-05-31T12:40:00Z">
        <w:r>
          <w:rPr>
            <w:color w:val="31849B" w:themeColor="accent5" w:themeShade="BF"/>
          </w:rPr>
          <w:t xml:space="preserve">      "items"</w:t>
        </w:r>
        <w:r>
          <w:t>: {</w:t>
        </w:r>
      </w:ins>
    </w:p>
    <w:p w14:paraId="0BED31F9" w14:textId="77777777" w:rsidR="00A71F46" w:rsidRDefault="00A71F46" w:rsidP="00A71F46">
      <w:pPr>
        <w:pStyle w:val="Code"/>
        <w:spacing w:line="259" w:lineRule="auto"/>
        <w:rPr>
          <w:ins w:id="8600" w:author="Andreas Kuehne" w:date="2019-05-31T12:40:00Z"/>
        </w:rPr>
      </w:pPr>
      <w:ins w:id="8601" w:author="Andreas Kuehne" w:date="2019-05-31T12:40:00Z">
        <w:r>
          <w:rPr>
            <w:color w:val="31849B" w:themeColor="accent5" w:themeShade="BF"/>
          </w:rPr>
          <w:t xml:space="preserve">        "$ref"</w:t>
        </w:r>
        <w:r>
          <w:t xml:space="preserve">: </w:t>
        </w:r>
        <w:r>
          <w:rPr>
            <w:color w:val="244061" w:themeColor="accent1" w:themeShade="80"/>
          </w:rPr>
          <w:t>"#/definitions/dss2-DocumentWithSignatureType"</w:t>
        </w:r>
      </w:ins>
    </w:p>
    <w:p w14:paraId="25A2DC40" w14:textId="77777777" w:rsidR="00A71F46" w:rsidRDefault="00A71F46" w:rsidP="00A71F46">
      <w:pPr>
        <w:pStyle w:val="Code"/>
        <w:spacing w:line="259" w:lineRule="auto"/>
        <w:rPr>
          <w:ins w:id="8602" w:author="Andreas Kuehne" w:date="2019-05-31T12:40:00Z"/>
        </w:rPr>
      </w:pPr>
      <w:ins w:id="8603" w:author="Andreas Kuehne" w:date="2019-05-31T12:40:00Z">
        <w:r>
          <w:t xml:space="preserve">      }</w:t>
        </w:r>
      </w:ins>
    </w:p>
    <w:p w14:paraId="73E83EF7" w14:textId="77777777" w:rsidR="00A71F46" w:rsidRDefault="00A71F46" w:rsidP="00A71F46">
      <w:pPr>
        <w:pStyle w:val="Code"/>
        <w:spacing w:line="259" w:lineRule="auto"/>
        <w:rPr>
          <w:ins w:id="8604" w:author="Andreas Kuehne" w:date="2019-05-31T12:40:00Z"/>
        </w:rPr>
      </w:pPr>
      <w:ins w:id="8605" w:author="Andreas Kuehne" w:date="2019-05-31T12:40:00Z">
        <w:r>
          <w:t xml:space="preserve">    },</w:t>
        </w:r>
      </w:ins>
    </w:p>
    <w:p w14:paraId="2FC48105" w14:textId="77777777" w:rsidR="00A71F46" w:rsidRDefault="00A71F46" w:rsidP="00A71F46">
      <w:pPr>
        <w:pStyle w:val="Code"/>
        <w:spacing w:line="259" w:lineRule="auto"/>
        <w:rPr>
          <w:ins w:id="8606" w:author="Andreas Kuehne" w:date="2019-05-31T12:40:00Z"/>
        </w:rPr>
      </w:pPr>
      <w:ins w:id="8607" w:author="Andreas Kuehne" w:date="2019-05-31T12:40:00Z">
        <w:r>
          <w:rPr>
            <w:color w:val="31849B" w:themeColor="accent5" w:themeShade="BF"/>
          </w:rPr>
          <w:t xml:space="preserve">    "type"</w:t>
        </w:r>
        <w:r>
          <w:t>: {</w:t>
        </w:r>
      </w:ins>
    </w:p>
    <w:p w14:paraId="209656E3" w14:textId="77777777" w:rsidR="00A71F46" w:rsidRDefault="00A71F46" w:rsidP="00A71F46">
      <w:pPr>
        <w:pStyle w:val="Code"/>
        <w:spacing w:line="259" w:lineRule="auto"/>
        <w:rPr>
          <w:ins w:id="8608" w:author="Andreas Kuehne" w:date="2019-05-31T12:40:00Z"/>
        </w:rPr>
      </w:pPr>
      <w:ins w:id="8609" w:author="Andreas Kuehne" w:date="2019-05-31T12:40:00Z">
        <w:r>
          <w:rPr>
            <w:color w:val="31849B" w:themeColor="accent5" w:themeShade="BF"/>
          </w:rPr>
          <w:t xml:space="preserve">      "type"</w:t>
        </w:r>
        <w:r>
          <w:t xml:space="preserve">: </w:t>
        </w:r>
        <w:r>
          <w:rPr>
            <w:color w:val="244061" w:themeColor="accent1" w:themeShade="80"/>
          </w:rPr>
          <w:t>"string",</w:t>
        </w:r>
      </w:ins>
    </w:p>
    <w:p w14:paraId="4290138A" w14:textId="77777777" w:rsidR="00A71F46" w:rsidRDefault="00A71F46" w:rsidP="00A71F46">
      <w:pPr>
        <w:pStyle w:val="Code"/>
        <w:spacing w:line="259" w:lineRule="auto"/>
        <w:rPr>
          <w:ins w:id="8610" w:author="Andreas Kuehne" w:date="2019-05-31T12:40:00Z"/>
        </w:rPr>
      </w:pPr>
      <w:ins w:id="8611" w:author="Andreas Kuehne" w:date="2019-05-31T12:40:00Z">
        <w:r>
          <w:rPr>
            <w:color w:val="31849B" w:themeColor="accent5" w:themeShade="BF"/>
          </w:rPr>
          <w:t xml:space="preserve">      "format"</w:t>
        </w:r>
        <w:r>
          <w:t xml:space="preserve">: </w:t>
        </w:r>
        <w:r>
          <w:rPr>
            <w:color w:val="244061" w:themeColor="accent1" w:themeShade="80"/>
          </w:rPr>
          <w:t>"uri"</w:t>
        </w:r>
      </w:ins>
    </w:p>
    <w:p w14:paraId="2C4A5D24" w14:textId="77777777" w:rsidR="00A71F46" w:rsidRDefault="00A71F46" w:rsidP="00A71F46">
      <w:pPr>
        <w:pStyle w:val="Code"/>
        <w:spacing w:line="259" w:lineRule="auto"/>
        <w:rPr>
          <w:ins w:id="8612" w:author="Andreas Kuehne" w:date="2019-05-31T12:40:00Z"/>
        </w:rPr>
      </w:pPr>
      <w:ins w:id="8613" w:author="Andreas Kuehne" w:date="2019-05-31T12:40:00Z">
        <w:r>
          <w:t xml:space="preserve">    }</w:t>
        </w:r>
      </w:ins>
    </w:p>
    <w:p w14:paraId="3BE3F6E9" w14:textId="77777777" w:rsidR="00A71F46" w:rsidRDefault="00A71F46" w:rsidP="00A71F46">
      <w:pPr>
        <w:pStyle w:val="Code"/>
        <w:spacing w:line="259" w:lineRule="auto"/>
        <w:rPr>
          <w:ins w:id="8614" w:author="Andreas Kuehne" w:date="2019-05-31T12:40:00Z"/>
        </w:rPr>
      </w:pPr>
      <w:ins w:id="8615" w:author="Andreas Kuehne" w:date="2019-05-31T12:40:00Z">
        <w:r>
          <w:t xml:space="preserve">  }</w:t>
        </w:r>
      </w:ins>
    </w:p>
    <w:p w14:paraId="33841167" w14:textId="77777777" w:rsidR="00A71F46" w:rsidRDefault="00A71F46" w:rsidP="00A71F46">
      <w:pPr>
        <w:pStyle w:val="Code"/>
        <w:spacing w:line="259" w:lineRule="auto"/>
        <w:rPr>
          <w:ins w:id="8616" w:author="Andreas Kuehne" w:date="2019-05-31T12:40:00Z"/>
        </w:rPr>
      </w:pPr>
      <w:ins w:id="8617" w:author="Andreas Kuehne" w:date="2019-05-31T12:40:00Z">
        <w:r>
          <w:t>}</w:t>
        </w:r>
      </w:ins>
    </w:p>
    <w:p w14:paraId="6C9C5E34" w14:textId="77777777" w:rsidR="00A71F46" w:rsidRDefault="001A1734" w:rsidP="00A71F46">
      <w:pPr>
        <w:rPr>
          <w:ins w:id="8618" w:author="Andreas Kuehne" w:date="2019-05-31T12:40:00Z"/>
        </w:rPr>
      </w:pPr>
      <w:customXmlInsRangeStart w:id="8619" w:author="Andreas Kuehne" w:date="2019-05-31T12:40:00Z"/>
      <w:sdt>
        <w:sdtPr>
          <w:tag w:val="dss2-AugmentedSignatureType.-jsonSchema"/>
          <w:id w:val="-967812372"/>
          <w:showingPlcHdr/>
        </w:sdtPr>
        <w:sdtEndPr/>
        <w:sdtContent>
          <w:customXmlInsRangeEnd w:id="8619"/>
          <w:ins w:id="8620" w:author="Andreas Kuehne" w:date="2019-05-31T12:40:00Z">
            <w:r w:rsidR="00A71F46">
              <w:rPr>
                <w:color w:val="19D131"/>
              </w:rPr>
              <w:t>[component AugmentedSignature JSON schema details]</w:t>
            </w:r>
          </w:ins>
          <w:customXmlInsRangeStart w:id="8621" w:author="Andreas Kuehne" w:date="2019-05-31T12:40:00Z"/>
        </w:sdtContent>
      </w:sdt>
      <w:customXmlInsRangeEnd w:id="8621"/>
    </w:p>
    <w:p w14:paraId="45D6DD29" w14:textId="77777777" w:rsidR="00A71F46" w:rsidRDefault="00A71F46" w:rsidP="00A71F46">
      <w:pPr>
        <w:pStyle w:val="berschrift4"/>
        <w:numPr>
          <w:ilvl w:val="3"/>
          <w:numId w:val="3"/>
        </w:numPr>
        <w:rPr>
          <w:ins w:id="8622" w:author="Andreas Kuehne" w:date="2019-05-31T12:40:00Z"/>
        </w:rPr>
      </w:pPr>
      <w:bookmarkStart w:id="8623" w:name="_Toc10206901"/>
      <w:ins w:id="8624" w:author="Andreas Kuehne" w:date="2019-05-31T12:40:00Z">
        <w:r>
          <w:t>AugmentedSignature – XML Syntax</w:t>
        </w:r>
        <w:bookmarkEnd w:id="8623"/>
      </w:ins>
    </w:p>
    <w:p w14:paraId="5EEF59DD" w14:textId="77777777" w:rsidR="00A71F46" w:rsidRPr="5404FA76" w:rsidRDefault="00A71F46" w:rsidP="00A71F46">
      <w:pPr>
        <w:rPr>
          <w:ins w:id="8625" w:author="Andreas Kuehne" w:date="2019-05-31T12:40:00Z"/>
        </w:rPr>
      </w:pPr>
      <w:ins w:id="8626" w:author="Andreas Kuehne" w:date="2019-05-31T12:40:00Z">
        <w:r w:rsidRPr="0CCF9147">
          <w:t xml:space="preserve">The XML type </w:t>
        </w:r>
        <w:r w:rsidRPr="002062A5">
          <w:rPr>
            <w:rFonts w:ascii="Courier New" w:eastAsia="Courier New" w:hAnsi="Courier New" w:cs="Courier New"/>
          </w:rPr>
          <w:t>AugmentedSignatureType</w:t>
        </w:r>
        <w:r w:rsidRPr="0CCF9147">
          <w:t xml:space="preserve"> SHALL implement the requirements defined in the </w:t>
        </w:r>
        <w:r w:rsidRPr="002062A5">
          <w:rPr>
            <w:rFonts w:ascii="Courier New" w:eastAsia="Courier New" w:hAnsi="Courier New" w:cs="Courier New"/>
          </w:rPr>
          <w:t>AugmentedSignature</w:t>
        </w:r>
        <w:r>
          <w:t xml:space="preserve"> </w:t>
        </w:r>
        <w:r w:rsidRPr="005A6FFD">
          <w:t>component.</w:t>
        </w:r>
      </w:ins>
    </w:p>
    <w:p w14:paraId="1F5769AD" w14:textId="77777777" w:rsidR="00A71F46" w:rsidRDefault="00A71F46" w:rsidP="00A71F46">
      <w:pPr>
        <w:rPr>
          <w:ins w:id="8627" w:author="Andreas Kuehne" w:date="2019-05-31T12:40:00Z"/>
        </w:rPr>
      </w:pPr>
      <w:ins w:id="8628" w:author="Andreas Kuehne" w:date="2019-05-31T12:40:00Z">
        <w:r w:rsidRPr="005A6FFD">
          <w:rPr>
            <w:rFonts w:eastAsia="Arial"/>
          </w:rPr>
          <w:t xml:space="preserve">The </w:t>
        </w:r>
        <w:r w:rsidRPr="002062A5">
          <w:rPr>
            <w:rFonts w:ascii="Courier New" w:eastAsia="Courier New" w:hAnsi="Courier New" w:cs="Courier New"/>
          </w:rPr>
          <w:t>AugmentedSignatureType</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777DC505" w14:textId="77777777" w:rsidR="00A71F46" w:rsidRDefault="00A71F46" w:rsidP="00A71F46">
      <w:pPr>
        <w:pStyle w:val="Code"/>
        <w:rPr>
          <w:ins w:id="8629" w:author="Andreas Kuehne" w:date="2019-05-31T12:40:00Z"/>
        </w:rPr>
      </w:pPr>
      <w:ins w:id="8630"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AugmentedSignatureType</w:t>
        </w:r>
        <w:r>
          <w:rPr>
            <w:color w:val="943634" w:themeColor="accent2" w:themeShade="BF"/>
          </w:rPr>
          <w:t>"</w:t>
        </w:r>
        <w:r>
          <w:rPr>
            <w:color w:val="31849B" w:themeColor="accent5" w:themeShade="BF"/>
          </w:rPr>
          <w:t>&gt;</w:t>
        </w:r>
      </w:ins>
    </w:p>
    <w:p w14:paraId="2EFC5358" w14:textId="77777777" w:rsidR="00A71F46" w:rsidRDefault="00A71F46" w:rsidP="00A71F46">
      <w:pPr>
        <w:pStyle w:val="Code"/>
        <w:rPr>
          <w:ins w:id="8631" w:author="Andreas Kuehne" w:date="2019-05-31T12:40:00Z"/>
        </w:rPr>
      </w:pPr>
      <w:ins w:id="8632" w:author="Andreas Kuehne" w:date="2019-05-31T12:40:00Z">
        <w:r>
          <w:rPr>
            <w:color w:val="31849B" w:themeColor="accent5" w:themeShade="BF"/>
          </w:rPr>
          <w:t xml:space="preserve">  &lt;xs:sequence&gt;</w:t>
        </w:r>
      </w:ins>
    </w:p>
    <w:p w14:paraId="21161AA2" w14:textId="77777777" w:rsidR="00A71F46" w:rsidRDefault="00A71F46" w:rsidP="00A71F46">
      <w:pPr>
        <w:pStyle w:val="Code"/>
        <w:rPr>
          <w:ins w:id="8633" w:author="Andreas Kuehne" w:date="2019-05-31T12:40:00Z"/>
        </w:rPr>
      </w:pPr>
      <w:ins w:id="8634"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SignatureObject</w:t>
        </w:r>
        <w:r>
          <w:rPr>
            <w:color w:val="943634" w:themeColor="accent2" w:themeShade="BF"/>
          </w:rPr>
          <w:t>" type="</w:t>
        </w:r>
        <w:r>
          <w:rPr>
            <w:color w:val="244061" w:themeColor="accent1" w:themeShade="80"/>
          </w:rPr>
          <w:t>dss2:SignatureObjectType</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68086D26" w14:textId="77777777" w:rsidR="00A71F46" w:rsidRDefault="00A71F46" w:rsidP="00A71F46">
      <w:pPr>
        <w:pStyle w:val="Code"/>
        <w:rPr>
          <w:ins w:id="8635" w:author="Andreas Kuehne" w:date="2019-05-31T12:40:00Z"/>
        </w:rPr>
      </w:pPr>
      <w:ins w:id="8636"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DocumentWithSignature</w:t>
        </w:r>
        <w:r>
          <w:rPr>
            <w:color w:val="943634" w:themeColor="accent2" w:themeShade="BF"/>
          </w:rPr>
          <w:t>" type="</w:t>
        </w:r>
        <w:r>
          <w:rPr>
            <w:color w:val="244061" w:themeColor="accent1" w:themeShade="80"/>
          </w:rPr>
          <w:t>dss2:DocumentWithSignatureType</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265042C4" w14:textId="77777777" w:rsidR="00A71F46" w:rsidRDefault="00A71F46" w:rsidP="00A71F46">
      <w:pPr>
        <w:pStyle w:val="Code"/>
        <w:rPr>
          <w:ins w:id="8637" w:author="Andreas Kuehne" w:date="2019-05-31T12:40:00Z"/>
        </w:rPr>
      </w:pPr>
      <w:ins w:id="8638" w:author="Andreas Kuehne" w:date="2019-05-31T12:40:00Z">
        <w:r>
          <w:rPr>
            <w:color w:val="31849B" w:themeColor="accent5" w:themeShade="BF"/>
          </w:rPr>
          <w:t xml:space="preserve">  &lt;/xs:sequence&gt;</w:t>
        </w:r>
      </w:ins>
    </w:p>
    <w:p w14:paraId="701E2B9F" w14:textId="77777777" w:rsidR="00A71F46" w:rsidRDefault="00A71F46" w:rsidP="00A71F46">
      <w:pPr>
        <w:pStyle w:val="Code"/>
        <w:rPr>
          <w:ins w:id="8639" w:author="Andreas Kuehne" w:date="2019-05-31T12:40:00Z"/>
        </w:rPr>
      </w:pPr>
      <w:ins w:id="8640" w:author="Andreas Kuehne" w:date="2019-05-31T12:40:00Z">
        <w:r>
          <w:rPr>
            <w:color w:val="31849B" w:themeColor="accent5" w:themeShade="BF"/>
          </w:rPr>
          <w:t xml:space="preserve">  &lt;xs:attribute</w:t>
        </w:r>
        <w:r>
          <w:rPr>
            <w:color w:val="943634" w:themeColor="accent2" w:themeShade="BF"/>
          </w:rPr>
          <w:t xml:space="preserve"> name="</w:t>
        </w:r>
        <w:r>
          <w:rPr>
            <w:color w:val="244061" w:themeColor="accent1" w:themeShade="80"/>
          </w:rPr>
          <w:t>Type</w:t>
        </w:r>
        <w:r>
          <w:rPr>
            <w:color w:val="943634" w:themeColor="accent2" w:themeShade="BF"/>
          </w:rPr>
          <w:t>" type="</w:t>
        </w:r>
        <w:r>
          <w:rPr>
            <w:color w:val="244061" w:themeColor="accent1" w:themeShade="80"/>
          </w:rPr>
          <w:t>xs:anyURI</w:t>
        </w:r>
        <w:r>
          <w:rPr>
            <w:color w:val="943634" w:themeColor="accent2" w:themeShade="BF"/>
          </w:rPr>
          <w:t>" use="</w:t>
        </w:r>
        <w:r>
          <w:rPr>
            <w:color w:val="244061" w:themeColor="accent1" w:themeShade="80"/>
          </w:rPr>
          <w:t>optional</w:t>
        </w:r>
        <w:r>
          <w:rPr>
            <w:color w:val="943634" w:themeColor="accent2" w:themeShade="BF"/>
          </w:rPr>
          <w:t>"</w:t>
        </w:r>
        <w:r>
          <w:rPr>
            <w:color w:val="31849B" w:themeColor="accent5" w:themeShade="BF"/>
          </w:rPr>
          <w:t>/&gt;</w:t>
        </w:r>
      </w:ins>
    </w:p>
    <w:p w14:paraId="507C6B78" w14:textId="77777777" w:rsidR="00A71F46" w:rsidRDefault="00A71F46" w:rsidP="00A71F46">
      <w:pPr>
        <w:pStyle w:val="Code"/>
        <w:rPr>
          <w:ins w:id="8641" w:author="Andreas Kuehne" w:date="2019-05-31T12:40:00Z"/>
        </w:rPr>
      </w:pPr>
      <w:ins w:id="8642" w:author="Andreas Kuehne" w:date="2019-05-31T12:40:00Z">
        <w:r>
          <w:rPr>
            <w:color w:val="31849B" w:themeColor="accent5" w:themeShade="BF"/>
          </w:rPr>
          <w:t>&lt;/xs:complexType&gt;</w:t>
        </w:r>
      </w:ins>
    </w:p>
    <w:p w14:paraId="5033CC69" w14:textId="77777777" w:rsidR="00A71F46" w:rsidRDefault="00A71F46" w:rsidP="00A71F46">
      <w:pPr>
        <w:spacing w:line="259" w:lineRule="auto"/>
        <w:rPr>
          <w:ins w:id="8643" w:author="Andreas Kuehne" w:date="2019-05-31T12:40:00Z"/>
        </w:rPr>
      </w:pPr>
      <w:ins w:id="8644" w:author="Andreas Kuehne" w:date="2019-05-31T12:40:00Z">
        <w:r>
          <w:t>Each child element of</w:t>
        </w:r>
        <w:r w:rsidRPr="71C71F8C">
          <w:t xml:space="preserve"> </w:t>
        </w:r>
        <w:r w:rsidRPr="002062A5">
          <w:rPr>
            <w:rFonts w:ascii="Courier New" w:eastAsia="Courier New" w:hAnsi="Courier New" w:cs="Courier New"/>
          </w:rPr>
          <w:t>AugmentedSignatureType</w:t>
        </w:r>
        <w:r w:rsidRPr="71C71F8C">
          <w:t xml:space="preserve"> </w:t>
        </w:r>
        <w:r>
          <w:t xml:space="preserve">XML element SHALL implement in XML syntax the sub-component that has a name equal to its local name. </w:t>
        </w:r>
      </w:ins>
      <w:customXmlInsRangeStart w:id="8645" w:author="Andreas Kuehne" w:date="2019-05-31T12:40:00Z"/>
      <w:sdt>
        <w:sdtPr>
          <w:tag w:val="dss2-AugmentedSignatureType.-xmlSchema"/>
          <w:id w:val="1835571651"/>
          <w:showingPlcHdr/>
        </w:sdtPr>
        <w:sdtEndPr/>
        <w:sdtContent>
          <w:customXmlInsRangeEnd w:id="8645"/>
          <w:ins w:id="8646" w:author="Andreas Kuehne" w:date="2019-05-31T12:40:00Z">
            <w:r>
              <w:rPr>
                <w:color w:val="19D131"/>
              </w:rPr>
              <w:t>[component AugmentedSignature XML schema details]</w:t>
            </w:r>
          </w:ins>
          <w:customXmlInsRangeStart w:id="8647" w:author="Andreas Kuehne" w:date="2019-05-31T12:40:00Z"/>
        </w:sdtContent>
      </w:sdt>
      <w:customXmlInsRangeEnd w:id="8647"/>
    </w:p>
    <w:p w14:paraId="6E35AE9C" w14:textId="77777777" w:rsidR="00A71F46" w:rsidRDefault="00A71F46" w:rsidP="00A71F46">
      <w:pPr>
        <w:pStyle w:val="berschrift3"/>
        <w:numPr>
          <w:ilvl w:val="2"/>
          <w:numId w:val="3"/>
        </w:numPr>
        <w:rPr>
          <w:ins w:id="8648" w:author="Andreas Kuehne" w:date="2019-05-31T12:40:00Z"/>
        </w:rPr>
      </w:pPr>
      <w:bookmarkStart w:id="8649" w:name="_Toc10206902"/>
      <w:ins w:id="8650" w:author="Andreas Kuehne" w:date="2019-05-31T12:40:00Z">
        <w:r>
          <w:t>Component ReturnTransformedDocument</w:t>
        </w:r>
        <w:bookmarkEnd w:id="8649"/>
      </w:ins>
    </w:p>
    <w:p w14:paraId="1C78880A" w14:textId="77777777" w:rsidR="00A71F46" w:rsidRDefault="001A1734" w:rsidP="00A71F46">
      <w:pPr>
        <w:rPr>
          <w:ins w:id="8651" w:author="Andreas Kuehne" w:date="2019-05-31T12:40:00Z"/>
        </w:rPr>
      </w:pPr>
      <w:customXmlInsRangeStart w:id="8652" w:author="Andreas Kuehne" w:date="2019-05-31T12:40:00Z"/>
      <w:sdt>
        <w:sdtPr>
          <w:tag w:val="dss2-ReturnTransformedDocumentType.-normative"/>
          <w:id w:val="879665019"/>
        </w:sdtPr>
        <w:sdtEndPr/>
        <w:sdtContent>
          <w:customXmlInsRangeEnd w:id="8652"/>
          <w:ins w:id="8653" w:author="Andreas Kuehne" w:date="2019-05-31T12:40:00Z">
            <w:r w:rsidR="00A71F46" w:rsidRPr="003A06D0">
              <w:rPr>
                <w:color w:val="19D131"/>
                <w:lang w:val="en-GB"/>
              </w:rPr>
              <w:t xml:space="preserve">The </w:t>
            </w:r>
            <w:r w:rsidR="00A71F46" w:rsidRPr="003A06D0">
              <w:rPr>
                <w:rFonts w:ascii="Courier New" w:eastAsia="Courier New" w:hAnsi="Courier New" w:cs="Courier New"/>
                <w:lang w:val="en-GB"/>
              </w:rPr>
              <w:t>ReturnTransformedDocument</w:t>
            </w:r>
            <w:r w:rsidR="00A71F46" w:rsidRPr="003A06D0">
              <w:rPr>
                <w:color w:val="19D131"/>
                <w:lang w:val="en-GB"/>
              </w:rPr>
              <w:t xml:space="preserve"> component instructs the server to return an input document to which the XML signature transforms specified by a particular </w:t>
            </w:r>
            <w:r w:rsidR="00A71F46" w:rsidRPr="003A06D0">
              <w:rPr>
                <w:rStyle w:val="Datatype"/>
                <w:lang w:val="en-GB"/>
              </w:rPr>
              <w:t>&lt;ds:Reference&gt;</w:t>
            </w:r>
            <w:r w:rsidR="00A71F46" w:rsidRPr="003A06D0">
              <w:rPr>
                <w:color w:val="19D131"/>
                <w:lang w:val="en-GB"/>
              </w:rPr>
              <w:t xml:space="preserve"> have been applied. The </w:t>
            </w:r>
            <w:r w:rsidR="00A71F46" w:rsidRPr="003A06D0">
              <w:rPr>
                <w:rStyle w:val="Datatype"/>
                <w:lang w:val="en-GB"/>
              </w:rPr>
              <w:t>&lt;ds:Reference&gt;</w:t>
            </w:r>
            <w:r w:rsidR="00A71F46" w:rsidRPr="003A06D0">
              <w:rPr>
                <w:color w:val="19D131"/>
                <w:lang w:val="en-GB"/>
              </w:rPr>
              <w:t xml:space="preserve"> is indicated by the zero-based </w:t>
            </w:r>
            <w:r w:rsidR="00A71F46" w:rsidRPr="003A06D0">
              <w:rPr>
                <w:rStyle w:val="Datatype"/>
                <w:lang w:val="en-GB"/>
              </w:rPr>
              <w:t>WhichReference</w:t>
            </w:r>
            <w:r w:rsidR="00A71F46" w:rsidRPr="003A06D0">
              <w:rPr>
                <w:color w:val="19D131"/>
                <w:lang w:val="en-GB"/>
              </w:rPr>
              <w:t xml:space="preserve"> attribute (0 means the first </w:t>
            </w:r>
            <w:r w:rsidR="00A71F46" w:rsidRPr="003A06D0">
              <w:rPr>
                <w:rStyle w:val="Datatype"/>
                <w:lang w:val="en-GB"/>
              </w:rPr>
              <w:t>&lt;ds:Reference&gt;</w:t>
            </w:r>
            <w:r w:rsidR="00A71F46" w:rsidRPr="003A06D0">
              <w:rPr>
                <w:color w:val="19D131"/>
                <w:lang w:val="en-GB"/>
              </w:rPr>
              <w:t xml:space="preserve"> in the signature, 1 means the second, and so on). Multiple occurrences of this optional input can be present in a single verify request message. Each occurrence will generate a corresponding optional output.</w:t>
            </w:r>
          </w:ins>
          <w:customXmlInsRangeStart w:id="8654" w:author="Andreas Kuehne" w:date="2019-05-31T12:40:00Z"/>
        </w:sdtContent>
      </w:sdt>
      <w:customXmlInsRangeEnd w:id="8654"/>
    </w:p>
    <w:p w14:paraId="5707BABA" w14:textId="77777777" w:rsidR="00A71F46" w:rsidRDefault="00A71F46" w:rsidP="00A71F46">
      <w:pPr>
        <w:rPr>
          <w:ins w:id="8655" w:author="Andreas Kuehne" w:date="2019-05-31T12:40:00Z"/>
        </w:rPr>
      </w:pPr>
      <w:ins w:id="8656" w:author="Andreas Kuehne" w:date="2019-05-31T12:40:00Z">
        <w:r>
          <w:t>Below follows a list of the sub-components that constitute this component:</w:t>
        </w:r>
      </w:ins>
    </w:p>
    <w:p w14:paraId="5E935C44" w14:textId="77777777" w:rsidR="00A71F46" w:rsidRDefault="00A71F46" w:rsidP="00A71F46">
      <w:pPr>
        <w:pStyle w:val="Member"/>
        <w:rPr>
          <w:ins w:id="8657" w:author="Andreas Kuehne" w:date="2019-05-31T12:40:00Z"/>
        </w:rPr>
      </w:pPr>
      <w:ins w:id="8658" w:author="Andreas Kuehne" w:date="2019-05-31T12:40:00Z">
        <w:r>
          <w:t xml:space="preserve">The </w:t>
        </w:r>
        <w:r w:rsidRPr="35C1378D">
          <w:rPr>
            <w:rStyle w:val="Datatype"/>
          </w:rPr>
          <w:t>WhichReference</w:t>
        </w:r>
        <w:r>
          <w:t xml:space="preserve"> element MUST contain one instance of an integer. </w:t>
        </w:r>
      </w:ins>
      <w:customXmlInsRangeStart w:id="8659" w:author="Andreas Kuehne" w:date="2019-05-31T12:40:00Z"/>
      <w:sdt>
        <w:sdtPr>
          <w:alias w:val="dss2-ReturnTransformedDocumentType.whichRef"/>
          <w:tag w:val="dss2-ReturnTransformedDocumentType.WhichReference"/>
          <w:id w:val="-1735079886"/>
        </w:sdtPr>
        <w:sdtEndPr/>
        <w:sdtContent>
          <w:customXmlInsRangeEnd w:id="8659"/>
          <w:ins w:id="8660" w:author="Andreas Kuehne" w:date="2019-05-31T12:40:00Z">
            <w:r w:rsidRPr="003A06D0">
              <w:rPr>
                <w:color w:val="19D131"/>
                <w:lang w:val="en-GB"/>
              </w:rPr>
              <w:t xml:space="preserve">To match outputs to inputs, each </w:t>
            </w:r>
            <w:r w:rsidRPr="003A06D0">
              <w:rPr>
                <w:rFonts w:ascii="Courier New" w:eastAsia="Courier New" w:hAnsi="Courier New" w:cs="Courier New"/>
                <w:lang w:val="en-GB"/>
              </w:rPr>
              <w:t>TransformedDocument</w:t>
            </w:r>
            <w:r w:rsidRPr="003A06D0">
              <w:rPr>
                <w:color w:val="19D131"/>
                <w:lang w:val="en-GB"/>
              </w:rPr>
              <w:t xml:space="preserve"> will contain a </w:t>
            </w:r>
            <w:r w:rsidRPr="003A06D0">
              <w:rPr>
                <w:rStyle w:val="Datatype"/>
                <w:lang w:val="en-GB"/>
              </w:rPr>
              <w:t>WhichReference</w:t>
            </w:r>
            <w:r w:rsidRPr="003A06D0">
              <w:rPr>
                <w:color w:val="19D131"/>
                <w:lang w:val="en-GB"/>
              </w:rPr>
              <w:t xml:space="preserve"> attribute which matches the corresponding optional input.</w:t>
            </w:r>
          </w:ins>
          <w:customXmlInsRangeStart w:id="8661" w:author="Andreas Kuehne" w:date="2019-05-31T12:40:00Z"/>
        </w:sdtContent>
      </w:sdt>
      <w:customXmlInsRangeEnd w:id="8661"/>
    </w:p>
    <w:p w14:paraId="56478FB8" w14:textId="77777777" w:rsidR="00A71F46" w:rsidRDefault="00A71F46" w:rsidP="00A71F46">
      <w:pPr>
        <w:pStyle w:val="Non-normativeCommentHeading"/>
        <w:rPr>
          <w:ins w:id="8662" w:author="Andreas Kuehne" w:date="2019-05-31T12:40:00Z"/>
        </w:rPr>
      </w:pPr>
      <w:ins w:id="8663" w:author="Andreas Kuehne" w:date="2019-05-31T12:40:00Z">
        <w:r>
          <w:t>Non-normative Comment:</w:t>
        </w:r>
      </w:ins>
    </w:p>
    <w:p w14:paraId="126158B8" w14:textId="77777777" w:rsidR="00A71F46" w:rsidRDefault="001A1734" w:rsidP="00A71F46">
      <w:pPr>
        <w:pStyle w:val="Non-normativeComment"/>
        <w:rPr>
          <w:ins w:id="8664" w:author="Andreas Kuehne" w:date="2019-05-31T12:40:00Z"/>
        </w:rPr>
      </w:pPr>
      <w:customXmlInsRangeStart w:id="8665" w:author="Andreas Kuehne" w:date="2019-05-31T12:40:00Z"/>
      <w:sdt>
        <w:sdtPr>
          <w:tag w:val="dss2-ReturnTransformedDocumentType.-nonNormative"/>
          <w:id w:val="-1734158325"/>
          <w:showingPlcHdr/>
        </w:sdtPr>
        <w:sdtEndPr/>
        <w:sdtContent>
          <w:customXmlInsRangeEnd w:id="8665"/>
          <w:ins w:id="8666" w:author="Andreas Kuehne" w:date="2019-05-31T12:40:00Z">
            <w:r w:rsidR="00A71F46">
              <w:rPr>
                <w:color w:val="19D131"/>
              </w:rPr>
              <w:t>[component ReturnTransformedDocument non normative details]</w:t>
            </w:r>
          </w:ins>
          <w:customXmlInsRangeStart w:id="8667" w:author="Andreas Kuehne" w:date="2019-05-31T12:40:00Z"/>
        </w:sdtContent>
      </w:sdt>
      <w:customXmlInsRangeEnd w:id="8667"/>
    </w:p>
    <w:p w14:paraId="3B953A46" w14:textId="77777777" w:rsidR="00A71F46" w:rsidRDefault="00A71F46" w:rsidP="00A71F46">
      <w:pPr>
        <w:pStyle w:val="berschrift4"/>
        <w:numPr>
          <w:ilvl w:val="3"/>
          <w:numId w:val="3"/>
        </w:numPr>
        <w:rPr>
          <w:ins w:id="8668" w:author="Andreas Kuehne" w:date="2019-05-31T12:40:00Z"/>
        </w:rPr>
      </w:pPr>
      <w:bookmarkStart w:id="8669" w:name="_Toc10206903"/>
      <w:ins w:id="8670" w:author="Andreas Kuehne" w:date="2019-05-31T12:40:00Z">
        <w:r>
          <w:t>ReturnTransformedDocument – JSON Syntax</w:t>
        </w:r>
        <w:bookmarkEnd w:id="8669"/>
      </w:ins>
    </w:p>
    <w:p w14:paraId="66E96871" w14:textId="77777777" w:rsidR="00A71F46" w:rsidRPr="4593A2D4" w:rsidRDefault="00A71F46" w:rsidP="00A71F46">
      <w:pPr>
        <w:rPr>
          <w:ins w:id="8671" w:author="Andreas Kuehne" w:date="2019-05-31T12:40:00Z"/>
        </w:rPr>
      </w:pPr>
      <w:ins w:id="8672" w:author="Andreas Kuehne" w:date="2019-05-31T12:40:00Z">
        <w:r w:rsidRPr="002062A5">
          <w:rPr>
            <w:rFonts w:eastAsia="Arial" w:cs="Arial"/>
            <w:sz w:val="22"/>
            <w:szCs w:val="22"/>
          </w:rPr>
          <w:t xml:space="preserve">The component </w:t>
        </w:r>
        <w:r w:rsidRPr="002062A5">
          <w:rPr>
            <w:rFonts w:ascii="Courier New" w:eastAsia="Courier New" w:hAnsi="Courier New" w:cs="Courier New"/>
          </w:rPr>
          <w:t>ReturnTransformedDocument</w:t>
        </w:r>
        <w:r w:rsidRPr="002062A5">
          <w:rPr>
            <w:rFonts w:eastAsia="Arial" w:cs="Arial"/>
            <w:sz w:val="22"/>
            <w:szCs w:val="22"/>
          </w:rPr>
          <w:t xml:space="preserve"> is not used as JSON object directly.</w:t>
        </w:r>
      </w:ins>
    </w:p>
    <w:p w14:paraId="2358AF2A" w14:textId="77777777" w:rsidR="00A71F46" w:rsidRDefault="001A1734" w:rsidP="00A71F46">
      <w:pPr>
        <w:rPr>
          <w:ins w:id="8673" w:author="Andreas Kuehne" w:date="2019-05-31T12:40:00Z"/>
        </w:rPr>
      </w:pPr>
      <w:customXmlInsRangeStart w:id="8674" w:author="Andreas Kuehne" w:date="2019-05-31T12:40:00Z"/>
      <w:sdt>
        <w:sdtPr>
          <w:tag w:val="dss2-ReturnTransformedDocumentType.-jsonSchema"/>
          <w:id w:val="-2005354855"/>
          <w:showingPlcHdr/>
        </w:sdtPr>
        <w:sdtEndPr/>
        <w:sdtContent>
          <w:customXmlInsRangeEnd w:id="8674"/>
          <w:ins w:id="8675" w:author="Andreas Kuehne" w:date="2019-05-31T12:40:00Z">
            <w:r w:rsidR="00A71F46">
              <w:rPr>
                <w:color w:val="19D131"/>
              </w:rPr>
              <w:t>[component ReturnTransformedDocument JSON schema details]</w:t>
            </w:r>
          </w:ins>
          <w:customXmlInsRangeStart w:id="8676" w:author="Andreas Kuehne" w:date="2019-05-31T12:40:00Z"/>
        </w:sdtContent>
      </w:sdt>
      <w:customXmlInsRangeEnd w:id="8676"/>
    </w:p>
    <w:p w14:paraId="1C449841" w14:textId="77777777" w:rsidR="00A71F46" w:rsidRDefault="00A71F46" w:rsidP="00A71F46">
      <w:pPr>
        <w:pStyle w:val="berschrift4"/>
        <w:numPr>
          <w:ilvl w:val="3"/>
          <w:numId w:val="3"/>
        </w:numPr>
        <w:rPr>
          <w:ins w:id="8677" w:author="Andreas Kuehne" w:date="2019-05-31T12:40:00Z"/>
        </w:rPr>
      </w:pPr>
      <w:bookmarkStart w:id="8678" w:name="_Toc10206904"/>
      <w:ins w:id="8679" w:author="Andreas Kuehne" w:date="2019-05-31T12:40:00Z">
        <w:r>
          <w:t>ReturnTransformedDocument – XML Syntax</w:t>
        </w:r>
        <w:bookmarkEnd w:id="8678"/>
      </w:ins>
    </w:p>
    <w:p w14:paraId="0E91BFB9" w14:textId="77777777" w:rsidR="00A71F46" w:rsidRPr="5404FA76" w:rsidRDefault="00A71F46" w:rsidP="00A71F46">
      <w:pPr>
        <w:rPr>
          <w:ins w:id="8680" w:author="Andreas Kuehne" w:date="2019-05-31T12:40:00Z"/>
        </w:rPr>
      </w:pPr>
      <w:ins w:id="8681" w:author="Andreas Kuehne" w:date="2019-05-31T12:40:00Z">
        <w:r w:rsidRPr="0CCF9147">
          <w:t xml:space="preserve">The XML type </w:t>
        </w:r>
        <w:r w:rsidRPr="002062A5">
          <w:rPr>
            <w:rFonts w:ascii="Courier New" w:eastAsia="Courier New" w:hAnsi="Courier New" w:cs="Courier New"/>
          </w:rPr>
          <w:t>ReturnTransformedDocumentType</w:t>
        </w:r>
        <w:r w:rsidRPr="0CCF9147">
          <w:t xml:space="preserve"> SHALL implement the requirements defined in the </w:t>
        </w:r>
        <w:r w:rsidRPr="002062A5">
          <w:rPr>
            <w:rFonts w:ascii="Courier New" w:eastAsia="Courier New" w:hAnsi="Courier New" w:cs="Courier New"/>
          </w:rPr>
          <w:t>ReturnTransformedDocument</w:t>
        </w:r>
        <w:r>
          <w:t xml:space="preserve"> </w:t>
        </w:r>
        <w:r w:rsidRPr="005A6FFD">
          <w:t>component.</w:t>
        </w:r>
      </w:ins>
    </w:p>
    <w:p w14:paraId="0874C1FA" w14:textId="77777777" w:rsidR="00A71F46" w:rsidRDefault="00A71F46" w:rsidP="00A71F46">
      <w:pPr>
        <w:rPr>
          <w:ins w:id="8682" w:author="Andreas Kuehne" w:date="2019-05-31T12:40:00Z"/>
        </w:rPr>
      </w:pPr>
      <w:ins w:id="8683" w:author="Andreas Kuehne" w:date="2019-05-31T12:40:00Z">
        <w:r w:rsidRPr="005A6FFD">
          <w:rPr>
            <w:rFonts w:eastAsia="Arial"/>
          </w:rPr>
          <w:t xml:space="preserve">The </w:t>
        </w:r>
        <w:r w:rsidRPr="002062A5">
          <w:rPr>
            <w:rFonts w:ascii="Courier New" w:eastAsia="Courier New" w:hAnsi="Courier New" w:cs="Courier New"/>
          </w:rPr>
          <w:t>ReturnTransformedDocumentType</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024235EB" w14:textId="77777777" w:rsidR="00A71F46" w:rsidRDefault="00A71F46" w:rsidP="00A71F46">
      <w:pPr>
        <w:pStyle w:val="Code"/>
        <w:rPr>
          <w:ins w:id="8684" w:author="Andreas Kuehne" w:date="2019-05-31T12:40:00Z"/>
        </w:rPr>
      </w:pPr>
      <w:ins w:id="8685"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ReturnTransformedDocumentType</w:t>
        </w:r>
        <w:r>
          <w:rPr>
            <w:color w:val="943634" w:themeColor="accent2" w:themeShade="BF"/>
          </w:rPr>
          <w:t>"</w:t>
        </w:r>
        <w:r>
          <w:rPr>
            <w:color w:val="31849B" w:themeColor="accent5" w:themeShade="BF"/>
          </w:rPr>
          <w:t>&gt;</w:t>
        </w:r>
      </w:ins>
    </w:p>
    <w:p w14:paraId="411B1E49" w14:textId="77777777" w:rsidR="00A71F46" w:rsidRDefault="00A71F46" w:rsidP="00A71F46">
      <w:pPr>
        <w:pStyle w:val="Code"/>
        <w:rPr>
          <w:ins w:id="8686" w:author="Andreas Kuehne" w:date="2019-05-31T12:40:00Z"/>
        </w:rPr>
      </w:pPr>
      <w:ins w:id="8687" w:author="Andreas Kuehne" w:date="2019-05-31T12:40:00Z">
        <w:r>
          <w:rPr>
            <w:color w:val="31849B" w:themeColor="accent5" w:themeShade="BF"/>
          </w:rPr>
          <w:t xml:space="preserve">  &lt;xs:attribute</w:t>
        </w:r>
        <w:r>
          <w:rPr>
            <w:color w:val="943634" w:themeColor="accent2" w:themeShade="BF"/>
          </w:rPr>
          <w:t xml:space="preserve"> name="</w:t>
        </w:r>
        <w:r>
          <w:rPr>
            <w:color w:val="244061" w:themeColor="accent1" w:themeShade="80"/>
          </w:rPr>
          <w:t>WhichReference</w:t>
        </w:r>
        <w:r>
          <w:rPr>
            <w:color w:val="943634" w:themeColor="accent2" w:themeShade="BF"/>
          </w:rPr>
          <w:t>" type="</w:t>
        </w:r>
        <w:r>
          <w:rPr>
            <w:color w:val="244061" w:themeColor="accent1" w:themeShade="80"/>
          </w:rPr>
          <w:t>xs:integer</w:t>
        </w:r>
        <w:r>
          <w:rPr>
            <w:color w:val="943634" w:themeColor="accent2" w:themeShade="BF"/>
          </w:rPr>
          <w:t>" use="</w:t>
        </w:r>
        <w:r>
          <w:rPr>
            <w:color w:val="244061" w:themeColor="accent1" w:themeShade="80"/>
          </w:rPr>
          <w:t>required</w:t>
        </w:r>
        <w:r>
          <w:rPr>
            <w:color w:val="943634" w:themeColor="accent2" w:themeShade="BF"/>
          </w:rPr>
          <w:t>"</w:t>
        </w:r>
        <w:r>
          <w:rPr>
            <w:color w:val="31849B" w:themeColor="accent5" w:themeShade="BF"/>
          </w:rPr>
          <w:t>/&gt;</w:t>
        </w:r>
      </w:ins>
    </w:p>
    <w:p w14:paraId="4865ACEA" w14:textId="77777777" w:rsidR="00A71F46" w:rsidRDefault="00A71F46" w:rsidP="00A71F46">
      <w:pPr>
        <w:pStyle w:val="Code"/>
        <w:rPr>
          <w:ins w:id="8688" w:author="Andreas Kuehne" w:date="2019-05-31T12:40:00Z"/>
        </w:rPr>
      </w:pPr>
      <w:ins w:id="8689" w:author="Andreas Kuehne" w:date="2019-05-31T12:40:00Z">
        <w:r>
          <w:rPr>
            <w:color w:val="31849B" w:themeColor="accent5" w:themeShade="BF"/>
          </w:rPr>
          <w:t>&lt;/xs:complexType&gt;</w:t>
        </w:r>
      </w:ins>
    </w:p>
    <w:p w14:paraId="7FA7680B" w14:textId="77777777" w:rsidR="00A71F46" w:rsidRDefault="00A71F46" w:rsidP="00A71F46">
      <w:pPr>
        <w:spacing w:line="259" w:lineRule="auto"/>
        <w:rPr>
          <w:ins w:id="8690" w:author="Andreas Kuehne" w:date="2019-05-31T12:40:00Z"/>
        </w:rPr>
      </w:pPr>
      <w:ins w:id="8691" w:author="Andreas Kuehne" w:date="2019-05-31T12:40:00Z">
        <w:r>
          <w:t>Each child element of</w:t>
        </w:r>
        <w:r w:rsidRPr="71C71F8C">
          <w:t xml:space="preserve"> </w:t>
        </w:r>
        <w:r w:rsidRPr="002062A5">
          <w:rPr>
            <w:rFonts w:ascii="Courier New" w:eastAsia="Courier New" w:hAnsi="Courier New" w:cs="Courier New"/>
          </w:rPr>
          <w:t>ReturnTransformedDocumentType</w:t>
        </w:r>
        <w:r w:rsidRPr="71C71F8C">
          <w:t xml:space="preserve"> </w:t>
        </w:r>
        <w:r>
          <w:t xml:space="preserve">XML element SHALL implement in XML syntax the sub-component that has a name equal to its local name. </w:t>
        </w:r>
      </w:ins>
      <w:customXmlInsRangeStart w:id="8692" w:author="Andreas Kuehne" w:date="2019-05-31T12:40:00Z"/>
      <w:sdt>
        <w:sdtPr>
          <w:tag w:val="dss2-ReturnTransformedDocumentType.-xmlSchema"/>
          <w:id w:val="1910347726"/>
          <w:showingPlcHdr/>
        </w:sdtPr>
        <w:sdtEndPr/>
        <w:sdtContent>
          <w:customXmlInsRangeEnd w:id="8692"/>
          <w:ins w:id="8693" w:author="Andreas Kuehne" w:date="2019-05-31T12:40:00Z">
            <w:r>
              <w:rPr>
                <w:color w:val="19D131"/>
              </w:rPr>
              <w:t>[component ReturnTransformedDocument XML schema details]</w:t>
            </w:r>
          </w:ins>
          <w:customXmlInsRangeStart w:id="8694" w:author="Andreas Kuehne" w:date="2019-05-31T12:40:00Z"/>
        </w:sdtContent>
      </w:sdt>
      <w:customXmlInsRangeEnd w:id="8694"/>
    </w:p>
    <w:p w14:paraId="544F626F" w14:textId="77777777" w:rsidR="00A71F46" w:rsidRDefault="00A71F46" w:rsidP="00A71F46">
      <w:pPr>
        <w:pStyle w:val="berschrift3"/>
        <w:numPr>
          <w:ilvl w:val="2"/>
          <w:numId w:val="3"/>
        </w:numPr>
        <w:rPr>
          <w:ins w:id="8695" w:author="Andreas Kuehne" w:date="2019-05-31T12:40:00Z"/>
        </w:rPr>
      </w:pPr>
      <w:bookmarkStart w:id="8696" w:name="_Toc10206905"/>
      <w:ins w:id="8697" w:author="Andreas Kuehne" w:date="2019-05-31T12:40:00Z">
        <w:r>
          <w:t>Component TransformedDocument</w:t>
        </w:r>
        <w:bookmarkEnd w:id="8696"/>
      </w:ins>
    </w:p>
    <w:p w14:paraId="048020A8" w14:textId="77777777" w:rsidR="00A71F46" w:rsidRDefault="001A1734" w:rsidP="00A71F46">
      <w:pPr>
        <w:rPr>
          <w:ins w:id="8698" w:author="Andreas Kuehne" w:date="2019-05-31T12:40:00Z"/>
        </w:rPr>
      </w:pPr>
      <w:customXmlInsRangeStart w:id="8699" w:author="Andreas Kuehne" w:date="2019-05-31T12:40:00Z"/>
      <w:sdt>
        <w:sdtPr>
          <w:tag w:val="dss2-TransformedDocumentType.-normative"/>
          <w:id w:val="117422911"/>
        </w:sdtPr>
        <w:sdtEndPr/>
        <w:sdtContent>
          <w:customXmlInsRangeEnd w:id="8699"/>
          <w:ins w:id="8700" w:author="Andreas Kuehne" w:date="2019-05-31T12:40:00Z">
            <w:r w:rsidR="00A71F46" w:rsidRPr="003A06D0">
              <w:rPr>
                <w:color w:val="19D131"/>
                <w:lang w:val="en-GB"/>
              </w:rPr>
              <w:t xml:space="preserve">The </w:t>
            </w:r>
            <w:r w:rsidR="00A71F46" w:rsidRPr="003A06D0">
              <w:rPr>
                <w:rFonts w:ascii="Courier New" w:eastAsia="Courier New" w:hAnsi="Courier New" w:cs="Courier New"/>
                <w:lang w:val="en-GB"/>
              </w:rPr>
              <w:t>TransformedDocument</w:t>
            </w:r>
            <w:r w:rsidR="00A71F46" w:rsidRPr="003A06D0">
              <w:rPr>
                <w:color w:val="19D131"/>
                <w:lang w:val="en-GB"/>
              </w:rPr>
              <w:t xml:space="preserve"> component contains a document corresponding to the specified </w:t>
            </w:r>
            <w:r w:rsidR="00A71F46" w:rsidRPr="003A06D0">
              <w:rPr>
                <w:rStyle w:val="Datatype"/>
                <w:lang w:val="en-GB"/>
              </w:rPr>
              <w:t>&lt;ds:Reference&gt;</w:t>
            </w:r>
            <w:r w:rsidR="00A71F46" w:rsidRPr="003A06D0">
              <w:rPr>
                <w:color w:val="19D131"/>
                <w:lang w:val="en-GB"/>
              </w:rPr>
              <w:t>, after all the transforms in the reference have been applied.</w:t>
            </w:r>
          </w:ins>
          <w:customXmlInsRangeStart w:id="8701" w:author="Andreas Kuehne" w:date="2019-05-31T12:40:00Z"/>
        </w:sdtContent>
      </w:sdt>
      <w:customXmlInsRangeEnd w:id="8701"/>
    </w:p>
    <w:p w14:paraId="427188D3" w14:textId="77777777" w:rsidR="00A71F46" w:rsidRDefault="00A71F46" w:rsidP="00A71F46">
      <w:pPr>
        <w:rPr>
          <w:ins w:id="8702" w:author="Andreas Kuehne" w:date="2019-05-31T12:40:00Z"/>
        </w:rPr>
      </w:pPr>
      <w:ins w:id="8703" w:author="Andreas Kuehne" w:date="2019-05-31T12:40:00Z">
        <w:r>
          <w:t>Below follows a list of the sub-components that constitute this component:</w:t>
        </w:r>
      </w:ins>
    </w:p>
    <w:p w14:paraId="189ADE8C" w14:textId="77777777" w:rsidR="00A71F46" w:rsidRDefault="00A71F46" w:rsidP="00A71F46">
      <w:pPr>
        <w:pStyle w:val="Member"/>
        <w:rPr>
          <w:ins w:id="8704" w:author="Andreas Kuehne" w:date="2019-05-31T12:40:00Z"/>
        </w:rPr>
      </w:pPr>
      <w:ins w:id="8705" w:author="Andreas Kuehne" w:date="2019-05-31T12:40:00Z">
        <w:r>
          <w:t xml:space="preserve">The </w:t>
        </w:r>
        <w:r w:rsidRPr="35C1378D">
          <w:rPr>
            <w:rStyle w:val="Datatype"/>
          </w:rPr>
          <w:t>Document</w:t>
        </w:r>
        <w:r>
          <w:t xml:space="preserve"> element MUST contain one instance of a sub-component. This element MUST satisfy the requirements specified in this document in section </w:t>
        </w:r>
        <w:r>
          <w:fldChar w:fldCharType="begin"/>
        </w:r>
        <w:r>
          <w:instrText xml:space="preserve"> REF _RefComp1F72664D \r \h </w:instrText>
        </w:r>
      </w:ins>
      <w:ins w:id="8706" w:author="Andreas Kuehne" w:date="2019-05-31T12:40:00Z">
        <w:r>
          <w:fldChar w:fldCharType="separate"/>
        </w:r>
        <w:r>
          <w:rPr>
            <w:rStyle w:val="Datatype"/>
            <w:rFonts w:eastAsia="Courier New" w:cs="Courier New"/>
          </w:rPr>
          <w:t>Document</w:t>
        </w:r>
        <w:r>
          <w:fldChar w:fldCharType="end"/>
        </w:r>
        <w:r>
          <w:t xml:space="preserve">. </w:t>
        </w:r>
      </w:ins>
      <w:customXmlInsRangeStart w:id="8707" w:author="Andreas Kuehne" w:date="2019-05-31T12:40:00Z"/>
      <w:sdt>
        <w:sdtPr>
          <w:alias w:val="dss2-TransformedDocumentType.doc"/>
          <w:tag w:val="dss2-TransformedDocumentType.Document"/>
          <w:id w:val="-1158996133"/>
        </w:sdtPr>
        <w:sdtEndPr/>
        <w:sdtContent>
          <w:customXmlInsRangeEnd w:id="8707"/>
          <w:ins w:id="8708" w:author="Andreas Kuehne" w:date="2019-05-31T12:40:00Z">
            <w:r w:rsidRPr="003A06D0">
              <w:rPr>
                <w:color w:val="19D131"/>
                <w:lang w:val="en-GB"/>
              </w:rPr>
              <w:t>This element contains the transformed document.</w:t>
            </w:r>
          </w:ins>
          <w:customXmlInsRangeStart w:id="8709" w:author="Andreas Kuehne" w:date="2019-05-31T12:40:00Z"/>
        </w:sdtContent>
      </w:sdt>
      <w:customXmlInsRangeEnd w:id="8709"/>
    </w:p>
    <w:p w14:paraId="085856D0" w14:textId="77777777" w:rsidR="00A71F46" w:rsidRDefault="00A71F46" w:rsidP="00A71F46">
      <w:pPr>
        <w:pStyle w:val="Member"/>
        <w:rPr>
          <w:ins w:id="8710" w:author="Andreas Kuehne" w:date="2019-05-31T12:40:00Z"/>
        </w:rPr>
      </w:pPr>
      <w:ins w:id="8711" w:author="Andreas Kuehne" w:date="2019-05-31T12:40:00Z">
        <w:r>
          <w:t xml:space="preserve">The </w:t>
        </w:r>
        <w:r w:rsidRPr="35C1378D">
          <w:rPr>
            <w:rStyle w:val="Datatype"/>
          </w:rPr>
          <w:t>WhichReference</w:t>
        </w:r>
        <w:r>
          <w:t xml:space="preserve"> element MUST contain one instance of an integer. </w:t>
        </w:r>
      </w:ins>
      <w:customXmlInsRangeStart w:id="8712" w:author="Andreas Kuehne" w:date="2019-05-31T12:40:00Z"/>
      <w:sdt>
        <w:sdtPr>
          <w:alias w:val="dss2-TransformedDocumentType.whichRef"/>
          <w:tag w:val="dss2-TransformedDocumentType.WhichReference"/>
          <w:id w:val="782384962"/>
        </w:sdtPr>
        <w:sdtEndPr/>
        <w:sdtContent>
          <w:customXmlInsRangeEnd w:id="8712"/>
          <w:ins w:id="8713" w:author="Andreas Kuehne" w:date="2019-05-31T12:40:00Z">
            <w:r w:rsidRPr="003A06D0">
              <w:rPr>
                <w:color w:val="19D131"/>
                <w:lang w:val="en-GB"/>
              </w:rPr>
              <w:t xml:space="preserve">To match outputs to inputs, each </w:t>
            </w:r>
            <w:r w:rsidRPr="003A06D0">
              <w:rPr>
                <w:rFonts w:ascii="Courier New" w:eastAsia="Courier New" w:hAnsi="Courier New" w:cs="Courier New"/>
                <w:lang w:val="en-GB"/>
              </w:rPr>
              <w:t>TransformedDocument</w:t>
            </w:r>
            <w:r w:rsidRPr="003A06D0">
              <w:rPr>
                <w:color w:val="19D131"/>
                <w:lang w:val="en-GB"/>
              </w:rPr>
              <w:t xml:space="preserve"> will contain a </w:t>
            </w:r>
            <w:r w:rsidRPr="003A06D0">
              <w:rPr>
                <w:rStyle w:val="Datatype"/>
                <w:lang w:val="en-GB"/>
              </w:rPr>
              <w:t>WhichReference</w:t>
            </w:r>
            <w:r w:rsidRPr="003A06D0">
              <w:rPr>
                <w:color w:val="19D131"/>
                <w:lang w:val="en-GB"/>
              </w:rPr>
              <w:t xml:space="preserve"> element which matches the corresponding optional input.</w:t>
            </w:r>
          </w:ins>
          <w:customXmlInsRangeStart w:id="8714" w:author="Andreas Kuehne" w:date="2019-05-31T12:40:00Z"/>
        </w:sdtContent>
      </w:sdt>
      <w:customXmlInsRangeEnd w:id="8714"/>
    </w:p>
    <w:p w14:paraId="400714A6" w14:textId="77777777" w:rsidR="00A71F46" w:rsidRDefault="00A71F46" w:rsidP="00A71F46">
      <w:pPr>
        <w:pStyle w:val="Non-normativeCommentHeading"/>
        <w:rPr>
          <w:ins w:id="8715" w:author="Andreas Kuehne" w:date="2019-05-31T12:40:00Z"/>
        </w:rPr>
      </w:pPr>
      <w:ins w:id="8716" w:author="Andreas Kuehne" w:date="2019-05-31T12:40:00Z">
        <w:r>
          <w:t>Non-normative Comment:</w:t>
        </w:r>
      </w:ins>
    </w:p>
    <w:p w14:paraId="6AAFE8C9" w14:textId="77777777" w:rsidR="00A71F46" w:rsidRDefault="001A1734" w:rsidP="00A71F46">
      <w:pPr>
        <w:pStyle w:val="Non-normativeComment"/>
        <w:rPr>
          <w:ins w:id="8717" w:author="Andreas Kuehne" w:date="2019-05-31T12:40:00Z"/>
        </w:rPr>
      </w:pPr>
      <w:customXmlInsRangeStart w:id="8718" w:author="Andreas Kuehne" w:date="2019-05-31T12:40:00Z"/>
      <w:sdt>
        <w:sdtPr>
          <w:tag w:val="dss2-TransformedDocumentType.-nonNormative"/>
          <w:id w:val="717008737"/>
          <w:showingPlcHdr/>
        </w:sdtPr>
        <w:sdtEndPr/>
        <w:sdtContent>
          <w:customXmlInsRangeEnd w:id="8718"/>
          <w:ins w:id="8719" w:author="Andreas Kuehne" w:date="2019-05-31T12:40:00Z">
            <w:r w:rsidR="00A71F46">
              <w:rPr>
                <w:color w:val="19D131"/>
              </w:rPr>
              <w:t>[component TransformedDocument non normative details]</w:t>
            </w:r>
          </w:ins>
          <w:customXmlInsRangeStart w:id="8720" w:author="Andreas Kuehne" w:date="2019-05-31T12:40:00Z"/>
        </w:sdtContent>
      </w:sdt>
      <w:customXmlInsRangeEnd w:id="8720"/>
    </w:p>
    <w:p w14:paraId="798267F8" w14:textId="77777777" w:rsidR="00A71F46" w:rsidRDefault="00A71F46" w:rsidP="00A71F46">
      <w:pPr>
        <w:pStyle w:val="berschrift4"/>
        <w:numPr>
          <w:ilvl w:val="3"/>
          <w:numId w:val="3"/>
        </w:numPr>
        <w:rPr>
          <w:ins w:id="8721" w:author="Andreas Kuehne" w:date="2019-05-31T12:40:00Z"/>
        </w:rPr>
      </w:pPr>
      <w:bookmarkStart w:id="8722" w:name="_Toc10206906"/>
      <w:ins w:id="8723" w:author="Andreas Kuehne" w:date="2019-05-31T12:40:00Z">
        <w:r>
          <w:t>TransformedDocument – JSON Syntax</w:t>
        </w:r>
        <w:bookmarkEnd w:id="8722"/>
      </w:ins>
    </w:p>
    <w:p w14:paraId="1ADB8617" w14:textId="77777777" w:rsidR="00A71F46" w:rsidRPr="4593A2D4" w:rsidRDefault="00A71F46" w:rsidP="00A71F46">
      <w:pPr>
        <w:rPr>
          <w:ins w:id="8724" w:author="Andreas Kuehne" w:date="2019-05-31T12:40:00Z"/>
        </w:rPr>
      </w:pPr>
      <w:ins w:id="8725" w:author="Andreas Kuehne" w:date="2019-05-31T12:40:00Z">
        <w:r w:rsidRPr="002062A5">
          <w:rPr>
            <w:rFonts w:eastAsia="Arial" w:cs="Arial"/>
            <w:sz w:val="22"/>
            <w:szCs w:val="22"/>
          </w:rPr>
          <w:t xml:space="preserve">The component </w:t>
        </w:r>
        <w:r w:rsidRPr="002062A5">
          <w:rPr>
            <w:rFonts w:ascii="Courier New" w:eastAsia="Courier New" w:hAnsi="Courier New" w:cs="Courier New"/>
          </w:rPr>
          <w:t>TransformedDocument</w:t>
        </w:r>
        <w:r w:rsidRPr="002062A5">
          <w:rPr>
            <w:rFonts w:eastAsia="Arial" w:cs="Arial"/>
            <w:sz w:val="22"/>
            <w:szCs w:val="22"/>
          </w:rPr>
          <w:t xml:space="preserve"> is not used as JSON object directly.</w:t>
        </w:r>
      </w:ins>
    </w:p>
    <w:p w14:paraId="72B3D088" w14:textId="77777777" w:rsidR="00A71F46" w:rsidRDefault="001A1734" w:rsidP="00A71F46">
      <w:pPr>
        <w:rPr>
          <w:ins w:id="8726" w:author="Andreas Kuehne" w:date="2019-05-31T12:40:00Z"/>
        </w:rPr>
      </w:pPr>
      <w:customXmlInsRangeStart w:id="8727" w:author="Andreas Kuehne" w:date="2019-05-31T12:40:00Z"/>
      <w:sdt>
        <w:sdtPr>
          <w:tag w:val="dss2-TransformedDocumentType.-jsonSchema"/>
          <w:id w:val="-1917082070"/>
          <w:showingPlcHdr/>
        </w:sdtPr>
        <w:sdtEndPr/>
        <w:sdtContent>
          <w:customXmlInsRangeEnd w:id="8727"/>
          <w:ins w:id="8728" w:author="Andreas Kuehne" w:date="2019-05-31T12:40:00Z">
            <w:r w:rsidR="00A71F46">
              <w:rPr>
                <w:color w:val="19D131"/>
              </w:rPr>
              <w:t>[component TransformedDocument JSON schema details]</w:t>
            </w:r>
          </w:ins>
          <w:customXmlInsRangeStart w:id="8729" w:author="Andreas Kuehne" w:date="2019-05-31T12:40:00Z"/>
        </w:sdtContent>
      </w:sdt>
      <w:customXmlInsRangeEnd w:id="8729"/>
    </w:p>
    <w:p w14:paraId="7753E9BD" w14:textId="77777777" w:rsidR="00A71F46" w:rsidRDefault="00A71F46" w:rsidP="00A71F46">
      <w:pPr>
        <w:pStyle w:val="berschrift4"/>
        <w:numPr>
          <w:ilvl w:val="3"/>
          <w:numId w:val="3"/>
        </w:numPr>
        <w:rPr>
          <w:ins w:id="8730" w:author="Andreas Kuehne" w:date="2019-05-31T12:40:00Z"/>
        </w:rPr>
      </w:pPr>
      <w:bookmarkStart w:id="8731" w:name="_Toc10206907"/>
      <w:ins w:id="8732" w:author="Andreas Kuehne" w:date="2019-05-31T12:40:00Z">
        <w:r>
          <w:t>TransformedDocument – XML Syntax</w:t>
        </w:r>
        <w:bookmarkEnd w:id="8731"/>
      </w:ins>
    </w:p>
    <w:p w14:paraId="693AED12" w14:textId="77777777" w:rsidR="00A71F46" w:rsidRPr="5404FA76" w:rsidRDefault="00A71F46" w:rsidP="00A71F46">
      <w:pPr>
        <w:rPr>
          <w:ins w:id="8733" w:author="Andreas Kuehne" w:date="2019-05-31T12:40:00Z"/>
        </w:rPr>
      </w:pPr>
      <w:ins w:id="8734" w:author="Andreas Kuehne" w:date="2019-05-31T12:40:00Z">
        <w:r w:rsidRPr="0CCF9147">
          <w:t xml:space="preserve">The XML type </w:t>
        </w:r>
        <w:r w:rsidRPr="002062A5">
          <w:rPr>
            <w:rFonts w:ascii="Courier New" w:eastAsia="Courier New" w:hAnsi="Courier New" w:cs="Courier New"/>
          </w:rPr>
          <w:t>TransformedDocumentType</w:t>
        </w:r>
        <w:r w:rsidRPr="0CCF9147">
          <w:t xml:space="preserve"> SHALL implement the requirements defined in the </w:t>
        </w:r>
        <w:r w:rsidRPr="002062A5">
          <w:rPr>
            <w:rFonts w:ascii="Courier New" w:eastAsia="Courier New" w:hAnsi="Courier New" w:cs="Courier New"/>
          </w:rPr>
          <w:t>TransformedDocument</w:t>
        </w:r>
        <w:r>
          <w:t xml:space="preserve"> </w:t>
        </w:r>
        <w:r w:rsidRPr="005A6FFD">
          <w:t>component.</w:t>
        </w:r>
      </w:ins>
    </w:p>
    <w:p w14:paraId="14A5BDA8" w14:textId="77777777" w:rsidR="00A71F46" w:rsidRDefault="00A71F46" w:rsidP="00A71F46">
      <w:pPr>
        <w:rPr>
          <w:ins w:id="8735" w:author="Andreas Kuehne" w:date="2019-05-31T12:40:00Z"/>
        </w:rPr>
      </w:pPr>
      <w:ins w:id="8736" w:author="Andreas Kuehne" w:date="2019-05-31T12:40:00Z">
        <w:r w:rsidRPr="005A6FFD">
          <w:rPr>
            <w:rFonts w:eastAsia="Arial"/>
          </w:rPr>
          <w:t xml:space="preserve">The </w:t>
        </w:r>
        <w:r w:rsidRPr="002062A5">
          <w:rPr>
            <w:rFonts w:ascii="Courier New" w:eastAsia="Courier New" w:hAnsi="Courier New" w:cs="Courier New"/>
          </w:rPr>
          <w:t>TransformedDocumentType</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3569A202" w14:textId="77777777" w:rsidR="00A71F46" w:rsidRDefault="00A71F46" w:rsidP="00A71F46">
      <w:pPr>
        <w:pStyle w:val="Code"/>
        <w:rPr>
          <w:ins w:id="8737" w:author="Andreas Kuehne" w:date="2019-05-31T12:40:00Z"/>
        </w:rPr>
      </w:pPr>
      <w:ins w:id="8738"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TransformedDocumentType</w:t>
        </w:r>
        <w:r>
          <w:rPr>
            <w:color w:val="943634" w:themeColor="accent2" w:themeShade="BF"/>
          </w:rPr>
          <w:t>"</w:t>
        </w:r>
        <w:r>
          <w:rPr>
            <w:color w:val="31849B" w:themeColor="accent5" w:themeShade="BF"/>
          </w:rPr>
          <w:t>&gt;</w:t>
        </w:r>
      </w:ins>
    </w:p>
    <w:p w14:paraId="3079079C" w14:textId="77777777" w:rsidR="00A71F46" w:rsidRDefault="00A71F46" w:rsidP="00A71F46">
      <w:pPr>
        <w:pStyle w:val="Code"/>
        <w:rPr>
          <w:ins w:id="8739" w:author="Andreas Kuehne" w:date="2019-05-31T12:40:00Z"/>
        </w:rPr>
      </w:pPr>
      <w:ins w:id="8740" w:author="Andreas Kuehne" w:date="2019-05-31T12:40:00Z">
        <w:r>
          <w:rPr>
            <w:color w:val="31849B" w:themeColor="accent5" w:themeShade="BF"/>
          </w:rPr>
          <w:t xml:space="preserve">  &lt;xs:sequence&gt;</w:t>
        </w:r>
      </w:ins>
    </w:p>
    <w:p w14:paraId="2E25C031" w14:textId="77777777" w:rsidR="00A71F46" w:rsidRDefault="00A71F46" w:rsidP="00A71F46">
      <w:pPr>
        <w:pStyle w:val="Code"/>
        <w:rPr>
          <w:ins w:id="8741" w:author="Andreas Kuehne" w:date="2019-05-31T12:40:00Z"/>
        </w:rPr>
      </w:pPr>
      <w:ins w:id="8742"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Document</w:t>
        </w:r>
        <w:r>
          <w:rPr>
            <w:color w:val="943634" w:themeColor="accent2" w:themeShade="BF"/>
          </w:rPr>
          <w:t>" type="</w:t>
        </w:r>
        <w:r>
          <w:rPr>
            <w:color w:val="244061" w:themeColor="accent1" w:themeShade="80"/>
          </w:rPr>
          <w:t>dss2:DocumentType</w:t>
        </w:r>
        <w:r>
          <w:rPr>
            <w:color w:val="943634" w:themeColor="accent2" w:themeShade="BF"/>
          </w:rPr>
          <w:t>"</w:t>
        </w:r>
        <w:r>
          <w:rPr>
            <w:color w:val="31849B" w:themeColor="accent5" w:themeShade="BF"/>
          </w:rPr>
          <w:t>/&gt;</w:t>
        </w:r>
      </w:ins>
    </w:p>
    <w:p w14:paraId="794AED71" w14:textId="77777777" w:rsidR="00A71F46" w:rsidRDefault="00A71F46" w:rsidP="00A71F46">
      <w:pPr>
        <w:pStyle w:val="Code"/>
        <w:rPr>
          <w:ins w:id="8743" w:author="Andreas Kuehne" w:date="2019-05-31T12:40:00Z"/>
        </w:rPr>
      </w:pPr>
      <w:ins w:id="8744" w:author="Andreas Kuehne" w:date="2019-05-31T12:40:00Z">
        <w:r>
          <w:rPr>
            <w:color w:val="31849B" w:themeColor="accent5" w:themeShade="BF"/>
          </w:rPr>
          <w:t xml:space="preserve">  &lt;/xs:sequence&gt;</w:t>
        </w:r>
      </w:ins>
    </w:p>
    <w:p w14:paraId="4A83F97E" w14:textId="77777777" w:rsidR="00A71F46" w:rsidRDefault="00A71F46" w:rsidP="00A71F46">
      <w:pPr>
        <w:pStyle w:val="Code"/>
        <w:rPr>
          <w:ins w:id="8745" w:author="Andreas Kuehne" w:date="2019-05-31T12:40:00Z"/>
        </w:rPr>
      </w:pPr>
      <w:ins w:id="8746" w:author="Andreas Kuehne" w:date="2019-05-31T12:40:00Z">
        <w:r>
          <w:rPr>
            <w:color w:val="31849B" w:themeColor="accent5" w:themeShade="BF"/>
          </w:rPr>
          <w:t xml:space="preserve">  &lt;xs:attribute</w:t>
        </w:r>
        <w:r>
          <w:rPr>
            <w:color w:val="943634" w:themeColor="accent2" w:themeShade="BF"/>
          </w:rPr>
          <w:t xml:space="preserve"> name="</w:t>
        </w:r>
        <w:r>
          <w:rPr>
            <w:color w:val="244061" w:themeColor="accent1" w:themeShade="80"/>
          </w:rPr>
          <w:t>WhichReference</w:t>
        </w:r>
        <w:r>
          <w:rPr>
            <w:color w:val="943634" w:themeColor="accent2" w:themeShade="BF"/>
          </w:rPr>
          <w:t>" type="</w:t>
        </w:r>
        <w:r>
          <w:rPr>
            <w:color w:val="244061" w:themeColor="accent1" w:themeShade="80"/>
          </w:rPr>
          <w:t>xs:integer</w:t>
        </w:r>
        <w:r>
          <w:rPr>
            <w:color w:val="943634" w:themeColor="accent2" w:themeShade="BF"/>
          </w:rPr>
          <w:t>" use="</w:t>
        </w:r>
        <w:r>
          <w:rPr>
            <w:color w:val="244061" w:themeColor="accent1" w:themeShade="80"/>
          </w:rPr>
          <w:t>required</w:t>
        </w:r>
        <w:r>
          <w:rPr>
            <w:color w:val="943634" w:themeColor="accent2" w:themeShade="BF"/>
          </w:rPr>
          <w:t>"</w:t>
        </w:r>
        <w:r>
          <w:rPr>
            <w:color w:val="31849B" w:themeColor="accent5" w:themeShade="BF"/>
          </w:rPr>
          <w:t>/&gt;</w:t>
        </w:r>
      </w:ins>
    </w:p>
    <w:p w14:paraId="440730EA" w14:textId="77777777" w:rsidR="00A71F46" w:rsidRDefault="00A71F46" w:rsidP="00A71F46">
      <w:pPr>
        <w:pStyle w:val="Code"/>
        <w:rPr>
          <w:ins w:id="8747" w:author="Andreas Kuehne" w:date="2019-05-31T12:40:00Z"/>
        </w:rPr>
      </w:pPr>
      <w:ins w:id="8748" w:author="Andreas Kuehne" w:date="2019-05-31T12:40:00Z">
        <w:r>
          <w:rPr>
            <w:color w:val="31849B" w:themeColor="accent5" w:themeShade="BF"/>
          </w:rPr>
          <w:t>&lt;/xs:complexType&gt;</w:t>
        </w:r>
      </w:ins>
    </w:p>
    <w:p w14:paraId="62EC4830" w14:textId="77777777" w:rsidR="00A71F46" w:rsidRDefault="00A71F46" w:rsidP="00A71F46">
      <w:pPr>
        <w:spacing w:line="259" w:lineRule="auto"/>
        <w:rPr>
          <w:ins w:id="8749" w:author="Andreas Kuehne" w:date="2019-05-31T12:40:00Z"/>
        </w:rPr>
      </w:pPr>
      <w:ins w:id="8750" w:author="Andreas Kuehne" w:date="2019-05-31T12:40:00Z">
        <w:r>
          <w:t>Each child element of</w:t>
        </w:r>
        <w:r w:rsidRPr="71C71F8C">
          <w:t xml:space="preserve"> </w:t>
        </w:r>
        <w:r w:rsidRPr="002062A5">
          <w:rPr>
            <w:rFonts w:ascii="Courier New" w:eastAsia="Courier New" w:hAnsi="Courier New" w:cs="Courier New"/>
          </w:rPr>
          <w:t>TransformedDocumentType</w:t>
        </w:r>
        <w:r w:rsidRPr="71C71F8C">
          <w:t xml:space="preserve"> </w:t>
        </w:r>
        <w:r>
          <w:t xml:space="preserve">XML element SHALL implement in XML syntax the sub-component that has a name equal to its local name. </w:t>
        </w:r>
      </w:ins>
      <w:customXmlInsRangeStart w:id="8751" w:author="Andreas Kuehne" w:date="2019-05-31T12:40:00Z"/>
      <w:sdt>
        <w:sdtPr>
          <w:tag w:val="dss2-TransformedDocumentType.-xmlSchema"/>
          <w:id w:val="-344635262"/>
          <w:showingPlcHdr/>
        </w:sdtPr>
        <w:sdtEndPr/>
        <w:sdtContent>
          <w:customXmlInsRangeEnd w:id="8751"/>
          <w:ins w:id="8752" w:author="Andreas Kuehne" w:date="2019-05-31T12:40:00Z">
            <w:r>
              <w:rPr>
                <w:color w:val="19D131"/>
              </w:rPr>
              <w:t>[component TransformedDocument XML schema details]</w:t>
            </w:r>
          </w:ins>
          <w:customXmlInsRangeStart w:id="8753" w:author="Andreas Kuehne" w:date="2019-05-31T12:40:00Z"/>
        </w:sdtContent>
      </w:sdt>
      <w:customXmlInsRangeEnd w:id="8753"/>
    </w:p>
    <w:p w14:paraId="1D9A48B5" w14:textId="77777777" w:rsidR="00A71F46" w:rsidRDefault="00A71F46" w:rsidP="00A71F46">
      <w:pPr>
        <w:pStyle w:val="berschrift2"/>
        <w:numPr>
          <w:ilvl w:val="1"/>
          <w:numId w:val="3"/>
        </w:numPr>
        <w:rPr>
          <w:ins w:id="8754" w:author="Andreas Kuehne" w:date="2019-05-31T12:40:00Z"/>
        </w:rPr>
      </w:pPr>
      <w:bookmarkStart w:id="8755" w:name="_Toc10206908"/>
      <w:ins w:id="8756" w:author="Andreas Kuehne" w:date="2019-05-31T12:40:00Z">
        <w:r>
          <w:t>Request/Response related data structures defined in this document</w:t>
        </w:r>
        <w:bookmarkEnd w:id="8755"/>
      </w:ins>
    </w:p>
    <w:p w14:paraId="42E4177A" w14:textId="77777777" w:rsidR="00A71F46" w:rsidRPr="5404FA76" w:rsidRDefault="00A71F46" w:rsidP="00A71F46">
      <w:pPr>
        <w:rPr>
          <w:ins w:id="8757" w:author="Andreas Kuehne" w:date="2019-05-31T12:40:00Z"/>
        </w:rPr>
      </w:pPr>
      <w:ins w:id="8758" w:author="Andreas Kuehne" w:date="2019-05-31T12:40:00Z">
        <w:r w:rsidRPr="0CCF9147">
          <w:t>The XML elements of this section are defined in the XML namespace '</w:t>
        </w:r>
        <w:r w:rsidRPr="002062A5">
          <w:rPr>
            <w:rFonts w:ascii="Courier New" w:eastAsia="Courier New" w:hAnsi="Courier New" w:cs="Courier New"/>
          </w:rPr>
          <w:t>http://docs.oasis-open.org/dss-x/ns/core</w:t>
        </w:r>
        <w:r w:rsidRPr="005A6FFD">
          <w:t>'.</w:t>
        </w:r>
      </w:ins>
    </w:p>
    <w:p w14:paraId="4365875A" w14:textId="77777777" w:rsidR="00A71F46" w:rsidRDefault="001A1734" w:rsidP="00A71F46">
      <w:pPr>
        <w:rPr>
          <w:ins w:id="8759" w:author="Andreas Kuehne" w:date="2019-05-31T12:40:00Z"/>
        </w:rPr>
      </w:pPr>
      <w:customXmlInsRangeStart w:id="8760" w:author="Andreas Kuehne" w:date="2019-05-31T12:40:00Z"/>
      <w:sdt>
        <w:sdtPr>
          <w:tag w:val="http://docs.oasis-open.org/dss-x/ns/core-request.-explain"/>
          <w:id w:val="-352034474"/>
          <w:showingPlcHdr/>
        </w:sdtPr>
        <w:sdtEndPr/>
        <w:sdtContent>
          <w:customXmlInsRangeEnd w:id="8760"/>
          <w:ins w:id="8761" w:author="Andreas Kuehne" w:date="2019-05-31T12:40:00Z">
            <w:r w:rsidR="00A71F46">
              <w:rPr>
                <w:color w:val="19D131"/>
              </w:rPr>
              <w:t>[category request in namespace http://docs.oasis-open.org/dss-x/ns/core explanation]</w:t>
            </w:r>
          </w:ins>
          <w:customXmlInsRangeStart w:id="8762" w:author="Andreas Kuehne" w:date="2019-05-31T12:40:00Z"/>
        </w:sdtContent>
      </w:sdt>
      <w:customXmlInsRangeEnd w:id="8762"/>
    </w:p>
    <w:p w14:paraId="29064DFB" w14:textId="77777777" w:rsidR="00A71F46" w:rsidRDefault="00A71F46" w:rsidP="00A71F46">
      <w:pPr>
        <w:pStyle w:val="berschrift3"/>
        <w:numPr>
          <w:ilvl w:val="2"/>
          <w:numId w:val="3"/>
        </w:numPr>
        <w:rPr>
          <w:ins w:id="8763" w:author="Andreas Kuehne" w:date="2019-05-31T12:40:00Z"/>
        </w:rPr>
      </w:pPr>
      <w:bookmarkStart w:id="8764" w:name="_Toc10206909"/>
      <w:ins w:id="8765" w:author="Andreas Kuehne" w:date="2019-05-31T12:40:00Z">
        <w:r>
          <w:t>Component InputDocuments</w:t>
        </w:r>
        <w:bookmarkEnd w:id="8764"/>
      </w:ins>
    </w:p>
    <w:p w14:paraId="71EA5831" w14:textId="77777777" w:rsidR="00A71F46" w:rsidRDefault="001A1734" w:rsidP="00A71F46">
      <w:pPr>
        <w:rPr>
          <w:ins w:id="8766" w:author="Andreas Kuehne" w:date="2019-05-31T12:40:00Z"/>
        </w:rPr>
      </w:pPr>
      <w:customXmlInsRangeStart w:id="8767" w:author="Andreas Kuehne" w:date="2019-05-31T12:40:00Z"/>
      <w:sdt>
        <w:sdtPr>
          <w:tag w:val="dss2-InputDocumentsType.-normative"/>
          <w:id w:val="-2116435627"/>
        </w:sdtPr>
        <w:sdtEndPr/>
        <w:sdtContent>
          <w:customXmlInsRangeEnd w:id="8767"/>
          <w:ins w:id="8768" w:author="Andreas Kuehne" w:date="2019-05-31T12:40:00Z">
            <w:r w:rsidR="00A71F46" w:rsidRPr="003A06D0">
              <w:rPr>
                <w:color w:val="19D131"/>
                <w:szCs w:val="20"/>
                <w:lang w:val="en-GB"/>
              </w:rPr>
              <w:t>This</w:t>
            </w:r>
            <w:r w:rsidR="00A71F46" w:rsidRPr="003A06D0">
              <w:rPr>
                <w:rFonts w:ascii="Courier New" w:hAnsi="Courier New" w:cs="Courier New"/>
                <w:color w:val="19D131"/>
                <w:szCs w:val="20"/>
                <w:lang w:val="en-GB"/>
              </w:rPr>
              <w:t xml:space="preserve"> </w:t>
            </w:r>
            <w:r w:rsidR="00A71F46" w:rsidRPr="003A06D0">
              <w:rPr>
                <w:color w:val="19D131"/>
                <w:szCs w:val="20"/>
                <w:lang w:val="en-GB"/>
              </w:rPr>
              <w:t xml:space="preserve">element is used to send input documents to a DSS server, whether for signing or verifying. An input document can be any piece of data that can be used as input to a signature or timestamp calculation. An input document can even </w:t>
            </w:r>
            <w:r w:rsidR="00A71F46" w:rsidRPr="003A06D0">
              <w:rPr>
                <w:i/>
                <w:iCs/>
                <w:color w:val="19D131"/>
                <w:szCs w:val="20"/>
                <w:lang w:val="en-GB"/>
              </w:rPr>
              <w:t xml:space="preserve">be </w:t>
            </w:r>
            <w:r w:rsidR="00A71F46" w:rsidRPr="003A06D0">
              <w:rPr>
                <w:color w:val="19D131"/>
                <w:szCs w:val="20"/>
                <w:lang w:val="en-GB"/>
              </w:rPr>
              <w:t xml:space="preserve">a signature or timestamp (for example, a pre-existing signature can be counter-signed or timestamped). An input document could also be a </w:t>
            </w:r>
            <w:r w:rsidR="00A71F46" w:rsidRPr="003A06D0">
              <w:rPr>
                <w:rFonts w:ascii="Courier New" w:hAnsi="Courier New" w:cs="Courier New"/>
                <w:color w:val="19D131"/>
                <w:szCs w:val="20"/>
                <w:lang w:val="en-GB"/>
              </w:rPr>
              <w:t>&lt;ds:Manifest&gt;</w:t>
            </w:r>
            <w:r w:rsidR="00A71F46" w:rsidRPr="003A06D0">
              <w:rPr>
                <w:color w:val="19D131"/>
                <w:szCs w:val="20"/>
                <w:lang w:val="en-GB"/>
              </w:rPr>
              <w:t>, allowing the client to handle manifest creation while using the server to create the rest of the signature. Manifest validation is supported by an optional input / output.</w:t>
            </w:r>
          </w:ins>
          <w:customXmlInsRangeStart w:id="8769" w:author="Andreas Kuehne" w:date="2019-05-31T12:40:00Z"/>
        </w:sdtContent>
      </w:sdt>
      <w:customXmlInsRangeEnd w:id="8769"/>
    </w:p>
    <w:p w14:paraId="464650FA" w14:textId="77777777" w:rsidR="00A71F46" w:rsidRDefault="00A71F46" w:rsidP="00A71F46">
      <w:pPr>
        <w:rPr>
          <w:ins w:id="8770" w:author="Andreas Kuehne" w:date="2019-05-31T12:40:00Z"/>
        </w:rPr>
      </w:pPr>
      <w:ins w:id="8771" w:author="Andreas Kuehne" w:date="2019-05-31T12:40:00Z">
        <w:r>
          <w:t>Below follows a list of the sub-components that constitute this component:</w:t>
        </w:r>
      </w:ins>
    </w:p>
    <w:p w14:paraId="129D665B" w14:textId="77777777" w:rsidR="00A71F46" w:rsidRDefault="00A71F46" w:rsidP="00A71F46">
      <w:pPr>
        <w:pStyle w:val="Member"/>
        <w:rPr>
          <w:ins w:id="8772" w:author="Andreas Kuehne" w:date="2019-05-31T12:40:00Z"/>
        </w:rPr>
      </w:pPr>
      <w:ins w:id="8773" w:author="Andreas Kuehne" w:date="2019-05-31T12:40:00Z">
        <w:r>
          <w:t xml:space="preserve">The </w:t>
        </w:r>
        <w:r w:rsidRPr="35C1378D">
          <w:rPr>
            <w:rStyle w:val="Datatype"/>
          </w:rPr>
          <w:t>Document</w:t>
        </w:r>
        <w:r>
          <w:t xml:space="preserve"> element MAY occur zero or more times containing a sub-component. If present each instance MUST satisfy the requirements specified in this document in section </w:t>
        </w:r>
        <w:r>
          <w:fldChar w:fldCharType="begin"/>
        </w:r>
        <w:r>
          <w:instrText xml:space="preserve"> REF _RefComp1F72664D \r \h </w:instrText>
        </w:r>
      </w:ins>
      <w:ins w:id="8774" w:author="Andreas Kuehne" w:date="2019-05-31T12:40:00Z">
        <w:r>
          <w:fldChar w:fldCharType="separate"/>
        </w:r>
        <w:r>
          <w:rPr>
            <w:rStyle w:val="Datatype"/>
            <w:rFonts w:eastAsia="Courier New" w:cs="Courier New"/>
          </w:rPr>
          <w:t>Document</w:t>
        </w:r>
        <w:r>
          <w:fldChar w:fldCharType="end"/>
        </w:r>
        <w:r>
          <w:t xml:space="preserve">. </w:t>
        </w:r>
      </w:ins>
      <w:customXmlInsRangeStart w:id="8775" w:author="Andreas Kuehne" w:date="2019-05-31T12:40:00Z"/>
      <w:sdt>
        <w:sdtPr>
          <w:tag w:val="dss2-InputDocumentsType.Document"/>
          <w:id w:val="881602828"/>
          <w:showingPlcHdr/>
        </w:sdtPr>
        <w:sdtEndPr/>
        <w:sdtContent>
          <w:customXmlInsRangeEnd w:id="8775"/>
          <w:ins w:id="8776" w:author="Andreas Kuehne" w:date="2019-05-31T12:40:00Z">
            <w:r>
              <w:rPr>
                <w:color w:val="19D131"/>
              </w:rPr>
              <w:t>[sub component Document details]</w:t>
            </w:r>
          </w:ins>
          <w:customXmlInsRangeStart w:id="8777" w:author="Andreas Kuehne" w:date="2019-05-31T12:40:00Z"/>
        </w:sdtContent>
      </w:sdt>
      <w:customXmlInsRangeEnd w:id="8777"/>
    </w:p>
    <w:p w14:paraId="3B6C7B3D" w14:textId="77777777" w:rsidR="00A71F46" w:rsidRDefault="00A71F46" w:rsidP="00A71F46">
      <w:pPr>
        <w:pStyle w:val="Member"/>
        <w:rPr>
          <w:ins w:id="8778" w:author="Andreas Kuehne" w:date="2019-05-31T12:40:00Z"/>
        </w:rPr>
      </w:pPr>
      <w:ins w:id="8779" w:author="Andreas Kuehne" w:date="2019-05-31T12:40:00Z">
        <w:r>
          <w:t xml:space="preserve">The </w:t>
        </w:r>
        <w:r w:rsidRPr="35C1378D">
          <w:rPr>
            <w:rStyle w:val="Datatype"/>
          </w:rPr>
          <w:t>TransformedData</w:t>
        </w:r>
        <w:r>
          <w:t xml:space="preserve"> element MAY occur zero or more times containing a sub-component. If present each instance MUST satisfy the requirements specified in this document in section </w:t>
        </w:r>
        <w:r>
          <w:fldChar w:fldCharType="begin"/>
        </w:r>
        <w:r>
          <w:instrText xml:space="preserve"> REF _RefComp89952E90 \r \h </w:instrText>
        </w:r>
      </w:ins>
      <w:ins w:id="8780" w:author="Andreas Kuehne" w:date="2019-05-31T12:40:00Z">
        <w:r>
          <w:fldChar w:fldCharType="separate"/>
        </w:r>
        <w:r>
          <w:rPr>
            <w:rStyle w:val="Datatype"/>
            <w:rFonts w:eastAsia="Courier New" w:cs="Courier New"/>
          </w:rPr>
          <w:t>TransformedData</w:t>
        </w:r>
        <w:r>
          <w:fldChar w:fldCharType="end"/>
        </w:r>
        <w:r>
          <w:t xml:space="preserve">. </w:t>
        </w:r>
      </w:ins>
      <w:customXmlInsRangeStart w:id="8781" w:author="Andreas Kuehne" w:date="2019-05-31T12:40:00Z"/>
      <w:sdt>
        <w:sdtPr>
          <w:tag w:val="dss2-InputDocumentsType.TransformedData"/>
          <w:id w:val="-544135332"/>
        </w:sdtPr>
        <w:sdtEndPr/>
        <w:sdtContent>
          <w:customXmlInsRangeEnd w:id="8781"/>
          <w:ins w:id="8782" w:author="Andreas Kuehne" w:date="2019-05-31T12:40:00Z">
            <w:r w:rsidRPr="003A06D0">
              <w:rPr>
                <w:color w:val="19D131"/>
                <w:szCs w:val="20"/>
                <w:lang w:val="en-GB"/>
              </w:rPr>
              <w:t>It contains the binary output of a chain of transforms applied by a client.</w:t>
            </w:r>
          </w:ins>
          <w:customXmlInsRangeStart w:id="8783" w:author="Andreas Kuehne" w:date="2019-05-31T12:40:00Z"/>
        </w:sdtContent>
      </w:sdt>
      <w:customXmlInsRangeEnd w:id="8783"/>
    </w:p>
    <w:p w14:paraId="4BC0A641" w14:textId="77777777" w:rsidR="00A71F46" w:rsidRDefault="00A71F46" w:rsidP="00A71F46">
      <w:pPr>
        <w:pStyle w:val="Member"/>
        <w:rPr>
          <w:ins w:id="8784" w:author="Andreas Kuehne" w:date="2019-05-31T12:40:00Z"/>
        </w:rPr>
      </w:pPr>
      <w:ins w:id="8785" w:author="Andreas Kuehne" w:date="2019-05-31T12:40:00Z">
        <w:r>
          <w:t xml:space="preserve">The </w:t>
        </w:r>
        <w:r w:rsidRPr="35C1378D">
          <w:rPr>
            <w:rStyle w:val="Datatype"/>
          </w:rPr>
          <w:t>DocumentHash</w:t>
        </w:r>
        <w:r>
          <w:t xml:space="preserve"> element MAY occur zero or more times containing a sub-component. If present each instance MUST satisfy the requirements specified in this document in section </w:t>
        </w:r>
        <w:r>
          <w:fldChar w:fldCharType="begin"/>
        </w:r>
        <w:r>
          <w:instrText xml:space="preserve"> REF _RefComp51B1EBF5 \r \h </w:instrText>
        </w:r>
      </w:ins>
      <w:ins w:id="8786" w:author="Andreas Kuehne" w:date="2019-05-31T12:40:00Z">
        <w:r>
          <w:fldChar w:fldCharType="separate"/>
        </w:r>
        <w:r>
          <w:rPr>
            <w:rStyle w:val="Datatype"/>
            <w:rFonts w:eastAsia="Courier New" w:cs="Courier New"/>
          </w:rPr>
          <w:t>DocumentHash</w:t>
        </w:r>
        <w:r>
          <w:fldChar w:fldCharType="end"/>
        </w:r>
        <w:r>
          <w:t xml:space="preserve">. </w:t>
        </w:r>
      </w:ins>
      <w:customXmlInsRangeStart w:id="8787" w:author="Andreas Kuehne" w:date="2019-05-31T12:40:00Z"/>
      <w:sdt>
        <w:sdtPr>
          <w:tag w:val="dss2-InputDocumentsType.DocumentHash"/>
          <w:id w:val="1116488460"/>
        </w:sdtPr>
        <w:sdtEndPr/>
        <w:sdtContent>
          <w:customXmlInsRangeEnd w:id="8787"/>
          <w:ins w:id="8788" w:author="Andreas Kuehne" w:date="2019-05-31T12:40:00Z">
            <w:r w:rsidRPr="003A06D0">
              <w:rPr>
                <w:color w:val="19D131"/>
                <w:lang w:val="en-GB"/>
              </w:rPr>
              <w:t xml:space="preserve">It contains a set of digest algorithm and the corresponding hashes. </w:t>
            </w:r>
            <w:r>
              <w:rPr>
                <w:color w:val="19D131"/>
                <w:lang w:val="en-GB"/>
              </w:rPr>
              <w:t>It will be processed on the result of the r</w:t>
            </w:r>
            <w:r w:rsidRPr="003A06D0">
              <w:rPr>
                <w:color w:val="19D131"/>
                <w:lang w:val="en-GB"/>
              </w:rPr>
              <w:t>equired transformation steps</w:t>
            </w:r>
            <w:r>
              <w:rPr>
                <w:color w:val="19D131"/>
                <w:lang w:val="en-GB"/>
              </w:rPr>
              <w:t>.</w:t>
            </w:r>
          </w:ins>
          <w:customXmlInsRangeStart w:id="8789" w:author="Andreas Kuehne" w:date="2019-05-31T12:40:00Z"/>
        </w:sdtContent>
      </w:sdt>
      <w:customXmlInsRangeEnd w:id="8789"/>
    </w:p>
    <w:p w14:paraId="38B6F650" w14:textId="77777777" w:rsidR="00A71F46" w:rsidRDefault="00A71F46" w:rsidP="00A71F46">
      <w:pPr>
        <w:pStyle w:val="Non-normativeCommentHeading"/>
        <w:rPr>
          <w:ins w:id="8790" w:author="Andreas Kuehne" w:date="2019-05-31T12:40:00Z"/>
        </w:rPr>
      </w:pPr>
      <w:ins w:id="8791" w:author="Andreas Kuehne" w:date="2019-05-31T12:40:00Z">
        <w:r>
          <w:t>Non-normative Comment:</w:t>
        </w:r>
      </w:ins>
    </w:p>
    <w:p w14:paraId="5E1427B6" w14:textId="77777777" w:rsidR="00A71F46" w:rsidRDefault="001A1734" w:rsidP="00A71F46">
      <w:pPr>
        <w:pStyle w:val="Non-normativeComment"/>
        <w:rPr>
          <w:ins w:id="8792" w:author="Andreas Kuehne" w:date="2019-05-31T12:40:00Z"/>
        </w:rPr>
      </w:pPr>
      <w:customXmlInsRangeStart w:id="8793" w:author="Andreas Kuehne" w:date="2019-05-31T12:40:00Z"/>
      <w:sdt>
        <w:sdtPr>
          <w:tag w:val="dss2-InputDocumentsType.-nonNormative"/>
          <w:id w:val="1675291720"/>
          <w:showingPlcHdr/>
        </w:sdtPr>
        <w:sdtEndPr/>
        <w:sdtContent>
          <w:customXmlInsRangeEnd w:id="8793"/>
          <w:ins w:id="8794" w:author="Andreas Kuehne" w:date="2019-05-31T12:40:00Z">
            <w:r w:rsidR="00A71F46">
              <w:rPr>
                <w:color w:val="19D131"/>
              </w:rPr>
              <w:t>[component InputDocuments non normative details]</w:t>
            </w:r>
          </w:ins>
          <w:customXmlInsRangeStart w:id="8795" w:author="Andreas Kuehne" w:date="2019-05-31T12:40:00Z"/>
        </w:sdtContent>
      </w:sdt>
      <w:customXmlInsRangeEnd w:id="8795"/>
    </w:p>
    <w:p w14:paraId="46446A5A" w14:textId="77777777" w:rsidR="00A71F46" w:rsidRDefault="00A71F46" w:rsidP="00A71F46">
      <w:pPr>
        <w:pStyle w:val="berschrift4"/>
        <w:numPr>
          <w:ilvl w:val="3"/>
          <w:numId w:val="3"/>
        </w:numPr>
        <w:rPr>
          <w:ins w:id="8796" w:author="Andreas Kuehne" w:date="2019-05-31T12:40:00Z"/>
        </w:rPr>
      </w:pPr>
      <w:bookmarkStart w:id="8797" w:name="_Toc10206910"/>
      <w:ins w:id="8798" w:author="Andreas Kuehne" w:date="2019-05-31T12:40:00Z">
        <w:r>
          <w:t>InputDocuments – JSON Syntax</w:t>
        </w:r>
        <w:bookmarkEnd w:id="8797"/>
      </w:ins>
    </w:p>
    <w:p w14:paraId="49B0D47D" w14:textId="77777777" w:rsidR="00A71F46" w:rsidRPr="0248A3D1" w:rsidRDefault="00A71F46" w:rsidP="00A71F46">
      <w:pPr>
        <w:rPr>
          <w:ins w:id="8799" w:author="Andreas Kuehne" w:date="2019-05-31T12:40:00Z"/>
        </w:rPr>
      </w:pPr>
      <w:ins w:id="8800" w:author="Andreas Kuehne" w:date="2019-05-31T12:40:00Z">
        <w:r w:rsidRPr="002062A5">
          <w:rPr>
            <w:rFonts w:eastAsia="Arial" w:cs="Arial"/>
            <w:sz w:val="22"/>
            <w:szCs w:val="22"/>
          </w:rPr>
          <w:t xml:space="preserve">The </w:t>
        </w:r>
        <w:r w:rsidRPr="002062A5">
          <w:rPr>
            <w:rFonts w:ascii="Courier New" w:eastAsia="Courier New" w:hAnsi="Courier New" w:cs="Courier New"/>
          </w:rPr>
          <w:t>InputDocumentsType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InputDocuments</w:t>
        </w:r>
        <w:r>
          <w:t xml:space="preserve"> component.</w:t>
        </w:r>
      </w:ins>
    </w:p>
    <w:p w14:paraId="1FD4986D" w14:textId="77777777" w:rsidR="00A71F46" w:rsidRPr="C2430093" w:rsidRDefault="00A71F46" w:rsidP="00A71F46">
      <w:pPr>
        <w:spacing w:line="259" w:lineRule="auto"/>
        <w:rPr>
          <w:ins w:id="8801" w:author="Andreas Kuehne" w:date="2019-05-31T12:40:00Z"/>
          <w:rFonts w:eastAsia="Arial" w:cs="Arial"/>
          <w:sz w:val="22"/>
          <w:szCs w:val="22"/>
        </w:rPr>
      </w:pPr>
      <w:ins w:id="8802"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InputDocuments</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298"/>
        <w:gridCol w:w="3089"/>
        <w:gridCol w:w="2963"/>
      </w:tblGrid>
      <w:tr w:rsidR="00A71F46" w14:paraId="25A4EAE4" w14:textId="77777777" w:rsidTr="00A71F46">
        <w:trPr>
          <w:cnfStyle w:val="100000000000" w:firstRow="1" w:lastRow="0" w:firstColumn="0" w:lastColumn="0" w:oddVBand="0" w:evenVBand="0" w:oddHBand="0" w:evenHBand="0" w:firstRowFirstColumn="0" w:firstRowLastColumn="0" w:lastRowFirstColumn="0" w:lastRowLastColumn="0"/>
          <w:ins w:id="8803"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9E85F58" w14:textId="77777777" w:rsidR="00A71F46" w:rsidRDefault="00A71F46" w:rsidP="00A71F46">
            <w:pPr>
              <w:pStyle w:val="Beschriftung"/>
              <w:rPr>
                <w:ins w:id="8804" w:author="Andreas Kuehne" w:date="2019-05-31T12:40:00Z"/>
              </w:rPr>
            </w:pPr>
            <w:ins w:id="8805" w:author="Andreas Kuehne" w:date="2019-05-31T12:40:00Z">
              <w:r>
                <w:t>Element</w:t>
              </w:r>
            </w:ins>
          </w:p>
        </w:tc>
        <w:tc>
          <w:tcPr>
            <w:tcW w:w="4675" w:type="dxa"/>
          </w:tcPr>
          <w:p w14:paraId="229E9354"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8806" w:author="Andreas Kuehne" w:date="2019-05-31T12:40:00Z"/>
              </w:rPr>
            </w:pPr>
            <w:ins w:id="8807" w:author="Andreas Kuehne" w:date="2019-05-31T12:40:00Z">
              <w:r>
                <w:t>Implementing JSON member name</w:t>
              </w:r>
            </w:ins>
          </w:p>
        </w:tc>
        <w:tc>
          <w:tcPr>
            <w:tcW w:w="4675" w:type="dxa"/>
          </w:tcPr>
          <w:p w14:paraId="3886C79F"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8808" w:author="Andreas Kuehne" w:date="2019-05-31T12:40:00Z"/>
              </w:rPr>
            </w:pPr>
            <w:ins w:id="8809" w:author="Andreas Kuehne" w:date="2019-05-31T12:40:00Z">
              <w:r>
                <w:t>Comments</w:t>
              </w:r>
            </w:ins>
          </w:p>
        </w:tc>
      </w:tr>
      <w:tr w:rsidR="00A71F46" w14:paraId="4F4F45E6" w14:textId="77777777" w:rsidTr="00A71F46">
        <w:trPr>
          <w:ins w:id="881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2D3F549" w14:textId="77777777" w:rsidR="00A71F46" w:rsidRPr="002062A5" w:rsidRDefault="00A71F46" w:rsidP="00A71F46">
            <w:pPr>
              <w:pStyle w:val="Beschriftung"/>
              <w:rPr>
                <w:ins w:id="8811" w:author="Andreas Kuehne" w:date="2019-05-31T12:40:00Z"/>
                <w:rStyle w:val="Datatype"/>
                <w:b w:val="0"/>
                <w:bCs w:val="0"/>
              </w:rPr>
            </w:pPr>
            <w:ins w:id="8812" w:author="Andreas Kuehne" w:date="2019-05-31T12:40:00Z">
              <w:r w:rsidRPr="002062A5">
                <w:rPr>
                  <w:rStyle w:val="Datatype"/>
                </w:rPr>
                <w:t>Document</w:t>
              </w:r>
            </w:ins>
          </w:p>
        </w:tc>
        <w:tc>
          <w:tcPr>
            <w:tcW w:w="4675" w:type="dxa"/>
          </w:tcPr>
          <w:p w14:paraId="5875BDCC"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8813" w:author="Andreas Kuehne" w:date="2019-05-31T12:40:00Z"/>
                <w:rStyle w:val="Datatype"/>
              </w:rPr>
            </w:pPr>
            <w:ins w:id="8814" w:author="Andreas Kuehne" w:date="2019-05-31T12:40:00Z">
              <w:r w:rsidRPr="002062A5">
                <w:rPr>
                  <w:rStyle w:val="Datatype"/>
                </w:rPr>
                <w:t>doc</w:t>
              </w:r>
            </w:ins>
          </w:p>
        </w:tc>
        <w:tc>
          <w:tcPr>
            <w:tcW w:w="4675" w:type="dxa"/>
          </w:tcPr>
          <w:p w14:paraId="37FF1181"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8815" w:author="Andreas Kuehne" w:date="2019-05-31T12:40:00Z"/>
              </w:rPr>
            </w:pPr>
            <w:customXmlInsRangeStart w:id="8816" w:author="Andreas Kuehne" w:date="2019-05-31T12:40:00Z"/>
            <w:sdt>
              <w:sdtPr>
                <w:alias w:val="dss2-InputDocumentsType.doc"/>
                <w:tag w:val="dss2-InputDocumentsType.-jsonComment.Document"/>
                <w:id w:val="-56084612"/>
                <w:showingPlcHdr/>
              </w:sdtPr>
              <w:sdtEndPr/>
              <w:sdtContent>
                <w:customXmlInsRangeEnd w:id="8816"/>
                <w:ins w:id="8817" w:author="Andreas Kuehne" w:date="2019-05-31T12:40:00Z">
                  <w:r w:rsidR="00A71F46">
                    <w:rPr>
                      <w:color w:val="19D131"/>
                    </w:rPr>
                    <w:t>[]</w:t>
                  </w:r>
                </w:ins>
                <w:customXmlInsRangeStart w:id="8818" w:author="Andreas Kuehne" w:date="2019-05-31T12:40:00Z"/>
              </w:sdtContent>
            </w:sdt>
            <w:customXmlInsRangeEnd w:id="8818"/>
          </w:p>
        </w:tc>
      </w:tr>
      <w:tr w:rsidR="00A71F46" w14:paraId="75AEC845" w14:textId="77777777" w:rsidTr="00A71F46">
        <w:trPr>
          <w:ins w:id="8819"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F395FB3" w14:textId="77777777" w:rsidR="00A71F46" w:rsidRPr="002062A5" w:rsidRDefault="00A71F46" w:rsidP="00A71F46">
            <w:pPr>
              <w:pStyle w:val="Beschriftung"/>
              <w:rPr>
                <w:ins w:id="8820" w:author="Andreas Kuehne" w:date="2019-05-31T12:40:00Z"/>
                <w:rStyle w:val="Datatype"/>
                <w:b w:val="0"/>
                <w:bCs w:val="0"/>
              </w:rPr>
            </w:pPr>
            <w:ins w:id="8821" w:author="Andreas Kuehne" w:date="2019-05-31T12:40:00Z">
              <w:r w:rsidRPr="002062A5">
                <w:rPr>
                  <w:rStyle w:val="Datatype"/>
                </w:rPr>
                <w:t>TransformedData</w:t>
              </w:r>
            </w:ins>
          </w:p>
        </w:tc>
        <w:tc>
          <w:tcPr>
            <w:tcW w:w="4675" w:type="dxa"/>
          </w:tcPr>
          <w:p w14:paraId="47191305"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8822" w:author="Andreas Kuehne" w:date="2019-05-31T12:40:00Z"/>
                <w:rStyle w:val="Datatype"/>
              </w:rPr>
            </w:pPr>
            <w:ins w:id="8823" w:author="Andreas Kuehne" w:date="2019-05-31T12:40:00Z">
              <w:r w:rsidRPr="002062A5">
                <w:rPr>
                  <w:rStyle w:val="Datatype"/>
                </w:rPr>
                <w:t>transformed</w:t>
              </w:r>
            </w:ins>
          </w:p>
        </w:tc>
        <w:tc>
          <w:tcPr>
            <w:tcW w:w="4675" w:type="dxa"/>
          </w:tcPr>
          <w:p w14:paraId="27FB7B1D"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8824" w:author="Andreas Kuehne" w:date="2019-05-31T12:40:00Z"/>
              </w:rPr>
            </w:pPr>
            <w:customXmlInsRangeStart w:id="8825" w:author="Andreas Kuehne" w:date="2019-05-31T12:40:00Z"/>
            <w:sdt>
              <w:sdtPr>
                <w:alias w:val="dss2-InputDocumentsType.transformed"/>
                <w:tag w:val="dss2-InputDocumentsType.-jsonComment.TransformedData"/>
                <w:id w:val="-190387633"/>
                <w:showingPlcHdr/>
              </w:sdtPr>
              <w:sdtEndPr/>
              <w:sdtContent>
                <w:customXmlInsRangeEnd w:id="8825"/>
                <w:ins w:id="8826" w:author="Andreas Kuehne" w:date="2019-05-31T12:40:00Z">
                  <w:r w:rsidR="00A71F46">
                    <w:rPr>
                      <w:color w:val="19D131"/>
                    </w:rPr>
                    <w:t>[]</w:t>
                  </w:r>
                </w:ins>
                <w:customXmlInsRangeStart w:id="8827" w:author="Andreas Kuehne" w:date="2019-05-31T12:40:00Z"/>
              </w:sdtContent>
            </w:sdt>
            <w:customXmlInsRangeEnd w:id="8827"/>
          </w:p>
        </w:tc>
      </w:tr>
      <w:tr w:rsidR="00A71F46" w14:paraId="2E94835A" w14:textId="77777777" w:rsidTr="00A71F46">
        <w:trPr>
          <w:ins w:id="8828"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D45FCDF" w14:textId="77777777" w:rsidR="00A71F46" w:rsidRPr="002062A5" w:rsidRDefault="00A71F46" w:rsidP="00A71F46">
            <w:pPr>
              <w:pStyle w:val="Beschriftung"/>
              <w:rPr>
                <w:ins w:id="8829" w:author="Andreas Kuehne" w:date="2019-05-31T12:40:00Z"/>
                <w:rStyle w:val="Datatype"/>
                <w:b w:val="0"/>
                <w:bCs w:val="0"/>
              </w:rPr>
            </w:pPr>
            <w:ins w:id="8830" w:author="Andreas Kuehne" w:date="2019-05-31T12:40:00Z">
              <w:r w:rsidRPr="002062A5">
                <w:rPr>
                  <w:rStyle w:val="Datatype"/>
                </w:rPr>
                <w:t>DocumentHash</w:t>
              </w:r>
            </w:ins>
          </w:p>
        </w:tc>
        <w:tc>
          <w:tcPr>
            <w:tcW w:w="4675" w:type="dxa"/>
          </w:tcPr>
          <w:p w14:paraId="1102CFF4"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8831" w:author="Andreas Kuehne" w:date="2019-05-31T12:40:00Z"/>
                <w:rStyle w:val="Datatype"/>
              </w:rPr>
            </w:pPr>
            <w:ins w:id="8832" w:author="Andreas Kuehne" w:date="2019-05-31T12:40:00Z">
              <w:r w:rsidRPr="002062A5">
                <w:rPr>
                  <w:rStyle w:val="Datatype"/>
                </w:rPr>
                <w:t>docHash</w:t>
              </w:r>
            </w:ins>
          </w:p>
        </w:tc>
        <w:tc>
          <w:tcPr>
            <w:tcW w:w="4675" w:type="dxa"/>
          </w:tcPr>
          <w:p w14:paraId="33F08E6C"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8833" w:author="Andreas Kuehne" w:date="2019-05-31T12:40:00Z"/>
              </w:rPr>
            </w:pPr>
            <w:customXmlInsRangeStart w:id="8834" w:author="Andreas Kuehne" w:date="2019-05-31T12:40:00Z"/>
            <w:sdt>
              <w:sdtPr>
                <w:alias w:val="dss2-InputDocumentsType.docHash"/>
                <w:tag w:val="dss2-InputDocumentsType.-jsonComment.DocumentHash"/>
                <w:id w:val="1421057650"/>
                <w:showingPlcHdr/>
              </w:sdtPr>
              <w:sdtEndPr/>
              <w:sdtContent>
                <w:customXmlInsRangeEnd w:id="8834"/>
                <w:ins w:id="8835" w:author="Andreas Kuehne" w:date="2019-05-31T12:40:00Z">
                  <w:r w:rsidR="00A71F46">
                    <w:rPr>
                      <w:color w:val="19D131"/>
                    </w:rPr>
                    <w:t>[]</w:t>
                  </w:r>
                </w:ins>
                <w:customXmlInsRangeStart w:id="8836" w:author="Andreas Kuehne" w:date="2019-05-31T12:40:00Z"/>
              </w:sdtContent>
            </w:sdt>
            <w:customXmlInsRangeEnd w:id="8836"/>
          </w:p>
        </w:tc>
      </w:tr>
    </w:tbl>
    <w:p w14:paraId="127FDD6E" w14:textId="77777777" w:rsidR="00A71F46" w:rsidRPr="0202B381" w:rsidRDefault="00A71F46" w:rsidP="00A71F46">
      <w:pPr>
        <w:rPr>
          <w:ins w:id="8837" w:author="Andreas Kuehne" w:date="2019-05-31T12:40:00Z"/>
        </w:rPr>
      </w:pPr>
      <w:ins w:id="8838" w:author="Andreas Kuehne" w:date="2019-05-31T12:40:00Z">
        <w:r w:rsidRPr="002062A5">
          <w:rPr>
            <w:rFonts w:eastAsia="Arial" w:cs="Arial"/>
            <w:sz w:val="22"/>
            <w:szCs w:val="22"/>
          </w:rPr>
          <w:t xml:space="preserve">The </w:t>
        </w:r>
        <w:r w:rsidRPr="002062A5">
          <w:rPr>
            <w:rFonts w:ascii="Courier New" w:eastAsia="Courier New" w:hAnsi="Courier New" w:cs="Courier New"/>
          </w:rPr>
          <w:t>InputDocumentsType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4E5E6E3F" w14:textId="77777777" w:rsidR="00A71F46" w:rsidRDefault="00A71F46" w:rsidP="00A71F46">
      <w:pPr>
        <w:pStyle w:val="Code"/>
        <w:spacing w:line="259" w:lineRule="auto"/>
        <w:rPr>
          <w:ins w:id="8839" w:author="Andreas Kuehne" w:date="2019-05-31T12:40:00Z"/>
        </w:rPr>
      </w:pPr>
      <w:ins w:id="8840" w:author="Andreas Kuehne" w:date="2019-05-31T12:40:00Z">
        <w:r>
          <w:rPr>
            <w:color w:val="31849B" w:themeColor="accent5" w:themeShade="BF"/>
          </w:rPr>
          <w:t>"dss2-InputDocumentsType"</w:t>
        </w:r>
        <w:r>
          <w:t>: {</w:t>
        </w:r>
      </w:ins>
    </w:p>
    <w:p w14:paraId="17B843F3" w14:textId="77777777" w:rsidR="00A71F46" w:rsidRDefault="00A71F46" w:rsidP="00A71F46">
      <w:pPr>
        <w:pStyle w:val="Code"/>
        <w:spacing w:line="259" w:lineRule="auto"/>
        <w:rPr>
          <w:ins w:id="8841" w:author="Andreas Kuehne" w:date="2019-05-31T12:40:00Z"/>
        </w:rPr>
      </w:pPr>
      <w:ins w:id="8842" w:author="Andreas Kuehne" w:date="2019-05-31T12:40:00Z">
        <w:r>
          <w:rPr>
            <w:color w:val="31849B" w:themeColor="accent5" w:themeShade="BF"/>
          </w:rPr>
          <w:t xml:space="preserve">  "type"</w:t>
        </w:r>
        <w:r>
          <w:t xml:space="preserve">: </w:t>
        </w:r>
        <w:r>
          <w:rPr>
            <w:color w:val="244061" w:themeColor="accent1" w:themeShade="80"/>
          </w:rPr>
          <w:t>"object",</w:t>
        </w:r>
      </w:ins>
    </w:p>
    <w:p w14:paraId="13138BAF" w14:textId="77777777" w:rsidR="00A71F46" w:rsidRDefault="00A71F46" w:rsidP="00A71F46">
      <w:pPr>
        <w:pStyle w:val="Code"/>
        <w:spacing w:line="259" w:lineRule="auto"/>
        <w:rPr>
          <w:ins w:id="8843" w:author="Andreas Kuehne" w:date="2019-05-31T12:40:00Z"/>
        </w:rPr>
      </w:pPr>
      <w:ins w:id="8844" w:author="Andreas Kuehne" w:date="2019-05-31T12:40:00Z">
        <w:r>
          <w:rPr>
            <w:color w:val="31849B" w:themeColor="accent5" w:themeShade="BF"/>
          </w:rPr>
          <w:t xml:space="preserve">  "properties"</w:t>
        </w:r>
        <w:r>
          <w:t>: {</w:t>
        </w:r>
      </w:ins>
    </w:p>
    <w:p w14:paraId="6FE27A35" w14:textId="77777777" w:rsidR="00A71F46" w:rsidRDefault="00A71F46" w:rsidP="00A71F46">
      <w:pPr>
        <w:pStyle w:val="Code"/>
        <w:spacing w:line="259" w:lineRule="auto"/>
        <w:rPr>
          <w:ins w:id="8845" w:author="Andreas Kuehne" w:date="2019-05-31T12:40:00Z"/>
        </w:rPr>
      </w:pPr>
      <w:ins w:id="8846" w:author="Andreas Kuehne" w:date="2019-05-31T12:40:00Z">
        <w:r>
          <w:rPr>
            <w:color w:val="31849B" w:themeColor="accent5" w:themeShade="BF"/>
          </w:rPr>
          <w:t xml:space="preserve">    "doc"</w:t>
        </w:r>
        <w:r>
          <w:t>: {</w:t>
        </w:r>
      </w:ins>
    </w:p>
    <w:p w14:paraId="5E7747F3" w14:textId="77777777" w:rsidR="00A71F46" w:rsidRDefault="00A71F46" w:rsidP="00A71F46">
      <w:pPr>
        <w:pStyle w:val="Code"/>
        <w:spacing w:line="259" w:lineRule="auto"/>
        <w:rPr>
          <w:ins w:id="8847" w:author="Andreas Kuehne" w:date="2019-05-31T12:40:00Z"/>
        </w:rPr>
      </w:pPr>
      <w:ins w:id="8848" w:author="Andreas Kuehne" w:date="2019-05-31T12:40:00Z">
        <w:r>
          <w:rPr>
            <w:color w:val="31849B" w:themeColor="accent5" w:themeShade="BF"/>
          </w:rPr>
          <w:t xml:space="preserve">      "type"</w:t>
        </w:r>
        <w:r>
          <w:t xml:space="preserve">: </w:t>
        </w:r>
        <w:r>
          <w:rPr>
            <w:color w:val="244061" w:themeColor="accent1" w:themeShade="80"/>
          </w:rPr>
          <w:t>"array",</w:t>
        </w:r>
      </w:ins>
    </w:p>
    <w:p w14:paraId="2110297E" w14:textId="77777777" w:rsidR="00A71F46" w:rsidRDefault="00A71F46" w:rsidP="00A71F46">
      <w:pPr>
        <w:pStyle w:val="Code"/>
        <w:spacing w:line="259" w:lineRule="auto"/>
        <w:rPr>
          <w:ins w:id="8849" w:author="Andreas Kuehne" w:date="2019-05-31T12:40:00Z"/>
        </w:rPr>
      </w:pPr>
      <w:ins w:id="8850" w:author="Andreas Kuehne" w:date="2019-05-31T12:40:00Z">
        <w:r>
          <w:rPr>
            <w:color w:val="31849B" w:themeColor="accent5" w:themeShade="BF"/>
          </w:rPr>
          <w:t xml:space="preserve">      "items"</w:t>
        </w:r>
        <w:r>
          <w:t>: {</w:t>
        </w:r>
      </w:ins>
    </w:p>
    <w:p w14:paraId="0414960D" w14:textId="77777777" w:rsidR="00A71F46" w:rsidRDefault="00A71F46" w:rsidP="00A71F46">
      <w:pPr>
        <w:pStyle w:val="Code"/>
        <w:spacing w:line="259" w:lineRule="auto"/>
        <w:rPr>
          <w:ins w:id="8851" w:author="Andreas Kuehne" w:date="2019-05-31T12:40:00Z"/>
        </w:rPr>
      </w:pPr>
      <w:ins w:id="8852" w:author="Andreas Kuehne" w:date="2019-05-31T12:40:00Z">
        <w:r>
          <w:rPr>
            <w:color w:val="31849B" w:themeColor="accent5" w:themeShade="BF"/>
          </w:rPr>
          <w:t xml:space="preserve">        "$ref"</w:t>
        </w:r>
        <w:r>
          <w:t xml:space="preserve">: </w:t>
        </w:r>
        <w:r>
          <w:rPr>
            <w:color w:val="244061" w:themeColor="accent1" w:themeShade="80"/>
          </w:rPr>
          <w:t>"#/definitions/dss2-DocumentType"</w:t>
        </w:r>
      </w:ins>
    </w:p>
    <w:p w14:paraId="24CD2AF2" w14:textId="77777777" w:rsidR="00A71F46" w:rsidRDefault="00A71F46" w:rsidP="00A71F46">
      <w:pPr>
        <w:pStyle w:val="Code"/>
        <w:spacing w:line="259" w:lineRule="auto"/>
        <w:rPr>
          <w:ins w:id="8853" w:author="Andreas Kuehne" w:date="2019-05-31T12:40:00Z"/>
        </w:rPr>
      </w:pPr>
      <w:ins w:id="8854" w:author="Andreas Kuehne" w:date="2019-05-31T12:40:00Z">
        <w:r>
          <w:t xml:space="preserve">      }</w:t>
        </w:r>
      </w:ins>
    </w:p>
    <w:p w14:paraId="6DF53E8F" w14:textId="77777777" w:rsidR="00A71F46" w:rsidRDefault="00A71F46" w:rsidP="00A71F46">
      <w:pPr>
        <w:pStyle w:val="Code"/>
        <w:spacing w:line="259" w:lineRule="auto"/>
        <w:rPr>
          <w:ins w:id="8855" w:author="Andreas Kuehne" w:date="2019-05-31T12:40:00Z"/>
        </w:rPr>
      </w:pPr>
      <w:ins w:id="8856" w:author="Andreas Kuehne" w:date="2019-05-31T12:40:00Z">
        <w:r>
          <w:t xml:space="preserve">    },</w:t>
        </w:r>
      </w:ins>
    </w:p>
    <w:p w14:paraId="746DDA13" w14:textId="77777777" w:rsidR="00A71F46" w:rsidRDefault="00A71F46" w:rsidP="00A71F46">
      <w:pPr>
        <w:pStyle w:val="Code"/>
        <w:spacing w:line="259" w:lineRule="auto"/>
        <w:rPr>
          <w:ins w:id="8857" w:author="Andreas Kuehne" w:date="2019-05-31T12:40:00Z"/>
        </w:rPr>
      </w:pPr>
      <w:ins w:id="8858" w:author="Andreas Kuehne" w:date="2019-05-31T12:40:00Z">
        <w:r>
          <w:rPr>
            <w:color w:val="31849B" w:themeColor="accent5" w:themeShade="BF"/>
          </w:rPr>
          <w:t xml:space="preserve">    "transformed"</w:t>
        </w:r>
        <w:r>
          <w:t>: {</w:t>
        </w:r>
      </w:ins>
    </w:p>
    <w:p w14:paraId="3553FAEC" w14:textId="77777777" w:rsidR="00A71F46" w:rsidRDefault="00A71F46" w:rsidP="00A71F46">
      <w:pPr>
        <w:pStyle w:val="Code"/>
        <w:spacing w:line="259" w:lineRule="auto"/>
        <w:rPr>
          <w:ins w:id="8859" w:author="Andreas Kuehne" w:date="2019-05-31T12:40:00Z"/>
        </w:rPr>
      </w:pPr>
      <w:ins w:id="8860" w:author="Andreas Kuehne" w:date="2019-05-31T12:40:00Z">
        <w:r>
          <w:rPr>
            <w:color w:val="31849B" w:themeColor="accent5" w:themeShade="BF"/>
          </w:rPr>
          <w:t xml:space="preserve">      "type"</w:t>
        </w:r>
        <w:r>
          <w:t xml:space="preserve">: </w:t>
        </w:r>
        <w:r>
          <w:rPr>
            <w:color w:val="244061" w:themeColor="accent1" w:themeShade="80"/>
          </w:rPr>
          <w:t>"array",</w:t>
        </w:r>
      </w:ins>
    </w:p>
    <w:p w14:paraId="71CDF87D" w14:textId="77777777" w:rsidR="00A71F46" w:rsidRDefault="00A71F46" w:rsidP="00A71F46">
      <w:pPr>
        <w:pStyle w:val="Code"/>
        <w:spacing w:line="259" w:lineRule="auto"/>
        <w:rPr>
          <w:ins w:id="8861" w:author="Andreas Kuehne" w:date="2019-05-31T12:40:00Z"/>
        </w:rPr>
      </w:pPr>
      <w:ins w:id="8862" w:author="Andreas Kuehne" w:date="2019-05-31T12:40:00Z">
        <w:r>
          <w:rPr>
            <w:color w:val="31849B" w:themeColor="accent5" w:themeShade="BF"/>
          </w:rPr>
          <w:t xml:space="preserve">      "items"</w:t>
        </w:r>
        <w:r>
          <w:t>: {</w:t>
        </w:r>
      </w:ins>
    </w:p>
    <w:p w14:paraId="05C2BB90" w14:textId="77777777" w:rsidR="00A71F46" w:rsidRDefault="00A71F46" w:rsidP="00A71F46">
      <w:pPr>
        <w:pStyle w:val="Code"/>
        <w:spacing w:line="259" w:lineRule="auto"/>
        <w:rPr>
          <w:ins w:id="8863" w:author="Andreas Kuehne" w:date="2019-05-31T12:40:00Z"/>
        </w:rPr>
      </w:pPr>
      <w:ins w:id="8864" w:author="Andreas Kuehne" w:date="2019-05-31T12:40:00Z">
        <w:r>
          <w:rPr>
            <w:color w:val="31849B" w:themeColor="accent5" w:themeShade="BF"/>
          </w:rPr>
          <w:t xml:space="preserve">        "$ref"</w:t>
        </w:r>
        <w:r>
          <w:t xml:space="preserve">: </w:t>
        </w:r>
        <w:r>
          <w:rPr>
            <w:color w:val="244061" w:themeColor="accent1" w:themeShade="80"/>
          </w:rPr>
          <w:t>"#/definitions/dss2-TransformedDataType"</w:t>
        </w:r>
      </w:ins>
    </w:p>
    <w:p w14:paraId="1AA24960" w14:textId="77777777" w:rsidR="00A71F46" w:rsidRDefault="00A71F46" w:rsidP="00A71F46">
      <w:pPr>
        <w:pStyle w:val="Code"/>
        <w:spacing w:line="259" w:lineRule="auto"/>
        <w:rPr>
          <w:ins w:id="8865" w:author="Andreas Kuehne" w:date="2019-05-31T12:40:00Z"/>
        </w:rPr>
      </w:pPr>
      <w:ins w:id="8866" w:author="Andreas Kuehne" w:date="2019-05-31T12:40:00Z">
        <w:r>
          <w:t xml:space="preserve">      }</w:t>
        </w:r>
      </w:ins>
    </w:p>
    <w:p w14:paraId="5EE594FB" w14:textId="77777777" w:rsidR="00A71F46" w:rsidRDefault="00A71F46" w:rsidP="00A71F46">
      <w:pPr>
        <w:pStyle w:val="Code"/>
        <w:spacing w:line="259" w:lineRule="auto"/>
        <w:rPr>
          <w:ins w:id="8867" w:author="Andreas Kuehne" w:date="2019-05-31T12:40:00Z"/>
        </w:rPr>
      </w:pPr>
      <w:ins w:id="8868" w:author="Andreas Kuehne" w:date="2019-05-31T12:40:00Z">
        <w:r>
          <w:t xml:space="preserve">    },</w:t>
        </w:r>
      </w:ins>
    </w:p>
    <w:p w14:paraId="2891485D" w14:textId="77777777" w:rsidR="00A71F46" w:rsidRDefault="00A71F46" w:rsidP="00A71F46">
      <w:pPr>
        <w:pStyle w:val="Code"/>
        <w:spacing w:line="259" w:lineRule="auto"/>
        <w:rPr>
          <w:ins w:id="8869" w:author="Andreas Kuehne" w:date="2019-05-31T12:40:00Z"/>
        </w:rPr>
      </w:pPr>
      <w:ins w:id="8870" w:author="Andreas Kuehne" w:date="2019-05-31T12:40:00Z">
        <w:r>
          <w:rPr>
            <w:color w:val="31849B" w:themeColor="accent5" w:themeShade="BF"/>
          </w:rPr>
          <w:t xml:space="preserve">    "docHash"</w:t>
        </w:r>
        <w:r>
          <w:t>: {</w:t>
        </w:r>
      </w:ins>
    </w:p>
    <w:p w14:paraId="6891CFD4" w14:textId="77777777" w:rsidR="00A71F46" w:rsidRDefault="00A71F46" w:rsidP="00A71F46">
      <w:pPr>
        <w:pStyle w:val="Code"/>
        <w:spacing w:line="259" w:lineRule="auto"/>
        <w:rPr>
          <w:ins w:id="8871" w:author="Andreas Kuehne" w:date="2019-05-31T12:40:00Z"/>
        </w:rPr>
      </w:pPr>
      <w:ins w:id="8872" w:author="Andreas Kuehne" w:date="2019-05-31T12:40:00Z">
        <w:r>
          <w:rPr>
            <w:color w:val="31849B" w:themeColor="accent5" w:themeShade="BF"/>
          </w:rPr>
          <w:t xml:space="preserve">      "type"</w:t>
        </w:r>
        <w:r>
          <w:t xml:space="preserve">: </w:t>
        </w:r>
        <w:r>
          <w:rPr>
            <w:color w:val="244061" w:themeColor="accent1" w:themeShade="80"/>
          </w:rPr>
          <w:t>"array",</w:t>
        </w:r>
      </w:ins>
    </w:p>
    <w:p w14:paraId="3CDEF320" w14:textId="77777777" w:rsidR="00A71F46" w:rsidRDefault="00A71F46" w:rsidP="00A71F46">
      <w:pPr>
        <w:pStyle w:val="Code"/>
        <w:spacing w:line="259" w:lineRule="auto"/>
        <w:rPr>
          <w:ins w:id="8873" w:author="Andreas Kuehne" w:date="2019-05-31T12:40:00Z"/>
        </w:rPr>
      </w:pPr>
      <w:ins w:id="8874" w:author="Andreas Kuehne" w:date="2019-05-31T12:40:00Z">
        <w:r>
          <w:rPr>
            <w:color w:val="31849B" w:themeColor="accent5" w:themeShade="BF"/>
          </w:rPr>
          <w:t xml:space="preserve">      "items"</w:t>
        </w:r>
        <w:r>
          <w:t>: {</w:t>
        </w:r>
      </w:ins>
    </w:p>
    <w:p w14:paraId="5021D6CF" w14:textId="77777777" w:rsidR="00A71F46" w:rsidRDefault="00A71F46" w:rsidP="00A71F46">
      <w:pPr>
        <w:pStyle w:val="Code"/>
        <w:spacing w:line="259" w:lineRule="auto"/>
        <w:rPr>
          <w:ins w:id="8875" w:author="Andreas Kuehne" w:date="2019-05-31T12:40:00Z"/>
        </w:rPr>
      </w:pPr>
      <w:ins w:id="8876" w:author="Andreas Kuehne" w:date="2019-05-31T12:40:00Z">
        <w:r>
          <w:rPr>
            <w:color w:val="31849B" w:themeColor="accent5" w:themeShade="BF"/>
          </w:rPr>
          <w:t xml:space="preserve">        "$ref"</w:t>
        </w:r>
        <w:r>
          <w:t xml:space="preserve">: </w:t>
        </w:r>
        <w:r>
          <w:rPr>
            <w:color w:val="244061" w:themeColor="accent1" w:themeShade="80"/>
          </w:rPr>
          <w:t>"#/definitions/dss2-DocumentHashType"</w:t>
        </w:r>
      </w:ins>
    </w:p>
    <w:p w14:paraId="3D3AA847" w14:textId="77777777" w:rsidR="00A71F46" w:rsidRDefault="00A71F46" w:rsidP="00A71F46">
      <w:pPr>
        <w:pStyle w:val="Code"/>
        <w:spacing w:line="259" w:lineRule="auto"/>
        <w:rPr>
          <w:ins w:id="8877" w:author="Andreas Kuehne" w:date="2019-05-31T12:40:00Z"/>
        </w:rPr>
      </w:pPr>
      <w:ins w:id="8878" w:author="Andreas Kuehne" w:date="2019-05-31T12:40:00Z">
        <w:r>
          <w:t xml:space="preserve">      }</w:t>
        </w:r>
      </w:ins>
    </w:p>
    <w:p w14:paraId="0E5686E9" w14:textId="77777777" w:rsidR="00A71F46" w:rsidRDefault="00A71F46" w:rsidP="00A71F46">
      <w:pPr>
        <w:pStyle w:val="Code"/>
        <w:spacing w:line="259" w:lineRule="auto"/>
        <w:rPr>
          <w:ins w:id="8879" w:author="Andreas Kuehne" w:date="2019-05-31T12:40:00Z"/>
        </w:rPr>
      </w:pPr>
      <w:ins w:id="8880" w:author="Andreas Kuehne" w:date="2019-05-31T12:40:00Z">
        <w:r>
          <w:t xml:space="preserve">    }</w:t>
        </w:r>
      </w:ins>
    </w:p>
    <w:p w14:paraId="28824754" w14:textId="77777777" w:rsidR="00A71F46" w:rsidRDefault="00A71F46" w:rsidP="00A71F46">
      <w:pPr>
        <w:pStyle w:val="Code"/>
        <w:spacing w:line="259" w:lineRule="auto"/>
        <w:rPr>
          <w:ins w:id="8881" w:author="Andreas Kuehne" w:date="2019-05-31T12:40:00Z"/>
        </w:rPr>
      </w:pPr>
      <w:ins w:id="8882" w:author="Andreas Kuehne" w:date="2019-05-31T12:40:00Z">
        <w:r>
          <w:t xml:space="preserve">  }</w:t>
        </w:r>
      </w:ins>
    </w:p>
    <w:p w14:paraId="28F71B36" w14:textId="77777777" w:rsidR="00A71F46" w:rsidRDefault="00A71F46" w:rsidP="00A71F46">
      <w:pPr>
        <w:pStyle w:val="Code"/>
        <w:spacing w:line="259" w:lineRule="auto"/>
        <w:rPr>
          <w:ins w:id="8883" w:author="Andreas Kuehne" w:date="2019-05-31T12:40:00Z"/>
        </w:rPr>
      </w:pPr>
      <w:ins w:id="8884" w:author="Andreas Kuehne" w:date="2019-05-31T12:40:00Z">
        <w:r>
          <w:t>}</w:t>
        </w:r>
      </w:ins>
    </w:p>
    <w:p w14:paraId="2ADBBB36" w14:textId="77777777" w:rsidR="00A71F46" w:rsidRDefault="001A1734" w:rsidP="00A71F46">
      <w:pPr>
        <w:rPr>
          <w:ins w:id="8885" w:author="Andreas Kuehne" w:date="2019-05-31T12:40:00Z"/>
        </w:rPr>
      </w:pPr>
      <w:customXmlInsRangeStart w:id="8886" w:author="Andreas Kuehne" w:date="2019-05-31T12:40:00Z"/>
      <w:sdt>
        <w:sdtPr>
          <w:tag w:val="dss2-InputDocumentsType.-jsonSchema"/>
          <w:id w:val="-359822324"/>
          <w:showingPlcHdr/>
        </w:sdtPr>
        <w:sdtEndPr/>
        <w:sdtContent>
          <w:customXmlInsRangeEnd w:id="8886"/>
          <w:ins w:id="8887" w:author="Andreas Kuehne" w:date="2019-05-31T12:40:00Z">
            <w:r w:rsidR="00A71F46">
              <w:rPr>
                <w:color w:val="19D131"/>
              </w:rPr>
              <w:t>[component InputDocuments JSON schema details]</w:t>
            </w:r>
          </w:ins>
          <w:customXmlInsRangeStart w:id="8888" w:author="Andreas Kuehne" w:date="2019-05-31T12:40:00Z"/>
        </w:sdtContent>
      </w:sdt>
      <w:customXmlInsRangeEnd w:id="8888"/>
    </w:p>
    <w:p w14:paraId="4AA9E33A" w14:textId="77777777" w:rsidR="00A71F46" w:rsidRDefault="00A71F46" w:rsidP="00A71F46">
      <w:pPr>
        <w:pStyle w:val="berschrift4"/>
        <w:numPr>
          <w:ilvl w:val="3"/>
          <w:numId w:val="3"/>
        </w:numPr>
        <w:rPr>
          <w:ins w:id="8889" w:author="Andreas Kuehne" w:date="2019-05-31T12:40:00Z"/>
        </w:rPr>
      </w:pPr>
      <w:bookmarkStart w:id="8890" w:name="_Toc10206911"/>
      <w:ins w:id="8891" w:author="Andreas Kuehne" w:date="2019-05-31T12:40:00Z">
        <w:r>
          <w:t>InputDocuments – XML Syntax</w:t>
        </w:r>
        <w:bookmarkEnd w:id="8890"/>
      </w:ins>
    </w:p>
    <w:p w14:paraId="727F1563" w14:textId="77777777" w:rsidR="00A71F46" w:rsidRPr="5404FA76" w:rsidRDefault="00A71F46" w:rsidP="00A71F46">
      <w:pPr>
        <w:rPr>
          <w:ins w:id="8892" w:author="Andreas Kuehne" w:date="2019-05-31T12:40:00Z"/>
        </w:rPr>
      </w:pPr>
      <w:ins w:id="8893" w:author="Andreas Kuehne" w:date="2019-05-31T12:40:00Z">
        <w:r w:rsidRPr="0CCF9147">
          <w:t xml:space="preserve">The XML type </w:t>
        </w:r>
        <w:r w:rsidRPr="002062A5">
          <w:rPr>
            <w:rFonts w:ascii="Courier New" w:eastAsia="Courier New" w:hAnsi="Courier New" w:cs="Courier New"/>
          </w:rPr>
          <w:t>InputDocumentsType</w:t>
        </w:r>
        <w:r w:rsidRPr="0CCF9147">
          <w:t xml:space="preserve"> SHALL implement the requirements defined in the </w:t>
        </w:r>
        <w:r w:rsidRPr="002062A5">
          <w:rPr>
            <w:rFonts w:ascii="Courier New" w:eastAsia="Courier New" w:hAnsi="Courier New" w:cs="Courier New"/>
          </w:rPr>
          <w:t>InputDocuments</w:t>
        </w:r>
        <w:r>
          <w:t xml:space="preserve"> </w:t>
        </w:r>
        <w:r w:rsidRPr="005A6FFD">
          <w:t>component.</w:t>
        </w:r>
      </w:ins>
    </w:p>
    <w:p w14:paraId="106477B2" w14:textId="77777777" w:rsidR="00A71F46" w:rsidRDefault="00A71F46" w:rsidP="00A71F46">
      <w:pPr>
        <w:rPr>
          <w:ins w:id="8894" w:author="Andreas Kuehne" w:date="2019-05-31T12:40:00Z"/>
        </w:rPr>
      </w:pPr>
      <w:ins w:id="8895" w:author="Andreas Kuehne" w:date="2019-05-31T12:40:00Z">
        <w:r w:rsidRPr="005A6FFD">
          <w:rPr>
            <w:rFonts w:eastAsia="Arial"/>
          </w:rPr>
          <w:t xml:space="preserve">The </w:t>
        </w:r>
        <w:r w:rsidRPr="002062A5">
          <w:rPr>
            <w:rFonts w:ascii="Courier New" w:eastAsia="Courier New" w:hAnsi="Courier New" w:cs="Courier New"/>
          </w:rPr>
          <w:t>InputDocumentsType</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79509D89" w14:textId="77777777" w:rsidR="00A71F46" w:rsidRDefault="00A71F46" w:rsidP="00A71F46">
      <w:pPr>
        <w:pStyle w:val="Code"/>
        <w:rPr>
          <w:ins w:id="8896" w:author="Andreas Kuehne" w:date="2019-05-31T12:40:00Z"/>
        </w:rPr>
      </w:pPr>
      <w:ins w:id="8897"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InputDocumentsType</w:t>
        </w:r>
        <w:r>
          <w:rPr>
            <w:color w:val="943634" w:themeColor="accent2" w:themeShade="BF"/>
          </w:rPr>
          <w:t>"</w:t>
        </w:r>
        <w:r>
          <w:rPr>
            <w:color w:val="31849B" w:themeColor="accent5" w:themeShade="BF"/>
          </w:rPr>
          <w:t>&gt;</w:t>
        </w:r>
      </w:ins>
    </w:p>
    <w:p w14:paraId="24B8819D" w14:textId="77777777" w:rsidR="00A71F46" w:rsidRDefault="00A71F46" w:rsidP="00A71F46">
      <w:pPr>
        <w:pStyle w:val="Code"/>
        <w:rPr>
          <w:ins w:id="8898" w:author="Andreas Kuehne" w:date="2019-05-31T12:40:00Z"/>
        </w:rPr>
      </w:pPr>
      <w:ins w:id="8899" w:author="Andreas Kuehne" w:date="2019-05-31T12:40:00Z">
        <w:r>
          <w:rPr>
            <w:color w:val="31849B" w:themeColor="accent5" w:themeShade="BF"/>
          </w:rPr>
          <w:t xml:space="preserve">  &lt;xs:sequence&gt;</w:t>
        </w:r>
      </w:ins>
    </w:p>
    <w:p w14:paraId="55512CCA" w14:textId="77777777" w:rsidR="00A71F46" w:rsidRDefault="00A71F46" w:rsidP="00A71F46">
      <w:pPr>
        <w:pStyle w:val="Code"/>
        <w:rPr>
          <w:ins w:id="8900" w:author="Andreas Kuehne" w:date="2019-05-31T12:40:00Z"/>
        </w:rPr>
      </w:pPr>
      <w:ins w:id="8901" w:author="Andreas Kuehne" w:date="2019-05-31T12:40:00Z">
        <w:r>
          <w:rPr>
            <w:color w:val="31849B" w:themeColor="accent5" w:themeShade="BF"/>
          </w:rPr>
          <w:t xml:space="preserve">    &lt;xs:sequence</w:t>
        </w:r>
        <w:r>
          <w:rPr>
            <w:color w:val="943634" w:themeColor="accent2" w:themeShade="BF"/>
          </w:rPr>
          <w:t xml:space="preserve">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26302989" w14:textId="77777777" w:rsidR="00A71F46" w:rsidRDefault="00A71F46" w:rsidP="00A71F46">
      <w:pPr>
        <w:pStyle w:val="Code"/>
        <w:rPr>
          <w:ins w:id="8902" w:author="Andreas Kuehne" w:date="2019-05-31T12:40:00Z"/>
        </w:rPr>
      </w:pPr>
      <w:ins w:id="8903"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Document</w:t>
        </w:r>
        <w:r>
          <w:rPr>
            <w:color w:val="943634" w:themeColor="accent2" w:themeShade="BF"/>
          </w:rPr>
          <w:t>" type="</w:t>
        </w:r>
        <w:r>
          <w:rPr>
            <w:color w:val="244061" w:themeColor="accent1" w:themeShade="80"/>
          </w:rPr>
          <w:t>dss2:DocumentType</w:t>
        </w:r>
        <w:r>
          <w:rPr>
            <w:color w:val="943634" w:themeColor="accent2" w:themeShade="BF"/>
          </w:rPr>
          <w:t>"</w:t>
        </w:r>
        <w:r>
          <w:rPr>
            <w:color w:val="31849B" w:themeColor="accent5" w:themeShade="BF"/>
          </w:rPr>
          <w:t>/&gt;</w:t>
        </w:r>
      </w:ins>
    </w:p>
    <w:p w14:paraId="20B632AE" w14:textId="77777777" w:rsidR="00A71F46" w:rsidRDefault="00A71F46" w:rsidP="00A71F46">
      <w:pPr>
        <w:pStyle w:val="Code"/>
        <w:rPr>
          <w:ins w:id="8904" w:author="Andreas Kuehne" w:date="2019-05-31T12:40:00Z"/>
        </w:rPr>
      </w:pPr>
      <w:ins w:id="8905" w:author="Andreas Kuehne" w:date="2019-05-31T12:40:00Z">
        <w:r>
          <w:rPr>
            <w:color w:val="31849B" w:themeColor="accent5" w:themeShade="BF"/>
          </w:rPr>
          <w:t xml:space="preserve">    &lt;/xs:sequence&gt;</w:t>
        </w:r>
      </w:ins>
    </w:p>
    <w:p w14:paraId="08C302C0" w14:textId="77777777" w:rsidR="00A71F46" w:rsidRDefault="00A71F46" w:rsidP="00A71F46">
      <w:pPr>
        <w:pStyle w:val="Code"/>
        <w:rPr>
          <w:ins w:id="8906" w:author="Andreas Kuehne" w:date="2019-05-31T12:40:00Z"/>
        </w:rPr>
      </w:pPr>
      <w:ins w:id="8907" w:author="Andreas Kuehne" w:date="2019-05-31T12:40:00Z">
        <w:r>
          <w:rPr>
            <w:color w:val="31849B" w:themeColor="accent5" w:themeShade="BF"/>
          </w:rPr>
          <w:t xml:space="preserve">    &lt;xs:sequence</w:t>
        </w:r>
        <w:r>
          <w:rPr>
            <w:color w:val="943634" w:themeColor="accent2" w:themeShade="BF"/>
          </w:rPr>
          <w:t xml:space="preserve">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3C4D2271" w14:textId="77777777" w:rsidR="00A71F46" w:rsidRDefault="00A71F46" w:rsidP="00A71F46">
      <w:pPr>
        <w:pStyle w:val="Code"/>
        <w:rPr>
          <w:ins w:id="8908" w:author="Andreas Kuehne" w:date="2019-05-31T12:40:00Z"/>
        </w:rPr>
      </w:pPr>
      <w:ins w:id="8909"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TransformedData</w:t>
        </w:r>
        <w:r>
          <w:rPr>
            <w:color w:val="943634" w:themeColor="accent2" w:themeShade="BF"/>
          </w:rPr>
          <w:t>" type="</w:t>
        </w:r>
        <w:r>
          <w:rPr>
            <w:color w:val="244061" w:themeColor="accent1" w:themeShade="80"/>
          </w:rPr>
          <w:t>dss2:TransformedDataType</w:t>
        </w:r>
        <w:r>
          <w:rPr>
            <w:color w:val="943634" w:themeColor="accent2" w:themeShade="BF"/>
          </w:rPr>
          <w:t>"</w:t>
        </w:r>
        <w:r>
          <w:rPr>
            <w:color w:val="31849B" w:themeColor="accent5" w:themeShade="BF"/>
          </w:rPr>
          <w:t>/&gt;</w:t>
        </w:r>
      </w:ins>
    </w:p>
    <w:p w14:paraId="762F26B5" w14:textId="77777777" w:rsidR="00A71F46" w:rsidRDefault="00A71F46" w:rsidP="00A71F46">
      <w:pPr>
        <w:pStyle w:val="Code"/>
        <w:rPr>
          <w:ins w:id="8910" w:author="Andreas Kuehne" w:date="2019-05-31T12:40:00Z"/>
        </w:rPr>
      </w:pPr>
      <w:ins w:id="8911" w:author="Andreas Kuehne" w:date="2019-05-31T12:40:00Z">
        <w:r>
          <w:rPr>
            <w:color w:val="31849B" w:themeColor="accent5" w:themeShade="BF"/>
          </w:rPr>
          <w:t xml:space="preserve">    &lt;/xs:sequence&gt;</w:t>
        </w:r>
      </w:ins>
    </w:p>
    <w:p w14:paraId="09ECEFE8" w14:textId="77777777" w:rsidR="00A71F46" w:rsidRDefault="00A71F46" w:rsidP="00A71F46">
      <w:pPr>
        <w:pStyle w:val="Code"/>
        <w:rPr>
          <w:ins w:id="8912" w:author="Andreas Kuehne" w:date="2019-05-31T12:40:00Z"/>
        </w:rPr>
      </w:pPr>
      <w:ins w:id="8913" w:author="Andreas Kuehne" w:date="2019-05-31T12:40:00Z">
        <w:r>
          <w:rPr>
            <w:color w:val="31849B" w:themeColor="accent5" w:themeShade="BF"/>
          </w:rPr>
          <w:t xml:space="preserve">    &lt;xs:sequence</w:t>
        </w:r>
        <w:r>
          <w:rPr>
            <w:color w:val="943634" w:themeColor="accent2" w:themeShade="BF"/>
          </w:rPr>
          <w:t xml:space="preserve">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61BC5E63" w14:textId="77777777" w:rsidR="00A71F46" w:rsidRDefault="00A71F46" w:rsidP="00A71F46">
      <w:pPr>
        <w:pStyle w:val="Code"/>
        <w:rPr>
          <w:ins w:id="8914" w:author="Andreas Kuehne" w:date="2019-05-31T12:40:00Z"/>
        </w:rPr>
      </w:pPr>
      <w:ins w:id="8915"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DocumentHash</w:t>
        </w:r>
        <w:r>
          <w:rPr>
            <w:color w:val="943634" w:themeColor="accent2" w:themeShade="BF"/>
          </w:rPr>
          <w:t>" type="</w:t>
        </w:r>
        <w:r>
          <w:rPr>
            <w:color w:val="244061" w:themeColor="accent1" w:themeShade="80"/>
          </w:rPr>
          <w:t>dss2:DocumentHashType</w:t>
        </w:r>
        <w:r>
          <w:rPr>
            <w:color w:val="943634" w:themeColor="accent2" w:themeShade="BF"/>
          </w:rPr>
          <w:t>"</w:t>
        </w:r>
        <w:r>
          <w:rPr>
            <w:color w:val="31849B" w:themeColor="accent5" w:themeShade="BF"/>
          </w:rPr>
          <w:t>/&gt;</w:t>
        </w:r>
      </w:ins>
    </w:p>
    <w:p w14:paraId="127DE445" w14:textId="77777777" w:rsidR="00A71F46" w:rsidRDefault="00A71F46" w:rsidP="00A71F46">
      <w:pPr>
        <w:pStyle w:val="Code"/>
        <w:rPr>
          <w:ins w:id="8916" w:author="Andreas Kuehne" w:date="2019-05-31T12:40:00Z"/>
        </w:rPr>
      </w:pPr>
      <w:ins w:id="8917" w:author="Andreas Kuehne" w:date="2019-05-31T12:40:00Z">
        <w:r>
          <w:rPr>
            <w:color w:val="31849B" w:themeColor="accent5" w:themeShade="BF"/>
          </w:rPr>
          <w:t xml:space="preserve">    &lt;/xs:sequence&gt;</w:t>
        </w:r>
      </w:ins>
    </w:p>
    <w:p w14:paraId="02AAD88D" w14:textId="77777777" w:rsidR="00A71F46" w:rsidRDefault="00A71F46" w:rsidP="00A71F46">
      <w:pPr>
        <w:pStyle w:val="Code"/>
        <w:rPr>
          <w:ins w:id="8918" w:author="Andreas Kuehne" w:date="2019-05-31T12:40:00Z"/>
        </w:rPr>
      </w:pPr>
      <w:ins w:id="8919" w:author="Andreas Kuehne" w:date="2019-05-31T12:40:00Z">
        <w:r>
          <w:rPr>
            <w:color w:val="31849B" w:themeColor="accent5" w:themeShade="BF"/>
          </w:rPr>
          <w:t xml:space="preserve">  &lt;/xs:sequence&gt;</w:t>
        </w:r>
      </w:ins>
    </w:p>
    <w:p w14:paraId="6F425683" w14:textId="77777777" w:rsidR="00A71F46" w:rsidRDefault="00A71F46" w:rsidP="00A71F46">
      <w:pPr>
        <w:pStyle w:val="Code"/>
        <w:rPr>
          <w:ins w:id="8920" w:author="Andreas Kuehne" w:date="2019-05-31T12:40:00Z"/>
        </w:rPr>
      </w:pPr>
      <w:ins w:id="8921" w:author="Andreas Kuehne" w:date="2019-05-31T12:40:00Z">
        <w:r>
          <w:rPr>
            <w:color w:val="31849B" w:themeColor="accent5" w:themeShade="BF"/>
          </w:rPr>
          <w:t>&lt;/xs:complexType&gt;</w:t>
        </w:r>
      </w:ins>
    </w:p>
    <w:p w14:paraId="5EFDCFC2" w14:textId="77777777" w:rsidR="00A71F46" w:rsidRDefault="00A71F46" w:rsidP="00A71F46">
      <w:pPr>
        <w:spacing w:line="259" w:lineRule="auto"/>
        <w:rPr>
          <w:ins w:id="8922" w:author="Andreas Kuehne" w:date="2019-05-31T12:40:00Z"/>
        </w:rPr>
      </w:pPr>
      <w:ins w:id="8923" w:author="Andreas Kuehne" w:date="2019-05-31T12:40:00Z">
        <w:r>
          <w:t>Each child element of</w:t>
        </w:r>
        <w:r w:rsidRPr="71C71F8C">
          <w:t xml:space="preserve"> </w:t>
        </w:r>
        <w:r w:rsidRPr="002062A5">
          <w:rPr>
            <w:rFonts w:ascii="Courier New" w:eastAsia="Courier New" w:hAnsi="Courier New" w:cs="Courier New"/>
          </w:rPr>
          <w:t>InputDocumentsType</w:t>
        </w:r>
        <w:r w:rsidRPr="71C71F8C">
          <w:t xml:space="preserve"> </w:t>
        </w:r>
        <w:r>
          <w:t xml:space="preserve">XML element SHALL implement in XML syntax the sub-component that has a name equal to its local name. </w:t>
        </w:r>
      </w:ins>
      <w:customXmlInsRangeStart w:id="8924" w:author="Andreas Kuehne" w:date="2019-05-31T12:40:00Z"/>
      <w:sdt>
        <w:sdtPr>
          <w:tag w:val="dss2-InputDocumentsType.-xmlSchema"/>
          <w:id w:val="39717022"/>
          <w:showingPlcHdr/>
        </w:sdtPr>
        <w:sdtEndPr/>
        <w:sdtContent>
          <w:customXmlInsRangeEnd w:id="8924"/>
          <w:ins w:id="8925" w:author="Andreas Kuehne" w:date="2019-05-31T12:40:00Z">
            <w:r>
              <w:rPr>
                <w:color w:val="19D131"/>
              </w:rPr>
              <w:t>[component InputDocuments XML schema details]</w:t>
            </w:r>
          </w:ins>
          <w:customXmlInsRangeStart w:id="8926" w:author="Andreas Kuehne" w:date="2019-05-31T12:40:00Z"/>
        </w:sdtContent>
      </w:sdt>
      <w:customXmlInsRangeEnd w:id="8926"/>
    </w:p>
    <w:p w14:paraId="4A183319" w14:textId="77777777" w:rsidR="00A71F46" w:rsidRDefault="00A71F46" w:rsidP="00A71F46">
      <w:pPr>
        <w:pStyle w:val="berschrift3"/>
        <w:numPr>
          <w:ilvl w:val="2"/>
          <w:numId w:val="3"/>
        </w:numPr>
        <w:rPr>
          <w:ins w:id="8927" w:author="Andreas Kuehne" w:date="2019-05-31T12:40:00Z"/>
        </w:rPr>
      </w:pPr>
      <w:bookmarkStart w:id="8928" w:name="_Toc10206912"/>
      <w:ins w:id="8929" w:author="Andreas Kuehne" w:date="2019-05-31T12:40:00Z">
        <w:r>
          <w:t>Component DocumentBase</w:t>
        </w:r>
        <w:bookmarkEnd w:id="8928"/>
      </w:ins>
    </w:p>
    <w:p w14:paraId="1D6D15F5" w14:textId="77777777" w:rsidR="00A71F46" w:rsidRDefault="001A1734" w:rsidP="00A71F46">
      <w:pPr>
        <w:rPr>
          <w:ins w:id="8930" w:author="Andreas Kuehne" w:date="2019-05-31T12:40:00Z"/>
        </w:rPr>
      </w:pPr>
      <w:customXmlInsRangeStart w:id="8931" w:author="Andreas Kuehne" w:date="2019-05-31T12:40:00Z"/>
      <w:sdt>
        <w:sdtPr>
          <w:tag w:val="dss2-DocumentBaseType.-normative"/>
          <w:id w:val="-706875116"/>
        </w:sdtPr>
        <w:sdtEndPr/>
        <w:sdtContent>
          <w:customXmlInsRangeEnd w:id="8931"/>
          <w:ins w:id="8932" w:author="Andreas Kuehne" w:date="2019-05-31T12:40:00Z">
            <w:r w:rsidR="00A71F46" w:rsidRPr="003A06D0">
              <w:rPr>
                <w:color w:val="19D131"/>
                <w:szCs w:val="20"/>
                <w:lang w:val="en-GB"/>
              </w:rPr>
              <w:t xml:space="preserve">The </w:t>
            </w:r>
            <w:r w:rsidR="00A71F46" w:rsidRPr="00453627">
              <w:rPr>
                <w:rStyle w:val="Datatype"/>
                <w:rPrChange w:id="8933" w:author="Andreas Kuehne" w:date="2019-05-31T18:22:00Z">
                  <w:rPr>
                    <w:bCs/>
                    <w:color w:val="19D131"/>
                    <w:szCs w:val="20"/>
                    <w:lang w:val="en-GB"/>
                  </w:rPr>
                </w:rPrChange>
              </w:rPr>
              <w:t>DocumentBaseType</w:t>
            </w:r>
            <w:r w:rsidR="00A71F46" w:rsidRPr="003A06D0">
              <w:rPr>
                <w:bCs/>
                <w:color w:val="19D131"/>
                <w:szCs w:val="20"/>
                <w:lang w:val="en-GB"/>
              </w:rPr>
              <w:t xml:space="preserve"> forwards its </w:t>
            </w:r>
            <w:r w:rsidR="00A71F46" w:rsidRPr="003A06D0">
              <w:rPr>
                <w:color w:val="19D131"/>
                <w:szCs w:val="20"/>
                <w:lang w:val="en-GB"/>
              </w:rPr>
              <w:t xml:space="preserve">elements to the components </w:t>
            </w:r>
            <w:r w:rsidR="00A71F46" w:rsidRPr="003A06D0">
              <w:rPr>
                <w:rFonts w:ascii="Courier New" w:hAnsi="Courier New" w:cs="Courier New"/>
                <w:color w:val="19D131"/>
                <w:szCs w:val="20"/>
                <w:lang w:val="en-GB"/>
              </w:rPr>
              <w:t>DocumentType</w:t>
            </w:r>
            <w:r w:rsidR="00A71F46" w:rsidRPr="003A06D0">
              <w:rPr>
                <w:color w:val="19D131"/>
                <w:szCs w:val="20"/>
                <w:lang w:val="en-GB"/>
              </w:rPr>
              <w:t xml:space="preserve">, </w:t>
            </w:r>
            <w:r w:rsidR="00A71F46" w:rsidRPr="003A06D0">
              <w:rPr>
                <w:rFonts w:ascii="Courier New" w:hAnsi="Courier New" w:cs="Courier New"/>
                <w:color w:val="19D131"/>
                <w:szCs w:val="20"/>
                <w:lang w:val="en-GB"/>
              </w:rPr>
              <w:t xml:space="preserve">TransformedDataType </w:t>
            </w:r>
            <w:r w:rsidR="00A71F46" w:rsidRPr="003A06D0">
              <w:rPr>
                <w:color w:val="19D131"/>
                <w:szCs w:val="20"/>
                <w:lang w:val="en-GB"/>
              </w:rPr>
              <w:t xml:space="preserve">and </w:t>
            </w:r>
            <w:r w:rsidR="00A71F46" w:rsidRPr="003A06D0">
              <w:rPr>
                <w:rFonts w:ascii="Courier New" w:hAnsi="Courier New" w:cs="Courier New"/>
                <w:color w:val="19D131"/>
                <w:szCs w:val="20"/>
                <w:lang w:val="en-GB"/>
              </w:rPr>
              <w:t>DocumentHashType</w:t>
            </w:r>
            <w:r w:rsidR="00A71F46" w:rsidRPr="003A06D0">
              <w:rPr>
                <w:color w:val="19D131"/>
                <w:szCs w:val="20"/>
                <w:lang w:val="en-GB"/>
              </w:rPr>
              <w:t xml:space="preserve">. The </w:t>
            </w:r>
            <w:r w:rsidR="00A71F46" w:rsidRPr="003A06D0">
              <w:rPr>
                <w:bCs/>
                <w:color w:val="19D131"/>
                <w:szCs w:val="20"/>
                <w:lang w:val="en-GB"/>
              </w:rPr>
              <w:t>DocumentBaseType</w:t>
            </w:r>
            <w:r w:rsidR="00A71F46" w:rsidRPr="003A06D0">
              <w:rPr>
                <w:color w:val="19D131"/>
                <w:szCs w:val="20"/>
                <w:lang w:val="en-GB"/>
              </w:rPr>
              <w:t xml:space="preserve"> contains the basic information shared by the inheriting components and remaining persistent during the process from input document retrieval until digest calculation for the relevant document.</w:t>
            </w:r>
          </w:ins>
          <w:customXmlInsRangeStart w:id="8934" w:author="Andreas Kuehne" w:date="2019-05-31T12:40:00Z"/>
        </w:sdtContent>
      </w:sdt>
      <w:customXmlInsRangeEnd w:id="8934"/>
    </w:p>
    <w:p w14:paraId="7CF0239A" w14:textId="77777777" w:rsidR="00A71F46" w:rsidRDefault="00A71F46" w:rsidP="00A71F46">
      <w:pPr>
        <w:rPr>
          <w:ins w:id="8935" w:author="Andreas Kuehne" w:date="2019-05-31T12:40:00Z"/>
        </w:rPr>
      </w:pPr>
      <w:ins w:id="8936" w:author="Andreas Kuehne" w:date="2019-05-31T12:40:00Z">
        <w:r>
          <w:t>Below follows a list of the sub-components that constitute this component:</w:t>
        </w:r>
      </w:ins>
    </w:p>
    <w:p w14:paraId="2392D5B7" w14:textId="77777777" w:rsidR="00A71F46" w:rsidRDefault="00A71F46" w:rsidP="00A71F46">
      <w:pPr>
        <w:pStyle w:val="Member"/>
        <w:rPr>
          <w:ins w:id="8937" w:author="Andreas Kuehne" w:date="2019-05-31T12:40:00Z"/>
        </w:rPr>
      </w:pPr>
      <w:ins w:id="8938" w:author="Andreas Kuehne" w:date="2019-05-31T12:40:00Z">
        <w:r>
          <w:t xml:space="preserve">The OPTIONAL </w:t>
        </w:r>
        <w:r w:rsidRPr="35C1378D">
          <w:rPr>
            <w:rStyle w:val="Datatype"/>
          </w:rPr>
          <w:t>Id</w:t>
        </w:r>
        <w:r>
          <w:t xml:space="preserve"> element, if present, MUST contain one instance of a unique identifier. </w:t>
        </w:r>
      </w:ins>
      <w:customXmlInsRangeStart w:id="8939" w:author="Andreas Kuehne" w:date="2019-05-31T12:40:00Z"/>
      <w:sdt>
        <w:sdtPr>
          <w:alias w:val="dss2-DocumentBaseType.ID"/>
          <w:tag w:val="dss2-DocumentBaseType.Id"/>
          <w:id w:val="-27270377"/>
        </w:sdtPr>
        <w:sdtEndPr/>
        <w:sdtContent>
          <w:customXmlInsRangeEnd w:id="8939"/>
          <w:ins w:id="8940" w:author="Andreas Kuehne" w:date="2019-05-31T12:40:00Z">
            <w:r w:rsidRPr="003A06D0">
              <w:rPr>
                <w:color w:val="19D131"/>
                <w:lang w:val="en-GB"/>
              </w:rPr>
              <w:t>This identifier gives the input document a unique label within a particular request message. Through this identifier, an optional input can refer to a single input document. Using this identifier and the IdRef element it is possible to avoid redundant content.</w:t>
            </w:r>
          </w:ins>
          <w:customXmlInsRangeStart w:id="8941" w:author="Andreas Kuehne" w:date="2019-05-31T12:40:00Z"/>
        </w:sdtContent>
      </w:sdt>
      <w:customXmlInsRangeEnd w:id="8941"/>
    </w:p>
    <w:p w14:paraId="531D903E" w14:textId="77777777" w:rsidR="00A71F46" w:rsidRDefault="00A71F46" w:rsidP="00A71F46">
      <w:pPr>
        <w:pStyle w:val="Member"/>
        <w:rPr>
          <w:ins w:id="8942" w:author="Andreas Kuehne" w:date="2019-05-31T12:40:00Z"/>
        </w:rPr>
      </w:pPr>
      <w:ins w:id="8943" w:author="Andreas Kuehne" w:date="2019-05-31T12:40:00Z">
        <w:r>
          <w:t xml:space="preserve">The OPTIONAL </w:t>
        </w:r>
        <w:r w:rsidRPr="35C1378D">
          <w:rPr>
            <w:rStyle w:val="Datatype"/>
          </w:rPr>
          <w:t>RefURI</w:t>
        </w:r>
        <w:r>
          <w:t xml:space="preserve"> element, if present, MUST contain one instance of a URI. </w:t>
        </w:r>
      </w:ins>
      <w:customXmlInsRangeStart w:id="8944" w:author="Andreas Kuehne" w:date="2019-05-31T12:40:00Z"/>
      <w:sdt>
        <w:sdtPr>
          <w:alias w:val="dss2-DocumentBaseType.refURI"/>
          <w:tag w:val="dss2-DocumentBaseType.RefURI"/>
          <w:id w:val="1365167289"/>
        </w:sdtPr>
        <w:sdtEndPr/>
        <w:sdtContent>
          <w:customXmlInsRangeEnd w:id="8944"/>
          <w:ins w:id="8945" w:author="Andreas Kuehne" w:date="2019-05-31T12:40:00Z">
            <w:r w:rsidRPr="003A06D0">
              <w:rPr>
                <w:color w:val="19D131"/>
                <w:szCs w:val="20"/>
                <w:lang w:val="en-GB"/>
              </w:rPr>
              <w:t xml:space="preserve">This specifies the value for a </w:t>
            </w:r>
            <w:r w:rsidRPr="003A06D0">
              <w:rPr>
                <w:rFonts w:ascii="Courier New" w:hAnsi="Courier New" w:cs="Courier New"/>
                <w:color w:val="19D131"/>
                <w:szCs w:val="20"/>
                <w:lang w:val="en-GB"/>
              </w:rPr>
              <w:t xml:space="preserve">&lt;ds:Reference&gt; </w:t>
            </w:r>
            <w:r w:rsidRPr="003A06D0">
              <w:rPr>
                <w:color w:val="19D131"/>
                <w:szCs w:val="20"/>
                <w:lang w:val="en-GB"/>
              </w:rPr>
              <w:t xml:space="preserve">element’s </w:t>
            </w:r>
            <w:r w:rsidRPr="003A06D0">
              <w:rPr>
                <w:rFonts w:ascii="Courier New" w:hAnsi="Courier New" w:cs="Courier New"/>
                <w:color w:val="19D131"/>
                <w:szCs w:val="20"/>
                <w:lang w:val="en-GB"/>
              </w:rPr>
              <w:t xml:space="preserve">URI </w:t>
            </w:r>
            <w:r w:rsidRPr="003A06D0">
              <w:rPr>
                <w:color w:val="19D131"/>
                <w:szCs w:val="20"/>
                <w:lang w:val="en-GB"/>
              </w:rPr>
              <w:t xml:space="preserve">attribute when referring to this input document. The </w:t>
            </w:r>
            <w:r w:rsidRPr="003A06D0">
              <w:rPr>
                <w:rFonts w:ascii="Courier New" w:hAnsi="Courier New" w:cs="Courier New"/>
                <w:color w:val="19D131"/>
                <w:szCs w:val="20"/>
                <w:lang w:val="en-GB"/>
              </w:rPr>
              <w:t xml:space="preserve">RefURI </w:t>
            </w:r>
            <w:r w:rsidRPr="003A06D0">
              <w:rPr>
                <w:color w:val="19D131"/>
                <w:lang w:val="en-GB"/>
              </w:rPr>
              <w:t>element</w:t>
            </w:r>
            <w:r w:rsidRPr="003A06D0">
              <w:rPr>
                <w:color w:val="19D131"/>
                <w:szCs w:val="20"/>
                <w:lang w:val="en-GB"/>
              </w:rPr>
              <w:t xml:space="preserve"> SHOULD be specified. Not more than one </w:t>
            </w:r>
            <w:r w:rsidRPr="003A06D0">
              <w:rPr>
                <w:rFonts w:ascii="Courier New" w:hAnsi="Courier New" w:cs="Courier New"/>
                <w:color w:val="19D131"/>
                <w:szCs w:val="20"/>
                <w:lang w:val="en-GB"/>
              </w:rPr>
              <w:t xml:space="preserve">RefURI </w:t>
            </w:r>
            <w:r w:rsidRPr="003A06D0">
              <w:rPr>
                <w:color w:val="19D131"/>
                <w:lang w:val="en-GB"/>
              </w:rPr>
              <w:t xml:space="preserve">element </w:t>
            </w:r>
            <w:r w:rsidRPr="003A06D0">
              <w:rPr>
                <w:color w:val="19D131"/>
                <w:szCs w:val="20"/>
                <w:lang w:val="en-GB"/>
              </w:rPr>
              <w:t>may be omitted in a single signing request.</w:t>
            </w:r>
          </w:ins>
          <w:customXmlInsRangeStart w:id="8946" w:author="Andreas Kuehne" w:date="2019-05-31T12:40:00Z"/>
        </w:sdtContent>
      </w:sdt>
      <w:customXmlInsRangeEnd w:id="8946"/>
    </w:p>
    <w:p w14:paraId="30336E4B" w14:textId="77777777" w:rsidR="00A71F46" w:rsidRDefault="00A71F46" w:rsidP="00A71F46">
      <w:pPr>
        <w:pStyle w:val="Member"/>
        <w:rPr>
          <w:ins w:id="8947" w:author="Andreas Kuehne" w:date="2019-05-31T12:40:00Z"/>
        </w:rPr>
      </w:pPr>
      <w:ins w:id="8948" w:author="Andreas Kuehne" w:date="2019-05-31T12:40:00Z">
        <w:r>
          <w:t xml:space="preserve">The OPTIONAL </w:t>
        </w:r>
        <w:r w:rsidRPr="35C1378D">
          <w:rPr>
            <w:rStyle w:val="Datatype"/>
          </w:rPr>
          <w:t>RefType</w:t>
        </w:r>
        <w:r>
          <w:t xml:space="preserve"> element, if present, MUST contain one instance of a URI. </w:t>
        </w:r>
      </w:ins>
      <w:customXmlInsRangeStart w:id="8949" w:author="Andreas Kuehne" w:date="2019-05-31T12:40:00Z"/>
      <w:sdt>
        <w:sdtPr>
          <w:alias w:val="dss2-DocumentBaseType.refType"/>
          <w:tag w:val="dss2-DocumentBaseType.RefType"/>
          <w:id w:val="1031532443"/>
        </w:sdtPr>
        <w:sdtEndPr/>
        <w:sdtContent>
          <w:customXmlInsRangeEnd w:id="8949"/>
          <w:ins w:id="8950" w:author="Andreas Kuehne" w:date="2019-05-31T12:40:00Z">
            <w:r w:rsidRPr="003A06D0">
              <w:rPr>
                <w:color w:val="19D131"/>
                <w:szCs w:val="20"/>
                <w:lang w:val="en-GB"/>
              </w:rPr>
              <w:t xml:space="preserve">This specifies the value for a </w:t>
            </w:r>
            <w:r w:rsidRPr="003A06D0">
              <w:rPr>
                <w:rFonts w:ascii="Courier New" w:hAnsi="Courier New" w:cs="Courier New"/>
                <w:color w:val="19D131"/>
                <w:szCs w:val="20"/>
                <w:lang w:val="en-GB"/>
              </w:rPr>
              <w:t xml:space="preserve">&lt;ds:Reference&gt; </w:t>
            </w:r>
            <w:r w:rsidRPr="003A06D0">
              <w:rPr>
                <w:color w:val="19D131"/>
                <w:szCs w:val="20"/>
                <w:lang w:val="en-GB"/>
              </w:rPr>
              <w:t xml:space="preserve">element’s </w:t>
            </w:r>
            <w:r w:rsidRPr="003A06D0">
              <w:rPr>
                <w:rFonts w:ascii="Courier New" w:hAnsi="Courier New" w:cs="Courier New"/>
                <w:color w:val="19D131"/>
                <w:szCs w:val="20"/>
                <w:lang w:val="en-GB"/>
              </w:rPr>
              <w:t xml:space="preserve">Type </w:t>
            </w:r>
            <w:r w:rsidRPr="003A06D0">
              <w:rPr>
                <w:color w:val="19D131"/>
                <w:szCs w:val="20"/>
                <w:lang w:val="en-GB"/>
              </w:rPr>
              <w:t>attribute when referring to this input document.</w:t>
            </w:r>
          </w:ins>
          <w:customXmlInsRangeStart w:id="8951" w:author="Andreas Kuehne" w:date="2019-05-31T12:40:00Z"/>
        </w:sdtContent>
      </w:sdt>
      <w:customXmlInsRangeEnd w:id="8951"/>
    </w:p>
    <w:p w14:paraId="401B0FEF" w14:textId="77777777" w:rsidR="00A71F46" w:rsidRDefault="00A71F46" w:rsidP="00A71F46">
      <w:pPr>
        <w:pStyle w:val="Member"/>
        <w:rPr>
          <w:ins w:id="8952" w:author="Andreas Kuehne" w:date="2019-05-31T12:40:00Z"/>
        </w:rPr>
      </w:pPr>
      <w:ins w:id="8953" w:author="Andreas Kuehne" w:date="2019-05-31T12:40:00Z">
        <w:r>
          <w:t xml:space="preserve">The OPTIONAL </w:t>
        </w:r>
        <w:r w:rsidRPr="35C1378D">
          <w:rPr>
            <w:rStyle w:val="Datatype"/>
          </w:rPr>
          <w:t>SchemaRefs</w:t>
        </w:r>
        <w:r>
          <w:t xml:space="preserve"> element, if present, MUST contain one instance of a unique identifier reference. </w:t>
        </w:r>
      </w:ins>
      <w:customXmlInsRangeStart w:id="8954" w:author="Andreas Kuehne" w:date="2019-05-31T12:40:00Z"/>
      <w:sdt>
        <w:sdtPr>
          <w:alias w:val="dss2-DocumentBaseType.schemaRefs"/>
          <w:tag w:val="dss2-DocumentBaseType.SchemaRefs"/>
          <w:id w:val="1948423085"/>
        </w:sdtPr>
        <w:sdtEndPr/>
        <w:sdtContent>
          <w:customXmlInsRangeEnd w:id="8954"/>
          <w:ins w:id="8955" w:author="Andreas Kuehne" w:date="2019-05-31T12:40:00Z">
            <w:r w:rsidRPr="003A06D0">
              <w:rPr>
                <w:color w:val="19D131"/>
                <w:szCs w:val="20"/>
                <w:lang w:val="en-GB"/>
              </w:rPr>
              <w:t xml:space="preserve">The identified schemas are to be used to process the </w:t>
            </w:r>
            <w:r w:rsidRPr="003A06D0">
              <w:rPr>
                <w:rFonts w:ascii="Courier New" w:hAnsi="Courier New" w:cs="Courier New"/>
                <w:color w:val="19D131"/>
                <w:szCs w:val="20"/>
                <w:lang w:val="en-GB"/>
              </w:rPr>
              <w:t xml:space="preserve">Id </w:t>
            </w:r>
            <w:r w:rsidRPr="003A06D0">
              <w:rPr>
                <w:color w:val="19D131"/>
                <w:szCs w:val="20"/>
                <w:lang w:val="en-GB"/>
              </w:rPr>
              <w:t xml:space="preserve">element during parsing and for XPath evaluation. If anything else but </w:t>
            </w:r>
            <w:r w:rsidRPr="003A06D0">
              <w:rPr>
                <w:rStyle w:val="Datatype"/>
                <w:lang w:val="en-GB"/>
              </w:rPr>
              <w:t>Schema</w:t>
            </w:r>
            <w:r w:rsidRPr="003A06D0">
              <w:rPr>
                <w:rFonts w:ascii="Courier New" w:hAnsi="Courier New" w:cs="Courier New"/>
                <w:color w:val="19D131"/>
                <w:szCs w:val="20"/>
                <w:lang w:val="en-GB"/>
              </w:rPr>
              <w:t xml:space="preserve"> </w:t>
            </w:r>
            <w:r w:rsidRPr="003A06D0">
              <w:rPr>
                <w:color w:val="19D131"/>
                <w:szCs w:val="20"/>
                <w:lang w:val="en-GB"/>
              </w:rPr>
              <w:t xml:space="preserve">are referred to, the server MUST report an error. If a referred to </w:t>
            </w:r>
            <w:r w:rsidRPr="003A06D0">
              <w:rPr>
                <w:rStyle w:val="Datatype"/>
                <w:lang w:val="en-GB"/>
              </w:rPr>
              <w:t>Schema</w:t>
            </w:r>
            <w:r w:rsidRPr="003A06D0">
              <w:rPr>
                <w:rFonts w:ascii="Courier New" w:hAnsi="Courier New" w:cs="Courier New"/>
                <w:color w:val="19D131"/>
                <w:szCs w:val="20"/>
                <w:lang w:val="en-GB"/>
              </w:rPr>
              <w:t xml:space="preserve"> </w:t>
            </w:r>
            <w:r w:rsidRPr="003A06D0">
              <w:rPr>
                <w:color w:val="19D131"/>
                <w:szCs w:val="20"/>
                <w:lang w:val="en-GB"/>
              </w:rPr>
              <w:t xml:space="preserve">is not used by the XML document instance this MAY be ignored or reported to the client in the subcomponent </w:t>
            </w:r>
            <w:r w:rsidRPr="003A06D0">
              <w:rPr>
                <w:rFonts w:ascii="Courier New" w:hAnsi="Courier New" w:cs="Courier New"/>
                <w:color w:val="19D131"/>
                <w:szCs w:val="20"/>
                <w:lang w:val="en-GB"/>
              </w:rPr>
              <w:t>ResultMessage</w:t>
            </w:r>
            <w:r w:rsidRPr="003A06D0">
              <w:rPr>
                <w:color w:val="19D131"/>
                <w:szCs w:val="20"/>
                <w:lang w:val="en-GB"/>
              </w:rPr>
              <w:t xml:space="preserve">. The Document is assumed to be valid against the first </w:t>
            </w:r>
            <w:r w:rsidRPr="003A06D0">
              <w:rPr>
                <w:rStyle w:val="Datatype"/>
                <w:lang w:val="en-GB"/>
              </w:rPr>
              <w:t>Schema</w:t>
            </w:r>
            <w:r w:rsidRPr="003A06D0">
              <w:rPr>
                <w:color w:val="19D131"/>
                <w:szCs w:val="20"/>
                <w:lang w:val="en-GB"/>
              </w:rPr>
              <w:t xml:space="preserve"> referred to by </w:t>
            </w:r>
            <w:r w:rsidRPr="003A06D0">
              <w:rPr>
                <w:rStyle w:val="Datatype"/>
                <w:lang w:val="en-GB"/>
              </w:rPr>
              <w:t>SchemaRefs</w:t>
            </w:r>
            <w:r w:rsidRPr="003A06D0">
              <w:rPr>
                <w:color w:val="19D131"/>
                <w:szCs w:val="20"/>
                <w:lang w:val="en-GB"/>
              </w:rPr>
              <w:t xml:space="preserve">. If a </w:t>
            </w:r>
            <w:r w:rsidRPr="003A06D0">
              <w:rPr>
                <w:rStyle w:val="Datatype"/>
                <w:lang w:val="en-GB"/>
              </w:rPr>
              <w:t>Schemas</w:t>
            </w:r>
            <w:r w:rsidRPr="003A06D0">
              <w:rPr>
                <w:color w:val="19D131"/>
                <w:szCs w:val="20"/>
                <w:lang w:val="en-GB"/>
              </w:rPr>
              <w:t xml:space="preserve"> element is referred to first by </w:t>
            </w:r>
            <w:r w:rsidRPr="003A06D0">
              <w:rPr>
                <w:rStyle w:val="Datatype"/>
                <w:lang w:val="en-GB"/>
              </w:rPr>
              <w:t>SchemaRefs</w:t>
            </w:r>
            <w:r w:rsidRPr="003A06D0">
              <w:rPr>
                <w:color w:val="19D131"/>
                <w:szCs w:val="20"/>
                <w:lang w:val="en-GB"/>
              </w:rPr>
              <w:t xml:space="preserve"> the document is assumed to be valid against the first </w:t>
            </w:r>
            <w:r w:rsidRPr="003A06D0">
              <w:rPr>
                <w:rStyle w:val="Datatype"/>
                <w:lang w:val="en-GB"/>
              </w:rPr>
              <w:t>Schema</w:t>
            </w:r>
            <w:r w:rsidRPr="003A06D0">
              <w:rPr>
                <w:color w:val="19D131"/>
                <w:szCs w:val="20"/>
                <w:lang w:val="en-GB"/>
              </w:rPr>
              <w:t xml:space="preserve"> inside </w:t>
            </w:r>
            <w:r w:rsidRPr="003A06D0">
              <w:rPr>
                <w:rStyle w:val="Datatype"/>
                <w:lang w:val="en-GB"/>
              </w:rPr>
              <w:t>SchemaRefs</w:t>
            </w:r>
            <w:r w:rsidRPr="003A06D0">
              <w:rPr>
                <w:color w:val="19D131"/>
                <w:szCs w:val="20"/>
                <w:lang w:val="en-GB"/>
              </w:rPr>
              <w:t xml:space="preserve">. In both cases, the remaining schemas may occur in any order and are used either directly or indirectly by the first schema. If present, the server MUST use the schemas to identify the </w:t>
            </w:r>
            <w:r w:rsidRPr="003A06D0">
              <w:rPr>
                <w:rStyle w:val="Datatype"/>
                <w:lang w:val="en-GB"/>
              </w:rPr>
              <w:t>Id</w:t>
            </w:r>
            <w:r w:rsidRPr="003A06D0">
              <w:rPr>
                <w:color w:val="19D131"/>
                <w:szCs w:val="20"/>
                <w:lang w:val="en-GB"/>
              </w:rPr>
              <w:t xml:space="preserve"> element and MAY also perform complete validation against the schemas.</w:t>
            </w:r>
          </w:ins>
          <w:customXmlInsRangeStart w:id="8956" w:author="Andreas Kuehne" w:date="2019-05-31T12:40:00Z"/>
        </w:sdtContent>
      </w:sdt>
      <w:customXmlInsRangeEnd w:id="8956"/>
    </w:p>
    <w:p w14:paraId="693F11BF" w14:textId="77777777" w:rsidR="00A71F46" w:rsidRDefault="00A71F46" w:rsidP="00A71F46">
      <w:pPr>
        <w:pStyle w:val="Non-normativeCommentHeading"/>
        <w:rPr>
          <w:ins w:id="8957" w:author="Andreas Kuehne" w:date="2019-05-31T12:40:00Z"/>
        </w:rPr>
      </w:pPr>
      <w:ins w:id="8958" w:author="Andreas Kuehne" w:date="2019-05-31T12:40:00Z">
        <w:r>
          <w:t>Non-normative Comment:</w:t>
        </w:r>
      </w:ins>
    </w:p>
    <w:p w14:paraId="3398C8FE" w14:textId="77777777" w:rsidR="00A71F46" w:rsidRDefault="001A1734" w:rsidP="00A71F46">
      <w:pPr>
        <w:pStyle w:val="Non-normativeComment"/>
        <w:rPr>
          <w:ins w:id="8959" w:author="Andreas Kuehne" w:date="2019-05-31T12:40:00Z"/>
        </w:rPr>
      </w:pPr>
      <w:customXmlInsRangeStart w:id="8960" w:author="Andreas Kuehne" w:date="2019-05-31T12:40:00Z"/>
      <w:sdt>
        <w:sdtPr>
          <w:tag w:val="dss2-DocumentBaseType.-nonNormative"/>
          <w:id w:val="-1246095725"/>
        </w:sdtPr>
        <w:sdtEndPr/>
        <w:sdtContent>
          <w:customXmlInsRangeEnd w:id="8960"/>
          <w:ins w:id="8961" w:author="Andreas Kuehne" w:date="2019-05-31T12:40:00Z">
            <w:r w:rsidR="00A71F46" w:rsidRPr="003A06D0">
              <w:rPr>
                <w:color w:val="19D131"/>
                <w:lang w:val="en-GB"/>
              </w:rPr>
              <w:t xml:space="preserve">It is recommended to use </w:t>
            </w:r>
            <w:r w:rsidR="00A71F46" w:rsidRPr="003A06D0">
              <w:rPr>
                <w:rStyle w:val="Datatype"/>
                <w:lang w:val="en-GB"/>
              </w:rPr>
              <w:t>xml:id</w:t>
            </w:r>
            <w:r w:rsidR="00A71F46" w:rsidRPr="003A06D0">
              <w:rPr>
                <w:color w:val="19D131"/>
                <w:lang w:val="en-GB"/>
              </w:rPr>
              <w:t xml:space="preserve"> as defined in [xml:id] as id in the payload being referenced by a </w:t>
            </w:r>
            <w:r w:rsidR="00A71F46" w:rsidRPr="003A06D0">
              <w:rPr>
                <w:rStyle w:val="Datatype"/>
                <w:lang w:val="en-GB"/>
              </w:rPr>
              <w:t>&lt;ds:Reference&gt;</w:t>
            </w:r>
            <w:r w:rsidR="00A71F46" w:rsidRPr="003A06D0">
              <w:rPr>
                <w:color w:val="19D131"/>
                <w:lang w:val="en-GB"/>
              </w:rPr>
              <w:t xml:space="preserve">, because the schema then does not have to be supplied for identifying the </w:t>
            </w:r>
            <w:r w:rsidR="00A71F46" w:rsidRPr="003A06D0">
              <w:rPr>
                <w:rStyle w:val="Datatype"/>
                <w:lang w:val="en-GB"/>
              </w:rPr>
              <w:t>ID</w:t>
            </w:r>
            <w:r w:rsidR="00A71F46" w:rsidRPr="003A06D0">
              <w:rPr>
                <w:color w:val="19D131"/>
                <w:lang w:val="en-GB"/>
              </w:rPr>
              <w:t xml:space="preserve"> attributes.</w:t>
            </w:r>
          </w:ins>
          <w:customXmlInsRangeStart w:id="8962" w:author="Andreas Kuehne" w:date="2019-05-31T12:40:00Z"/>
        </w:sdtContent>
      </w:sdt>
      <w:customXmlInsRangeEnd w:id="8962"/>
    </w:p>
    <w:p w14:paraId="076394BD" w14:textId="77777777" w:rsidR="00A71F46" w:rsidRDefault="00A71F46" w:rsidP="00A71F46">
      <w:pPr>
        <w:pStyle w:val="berschrift4"/>
        <w:numPr>
          <w:ilvl w:val="3"/>
          <w:numId w:val="3"/>
        </w:numPr>
        <w:rPr>
          <w:ins w:id="8963" w:author="Andreas Kuehne" w:date="2019-05-31T12:40:00Z"/>
        </w:rPr>
      </w:pPr>
      <w:bookmarkStart w:id="8964" w:name="_Toc10206913"/>
      <w:ins w:id="8965" w:author="Andreas Kuehne" w:date="2019-05-31T12:40:00Z">
        <w:r>
          <w:t>DocumentBase – JSON Syntax</w:t>
        </w:r>
        <w:bookmarkEnd w:id="8964"/>
      </w:ins>
    </w:p>
    <w:p w14:paraId="124DCFAF" w14:textId="77777777" w:rsidR="00A71F46" w:rsidRPr="0248A3D1" w:rsidRDefault="00A71F46" w:rsidP="00A71F46">
      <w:pPr>
        <w:rPr>
          <w:ins w:id="8966" w:author="Andreas Kuehne" w:date="2019-05-31T12:40:00Z"/>
        </w:rPr>
      </w:pPr>
      <w:ins w:id="8967" w:author="Andreas Kuehne" w:date="2019-05-31T12:40:00Z">
        <w:r w:rsidRPr="002062A5">
          <w:rPr>
            <w:rFonts w:eastAsia="Arial" w:cs="Arial"/>
            <w:sz w:val="22"/>
            <w:szCs w:val="22"/>
          </w:rPr>
          <w:t xml:space="preserve">The </w:t>
        </w:r>
        <w:r w:rsidRPr="002062A5">
          <w:rPr>
            <w:rFonts w:ascii="Courier New" w:eastAsia="Courier New" w:hAnsi="Courier New" w:cs="Courier New"/>
          </w:rPr>
          <w:t>DocumentBaseType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DocumentBase</w:t>
        </w:r>
        <w:r>
          <w:t xml:space="preserve"> component.</w:t>
        </w:r>
      </w:ins>
    </w:p>
    <w:p w14:paraId="4E2528D1" w14:textId="77777777" w:rsidR="00A71F46" w:rsidRPr="C2430093" w:rsidRDefault="00A71F46" w:rsidP="00A71F46">
      <w:pPr>
        <w:spacing w:line="259" w:lineRule="auto"/>
        <w:rPr>
          <w:ins w:id="8968" w:author="Andreas Kuehne" w:date="2019-05-31T12:40:00Z"/>
          <w:rFonts w:eastAsia="Arial" w:cs="Arial"/>
          <w:sz w:val="22"/>
          <w:szCs w:val="22"/>
        </w:rPr>
      </w:pPr>
      <w:ins w:id="8969"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DocumentBase</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126"/>
        <w:gridCol w:w="3167"/>
        <w:gridCol w:w="3057"/>
      </w:tblGrid>
      <w:tr w:rsidR="00A71F46" w14:paraId="242B397D" w14:textId="77777777" w:rsidTr="00A71F46">
        <w:trPr>
          <w:cnfStyle w:val="100000000000" w:firstRow="1" w:lastRow="0" w:firstColumn="0" w:lastColumn="0" w:oddVBand="0" w:evenVBand="0" w:oddHBand="0" w:evenHBand="0" w:firstRowFirstColumn="0" w:firstRowLastColumn="0" w:lastRowFirstColumn="0" w:lastRowLastColumn="0"/>
          <w:ins w:id="897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29BB544" w14:textId="77777777" w:rsidR="00A71F46" w:rsidRDefault="00A71F46" w:rsidP="00A71F46">
            <w:pPr>
              <w:pStyle w:val="Beschriftung"/>
              <w:rPr>
                <w:ins w:id="8971" w:author="Andreas Kuehne" w:date="2019-05-31T12:40:00Z"/>
              </w:rPr>
            </w:pPr>
            <w:ins w:id="8972" w:author="Andreas Kuehne" w:date="2019-05-31T12:40:00Z">
              <w:r>
                <w:t>Element</w:t>
              </w:r>
            </w:ins>
          </w:p>
        </w:tc>
        <w:tc>
          <w:tcPr>
            <w:tcW w:w="4675" w:type="dxa"/>
          </w:tcPr>
          <w:p w14:paraId="2A85B54A"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8973" w:author="Andreas Kuehne" w:date="2019-05-31T12:40:00Z"/>
              </w:rPr>
            </w:pPr>
            <w:ins w:id="8974" w:author="Andreas Kuehne" w:date="2019-05-31T12:40:00Z">
              <w:r>
                <w:t>Implementing JSON member name</w:t>
              </w:r>
            </w:ins>
          </w:p>
        </w:tc>
        <w:tc>
          <w:tcPr>
            <w:tcW w:w="4675" w:type="dxa"/>
          </w:tcPr>
          <w:p w14:paraId="6688AB94"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8975" w:author="Andreas Kuehne" w:date="2019-05-31T12:40:00Z"/>
              </w:rPr>
            </w:pPr>
            <w:ins w:id="8976" w:author="Andreas Kuehne" w:date="2019-05-31T12:40:00Z">
              <w:r>
                <w:t>Comments</w:t>
              </w:r>
            </w:ins>
          </w:p>
        </w:tc>
      </w:tr>
      <w:tr w:rsidR="00A71F46" w14:paraId="334B313B" w14:textId="77777777" w:rsidTr="00A71F46">
        <w:trPr>
          <w:ins w:id="8977"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9493964" w14:textId="77777777" w:rsidR="00A71F46" w:rsidRPr="002062A5" w:rsidRDefault="00A71F46" w:rsidP="00A71F46">
            <w:pPr>
              <w:pStyle w:val="Beschriftung"/>
              <w:rPr>
                <w:ins w:id="8978" w:author="Andreas Kuehne" w:date="2019-05-31T12:40:00Z"/>
                <w:rStyle w:val="Datatype"/>
                <w:b w:val="0"/>
                <w:bCs w:val="0"/>
              </w:rPr>
            </w:pPr>
            <w:ins w:id="8979" w:author="Andreas Kuehne" w:date="2019-05-31T12:40:00Z">
              <w:r w:rsidRPr="002062A5">
                <w:rPr>
                  <w:rStyle w:val="Datatype"/>
                </w:rPr>
                <w:t>Id</w:t>
              </w:r>
            </w:ins>
          </w:p>
        </w:tc>
        <w:tc>
          <w:tcPr>
            <w:tcW w:w="4675" w:type="dxa"/>
          </w:tcPr>
          <w:p w14:paraId="792B8804"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8980" w:author="Andreas Kuehne" w:date="2019-05-31T12:40:00Z"/>
                <w:rStyle w:val="Datatype"/>
              </w:rPr>
            </w:pPr>
            <w:ins w:id="8981" w:author="Andreas Kuehne" w:date="2019-05-31T12:40:00Z">
              <w:r w:rsidRPr="002062A5">
                <w:rPr>
                  <w:rStyle w:val="Datatype"/>
                </w:rPr>
                <w:t>ID</w:t>
              </w:r>
            </w:ins>
          </w:p>
        </w:tc>
        <w:tc>
          <w:tcPr>
            <w:tcW w:w="4675" w:type="dxa"/>
          </w:tcPr>
          <w:p w14:paraId="160E07BA"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8982" w:author="Andreas Kuehne" w:date="2019-05-31T12:40:00Z"/>
              </w:rPr>
            </w:pPr>
            <w:customXmlInsRangeStart w:id="8983" w:author="Andreas Kuehne" w:date="2019-05-31T12:40:00Z"/>
            <w:sdt>
              <w:sdtPr>
                <w:alias w:val="dss2-DocumentBaseType.ID"/>
                <w:tag w:val="dss2-DocumentBaseType.-jsonComment.Id"/>
                <w:id w:val="1237207134"/>
                <w:showingPlcHdr/>
              </w:sdtPr>
              <w:sdtEndPr/>
              <w:sdtContent>
                <w:customXmlInsRangeEnd w:id="8983"/>
                <w:ins w:id="8984" w:author="Andreas Kuehne" w:date="2019-05-31T12:40:00Z">
                  <w:r w:rsidR="00A71F46">
                    <w:rPr>
                      <w:color w:val="19D131"/>
                    </w:rPr>
                    <w:t>[]</w:t>
                  </w:r>
                </w:ins>
                <w:customXmlInsRangeStart w:id="8985" w:author="Andreas Kuehne" w:date="2019-05-31T12:40:00Z"/>
              </w:sdtContent>
            </w:sdt>
            <w:customXmlInsRangeEnd w:id="8985"/>
          </w:p>
        </w:tc>
      </w:tr>
      <w:tr w:rsidR="00A71F46" w14:paraId="421608F5" w14:textId="77777777" w:rsidTr="00A71F46">
        <w:trPr>
          <w:ins w:id="898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6AC62EC" w14:textId="77777777" w:rsidR="00A71F46" w:rsidRPr="002062A5" w:rsidRDefault="00A71F46" w:rsidP="00A71F46">
            <w:pPr>
              <w:pStyle w:val="Beschriftung"/>
              <w:rPr>
                <w:ins w:id="8987" w:author="Andreas Kuehne" w:date="2019-05-31T12:40:00Z"/>
                <w:rStyle w:val="Datatype"/>
                <w:b w:val="0"/>
                <w:bCs w:val="0"/>
              </w:rPr>
            </w:pPr>
            <w:ins w:id="8988" w:author="Andreas Kuehne" w:date="2019-05-31T12:40:00Z">
              <w:r w:rsidRPr="002062A5">
                <w:rPr>
                  <w:rStyle w:val="Datatype"/>
                </w:rPr>
                <w:t>RefURI</w:t>
              </w:r>
            </w:ins>
          </w:p>
        </w:tc>
        <w:tc>
          <w:tcPr>
            <w:tcW w:w="4675" w:type="dxa"/>
          </w:tcPr>
          <w:p w14:paraId="7E5BE44D"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8989" w:author="Andreas Kuehne" w:date="2019-05-31T12:40:00Z"/>
                <w:rStyle w:val="Datatype"/>
              </w:rPr>
            </w:pPr>
            <w:ins w:id="8990" w:author="Andreas Kuehne" w:date="2019-05-31T12:40:00Z">
              <w:r w:rsidRPr="002062A5">
                <w:rPr>
                  <w:rStyle w:val="Datatype"/>
                </w:rPr>
                <w:t>refURI</w:t>
              </w:r>
            </w:ins>
          </w:p>
        </w:tc>
        <w:tc>
          <w:tcPr>
            <w:tcW w:w="4675" w:type="dxa"/>
          </w:tcPr>
          <w:p w14:paraId="265265BF"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8991" w:author="Andreas Kuehne" w:date="2019-05-31T12:40:00Z"/>
              </w:rPr>
            </w:pPr>
            <w:customXmlInsRangeStart w:id="8992" w:author="Andreas Kuehne" w:date="2019-05-31T12:40:00Z"/>
            <w:sdt>
              <w:sdtPr>
                <w:alias w:val="dss2-DocumentBaseType.refURI"/>
                <w:tag w:val="dss2-DocumentBaseType.-jsonComment.RefURI"/>
                <w:id w:val="1197273328"/>
                <w:showingPlcHdr/>
              </w:sdtPr>
              <w:sdtEndPr/>
              <w:sdtContent>
                <w:customXmlInsRangeEnd w:id="8992"/>
                <w:ins w:id="8993" w:author="Andreas Kuehne" w:date="2019-05-31T12:40:00Z">
                  <w:r w:rsidR="00A71F46">
                    <w:rPr>
                      <w:color w:val="19D131"/>
                    </w:rPr>
                    <w:t>[]</w:t>
                  </w:r>
                </w:ins>
                <w:customXmlInsRangeStart w:id="8994" w:author="Andreas Kuehne" w:date="2019-05-31T12:40:00Z"/>
              </w:sdtContent>
            </w:sdt>
            <w:customXmlInsRangeEnd w:id="8994"/>
          </w:p>
        </w:tc>
      </w:tr>
      <w:tr w:rsidR="00A71F46" w14:paraId="54B49637" w14:textId="77777777" w:rsidTr="00A71F46">
        <w:trPr>
          <w:ins w:id="899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2627E29" w14:textId="77777777" w:rsidR="00A71F46" w:rsidRPr="002062A5" w:rsidRDefault="00A71F46" w:rsidP="00A71F46">
            <w:pPr>
              <w:pStyle w:val="Beschriftung"/>
              <w:rPr>
                <w:ins w:id="8996" w:author="Andreas Kuehne" w:date="2019-05-31T12:40:00Z"/>
                <w:rStyle w:val="Datatype"/>
                <w:b w:val="0"/>
                <w:bCs w:val="0"/>
              </w:rPr>
            </w:pPr>
            <w:ins w:id="8997" w:author="Andreas Kuehne" w:date="2019-05-31T12:40:00Z">
              <w:r w:rsidRPr="002062A5">
                <w:rPr>
                  <w:rStyle w:val="Datatype"/>
                </w:rPr>
                <w:t>RefType</w:t>
              </w:r>
            </w:ins>
          </w:p>
        </w:tc>
        <w:tc>
          <w:tcPr>
            <w:tcW w:w="4675" w:type="dxa"/>
          </w:tcPr>
          <w:p w14:paraId="778EDEF5"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8998" w:author="Andreas Kuehne" w:date="2019-05-31T12:40:00Z"/>
                <w:rStyle w:val="Datatype"/>
              </w:rPr>
            </w:pPr>
            <w:ins w:id="8999" w:author="Andreas Kuehne" w:date="2019-05-31T12:40:00Z">
              <w:r w:rsidRPr="002062A5">
                <w:rPr>
                  <w:rStyle w:val="Datatype"/>
                </w:rPr>
                <w:t>refType</w:t>
              </w:r>
            </w:ins>
          </w:p>
        </w:tc>
        <w:tc>
          <w:tcPr>
            <w:tcW w:w="4675" w:type="dxa"/>
          </w:tcPr>
          <w:p w14:paraId="3F0C44B4"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9000" w:author="Andreas Kuehne" w:date="2019-05-31T12:40:00Z"/>
              </w:rPr>
            </w:pPr>
            <w:customXmlInsRangeStart w:id="9001" w:author="Andreas Kuehne" w:date="2019-05-31T12:40:00Z"/>
            <w:sdt>
              <w:sdtPr>
                <w:alias w:val="dss2-DocumentBaseType.refType"/>
                <w:tag w:val="dss2-DocumentBaseType.-jsonComment.RefType"/>
                <w:id w:val="-1683345896"/>
                <w:showingPlcHdr/>
              </w:sdtPr>
              <w:sdtEndPr/>
              <w:sdtContent>
                <w:customXmlInsRangeEnd w:id="9001"/>
                <w:ins w:id="9002" w:author="Andreas Kuehne" w:date="2019-05-31T12:40:00Z">
                  <w:r w:rsidR="00A71F46">
                    <w:rPr>
                      <w:color w:val="19D131"/>
                    </w:rPr>
                    <w:t>[]</w:t>
                  </w:r>
                </w:ins>
                <w:customXmlInsRangeStart w:id="9003" w:author="Andreas Kuehne" w:date="2019-05-31T12:40:00Z"/>
              </w:sdtContent>
            </w:sdt>
            <w:customXmlInsRangeEnd w:id="9003"/>
          </w:p>
        </w:tc>
      </w:tr>
      <w:tr w:rsidR="00A71F46" w14:paraId="24A7B4AB" w14:textId="77777777" w:rsidTr="00A71F46">
        <w:trPr>
          <w:ins w:id="9004"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EF39A3E" w14:textId="77777777" w:rsidR="00A71F46" w:rsidRPr="002062A5" w:rsidRDefault="00A71F46" w:rsidP="00A71F46">
            <w:pPr>
              <w:pStyle w:val="Beschriftung"/>
              <w:rPr>
                <w:ins w:id="9005" w:author="Andreas Kuehne" w:date="2019-05-31T12:40:00Z"/>
                <w:rStyle w:val="Datatype"/>
                <w:b w:val="0"/>
                <w:bCs w:val="0"/>
              </w:rPr>
            </w:pPr>
            <w:ins w:id="9006" w:author="Andreas Kuehne" w:date="2019-05-31T12:40:00Z">
              <w:r w:rsidRPr="002062A5">
                <w:rPr>
                  <w:rStyle w:val="Datatype"/>
                </w:rPr>
                <w:t>SchemaRefs</w:t>
              </w:r>
            </w:ins>
          </w:p>
        </w:tc>
        <w:tc>
          <w:tcPr>
            <w:tcW w:w="4675" w:type="dxa"/>
          </w:tcPr>
          <w:p w14:paraId="52710354"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9007" w:author="Andreas Kuehne" w:date="2019-05-31T12:40:00Z"/>
                <w:rStyle w:val="Datatype"/>
              </w:rPr>
            </w:pPr>
            <w:ins w:id="9008" w:author="Andreas Kuehne" w:date="2019-05-31T12:40:00Z">
              <w:r w:rsidRPr="002062A5">
                <w:rPr>
                  <w:rStyle w:val="Datatype"/>
                </w:rPr>
                <w:t>schemaRefs</w:t>
              </w:r>
            </w:ins>
          </w:p>
        </w:tc>
        <w:tc>
          <w:tcPr>
            <w:tcW w:w="4675" w:type="dxa"/>
          </w:tcPr>
          <w:p w14:paraId="5499A04E"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9009" w:author="Andreas Kuehne" w:date="2019-05-31T12:40:00Z"/>
              </w:rPr>
            </w:pPr>
            <w:customXmlInsRangeStart w:id="9010" w:author="Andreas Kuehne" w:date="2019-05-31T12:40:00Z"/>
            <w:sdt>
              <w:sdtPr>
                <w:alias w:val="dss2-DocumentBaseType.schemaRefs"/>
                <w:tag w:val="dss2-DocumentBaseType.-jsonComment.SchemaRefs"/>
                <w:id w:val="-1482305115"/>
                <w:showingPlcHdr/>
              </w:sdtPr>
              <w:sdtEndPr/>
              <w:sdtContent>
                <w:customXmlInsRangeEnd w:id="9010"/>
                <w:ins w:id="9011" w:author="Andreas Kuehne" w:date="2019-05-31T12:40:00Z">
                  <w:r w:rsidR="00A71F46">
                    <w:rPr>
                      <w:color w:val="19D131"/>
                    </w:rPr>
                    <w:t>[]</w:t>
                  </w:r>
                </w:ins>
                <w:customXmlInsRangeStart w:id="9012" w:author="Andreas Kuehne" w:date="2019-05-31T12:40:00Z"/>
              </w:sdtContent>
            </w:sdt>
            <w:customXmlInsRangeEnd w:id="9012"/>
          </w:p>
        </w:tc>
      </w:tr>
    </w:tbl>
    <w:p w14:paraId="50CABFEA" w14:textId="77777777" w:rsidR="00A71F46" w:rsidRPr="0202B381" w:rsidRDefault="00A71F46" w:rsidP="00A71F46">
      <w:pPr>
        <w:rPr>
          <w:ins w:id="9013" w:author="Andreas Kuehne" w:date="2019-05-31T12:40:00Z"/>
        </w:rPr>
      </w:pPr>
      <w:ins w:id="9014" w:author="Andreas Kuehne" w:date="2019-05-31T12:40:00Z">
        <w:r w:rsidRPr="002062A5">
          <w:rPr>
            <w:rFonts w:eastAsia="Arial" w:cs="Arial"/>
            <w:sz w:val="22"/>
            <w:szCs w:val="22"/>
          </w:rPr>
          <w:t xml:space="preserve">The </w:t>
        </w:r>
        <w:r w:rsidRPr="002062A5">
          <w:rPr>
            <w:rFonts w:ascii="Courier New" w:eastAsia="Courier New" w:hAnsi="Courier New" w:cs="Courier New"/>
          </w:rPr>
          <w:t>DocumentBaseType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0D314BE7" w14:textId="77777777" w:rsidR="00A71F46" w:rsidRDefault="00A71F46" w:rsidP="00A71F46">
      <w:pPr>
        <w:pStyle w:val="Code"/>
        <w:spacing w:line="259" w:lineRule="auto"/>
        <w:rPr>
          <w:ins w:id="9015" w:author="Andreas Kuehne" w:date="2019-05-31T12:40:00Z"/>
        </w:rPr>
      </w:pPr>
      <w:ins w:id="9016" w:author="Andreas Kuehne" w:date="2019-05-31T12:40:00Z">
        <w:r>
          <w:rPr>
            <w:color w:val="31849B" w:themeColor="accent5" w:themeShade="BF"/>
          </w:rPr>
          <w:t>"dss2-DocumentBaseType"</w:t>
        </w:r>
        <w:r>
          <w:t>: {</w:t>
        </w:r>
      </w:ins>
    </w:p>
    <w:p w14:paraId="373992DE" w14:textId="77777777" w:rsidR="00A71F46" w:rsidRDefault="00A71F46" w:rsidP="00A71F46">
      <w:pPr>
        <w:pStyle w:val="Code"/>
        <w:spacing w:line="259" w:lineRule="auto"/>
        <w:rPr>
          <w:ins w:id="9017" w:author="Andreas Kuehne" w:date="2019-05-31T12:40:00Z"/>
        </w:rPr>
      </w:pPr>
      <w:ins w:id="9018" w:author="Andreas Kuehne" w:date="2019-05-31T12:40:00Z">
        <w:r>
          <w:rPr>
            <w:color w:val="31849B" w:themeColor="accent5" w:themeShade="BF"/>
          </w:rPr>
          <w:t xml:space="preserve">  "type"</w:t>
        </w:r>
        <w:r>
          <w:t xml:space="preserve">: </w:t>
        </w:r>
        <w:r>
          <w:rPr>
            <w:color w:val="244061" w:themeColor="accent1" w:themeShade="80"/>
          </w:rPr>
          <w:t>"object",</w:t>
        </w:r>
      </w:ins>
    </w:p>
    <w:p w14:paraId="36C42019" w14:textId="77777777" w:rsidR="00A71F46" w:rsidRDefault="00A71F46" w:rsidP="00A71F46">
      <w:pPr>
        <w:pStyle w:val="Code"/>
        <w:spacing w:line="259" w:lineRule="auto"/>
        <w:rPr>
          <w:ins w:id="9019" w:author="Andreas Kuehne" w:date="2019-05-31T12:40:00Z"/>
        </w:rPr>
      </w:pPr>
      <w:ins w:id="9020" w:author="Andreas Kuehne" w:date="2019-05-31T12:40:00Z">
        <w:r>
          <w:rPr>
            <w:color w:val="31849B" w:themeColor="accent5" w:themeShade="BF"/>
          </w:rPr>
          <w:t xml:space="preserve">  "properties"</w:t>
        </w:r>
        <w:r>
          <w:t>: {</w:t>
        </w:r>
      </w:ins>
    </w:p>
    <w:p w14:paraId="1D102392" w14:textId="77777777" w:rsidR="00A71F46" w:rsidRDefault="00A71F46" w:rsidP="00A71F46">
      <w:pPr>
        <w:pStyle w:val="Code"/>
        <w:spacing w:line="259" w:lineRule="auto"/>
        <w:rPr>
          <w:ins w:id="9021" w:author="Andreas Kuehne" w:date="2019-05-31T12:40:00Z"/>
        </w:rPr>
      </w:pPr>
      <w:ins w:id="9022" w:author="Andreas Kuehne" w:date="2019-05-31T12:40:00Z">
        <w:r>
          <w:rPr>
            <w:color w:val="31849B" w:themeColor="accent5" w:themeShade="BF"/>
          </w:rPr>
          <w:t xml:space="preserve">    "ID"</w:t>
        </w:r>
        <w:r>
          <w:t>: {</w:t>
        </w:r>
      </w:ins>
    </w:p>
    <w:p w14:paraId="0F314C44" w14:textId="77777777" w:rsidR="00A71F46" w:rsidRDefault="00A71F46" w:rsidP="00A71F46">
      <w:pPr>
        <w:pStyle w:val="Code"/>
        <w:spacing w:line="259" w:lineRule="auto"/>
        <w:rPr>
          <w:ins w:id="9023" w:author="Andreas Kuehne" w:date="2019-05-31T12:40:00Z"/>
        </w:rPr>
      </w:pPr>
      <w:ins w:id="9024" w:author="Andreas Kuehne" w:date="2019-05-31T12:40:00Z">
        <w:r>
          <w:rPr>
            <w:color w:val="31849B" w:themeColor="accent5" w:themeShade="BF"/>
          </w:rPr>
          <w:t xml:space="preserve">      "type"</w:t>
        </w:r>
        <w:r>
          <w:t xml:space="preserve">: </w:t>
        </w:r>
        <w:r>
          <w:rPr>
            <w:color w:val="244061" w:themeColor="accent1" w:themeShade="80"/>
          </w:rPr>
          <w:t>"string"</w:t>
        </w:r>
      </w:ins>
    </w:p>
    <w:p w14:paraId="71479754" w14:textId="77777777" w:rsidR="00A71F46" w:rsidRDefault="00A71F46" w:rsidP="00A71F46">
      <w:pPr>
        <w:pStyle w:val="Code"/>
        <w:spacing w:line="259" w:lineRule="auto"/>
        <w:rPr>
          <w:ins w:id="9025" w:author="Andreas Kuehne" w:date="2019-05-31T12:40:00Z"/>
        </w:rPr>
      </w:pPr>
      <w:ins w:id="9026" w:author="Andreas Kuehne" w:date="2019-05-31T12:40:00Z">
        <w:r>
          <w:t xml:space="preserve">    },</w:t>
        </w:r>
      </w:ins>
    </w:p>
    <w:p w14:paraId="62856E6B" w14:textId="77777777" w:rsidR="00A71F46" w:rsidRDefault="00A71F46" w:rsidP="00A71F46">
      <w:pPr>
        <w:pStyle w:val="Code"/>
        <w:spacing w:line="259" w:lineRule="auto"/>
        <w:rPr>
          <w:ins w:id="9027" w:author="Andreas Kuehne" w:date="2019-05-31T12:40:00Z"/>
        </w:rPr>
      </w:pPr>
      <w:ins w:id="9028" w:author="Andreas Kuehne" w:date="2019-05-31T12:40:00Z">
        <w:r>
          <w:rPr>
            <w:color w:val="31849B" w:themeColor="accent5" w:themeShade="BF"/>
          </w:rPr>
          <w:t xml:space="preserve">    "refURI"</w:t>
        </w:r>
        <w:r>
          <w:t>: {</w:t>
        </w:r>
      </w:ins>
    </w:p>
    <w:p w14:paraId="33E9F748" w14:textId="77777777" w:rsidR="00A71F46" w:rsidRDefault="00A71F46" w:rsidP="00A71F46">
      <w:pPr>
        <w:pStyle w:val="Code"/>
        <w:spacing w:line="259" w:lineRule="auto"/>
        <w:rPr>
          <w:ins w:id="9029" w:author="Andreas Kuehne" w:date="2019-05-31T12:40:00Z"/>
        </w:rPr>
      </w:pPr>
      <w:ins w:id="9030" w:author="Andreas Kuehne" w:date="2019-05-31T12:40:00Z">
        <w:r>
          <w:rPr>
            <w:color w:val="31849B" w:themeColor="accent5" w:themeShade="BF"/>
          </w:rPr>
          <w:t xml:space="preserve">      "type"</w:t>
        </w:r>
        <w:r>
          <w:t xml:space="preserve">: </w:t>
        </w:r>
        <w:r>
          <w:rPr>
            <w:color w:val="244061" w:themeColor="accent1" w:themeShade="80"/>
          </w:rPr>
          <w:t>"string"</w:t>
        </w:r>
      </w:ins>
    </w:p>
    <w:p w14:paraId="31C05B06" w14:textId="77777777" w:rsidR="00A71F46" w:rsidRDefault="00A71F46" w:rsidP="00A71F46">
      <w:pPr>
        <w:pStyle w:val="Code"/>
        <w:spacing w:line="259" w:lineRule="auto"/>
        <w:rPr>
          <w:ins w:id="9031" w:author="Andreas Kuehne" w:date="2019-05-31T12:40:00Z"/>
        </w:rPr>
      </w:pPr>
      <w:ins w:id="9032" w:author="Andreas Kuehne" w:date="2019-05-31T12:40:00Z">
        <w:r>
          <w:t xml:space="preserve">    },</w:t>
        </w:r>
      </w:ins>
    </w:p>
    <w:p w14:paraId="3B70D52A" w14:textId="77777777" w:rsidR="00A71F46" w:rsidRDefault="00A71F46" w:rsidP="00A71F46">
      <w:pPr>
        <w:pStyle w:val="Code"/>
        <w:spacing w:line="259" w:lineRule="auto"/>
        <w:rPr>
          <w:ins w:id="9033" w:author="Andreas Kuehne" w:date="2019-05-31T12:40:00Z"/>
        </w:rPr>
      </w:pPr>
      <w:ins w:id="9034" w:author="Andreas Kuehne" w:date="2019-05-31T12:40:00Z">
        <w:r>
          <w:rPr>
            <w:color w:val="31849B" w:themeColor="accent5" w:themeShade="BF"/>
          </w:rPr>
          <w:t xml:space="preserve">    "refType"</w:t>
        </w:r>
        <w:r>
          <w:t>: {</w:t>
        </w:r>
      </w:ins>
    </w:p>
    <w:p w14:paraId="72AE79E1" w14:textId="77777777" w:rsidR="00A71F46" w:rsidRDefault="00A71F46" w:rsidP="00A71F46">
      <w:pPr>
        <w:pStyle w:val="Code"/>
        <w:spacing w:line="259" w:lineRule="auto"/>
        <w:rPr>
          <w:ins w:id="9035" w:author="Andreas Kuehne" w:date="2019-05-31T12:40:00Z"/>
        </w:rPr>
      </w:pPr>
      <w:ins w:id="9036" w:author="Andreas Kuehne" w:date="2019-05-31T12:40:00Z">
        <w:r>
          <w:rPr>
            <w:color w:val="31849B" w:themeColor="accent5" w:themeShade="BF"/>
          </w:rPr>
          <w:t xml:space="preserve">      "type"</w:t>
        </w:r>
        <w:r>
          <w:t xml:space="preserve">: </w:t>
        </w:r>
        <w:r>
          <w:rPr>
            <w:color w:val="244061" w:themeColor="accent1" w:themeShade="80"/>
          </w:rPr>
          <w:t>"string"</w:t>
        </w:r>
      </w:ins>
    </w:p>
    <w:p w14:paraId="2A86B3D6" w14:textId="77777777" w:rsidR="00A71F46" w:rsidRDefault="00A71F46" w:rsidP="00A71F46">
      <w:pPr>
        <w:pStyle w:val="Code"/>
        <w:spacing w:line="259" w:lineRule="auto"/>
        <w:rPr>
          <w:ins w:id="9037" w:author="Andreas Kuehne" w:date="2019-05-31T12:40:00Z"/>
        </w:rPr>
      </w:pPr>
      <w:ins w:id="9038" w:author="Andreas Kuehne" w:date="2019-05-31T12:40:00Z">
        <w:r>
          <w:t xml:space="preserve">    },</w:t>
        </w:r>
      </w:ins>
    </w:p>
    <w:p w14:paraId="0CADDF67" w14:textId="77777777" w:rsidR="00A71F46" w:rsidRDefault="00A71F46" w:rsidP="00A71F46">
      <w:pPr>
        <w:pStyle w:val="Code"/>
        <w:spacing w:line="259" w:lineRule="auto"/>
        <w:rPr>
          <w:ins w:id="9039" w:author="Andreas Kuehne" w:date="2019-05-31T12:40:00Z"/>
        </w:rPr>
      </w:pPr>
      <w:ins w:id="9040" w:author="Andreas Kuehne" w:date="2019-05-31T12:40:00Z">
        <w:r>
          <w:rPr>
            <w:color w:val="31849B" w:themeColor="accent5" w:themeShade="BF"/>
          </w:rPr>
          <w:t xml:space="preserve">    "schemaRefs"</w:t>
        </w:r>
        <w:r>
          <w:t>: {</w:t>
        </w:r>
      </w:ins>
    </w:p>
    <w:p w14:paraId="056030E9" w14:textId="77777777" w:rsidR="00A71F46" w:rsidRDefault="00A71F46" w:rsidP="00A71F46">
      <w:pPr>
        <w:pStyle w:val="Code"/>
        <w:spacing w:line="259" w:lineRule="auto"/>
        <w:rPr>
          <w:ins w:id="9041" w:author="Andreas Kuehne" w:date="2019-05-31T12:40:00Z"/>
        </w:rPr>
      </w:pPr>
      <w:ins w:id="9042" w:author="Andreas Kuehne" w:date="2019-05-31T12:40:00Z">
        <w:r>
          <w:rPr>
            <w:color w:val="31849B" w:themeColor="accent5" w:themeShade="BF"/>
          </w:rPr>
          <w:t xml:space="preserve">      "type"</w:t>
        </w:r>
        <w:r>
          <w:t xml:space="preserve">: </w:t>
        </w:r>
        <w:r>
          <w:rPr>
            <w:color w:val="244061" w:themeColor="accent1" w:themeShade="80"/>
          </w:rPr>
          <w:t>"array",</w:t>
        </w:r>
      </w:ins>
    </w:p>
    <w:p w14:paraId="564120DA" w14:textId="77777777" w:rsidR="00A71F46" w:rsidRDefault="00A71F46" w:rsidP="00A71F46">
      <w:pPr>
        <w:pStyle w:val="Code"/>
        <w:spacing w:line="259" w:lineRule="auto"/>
        <w:rPr>
          <w:ins w:id="9043" w:author="Andreas Kuehne" w:date="2019-05-31T12:40:00Z"/>
        </w:rPr>
      </w:pPr>
      <w:ins w:id="9044" w:author="Andreas Kuehne" w:date="2019-05-31T12:40:00Z">
        <w:r>
          <w:rPr>
            <w:color w:val="31849B" w:themeColor="accent5" w:themeShade="BF"/>
          </w:rPr>
          <w:t xml:space="preserve">      "items"</w:t>
        </w:r>
        <w:r>
          <w:t>: {</w:t>
        </w:r>
      </w:ins>
    </w:p>
    <w:p w14:paraId="1B962C9B" w14:textId="77777777" w:rsidR="00A71F46" w:rsidRDefault="00A71F46" w:rsidP="00A71F46">
      <w:pPr>
        <w:pStyle w:val="Code"/>
        <w:spacing w:line="259" w:lineRule="auto"/>
        <w:rPr>
          <w:ins w:id="9045" w:author="Andreas Kuehne" w:date="2019-05-31T12:40:00Z"/>
        </w:rPr>
      </w:pPr>
      <w:ins w:id="9046" w:author="Andreas Kuehne" w:date="2019-05-31T12:40:00Z">
        <w:r>
          <w:rPr>
            <w:color w:val="31849B" w:themeColor="accent5" w:themeShade="BF"/>
          </w:rPr>
          <w:t xml:space="preserve">        "$ref"</w:t>
        </w:r>
        <w:r>
          <w:t xml:space="preserve">: </w:t>
        </w:r>
        <w:r>
          <w:rPr>
            <w:color w:val="244061" w:themeColor="accent1" w:themeShade="80"/>
          </w:rPr>
          <w:t>"#/definitions/dss2-DocumentType"</w:t>
        </w:r>
      </w:ins>
    </w:p>
    <w:p w14:paraId="6B39EEE1" w14:textId="77777777" w:rsidR="00A71F46" w:rsidRDefault="00A71F46" w:rsidP="00A71F46">
      <w:pPr>
        <w:pStyle w:val="Code"/>
        <w:spacing w:line="259" w:lineRule="auto"/>
        <w:rPr>
          <w:ins w:id="9047" w:author="Andreas Kuehne" w:date="2019-05-31T12:40:00Z"/>
        </w:rPr>
      </w:pPr>
      <w:ins w:id="9048" w:author="Andreas Kuehne" w:date="2019-05-31T12:40:00Z">
        <w:r>
          <w:t xml:space="preserve">      }</w:t>
        </w:r>
      </w:ins>
    </w:p>
    <w:p w14:paraId="288E0CE6" w14:textId="77777777" w:rsidR="00A71F46" w:rsidRDefault="00A71F46" w:rsidP="00A71F46">
      <w:pPr>
        <w:pStyle w:val="Code"/>
        <w:spacing w:line="259" w:lineRule="auto"/>
        <w:rPr>
          <w:ins w:id="9049" w:author="Andreas Kuehne" w:date="2019-05-31T12:40:00Z"/>
        </w:rPr>
      </w:pPr>
      <w:ins w:id="9050" w:author="Andreas Kuehne" w:date="2019-05-31T12:40:00Z">
        <w:r>
          <w:t xml:space="preserve">    }</w:t>
        </w:r>
      </w:ins>
    </w:p>
    <w:p w14:paraId="6C91A167" w14:textId="77777777" w:rsidR="00A71F46" w:rsidRDefault="00A71F46" w:rsidP="00A71F46">
      <w:pPr>
        <w:pStyle w:val="Code"/>
        <w:spacing w:line="259" w:lineRule="auto"/>
        <w:rPr>
          <w:ins w:id="9051" w:author="Andreas Kuehne" w:date="2019-05-31T12:40:00Z"/>
        </w:rPr>
      </w:pPr>
      <w:ins w:id="9052" w:author="Andreas Kuehne" w:date="2019-05-31T12:40:00Z">
        <w:r>
          <w:t xml:space="preserve">  }</w:t>
        </w:r>
      </w:ins>
    </w:p>
    <w:p w14:paraId="29E9E20F" w14:textId="77777777" w:rsidR="00A71F46" w:rsidRDefault="00A71F46" w:rsidP="00A71F46">
      <w:pPr>
        <w:pStyle w:val="Code"/>
        <w:spacing w:line="259" w:lineRule="auto"/>
        <w:rPr>
          <w:ins w:id="9053" w:author="Andreas Kuehne" w:date="2019-05-31T12:40:00Z"/>
        </w:rPr>
      </w:pPr>
      <w:ins w:id="9054" w:author="Andreas Kuehne" w:date="2019-05-31T12:40:00Z">
        <w:r>
          <w:t>}</w:t>
        </w:r>
      </w:ins>
    </w:p>
    <w:p w14:paraId="0C9213D2" w14:textId="77777777" w:rsidR="00A71F46" w:rsidRDefault="001A1734" w:rsidP="00A71F46">
      <w:pPr>
        <w:rPr>
          <w:ins w:id="9055" w:author="Andreas Kuehne" w:date="2019-05-31T12:40:00Z"/>
        </w:rPr>
      </w:pPr>
      <w:customXmlInsRangeStart w:id="9056" w:author="Andreas Kuehne" w:date="2019-05-31T12:40:00Z"/>
      <w:sdt>
        <w:sdtPr>
          <w:tag w:val="dss2-DocumentBaseType.-jsonSchema"/>
          <w:id w:val="231431559"/>
          <w:showingPlcHdr/>
        </w:sdtPr>
        <w:sdtEndPr/>
        <w:sdtContent>
          <w:customXmlInsRangeEnd w:id="9056"/>
          <w:ins w:id="9057" w:author="Andreas Kuehne" w:date="2019-05-31T12:40:00Z">
            <w:r w:rsidR="00A71F46">
              <w:rPr>
                <w:color w:val="19D131"/>
              </w:rPr>
              <w:t>[component DocumentBase JSON schema details]</w:t>
            </w:r>
          </w:ins>
          <w:customXmlInsRangeStart w:id="9058" w:author="Andreas Kuehne" w:date="2019-05-31T12:40:00Z"/>
        </w:sdtContent>
      </w:sdt>
      <w:customXmlInsRangeEnd w:id="9058"/>
    </w:p>
    <w:p w14:paraId="5B0F25DF" w14:textId="77777777" w:rsidR="00A71F46" w:rsidRDefault="00A71F46" w:rsidP="00A71F46">
      <w:pPr>
        <w:pStyle w:val="berschrift4"/>
        <w:numPr>
          <w:ilvl w:val="3"/>
          <w:numId w:val="3"/>
        </w:numPr>
        <w:rPr>
          <w:ins w:id="9059" w:author="Andreas Kuehne" w:date="2019-05-31T12:40:00Z"/>
        </w:rPr>
      </w:pPr>
      <w:bookmarkStart w:id="9060" w:name="_Toc10206914"/>
      <w:ins w:id="9061" w:author="Andreas Kuehne" w:date="2019-05-31T12:40:00Z">
        <w:r>
          <w:t>DocumentBase – XML Syntax</w:t>
        </w:r>
        <w:bookmarkEnd w:id="9060"/>
      </w:ins>
    </w:p>
    <w:p w14:paraId="6F2CB9E5" w14:textId="77777777" w:rsidR="00A71F46" w:rsidRPr="5404FA76" w:rsidRDefault="00A71F46" w:rsidP="00A71F46">
      <w:pPr>
        <w:rPr>
          <w:ins w:id="9062" w:author="Andreas Kuehne" w:date="2019-05-31T12:40:00Z"/>
        </w:rPr>
      </w:pPr>
      <w:ins w:id="9063" w:author="Andreas Kuehne" w:date="2019-05-31T12:40:00Z">
        <w:r w:rsidRPr="0CCF9147">
          <w:t xml:space="preserve">The XML type </w:t>
        </w:r>
        <w:r w:rsidRPr="002062A5">
          <w:rPr>
            <w:rFonts w:ascii="Courier New" w:eastAsia="Courier New" w:hAnsi="Courier New" w:cs="Courier New"/>
          </w:rPr>
          <w:t>DocumentBaseType</w:t>
        </w:r>
        <w:r w:rsidRPr="0CCF9147">
          <w:t xml:space="preserve"> SHALL implement the requirements defined in the </w:t>
        </w:r>
        <w:r w:rsidRPr="002062A5">
          <w:rPr>
            <w:rFonts w:ascii="Courier New" w:eastAsia="Courier New" w:hAnsi="Courier New" w:cs="Courier New"/>
          </w:rPr>
          <w:t>DocumentBase</w:t>
        </w:r>
        <w:r>
          <w:t xml:space="preserve"> </w:t>
        </w:r>
        <w:r w:rsidRPr="005A6FFD">
          <w:t>component.</w:t>
        </w:r>
      </w:ins>
    </w:p>
    <w:p w14:paraId="21E476E3" w14:textId="77777777" w:rsidR="00A71F46" w:rsidRDefault="00A71F46" w:rsidP="00A71F46">
      <w:pPr>
        <w:rPr>
          <w:ins w:id="9064" w:author="Andreas Kuehne" w:date="2019-05-31T12:40:00Z"/>
        </w:rPr>
      </w:pPr>
      <w:ins w:id="9065" w:author="Andreas Kuehne" w:date="2019-05-31T12:40:00Z">
        <w:r w:rsidRPr="005A6FFD">
          <w:rPr>
            <w:rFonts w:eastAsia="Arial"/>
          </w:rPr>
          <w:t xml:space="preserve">The </w:t>
        </w:r>
        <w:r w:rsidRPr="002062A5">
          <w:rPr>
            <w:rFonts w:ascii="Courier New" w:eastAsia="Courier New" w:hAnsi="Courier New" w:cs="Courier New"/>
          </w:rPr>
          <w:t>DocumentBaseType</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54B19D22" w14:textId="77777777" w:rsidR="00A71F46" w:rsidRDefault="00A71F46" w:rsidP="00A71F46">
      <w:pPr>
        <w:pStyle w:val="Code"/>
        <w:rPr>
          <w:ins w:id="9066" w:author="Andreas Kuehne" w:date="2019-05-31T12:40:00Z"/>
        </w:rPr>
      </w:pPr>
      <w:ins w:id="9067"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DocumentBaseType</w:t>
        </w:r>
        <w:r>
          <w:rPr>
            <w:color w:val="943634" w:themeColor="accent2" w:themeShade="BF"/>
          </w:rPr>
          <w:t>" abstract="</w:t>
        </w:r>
        <w:r>
          <w:rPr>
            <w:color w:val="244061" w:themeColor="accent1" w:themeShade="80"/>
          </w:rPr>
          <w:t>true</w:t>
        </w:r>
        <w:r>
          <w:rPr>
            <w:color w:val="943634" w:themeColor="accent2" w:themeShade="BF"/>
          </w:rPr>
          <w:t>"</w:t>
        </w:r>
        <w:r>
          <w:rPr>
            <w:color w:val="31849B" w:themeColor="accent5" w:themeShade="BF"/>
          </w:rPr>
          <w:t>&gt;</w:t>
        </w:r>
      </w:ins>
    </w:p>
    <w:p w14:paraId="3CE603CF" w14:textId="77777777" w:rsidR="00A71F46" w:rsidRDefault="00A71F46" w:rsidP="00A71F46">
      <w:pPr>
        <w:pStyle w:val="Code"/>
        <w:rPr>
          <w:ins w:id="9068" w:author="Andreas Kuehne" w:date="2019-05-31T12:40:00Z"/>
        </w:rPr>
      </w:pPr>
      <w:ins w:id="9069" w:author="Andreas Kuehne" w:date="2019-05-31T12:40:00Z">
        <w:r>
          <w:rPr>
            <w:color w:val="31849B" w:themeColor="accent5" w:themeShade="BF"/>
          </w:rPr>
          <w:t xml:space="preserve">  &lt;xs:attribute</w:t>
        </w:r>
        <w:r>
          <w:rPr>
            <w:color w:val="943634" w:themeColor="accent2" w:themeShade="BF"/>
          </w:rPr>
          <w:t xml:space="preserve"> name="</w:t>
        </w:r>
        <w:r>
          <w:rPr>
            <w:color w:val="244061" w:themeColor="accent1" w:themeShade="80"/>
          </w:rPr>
          <w:t>ID</w:t>
        </w:r>
        <w:r>
          <w:rPr>
            <w:color w:val="943634" w:themeColor="accent2" w:themeShade="BF"/>
          </w:rPr>
          <w:t>" type="</w:t>
        </w:r>
        <w:r>
          <w:rPr>
            <w:color w:val="244061" w:themeColor="accent1" w:themeShade="80"/>
          </w:rPr>
          <w:t>xs:ID</w:t>
        </w:r>
        <w:r>
          <w:rPr>
            <w:color w:val="943634" w:themeColor="accent2" w:themeShade="BF"/>
          </w:rPr>
          <w:t>" use="</w:t>
        </w:r>
        <w:r>
          <w:rPr>
            <w:color w:val="244061" w:themeColor="accent1" w:themeShade="80"/>
          </w:rPr>
          <w:t>optional</w:t>
        </w:r>
        <w:r>
          <w:rPr>
            <w:color w:val="943634" w:themeColor="accent2" w:themeShade="BF"/>
          </w:rPr>
          <w:t>"</w:t>
        </w:r>
        <w:r>
          <w:rPr>
            <w:color w:val="31849B" w:themeColor="accent5" w:themeShade="BF"/>
          </w:rPr>
          <w:t>/&gt;</w:t>
        </w:r>
      </w:ins>
    </w:p>
    <w:p w14:paraId="5F2CE999" w14:textId="77777777" w:rsidR="00A71F46" w:rsidRDefault="00A71F46" w:rsidP="00A71F46">
      <w:pPr>
        <w:pStyle w:val="Code"/>
        <w:rPr>
          <w:ins w:id="9070" w:author="Andreas Kuehne" w:date="2019-05-31T12:40:00Z"/>
        </w:rPr>
      </w:pPr>
      <w:ins w:id="9071" w:author="Andreas Kuehne" w:date="2019-05-31T12:40:00Z">
        <w:r>
          <w:rPr>
            <w:color w:val="31849B" w:themeColor="accent5" w:themeShade="BF"/>
          </w:rPr>
          <w:t xml:space="preserve">  &lt;xs:attribute</w:t>
        </w:r>
        <w:r>
          <w:rPr>
            <w:color w:val="943634" w:themeColor="accent2" w:themeShade="BF"/>
          </w:rPr>
          <w:t xml:space="preserve"> name="</w:t>
        </w:r>
        <w:r>
          <w:rPr>
            <w:color w:val="244061" w:themeColor="accent1" w:themeShade="80"/>
          </w:rPr>
          <w:t>RefURI</w:t>
        </w:r>
        <w:r>
          <w:rPr>
            <w:color w:val="943634" w:themeColor="accent2" w:themeShade="BF"/>
          </w:rPr>
          <w:t>" type="</w:t>
        </w:r>
        <w:r>
          <w:rPr>
            <w:color w:val="244061" w:themeColor="accent1" w:themeShade="80"/>
          </w:rPr>
          <w:t>xs:anyURI</w:t>
        </w:r>
        <w:r>
          <w:rPr>
            <w:color w:val="943634" w:themeColor="accent2" w:themeShade="BF"/>
          </w:rPr>
          <w:t>" use="</w:t>
        </w:r>
        <w:r>
          <w:rPr>
            <w:color w:val="244061" w:themeColor="accent1" w:themeShade="80"/>
          </w:rPr>
          <w:t>optional</w:t>
        </w:r>
        <w:r>
          <w:rPr>
            <w:color w:val="943634" w:themeColor="accent2" w:themeShade="BF"/>
          </w:rPr>
          <w:t>"</w:t>
        </w:r>
        <w:r>
          <w:rPr>
            <w:color w:val="31849B" w:themeColor="accent5" w:themeShade="BF"/>
          </w:rPr>
          <w:t>/&gt;</w:t>
        </w:r>
      </w:ins>
    </w:p>
    <w:p w14:paraId="590A84C6" w14:textId="77777777" w:rsidR="00A71F46" w:rsidRDefault="00A71F46" w:rsidP="00A71F46">
      <w:pPr>
        <w:pStyle w:val="Code"/>
        <w:rPr>
          <w:ins w:id="9072" w:author="Andreas Kuehne" w:date="2019-05-31T12:40:00Z"/>
        </w:rPr>
      </w:pPr>
      <w:ins w:id="9073" w:author="Andreas Kuehne" w:date="2019-05-31T12:40:00Z">
        <w:r>
          <w:rPr>
            <w:color w:val="31849B" w:themeColor="accent5" w:themeShade="BF"/>
          </w:rPr>
          <w:t xml:space="preserve">  &lt;xs:attribute</w:t>
        </w:r>
        <w:r>
          <w:rPr>
            <w:color w:val="943634" w:themeColor="accent2" w:themeShade="BF"/>
          </w:rPr>
          <w:t xml:space="preserve"> name="</w:t>
        </w:r>
        <w:r>
          <w:rPr>
            <w:color w:val="244061" w:themeColor="accent1" w:themeShade="80"/>
          </w:rPr>
          <w:t>RefType</w:t>
        </w:r>
        <w:r>
          <w:rPr>
            <w:color w:val="943634" w:themeColor="accent2" w:themeShade="BF"/>
          </w:rPr>
          <w:t>" type="</w:t>
        </w:r>
        <w:r>
          <w:rPr>
            <w:color w:val="244061" w:themeColor="accent1" w:themeShade="80"/>
          </w:rPr>
          <w:t>xs:anyURI</w:t>
        </w:r>
        <w:r>
          <w:rPr>
            <w:color w:val="943634" w:themeColor="accent2" w:themeShade="BF"/>
          </w:rPr>
          <w:t>" use="</w:t>
        </w:r>
        <w:r>
          <w:rPr>
            <w:color w:val="244061" w:themeColor="accent1" w:themeShade="80"/>
          </w:rPr>
          <w:t>optional</w:t>
        </w:r>
        <w:r>
          <w:rPr>
            <w:color w:val="943634" w:themeColor="accent2" w:themeShade="BF"/>
          </w:rPr>
          <w:t>"</w:t>
        </w:r>
        <w:r>
          <w:rPr>
            <w:color w:val="31849B" w:themeColor="accent5" w:themeShade="BF"/>
          </w:rPr>
          <w:t>/&gt;</w:t>
        </w:r>
      </w:ins>
    </w:p>
    <w:p w14:paraId="039472E1" w14:textId="77777777" w:rsidR="00A71F46" w:rsidRDefault="00A71F46" w:rsidP="00A71F46">
      <w:pPr>
        <w:pStyle w:val="Code"/>
        <w:rPr>
          <w:ins w:id="9074" w:author="Andreas Kuehne" w:date="2019-05-31T12:40:00Z"/>
        </w:rPr>
      </w:pPr>
      <w:ins w:id="9075" w:author="Andreas Kuehne" w:date="2019-05-31T12:40:00Z">
        <w:r>
          <w:rPr>
            <w:color w:val="31849B" w:themeColor="accent5" w:themeShade="BF"/>
          </w:rPr>
          <w:t xml:space="preserve">  &lt;xs:attribute</w:t>
        </w:r>
        <w:r>
          <w:rPr>
            <w:color w:val="943634" w:themeColor="accent2" w:themeShade="BF"/>
          </w:rPr>
          <w:t xml:space="preserve"> name="</w:t>
        </w:r>
        <w:r>
          <w:rPr>
            <w:color w:val="244061" w:themeColor="accent1" w:themeShade="80"/>
          </w:rPr>
          <w:t>SchemaRefs</w:t>
        </w:r>
        <w:r>
          <w:rPr>
            <w:color w:val="943634" w:themeColor="accent2" w:themeShade="BF"/>
          </w:rPr>
          <w:t>" type="</w:t>
        </w:r>
        <w:r>
          <w:rPr>
            <w:color w:val="244061" w:themeColor="accent1" w:themeShade="80"/>
          </w:rPr>
          <w:t>xs:IDREFS</w:t>
        </w:r>
        <w:r>
          <w:rPr>
            <w:color w:val="943634" w:themeColor="accent2" w:themeShade="BF"/>
          </w:rPr>
          <w:t>" use="</w:t>
        </w:r>
        <w:r>
          <w:rPr>
            <w:color w:val="244061" w:themeColor="accent1" w:themeShade="80"/>
          </w:rPr>
          <w:t>optional</w:t>
        </w:r>
        <w:r>
          <w:rPr>
            <w:color w:val="943634" w:themeColor="accent2" w:themeShade="BF"/>
          </w:rPr>
          <w:t>"</w:t>
        </w:r>
        <w:r>
          <w:rPr>
            <w:color w:val="31849B" w:themeColor="accent5" w:themeShade="BF"/>
          </w:rPr>
          <w:t>/&gt;</w:t>
        </w:r>
      </w:ins>
    </w:p>
    <w:p w14:paraId="7107D822" w14:textId="77777777" w:rsidR="00A71F46" w:rsidRDefault="00A71F46" w:rsidP="00A71F46">
      <w:pPr>
        <w:pStyle w:val="Code"/>
        <w:rPr>
          <w:ins w:id="9076" w:author="Andreas Kuehne" w:date="2019-05-31T12:40:00Z"/>
        </w:rPr>
      </w:pPr>
      <w:ins w:id="9077" w:author="Andreas Kuehne" w:date="2019-05-31T12:40:00Z">
        <w:r>
          <w:rPr>
            <w:color w:val="31849B" w:themeColor="accent5" w:themeShade="BF"/>
          </w:rPr>
          <w:t>&lt;/xs:complexType&gt;</w:t>
        </w:r>
      </w:ins>
    </w:p>
    <w:p w14:paraId="54FB8B9C" w14:textId="77777777" w:rsidR="00A71F46" w:rsidRDefault="00A71F46" w:rsidP="00A71F46">
      <w:pPr>
        <w:spacing w:line="259" w:lineRule="auto"/>
        <w:rPr>
          <w:ins w:id="9078" w:author="Andreas Kuehne" w:date="2019-05-31T12:40:00Z"/>
        </w:rPr>
      </w:pPr>
      <w:ins w:id="9079" w:author="Andreas Kuehne" w:date="2019-05-31T12:40:00Z">
        <w:r>
          <w:t>Each child element of</w:t>
        </w:r>
        <w:r w:rsidRPr="71C71F8C">
          <w:t xml:space="preserve"> </w:t>
        </w:r>
        <w:r w:rsidRPr="002062A5">
          <w:rPr>
            <w:rFonts w:ascii="Courier New" w:eastAsia="Courier New" w:hAnsi="Courier New" w:cs="Courier New"/>
          </w:rPr>
          <w:t>DocumentBaseType</w:t>
        </w:r>
        <w:r w:rsidRPr="71C71F8C">
          <w:t xml:space="preserve"> </w:t>
        </w:r>
        <w:r>
          <w:t xml:space="preserve">XML element SHALL implement in XML syntax the sub-component that has a name equal to its local name. </w:t>
        </w:r>
      </w:ins>
      <w:customXmlInsRangeStart w:id="9080" w:author="Andreas Kuehne" w:date="2019-05-31T12:40:00Z"/>
      <w:sdt>
        <w:sdtPr>
          <w:tag w:val="dss2-DocumentBaseType.-xmlSchema"/>
          <w:id w:val="1576319293"/>
          <w:showingPlcHdr/>
        </w:sdtPr>
        <w:sdtEndPr/>
        <w:sdtContent>
          <w:customXmlInsRangeEnd w:id="9080"/>
          <w:ins w:id="9081" w:author="Andreas Kuehne" w:date="2019-05-31T12:40:00Z">
            <w:r>
              <w:rPr>
                <w:color w:val="19D131"/>
              </w:rPr>
              <w:t>[component DocumentBase XML schema details]</w:t>
            </w:r>
          </w:ins>
          <w:customXmlInsRangeStart w:id="9082" w:author="Andreas Kuehne" w:date="2019-05-31T12:40:00Z"/>
        </w:sdtContent>
      </w:sdt>
      <w:customXmlInsRangeEnd w:id="9082"/>
    </w:p>
    <w:p w14:paraId="5127B1DE" w14:textId="77777777" w:rsidR="00A71F46" w:rsidRDefault="00A71F46" w:rsidP="00A71F46">
      <w:pPr>
        <w:pStyle w:val="berschrift3"/>
        <w:numPr>
          <w:ilvl w:val="2"/>
          <w:numId w:val="3"/>
        </w:numPr>
        <w:rPr>
          <w:ins w:id="9083" w:author="Andreas Kuehne" w:date="2019-05-31T12:40:00Z"/>
        </w:rPr>
      </w:pPr>
      <w:bookmarkStart w:id="9084" w:name="_Toc10206915"/>
      <w:ins w:id="9085" w:author="Andreas Kuehne" w:date="2019-05-31T12:40:00Z">
        <w:r>
          <w:t>Component Document</w:t>
        </w:r>
        <w:bookmarkEnd w:id="9084"/>
      </w:ins>
    </w:p>
    <w:p w14:paraId="7ADF7573" w14:textId="77777777" w:rsidR="00A71F46" w:rsidRDefault="001A1734" w:rsidP="00A71F46">
      <w:pPr>
        <w:rPr>
          <w:ins w:id="9086" w:author="Andreas Kuehne" w:date="2019-05-31T12:40:00Z"/>
        </w:rPr>
      </w:pPr>
      <w:customXmlInsRangeStart w:id="9087" w:author="Andreas Kuehne" w:date="2019-05-31T12:40:00Z"/>
      <w:sdt>
        <w:sdtPr>
          <w:tag w:val="dss2-DocumentType.-normative"/>
          <w:id w:val="-1306005949"/>
        </w:sdtPr>
        <w:sdtEndPr/>
        <w:sdtContent>
          <w:customXmlInsRangeEnd w:id="9087"/>
          <w:ins w:id="9088" w:author="Andreas Kuehne" w:date="2019-05-31T12:40:00Z">
            <w:r w:rsidR="00A71F46" w:rsidRPr="003A06D0">
              <w:rPr>
                <w:color w:val="19D131"/>
                <w:lang w:val="en-GB"/>
              </w:rPr>
              <w:t xml:space="preserve">The </w:t>
            </w:r>
            <w:r w:rsidR="00A71F46" w:rsidRPr="003A06D0">
              <w:rPr>
                <w:rStyle w:val="Datatype"/>
                <w:lang w:val="en-GB"/>
              </w:rPr>
              <w:t>Document</w:t>
            </w:r>
            <w:r w:rsidR="00A71F46" w:rsidRPr="003A06D0">
              <w:rPr>
                <w:color w:val="19D131"/>
                <w:lang w:val="en-GB"/>
              </w:rPr>
              <w:t xml:space="preserve"> component contains input data for DSS processing.</w:t>
            </w:r>
          </w:ins>
          <w:customXmlInsRangeStart w:id="9089" w:author="Andreas Kuehne" w:date="2019-05-31T12:40:00Z"/>
        </w:sdtContent>
      </w:sdt>
      <w:customXmlInsRangeEnd w:id="9089"/>
    </w:p>
    <w:p w14:paraId="69A9BAE1" w14:textId="77777777" w:rsidR="00A71F46" w:rsidRDefault="00A71F46" w:rsidP="00A71F46">
      <w:pPr>
        <w:rPr>
          <w:ins w:id="9090" w:author="Andreas Kuehne" w:date="2019-05-31T12:40:00Z"/>
        </w:rPr>
      </w:pPr>
      <w:ins w:id="9091" w:author="Andreas Kuehne" w:date="2019-05-31T12:40:00Z">
        <w:r>
          <w:t xml:space="preserve">This components extends the component </w:t>
        </w:r>
        <w:r>
          <w:fldChar w:fldCharType="begin"/>
        </w:r>
        <w:r>
          <w:instrText xml:space="preserve"> REF _RefComp8554D474 \r \h </w:instrText>
        </w:r>
      </w:ins>
      <w:ins w:id="9092" w:author="Andreas Kuehne" w:date="2019-05-31T12:40:00Z">
        <w:r>
          <w:fldChar w:fldCharType="separate"/>
        </w:r>
        <w:r>
          <w:rPr>
            <w:rStyle w:val="Datatype"/>
            <w:rFonts w:eastAsia="Courier New" w:cs="Courier New"/>
          </w:rPr>
          <w:t>DocumentBase</w:t>
        </w:r>
        <w:r>
          <w:fldChar w:fldCharType="end"/>
        </w:r>
        <w:r>
          <w:t>. The inherited sub-components are not repeated here.</w:t>
        </w:r>
      </w:ins>
    </w:p>
    <w:p w14:paraId="2F733E8E" w14:textId="77777777" w:rsidR="00A71F46" w:rsidRDefault="00A71F46" w:rsidP="00A71F46">
      <w:pPr>
        <w:rPr>
          <w:ins w:id="9093" w:author="Andreas Kuehne" w:date="2019-05-31T12:40:00Z"/>
        </w:rPr>
      </w:pPr>
      <w:ins w:id="9094" w:author="Andreas Kuehne" w:date="2019-05-31T12:40:00Z">
        <w:r>
          <w:t>Below follows a list of the sub-components that constitute this component:</w:t>
        </w:r>
      </w:ins>
    </w:p>
    <w:p w14:paraId="733387E1" w14:textId="77777777" w:rsidR="00A71F46" w:rsidRDefault="00A71F46" w:rsidP="00A71F46">
      <w:pPr>
        <w:pStyle w:val="Member"/>
        <w:rPr>
          <w:ins w:id="9095" w:author="Andreas Kuehne" w:date="2019-05-31T12:40:00Z"/>
        </w:rPr>
      </w:pPr>
      <w:ins w:id="9096" w:author="Andreas Kuehne" w:date="2019-05-31T12:40:00Z">
        <w:r>
          <w:t xml:space="preserve">The </w:t>
        </w:r>
        <w:r w:rsidRPr="35C1378D">
          <w:rPr>
            <w:rStyle w:val="Datatype"/>
          </w:rPr>
          <w:t>Base64Data</w:t>
        </w:r>
        <w:r>
          <w:t xml:space="preserve"> element MUST contain one instance of a sub-component. This element MUST satisfy the requirements specified in this document in section </w:t>
        </w:r>
        <w:r>
          <w:fldChar w:fldCharType="begin"/>
        </w:r>
        <w:r>
          <w:instrText xml:space="preserve"> REF _RefComp2EB1F1FA \r \h </w:instrText>
        </w:r>
      </w:ins>
      <w:ins w:id="9097" w:author="Andreas Kuehne" w:date="2019-05-31T12:40:00Z">
        <w:r>
          <w:fldChar w:fldCharType="separate"/>
        </w:r>
        <w:r>
          <w:rPr>
            <w:rStyle w:val="Datatype"/>
            <w:rFonts w:eastAsia="Courier New" w:cs="Courier New"/>
          </w:rPr>
          <w:t>Base64Data</w:t>
        </w:r>
        <w:r>
          <w:fldChar w:fldCharType="end"/>
        </w:r>
        <w:r>
          <w:t xml:space="preserve">. </w:t>
        </w:r>
      </w:ins>
      <w:customXmlInsRangeStart w:id="9098" w:author="Andreas Kuehne" w:date="2019-05-31T12:40:00Z"/>
      <w:sdt>
        <w:sdtPr>
          <w:alias w:val="dss2-DocumentType.b64Data"/>
          <w:tag w:val="dss2-DocumentType.Base64Data"/>
          <w:id w:val="-296914992"/>
          <w:showingPlcHdr/>
        </w:sdtPr>
        <w:sdtEndPr/>
        <w:sdtContent>
          <w:customXmlInsRangeEnd w:id="9098"/>
          <w:ins w:id="9099" w:author="Andreas Kuehne" w:date="2019-05-31T12:40:00Z">
            <w:r>
              <w:rPr>
                <w:color w:val="19D131"/>
              </w:rPr>
              <w:t>[sub component Base64Data details]</w:t>
            </w:r>
          </w:ins>
          <w:customXmlInsRangeStart w:id="9100" w:author="Andreas Kuehne" w:date="2019-05-31T12:40:00Z"/>
        </w:sdtContent>
      </w:sdt>
      <w:customXmlInsRangeEnd w:id="9100"/>
    </w:p>
    <w:p w14:paraId="1AF0A8B8" w14:textId="77777777" w:rsidR="00A71F46" w:rsidRDefault="00A71F46" w:rsidP="00A71F46">
      <w:pPr>
        <w:pStyle w:val="Non-normativeCommentHeading"/>
        <w:rPr>
          <w:ins w:id="9101" w:author="Andreas Kuehne" w:date="2019-05-31T12:40:00Z"/>
        </w:rPr>
      </w:pPr>
      <w:ins w:id="9102" w:author="Andreas Kuehne" w:date="2019-05-31T12:40:00Z">
        <w:r>
          <w:t>Non-normative Comment:</w:t>
        </w:r>
      </w:ins>
    </w:p>
    <w:p w14:paraId="1D855690" w14:textId="77777777" w:rsidR="00A71F46" w:rsidRDefault="001A1734" w:rsidP="00A71F46">
      <w:pPr>
        <w:pStyle w:val="Non-normativeComment"/>
        <w:rPr>
          <w:ins w:id="9103" w:author="Andreas Kuehne" w:date="2019-05-31T12:40:00Z"/>
        </w:rPr>
      </w:pPr>
      <w:customXmlInsRangeStart w:id="9104" w:author="Andreas Kuehne" w:date="2019-05-31T12:40:00Z"/>
      <w:sdt>
        <w:sdtPr>
          <w:tag w:val="dss2-DocumentType.-nonNormative"/>
          <w:id w:val="-848868442"/>
          <w:showingPlcHdr/>
        </w:sdtPr>
        <w:sdtEndPr/>
        <w:sdtContent>
          <w:customXmlInsRangeEnd w:id="9104"/>
          <w:ins w:id="9105" w:author="Andreas Kuehne" w:date="2019-05-31T12:40:00Z">
            <w:r w:rsidR="00A71F46">
              <w:rPr>
                <w:color w:val="19D131"/>
              </w:rPr>
              <w:t>[component Document non normative details]</w:t>
            </w:r>
          </w:ins>
          <w:customXmlInsRangeStart w:id="9106" w:author="Andreas Kuehne" w:date="2019-05-31T12:40:00Z"/>
        </w:sdtContent>
      </w:sdt>
      <w:customXmlInsRangeEnd w:id="9106"/>
    </w:p>
    <w:p w14:paraId="1F56A33D" w14:textId="77777777" w:rsidR="00A71F46" w:rsidRDefault="00A71F46" w:rsidP="00A71F46">
      <w:pPr>
        <w:pStyle w:val="berschrift4"/>
        <w:numPr>
          <w:ilvl w:val="3"/>
          <w:numId w:val="3"/>
        </w:numPr>
        <w:rPr>
          <w:ins w:id="9107" w:author="Andreas Kuehne" w:date="2019-05-31T12:40:00Z"/>
        </w:rPr>
      </w:pPr>
      <w:bookmarkStart w:id="9108" w:name="_Toc10206916"/>
      <w:ins w:id="9109" w:author="Andreas Kuehne" w:date="2019-05-31T12:40:00Z">
        <w:r>
          <w:t>Document – JSON Syntax</w:t>
        </w:r>
        <w:bookmarkEnd w:id="9108"/>
      </w:ins>
    </w:p>
    <w:p w14:paraId="59C1153A" w14:textId="77777777" w:rsidR="00A71F46" w:rsidRPr="0248A3D1" w:rsidRDefault="00A71F46" w:rsidP="00A71F46">
      <w:pPr>
        <w:rPr>
          <w:ins w:id="9110" w:author="Andreas Kuehne" w:date="2019-05-31T12:40:00Z"/>
        </w:rPr>
      </w:pPr>
      <w:ins w:id="9111" w:author="Andreas Kuehne" w:date="2019-05-31T12:40:00Z">
        <w:r w:rsidRPr="002062A5">
          <w:rPr>
            <w:rFonts w:eastAsia="Arial" w:cs="Arial"/>
            <w:sz w:val="22"/>
            <w:szCs w:val="22"/>
          </w:rPr>
          <w:t xml:space="preserve">The </w:t>
        </w:r>
        <w:r w:rsidRPr="002062A5">
          <w:rPr>
            <w:rFonts w:ascii="Courier New" w:eastAsia="Courier New" w:hAnsi="Courier New" w:cs="Courier New"/>
          </w:rPr>
          <w:t>DocumentType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Document</w:t>
        </w:r>
        <w:r>
          <w:t xml:space="preserve"> component.</w:t>
        </w:r>
      </w:ins>
    </w:p>
    <w:p w14:paraId="5F584981" w14:textId="77777777" w:rsidR="00A71F46" w:rsidRPr="C2430093" w:rsidRDefault="00A71F46" w:rsidP="00A71F46">
      <w:pPr>
        <w:spacing w:line="259" w:lineRule="auto"/>
        <w:rPr>
          <w:ins w:id="9112" w:author="Andreas Kuehne" w:date="2019-05-31T12:40:00Z"/>
          <w:rFonts w:eastAsia="Arial" w:cs="Arial"/>
          <w:sz w:val="22"/>
          <w:szCs w:val="22"/>
        </w:rPr>
      </w:pPr>
      <w:ins w:id="9113"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Document</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126"/>
        <w:gridCol w:w="3167"/>
        <w:gridCol w:w="3057"/>
      </w:tblGrid>
      <w:tr w:rsidR="00A71F46" w14:paraId="74C735AC" w14:textId="77777777" w:rsidTr="00A71F46">
        <w:trPr>
          <w:cnfStyle w:val="100000000000" w:firstRow="1" w:lastRow="0" w:firstColumn="0" w:lastColumn="0" w:oddVBand="0" w:evenVBand="0" w:oddHBand="0" w:evenHBand="0" w:firstRowFirstColumn="0" w:firstRowLastColumn="0" w:lastRowFirstColumn="0" w:lastRowLastColumn="0"/>
          <w:ins w:id="9114"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908C83B" w14:textId="77777777" w:rsidR="00A71F46" w:rsidRDefault="00A71F46" w:rsidP="00A71F46">
            <w:pPr>
              <w:pStyle w:val="Beschriftung"/>
              <w:rPr>
                <w:ins w:id="9115" w:author="Andreas Kuehne" w:date="2019-05-31T12:40:00Z"/>
              </w:rPr>
            </w:pPr>
            <w:ins w:id="9116" w:author="Andreas Kuehne" w:date="2019-05-31T12:40:00Z">
              <w:r>
                <w:t>Element</w:t>
              </w:r>
            </w:ins>
          </w:p>
        </w:tc>
        <w:tc>
          <w:tcPr>
            <w:tcW w:w="4675" w:type="dxa"/>
          </w:tcPr>
          <w:p w14:paraId="40F66EA1"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9117" w:author="Andreas Kuehne" w:date="2019-05-31T12:40:00Z"/>
              </w:rPr>
            </w:pPr>
            <w:ins w:id="9118" w:author="Andreas Kuehne" w:date="2019-05-31T12:40:00Z">
              <w:r>
                <w:t>Implementing JSON member name</w:t>
              </w:r>
            </w:ins>
          </w:p>
        </w:tc>
        <w:tc>
          <w:tcPr>
            <w:tcW w:w="4675" w:type="dxa"/>
          </w:tcPr>
          <w:p w14:paraId="48FEDF3E"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9119" w:author="Andreas Kuehne" w:date="2019-05-31T12:40:00Z"/>
              </w:rPr>
            </w:pPr>
            <w:ins w:id="9120" w:author="Andreas Kuehne" w:date="2019-05-31T12:40:00Z">
              <w:r>
                <w:t>Comments</w:t>
              </w:r>
            </w:ins>
          </w:p>
        </w:tc>
      </w:tr>
      <w:tr w:rsidR="00A71F46" w14:paraId="4A28F5FE" w14:textId="77777777" w:rsidTr="00A71F46">
        <w:trPr>
          <w:ins w:id="912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962F3C2" w14:textId="77777777" w:rsidR="00A71F46" w:rsidRPr="002062A5" w:rsidRDefault="00A71F46" w:rsidP="00A71F46">
            <w:pPr>
              <w:pStyle w:val="Beschriftung"/>
              <w:rPr>
                <w:ins w:id="9122" w:author="Andreas Kuehne" w:date="2019-05-31T12:40:00Z"/>
                <w:rStyle w:val="Datatype"/>
                <w:b w:val="0"/>
                <w:bCs w:val="0"/>
              </w:rPr>
            </w:pPr>
            <w:ins w:id="9123" w:author="Andreas Kuehne" w:date="2019-05-31T12:40:00Z">
              <w:r w:rsidRPr="002062A5">
                <w:rPr>
                  <w:rStyle w:val="Datatype"/>
                </w:rPr>
                <w:t>Base64Data</w:t>
              </w:r>
            </w:ins>
          </w:p>
        </w:tc>
        <w:tc>
          <w:tcPr>
            <w:tcW w:w="4675" w:type="dxa"/>
          </w:tcPr>
          <w:p w14:paraId="042E1F17"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9124" w:author="Andreas Kuehne" w:date="2019-05-31T12:40:00Z"/>
                <w:rStyle w:val="Datatype"/>
              </w:rPr>
            </w:pPr>
            <w:ins w:id="9125" w:author="Andreas Kuehne" w:date="2019-05-31T12:40:00Z">
              <w:r w:rsidRPr="002062A5">
                <w:rPr>
                  <w:rStyle w:val="Datatype"/>
                </w:rPr>
                <w:t>b64Data</w:t>
              </w:r>
            </w:ins>
          </w:p>
        </w:tc>
        <w:tc>
          <w:tcPr>
            <w:tcW w:w="4675" w:type="dxa"/>
          </w:tcPr>
          <w:p w14:paraId="786B5F03"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9126" w:author="Andreas Kuehne" w:date="2019-05-31T12:40:00Z"/>
              </w:rPr>
            </w:pPr>
            <w:customXmlInsRangeStart w:id="9127" w:author="Andreas Kuehne" w:date="2019-05-31T12:40:00Z"/>
            <w:sdt>
              <w:sdtPr>
                <w:alias w:val="dss2-DocumentType.b64Data"/>
                <w:tag w:val="dss2-DocumentType.-jsonComment.Base64Data"/>
                <w:id w:val="1733424209"/>
                <w:showingPlcHdr/>
              </w:sdtPr>
              <w:sdtEndPr/>
              <w:sdtContent>
                <w:customXmlInsRangeEnd w:id="9127"/>
                <w:ins w:id="9128" w:author="Andreas Kuehne" w:date="2019-05-31T12:40:00Z">
                  <w:r w:rsidR="00A71F46">
                    <w:rPr>
                      <w:color w:val="19D131"/>
                    </w:rPr>
                    <w:t>[]</w:t>
                  </w:r>
                </w:ins>
                <w:customXmlInsRangeStart w:id="9129" w:author="Andreas Kuehne" w:date="2019-05-31T12:40:00Z"/>
              </w:sdtContent>
            </w:sdt>
            <w:customXmlInsRangeEnd w:id="9129"/>
          </w:p>
        </w:tc>
      </w:tr>
    </w:tbl>
    <w:p w14:paraId="2071ED83" w14:textId="77777777" w:rsidR="00A71F46" w:rsidRPr="0202B381" w:rsidRDefault="00A71F46" w:rsidP="00A71F46">
      <w:pPr>
        <w:rPr>
          <w:ins w:id="9130" w:author="Andreas Kuehne" w:date="2019-05-31T12:40:00Z"/>
        </w:rPr>
      </w:pPr>
      <w:ins w:id="9131" w:author="Andreas Kuehne" w:date="2019-05-31T12:40:00Z">
        <w:r w:rsidRPr="002062A5">
          <w:rPr>
            <w:rFonts w:eastAsia="Arial" w:cs="Arial"/>
            <w:sz w:val="22"/>
            <w:szCs w:val="22"/>
          </w:rPr>
          <w:t xml:space="preserve">The </w:t>
        </w:r>
        <w:r w:rsidRPr="002062A5">
          <w:rPr>
            <w:rFonts w:ascii="Courier New" w:eastAsia="Courier New" w:hAnsi="Courier New" w:cs="Courier New"/>
          </w:rPr>
          <w:t>DocumentType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4DB18511" w14:textId="77777777" w:rsidR="00A71F46" w:rsidRDefault="00A71F46" w:rsidP="00A71F46">
      <w:pPr>
        <w:pStyle w:val="Code"/>
        <w:spacing w:line="259" w:lineRule="auto"/>
        <w:rPr>
          <w:ins w:id="9132" w:author="Andreas Kuehne" w:date="2019-05-31T12:40:00Z"/>
        </w:rPr>
      </w:pPr>
      <w:ins w:id="9133" w:author="Andreas Kuehne" w:date="2019-05-31T12:40:00Z">
        <w:r>
          <w:rPr>
            <w:color w:val="31849B" w:themeColor="accent5" w:themeShade="BF"/>
          </w:rPr>
          <w:t>"dss2-DocumentType"</w:t>
        </w:r>
        <w:r>
          <w:t>: {</w:t>
        </w:r>
      </w:ins>
    </w:p>
    <w:p w14:paraId="2E4ACC25" w14:textId="77777777" w:rsidR="00A71F46" w:rsidRDefault="00A71F46" w:rsidP="00A71F46">
      <w:pPr>
        <w:pStyle w:val="Code"/>
        <w:spacing w:line="259" w:lineRule="auto"/>
        <w:rPr>
          <w:ins w:id="9134" w:author="Andreas Kuehne" w:date="2019-05-31T12:40:00Z"/>
        </w:rPr>
      </w:pPr>
      <w:ins w:id="9135" w:author="Andreas Kuehne" w:date="2019-05-31T12:40:00Z">
        <w:r>
          <w:rPr>
            <w:color w:val="31849B" w:themeColor="accent5" w:themeShade="BF"/>
          </w:rPr>
          <w:t xml:space="preserve">  "type"</w:t>
        </w:r>
        <w:r>
          <w:t xml:space="preserve">: </w:t>
        </w:r>
        <w:r>
          <w:rPr>
            <w:color w:val="244061" w:themeColor="accent1" w:themeShade="80"/>
          </w:rPr>
          <w:t>"object",</w:t>
        </w:r>
      </w:ins>
    </w:p>
    <w:p w14:paraId="068681A9" w14:textId="77777777" w:rsidR="00A71F46" w:rsidRDefault="00A71F46" w:rsidP="00A71F46">
      <w:pPr>
        <w:pStyle w:val="Code"/>
        <w:spacing w:line="259" w:lineRule="auto"/>
        <w:rPr>
          <w:ins w:id="9136" w:author="Andreas Kuehne" w:date="2019-05-31T12:40:00Z"/>
        </w:rPr>
      </w:pPr>
      <w:ins w:id="9137" w:author="Andreas Kuehne" w:date="2019-05-31T12:40:00Z">
        <w:r>
          <w:rPr>
            <w:color w:val="31849B" w:themeColor="accent5" w:themeShade="BF"/>
          </w:rPr>
          <w:t xml:space="preserve">  "properties"</w:t>
        </w:r>
        <w:r>
          <w:t>: {</w:t>
        </w:r>
      </w:ins>
    </w:p>
    <w:p w14:paraId="7128D82E" w14:textId="77777777" w:rsidR="00A71F46" w:rsidRDefault="00A71F46" w:rsidP="00A71F46">
      <w:pPr>
        <w:pStyle w:val="Code"/>
        <w:spacing w:line="259" w:lineRule="auto"/>
        <w:rPr>
          <w:ins w:id="9138" w:author="Andreas Kuehne" w:date="2019-05-31T12:40:00Z"/>
        </w:rPr>
      </w:pPr>
      <w:ins w:id="9139" w:author="Andreas Kuehne" w:date="2019-05-31T12:40:00Z">
        <w:r>
          <w:rPr>
            <w:color w:val="31849B" w:themeColor="accent5" w:themeShade="BF"/>
          </w:rPr>
          <w:t xml:space="preserve">    "ID"</w:t>
        </w:r>
        <w:r>
          <w:t>: {</w:t>
        </w:r>
      </w:ins>
    </w:p>
    <w:p w14:paraId="46FA47DC" w14:textId="77777777" w:rsidR="00A71F46" w:rsidRDefault="00A71F46" w:rsidP="00A71F46">
      <w:pPr>
        <w:pStyle w:val="Code"/>
        <w:spacing w:line="259" w:lineRule="auto"/>
        <w:rPr>
          <w:ins w:id="9140" w:author="Andreas Kuehne" w:date="2019-05-31T12:40:00Z"/>
        </w:rPr>
      </w:pPr>
      <w:ins w:id="9141" w:author="Andreas Kuehne" w:date="2019-05-31T12:40:00Z">
        <w:r>
          <w:rPr>
            <w:color w:val="31849B" w:themeColor="accent5" w:themeShade="BF"/>
          </w:rPr>
          <w:t xml:space="preserve">      "type"</w:t>
        </w:r>
        <w:r>
          <w:t xml:space="preserve">: </w:t>
        </w:r>
        <w:r>
          <w:rPr>
            <w:color w:val="244061" w:themeColor="accent1" w:themeShade="80"/>
          </w:rPr>
          <w:t>"string"</w:t>
        </w:r>
      </w:ins>
    </w:p>
    <w:p w14:paraId="0AA3932C" w14:textId="77777777" w:rsidR="00A71F46" w:rsidRDefault="00A71F46" w:rsidP="00A71F46">
      <w:pPr>
        <w:pStyle w:val="Code"/>
        <w:spacing w:line="259" w:lineRule="auto"/>
        <w:rPr>
          <w:ins w:id="9142" w:author="Andreas Kuehne" w:date="2019-05-31T12:40:00Z"/>
        </w:rPr>
      </w:pPr>
      <w:ins w:id="9143" w:author="Andreas Kuehne" w:date="2019-05-31T12:40:00Z">
        <w:r>
          <w:t xml:space="preserve">    },</w:t>
        </w:r>
      </w:ins>
    </w:p>
    <w:p w14:paraId="4051C711" w14:textId="77777777" w:rsidR="00A71F46" w:rsidRDefault="00A71F46" w:rsidP="00A71F46">
      <w:pPr>
        <w:pStyle w:val="Code"/>
        <w:spacing w:line="259" w:lineRule="auto"/>
        <w:rPr>
          <w:ins w:id="9144" w:author="Andreas Kuehne" w:date="2019-05-31T12:40:00Z"/>
        </w:rPr>
      </w:pPr>
      <w:ins w:id="9145" w:author="Andreas Kuehne" w:date="2019-05-31T12:40:00Z">
        <w:r>
          <w:rPr>
            <w:color w:val="31849B" w:themeColor="accent5" w:themeShade="BF"/>
          </w:rPr>
          <w:t xml:space="preserve">    "refURI"</w:t>
        </w:r>
        <w:r>
          <w:t>: {</w:t>
        </w:r>
      </w:ins>
    </w:p>
    <w:p w14:paraId="1C4EA6FA" w14:textId="77777777" w:rsidR="00A71F46" w:rsidRDefault="00A71F46" w:rsidP="00A71F46">
      <w:pPr>
        <w:pStyle w:val="Code"/>
        <w:spacing w:line="259" w:lineRule="auto"/>
        <w:rPr>
          <w:ins w:id="9146" w:author="Andreas Kuehne" w:date="2019-05-31T12:40:00Z"/>
        </w:rPr>
      </w:pPr>
      <w:ins w:id="9147" w:author="Andreas Kuehne" w:date="2019-05-31T12:40:00Z">
        <w:r>
          <w:rPr>
            <w:color w:val="31849B" w:themeColor="accent5" w:themeShade="BF"/>
          </w:rPr>
          <w:t xml:space="preserve">      "type"</w:t>
        </w:r>
        <w:r>
          <w:t xml:space="preserve">: </w:t>
        </w:r>
        <w:r>
          <w:rPr>
            <w:color w:val="244061" w:themeColor="accent1" w:themeShade="80"/>
          </w:rPr>
          <w:t>"string"</w:t>
        </w:r>
      </w:ins>
    </w:p>
    <w:p w14:paraId="10688975" w14:textId="77777777" w:rsidR="00A71F46" w:rsidRDefault="00A71F46" w:rsidP="00A71F46">
      <w:pPr>
        <w:pStyle w:val="Code"/>
        <w:spacing w:line="259" w:lineRule="auto"/>
        <w:rPr>
          <w:ins w:id="9148" w:author="Andreas Kuehne" w:date="2019-05-31T12:40:00Z"/>
        </w:rPr>
      </w:pPr>
      <w:ins w:id="9149" w:author="Andreas Kuehne" w:date="2019-05-31T12:40:00Z">
        <w:r>
          <w:t xml:space="preserve">    },</w:t>
        </w:r>
      </w:ins>
    </w:p>
    <w:p w14:paraId="156E0FAB" w14:textId="77777777" w:rsidR="00A71F46" w:rsidRDefault="00A71F46" w:rsidP="00A71F46">
      <w:pPr>
        <w:pStyle w:val="Code"/>
        <w:spacing w:line="259" w:lineRule="auto"/>
        <w:rPr>
          <w:ins w:id="9150" w:author="Andreas Kuehne" w:date="2019-05-31T12:40:00Z"/>
        </w:rPr>
      </w:pPr>
      <w:ins w:id="9151" w:author="Andreas Kuehne" w:date="2019-05-31T12:40:00Z">
        <w:r>
          <w:rPr>
            <w:color w:val="31849B" w:themeColor="accent5" w:themeShade="BF"/>
          </w:rPr>
          <w:t xml:space="preserve">    "refType"</w:t>
        </w:r>
        <w:r>
          <w:t>: {</w:t>
        </w:r>
      </w:ins>
    </w:p>
    <w:p w14:paraId="3A5BD582" w14:textId="77777777" w:rsidR="00A71F46" w:rsidRDefault="00A71F46" w:rsidP="00A71F46">
      <w:pPr>
        <w:pStyle w:val="Code"/>
        <w:spacing w:line="259" w:lineRule="auto"/>
        <w:rPr>
          <w:ins w:id="9152" w:author="Andreas Kuehne" w:date="2019-05-31T12:40:00Z"/>
        </w:rPr>
      </w:pPr>
      <w:ins w:id="9153" w:author="Andreas Kuehne" w:date="2019-05-31T12:40:00Z">
        <w:r>
          <w:rPr>
            <w:color w:val="31849B" w:themeColor="accent5" w:themeShade="BF"/>
          </w:rPr>
          <w:t xml:space="preserve">      "type"</w:t>
        </w:r>
        <w:r>
          <w:t xml:space="preserve">: </w:t>
        </w:r>
        <w:r>
          <w:rPr>
            <w:color w:val="244061" w:themeColor="accent1" w:themeShade="80"/>
          </w:rPr>
          <w:t>"string"</w:t>
        </w:r>
      </w:ins>
    </w:p>
    <w:p w14:paraId="701AB384" w14:textId="77777777" w:rsidR="00A71F46" w:rsidRDefault="00A71F46" w:rsidP="00A71F46">
      <w:pPr>
        <w:pStyle w:val="Code"/>
        <w:spacing w:line="259" w:lineRule="auto"/>
        <w:rPr>
          <w:ins w:id="9154" w:author="Andreas Kuehne" w:date="2019-05-31T12:40:00Z"/>
        </w:rPr>
      </w:pPr>
      <w:ins w:id="9155" w:author="Andreas Kuehne" w:date="2019-05-31T12:40:00Z">
        <w:r>
          <w:t xml:space="preserve">    },</w:t>
        </w:r>
      </w:ins>
    </w:p>
    <w:p w14:paraId="4B65C03F" w14:textId="77777777" w:rsidR="00A71F46" w:rsidRDefault="00A71F46" w:rsidP="00A71F46">
      <w:pPr>
        <w:pStyle w:val="Code"/>
        <w:spacing w:line="259" w:lineRule="auto"/>
        <w:rPr>
          <w:ins w:id="9156" w:author="Andreas Kuehne" w:date="2019-05-31T12:40:00Z"/>
        </w:rPr>
      </w:pPr>
      <w:ins w:id="9157" w:author="Andreas Kuehne" w:date="2019-05-31T12:40:00Z">
        <w:r>
          <w:rPr>
            <w:color w:val="31849B" w:themeColor="accent5" w:themeShade="BF"/>
          </w:rPr>
          <w:t xml:space="preserve">    "schemaRefs"</w:t>
        </w:r>
        <w:r>
          <w:t>: {</w:t>
        </w:r>
      </w:ins>
    </w:p>
    <w:p w14:paraId="198CFCF1" w14:textId="77777777" w:rsidR="00A71F46" w:rsidRDefault="00A71F46" w:rsidP="00A71F46">
      <w:pPr>
        <w:pStyle w:val="Code"/>
        <w:spacing w:line="259" w:lineRule="auto"/>
        <w:rPr>
          <w:ins w:id="9158" w:author="Andreas Kuehne" w:date="2019-05-31T12:40:00Z"/>
        </w:rPr>
      </w:pPr>
      <w:ins w:id="9159" w:author="Andreas Kuehne" w:date="2019-05-31T12:40:00Z">
        <w:r>
          <w:rPr>
            <w:color w:val="31849B" w:themeColor="accent5" w:themeShade="BF"/>
          </w:rPr>
          <w:t xml:space="preserve">      "type"</w:t>
        </w:r>
        <w:r>
          <w:t xml:space="preserve">: </w:t>
        </w:r>
        <w:r>
          <w:rPr>
            <w:color w:val="244061" w:themeColor="accent1" w:themeShade="80"/>
          </w:rPr>
          <w:t>"array",</w:t>
        </w:r>
      </w:ins>
    </w:p>
    <w:p w14:paraId="50D06B0A" w14:textId="77777777" w:rsidR="00A71F46" w:rsidRDefault="00A71F46" w:rsidP="00A71F46">
      <w:pPr>
        <w:pStyle w:val="Code"/>
        <w:spacing w:line="259" w:lineRule="auto"/>
        <w:rPr>
          <w:ins w:id="9160" w:author="Andreas Kuehne" w:date="2019-05-31T12:40:00Z"/>
        </w:rPr>
      </w:pPr>
      <w:ins w:id="9161" w:author="Andreas Kuehne" w:date="2019-05-31T12:40:00Z">
        <w:r>
          <w:rPr>
            <w:color w:val="31849B" w:themeColor="accent5" w:themeShade="BF"/>
          </w:rPr>
          <w:t xml:space="preserve">      "items"</w:t>
        </w:r>
        <w:r>
          <w:t>: {</w:t>
        </w:r>
      </w:ins>
    </w:p>
    <w:p w14:paraId="66A72F07" w14:textId="77777777" w:rsidR="00A71F46" w:rsidRDefault="00A71F46" w:rsidP="00A71F46">
      <w:pPr>
        <w:pStyle w:val="Code"/>
        <w:spacing w:line="259" w:lineRule="auto"/>
        <w:rPr>
          <w:ins w:id="9162" w:author="Andreas Kuehne" w:date="2019-05-31T12:40:00Z"/>
        </w:rPr>
      </w:pPr>
      <w:ins w:id="9163" w:author="Andreas Kuehne" w:date="2019-05-31T12:40:00Z">
        <w:r>
          <w:rPr>
            <w:color w:val="31849B" w:themeColor="accent5" w:themeShade="BF"/>
          </w:rPr>
          <w:t xml:space="preserve">        "$ref"</w:t>
        </w:r>
        <w:r>
          <w:t xml:space="preserve">: </w:t>
        </w:r>
        <w:r>
          <w:rPr>
            <w:color w:val="244061" w:themeColor="accent1" w:themeShade="80"/>
          </w:rPr>
          <w:t>"#/definitions/dss2-DocumentType"</w:t>
        </w:r>
      </w:ins>
    </w:p>
    <w:p w14:paraId="36C41BED" w14:textId="77777777" w:rsidR="00A71F46" w:rsidRDefault="00A71F46" w:rsidP="00A71F46">
      <w:pPr>
        <w:pStyle w:val="Code"/>
        <w:spacing w:line="259" w:lineRule="auto"/>
        <w:rPr>
          <w:ins w:id="9164" w:author="Andreas Kuehne" w:date="2019-05-31T12:40:00Z"/>
        </w:rPr>
      </w:pPr>
      <w:ins w:id="9165" w:author="Andreas Kuehne" w:date="2019-05-31T12:40:00Z">
        <w:r>
          <w:t xml:space="preserve">      }</w:t>
        </w:r>
      </w:ins>
    </w:p>
    <w:p w14:paraId="1C701AA8" w14:textId="77777777" w:rsidR="00A71F46" w:rsidRDefault="00A71F46" w:rsidP="00A71F46">
      <w:pPr>
        <w:pStyle w:val="Code"/>
        <w:spacing w:line="259" w:lineRule="auto"/>
        <w:rPr>
          <w:ins w:id="9166" w:author="Andreas Kuehne" w:date="2019-05-31T12:40:00Z"/>
        </w:rPr>
      </w:pPr>
      <w:ins w:id="9167" w:author="Andreas Kuehne" w:date="2019-05-31T12:40:00Z">
        <w:r>
          <w:t xml:space="preserve">    },</w:t>
        </w:r>
      </w:ins>
    </w:p>
    <w:p w14:paraId="13BB646B" w14:textId="77777777" w:rsidR="00A71F46" w:rsidRDefault="00A71F46" w:rsidP="00A71F46">
      <w:pPr>
        <w:pStyle w:val="Code"/>
        <w:spacing w:line="259" w:lineRule="auto"/>
        <w:rPr>
          <w:ins w:id="9168" w:author="Andreas Kuehne" w:date="2019-05-31T12:40:00Z"/>
        </w:rPr>
      </w:pPr>
      <w:ins w:id="9169" w:author="Andreas Kuehne" w:date="2019-05-31T12:40:00Z">
        <w:r>
          <w:rPr>
            <w:color w:val="31849B" w:themeColor="accent5" w:themeShade="BF"/>
          </w:rPr>
          <w:t xml:space="preserve">    "b64Data"</w:t>
        </w:r>
        <w:r>
          <w:t>: {</w:t>
        </w:r>
      </w:ins>
    </w:p>
    <w:p w14:paraId="170817FE" w14:textId="77777777" w:rsidR="00A71F46" w:rsidRDefault="00A71F46" w:rsidP="00A71F46">
      <w:pPr>
        <w:pStyle w:val="Code"/>
        <w:spacing w:line="259" w:lineRule="auto"/>
        <w:rPr>
          <w:ins w:id="9170" w:author="Andreas Kuehne" w:date="2019-05-31T12:40:00Z"/>
        </w:rPr>
      </w:pPr>
      <w:ins w:id="9171" w:author="Andreas Kuehne" w:date="2019-05-31T12:40:00Z">
        <w:r>
          <w:rPr>
            <w:color w:val="31849B" w:themeColor="accent5" w:themeShade="BF"/>
          </w:rPr>
          <w:t xml:space="preserve">      "$ref"</w:t>
        </w:r>
        <w:r>
          <w:t xml:space="preserve">: </w:t>
        </w:r>
        <w:r>
          <w:rPr>
            <w:color w:val="244061" w:themeColor="accent1" w:themeShade="80"/>
          </w:rPr>
          <w:t>"#/definitions/dsb-Base64DataType"</w:t>
        </w:r>
      </w:ins>
    </w:p>
    <w:p w14:paraId="2C8D2AD0" w14:textId="77777777" w:rsidR="00A71F46" w:rsidRDefault="00A71F46" w:rsidP="00A71F46">
      <w:pPr>
        <w:pStyle w:val="Code"/>
        <w:spacing w:line="259" w:lineRule="auto"/>
        <w:rPr>
          <w:ins w:id="9172" w:author="Andreas Kuehne" w:date="2019-05-31T12:40:00Z"/>
        </w:rPr>
      </w:pPr>
      <w:ins w:id="9173" w:author="Andreas Kuehne" w:date="2019-05-31T12:40:00Z">
        <w:r>
          <w:t xml:space="preserve">    }</w:t>
        </w:r>
      </w:ins>
    </w:p>
    <w:p w14:paraId="3EB0489A" w14:textId="77777777" w:rsidR="00A71F46" w:rsidRDefault="00A71F46" w:rsidP="00A71F46">
      <w:pPr>
        <w:pStyle w:val="Code"/>
        <w:spacing w:line="259" w:lineRule="auto"/>
        <w:rPr>
          <w:ins w:id="9174" w:author="Andreas Kuehne" w:date="2019-05-31T12:40:00Z"/>
        </w:rPr>
      </w:pPr>
      <w:ins w:id="9175" w:author="Andreas Kuehne" w:date="2019-05-31T12:40:00Z">
        <w:r>
          <w:t xml:space="preserve">  },</w:t>
        </w:r>
      </w:ins>
    </w:p>
    <w:p w14:paraId="0BDE0A06" w14:textId="77777777" w:rsidR="00A71F46" w:rsidRDefault="00A71F46" w:rsidP="00A71F46">
      <w:pPr>
        <w:pStyle w:val="Code"/>
        <w:spacing w:line="259" w:lineRule="auto"/>
        <w:rPr>
          <w:ins w:id="9176" w:author="Andreas Kuehne" w:date="2019-05-31T12:40:00Z"/>
        </w:rPr>
      </w:pPr>
      <w:ins w:id="9177" w:author="Andreas Kuehne" w:date="2019-05-31T12:40:00Z">
        <w:r>
          <w:rPr>
            <w:color w:val="31849B" w:themeColor="accent5" w:themeShade="BF"/>
          </w:rPr>
          <w:t xml:space="preserve">  "required"</w:t>
        </w:r>
        <w:r>
          <w:t>: [</w:t>
        </w:r>
        <w:r>
          <w:rPr>
            <w:color w:val="244061" w:themeColor="accent1" w:themeShade="80"/>
          </w:rPr>
          <w:t>"b64Data"</w:t>
        </w:r>
        <w:r>
          <w:t>]</w:t>
        </w:r>
      </w:ins>
    </w:p>
    <w:p w14:paraId="603345FE" w14:textId="77777777" w:rsidR="00A71F46" w:rsidRDefault="00A71F46" w:rsidP="00A71F46">
      <w:pPr>
        <w:pStyle w:val="Code"/>
        <w:spacing w:line="259" w:lineRule="auto"/>
        <w:rPr>
          <w:ins w:id="9178" w:author="Andreas Kuehne" w:date="2019-05-31T12:40:00Z"/>
        </w:rPr>
      </w:pPr>
      <w:ins w:id="9179" w:author="Andreas Kuehne" w:date="2019-05-31T12:40:00Z">
        <w:r>
          <w:t>}</w:t>
        </w:r>
      </w:ins>
    </w:p>
    <w:p w14:paraId="2A111BDC" w14:textId="77777777" w:rsidR="00A71F46" w:rsidRDefault="001A1734" w:rsidP="00A71F46">
      <w:pPr>
        <w:rPr>
          <w:ins w:id="9180" w:author="Andreas Kuehne" w:date="2019-05-31T12:40:00Z"/>
        </w:rPr>
      </w:pPr>
      <w:customXmlInsRangeStart w:id="9181" w:author="Andreas Kuehne" w:date="2019-05-31T12:40:00Z"/>
      <w:sdt>
        <w:sdtPr>
          <w:tag w:val="dss2-DocumentType.-jsonSchema"/>
          <w:id w:val="1172919290"/>
          <w:showingPlcHdr/>
        </w:sdtPr>
        <w:sdtEndPr/>
        <w:sdtContent>
          <w:customXmlInsRangeEnd w:id="9181"/>
          <w:ins w:id="9182" w:author="Andreas Kuehne" w:date="2019-05-31T12:40:00Z">
            <w:r w:rsidR="00A71F46">
              <w:rPr>
                <w:color w:val="19D131"/>
              </w:rPr>
              <w:t>[component Document JSON schema details]</w:t>
            </w:r>
          </w:ins>
          <w:customXmlInsRangeStart w:id="9183" w:author="Andreas Kuehne" w:date="2019-05-31T12:40:00Z"/>
        </w:sdtContent>
      </w:sdt>
      <w:customXmlInsRangeEnd w:id="9183"/>
    </w:p>
    <w:p w14:paraId="6D6680B0" w14:textId="77777777" w:rsidR="00A71F46" w:rsidRDefault="00A71F46" w:rsidP="00A71F46">
      <w:pPr>
        <w:pStyle w:val="berschrift4"/>
        <w:numPr>
          <w:ilvl w:val="3"/>
          <w:numId w:val="3"/>
        </w:numPr>
        <w:rPr>
          <w:ins w:id="9184" w:author="Andreas Kuehne" w:date="2019-05-31T12:40:00Z"/>
        </w:rPr>
      </w:pPr>
      <w:bookmarkStart w:id="9185" w:name="_Toc10206917"/>
      <w:ins w:id="9186" w:author="Andreas Kuehne" w:date="2019-05-31T12:40:00Z">
        <w:r>
          <w:t>Document – XML Syntax</w:t>
        </w:r>
        <w:bookmarkEnd w:id="9185"/>
      </w:ins>
    </w:p>
    <w:p w14:paraId="1063E1DE" w14:textId="77777777" w:rsidR="00A71F46" w:rsidRPr="5404FA76" w:rsidRDefault="00A71F46" w:rsidP="00A71F46">
      <w:pPr>
        <w:rPr>
          <w:ins w:id="9187" w:author="Andreas Kuehne" w:date="2019-05-31T12:40:00Z"/>
        </w:rPr>
      </w:pPr>
      <w:ins w:id="9188" w:author="Andreas Kuehne" w:date="2019-05-31T12:40:00Z">
        <w:r w:rsidRPr="0CCF9147">
          <w:t xml:space="preserve">The XML type </w:t>
        </w:r>
        <w:r w:rsidRPr="002062A5">
          <w:rPr>
            <w:rFonts w:ascii="Courier New" w:eastAsia="Courier New" w:hAnsi="Courier New" w:cs="Courier New"/>
          </w:rPr>
          <w:t>DocumentType</w:t>
        </w:r>
        <w:r w:rsidRPr="0CCF9147">
          <w:t xml:space="preserve"> SHALL implement the requirements defined in the </w:t>
        </w:r>
        <w:r w:rsidRPr="002062A5">
          <w:rPr>
            <w:rFonts w:ascii="Courier New" w:eastAsia="Courier New" w:hAnsi="Courier New" w:cs="Courier New"/>
          </w:rPr>
          <w:t>Document</w:t>
        </w:r>
        <w:r>
          <w:t xml:space="preserve"> </w:t>
        </w:r>
        <w:r w:rsidRPr="005A6FFD">
          <w:t>component.</w:t>
        </w:r>
      </w:ins>
    </w:p>
    <w:p w14:paraId="62DCB3EC" w14:textId="77777777" w:rsidR="00A71F46" w:rsidRDefault="00A71F46" w:rsidP="00A71F46">
      <w:pPr>
        <w:rPr>
          <w:ins w:id="9189" w:author="Andreas Kuehne" w:date="2019-05-31T12:40:00Z"/>
        </w:rPr>
      </w:pPr>
      <w:ins w:id="9190" w:author="Andreas Kuehne" w:date="2019-05-31T12:40:00Z">
        <w:r w:rsidRPr="005A6FFD">
          <w:rPr>
            <w:rFonts w:eastAsia="Arial"/>
          </w:rPr>
          <w:t xml:space="preserve">The </w:t>
        </w:r>
        <w:r w:rsidRPr="002062A5">
          <w:rPr>
            <w:rFonts w:ascii="Courier New" w:eastAsia="Courier New" w:hAnsi="Courier New" w:cs="Courier New"/>
          </w:rPr>
          <w:t>DocumentType</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47EF605E" w14:textId="77777777" w:rsidR="00A71F46" w:rsidRDefault="00A71F46" w:rsidP="00A71F46">
      <w:pPr>
        <w:pStyle w:val="Code"/>
        <w:rPr>
          <w:ins w:id="9191" w:author="Andreas Kuehne" w:date="2019-05-31T12:40:00Z"/>
        </w:rPr>
      </w:pPr>
      <w:ins w:id="9192"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DocumentType</w:t>
        </w:r>
        <w:r>
          <w:rPr>
            <w:color w:val="943634" w:themeColor="accent2" w:themeShade="BF"/>
          </w:rPr>
          <w:t>"</w:t>
        </w:r>
        <w:r>
          <w:rPr>
            <w:color w:val="31849B" w:themeColor="accent5" w:themeShade="BF"/>
          </w:rPr>
          <w:t>&gt;</w:t>
        </w:r>
      </w:ins>
    </w:p>
    <w:p w14:paraId="4550C4C0" w14:textId="77777777" w:rsidR="00A71F46" w:rsidRDefault="00A71F46" w:rsidP="00A71F46">
      <w:pPr>
        <w:pStyle w:val="Code"/>
        <w:rPr>
          <w:ins w:id="9193" w:author="Andreas Kuehne" w:date="2019-05-31T12:40:00Z"/>
        </w:rPr>
      </w:pPr>
      <w:ins w:id="9194" w:author="Andreas Kuehne" w:date="2019-05-31T12:40:00Z">
        <w:r>
          <w:rPr>
            <w:color w:val="31849B" w:themeColor="accent5" w:themeShade="BF"/>
          </w:rPr>
          <w:t xml:space="preserve">  &lt;xs:complexContent&gt;</w:t>
        </w:r>
      </w:ins>
    </w:p>
    <w:p w14:paraId="4698C1FB" w14:textId="77777777" w:rsidR="00A71F46" w:rsidRDefault="00A71F46" w:rsidP="00A71F46">
      <w:pPr>
        <w:pStyle w:val="Code"/>
        <w:rPr>
          <w:ins w:id="9195" w:author="Andreas Kuehne" w:date="2019-05-31T12:40:00Z"/>
        </w:rPr>
      </w:pPr>
      <w:ins w:id="9196" w:author="Andreas Kuehne" w:date="2019-05-31T12:40:00Z">
        <w:r>
          <w:rPr>
            <w:color w:val="31849B" w:themeColor="accent5" w:themeShade="BF"/>
          </w:rPr>
          <w:t xml:space="preserve">    &lt;xs:extension</w:t>
        </w:r>
        <w:r>
          <w:rPr>
            <w:color w:val="943634" w:themeColor="accent2" w:themeShade="BF"/>
          </w:rPr>
          <w:t xml:space="preserve"> base="</w:t>
        </w:r>
        <w:r>
          <w:rPr>
            <w:color w:val="244061" w:themeColor="accent1" w:themeShade="80"/>
          </w:rPr>
          <w:t>dss2:DocumentBaseType</w:t>
        </w:r>
        <w:r>
          <w:rPr>
            <w:color w:val="943634" w:themeColor="accent2" w:themeShade="BF"/>
          </w:rPr>
          <w:t>"</w:t>
        </w:r>
        <w:r>
          <w:rPr>
            <w:color w:val="31849B" w:themeColor="accent5" w:themeShade="BF"/>
          </w:rPr>
          <w:t>&gt;</w:t>
        </w:r>
      </w:ins>
    </w:p>
    <w:p w14:paraId="6D5697EB" w14:textId="77777777" w:rsidR="00A71F46" w:rsidRDefault="00A71F46" w:rsidP="00A71F46">
      <w:pPr>
        <w:pStyle w:val="Code"/>
        <w:rPr>
          <w:ins w:id="9197" w:author="Andreas Kuehne" w:date="2019-05-31T12:40:00Z"/>
        </w:rPr>
      </w:pPr>
      <w:ins w:id="9198" w:author="Andreas Kuehne" w:date="2019-05-31T12:40:00Z">
        <w:r>
          <w:rPr>
            <w:color w:val="31849B" w:themeColor="accent5" w:themeShade="BF"/>
          </w:rPr>
          <w:t xml:space="preserve">      &lt;xs:sequence&gt;</w:t>
        </w:r>
      </w:ins>
    </w:p>
    <w:p w14:paraId="2E0EF521" w14:textId="77777777" w:rsidR="00A71F46" w:rsidRDefault="00A71F46" w:rsidP="00A71F46">
      <w:pPr>
        <w:pStyle w:val="Code"/>
        <w:rPr>
          <w:ins w:id="9199" w:author="Andreas Kuehne" w:date="2019-05-31T12:40:00Z"/>
        </w:rPr>
      </w:pPr>
      <w:ins w:id="9200"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Base64Data</w:t>
        </w:r>
        <w:r>
          <w:rPr>
            <w:color w:val="943634" w:themeColor="accent2" w:themeShade="BF"/>
          </w:rPr>
          <w:t>" type="</w:t>
        </w:r>
        <w:r>
          <w:rPr>
            <w:color w:val="244061" w:themeColor="accent1" w:themeShade="80"/>
          </w:rPr>
          <w:t>dsb:Base64DataType</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1</w:t>
        </w:r>
        <w:r>
          <w:rPr>
            <w:color w:val="943634" w:themeColor="accent2" w:themeShade="BF"/>
          </w:rPr>
          <w:t>"</w:t>
        </w:r>
        <w:r>
          <w:rPr>
            <w:color w:val="31849B" w:themeColor="accent5" w:themeShade="BF"/>
          </w:rPr>
          <w:t>/&gt;</w:t>
        </w:r>
      </w:ins>
    </w:p>
    <w:p w14:paraId="0EDEB60D" w14:textId="77777777" w:rsidR="00A71F46" w:rsidRDefault="00A71F46" w:rsidP="00A71F46">
      <w:pPr>
        <w:pStyle w:val="Code"/>
        <w:rPr>
          <w:ins w:id="9201" w:author="Andreas Kuehne" w:date="2019-05-31T12:40:00Z"/>
        </w:rPr>
      </w:pPr>
      <w:ins w:id="9202" w:author="Andreas Kuehne" w:date="2019-05-31T12:40:00Z">
        <w:r>
          <w:rPr>
            <w:color w:val="31849B" w:themeColor="accent5" w:themeShade="BF"/>
          </w:rPr>
          <w:t xml:space="preserve">      &lt;/xs:sequence&gt;</w:t>
        </w:r>
      </w:ins>
    </w:p>
    <w:p w14:paraId="10FADA01" w14:textId="77777777" w:rsidR="00A71F46" w:rsidRDefault="00A71F46" w:rsidP="00A71F46">
      <w:pPr>
        <w:pStyle w:val="Code"/>
        <w:rPr>
          <w:ins w:id="9203" w:author="Andreas Kuehne" w:date="2019-05-31T12:40:00Z"/>
        </w:rPr>
      </w:pPr>
      <w:ins w:id="9204" w:author="Andreas Kuehne" w:date="2019-05-31T12:40:00Z">
        <w:r>
          <w:rPr>
            <w:color w:val="31849B" w:themeColor="accent5" w:themeShade="BF"/>
          </w:rPr>
          <w:t xml:space="preserve">    &lt;/xs:extension&gt;</w:t>
        </w:r>
      </w:ins>
    </w:p>
    <w:p w14:paraId="028A2492" w14:textId="77777777" w:rsidR="00A71F46" w:rsidRDefault="00A71F46" w:rsidP="00A71F46">
      <w:pPr>
        <w:pStyle w:val="Code"/>
        <w:rPr>
          <w:ins w:id="9205" w:author="Andreas Kuehne" w:date="2019-05-31T12:40:00Z"/>
        </w:rPr>
      </w:pPr>
      <w:ins w:id="9206" w:author="Andreas Kuehne" w:date="2019-05-31T12:40:00Z">
        <w:r>
          <w:rPr>
            <w:color w:val="31849B" w:themeColor="accent5" w:themeShade="BF"/>
          </w:rPr>
          <w:t xml:space="preserve">  &lt;/xs:complexContent&gt;</w:t>
        </w:r>
      </w:ins>
    </w:p>
    <w:p w14:paraId="08A99E1A" w14:textId="77777777" w:rsidR="00A71F46" w:rsidRDefault="00A71F46" w:rsidP="00A71F46">
      <w:pPr>
        <w:pStyle w:val="Code"/>
        <w:rPr>
          <w:ins w:id="9207" w:author="Andreas Kuehne" w:date="2019-05-31T12:40:00Z"/>
        </w:rPr>
      </w:pPr>
      <w:ins w:id="9208" w:author="Andreas Kuehne" w:date="2019-05-31T12:40:00Z">
        <w:r>
          <w:rPr>
            <w:color w:val="31849B" w:themeColor="accent5" w:themeShade="BF"/>
          </w:rPr>
          <w:t>&lt;/xs:complexType&gt;</w:t>
        </w:r>
      </w:ins>
    </w:p>
    <w:p w14:paraId="6E23139A" w14:textId="77777777" w:rsidR="00A71F46" w:rsidRDefault="00A71F46" w:rsidP="00A71F46">
      <w:pPr>
        <w:spacing w:line="259" w:lineRule="auto"/>
        <w:rPr>
          <w:ins w:id="9209" w:author="Andreas Kuehne" w:date="2019-05-31T12:40:00Z"/>
        </w:rPr>
      </w:pPr>
      <w:ins w:id="9210" w:author="Andreas Kuehne" w:date="2019-05-31T12:40:00Z">
        <w:r>
          <w:t>Each child element of</w:t>
        </w:r>
        <w:r w:rsidRPr="71C71F8C">
          <w:t xml:space="preserve"> </w:t>
        </w:r>
        <w:r w:rsidRPr="002062A5">
          <w:rPr>
            <w:rFonts w:ascii="Courier New" w:eastAsia="Courier New" w:hAnsi="Courier New" w:cs="Courier New"/>
          </w:rPr>
          <w:t>DocumentType</w:t>
        </w:r>
        <w:r w:rsidRPr="71C71F8C">
          <w:t xml:space="preserve"> </w:t>
        </w:r>
        <w:r>
          <w:t xml:space="preserve">XML element SHALL implement in XML syntax the sub-component that has a name equal to its local name. </w:t>
        </w:r>
      </w:ins>
      <w:customXmlInsRangeStart w:id="9211" w:author="Andreas Kuehne" w:date="2019-05-31T12:40:00Z"/>
      <w:sdt>
        <w:sdtPr>
          <w:tag w:val="dss2-DocumentType.-xmlSchema"/>
          <w:id w:val="-100494648"/>
          <w:showingPlcHdr/>
        </w:sdtPr>
        <w:sdtEndPr/>
        <w:sdtContent>
          <w:customXmlInsRangeEnd w:id="9211"/>
          <w:ins w:id="9212" w:author="Andreas Kuehne" w:date="2019-05-31T12:40:00Z">
            <w:r>
              <w:rPr>
                <w:color w:val="19D131"/>
              </w:rPr>
              <w:t>[component Document XML schema details]</w:t>
            </w:r>
          </w:ins>
          <w:customXmlInsRangeStart w:id="9213" w:author="Andreas Kuehne" w:date="2019-05-31T12:40:00Z"/>
        </w:sdtContent>
      </w:sdt>
      <w:customXmlInsRangeEnd w:id="9213"/>
    </w:p>
    <w:p w14:paraId="52B3E8B5" w14:textId="77777777" w:rsidR="00A71F46" w:rsidRDefault="00A71F46" w:rsidP="00A71F46">
      <w:pPr>
        <w:pStyle w:val="berschrift3"/>
        <w:numPr>
          <w:ilvl w:val="2"/>
          <w:numId w:val="3"/>
        </w:numPr>
        <w:rPr>
          <w:ins w:id="9214" w:author="Andreas Kuehne" w:date="2019-05-31T12:40:00Z"/>
        </w:rPr>
      </w:pPr>
      <w:bookmarkStart w:id="9215" w:name="_Toc10206918"/>
      <w:ins w:id="9216" w:author="Andreas Kuehne" w:date="2019-05-31T12:40:00Z">
        <w:r>
          <w:t>Component TransformedData</w:t>
        </w:r>
        <w:bookmarkEnd w:id="9215"/>
      </w:ins>
    </w:p>
    <w:p w14:paraId="5AF3365A" w14:textId="77777777" w:rsidR="00A71F46" w:rsidRDefault="001A1734" w:rsidP="00A71F46">
      <w:pPr>
        <w:rPr>
          <w:ins w:id="9217" w:author="Andreas Kuehne" w:date="2019-05-31T12:40:00Z"/>
        </w:rPr>
      </w:pPr>
      <w:customXmlInsRangeStart w:id="9218" w:author="Andreas Kuehne" w:date="2019-05-31T12:40:00Z"/>
      <w:sdt>
        <w:sdtPr>
          <w:tag w:val="dss2-TransformedDataType.-normative"/>
          <w:id w:val="1746379454"/>
          <w:showingPlcHdr/>
        </w:sdtPr>
        <w:sdtEndPr/>
        <w:sdtContent>
          <w:customXmlInsRangeEnd w:id="9218"/>
          <w:ins w:id="9219" w:author="Andreas Kuehne" w:date="2019-05-31T12:40:00Z">
            <w:r w:rsidR="00A71F46">
              <w:rPr>
                <w:color w:val="19D131"/>
              </w:rPr>
              <w:t>[component TransformedData normative details]</w:t>
            </w:r>
          </w:ins>
          <w:customXmlInsRangeStart w:id="9220" w:author="Andreas Kuehne" w:date="2019-05-31T12:40:00Z"/>
        </w:sdtContent>
      </w:sdt>
      <w:customXmlInsRangeEnd w:id="9220"/>
    </w:p>
    <w:p w14:paraId="3F79094A" w14:textId="77777777" w:rsidR="00A71F46" w:rsidRDefault="00A71F46" w:rsidP="00A71F46">
      <w:pPr>
        <w:rPr>
          <w:ins w:id="9221" w:author="Andreas Kuehne" w:date="2019-05-31T12:40:00Z"/>
        </w:rPr>
      </w:pPr>
      <w:ins w:id="9222" w:author="Andreas Kuehne" w:date="2019-05-31T12:40:00Z">
        <w:r>
          <w:t xml:space="preserve">This components extends the component </w:t>
        </w:r>
        <w:r>
          <w:fldChar w:fldCharType="begin"/>
        </w:r>
        <w:r>
          <w:instrText xml:space="preserve"> REF _RefComp8554D474 \r \h </w:instrText>
        </w:r>
      </w:ins>
      <w:ins w:id="9223" w:author="Andreas Kuehne" w:date="2019-05-31T12:40:00Z">
        <w:r>
          <w:fldChar w:fldCharType="separate"/>
        </w:r>
        <w:r>
          <w:rPr>
            <w:rStyle w:val="Datatype"/>
            <w:rFonts w:eastAsia="Courier New" w:cs="Courier New"/>
          </w:rPr>
          <w:t>DocumentBase</w:t>
        </w:r>
        <w:r>
          <w:fldChar w:fldCharType="end"/>
        </w:r>
        <w:r>
          <w:t>. The inherited sub-components are not repeated here.</w:t>
        </w:r>
      </w:ins>
    </w:p>
    <w:p w14:paraId="2166399F" w14:textId="77777777" w:rsidR="00A71F46" w:rsidRDefault="00A71F46" w:rsidP="00A71F46">
      <w:pPr>
        <w:rPr>
          <w:ins w:id="9224" w:author="Andreas Kuehne" w:date="2019-05-31T12:40:00Z"/>
        </w:rPr>
      </w:pPr>
      <w:ins w:id="9225" w:author="Andreas Kuehne" w:date="2019-05-31T12:40:00Z">
        <w:r>
          <w:t>Below follows a list of the sub-components that constitute this component:</w:t>
        </w:r>
      </w:ins>
    </w:p>
    <w:p w14:paraId="69BD4527" w14:textId="77777777" w:rsidR="00A71F46" w:rsidRDefault="00A71F46" w:rsidP="00A71F46">
      <w:pPr>
        <w:pStyle w:val="Member"/>
        <w:rPr>
          <w:ins w:id="9226" w:author="Andreas Kuehne" w:date="2019-05-31T12:40:00Z"/>
        </w:rPr>
      </w:pPr>
      <w:ins w:id="9227" w:author="Andreas Kuehne" w:date="2019-05-31T12:40:00Z">
        <w:r>
          <w:t xml:space="preserve">The OPTIONAL </w:t>
        </w:r>
        <w:r w:rsidRPr="35C1378D">
          <w:rPr>
            <w:rStyle w:val="Datatype"/>
          </w:rPr>
          <w:t>Transforms</w:t>
        </w:r>
        <w:r>
          <w:t xml:space="preserve"> element, if present, MUST contain a sub-component. A given element MUST satisfy the requirements specified in section </w:t>
        </w:r>
        <w:r>
          <w:fldChar w:fldCharType="begin"/>
        </w:r>
        <w:r>
          <w:instrText xml:space="preserve"> REF _RefComp2EFBB742 \r \h </w:instrText>
        </w:r>
      </w:ins>
      <w:ins w:id="9228" w:author="Andreas Kuehne" w:date="2019-05-31T12:40:00Z">
        <w:r>
          <w:fldChar w:fldCharType="separate"/>
        </w:r>
        <w:r>
          <w:rPr>
            <w:rStyle w:val="Datatype"/>
            <w:rFonts w:eastAsia="Courier New" w:cs="Courier New"/>
          </w:rPr>
          <w:t>Transforms</w:t>
        </w:r>
        <w:r>
          <w:fldChar w:fldCharType="end"/>
        </w:r>
        <w:r>
          <w:t xml:space="preserve">. </w:t>
        </w:r>
      </w:ins>
      <w:customXmlInsRangeStart w:id="9229" w:author="Andreas Kuehne" w:date="2019-05-31T12:40:00Z"/>
      <w:sdt>
        <w:sdtPr>
          <w:alias w:val="dss2-TransformedDataType.transforms"/>
          <w:tag w:val="dss2-TransformedDataType.Transforms"/>
          <w:id w:val="-978909216"/>
        </w:sdtPr>
        <w:sdtEndPr/>
        <w:sdtContent>
          <w:customXmlInsRangeEnd w:id="9229"/>
          <w:ins w:id="9230" w:author="Andreas Kuehne" w:date="2019-05-31T12:40:00Z">
            <w:r w:rsidRPr="003A06D0">
              <w:rPr>
                <w:color w:val="19D131"/>
                <w:lang w:val="en-GB"/>
              </w:rPr>
              <w:t>This is the sequence of transforms applied by the client. It specifies the value for a &lt;ds:Reference&gt; element’s &lt;ds:Transforms&gt; child element. In other words, this specifies transforms that the client has already applied to the input document before the server will hash it. This component is required on a SignRequest, optional on a VerifyRequest.</w:t>
            </w:r>
          </w:ins>
          <w:customXmlInsRangeStart w:id="9231" w:author="Andreas Kuehne" w:date="2019-05-31T12:40:00Z"/>
        </w:sdtContent>
      </w:sdt>
      <w:customXmlInsRangeEnd w:id="9231"/>
    </w:p>
    <w:p w14:paraId="1D12D272" w14:textId="77777777" w:rsidR="00A71F46" w:rsidRDefault="00A71F46" w:rsidP="00A71F46">
      <w:pPr>
        <w:pStyle w:val="Member"/>
        <w:rPr>
          <w:ins w:id="9232" w:author="Andreas Kuehne" w:date="2019-05-31T12:40:00Z"/>
        </w:rPr>
      </w:pPr>
      <w:ins w:id="9233" w:author="Andreas Kuehne" w:date="2019-05-31T12:40:00Z">
        <w:r>
          <w:t xml:space="preserve">The </w:t>
        </w:r>
        <w:r w:rsidRPr="35C1378D">
          <w:rPr>
            <w:rStyle w:val="Datatype"/>
          </w:rPr>
          <w:t>Base64Data</w:t>
        </w:r>
        <w:r>
          <w:t xml:space="preserve"> element MUST contain one instance of a sub-component. This element MUST satisfy the requirements specified in this document in section </w:t>
        </w:r>
        <w:r>
          <w:fldChar w:fldCharType="begin"/>
        </w:r>
        <w:r>
          <w:instrText xml:space="preserve"> REF _RefComp2EB1F1FA \r \h </w:instrText>
        </w:r>
      </w:ins>
      <w:ins w:id="9234" w:author="Andreas Kuehne" w:date="2019-05-31T12:40:00Z">
        <w:r>
          <w:fldChar w:fldCharType="separate"/>
        </w:r>
        <w:r>
          <w:rPr>
            <w:rStyle w:val="Datatype"/>
            <w:rFonts w:eastAsia="Courier New" w:cs="Courier New"/>
          </w:rPr>
          <w:t>Base64Data</w:t>
        </w:r>
        <w:r>
          <w:fldChar w:fldCharType="end"/>
        </w:r>
        <w:r>
          <w:t xml:space="preserve">. </w:t>
        </w:r>
      </w:ins>
      <w:customXmlInsRangeStart w:id="9235" w:author="Andreas Kuehne" w:date="2019-05-31T12:40:00Z"/>
      <w:sdt>
        <w:sdtPr>
          <w:alias w:val="dss2-TransformedDataType.b64Data"/>
          <w:tag w:val="dss2-TransformedDataType.Base64Data"/>
          <w:id w:val="1585876397"/>
        </w:sdtPr>
        <w:sdtEndPr/>
        <w:sdtContent>
          <w:customXmlInsRangeEnd w:id="9235"/>
          <w:ins w:id="9236" w:author="Andreas Kuehne" w:date="2019-05-31T12:40:00Z">
            <w:r w:rsidRPr="003A06D0">
              <w:rPr>
                <w:color w:val="19D131"/>
                <w:lang w:val="en-GB"/>
              </w:rPr>
              <w:t>This element gives the binary output of a sequence of transforms to be hashed at the server side.</w:t>
            </w:r>
          </w:ins>
          <w:customXmlInsRangeStart w:id="9237" w:author="Andreas Kuehne" w:date="2019-05-31T12:40:00Z"/>
        </w:sdtContent>
      </w:sdt>
      <w:customXmlInsRangeEnd w:id="9237"/>
    </w:p>
    <w:p w14:paraId="76201AC1" w14:textId="77777777" w:rsidR="00A71F46" w:rsidRDefault="00A71F46" w:rsidP="00A71F46">
      <w:pPr>
        <w:pStyle w:val="Member"/>
        <w:rPr>
          <w:ins w:id="9238" w:author="Andreas Kuehne" w:date="2019-05-31T12:40:00Z"/>
        </w:rPr>
      </w:pPr>
      <w:ins w:id="9239" w:author="Andreas Kuehne" w:date="2019-05-31T12:40:00Z">
        <w:r>
          <w:t xml:space="preserve">The OPTIONAL </w:t>
        </w:r>
        <w:r w:rsidRPr="35C1378D">
          <w:rPr>
            <w:rStyle w:val="Datatype"/>
          </w:rPr>
          <w:t>WhichReference</w:t>
        </w:r>
        <w:r>
          <w:t xml:space="preserve"> element, if present, MUST contain one instance of an integer. </w:t>
        </w:r>
      </w:ins>
      <w:customXmlInsRangeStart w:id="9240" w:author="Andreas Kuehne" w:date="2019-05-31T12:40:00Z"/>
      <w:sdt>
        <w:sdtPr>
          <w:alias w:val="dss2-TransformedDataType.whichRef"/>
          <w:tag w:val="dss2-TransformedDataType.WhichReference"/>
          <w:id w:val="-1815247232"/>
        </w:sdtPr>
        <w:sdtEndPr/>
        <w:sdtContent>
          <w:customXmlInsRangeEnd w:id="9240"/>
          <w:ins w:id="9241" w:author="Andreas Kuehne" w:date="2019-05-31T12:40:00Z">
            <w:r w:rsidRPr="003A06D0">
              <w:rPr>
                <w:color w:val="19D131"/>
                <w:lang w:val="en-GB"/>
              </w:rPr>
              <w:t xml:space="preserve">As there may be multiple </w:t>
            </w:r>
            <w:r w:rsidRPr="003A06D0">
              <w:rPr>
                <w:rFonts w:ascii="Courier New" w:eastAsia="Courier New" w:hAnsi="Courier New" w:cs="Courier New"/>
                <w:lang w:val="en-GB"/>
              </w:rPr>
              <w:t>TransformedDataType</w:t>
            </w:r>
            <w:r w:rsidRPr="003A06D0">
              <w:rPr>
                <w:color w:val="19D131"/>
                <w:lang w:val="en-GB"/>
              </w:rPr>
              <w:t xml:space="preserve"> / </w:t>
            </w:r>
            <w:r w:rsidRPr="003A06D0">
              <w:rPr>
                <w:rFonts w:ascii="Courier New" w:eastAsia="Courier New" w:hAnsi="Courier New" w:cs="Courier New"/>
                <w:lang w:val="en-GB"/>
              </w:rPr>
              <w:t>DocumentHashType</w:t>
            </w:r>
            <w:r w:rsidRPr="003A06D0">
              <w:rPr>
                <w:color w:val="19D131"/>
                <w:lang w:val="en-GB"/>
              </w:rPr>
              <w:t xml:space="preserve"> components of the same document having the same URI [RFC 2396] and </w:t>
            </w:r>
            <w:r w:rsidRPr="003A06D0">
              <w:rPr>
                <w:rStyle w:val="Datatype"/>
                <w:lang w:val="en-GB"/>
              </w:rPr>
              <w:t>RefType</w:t>
            </w:r>
            <w:r w:rsidRPr="003A06D0">
              <w:rPr>
                <w:color w:val="19D131"/>
                <w:lang w:val="en-GB"/>
              </w:rPr>
              <w:t xml:space="preserve"> on a </w:t>
            </w:r>
            <w:r w:rsidRPr="003A06D0">
              <w:rPr>
                <w:rStyle w:val="Datatype"/>
                <w:lang w:val="en-GB"/>
              </w:rPr>
              <w:t>SignRequest</w:t>
            </w:r>
            <w:r w:rsidRPr="003A06D0">
              <w:rPr>
                <w:color w:val="19D131"/>
                <w:lang w:val="en-GB"/>
              </w:rPr>
              <w:t xml:space="preserve"> or </w:t>
            </w:r>
            <w:r w:rsidRPr="003A06D0">
              <w:rPr>
                <w:rStyle w:val="Datatype"/>
                <w:lang w:val="en-GB"/>
              </w:rPr>
              <w:t>VerifyRequest</w:t>
            </w:r>
            <w:r w:rsidRPr="003A06D0">
              <w:rPr>
                <w:color w:val="19D131"/>
                <w:lang w:val="en-GB"/>
              </w:rPr>
              <w:t xml:space="preserve"> - their correspondence to an already existing </w:t>
            </w:r>
            <w:r w:rsidRPr="003A06D0">
              <w:rPr>
                <w:rStyle w:val="Datatype"/>
                <w:lang w:val="en-GB"/>
              </w:rPr>
              <w:t>&lt;ds:Reference&gt;</w:t>
            </w:r>
            <w:r w:rsidRPr="003A06D0">
              <w:rPr>
                <w:color w:val="19D131"/>
                <w:lang w:val="en-GB"/>
              </w:rPr>
              <w:t xml:space="preserve"> however needs to be established on a VerifyRequest only. There is a need to disambiguate such cases. This element hence offers a way to clearly identify the </w:t>
            </w:r>
            <w:r w:rsidRPr="003A06D0">
              <w:rPr>
                <w:rStyle w:val="Datatype"/>
                <w:lang w:val="en-GB"/>
              </w:rPr>
              <w:t>&lt;ds:Reference&gt;</w:t>
            </w:r>
            <w:r w:rsidRPr="003A06D0">
              <w:rPr>
                <w:color w:val="19D131"/>
                <w:lang w:val="en-GB"/>
              </w:rPr>
              <w:t xml:space="preserve"> when URI and </w:t>
            </w:r>
            <w:r w:rsidRPr="003A06D0">
              <w:rPr>
                <w:rStyle w:val="Datatype"/>
                <w:lang w:val="en-GB"/>
              </w:rPr>
              <w:t>RefType</w:t>
            </w:r>
            <w:r w:rsidRPr="003A06D0">
              <w:rPr>
                <w:color w:val="19D131"/>
                <w:lang w:val="en-GB"/>
              </w:rPr>
              <w:t xml:space="preserve"> match multiple components. The corresponding </w:t>
            </w:r>
            <w:r w:rsidRPr="003A06D0">
              <w:rPr>
                <w:rStyle w:val="Datatype"/>
                <w:lang w:val="en-GB"/>
              </w:rPr>
              <w:t>&lt;ds:Reference&gt;</w:t>
            </w:r>
            <w:r w:rsidRPr="003A06D0">
              <w:rPr>
                <w:color w:val="19D131"/>
                <w:lang w:val="en-GB"/>
              </w:rPr>
              <w:t xml:space="preserve"> is indicated by this zero-based </w:t>
            </w:r>
            <w:r w:rsidRPr="003A06D0">
              <w:rPr>
                <w:rStyle w:val="Datatype"/>
                <w:lang w:val="en-GB"/>
              </w:rPr>
              <w:t>WhichReference</w:t>
            </w:r>
            <w:r w:rsidRPr="003A06D0">
              <w:rPr>
                <w:color w:val="19D131"/>
                <w:lang w:val="en-GB"/>
              </w:rPr>
              <w:t xml:space="preserve"> element (0 means the first &lt;ds:Reference&gt; in the signature, 1 means the second, and so on). This component is ignored on a SignRequest, optional on a VerifyRequest.</w:t>
            </w:r>
          </w:ins>
          <w:customXmlInsRangeStart w:id="9242" w:author="Andreas Kuehne" w:date="2019-05-31T12:40:00Z"/>
        </w:sdtContent>
      </w:sdt>
      <w:customXmlInsRangeEnd w:id="9242"/>
    </w:p>
    <w:p w14:paraId="48AF58EC" w14:textId="77777777" w:rsidR="00A71F46" w:rsidRDefault="00A71F46" w:rsidP="00A71F46">
      <w:pPr>
        <w:pStyle w:val="Non-normativeCommentHeading"/>
        <w:rPr>
          <w:ins w:id="9243" w:author="Andreas Kuehne" w:date="2019-05-31T12:40:00Z"/>
        </w:rPr>
      </w:pPr>
      <w:ins w:id="9244" w:author="Andreas Kuehne" w:date="2019-05-31T12:40:00Z">
        <w:r>
          <w:t>Non-normative Comment:</w:t>
        </w:r>
      </w:ins>
    </w:p>
    <w:p w14:paraId="09F3247D" w14:textId="77777777" w:rsidR="00A71F46" w:rsidRDefault="001A1734" w:rsidP="00A71F46">
      <w:pPr>
        <w:pStyle w:val="Non-normativeComment"/>
        <w:rPr>
          <w:ins w:id="9245" w:author="Andreas Kuehne" w:date="2019-05-31T12:40:00Z"/>
        </w:rPr>
      </w:pPr>
      <w:customXmlInsRangeStart w:id="9246" w:author="Andreas Kuehne" w:date="2019-05-31T12:40:00Z"/>
      <w:sdt>
        <w:sdtPr>
          <w:tag w:val="dss2-TransformedDataType.-nonNormative"/>
          <w:id w:val="790557247"/>
        </w:sdtPr>
        <w:sdtEndPr/>
        <w:sdtContent>
          <w:customXmlInsRangeEnd w:id="9246"/>
          <w:ins w:id="9247" w:author="Andreas Kuehne" w:date="2019-05-31T12:40:00Z">
            <w:r w:rsidR="00A71F46" w:rsidRPr="003A06D0">
              <w:rPr>
                <w:color w:val="19D131"/>
                <w:lang w:val="en-GB"/>
              </w:rPr>
              <w:t xml:space="preserve">It may be possible to establish the &lt;ds:References&gt; / </w:t>
            </w:r>
            <w:r w:rsidR="00A71F46" w:rsidRPr="003A06D0">
              <w:rPr>
                <w:rFonts w:ascii="Courier New" w:eastAsia="Courier New" w:hAnsi="Courier New" w:cs="Courier New"/>
                <w:lang w:val="en-GB"/>
              </w:rPr>
              <w:t>TransformedDataType</w:t>
            </w:r>
            <w:r w:rsidR="00A71F46" w:rsidRPr="003A06D0">
              <w:rPr>
                <w:color w:val="19D131"/>
                <w:lang w:val="en-GB"/>
              </w:rPr>
              <w:t xml:space="preserve"> / </w:t>
            </w:r>
            <w:r w:rsidR="00A71F46" w:rsidRPr="003A06D0">
              <w:rPr>
                <w:rFonts w:ascii="Courier New" w:eastAsia="Courier New" w:hAnsi="Courier New" w:cs="Courier New"/>
                <w:lang w:val="en-GB"/>
              </w:rPr>
              <w:t>DocumentHashType</w:t>
            </w:r>
            <w:r w:rsidR="00A71F46" w:rsidRPr="003A06D0">
              <w:rPr>
                <w:color w:val="19D131"/>
                <w:lang w:val="en-GB"/>
              </w:rPr>
              <w:t xml:space="preserve"> correspondence by comparing the optionally supplied chain of transforms to those of the &lt;ds:References&gt; having the same URI and </w:t>
            </w:r>
            <w:r w:rsidR="00A71F46" w:rsidRPr="003A06D0">
              <w:rPr>
                <w:rStyle w:val="Datatype"/>
                <w:lang w:val="en-GB"/>
              </w:rPr>
              <w:t>RefType</w:t>
            </w:r>
            <w:r w:rsidR="00A71F46" w:rsidRPr="003A06D0">
              <w:rPr>
                <w:color w:val="19D131"/>
                <w:lang w:val="en-GB"/>
              </w:rPr>
              <w:t xml:space="preserve"> in the supplied </w:t>
            </w:r>
            <w:r w:rsidR="00A71F46" w:rsidRPr="003A06D0">
              <w:rPr>
                <w:rStyle w:val="Datatype"/>
                <w:lang w:val="en-GB"/>
              </w:rPr>
              <w:t>&lt;ds:Signature&gt;</w:t>
            </w:r>
            <w:r w:rsidR="00A71F46" w:rsidRPr="003A06D0">
              <w:rPr>
                <w:color w:val="19D131"/>
                <w:lang w:val="en-GB"/>
              </w:rPr>
              <w:t xml:space="preserve"> if this chain of transform has been supplied. This can be quite expensive and even outnumber the advantages of </w:t>
            </w:r>
            <w:r w:rsidR="00A71F46" w:rsidRPr="003A06D0">
              <w:rPr>
                <w:rFonts w:ascii="Courier New" w:eastAsia="Courier New" w:hAnsi="Courier New" w:cs="Courier New"/>
                <w:lang w:val="en-GB"/>
              </w:rPr>
              <w:t>TransformedDataType</w:t>
            </w:r>
            <w:r w:rsidR="00A71F46" w:rsidRPr="003A06D0">
              <w:rPr>
                <w:color w:val="19D131"/>
                <w:lang w:val="en-GB"/>
              </w:rPr>
              <w:t xml:space="preserve"> / </w:t>
            </w:r>
            <w:r w:rsidR="00A71F46" w:rsidRPr="003A06D0">
              <w:rPr>
                <w:rFonts w:ascii="Courier New" w:eastAsia="Courier New" w:hAnsi="Courier New" w:cs="Courier New"/>
                <w:lang w:val="en-GB"/>
              </w:rPr>
              <w:t>DocumentHashType</w:t>
            </w:r>
            <w:r w:rsidR="00A71F46" w:rsidRPr="003A06D0">
              <w:rPr>
                <w:color w:val="19D131"/>
                <w:lang w:val="en-GB"/>
              </w:rPr>
              <w:t>.</w:t>
            </w:r>
          </w:ins>
          <w:customXmlInsRangeStart w:id="9248" w:author="Andreas Kuehne" w:date="2019-05-31T12:40:00Z"/>
        </w:sdtContent>
      </w:sdt>
      <w:customXmlInsRangeEnd w:id="9248"/>
    </w:p>
    <w:p w14:paraId="4FCB7F37" w14:textId="77777777" w:rsidR="00A71F46" w:rsidRDefault="00A71F46" w:rsidP="00A71F46">
      <w:pPr>
        <w:pStyle w:val="berschrift4"/>
        <w:numPr>
          <w:ilvl w:val="3"/>
          <w:numId w:val="3"/>
        </w:numPr>
        <w:rPr>
          <w:ins w:id="9249" w:author="Andreas Kuehne" w:date="2019-05-31T12:40:00Z"/>
        </w:rPr>
      </w:pPr>
      <w:bookmarkStart w:id="9250" w:name="_Toc10206919"/>
      <w:ins w:id="9251" w:author="Andreas Kuehne" w:date="2019-05-31T12:40:00Z">
        <w:r>
          <w:t>TransformedData – JSON Syntax</w:t>
        </w:r>
        <w:bookmarkEnd w:id="9250"/>
      </w:ins>
    </w:p>
    <w:p w14:paraId="4CDC3679" w14:textId="77777777" w:rsidR="00A71F46" w:rsidRPr="0248A3D1" w:rsidRDefault="00A71F46" w:rsidP="00A71F46">
      <w:pPr>
        <w:rPr>
          <w:ins w:id="9252" w:author="Andreas Kuehne" w:date="2019-05-31T12:40:00Z"/>
        </w:rPr>
      </w:pPr>
      <w:ins w:id="9253" w:author="Andreas Kuehne" w:date="2019-05-31T12:40:00Z">
        <w:r w:rsidRPr="002062A5">
          <w:rPr>
            <w:rFonts w:eastAsia="Arial" w:cs="Arial"/>
            <w:sz w:val="22"/>
            <w:szCs w:val="22"/>
          </w:rPr>
          <w:t xml:space="preserve">The </w:t>
        </w:r>
        <w:r w:rsidRPr="002062A5">
          <w:rPr>
            <w:rFonts w:ascii="Courier New" w:eastAsia="Courier New" w:hAnsi="Courier New" w:cs="Courier New"/>
          </w:rPr>
          <w:t>TransformedDataType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TransformedData</w:t>
        </w:r>
        <w:r>
          <w:t xml:space="preserve"> component.</w:t>
        </w:r>
      </w:ins>
    </w:p>
    <w:p w14:paraId="3722A376" w14:textId="77777777" w:rsidR="00A71F46" w:rsidRPr="C2430093" w:rsidRDefault="00A71F46" w:rsidP="00A71F46">
      <w:pPr>
        <w:spacing w:line="259" w:lineRule="auto"/>
        <w:rPr>
          <w:ins w:id="9254" w:author="Andreas Kuehne" w:date="2019-05-31T12:40:00Z"/>
          <w:rFonts w:eastAsia="Arial" w:cs="Arial"/>
          <w:sz w:val="22"/>
          <w:szCs w:val="22"/>
        </w:rPr>
      </w:pPr>
      <w:ins w:id="9255"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TransformedData</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265"/>
        <w:gridCol w:w="3100"/>
        <w:gridCol w:w="2985"/>
      </w:tblGrid>
      <w:tr w:rsidR="00A71F46" w14:paraId="260178EC" w14:textId="77777777" w:rsidTr="00A71F46">
        <w:trPr>
          <w:cnfStyle w:val="100000000000" w:firstRow="1" w:lastRow="0" w:firstColumn="0" w:lastColumn="0" w:oddVBand="0" w:evenVBand="0" w:oddHBand="0" w:evenHBand="0" w:firstRowFirstColumn="0" w:firstRowLastColumn="0" w:lastRowFirstColumn="0" w:lastRowLastColumn="0"/>
          <w:ins w:id="925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6E5C819" w14:textId="77777777" w:rsidR="00A71F46" w:rsidRDefault="00A71F46" w:rsidP="00A71F46">
            <w:pPr>
              <w:pStyle w:val="Beschriftung"/>
              <w:rPr>
                <w:ins w:id="9257" w:author="Andreas Kuehne" w:date="2019-05-31T12:40:00Z"/>
              </w:rPr>
            </w:pPr>
            <w:ins w:id="9258" w:author="Andreas Kuehne" w:date="2019-05-31T12:40:00Z">
              <w:r>
                <w:t>Element</w:t>
              </w:r>
            </w:ins>
          </w:p>
        </w:tc>
        <w:tc>
          <w:tcPr>
            <w:tcW w:w="4675" w:type="dxa"/>
          </w:tcPr>
          <w:p w14:paraId="783A45F0"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9259" w:author="Andreas Kuehne" w:date="2019-05-31T12:40:00Z"/>
              </w:rPr>
            </w:pPr>
            <w:ins w:id="9260" w:author="Andreas Kuehne" w:date="2019-05-31T12:40:00Z">
              <w:r>
                <w:t>Implementing JSON member name</w:t>
              </w:r>
            </w:ins>
          </w:p>
        </w:tc>
        <w:tc>
          <w:tcPr>
            <w:tcW w:w="4675" w:type="dxa"/>
          </w:tcPr>
          <w:p w14:paraId="6E9A06BD"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9261" w:author="Andreas Kuehne" w:date="2019-05-31T12:40:00Z"/>
              </w:rPr>
            </w:pPr>
            <w:ins w:id="9262" w:author="Andreas Kuehne" w:date="2019-05-31T12:40:00Z">
              <w:r>
                <w:t>Comments</w:t>
              </w:r>
            </w:ins>
          </w:p>
        </w:tc>
      </w:tr>
      <w:tr w:rsidR="00A71F46" w14:paraId="493A9136" w14:textId="77777777" w:rsidTr="00A71F46">
        <w:trPr>
          <w:ins w:id="9263"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188BDBE" w14:textId="77777777" w:rsidR="00A71F46" w:rsidRPr="002062A5" w:rsidRDefault="00A71F46" w:rsidP="00A71F46">
            <w:pPr>
              <w:pStyle w:val="Beschriftung"/>
              <w:rPr>
                <w:ins w:id="9264" w:author="Andreas Kuehne" w:date="2019-05-31T12:40:00Z"/>
                <w:rStyle w:val="Datatype"/>
                <w:b w:val="0"/>
                <w:bCs w:val="0"/>
              </w:rPr>
            </w:pPr>
            <w:ins w:id="9265" w:author="Andreas Kuehne" w:date="2019-05-31T12:40:00Z">
              <w:r w:rsidRPr="002062A5">
                <w:rPr>
                  <w:rStyle w:val="Datatype"/>
                </w:rPr>
                <w:t>Transforms</w:t>
              </w:r>
            </w:ins>
          </w:p>
        </w:tc>
        <w:tc>
          <w:tcPr>
            <w:tcW w:w="4675" w:type="dxa"/>
          </w:tcPr>
          <w:p w14:paraId="15E3EADB"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9266" w:author="Andreas Kuehne" w:date="2019-05-31T12:40:00Z"/>
                <w:rStyle w:val="Datatype"/>
              </w:rPr>
            </w:pPr>
            <w:ins w:id="9267" w:author="Andreas Kuehne" w:date="2019-05-31T12:40:00Z">
              <w:r w:rsidRPr="002062A5">
                <w:rPr>
                  <w:rStyle w:val="Datatype"/>
                </w:rPr>
                <w:t>transforms</w:t>
              </w:r>
            </w:ins>
          </w:p>
        </w:tc>
        <w:tc>
          <w:tcPr>
            <w:tcW w:w="4675" w:type="dxa"/>
          </w:tcPr>
          <w:p w14:paraId="63B59C50"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9268" w:author="Andreas Kuehne" w:date="2019-05-31T12:40:00Z"/>
              </w:rPr>
            </w:pPr>
            <w:customXmlInsRangeStart w:id="9269" w:author="Andreas Kuehne" w:date="2019-05-31T12:40:00Z"/>
            <w:sdt>
              <w:sdtPr>
                <w:alias w:val="dss2-TransformedDataType.transforms"/>
                <w:tag w:val="dss2-TransformedDataType.-jsonComment.Transforms"/>
                <w:id w:val="-1180881919"/>
                <w:showingPlcHdr/>
              </w:sdtPr>
              <w:sdtEndPr/>
              <w:sdtContent>
                <w:customXmlInsRangeEnd w:id="9269"/>
                <w:ins w:id="9270" w:author="Andreas Kuehne" w:date="2019-05-31T12:40:00Z">
                  <w:r w:rsidR="00A71F46">
                    <w:rPr>
                      <w:color w:val="19D131"/>
                    </w:rPr>
                    <w:t>[]</w:t>
                  </w:r>
                </w:ins>
                <w:customXmlInsRangeStart w:id="9271" w:author="Andreas Kuehne" w:date="2019-05-31T12:40:00Z"/>
              </w:sdtContent>
            </w:sdt>
            <w:customXmlInsRangeEnd w:id="9271"/>
          </w:p>
        </w:tc>
      </w:tr>
      <w:tr w:rsidR="00A71F46" w14:paraId="5E24CDD7" w14:textId="77777777" w:rsidTr="00A71F46">
        <w:trPr>
          <w:ins w:id="9272"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6E1B0E3" w14:textId="77777777" w:rsidR="00A71F46" w:rsidRPr="002062A5" w:rsidRDefault="00A71F46" w:rsidP="00A71F46">
            <w:pPr>
              <w:pStyle w:val="Beschriftung"/>
              <w:rPr>
                <w:ins w:id="9273" w:author="Andreas Kuehne" w:date="2019-05-31T12:40:00Z"/>
                <w:rStyle w:val="Datatype"/>
                <w:b w:val="0"/>
                <w:bCs w:val="0"/>
              </w:rPr>
            </w:pPr>
            <w:ins w:id="9274" w:author="Andreas Kuehne" w:date="2019-05-31T12:40:00Z">
              <w:r w:rsidRPr="002062A5">
                <w:rPr>
                  <w:rStyle w:val="Datatype"/>
                </w:rPr>
                <w:t>Base64Data</w:t>
              </w:r>
            </w:ins>
          </w:p>
        </w:tc>
        <w:tc>
          <w:tcPr>
            <w:tcW w:w="4675" w:type="dxa"/>
          </w:tcPr>
          <w:p w14:paraId="7B4BE05C"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9275" w:author="Andreas Kuehne" w:date="2019-05-31T12:40:00Z"/>
                <w:rStyle w:val="Datatype"/>
              </w:rPr>
            </w:pPr>
            <w:ins w:id="9276" w:author="Andreas Kuehne" w:date="2019-05-31T12:40:00Z">
              <w:r w:rsidRPr="002062A5">
                <w:rPr>
                  <w:rStyle w:val="Datatype"/>
                </w:rPr>
                <w:t>b64Data</w:t>
              </w:r>
            </w:ins>
          </w:p>
        </w:tc>
        <w:tc>
          <w:tcPr>
            <w:tcW w:w="4675" w:type="dxa"/>
          </w:tcPr>
          <w:p w14:paraId="28EB18D8"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9277" w:author="Andreas Kuehne" w:date="2019-05-31T12:40:00Z"/>
              </w:rPr>
            </w:pPr>
            <w:customXmlInsRangeStart w:id="9278" w:author="Andreas Kuehne" w:date="2019-05-31T12:40:00Z"/>
            <w:sdt>
              <w:sdtPr>
                <w:alias w:val="dss2-TransformedDataType.b64Data"/>
                <w:tag w:val="dss2-TransformedDataType.-jsonComment.Base64Data"/>
                <w:id w:val="1658956012"/>
                <w:showingPlcHdr/>
              </w:sdtPr>
              <w:sdtEndPr/>
              <w:sdtContent>
                <w:customXmlInsRangeEnd w:id="9278"/>
                <w:ins w:id="9279" w:author="Andreas Kuehne" w:date="2019-05-31T12:40:00Z">
                  <w:r w:rsidR="00A71F46">
                    <w:rPr>
                      <w:color w:val="19D131"/>
                    </w:rPr>
                    <w:t>[]</w:t>
                  </w:r>
                </w:ins>
                <w:customXmlInsRangeStart w:id="9280" w:author="Andreas Kuehne" w:date="2019-05-31T12:40:00Z"/>
              </w:sdtContent>
            </w:sdt>
            <w:customXmlInsRangeEnd w:id="9280"/>
          </w:p>
        </w:tc>
      </w:tr>
      <w:tr w:rsidR="00A71F46" w14:paraId="09894A76" w14:textId="77777777" w:rsidTr="00A71F46">
        <w:trPr>
          <w:ins w:id="928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4F993DC" w14:textId="77777777" w:rsidR="00A71F46" w:rsidRPr="002062A5" w:rsidRDefault="00A71F46" w:rsidP="00A71F46">
            <w:pPr>
              <w:pStyle w:val="Beschriftung"/>
              <w:rPr>
                <w:ins w:id="9282" w:author="Andreas Kuehne" w:date="2019-05-31T12:40:00Z"/>
                <w:rStyle w:val="Datatype"/>
                <w:b w:val="0"/>
                <w:bCs w:val="0"/>
              </w:rPr>
            </w:pPr>
            <w:ins w:id="9283" w:author="Andreas Kuehne" w:date="2019-05-31T12:40:00Z">
              <w:r w:rsidRPr="002062A5">
                <w:rPr>
                  <w:rStyle w:val="Datatype"/>
                </w:rPr>
                <w:t>WhichReference</w:t>
              </w:r>
            </w:ins>
          </w:p>
        </w:tc>
        <w:tc>
          <w:tcPr>
            <w:tcW w:w="4675" w:type="dxa"/>
          </w:tcPr>
          <w:p w14:paraId="35AA4832"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9284" w:author="Andreas Kuehne" w:date="2019-05-31T12:40:00Z"/>
                <w:rStyle w:val="Datatype"/>
              </w:rPr>
            </w:pPr>
            <w:ins w:id="9285" w:author="Andreas Kuehne" w:date="2019-05-31T12:40:00Z">
              <w:r w:rsidRPr="002062A5">
                <w:rPr>
                  <w:rStyle w:val="Datatype"/>
                </w:rPr>
                <w:t>whichRef</w:t>
              </w:r>
            </w:ins>
          </w:p>
        </w:tc>
        <w:tc>
          <w:tcPr>
            <w:tcW w:w="4675" w:type="dxa"/>
          </w:tcPr>
          <w:p w14:paraId="60A087DE"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9286" w:author="Andreas Kuehne" w:date="2019-05-31T12:40:00Z"/>
              </w:rPr>
            </w:pPr>
            <w:customXmlInsRangeStart w:id="9287" w:author="Andreas Kuehne" w:date="2019-05-31T12:40:00Z"/>
            <w:sdt>
              <w:sdtPr>
                <w:alias w:val="dss2-TransformedDataType.whichRef"/>
                <w:tag w:val="dss2-TransformedDataType.-jsonComment.WhichReference"/>
                <w:id w:val="-725673187"/>
                <w:showingPlcHdr/>
              </w:sdtPr>
              <w:sdtEndPr/>
              <w:sdtContent>
                <w:customXmlInsRangeEnd w:id="9287"/>
                <w:ins w:id="9288" w:author="Andreas Kuehne" w:date="2019-05-31T12:40:00Z">
                  <w:r w:rsidR="00A71F46">
                    <w:rPr>
                      <w:color w:val="19D131"/>
                    </w:rPr>
                    <w:t>[]</w:t>
                  </w:r>
                </w:ins>
                <w:customXmlInsRangeStart w:id="9289" w:author="Andreas Kuehne" w:date="2019-05-31T12:40:00Z"/>
              </w:sdtContent>
            </w:sdt>
            <w:customXmlInsRangeEnd w:id="9289"/>
          </w:p>
        </w:tc>
      </w:tr>
    </w:tbl>
    <w:p w14:paraId="72FA392D" w14:textId="77777777" w:rsidR="00A71F46" w:rsidRPr="0202B381" w:rsidRDefault="00A71F46" w:rsidP="00A71F46">
      <w:pPr>
        <w:rPr>
          <w:ins w:id="9290" w:author="Andreas Kuehne" w:date="2019-05-31T12:40:00Z"/>
        </w:rPr>
      </w:pPr>
      <w:ins w:id="9291" w:author="Andreas Kuehne" w:date="2019-05-31T12:40:00Z">
        <w:r w:rsidRPr="002062A5">
          <w:rPr>
            <w:rFonts w:eastAsia="Arial" w:cs="Arial"/>
            <w:sz w:val="22"/>
            <w:szCs w:val="22"/>
          </w:rPr>
          <w:t xml:space="preserve">The </w:t>
        </w:r>
        <w:r w:rsidRPr="002062A5">
          <w:rPr>
            <w:rFonts w:ascii="Courier New" w:eastAsia="Courier New" w:hAnsi="Courier New" w:cs="Courier New"/>
          </w:rPr>
          <w:t>TransformedDataType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047068EA" w14:textId="77777777" w:rsidR="00A71F46" w:rsidRDefault="00A71F46" w:rsidP="00A71F46">
      <w:pPr>
        <w:pStyle w:val="Code"/>
        <w:spacing w:line="259" w:lineRule="auto"/>
        <w:rPr>
          <w:ins w:id="9292" w:author="Andreas Kuehne" w:date="2019-05-31T12:40:00Z"/>
        </w:rPr>
      </w:pPr>
      <w:ins w:id="9293" w:author="Andreas Kuehne" w:date="2019-05-31T12:40:00Z">
        <w:r>
          <w:rPr>
            <w:color w:val="31849B" w:themeColor="accent5" w:themeShade="BF"/>
          </w:rPr>
          <w:t>"dss2-TransformedDataType"</w:t>
        </w:r>
        <w:r>
          <w:t>: {</w:t>
        </w:r>
      </w:ins>
    </w:p>
    <w:p w14:paraId="67758C55" w14:textId="77777777" w:rsidR="00A71F46" w:rsidRDefault="00A71F46" w:rsidP="00A71F46">
      <w:pPr>
        <w:pStyle w:val="Code"/>
        <w:spacing w:line="259" w:lineRule="auto"/>
        <w:rPr>
          <w:ins w:id="9294" w:author="Andreas Kuehne" w:date="2019-05-31T12:40:00Z"/>
        </w:rPr>
      </w:pPr>
      <w:ins w:id="9295" w:author="Andreas Kuehne" w:date="2019-05-31T12:40:00Z">
        <w:r>
          <w:rPr>
            <w:color w:val="31849B" w:themeColor="accent5" w:themeShade="BF"/>
          </w:rPr>
          <w:t xml:space="preserve">  "type"</w:t>
        </w:r>
        <w:r>
          <w:t xml:space="preserve">: </w:t>
        </w:r>
        <w:r>
          <w:rPr>
            <w:color w:val="244061" w:themeColor="accent1" w:themeShade="80"/>
          </w:rPr>
          <w:t>"object",</w:t>
        </w:r>
      </w:ins>
    </w:p>
    <w:p w14:paraId="239582FB" w14:textId="77777777" w:rsidR="00A71F46" w:rsidRDefault="00A71F46" w:rsidP="00A71F46">
      <w:pPr>
        <w:pStyle w:val="Code"/>
        <w:spacing w:line="259" w:lineRule="auto"/>
        <w:rPr>
          <w:ins w:id="9296" w:author="Andreas Kuehne" w:date="2019-05-31T12:40:00Z"/>
        </w:rPr>
      </w:pPr>
      <w:ins w:id="9297" w:author="Andreas Kuehne" w:date="2019-05-31T12:40:00Z">
        <w:r>
          <w:rPr>
            <w:color w:val="31849B" w:themeColor="accent5" w:themeShade="BF"/>
          </w:rPr>
          <w:t xml:space="preserve">  "properties"</w:t>
        </w:r>
        <w:r>
          <w:t>: {</w:t>
        </w:r>
      </w:ins>
    </w:p>
    <w:p w14:paraId="39CE9274" w14:textId="77777777" w:rsidR="00A71F46" w:rsidRDefault="00A71F46" w:rsidP="00A71F46">
      <w:pPr>
        <w:pStyle w:val="Code"/>
        <w:spacing w:line="259" w:lineRule="auto"/>
        <w:rPr>
          <w:ins w:id="9298" w:author="Andreas Kuehne" w:date="2019-05-31T12:40:00Z"/>
        </w:rPr>
      </w:pPr>
      <w:ins w:id="9299" w:author="Andreas Kuehne" w:date="2019-05-31T12:40:00Z">
        <w:r>
          <w:rPr>
            <w:color w:val="31849B" w:themeColor="accent5" w:themeShade="BF"/>
          </w:rPr>
          <w:t xml:space="preserve">    "ID"</w:t>
        </w:r>
        <w:r>
          <w:t>: {</w:t>
        </w:r>
      </w:ins>
    </w:p>
    <w:p w14:paraId="44D5399E" w14:textId="77777777" w:rsidR="00A71F46" w:rsidRDefault="00A71F46" w:rsidP="00A71F46">
      <w:pPr>
        <w:pStyle w:val="Code"/>
        <w:spacing w:line="259" w:lineRule="auto"/>
        <w:rPr>
          <w:ins w:id="9300" w:author="Andreas Kuehne" w:date="2019-05-31T12:40:00Z"/>
        </w:rPr>
      </w:pPr>
      <w:ins w:id="9301" w:author="Andreas Kuehne" w:date="2019-05-31T12:40:00Z">
        <w:r>
          <w:rPr>
            <w:color w:val="31849B" w:themeColor="accent5" w:themeShade="BF"/>
          </w:rPr>
          <w:t xml:space="preserve">      "type"</w:t>
        </w:r>
        <w:r>
          <w:t xml:space="preserve">: </w:t>
        </w:r>
        <w:r>
          <w:rPr>
            <w:color w:val="244061" w:themeColor="accent1" w:themeShade="80"/>
          </w:rPr>
          <w:t>"string"</w:t>
        </w:r>
      </w:ins>
    </w:p>
    <w:p w14:paraId="43103532" w14:textId="77777777" w:rsidR="00A71F46" w:rsidRDefault="00A71F46" w:rsidP="00A71F46">
      <w:pPr>
        <w:pStyle w:val="Code"/>
        <w:spacing w:line="259" w:lineRule="auto"/>
        <w:rPr>
          <w:ins w:id="9302" w:author="Andreas Kuehne" w:date="2019-05-31T12:40:00Z"/>
        </w:rPr>
      </w:pPr>
      <w:ins w:id="9303" w:author="Andreas Kuehne" w:date="2019-05-31T12:40:00Z">
        <w:r>
          <w:t xml:space="preserve">    },</w:t>
        </w:r>
      </w:ins>
    </w:p>
    <w:p w14:paraId="5FD58DFD" w14:textId="77777777" w:rsidR="00A71F46" w:rsidRDefault="00A71F46" w:rsidP="00A71F46">
      <w:pPr>
        <w:pStyle w:val="Code"/>
        <w:spacing w:line="259" w:lineRule="auto"/>
        <w:rPr>
          <w:ins w:id="9304" w:author="Andreas Kuehne" w:date="2019-05-31T12:40:00Z"/>
        </w:rPr>
      </w:pPr>
      <w:ins w:id="9305" w:author="Andreas Kuehne" w:date="2019-05-31T12:40:00Z">
        <w:r>
          <w:rPr>
            <w:color w:val="31849B" w:themeColor="accent5" w:themeShade="BF"/>
          </w:rPr>
          <w:t xml:space="preserve">    "refURI"</w:t>
        </w:r>
        <w:r>
          <w:t>: {</w:t>
        </w:r>
      </w:ins>
    </w:p>
    <w:p w14:paraId="1EB5000C" w14:textId="77777777" w:rsidR="00A71F46" w:rsidRDefault="00A71F46" w:rsidP="00A71F46">
      <w:pPr>
        <w:pStyle w:val="Code"/>
        <w:spacing w:line="259" w:lineRule="auto"/>
        <w:rPr>
          <w:ins w:id="9306" w:author="Andreas Kuehne" w:date="2019-05-31T12:40:00Z"/>
        </w:rPr>
      </w:pPr>
      <w:ins w:id="9307" w:author="Andreas Kuehne" w:date="2019-05-31T12:40:00Z">
        <w:r>
          <w:rPr>
            <w:color w:val="31849B" w:themeColor="accent5" w:themeShade="BF"/>
          </w:rPr>
          <w:t xml:space="preserve">      "type"</w:t>
        </w:r>
        <w:r>
          <w:t xml:space="preserve">: </w:t>
        </w:r>
        <w:r>
          <w:rPr>
            <w:color w:val="244061" w:themeColor="accent1" w:themeShade="80"/>
          </w:rPr>
          <w:t>"string"</w:t>
        </w:r>
      </w:ins>
    </w:p>
    <w:p w14:paraId="20CF9DBC" w14:textId="77777777" w:rsidR="00A71F46" w:rsidRDefault="00A71F46" w:rsidP="00A71F46">
      <w:pPr>
        <w:pStyle w:val="Code"/>
        <w:spacing w:line="259" w:lineRule="auto"/>
        <w:rPr>
          <w:ins w:id="9308" w:author="Andreas Kuehne" w:date="2019-05-31T12:40:00Z"/>
        </w:rPr>
      </w:pPr>
      <w:ins w:id="9309" w:author="Andreas Kuehne" w:date="2019-05-31T12:40:00Z">
        <w:r>
          <w:t xml:space="preserve">    },</w:t>
        </w:r>
      </w:ins>
    </w:p>
    <w:p w14:paraId="57E2F2D0" w14:textId="77777777" w:rsidR="00A71F46" w:rsidRDefault="00A71F46" w:rsidP="00A71F46">
      <w:pPr>
        <w:pStyle w:val="Code"/>
        <w:spacing w:line="259" w:lineRule="auto"/>
        <w:rPr>
          <w:ins w:id="9310" w:author="Andreas Kuehne" w:date="2019-05-31T12:40:00Z"/>
        </w:rPr>
      </w:pPr>
      <w:ins w:id="9311" w:author="Andreas Kuehne" w:date="2019-05-31T12:40:00Z">
        <w:r>
          <w:rPr>
            <w:color w:val="31849B" w:themeColor="accent5" w:themeShade="BF"/>
          </w:rPr>
          <w:t xml:space="preserve">    "refType"</w:t>
        </w:r>
        <w:r>
          <w:t>: {</w:t>
        </w:r>
      </w:ins>
    </w:p>
    <w:p w14:paraId="3889F446" w14:textId="77777777" w:rsidR="00A71F46" w:rsidRDefault="00A71F46" w:rsidP="00A71F46">
      <w:pPr>
        <w:pStyle w:val="Code"/>
        <w:spacing w:line="259" w:lineRule="auto"/>
        <w:rPr>
          <w:ins w:id="9312" w:author="Andreas Kuehne" w:date="2019-05-31T12:40:00Z"/>
        </w:rPr>
      </w:pPr>
      <w:ins w:id="9313" w:author="Andreas Kuehne" w:date="2019-05-31T12:40:00Z">
        <w:r>
          <w:rPr>
            <w:color w:val="31849B" w:themeColor="accent5" w:themeShade="BF"/>
          </w:rPr>
          <w:t xml:space="preserve">      "type"</w:t>
        </w:r>
        <w:r>
          <w:t xml:space="preserve">: </w:t>
        </w:r>
        <w:r>
          <w:rPr>
            <w:color w:val="244061" w:themeColor="accent1" w:themeShade="80"/>
          </w:rPr>
          <w:t>"string"</w:t>
        </w:r>
      </w:ins>
    </w:p>
    <w:p w14:paraId="1F6CEBB0" w14:textId="77777777" w:rsidR="00A71F46" w:rsidRDefault="00A71F46" w:rsidP="00A71F46">
      <w:pPr>
        <w:pStyle w:val="Code"/>
        <w:spacing w:line="259" w:lineRule="auto"/>
        <w:rPr>
          <w:ins w:id="9314" w:author="Andreas Kuehne" w:date="2019-05-31T12:40:00Z"/>
        </w:rPr>
      </w:pPr>
      <w:ins w:id="9315" w:author="Andreas Kuehne" w:date="2019-05-31T12:40:00Z">
        <w:r>
          <w:t xml:space="preserve">    },</w:t>
        </w:r>
      </w:ins>
    </w:p>
    <w:p w14:paraId="309A72A4" w14:textId="77777777" w:rsidR="00A71F46" w:rsidRDefault="00A71F46" w:rsidP="00A71F46">
      <w:pPr>
        <w:pStyle w:val="Code"/>
        <w:spacing w:line="259" w:lineRule="auto"/>
        <w:rPr>
          <w:ins w:id="9316" w:author="Andreas Kuehne" w:date="2019-05-31T12:40:00Z"/>
        </w:rPr>
      </w:pPr>
      <w:ins w:id="9317" w:author="Andreas Kuehne" w:date="2019-05-31T12:40:00Z">
        <w:r>
          <w:rPr>
            <w:color w:val="31849B" w:themeColor="accent5" w:themeShade="BF"/>
          </w:rPr>
          <w:t xml:space="preserve">    "schemaRefs"</w:t>
        </w:r>
        <w:r>
          <w:t>: {</w:t>
        </w:r>
      </w:ins>
    </w:p>
    <w:p w14:paraId="302CBDCB" w14:textId="77777777" w:rsidR="00A71F46" w:rsidRDefault="00A71F46" w:rsidP="00A71F46">
      <w:pPr>
        <w:pStyle w:val="Code"/>
        <w:spacing w:line="259" w:lineRule="auto"/>
        <w:rPr>
          <w:ins w:id="9318" w:author="Andreas Kuehne" w:date="2019-05-31T12:40:00Z"/>
        </w:rPr>
      </w:pPr>
      <w:ins w:id="9319" w:author="Andreas Kuehne" w:date="2019-05-31T12:40:00Z">
        <w:r>
          <w:rPr>
            <w:color w:val="31849B" w:themeColor="accent5" w:themeShade="BF"/>
          </w:rPr>
          <w:t xml:space="preserve">      "type"</w:t>
        </w:r>
        <w:r>
          <w:t xml:space="preserve">: </w:t>
        </w:r>
        <w:r>
          <w:rPr>
            <w:color w:val="244061" w:themeColor="accent1" w:themeShade="80"/>
          </w:rPr>
          <w:t>"array",</w:t>
        </w:r>
      </w:ins>
    </w:p>
    <w:p w14:paraId="3F79E1C6" w14:textId="77777777" w:rsidR="00A71F46" w:rsidRDefault="00A71F46" w:rsidP="00A71F46">
      <w:pPr>
        <w:pStyle w:val="Code"/>
        <w:spacing w:line="259" w:lineRule="auto"/>
        <w:rPr>
          <w:ins w:id="9320" w:author="Andreas Kuehne" w:date="2019-05-31T12:40:00Z"/>
        </w:rPr>
      </w:pPr>
      <w:ins w:id="9321" w:author="Andreas Kuehne" w:date="2019-05-31T12:40:00Z">
        <w:r>
          <w:rPr>
            <w:color w:val="31849B" w:themeColor="accent5" w:themeShade="BF"/>
          </w:rPr>
          <w:t xml:space="preserve">      "items"</w:t>
        </w:r>
        <w:r>
          <w:t>: {</w:t>
        </w:r>
      </w:ins>
    </w:p>
    <w:p w14:paraId="41D73847" w14:textId="77777777" w:rsidR="00A71F46" w:rsidRDefault="00A71F46" w:rsidP="00A71F46">
      <w:pPr>
        <w:pStyle w:val="Code"/>
        <w:spacing w:line="259" w:lineRule="auto"/>
        <w:rPr>
          <w:ins w:id="9322" w:author="Andreas Kuehne" w:date="2019-05-31T12:40:00Z"/>
        </w:rPr>
      </w:pPr>
      <w:ins w:id="9323" w:author="Andreas Kuehne" w:date="2019-05-31T12:40:00Z">
        <w:r>
          <w:rPr>
            <w:color w:val="31849B" w:themeColor="accent5" w:themeShade="BF"/>
          </w:rPr>
          <w:t xml:space="preserve">        "$ref"</w:t>
        </w:r>
        <w:r>
          <w:t xml:space="preserve">: </w:t>
        </w:r>
        <w:r>
          <w:rPr>
            <w:color w:val="244061" w:themeColor="accent1" w:themeShade="80"/>
          </w:rPr>
          <w:t>"#/definitions/dss2-DocumentType"</w:t>
        </w:r>
      </w:ins>
    </w:p>
    <w:p w14:paraId="7896E357" w14:textId="77777777" w:rsidR="00A71F46" w:rsidRDefault="00A71F46" w:rsidP="00A71F46">
      <w:pPr>
        <w:pStyle w:val="Code"/>
        <w:spacing w:line="259" w:lineRule="auto"/>
        <w:rPr>
          <w:ins w:id="9324" w:author="Andreas Kuehne" w:date="2019-05-31T12:40:00Z"/>
        </w:rPr>
      </w:pPr>
      <w:ins w:id="9325" w:author="Andreas Kuehne" w:date="2019-05-31T12:40:00Z">
        <w:r>
          <w:t xml:space="preserve">      }</w:t>
        </w:r>
      </w:ins>
    </w:p>
    <w:p w14:paraId="4F9C81DB" w14:textId="77777777" w:rsidR="00A71F46" w:rsidRDefault="00A71F46" w:rsidP="00A71F46">
      <w:pPr>
        <w:pStyle w:val="Code"/>
        <w:spacing w:line="259" w:lineRule="auto"/>
        <w:rPr>
          <w:ins w:id="9326" w:author="Andreas Kuehne" w:date="2019-05-31T12:40:00Z"/>
        </w:rPr>
      </w:pPr>
      <w:ins w:id="9327" w:author="Andreas Kuehne" w:date="2019-05-31T12:40:00Z">
        <w:r>
          <w:t xml:space="preserve">    },</w:t>
        </w:r>
      </w:ins>
    </w:p>
    <w:p w14:paraId="422E9523" w14:textId="77777777" w:rsidR="00A71F46" w:rsidRDefault="00A71F46" w:rsidP="00A71F46">
      <w:pPr>
        <w:pStyle w:val="Code"/>
        <w:spacing w:line="259" w:lineRule="auto"/>
        <w:rPr>
          <w:ins w:id="9328" w:author="Andreas Kuehne" w:date="2019-05-31T12:40:00Z"/>
        </w:rPr>
      </w:pPr>
      <w:ins w:id="9329" w:author="Andreas Kuehne" w:date="2019-05-31T12:40:00Z">
        <w:r>
          <w:rPr>
            <w:color w:val="31849B" w:themeColor="accent5" w:themeShade="BF"/>
          </w:rPr>
          <w:t xml:space="preserve">    "transforms"</w:t>
        </w:r>
        <w:r>
          <w:t>: {</w:t>
        </w:r>
      </w:ins>
    </w:p>
    <w:p w14:paraId="101C2CBF" w14:textId="77777777" w:rsidR="00A71F46" w:rsidRDefault="00A71F46" w:rsidP="00A71F46">
      <w:pPr>
        <w:pStyle w:val="Code"/>
        <w:spacing w:line="259" w:lineRule="auto"/>
        <w:rPr>
          <w:ins w:id="9330" w:author="Andreas Kuehne" w:date="2019-05-31T12:40:00Z"/>
        </w:rPr>
      </w:pPr>
      <w:ins w:id="9331" w:author="Andreas Kuehne" w:date="2019-05-31T12:40:00Z">
        <w:r>
          <w:rPr>
            <w:color w:val="31849B" w:themeColor="accent5" w:themeShade="BF"/>
          </w:rPr>
          <w:t xml:space="preserve">      "$ref"</w:t>
        </w:r>
        <w:r>
          <w:t xml:space="preserve">: </w:t>
        </w:r>
        <w:r>
          <w:rPr>
            <w:color w:val="244061" w:themeColor="accent1" w:themeShade="80"/>
          </w:rPr>
          <w:t>"#/definitions/dsigrw-TransformsType"</w:t>
        </w:r>
      </w:ins>
    </w:p>
    <w:p w14:paraId="23ED4460" w14:textId="77777777" w:rsidR="00A71F46" w:rsidRDefault="00A71F46" w:rsidP="00A71F46">
      <w:pPr>
        <w:pStyle w:val="Code"/>
        <w:spacing w:line="259" w:lineRule="auto"/>
        <w:rPr>
          <w:ins w:id="9332" w:author="Andreas Kuehne" w:date="2019-05-31T12:40:00Z"/>
        </w:rPr>
      </w:pPr>
      <w:ins w:id="9333" w:author="Andreas Kuehne" w:date="2019-05-31T12:40:00Z">
        <w:r>
          <w:t xml:space="preserve">    },</w:t>
        </w:r>
      </w:ins>
    </w:p>
    <w:p w14:paraId="6064D810" w14:textId="77777777" w:rsidR="00A71F46" w:rsidRDefault="00A71F46" w:rsidP="00A71F46">
      <w:pPr>
        <w:pStyle w:val="Code"/>
        <w:spacing w:line="259" w:lineRule="auto"/>
        <w:rPr>
          <w:ins w:id="9334" w:author="Andreas Kuehne" w:date="2019-05-31T12:40:00Z"/>
        </w:rPr>
      </w:pPr>
      <w:ins w:id="9335" w:author="Andreas Kuehne" w:date="2019-05-31T12:40:00Z">
        <w:r>
          <w:rPr>
            <w:color w:val="31849B" w:themeColor="accent5" w:themeShade="BF"/>
          </w:rPr>
          <w:t xml:space="preserve">    "b64Data"</w:t>
        </w:r>
        <w:r>
          <w:t>: {</w:t>
        </w:r>
      </w:ins>
    </w:p>
    <w:p w14:paraId="17C1B8B4" w14:textId="77777777" w:rsidR="00A71F46" w:rsidRDefault="00A71F46" w:rsidP="00A71F46">
      <w:pPr>
        <w:pStyle w:val="Code"/>
        <w:spacing w:line="259" w:lineRule="auto"/>
        <w:rPr>
          <w:ins w:id="9336" w:author="Andreas Kuehne" w:date="2019-05-31T12:40:00Z"/>
        </w:rPr>
      </w:pPr>
      <w:ins w:id="9337" w:author="Andreas Kuehne" w:date="2019-05-31T12:40:00Z">
        <w:r>
          <w:rPr>
            <w:color w:val="31849B" w:themeColor="accent5" w:themeShade="BF"/>
          </w:rPr>
          <w:t xml:space="preserve">      "$ref"</w:t>
        </w:r>
        <w:r>
          <w:t xml:space="preserve">: </w:t>
        </w:r>
        <w:r>
          <w:rPr>
            <w:color w:val="244061" w:themeColor="accent1" w:themeShade="80"/>
          </w:rPr>
          <w:t>"#/definitions/dsb-Base64DataType"</w:t>
        </w:r>
      </w:ins>
    </w:p>
    <w:p w14:paraId="7DD79187" w14:textId="77777777" w:rsidR="00A71F46" w:rsidRDefault="00A71F46" w:rsidP="00A71F46">
      <w:pPr>
        <w:pStyle w:val="Code"/>
        <w:spacing w:line="259" w:lineRule="auto"/>
        <w:rPr>
          <w:ins w:id="9338" w:author="Andreas Kuehne" w:date="2019-05-31T12:40:00Z"/>
        </w:rPr>
      </w:pPr>
      <w:ins w:id="9339" w:author="Andreas Kuehne" w:date="2019-05-31T12:40:00Z">
        <w:r>
          <w:t xml:space="preserve">    },</w:t>
        </w:r>
      </w:ins>
    </w:p>
    <w:p w14:paraId="51F6D477" w14:textId="77777777" w:rsidR="00A71F46" w:rsidRDefault="00A71F46" w:rsidP="00A71F46">
      <w:pPr>
        <w:pStyle w:val="Code"/>
        <w:spacing w:line="259" w:lineRule="auto"/>
        <w:rPr>
          <w:ins w:id="9340" w:author="Andreas Kuehne" w:date="2019-05-31T12:40:00Z"/>
        </w:rPr>
      </w:pPr>
      <w:ins w:id="9341" w:author="Andreas Kuehne" w:date="2019-05-31T12:40:00Z">
        <w:r>
          <w:rPr>
            <w:color w:val="31849B" w:themeColor="accent5" w:themeShade="BF"/>
          </w:rPr>
          <w:t xml:space="preserve">    "whichRef"</w:t>
        </w:r>
        <w:r>
          <w:t>: {</w:t>
        </w:r>
      </w:ins>
    </w:p>
    <w:p w14:paraId="0541ACC8" w14:textId="77777777" w:rsidR="00A71F46" w:rsidRDefault="00A71F46" w:rsidP="00A71F46">
      <w:pPr>
        <w:pStyle w:val="Code"/>
        <w:spacing w:line="259" w:lineRule="auto"/>
        <w:rPr>
          <w:ins w:id="9342" w:author="Andreas Kuehne" w:date="2019-05-31T12:40:00Z"/>
        </w:rPr>
      </w:pPr>
      <w:ins w:id="9343" w:author="Andreas Kuehne" w:date="2019-05-31T12:40:00Z">
        <w:r>
          <w:rPr>
            <w:color w:val="31849B" w:themeColor="accent5" w:themeShade="BF"/>
          </w:rPr>
          <w:t xml:space="preserve">      "type"</w:t>
        </w:r>
        <w:r>
          <w:t xml:space="preserve">: </w:t>
        </w:r>
        <w:r>
          <w:rPr>
            <w:color w:val="244061" w:themeColor="accent1" w:themeShade="80"/>
          </w:rPr>
          <w:t>"integer"</w:t>
        </w:r>
      </w:ins>
    </w:p>
    <w:p w14:paraId="438E1613" w14:textId="77777777" w:rsidR="00A71F46" w:rsidRDefault="00A71F46" w:rsidP="00A71F46">
      <w:pPr>
        <w:pStyle w:val="Code"/>
        <w:spacing w:line="259" w:lineRule="auto"/>
        <w:rPr>
          <w:ins w:id="9344" w:author="Andreas Kuehne" w:date="2019-05-31T12:40:00Z"/>
        </w:rPr>
      </w:pPr>
      <w:ins w:id="9345" w:author="Andreas Kuehne" w:date="2019-05-31T12:40:00Z">
        <w:r>
          <w:t xml:space="preserve">    }</w:t>
        </w:r>
      </w:ins>
    </w:p>
    <w:p w14:paraId="3CF1B131" w14:textId="77777777" w:rsidR="00A71F46" w:rsidRDefault="00A71F46" w:rsidP="00A71F46">
      <w:pPr>
        <w:pStyle w:val="Code"/>
        <w:spacing w:line="259" w:lineRule="auto"/>
        <w:rPr>
          <w:ins w:id="9346" w:author="Andreas Kuehne" w:date="2019-05-31T12:40:00Z"/>
        </w:rPr>
      </w:pPr>
      <w:ins w:id="9347" w:author="Andreas Kuehne" w:date="2019-05-31T12:40:00Z">
        <w:r>
          <w:t xml:space="preserve">  },</w:t>
        </w:r>
      </w:ins>
    </w:p>
    <w:p w14:paraId="1F2779EC" w14:textId="77777777" w:rsidR="00A71F46" w:rsidRDefault="00A71F46" w:rsidP="00A71F46">
      <w:pPr>
        <w:pStyle w:val="Code"/>
        <w:spacing w:line="259" w:lineRule="auto"/>
        <w:rPr>
          <w:ins w:id="9348" w:author="Andreas Kuehne" w:date="2019-05-31T12:40:00Z"/>
        </w:rPr>
      </w:pPr>
      <w:ins w:id="9349" w:author="Andreas Kuehne" w:date="2019-05-31T12:40:00Z">
        <w:r>
          <w:rPr>
            <w:color w:val="31849B" w:themeColor="accent5" w:themeShade="BF"/>
          </w:rPr>
          <w:t xml:space="preserve">  "required"</w:t>
        </w:r>
        <w:r>
          <w:t>: [</w:t>
        </w:r>
        <w:r>
          <w:rPr>
            <w:color w:val="244061" w:themeColor="accent1" w:themeShade="80"/>
          </w:rPr>
          <w:t>"b64Data"</w:t>
        </w:r>
        <w:r>
          <w:t>]</w:t>
        </w:r>
      </w:ins>
    </w:p>
    <w:p w14:paraId="487D1366" w14:textId="77777777" w:rsidR="00A71F46" w:rsidRDefault="00A71F46" w:rsidP="00A71F46">
      <w:pPr>
        <w:pStyle w:val="Code"/>
        <w:spacing w:line="259" w:lineRule="auto"/>
        <w:rPr>
          <w:ins w:id="9350" w:author="Andreas Kuehne" w:date="2019-05-31T12:40:00Z"/>
        </w:rPr>
      </w:pPr>
      <w:ins w:id="9351" w:author="Andreas Kuehne" w:date="2019-05-31T12:40:00Z">
        <w:r>
          <w:t>}</w:t>
        </w:r>
      </w:ins>
    </w:p>
    <w:p w14:paraId="015E0088" w14:textId="77777777" w:rsidR="00A71F46" w:rsidRDefault="001A1734" w:rsidP="00A71F46">
      <w:pPr>
        <w:rPr>
          <w:ins w:id="9352" w:author="Andreas Kuehne" w:date="2019-05-31T12:40:00Z"/>
        </w:rPr>
      </w:pPr>
      <w:customXmlInsRangeStart w:id="9353" w:author="Andreas Kuehne" w:date="2019-05-31T12:40:00Z"/>
      <w:sdt>
        <w:sdtPr>
          <w:tag w:val="dss2-TransformedDataType.-jsonSchema"/>
          <w:id w:val="-2082128811"/>
          <w:showingPlcHdr/>
        </w:sdtPr>
        <w:sdtEndPr/>
        <w:sdtContent>
          <w:customXmlInsRangeEnd w:id="9353"/>
          <w:ins w:id="9354" w:author="Andreas Kuehne" w:date="2019-05-31T12:40:00Z">
            <w:r w:rsidR="00A71F46">
              <w:rPr>
                <w:color w:val="19D131"/>
              </w:rPr>
              <w:t>[component TransformedData JSON schema details]</w:t>
            </w:r>
          </w:ins>
          <w:customXmlInsRangeStart w:id="9355" w:author="Andreas Kuehne" w:date="2019-05-31T12:40:00Z"/>
        </w:sdtContent>
      </w:sdt>
      <w:customXmlInsRangeEnd w:id="9355"/>
    </w:p>
    <w:p w14:paraId="0E471808" w14:textId="77777777" w:rsidR="00A71F46" w:rsidRDefault="00A71F46" w:rsidP="00A71F46">
      <w:pPr>
        <w:pStyle w:val="berschrift4"/>
        <w:numPr>
          <w:ilvl w:val="3"/>
          <w:numId w:val="3"/>
        </w:numPr>
        <w:rPr>
          <w:ins w:id="9356" w:author="Andreas Kuehne" w:date="2019-05-31T12:40:00Z"/>
        </w:rPr>
      </w:pPr>
      <w:bookmarkStart w:id="9357" w:name="_Toc10206920"/>
      <w:ins w:id="9358" w:author="Andreas Kuehne" w:date="2019-05-31T12:40:00Z">
        <w:r>
          <w:t>TransformedData – XML Syntax</w:t>
        </w:r>
        <w:bookmarkEnd w:id="9357"/>
      </w:ins>
    </w:p>
    <w:p w14:paraId="5871AE57" w14:textId="77777777" w:rsidR="00A71F46" w:rsidRPr="5404FA76" w:rsidRDefault="00A71F46" w:rsidP="00A71F46">
      <w:pPr>
        <w:rPr>
          <w:ins w:id="9359" w:author="Andreas Kuehne" w:date="2019-05-31T12:40:00Z"/>
        </w:rPr>
      </w:pPr>
      <w:ins w:id="9360" w:author="Andreas Kuehne" w:date="2019-05-31T12:40:00Z">
        <w:r w:rsidRPr="0CCF9147">
          <w:t xml:space="preserve">The XML type </w:t>
        </w:r>
        <w:r w:rsidRPr="002062A5">
          <w:rPr>
            <w:rFonts w:ascii="Courier New" w:eastAsia="Courier New" w:hAnsi="Courier New" w:cs="Courier New"/>
          </w:rPr>
          <w:t>TransformedDataType</w:t>
        </w:r>
        <w:r w:rsidRPr="0CCF9147">
          <w:t xml:space="preserve"> SHALL implement the requirements defined in the </w:t>
        </w:r>
        <w:r w:rsidRPr="002062A5">
          <w:rPr>
            <w:rFonts w:ascii="Courier New" w:eastAsia="Courier New" w:hAnsi="Courier New" w:cs="Courier New"/>
          </w:rPr>
          <w:t>TransformedData</w:t>
        </w:r>
        <w:r>
          <w:t xml:space="preserve"> </w:t>
        </w:r>
        <w:r w:rsidRPr="005A6FFD">
          <w:t>component.</w:t>
        </w:r>
      </w:ins>
    </w:p>
    <w:p w14:paraId="1C3A373B" w14:textId="77777777" w:rsidR="00A71F46" w:rsidRDefault="00A71F46" w:rsidP="00A71F46">
      <w:pPr>
        <w:rPr>
          <w:ins w:id="9361" w:author="Andreas Kuehne" w:date="2019-05-31T12:40:00Z"/>
        </w:rPr>
      </w:pPr>
      <w:ins w:id="9362" w:author="Andreas Kuehne" w:date="2019-05-31T12:40:00Z">
        <w:r w:rsidRPr="005A6FFD">
          <w:rPr>
            <w:rFonts w:eastAsia="Arial"/>
          </w:rPr>
          <w:t xml:space="preserve">The </w:t>
        </w:r>
        <w:r w:rsidRPr="002062A5">
          <w:rPr>
            <w:rFonts w:ascii="Courier New" w:eastAsia="Courier New" w:hAnsi="Courier New" w:cs="Courier New"/>
          </w:rPr>
          <w:t>TransformedDataType</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006598B8" w14:textId="77777777" w:rsidR="00A71F46" w:rsidRDefault="00A71F46" w:rsidP="00A71F46">
      <w:pPr>
        <w:pStyle w:val="Code"/>
        <w:rPr>
          <w:ins w:id="9363" w:author="Andreas Kuehne" w:date="2019-05-31T12:40:00Z"/>
        </w:rPr>
      </w:pPr>
      <w:ins w:id="9364"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TransformedDataType</w:t>
        </w:r>
        <w:r>
          <w:rPr>
            <w:color w:val="943634" w:themeColor="accent2" w:themeShade="BF"/>
          </w:rPr>
          <w:t>"</w:t>
        </w:r>
        <w:r>
          <w:rPr>
            <w:color w:val="31849B" w:themeColor="accent5" w:themeShade="BF"/>
          </w:rPr>
          <w:t>&gt;</w:t>
        </w:r>
      </w:ins>
    </w:p>
    <w:p w14:paraId="54A08CDB" w14:textId="77777777" w:rsidR="00A71F46" w:rsidRDefault="00A71F46" w:rsidP="00A71F46">
      <w:pPr>
        <w:pStyle w:val="Code"/>
        <w:rPr>
          <w:ins w:id="9365" w:author="Andreas Kuehne" w:date="2019-05-31T12:40:00Z"/>
        </w:rPr>
      </w:pPr>
      <w:ins w:id="9366" w:author="Andreas Kuehne" w:date="2019-05-31T12:40:00Z">
        <w:r>
          <w:rPr>
            <w:color w:val="31849B" w:themeColor="accent5" w:themeShade="BF"/>
          </w:rPr>
          <w:t xml:space="preserve">  &lt;xs:complexContent&gt;</w:t>
        </w:r>
      </w:ins>
    </w:p>
    <w:p w14:paraId="2E488860" w14:textId="77777777" w:rsidR="00A71F46" w:rsidRDefault="00A71F46" w:rsidP="00A71F46">
      <w:pPr>
        <w:pStyle w:val="Code"/>
        <w:rPr>
          <w:ins w:id="9367" w:author="Andreas Kuehne" w:date="2019-05-31T12:40:00Z"/>
        </w:rPr>
      </w:pPr>
      <w:ins w:id="9368" w:author="Andreas Kuehne" w:date="2019-05-31T12:40:00Z">
        <w:r>
          <w:rPr>
            <w:color w:val="31849B" w:themeColor="accent5" w:themeShade="BF"/>
          </w:rPr>
          <w:t xml:space="preserve">    &lt;xs:extension</w:t>
        </w:r>
        <w:r>
          <w:rPr>
            <w:color w:val="943634" w:themeColor="accent2" w:themeShade="BF"/>
          </w:rPr>
          <w:t xml:space="preserve"> base="</w:t>
        </w:r>
        <w:r>
          <w:rPr>
            <w:color w:val="244061" w:themeColor="accent1" w:themeShade="80"/>
          </w:rPr>
          <w:t>dss2:DocumentBaseType</w:t>
        </w:r>
        <w:r>
          <w:rPr>
            <w:color w:val="943634" w:themeColor="accent2" w:themeShade="BF"/>
          </w:rPr>
          <w:t>"</w:t>
        </w:r>
        <w:r>
          <w:rPr>
            <w:color w:val="31849B" w:themeColor="accent5" w:themeShade="BF"/>
          </w:rPr>
          <w:t>&gt;</w:t>
        </w:r>
      </w:ins>
    </w:p>
    <w:p w14:paraId="2FA4926F" w14:textId="77777777" w:rsidR="00A71F46" w:rsidRDefault="00A71F46" w:rsidP="00A71F46">
      <w:pPr>
        <w:pStyle w:val="Code"/>
        <w:rPr>
          <w:ins w:id="9369" w:author="Andreas Kuehne" w:date="2019-05-31T12:40:00Z"/>
        </w:rPr>
      </w:pPr>
      <w:ins w:id="9370" w:author="Andreas Kuehne" w:date="2019-05-31T12:40:00Z">
        <w:r>
          <w:rPr>
            <w:color w:val="31849B" w:themeColor="accent5" w:themeShade="BF"/>
          </w:rPr>
          <w:t xml:space="preserve">      &lt;xs:sequence&gt;</w:t>
        </w:r>
      </w:ins>
    </w:p>
    <w:p w14:paraId="579271B5" w14:textId="77777777" w:rsidR="00A71F46" w:rsidRDefault="00A71F46" w:rsidP="00A71F46">
      <w:pPr>
        <w:pStyle w:val="Code"/>
        <w:rPr>
          <w:ins w:id="9371" w:author="Andreas Kuehne" w:date="2019-05-31T12:40:00Z"/>
        </w:rPr>
      </w:pPr>
      <w:ins w:id="9372"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Transforms</w:t>
        </w:r>
        <w:r>
          <w:rPr>
            <w:color w:val="943634" w:themeColor="accent2" w:themeShade="BF"/>
          </w:rPr>
          <w:t>" type="</w:t>
        </w:r>
        <w:r>
          <w:rPr>
            <w:color w:val="244061" w:themeColor="accent1" w:themeShade="80"/>
          </w:rPr>
          <w:t>ds-rw:TransformsType</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28210E3D" w14:textId="77777777" w:rsidR="00A71F46" w:rsidRDefault="00A71F46" w:rsidP="00A71F46">
      <w:pPr>
        <w:pStyle w:val="Code"/>
        <w:rPr>
          <w:ins w:id="9373" w:author="Andreas Kuehne" w:date="2019-05-31T12:40:00Z"/>
        </w:rPr>
      </w:pPr>
      <w:ins w:id="9374"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Base64Data</w:t>
        </w:r>
        <w:r>
          <w:rPr>
            <w:color w:val="943634" w:themeColor="accent2" w:themeShade="BF"/>
          </w:rPr>
          <w:t>" type="</w:t>
        </w:r>
        <w:r>
          <w:rPr>
            <w:color w:val="244061" w:themeColor="accent1" w:themeShade="80"/>
          </w:rPr>
          <w:t>dsb:Base64DataType</w:t>
        </w:r>
        <w:r>
          <w:rPr>
            <w:color w:val="943634" w:themeColor="accent2" w:themeShade="BF"/>
          </w:rPr>
          <w:t>"</w:t>
        </w:r>
        <w:r>
          <w:rPr>
            <w:color w:val="31849B" w:themeColor="accent5" w:themeShade="BF"/>
          </w:rPr>
          <w:t>/&gt;</w:t>
        </w:r>
      </w:ins>
    </w:p>
    <w:p w14:paraId="172BF9B4" w14:textId="77777777" w:rsidR="00A71F46" w:rsidRDefault="00A71F46" w:rsidP="00A71F46">
      <w:pPr>
        <w:pStyle w:val="Code"/>
        <w:rPr>
          <w:ins w:id="9375" w:author="Andreas Kuehne" w:date="2019-05-31T12:40:00Z"/>
        </w:rPr>
      </w:pPr>
      <w:ins w:id="9376" w:author="Andreas Kuehne" w:date="2019-05-31T12:40:00Z">
        <w:r>
          <w:rPr>
            <w:color w:val="31849B" w:themeColor="accent5" w:themeShade="BF"/>
          </w:rPr>
          <w:t xml:space="preserve">      &lt;/xs:sequence&gt;</w:t>
        </w:r>
      </w:ins>
    </w:p>
    <w:p w14:paraId="0D172312" w14:textId="77777777" w:rsidR="00A71F46" w:rsidRDefault="00A71F46" w:rsidP="00A71F46">
      <w:pPr>
        <w:pStyle w:val="Code"/>
        <w:rPr>
          <w:ins w:id="9377" w:author="Andreas Kuehne" w:date="2019-05-31T12:40:00Z"/>
        </w:rPr>
      </w:pPr>
      <w:ins w:id="9378" w:author="Andreas Kuehne" w:date="2019-05-31T12:40:00Z">
        <w:r>
          <w:rPr>
            <w:color w:val="31849B" w:themeColor="accent5" w:themeShade="BF"/>
          </w:rPr>
          <w:t xml:space="preserve">      &lt;xs:attribute</w:t>
        </w:r>
        <w:r>
          <w:rPr>
            <w:color w:val="943634" w:themeColor="accent2" w:themeShade="BF"/>
          </w:rPr>
          <w:t xml:space="preserve"> name="</w:t>
        </w:r>
        <w:r>
          <w:rPr>
            <w:color w:val="244061" w:themeColor="accent1" w:themeShade="80"/>
          </w:rPr>
          <w:t>WhichReference</w:t>
        </w:r>
        <w:r>
          <w:rPr>
            <w:color w:val="943634" w:themeColor="accent2" w:themeShade="BF"/>
          </w:rPr>
          <w:t>" type="</w:t>
        </w:r>
        <w:r>
          <w:rPr>
            <w:color w:val="244061" w:themeColor="accent1" w:themeShade="80"/>
          </w:rPr>
          <w:t>xs:integer</w:t>
        </w:r>
        <w:r>
          <w:rPr>
            <w:color w:val="943634" w:themeColor="accent2" w:themeShade="BF"/>
          </w:rPr>
          <w:t>" use="</w:t>
        </w:r>
        <w:r>
          <w:rPr>
            <w:color w:val="244061" w:themeColor="accent1" w:themeShade="80"/>
          </w:rPr>
          <w:t>optional</w:t>
        </w:r>
        <w:r>
          <w:rPr>
            <w:color w:val="943634" w:themeColor="accent2" w:themeShade="BF"/>
          </w:rPr>
          <w:t>"</w:t>
        </w:r>
        <w:r>
          <w:rPr>
            <w:color w:val="31849B" w:themeColor="accent5" w:themeShade="BF"/>
          </w:rPr>
          <w:t>/&gt;</w:t>
        </w:r>
      </w:ins>
    </w:p>
    <w:p w14:paraId="4BA91140" w14:textId="77777777" w:rsidR="00A71F46" w:rsidRDefault="00A71F46" w:rsidP="00A71F46">
      <w:pPr>
        <w:pStyle w:val="Code"/>
        <w:rPr>
          <w:ins w:id="9379" w:author="Andreas Kuehne" w:date="2019-05-31T12:40:00Z"/>
        </w:rPr>
      </w:pPr>
      <w:ins w:id="9380" w:author="Andreas Kuehne" w:date="2019-05-31T12:40:00Z">
        <w:r>
          <w:rPr>
            <w:color w:val="31849B" w:themeColor="accent5" w:themeShade="BF"/>
          </w:rPr>
          <w:t xml:space="preserve">    &lt;/xs:extension&gt;</w:t>
        </w:r>
      </w:ins>
    </w:p>
    <w:p w14:paraId="3007A86E" w14:textId="77777777" w:rsidR="00A71F46" w:rsidRDefault="00A71F46" w:rsidP="00A71F46">
      <w:pPr>
        <w:pStyle w:val="Code"/>
        <w:rPr>
          <w:ins w:id="9381" w:author="Andreas Kuehne" w:date="2019-05-31T12:40:00Z"/>
        </w:rPr>
      </w:pPr>
      <w:ins w:id="9382" w:author="Andreas Kuehne" w:date="2019-05-31T12:40:00Z">
        <w:r>
          <w:rPr>
            <w:color w:val="31849B" w:themeColor="accent5" w:themeShade="BF"/>
          </w:rPr>
          <w:t xml:space="preserve">  &lt;/xs:complexContent&gt;</w:t>
        </w:r>
      </w:ins>
    </w:p>
    <w:p w14:paraId="30D5582E" w14:textId="77777777" w:rsidR="00A71F46" w:rsidRDefault="00A71F46" w:rsidP="00A71F46">
      <w:pPr>
        <w:pStyle w:val="Code"/>
        <w:rPr>
          <w:ins w:id="9383" w:author="Andreas Kuehne" w:date="2019-05-31T12:40:00Z"/>
        </w:rPr>
      </w:pPr>
      <w:ins w:id="9384" w:author="Andreas Kuehne" w:date="2019-05-31T12:40:00Z">
        <w:r>
          <w:rPr>
            <w:color w:val="31849B" w:themeColor="accent5" w:themeShade="BF"/>
          </w:rPr>
          <w:t>&lt;/xs:complexType&gt;</w:t>
        </w:r>
      </w:ins>
    </w:p>
    <w:p w14:paraId="03A4BCD9" w14:textId="77777777" w:rsidR="00A71F46" w:rsidRDefault="00A71F46" w:rsidP="00A71F46">
      <w:pPr>
        <w:spacing w:line="259" w:lineRule="auto"/>
        <w:rPr>
          <w:ins w:id="9385" w:author="Andreas Kuehne" w:date="2019-05-31T12:40:00Z"/>
        </w:rPr>
      </w:pPr>
      <w:ins w:id="9386" w:author="Andreas Kuehne" w:date="2019-05-31T12:40:00Z">
        <w:r>
          <w:t>Each child element of</w:t>
        </w:r>
        <w:r w:rsidRPr="71C71F8C">
          <w:t xml:space="preserve"> </w:t>
        </w:r>
        <w:r w:rsidRPr="002062A5">
          <w:rPr>
            <w:rFonts w:ascii="Courier New" w:eastAsia="Courier New" w:hAnsi="Courier New" w:cs="Courier New"/>
          </w:rPr>
          <w:t>TransformedDataType</w:t>
        </w:r>
        <w:r w:rsidRPr="71C71F8C">
          <w:t xml:space="preserve"> </w:t>
        </w:r>
        <w:r>
          <w:t xml:space="preserve">XML element SHALL implement in XML syntax the sub-component that has a name equal to its local name. </w:t>
        </w:r>
      </w:ins>
      <w:customXmlInsRangeStart w:id="9387" w:author="Andreas Kuehne" w:date="2019-05-31T12:40:00Z"/>
      <w:sdt>
        <w:sdtPr>
          <w:tag w:val="dss2-TransformedDataType.-xmlSchema"/>
          <w:id w:val="-623613621"/>
          <w:showingPlcHdr/>
        </w:sdtPr>
        <w:sdtEndPr/>
        <w:sdtContent>
          <w:customXmlInsRangeEnd w:id="9387"/>
          <w:ins w:id="9388" w:author="Andreas Kuehne" w:date="2019-05-31T12:40:00Z">
            <w:r>
              <w:rPr>
                <w:color w:val="19D131"/>
              </w:rPr>
              <w:t>[component TransformedData XML schema details]</w:t>
            </w:r>
          </w:ins>
          <w:customXmlInsRangeStart w:id="9389" w:author="Andreas Kuehne" w:date="2019-05-31T12:40:00Z"/>
        </w:sdtContent>
      </w:sdt>
      <w:customXmlInsRangeEnd w:id="9389"/>
    </w:p>
    <w:p w14:paraId="61ED8608" w14:textId="77777777" w:rsidR="00A71F46" w:rsidRDefault="00A71F46" w:rsidP="00A71F46">
      <w:pPr>
        <w:pStyle w:val="berschrift3"/>
        <w:numPr>
          <w:ilvl w:val="2"/>
          <w:numId w:val="3"/>
        </w:numPr>
        <w:rPr>
          <w:ins w:id="9390" w:author="Andreas Kuehne" w:date="2019-05-31T12:40:00Z"/>
        </w:rPr>
      </w:pPr>
      <w:bookmarkStart w:id="9391" w:name="_Toc10206921"/>
      <w:ins w:id="9392" w:author="Andreas Kuehne" w:date="2019-05-31T12:40:00Z">
        <w:r>
          <w:t>Component DocumentHash</w:t>
        </w:r>
        <w:bookmarkEnd w:id="9391"/>
      </w:ins>
    </w:p>
    <w:p w14:paraId="703BB965" w14:textId="77777777" w:rsidR="00A71F46" w:rsidRDefault="001A1734" w:rsidP="00A71F46">
      <w:pPr>
        <w:rPr>
          <w:ins w:id="9393" w:author="Andreas Kuehne" w:date="2019-05-31T12:40:00Z"/>
        </w:rPr>
      </w:pPr>
      <w:customXmlInsRangeStart w:id="9394" w:author="Andreas Kuehne" w:date="2019-05-31T12:40:00Z"/>
      <w:sdt>
        <w:sdtPr>
          <w:tag w:val="dss2-DocumentHashType.-normative"/>
          <w:id w:val="-1322186998"/>
        </w:sdtPr>
        <w:sdtEndPr/>
        <w:sdtContent>
          <w:customXmlInsRangeEnd w:id="9394"/>
          <w:ins w:id="9395" w:author="Andreas Kuehne" w:date="2019-05-31T12:40:00Z">
            <w:r w:rsidR="00A71F46" w:rsidRPr="003A06D0">
              <w:rPr>
                <w:color w:val="19D131"/>
                <w:lang w:val="en-GB"/>
              </w:rPr>
              <w:t xml:space="preserve">The </w:t>
            </w:r>
            <w:r w:rsidR="00A71F46" w:rsidRPr="003A06D0">
              <w:rPr>
                <w:rFonts w:ascii="Courier New" w:eastAsia="Courier New" w:hAnsi="Courier New" w:cs="Courier New"/>
                <w:lang w:val="en-GB"/>
              </w:rPr>
              <w:t>DocumentHash</w:t>
            </w:r>
            <w:r w:rsidR="00A71F46" w:rsidRPr="003A06D0">
              <w:rPr>
                <w:color w:val="19D131"/>
                <w:lang w:val="en-GB"/>
              </w:rPr>
              <w:t xml:space="preserve"> component represents a document that will not be transported to the server but just the calculated digest of it. This may be useful to limit the amount of data transferred or to ensure privacy of the document. </w:t>
            </w:r>
          </w:ins>
          <w:customXmlInsRangeStart w:id="9396" w:author="Andreas Kuehne" w:date="2019-05-31T12:40:00Z"/>
        </w:sdtContent>
      </w:sdt>
      <w:customXmlInsRangeEnd w:id="9396"/>
    </w:p>
    <w:p w14:paraId="3E444563" w14:textId="77777777" w:rsidR="00A71F46" w:rsidRDefault="00A71F46" w:rsidP="00A71F46">
      <w:pPr>
        <w:rPr>
          <w:ins w:id="9397" w:author="Andreas Kuehne" w:date="2019-05-31T12:40:00Z"/>
        </w:rPr>
      </w:pPr>
      <w:ins w:id="9398" w:author="Andreas Kuehne" w:date="2019-05-31T12:40:00Z">
        <w:r>
          <w:t xml:space="preserve">This components extends the component </w:t>
        </w:r>
        <w:r>
          <w:fldChar w:fldCharType="begin"/>
        </w:r>
        <w:r>
          <w:instrText xml:space="preserve"> REF _RefComp8554D474 \r \h </w:instrText>
        </w:r>
      </w:ins>
      <w:ins w:id="9399" w:author="Andreas Kuehne" w:date="2019-05-31T12:40:00Z">
        <w:r>
          <w:fldChar w:fldCharType="separate"/>
        </w:r>
        <w:r>
          <w:rPr>
            <w:rStyle w:val="Datatype"/>
            <w:rFonts w:eastAsia="Courier New" w:cs="Courier New"/>
          </w:rPr>
          <w:t>DocumentBase</w:t>
        </w:r>
        <w:r>
          <w:fldChar w:fldCharType="end"/>
        </w:r>
        <w:r>
          <w:t>. The inherited sub-components are not repeated here.</w:t>
        </w:r>
      </w:ins>
    </w:p>
    <w:p w14:paraId="5C26BDCE" w14:textId="77777777" w:rsidR="00A71F46" w:rsidRDefault="00A71F46" w:rsidP="00A71F46">
      <w:pPr>
        <w:rPr>
          <w:ins w:id="9400" w:author="Andreas Kuehne" w:date="2019-05-31T12:40:00Z"/>
        </w:rPr>
      </w:pPr>
      <w:ins w:id="9401" w:author="Andreas Kuehne" w:date="2019-05-31T12:40:00Z">
        <w:r>
          <w:t>Below follows a list of the sub-components that constitute this component:</w:t>
        </w:r>
      </w:ins>
    </w:p>
    <w:p w14:paraId="554C75AE" w14:textId="77777777" w:rsidR="00A71F46" w:rsidRDefault="00A71F46" w:rsidP="00A71F46">
      <w:pPr>
        <w:pStyle w:val="Member"/>
        <w:rPr>
          <w:ins w:id="9402" w:author="Andreas Kuehne" w:date="2019-05-31T12:40:00Z"/>
        </w:rPr>
      </w:pPr>
      <w:ins w:id="9403" w:author="Andreas Kuehne" w:date="2019-05-31T12:40:00Z">
        <w:r>
          <w:t xml:space="preserve">The OPTIONAL </w:t>
        </w:r>
        <w:r w:rsidRPr="35C1378D">
          <w:rPr>
            <w:rStyle w:val="Datatype"/>
          </w:rPr>
          <w:t>Transforms</w:t>
        </w:r>
        <w:r>
          <w:t xml:space="preserve"> element, if present, MUST contain a sub-component. A given element MUST satisfy the requirements specified in section </w:t>
        </w:r>
        <w:r>
          <w:fldChar w:fldCharType="begin"/>
        </w:r>
        <w:r>
          <w:instrText xml:space="preserve"> REF _RefComp2EFBB742 \r \h </w:instrText>
        </w:r>
      </w:ins>
      <w:ins w:id="9404" w:author="Andreas Kuehne" w:date="2019-05-31T12:40:00Z">
        <w:r>
          <w:fldChar w:fldCharType="separate"/>
        </w:r>
        <w:r>
          <w:rPr>
            <w:rStyle w:val="Datatype"/>
            <w:rFonts w:eastAsia="Courier New" w:cs="Courier New"/>
          </w:rPr>
          <w:t>Transforms</w:t>
        </w:r>
        <w:r>
          <w:fldChar w:fldCharType="end"/>
        </w:r>
        <w:r>
          <w:t xml:space="preserve">. </w:t>
        </w:r>
      </w:ins>
      <w:customXmlInsRangeStart w:id="9405" w:author="Andreas Kuehne" w:date="2019-05-31T12:40:00Z"/>
      <w:sdt>
        <w:sdtPr>
          <w:alias w:val="dss2-DocumentHashType.transforms"/>
          <w:tag w:val="dss2-DocumentHashType.Transforms"/>
          <w:id w:val="1671524230"/>
        </w:sdtPr>
        <w:sdtEndPr/>
        <w:sdtContent>
          <w:customXmlInsRangeEnd w:id="9405"/>
          <w:ins w:id="9406" w:author="Andreas Kuehne" w:date="2019-05-31T12:40:00Z">
            <w:r w:rsidRPr="003A06D0">
              <w:rPr>
                <w:color w:val="19D131"/>
                <w:lang w:val="en-GB"/>
              </w:rPr>
              <w:t xml:space="preserve">It specifies the value for a </w:t>
            </w:r>
            <w:r w:rsidRPr="003A06D0">
              <w:rPr>
                <w:rStyle w:val="Datatype"/>
                <w:lang w:val="en-GB"/>
              </w:rPr>
              <w:t>&lt;ds:Reference&gt;</w:t>
            </w:r>
            <w:r w:rsidRPr="003A06D0">
              <w:rPr>
                <w:color w:val="19D131"/>
                <w:lang w:val="en-GB"/>
              </w:rPr>
              <w:t xml:space="preserve"> element’s </w:t>
            </w:r>
            <w:r w:rsidRPr="003A06D0">
              <w:rPr>
                <w:rStyle w:val="Datatype"/>
                <w:lang w:val="en-GB"/>
              </w:rPr>
              <w:t>&lt;ds:Transforms&gt;</w:t>
            </w:r>
            <w:r w:rsidRPr="003A06D0">
              <w:rPr>
                <w:color w:val="19D131"/>
                <w:lang w:val="en-GB"/>
              </w:rPr>
              <w:t xml:space="preserve"> child element when referring to this document hash. In other words, this specifies transforms that the client has already applied to the input document before hashing it. This component is required on a SignRequest, optional on a VerifyRequest. This component is required on a SignRequest, optional on a VerifyRequest.</w:t>
            </w:r>
          </w:ins>
          <w:customXmlInsRangeStart w:id="9407" w:author="Andreas Kuehne" w:date="2019-05-31T12:40:00Z"/>
        </w:sdtContent>
      </w:sdt>
      <w:customXmlInsRangeEnd w:id="9407"/>
    </w:p>
    <w:p w14:paraId="714B78FD" w14:textId="77777777" w:rsidR="00A71F46" w:rsidRDefault="00A71F46" w:rsidP="00A71F46">
      <w:pPr>
        <w:pStyle w:val="Member"/>
        <w:rPr>
          <w:ins w:id="9408" w:author="Andreas Kuehne" w:date="2019-05-31T12:40:00Z"/>
        </w:rPr>
      </w:pPr>
      <w:ins w:id="9409" w:author="Andreas Kuehne" w:date="2019-05-31T12:40:00Z">
        <w:r>
          <w:t xml:space="preserve">The </w:t>
        </w:r>
        <w:r w:rsidRPr="35C1378D">
          <w:rPr>
            <w:rStyle w:val="Datatype"/>
          </w:rPr>
          <w:t>DigestInfos</w:t>
        </w:r>
        <w:r>
          <w:t xml:space="preserve"> element MUST occur 1 or more times containing a sub-component. Each instance MUST satisfy the requirements specified in this document in section </w:t>
        </w:r>
        <w:r>
          <w:fldChar w:fldCharType="begin"/>
        </w:r>
        <w:r>
          <w:instrText xml:space="preserve"> REF _RefComp96A5B17F \r \h </w:instrText>
        </w:r>
      </w:ins>
      <w:ins w:id="9410" w:author="Andreas Kuehne" w:date="2019-05-31T12:40:00Z">
        <w:r>
          <w:fldChar w:fldCharType="separate"/>
        </w:r>
        <w:r>
          <w:rPr>
            <w:rStyle w:val="Datatype"/>
            <w:rFonts w:eastAsia="Courier New" w:cs="Courier New"/>
          </w:rPr>
          <w:t>DigestInfo</w:t>
        </w:r>
        <w:r>
          <w:fldChar w:fldCharType="end"/>
        </w:r>
        <w:r>
          <w:t xml:space="preserve">. </w:t>
        </w:r>
      </w:ins>
      <w:customXmlInsRangeStart w:id="9411" w:author="Andreas Kuehne" w:date="2019-05-31T12:40:00Z"/>
      <w:sdt>
        <w:sdtPr>
          <w:alias w:val="dss2-DocumentHashType.dis"/>
          <w:tag w:val="dss2-DocumentHashType.DigestInfos"/>
          <w:id w:val="-1079742701"/>
        </w:sdtPr>
        <w:sdtEndPr/>
        <w:sdtContent>
          <w:customXmlInsRangeEnd w:id="9411"/>
          <w:ins w:id="9412" w:author="Andreas Kuehne" w:date="2019-05-31T12:40:00Z">
            <w:r w:rsidRPr="003A06D0">
              <w:rPr>
                <w:color w:val="19D131"/>
                <w:lang w:val="en-GB"/>
              </w:rPr>
              <w:t xml:space="preserve">This element MAY contain more than one </w:t>
            </w:r>
            <w:r w:rsidRPr="003A06D0">
              <w:rPr>
                <w:rStyle w:val="Datatype"/>
                <w:lang w:val="en-GB"/>
              </w:rPr>
              <w:t xml:space="preserve">DigestInfo </w:t>
            </w:r>
            <w:r w:rsidRPr="003A06D0">
              <w:rPr>
                <w:color w:val="19D131"/>
                <w:lang w:val="en-GB"/>
              </w:rPr>
              <w:t>sub-component to represent the digest values calculated with different digest algorithms. This may be useful when a requestor doesn’t know upfront which digest algorithms are supported / accepted by the server for signing. In the case of a verification request the client may not be able to parse the signature and instead calculate the digest for a comprehensive set of digest algorithms.</w:t>
            </w:r>
          </w:ins>
          <w:customXmlInsRangeStart w:id="9413" w:author="Andreas Kuehne" w:date="2019-05-31T12:40:00Z"/>
        </w:sdtContent>
      </w:sdt>
      <w:customXmlInsRangeEnd w:id="9413"/>
    </w:p>
    <w:p w14:paraId="776D6783" w14:textId="77777777" w:rsidR="00A71F46" w:rsidRDefault="00A71F46" w:rsidP="00A71F46">
      <w:pPr>
        <w:pStyle w:val="Member"/>
        <w:rPr>
          <w:ins w:id="9414" w:author="Andreas Kuehne" w:date="2019-05-31T12:40:00Z"/>
        </w:rPr>
      </w:pPr>
      <w:ins w:id="9415" w:author="Andreas Kuehne" w:date="2019-05-31T12:40:00Z">
        <w:r>
          <w:t xml:space="preserve">The OPTIONAL </w:t>
        </w:r>
        <w:r w:rsidRPr="35C1378D">
          <w:rPr>
            <w:rStyle w:val="Datatype"/>
          </w:rPr>
          <w:t>WhichReference</w:t>
        </w:r>
        <w:r>
          <w:t xml:space="preserve"> element, if present, MUST contain one instance of an integer. </w:t>
        </w:r>
      </w:ins>
      <w:customXmlInsRangeStart w:id="9416" w:author="Andreas Kuehne" w:date="2019-05-31T12:40:00Z"/>
      <w:sdt>
        <w:sdtPr>
          <w:alias w:val="dss2-DocumentHashType.whichRef"/>
          <w:tag w:val="dss2-DocumentHashType.WhichReference"/>
          <w:id w:val="-1806995517"/>
        </w:sdtPr>
        <w:sdtEndPr/>
        <w:sdtContent>
          <w:customXmlInsRangeEnd w:id="9416"/>
          <w:ins w:id="9417" w:author="Andreas Kuehne" w:date="2019-05-31T12:40:00Z">
            <w:r w:rsidRPr="003A06D0">
              <w:rPr>
                <w:color w:val="19D131"/>
                <w:lang w:val="en-GB"/>
              </w:rPr>
              <w:t xml:space="preserve">As there may be multiple </w:t>
            </w:r>
            <w:r w:rsidRPr="003A06D0">
              <w:rPr>
                <w:rStyle w:val="Datatype"/>
                <w:lang w:val="en-GB"/>
              </w:rPr>
              <w:t>TransformedDataType</w:t>
            </w:r>
            <w:r w:rsidRPr="003A06D0">
              <w:rPr>
                <w:color w:val="19D131"/>
                <w:lang w:val="en-GB"/>
              </w:rPr>
              <w:t xml:space="preserve"> / </w:t>
            </w:r>
            <w:r w:rsidRPr="003A06D0">
              <w:rPr>
                <w:rStyle w:val="Datatype"/>
                <w:lang w:val="en-GB"/>
              </w:rPr>
              <w:t>DocumentHashType</w:t>
            </w:r>
            <w:r w:rsidRPr="003A06D0">
              <w:rPr>
                <w:color w:val="19D131"/>
                <w:lang w:val="en-GB"/>
              </w:rPr>
              <w:t xml:space="preserve"> components of the same document having the same </w:t>
            </w:r>
            <w:r w:rsidRPr="003A06D0">
              <w:rPr>
                <w:rStyle w:val="Datatype"/>
                <w:lang w:val="en-GB"/>
              </w:rPr>
              <w:t>URI</w:t>
            </w:r>
            <w:r w:rsidRPr="003A06D0">
              <w:rPr>
                <w:color w:val="19D131"/>
                <w:lang w:val="en-GB"/>
              </w:rPr>
              <w:t xml:space="preserve"> [RFC 2396] and </w:t>
            </w:r>
            <w:r w:rsidRPr="003A06D0">
              <w:rPr>
                <w:rStyle w:val="Datatype"/>
                <w:lang w:val="en-GB"/>
              </w:rPr>
              <w:t>RefType</w:t>
            </w:r>
            <w:r w:rsidRPr="003A06D0">
              <w:rPr>
                <w:color w:val="19D131"/>
                <w:lang w:val="en-GB"/>
              </w:rPr>
              <w:t xml:space="preserve"> on a </w:t>
            </w:r>
            <w:r w:rsidRPr="003A06D0">
              <w:rPr>
                <w:rStyle w:val="Datatype"/>
                <w:lang w:val="en-GB"/>
              </w:rPr>
              <w:t>SignRequest</w:t>
            </w:r>
            <w:r w:rsidRPr="003A06D0">
              <w:rPr>
                <w:color w:val="19D131"/>
                <w:lang w:val="en-GB"/>
              </w:rPr>
              <w:t xml:space="preserve"> or </w:t>
            </w:r>
            <w:r w:rsidRPr="003A06D0">
              <w:rPr>
                <w:rStyle w:val="Datatype"/>
                <w:lang w:val="en-GB"/>
              </w:rPr>
              <w:t>VerifyRequest</w:t>
            </w:r>
            <w:r w:rsidRPr="003A06D0">
              <w:rPr>
                <w:color w:val="19D131"/>
                <w:lang w:val="en-GB"/>
              </w:rPr>
              <w:t xml:space="preserve"> - their correspondence to an already existing </w:t>
            </w:r>
            <w:r w:rsidRPr="003A06D0">
              <w:rPr>
                <w:rStyle w:val="Datatype"/>
                <w:lang w:val="en-GB"/>
              </w:rPr>
              <w:t>&lt;ds:Reference&gt;</w:t>
            </w:r>
            <w:r w:rsidRPr="003A06D0">
              <w:rPr>
                <w:color w:val="19D131"/>
                <w:lang w:val="en-GB"/>
              </w:rPr>
              <w:t xml:space="preserve"> however needs to be established on a VerifyRequest only. There is a need to disambiguate such cases. This element hence offers a way to clearly identify the </w:t>
            </w:r>
            <w:r w:rsidRPr="003A06D0">
              <w:rPr>
                <w:rStyle w:val="Datatype"/>
                <w:lang w:val="en-GB"/>
              </w:rPr>
              <w:t>&lt;ds:Reference&gt;</w:t>
            </w:r>
            <w:r w:rsidRPr="003A06D0">
              <w:rPr>
                <w:color w:val="19D131"/>
                <w:lang w:val="en-GB"/>
              </w:rPr>
              <w:t xml:space="preserve"> when </w:t>
            </w:r>
            <w:r w:rsidRPr="003A06D0">
              <w:rPr>
                <w:rStyle w:val="Datatype"/>
                <w:lang w:val="en-GB"/>
              </w:rPr>
              <w:t>URI</w:t>
            </w:r>
            <w:r w:rsidRPr="003A06D0">
              <w:rPr>
                <w:color w:val="19D131"/>
                <w:lang w:val="en-GB"/>
              </w:rPr>
              <w:t xml:space="preserve"> and </w:t>
            </w:r>
            <w:r w:rsidRPr="003A06D0">
              <w:rPr>
                <w:rStyle w:val="Datatype"/>
                <w:lang w:val="en-GB"/>
              </w:rPr>
              <w:t>RefType</w:t>
            </w:r>
            <w:r w:rsidRPr="003A06D0">
              <w:rPr>
                <w:color w:val="19D131"/>
                <w:lang w:val="en-GB"/>
              </w:rPr>
              <w:t xml:space="preserve"> match multiple components. The corresponding </w:t>
            </w:r>
            <w:r w:rsidRPr="003A06D0">
              <w:rPr>
                <w:rStyle w:val="Datatype"/>
                <w:lang w:val="en-GB"/>
              </w:rPr>
              <w:t>&lt;ds:Reference&gt;</w:t>
            </w:r>
            <w:r w:rsidRPr="003A06D0">
              <w:rPr>
                <w:color w:val="19D131"/>
                <w:lang w:val="en-GB"/>
              </w:rPr>
              <w:t xml:space="preserve"> is indicated by this zero-based </w:t>
            </w:r>
            <w:r w:rsidRPr="003A06D0">
              <w:rPr>
                <w:rStyle w:val="Datatype"/>
                <w:lang w:val="en-GB"/>
              </w:rPr>
              <w:t>WhichReference</w:t>
            </w:r>
            <w:r w:rsidRPr="003A06D0">
              <w:rPr>
                <w:color w:val="19D131"/>
                <w:lang w:val="en-GB"/>
              </w:rPr>
              <w:t xml:space="preserve"> element (0 means the first </w:t>
            </w:r>
            <w:r w:rsidRPr="003A06D0">
              <w:rPr>
                <w:rStyle w:val="Datatype"/>
                <w:lang w:val="en-GB"/>
              </w:rPr>
              <w:t>&lt;ds:Reference&gt;</w:t>
            </w:r>
            <w:r w:rsidRPr="003A06D0">
              <w:rPr>
                <w:color w:val="19D131"/>
                <w:lang w:val="en-GB"/>
              </w:rPr>
              <w:t xml:space="preserve"> in the signature, 1 means the second, and so on).</w:t>
            </w:r>
          </w:ins>
          <w:customXmlInsRangeStart w:id="9418" w:author="Andreas Kuehne" w:date="2019-05-31T12:40:00Z"/>
        </w:sdtContent>
      </w:sdt>
      <w:customXmlInsRangeEnd w:id="9418"/>
    </w:p>
    <w:p w14:paraId="3B28F21E" w14:textId="77777777" w:rsidR="00A71F46" w:rsidRDefault="00A71F46" w:rsidP="00A71F46">
      <w:pPr>
        <w:pStyle w:val="Non-normativeCommentHeading"/>
        <w:rPr>
          <w:ins w:id="9419" w:author="Andreas Kuehne" w:date="2019-05-31T12:40:00Z"/>
        </w:rPr>
      </w:pPr>
      <w:ins w:id="9420" w:author="Andreas Kuehne" w:date="2019-05-31T12:40:00Z">
        <w:r>
          <w:t>Non-normative Comment:</w:t>
        </w:r>
      </w:ins>
    </w:p>
    <w:p w14:paraId="2CDD4789" w14:textId="77777777" w:rsidR="00A71F46" w:rsidRDefault="001A1734" w:rsidP="00A71F46">
      <w:pPr>
        <w:pStyle w:val="Non-normativeComment"/>
        <w:rPr>
          <w:ins w:id="9421" w:author="Andreas Kuehne" w:date="2019-05-31T12:40:00Z"/>
        </w:rPr>
      </w:pPr>
      <w:customXmlInsRangeStart w:id="9422" w:author="Andreas Kuehne" w:date="2019-05-31T12:40:00Z"/>
      <w:sdt>
        <w:sdtPr>
          <w:tag w:val="dss2-DocumentHashType.-nonNormative"/>
          <w:id w:val="-575291019"/>
          <w:showingPlcHdr/>
        </w:sdtPr>
        <w:sdtEndPr/>
        <w:sdtContent>
          <w:customXmlInsRangeEnd w:id="9422"/>
          <w:ins w:id="9423" w:author="Andreas Kuehne" w:date="2019-05-31T12:40:00Z">
            <w:r w:rsidR="00A71F46">
              <w:rPr>
                <w:color w:val="19D131"/>
              </w:rPr>
              <w:t>[component DocumentHash non normative details]</w:t>
            </w:r>
          </w:ins>
          <w:customXmlInsRangeStart w:id="9424" w:author="Andreas Kuehne" w:date="2019-05-31T12:40:00Z"/>
        </w:sdtContent>
      </w:sdt>
      <w:customXmlInsRangeEnd w:id="9424"/>
    </w:p>
    <w:p w14:paraId="400E160E" w14:textId="77777777" w:rsidR="00A71F46" w:rsidRDefault="00A71F46" w:rsidP="00A71F46">
      <w:pPr>
        <w:pStyle w:val="berschrift4"/>
        <w:numPr>
          <w:ilvl w:val="3"/>
          <w:numId w:val="3"/>
        </w:numPr>
        <w:rPr>
          <w:ins w:id="9425" w:author="Andreas Kuehne" w:date="2019-05-31T12:40:00Z"/>
        </w:rPr>
      </w:pPr>
      <w:bookmarkStart w:id="9426" w:name="_Toc10206922"/>
      <w:ins w:id="9427" w:author="Andreas Kuehne" w:date="2019-05-31T12:40:00Z">
        <w:r>
          <w:t>DocumentHash – JSON Syntax</w:t>
        </w:r>
        <w:bookmarkEnd w:id="9426"/>
      </w:ins>
    </w:p>
    <w:p w14:paraId="7770F545" w14:textId="77777777" w:rsidR="00A71F46" w:rsidRPr="0248A3D1" w:rsidRDefault="00A71F46" w:rsidP="00A71F46">
      <w:pPr>
        <w:rPr>
          <w:ins w:id="9428" w:author="Andreas Kuehne" w:date="2019-05-31T12:40:00Z"/>
        </w:rPr>
      </w:pPr>
      <w:ins w:id="9429" w:author="Andreas Kuehne" w:date="2019-05-31T12:40:00Z">
        <w:r w:rsidRPr="002062A5">
          <w:rPr>
            <w:rFonts w:eastAsia="Arial" w:cs="Arial"/>
            <w:sz w:val="22"/>
            <w:szCs w:val="22"/>
          </w:rPr>
          <w:t xml:space="preserve">The </w:t>
        </w:r>
        <w:r w:rsidRPr="002062A5">
          <w:rPr>
            <w:rFonts w:ascii="Courier New" w:eastAsia="Courier New" w:hAnsi="Courier New" w:cs="Courier New"/>
          </w:rPr>
          <w:t>DocumentHashType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DocumentHash</w:t>
        </w:r>
        <w:r>
          <w:t xml:space="preserve"> component.</w:t>
        </w:r>
      </w:ins>
    </w:p>
    <w:p w14:paraId="437E3E45" w14:textId="77777777" w:rsidR="00A71F46" w:rsidRPr="C2430093" w:rsidRDefault="00A71F46" w:rsidP="00A71F46">
      <w:pPr>
        <w:spacing w:line="259" w:lineRule="auto"/>
        <w:rPr>
          <w:ins w:id="9430" w:author="Andreas Kuehne" w:date="2019-05-31T12:40:00Z"/>
          <w:rFonts w:eastAsia="Arial" w:cs="Arial"/>
          <w:sz w:val="22"/>
          <w:szCs w:val="22"/>
        </w:rPr>
      </w:pPr>
      <w:ins w:id="9431"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DocumentHash</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265"/>
        <w:gridCol w:w="3100"/>
        <w:gridCol w:w="2985"/>
      </w:tblGrid>
      <w:tr w:rsidR="00A71F46" w14:paraId="371A34FD" w14:textId="77777777" w:rsidTr="00A71F46">
        <w:trPr>
          <w:cnfStyle w:val="100000000000" w:firstRow="1" w:lastRow="0" w:firstColumn="0" w:lastColumn="0" w:oddVBand="0" w:evenVBand="0" w:oddHBand="0" w:evenHBand="0" w:firstRowFirstColumn="0" w:firstRowLastColumn="0" w:lastRowFirstColumn="0" w:lastRowLastColumn="0"/>
          <w:ins w:id="9432"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D27AD9D" w14:textId="77777777" w:rsidR="00A71F46" w:rsidRDefault="00A71F46" w:rsidP="00A71F46">
            <w:pPr>
              <w:pStyle w:val="Beschriftung"/>
              <w:rPr>
                <w:ins w:id="9433" w:author="Andreas Kuehne" w:date="2019-05-31T12:40:00Z"/>
              </w:rPr>
            </w:pPr>
            <w:ins w:id="9434" w:author="Andreas Kuehne" w:date="2019-05-31T12:40:00Z">
              <w:r>
                <w:t>Element</w:t>
              </w:r>
            </w:ins>
          </w:p>
        </w:tc>
        <w:tc>
          <w:tcPr>
            <w:tcW w:w="4675" w:type="dxa"/>
          </w:tcPr>
          <w:p w14:paraId="563C43FD"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9435" w:author="Andreas Kuehne" w:date="2019-05-31T12:40:00Z"/>
              </w:rPr>
            </w:pPr>
            <w:ins w:id="9436" w:author="Andreas Kuehne" w:date="2019-05-31T12:40:00Z">
              <w:r>
                <w:t>Implementing JSON member name</w:t>
              </w:r>
            </w:ins>
          </w:p>
        </w:tc>
        <w:tc>
          <w:tcPr>
            <w:tcW w:w="4675" w:type="dxa"/>
          </w:tcPr>
          <w:p w14:paraId="61092696"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9437" w:author="Andreas Kuehne" w:date="2019-05-31T12:40:00Z"/>
              </w:rPr>
            </w:pPr>
            <w:ins w:id="9438" w:author="Andreas Kuehne" w:date="2019-05-31T12:40:00Z">
              <w:r>
                <w:t>Comments</w:t>
              </w:r>
            </w:ins>
          </w:p>
        </w:tc>
      </w:tr>
      <w:tr w:rsidR="00A71F46" w14:paraId="000C040D" w14:textId="77777777" w:rsidTr="00A71F46">
        <w:trPr>
          <w:ins w:id="9439"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36FA85A" w14:textId="77777777" w:rsidR="00A71F46" w:rsidRPr="002062A5" w:rsidRDefault="00A71F46" w:rsidP="00A71F46">
            <w:pPr>
              <w:pStyle w:val="Beschriftung"/>
              <w:rPr>
                <w:ins w:id="9440" w:author="Andreas Kuehne" w:date="2019-05-31T12:40:00Z"/>
                <w:rStyle w:val="Datatype"/>
                <w:b w:val="0"/>
                <w:bCs w:val="0"/>
              </w:rPr>
            </w:pPr>
            <w:ins w:id="9441" w:author="Andreas Kuehne" w:date="2019-05-31T12:40:00Z">
              <w:r w:rsidRPr="002062A5">
                <w:rPr>
                  <w:rStyle w:val="Datatype"/>
                </w:rPr>
                <w:t>Transforms</w:t>
              </w:r>
            </w:ins>
          </w:p>
        </w:tc>
        <w:tc>
          <w:tcPr>
            <w:tcW w:w="4675" w:type="dxa"/>
          </w:tcPr>
          <w:p w14:paraId="6D9A4163"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9442" w:author="Andreas Kuehne" w:date="2019-05-31T12:40:00Z"/>
                <w:rStyle w:val="Datatype"/>
              </w:rPr>
            </w:pPr>
            <w:ins w:id="9443" w:author="Andreas Kuehne" w:date="2019-05-31T12:40:00Z">
              <w:r w:rsidRPr="002062A5">
                <w:rPr>
                  <w:rStyle w:val="Datatype"/>
                </w:rPr>
                <w:t>transforms</w:t>
              </w:r>
            </w:ins>
          </w:p>
        </w:tc>
        <w:tc>
          <w:tcPr>
            <w:tcW w:w="4675" w:type="dxa"/>
          </w:tcPr>
          <w:p w14:paraId="51CB51C0"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9444" w:author="Andreas Kuehne" w:date="2019-05-31T12:40:00Z"/>
              </w:rPr>
            </w:pPr>
            <w:customXmlInsRangeStart w:id="9445" w:author="Andreas Kuehne" w:date="2019-05-31T12:40:00Z"/>
            <w:sdt>
              <w:sdtPr>
                <w:alias w:val="dss2-DocumentHashType.transforms"/>
                <w:tag w:val="dss2-DocumentHashType.-jsonComment.Transforms"/>
                <w:id w:val="222336206"/>
                <w:showingPlcHdr/>
              </w:sdtPr>
              <w:sdtEndPr/>
              <w:sdtContent>
                <w:customXmlInsRangeEnd w:id="9445"/>
                <w:ins w:id="9446" w:author="Andreas Kuehne" w:date="2019-05-31T12:40:00Z">
                  <w:r w:rsidR="00A71F46">
                    <w:rPr>
                      <w:color w:val="19D131"/>
                    </w:rPr>
                    <w:t>[]</w:t>
                  </w:r>
                </w:ins>
                <w:customXmlInsRangeStart w:id="9447" w:author="Andreas Kuehne" w:date="2019-05-31T12:40:00Z"/>
              </w:sdtContent>
            </w:sdt>
            <w:customXmlInsRangeEnd w:id="9447"/>
          </w:p>
        </w:tc>
      </w:tr>
      <w:tr w:rsidR="00A71F46" w14:paraId="18069760" w14:textId="77777777" w:rsidTr="00A71F46">
        <w:trPr>
          <w:ins w:id="9448"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8041D45" w14:textId="77777777" w:rsidR="00A71F46" w:rsidRPr="002062A5" w:rsidRDefault="00A71F46" w:rsidP="00A71F46">
            <w:pPr>
              <w:pStyle w:val="Beschriftung"/>
              <w:rPr>
                <w:ins w:id="9449" w:author="Andreas Kuehne" w:date="2019-05-31T12:40:00Z"/>
                <w:rStyle w:val="Datatype"/>
                <w:b w:val="0"/>
                <w:bCs w:val="0"/>
              </w:rPr>
            </w:pPr>
            <w:ins w:id="9450" w:author="Andreas Kuehne" w:date="2019-05-31T12:40:00Z">
              <w:r w:rsidRPr="002062A5">
                <w:rPr>
                  <w:rStyle w:val="Datatype"/>
                </w:rPr>
                <w:t>DigestInfos</w:t>
              </w:r>
            </w:ins>
          </w:p>
        </w:tc>
        <w:tc>
          <w:tcPr>
            <w:tcW w:w="4675" w:type="dxa"/>
          </w:tcPr>
          <w:p w14:paraId="00E3C2E7"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9451" w:author="Andreas Kuehne" w:date="2019-05-31T12:40:00Z"/>
                <w:rStyle w:val="Datatype"/>
              </w:rPr>
            </w:pPr>
            <w:ins w:id="9452" w:author="Andreas Kuehne" w:date="2019-05-31T12:40:00Z">
              <w:r w:rsidRPr="002062A5">
                <w:rPr>
                  <w:rStyle w:val="Datatype"/>
                </w:rPr>
                <w:t>dis</w:t>
              </w:r>
            </w:ins>
          </w:p>
        </w:tc>
        <w:tc>
          <w:tcPr>
            <w:tcW w:w="4675" w:type="dxa"/>
          </w:tcPr>
          <w:p w14:paraId="3CB8C912"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9453" w:author="Andreas Kuehne" w:date="2019-05-31T12:40:00Z"/>
              </w:rPr>
            </w:pPr>
            <w:customXmlInsRangeStart w:id="9454" w:author="Andreas Kuehne" w:date="2019-05-31T12:40:00Z"/>
            <w:sdt>
              <w:sdtPr>
                <w:alias w:val="dss2-DocumentHashType.dis"/>
                <w:tag w:val="dss2-DocumentHashType.-jsonComment.DigestInfos"/>
                <w:id w:val="-75593330"/>
                <w:showingPlcHdr/>
              </w:sdtPr>
              <w:sdtEndPr/>
              <w:sdtContent>
                <w:customXmlInsRangeEnd w:id="9454"/>
                <w:ins w:id="9455" w:author="Andreas Kuehne" w:date="2019-05-31T12:40:00Z">
                  <w:r w:rsidR="00A71F46">
                    <w:rPr>
                      <w:color w:val="19D131"/>
                    </w:rPr>
                    <w:t>[]</w:t>
                  </w:r>
                </w:ins>
                <w:customXmlInsRangeStart w:id="9456" w:author="Andreas Kuehne" w:date="2019-05-31T12:40:00Z"/>
              </w:sdtContent>
            </w:sdt>
            <w:customXmlInsRangeEnd w:id="9456"/>
          </w:p>
        </w:tc>
      </w:tr>
      <w:tr w:rsidR="00A71F46" w14:paraId="61AE426E" w14:textId="77777777" w:rsidTr="00A71F46">
        <w:trPr>
          <w:ins w:id="9457"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FEA0907" w14:textId="77777777" w:rsidR="00A71F46" w:rsidRPr="002062A5" w:rsidRDefault="00A71F46" w:rsidP="00A71F46">
            <w:pPr>
              <w:pStyle w:val="Beschriftung"/>
              <w:rPr>
                <w:ins w:id="9458" w:author="Andreas Kuehne" w:date="2019-05-31T12:40:00Z"/>
                <w:rStyle w:val="Datatype"/>
                <w:b w:val="0"/>
                <w:bCs w:val="0"/>
              </w:rPr>
            </w:pPr>
            <w:ins w:id="9459" w:author="Andreas Kuehne" w:date="2019-05-31T12:40:00Z">
              <w:r w:rsidRPr="002062A5">
                <w:rPr>
                  <w:rStyle w:val="Datatype"/>
                </w:rPr>
                <w:t>WhichReference</w:t>
              </w:r>
            </w:ins>
          </w:p>
        </w:tc>
        <w:tc>
          <w:tcPr>
            <w:tcW w:w="4675" w:type="dxa"/>
          </w:tcPr>
          <w:p w14:paraId="60693280"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9460" w:author="Andreas Kuehne" w:date="2019-05-31T12:40:00Z"/>
                <w:rStyle w:val="Datatype"/>
              </w:rPr>
            </w:pPr>
            <w:ins w:id="9461" w:author="Andreas Kuehne" w:date="2019-05-31T12:40:00Z">
              <w:r w:rsidRPr="002062A5">
                <w:rPr>
                  <w:rStyle w:val="Datatype"/>
                </w:rPr>
                <w:t>whichRef</w:t>
              </w:r>
            </w:ins>
          </w:p>
        </w:tc>
        <w:tc>
          <w:tcPr>
            <w:tcW w:w="4675" w:type="dxa"/>
          </w:tcPr>
          <w:p w14:paraId="3EC333FD"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9462" w:author="Andreas Kuehne" w:date="2019-05-31T12:40:00Z"/>
              </w:rPr>
            </w:pPr>
            <w:customXmlInsRangeStart w:id="9463" w:author="Andreas Kuehne" w:date="2019-05-31T12:40:00Z"/>
            <w:sdt>
              <w:sdtPr>
                <w:alias w:val="dss2-DocumentHashType.whichRef"/>
                <w:tag w:val="dss2-DocumentHashType.-jsonComment.WhichReference"/>
                <w:id w:val="1486366021"/>
                <w:showingPlcHdr/>
              </w:sdtPr>
              <w:sdtEndPr/>
              <w:sdtContent>
                <w:customXmlInsRangeEnd w:id="9463"/>
                <w:ins w:id="9464" w:author="Andreas Kuehne" w:date="2019-05-31T12:40:00Z">
                  <w:r w:rsidR="00A71F46">
                    <w:rPr>
                      <w:color w:val="19D131"/>
                    </w:rPr>
                    <w:t>[]</w:t>
                  </w:r>
                </w:ins>
                <w:customXmlInsRangeStart w:id="9465" w:author="Andreas Kuehne" w:date="2019-05-31T12:40:00Z"/>
              </w:sdtContent>
            </w:sdt>
            <w:customXmlInsRangeEnd w:id="9465"/>
          </w:p>
        </w:tc>
      </w:tr>
    </w:tbl>
    <w:p w14:paraId="753767C6" w14:textId="77777777" w:rsidR="00A71F46" w:rsidRPr="0202B381" w:rsidRDefault="00A71F46" w:rsidP="00A71F46">
      <w:pPr>
        <w:rPr>
          <w:ins w:id="9466" w:author="Andreas Kuehne" w:date="2019-05-31T12:40:00Z"/>
        </w:rPr>
      </w:pPr>
      <w:ins w:id="9467" w:author="Andreas Kuehne" w:date="2019-05-31T12:40:00Z">
        <w:r w:rsidRPr="002062A5">
          <w:rPr>
            <w:rFonts w:eastAsia="Arial" w:cs="Arial"/>
            <w:sz w:val="22"/>
            <w:szCs w:val="22"/>
          </w:rPr>
          <w:t xml:space="preserve">The </w:t>
        </w:r>
        <w:r w:rsidRPr="002062A5">
          <w:rPr>
            <w:rFonts w:ascii="Courier New" w:eastAsia="Courier New" w:hAnsi="Courier New" w:cs="Courier New"/>
          </w:rPr>
          <w:t>DocumentHashType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699513C2" w14:textId="77777777" w:rsidR="00A71F46" w:rsidRDefault="00A71F46" w:rsidP="00A71F46">
      <w:pPr>
        <w:pStyle w:val="Code"/>
        <w:spacing w:line="259" w:lineRule="auto"/>
        <w:rPr>
          <w:ins w:id="9468" w:author="Andreas Kuehne" w:date="2019-05-31T12:40:00Z"/>
        </w:rPr>
      </w:pPr>
      <w:ins w:id="9469" w:author="Andreas Kuehne" w:date="2019-05-31T12:40:00Z">
        <w:r>
          <w:rPr>
            <w:color w:val="31849B" w:themeColor="accent5" w:themeShade="BF"/>
          </w:rPr>
          <w:t>"dss2-DocumentHashType"</w:t>
        </w:r>
        <w:r>
          <w:t>: {</w:t>
        </w:r>
      </w:ins>
    </w:p>
    <w:p w14:paraId="1723EAFF" w14:textId="77777777" w:rsidR="00A71F46" w:rsidRDefault="00A71F46" w:rsidP="00A71F46">
      <w:pPr>
        <w:pStyle w:val="Code"/>
        <w:spacing w:line="259" w:lineRule="auto"/>
        <w:rPr>
          <w:ins w:id="9470" w:author="Andreas Kuehne" w:date="2019-05-31T12:40:00Z"/>
        </w:rPr>
      </w:pPr>
      <w:ins w:id="9471" w:author="Andreas Kuehne" w:date="2019-05-31T12:40:00Z">
        <w:r>
          <w:rPr>
            <w:color w:val="31849B" w:themeColor="accent5" w:themeShade="BF"/>
          </w:rPr>
          <w:t xml:space="preserve">  "type"</w:t>
        </w:r>
        <w:r>
          <w:t xml:space="preserve">: </w:t>
        </w:r>
        <w:r>
          <w:rPr>
            <w:color w:val="244061" w:themeColor="accent1" w:themeShade="80"/>
          </w:rPr>
          <w:t>"object",</w:t>
        </w:r>
      </w:ins>
    </w:p>
    <w:p w14:paraId="57FAF33B" w14:textId="77777777" w:rsidR="00A71F46" w:rsidRDefault="00A71F46" w:rsidP="00A71F46">
      <w:pPr>
        <w:pStyle w:val="Code"/>
        <w:spacing w:line="259" w:lineRule="auto"/>
        <w:rPr>
          <w:ins w:id="9472" w:author="Andreas Kuehne" w:date="2019-05-31T12:40:00Z"/>
        </w:rPr>
      </w:pPr>
      <w:ins w:id="9473" w:author="Andreas Kuehne" w:date="2019-05-31T12:40:00Z">
        <w:r>
          <w:rPr>
            <w:color w:val="31849B" w:themeColor="accent5" w:themeShade="BF"/>
          </w:rPr>
          <w:t xml:space="preserve">  "properties"</w:t>
        </w:r>
        <w:r>
          <w:t>: {</w:t>
        </w:r>
      </w:ins>
    </w:p>
    <w:p w14:paraId="5151F9EC" w14:textId="77777777" w:rsidR="00A71F46" w:rsidRDefault="00A71F46" w:rsidP="00A71F46">
      <w:pPr>
        <w:pStyle w:val="Code"/>
        <w:spacing w:line="259" w:lineRule="auto"/>
        <w:rPr>
          <w:ins w:id="9474" w:author="Andreas Kuehne" w:date="2019-05-31T12:40:00Z"/>
        </w:rPr>
      </w:pPr>
      <w:ins w:id="9475" w:author="Andreas Kuehne" w:date="2019-05-31T12:40:00Z">
        <w:r>
          <w:rPr>
            <w:color w:val="31849B" w:themeColor="accent5" w:themeShade="BF"/>
          </w:rPr>
          <w:t xml:space="preserve">    "ID"</w:t>
        </w:r>
        <w:r>
          <w:t>: {</w:t>
        </w:r>
      </w:ins>
    </w:p>
    <w:p w14:paraId="50EDA441" w14:textId="77777777" w:rsidR="00A71F46" w:rsidRDefault="00A71F46" w:rsidP="00A71F46">
      <w:pPr>
        <w:pStyle w:val="Code"/>
        <w:spacing w:line="259" w:lineRule="auto"/>
        <w:rPr>
          <w:ins w:id="9476" w:author="Andreas Kuehne" w:date="2019-05-31T12:40:00Z"/>
        </w:rPr>
      </w:pPr>
      <w:ins w:id="9477" w:author="Andreas Kuehne" w:date="2019-05-31T12:40:00Z">
        <w:r>
          <w:rPr>
            <w:color w:val="31849B" w:themeColor="accent5" w:themeShade="BF"/>
          </w:rPr>
          <w:t xml:space="preserve">      "type"</w:t>
        </w:r>
        <w:r>
          <w:t xml:space="preserve">: </w:t>
        </w:r>
        <w:r>
          <w:rPr>
            <w:color w:val="244061" w:themeColor="accent1" w:themeShade="80"/>
          </w:rPr>
          <w:t>"string"</w:t>
        </w:r>
      </w:ins>
    </w:p>
    <w:p w14:paraId="47C3436E" w14:textId="77777777" w:rsidR="00A71F46" w:rsidRDefault="00A71F46" w:rsidP="00A71F46">
      <w:pPr>
        <w:pStyle w:val="Code"/>
        <w:spacing w:line="259" w:lineRule="auto"/>
        <w:rPr>
          <w:ins w:id="9478" w:author="Andreas Kuehne" w:date="2019-05-31T12:40:00Z"/>
        </w:rPr>
      </w:pPr>
      <w:ins w:id="9479" w:author="Andreas Kuehne" w:date="2019-05-31T12:40:00Z">
        <w:r>
          <w:t xml:space="preserve">    },</w:t>
        </w:r>
      </w:ins>
    </w:p>
    <w:p w14:paraId="28FEA96E" w14:textId="77777777" w:rsidR="00A71F46" w:rsidRDefault="00A71F46" w:rsidP="00A71F46">
      <w:pPr>
        <w:pStyle w:val="Code"/>
        <w:spacing w:line="259" w:lineRule="auto"/>
        <w:rPr>
          <w:ins w:id="9480" w:author="Andreas Kuehne" w:date="2019-05-31T12:40:00Z"/>
        </w:rPr>
      </w:pPr>
      <w:ins w:id="9481" w:author="Andreas Kuehne" w:date="2019-05-31T12:40:00Z">
        <w:r>
          <w:rPr>
            <w:color w:val="31849B" w:themeColor="accent5" w:themeShade="BF"/>
          </w:rPr>
          <w:t xml:space="preserve">    "refURI"</w:t>
        </w:r>
        <w:r>
          <w:t>: {</w:t>
        </w:r>
      </w:ins>
    </w:p>
    <w:p w14:paraId="4CB6ABF7" w14:textId="77777777" w:rsidR="00A71F46" w:rsidRDefault="00A71F46" w:rsidP="00A71F46">
      <w:pPr>
        <w:pStyle w:val="Code"/>
        <w:spacing w:line="259" w:lineRule="auto"/>
        <w:rPr>
          <w:ins w:id="9482" w:author="Andreas Kuehne" w:date="2019-05-31T12:40:00Z"/>
        </w:rPr>
      </w:pPr>
      <w:ins w:id="9483" w:author="Andreas Kuehne" w:date="2019-05-31T12:40:00Z">
        <w:r>
          <w:rPr>
            <w:color w:val="31849B" w:themeColor="accent5" w:themeShade="BF"/>
          </w:rPr>
          <w:t xml:space="preserve">      "type"</w:t>
        </w:r>
        <w:r>
          <w:t xml:space="preserve">: </w:t>
        </w:r>
        <w:r>
          <w:rPr>
            <w:color w:val="244061" w:themeColor="accent1" w:themeShade="80"/>
          </w:rPr>
          <w:t>"string"</w:t>
        </w:r>
      </w:ins>
    </w:p>
    <w:p w14:paraId="16EFF5C1" w14:textId="77777777" w:rsidR="00A71F46" w:rsidRDefault="00A71F46" w:rsidP="00A71F46">
      <w:pPr>
        <w:pStyle w:val="Code"/>
        <w:spacing w:line="259" w:lineRule="auto"/>
        <w:rPr>
          <w:ins w:id="9484" w:author="Andreas Kuehne" w:date="2019-05-31T12:40:00Z"/>
        </w:rPr>
      </w:pPr>
      <w:ins w:id="9485" w:author="Andreas Kuehne" w:date="2019-05-31T12:40:00Z">
        <w:r>
          <w:t xml:space="preserve">    },</w:t>
        </w:r>
      </w:ins>
    </w:p>
    <w:p w14:paraId="0EB3AA7C" w14:textId="77777777" w:rsidR="00A71F46" w:rsidRDefault="00A71F46" w:rsidP="00A71F46">
      <w:pPr>
        <w:pStyle w:val="Code"/>
        <w:spacing w:line="259" w:lineRule="auto"/>
        <w:rPr>
          <w:ins w:id="9486" w:author="Andreas Kuehne" w:date="2019-05-31T12:40:00Z"/>
        </w:rPr>
      </w:pPr>
      <w:ins w:id="9487" w:author="Andreas Kuehne" w:date="2019-05-31T12:40:00Z">
        <w:r>
          <w:rPr>
            <w:color w:val="31849B" w:themeColor="accent5" w:themeShade="BF"/>
          </w:rPr>
          <w:t xml:space="preserve">    "refType"</w:t>
        </w:r>
        <w:r>
          <w:t>: {</w:t>
        </w:r>
      </w:ins>
    </w:p>
    <w:p w14:paraId="1DA00175" w14:textId="77777777" w:rsidR="00A71F46" w:rsidRDefault="00A71F46" w:rsidP="00A71F46">
      <w:pPr>
        <w:pStyle w:val="Code"/>
        <w:spacing w:line="259" w:lineRule="auto"/>
        <w:rPr>
          <w:ins w:id="9488" w:author="Andreas Kuehne" w:date="2019-05-31T12:40:00Z"/>
        </w:rPr>
      </w:pPr>
      <w:ins w:id="9489" w:author="Andreas Kuehne" w:date="2019-05-31T12:40:00Z">
        <w:r>
          <w:rPr>
            <w:color w:val="31849B" w:themeColor="accent5" w:themeShade="BF"/>
          </w:rPr>
          <w:t xml:space="preserve">      "type"</w:t>
        </w:r>
        <w:r>
          <w:t xml:space="preserve">: </w:t>
        </w:r>
        <w:r>
          <w:rPr>
            <w:color w:val="244061" w:themeColor="accent1" w:themeShade="80"/>
          </w:rPr>
          <w:t>"string"</w:t>
        </w:r>
      </w:ins>
    </w:p>
    <w:p w14:paraId="1E64B801" w14:textId="77777777" w:rsidR="00A71F46" w:rsidRDefault="00A71F46" w:rsidP="00A71F46">
      <w:pPr>
        <w:pStyle w:val="Code"/>
        <w:spacing w:line="259" w:lineRule="auto"/>
        <w:rPr>
          <w:ins w:id="9490" w:author="Andreas Kuehne" w:date="2019-05-31T12:40:00Z"/>
        </w:rPr>
      </w:pPr>
      <w:ins w:id="9491" w:author="Andreas Kuehne" w:date="2019-05-31T12:40:00Z">
        <w:r>
          <w:t xml:space="preserve">    },</w:t>
        </w:r>
      </w:ins>
    </w:p>
    <w:p w14:paraId="18F3B151" w14:textId="77777777" w:rsidR="00A71F46" w:rsidRDefault="00A71F46" w:rsidP="00A71F46">
      <w:pPr>
        <w:pStyle w:val="Code"/>
        <w:spacing w:line="259" w:lineRule="auto"/>
        <w:rPr>
          <w:ins w:id="9492" w:author="Andreas Kuehne" w:date="2019-05-31T12:40:00Z"/>
        </w:rPr>
      </w:pPr>
      <w:ins w:id="9493" w:author="Andreas Kuehne" w:date="2019-05-31T12:40:00Z">
        <w:r>
          <w:rPr>
            <w:color w:val="31849B" w:themeColor="accent5" w:themeShade="BF"/>
          </w:rPr>
          <w:t xml:space="preserve">    "schemaRefs"</w:t>
        </w:r>
        <w:r>
          <w:t>: {</w:t>
        </w:r>
      </w:ins>
    </w:p>
    <w:p w14:paraId="57E637AE" w14:textId="77777777" w:rsidR="00A71F46" w:rsidRDefault="00A71F46" w:rsidP="00A71F46">
      <w:pPr>
        <w:pStyle w:val="Code"/>
        <w:spacing w:line="259" w:lineRule="auto"/>
        <w:rPr>
          <w:ins w:id="9494" w:author="Andreas Kuehne" w:date="2019-05-31T12:40:00Z"/>
        </w:rPr>
      </w:pPr>
      <w:ins w:id="9495" w:author="Andreas Kuehne" w:date="2019-05-31T12:40:00Z">
        <w:r>
          <w:rPr>
            <w:color w:val="31849B" w:themeColor="accent5" w:themeShade="BF"/>
          </w:rPr>
          <w:t xml:space="preserve">      "type"</w:t>
        </w:r>
        <w:r>
          <w:t xml:space="preserve">: </w:t>
        </w:r>
        <w:r>
          <w:rPr>
            <w:color w:val="244061" w:themeColor="accent1" w:themeShade="80"/>
          </w:rPr>
          <w:t>"array",</w:t>
        </w:r>
      </w:ins>
    </w:p>
    <w:p w14:paraId="35F30473" w14:textId="77777777" w:rsidR="00A71F46" w:rsidRDefault="00A71F46" w:rsidP="00A71F46">
      <w:pPr>
        <w:pStyle w:val="Code"/>
        <w:spacing w:line="259" w:lineRule="auto"/>
        <w:rPr>
          <w:ins w:id="9496" w:author="Andreas Kuehne" w:date="2019-05-31T12:40:00Z"/>
        </w:rPr>
      </w:pPr>
      <w:ins w:id="9497" w:author="Andreas Kuehne" w:date="2019-05-31T12:40:00Z">
        <w:r>
          <w:rPr>
            <w:color w:val="31849B" w:themeColor="accent5" w:themeShade="BF"/>
          </w:rPr>
          <w:t xml:space="preserve">      "items"</w:t>
        </w:r>
        <w:r>
          <w:t>: {</w:t>
        </w:r>
      </w:ins>
    </w:p>
    <w:p w14:paraId="46FE7B61" w14:textId="77777777" w:rsidR="00A71F46" w:rsidRDefault="00A71F46" w:rsidP="00A71F46">
      <w:pPr>
        <w:pStyle w:val="Code"/>
        <w:spacing w:line="259" w:lineRule="auto"/>
        <w:rPr>
          <w:ins w:id="9498" w:author="Andreas Kuehne" w:date="2019-05-31T12:40:00Z"/>
        </w:rPr>
      </w:pPr>
      <w:ins w:id="9499" w:author="Andreas Kuehne" w:date="2019-05-31T12:40:00Z">
        <w:r>
          <w:rPr>
            <w:color w:val="31849B" w:themeColor="accent5" w:themeShade="BF"/>
          </w:rPr>
          <w:t xml:space="preserve">        "$ref"</w:t>
        </w:r>
        <w:r>
          <w:t xml:space="preserve">: </w:t>
        </w:r>
        <w:r>
          <w:rPr>
            <w:color w:val="244061" w:themeColor="accent1" w:themeShade="80"/>
          </w:rPr>
          <w:t>"#/definitions/dss2-DocumentType"</w:t>
        </w:r>
      </w:ins>
    </w:p>
    <w:p w14:paraId="2BD01CA5" w14:textId="77777777" w:rsidR="00A71F46" w:rsidRDefault="00A71F46" w:rsidP="00A71F46">
      <w:pPr>
        <w:pStyle w:val="Code"/>
        <w:spacing w:line="259" w:lineRule="auto"/>
        <w:rPr>
          <w:ins w:id="9500" w:author="Andreas Kuehne" w:date="2019-05-31T12:40:00Z"/>
        </w:rPr>
      </w:pPr>
      <w:ins w:id="9501" w:author="Andreas Kuehne" w:date="2019-05-31T12:40:00Z">
        <w:r>
          <w:t xml:space="preserve">      }</w:t>
        </w:r>
      </w:ins>
    </w:p>
    <w:p w14:paraId="69E7A8B3" w14:textId="77777777" w:rsidR="00A71F46" w:rsidRDefault="00A71F46" w:rsidP="00A71F46">
      <w:pPr>
        <w:pStyle w:val="Code"/>
        <w:spacing w:line="259" w:lineRule="auto"/>
        <w:rPr>
          <w:ins w:id="9502" w:author="Andreas Kuehne" w:date="2019-05-31T12:40:00Z"/>
        </w:rPr>
      </w:pPr>
      <w:ins w:id="9503" w:author="Andreas Kuehne" w:date="2019-05-31T12:40:00Z">
        <w:r>
          <w:t xml:space="preserve">    },</w:t>
        </w:r>
      </w:ins>
    </w:p>
    <w:p w14:paraId="773FD528" w14:textId="77777777" w:rsidR="00A71F46" w:rsidRDefault="00A71F46" w:rsidP="00A71F46">
      <w:pPr>
        <w:pStyle w:val="Code"/>
        <w:spacing w:line="259" w:lineRule="auto"/>
        <w:rPr>
          <w:ins w:id="9504" w:author="Andreas Kuehne" w:date="2019-05-31T12:40:00Z"/>
        </w:rPr>
      </w:pPr>
      <w:ins w:id="9505" w:author="Andreas Kuehne" w:date="2019-05-31T12:40:00Z">
        <w:r>
          <w:rPr>
            <w:color w:val="31849B" w:themeColor="accent5" w:themeShade="BF"/>
          </w:rPr>
          <w:t xml:space="preserve">    "transforms"</w:t>
        </w:r>
        <w:r>
          <w:t>: {</w:t>
        </w:r>
      </w:ins>
    </w:p>
    <w:p w14:paraId="66E16294" w14:textId="77777777" w:rsidR="00A71F46" w:rsidRDefault="00A71F46" w:rsidP="00A71F46">
      <w:pPr>
        <w:pStyle w:val="Code"/>
        <w:spacing w:line="259" w:lineRule="auto"/>
        <w:rPr>
          <w:ins w:id="9506" w:author="Andreas Kuehne" w:date="2019-05-31T12:40:00Z"/>
        </w:rPr>
      </w:pPr>
      <w:ins w:id="9507" w:author="Andreas Kuehne" w:date="2019-05-31T12:40:00Z">
        <w:r>
          <w:rPr>
            <w:color w:val="31849B" w:themeColor="accent5" w:themeShade="BF"/>
          </w:rPr>
          <w:t xml:space="preserve">      "$ref"</w:t>
        </w:r>
        <w:r>
          <w:t xml:space="preserve">: </w:t>
        </w:r>
        <w:r>
          <w:rPr>
            <w:color w:val="244061" w:themeColor="accent1" w:themeShade="80"/>
          </w:rPr>
          <w:t>"#/definitions/dsigrw-TransformsType"</w:t>
        </w:r>
      </w:ins>
    </w:p>
    <w:p w14:paraId="6F8FBC20" w14:textId="77777777" w:rsidR="00A71F46" w:rsidRDefault="00A71F46" w:rsidP="00A71F46">
      <w:pPr>
        <w:pStyle w:val="Code"/>
        <w:spacing w:line="259" w:lineRule="auto"/>
        <w:rPr>
          <w:ins w:id="9508" w:author="Andreas Kuehne" w:date="2019-05-31T12:40:00Z"/>
        </w:rPr>
      </w:pPr>
      <w:ins w:id="9509" w:author="Andreas Kuehne" w:date="2019-05-31T12:40:00Z">
        <w:r>
          <w:t xml:space="preserve">    },</w:t>
        </w:r>
      </w:ins>
    </w:p>
    <w:p w14:paraId="78311B32" w14:textId="77777777" w:rsidR="00A71F46" w:rsidRDefault="00A71F46" w:rsidP="00A71F46">
      <w:pPr>
        <w:pStyle w:val="Code"/>
        <w:spacing w:line="259" w:lineRule="auto"/>
        <w:rPr>
          <w:ins w:id="9510" w:author="Andreas Kuehne" w:date="2019-05-31T12:40:00Z"/>
        </w:rPr>
      </w:pPr>
      <w:ins w:id="9511" w:author="Andreas Kuehne" w:date="2019-05-31T12:40:00Z">
        <w:r>
          <w:rPr>
            <w:color w:val="31849B" w:themeColor="accent5" w:themeShade="BF"/>
          </w:rPr>
          <w:t xml:space="preserve">    "dis"</w:t>
        </w:r>
        <w:r>
          <w:t>: {</w:t>
        </w:r>
      </w:ins>
    </w:p>
    <w:p w14:paraId="0EED4BDF" w14:textId="77777777" w:rsidR="00A71F46" w:rsidRDefault="00A71F46" w:rsidP="00A71F46">
      <w:pPr>
        <w:pStyle w:val="Code"/>
        <w:spacing w:line="259" w:lineRule="auto"/>
        <w:rPr>
          <w:ins w:id="9512" w:author="Andreas Kuehne" w:date="2019-05-31T12:40:00Z"/>
        </w:rPr>
      </w:pPr>
      <w:ins w:id="9513" w:author="Andreas Kuehne" w:date="2019-05-31T12:40:00Z">
        <w:r>
          <w:rPr>
            <w:color w:val="31849B" w:themeColor="accent5" w:themeShade="BF"/>
          </w:rPr>
          <w:t xml:space="preserve">      "type"</w:t>
        </w:r>
        <w:r>
          <w:t xml:space="preserve">: </w:t>
        </w:r>
        <w:r>
          <w:rPr>
            <w:color w:val="244061" w:themeColor="accent1" w:themeShade="80"/>
          </w:rPr>
          <w:t>"array",</w:t>
        </w:r>
      </w:ins>
    </w:p>
    <w:p w14:paraId="4084637B" w14:textId="77777777" w:rsidR="00A71F46" w:rsidRDefault="00A71F46" w:rsidP="00A71F46">
      <w:pPr>
        <w:pStyle w:val="Code"/>
        <w:spacing w:line="259" w:lineRule="auto"/>
        <w:rPr>
          <w:ins w:id="9514" w:author="Andreas Kuehne" w:date="2019-05-31T12:40:00Z"/>
        </w:rPr>
      </w:pPr>
      <w:ins w:id="9515" w:author="Andreas Kuehne" w:date="2019-05-31T12:40:00Z">
        <w:r>
          <w:rPr>
            <w:color w:val="31849B" w:themeColor="accent5" w:themeShade="BF"/>
          </w:rPr>
          <w:t xml:space="preserve">      "items"</w:t>
        </w:r>
        <w:r>
          <w:t>: {</w:t>
        </w:r>
      </w:ins>
    </w:p>
    <w:p w14:paraId="31E94BBD" w14:textId="77777777" w:rsidR="00A71F46" w:rsidRDefault="00A71F46" w:rsidP="00A71F46">
      <w:pPr>
        <w:pStyle w:val="Code"/>
        <w:spacing w:line="259" w:lineRule="auto"/>
        <w:rPr>
          <w:ins w:id="9516" w:author="Andreas Kuehne" w:date="2019-05-31T12:40:00Z"/>
        </w:rPr>
      </w:pPr>
      <w:ins w:id="9517" w:author="Andreas Kuehne" w:date="2019-05-31T12:40:00Z">
        <w:r>
          <w:rPr>
            <w:color w:val="31849B" w:themeColor="accent5" w:themeShade="BF"/>
          </w:rPr>
          <w:t xml:space="preserve">        "$ref"</w:t>
        </w:r>
        <w:r>
          <w:t xml:space="preserve">: </w:t>
        </w:r>
        <w:r>
          <w:rPr>
            <w:color w:val="244061" w:themeColor="accent1" w:themeShade="80"/>
          </w:rPr>
          <w:t>"#/definitions/dsb-DigestInfoType"</w:t>
        </w:r>
      </w:ins>
    </w:p>
    <w:p w14:paraId="5E0B5445" w14:textId="77777777" w:rsidR="00A71F46" w:rsidRDefault="00A71F46" w:rsidP="00A71F46">
      <w:pPr>
        <w:pStyle w:val="Code"/>
        <w:spacing w:line="259" w:lineRule="auto"/>
        <w:rPr>
          <w:ins w:id="9518" w:author="Andreas Kuehne" w:date="2019-05-31T12:40:00Z"/>
        </w:rPr>
      </w:pPr>
      <w:ins w:id="9519" w:author="Andreas Kuehne" w:date="2019-05-31T12:40:00Z">
        <w:r>
          <w:t xml:space="preserve">      }</w:t>
        </w:r>
      </w:ins>
    </w:p>
    <w:p w14:paraId="73ACC743" w14:textId="77777777" w:rsidR="00A71F46" w:rsidRDefault="00A71F46" w:rsidP="00A71F46">
      <w:pPr>
        <w:pStyle w:val="Code"/>
        <w:spacing w:line="259" w:lineRule="auto"/>
        <w:rPr>
          <w:ins w:id="9520" w:author="Andreas Kuehne" w:date="2019-05-31T12:40:00Z"/>
        </w:rPr>
      </w:pPr>
      <w:ins w:id="9521" w:author="Andreas Kuehne" w:date="2019-05-31T12:40:00Z">
        <w:r>
          <w:t xml:space="preserve">    },</w:t>
        </w:r>
      </w:ins>
    </w:p>
    <w:p w14:paraId="46653A45" w14:textId="77777777" w:rsidR="00A71F46" w:rsidRDefault="00A71F46" w:rsidP="00A71F46">
      <w:pPr>
        <w:pStyle w:val="Code"/>
        <w:spacing w:line="259" w:lineRule="auto"/>
        <w:rPr>
          <w:ins w:id="9522" w:author="Andreas Kuehne" w:date="2019-05-31T12:40:00Z"/>
        </w:rPr>
      </w:pPr>
      <w:ins w:id="9523" w:author="Andreas Kuehne" w:date="2019-05-31T12:40:00Z">
        <w:r>
          <w:rPr>
            <w:color w:val="31849B" w:themeColor="accent5" w:themeShade="BF"/>
          </w:rPr>
          <w:t xml:space="preserve">    "whichRef"</w:t>
        </w:r>
        <w:r>
          <w:t>: {</w:t>
        </w:r>
      </w:ins>
    </w:p>
    <w:p w14:paraId="34793652" w14:textId="77777777" w:rsidR="00A71F46" w:rsidRDefault="00A71F46" w:rsidP="00A71F46">
      <w:pPr>
        <w:pStyle w:val="Code"/>
        <w:spacing w:line="259" w:lineRule="auto"/>
        <w:rPr>
          <w:ins w:id="9524" w:author="Andreas Kuehne" w:date="2019-05-31T12:40:00Z"/>
        </w:rPr>
      </w:pPr>
      <w:ins w:id="9525" w:author="Andreas Kuehne" w:date="2019-05-31T12:40:00Z">
        <w:r>
          <w:rPr>
            <w:color w:val="31849B" w:themeColor="accent5" w:themeShade="BF"/>
          </w:rPr>
          <w:t xml:space="preserve">      "type"</w:t>
        </w:r>
        <w:r>
          <w:t xml:space="preserve">: </w:t>
        </w:r>
        <w:r>
          <w:rPr>
            <w:color w:val="244061" w:themeColor="accent1" w:themeShade="80"/>
          </w:rPr>
          <w:t>"integer"</w:t>
        </w:r>
      </w:ins>
    </w:p>
    <w:p w14:paraId="2925A5AE" w14:textId="77777777" w:rsidR="00A71F46" w:rsidRDefault="00A71F46" w:rsidP="00A71F46">
      <w:pPr>
        <w:pStyle w:val="Code"/>
        <w:spacing w:line="259" w:lineRule="auto"/>
        <w:rPr>
          <w:ins w:id="9526" w:author="Andreas Kuehne" w:date="2019-05-31T12:40:00Z"/>
        </w:rPr>
      </w:pPr>
      <w:ins w:id="9527" w:author="Andreas Kuehne" w:date="2019-05-31T12:40:00Z">
        <w:r>
          <w:t xml:space="preserve">    }</w:t>
        </w:r>
      </w:ins>
    </w:p>
    <w:p w14:paraId="2451DF67" w14:textId="77777777" w:rsidR="00A71F46" w:rsidRDefault="00A71F46" w:rsidP="00A71F46">
      <w:pPr>
        <w:pStyle w:val="Code"/>
        <w:spacing w:line="259" w:lineRule="auto"/>
        <w:rPr>
          <w:ins w:id="9528" w:author="Andreas Kuehne" w:date="2019-05-31T12:40:00Z"/>
        </w:rPr>
      </w:pPr>
      <w:ins w:id="9529" w:author="Andreas Kuehne" w:date="2019-05-31T12:40:00Z">
        <w:r>
          <w:t xml:space="preserve">  },</w:t>
        </w:r>
      </w:ins>
    </w:p>
    <w:p w14:paraId="73F42810" w14:textId="77777777" w:rsidR="00A71F46" w:rsidRDefault="00A71F46" w:rsidP="00A71F46">
      <w:pPr>
        <w:pStyle w:val="Code"/>
        <w:spacing w:line="259" w:lineRule="auto"/>
        <w:rPr>
          <w:ins w:id="9530" w:author="Andreas Kuehne" w:date="2019-05-31T12:40:00Z"/>
        </w:rPr>
      </w:pPr>
      <w:ins w:id="9531" w:author="Andreas Kuehne" w:date="2019-05-31T12:40:00Z">
        <w:r>
          <w:rPr>
            <w:color w:val="31849B" w:themeColor="accent5" w:themeShade="BF"/>
          </w:rPr>
          <w:t xml:space="preserve">  "required"</w:t>
        </w:r>
        <w:r>
          <w:t>: [</w:t>
        </w:r>
        <w:r>
          <w:rPr>
            <w:color w:val="244061" w:themeColor="accent1" w:themeShade="80"/>
          </w:rPr>
          <w:t>"dis"</w:t>
        </w:r>
        <w:r>
          <w:t>]</w:t>
        </w:r>
      </w:ins>
    </w:p>
    <w:p w14:paraId="78B1F01C" w14:textId="77777777" w:rsidR="00A71F46" w:rsidRDefault="00A71F46" w:rsidP="00A71F46">
      <w:pPr>
        <w:pStyle w:val="Code"/>
        <w:spacing w:line="259" w:lineRule="auto"/>
        <w:rPr>
          <w:ins w:id="9532" w:author="Andreas Kuehne" w:date="2019-05-31T12:40:00Z"/>
        </w:rPr>
      </w:pPr>
      <w:ins w:id="9533" w:author="Andreas Kuehne" w:date="2019-05-31T12:40:00Z">
        <w:r>
          <w:t>}</w:t>
        </w:r>
      </w:ins>
    </w:p>
    <w:p w14:paraId="5D555D94" w14:textId="77777777" w:rsidR="00A71F46" w:rsidRDefault="001A1734" w:rsidP="00A71F46">
      <w:pPr>
        <w:rPr>
          <w:ins w:id="9534" w:author="Andreas Kuehne" w:date="2019-05-31T12:40:00Z"/>
        </w:rPr>
      </w:pPr>
      <w:customXmlInsRangeStart w:id="9535" w:author="Andreas Kuehne" w:date="2019-05-31T12:40:00Z"/>
      <w:sdt>
        <w:sdtPr>
          <w:tag w:val="dss2-DocumentHashType.-jsonSchema"/>
          <w:id w:val="411206683"/>
          <w:showingPlcHdr/>
        </w:sdtPr>
        <w:sdtEndPr/>
        <w:sdtContent>
          <w:customXmlInsRangeEnd w:id="9535"/>
          <w:ins w:id="9536" w:author="Andreas Kuehne" w:date="2019-05-31T12:40:00Z">
            <w:r w:rsidR="00A71F46">
              <w:rPr>
                <w:color w:val="19D131"/>
              </w:rPr>
              <w:t>[component DocumentHash JSON schema details]</w:t>
            </w:r>
          </w:ins>
          <w:customXmlInsRangeStart w:id="9537" w:author="Andreas Kuehne" w:date="2019-05-31T12:40:00Z"/>
        </w:sdtContent>
      </w:sdt>
      <w:customXmlInsRangeEnd w:id="9537"/>
    </w:p>
    <w:p w14:paraId="2EF3D6E6" w14:textId="77777777" w:rsidR="00A71F46" w:rsidRDefault="00A71F46" w:rsidP="00A71F46">
      <w:pPr>
        <w:pStyle w:val="berschrift4"/>
        <w:numPr>
          <w:ilvl w:val="3"/>
          <w:numId w:val="3"/>
        </w:numPr>
        <w:rPr>
          <w:ins w:id="9538" w:author="Andreas Kuehne" w:date="2019-05-31T12:40:00Z"/>
        </w:rPr>
      </w:pPr>
      <w:bookmarkStart w:id="9539" w:name="_Toc10206923"/>
      <w:ins w:id="9540" w:author="Andreas Kuehne" w:date="2019-05-31T12:40:00Z">
        <w:r>
          <w:t>DocumentHash – XML Syntax</w:t>
        </w:r>
        <w:bookmarkEnd w:id="9539"/>
      </w:ins>
    </w:p>
    <w:p w14:paraId="5B88111E" w14:textId="77777777" w:rsidR="00A71F46" w:rsidRPr="5404FA76" w:rsidRDefault="00A71F46" w:rsidP="00A71F46">
      <w:pPr>
        <w:rPr>
          <w:ins w:id="9541" w:author="Andreas Kuehne" w:date="2019-05-31T12:40:00Z"/>
        </w:rPr>
      </w:pPr>
      <w:ins w:id="9542" w:author="Andreas Kuehne" w:date="2019-05-31T12:40:00Z">
        <w:r w:rsidRPr="0CCF9147">
          <w:t xml:space="preserve">The XML type </w:t>
        </w:r>
        <w:r w:rsidRPr="002062A5">
          <w:rPr>
            <w:rFonts w:ascii="Courier New" w:eastAsia="Courier New" w:hAnsi="Courier New" w:cs="Courier New"/>
          </w:rPr>
          <w:t>DocumentHashType</w:t>
        </w:r>
        <w:r w:rsidRPr="0CCF9147">
          <w:t xml:space="preserve"> SHALL implement the requirements defined in the </w:t>
        </w:r>
        <w:r w:rsidRPr="002062A5">
          <w:rPr>
            <w:rFonts w:ascii="Courier New" w:eastAsia="Courier New" w:hAnsi="Courier New" w:cs="Courier New"/>
          </w:rPr>
          <w:t>DocumentHash</w:t>
        </w:r>
        <w:r>
          <w:t xml:space="preserve"> </w:t>
        </w:r>
        <w:r w:rsidRPr="005A6FFD">
          <w:t>component.</w:t>
        </w:r>
      </w:ins>
    </w:p>
    <w:p w14:paraId="0E058464" w14:textId="77777777" w:rsidR="00A71F46" w:rsidRDefault="00A71F46" w:rsidP="00A71F46">
      <w:pPr>
        <w:rPr>
          <w:ins w:id="9543" w:author="Andreas Kuehne" w:date="2019-05-31T12:40:00Z"/>
        </w:rPr>
      </w:pPr>
      <w:ins w:id="9544" w:author="Andreas Kuehne" w:date="2019-05-31T12:40:00Z">
        <w:r w:rsidRPr="005A6FFD">
          <w:rPr>
            <w:rFonts w:eastAsia="Arial"/>
          </w:rPr>
          <w:t xml:space="preserve">The </w:t>
        </w:r>
        <w:r w:rsidRPr="002062A5">
          <w:rPr>
            <w:rFonts w:ascii="Courier New" w:eastAsia="Courier New" w:hAnsi="Courier New" w:cs="Courier New"/>
          </w:rPr>
          <w:t>DocumentHashType</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04B4B7AA" w14:textId="77777777" w:rsidR="00A71F46" w:rsidRDefault="00A71F46" w:rsidP="00A71F46">
      <w:pPr>
        <w:pStyle w:val="Code"/>
        <w:rPr>
          <w:ins w:id="9545" w:author="Andreas Kuehne" w:date="2019-05-31T12:40:00Z"/>
        </w:rPr>
      </w:pPr>
      <w:ins w:id="9546"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DocumentHashType</w:t>
        </w:r>
        <w:r>
          <w:rPr>
            <w:color w:val="943634" w:themeColor="accent2" w:themeShade="BF"/>
          </w:rPr>
          <w:t>"</w:t>
        </w:r>
        <w:r>
          <w:rPr>
            <w:color w:val="31849B" w:themeColor="accent5" w:themeShade="BF"/>
          </w:rPr>
          <w:t>&gt;</w:t>
        </w:r>
      </w:ins>
    </w:p>
    <w:p w14:paraId="23F6A53D" w14:textId="77777777" w:rsidR="00A71F46" w:rsidRDefault="00A71F46" w:rsidP="00A71F46">
      <w:pPr>
        <w:pStyle w:val="Code"/>
        <w:rPr>
          <w:ins w:id="9547" w:author="Andreas Kuehne" w:date="2019-05-31T12:40:00Z"/>
        </w:rPr>
      </w:pPr>
      <w:ins w:id="9548" w:author="Andreas Kuehne" w:date="2019-05-31T12:40:00Z">
        <w:r>
          <w:rPr>
            <w:color w:val="31849B" w:themeColor="accent5" w:themeShade="BF"/>
          </w:rPr>
          <w:t xml:space="preserve">  &lt;xs:complexContent&gt;</w:t>
        </w:r>
      </w:ins>
    </w:p>
    <w:p w14:paraId="482DDCA4" w14:textId="77777777" w:rsidR="00A71F46" w:rsidRDefault="00A71F46" w:rsidP="00A71F46">
      <w:pPr>
        <w:pStyle w:val="Code"/>
        <w:rPr>
          <w:ins w:id="9549" w:author="Andreas Kuehne" w:date="2019-05-31T12:40:00Z"/>
        </w:rPr>
      </w:pPr>
      <w:ins w:id="9550" w:author="Andreas Kuehne" w:date="2019-05-31T12:40:00Z">
        <w:r>
          <w:rPr>
            <w:color w:val="31849B" w:themeColor="accent5" w:themeShade="BF"/>
          </w:rPr>
          <w:t xml:space="preserve">    &lt;xs:extension</w:t>
        </w:r>
        <w:r>
          <w:rPr>
            <w:color w:val="943634" w:themeColor="accent2" w:themeShade="BF"/>
          </w:rPr>
          <w:t xml:space="preserve"> base="</w:t>
        </w:r>
        <w:r>
          <w:rPr>
            <w:color w:val="244061" w:themeColor="accent1" w:themeShade="80"/>
          </w:rPr>
          <w:t>dss2:DocumentBaseType</w:t>
        </w:r>
        <w:r>
          <w:rPr>
            <w:color w:val="943634" w:themeColor="accent2" w:themeShade="BF"/>
          </w:rPr>
          <w:t>"</w:t>
        </w:r>
        <w:r>
          <w:rPr>
            <w:color w:val="31849B" w:themeColor="accent5" w:themeShade="BF"/>
          </w:rPr>
          <w:t>&gt;</w:t>
        </w:r>
      </w:ins>
    </w:p>
    <w:p w14:paraId="2276645C" w14:textId="77777777" w:rsidR="00A71F46" w:rsidRDefault="00A71F46" w:rsidP="00A71F46">
      <w:pPr>
        <w:pStyle w:val="Code"/>
        <w:rPr>
          <w:ins w:id="9551" w:author="Andreas Kuehne" w:date="2019-05-31T12:40:00Z"/>
        </w:rPr>
      </w:pPr>
      <w:ins w:id="9552" w:author="Andreas Kuehne" w:date="2019-05-31T12:40:00Z">
        <w:r>
          <w:rPr>
            <w:color w:val="31849B" w:themeColor="accent5" w:themeShade="BF"/>
          </w:rPr>
          <w:t xml:space="preserve">      &lt;xs:sequence&gt;</w:t>
        </w:r>
      </w:ins>
    </w:p>
    <w:p w14:paraId="32F4DCAA" w14:textId="77777777" w:rsidR="00A71F46" w:rsidRDefault="00A71F46" w:rsidP="00A71F46">
      <w:pPr>
        <w:pStyle w:val="Code"/>
        <w:rPr>
          <w:ins w:id="9553" w:author="Andreas Kuehne" w:date="2019-05-31T12:40:00Z"/>
        </w:rPr>
      </w:pPr>
      <w:ins w:id="9554"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Transforms</w:t>
        </w:r>
        <w:r>
          <w:rPr>
            <w:color w:val="943634" w:themeColor="accent2" w:themeShade="BF"/>
          </w:rPr>
          <w:t>" type="</w:t>
        </w:r>
        <w:r>
          <w:rPr>
            <w:color w:val="244061" w:themeColor="accent1" w:themeShade="80"/>
          </w:rPr>
          <w:t>ds-rw:TransformsType</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76C224EB" w14:textId="77777777" w:rsidR="00A71F46" w:rsidRDefault="00A71F46" w:rsidP="00A71F46">
      <w:pPr>
        <w:pStyle w:val="Code"/>
        <w:rPr>
          <w:ins w:id="9555" w:author="Andreas Kuehne" w:date="2019-05-31T12:40:00Z"/>
        </w:rPr>
      </w:pPr>
      <w:ins w:id="9556"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DigestInfos</w:t>
        </w:r>
        <w:r>
          <w:rPr>
            <w:color w:val="943634" w:themeColor="accent2" w:themeShade="BF"/>
          </w:rPr>
          <w:t>" type="</w:t>
        </w:r>
        <w:r>
          <w:rPr>
            <w:color w:val="244061" w:themeColor="accent1" w:themeShade="80"/>
          </w:rPr>
          <w:t>dsb:DigestInfoType</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1</w:t>
        </w:r>
        <w:r>
          <w:rPr>
            <w:color w:val="943634" w:themeColor="accent2" w:themeShade="BF"/>
          </w:rPr>
          <w:t>"</w:t>
        </w:r>
        <w:r>
          <w:rPr>
            <w:color w:val="31849B" w:themeColor="accent5" w:themeShade="BF"/>
          </w:rPr>
          <w:t>/&gt;</w:t>
        </w:r>
      </w:ins>
    </w:p>
    <w:p w14:paraId="110F504C" w14:textId="77777777" w:rsidR="00A71F46" w:rsidRDefault="00A71F46" w:rsidP="00A71F46">
      <w:pPr>
        <w:pStyle w:val="Code"/>
        <w:rPr>
          <w:ins w:id="9557" w:author="Andreas Kuehne" w:date="2019-05-31T12:40:00Z"/>
        </w:rPr>
      </w:pPr>
      <w:ins w:id="9558" w:author="Andreas Kuehne" w:date="2019-05-31T12:40:00Z">
        <w:r>
          <w:rPr>
            <w:color w:val="31849B" w:themeColor="accent5" w:themeShade="BF"/>
          </w:rPr>
          <w:t xml:space="preserve">      &lt;/xs:sequence&gt;</w:t>
        </w:r>
      </w:ins>
    </w:p>
    <w:p w14:paraId="13883014" w14:textId="77777777" w:rsidR="00A71F46" w:rsidRDefault="00A71F46" w:rsidP="00A71F46">
      <w:pPr>
        <w:pStyle w:val="Code"/>
        <w:rPr>
          <w:ins w:id="9559" w:author="Andreas Kuehne" w:date="2019-05-31T12:40:00Z"/>
        </w:rPr>
      </w:pPr>
      <w:ins w:id="9560" w:author="Andreas Kuehne" w:date="2019-05-31T12:40:00Z">
        <w:r>
          <w:rPr>
            <w:color w:val="31849B" w:themeColor="accent5" w:themeShade="BF"/>
          </w:rPr>
          <w:t xml:space="preserve">      &lt;xs:attribute</w:t>
        </w:r>
        <w:r>
          <w:rPr>
            <w:color w:val="943634" w:themeColor="accent2" w:themeShade="BF"/>
          </w:rPr>
          <w:t xml:space="preserve"> name="</w:t>
        </w:r>
        <w:r>
          <w:rPr>
            <w:color w:val="244061" w:themeColor="accent1" w:themeShade="80"/>
          </w:rPr>
          <w:t>WhichReference</w:t>
        </w:r>
        <w:r>
          <w:rPr>
            <w:color w:val="943634" w:themeColor="accent2" w:themeShade="BF"/>
          </w:rPr>
          <w:t>" type="</w:t>
        </w:r>
        <w:r>
          <w:rPr>
            <w:color w:val="244061" w:themeColor="accent1" w:themeShade="80"/>
          </w:rPr>
          <w:t>xs:integer</w:t>
        </w:r>
        <w:r>
          <w:rPr>
            <w:color w:val="943634" w:themeColor="accent2" w:themeShade="BF"/>
          </w:rPr>
          <w:t>" use="</w:t>
        </w:r>
        <w:r>
          <w:rPr>
            <w:color w:val="244061" w:themeColor="accent1" w:themeShade="80"/>
          </w:rPr>
          <w:t>optional</w:t>
        </w:r>
        <w:r>
          <w:rPr>
            <w:color w:val="943634" w:themeColor="accent2" w:themeShade="BF"/>
          </w:rPr>
          <w:t>"</w:t>
        </w:r>
        <w:r>
          <w:rPr>
            <w:color w:val="31849B" w:themeColor="accent5" w:themeShade="BF"/>
          </w:rPr>
          <w:t>/&gt;</w:t>
        </w:r>
      </w:ins>
    </w:p>
    <w:p w14:paraId="6AA93925" w14:textId="77777777" w:rsidR="00A71F46" w:rsidRDefault="00A71F46" w:rsidP="00A71F46">
      <w:pPr>
        <w:pStyle w:val="Code"/>
        <w:rPr>
          <w:ins w:id="9561" w:author="Andreas Kuehne" w:date="2019-05-31T12:40:00Z"/>
        </w:rPr>
      </w:pPr>
      <w:ins w:id="9562" w:author="Andreas Kuehne" w:date="2019-05-31T12:40:00Z">
        <w:r>
          <w:rPr>
            <w:color w:val="31849B" w:themeColor="accent5" w:themeShade="BF"/>
          </w:rPr>
          <w:t xml:space="preserve">    &lt;/xs:extension&gt;</w:t>
        </w:r>
      </w:ins>
    </w:p>
    <w:p w14:paraId="79021E06" w14:textId="77777777" w:rsidR="00A71F46" w:rsidRDefault="00A71F46" w:rsidP="00A71F46">
      <w:pPr>
        <w:pStyle w:val="Code"/>
        <w:rPr>
          <w:ins w:id="9563" w:author="Andreas Kuehne" w:date="2019-05-31T12:40:00Z"/>
        </w:rPr>
      </w:pPr>
      <w:ins w:id="9564" w:author="Andreas Kuehne" w:date="2019-05-31T12:40:00Z">
        <w:r>
          <w:rPr>
            <w:color w:val="31849B" w:themeColor="accent5" w:themeShade="BF"/>
          </w:rPr>
          <w:t xml:space="preserve">  &lt;/xs:complexContent&gt;</w:t>
        </w:r>
      </w:ins>
    </w:p>
    <w:p w14:paraId="6146C75C" w14:textId="77777777" w:rsidR="00A71F46" w:rsidRDefault="00A71F46" w:rsidP="00A71F46">
      <w:pPr>
        <w:pStyle w:val="Code"/>
        <w:rPr>
          <w:ins w:id="9565" w:author="Andreas Kuehne" w:date="2019-05-31T12:40:00Z"/>
        </w:rPr>
      </w:pPr>
      <w:ins w:id="9566" w:author="Andreas Kuehne" w:date="2019-05-31T12:40:00Z">
        <w:r>
          <w:rPr>
            <w:color w:val="31849B" w:themeColor="accent5" w:themeShade="BF"/>
          </w:rPr>
          <w:t>&lt;/xs:complexType&gt;</w:t>
        </w:r>
      </w:ins>
    </w:p>
    <w:p w14:paraId="735B05EF" w14:textId="77777777" w:rsidR="00A71F46" w:rsidRDefault="00A71F46" w:rsidP="00A71F46">
      <w:pPr>
        <w:spacing w:line="259" w:lineRule="auto"/>
        <w:rPr>
          <w:ins w:id="9567" w:author="Andreas Kuehne" w:date="2019-05-31T12:40:00Z"/>
        </w:rPr>
      </w:pPr>
      <w:ins w:id="9568" w:author="Andreas Kuehne" w:date="2019-05-31T12:40:00Z">
        <w:r>
          <w:t>Each child element of</w:t>
        </w:r>
        <w:r w:rsidRPr="71C71F8C">
          <w:t xml:space="preserve"> </w:t>
        </w:r>
        <w:r w:rsidRPr="002062A5">
          <w:rPr>
            <w:rFonts w:ascii="Courier New" w:eastAsia="Courier New" w:hAnsi="Courier New" w:cs="Courier New"/>
          </w:rPr>
          <w:t>DocumentHashType</w:t>
        </w:r>
        <w:r w:rsidRPr="71C71F8C">
          <w:t xml:space="preserve"> </w:t>
        </w:r>
        <w:r>
          <w:t xml:space="preserve">XML element SHALL implement in XML syntax the sub-component that has a name equal to its local name. </w:t>
        </w:r>
      </w:ins>
      <w:customXmlInsRangeStart w:id="9569" w:author="Andreas Kuehne" w:date="2019-05-31T12:40:00Z"/>
      <w:sdt>
        <w:sdtPr>
          <w:tag w:val="dss2-DocumentHashType.-xmlSchema"/>
          <w:id w:val="1634597716"/>
          <w:showingPlcHdr/>
        </w:sdtPr>
        <w:sdtEndPr/>
        <w:sdtContent>
          <w:customXmlInsRangeEnd w:id="9569"/>
          <w:ins w:id="9570" w:author="Andreas Kuehne" w:date="2019-05-31T12:40:00Z">
            <w:r>
              <w:rPr>
                <w:color w:val="19D131"/>
              </w:rPr>
              <w:t>[component DocumentHash XML schema details]</w:t>
            </w:r>
          </w:ins>
          <w:customXmlInsRangeStart w:id="9571" w:author="Andreas Kuehne" w:date="2019-05-31T12:40:00Z"/>
        </w:sdtContent>
      </w:sdt>
      <w:customXmlInsRangeEnd w:id="9571"/>
    </w:p>
    <w:p w14:paraId="05FFA926" w14:textId="77777777" w:rsidR="00A71F46" w:rsidRDefault="00A71F46" w:rsidP="00A71F46">
      <w:pPr>
        <w:pStyle w:val="berschrift3"/>
        <w:numPr>
          <w:ilvl w:val="2"/>
          <w:numId w:val="3"/>
        </w:numPr>
        <w:rPr>
          <w:ins w:id="9572" w:author="Andreas Kuehne" w:date="2019-05-31T12:40:00Z"/>
        </w:rPr>
      </w:pPr>
      <w:bookmarkStart w:id="9573" w:name="_Toc10206924"/>
      <w:ins w:id="9574" w:author="Andreas Kuehne" w:date="2019-05-31T12:40:00Z">
        <w:r>
          <w:t>Component SignatureObject</w:t>
        </w:r>
        <w:bookmarkEnd w:id="9573"/>
      </w:ins>
    </w:p>
    <w:p w14:paraId="3C08CC14" w14:textId="77777777" w:rsidR="00A71F46" w:rsidRDefault="001A1734" w:rsidP="00A71F46">
      <w:pPr>
        <w:rPr>
          <w:ins w:id="9575" w:author="Andreas Kuehne" w:date="2019-05-31T12:40:00Z"/>
        </w:rPr>
      </w:pPr>
      <w:customXmlInsRangeStart w:id="9576" w:author="Andreas Kuehne" w:date="2019-05-31T12:40:00Z"/>
      <w:sdt>
        <w:sdtPr>
          <w:tag w:val="dss2-SignatureObjectType.-normative"/>
          <w:id w:val="801733485"/>
        </w:sdtPr>
        <w:sdtEndPr/>
        <w:sdtContent>
          <w:customXmlInsRangeEnd w:id="9576"/>
          <w:ins w:id="9577" w:author="Andreas Kuehne" w:date="2019-05-31T12:40:00Z">
            <w:r w:rsidR="00A71F46" w:rsidRPr="003A06D0">
              <w:rPr>
                <w:color w:val="19D131"/>
                <w:lang w:val="en-GB"/>
              </w:rPr>
              <w:t xml:space="preserve">The </w:t>
            </w:r>
            <w:r w:rsidR="00A71F46" w:rsidRPr="003A06D0">
              <w:rPr>
                <w:rFonts w:ascii="Courier New" w:eastAsia="Courier New" w:hAnsi="Courier New" w:cs="Courier New"/>
                <w:lang w:val="en-GB"/>
              </w:rPr>
              <w:t>SignatureObject</w:t>
            </w:r>
            <w:r w:rsidR="00A71F46" w:rsidRPr="003A06D0">
              <w:rPr>
                <w:color w:val="19D131"/>
                <w:lang w:val="en-GB"/>
              </w:rPr>
              <w:t xml:space="preserve"> component contains a signature or timestamp of some sort. This element is returned in a sign response message, and sent in a verify request message.</w:t>
            </w:r>
          </w:ins>
          <w:customXmlInsRangeStart w:id="9578" w:author="Andreas Kuehne" w:date="2019-05-31T12:40:00Z"/>
        </w:sdtContent>
      </w:sdt>
      <w:customXmlInsRangeEnd w:id="9578"/>
    </w:p>
    <w:p w14:paraId="3889FABA" w14:textId="77777777" w:rsidR="00A71F46" w:rsidRDefault="00A71F46" w:rsidP="00A71F46">
      <w:pPr>
        <w:rPr>
          <w:ins w:id="9579" w:author="Andreas Kuehne" w:date="2019-05-31T12:40:00Z"/>
        </w:rPr>
      </w:pPr>
      <w:ins w:id="9580" w:author="Andreas Kuehne" w:date="2019-05-31T12:40:00Z">
        <w:r>
          <w:t>Below follows a list of the sub-components that constitute this component:</w:t>
        </w:r>
      </w:ins>
    </w:p>
    <w:p w14:paraId="206474C9" w14:textId="77777777" w:rsidR="00A71F46" w:rsidRDefault="00A71F46" w:rsidP="00A71F46">
      <w:pPr>
        <w:pStyle w:val="Member"/>
        <w:rPr>
          <w:ins w:id="9581" w:author="Andreas Kuehne" w:date="2019-05-31T12:40:00Z"/>
        </w:rPr>
      </w:pPr>
      <w:ins w:id="9582" w:author="Andreas Kuehne" w:date="2019-05-31T12:40:00Z">
        <w:r>
          <w:t xml:space="preserve">The OPTIONAL </w:t>
        </w:r>
        <w:r w:rsidRPr="35C1378D">
          <w:rPr>
            <w:rStyle w:val="Datatype"/>
          </w:rPr>
          <w:t>Base64Signature</w:t>
        </w:r>
        <w:r>
          <w:t xml:space="preserve"> element, if present, MUST contain one instance of a sub-component. This element MUST satisfy the requirements specified in this document in section </w:t>
        </w:r>
        <w:r>
          <w:fldChar w:fldCharType="begin"/>
        </w:r>
        <w:r>
          <w:instrText xml:space="preserve"> REF _RefComp2EB1F1FA \r \h </w:instrText>
        </w:r>
      </w:ins>
      <w:ins w:id="9583" w:author="Andreas Kuehne" w:date="2019-05-31T12:40:00Z">
        <w:r>
          <w:fldChar w:fldCharType="separate"/>
        </w:r>
        <w:r>
          <w:rPr>
            <w:rStyle w:val="Datatype"/>
            <w:rFonts w:eastAsia="Courier New" w:cs="Courier New"/>
          </w:rPr>
          <w:t>Base64Data</w:t>
        </w:r>
        <w:r>
          <w:fldChar w:fldCharType="end"/>
        </w:r>
        <w:r>
          <w:t xml:space="preserve">. </w:t>
        </w:r>
      </w:ins>
      <w:customXmlInsRangeStart w:id="9584" w:author="Andreas Kuehne" w:date="2019-05-31T12:40:00Z"/>
      <w:sdt>
        <w:sdtPr>
          <w:alias w:val="dss2-SignatureObjectType.b64Sig"/>
          <w:tag w:val="dss2-SignatureObjectType.Base64Signature"/>
          <w:id w:val="1750843379"/>
        </w:sdtPr>
        <w:sdtEndPr/>
        <w:sdtContent>
          <w:customXmlInsRangeEnd w:id="9584"/>
          <w:ins w:id="9585" w:author="Andreas Kuehne" w:date="2019-05-31T12:40:00Z">
            <w:r w:rsidRPr="003A06D0">
              <w:rPr>
                <w:color w:val="19D131"/>
                <w:lang w:val="en-GB"/>
              </w:rPr>
              <w:t xml:space="preserve">A base64 encoding of some arbitrary signature, such as a XML signature [XMLDSIG], PGP [RFC 2440] or CMS [RFC 5652] signature or a RFC 3161 timestamp [RFC 3161]. The type of signature is specified by the </w:t>
            </w:r>
            <w:r w:rsidRPr="003A06D0">
              <w:rPr>
                <w:rStyle w:val="Datatype"/>
                <w:lang w:val="en-GB"/>
              </w:rPr>
              <w:t>MimeType</w:t>
            </w:r>
            <w:r w:rsidRPr="003A06D0">
              <w:rPr>
                <w:color w:val="19D131"/>
                <w:lang w:val="en-GB"/>
              </w:rPr>
              <w:t xml:space="preserve"> element of the </w:t>
            </w:r>
            <w:r w:rsidRPr="003A06D0">
              <w:rPr>
                <w:rFonts w:ascii="Courier New" w:eastAsia="Courier New" w:hAnsi="Courier New" w:cs="Courier New"/>
                <w:lang w:val="en-GB"/>
              </w:rPr>
              <w:t>Base64DataType</w:t>
            </w:r>
            <w:r w:rsidRPr="003A06D0">
              <w:rPr>
                <w:color w:val="19D131"/>
                <w:lang w:val="en-GB"/>
              </w:rPr>
              <w:t xml:space="preserve"> component. Profiles MAY define the handling of additional types.</w:t>
            </w:r>
          </w:ins>
          <w:customXmlInsRangeStart w:id="9586" w:author="Andreas Kuehne" w:date="2019-05-31T12:40:00Z"/>
        </w:sdtContent>
      </w:sdt>
      <w:customXmlInsRangeEnd w:id="9586"/>
    </w:p>
    <w:p w14:paraId="48E0F3DF" w14:textId="77777777" w:rsidR="00A71F46" w:rsidRDefault="00A71F46" w:rsidP="00A71F46">
      <w:pPr>
        <w:pStyle w:val="Member"/>
        <w:rPr>
          <w:ins w:id="9587" w:author="Andreas Kuehne" w:date="2019-05-31T12:40:00Z"/>
        </w:rPr>
      </w:pPr>
      <w:ins w:id="9588" w:author="Andreas Kuehne" w:date="2019-05-31T12:40:00Z">
        <w:r>
          <w:t xml:space="preserve">The OPTIONAL </w:t>
        </w:r>
        <w:r w:rsidRPr="35C1378D">
          <w:rPr>
            <w:rStyle w:val="Datatype"/>
          </w:rPr>
          <w:t>SignaturePtr</w:t>
        </w:r>
        <w:r>
          <w:t xml:space="preserve"> element, if present, MUST contain one instance of a sub-component. This element MUST satisfy the requirements specified in this document in section </w:t>
        </w:r>
        <w:r>
          <w:fldChar w:fldCharType="begin"/>
        </w:r>
        <w:r>
          <w:instrText xml:space="preserve"> REF _RefComp69B8F57B \r \h </w:instrText>
        </w:r>
      </w:ins>
      <w:ins w:id="9589" w:author="Andreas Kuehne" w:date="2019-05-31T12:40:00Z">
        <w:r>
          <w:fldChar w:fldCharType="separate"/>
        </w:r>
        <w:r>
          <w:rPr>
            <w:rStyle w:val="Datatype"/>
            <w:rFonts w:eastAsia="Courier New" w:cs="Courier New"/>
          </w:rPr>
          <w:t>SignaturePtr</w:t>
        </w:r>
        <w:r>
          <w:fldChar w:fldCharType="end"/>
        </w:r>
        <w:r>
          <w:t xml:space="preserve">. </w:t>
        </w:r>
      </w:ins>
      <w:customXmlInsRangeStart w:id="9590" w:author="Andreas Kuehne" w:date="2019-05-31T12:40:00Z"/>
      <w:sdt>
        <w:sdtPr>
          <w:alias w:val="dss2-SignatureObjectType.sigPtr"/>
          <w:tag w:val="dss2-SignatureObjectType.SignaturePtr"/>
          <w:id w:val="801426461"/>
        </w:sdtPr>
        <w:sdtEndPr/>
        <w:sdtContent>
          <w:customXmlInsRangeEnd w:id="9590"/>
          <w:ins w:id="9591" w:author="Andreas Kuehne" w:date="2019-05-31T12:40:00Z">
            <w:r w:rsidRPr="003A06D0">
              <w:rPr>
                <w:color w:val="19D131"/>
                <w:lang w:val="en-GB"/>
              </w:rPr>
              <w:t>This element is used to point to an XML signature in an input (for a verify request) or output (for a sign response) document in which a signature is enveloped.</w:t>
            </w:r>
          </w:ins>
          <w:customXmlInsRangeStart w:id="9592" w:author="Andreas Kuehne" w:date="2019-05-31T12:40:00Z"/>
        </w:sdtContent>
      </w:sdt>
      <w:customXmlInsRangeEnd w:id="9592"/>
    </w:p>
    <w:p w14:paraId="78F89C55" w14:textId="77777777" w:rsidR="00A71F46" w:rsidRDefault="00A71F46" w:rsidP="00A71F46">
      <w:pPr>
        <w:pStyle w:val="Member"/>
        <w:rPr>
          <w:ins w:id="9593" w:author="Andreas Kuehne" w:date="2019-05-31T12:40:00Z"/>
        </w:rPr>
      </w:pPr>
      <w:ins w:id="9594" w:author="Andreas Kuehne" w:date="2019-05-31T12:40:00Z">
        <w:r>
          <w:t xml:space="preserve">The OPTIONAL </w:t>
        </w:r>
        <w:r w:rsidRPr="35C1378D">
          <w:rPr>
            <w:rStyle w:val="Datatype"/>
          </w:rPr>
          <w:t>SchemaRefs</w:t>
        </w:r>
        <w:r>
          <w:t xml:space="preserve"> element, if present, MUST contain one instance of a unique identifier reference. </w:t>
        </w:r>
      </w:ins>
      <w:customXmlInsRangeStart w:id="9595" w:author="Andreas Kuehne" w:date="2019-05-31T12:40:00Z"/>
      <w:sdt>
        <w:sdtPr>
          <w:alias w:val="dss2-SignatureObjectType.schemaRefs"/>
          <w:tag w:val="dss2-SignatureObjectType.SchemaRefs"/>
          <w:id w:val="-544147111"/>
        </w:sdtPr>
        <w:sdtEndPr/>
        <w:sdtContent>
          <w:customXmlInsRangeEnd w:id="9595"/>
          <w:ins w:id="9596" w:author="Andreas Kuehne" w:date="2019-05-31T12:40:00Z">
            <w:r w:rsidRPr="003A06D0">
              <w:rPr>
                <w:color w:val="19D131"/>
                <w:szCs w:val="20"/>
                <w:lang w:val="en-GB"/>
              </w:rPr>
              <w:t xml:space="preserve">The identified schemas are to be used to process the </w:t>
            </w:r>
            <w:r w:rsidRPr="003A06D0">
              <w:rPr>
                <w:rFonts w:ascii="Courier New" w:hAnsi="Courier New" w:cs="Courier New"/>
                <w:color w:val="19D131"/>
                <w:szCs w:val="20"/>
                <w:lang w:val="en-GB"/>
              </w:rPr>
              <w:t xml:space="preserve">Id </w:t>
            </w:r>
            <w:r w:rsidRPr="003A06D0">
              <w:rPr>
                <w:color w:val="19D131"/>
                <w:szCs w:val="20"/>
                <w:lang w:val="en-GB"/>
              </w:rPr>
              <w:t xml:space="preserve">elements during parsing and for XPath evaluation. If anything else but </w:t>
            </w:r>
            <w:r w:rsidRPr="003A06D0">
              <w:rPr>
                <w:rFonts w:ascii="Courier New" w:hAnsi="Courier New" w:cs="Courier New"/>
                <w:color w:val="19D131"/>
                <w:szCs w:val="20"/>
                <w:lang w:val="en-GB"/>
              </w:rPr>
              <w:t xml:space="preserve">&lt;Schema&gt; </w:t>
            </w:r>
            <w:r w:rsidRPr="003A06D0">
              <w:rPr>
                <w:color w:val="19D131"/>
                <w:szCs w:val="20"/>
                <w:lang w:val="en-GB"/>
              </w:rPr>
              <w:t xml:space="preserve">are referred to, the server MUST report an error. If a referred to </w:t>
            </w:r>
            <w:r w:rsidRPr="003A06D0">
              <w:rPr>
                <w:rFonts w:ascii="Courier New" w:hAnsi="Courier New" w:cs="Courier New"/>
                <w:color w:val="19D131"/>
                <w:szCs w:val="20"/>
                <w:lang w:val="en-GB"/>
              </w:rPr>
              <w:t xml:space="preserve">&lt;Schema&gt; </w:t>
            </w:r>
            <w:r w:rsidRPr="003A06D0">
              <w:rPr>
                <w:color w:val="19D131"/>
                <w:szCs w:val="20"/>
                <w:lang w:val="en-GB"/>
              </w:rPr>
              <w:t xml:space="preserve">is not used by the XML document instance this MAY be ignored or reported to the client in the subcomponent </w:t>
            </w:r>
            <w:r w:rsidRPr="003A06D0">
              <w:rPr>
                <w:rFonts w:ascii="Courier New" w:hAnsi="Courier New" w:cs="Courier New"/>
                <w:color w:val="19D131"/>
                <w:szCs w:val="20"/>
                <w:lang w:val="en-GB"/>
              </w:rPr>
              <w:t xml:space="preserve">ResultMessage </w:t>
            </w:r>
            <w:r w:rsidRPr="003A06D0">
              <w:rPr>
                <w:color w:val="19D131"/>
                <w:szCs w:val="20"/>
                <w:lang w:val="en-GB"/>
              </w:rPr>
              <w:t xml:space="preserve">(for the definition of </w:t>
            </w:r>
            <w:r w:rsidRPr="003A06D0">
              <w:rPr>
                <w:rFonts w:ascii="Courier New" w:hAnsi="Courier New" w:cs="Courier New"/>
                <w:color w:val="19D131"/>
                <w:szCs w:val="20"/>
                <w:lang w:val="en-GB"/>
              </w:rPr>
              <w:t>Schema</w:t>
            </w:r>
            <w:r>
              <w:rPr>
                <w:rFonts w:ascii="Courier New" w:hAnsi="Courier New" w:cs="Courier New"/>
                <w:color w:val="19D131"/>
                <w:szCs w:val="20"/>
                <w:lang w:val="en-GB"/>
              </w:rPr>
              <w:t>s</w:t>
            </w:r>
            <w:r w:rsidRPr="003A06D0">
              <w:rPr>
                <w:rFonts w:ascii="Courier New" w:hAnsi="Courier New" w:cs="Courier New"/>
                <w:color w:val="19D131"/>
                <w:szCs w:val="20"/>
                <w:lang w:val="en-GB"/>
              </w:rPr>
              <w:t xml:space="preserve"> </w:t>
            </w:r>
            <w:r w:rsidRPr="003A06D0">
              <w:rPr>
                <w:color w:val="19D131"/>
                <w:szCs w:val="20"/>
                <w:lang w:val="en-GB"/>
              </w:rPr>
              <w:t xml:space="preserve">subcomponent </w:t>
            </w:r>
            <w:r>
              <w:rPr>
                <w:color w:val="19D131"/>
                <w:szCs w:val="20"/>
                <w:lang w:val="en-GB"/>
              </w:rPr>
              <w:t>(</w:t>
            </w:r>
            <w:r w:rsidRPr="003A06D0">
              <w:rPr>
                <w:color w:val="19D131"/>
                <w:szCs w:val="20"/>
                <w:lang w:val="en-GB"/>
              </w:rPr>
              <w:t xml:space="preserve">see </w:t>
            </w:r>
            <w:r>
              <w:rPr>
                <w:color w:val="19D131"/>
                <w:szCs w:val="20"/>
                <w:lang w:val="en-GB"/>
              </w:rPr>
              <w:t xml:space="preserve">section </w:t>
            </w:r>
            <w:r>
              <w:rPr>
                <w:color w:val="19D131"/>
                <w:szCs w:val="20"/>
                <w:lang w:val="en-GB"/>
              </w:rPr>
              <w:fldChar w:fldCharType="begin"/>
            </w:r>
            <w:r>
              <w:rPr>
                <w:color w:val="19D131"/>
                <w:szCs w:val="20"/>
                <w:lang w:val="en-GB"/>
              </w:rPr>
              <w:instrText xml:space="preserve"> REF _RefComp94AB9E83 \r \h </w:instrText>
            </w:r>
          </w:ins>
          <w:r>
            <w:rPr>
              <w:color w:val="19D131"/>
              <w:szCs w:val="20"/>
              <w:lang w:val="en-GB"/>
            </w:rPr>
          </w:r>
          <w:ins w:id="9597" w:author="Andreas Kuehne" w:date="2019-05-31T12:40:00Z">
            <w:r>
              <w:rPr>
                <w:color w:val="19D131"/>
                <w:szCs w:val="20"/>
                <w:lang w:val="en-GB"/>
              </w:rPr>
              <w:fldChar w:fldCharType="separate"/>
            </w:r>
            <w:r>
              <w:rPr>
                <w:color w:val="19D131"/>
                <w:szCs w:val="20"/>
                <w:lang w:val="en-GB"/>
              </w:rPr>
              <w:t>4.3.10</w:t>
            </w:r>
            <w:r>
              <w:rPr>
                <w:color w:val="19D131"/>
                <w:szCs w:val="20"/>
                <w:lang w:val="en-GB"/>
              </w:rPr>
              <w:fldChar w:fldCharType="end"/>
            </w:r>
            <w:r w:rsidRPr="003A06D0">
              <w:rPr>
                <w:rFonts w:ascii="Courier New" w:hAnsi="Courier New" w:cs="Courier New"/>
                <w:color w:val="19D131"/>
                <w:szCs w:val="20"/>
                <w:lang w:val="en-GB"/>
              </w:rPr>
              <w:t>)</w:t>
            </w:r>
          </w:ins>
          <w:customXmlInsRangeStart w:id="9598" w:author="Andreas Kuehne" w:date="2019-05-31T12:40:00Z"/>
        </w:sdtContent>
      </w:sdt>
      <w:customXmlInsRangeEnd w:id="9598"/>
    </w:p>
    <w:p w14:paraId="74925F6A" w14:textId="77777777" w:rsidR="00A71F46" w:rsidRDefault="00A71F46" w:rsidP="00A71F46">
      <w:pPr>
        <w:pStyle w:val="Member"/>
        <w:rPr>
          <w:ins w:id="9599" w:author="Andreas Kuehne" w:date="2019-05-31T12:40:00Z"/>
        </w:rPr>
      </w:pPr>
      <w:ins w:id="9600" w:author="Andreas Kuehne" w:date="2019-05-31T12:40:00Z">
        <w:r>
          <w:t xml:space="preserve">The OPTIONAL </w:t>
        </w:r>
        <w:r w:rsidRPr="35C1378D">
          <w:rPr>
            <w:rStyle w:val="Datatype"/>
          </w:rPr>
          <w:t>WhichDoc</w:t>
        </w:r>
        <w:r>
          <w:t xml:space="preserve"> element, if present, MUST contain one instance of a URI. </w:t>
        </w:r>
      </w:ins>
      <w:customXmlInsRangeStart w:id="9601" w:author="Andreas Kuehne" w:date="2019-05-31T12:40:00Z"/>
      <w:sdt>
        <w:sdtPr>
          <w:alias w:val="dss2-SignatureObjectType.whichDoc"/>
          <w:tag w:val="dss2-SignatureObjectType.WhichDoc"/>
          <w:id w:val="982038628"/>
        </w:sdtPr>
        <w:sdtEndPr/>
        <w:sdtContent>
          <w:customXmlInsRangeEnd w:id="9601"/>
          <w:ins w:id="9602" w:author="Andreas Kuehne" w:date="2019-05-31T12:40:00Z">
            <w:r w:rsidRPr="002A7671">
              <w:rPr>
                <w:color w:val="19D131"/>
              </w:rPr>
              <w:t xml:space="preserve">The use cases described in this document assume </w:t>
            </w:r>
            <w:r>
              <w:rPr>
                <w:color w:val="19D131"/>
              </w:rPr>
              <w:t xml:space="preserve">exactly </w:t>
            </w:r>
            <w:r w:rsidRPr="002A7671">
              <w:rPr>
                <w:color w:val="19D131"/>
              </w:rPr>
              <w:t>one signature</w:t>
            </w:r>
            <w:r>
              <w:rPr>
                <w:color w:val="19D131"/>
              </w:rPr>
              <w:t xml:space="preserve"> (or timestamp)</w:t>
            </w:r>
            <w:r w:rsidRPr="002A7671">
              <w:rPr>
                <w:color w:val="19D131"/>
              </w:rPr>
              <w:t xml:space="preserve"> being </w:t>
            </w:r>
            <w:r>
              <w:rPr>
                <w:color w:val="19D131"/>
              </w:rPr>
              <w:t>created by a signing request.</w:t>
            </w:r>
            <w:r w:rsidRPr="002A7671">
              <w:rPr>
                <w:color w:val="19D131"/>
              </w:rPr>
              <w:t xml:space="preserve"> Profiles may defin</w:t>
            </w:r>
            <w:r>
              <w:rPr>
                <w:color w:val="19D131"/>
              </w:rPr>
              <w:t>e processing rules how to create multiple signature as a response to a single request</w:t>
            </w:r>
            <w:r w:rsidRPr="002A7671">
              <w:rPr>
                <w:color w:val="19D131"/>
              </w:rPr>
              <w:t>.</w:t>
            </w:r>
            <w:r>
              <w:rPr>
                <w:color w:val="19D131"/>
              </w:rPr>
              <w:t xml:space="preserve"> For these use case this element provides a way to link a created signature back to an input document within the signing request. As the input document does not reside within the same document the use of the ID / IDREF mechanism is not possible. Therefore, this element is an instance of a URI. Profiles using this element MUST define the way how the value is constructed.</w:t>
            </w:r>
          </w:ins>
          <w:customXmlInsRangeStart w:id="9603" w:author="Andreas Kuehne" w:date="2019-05-31T12:40:00Z"/>
        </w:sdtContent>
      </w:sdt>
      <w:customXmlInsRangeEnd w:id="9603"/>
    </w:p>
    <w:p w14:paraId="2E634D23" w14:textId="77777777" w:rsidR="00A71F46" w:rsidRDefault="00A71F46" w:rsidP="00A71F46">
      <w:pPr>
        <w:pStyle w:val="Non-normativeCommentHeading"/>
        <w:rPr>
          <w:ins w:id="9604" w:author="Andreas Kuehne" w:date="2019-05-31T12:40:00Z"/>
        </w:rPr>
      </w:pPr>
      <w:ins w:id="9605" w:author="Andreas Kuehne" w:date="2019-05-31T12:40:00Z">
        <w:r>
          <w:t>Non-normative Comment:</w:t>
        </w:r>
      </w:ins>
    </w:p>
    <w:p w14:paraId="3292F349" w14:textId="77777777" w:rsidR="00A71F46" w:rsidRDefault="001A1734" w:rsidP="00A71F46">
      <w:pPr>
        <w:pStyle w:val="Non-normativeComment"/>
        <w:rPr>
          <w:ins w:id="9606" w:author="Andreas Kuehne" w:date="2019-05-31T12:40:00Z"/>
        </w:rPr>
      </w:pPr>
      <w:customXmlInsRangeStart w:id="9607" w:author="Andreas Kuehne" w:date="2019-05-31T12:40:00Z"/>
      <w:sdt>
        <w:sdtPr>
          <w:tag w:val="dss2-SignatureObjectType.-nonNormative"/>
          <w:id w:val="1258107666"/>
        </w:sdtPr>
        <w:sdtEndPr/>
        <w:sdtContent>
          <w:customXmlInsRangeEnd w:id="9607"/>
          <w:ins w:id="9608" w:author="Andreas Kuehne" w:date="2019-05-31T12:40:00Z">
            <w:r w:rsidR="00A71F46">
              <w:rPr>
                <w:color w:val="19D131"/>
              </w:rPr>
              <w:t xml:space="preserve">Proposed format of the </w:t>
            </w:r>
            <w:r w:rsidR="00A71F46" w:rsidRPr="35C1378D">
              <w:rPr>
                <w:rStyle w:val="Datatype"/>
              </w:rPr>
              <w:t>WhichDoc</w:t>
            </w:r>
            <w:r w:rsidR="00A71F46">
              <w:rPr>
                <w:color w:val="19D131"/>
              </w:rPr>
              <w:t xml:space="preserve"> element: scheme ‘dssReq’, the path contains the value of the value of the </w:t>
            </w:r>
            <w:r w:rsidR="00A71F46" w:rsidRPr="00D55226">
              <w:rPr>
                <w:rStyle w:val="Datatype"/>
              </w:rPr>
              <w:t>RequestId</w:t>
            </w:r>
            <w:r w:rsidR="00A71F46">
              <w:rPr>
                <w:color w:val="19D131"/>
              </w:rPr>
              <w:t xml:space="preserve">, the fragment contains the ID element of the referenced </w:t>
            </w:r>
            <w:r w:rsidR="00A71F46" w:rsidRPr="0073092D">
              <w:rPr>
                <w:rStyle w:val="Datatype"/>
              </w:rPr>
              <w:t>Document</w:t>
            </w:r>
            <w:r w:rsidR="00A71F46">
              <w:rPr>
                <w:color w:val="19D131"/>
              </w:rPr>
              <w:t>. An example is ‘dssReq:req-12234#doc-3’.</w:t>
            </w:r>
          </w:ins>
          <w:customXmlInsRangeStart w:id="9609" w:author="Andreas Kuehne" w:date="2019-05-31T12:40:00Z"/>
        </w:sdtContent>
      </w:sdt>
      <w:customXmlInsRangeEnd w:id="9609"/>
    </w:p>
    <w:p w14:paraId="4A8BFA81" w14:textId="77777777" w:rsidR="00A71F46" w:rsidRDefault="00A71F46" w:rsidP="00A71F46">
      <w:pPr>
        <w:pStyle w:val="berschrift4"/>
        <w:numPr>
          <w:ilvl w:val="3"/>
          <w:numId w:val="3"/>
        </w:numPr>
        <w:rPr>
          <w:ins w:id="9610" w:author="Andreas Kuehne" w:date="2019-05-31T12:40:00Z"/>
        </w:rPr>
      </w:pPr>
      <w:bookmarkStart w:id="9611" w:name="_Toc10206925"/>
      <w:ins w:id="9612" w:author="Andreas Kuehne" w:date="2019-05-31T12:40:00Z">
        <w:r>
          <w:t>SignatureObject – JSON Syntax</w:t>
        </w:r>
        <w:bookmarkEnd w:id="9611"/>
      </w:ins>
    </w:p>
    <w:p w14:paraId="77160F89" w14:textId="77777777" w:rsidR="00A71F46" w:rsidRPr="0248A3D1" w:rsidRDefault="00A71F46" w:rsidP="00A71F46">
      <w:pPr>
        <w:rPr>
          <w:ins w:id="9613" w:author="Andreas Kuehne" w:date="2019-05-31T12:40:00Z"/>
        </w:rPr>
      </w:pPr>
      <w:ins w:id="9614" w:author="Andreas Kuehne" w:date="2019-05-31T12:40:00Z">
        <w:r w:rsidRPr="002062A5">
          <w:rPr>
            <w:rFonts w:eastAsia="Arial" w:cs="Arial"/>
            <w:sz w:val="22"/>
            <w:szCs w:val="22"/>
          </w:rPr>
          <w:t xml:space="preserve">The </w:t>
        </w:r>
        <w:r w:rsidRPr="002062A5">
          <w:rPr>
            <w:rFonts w:ascii="Courier New" w:eastAsia="Courier New" w:hAnsi="Courier New" w:cs="Courier New"/>
          </w:rPr>
          <w:t>SignatureObjectType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SignatureObject</w:t>
        </w:r>
        <w:r>
          <w:t xml:space="preserve"> component.</w:t>
        </w:r>
      </w:ins>
    </w:p>
    <w:p w14:paraId="245EF175" w14:textId="77777777" w:rsidR="00A71F46" w:rsidRPr="C2430093" w:rsidRDefault="00A71F46" w:rsidP="00A71F46">
      <w:pPr>
        <w:spacing w:line="259" w:lineRule="auto"/>
        <w:rPr>
          <w:ins w:id="9615" w:author="Andreas Kuehne" w:date="2019-05-31T12:40:00Z"/>
          <w:rFonts w:eastAsia="Arial" w:cs="Arial"/>
          <w:sz w:val="22"/>
          <w:szCs w:val="22"/>
        </w:rPr>
      </w:pPr>
      <w:ins w:id="9616"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SignatureObject</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300"/>
        <w:gridCol w:w="3083"/>
        <w:gridCol w:w="2967"/>
      </w:tblGrid>
      <w:tr w:rsidR="00A71F46" w14:paraId="72AE8B31" w14:textId="77777777" w:rsidTr="00A71F46">
        <w:trPr>
          <w:cnfStyle w:val="100000000000" w:firstRow="1" w:lastRow="0" w:firstColumn="0" w:lastColumn="0" w:oddVBand="0" w:evenVBand="0" w:oddHBand="0" w:evenHBand="0" w:firstRowFirstColumn="0" w:firstRowLastColumn="0" w:lastRowFirstColumn="0" w:lastRowLastColumn="0"/>
          <w:ins w:id="9617"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961E48D" w14:textId="77777777" w:rsidR="00A71F46" w:rsidRDefault="00A71F46" w:rsidP="00A71F46">
            <w:pPr>
              <w:pStyle w:val="Beschriftung"/>
              <w:rPr>
                <w:ins w:id="9618" w:author="Andreas Kuehne" w:date="2019-05-31T12:40:00Z"/>
              </w:rPr>
            </w:pPr>
            <w:ins w:id="9619" w:author="Andreas Kuehne" w:date="2019-05-31T12:40:00Z">
              <w:r>
                <w:t>Element</w:t>
              </w:r>
            </w:ins>
          </w:p>
        </w:tc>
        <w:tc>
          <w:tcPr>
            <w:tcW w:w="4675" w:type="dxa"/>
          </w:tcPr>
          <w:p w14:paraId="6B89E743"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9620" w:author="Andreas Kuehne" w:date="2019-05-31T12:40:00Z"/>
              </w:rPr>
            </w:pPr>
            <w:ins w:id="9621" w:author="Andreas Kuehne" w:date="2019-05-31T12:40:00Z">
              <w:r>
                <w:t>Implementing JSON member name</w:t>
              </w:r>
            </w:ins>
          </w:p>
        </w:tc>
        <w:tc>
          <w:tcPr>
            <w:tcW w:w="4675" w:type="dxa"/>
          </w:tcPr>
          <w:p w14:paraId="2479E0B7"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9622" w:author="Andreas Kuehne" w:date="2019-05-31T12:40:00Z"/>
              </w:rPr>
            </w:pPr>
            <w:ins w:id="9623" w:author="Andreas Kuehne" w:date="2019-05-31T12:40:00Z">
              <w:r>
                <w:t>Comments</w:t>
              </w:r>
            </w:ins>
          </w:p>
        </w:tc>
      </w:tr>
      <w:tr w:rsidR="00A71F46" w14:paraId="49A48A11" w14:textId="77777777" w:rsidTr="00A71F46">
        <w:trPr>
          <w:ins w:id="9624"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D1ED847" w14:textId="77777777" w:rsidR="00A71F46" w:rsidRPr="002062A5" w:rsidRDefault="00A71F46" w:rsidP="00A71F46">
            <w:pPr>
              <w:pStyle w:val="Beschriftung"/>
              <w:rPr>
                <w:ins w:id="9625" w:author="Andreas Kuehne" w:date="2019-05-31T12:40:00Z"/>
                <w:rStyle w:val="Datatype"/>
                <w:b w:val="0"/>
                <w:bCs w:val="0"/>
              </w:rPr>
            </w:pPr>
            <w:ins w:id="9626" w:author="Andreas Kuehne" w:date="2019-05-31T12:40:00Z">
              <w:r w:rsidRPr="002062A5">
                <w:rPr>
                  <w:rStyle w:val="Datatype"/>
                </w:rPr>
                <w:t>Base64Signature</w:t>
              </w:r>
            </w:ins>
          </w:p>
        </w:tc>
        <w:tc>
          <w:tcPr>
            <w:tcW w:w="4675" w:type="dxa"/>
          </w:tcPr>
          <w:p w14:paraId="135BF0D7"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9627" w:author="Andreas Kuehne" w:date="2019-05-31T12:40:00Z"/>
                <w:rStyle w:val="Datatype"/>
              </w:rPr>
            </w:pPr>
            <w:ins w:id="9628" w:author="Andreas Kuehne" w:date="2019-05-31T12:40:00Z">
              <w:r w:rsidRPr="002062A5">
                <w:rPr>
                  <w:rStyle w:val="Datatype"/>
                </w:rPr>
                <w:t>b64Sig</w:t>
              </w:r>
            </w:ins>
          </w:p>
        </w:tc>
        <w:tc>
          <w:tcPr>
            <w:tcW w:w="4675" w:type="dxa"/>
          </w:tcPr>
          <w:p w14:paraId="493321CD"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9629" w:author="Andreas Kuehne" w:date="2019-05-31T12:40:00Z"/>
              </w:rPr>
            </w:pPr>
            <w:customXmlInsRangeStart w:id="9630" w:author="Andreas Kuehne" w:date="2019-05-31T12:40:00Z"/>
            <w:sdt>
              <w:sdtPr>
                <w:alias w:val="dss2-SignatureObjectType.b64Sig"/>
                <w:tag w:val="dss2-SignatureObjectType.-jsonComment.Base64Signature"/>
                <w:id w:val="-1943148027"/>
                <w:showingPlcHdr/>
              </w:sdtPr>
              <w:sdtEndPr/>
              <w:sdtContent>
                <w:customXmlInsRangeEnd w:id="9630"/>
                <w:ins w:id="9631" w:author="Andreas Kuehne" w:date="2019-05-31T12:40:00Z">
                  <w:r w:rsidR="00A71F46">
                    <w:rPr>
                      <w:color w:val="19D131"/>
                    </w:rPr>
                    <w:t>[]</w:t>
                  </w:r>
                </w:ins>
                <w:customXmlInsRangeStart w:id="9632" w:author="Andreas Kuehne" w:date="2019-05-31T12:40:00Z"/>
              </w:sdtContent>
            </w:sdt>
            <w:customXmlInsRangeEnd w:id="9632"/>
          </w:p>
        </w:tc>
      </w:tr>
      <w:tr w:rsidR="00A71F46" w14:paraId="375B9B55" w14:textId="77777777" w:rsidTr="00A71F46">
        <w:trPr>
          <w:ins w:id="9633"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8518AC9" w14:textId="77777777" w:rsidR="00A71F46" w:rsidRPr="002062A5" w:rsidRDefault="00A71F46" w:rsidP="00A71F46">
            <w:pPr>
              <w:pStyle w:val="Beschriftung"/>
              <w:rPr>
                <w:ins w:id="9634" w:author="Andreas Kuehne" w:date="2019-05-31T12:40:00Z"/>
                <w:rStyle w:val="Datatype"/>
                <w:b w:val="0"/>
                <w:bCs w:val="0"/>
              </w:rPr>
            </w:pPr>
            <w:ins w:id="9635" w:author="Andreas Kuehne" w:date="2019-05-31T12:40:00Z">
              <w:r w:rsidRPr="002062A5">
                <w:rPr>
                  <w:rStyle w:val="Datatype"/>
                </w:rPr>
                <w:t>SignaturePtr</w:t>
              </w:r>
            </w:ins>
          </w:p>
        </w:tc>
        <w:tc>
          <w:tcPr>
            <w:tcW w:w="4675" w:type="dxa"/>
          </w:tcPr>
          <w:p w14:paraId="7B462E56"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9636" w:author="Andreas Kuehne" w:date="2019-05-31T12:40:00Z"/>
                <w:rStyle w:val="Datatype"/>
              </w:rPr>
            </w:pPr>
            <w:ins w:id="9637" w:author="Andreas Kuehne" w:date="2019-05-31T12:40:00Z">
              <w:r w:rsidRPr="002062A5">
                <w:rPr>
                  <w:rStyle w:val="Datatype"/>
                </w:rPr>
                <w:t>sigPtr</w:t>
              </w:r>
            </w:ins>
          </w:p>
        </w:tc>
        <w:tc>
          <w:tcPr>
            <w:tcW w:w="4675" w:type="dxa"/>
          </w:tcPr>
          <w:p w14:paraId="4E6C99F8"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9638" w:author="Andreas Kuehne" w:date="2019-05-31T12:40:00Z"/>
              </w:rPr>
            </w:pPr>
            <w:customXmlInsRangeStart w:id="9639" w:author="Andreas Kuehne" w:date="2019-05-31T12:40:00Z"/>
            <w:sdt>
              <w:sdtPr>
                <w:alias w:val="dss2-SignatureObjectType.sigPtr"/>
                <w:tag w:val="dss2-SignatureObjectType.-jsonComment.SignaturePtr"/>
                <w:id w:val="784384241"/>
                <w:showingPlcHdr/>
              </w:sdtPr>
              <w:sdtEndPr/>
              <w:sdtContent>
                <w:customXmlInsRangeEnd w:id="9639"/>
                <w:ins w:id="9640" w:author="Andreas Kuehne" w:date="2019-05-31T12:40:00Z">
                  <w:r w:rsidR="00A71F46">
                    <w:rPr>
                      <w:color w:val="19D131"/>
                    </w:rPr>
                    <w:t>[]</w:t>
                  </w:r>
                </w:ins>
                <w:customXmlInsRangeStart w:id="9641" w:author="Andreas Kuehne" w:date="2019-05-31T12:40:00Z"/>
              </w:sdtContent>
            </w:sdt>
            <w:customXmlInsRangeEnd w:id="9641"/>
          </w:p>
        </w:tc>
      </w:tr>
      <w:tr w:rsidR="00A71F46" w14:paraId="7E1F3EA0" w14:textId="77777777" w:rsidTr="00A71F46">
        <w:trPr>
          <w:ins w:id="9642"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062D65B" w14:textId="77777777" w:rsidR="00A71F46" w:rsidRPr="002062A5" w:rsidRDefault="00A71F46" w:rsidP="00A71F46">
            <w:pPr>
              <w:pStyle w:val="Beschriftung"/>
              <w:rPr>
                <w:ins w:id="9643" w:author="Andreas Kuehne" w:date="2019-05-31T12:40:00Z"/>
                <w:rStyle w:val="Datatype"/>
                <w:b w:val="0"/>
                <w:bCs w:val="0"/>
              </w:rPr>
            </w:pPr>
            <w:ins w:id="9644" w:author="Andreas Kuehne" w:date="2019-05-31T12:40:00Z">
              <w:r w:rsidRPr="002062A5">
                <w:rPr>
                  <w:rStyle w:val="Datatype"/>
                </w:rPr>
                <w:t>SchemaRefs</w:t>
              </w:r>
            </w:ins>
          </w:p>
        </w:tc>
        <w:tc>
          <w:tcPr>
            <w:tcW w:w="4675" w:type="dxa"/>
          </w:tcPr>
          <w:p w14:paraId="7AC65006"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9645" w:author="Andreas Kuehne" w:date="2019-05-31T12:40:00Z"/>
                <w:rStyle w:val="Datatype"/>
              </w:rPr>
            </w:pPr>
            <w:ins w:id="9646" w:author="Andreas Kuehne" w:date="2019-05-31T12:40:00Z">
              <w:r w:rsidRPr="002062A5">
                <w:rPr>
                  <w:rStyle w:val="Datatype"/>
                </w:rPr>
                <w:t>schemaRefs</w:t>
              </w:r>
            </w:ins>
          </w:p>
        </w:tc>
        <w:tc>
          <w:tcPr>
            <w:tcW w:w="4675" w:type="dxa"/>
          </w:tcPr>
          <w:p w14:paraId="24F8F6C2"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9647" w:author="Andreas Kuehne" w:date="2019-05-31T12:40:00Z"/>
              </w:rPr>
            </w:pPr>
            <w:customXmlInsRangeStart w:id="9648" w:author="Andreas Kuehne" w:date="2019-05-31T12:40:00Z"/>
            <w:sdt>
              <w:sdtPr>
                <w:alias w:val="dss2-SignatureObjectType.schemaRefs"/>
                <w:tag w:val="dss2-SignatureObjectType.-jsonComment.SchemaRefs"/>
                <w:id w:val="974341756"/>
                <w:showingPlcHdr/>
              </w:sdtPr>
              <w:sdtEndPr/>
              <w:sdtContent>
                <w:customXmlInsRangeEnd w:id="9648"/>
                <w:ins w:id="9649" w:author="Andreas Kuehne" w:date="2019-05-31T12:40:00Z">
                  <w:r w:rsidR="00A71F46">
                    <w:rPr>
                      <w:color w:val="19D131"/>
                    </w:rPr>
                    <w:t>[]</w:t>
                  </w:r>
                </w:ins>
                <w:customXmlInsRangeStart w:id="9650" w:author="Andreas Kuehne" w:date="2019-05-31T12:40:00Z"/>
              </w:sdtContent>
            </w:sdt>
            <w:customXmlInsRangeEnd w:id="9650"/>
          </w:p>
        </w:tc>
      </w:tr>
      <w:tr w:rsidR="00A71F46" w14:paraId="0BF0280C" w14:textId="77777777" w:rsidTr="00A71F46">
        <w:trPr>
          <w:ins w:id="965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FB26B47" w14:textId="77777777" w:rsidR="00A71F46" w:rsidRPr="002062A5" w:rsidRDefault="00A71F46" w:rsidP="00A71F46">
            <w:pPr>
              <w:pStyle w:val="Beschriftung"/>
              <w:rPr>
                <w:ins w:id="9652" w:author="Andreas Kuehne" w:date="2019-05-31T12:40:00Z"/>
                <w:rStyle w:val="Datatype"/>
                <w:b w:val="0"/>
                <w:bCs w:val="0"/>
              </w:rPr>
            </w:pPr>
            <w:ins w:id="9653" w:author="Andreas Kuehne" w:date="2019-05-31T12:40:00Z">
              <w:r w:rsidRPr="002062A5">
                <w:rPr>
                  <w:rStyle w:val="Datatype"/>
                </w:rPr>
                <w:t>WhichDoc</w:t>
              </w:r>
            </w:ins>
          </w:p>
        </w:tc>
        <w:tc>
          <w:tcPr>
            <w:tcW w:w="4675" w:type="dxa"/>
          </w:tcPr>
          <w:p w14:paraId="4ACA2CAD"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9654" w:author="Andreas Kuehne" w:date="2019-05-31T12:40:00Z"/>
                <w:rStyle w:val="Datatype"/>
              </w:rPr>
            </w:pPr>
            <w:ins w:id="9655" w:author="Andreas Kuehne" w:date="2019-05-31T12:40:00Z">
              <w:r w:rsidRPr="002062A5">
                <w:rPr>
                  <w:rStyle w:val="Datatype"/>
                </w:rPr>
                <w:t>whichDoc</w:t>
              </w:r>
            </w:ins>
          </w:p>
        </w:tc>
        <w:tc>
          <w:tcPr>
            <w:tcW w:w="4675" w:type="dxa"/>
          </w:tcPr>
          <w:p w14:paraId="4920D74B"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9656" w:author="Andreas Kuehne" w:date="2019-05-31T12:40:00Z"/>
              </w:rPr>
            </w:pPr>
            <w:customXmlInsRangeStart w:id="9657" w:author="Andreas Kuehne" w:date="2019-05-31T12:40:00Z"/>
            <w:sdt>
              <w:sdtPr>
                <w:alias w:val="dss2-SignatureObjectType.whichDoc"/>
                <w:tag w:val="dss2-SignatureObjectType.-jsonComment.WhichDoc"/>
                <w:id w:val="1537627467"/>
                <w:showingPlcHdr/>
              </w:sdtPr>
              <w:sdtEndPr/>
              <w:sdtContent>
                <w:customXmlInsRangeEnd w:id="9657"/>
                <w:ins w:id="9658" w:author="Andreas Kuehne" w:date="2019-05-31T12:40:00Z">
                  <w:r w:rsidR="00A71F46">
                    <w:rPr>
                      <w:color w:val="19D131"/>
                    </w:rPr>
                    <w:t>[]</w:t>
                  </w:r>
                </w:ins>
                <w:customXmlInsRangeStart w:id="9659" w:author="Andreas Kuehne" w:date="2019-05-31T12:40:00Z"/>
              </w:sdtContent>
            </w:sdt>
            <w:customXmlInsRangeEnd w:id="9659"/>
          </w:p>
        </w:tc>
      </w:tr>
    </w:tbl>
    <w:p w14:paraId="173D18FF" w14:textId="77777777" w:rsidR="00A71F46" w:rsidRPr="0202B381" w:rsidRDefault="00A71F46" w:rsidP="00A71F46">
      <w:pPr>
        <w:rPr>
          <w:ins w:id="9660" w:author="Andreas Kuehne" w:date="2019-05-31T12:40:00Z"/>
        </w:rPr>
      </w:pPr>
      <w:ins w:id="9661" w:author="Andreas Kuehne" w:date="2019-05-31T12:40:00Z">
        <w:r w:rsidRPr="002062A5">
          <w:rPr>
            <w:rFonts w:eastAsia="Arial" w:cs="Arial"/>
            <w:sz w:val="22"/>
            <w:szCs w:val="22"/>
          </w:rPr>
          <w:t xml:space="preserve">The </w:t>
        </w:r>
        <w:r w:rsidRPr="002062A5">
          <w:rPr>
            <w:rFonts w:ascii="Courier New" w:eastAsia="Courier New" w:hAnsi="Courier New" w:cs="Courier New"/>
          </w:rPr>
          <w:t>SignatureObjectType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1DF4B0CD" w14:textId="77777777" w:rsidR="00A71F46" w:rsidRDefault="00A71F46" w:rsidP="00A71F46">
      <w:pPr>
        <w:pStyle w:val="Code"/>
        <w:spacing w:line="259" w:lineRule="auto"/>
        <w:rPr>
          <w:ins w:id="9662" w:author="Andreas Kuehne" w:date="2019-05-31T12:40:00Z"/>
        </w:rPr>
      </w:pPr>
      <w:ins w:id="9663" w:author="Andreas Kuehne" w:date="2019-05-31T12:40:00Z">
        <w:r>
          <w:rPr>
            <w:color w:val="31849B" w:themeColor="accent5" w:themeShade="BF"/>
          </w:rPr>
          <w:t>"dss2-SignatureObjectType"</w:t>
        </w:r>
        <w:r>
          <w:t>: {</w:t>
        </w:r>
      </w:ins>
    </w:p>
    <w:p w14:paraId="4F2F6ADC" w14:textId="77777777" w:rsidR="00A71F46" w:rsidRDefault="00A71F46" w:rsidP="00A71F46">
      <w:pPr>
        <w:pStyle w:val="Code"/>
        <w:spacing w:line="259" w:lineRule="auto"/>
        <w:rPr>
          <w:ins w:id="9664" w:author="Andreas Kuehne" w:date="2019-05-31T12:40:00Z"/>
        </w:rPr>
      </w:pPr>
      <w:ins w:id="9665" w:author="Andreas Kuehne" w:date="2019-05-31T12:40:00Z">
        <w:r>
          <w:rPr>
            <w:color w:val="31849B" w:themeColor="accent5" w:themeShade="BF"/>
          </w:rPr>
          <w:t xml:space="preserve">  "type"</w:t>
        </w:r>
        <w:r>
          <w:t xml:space="preserve">: </w:t>
        </w:r>
        <w:r>
          <w:rPr>
            <w:color w:val="244061" w:themeColor="accent1" w:themeShade="80"/>
          </w:rPr>
          <w:t>"object",</w:t>
        </w:r>
      </w:ins>
    </w:p>
    <w:p w14:paraId="69235136" w14:textId="77777777" w:rsidR="00A71F46" w:rsidRDefault="00A71F46" w:rsidP="00A71F46">
      <w:pPr>
        <w:pStyle w:val="Code"/>
        <w:spacing w:line="259" w:lineRule="auto"/>
        <w:rPr>
          <w:ins w:id="9666" w:author="Andreas Kuehne" w:date="2019-05-31T12:40:00Z"/>
        </w:rPr>
      </w:pPr>
      <w:ins w:id="9667" w:author="Andreas Kuehne" w:date="2019-05-31T12:40:00Z">
        <w:r>
          <w:rPr>
            <w:color w:val="31849B" w:themeColor="accent5" w:themeShade="BF"/>
          </w:rPr>
          <w:t xml:space="preserve">  "properties"</w:t>
        </w:r>
        <w:r>
          <w:t>: {</w:t>
        </w:r>
      </w:ins>
    </w:p>
    <w:p w14:paraId="0AEF75EA" w14:textId="77777777" w:rsidR="00A71F46" w:rsidRDefault="00A71F46" w:rsidP="00A71F46">
      <w:pPr>
        <w:pStyle w:val="Code"/>
        <w:spacing w:line="259" w:lineRule="auto"/>
        <w:rPr>
          <w:ins w:id="9668" w:author="Andreas Kuehne" w:date="2019-05-31T12:40:00Z"/>
        </w:rPr>
      </w:pPr>
      <w:ins w:id="9669" w:author="Andreas Kuehne" w:date="2019-05-31T12:40:00Z">
        <w:r>
          <w:rPr>
            <w:color w:val="31849B" w:themeColor="accent5" w:themeShade="BF"/>
          </w:rPr>
          <w:t xml:space="preserve">    "b64Sig"</w:t>
        </w:r>
        <w:r>
          <w:t>: {</w:t>
        </w:r>
      </w:ins>
    </w:p>
    <w:p w14:paraId="1F8B37B3" w14:textId="77777777" w:rsidR="00A71F46" w:rsidRDefault="00A71F46" w:rsidP="00A71F46">
      <w:pPr>
        <w:pStyle w:val="Code"/>
        <w:spacing w:line="259" w:lineRule="auto"/>
        <w:rPr>
          <w:ins w:id="9670" w:author="Andreas Kuehne" w:date="2019-05-31T12:40:00Z"/>
        </w:rPr>
      </w:pPr>
      <w:ins w:id="9671" w:author="Andreas Kuehne" w:date="2019-05-31T12:40:00Z">
        <w:r>
          <w:rPr>
            <w:color w:val="31849B" w:themeColor="accent5" w:themeShade="BF"/>
          </w:rPr>
          <w:t xml:space="preserve">      "$ref"</w:t>
        </w:r>
        <w:r>
          <w:t xml:space="preserve">: </w:t>
        </w:r>
        <w:r>
          <w:rPr>
            <w:color w:val="244061" w:themeColor="accent1" w:themeShade="80"/>
          </w:rPr>
          <w:t>"#/definitions/dsb-Base64DataType"</w:t>
        </w:r>
      </w:ins>
    </w:p>
    <w:p w14:paraId="3AE48F84" w14:textId="77777777" w:rsidR="00A71F46" w:rsidRDefault="00A71F46" w:rsidP="00A71F46">
      <w:pPr>
        <w:pStyle w:val="Code"/>
        <w:spacing w:line="259" w:lineRule="auto"/>
        <w:rPr>
          <w:ins w:id="9672" w:author="Andreas Kuehne" w:date="2019-05-31T12:40:00Z"/>
        </w:rPr>
      </w:pPr>
      <w:ins w:id="9673" w:author="Andreas Kuehne" w:date="2019-05-31T12:40:00Z">
        <w:r>
          <w:t xml:space="preserve">    },</w:t>
        </w:r>
      </w:ins>
    </w:p>
    <w:p w14:paraId="6D628B59" w14:textId="77777777" w:rsidR="00A71F46" w:rsidRDefault="00A71F46" w:rsidP="00A71F46">
      <w:pPr>
        <w:pStyle w:val="Code"/>
        <w:spacing w:line="259" w:lineRule="auto"/>
        <w:rPr>
          <w:ins w:id="9674" w:author="Andreas Kuehne" w:date="2019-05-31T12:40:00Z"/>
        </w:rPr>
      </w:pPr>
      <w:ins w:id="9675" w:author="Andreas Kuehne" w:date="2019-05-31T12:40:00Z">
        <w:r>
          <w:rPr>
            <w:color w:val="31849B" w:themeColor="accent5" w:themeShade="BF"/>
          </w:rPr>
          <w:t xml:space="preserve">    "sigPtr"</w:t>
        </w:r>
        <w:r>
          <w:t>: {</w:t>
        </w:r>
      </w:ins>
    </w:p>
    <w:p w14:paraId="7888D1B6" w14:textId="77777777" w:rsidR="00A71F46" w:rsidRDefault="00A71F46" w:rsidP="00A71F46">
      <w:pPr>
        <w:pStyle w:val="Code"/>
        <w:spacing w:line="259" w:lineRule="auto"/>
        <w:rPr>
          <w:ins w:id="9676" w:author="Andreas Kuehne" w:date="2019-05-31T12:40:00Z"/>
        </w:rPr>
      </w:pPr>
      <w:ins w:id="9677" w:author="Andreas Kuehne" w:date="2019-05-31T12:40:00Z">
        <w:r>
          <w:rPr>
            <w:color w:val="31849B" w:themeColor="accent5" w:themeShade="BF"/>
          </w:rPr>
          <w:t xml:space="preserve">      "$ref"</w:t>
        </w:r>
        <w:r>
          <w:t xml:space="preserve">: </w:t>
        </w:r>
        <w:r>
          <w:rPr>
            <w:color w:val="244061" w:themeColor="accent1" w:themeShade="80"/>
          </w:rPr>
          <w:t>"#/definitions/dsb-SignaturePtrType"</w:t>
        </w:r>
      </w:ins>
    </w:p>
    <w:p w14:paraId="33E2210A" w14:textId="77777777" w:rsidR="00A71F46" w:rsidRDefault="00A71F46" w:rsidP="00A71F46">
      <w:pPr>
        <w:pStyle w:val="Code"/>
        <w:spacing w:line="259" w:lineRule="auto"/>
        <w:rPr>
          <w:ins w:id="9678" w:author="Andreas Kuehne" w:date="2019-05-31T12:40:00Z"/>
        </w:rPr>
      </w:pPr>
      <w:ins w:id="9679" w:author="Andreas Kuehne" w:date="2019-05-31T12:40:00Z">
        <w:r>
          <w:t xml:space="preserve">    },</w:t>
        </w:r>
      </w:ins>
    </w:p>
    <w:p w14:paraId="051A4218" w14:textId="77777777" w:rsidR="00A71F46" w:rsidRDefault="00A71F46" w:rsidP="00A71F46">
      <w:pPr>
        <w:pStyle w:val="Code"/>
        <w:spacing w:line="259" w:lineRule="auto"/>
        <w:rPr>
          <w:ins w:id="9680" w:author="Andreas Kuehne" w:date="2019-05-31T12:40:00Z"/>
        </w:rPr>
      </w:pPr>
      <w:ins w:id="9681" w:author="Andreas Kuehne" w:date="2019-05-31T12:40:00Z">
        <w:r>
          <w:rPr>
            <w:color w:val="31849B" w:themeColor="accent5" w:themeShade="BF"/>
          </w:rPr>
          <w:t xml:space="preserve">    "schemaRefs"</w:t>
        </w:r>
        <w:r>
          <w:t>: {</w:t>
        </w:r>
      </w:ins>
    </w:p>
    <w:p w14:paraId="5B6654CE" w14:textId="77777777" w:rsidR="00A71F46" w:rsidRDefault="00A71F46" w:rsidP="00A71F46">
      <w:pPr>
        <w:pStyle w:val="Code"/>
        <w:spacing w:line="259" w:lineRule="auto"/>
        <w:rPr>
          <w:ins w:id="9682" w:author="Andreas Kuehne" w:date="2019-05-31T12:40:00Z"/>
        </w:rPr>
      </w:pPr>
      <w:ins w:id="9683" w:author="Andreas Kuehne" w:date="2019-05-31T12:40:00Z">
        <w:r>
          <w:rPr>
            <w:color w:val="31849B" w:themeColor="accent5" w:themeShade="BF"/>
          </w:rPr>
          <w:t xml:space="preserve">      "type"</w:t>
        </w:r>
        <w:r>
          <w:t xml:space="preserve">: </w:t>
        </w:r>
        <w:r>
          <w:rPr>
            <w:color w:val="244061" w:themeColor="accent1" w:themeShade="80"/>
          </w:rPr>
          <w:t>"array",</w:t>
        </w:r>
      </w:ins>
    </w:p>
    <w:p w14:paraId="7FD0449D" w14:textId="77777777" w:rsidR="00A71F46" w:rsidRDefault="00A71F46" w:rsidP="00A71F46">
      <w:pPr>
        <w:pStyle w:val="Code"/>
        <w:spacing w:line="259" w:lineRule="auto"/>
        <w:rPr>
          <w:ins w:id="9684" w:author="Andreas Kuehne" w:date="2019-05-31T12:40:00Z"/>
        </w:rPr>
      </w:pPr>
      <w:ins w:id="9685" w:author="Andreas Kuehne" w:date="2019-05-31T12:40:00Z">
        <w:r>
          <w:rPr>
            <w:color w:val="31849B" w:themeColor="accent5" w:themeShade="BF"/>
          </w:rPr>
          <w:t xml:space="preserve">      "items"</w:t>
        </w:r>
        <w:r>
          <w:t>: {</w:t>
        </w:r>
      </w:ins>
    </w:p>
    <w:p w14:paraId="73E53CCF" w14:textId="77777777" w:rsidR="00A71F46" w:rsidRDefault="00A71F46" w:rsidP="00A71F46">
      <w:pPr>
        <w:pStyle w:val="Code"/>
        <w:spacing w:line="259" w:lineRule="auto"/>
        <w:rPr>
          <w:ins w:id="9686" w:author="Andreas Kuehne" w:date="2019-05-31T12:40:00Z"/>
        </w:rPr>
      </w:pPr>
      <w:ins w:id="9687" w:author="Andreas Kuehne" w:date="2019-05-31T12:40:00Z">
        <w:r>
          <w:rPr>
            <w:color w:val="31849B" w:themeColor="accent5" w:themeShade="BF"/>
          </w:rPr>
          <w:t xml:space="preserve">        "$ref"</w:t>
        </w:r>
        <w:r>
          <w:t xml:space="preserve">: </w:t>
        </w:r>
        <w:r>
          <w:rPr>
            <w:color w:val="244061" w:themeColor="accent1" w:themeShade="80"/>
          </w:rPr>
          <w:t>"#/definitions/dss2-DocumentBaseType"</w:t>
        </w:r>
      </w:ins>
    </w:p>
    <w:p w14:paraId="3C5AC21E" w14:textId="77777777" w:rsidR="00A71F46" w:rsidRDefault="00A71F46" w:rsidP="00A71F46">
      <w:pPr>
        <w:pStyle w:val="Code"/>
        <w:spacing w:line="259" w:lineRule="auto"/>
        <w:rPr>
          <w:ins w:id="9688" w:author="Andreas Kuehne" w:date="2019-05-31T12:40:00Z"/>
        </w:rPr>
      </w:pPr>
      <w:ins w:id="9689" w:author="Andreas Kuehne" w:date="2019-05-31T12:40:00Z">
        <w:r>
          <w:t xml:space="preserve">      }</w:t>
        </w:r>
      </w:ins>
    </w:p>
    <w:p w14:paraId="00D5C88D" w14:textId="77777777" w:rsidR="00A71F46" w:rsidRDefault="00A71F46" w:rsidP="00A71F46">
      <w:pPr>
        <w:pStyle w:val="Code"/>
        <w:spacing w:line="259" w:lineRule="auto"/>
        <w:rPr>
          <w:ins w:id="9690" w:author="Andreas Kuehne" w:date="2019-05-31T12:40:00Z"/>
        </w:rPr>
      </w:pPr>
      <w:ins w:id="9691" w:author="Andreas Kuehne" w:date="2019-05-31T12:40:00Z">
        <w:r>
          <w:t xml:space="preserve">    },</w:t>
        </w:r>
      </w:ins>
    </w:p>
    <w:p w14:paraId="247B7FEC" w14:textId="77777777" w:rsidR="00A71F46" w:rsidRDefault="00A71F46" w:rsidP="00A71F46">
      <w:pPr>
        <w:pStyle w:val="Code"/>
        <w:spacing w:line="259" w:lineRule="auto"/>
        <w:rPr>
          <w:ins w:id="9692" w:author="Andreas Kuehne" w:date="2019-05-31T12:40:00Z"/>
        </w:rPr>
      </w:pPr>
      <w:ins w:id="9693" w:author="Andreas Kuehne" w:date="2019-05-31T12:40:00Z">
        <w:r>
          <w:rPr>
            <w:color w:val="31849B" w:themeColor="accent5" w:themeShade="BF"/>
          </w:rPr>
          <w:t xml:space="preserve">    "whichDoc"</w:t>
        </w:r>
        <w:r>
          <w:t>: {</w:t>
        </w:r>
      </w:ins>
    </w:p>
    <w:p w14:paraId="30E74B24" w14:textId="77777777" w:rsidR="00A71F46" w:rsidRDefault="00A71F46" w:rsidP="00A71F46">
      <w:pPr>
        <w:pStyle w:val="Code"/>
        <w:spacing w:line="259" w:lineRule="auto"/>
        <w:rPr>
          <w:ins w:id="9694" w:author="Andreas Kuehne" w:date="2019-05-31T12:40:00Z"/>
        </w:rPr>
      </w:pPr>
      <w:ins w:id="9695" w:author="Andreas Kuehne" w:date="2019-05-31T12:40:00Z">
        <w:r>
          <w:rPr>
            <w:color w:val="31849B" w:themeColor="accent5" w:themeShade="BF"/>
          </w:rPr>
          <w:t xml:space="preserve">      "type"</w:t>
        </w:r>
        <w:r>
          <w:t xml:space="preserve">: </w:t>
        </w:r>
        <w:r>
          <w:rPr>
            <w:color w:val="244061" w:themeColor="accent1" w:themeShade="80"/>
          </w:rPr>
          <w:t>"string"</w:t>
        </w:r>
      </w:ins>
    </w:p>
    <w:p w14:paraId="343A7138" w14:textId="77777777" w:rsidR="00A71F46" w:rsidRDefault="00A71F46" w:rsidP="00A71F46">
      <w:pPr>
        <w:pStyle w:val="Code"/>
        <w:spacing w:line="259" w:lineRule="auto"/>
        <w:rPr>
          <w:ins w:id="9696" w:author="Andreas Kuehne" w:date="2019-05-31T12:40:00Z"/>
        </w:rPr>
      </w:pPr>
      <w:ins w:id="9697" w:author="Andreas Kuehne" w:date="2019-05-31T12:40:00Z">
        <w:r>
          <w:t xml:space="preserve">    }</w:t>
        </w:r>
      </w:ins>
    </w:p>
    <w:p w14:paraId="411637F7" w14:textId="77777777" w:rsidR="00A71F46" w:rsidRDefault="00A71F46" w:rsidP="00A71F46">
      <w:pPr>
        <w:pStyle w:val="Code"/>
        <w:spacing w:line="259" w:lineRule="auto"/>
        <w:rPr>
          <w:ins w:id="9698" w:author="Andreas Kuehne" w:date="2019-05-31T12:40:00Z"/>
        </w:rPr>
      </w:pPr>
      <w:ins w:id="9699" w:author="Andreas Kuehne" w:date="2019-05-31T12:40:00Z">
        <w:r>
          <w:t xml:space="preserve">  },</w:t>
        </w:r>
      </w:ins>
    </w:p>
    <w:p w14:paraId="0C6DCCEC" w14:textId="77777777" w:rsidR="00A71F46" w:rsidRDefault="00A71F46" w:rsidP="00A71F46">
      <w:pPr>
        <w:pStyle w:val="Code"/>
        <w:spacing w:line="259" w:lineRule="auto"/>
        <w:rPr>
          <w:ins w:id="9700" w:author="Andreas Kuehne" w:date="2019-05-31T12:40:00Z"/>
        </w:rPr>
      </w:pPr>
      <w:ins w:id="9701" w:author="Andreas Kuehne" w:date="2019-05-31T12:40:00Z">
        <w:r>
          <w:rPr>
            <w:color w:val="31849B" w:themeColor="accent5" w:themeShade="BF"/>
          </w:rPr>
          <w:t xml:space="preserve">  "minProperties"</w:t>
        </w:r>
        <w:r>
          <w:t xml:space="preserve">: </w:t>
        </w:r>
        <w:r>
          <w:rPr>
            <w:color w:val="244061" w:themeColor="accent1" w:themeShade="80"/>
          </w:rPr>
          <w:t>1</w:t>
        </w:r>
      </w:ins>
    </w:p>
    <w:p w14:paraId="6B5B2EC8" w14:textId="77777777" w:rsidR="00A71F46" w:rsidRDefault="00A71F46" w:rsidP="00A71F46">
      <w:pPr>
        <w:pStyle w:val="Code"/>
        <w:spacing w:line="259" w:lineRule="auto"/>
        <w:rPr>
          <w:ins w:id="9702" w:author="Andreas Kuehne" w:date="2019-05-31T12:40:00Z"/>
        </w:rPr>
      </w:pPr>
      <w:ins w:id="9703" w:author="Andreas Kuehne" w:date="2019-05-31T12:40:00Z">
        <w:r>
          <w:t>}</w:t>
        </w:r>
      </w:ins>
    </w:p>
    <w:p w14:paraId="241E9F93" w14:textId="77777777" w:rsidR="00A71F46" w:rsidRDefault="001A1734" w:rsidP="00A71F46">
      <w:pPr>
        <w:rPr>
          <w:ins w:id="9704" w:author="Andreas Kuehne" w:date="2019-05-31T12:40:00Z"/>
        </w:rPr>
      </w:pPr>
      <w:customXmlInsRangeStart w:id="9705" w:author="Andreas Kuehne" w:date="2019-05-31T12:40:00Z"/>
      <w:sdt>
        <w:sdtPr>
          <w:tag w:val="dss2-SignatureObjectType.-jsonSchema"/>
          <w:id w:val="1949657765"/>
          <w:showingPlcHdr/>
        </w:sdtPr>
        <w:sdtEndPr/>
        <w:sdtContent>
          <w:customXmlInsRangeEnd w:id="9705"/>
          <w:ins w:id="9706" w:author="Andreas Kuehne" w:date="2019-05-31T12:40:00Z">
            <w:r w:rsidR="00A71F46">
              <w:rPr>
                <w:color w:val="19D131"/>
              </w:rPr>
              <w:t>[component SignatureObject JSON schema details]</w:t>
            </w:r>
          </w:ins>
          <w:customXmlInsRangeStart w:id="9707" w:author="Andreas Kuehne" w:date="2019-05-31T12:40:00Z"/>
        </w:sdtContent>
      </w:sdt>
      <w:customXmlInsRangeEnd w:id="9707"/>
    </w:p>
    <w:p w14:paraId="45DC9A0D" w14:textId="77777777" w:rsidR="00A71F46" w:rsidRDefault="00A71F46" w:rsidP="00A71F46">
      <w:pPr>
        <w:pStyle w:val="berschrift4"/>
        <w:numPr>
          <w:ilvl w:val="3"/>
          <w:numId w:val="3"/>
        </w:numPr>
        <w:rPr>
          <w:ins w:id="9708" w:author="Andreas Kuehne" w:date="2019-05-31T12:40:00Z"/>
        </w:rPr>
      </w:pPr>
      <w:bookmarkStart w:id="9709" w:name="_Toc10206926"/>
      <w:ins w:id="9710" w:author="Andreas Kuehne" w:date="2019-05-31T12:40:00Z">
        <w:r>
          <w:t>SignatureObject – XML Syntax</w:t>
        </w:r>
        <w:bookmarkEnd w:id="9709"/>
      </w:ins>
    </w:p>
    <w:p w14:paraId="3B0EC1C9" w14:textId="77777777" w:rsidR="00A71F46" w:rsidRPr="5404FA76" w:rsidRDefault="00A71F46" w:rsidP="00A71F46">
      <w:pPr>
        <w:rPr>
          <w:ins w:id="9711" w:author="Andreas Kuehne" w:date="2019-05-31T12:40:00Z"/>
        </w:rPr>
      </w:pPr>
      <w:ins w:id="9712" w:author="Andreas Kuehne" w:date="2019-05-31T12:40:00Z">
        <w:r w:rsidRPr="0CCF9147">
          <w:t xml:space="preserve">The XML type </w:t>
        </w:r>
        <w:r w:rsidRPr="002062A5">
          <w:rPr>
            <w:rFonts w:ascii="Courier New" w:eastAsia="Courier New" w:hAnsi="Courier New" w:cs="Courier New"/>
          </w:rPr>
          <w:t>SignatureObjectType</w:t>
        </w:r>
        <w:r w:rsidRPr="0CCF9147">
          <w:t xml:space="preserve"> SHALL implement the requirements defined in the </w:t>
        </w:r>
        <w:r w:rsidRPr="002062A5">
          <w:rPr>
            <w:rFonts w:ascii="Courier New" w:eastAsia="Courier New" w:hAnsi="Courier New" w:cs="Courier New"/>
          </w:rPr>
          <w:t>SignatureObject</w:t>
        </w:r>
        <w:r>
          <w:t xml:space="preserve"> </w:t>
        </w:r>
        <w:r w:rsidRPr="005A6FFD">
          <w:t>component.</w:t>
        </w:r>
      </w:ins>
    </w:p>
    <w:p w14:paraId="402D066C" w14:textId="77777777" w:rsidR="00A71F46" w:rsidRDefault="00A71F46" w:rsidP="00A71F46">
      <w:pPr>
        <w:rPr>
          <w:ins w:id="9713" w:author="Andreas Kuehne" w:date="2019-05-31T12:40:00Z"/>
        </w:rPr>
      </w:pPr>
      <w:ins w:id="9714" w:author="Andreas Kuehne" w:date="2019-05-31T12:40:00Z">
        <w:r w:rsidRPr="005A6FFD">
          <w:rPr>
            <w:rFonts w:eastAsia="Arial"/>
          </w:rPr>
          <w:t xml:space="preserve">The </w:t>
        </w:r>
        <w:r w:rsidRPr="002062A5">
          <w:rPr>
            <w:rFonts w:ascii="Courier New" w:eastAsia="Courier New" w:hAnsi="Courier New" w:cs="Courier New"/>
          </w:rPr>
          <w:t>SignatureObjectType</w:t>
        </w:r>
        <w:r w:rsidRPr="005A6FFD">
          <w:rPr>
            <w:rFonts w:eastAsia="Arial"/>
          </w:rPr>
          <w:t xml:space="preserve"> XML element is defined in XML Schema [</w:t>
        </w:r>
        <w:r>
          <w:rPr>
            <w:rStyle w:val="Hyperlink"/>
          </w:rPr>
          <w:fldChar w:fldCharType="begin"/>
        </w:r>
        <w:r>
          <w:rPr>
            <w:rStyle w:val="Hyperlink"/>
          </w:rPr>
          <w:instrText xml:space="preserve"> HYPERLINK \l "refDSS2XSD" </w:instrText>
        </w:r>
        <w:r>
          <w:rPr>
            <w:rStyle w:val="Hyperlink"/>
          </w:rPr>
          <w:fldChar w:fldCharType="separate"/>
        </w:r>
        <w:r w:rsidRPr="006174B3">
          <w:rPr>
            <w:rStyle w:val="Hyperlink"/>
          </w:rPr>
          <w:t>DSS2XSD</w:t>
        </w:r>
        <w:r>
          <w:rPr>
            <w:rStyle w:val="Hyperlink"/>
          </w:rPr>
          <w:fldChar w:fldCharType="end"/>
        </w:r>
        <w:r w:rsidRPr="005A6FFD">
          <w:rPr>
            <w:rFonts w:eastAsia="Arial"/>
          </w:rPr>
          <w:t>], and is copied below for information.</w:t>
        </w:r>
      </w:ins>
    </w:p>
    <w:p w14:paraId="1A5C453D" w14:textId="77777777" w:rsidR="00A71F46" w:rsidRDefault="00A71F46" w:rsidP="00A71F46">
      <w:pPr>
        <w:pStyle w:val="Code"/>
        <w:rPr>
          <w:ins w:id="9715" w:author="Andreas Kuehne" w:date="2019-05-31T12:40:00Z"/>
        </w:rPr>
      </w:pPr>
      <w:ins w:id="9716"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SignatureObjectType</w:t>
        </w:r>
        <w:r>
          <w:rPr>
            <w:color w:val="943634" w:themeColor="accent2" w:themeShade="BF"/>
          </w:rPr>
          <w:t>"</w:t>
        </w:r>
        <w:r>
          <w:rPr>
            <w:color w:val="31849B" w:themeColor="accent5" w:themeShade="BF"/>
          </w:rPr>
          <w:t>&gt;</w:t>
        </w:r>
      </w:ins>
    </w:p>
    <w:p w14:paraId="60D8ED21" w14:textId="77777777" w:rsidR="00A71F46" w:rsidRDefault="00A71F46" w:rsidP="00A71F46">
      <w:pPr>
        <w:pStyle w:val="Code"/>
        <w:rPr>
          <w:ins w:id="9717" w:author="Andreas Kuehne" w:date="2019-05-31T12:40:00Z"/>
        </w:rPr>
      </w:pPr>
      <w:ins w:id="9718" w:author="Andreas Kuehne" w:date="2019-05-31T12:40:00Z">
        <w:r>
          <w:rPr>
            <w:color w:val="31849B" w:themeColor="accent5" w:themeShade="BF"/>
          </w:rPr>
          <w:t xml:space="preserve">  &lt;xs:choice&gt;</w:t>
        </w:r>
      </w:ins>
    </w:p>
    <w:p w14:paraId="7D0DFF20" w14:textId="77777777" w:rsidR="00A71F46" w:rsidRDefault="00A71F46" w:rsidP="00A71F46">
      <w:pPr>
        <w:pStyle w:val="Code"/>
        <w:rPr>
          <w:ins w:id="9719" w:author="Andreas Kuehne" w:date="2019-05-31T12:40:00Z"/>
        </w:rPr>
      </w:pPr>
      <w:ins w:id="9720"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Base64Signature</w:t>
        </w:r>
        <w:r>
          <w:rPr>
            <w:color w:val="943634" w:themeColor="accent2" w:themeShade="BF"/>
          </w:rPr>
          <w:t>" type="</w:t>
        </w:r>
        <w:r>
          <w:rPr>
            <w:color w:val="244061" w:themeColor="accent1" w:themeShade="80"/>
          </w:rPr>
          <w:t>dsb:Base64DataType</w:t>
        </w:r>
        <w:r>
          <w:rPr>
            <w:color w:val="943634" w:themeColor="accent2" w:themeShade="BF"/>
          </w:rPr>
          <w:t>"</w:t>
        </w:r>
        <w:r>
          <w:rPr>
            <w:color w:val="31849B" w:themeColor="accent5" w:themeShade="BF"/>
          </w:rPr>
          <w:t>/&gt;</w:t>
        </w:r>
      </w:ins>
    </w:p>
    <w:p w14:paraId="1D015D4C" w14:textId="77777777" w:rsidR="00A71F46" w:rsidRDefault="00A71F46" w:rsidP="00A71F46">
      <w:pPr>
        <w:pStyle w:val="Code"/>
        <w:rPr>
          <w:ins w:id="9721" w:author="Andreas Kuehne" w:date="2019-05-31T12:40:00Z"/>
        </w:rPr>
      </w:pPr>
      <w:ins w:id="9722"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SignaturePtr</w:t>
        </w:r>
        <w:r>
          <w:rPr>
            <w:color w:val="943634" w:themeColor="accent2" w:themeShade="BF"/>
          </w:rPr>
          <w:t>" type="</w:t>
        </w:r>
        <w:r>
          <w:rPr>
            <w:color w:val="244061" w:themeColor="accent1" w:themeShade="80"/>
          </w:rPr>
          <w:t>dsb:SignaturePtrType</w:t>
        </w:r>
        <w:r>
          <w:rPr>
            <w:color w:val="943634" w:themeColor="accent2" w:themeShade="BF"/>
          </w:rPr>
          <w:t>"</w:t>
        </w:r>
        <w:r>
          <w:rPr>
            <w:color w:val="31849B" w:themeColor="accent5" w:themeShade="BF"/>
          </w:rPr>
          <w:t>/&gt;</w:t>
        </w:r>
      </w:ins>
    </w:p>
    <w:p w14:paraId="5864EB06" w14:textId="77777777" w:rsidR="00A71F46" w:rsidRDefault="00A71F46" w:rsidP="00A71F46">
      <w:pPr>
        <w:pStyle w:val="Code"/>
        <w:rPr>
          <w:ins w:id="9723" w:author="Andreas Kuehne" w:date="2019-05-31T12:40:00Z"/>
        </w:rPr>
      </w:pPr>
      <w:ins w:id="9724" w:author="Andreas Kuehne" w:date="2019-05-31T12:40:00Z">
        <w:r>
          <w:rPr>
            <w:color w:val="31849B" w:themeColor="accent5" w:themeShade="BF"/>
          </w:rPr>
          <w:t xml:space="preserve">  &lt;/xs:choice&gt;</w:t>
        </w:r>
      </w:ins>
    </w:p>
    <w:p w14:paraId="32992AC9" w14:textId="77777777" w:rsidR="00A71F46" w:rsidRDefault="00A71F46" w:rsidP="00A71F46">
      <w:pPr>
        <w:pStyle w:val="Code"/>
        <w:rPr>
          <w:ins w:id="9725" w:author="Andreas Kuehne" w:date="2019-05-31T12:40:00Z"/>
        </w:rPr>
      </w:pPr>
      <w:ins w:id="9726" w:author="Andreas Kuehne" w:date="2019-05-31T12:40:00Z">
        <w:r>
          <w:rPr>
            <w:color w:val="31849B" w:themeColor="accent5" w:themeShade="BF"/>
          </w:rPr>
          <w:t xml:space="preserve">  &lt;xs:attribute</w:t>
        </w:r>
        <w:r>
          <w:rPr>
            <w:color w:val="943634" w:themeColor="accent2" w:themeShade="BF"/>
          </w:rPr>
          <w:t xml:space="preserve"> name="</w:t>
        </w:r>
        <w:r>
          <w:rPr>
            <w:color w:val="244061" w:themeColor="accent1" w:themeShade="80"/>
          </w:rPr>
          <w:t>SchemaRefs</w:t>
        </w:r>
        <w:r>
          <w:rPr>
            <w:color w:val="943634" w:themeColor="accent2" w:themeShade="BF"/>
          </w:rPr>
          <w:t>" type="</w:t>
        </w:r>
        <w:r>
          <w:rPr>
            <w:color w:val="244061" w:themeColor="accent1" w:themeShade="80"/>
          </w:rPr>
          <w:t>xs:IDREFS</w:t>
        </w:r>
        <w:r>
          <w:rPr>
            <w:color w:val="943634" w:themeColor="accent2" w:themeShade="BF"/>
          </w:rPr>
          <w:t>" use="</w:t>
        </w:r>
        <w:r>
          <w:rPr>
            <w:color w:val="244061" w:themeColor="accent1" w:themeShade="80"/>
          </w:rPr>
          <w:t>optional</w:t>
        </w:r>
        <w:r>
          <w:rPr>
            <w:color w:val="943634" w:themeColor="accent2" w:themeShade="BF"/>
          </w:rPr>
          <w:t>"</w:t>
        </w:r>
        <w:r>
          <w:rPr>
            <w:color w:val="31849B" w:themeColor="accent5" w:themeShade="BF"/>
          </w:rPr>
          <w:t>/&gt;</w:t>
        </w:r>
      </w:ins>
    </w:p>
    <w:p w14:paraId="390B202F" w14:textId="77777777" w:rsidR="00A71F46" w:rsidRDefault="00A71F46" w:rsidP="00A71F46">
      <w:pPr>
        <w:pStyle w:val="Code"/>
        <w:rPr>
          <w:ins w:id="9727" w:author="Andreas Kuehne" w:date="2019-05-31T12:40:00Z"/>
        </w:rPr>
      </w:pPr>
      <w:ins w:id="9728" w:author="Andreas Kuehne" w:date="2019-05-31T12:40:00Z">
        <w:r>
          <w:rPr>
            <w:color w:val="31849B" w:themeColor="accent5" w:themeShade="BF"/>
          </w:rPr>
          <w:t xml:space="preserve">  &lt;xs:attribute</w:t>
        </w:r>
        <w:r>
          <w:rPr>
            <w:color w:val="943634" w:themeColor="accent2" w:themeShade="BF"/>
          </w:rPr>
          <w:t xml:space="preserve"> name="</w:t>
        </w:r>
        <w:r>
          <w:rPr>
            <w:color w:val="244061" w:themeColor="accent1" w:themeShade="80"/>
          </w:rPr>
          <w:t>WhichDoc</w:t>
        </w:r>
        <w:r>
          <w:rPr>
            <w:color w:val="943634" w:themeColor="accent2" w:themeShade="BF"/>
          </w:rPr>
          <w:t>" type="</w:t>
        </w:r>
        <w:r>
          <w:rPr>
            <w:color w:val="244061" w:themeColor="accent1" w:themeShade="80"/>
          </w:rPr>
          <w:t>xs:anyURI</w:t>
        </w:r>
        <w:r>
          <w:rPr>
            <w:color w:val="943634" w:themeColor="accent2" w:themeShade="BF"/>
          </w:rPr>
          <w:t>" use="</w:t>
        </w:r>
        <w:r>
          <w:rPr>
            <w:color w:val="244061" w:themeColor="accent1" w:themeShade="80"/>
          </w:rPr>
          <w:t>optional</w:t>
        </w:r>
        <w:r>
          <w:rPr>
            <w:color w:val="943634" w:themeColor="accent2" w:themeShade="BF"/>
          </w:rPr>
          <w:t>"</w:t>
        </w:r>
        <w:r>
          <w:rPr>
            <w:color w:val="31849B" w:themeColor="accent5" w:themeShade="BF"/>
          </w:rPr>
          <w:t>/&gt;</w:t>
        </w:r>
      </w:ins>
    </w:p>
    <w:p w14:paraId="7ADE89A1" w14:textId="77777777" w:rsidR="00A71F46" w:rsidRDefault="00A71F46" w:rsidP="00A71F46">
      <w:pPr>
        <w:pStyle w:val="Code"/>
        <w:rPr>
          <w:ins w:id="9729" w:author="Andreas Kuehne" w:date="2019-05-31T12:40:00Z"/>
        </w:rPr>
      </w:pPr>
      <w:ins w:id="9730" w:author="Andreas Kuehne" w:date="2019-05-31T12:40:00Z">
        <w:r>
          <w:rPr>
            <w:color w:val="31849B" w:themeColor="accent5" w:themeShade="BF"/>
          </w:rPr>
          <w:t>&lt;/xs:complexType&gt;</w:t>
        </w:r>
      </w:ins>
    </w:p>
    <w:p w14:paraId="4652EE88" w14:textId="77777777" w:rsidR="00A71F46" w:rsidRDefault="00A71F46" w:rsidP="00A71F46">
      <w:pPr>
        <w:spacing w:line="259" w:lineRule="auto"/>
        <w:rPr>
          <w:ins w:id="9731" w:author="Andreas Kuehne" w:date="2019-05-31T12:40:00Z"/>
        </w:rPr>
      </w:pPr>
      <w:ins w:id="9732" w:author="Andreas Kuehne" w:date="2019-05-31T12:40:00Z">
        <w:r>
          <w:t>Each child element of</w:t>
        </w:r>
        <w:r w:rsidRPr="71C71F8C">
          <w:t xml:space="preserve"> </w:t>
        </w:r>
        <w:r w:rsidRPr="002062A5">
          <w:rPr>
            <w:rFonts w:ascii="Courier New" w:eastAsia="Courier New" w:hAnsi="Courier New" w:cs="Courier New"/>
          </w:rPr>
          <w:t>SignatureObjectType</w:t>
        </w:r>
        <w:r w:rsidRPr="71C71F8C">
          <w:t xml:space="preserve"> </w:t>
        </w:r>
        <w:r>
          <w:t xml:space="preserve">XML element SHALL implement in XML syntax the sub-component that has a name equal to its local name. </w:t>
        </w:r>
      </w:ins>
      <w:customXmlInsRangeStart w:id="9733" w:author="Andreas Kuehne" w:date="2019-05-31T12:40:00Z"/>
      <w:sdt>
        <w:sdtPr>
          <w:tag w:val="dss2-SignatureObjectType.-xmlSchema"/>
          <w:id w:val="-1834520957"/>
          <w:showingPlcHdr/>
        </w:sdtPr>
        <w:sdtEndPr/>
        <w:sdtContent>
          <w:customXmlInsRangeEnd w:id="9733"/>
          <w:ins w:id="9734" w:author="Andreas Kuehne" w:date="2019-05-31T12:40:00Z">
            <w:r>
              <w:rPr>
                <w:color w:val="19D131"/>
              </w:rPr>
              <w:t>[component SignatureObject XML schema details]</w:t>
            </w:r>
          </w:ins>
          <w:customXmlInsRangeStart w:id="9735" w:author="Andreas Kuehne" w:date="2019-05-31T12:40:00Z"/>
        </w:sdtContent>
      </w:sdt>
      <w:customXmlInsRangeEnd w:id="9735"/>
    </w:p>
    <w:p w14:paraId="7695B9C9" w14:textId="77777777" w:rsidR="00A71F46" w:rsidRDefault="00A71F46" w:rsidP="00A71F46">
      <w:pPr>
        <w:pStyle w:val="berschrift2"/>
        <w:numPr>
          <w:ilvl w:val="1"/>
          <w:numId w:val="3"/>
        </w:numPr>
        <w:rPr>
          <w:ins w:id="9736" w:author="Andreas Kuehne" w:date="2019-05-31T12:40:00Z"/>
        </w:rPr>
      </w:pPr>
      <w:bookmarkStart w:id="9737" w:name="_Toc10206927"/>
      <w:ins w:id="9738" w:author="Andreas Kuehne" w:date="2019-05-31T12:40:00Z">
        <w:r>
          <w:t>Referenced Data Structure Models from other documents</w:t>
        </w:r>
        <w:bookmarkEnd w:id="9737"/>
      </w:ins>
    </w:p>
    <w:p w14:paraId="690540D0" w14:textId="77777777" w:rsidR="00A71F46" w:rsidRDefault="00A71F46" w:rsidP="00A71F46">
      <w:pPr>
        <w:pStyle w:val="berschrift3"/>
        <w:numPr>
          <w:ilvl w:val="2"/>
          <w:numId w:val="3"/>
        </w:numPr>
        <w:rPr>
          <w:ins w:id="9739" w:author="Andreas Kuehne" w:date="2019-05-31T12:40:00Z"/>
        </w:rPr>
      </w:pPr>
      <w:bookmarkStart w:id="9740" w:name="_Toc10206928"/>
      <w:ins w:id="9741" w:author="Andreas Kuehne" w:date="2019-05-31T12:40:00Z">
        <w:r>
          <w:t>Component NameID</w:t>
        </w:r>
        <w:bookmarkEnd w:id="9740"/>
      </w:ins>
    </w:p>
    <w:p w14:paraId="099461E1" w14:textId="77777777" w:rsidR="00A71F46" w:rsidRDefault="001A1734" w:rsidP="00A71F46">
      <w:pPr>
        <w:rPr>
          <w:ins w:id="9742" w:author="Andreas Kuehne" w:date="2019-05-31T12:40:00Z"/>
        </w:rPr>
      </w:pPr>
      <w:customXmlInsRangeStart w:id="9743" w:author="Andreas Kuehne" w:date="2019-05-31T12:40:00Z"/>
      <w:sdt>
        <w:sdtPr>
          <w:tag w:val="saml2rw-NameIDType.-normative"/>
          <w:id w:val="-471532444"/>
        </w:sdtPr>
        <w:sdtEndPr/>
        <w:sdtContent>
          <w:customXmlInsRangeEnd w:id="9743"/>
          <w:ins w:id="9744" w:author="Andreas Kuehne" w:date="2019-05-31T12:40:00Z">
            <w:r w:rsidR="00A71F46" w:rsidRPr="003A06D0">
              <w:rPr>
                <w:color w:val="19D131"/>
                <w:lang w:val="en-GB"/>
              </w:rPr>
              <w:t xml:space="preserve">The </w:t>
            </w:r>
            <w:r w:rsidR="00A71F46" w:rsidRPr="003A06D0">
              <w:rPr>
                <w:rFonts w:ascii="Courier New" w:eastAsia="Courier New" w:hAnsi="Courier New" w:cs="Courier New"/>
                <w:lang w:val="en-GB"/>
              </w:rPr>
              <w:t>NameID</w:t>
            </w:r>
            <w:r w:rsidR="00A71F46" w:rsidRPr="003A06D0">
              <w:rPr>
                <w:color w:val="19D131"/>
                <w:lang w:val="en-GB"/>
              </w:rPr>
              <w:t xml:space="preserve"> component is used when an element serves to represent an entity by a string-valued name. This component reflects the structure ‘NameID’ defined in the SAML2 specification </w:t>
            </w:r>
            <w:r w:rsidR="00A71F46" w:rsidRPr="003A06D0">
              <w:rPr>
                <w:rFonts w:eastAsia="Arial"/>
                <w:lang w:val="en-GB"/>
              </w:rPr>
              <w:t>[CLAUSE FOR LINK TO THE SAML2 SPEC]</w:t>
            </w:r>
            <w:r w:rsidR="00A71F46" w:rsidRPr="003A06D0">
              <w:rPr>
                <w:color w:val="19D131"/>
                <w:lang w:val="en-GB"/>
              </w:rPr>
              <w:t>. This section provides the definition required to support the DSS-X 2.0 multi-syntax approach.</w:t>
            </w:r>
          </w:ins>
          <w:customXmlInsRangeStart w:id="9745" w:author="Andreas Kuehne" w:date="2019-05-31T12:40:00Z"/>
        </w:sdtContent>
      </w:sdt>
      <w:customXmlInsRangeEnd w:id="9745"/>
    </w:p>
    <w:p w14:paraId="1C7BA0F3" w14:textId="77777777" w:rsidR="00A71F46" w:rsidRDefault="00A71F46" w:rsidP="00A71F46">
      <w:pPr>
        <w:rPr>
          <w:ins w:id="9746" w:author="Andreas Kuehne" w:date="2019-05-31T12:40:00Z"/>
        </w:rPr>
      </w:pPr>
      <w:ins w:id="9747" w:author="Andreas Kuehne" w:date="2019-05-31T12:40:00Z">
        <w:r>
          <w:t>Below follows a list of the sub-components that constitute this component:</w:t>
        </w:r>
      </w:ins>
    </w:p>
    <w:p w14:paraId="4DDA4432" w14:textId="77777777" w:rsidR="00A71F46" w:rsidRDefault="00A71F46" w:rsidP="00A71F46">
      <w:pPr>
        <w:pStyle w:val="Member"/>
        <w:rPr>
          <w:ins w:id="9748" w:author="Andreas Kuehne" w:date="2019-05-31T12:40:00Z"/>
        </w:rPr>
      </w:pPr>
      <w:ins w:id="9749" w:author="Andreas Kuehne" w:date="2019-05-31T12:40:00Z">
        <w:r>
          <w:t xml:space="preserve">The </w:t>
        </w:r>
        <w:r w:rsidRPr="35C1378D">
          <w:rPr>
            <w:rStyle w:val="Datatype"/>
          </w:rPr>
          <w:t>value</w:t>
        </w:r>
        <w:r>
          <w:t xml:space="preserve"> element MUST contain one instance of a string. </w:t>
        </w:r>
      </w:ins>
      <w:customXmlInsRangeStart w:id="9750" w:author="Andreas Kuehne" w:date="2019-05-31T12:40:00Z"/>
      <w:sdt>
        <w:sdtPr>
          <w:tag w:val="saml2rw-NameIDType.value"/>
          <w:id w:val="-454093179"/>
        </w:sdtPr>
        <w:sdtEndPr/>
        <w:sdtContent>
          <w:customXmlInsRangeEnd w:id="9750"/>
          <w:ins w:id="9751" w:author="Andreas Kuehne" w:date="2019-05-31T12:40:00Z">
            <w:r w:rsidRPr="003A06D0">
              <w:rPr>
                <w:color w:val="19D131"/>
                <w:lang w:val="en-GB"/>
              </w:rPr>
              <w:t xml:space="preserve">In non-XML representations the </w:t>
            </w:r>
            <w:r w:rsidRPr="003A06D0">
              <w:rPr>
                <w:rStyle w:val="Datatype"/>
                <w:lang w:val="en-GB"/>
              </w:rPr>
              <w:t>value</w:t>
            </w:r>
            <w:r w:rsidRPr="003A06D0">
              <w:rPr>
                <w:color w:val="19D131"/>
                <w:lang w:val="en-GB"/>
              </w:rPr>
              <w:t xml:space="preserve"> element contains the actual identifier</w:t>
            </w:r>
          </w:ins>
          <w:customXmlInsRangeStart w:id="9752" w:author="Andreas Kuehne" w:date="2019-05-31T12:40:00Z"/>
        </w:sdtContent>
      </w:sdt>
      <w:customXmlInsRangeEnd w:id="9752"/>
    </w:p>
    <w:p w14:paraId="49771BAA" w14:textId="77777777" w:rsidR="00A71F46" w:rsidRDefault="00A71F46" w:rsidP="00A71F46">
      <w:pPr>
        <w:pStyle w:val="Member"/>
        <w:rPr>
          <w:ins w:id="9753" w:author="Andreas Kuehne" w:date="2019-05-31T12:40:00Z"/>
        </w:rPr>
      </w:pPr>
      <w:ins w:id="9754" w:author="Andreas Kuehne" w:date="2019-05-31T12:40:00Z">
        <w:r>
          <w:t xml:space="preserve">The OPTIONAL </w:t>
        </w:r>
        <w:r w:rsidRPr="35C1378D">
          <w:rPr>
            <w:rStyle w:val="Datatype"/>
          </w:rPr>
          <w:t>Format</w:t>
        </w:r>
        <w:r>
          <w:t xml:space="preserve"> element, if present, MUST contain one instance of a URI. </w:t>
        </w:r>
      </w:ins>
      <w:customXmlInsRangeStart w:id="9755" w:author="Andreas Kuehne" w:date="2019-05-31T12:40:00Z"/>
      <w:sdt>
        <w:sdtPr>
          <w:alias w:val="saml2rw-NameIDType.format"/>
          <w:tag w:val="saml2rw-NameIDType.Format"/>
          <w:id w:val="1162655999"/>
        </w:sdtPr>
        <w:sdtEndPr/>
        <w:sdtContent>
          <w:customXmlInsRangeEnd w:id="9755"/>
          <w:ins w:id="9756" w:author="Andreas Kuehne" w:date="2019-05-31T12:40:00Z">
            <w:r w:rsidRPr="003A06D0">
              <w:rPr>
                <w:color w:val="19D131"/>
                <w:lang w:val="en-GB"/>
              </w:rPr>
              <w:t xml:space="preserve">The </w:t>
            </w:r>
            <w:r w:rsidRPr="003A06D0">
              <w:rPr>
                <w:rStyle w:val="Datatype"/>
                <w:lang w:val="en-GB"/>
              </w:rPr>
              <w:t>Format</w:t>
            </w:r>
            <w:r w:rsidRPr="003A06D0">
              <w:rPr>
                <w:color w:val="19D131"/>
                <w:lang w:val="en-GB"/>
              </w:rPr>
              <w:t xml:space="preserve"> element represents the classification of string-based identifier information.</w:t>
            </w:r>
          </w:ins>
          <w:customXmlInsRangeStart w:id="9757" w:author="Andreas Kuehne" w:date="2019-05-31T12:40:00Z"/>
        </w:sdtContent>
      </w:sdt>
      <w:customXmlInsRangeEnd w:id="9757"/>
    </w:p>
    <w:p w14:paraId="796D1901" w14:textId="77777777" w:rsidR="00A71F46" w:rsidRDefault="00A71F46" w:rsidP="00A71F46">
      <w:pPr>
        <w:pStyle w:val="Member"/>
        <w:rPr>
          <w:ins w:id="9758" w:author="Andreas Kuehne" w:date="2019-05-31T12:40:00Z"/>
        </w:rPr>
      </w:pPr>
      <w:ins w:id="9759" w:author="Andreas Kuehne" w:date="2019-05-31T12:40:00Z">
        <w:r>
          <w:t xml:space="preserve">The OPTIONAL </w:t>
        </w:r>
        <w:r w:rsidRPr="35C1378D">
          <w:rPr>
            <w:rStyle w:val="Datatype"/>
          </w:rPr>
          <w:t>SPProvidedID</w:t>
        </w:r>
        <w:r>
          <w:t xml:space="preserve"> element, if present, MUST contain one instance of a string. </w:t>
        </w:r>
      </w:ins>
      <w:customXmlInsRangeStart w:id="9760" w:author="Andreas Kuehne" w:date="2019-05-31T12:40:00Z"/>
      <w:sdt>
        <w:sdtPr>
          <w:alias w:val="saml2rw-NameIDType.provId"/>
          <w:tag w:val="saml2rw-NameIDType.SPProvidedID"/>
          <w:id w:val="-2066484224"/>
        </w:sdtPr>
        <w:sdtEndPr/>
        <w:sdtContent>
          <w:customXmlInsRangeEnd w:id="9760"/>
          <w:ins w:id="9761" w:author="Andreas Kuehne" w:date="2019-05-31T12:40:00Z">
            <w:r w:rsidRPr="003A06D0">
              <w:rPr>
                <w:color w:val="19D131"/>
                <w:lang w:val="en-GB"/>
              </w:rPr>
              <w:t xml:space="preserve">The </w:t>
            </w:r>
            <w:r w:rsidRPr="003A06D0">
              <w:rPr>
                <w:rStyle w:val="Datatype"/>
                <w:lang w:val="en-GB"/>
              </w:rPr>
              <w:t>SPProvidedID</w:t>
            </w:r>
            <w:r w:rsidRPr="003A06D0">
              <w:rPr>
                <w:color w:val="19D131"/>
                <w:lang w:val="en-GB"/>
              </w:rPr>
              <w:t xml:space="preserve"> element defines the alternative identifier of the principal most recently set by the service provider or affiliation, if any</w:t>
            </w:r>
          </w:ins>
          <w:customXmlInsRangeStart w:id="9762" w:author="Andreas Kuehne" w:date="2019-05-31T12:40:00Z"/>
        </w:sdtContent>
      </w:sdt>
      <w:customXmlInsRangeEnd w:id="9762"/>
    </w:p>
    <w:p w14:paraId="696529CE" w14:textId="77777777" w:rsidR="00A71F46" w:rsidRDefault="00A71F46" w:rsidP="00A71F46">
      <w:pPr>
        <w:pStyle w:val="Member"/>
        <w:rPr>
          <w:ins w:id="9763" w:author="Andreas Kuehne" w:date="2019-05-31T12:40:00Z"/>
        </w:rPr>
      </w:pPr>
      <w:ins w:id="9764" w:author="Andreas Kuehne" w:date="2019-05-31T12:40:00Z">
        <w:r>
          <w:t xml:space="preserve">The OPTIONAL </w:t>
        </w:r>
        <w:r w:rsidRPr="35C1378D">
          <w:rPr>
            <w:rStyle w:val="Datatype"/>
          </w:rPr>
          <w:t>NameQualifier</w:t>
        </w:r>
        <w:r>
          <w:t xml:space="preserve"> element, if present, MUST contain one instance of a string. </w:t>
        </w:r>
      </w:ins>
      <w:customXmlInsRangeStart w:id="9765" w:author="Andreas Kuehne" w:date="2019-05-31T12:40:00Z"/>
      <w:sdt>
        <w:sdtPr>
          <w:alias w:val="saml2rw-NameIDType.nameQual"/>
          <w:tag w:val="saml2rw-NameIDType.NameQualifier"/>
          <w:id w:val="394400953"/>
        </w:sdtPr>
        <w:sdtEndPr/>
        <w:sdtContent>
          <w:customXmlInsRangeEnd w:id="9765"/>
          <w:ins w:id="9766" w:author="Andreas Kuehne" w:date="2019-05-31T12:40:00Z">
            <w:r w:rsidRPr="003A06D0">
              <w:rPr>
                <w:color w:val="19D131"/>
                <w:lang w:val="en-GB"/>
              </w:rPr>
              <w:t xml:space="preserve">The </w:t>
            </w:r>
            <w:r w:rsidRPr="003A06D0">
              <w:rPr>
                <w:rStyle w:val="Datatype"/>
                <w:lang w:val="en-GB"/>
              </w:rPr>
              <w:t>NameQualifier</w:t>
            </w:r>
            <w:r w:rsidRPr="003A06D0">
              <w:rPr>
                <w:color w:val="19D131"/>
                <w:lang w:val="en-GB"/>
              </w:rPr>
              <w:t xml:space="preserve"> element contains the security or administrative domain that qualifies the name. This attribute provides a means to federate names from disparate user stores without collision.</w:t>
            </w:r>
          </w:ins>
          <w:customXmlInsRangeStart w:id="9767" w:author="Andreas Kuehne" w:date="2019-05-31T12:40:00Z"/>
        </w:sdtContent>
      </w:sdt>
      <w:customXmlInsRangeEnd w:id="9767"/>
    </w:p>
    <w:p w14:paraId="6901BA25" w14:textId="77777777" w:rsidR="00A71F46" w:rsidRDefault="00A71F46" w:rsidP="00A71F46">
      <w:pPr>
        <w:pStyle w:val="Member"/>
        <w:rPr>
          <w:ins w:id="9768" w:author="Andreas Kuehne" w:date="2019-05-31T12:40:00Z"/>
        </w:rPr>
      </w:pPr>
      <w:ins w:id="9769" w:author="Andreas Kuehne" w:date="2019-05-31T12:40:00Z">
        <w:r>
          <w:t xml:space="preserve">The OPTIONAL </w:t>
        </w:r>
        <w:r w:rsidRPr="35C1378D">
          <w:rPr>
            <w:rStyle w:val="Datatype"/>
          </w:rPr>
          <w:t>SPNameQualifier</w:t>
        </w:r>
        <w:r>
          <w:t xml:space="preserve"> element, if present, MUST contain one instance of a string. </w:t>
        </w:r>
      </w:ins>
      <w:customXmlInsRangeStart w:id="9770" w:author="Andreas Kuehne" w:date="2019-05-31T12:40:00Z"/>
      <w:sdt>
        <w:sdtPr>
          <w:alias w:val="saml2rw-NameIDType.spNameQual"/>
          <w:tag w:val="saml2rw-NameIDType.SPNameQualifier"/>
          <w:id w:val="1312754280"/>
        </w:sdtPr>
        <w:sdtEndPr/>
        <w:sdtContent>
          <w:customXmlInsRangeEnd w:id="9770"/>
          <w:ins w:id="9771" w:author="Andreas Kuehne" w:date="2019-05-31T12:40:00Z">
            <w:r w:rsidRPr="003A06D0">
              <w:rPr>
                <w:color w:val="19D131"/>
                <w:lang w:val="en-GB"/>
              </w:rPr>
              <w:t xml:space="preserve">The </w:t>
            </w:r>
            <w:r w:rsidRPr="003A06D0">
              <w:rPr>
                <w:rStyle w:val="Datatype"/>
                <w:lang w:val="en-GB"/>
              </w:rPr>
              <w:t>SPNameQualifier</w:t>
            </w:r>
            <w:r w:rsidRPr="003A06D0">
              <w:rPr>
                <w:color w:val="19D131"/>
                <w:lang w:val="en-GB"/>
              </w:rPr>
              <w:t xml:space="preserve"> element further qualifies a name with the name of a service provider or affiliation of providers. This attribute provides an additional means to federate names on the basis of the relying party or parties.</w:t>
            </w:r>
          </w:ins>
          <w:customXmlInsRangeStart w:id="9772" w:author="Andreas Kuehne" w:date="2019-05-31T12:40:00Z"/>
        </w:sdtContent>
      </w:sdt>
      <w:customXmlInsRangeEnd w:id="9772"/>
    </w:p>
    <w:p w14:paraId="024F1661" w14:textId="77777777" w:rsidR="00A71F46" w:rsidRDefault="00A71F46" w:rsidP="00A71F46">
      <w:pPr>
        <w:pStyle w:val="Non-normativeCommentHeading"/>
        <w:rPr>
          <w:ins w:id="9773" w:author="Andreas Kuehne" w:date="2019-05-31T12:40:00Z"/>
        </w:rPr>
      </w:pPr>
      <w:ins w:id="9774" w:author="Andreas Kuehne" w:date="2019-05-31T12:40:00Z">
        <w:r>
          <w:t>Non-normative Comment:</w:t>
        </w:r>
      </w:ins>
    </w:p>
    <w:p w14:paraId="2F1A4129" w14:textId="77777777" w:rsidR="00A71F46" w:rsidRDefault="001A1734" w:rsidP="00A71F46">
      <w:pPr>
        <w:pStyle w:val="Non-normativeComment"/>
        <w:rPr>
          <w:ins w:id="9775" w:author="Andreas Kuehne" w:date="2019-05-31T12:40:00Z"/>
        </w:rPr>
      </w:pPr>
      <w:customXmlInsRangeStart w:id="9776" w:author="Andreas Kuehne" w:date="2019-05-31T12:40:00Z"/>
      <w:sdt>
        <w:sdtPr>
          <w:tag w:val="saml2rw-NameIDType.-nonNormative"/>
          <w:id w:val="-1866899338"/>
          <w:showingPlcHdr/>
        </w:sdtPr>
        <w:sdtEndPr/>
        <w:sdtContent>
          <w:customXmlInsRangeEnd w:id="9776"/>
          <w:ins w:id="9777" w:author="Andreas Kuehne" w:date="2019-05-31T12:40:00Z">
            <w:r w:rsidR="00A71F46">
              <w:rPr>
                <w:color w:val="19D131"/>
              </w:rPr>
              <w:t>[component NameID non normative details]</w:t>
            </w:r>
          </w:ins>
          <w:customXmlInsRangeStart w:id="9778" w:author="Andreas Kuehne" w:date="2019-05-31T12:40:00Z"/>
        </w:sdtContent>
      </w:sdt>
      <w:customXmlInsRangeEnd w:id="9778"/>
    </w:p>
    <w:p w14:paraId="1D428509" w14:textId="77777777" w:rsidR="00A71F46" w:rsidRDefault="00A71F46" w:rsidP="00A71F46">
      <w:pPr>
        <w:pStyle w:val="berschrift4"/>
        <w:numPr>
          <w:ilvl w:val="3"/>
          <w:numId w:val="3"/>
        </w:numPr>
        <w:rPr>
          <w:ins w:id="9779" w:author="Andreas Kuehne" w:date="2019-05-31T12:40:00Z"/>
        </w:rPr>
      </w:pPr>
      <w:bookmarkStart w:id="9780" w:name="_Toc10206929"/>
      <w:ins w:id="9781" w:author="Andreas Kuehne" w:date="2019-05-31T12:40:00Z">
        <w:r>
          <w:t>NameID – JSON Syntax</w:t>
        </w:r>
        <w:bookmarkEnd w:id="9780"/>
      </w:ins>
    </w:p>
    <w:p w14:paraId="1BF66B29" w14:textId="77777777" w:rsidR="00A71F46" w:rsidRPr="0248A3D1" w:rsidRDefault="00A71F46" w:rsidP="00A71F46">
      <w:pPr>
        <w:rPr>
          <w:ins w:id="9782" w:author="Andreas Kuehne" w:date="2019-05-31T12:40:00Z"/>
        </w:rPr>
      </w:pPr>
      <w:ins w:id="9783" w:author="Andreas Kuehne" w:date="2019-05-31T12:40:00Z">
        <w:r w:rsidRPr="002062A5">
          <w:rPr>
            <w:rFonts w:eastAsia="Arial" w:cs="Arial"/>
            <w:sz w:val="22"/>
            <w:szCs w:val="22"/>
          </w:rPr>
          <w:t xml:space="preserve">The </w:t>
        </w:r>
        <w:r w:rsidRPr="002062A5">
          <w:rPr>
            <w:rFonts w:ascii="Courier New" w:eastAsia="Courier New" w:hAnsi="Courier New" w:cs="Courier New"/>
          </w:rPr>
          <w:t>NameIDType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NameID</w:t>
        </w:r>
        <w:r>
          <w:t xml:space="preserve"> component.</w:t>
        </w:r>
      </w:ins>
    </w:p>
    <w:p w14:paraId="5779C2E8" w14:textId="77777777" w:rsidR="00A71F46" w:rsidRPr="C2430093" w:rsidRDefault="00A71F46" w:rsidP="00A71F46">
      <w:pPr>
        <w:spacing w:line="259" w:lineRule="auto"/>
        <w:rPr>
          <w:ins w:id="9784" w:author="Andreas Kuehne" w:date="2019-05-31T12:40:00Z"/>
          <w:rFonts w:eastAsia="Arial" w:cs="Arial"/>
          <w:sz w:val="22"/>
          <w:szCs w:val="22"/>
        </w:rPr>
      </w:pPr>
      <w:ins w:id="9785"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NameID</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300"/>
        <w:gridCol w:w="3083"/>
        <w:gridCol w:w="2967"/>
      </w:tblGrid>
      <w:tr w:rsidR="00A71F46" w14:paraId="039EAAF5" w14:textId="77777777" w:rsidTr="00A71F46">
        <w:trPr>
          <w:cnfStyle w:val="100000000000" w:firstRow="1" w:lastRow="0" w:firstColumn="0" w:lastColumn="0" w:oddVBand="0" w:evenVBand="0" w:oddHBand="0" w:evenHBand="0" w:firstRowFirstColumn="0" w:firstRowLastColumn="0" w:lastRowFirstColumn="0" w:lastRowLastColumn="0"/>
          <w:ins w:id="978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5373544" w14:textId="77777777" w:rsidR="00A71F46" w:rsidRDefault="00A71F46" w:rsidP="00A71F46">
            <w:pPr>
              <w:pStyle w:val="Beschriftung"/>
              <w:rPr>
                <w:ins w:id="9787" w:author="Andreas Kuehne" w:date="2019-05-31T12:40:00Z"/>
              </w:rPr>
            </w:pPr>
            <w:ins w:id="9788" w:author="Andreas Kuehne" w:date="2019-05-31T12:40:00Z">
              <w:r>
                <w:t>Element</w:t>
              </w:r>
            </w:ins>
          </w:p>
        </w:tc>
        <w:tc>
          <w:tcPr>
            <w:tcW w:w="4675" w:type="dxa"/>
          </w:tcPr>
          <w:p w14:paraId="62035CA0"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9789" w:author="Andreas Kuehne" w:date="2019-05-31T12:40:00Z"/>
              </w:rPr>
            </w:pPr>
            <w:ins w:id="9790" w:author="Andreas Kuehne" w:date="2019-05-31T12:40:00Z">
              <w:r>
                <w:t>Implementing JSON member name</w:t>
              </w:r>
            </w:ins>
          </w:p>
        </w:tc>
        <w:tc>
          <w:tcPr>
            <w:tcW w:w="4675" w:type="dxa"/>
          </w:tcPr>
          <w:p w14:paraId="360547C2"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9791" w:author="Andreas Kuehne" w:date="2019-05-31T12:40:00Z"/>
              </w:rPr>
            </w:pPr>
            <w:ins w:id="9792" w:author="Andreas Kuehne" w:date="2019-05-31T12:40:00Z">
              <w:r>
                <w:t>Comments</w:t>
              </w:r>
            </w:ins>
          </w:p>
        </w:tc>
      </w:tr>
      <w:tr w:rsidR="00A71F46" w14:paraId="559EBEF1" w14:textId="77777777" w:rsidTr="00A71F46">
        <w:trPr>
          <w:ins w:id="9793"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911256F" w14:textId="77777777" w:rsidR="00A71F46" w:rsidRPr="002062A5" w:rsidRDefault="00A71F46" w:rsidP="00A71F46">
            <w:pPr>
              <w:pStyle w:val="Beschriftung"/>
              <w:rPr>
                <w:ins w:id="9794" w:author="Andreas Kuehne" w:date="2019-05-31T12:40:00Z"/>
                <w:rStyle w:val="Datatype"/>
                <w:b w:val="0"/>
                <w:bCs w:val="0"/>
              </w:rPr>
            </w:pPr>
            <w:ins w:id="9795" w:author="Andreas Kuehne" w:date="2019-05-31T12:40:00Z">
              <w:r w:rsidRPr="002062A5">
                <w:rPr>
                  <w:rStyle w:val="Datatype"/>
                </w:rPr>
                <w:t>value</w:t>
              </w:r>
            </w:ins>
          </w:p>
        </w:tc>
        <w:tc>
          <w:tcPr>
            <w:tcW w:w="4675" w:type="dxa"/>
          </w:tcPr>
          <w:p w14:paraId="21D60884"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9796" w:author="Andreas Kuehne" w:date="2019-05-31T12:40:00Z"/>
                <w:rStyle w:val="Datatype"/>
              </w:rPr>
            </w:pPr>
            <w:ins w:id="9797" w:author="Andreas Kuehne" w:date="2019-05-31T12:40:00Z">
              <w:r w:rsidRPr="002062A5">
                <w:rPr>
                  <w:rStyle w:val="Datatype"/>
                </w:rPr>
                <w:t>value</w:t>
              </w:r>
            </w:ins>
          </w:p>
        </w:tc>
        <w:tc>
          <w:tcPr>
            <w:tcW w:w="4675" w:type="dxa"/>
          </w:tcPr>
          <w:p w14:paraId="2B1166BA"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9798" w:author="Andreas Kuehne" w:date="2019-05-31T12:40:00Z"/>
              </w:rPr>
            </w:pPr>
            <w:customXmlInsRangeStart w:id="9799" w:author="Andreas Kuehne" w:date="2019-05-31T12:40:00Z"/>
            <w:sdt>
              <w:sdtPr>
                <w:alias w:val="saml2rw-NameIDType.value"/>
                <w:tag w:val="saml2rw-NameIDType.-jsonComment.value"/>
                <w:id w:val="-455024822"/>
                <w:showingPlcHdr/>
              </w:sdtPr>
              <w:sdtEndPr/>
              <w:sdtContent>
                <w:customXmlInsRangeEnd w:id="9799"/>
                <w:ins w:id="9800" w:author="Andreas Kuehne" w:date="2019-05-31T12:40:00Z">
                  <w:r w:rsidR="00A71F46">
                    <w:rPr>
                      <w:color w:val="19D131"/>
                    </w:rPr>
                    <w:t>[]</w:t>
                  </w:r>
                </w:ins>
                <w:customXmlInsRangeStart w:id="9801" w:author="Andreas Kuehne" w:date="2019-05-31T12:40:00Z"/>
              </w:sdtContent>
            </w:sdt>
            <w:customXmlInsRangeEnd w:id="9801"/>
          </w:p>
        </w:tc>
      </w:tr>
      <w:tr w:rsidR="00A71F46" w14:paraId="75D149CC" w14:textId="77777777" w:rsidTr="00A71F46">
        <w:trPr>
          <w:ins w:id="9802"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610076E" w14:textId="77777777" w:rsidR="00A71F46" w:rsidRPr="002062A5" w:rsidRDefault="00A71F46" w:rsidP="00A71F46">
            <w:pPr>
              <w:pStyle w:val="Beschriftung"/>
              <w:rPr>
                <w:ins w:id="9803" w:author="Andreas Kuehne" w:date="2019-05-31T12:40:00Z"/>
                <w:rStyle w:val="Datatype"/>
                <w:b w:val="0"/>
                <w:bCs w:val="0"/>
              </w:rPr>
            </w:pPr>
            <w:ins w:id="9804" w:author="Andreas Kuehne" w:date="2019-05-31T12:40:00Z">
              <w:r w:rsidRPr="002062A5">
                <w:rPr>
                  <w:rStyle w:val="Datatype"/>
                </w:rPr>
                <w:t>Format</w:t>
              </w:r>
            </w:ins>
          </w:p>
        </w:tc>
        <w:tc>
          <w:tcPr>
            <w:tcW w:w="4675" w:type="dxa"/>
          </w:tcPr>
          <w:p w14:paraId="6FF9E5AB"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9805" w:author="Andreas Kuehne" w:date="2019-05-31T12:40:00Z"/>
                <w:rStyle w:val="Datatype"/>
              </w:rPr>
            </w:pPr>
            <w:ins w:id="9806" w:author="Andreas Kuehne" w:date="2019-05-31T12:40:00Z">
              <w:r w:rsidRPr="002062A5">
                <w:rPr>
                  <w:rStyle w:val="Datatype"/>
                </w:rPr>
                <w:t>format</w:t>
              </w:r>
            </w:ins>
          </w:p>
        </w:tc>
        <w:tc>
          <w:tcPr>
            <w:tcW w:w="4675" w:type="dxa"/>
          </w:tcPr>
          <w:p w14:paraId="60ECC1BD"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9807" w:author="Andreas Kuehne" w:date="2019-05-31T12:40:00Z"/>
              </w:rPr>
            </w:pPr>
            <w:customXmlInsRangeStart w:id="9808" w:author="Andreas Kuehne" w:date="2019-05-31T12:40:00Z"/>
            <w:sdt>
              <w:sdtPr>
                <w:alias w:val="saml2rw-NameIDType.format"/>
                <w:tag w:val="saml2rw-NameIDType.-jsonComment.Format"/>
                <w:id w:val="1982264603"/>
                <w:showingPlcHdr/>
              </w:sdtPr>
              <w:sdtEndPr/>
              <w:sdtContent>
                <w:customXmlInsRangeEnd w:id="9808"/>
                <w:ins w:id="9809" w:author="Andreas Kuehne" w:date="2019-05-31T12:40:00Z">
                  <w:r w:rsidR="00A71F46">
                    <w:rPr>
                      <w:color w:val="19D131"/>
                    </w:rPr>
                    <w:t>[]</w:t>
                  </w:r>
                </w:ins>
                <w:customXmlInsRangeStart w:id="9810" w:author="Andreas Kuehne" w:date="2019-05-31T12:40:00Z"/>
              </w:sdtContent>
            </w:sdt>
            <w:customXmlInsRangeEnd w:id="9810"/>
          </w:p>
        </w:tc>
      </w:tr>
      <w:tr w:rsidR="00A71F46" w14:paraId="6BD6E153" w14:textId="77777777" w:rsidTr="00A71F46">
        <w:trPr>
          <w:ins w:id="981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90904A7" w14:textId="77777777" w:rsidR="00A71F46" w:rsidRPr="002062A5" w:rsidRDefault="00A71F46" w:rsidP="00A71F46">
            <w:pPr>
              <w:pStyle w:val="Beschriftung"/>
              <w:rPr>
                <w:ins w:id="9812" w:author="Andreas Kuehne" w:date="2019-05-31T12:40:00Z"/>
                <w:rStyle w:val="Datatype"/>
                <w:b w:val="0"/>
                <w:bCs w:val="0"/>
              </w:rPr>
            </w:pPr>
            <w:ins w:id="9813" w:author="Andreas Kuehne" w:date="2019-05-31T12:40:00Z">
              <w:r w:rsidRPr="002062A5">
                <w:rPr>
                  <w:rStyle w:val="Datatype"/>
                </w:rPr>
                <w:t>SPProvidedID</w:t>
              </w:r>
            </w:ins>
          </w:p>
        </w:tc>
        <w:tc>
          <w:tcPr>
            <w:tcW w:w="4675" w:type="dxa"/>
          </w:tcPr>
          <w:p w14:paraId="6A046A16"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9814" w:author="Andreas Kuehne" w:date="2019-05-31T12:40:00Z"/>
                <w:rStyle w:val="Datatype"/>
              </w:rPr>
            </w:pPr>
            <w:ins w:id="9815" w:author="Andreas Kuehne" w:date="2019-05-31T12:40:00Z">
              <w:r w:rsidRPr="002062A5">
                <w:rPr>
                  <w:rStyle w:val="Datatype"/>
                </w:rPr>
                <w:t>provId</w:t>
              </w:r>
            </w:ins>
          </w:p>
        </w:tc>
        <w:tc>
          <w:tcPr>
            <w:tcW w:w="4675" w:type="dxa"/>
          </w:tcPr>
          <w:p w14:paraId="4666ABBA"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9816" w:author="Andreas Kuehne" w:date="2019-05-31T12:40:00Z"/>
              </w:rPr>
            </w:pPr>
            <w:customXmlInsRangeStart w:id="9817" w:author="Andreas Kuehne" w:date="2019-05-31T12:40:00Z"/>
            <w:sdt>
              <w:sdtPr>
                <w:alias w:val="saml2rw-NameIDType.provId"/>
                <w:tag w:val="saml2rw-NameIDType.-jsonComment.SPProvidedID"/>
                <w:id w:val="1848824722"/>
                <w:showingPlcHdr/>
              </w:sdtPr>
              <w:sdtEndPr/>
              <w:sdtContent>
                <w:customXmlInsRangeEnd w:id="9817"/>
                <w:ins w:id="9818" w:author="Andreas Kuehne" w:date="2019-05-31T12:40:00Z">
                  <w:r w:rsidR="00A71F46">
                    <w:rPr>
                      <w:color w:val="19D131"/>
                    </w:rPr>
                    <w:t>[]</w:t>
                  </w:r>
                </w:ins>
                <w:customXmlInsRangeStart w:id="9819" w:author="Andreas Kuehne" w:date="2019-05-31T12:40:00Z"/>
              </w:sdtContent>
            </w:sdt>
            <w:customXmlInsRangeEnd w:id="9819"/>
          </w:p>
        </w:tc>
      </w:tr>
      <w:tr w:rsidR="00A71F46" w14:paraId="3877C239" w14:textId="77777777" w:rsidTr="00A71F46">
        <w:trPr>
          <w:ins w:id="982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D8F166E" w14:textId="77777777" w:rsidR="00A71F46" w:rsidRPr="002062A5" w:rsidRDefault="00A71F46" w:rsidP="00A71F46">
            <w:pPr>
              <w:pStyle w:val="Beschriftung"/>
              <w:rPr>
                <w:ins w:id="9821" w:author="Andreas Kuehne" w:date="2019-05-31T12:40:00Z"/>
                <w:rStyle w:val="Datatype"/>
                <w:b w:val="0"/>
                <w:bCs w:val="0"/>
              </w:rPr>
            </w:pPr>
            <w:ins w:id="9822" w:author="Andreas Kuehne" w:date="2019-05-31T12:40:00Z">
              <w:r w:rsidRPr="002062A5">
                <w:rPr>
                  <w:rStyle w:val="Datatype"/>
                </w:rPr>
                <w:t>NameQualifier</w:t>
              </w:r>
            </w:ins>
          </w:p>
        </w:tc>
        <w:tc>
          <w:tcPr>
            <w:tcW w:w="4675" w:type="dxa"/>
          </w:tcPr>
          <w:p w14:paraId="655C3561"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9823" w:author="Andreas Kuehne" w:date="2019-05-31T12:40:00Z"/>
                <w:rStyle w:val="Datatype"/>
              </w:rPr>
            </w:pPr>
            <w:ins w:id="9824" w:author="Andreas Kuehne" w:date="2019-05-31T12:40:00Z">
              <w:r w:rsidRPr="002062A5">
                <w:rPr>
                  <w:rStyle w:val="Datatype"/>
                </w:rPr>
                <w:t>nameQual</w:t>
              </w:r>
            </w:ins>
          </w:p>
        </w:tc>
        <w:tc>
          <w:tcPr>
            <w:tcW w:w="4675" w:type="dxa"/>
          </w:tcPr>
          <w:p w14:paraId="1D78A5A7"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9825" w:author="Andreas Kuehne" w:date="2019-05-31T12:40:00Z"/>
              </w:rPr>
            </w:pPr>
            <w:customXmlInsRangeStart w:id="9826" w:author="Andreas Kuehne" w:date="2019-05-31T12:40:00Z"/>
            <w:sdt>
              <w:sdtPr>
                <w:alias w:val="saml2rw-NameIDType.nameQual"/>
                <w:tag w:val="saml2rw-NameIDType.-jsonComment.NameQualifier"/>
                <w:id w:val="-548616871"/>
                <w:showingPlcHdr/>
              </w:sdtPr>
              <w:sdtEndPr/>
              <w:sdtContent>
                <w:customXmlInsRangeEnd w:id="9826"/>
                <w:ins w:id="9827" w:author="Andreas Kuehne" w:date="2019-05-31T12:40:00Z">
                  <w:r w:rsidR="00A71F46">
                    <w:rPr>
                      <w:color w:val="19D131"/>
                    </w:rPr>
                    <w:t>[]</w:t>
                  </w:r>
                </w:ins>
                <w:customXmlInsRangeStart w:id="9828" w:author="Andreas Kuehne" w:date="2019-05-31T12:40:00Z"/>
              </w:sdtContent>
            </w:sdt>
            <w:customXmlInsRangeEnd w:id="9828"/>
          </w:p>
        </w:tc>
      </w:tr>
      <w:tr w:rsidR="00A71F46" w14:paraId="4886088E" w14:textId="77777777" w:rsidTr="00A71F46">
        <w:trPr>
          <w:ins w:id="9829"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562D447" w14:textId="77777777" w:rsidR="00A71F46" w:rsidRPr="002062A5" w:rsidRDefault="00A71F46" w:rsidP="00A71F46">
            <w:pPr>
              <w:pStyle w:val="Beschriftung"/>
              <w:rPr>
                <w:ins w:id="9830" w:author="Andreas Kuehne" w:date="2019-05-31T12:40:00Z"/>
                <w:rStyle w:val="Datatype"/>
                <w:b w:val="0"/>
                <w:bCs w:val="0"/>
              </w:rPr>
            </w:pPr>
            <w:ins w:id="9831" w:author="Andreas Kuehne" w:date="2019-05-31T12:40:00Z">
              <w:r w:rsidRPr="002062A5">
                <w:rPr>
                  <w:rStyle w:val="Datatype"/>
                </w:rPr>
                <w:t>SPNameQualifier</w:t>
              </w:r>
            </w:ins>
          </w:p>
        </w:tc>
        <w:tc>
          <w:tcPr>
            <w:tcW w:w="4675" w:type="dxa"/>
          </w:tcPr>
          <w:p w14:paraId="1B76A440"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9832" w:author="Andreas Kuehne" w:date="2019-05-31T12:40:00Z"/>
                <w:rStyle w:val="Datatype"/>
              </w:rPr>
            </w:pPr>
            <w:ins w:id="9833" w:author="Andreas Kuehne" w:date="2019-05-31T12:40:00Z">
              <w:r w:rsidRPr="002062A5">
                <w:rPr>
                  <w:rStyle w:val="Datatype"/>
                </w:rPr>
                <w:t>spNameQual</w:t>
              </w:r>
            </w:ins>
          </w:p>
        </w:tc>
        <w:tc>
          <w:tcPr>
            <w:tcW w:w="4675" w:type="dxa"/>
          </w:tcPr>
          <w:p w14:paraId="3187F9C7"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9834" w:author="Andreas Kuehne" w:date="2019-05-31T12:40:00Z"/>
              </w:rPr>
            </w:pPr>
            <w:customXmlInsRangeStart w:id="9835" w:author="Andreas Kuehne" w:date="2019-05-31T12:40:00Z"/>
            <w:sdt>
              <w:sdtPr>
                <w:alias w:val="saml2rw-NameIDType.spNameQual"/>
                <w:tag w:val="saml2rw-NameIDType.-jsonComment.SPNameQualifier"/>
                <w:id w:val="1394237583"/>
                <w:showingPlcHdr/>
              </w:sdtPr>
              <w:sdtEndPr/>
              <w:sdtContent>
                <w:customXmlInsRangeEnd w:id="9835"/>
                <w:ins w:id="9836" w:author="Andreas Kuehne" w:date="2019-05-31T12:40:00Z">
                  <w:r w:rsidR="00A71F46">
                    <w:rPr>
                      <w:color w:val="19D131"/>
                    </w:rPr>
                    <w:t>[]</w:t>
                  </w:r>
                </w:ins>
                <w:customXmlInsRangeStart w:id="9837" w:author="Andreas Kuehne" w:date="2019-05-31T12:40:00Z"/>
              </w:sdtContent>
            </w:sdt>
            <w:customXmlInsRangeEnd w:id="9837"/>
          </w:p>
        </w:tc>
      </w:tr>
    </w:tbl>
    <w:p w14:paraId="59031171" w14:textId="77777777" w:rsidR="00A71F46" w:rsidRPr="0202B381" w:rsidRDefault="00A71F46" w:rsidP="00A71F46">
      <w:pPr>
        <w:rPr>
          <w:ins w:id="9838" w:author="Andreas Kuehne" w:date="2019-05-31T12:40:00Z"/>
        </w:rPr>
      </w:pPr>
      <w:ins w:id="9839" w:author="Andreas Kuehne" w:date="2019-05-31T12:40:00Z">
        <w:r w:rsidRPr="002062A5">
          <w:rPr>
            <w:rFonts w:eastAsia="Arial" w:cs="Arial"/>
            <w:sz w:val="22"/>
            <w:szCs w:val="22"/>
          </w:rPr>
          <w:t xml:space="preserve">The </w:t>
        </w:r>
        <w:r w:rsidRPr="002062A5">
          <w:rPr>
            <w:rFonts w:ascii="Courier New" w:eastAsia="Courier New" w:hAnsi="Courier New" w:cs="Courier New"/>
          </w:rPr>
          <w:t>NameIDType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65C0FE6E" w14:textId="77777777" w:rsidR="00A71F46" w:rsidRDefault="00A71F46" w:rsidP="00A71F46">
      <w:pPr>
        <w:pStyle w:val="Code"/>
        <w:spacing w:line="259" w:lineRule="auto"/>
        <w:rPr>
          <w:ins w:id="9840" w:author="Andreas Kuehne" w:date="2019-05-31T12:40:00Z"/>
        </w:rPr>
      </w:pPr>
      <w:ins w:id="9841" w:author="Andreas Kuehne" w:date="2019-05-31T12:40:00Z">
        <w:r>
          <w:rPr>
            <w:color w:val="31849B" w:themeColor="accent5" w:themeShade="BF"/>
          </w:rPr>
          <w:t>"saml2rw-NameIDType"</w:t>
        </w:r>
        <w:r>
          <w:t>: {</w:t>
        </w:r>
      </w:ins>
    </w:p>
    <w:p w14:paraId="37EDAEC2" w14:textId="77777777" w:rsidR="00A71F46" w:rsidRDefault="00A71F46" w:rsidP="00A71F46">
      <w:pPr>
        <w:pStyle w:val="Code"/>
        <w:spacing w:line="259" w:lineRule="auto"/>
        <w:rPr>
          <w:ins w:id="9842" w:author="Andreas Kuehne" w:date="2019-05-31T12:40:00Z"/>
        </w:rPr>
      </w:pPr>
      <w:ins w:id="9843" w:author="Andreas Kuehne" w:date="2019-05-31T12:40:00Z">
        <w:r>
          <w:rPr>
            <w:color w:val="31849B" w:themeColor="accent5" w:themeShade="BF"/>
          </w:rPr>
          <w:t xml:space="preserve">  "type"</w:t>
        </w:r>
        <w:r>
          <w:t xml:space="preserve">: </w:t>
        </w:r>
        <w:r>
          <w:rPr>
            <w:color w:val="244061" w:themeColor="accent1" w:themeShade="80"/>
          </w:rPr>
          <w:t>"object",</w:t>
        </w:r>
      </w:ins>
    </w:p>
    <w:p w14:paraId="3456186D" w14:textId="77777777" w:rsidR="00A71F46" w:rsidRDefault="00A71F46" w:rsidP="00A71F46">
      <w:pPr>
        <w:pStyle w:val="Code"/>
        <w:spacing w:line="259" w:lineRule="auto"/>
        <w:rPr>
          <w:ins w:id="9844" w:author="Andreas Kuehne" w:date="2019-05-31T12:40:00Z"/>
        </w:rPr>
      </w:pPr>
      <w:ins w:id="9845" w:author="Andreas Kuehne" w:date="2019-05-31T12:40:00Z">
        <w:r>
          <w:rPr>
            <w:color w:val="31849B" w:themeColor="accent5" w:themeShade="BF"/>
          </w:rPr>
          <w:t xml:space="preserve">  "properties"</w:t>
        </w:r>
        <w:r>
          <w:t>: {</w:t>
        </w:r>
      </w:ins>
    </w:p>
    <w:p w14:paraId="65F3E02B" w14:textId="77777777" w:rsidR="00A71F46" w:rsidRDefault="00A71F46" w:rsidP="00A71F46">
      <w:pPr>
        <w:pStyle w:val="Code"/>
        <w:spacing w:line="259" w:lineRule="auto"/>
        <w:rPr>
          <w:ins w:id="9846" w:author="Andreas Kuehne" w:date="2019-05-31T12:40:00Z"/>
        </w:rPr>
      </w:pPr>
      <w:ins w:id="9847" w:author="Andreas Kuehne" w:date="2019-05-31T12:40:00Z">
        <w:r>
          <w:rPr>
            <w:color w:val="31849B" w:themeColor="accent5" w:themeShade="BF"/>
          </w:rPr>
          <w:t xml:space="preserve">    "spprovidedID"</w:t>
        </w:r>
        <w:r>
          <w:t>: {</w:t>
        </w:r>
      </w:ins>
    </w:p>
    <w:p w14:paraId="57EBB1E7" w14:textId="77777777" w:rsidR="00A71F46" w:rsidRDefault="00A71F46" w:rsidP="00A71F46">
      <w:pPr>
        <w:pStyle w:val="Code"/>
        <w:spacing w:line="259" w:lineRule="auto"/>
        <w:rPr>
          <w:ins w:id="9848" w:author="Andreas Kuehne" w:date="2019-05-31T12:40:00Z"/>
        </w:rPr>
      </w:pPr>
      <w:ins w:id="9849" w:author="Andreas Kuehne" w:date="2019-05-31T12:40:00Z">
        <w:r>
          <w:rPr>
            <w:color w:val="31849B" w:themeColor="accent5" w:themeShade="BF"/>
          </w:rPr>
          <w:t xml:space="preserve">      "type"</w:t>
        </w:r>
        <w:r>
          <w:t xml:space="preserve">: </w:t>
        </w:r>
        <w:r>
          <w:rPr>
            <w:color w:val="244061" w:themeColor="accent1" w:themeShade="80"/>
          </w:rPr>
          <w:t>"string"</w:t>
        </w:r>
      </w:ins>
    </w:p>
    <w:p w14:paraId="0814D46C" w14:textId="77777777" w:rsidR="00A71F46" w:rsidRDefault="00A71F46" w:rsidP="00A71F46">
      <w:pPr>
        <w:pStyle w:val="Code"/>
        <w:spacing w:line="259" w:lineRule="auto"/>
        <w:rPr>
          <w:ins w:id="9850" w:author="Andreas Kuehne" w:date="2019-05-31T12:40:00Z"/>
        </w:rPr>
      </w:pPr>
      <w:ins w:id="9851" w:author="Andreas Kuehne" w:date="2019-05-31T12:40:00Z">
        <w:r>
          <w:t xml:space="preserve">    },</w:t>
        </w:r>
      </w:ins>
    </w:p>
    <w:p w14:paraId="2225DD1F" w14:textId="77777777" w:rsidR="00A71F46" w:rsidRDefault="00A71F46" w:rsidP="00A71F46">
      <w:pPr>
        <w:pStyle w:val="Code"/>
        <w:spacing w:line="259" w:lineRule="auto"/>
        <w:rPr>
          <w:ins w:id="9852" w:author="Andreas Kuehne" w:date="2019-05-31T12:40:00Z"/>
        </w:rPr>
      </w:pPr>
      <w:ins w:id="9853" w:author="Andreas Kuehne" w:date="2019-05-31T12:40:00Z">
        <w:r>
          <w:rPr>
            <w:color w:val="31849B" w:themeColor="accent5" w:themeShade="BF"/>
          </w:rPr>
          <w:t xml:space="preserve">    "spnameQualifier"</w:t>
        </w:r>
        <w:r>
          <w:t>: {</w:t>
        </w:r>
      </w:ins>
    </w:p>
    <w:p w14:paraId="21A0B658" w14:textId="77777777" w:rsidR="00A71F46" w:rsidRDefault="00A71F46" w:rsidP="00A71F46">
      <w:pPr>
        <w:pStyle w:val="Code"/>
        <w:spacing w:line="259" w:lineRule="auto"/>
        <w:rPr>
          <w:ins w:id="9854" w:author="Andreas Kuehne" w:date="2019-05-31T12:40:00Z"/>
        </w:rPr>
      </w:pPr>
      <w:ins w:id="9855" w:author="Andreas Kuehne" w:date="2019-05-31T12:40:00Z">
        <w:r>
          <w:rPr>
            <w:color w:val="31849B" w:themeColor="accent5" w:themeShade="BF"/>
          </w:rPr>
          <w:t xml:space="preserve">      "type"</w:t>
        </w:r>
        <w:r>
          <w:t xml:space="preserve">: </w:t>
        </w:r>
        <w:r>
          <w:rPr>
            <w:color w:val="244061" w:themeColor="accent1" w:themeShade="80"/>
          </w:rPr>
          <w:t>"string"</w:t>
        </w:r>
      </w:ins>
    </w:p>
    <w:p w14:paraId="2D801DC5" w14:textId="77777777" w:rsidR="00A71F46" w:rsidRDefault="00A71F46" w:rsidP="00A71F46">
      <w:pPr>
        <w:pStyle w:val="Code"/>
        <w:spacing w:line="259" w:lineRule="auto"/>
        <w:rPr>
          <w:ins w:id="9856" w:author="Andreas Kuehne" w:date="2019-05-31T12:40:00Z"/>
        </w:rPr>
      </w:pPr>
      <w:ins w:id="9857" w:author="Andreas Kuehne" w:date="2019-05-31T12:40:00Z">
        <w:r>
          <w:t xml:space="preserve">    },</w:t>
        </w:r>
      </w:ins>
    </w:p>
    <w:p w14:paraId="2702D334" w14:textId="77777777" w:rsidR="00A71F46" w:rsidRDefault="00A71F46" w:rsidP="00A71F46">
      <w:pPr>
        <w:pStyle w:val="Code"/>
        <w:spacing w:line="259" w:lineRule="auto"/>
        <w:rPr>
          <w:ins w:id="9858" w:author="Andreas Kuehne" w:date="2019-05-31T12:40:00Z"/>
        </w:rPr>
      </w:pPr>
      <w:ins w:id="9859" w:author="Andreas Kuehne" w:date="2019-05-31T12:40:00Z">
        <w:r>
          <w:rPr>
            <w:color w:val="31849B" w:themeColor="accent5" w:themeShade="BF"/>
          </w:rPr>
          <w:t xml:space="preserve">    "value"</w:t>
        </w:r>
        <w:r>
          <w:t>: {</w:t>
        </w:r>
      </w:ins>
    </w:p>
    <w:p w14:paraId="326D340E" w14:textId="77777777" w:rsidR="00A71F46" w:rsidRDefault="00A71F46" w:rsidP="00A71F46">
      <w:pPr>
        <w:pStyle w:val="Code"/>
        <w:spacing w:line="259" w:lineRule="auto"/>
        <w:rPr>
          <w:ins w:id="9860" w:author="Andreas Kuehne" w:date="2019-05-31T12:40:00Z"/>
        </w:rPr>
      </w:pPr>
      <w:ins w:id="9861" w:author="Andreas Kuehne" w:date="2019-05-31T12:40:00Z">
        <w:r>
          <w:rPr>
            <w:color w:val="31849B" w:themeColor="accent5" w:themeShade="BF"/>
          </w:rPr>
          <w:t xml:space="preserve">      "type"</w:t>
        </w:r>
        <w:r>
          <w:t xml:space="preserve">: </w:t>
        </w:r>
        <w:r>
          <w:rPr>
            <w:color w:val="244061" w:themeColor="accent1" w:themeShade="80"/>
          </w:rPr>
          <w:t>"string"</w:t>
        </w:r>
      </w:ins>
    </w:p>
    <w:p w14:paraId="2272BF79" w14:textId="77777777" w:rsidR="00A71F46" w:rsidRDefault="00A71F46" w:rsidP="00A71F46">
      <w:pPr>
        <w:pStyle w:val="Code"/>
        <w:spacing w:line="259" w:lineRule="auto"/>
        <w:rPr>
          <w:ins w:id="9862" w:author="Andreas Kuehne" w:date="2019-05-31T12:40:00Z"/>
        </w:rPr>
      </w:pPr>
      <w:ins w:id="9863" w:author="Andreas Kuehne" w:date="2019-05-31T12:40:00Z">
        <w:r>
          <w:t xml:space="preserve">    },</w:t>
        </w:r>
      </w:ins>
    </w:p>
    <w:p w14:paraId="27285C40" w14:textId="77777777" w:rsidR="00A71F46" w:rsidRDefault="00A71F46" w:rsidP="00A71F46">
      <w:pPr>
        <w:pStyle w:val="Code"/>
        <w:spacing w:line="259" w:lineRule="auto"/>
        <w:rPr>
          <w:ins w:id="9864" w:author="Andreas Kuehne" w:date="2019-05-31T12:40:00Z"/>
        </w:rPr>
      </w:pPr>
      <w:ins w:id="9865" w:author="Andreas Kuehne" w:date="2019-05-31T12:40:00Z">
        <w:r>
          <w:rPr>
            <w:color w:val="31849B" w:themeColor="accent5" w:themeShade="BF"/>
          </w:rPr>
          <w:t xml:space="preserve">    "format"</w:t>
        </w:r>
        <w:r>
          <w:t>: {</w:t>
        </w:r>
      </w:ins>
    </w:p>
    <w:p w14:paraId="5267CE2D" w14:textId="77777777" w:rsidR="00A71F46" w:rsidRDefault="00A71F46" w:rsidP="00A71F46">
      <w:pPr>
        <w:pStyle w:val="Code"/>
        <w:spacing w:line="259" w:lineRule="auto"/>
        <w:rPr>
          <w:ins w:id="9866" w:author="Andreas Kuehne" w:date="2019-05-31T12:40:00Z"/>
        </w:rPr>
      </w:pPr>
      <w:ins w:id="9867" w:author="Andreas Kuehne" w:date="2019-05-31T12:40:00Z">
        <w:r>
          <w:rPr>
            <w:color w:val="31849B" w:themeColor="accent5" w:themeShade="BF"/>
          </w:rPr>
          <w:t xml:space="preserve">      "type"</w:t>
        </w:r>
        <w:r>
          <w:t xml:space="preserve">: </w:t>
        </w:r>
        <w:r>
          <w:rPr>
            <w:color w:val="244061" w:themeColor="accent1" w:themeShade="80"/>
          </w:rPr>
          <w:t>"string"</w:t>
        </w:r>
      </w:ins>
    </w:p>
    <w:p w14:paraId="735D86C3" w14:textId="77777777" w:rsidR="00A71F46" w:rsidRDefault="00A71F46" w:rsidP="00A71F46">
      <w:pPr>
        <w:pStyle w:val="Code"/>
        <w:spacing w:line="259" w:lineRule="auto"/>
        <w:rPr>
          <w:ins w:id="9868" w:author="Andreas Kuehne" w:date="2019-05-31T12:40:00Z"/>
        </w:rPr>
      </w:pPr>
      <w:ins w:id="9869" w:author="Andreas Kuehne" w:date="2019-05-31T12:40:00Z">
        <w:r>
          <w:t xml:space="preserve">    },</w:t>
        </w:r>
      </w:ins>
    </w:p>
    <w:p w14:paraId="6607CEB0" w14:textId="77777777" w:rsidR="00A71F46" w:rsidRDefault="00A71F46" w:rsidP="00A71F46">
      <w:pPr>
        <w:pStyle w:val="Code"/>
        <w:spacing w:line="259" w:lineRule="auto"/>
        <w:rPr>
          <w:ins w:id="9870" w:author="Andreas Kuehne" w:date="2019-05-31T12:40:00Z"/>
        </w:rPr>
      </w:pPr>
      <w:ins w:id="9871" w:author="Andreas Kuehne" w:date="2019-05-31T12:40:00Z">
        <w:r>
          <w:rPr>
            <w:color w:val="31849B" w:themeColor="accent5" w:themeShade="BF"/>
          </w:rPr>
          <w:t xml:space="preserve">    "provId"</w:t>
        </w:r>
        <w:r>
          <w:t>: {</w:t>
        </w:r>
      </w:ins>
    </w:p>
    <w:p w14:paraId="54912CD9" w14:textId="77777777" w:rsidR="00A71F46" w:rsidRDefault="00A71F46" w:rsidP="00A71F46">
      <w:pPr>
        <w:pStyle w:val="Code"/>
        <w:spacing w:line="259" w:lineRule="auto"/>
        <w:rPr>
          <w:ins w:id="9872" w:author="Andreas Kuehne" w:date="2019-05-31T12:40:00Z"/>
        </w:rPr>
      </w:pPr>
      <w:ins w:id="9873" w:author="Andreas Kuehne" w:date="2019-05-31T12:40:00Z">
        <w:r>
          <w:rPr>
            <w:color w:val="31849B" w:themeColor="accent5" w:themeShade="BF"/>
          </w:rPr>
          <w:t xml:space="preserve">      "type"</w:t>
        </w:r>
        <w:r>
          <w:t xml:space="preserve">: </w:t>
        </w:r>
        <w:r>
          <w:rPr>
            <w:color w:val="244061" w:themeColor="accent1" w:themeShade="80"/>
          </w:rPr>
          <w:t>"string"</w:t>
        </w:r>
      </w:ins>
    </w:p>
    <w:p w14:paraId="607264C9" w14:textId="77777777" w:rsidR="00A71F46" w:rsidRDefault="00A71F46" w:rsidP="00A71F46">
      <w:pPr>
        <w:pStyle w:val="Code"/>
        <w:spacing w:line="259" w:lineRule="auto"/>
        <w:rPr>
          <w:ins w:id="9874" w:author="Andreas Kuehne" w:date="2019-05-31T12:40:00Z"/>
        </w:rPr>
      </w:pPr>
      <w:ins w:id="9875" w:author="Andreas Kuehne" w:date="2019-05-31T12:40:00Z">
        <w:r>
          <w:t xml:space="preserve">    },</w:t>
        </w:r>
      </w:ins>
    </w:p>
    <w:p w14:paraId="1F9158B3" w14:textId="77777777" w:rsidR="00A71F46" w:rsidRDefault="00A71F46" w:rsidP="00A71F46">
      <w:pPr>
        <w:pStyle w:val="Code"/>
        <w:spacing w:line="259" w:lineRule="auto"/>
        <w:rPr>
          <w:ins w:id="9876" w:author="Andreas Kuehne" w:date="2019-05-31T12:40:00Z"/>
        </w:rPr>
      </w:pPr>
      <w:ins w:id="9877" w:author="Andreas Kuehne" w:date="2019-05-31T12:40:00Z">
        <w:r>
          <w:rPr>
            <w:color w:val="31849B" w:themeColor="accent5" w:themeShade="BF"/>
          </w:rPr>
          <w:t xml:space="preserve">    "nameQual"</w:t>
        </w:r>
        <w:r>
          <w:t>: {</w:t>
        </w:r>
      </w:ins>
    </w:p>
    <w:p w14:paraId="2604912A" w14:textId="77777777" w:rsidR="00A71F46" w:rsidRDefault="00A71F46" w:rsidP="00A71F46">
      <w:pPr>
        <w:pStyle w:val="Code"/>
        <w:spacing w:line="259" w:lineRule="auto"/>
        <w:rPr>
          <w:ins w:id="9878" w:author="Andreas Kuehne" w:date="2019-05-31T12:40:00Z"/>
        </w:rPr>
      </w:pPr>
      <w:ins w:id="9879" w:author="Andreas Kuehne" w:date="2019-05-31T12:40:00Z">
        <w:r>
          <w:rPr>
            <w:color w:val="31849B" w:themeColor="accent5" w:themeShade="BF"/>
          </w:rPr>
          <w:t xml:space="preserve">      "type"</w:t>
        </w:r>
        <w:r>
          <w:t xml:space="preserve">: </w:t>
        </w:r>
        <w:r>
          <w:rPr>
            <w:color w:val="244061" w:themeColor="accent1" w:themeShade="80"/>
          </w:rPr>
          <w:t>"string"</w:t>
        </w:r>
      </w:ins>
    </w:p>
    <w:p w14:paraId="1841AC56" w14:textId="77777777" w:rsidR="00A71F46" w:rsidRDefault="00A71F46" w:rsidP="00A71F46">
      <w:pPr>
        <w:pStyle w:val="Code"/>
        <w:spacing w:line="259" w:lineRule="auto"/>
        <w:rPr>
          <w:ins w:id="9880" w:author="Andreas Kuehne" w:date="2019-05-31T12:40:00Z"/>
        </w:rPr>
      </w:pPr>
      <w:ins w:id="9881" w:author="Andreas Kuehne" w:date="2019-05-31T12:40:00Z">
        <w:r>
          <w:t xml:space="preserve">    },</w:t>
        </w:r>
      </w:ins>
    </w:p>
    <w:p w14:paraId="2A7D1BF0" w14:textId="77777777" w:rsidR="00A71F46" w:rsidRDefault="00A71F46" w:rsidP="00A71F46">
      <w:pPr>
        <w:pStyle w:val="Code"/>
        <w:spacing w:line="259" w:lineRule="auto"/>
        <w:rPr>
          <w:ins w:id="9882" w:author="Andreas Kuehne" w:date="2019-05-31T12:40:00Z"/>
        </w:rPr>
      </w:pPr>
      <w:ins w:id="9883" w:author="Andreas Kuehne" w:date="2019-05-31T12:40:00Z">
        <w:r>
          <w:rPr>
            <w:color w:val="31849B" w:themeColor="accent5" w:themeShade="BF"/>
          </w:rPr>
          <w:t xml:space="preserve">    "spNameQual"</w:t>
        </w:r>
        <w:r>
          <w:t>: {</w:t>
        </w:r>
      </w:ins>
    </w:p>
    <w:p w14:paraId="1CA57E9C" w14:textId="77777777" w:rsidR="00A71F46" w:rsidRDefault="00A71F46" w:rsidP="00A71F46">
      <w:pPr>
        <w:pStyle w:val="Code"/>
        <w:spacing w:line="259" w:lineRule="auto"/>
        <w:rPr>
          <w:ins w:id="9884" w:author="Andreas Kuehne" w:date="2019-05-31T12:40:00Z"/>
        </w:rPr>
      </w:pPr>
      <w:ins w:id="9885" w:author="Andreas Kuehne" w:date="2019-05-31T12:40:00Z">
        <w:r>
          <w:rPr>
            <w:color w:val="31849B" w:themeColor="accent5" w:themeShade="BF"/>
          </w:rPr>
          <w:t xml:space="preserve">      "type"</w:t>
        </w:r>
        <w:r>
          <w:t xml:space="preserve">: </w:t>
        </w:r>
        <w:r>
          <w:rPr>
            <w:color w:val="244061" w:themeColor="accent1" w:themeShade="80"/>
          </w:rPr>
          <w:t>"string"</w:t>
        </w:r>
      </w:ins>
    </w:p>
    <w:p w14:paraId="13F6F7E6" w14:textId="77777777" w:rsidR="00A71F46" w:rsidRDefault="00A71F46" w:rsidP="00A71F46">
      <w:pPr>
        <w:pStyle w:val="Code"/>
        <w:spacing w:line="259" w:lineRule="auto"/>
        <w:rPr>
          <w:ins w:id="9886" w:author="Andreas Kuehne" w:date="2019-05-31T12:40:00Z"/>
        </w:rPr>
      </w:pPr>
      <w:ins w:id="9887" w:author="Andreas Kuehne" w:date="2019-05-31T12:40:00Z">
        <w:r>
          <w:t xml:space="preserve">    }</w:t>
        </w:r>
      </w:ins>
    </w:p>
    <w:p w14:paraId="0490E223" w14:textId="77777777" w:rsidR="00A71F46" w:rsidRDefault="00A71F46" w:rsidP="00A71F46">
      <w:pPr>
        <w:pStyle w:val="Code"/>
        <w:spacing w:line="259" w:lineRule="auto"/>
        <w:rPr>
          <w:ins w:id="9888" w:author="Andreas Kuehne" w:date="2019-05-31T12:40:00Z"/>
        </w:rPr>
      </w:pPr>
      <w:ins w:id="9889" w:author="Andreas Kuehne" w:date="2019-05-31T12:40:00Z">
        <w:r>
          <w:t xml:space="preserve">  }</w:t>
        </w:r>
      </w:ins>
    </w:p>
    <w:p w14:paraId="4540194E" w14:textId="77777777" w:rsidR="00A71F46" w:rsidRDefault="00A71F46" w:rsidP="00A71F46">
      <w:pPr>
        <w:pStyle w:val="Code"/>
        <w:spacing w:line="259" w:lineRule="auto"/>
        <w:rPr>
          <w:ins w:id="9890" w:author="Andreas Kuehne" w:date="2019-05-31T12:40:00Z"/>
        </w:rPr>
      </w:pPr>
      <w:ins w:id="9891" w:author="Andreas Kuehne" w:date="2019-05-31T12:40:00Z">
        <w:r>
          <w:t>}</w:t>
        </w:r>
      </w:ins>
    </w:p>
    <w:p w14:paraId="47178ED7" w14:textId="77777777" w:rsidR="00A71F46" w:rsidRDefault="001A1734" w:rsidP="00A71F46">
      <w:pPr>
        <w:rPr>
          <w:ins w:id="9892" w:author="Andreas Kuehne" w:date="2019-05-31T12:40:00Z"/>
        </w:rPr>
      </w:pPr>
      <w:customXmlInsRangeStart w:id="9893" w:author="Andreas Kuehne" w:date="2019-05-31T12:40:00Z"/>
      <w:sdt>
        <w:sdtPr>
          <w:tag w:val="saml2rw-NameIDType.-jsonSchema"/>
          <w:id w:val="-1483765059"/>
          <w:showingPlcHdr/>
        </w:sdtPr>
        <w:sdtEndPr/>
        <w:sdtContent>
          <w:customXmlInsRangeEnd w:id="9893"/>
          <w:ins w:id="9894" w:author="Andreas Kuehne" w:date="2019-05-31T12:40:00Z">
            <w:r w:rsidR="00A71F46">
              <w:rPr>
                <w:color w:val="19D131"/>
              </w:rPr>
              <w:t>[component NameID JSON schema details]</w:t>
            </w:r>
          </w:ins>
          <w:customXmlInsRangeStart w:id="9895" w:author="Andreas Kuehne" w:date="2019-05-31T12:40:00Z"/>
        </w:sdtContent>
      </w:sdt>
      <w:customXmlInsRangeEnd w:id="9895"/>
    </w:p>
    <w:p w14:paraId="6DCFAF36" w14:textId="77777777" w:rsidR="00A71F46" w:rsidRDefault="00A71F46" w:rsidP="00A71F46">
      <w:pPr>
        <w:pStyle w:val="berschrift4"/>
        <w:numPr>
          <w:ilvl w:val="3"/>
          <w:numId w:val="3"/>
        </w:numPr>
        <w:rPr>
          <w:ins w:id="9896" w:author="Andreas Kuehne" w:date="2019-05-31T12:40:00Z"/>
        </w:rPr>
      </w:pPr>
      <w:bookmarkStart w:id="9897" w:name="_Toc10206930"/>
      <w:ins w:id="9898" w:author="Andreas Kuehne" w:date="2019-05-31T12:40:00Z">
        <w:r>
          <w:t>NameID – XML Syntax</w:t>
        </w:r>
        <w:bookmarkEnd w:id="9897"/>
      </w:ins>
    </w:p>
    <w:p w14:paraId="5381940A" w14:textId="77777777" w:rsidR="00A71F46" w:rsidRPr="5404FA76" w:rsidRDefault="00A71F46" w:rsidP="00A71F46">
      <w:pPr>
        <w:rPr>
          <w:ins w:id="9899" w:author="Andreas Kuehne" w:date="2019-05-31T12:40:00Z"/>
        </w:rPr>
      </w:pPr>
      <w:ins w:id="9900" w:author="Andreas Kuehne" w:date="2019-05-31T12:40:00Z">
        <w:r w:rsidRPr="0CCF9147">
          <w:t>The XML element is defined in the XML namespace '</w:t>
        </w:r>
        <w:r w:rsidRPr="002062A5">
          <w:rPr>
            <w:rFonts w:ascii="Courier New" w:eastAsia="Courier New" w:hAnsi="Courier New" w:cs="Courier New"/>
          </w:rPr>
          <w:t>http://docs.oasis-open.org/dss-x/ns/saml2/rewritten</w:t>
        </w:r>
        <w:r w:rsidRPr="005A6FFD">
          <w:t>' .</w:t>
        </w:r>
        <w:r w:rsidRPr="0CCF9147">
          <w:t xml:space="preserve">The XML type </w:t>
        </w:r>
        <w:r w:rsidRPr="002062A5">
          <w:rPr>
            <w:rFonts w:ascii="Courier New" w:eastAsia="Courier New" w:hAnsi="Courier New" w:cs="Courier New"/>
          </w:rPr>
          <w:t>NameIDType</w:t>
        </w:r>
        <w:r w:rsidRPr="0CCF9147">
          <w:t xml:space="preserve"> SHALL implement the requirements defined in the </w:t>
        </w:r>
        <w:r w:rsidRPr="002062A5">
          <w:rPr>
            <w:rFonts w:ascii="Courier New" w:eastAsia="Courier New" w:hAnsi="Courier New" w:cs="Courier New"/>
          </w:rPr>
          <w:t>NameID</w:t>
        </w:r>
        <w:r>
          <w:t xml:space="preserve"> </w:t>
        </w:r>
        <w:r w:rsidRPr="005A6FFD">
          <w:t>component.</w:t>
        </w:r>
      </w:ins>
    </w:p>
    <w:p w14:paraId="2D19335A" w14:textId="77777777" w:rsidR="00A71F46" w:rsidRDefault="00A71F46" w:rsidP="00A71F46">
      <w:pPr>
        <w:rPr>
          <w:ins w:id="9901" w:author="Andreas Kuehne" w:date="2019-05-31T12:40:00Z"/>
        </w:rPr>
      </w:pPr>
      <w:ins w:id="9902" w:author="Andreas Kuehne" w:date="2019-05-31T12:40:00Z">
        <w:r w:rsidRPr="005A6FFD">
          <w:rPr>
            <w:rFonts w:eastAsia="Arial"/>
          </w:rPr>
          <w:t xml:space="preserve">The </w:t>
        </w:r>
        <w:r w:rsidRPr="002062A5">
          <w:rPr>
            <w:rFonts w:ascii="Courier New" w:eastAsia="Courier New" w:hAnsi="Courier New" w:cs="Courier New"/>
          </w:rPr>
          <w:t>NameIDType</w:t>
        </w:r>
        <w:r w:rsidRPr="005A6FFD">
          <w:rPr>
            <w:rFonts w:eastAsia="Arial"/>
          </w:rPr>
          <w:t xml:space="preserve"> XML element is defined in XML Schema [</w:t>
        </w:r>
        <w:r>
          <w:rPr>
            <w:rStyle w:val="Hyperlink"/>
          </w:rPr>
          <w:fldChar w:fldCharType="begin"/>
        </w:r>
        <w:r>
          <w:rPr>
            <w:rStyle w:val="Hyperlink"/>
          </w:rPr>
          <w:instrText xml:space="preserve"> HYPERLINK \l "refSAML2RWXSD" </w:instrText>
        </w:r>
        <w:r>
          <w:rPr>
            <w:rStyle w:val="Hyperlink"/>
          </w:rPr>
          <w:fldChar w:fldCharType="separate"/>
        </w:r>
        <w:r w:rsidRPr="006174B3">
          <w:rPr>
            <w:rStyle w:val="Hyperlink"/>
          </w:rPr>
          <w:t>SAML2RWXSD</w:t>
        </w:r>
        <w:r>
          <w:rPr>
            <w:rStyle w:val="Hyperlink"/>
          </w:rPr>
          <w:fldChar w:fldCharType="end"/>
        </w:r>
        <w:r w:rsidRPr="005A6FFD">
          <w:rPr>
            <w:rFonts w:eastAsia="Arial"/>
          </w:rPr>
          <w:t>], and is copied below for information.</w:t>
        </w:r>
      </w:ins>
    </w:p>
    <w:p w14:paraId="3AD3D6DE" w14:textId="77777777" w:rsidR="00A71F46" w:rsidRDefault="00A71F46" w:rsidP="00A71F46">
      <w:pPr>
        <w:pStyle w:val="Code"/>
        <w:rPr>
          <w:ins w:id="9903" w:author="Andreas Kuehne" w:date="2019-05-31T12:40:00Z"/>
        </w:rPr>
      </w:pPr>
      <w:ins w:id="9904" w:author="Andreas Kuehne" w:date="2019-05-31T12:40:00Z">
        <w:r>
          <w:rPr>
            <w:color w:val="31849B" w:themeColor="accent5" w:themeShade="BF"/>
          </w:rPr>
          <w:t>&lt;complexType</w:t>
        </w:r>
        <w:r>
          <w:rPr>
            <w:color w:val="943634" w:themeColor="accent2" w:themeShade="BF"/>
          </w:rPr>
          <w:t xml:space="preserve"> name="</w:t>
        </w:r>
        <w:r>
          <w:rPr>
            <w:color w:val="244061" w:themeColor="accent1" w:themeShade="80"/>
          </w:rPr>
          <w:t>NameIDType</w:t>
        </w:r>
        <w:r>
          <w:rPr>
            <w:color w:val="943634" w:themeColor="accent2" w:themeShade="BF"/>
          </w:rPr>
          <w:t>"</w:t>
        </w:r>
        <w:r>
          <w:rPr>
            <w:color w:val="31849B" w:themeColor="accent5" w:themeShade="BF"/>
          </w:rPr>
          <w:t>&gt;</w:t>
        </w:r>
      </w:ins>
    </w:p>
    <w:p w14:paraId="6BE6CDF3" w14:textId="77777777" w:rsidR="00A71F46" w:rsidRDefault="00A71F46" w:rsidP="00A71F46">
      <w:pPr>
        <w:pStyle w:val="Code"/>
        <w:rPr>
          <w:ins w:id="9905" w:author="Andreas Kuehne" w:date="2019-05-31T12:40:00Z"/>
        </w:rPr>
      </w:pPr>
      <w:ins w:id="9906" w:author="Andreas Kuehne" w:date="2019-05-31T12:40:00Z">
        <w:r>
          <w:rPr>
            <w:color w:val="31849B" w:themeColor="accent5" w:themeShade="BF"/>
          </w:rPr>
          <w:t xml:space="preserve">  &lt;simpleContent&gt;</w:t>
        </w:r>
      </w:ins>
    </w:p>
    <w:p w14:paraId="1077D22D" w14:textId="77777777" w:rsidR="00A71F46" w:rsidRDefault="00A71F46" w:rsidP="00A71F46">
      <w:pPr>
        <w:pStyle w:val="Code"/>
        <w:rPr>
          <w:ins w:id="9907" w:author="Andreas Kuehne" w:date="2019-05-31T12:40:00Z"/>
        </w:rPr>
      </w:pPr>
      <w:ins w:id="9908" w:author="Andreas Kuehne" w:date="2019-05-31T12:40:00Z">
        <w:r>
          <w:rPr>
            <w:color w:val="31849B" w:themeColor="accent5" w:themeShade="BF"/>
          </w:rPr>
          <w:t xml:space="preserve">    &lt;extension</w:t>
        </w:r>
        <w:r>
          <w:rPr>
            <w:color w:val="943634" w:themeColor="accent2" w:themeShade="BF"/>
          </w:rPr>
          <w:t xml:space="preserve"> base="</w:t>
        </w:r>
        <w:r>
          <w:rPr>
            <w:color w:val="244061" w:themeColor="accent1" w:themeShade="80"/>
          </w:rPr>
          <w:t>string</w:t>
        </w:r>
        <w:r>
          <w:rPr>
            <w:color w:val="943634" w:themeColor="accent2" w:themeShade="BF"/>
          </w:rPr>
          <w:t>"</w:t>
        </w:r>
        <w:r>
          <w:rPr>
            <w:color w:val="31849B" w:themeColor="accent5" w:themeShade="BF"/>
          </w:rPr>
          <w:t>&gt;</w:t>
        </w:r>
      </w:ins>
    </w:p>
    <w:p w14:paraId="5FC6B53A" w14:textId="77777777" w:rsidR="00A71F46" w:rsidRDefault="00A71F46" w:rsidP="00A71F46">
      <w:pPr>
        <w:pStyle w:val="Code"/>
        <w:rPr>
          <w:ins w:id="9909" w:author="Andreas Kuehne" w:date="2019-05-31T12:40:00Z"/>
        </w:rPr>
      </w:pPr>
      <w:ins w:id="9910" w:author="Andreas Kuehne" w:date="2019-05-31T12:40:00Z">
        <w:r>
          <w:rPr>
            <w:color w:val="31849B" w:themeColor="accent5" w:themeShade="BF"/>
          </w:rPr>
          <w:t xml:space="preserve">      &lt;attributeGroup</w:t>
        </w:r>
        <w:r>
          <w:rPr>
            <w:color w:val="943634" w:themeColor="accent2" w:themeShade="BF"/>
          </w:rPr>
          <w:t xml:space="preserve"> ref="</w:t>
        </w:r>
        <w:r>
          <w:rPr>
            <w:color w:val="244061" w:themeColor="accent1" w:themeShade="80"/>
          </w:rPr>
          <w:t>saml2-rw:IDNameQualifiers</w:t>
        </w:r>
        <w:r>
          <w:rPr>
            <w:color w:val="943634" w:themeColor="accent2" w:themeShade="BF"/>
          </w:rPr>
          <w:t>"</w:t>
        </w:r>
        <w:r>
          <w:rPr>
            <w:color w:val="31849B" w:themeColor="accent5" w:themeShade="BF"/>
          </w:rPr>
          <w:t>/&gt;</w:t>
        </w:r>
      </w:ins>
    </w:p>
    <w:p w14:paraId="65236AB4" w14:textId="77777777" w:rsidR="00A71F46" w:rsidRDefault="00A71F46" w:rsidP="00A71F46">
      <w:pPr>
        <w:pStyle w:val="Code"/>
        <w:rPr>
          <w:ins w:id="9911" w:author="Andreas Kuehne" w:date="2019-05-31T12:40:00Z"/>
        </w:rPr>
      </w:pPr>
      <w:ins w:id="9912" w:author="Andreas Kuehne" w:date="2019-05-31T12:40:00Z">
        <w:r>
          <w:rPr>
            <w:color w:val="31849B" w:themeColor="accent5" w:themeShade="BF"/>
          </w:rPr>
          <w:t xml:space="preserve">      &lt;xs:attribute</w:t>
        </w:r>
        <w:r>
          <w:rPr>
            <w:color w:val="943634" w:themeColor="accent2" w:themeShade="BF"/>
          </w:rPr>
          <w:t xml:space="preserve"> name="</w:t>
        </w:r>
        <w:r>
          <w:rPr>
            <w:color w:val="244061" w:themeColor="accent1" w:themeShade="80"/>
          </w:rPr>
          <w:t>Format</w:t>
        </w:r>
        <w:r>
          <w:rPr>
            <w:color w:val="943634" w:themeColor="accent2" w:themeShade="BF"/>
          </w:rPr>
          <w:t>" type="</w:t>
        </w:r>
        <w:r>
          <w:rPr>
            <w:color w:val="244061" w:themeColor="accent1" w:themeShade="80"/>
          </w:rPr>
          <w:t>anyURI</w:t>
        </w:r>
        <w:r>
          <w:rPr>
            <w:color w:val="943634" w:themeColor="accent2" w:themeShade="BF"/>
          </w:rPr>
          <w:t>" use="</w:t>
        </w:r>
        <w:r>
          <w:rPr>
            <w:color w:val="244061" w:themeColor="accent1" w:themeShade="80"/>
          </w:rPr>
          <w:t>optional</w:t>
        </w:r>
        <w:r>
          <w:rPr>
            <w:color w:val="943634" w:themeColor="accent2" w:themeShade="BF"/>
          </w:rPr>
          <w:t>"</w:t>
        </w:r>
        <w:r>
          <w:rPr>
            <w:color w:val="31849B" w:themeColor="accent5" w:themeShade="BF"/>
          </w:rPr>
          <w:t>/&gt;</w:t>
        </w:r>
      </w:ins>
    </w:p>
    <w:p w14:paraId="1AC1662B" w14:textId="77777777" w:rsidR="00A71F46" w:rsidRDefault="00A71F46" w:rsidP="00A71F46">
      <w:pPr>
        <w:pStyle w:val="Code"/>
        <w:rPr>
          <w:ins w:id="9913" w:author="Andreas Kuehne" w:date="2019-05-31T12:40:00Z"/>
        </w:rPr>
      </w:pPr>
      <w:ins w:id="9914" w:author="Andreas Kuehne" w:date="2019-05-31T12:40:00Z">
        <w:r>
          <w:rPr>
            <w:color w:val="31849B" w:themeColor="accent5" w:themeShade="BF"/>
          </w:rPr>
          <w:t xml:space="preserve">      &lt;xs:attribute</w:t>
        </w:r>
        <w:r>
          <w:rPr>
            <w:color w:val="943634" w:themeColor="accent2" w:themeShade="BF"/>
          </w:rPr>
          <w:t xml:space="preserve"> name="</w:t>
        </w:r>
        <w:r>
          <w:rPr>
            <w:color w:val="244061" w:themeColor="accent1" w:themeShade="80"/>
          </w:rPr>
          <w:t>SPProvidedID</w:t>
        </w:r>
        <w:r>
          <w:rPr>
            <w:color w:val="943634" w:themeColor="accent2" w:themeShade="BF"/>
          </w:rPr>
          <w:t>" type="</w:t>
        </w:r>
        <w:r>
          <w:rPr>
            <w:color w:val="244061" w:themeColor="accent1" w:themeShade="80"/>
          </w:rPr>
          <w:t>string</w:t>
        </w:r>
        <w:r>
          <w:rPr>
            <w:color w:val="943634" w:themeColor="accent2" w:themeShade="BF"/>
          </w:rPr>
          <w:t>" use="</w:t>
        </w:r>
        <w:r>
          <w:rPr>
            <w:color w:val="244061" w:themeColor="accent1" w:themeShade="80"/>
          </w:rPr>
          <w:t>optional</w:t>
        </w:r>
        <w:r>
          <w:rPr>
            <w:color w:val="943634" w:themeColor="accent2" w:themeShade="BF"/>
          </w:rPr>
          <w:t>"</w:t>
        </w:r>
        <w:r>
          <w:rPr>
            <w:color w:val="31849B" w:themeColor="accent5" w:themeShade="BF"/>
          </w:rPr>
          <w:t>/&gt;</w:t>
        </w:r>
      </w:ins>
    </w:p>
    <w:p w14:paraId="08792CE2" w14:textId="77777777" w:rsidR="00A71F46" w:rsidRDefault="00A71F46" w:rsidP="00A71F46">
      <w:pPr>
        <w:pStyle w:val="Code"/>
        <w:rPr>
          <w:ins w:id="9915" w:author="Andreas Kuehne" w:date="2019-05-31T12:40:00Z"/>
        </w:rPr>
      </w:pPr>
      <w:ins w:id="9916" w:author="Andreas Kuehne" w:date="2019-05-31T12:40:00Z">
        <w:r>
          <w:rPr>
            <w:color w:val="31849B" w:themeColor="accent5" w:themeShade="BF"/>
          </w:rPr>
          <w:t xml:space="preserve">    &lt;/extension&gt;</w:t>
        </w:r>
      </w:ins>
    </w:p>
    <w:p w14:paraId="2BBB827D" w14:textId="77777777" w:rsidR="00A71F46" w:rsidRDefault="00A71F46" w:rsidP="00A71F46">
      <w:pPr>
        <w:pStyle w:val="Code"/>
        <w:rPr>
          <w:ins w:id="9917" w:author="Andreas Kuehne" w:date="2019-05-31T12:40:00Z"/>
        </w:rPr>
      </w:pPr>
      <w:ins w:id="9918" w:author="Andreas Kuehne" w:date="2019-05-31T12:40:00Z">
        <w:r>
          <w:rPr>
            <w:color w:val="31849B" w:themeColor="accent5" w:themeShade="BF"/>
          </w:rPr>
          <w:t xml:space="preserve">  &lt;/simpleContent&gt;</w:t>
        </w:r>
      </w:ins>
    </w:p>
    <w:p w14:paraId="5389CB94" w14:textId="77777777" w:rsidR="00A71F46" w:rsidRDefault="00A71F46" w:rsidP="00A71F46">
      <w:pPr>
        <w:pStyle w:val="Code"/>
        <w:rPr>
          <w:ins w:id="9919" w:author="Andreas Kuehne" w:date="2019-05-31T12:40:00Z"/>
        </w:rPr>
      </w:pPr>
      <w:ins w:id="9920" w:author="Andreas Kuehne" w:date="2019-05-31T12:40:00Z">
        <w:r>
          <w:rPr>
            <w:color w:val="31849B" w:themeColor="accent5" w:themeShade="BF"/>
          </w:rPr>
          <w:t>&lt;/complexType&gt;</w:t>
        </w:r>
      </w:ins>
    </w:p>
    <w:p w14:paraId="6853C242" w14:textId="77777777" w:rsidR="00A71F46" w:rsidRDefault="00A71F46" w:rsidP="00A71F46">
      <w:pPr>
        <w:spacing w:line="259" w:lineRule="auto"/>
        <w:rPr>
          <w:ins w:id="9921" w:author="Andreas Kuehne" w:date="2019-05-31T12:40:00Z"/>
        </w:rPr>
      </w:pPr>
      <w:ins w:id="9922" w:author="Andreas Kuehne" w:date="2019-05-31T12:40:00Z">
        <w:r>
          <w:t>Each child element of</w:t>
        </w:r>
        <w:r w:rsidRPr="71C71F8C">
          <w:t xml:space="preserve"> </w:t>
        </w:r>
        <w:r w:rsidRPr="002062A5">
          <w:rPr>
            <w:rFonts w:ascii="Courier New" w:eastAsia="Courier New" w:hAnsi="Courier New" w:cs="Courier New"/>
          </w:rPr>
          <w:t>NameIDType</w:t>
        </w:r>
        <w:r w:rsidRPr="71C71F8C">
          <w:t xml:space="preserve"> </w:t>
        </w:r>
        <w:r>
          <w:t>XML element SHALL implement in XML syntax the sub-component that has a name equal to its local name. The element 'value' is represented by the component's XML tag text content.</w:t>
        </w:r>
      </w:ins>
      <w:customXmlInsRangeStart w:id="9923" w:author="Andreas Kuehne" w:date="2019-05-31T12:40:00Z"/>
      <w:sdt>
        <w:sdtPr>
          <w:tag w:val="saml2rw-NameIDType.-xmlSchema"/>
          <w:id w:val="-630246021"/>
          <w:showingPlcHdr/>
        </w:sdtPr>
        <w:sdtEndPr/>
        <w:sdtContent>
          <w:customXmlInsRangeEnd w:id="9923"/>
          <w:ins w:id="9924" w:author="Andreas Kuehne" w:date="2019-05-31T12:40:00Z">
            <w:r>
              <w:rPr>
                <w:color w:val="19D131"/>
              </w:rPr>
              <w:t>[component NameID XML schema details]</w:t>
            </w:r>
          </w:ins>
          <w:customXmlInsRangeStart w:id="9925" w:author="Andreas Kuehne" w:date="2019-05-31T12:40:00Z"/>
        </w:sdtContent>
      </w:sdt>
      <w:customXmlInsRangeEnd w:id="9925"/>
    </w:p>
    <w:p w14:paraId="7050417B" w14:textId="77777777" w:rsidR="00A71F46" w:rsidRDefault="00A71F46" w:rsidP="00A71F46">
      <w:pPr>
        <w:pStyle w:val="berschrift3"/>
        <w:numPr>
          <w:ilvl w:val="2"/>
          <w:numId w:val="3"/>
        </w:numPr>
        <w:rPr>
          <w:ins w:id="9926" w:author="Andreas Kuehne" w:date="2019-05-31T12:40:00Z"/>
        </w:rPr>
      </w:pPr>
      <w:bookmarkStart w:id="9927" w:name="_Toc10206931"/>
      <w:ins w:id="9928" w:author="Andreas Kuehne" w:date="2019-05-31T12:40:00Z">
        <w:r>
          <w:t>Component Transforms</w:t>
        </w:r>
        <w:bookmarkEnd w:id="9927"/>
      </w:ins>
    </w:p>
    <w:p w14:paraId="51ECEDEA" w14:textId="77777777" w:rsidR="00A71F46" w:rsidRDefault="001A1734" w:rsidP="00A71F46">
      <w:pPr>
        <w:rPr>
          <w:ins w:id="9929" w:author="Andreas Kuehne" w:date="2019-05-31T12:40:00Z"/>
        </w:rPr>
      </w:pPr>
      <w:customXmlInsRangeStart w:id="9930" w:author="Andreas Kuehne" w:date="2019-05-31T12:40:00Z"/>
      <w:sdt>
        <w:sdtPr>
          <w:tag w:val="dsigrw-TransformsType.-normative"/>
          <w:id w:val="37564927"/>
        </w:sdtPr>
        <w:sdtEndPr/>
        <w:sdtContent>
          <w:customXmlInsRangeEnd w:id="9930"/>
          <w:ins w:id="9931" w:author="Andreas Kuehne" w:date="2019-05-31T12:40:00Z">
            <w:r w:rsidR="00A71F46" w:rsidRPr="003A06D0">
              <w:rPr>
                <w:color w:val="19D131"/>
                <w:lang w:val="en-GB"/>
              </w:rPr>
              <w:t>This component reflects the structure ‘Transforms’ defined in the XMLDSig specification [CLAUSE FOR LINK TO THE XMLDSig SPEC]. This section provides the definition required to support the DSS-X 2.0 multi-syntax approach.</w:t>
            </w:r>
          </w:ins>
          <w:customXmlInsRangeStart w:id="9932" w:author="Andreas Kuehne" w:date="2019-05-31T12:40:00Z"/>
        </w:sdtContent>
      </w:sdt>
      <w:customXmlInsRangeEnd w:id="9932"/>
    </w:p>
    <w:p w14:paraId="097008F2" w14:textId="77777777" w:rsidR="00A71F46" w:rsidRDefault="00A71F46" w:rsidP="00A71F46">
      <w:pPr>
        <w:rPr>
          <w:ins w:id="9933" w:author="Andreas Kuehne" w:date="2019-05-31T12:40:00Z"/>
        </w:rPr>
      </w:pPr>
      <w:ins w:id="9934" w:author="Andreas Kuehne" w:date="2019-05-31T12:40:00Z">
        <w:r>
          <w:t>Below follows a list of the sub-components that constitute this component:</w:t>
        </w:r>
      </w:ins>
    </w:p>
    <w:p w14:paraId="2A13E4B6" w14:textId="77777777" w:rsidR="00A71F46" w:rsidRDefault="00A71F46" w:rsidP="00A71F46">
      <w:pPr>
        <w:pStyle w:val="Member"/>
        <w:rPr>
          <w:ins w:id="9935" w:author="Andreas Kuehne" w:date="2019-05-31T12:40:00Z"/>
        </w:rPr>
      </w:pPr>
      <w:ins w:id="9936" w:author="Andreas Kuehne" w:date="2019-05-31T12:40:00Z">
        <w:r>
          <w:t xml:space="preserve">The </w:t>
        </w:r>
        <w:r w:rsidRPr="35C1378D">
          <w:rPr>
            <w:rStyle w:val="Datatype"/>
          </w:rPr>
          <w:t>Transform</w:t>
        </w:r>
        <w:r>
          <w:t xml:space="preserve"> element MUST occur 1 or more times containing sub-component. Each instance MUST satisfy the requirements specified in section </w:t>
        </w:r>
        <w:r>
          <w:fldChar w:fldCharType="begin"/>
        </w:r>
        <w:r>
          <w:instrText xml:space="preserve"> REF _RefCompBC5B5A4B \r \h </w:instrText>
        </w:r>
      </w:ins>
      <w:ins w:id="9937" w:author="Andreas Kuehne" w:date="2019-05-31T12:40:00Z">
        <w:r>
          <w:fldChar w:fldCharType="separate"/>
        </w:r>
        <w:r>
          <w:rPr>
            <w:rStyle w:val="Datatype"/>
            <w:rFonts w:eastAsia="Courier New" w:cs="Courier New"/>
          </w:rPr>
          <w:t>Transform</w:t>
        </w:r>
        <w:r>
          <w:fldChar w:fldCharType="end"/>
        </w:r>
        <w:r>
          <w:t xml:space="preserve">. </w:t>
        </w:r>
      </w:ins>
      <w:customXmlInsRangeStart w:id="9938" w:author="Andreas Kuehne" w:date="2019-05-31T12:40:00Z"/>
      <w:sdt>
        <w:sdtPr>
          <w:alias w:val="dsigrw-TransformsType.transform"/>
          <w:tag w:val="dsigrw-TransformsType.Transform"/>
          <w:id w:val="1443652600"/>
          <w:showingPlcHdr/>
        </w:sdtPr>
        <w:sdtEndPr/>
        <w:sdtContent>
          <w:customXmlInsRangeEnd w:id="9938"/>
          <w:ins w:id="9939" w:author="Andreas Kuehne" w:date="2019-05-31T12:40:00Z">
            <w:r>
              <w:rPr>
                <w:color w:val="19D131"/>
              </w:rPr>
              <w:t>[sub component Transform details]</w:t>
            </w:r>
          </w:ins>
          <w:customXmlInsRangeStart w:id="9940" w:author="Andreas Kuehne" w:date="2019-05-31T12:40:00Z"/>
        </w:sdtContent>
      </w:sdt>
      <w:customXmlInsRangeEnd w:id="9940"/>
    </w:p>
    <w:p w14:paraId="5839E7D1" w14:textId="77777777" w:rsidR="00A71F46" w:rsidRDefault="00A71F46" w:rsidP="00A71F46">
      <w:pPr>
        <w:pStyle w:val="Non-normativeCommentHeading"/>
        <w:rPr>
          <w:ins w:id="9941" w:author="Andreas Kuehne" w:date="2019-05-31T12:40:00Z"/>
        </w:rPr>
      </w:pPr>
      <w:ins w:id="9942" w:author="Andreas Kuehne" w:date="2019-05-31T12:40:00Z">
        <w:r>
          <w:t>Non-normative Comment:</w:t>
        </w:r>
      </w:ins>
    </w:p>
    <w:p w14:paraId="407F24A0" w14:textId="77777777" w:rsidR="00A71F46" w:rsidRDefault="001A1734" w:rsidP="00A71F46">
      <w:pPr>
        <w:pStyle w:val="Non-normativeComment"/>
        <w:rPr>
          <w:ins w:id="9943" w:author="Andreas Kuehne" w:date="2019-05-31T12:40:00Z"/>
        </w:rPr>
      </w:pPr>
      <w:customXmlInsRangeStart w:id="9944" w:author="Andreas Kuehne" w:date="2019-05-31T12:40:00Z"/>
      <w:sdt>
        <w:sdtPr>
          <w:tag w:val="dsigrw-TransformsType.-nonNormative"/>
          <w:id w:val="2061428617"/>
          <w:showingPlcHdr/>
        </w:sdtPr>
        <w:sdtEndPr/>
        <w:sdtContent>
          <w:customXmlInsRangeEnd w:id="9944"/>
          <w:ins w:id="9945" w:author="Andreas Kuehne" w:date="2019-05-31T12:40:00Z">
            <w:r w:rsidR="00A71F46">
              <w:rPr>
                <w:color w:val="19D131"/>
              </w:rPr>
              <w:t>[component Transforms non normative details]</w:t>
            </w:r>
          </w:ins>
          <w:customXmlInsRangeStart w:id="9946" w:author="Andreas Kuehne" w:date="2019-05-31T12:40:00Z"/>
        </w:sdtContent>
      </w:sdt>
      <w:customXmlInsRangeEnd w:id="9946"/>
    </w:p>
    <w:p w14:paraId="68ACF6F3" w14:textId="77777777" w:rsidR="00A71F46" w:rsidRDefault="00A71F46" w:rsidP="00A71F46">
      <w:pPr>
        <w:pStyle w:val="berschrift4"/>
        <w:numPr>
          <w:ilvl w:val="3"/>
          <w:numId w:val="3"/>
        </w:numPr>
        <w:rPr>
          <w:ins w:id="9947" w:author="Andreas Kuehne" w:date="2019-05-31T12:40:00Z"/>
        </w:rPr>
      </w:pPr>
      <w:bookmarkStart w:id="9948" w:name="_Toc10206932"/>
      <w:ins w:id="9949" w:author="Andreas Kuehne" w:date="2019-05-31T12:40:00Z">
        <w:r>
          <w:t>Transforms – JSON Syntax</w:t>
        </w:r>
        <w:bookmarkEnd w:id="9948"/>
      </w:ins>
    </w:p>
    <w:p w14:paraId="4E8AA689" w14:textId="77777777" w:rsidR="00A71F46" w:rsidRPr="0248A3D1" w:rsidRDefault="00A71F46" w:rsidP="00A71F46">
      <w:pPr>
        <w:rPr>
          <w:ins w:id="9950" w:author="Andreas Kuehne" w:date="2019-05-31T12:40:00Z"/>
        </w:rPr>
      </w:pPr>
      <w:ins w:id="9951" w:author="Andreas Kuehne" w:date="2019-05-31T12:40:00Z">
        <w:r w:rsidRPr="002062A5">
          <w:rPr>
            <w:rFonts w:eastAsia="Arial" w:cs="Arial"/>
            <w:sz w:val="22"/>
            <w:szCs w:val="22"/>
          </w:rPr>
          <w:t xml:space="preserve">The </w:t>
        </w:r>
        <w:r w:rsidRPr="002062A5">
          <w:rPr>
            <w:rFonts w:ascii="Courier New" w:eastAsia="Courier New" w:hAnsi="Courier New" w:cs="Courier New"/>
          </w:rPr>
          <w:t>TransformsType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Transforms</w:t>
        </w:r>
        <w:r>
          <w:t xml:space="preserve"> component.</w:t>
        </w:r>
      </w:ins>
    </w:p>
    <w:p w14:paraId="3823C2F1" w14:textId="77777777" w:rsidR="00A71F46" w:rsidRPr="C2430093" w:rsidRDefault="00A71F46" w:rsidP="00A71F46">
      <w:pPr>
        <w:spacing w:line="259" w:lineRule="auto"/>
        <w:rPr>
          <w:ins w:id="9952" w:author="Andreas Kuehne" w:date="2019-05-31T12:40:00Z"/>
          <w:rFonts w:eastAsia="Arial" w:cs="Arial"/>
          <w:sz w:val="22"/>
          <w:szCs w:val="22"/>
        </w:rPr>
      </w:pPr>
      <w:ins w:id="9953"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Transforms</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093"/>
        <w:gridCol w:w="3183"/>
        <w:gridCol w:w="3074"/>
      </w:tblGrid>
      <w:tr w:rsidR="00A71F46" w14:paraId="60B77E68" w14:textId="77777777" w:rsidTr="00A71F46">
        <w:trPr>
          <w:cnfStyle w:val="100000000000" w:firstRow="1" w:lastRow="0" w:firstColumn="0" w:lastColumn="0" w:oddVBand="0" w:evenVBand="0" w:oddHBand="0" w:evenHBand="0" w:firstRowFirstColumn="0" w:firstRowLastColumn="0" w:lastRowFirstColumn="0" w:lastRowLastColumn="0"/>
          <w:ins w:id="9954"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EFA63FA" w14:textId="77777777" w:rsidR="00A71F46" w:rsidRDefault="00A71F46" w:rsidP="00A71F46">
            <w:pPr>
              <w:pStyle w:val="Beschriftung"/>
              <w:rPr>
                <w:ins w:id="9955" w:author="Andreas Kuehne" w:date="2019-05-31T12:40:00Z"/>
              </w:rPr>
            </w:pPr>
            <w:ins w:id="9956" w:author="Andreas Kuehne" w:date="2019-05-31T12:40:00Z">
              <w:r>
                <w:t>Element</w:t>
              </w:r>
            </w:ins>
          </w:p>
        </w:tc>
        <w:tc>
          <w:tcPr>
            <w:tcW w:w="4675" w:type="dxa"/>
          </w:tcPr>
          <w:p w14:paraId="76DA5225"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9957" w:author="Andreas Kuehne" w:date="2019-05-31T12:40:00Z"/>
              </w:rPr>
            </w:pPr>
            <w:ins w:id="9958" w:author="Andreas Kuehne" w:date="2019-05-31T12:40:00Z">
              <w:r>
                <w:t>Implementing JSON member name</w:t>
              </w:r>
            </w:ins>
          </w:p>
        </w:tc>
        <w:tc>
          <w:tcPr>
            <w:tcW w:w="4675" w:type="dxa"/>
          </w:tcPr>
          <w:p w14:paraId="308E5DF6"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9959" w:author="Andreas Kuehne" w:date="2019-05-31T12:40:00Z"/>
              </w:rPr>
            </w:pPr>
            <w:ins w:id="9960" w:author="Andreas Kuehne" w:date="2019-05-31T12:40:00Z">
              <w:r>
                <w:t>Comments</w:t>
              </w:r>
            </w:ins>
          </w:p>
        </w:tc>
      </w:tr>
      <w:tr w:rsidR="00A71F46" w14:paraId="64C7FBFB" w14:textId="77777777" w:rsidTr="00A71F46">
        <w:trPr>
          <w:ins w:id="996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A794607" w14:textId="77777777" w:rsidR="00A71F46" w:rsidRPr="002062A5" w:rsidRDefault="00A71F46" w:rsidP="00A71F46">
            <w:pPr>
              <w:pStyle w:val="Beschriftung"/>
              <w:rPr>
                <w:ins w:id="9962" w:author="Andreas Kuehne" w:date="2019-05-31T12:40:00Z"/>
                <w:rStyle w:val="Datatype"/>
                <w:b w:val="0"/>
                <w:bCs w:val="0"/>
              </w:rPr>
            </w:pPr>
            <w:ins w:id="9963" w:author="Andreas Kuehne" w:date="2019-05-31T12:40:00Z">
              <w:r w:rsidRPr="002062A5">
                <w:rPr>
                  <w:rStyle w:val="Datatype"/>
                </w:rPr>
                <w:t>Transform</w:t>
              </w:r>
            </w:ins>
          </w:p>
        </w:tc>
        <w:tc>
          <w:tcPr>
            <w:tcW w:w="4675" w:type="dxa"/>
          </w:tcPr>
          <w:p w14:paraId="19806A1D"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9964" w:author="Andreas Kuehne" w:date="2019-05-31T12:40:00Z"/>
                <w:rStyle w:val="Datatype"/>
              </w:rPr>
            </w:pPr>
            <w:ins w:id="9965" w:author="Andreas Kuehne" w:date="2019-05-31T12:40:00Z">
              <w:r w:rsidRPr="002062A5">
                <w:rPr>
                  <w:rStyle w:val="Datatype"/>
                </w:rPr>
                <w:t>transform</w:t>
              </w:r>
            </w:ins>
          </w:p>
        </w:tc>
        <w:tc>
          <w:tcPr>
            <w:tcW w:w="4675" w:type="dxa"/>
          </w:tcPr>
          <w:p w14:paraId="6E739FD7"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9966" w:author="Andreas Kuehne" w:date="2019-05-31T12:40:00Z"/>
              </w:rPr>
            </w:pPr>
            <w:customXmlInsRangeStart w:id="9967" w:author="Andreas Kuehne" w:date="2019-05-31T12:40:00Z"/>
            <w:sdt>
              <w:sdtPr>
                <w:alias w:val="dsigrw-TransformsType.transform"/>
                <w:tag w:val="dsigrw-TransformsType.-jsonComment.Transform"/>
                <w:id w:val="-588926709"/>
                <w:showingPlcHdr/>
              </w:sdtPr>
              <w:sdtEndPr/>
              <w:sdtContent>
                <w:customXmlInsRangeEnd w:id="9967"/>
                <w:ins w:id="9968" w:author="Andreas Kuehne" w:date="2019-05-31T12:40:00Z">
                  <w:r w:rsidR="00A71F46">
                    <w:rPr>
                      <w:color w:val="19D131"/>
                    </w:rPr>
                    <w:t>[]</w:t>
                  </w:r>
                </w:ins>
                <w:customXmlInsRangeStart w:id="9969" w:author="Andreas Kuehne" w:date="2019-05-31T12:40:00Z"/>
              </w:sdtContent>
            </w:sdt>
            <w:customXmlInsRangeEnd w:id="9969"/>
          </w:p>
        </w:tc>
      </w:tr>
    </w:tbl>
    <w:p w14:paraId="671AB634" w14:textId="77777777" w:rsidR="00A71F46" w:rsidRPr="0202B381" w:rsidRDefault="00A71F46" w:rsidP="00A71F46">
      <w:pPr>
        <w:rPr>
          <w:ins w:id="9970" w:author="Andreas Kuehne" w:date="2019-05-31T12:40:00Z"/>
        </w:rPr>
      </w:pPr>
      <w:ins w:id="9971" w:author="Andreas Kuehne" w:date="2019-05-31T12:40:00Z">
        <w:r w:rsidRPr="002062A5">
          <w:rPr>
            <w:rFonts w:eastAsia="Arial" w:cs="Arial"/>
            <w:sz w:val="22"/>
            <w:szCs w:val="22"/>
          </w:rPr>
          <w:t xml:space="preserve">The </w:t>
        </w:r>
        <w:r w:rsidRPr="002062A5">
          <w:rPr>
            <w:rFonts w:ascii="Courier New" w:eastAsia="Courier New" w:hAnsi="Courier New" w:cs="Courier New"/>
          </w:rPr>
          <w:t>TransformsType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06CCE9EC" w14:textId="77777777" w:rsidR="00A71F46" w:rsidRDefault="00A71F46" w:rsidP="00A71F46">
      <w:pPr>
        <w:pStyle w:val="Code"/>
        <w:spacing w:line="259" w:lineRule="auto"/>
        <w:rPr>
          <w:ins w:id="9972" w:author="Andreas Kuehne" w:date="2019-05-31T12:40:00Z"/>
        </w:rPr>
      </w:pPr>
      <w:ins w:id="9973" w:author="Andreas Kuehne" w:date="2019-05-31T12:40:00Z">
        <w:r>
          <w:rPr>
            <w:color w:val="31849B" w:themeColor="accent5" w:themeShade="BF"/>
          </w:rPr>
          <w:t>"dsigrw-TransformsType"</w:t>
        </w:r>
        <w:r>
          <w:t>: {</w:t>
        </w:r>
      </w:ins>
    </w:p>
    <w:p w14:paraId="7E36ADF7" w14:textId="77777777" w:rsidR="00A71F46" w:rsidRDefault="00A71F46" w:rsidP="00A71F46">
      <w:pPr>
        <w:pStyle w:val="Code"/>
        <w:spacing w:line="259" w:lineRule="auto"/>
        <w:rPr>
          <w:ins w:id="9974" w:author="Andreas Kuehne" w:date="2019-05-31T12:40:00Z"/>
        </w:rPr>
      </w:pPr>
      <w:ins w:id="9975" w:author="Andreas Kuehne" w:date="2019-05-31T12:40:00Z">
        <w:r>
          <w:rPr>
            <w:color w:val="31849B" w:themeColor="accent5" w:themeShade="BF"/>
          </w:rPr>
          <w:t xml:space="preserve">  "type"</w:t>
        </w:r>
        <w:r>
          <w:t xml:space="preserve">: </w:t>
        </w:r>
        <w:r>
          <w:rPr>
            <w:color w:val="244061" w:themeColor="accent1" w:themeShade="80"/>
          </w:rPr>
          <w:t>"object",</w:t>
        </w:r>
      </w:ins>
    </w:p>
    <w:p w14:paraId="12BCD585" w14:textId="77777777" w:rsidR="00A71F46" w:rsidRDefault="00A71F46" w:rsidP="00A71F46">
      <w:pPr>
        <w:pStyle w:val="Code"/>
        <w:spacing w:line="259" w:lineRule="auto"/>
        <w:rPr>
          <w:ins w:id="9976" w:author="Andreas Kuehne" w:date="2019-05-31T12:40:00Z"/>
        </w:rPr>
      </w:pPr>
      <w:ins w:id="9977" w:author="Andreas Kuehne" w:date="2019-05-31T12:40:00Z">
        <w:r>
          <w:rPr>
            <w:color w:val="31849B" w:themeColor="accent5" w:themeShade="BF"/>
          </w:rPr>
          <w:t xml:space="preserve">  "properties"</w:t>
        </w:r>
        <w:r>
          <w:t>: {</w:t>
        </w:r>
      </w:ins>
    </w:p>
    <w:p w14:paraId="7157FB4C" w14:textId="77777777" w:rsidR="00A71F46" w:rsidRDefault="00A71F46" w:rsidP="00A71F46">
      <w:pPr>
        <w:pStyle w:val="Code"/>
        <w:spacing w:line="259" w:lineRule="auto"/>
        <w:rPr>
          <w:ins w:id="9978" w:author="Andreas Kuehne" w:date="2019-05-31T12:40:00Z"/>
        </w:rPr>
      </w:pPr>
      <w:ins w:id="9979" w:author="Andreas Kuehne" w:date="2019-05-31T12:40:00Z">
        <w:r>
          <w:rPr>
            <w:color w:val="31849B" w:themeColor="accent5" w:themeShade="BF"/>
          </w:rPr>
          <w:t xml:space="preserve">    "transform"</w:t>
        </w:r>
        <w:r>
          <w:t>: {</w:t>
        </w:r>
      </w:ins>
    </w:p>
    <w:p w14:paraId="57508459" w14:textId="77777777" w:rsidR="00A71F46" w:rsidRDefault="00A71F46" w:rsidP="00A71F46">
      <w:pPr>
        <w:pStyle w:val="Code"/>
        <w:spacing w:line="259" w:lineRule="auto"/>
        <w:rPr>
          <w:ins w:id="9980" w:author="Andreas Kuehne" w:date="2019-05-31T12:40:00Z"/>
        </w:rPr>
      </w:pPr>
      <w:ins w:id="9981" w:author="Andreas Kuehne" w:date="2019-05-31T12:40:00Z">
        <w:r>
          <w:rPr>
            <w:color w:val="31849B" w:themeColor="accent5" w:themeShade="BF"/>
          </w:rPr>
          <w:t xml:space="preserve">      "type"</w:t>
        </w:r>
        <w:r>
          <w:t xml:space="preserve">: </w:t>
        </w:r>
        <w:r>
          <w:rPr>
            <w:color w:val="244061" w:themeColor="accent1" w:themeShade="80"/>
          </w:rPr>
          <w:t>"array",</w:t>
        </w:r>
      </w:ins>
    </w:p>
    <w:p w14:paraId="46F24058" w14:textId="77777777" w:rsidR="00A71F46" w:rsidRDefault="00A71F46" w:rsidP="00A71F46">
      <w:pPr>
        <w:pStyle w:val="Code"/>
        <w:spacing w:line="259" w:lineRule="auto"/>
        <w:rPr>
          <w:ins w:id="9982" w:author="Andreas Kuehne" w:date="2019-05-31T12:40:00Z"/>
        </w:rPr>
      </w:pPr>
      <w:ins w:id="9983" w:author="Andreas Kuehne" w:date="2019-05-31T12:40:00Z">
        <w:r>
          <w:rPr>
            <w:color w:val="31849B" w:themeColor="accent5" w:themeShade="BF"/>
          </w:rPr>
          <w:t xml:space="preserve">      "items"</w:t>
        </w:r>
        <w:r>
          <w:t>: {</w:t>
        </w:r>
      </w:ins>
    </w:p>
    <w:p w14:paraId="569B4D07" w14:textId="77777777" w:rsidR="00A71F46" w:rsidRDefault="00A71F46" w:rsidP="00A71F46">
      <w:pPr>
        <w:pStyle w:val="Code"/>
        <w:spacing w:line="259" w:lineRule="auto"/>
        <w:rPr>
          <w:ins w:id="9984" w:author="Andreas Kuehne" w:date="2019-05-31T12:40:00Z"/>
        </w:rPr>
      </w:pPr>
      <w:ins w:id="9985" w:author="Andreas Kuehne" w:date="2019-05-31T12:40:00Z">
        <w:r>
          <w:rPr>
            <w:color w:val="31849B" w:themeColor="accent5" w:themeShade="BF"/>
          </w:rPr>
          <w:t xml:space="preserve">        "$ref"</w:t>
        </w:r>
        <w:r>
          <w:t xml:space="preserve">: </w:t>
        </w:r>
        <w:r>
          <w:rPr>
            <w:color w:val="244061" w:themeColor="accent1" w:themeShade="80"/>
          </w:rPr>
          <w:t>"#/definitions/dsigrw-TransformType"</w:t>
        </w:r>
      </w:ins>
    </w:p>
    <w:p w14:paraId="1EE6F650" w14:textId="77777777" w:rsidR="00A71F46" w:rsidRDefault="00A71F46" w:rsidP="00A71F46">
      <w:pPr>
        <w:pStyle w:val="Code"/>
        <w:spacing w:line="259" w:lineRule="auto"/>
        <w:rPr>
          <w:ins w:id="9986" w:author="Andreas Kuehne" w:date="2019-05-31T12:40:00Z"/>
        </w:rPr>
      </w:pPr>
      <w:ins w:id="9987" w:author="Andreas Kuehne" w:date="2019-05-31T12:40:00Z">
        <w:r>
          <w:t xml:space="preserve">      }</w:t>
        </w:r>
      </w:ins>
    </w:p>
    <w:p w14:paraId="1D841CB4" w14:textId="77777777" w:rsidR="00A71F46" w:rsidRDefault="00A71F46" w:rsidP="00A71F46">
      <w:pPr>
        <w:pStyle w:val="Code"/>
        <w:spacing w:line="259" w:lineRule="auto"/>
        <w:rPr>
          <w:ins w:id="9988" w:author="Andreas Kuehne" w:date="2019-05-31T12:40:00Z"/>
        </w:rPr>
      </w:pPr>
      <w:ins w:id="9989" w:author="Andreas Kuehne" w:date="2019-05-31T12:40:00Z">
        <w:r>
          <w:t xml:space="preserve">    }</w:t>
        </w:r>
      </w:ins>
    </w:p>
    <w:p w14:paraId="704DDD5C" w14:textId="77777777" w:rsidR="00A71F46" w:rsidRDefault="00A71F46" w:rsidP="00A71F46">
      <w:pPr>
        <w:pStyle w:val="Code"/>
        <w:spacing w:line="259" w:lineRule="auto"/>
        <w:rPr>
          <w:ins w:id="9990" w:author="Andreas Kuehne" w:date="2019-05-31T12:40:00Z"/>
        </w:rPr>
      </w:pPr>
      <w:ins w:id="9991" w:author="Andreas Kuehne" w:date="2019-05-31T12:40:00Z">
        <w:r>
          <w:t xml:space="preserve">  },</w:t>
        </w:r>
      </w:ins>
    </w:p>
    <w:p w14:paraId="7632068F" w14:textId="77777777" w:rsidR="00A71F46" w:rsidRDefault="00A71F46" w:rsidP="00A71F46">
      <w:pPr>
        <w:pStyle w:val="Code"/>
        <w:spacing w:line="259" w:lineRule="auto"/>
        <w:rPr>
          <w:ins w:id="9992" w:author="Andreas Kuehne" w:date="2019-05-31T12:40:00Z"/>
        </w:rPr>
      </w:pPr>
      <w:ins w:id="9993" w:author="Andreas Kuehne" w:date="2019-05-31T12:40:00Z">
        <w:r>
          <w:rPr>
            <w:color w:val="31849B" w:themeColor="accent5" w:themeShade="BF"/>
          </w:rPr>
          <w:t xml:space="preserve">  "required"</w:t>
        </w:r>
        <w:r>
          <w:t>: [</w:t>
        </w:r>
        <w:r>
          <w:rPr>
            <w:color w:val="244061" w:themeColor="accent1" w:themeShade="80"/>
          </w:rPr>
          <w:t>"transform"</w:t>
        </w:r>
        <w:r>
          <w:t>]</w:t>
        </w:r>
      </w:ins>
    </w:p>
    <w:p w14:paraId="78328AC4" w14:textId="77777777" w:rsidR="00A71F46" w:rsidRDefault="00A71F46" w:rsidP="00A71F46">
      <w:pPr>
        <w:pStyle w:val="Code"/>
        <w:spacing w:line="259" w:lineRule="auto"/>
        <w:rPr>
          <w:ins w:id="9994" w:author="Andreas Kuehne" w:date="2019-05-31T12:40:00Z"/>
        </w:rPr>
      </w:pPr>
      <w:ins w:id="9995" w:author="Andreas Kuehne" w:date="2019-05-31T12:40:00Z">
        <w:r>
          <w:t>}</w:t>
        </w:r>
      </w:ins>
    </w:p>
    <w:p w14:paraId="460273EB" w14:textId="77777777" w:rsidR="00A71F46" w:rsidRDefault="001A1734" w:rsidP="00A71F46">
      <w:pPr>
        <w:rPr>
          <w:ins w:id="9996" w:author="Andreas Kuehne" w:date="2019-05-31T12:40:00Z"/>
        </w:rPr>
      </w:pPr>
      <w:customXmlInsRangeStart w:id="9997" w:author="Andreas Kuehne" w:date="2019-05-31T12:40:00Z"/>
      <w:sdt>
        <w:sdtPr>
          <w:tag w:val="dsigrw-TransformsType.-jsonSchema"/>
          <w:id w:val="1585193637"/>
          <w:showingPlcHdr/>
        </w:sdtPr>
        <w:sdtEndPr/>
        <w:sdtContent>
          <w:customXmlInsRangeEnd w:id="9997"/>
          <w:ins w:id="9998" w:author="Andreas Kuehne" w:date="2019-05-31T12:40:00Z">
            <w:r w:rsidR="00A71F46">
              <w:rPr>
                <w:color w:val="19D131"/>
              </w:rPr>
              <w:t>[component Transforms JSON schema details]</w:t>
            </w:r>
          </w:ins>
          <w:customXmlInsRangeStart w:id="9999" w:author="Andreas Kuehne" w:date="2019-05-31T12:40:00Z"/>
        </w:sdtContent>
      </w:sdt>
      <w:customXmlInsRangeEnd w:id="9999"/>
    </w:p>
    <w:p w14:paraId="6725DBCE" w14:textId="77777777" w:rsidR="00A71F46" w:rsidRDefault="00A71F46" w:rsidP="00A71F46">
      <w:pPr>
        <w:pStyle w:val="berschrift4"/>
        <w:numPr>
          <w:ilvl w:val="3"/>
          <w:numId w:val="3"/>
        </w:numPr>
        <w:rPr>
          <w:ins w:id="10000" w:author="Andreas Kuehne" w:date="2019-05-31T12:40:00Z"/>
        </w:rPr>
      </w:pPr>
      <w:bookmarkStart w:id="10001" w:name="_Toc10206933"/>
      <w:ins w:id="10002" w:author="Andreas Kuehne" w:date="2019-05-31T12:40:00Z">
        <w:r>
          <w:t>Transforms – XML Syntax</w:t>
        </w:r>
        <w:bookmarkEnd w:id="10001"/>
      </w:ins>
    </w:p>
    <w:p w14:paraId="326E5B15" w14:textId="77777777" w:rsidR="00A71F46" w:rsidRPr="5404FA76" w:rsidRDefault="00A71F46" w:rsidP="00A71F46">
      <w:pPr>
        <w:rPr>
          <w:ins w:id="10003" w:author="Andreas Kuehne" w:date="2019-05-31T12:40:00Z"/>
        </w:rPr>
      </w:pPr>
      <w:ins w:id="10004" w:author="Andreas Kuehne" w:date="2019-05-31T12:40:00Z">
        <w:r w:rsidRPr="0CCF9147">
          <w:t>The XML element is defined in the XML namespace '</w:t>
        </w:r>
        <w:r w:rsidRPr="002062A5">
          <w:rPr>
            <w:rFonts w:ascii="Courier New" w:eastAsia="Courier New" w:hAnsi="Courier New" w:cs="Courier New"/>
          </w:rPr>
          <w:t>http://docs.oasis-open.org/dss-x/ns/xmldsig/rewritten</w:t>
        </w:r>
        <w:r w:rsidRPr="005A6FFD">
          <w:t>' .</w:t>
        </w:r>
        <w:r w:rsidRPr="0CCF9147">
          <w:t xml:space="preserve">The XML type </w:t>
        </w:r>
        <w:r w:rsidRPr="002062A5">
          <w:rPr>
            <w:rFonts w:ascii="Courier New" w:eastAsia="Courier New" w:hAnsi="Courier New" w:cs="Courier New"/>
          </w:rPr>
          <w:t>TransformsType</w:t>
        </w:r>
        <w:r w:rsidRPr="0CCF9147">
          <w:t xml:space="preserve"> SHALL implement the requirements defined in the </w:t>
        </w:r>
        <w:r w:rsidRPr="002062A5">
          <w:rPr>
            <w:rFonts w:ascii="Courier New" w:eastAsia="Courier New" w:hAnsi="Courier New" w:cs="Courier New"/>
          </w:rPr>
          <w:t>Transforms</w:t>
        </w:r>
        <w:r>
          <w:t xml:space="preserve"> </w:t>
        </w:r>
        <w:r w:rsidRPr="005A6FFD">
          <w:t>component.</w:t>
        </w:r>
      </w:ins>
    </w:p>
    <w:p w14:paraId="4EA90806" w14:textId="77777777" w:rsidR="00A71F46" w:rsidRDefault="00A71F46" w:rsidP="00A71F46">
      <w:pPr>
        <w:rPr>
          <w:ins w:id="10005" w:author="Andreas Kuehne" w:date="2019-05-31T12:40:00Z"/>
        </w:rPr>
      </w:pPr>
      <w:ins w:id="10006" w:author="Andreas Kuehne" w:date="2019-05-31T12:40:00Z">
        <w:r w:rsidRPr="005A6FFD">
          <w:rPr>
            <w:rFonts w:eastAsia="Arial"/>
          </w:rPr>
          <w:t xml:space="preserve">The </w:t>
        </w:r>
        <w:r w:rsidRPr="002062A5">
          <w:rPr>
            <w:rFonts w:ascii="Courier New" w:eastAsia="Courier New" w:hAnsi="Courier New" w:cs="Courier New"/>
          </w:rPr>
          <w:t>TransformsType</w:t>
        </w:r>
        <w:r w:rsidRPr="005A6FFD">
          <w:rPr>
            <w:rFonts w:eastAsia="Arial"/>
          </w:rPr>
          <w:t xml:space="preserve"> XML element is defined in XML Schema [</w:t>
        </w:r>
        <w:r>
          <w:rPr>
            <w:rStyle w:val="Hyperlink"/>
          </w:rPr>
          <w:fldChar w:fldCharType="begin"/>
        </w:r>
        <w:r>
          <w:rPr>
            <w:rStyle w:val="Hyperlink"/>
          </w:rPr>
          <w:instrText xml:space="preserve"> HYPERLINK \l "refDSIGRWXSD" </w:instrText>
        </w:r>
        <w:r>
          <w:rPr>
            <w:rStyle w:val="Hyperlink"/>
          </w:rPr>
          <w:fldChar w:fldCharType="separate"/>
        </w:r>
        <w:r w:rsidRPr="006174B3">
          <w:rPr>
            <w:rStyle w:val="Hyperlink"/>
          </w:rPr>
          <w:t>DSIGRWXSD</w:t>
        </w:r>
        <w:r>
          <w:rPr>
            <w:rStyle w:val="Hyperlink"/>
          </w:rPr>
          <w:fldChar w:fldCharType="end"/>
        </w:r>
        <w:r w:rsidRPr="005A6FFD">
          <w:rPr>
            <w:rFonts w:eastAsia="Arial"/>
          </w:rPr>
          <w:t>], and is copied below for information.</w:t>
        </w:r>
      </w:ins>
    </w:p>
    <w:p w14:paraId="45A5AE63" w14:textId="77777777" w:rsidR="00A71F46" w:rsidRDefault="00A71F46" w:rsidP="00A71F46">
      <w:pPr>
        <w:pStyle w:val="Code"/>
        <w:rPr>
          <w:ins w:id="10007" w:author="Andreas Kuehne" w:date="2019-05-31T12:40:00Z"/>
        </w:rPr>
      </w:pPr>
      <w:ins w:id="10008" w:author="Andreas Kuehne" w:date="2019-05-31T12:40:00Z">
        <w:r>
          <w:rPr>
            <w:color w:val="31849B" w:themeColor="accent5" w:themeShade="BF"/>
          </w:rPr>
          <w:t>&lt;complexType</w:t>
        </w:r>
        <w:r>
          <w:rPr>
            <w:color w:val="943634" w:themeColor="accent2" w:themeShade="BF"/>
          </w:rPr>
          <w:t xml:space="preserve"> name="</w:t>
        </w:r>
        <w:r>
          <w:rPr>
            <w:color w:val="244061" w:themeColor="accent1" w:themeShade="80"/>
          </w:rPr>
          <w:t>TransformsType</w:t>
        </w:r>
        <w:r>
          <w:rPr>
            <w:color w:val="943634" w:themeColor="accent2" w:themeShade="BF"/>
          </w:rPr>
          <w:t>"</w:t>
        </w:r>
        <w:r>
          <w:rPr>
            <w:color w:val="31849B" w:themeColor="accent5" w:themeShade="BF"/>
          </w:rPr>
          <w:t>&gt;</w:t>
        </w:r>
      </w:ins>
    </w:p>
    <w:p w14:paraId="001FEE80" w14:textId="77777777" w:rsidR="00A71F46" w:rsidRDefault="00A71F46" w:rsidP="00A71F46">
      <w:pPr>
        <w:pStyle w:val="Code"/>
        <w:rPr>
          <w:ins w:id="10009" w:author="Andreas Kuehne" w:date="2019-05-31T12:40:00Z"/>
        </w:rPr>
      </w:pPr>
      <w:ins w:id="10010" w:author="Andreas Kuehne" w:date="2019-05-31T12:40:00Z">
        <w:r>
          <w:rPr>
            <w:color w:val="31849B" w:themeColor="accent5" w:themeShade="BF"/>
          </w:rPr>
          <w:t xml:space="preserve">  &lt;sequence&gt;</w:t>
        </w:r>
      </w:ins>
    </w:p>
    <w:p w14:paraId="640D5281" w14:textId="77777777" w:rsidR="00A71F46" w:rsidRDefault="00A71F46" w:rsidP="00A71F46">
      <w:pPr>
        <w:pStyle w:val="Code"/>
        <w:rPr>
          <w:ins w:id="10011" w:author="Andreas Kuehne" w:date="2019-05-31T12:40:00Z"/>
        </w:rPr>
      </w:pPr>
      <w:ins w:id="10012"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Transform</w:t>
        </w:r>
        <w:r>
          <w:rPr>
            <w:color w:val="943634" w:themeColor="accent2" w:themeShade="BF"/>
          </w:rPr>
          <w:t>" type="</w:t>
        </w:r>
        <w:r>
          <w:rPr>
            <w:color w:val="244061" w:themeColor="accent1" w:themeShade="80"/>
          </w:rPr>
          <w:t>ds-rw:TransformType</w:t>
        </w:r>
        <w:r>
          <w:rPr>
            <w:color w:val="943634" w:themeColor="accent2" w:themeShade="BF"/>
          </w:rPr>
          <w:t>" maxOccurs="</w:t>
        </w:r>
        <w:r>
          <w:rPr>
            <w:color w:val="244061" w:themeColor="accent1" w:themeShade="80"/>
          </w:rPr>
          <w:t>unbounded</w:t>
        </w:r>
        <w:r>
          <w:rPr>
            <w:color w:val="943634" w:themeColor="accent2" w:themeShade="BF"/>
          </w:rPr>
          <w:t>"</w:t>
        </w:r>
        <w:r>
          <w:rPr>
            <w:color w:val="31849B" w:themeColor="accent5" w:themeShade="BF"/>
          </w:rPr>
          <w:t>/&gt;</w:t>
        </w:r>
      </w:ins>
    </w:p>
    <w:p w14:paraId="6E230CEF" w14:textId="77777777" w:rsidR="00A71F46" w:rsidRDefault="00A71F46" w:rsidP="00A71F46">
      <w:pPr>
        <w:pStyle w:val="Code"/>
        <w:rPr>
          <w:ins w:id="10013" w:author="Andreas Kuehne" w:date="2019-05-31T12:40:00Z"/>
        </w:rPr>
      </w:pPr>
      <w:ins w:id="10014" w:author="Andreas Kuehne" w:date="2019-05-31T12:40:00Z">
        <w:r>
          <w:rPr>
            <w:color w:val="31849B" w:themeColor="accent5" w:themeShade="BF"/>
          </w:rPr>
          <w:t xml:space="preserve">  &lt;/sequence&gt;</w:t>
        </w:r>
      </w:ins>
    </w:p>
    <w:p w14:paraId="51B40E88" w14:textId="77777777" w:rsidR="00A71F46" w:rsidRDefault="00A71F46" w:rsidP="00A71F46">
      <w:pPr>
        <w:pStyle w:val="Code"/>
        <w:rPr>
          <w:ins w:id="10015" w:author="Andreas Kuehne" w:date="2019-05-31T12:40:00Z"/>
        </w:rPr>
      </w:pPr>
      <w:ins w:id="10016" w:author="Andreas Kuehne" w:date="2019-05-31T12:40:00Z">
        <w:r>
          <w:rPr>
            <w:color w:val="31849B" w:themeColor="accent5" w:themeShade="BF"/>
          </w:rPr>
          <w:t>&lt;/complexType&gt;</w:t>
        </w:r>
      </w:ins>
    </w:p>
    <w:p w14:paraId="039E4BDB" w14:textId="77777777" w:rsidR="00A71F46" w:rsidRDefault="00A71F46" w:rsidP="00A71F46">
      <w:pPr>
        <w:spacing w:line="259" w:lineRule="auto"/>
        <w:rPr>
          <w:ins w:id="10017" w:author="Andreas Kuehne" w:date="2019-05-31T12:40:00Z"/>
        </w:rPr>
      </w:pPr>
      <w:ins w:id="10018" w:author="Andreas Kuehne" w:date="2019-05-31T12:40:00Z">
        <w:r>
          <w:t>Each child element of</w:t>
        </w:r>
        <w:r w:rsidRPr="71C71F8C">
          <w:t xml:space="preserve"> </w:t>
        </w:r>
        <w:r w:rsidRPr="002062A5">
          <w:rPr>
            <w:rFonts w:ascii="Courier New" w:eastAsia="Courier New" w:hAnsi="Courier New" w:cs="Courier New"/>
          </w:rPr>
          <w:t>TransformsType</w:t>
        </w:r>
        <w:r w:rsidRPr="71C71F8C">
          <w:t xml:space="preserve"> </w:t>
        </w:r>
        <w:r>
          <w:t xml:space="preserve">XML element SHALL implement in XML syntax the sub-component that has a name equal to its local name. </w:t>
        </w:r>
      </w:ins>
      <w:customXmlInsRangeStart w:id="10019" w:author="Andreas Kuehne" w:date="2019-05-31T12:40:00Z"/>
      <w:sdt>
        <w:sdtPr>
          <w:tag w:val="dsigrw-TransformsType.-xmlSchema"/>
          <w:id w:val="1770503026"/>
          <w:showingPlcHdr/>
        </w:sdtPr>
        <w:sdtEndPr/>
        <w:sdtContent>
          <w:customXmlInsRangeEnd w:id="10019"/>
          <w:ins w:id="10020" w:author="Andreas Kuehne" w:date="2019-05-31T12:40:00Z">
            <w:r>
              <w:rPr>
                <w:color w:val="19D131"/>
              </w:rPr>
              <w:t>[component Transforms XML schema details]</w:t>
            </w:r>
          </w:ins>
          <w:customXmlInsRangeStart w:id="10021" w:author="Andreas Kuehne" w:date="2019-05-31T12:40:00Z"/>
        </w:sdtContent>
      </w:sdt>
      <w:customXmlInsRangeEnd w:id="10021"/>
    </w:p>
    <w:p w14:paraId="6AD0B8DE" w14:textId="77777777" w:rsidR="00A71F46" w:rsidRDefault="00A71F46" w:rsidP="00A71F46">
      <w:pPr>
        <w:pStyle w:val="berschrift3"/>
        <w:numPr>
          <w:ilvl w:val="2"/>
          <w:numId w:val="3"/>
        </w:numPr>
        <w:rPr>
          <w:ins w:id="10022" w:author="Andreas Kuehne" w:date="2019-05-31T12:40:00Z"/>
        </w:rPr>
      </w:pPr>
      <w:bookmarkStart w:id="10023" w:name="_Toc10206934"/>
      <w:ins w:id="10024" w:author="Andreas Kuehne" w:date="2019-05-31T12:40:00Z">
        <w:r>
          <w:t>Component Transform</w:t>
        </w:r>
        <w:bookmarkEnd w:id="10023"/>
      </w:ins>
    </w:p>
    <w:p w14:paraId="64511236" w14:textId="77777777" w:rsidR="00A71F46" w:rsidRDefault="001A1734" w:rsidP="00A71F46">
      <w:pPr>
        <w:rPr>
          <w:ins w:id="10025" w:author="Andreas Kuehne" w:date="2019-05-31T12:40:00Z"/>
        </w:rPr>
      </w:pPr>
      <w:customXmlInsRangeStart w:id="10026" w:author="Andreas Kuehne" w:date="2019-05-31T12:40:00Z"/>
      <w:sdt>
        <w:sdtPr>
          <w:tag w:val="dsigrw-TransformType.-normative"/>
          <w:id w:val="1963300391"/>
        </w:sdtPr>
        <w:sdtEndPr/>
        <w:sdtContent>
          <w:customXmlInsRangeEnd w:id="10026"/>
          <w:ins w:id="10027" w:author="Andreas Kuehne" w:date="2019-05-31T12:40:00Z">
            <w:r w:rsidR="00A71F46" w:rsidRPr="003A06D0">
              <w:rPr>
                <w:color w:val="19D131"/>
                <w:lang w:val="en-GB"/>
              </w:rPr>
              <w:t>This component reflects the structure ‘Transforms’ defined in the XMLDSig specification [CLAUSE FOR LINK TO THE XMLDSig SPEC]. This section provides the definition required to support the DSS-X 2.0 multi-syntax approach. See section ‘</w:t>
            </w:r>
            <w:r w:rsidR="00A71F46" w:rsidRPr="003A06D0">
              <w:rPr>
                <w:color w:val="19D131"/>
                <w:lang w:val="en-GB"/>
              </w:rPr>
              <w:fldChar w:fldCharType="begin"/>
            </w:r>
            <w:r w:rsidR="00A71F46" w:rsidRPr="003A06D0">
              <w:rPr>
                <w:color w:val="19D131"/>
                <w:lang w:val="en-GB"/>
              </w:rPr>
              <w:instrText xml:space="preserve"> REF _Ref512178900 \h </w:instrText>
            </w:r>
          </w:ins>
          <w:r w:rsidR="00A71F46" w:rsidRPr="003A06D0">
            <w:rPr>
              <w:color w:val="19D131"/>
              <w:lang w:val="en-GB"/>
            </w:rPr>
          </w:r>
          <w:ins w:id="10028" w:author="Andreas Kuehne" w:date="2019-05-31T12:40:00Z">
            <w:r w:rsidR="00A71F46" w:rsidRPr="003A06D0">
              <w:rPr>
                <w:color w:val="19D131"/>
                <w:lang w:val="en-GB"/>
              </w:rPr>
              <w:fldChar w:fldCharType="separate"/>
            </w:r>
            <w:r w:rsidR="00A71F46" w:rsidRPr="003A06D0">
              <w:rPr>
                <w:color w:val="19D131"/>
                <w:lang w:val="en-GB"/>
              </w:rPr>
              <w:t>Transforming DSS 1.0 into 2.0</w:t>
            </w:r>
            <w:r w:rsidR="00A71F46" w:rsidRPr="003A06D0">
              <w:rPr>
                <w:color w:val="19D131"/>
                <w:lang w:val="en-GB"/>
              </w:rPr>
              <w:fldChar w:fldCharType="end"/>
            </w:r>
            <w:r w:rsidR="00A71F46" w:rsidRPr="003A06D0">
              <w:rPr>
                <w:color w:val="19D131"/>
                <w:lang w:val="en-GB"/>
              </w:rPr>
              <w:t>’ for a detailed discussion of the applied changes.</w:t>
            </w:r>
          </w:ins>
          <w:customXmlInsRangeStart w:id="10029" w:author="Andreas Kuehne" w:date="2019-05-31T12:40:00Z"/>
        </w:sdtContent>
      </w:sdt>
      <w:customXmlInsRangeEnd w:id="10029"/>
    </w:p>
    <w:p w14:paraId="15347B4F" w14:textId="77777777" w:rsidR="00A71F46" w:rsidRDefault="00A71F46" w:rsidP="00A71F46">
      <w:pPr>
        <w:rPr>
          <w:ins w:id="10030" w:author="Andreas Kuehne" w:date="2019-05-31T12:40:00Z"/>
        </w:rPr>
      </w:pPr>
      <w:ins w:id="10031" w:author="Andreas Kuehne" w:date="2019-05-31T12:40:00Z">
        <w:r>
          <w:t>Below follows a list of the sub-components that constitute this component:</w:t>
        </w:r>
      </w:ins>
    </w:p>
    <w:p w14:paraId="196B4970" w14:textId="77777777" w:rsidR="00A71F46" w:rsidRDefault="00A71F46" w:rsidP="00A71F46">
      <w:pPr>
        <w:pStyle w:val="Member"/>
        <w:rPr>
          <w:ins w:id="10032" w:author="Andreas Kuehne" w:date="2019-05-31T12:40:00Z"/>
        </w:rPr>
      </w:pPr>
      <w:ins w:id="10033" w:author="Andreas Kuehne" w:date="2019-05-31T12:40:00Z">
        <w:r>
          <w:t xml:space="preserve">The OPTIONAL </w:t>
        </w:r>
        <w:r w:rsidRPr="35C1378D">
          <w:rPr>
            <w:rStyle w:val="Datatype"/>
          </w:rPr>
          <w:t>value</w:t>
        </w:r>
        <w:r>
          <w:t xml:space="preserve"> element, if present, MUST contain a string. </w:t>
        </w:r>
      </w:ins>
      <w:customXmlInsRangeStart w:id="10034" w:author="Andreas Kuehne" w:date="2019-05-31T12:40:00Z"/>
      <w:sdt>
        <w:sdtPr>
          <w:alias w:val="dsigrw-TransformType.val"/>
          <w:tag w:val="dsigrw-TransformType.value"/>
          <w:id w:val="-1562860460"/>
        </w:sdtPr>
        <w:sdtEndPr/>
        <w:sdtContent>
          <w:customXmlInsRangeEnd w:id="10034"/>
          <w:ins w:id="10035" w:author="Andreas Kuehne" w:date="2019-05-31T12:40:00Z">
            <w:r w:rsidRPr="003A06D0">
              <w:rPr>
                <w:color w:val="19D131"/>
                <w:lang w:val="en-GB"/>
              </w:rPr>
              <w:t>This string holds the text content part of a ‘mixed’ XML element.</w:t>
            </w:r>
          </w:ins>
          <w:customXmlInsRangeStart w:id="10036" w:author="Andreas Kuehne" w:date="2019-05-31T12:40:00Z"/>
        </w:sdtContent>
      </w:sdt>
      <w:customXmlInsRangeEnd w:id="10036"/>
    </w:p>
    <w:p w14:paraId="43ED08F5" w14:textId="77777777" w:rsidR="00A71F46" w:rsidRDefault="00A71F46" w:rsidP="00A71F46">
      <w:pPr>
        <w:pStyle w:val="Member"/>
        <w:rPr>
          <w:ins w:id="10037" w:author="Andreas Kuehne" w:date="2019-05-31T12:40:00Z"/>
        </w:rPr>
      </w:pPr>
      <w:ins w:id="10038" w:author="Andreas Kuehne" w:date="2019-05-31T12:40:00Z">
        <w:r>
          <w:t xml:space="preserve">The OPTIONAL </w:t>
        </w:r>
        <w:r w:rsidRPr="35C1378D">
          <w:rPr>
            <w:rStyle w:val="Datatype"/>
          </w:rPr>
          <w:t>Base64Content</w:t>
        </w:r>
        <w:r>
          <w:t xml:space="preserve"> element, if present, MUST contain base64 encoded binary data. </w:t>
        </w:r>
      </w:ins>
      <w:customXmlInsRangeStart w:id="10039" w:author="Andreas Kuehne" w:date="2019-05-31T12:40:00Z"/>
      <w:sdt>
        <w:sdtPr>
          <w:alias w:val="dsigrw-TransformType.b64Content"/>
          <w:tag w:val="dsigrw-TransformType.Base64Content"/>
          <w:id w:val="2123031315"/>
        </w:sdtPr>
        <w:sdtEndPr/>
        <w:sdtContent>
          <w:customXmlInsRangeEnd w:id="10039"/>
          <w:customXmlInsRangeStart w:id="10040" w:author="Andreas Kuehne" w:date="2019-05-31T12:40:00Z"/>
        </w:sdtContent>
      </w:sdt>
      <w:customXmlInsRangeEnd w:id="10040"/>
    </w:p>
    <w:p w14:paraId="777D6C7A" w14:textId="77777777" w:rsidR="00A71F46" w:rsidRDefault="00A71F46" w:rsidP="00A71F46">
      <w:pPr>
        <w:pStyle w:val="Member"/>
        <w:rPr>
          <w:ins w:id="10041" w:author="Andreas Kuehne" w:date="2019-05-31T12:40:00Z"/>
        </w:rPr>
      </w:pPr>
      <w:ins w:id="10042" w:author="Andreas Kuehne" w:date="2019-05-31T12:40:00Z">
        <w:r>
          <w:t xml:space="preserve">The OPTIONAL </w:t>
        </w:r>
        <w:r w:rsidRPr="35C1378D">
          <w:rPr>
            <w:rStyle w:val="Datatype"/>
          </w:rPr>
          <w:t>XPath</w:t>
        </w:r>
        <w:r>
          <w:t xml:space="preserve"> element, if present, MAY occur zero or more times containing a string. </w:t>
        </w:r>
      </w:ins>
      <w:customXmlInsRangeStart w:id="10043" w:author="Andreas Kuehne" w:date="2019-05-31T12:40:00Z"/>
      <w:sdt>
        <w:sdtPr>
          <w:alias w:val="dsigrw-TransformType.xPath"/>
          <w:tag w:val="dsigrw-TransformType.XPath"/>
          <w:id w:val="-1052928007"/>
          <w:showingPlcHdr/>
        </w:sdtPr>
        <w:sdtEndPr/>
        <w:sdtContent>
          <w:customXmlInsRangeEnd w:id="10043"/>
          <w:ins w:id="10044" w:author="Andreas Kuehne" w:date="2019-05-31T12:40:00Z">
            <w:r>
              <w:rPr>
                <w:color w:val="19D131"/>
              </w:rPr>
              <w:t>[sub component XPath details]</w:t>
            </w:r>
          </w:ins>
          <w:customXmlInsRangeStart w:id="10045" w:author="Andreas Kuehne" w:date="2019-05-31T12:40:00Z"/>
        </w:sdtContent>
      </w:sdt>
      <w:customXmlInsRangeEnd w:id="10045"/>
    </w:p>
    <w:p w14:paraId="21B77D7B" w14:textId="77777777" w:rsidR="00A71F46" w:rsidRDefault="00A71F46" w:rsidP="00A71F46">
      <w:pPr>
        <w:pStyle w:val="Member"/>
        <w:rPr>
          <w:ins w:id="10046" w:author="Andreas Kuehne" w:date="2019-05-31T12:40:00Z"/>
        </w:rPr>
      </w:pPr>
      <w:ins w:id="10047" w:author="Andreas Kuehne" w:date="2019-05-31T12:40:00Z">
        <w:r>
          <w:t xml:space="preserve">The OPTIONAL </w:t>
        </w:r>
        <w:r w:rsidRPr="35C1378D">
          <w:rPr>
            <w:rStyle w:val="Datatype"/>
          </w:rPr>
          <w:t>NsPrefixMapping</w:t>
        </w:r>
        <w:r>
          <w:t xml:space="preserve"> element, if present, MAY occur zero or more times containing sub-component. If present each instance MUST satisfy the requirements specified in this document in section </w:t>
        </w:r>
        <w:r>
          <w:fldChar w:fldCharType="begin"/>
        </w:r>
        <w:r>
          <w:instrText xml:space="preserve"> REF _RefCompF8551B33 \r \h </w:instrText>
        </w:r>
      </w:ins>
      <w:ins w:id="10048" w:author="Andreas Kuehne" w:date="2019-05-31T12:40:00Z">
        <w:r>
          <w:fldChar w:fldCharType="separate"/>
        </w:r>
        <w:r>
          <w:rPr>
            <w:rStyle w:val="Datatype"/>
            <w:rFonts w:eastAsia="Courier New" w:cs="Courier New"/>
          </w:rPr>
          <w:t>NsPrefixMapping</w:t>
        </w:r>
        <w:r>
          <w:fldChar w:fldCharType="end"/>
        </w:r>
        <w:r>
          <w:t xml:space="preserve">. </w:t>
        </w:r>
      </w:ins>
      <w:customXmlInsRangeStart w:id="10049" w:author="Andreas Kuehne" w:date="2019-05-31T12:40:00Z"/>
      <w:sdt>
        <w:sdtPr>
          <w:alias w:val="dsigrw-TransformType.nsDecl"/>
          <w:tag w:val="dsigrw-TransformType.NsPrefixMapping"/>
          <w:id w:val="-1846315473"/>
        </w:sdtPr>
        <w:sdtEndPr/>
        <w:sdtContent>
          <w:customXmlInsRangeEnd w:id="10049"/>
          <w:ins w:id="10050" w:author="Andreas Kuehne" w:date="2019-05-31T12:40:00Z">
            <w:r w:rsidRPr="003A06D0">
              <w:rPr>
                <w:color w:val="19D131"/>
                <w:lang w:val="en-GB"/>
              </w:rPr>
              <w:t xml:space="preserve">This list has no direct correspondence in the XMLDSig schema definition. It is used to represent the XML namespace prefix definitions in other syntaxes than XML.    </w:t>
            </w:r>
          </w:ins>
          <w:customXmlInsRangeStart w:id="10051" w:author="Andreas Kuehne" w:date="2019-05-31T12:40:00Z"/>
        </w:sdtContent>
      </w:sdt>
      <w:customXmlInsRangeEnd w:id="10051"/>
    </w:p>
    <w:p w14:paraId="1755A696" w14:textId="77777777" w:rsidR="00A71F46" w:rsidRDefault="00A71F46" w:rsidP="00A71F46">
      <w:pPr>
        <w:pStyle w:val="Member"/>
        <w:rPr>
          <w:ins w:id="10052" w:author="Andreas Kuehne" w:date="2019-05-31T12:40:00Z"/>
        </w:rPr>
      </w:pPr>
      <w:ins w:id="10053" w:author="Andreas Kuehne" w:date="2019-05-31T12:40:00Z">
        <w:r>
          <w:t xml:space="preserve">The </w:t>
        </w:r>
        <w:r w:rsidRPr="35C1378D">
          <w:rPr>
            <w:rStyle w:val="Datatype"/>
          </w:rPr>
          <w:t>Algorithm</w:t>
        </w:r>
        <w:r>
          <w:t xml:space="preserve"> element MUST contain one instance of a URI. </w:t>
        </w:r>
      </w:ins>
      <w:customXmlInsRangeStart w:id="10054" w:author="Andreas Kuehne" w:date="2019-05-31T12:40:00Z"/>
      <w:sdt>
        <w:sdtPr>
          <w:alias w:val="dsigrw-TransformType.alg"/>
          <w:tag w:val="dsigrw-TransformType.Algorithm"/>
          <w:id w:val="851223388"/>
          <w:showingPlcHdr/>
        </w:sdtPr>
        <w:sdtEndPr/>
        <w:sdtContent>
          <w:customXmlInsRangeEnd w:id="10054"/>
          <w:ins w:id="10055" w:author="Andreas Kuehne" w:date="2019-05-31T12:40:00Z">
            <w:r>
              <w:rPr>
                <w:color w:val="19D131"/>
              </w:rPr>
              <w:t>[sub component Algorithm details]</w:t>
            </w:r>
          </w:ins>
          <w:customXmlInsRangeStart w:id="10056" w:author="Andreas Kuehne" w:date="2019-05-31T12:40:00Z"/>
        </w:sdtContent>
      </w:sdt>
      <w:customXmlInsRangeEnd w:id="10056"/>
    </w:p>
    <w:p w14:paraId="4BE4863C" w14:textId="77777777" w:rsidR="00A71F46" w:rsidRDefault="00A71F46" w:rsidP="00A71F46">
      <w:pPr>
        <w:pStyle w:val="Non-normativeCommentHeading"/>
        <w:rPr>
          <w:ins w:id="10057" w:author="Andreas Kuehne" w:date="2019-05-31T12:40:00Z"/>
        </w:rPr>
      </w:pPr>
      <w:ins w:id="10058" w:author="Andreas Kuehne" w:date="2019-05-31T12:40:00Z">
        <w:r>
          <w:t>Non-normative Comment:</w:t>
        </w:r>
      </w:ins>
    </w:p>
    <w:p w14:paraId="18FE790D" w14:textId="77777777" w:rsidR="00A71F46" w:rsidRDefault="001A1734" w:rsidP="00A71F46">
      <w:pPr>
        <w:pStyle w:val="Non-normativeComment"/>
        <w:rPr>
          <w:ins w:id="10059" w:author="Andreas Kuehne" w:date="2019-05-31T12:40:00Z"/>
        </w:rPr>
      </w:pPr>
      <w:customXmlInsRangeStart w:id="10060" w:author="Andreas Kuehne" w:date="2019-05-31T12:40:00Z"/>
      <w:sdt>
        <w:sdtPr>
          <w:tag w:val="dsigrw-TransformType.-nonNormative"/>
          <w:id w:val="1805500432"/>
          <w:showingPlcHdr/>
        </w:sdtPr>
        <w:sdtEndPr/>
        <w:sdtContent>
          <w:customXmlInsRangeEnd w:id="10060"/>
          <w:ins w:id="10061" w:author="Andreas Kuehne" w:date="2019-05-31T12:40:00Z">
            <w:r w:rsidR="00A71F46">
              <w:rPr>
                <w:color w:val="19D131"/>
              </w:rPr>
              <w:t>[component Transform non normative details]</w:t>
            </w:r>
          </w:ins>
          <w:customXmlInsRangeStart w:id="10062" w:author="Andreas Kuehne" w:date="2019-05-31T12:40:00Z"/>
        </w:sdtContent>
      </w:sdt>
      <w:customXmlInsRangeEnd w:id="10062"/>
    </w:p>
    <w:p w14:paraId="7576A59C" w14:textId="77777777" w:rsidR="00A71F46" w:rsidRDefault="00A71F46" w:rsidP="00A71F46">
      <w:pPr>
        <w:pStyle w:val="berschrift4"/>
        <w:numPr>
          <w:ilvl w:val="3"/>
          <w:numId w:val="3"/>
        </w:numPr>
        <w:rPr>
          <w:ins w:id="10063" w:author="Andreas Kuehne" w:date="2019-05-31T12:40:00Z"/>
        </w:rPr>
      </w:pPr>
      <w:bookmarkStart w:id="10064" w:name="_Toc10206935"/>
      <w:ins w:id="10065" w:author="Andreas Kuehne" w:date="2019-05-31T12:40:00Z">
        <w:r>
          <w:t>Transform – JSON Syntax</w:t>
        </w:r>
        <w:bookmarkEnd w:id="10064"/>
      </w:ins>
    </w:p>
    <w:p w14:paraId="63BC5339" w14:textId="77777777" w:rsidR="00A71F46" w:rsidRPr="0248A3D1" w:rsidRDefault="00A71F46" w:rsidP="00A71F46">
      <w:pPr>
        <w:rPr>
          <w:ins w:id="10066" w:author="Andreas Kuehne" w:date="2019-05-31T12:40:00Z"/>
        </w:rPr>
      </w:pPr>
      <w:ins w:id="10067" w:author="Andreas Kuehne" w:date="2019-05-31T12:40:00Z">
        <w:r w:rsidRPr="002062A5">
          <w:rPr>
            <w:rFonts w:eastAsia="Arial" w:cs="Arial"/>
            <w:sz w:val="22"/>
            <w:szCs w:val="22"/>
          </w:rPr>
          <w:t xml:space="preserve">The </w:t>
        </w:r>
        <w:r w:rsidRPr="002062A5">
          <w:rPr>
            <w:rFonts w:ascii="Courier New" w:eastAsia="Courier New" w:hAnsi="Courier New" w:cs="Courier New"/>
          </w:rPr>
          <w:t>TransformType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Transform</w:t>
        </w:r>
        <w:r>
          <w:t xml:space="preserve"> component.</w:t>
        </w:r>
      </w:ins>
    </w:p>
    <w:p w14:paraId="4AD18DCB" w14:textId="77777777" w:rsidR="00A71F46" w:rsidRPr="C2430093" w:rsidRDefault="00A71F46" w:rsidP="00A71F46">
      <w:pPr>
        <w:spacing w:line="259" w:lineRule="auto"/>
        <w:rPr>
          <w:ins w:id="10068" w:author="Andreas Kuehne" w:date="2019-05-31T12:40:00Z"/>
          <w:rFonts w:eastAsia="Arial" w:cs="Arial"/>
          <w:sz w:val="22"/>
          <w:szCs w:val="22"/>
        </w:rPr>
      </w:pPr>
      <w:ins w:id="10069" w:author="Andreas Kuehne" w:date="2019-05-31T12:40:00Z">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Transform</w:t>
        </w:r>
        <w:r w:rsidRPr="002062A5">
          <w:rPr>
            <w:rFonts w:eastAsia="Arial" w:cs="Arial"/>
            <w:sz w:val="22"/>
            <w:szCs w:val="22"/>
          </w:rPr>
          <w:t xml:space="preserve"> using JSON-specific names mapped as shown in the table below.</w:t>
        </w:r>
      </w:ins>
    </w:p>
    <w:tbl>
      <w:tblPr>
        <w:tblStyle w:val="Gitternetztabelle1hell1"/>
        <w:tblW w:w="0" w:type="auto"/>
        <w:tblLook w:val="04A0" w:firstRow="1" w:lastRow="0" w:firstColumn="1" w:lastColumn="0" w:noHBand="0" w:noVBand="1"/>
      </w:tblPr>
      <w:tblGrid>
        <w:gridCol w:w="3300"/>
        <w:gridCol w:w="3083"/>
        <w:gridCol w:w="2967"/>
      </w:tblGrid>
      <w:tr w:rsidR="00A71F46" w14:paraId="22E5CD11" w14:textId="77777777" w:rsidTr="00A71F46">
        <w:trPr>
          <w:cnfStyle w:val="100000000000" w:firstRow="1" w:lastRow="0" w:firstColumn="0" w:lastColumn="0" w:oddVBand="0" w:evenVBand="0" w:oddHBand="0" w:evenHBand="0" w:firstRowFirstColumn="0" w:firstRowLastColumn="0" w:lastRowFirstColumn="0" w:lastRowLastColumn="0"/>
          <w:ins w:id="1007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43987A6" w14:textId="77777777" w:rsidR="00A71F46" w:rsidRDefault="00A71F46" w:rsidP="00A71F46">
            <w:pPr>
              <w:pStyle w:val="Beschriftung"/>
              <w:rPr>
                <w:ins w:id="10071" w:author="Andreas Kuehne" w:date="2019-05-31T12:40:00Z"/>
              </w:rPr>
            </w:pPr>
            <w:ins w:id="10072" w:author="Andreas Kuehne" w:date="2019-05-31T12:40:00Z">
              <w:r>
                <w:t>Element</w:t>
              </w:r>
            </w:ins>
          </w:p>
        </w:tc>
        <w:tc>
          <w:tcPr>
            <w:tcW w:w="4675" w:type="dxa"/>
          </w:tcPr>
          <w:p w14:paraId="0E15E285"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10073" w:author="Andreas Kuehne" w:date="2019-05-31T12:40:00Z"/>
              </w:rPr>
            </w:pPr>
            <w:ins w:id="10074" w:author="Andreas Kuehne" w:date="2019-05-31T12:40:00Z">
              <w:r>
                <w:t>Implementing JSON member name</w:t>
              </w:r>
            </w:ins>
          </w:p>
        </w:tc>
        <w:tc>
          <w:tcPr>
            <w:tcW w:w="4675" w:type="dxa"/>
          </w:tcPr>
          <w:p w14:paraId="789FBB6A"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10075" w:author="Andreas Kuehne" w:date="2019-05-31T12:40:00Z"/>
              </w:rPr>
            </w:pPr>
            <w:ins w:id="10076" w:author="Andreas Kuehne" w:date="2019-05-31T12:40:00Z">
              <w:r>
                <w:t>Comments</w:t>
              </w:r>
            </w:ins>
          </w:p>
        </w:tc>
      </w:tr>
      <w:tr w:rsidR="00A71F46" w14:paraId="1F6CE59C" w14:textId="77777777" w:rsidTr="00A71F46">
        <w:trPr>
          <w:ins w:id="10077"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4F8CCE1" w14:textId="77777777" w:rsidR="00A71F46" w:rsidRPr="002062A5" w:rsidRDefault="00A71F46" w:rsidP="00A71F46">
            <w:pPr>
              <w:pStyle w:val="Beschriftung"/>
              <w:rPr>
                <w:ins w:id="10078" w:author="Andreas Kuehne" w:date="2019-05-31T12:40:00Z"/>
                <w:rStyle w:val="Datatype"/>
                <w:b w:val="0"/>
                <w:bCs w:val="0"/>
              </w:rPr>
            </w:pPr>
            <w:ins w:id="10079" w:author="Andreas Kuehne" w:date="2019-05-31T12:40:00Z">
              <w:r w:rsidRPr="002062A5">
                <w:rPr>
                  <w:rStyle w:val="Datatype"/>
                </w:rPr>
                <w:t>value</w:t>
              </w:r>
            </w:ins>
          </w:p>
        </w:tc>
        <w:tc>
          <w:tcPr>
            <w:tcW w:w="4675" w:type="dxa"/>
          </w:tcPr>
          <w:p w14:paraId="37D8CD6C"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080" w:author="Andreas Kuehne" w:date="2019-05-31T12:40:00Z"/>
                <w:rStyle w:val="Datatype"/>
              </w:rPr>
            </w:pPr>
            <w:ins w:id="10081" w:author="Andreas Kuehne" w:date="2019-05-31T12:40:00Z">
              <w:r w:rsidRPr="002062A5">
                <w:rPr>
                  <w:rStyle w:val="Datatype"/>
                </w:rPr>
                <w:t>val</w:t>
              </w:r>
            </w:ins>
          </w:p>
        </w:tc>
        <w:tc>
          <w:tcPr>
            <w:tcW w:w="4675" w:type="dxa"/>
          </w:tcPr>
          <w:p w14:paraId="134D817A"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10082" w:author="Andreas Kuehne" w:date="2019-05-31T12:40:00Z"/>
              </w:rPr>
            </w:pPr>
            <w:customXmlInsRangeStart w:id="10083" w:author="Andreas Kuehne" w:date="2019-05-31T12:40:00Z"/>
            <w:sdt>
              <w:sdtPr>
                <w:alias w:val="dsigrw-TransformType.val"/>
                <w:tag w:val="dsigrw-TransformType.-jsonComment.value"/>
                <w:id w:val="-1879617653"/>
                <w:showingPlcHdr/>
              </w:sdtPr>
              <w:sdtEndPr/>
              <w:sdtContent>
                <w:customXmlInsRangeEnd w:id="10083"/>
                <w:ins w:id="10084" w:author="Andreas Kuehne" w:date="2019-05-31T12:40:00Z">
                  <w:r w:rsidR="00A71F46">
                    <w:rPr>
                      <w:color w:val="19D131"/>
                    </w:rPr>
                    <w:t>[]</w:t>
                  </w:r>
                </w:ins>
                <w:customXmlInsRangeStart w:id="10085" w:author="Andreas Kuehne" w:date="2019-05-31T12:40:00Z"/>
              </w:sdtContent>
            </w:sdt>
            <w:customXmlInsRangeEnd w:id="10085"/>
          </w:p>
        </w:tc>
      </w:tr>
      <w:tr w:rsidR="00A71F46" w14:paraId="205B3D58" w14:textId="77777777" w:rsidTr="00A71F46">
        <w:trPr>
          <w:ins w:id="1008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FB165AB" w14:textId="77777777" w:rsidR="00A71F46" w:rsidRPr="002062A5" w:rsidRDefault="00A71F46" w:rsidP="00A71F46">
            <w:pPr>
              <w:pStyle w:val="Beschriftung"/>
              <w:rPr>
                <w:ins w:id="10087" w:author="Andreas Kuehne" w:date="2019-05-31T12:40:00Z"/>
                <w:rStyle w:val="Datatype"/>
                <w:b w:val="0"/>
                <w:bCs w:val="0"/>
              </w:rPr>
            </w:pPr>
            <w:ins w:id="10088" w:author="Andreas Kuehne" w:date="2019-05-31T12:40:00Z">
              <w:r w:rsidRPr="002062A5">
                <w:rPr>
                  <w:rStyle w:val="Datatype"/>
                </w:rPr>
                <w:t>Base64Content</w:t>
              </w:r>
            </w:ins>
          </w:p>
        </w:tc>
        <w:tc>
          <w:tcPr>
            <w:tcW w:w="4675" w:type="dxa"/>
          </w:tcPr>
          <w:p w14:paraId="43961C59"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089" w:author="Andreas Kuehne" w:date="2019-05-31T12:40:00Z"/>
                <w:rStyle w:val="Datatype"/>
              </w:rPr>
            </w:pPr>
            <w:ins w:id="10090" w:author="Andreas Kuehne" w:date="2019-05-31T12:40:00Z">
              <w:r w:rsidRPr="002062A5">
                <w:rPr>
                  <w:rStyle w:val="Datatype"/>
                </w:rPr>
                <w:t>b64Content</w:t>
              </w:r>
            </w:ins>
          </w:p>
        </w:tc>
        <w:tc>
          <w:tcPr>
            <w:tcW w:w="4675" w:type="dxa"/>
          </w:tcPr>
          <w:p w14:paraId="70CA6A41"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10091" w:author="Andreas Kuehne" w:date="2019-05-31T12:40:00Z"/>
              </w:rPr>
            </w:pPr>
            <w:customXmlInsRangeStart w:id="10092" w:author="Andreas Kuehne" w:date="2019-05-31T12:40:00Z"/>
            <w:sdt>
              <w:sdtPr>
                <w:alias w:val="dsigrw-TransformType.b64Content"/>
                <w:tag w:val="dsigrw-TransformType.-jsonComment.Base64Content"/>
                <w:id w:val="-453553831"/>
                <w:showingPlcHdr/>
              </w:sdtPr>
              <w:sdtEndPr/>
              <w:sdtContent>
                <w:customXmlInsRangeEnd w:id="10092"/>
                <w:ins w:id="10093" w:author="Andreas Kuehne" w:date="2019-05-31T12:40:00Z">
                  <w:r w:rsidR="00A71F46">
                    <w:rPr>
                      <w:color w:val="19D131"/>
                    </w:rPr>
                    <w:t>[]</w:t>
                  </w:r>
                </w:ins>
                <w:customXmlInsRangeStart w:id="10094" w:author="Andreas Kuehne" w:date="2019-05-31T12:40:00Z"/>
              </w:sdtContent>
            </w:sdt>
            <w:customXmlInsRangeEnd w:id="10094"/>
          </w:p>
        </w:tc>
      </w:tr>
      <w:tr w:rsidR="00A71F46" w14:paraId="67FD5C8E" w14:textId="77777777" w:rsidTr="00A71F46">
        <w:trPr>
          <w:ins w:id="1009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74D2B03" w14:textId="77777777" w:rsidR="00A71F46" w:rsidRPr="002062A5" w:rsidRDefault="00A71F46" w:rsidP="00A71F46">
            <w:pPr>
              <w:pStyle w:val="Beschriftung"/>
              <w:rPr>
                <w:ins w:id="10096" w:author="Andreas Kuehne" w:date="2019-05-31T12:40:00Z"/>
                <w:rStyle w:val="Datatype"/>
                <w:b w:val="0"/>
                <w:bCs w:val="0"/>
              </w:rPr>
            </w:pPr>
            <w:ins w:id="10097" w:author="Andreas Kuehne" w:date="2019-05-31T12:40:00Z">
              <w:r w:rsidRPr="002062A5">
                <w:rPr>
                  <w:rStyle w:val="Datatype"/>
                </w:rPr>
                <w:t>XPath</w:t>
              </w:r>
            </w:ins>
          </w:p>
        </w:tc>
        <w:tc>
          <w:tcPr>
            <w:tcW w:w="4675" w:type="dxa"/>
          </w:tcPr>
          <w:p w14:paraId="16780E53"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098" w:author="Andreas Kuehne" w:date="2019-05-31T12:40:00Z"/>
                <w:rStyle w:val="Datatype"/>
              </w:rPr>
            </w:pPr>
            <w:ins w:id="10099" w:author="Andreas Kuehne" w:date="2019-05-31T12:40:00Z">
              <w:r w:rsidRPr="002062A5">
                <w:rPr>
                  <w:rStyle w:val="Datatype"/>
                </w:rPr>
                <w:t>xPath</w:t>
              </w:r>
            </w:ins>
          </w:p>
        </w:tc>
        <w:tc>
          <w:tcPr>
            <w:tcW w:w="4675" w:type="dxa"/>
          </w:tcPr>
          <w:p w14:paraId="16CA3FC6"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10100" w:author="Andreas Kuehne" w:date="2019-05-31T12:40:00Z"/>
              </w:rPr>
            </w:pPr>
            <w:customXmlInsRangeStart w:id="10101" w:author="Andreas Kuehne" w:date="2019-05-31T12:40:00Z"/>
            <w:sdt>
              <w:sdtPr>
                <w:alias w:val="dsigrw-TransformType.xPath"/>
                <w:tag w:val="dsigrw-TransformType.-jsonComment.XPath"/>
                <w:id w:val="119814556"/>
                <w:showingPlcHdr/>
              </w:sdtPr>
              <w:sdtEndPr/>
              <w:sdtContent>
                <w:customXmlInsRangeEnd w:id="10101"/>
                <w:ins w:id="10102" w:author="Andreas Kuehne" w:date="2019-05-31T12:40:00Z">
                  <w:r w:rsidR="00A71F46">
                    <w:rPr>
                      <w:color w:val="19D131"/>
                    </w:rPr>
                    <w:t>[]</w:t>
                  </w:r>
                </w:ins>
                <w:customXmlInsRangeStart w:id="10103" w:author="Andreas Kuehne" w:date="2019-05-31T12:40:00Z"/>
              </w:sdtContent>
            </w:sdt>
            <w:customXmlInsRangeEnd w:id="10103"/>
          </w:p>
        </w:tc>
      </w:tr>
      <w:tr w:rsidR="00A71F46" w14:paraId="361AB920" w14:textId="77777777" w:rsidTr="00A71F46">
        <w:trPr>
          <w:ins w:id="10104"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DD49451" w14:textId="77777777" w:rsidR="00A71F46" w:rsidRPr="002062A5" w:rsidRDefault="00A71F46" w:rsidP="00A71F46">
            <w:pPr>
              <w:pStyle w:val="Beschriftung"/>
              <w:rPr>
                <w:ins w:id="10105" w:author="Andreas Kuehne" w:date="2019-05-31T12:40:00Z"/>
                <w:rStyle w:val="Datatype"/>
                <w:b w:val="0"/>
                <w:bCs w:val="0"/>
              </w:rPr>
            </w:pPr>
            <w:ins w:id="10106" w:author="Andreas Kuehne" w:date="2019-05-31T12:40:00Z">
              <w:r w:rsidRPr="002062A5">
                <w:rPr>
                  <w:rStyle w:val="Datatype"/>
                </w:rPr>
                <w:t>NsPrefixMapping</w:t>
              </w:r>
            </w:ins>
          </w:p>
        </w:tc>
        <w:tc>
          <w:tcPr>
            <w:tcW w:w="4675" w:type="dxa"/>
          </w:tcPr>
          <w:p w14:paraId="5F4AD45F"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107" w:author="Andreas Kuehne" w:date="2019-05-31T12:40:00Z"/>
                <w:rStyle w:val="Datatype"/>
              </w:rPr>
            </w:pPr>
            <w:ins w:id="10108" w:author="Andreas Kuehne" w:date="2019-05-31T12:40:00Z">
              <w:r w:rsidRPr="002062A5">
                <w:rPr>
                  <w:rStyle w:val="Datatype"/>
                </w:rPr>
                <w:t>nsDecl</w:t>
              </w:r>
            </w:ins>
          </w:p>
        </w:tc>
        <w:tc>
          <w:tcPr>
            <w:tcW w:w="4675" w:type="dxa"/>
          </w:tcPr>
          <w:p w14:paraId="54C21E8C"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10109" w:author="Andreas Kuehne" w:date="2019-05-31T12:40:00Z"/>
              </w:rPr>
            </w:pPr>
            <w:customXmlInsRangeStart w:id="10110" w:author="Andreas Kuehne" w:date="2019-05-31T12:40:00Z"/>
            <w:sdt>
              <w:sdtPr>
                <w:alias w:val="dsigrw-TransformType.nsDecl"/>
                <w:tag w:val="dsigrw-TransformType.-jsonComment.NsPrefixMapping"/>
                <w:id w:val="1807970774"/>
                <w:showingPlcHdr/>
              </w:sdtPr>
              <w:sdtEndPr/>
              <w:sdtContent>
                <w:customXmlInsRangeEnd w:id="10110"/>
                <w:ins w:id="10111" w:author="Andreas Kuehne" w:date="2019-05-31T12:40:00Z">
                  <w:r w:rsidR="00A71F46">
                    <w:rPr>
                      <w:color w:val="19D131"/>
                    </w:rPr>
                    <w:t>[]</w:t>
                  </w:r>
                </w:ins>
                <w:customXmlInsRangeStart w:id="10112" w:author="Andreas Kuehne" w:date="2019-05-31T12:40:00Z"/>
              </w:sdtContent>
            </w:sdt>
            <w:customXmlInsRangeEnd w:id="10112"/>
          </w:p>
        </w:tc>
      </w:tr>
      <w:tr w:rsidR="00A71F46" w14:paraId="79F31515" w14:textId="77777777" w:rsidTr="00A71F46">
        <w:trPr>
          <w:ins w:id="10113"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A3CD96A" w14:textId="77777777" w:rsidR="00A71F46" w:rsidRPr="002062A5" w:rsidRDefault="00A71F46" w:rsidP="00A71F46">
            <w:pPr>
              <w:pStyle w:val="Beschriftung"/>
              <w:rPr>
                <w:ins w:id="10114" w:author="Andreas Kuehne" w:date="2019-05-31T12:40:00Z"/>
                <w:rStyle w:val="Datatype"/>
                <w:b w:val="0"/>
                <w:bCs w:val="0"/>
              </w:rPr>
            </w:pPr>
            <w:ins w:id="10115" w:author="Andreas Kuehne" w:date="2019-05-31T12:40:00Z">
              <w:r w:rsidRPr="002062A5">
                <w:rPr>
                  <w:rStyle w:val="Datatype"/>
                </w:rPr>
                <w:t>Algorithm</w:t>
              </w:r>
            </w:ins>
          </w:p>
        </w:tc>
        <w:tc>
          <w:tcPr>
            <w:tcW w:w="4675" w:type="dxa"/>
          </w:tcPr>
          <w:p w14:paraId="4B6D9AB6"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116" w:author="Andreas Kuehne" w:date="2019-05-31T12:40:00Z"/>
                <w:rStyle w:val="Datatype"/>
              </w:rPr>
            </w:pPr>
            <w:ins w:id="10117" w:author="Andreas Kuehne" w:date="2019-05-31T12:40:00Z">
              <w:r w:rsidRPr="002062A5">
                <w:rPr>
                  <w:rStyle w:val="Datatype"/>
                </w:rPr>
                <w:t>alg</w:t>
              </w:r>
            </w:ins>
          </w:p>
        </w:tc>
        <w:tc>
          <w:tcPr>
            <w:tcW w:w="4675" w:type="dxa"/>
          </w:tcPr>
          <w:p w14:paraId="46D524D7" w14:textId="77777777" w:rsidR="00A71F46" w:rsidRDefault="001A1734" w:rsidP="00A71F46">
            <w:pPr>
              <w:cnfStyle w:val="000000000000" w:firstRow="0" w:lastRow="0" w:firstColumn="0" w:lastColumn="0" w:oddVBand="0" w:evenVBand="0" w:oddHBand="0" w:evenHBand="0" w:firstRowFirstColumn="0" w:firstRowLastColumn="0" w:lastRowFirstColumn="0" w:lastRowLastColumn="0"/>
              <w:rPr>
                <w:ins w:id="10118" w:author="Andreas Kuehne" w:date="2019-05-31T12:40:00Z"/>
              </w:rPr>
            </w:pPr>
            <w:customXmlInsRangeStart w:id="10119" w:author="Andreas Kuehne" w:date="2019-05-31T12:40:00Z"/>
            <w:sdt>
              <w:sdtPr>
                <w:alias w:val="dsigrw-TransformType.alg"/>
                <w:tag w:val="dsigrw-TransformType.-jsonComment.Algorithm"/>
                <w:id w:val="2025210343"/>
                <w:showingPlcHdr/>
              </w:sdtPr>
              <w:sdtEndPr/>
              <w:sdtContent>
                <w:customXmlInsRangeEnd w:id="10119"/>
                <w:ins w:id="10120" w:author="Andreas Kuehne" w:date="2019-05-31T12:40:00Z">
                  <w:r w:rsidR="00A71F46">
                    <w:rPr>
                      <w:color w:val="19D131"/>
                    </w:rPr>
                    <w:t>[]</w:t>
                  </w:r>
                </w:ins>
                <w:customXmlInsRangeStart w:id="10121" w:author="Andreas Kuehne" w:date="2019-05-31T12:40:00Z"/>
              </w:sdtContent>
            </w:sdt>
            <w:customXmlInsRangeEnd w:id="10121"/>
          </w:p>
        </w:tc>
      </w:tr>
    </w:tbl>
    <w:p w14:paraId="7D7CC3AE" w14:textId="77777777" w:rsidR="00A71F46" w:rsidRPr="0202B381" w:rsidRDefault="00A71F46" w:rsidP="00A71F46">
      <w:pPr>
        <w:rPr>
          <w:ins w:id="10122" w:author="Andreas Kuehne" w:date="2019-05-31T12:40:00Z"/>
        </w:rPr>
      </w:pPr>
      <w:ins w:id="10123" w:author="Andreas Kuehne" w:date="2019-05-31T12:40:00Z">
        <w:r w:rsidRPr="002062A5">
          <w:rPr>
            <w:rFonts w:eastAsia="Arial" w:cs="Arial"/>
            <w:sz w:val="22"/>
            <w:szCs w:val="22"/>
          </w:rPr>
          <w:t xml:space="preserve">The </w:t>
        </w:r>
        <w:r w:rsidRPr="002062A5">
          <w:rPr>
            <w:rFonts w:ascii="Courier New" w:eastAsia="Courier New" w:hAnsi="Courier New" w:cs="Courier New"/>
          </w:rPr>
          <w:t>TransformType</w:t>
        </w:r>
        <w:r w:rsidRPr="002062A5">
          <w:rPr>
            <w:rFonts w:eastAsia="Arial" w:cs="Arial"/>
            <w:sz w:val="22"/>
            <w:szCs w:val="22"/>
          </w:rPr>
          <w:t xml:space="preserve"> JSON object is defined in the JSON schema [</w:t>
        </w:r>
        <w:r>
          <w:rPr>
            <w:rStyle w:val="Hyperlink"/>
          </w:rPr>
          <w:fldChar w:fldCharType="begin"/>
        </w:r>
        <w:r>
          <w:rPr>
            <w:rStyle w:val="Hyperlink"/>
          </w:rPr>
          <w:instrText xml:space="preserve"> HYPERLINK \l "refNSLJSON" </w:instrText>
        </w:r>
        <w:r>
          <w:rPr>
            <w:rStyle w:val="Hyperlink"/>
          </w:rPr>
          <w:fldChar w:fldCharType="separate"/>
        </w:r>
        <w:r w:rsidRPr="006174B3">
          <w:rPr>
            <w:rStyle w:val="Hyperlink"/>
          </w:rPr>
          <w:t>NSLJSON</w:t>
        </w:r>
        <w:r>
          <w:rPr>
            <w:rStyle w:val="Hyperlink"/>
          </w:rPr>
          <w:fldChar w:fldCharType="end"/>
        </w:r>
        <w:r w:rsidRPr="005A6FFD">
          <w:rPr>
            <w:rFonts w:eastAsia="Arial"/>
          </w:rPr>
          <w:t>] and is provided below as a service to the reader.</w:t>
        </w:r>
      </w:ins>
    </w:p>
    <w:p w14:paraId="366BF08F" w14:textId="77777777" w:rsidR="00A71F46" w:rsidRDefault="00A71F46" w:rsidP="00A71F46">
      <w:pPr>
        <w:pStyle w:val="Code"/>
        <w:spacing w:line="259" w:lineRule="auto"/>
        <w:rPr>
          <w:ins w:id="10124" w:author="Andreas Kuehne" w:date="2019-05-31T12:40:00Z"/>
        </w:rPr>
      </w:pPr>
      <w:ins w:id="10125" w:author="Andreas Kuehne" w:date="2019-05-31T12:40:00Z">
        <w:r>
          <w:rPr>
            <w:color w:val="31849B" w:themeColor="accent5" w:themeShade="BF"/>
          </w:rPr>
          <w:t>"dsigrw-TransformType"</w:t>
        </w:r>
        <w:r>
          <w:t>: {</w:t>
        </w:r>
      </w:ins>
    </w:p>
    <w:p w14:paraId="65F86BA6" w14:textId="77777777" w:rsidR="00A71F46" w:rsidRDefault="00A71F46" w:rsidP="00A71F46">
      <w:pPr>
        <w:pStyle w:val="Code"/>
        <w:spacing w:line="259" w:lineRule="auto"/>
        <w:rPr>
          <w:ins w:id="10126" w:author="Andreas Kuehne" w:date="2019-05-31T12:40:00Z"/>
        </w:rPr>
      </w:pPr>
      <w:ins w:id="10127" w:author="Andreas Kuehne" w:date="2019-05-31T12:40:00Z">
        <w:r>
          <w:rPr>
            <w:color w:val="31849B" w:themeColor="accent5" w:themeShade="BF"/>
          </w:rPr>
          <w:t xml:space="preserve">  "type"</w:t>
        </w:r>
        <w:r>
          <w:t xml:space="preserve">: </w:t>
        </w:r>
        <w:r>
          <w:rPr>
            <w:color w:val="244061" w:themeColor="accent1" w:themeShade="80"/>
          </w:rPr>
          <w:t>"object",</w:t>
        </w:r>
      </w:ins>
    </w:p>
    <w:p w14:paraId="0646A702" w14:textId="77777777" w:rsidR="00A71F46" w:rsidRDefault="00A71F46" w:rsidP="00A71F46">
      <w:pPr>
        <w:pStyle w:val="Code"/>
        <w:spacing w:line="259" w:lineRule="auto"/>
        <w:rPr>
          <w:ins w:id="10128" w:author="Andreas Kuehne" w:date="2019-05-31T12:40:00Z"/>
        </w:rPr>
      </w:pPr>
      <w:ins w:id="10129" w:author="Andreas Kuehne" w:date="2019-05-31T12:40:00Z">
        <w:r>
          <w:rPr>
            <w:color w:val="31849B" w:themeColor="accent5" w:themeShade="BF"/>
          </w:rPr>
          <w:t xml:space="preserve">  "properties"</w:t>
        </w:r>
        <w:r>
          <w:t>: {</w:t>
        </w:r>
      </w:ins>
    </w:p>
    <w:p w14:paraId="5F81BA30" w14:textId="77777777" w:rsidR="00A71F46" w:rsidRDefault="00A71F46" w:rsidP="00A71F46">
      <w:pPr>
        <w:pStyle w:val="Code"/>
        <w:spacing w:line="259" w:lineRule="auto"/>
        <w:rPr>
          <w:ins w:id="10130" w:author="Andreas Kuehne" w:date="2019-05-31T12:40:00Z"/>
        </w:rPr>
      </w:pPr>
      <w:ins w:id="10131" w:author="Andreas Kuehne" w:date="2019-05-31T12:40:00Z">
        <w:r>
          <w:rPr>
            <w:color w:val="31849B" w:themeColor="accent5" w:themeShade="BF"/>
          </w:rPr>
          <w:t xml:space="preserve">    "xpath"</w:t>
        </w:r>
        <w:r>
          <w:t>: {</w:t>
        </w:r>
      </w:ins>
    </w:p>
    <w:p w14:paraId="0ED0A1B3" w14:textId="77777777" w:rsidR="00A71F46" w:rsidRDefault="00A71F46" w:rsidP="00A71F46">
      <w:pPr>
        <w:pStyle w:val="Code"/>
        <w:spacing w:line="259" w:lineRule="auto"/>
        <w:rPr>
          <w:ins w:id="10132" w:author="Andreas Kuehne" w:date="2019-05-31T12:40:00Z"/>
        </w:rPr>
      </w:pPr>
      <w:ins w:id="10133" w:author="Andreas Kuehne" w:date="2019-05-31T12:40:00Z">
        <w:r>
          <w:rPr>
            <w:color w:val="31849B" w:themeColor="accent5" w:themeShade="BF"/>
          </w:rPr>
          <w:t xml:space="preserve">      "type"</w:t>
        </w:r>
        <w:r>
          <w:t xml:space="preserve">: </w:t>
        </w:r>
        <w:r>
          <w:rPr>
            <w:color w:val="244061" w:themeColor="accent1" w:themeShade="80"/>
          </w:rPr>
          <w:t>"array",</w:t>
        </w:r>
      </w:ins>
    </w:p>
    <w:p w14:paraId="74D816D5" w14:textId="77777777" w:rsidR="00A71F46" w:rsidRDefault="00A71F46" w:rsidP="00A71F46">
      <w:pPr>
        <w:pStyle w:val="Code"/>
        <w:spacing w:line="259" w:lineRule="auto"/>
        <w:rPr>
          <w:ins w:id="10134" w:author="Andreas Kuehne" w:date="2019-05-31T12:40:00Z"/>
        </w:rPr>
      </w:pPr>
      <w:ins w:id="10135" w:author="Andreas Kuehne" w:date="2019-05-31T12:40:00Z">
        <w:r>
          <w:rPr>
            <w:color w:val="31849B" w:themeColor="accent5" w:themeShade="BF"/>
          </w:rPr>
          <w:t xml:space="preserve">      "items"</w:t>
        </w:r>
        <w:r>
          <w:t>: {</w:t>
        </w:r>
      </w:ins>
    </w:p>
    <w:p w14:paraId="20F0DC2C" w14:textId="77777777" w:rsidR="00A71F46" w:rsidRDefault="00A71F46" w:rsidP="00A71F46">
      <w:pPr>
        <w:pStyle w:val="Code"/>
        <w:spacing w:line="259" w:lineRule="auto"/>
        <w:rPr>
          <w:ins w:id="10136" w:author="Andreas Kuehne" w:date="2019-05-31T12:40:00Z"/>
        </w:rPr>
      </w:pPr>
      <w:ins w:id="10137" w:author="Andreas Kuehne" w:date="2019-05-31T12:40:00Z">
        <w:r>
          <w:rPr>
            <w:color w:val="31849B" w:themeColor="accent5" w:themeShade="BF"/>
          </w:rPr>
          <w:t xml:space="preserve">        "type"</w:t>
        </w:r>
        <w:r>
          <w:t xml:space="preserve">: </w:t>
        </w:r>
        <w:r>
          <w:rPr>
            <w:color w:val="244061" w:themeColor="accent1" w:themeShade="80"/>
          </w:rPr>
          <w:t>"string"</w:t>
        </w:r>
      </w:ins>
    </w:p>
    <w:p w14:paraId="533B41F3" w14:textId="77777777" w:rsidR="00A71F46" w:rsidRDefault="00A71F46" w:rsidP="00A71F46">
      <w:pPr>
        <w:pStyle w:val="Code"/>
        <w:spacing w:line="259" w:lineRule="auto"/>
        <w:rPr>
          <w:ins w:id="10138" w:author="Andreas Kuehne" w:date="2019-05-31T12:40:00Z"/>
        </w:rPr>
      </w:pPr>
      <w:ins w:id="10139" w:author="Andreas Kuehne" w:date="2019-05-31T12:40:00Z">
        <w:r>
          <w:t xml:space="preserve">      }</w:t>
        </w:r>
      </w:ins>
    </w:p>
    <w:p w14:paraId="235DE96F" w14:textId="77777777" w:rsidR="00A71F46" w:rsidRDefault="00A71F46" w:rsidP="00A71F46">
      <w:pPr>
        <w:pStyle w:val="Code"/>
        <w:spacing w:line="259" w:lineRule="auto"/>
        <w:rPr>
          <w:ins w:id="10140" w:author="Andreas Kuehne" w:date="2019-05-31T12:40:00Z"/>
        </w:rPr>
      </w:pPr>
      <w:ins w:id="10141" w:author="Andreas Kuehne" w:date="2019-05-31T12:40:00Z">
        <w:r>
          <w:t xml:space="preserve">    },</w:t>
        </w:r>
      </w:ins>
    </w:p>
    <w:p w14:paraId="64D11F37" w14:textId="77777777" w:rsidR="00A71F46" w:rsidRDefault="00A71F46" w:rsidP="00A71F46">
      <w:pPr>
        <w:pStyle w:val="Code"/>
        <w:spacing w:line="259" w:lineRule="auto"/>
        <w:rPr>
          <w:ins w:id="10142" w:author="Andreas Kuehne" w:date="2019-05-31T12:40:00Z"/>
        </w:rPr>
      </w:pPr>
      <w:ins w:id="10143" w:author="Andreas Kuehne" w:date="2019-05-31T12:40:00Z">
        <w:r>
          <w:rPr>
            <w:color w:val="31849B" w:themeColor="accent5" w:themeShade="BF"/>
          </w:rPr>
          <w:t xml:space="preserve">    "val"</w:t>
        </w:r>
        <w:r>
          <w:t>: {</w:t>
        </w:r>
      </w:ins>
    </w:p>
    <w:p w14:paraId="45A75D4B" w14:textId="77777777" w:rsidR="00A71F46" w:rsidRDefault="00A71F46" w:rsidP="00A71F46">
      <w:pPr>
        <w:pStyle w:val="Code"/>
        <w:spacing w:line="259" w:lineRule="auto"/>
        <w:rPr>
          <w:ins w:id="10144" w:author="Andreas Kuehne" w:date="2019-05-31T12:40:00Z"/>
        </w:rPr>
      </w:pPr>
      <w:ins w:id="10145" w:author="Andreas Kuehne" w:date="2019-05-31T12:40:00Z">
        <w:r>
          <w:rPr>
            <w:color w:val="31849B" w:themeColor="accent5" w:themeShade="BF"/>
          </w:rPr>
          <w:t xml:space="preserve">      "type"</w:t>
        </w:r>
        <w:r>
          <w:t xml:space="preserve">: </w:t>
        </w:r>
        <w:r>
          <w:rPr>
            <w:color w:val="244061" w:themeColor="accent1" w:themeShade="80"/>
          </w:rPr>
          <w:t>"string"</w:t>
        </w:r>
      </w:ins>
    </w:p>
    <w:p w14:paraId="40B2D7B2" w14:textId="77777777" w:rsidR="00A71F46" w:rsidRDefault="00A71F46" w:rsidP="00A71F46">
      <w:pPr>
        <w:pStyle w:val="Code"/>
        <w:spacing w:line="259" w:lineRule="auto"/>
        <w:rPr>
          <w:ins w:id="10146" w:author="Andreas Kuehne" w:date="2019-05-31T12:40:00Z"/>
        </w:rPr>
      </w:pPr>
      <w:ins w:id="10147" w:author="Andreas Kuehne" w:date="2019-05-31T12:40:00Z">
        <w:r>
          <w:t xml:space="preserve">    },</w:t>
        </w:r>
      </w:ins>
    </w:p>
    <w:p w14:paraId="28098C26" w14:textId="77777777" w:rsidR="00A71F46" w:rsidRDefault="00A71F46" w:rsidP="00A71F46">
      <w:pPr>
        <w:pStyle w:val="Code"/>
        <w:spacing w:line="259" w:lineRule="auto"/>
        <w:rPr>
          <w:ins w:id="10148" w:author="Andreas Kuehne" w:date="2019-05-31T12:40:00Z"/>
        </w:rPr>
      </w:pPr>
      <w:ins w:id="10149" w:author="Andreas Kuehne" w:date="2019-05-31T12:40:00Z">
        <w:r>
          <w:rPr>
            <w:color w:val="31849B" w:themeColor="accent5" w:themeShade="BF"/>
          </w:rPr>
          <w:t xml:space="preserve">    "b64Content"</w:t>
        </w:r>
        <w:r>
          <w:t>: {</w:t>
        </w:r>
      </w:ins>
    </w:p>
    <w:p w14:paraId="11526865" w14:textId="77777777" w:rsidR="00A71F46" w:rsidRDefault="00A71F46" w:rsidP="00A71F46">
      <w:pPr>
        <w:pStyle w:val="Code"/>
        <w:spacing w:line="259" w:lineRule="auto"/>
        <w:rPr>
          <w:ins w:id="10150" w:author="Andreas Kuehne" w:date="2019-05-31T12:40:00Z"/>
        </w:rPr>
      </w:pPr>
      <w:ins w:id="10151" w:author="Andreas Kuehne" w:date="2019-05-31T12:40:00Z">
        <w:r>
          <w:rPr>
            <w:color w:val="31849B" w:themeColor="accent5" w:themeShade="BF"/>
          </w:rPr>
          <w:t xml:space="preserve">      "type"</w:t>
        </w:r>
        <w:r>
          <w:t xml:space="preserve">: </w:t>
        </w:r>
        <w:r>
          <w:rPr>
            <w:color w:val="244061" w:themeColor="accent1" w:themeShade="80"/>
          </w:rPr>
          <w:t>"string"</w:t>
        </w:r>
      </w:ins>
    </w:p>
    <w:p w14:paraId="217BB552" w14:textId="77777777" w:rsidR="00A71F46" w:rsidRDefault="00A71F46" w:rsidP="00A71F46">
      <w:pPr>
        <w:pStyle w:val="Code"/>
        <w:spacing w:line="259" w:lineRule="auto"/>
        <w:rPr>
          <w:ins w:id="10152" w:author="Andreas Kuehne" w:date="2019-05-31T12:40:00Z"/>
        </w:rPr>
      </w:pPr>
      <w:ins w:id="10153" w:author="Andreas Kuehne" w:date="2019-05-31T12:40:00Z">
        <w:r>
          <w:t xml:space="preserve">    },</w:t>
        </w:r>
      </w:ins>
    </w:p>
    <w:p w14:paraId="21E7E155" w14:textId="77777777" w:rsidR="00A71F46" w:rsidRDefault="00A71F46" w:rsidP="00A71F46">
      <w:pPr>
        <w:pStyle w:val="Code"/>
        <w:spacing w:line="259" w:lineRule="auto"/>
        <w:rPr>
          <w:ins w:id="10154" w:author="Andreas Kuehne" w:date="2019-05-31T12:40:00Z"/>
        </w:rPr>
      </w:pPr>
      <w:ins w:id="10155" w:author="Andreas Kuehne" w:date="2019-05-31T12:40:00Z">
        <w:r>
          <w:rPr>
            <w:color w:val="31849B" w:themeColor="accent5" w:themeShade="BF"/>
          </w:rPr>
          <w:t xml:space="preserve">    "xPath"</w:t>
        </w:r>
        <w:r>
          <w:t>: {</w:t>
        </w:r>
      </w:ins>
    </w:p>
    <w:p w14:paraId="57BC4BD9" w14:textId="77777777" w:rsidR="00A71F46" w:rsidRDefault="00A71F46" w:rsidP="00A71F46">
      <w:pPr>
        <w:pStyle w:val="Code"/>
        <w:spacing w:line="259" w:lineRule="auto"/>
        <w:rPr>
          <w:ins w:id="10156" w:author="Andreas Kuehne" w:date="2019-05-31T12:40:00Z"/>
        </w:rPr>
      </w:pPr>
      <w:ins w:id="10157" w:author="Andreas Kuehne" w:date="2019-05-31T12:40:00Z">
        <w:r>
          <w:rPr>
            <w:color w:val="31849B" w:themeColor="accent5" w:themeShade="BF"/>
          </w:rPr>
          <w:t xml:space="preserve">      "type"</w:t>
        </w:r>
        <w:r>
          <w:t xml:space="preserve">: </w:t>
        </w:r>
        <w:r>
          <w:rPr>
            <w:color w:val="244061" w:themeColor="accent1" w:themeShade="80"/>
          </w:rPr>
          <w:t>"array",</w:t>
        </w:r>
      </w:ins>
    </w:p>
    <w:p w14:paraId="6DB6B918" w14:textId="77777777" w:rsidR="00A71F46" w:rsidRDefault="00A71F46" w:rsidP="00A71F46">
      <w:pPr>
        <w:pStyle w:val="Code"/>
        <w:spacing w:line="259" w:lineRule="auto"/>
        <w:rPr>
          <w:ins w:id="10158" w:author="Andreas Kuehne" w:date="2019-05-31T12:40:00Z"/>
        </w:rPr>
      </w:pPr>
      <w:ins w:id="10159" w:author="Andreas Kuehne" w:date="2019-05-31T12:40:00Z">
        <w:r>
          <w:rPr>
            <w:color w:val="31849B" w:themeColor="accent5" w:themeShade="BF"/>
          </w:rPr>
          <w:t xml:space="preserve">      "items"</w:t>
        </w:r>
        <w:r>
          <w:t>: {</w:t>
        </w:r>
      </w:ins>
    </w:p>
    <w:p w14:paraId="15E7B1D3" w14:textId="77777777" w:rsidR="00A71F46" w:rsidRDefault="00A71F46" w:rsidP="00A71F46">
      <w:pPr>
        <w:pStyle w:val="Code"/>
        <w:spacing w:line="259" w:lineRule="auto"/>
        <w:rPr>
          <w:ins w:id="10160" w:author="Andreas Kuehne" w:date="2019-05-31T12:40:00Z"/>
        </w:rPr>
      </w:pPr>
      <w:ins w:id="10161" w:author="Andreas Kuehne" w:date="2019-05-31T12:40:00Z">
        <w:r>
          <w:rPr>
            <w:color w:val="31849B" w:themeColor="accent5" w:themeShade="BF"/>
          </w:rPr>
          <w:t xml:space="preserve">        "type"</w:t>
        </w:r>
        <w:r>
          <w:t xml:space="preserve">: </w:t>
        </w:r>
        <w:r>
          <w:rPr>
            <w:color w:val="244061" w:themeColor="accent1" w:themeShade="80"/>
          </w:rPr>
          <w:t>"string"</w:t>
        </w:r>
      </w:ins>
    </w:p>
    <w:p w14:paraId="749DB8E7" w14:textId="77777777" w:rsidR="00A71F46" w:rsidRDefault="00A71F46" w:rsidP="00A71F46">
      <w:pPr>
        <w:pStyle w:val="Code"/>
        <w:spacing w:line="259" w:lineRule="auto"/>
        <w:rPr>
          <w:ins w:id="10162" w:author="Andreas Kuehne" w:date="2019-05-31T12:40:00Z"/>
        </w:rPr>
      </w:pPr>
      <w:ins w:id="10163" w:author="Andreas Kuehne" w:date="2019-05-31T12:40:00Z">
        <w:r>
          <w:t xml:space="preserve">      }</w:t>
        </w:r>
      </w:ins>
    </w:p>
    <w:p w14:paraId="61CB5A2C" w14:textId="77777777" w:rsidR="00A71F46" w:rsidRDefault="00A71F46" w:rsidP="00A71F46">
      <w:pPr>
        <w:pStyle w:val="Code"/>
        <w:spacing w:line="259" w:lineRule="auto"/>
        <w:rPr>
          <w:ins w:id="10164" w:author="Andreas Kuehne" w:date="2019-05-31T12:40:00Z"/>
        </w:rPr>
      </w:pPr>
      <w:ins w:id="10165" w:author="Andreas Kuehne" w:date="2019-05-31T12:40:00Z">
        <w:r>
          <w:t xml:space="preserve">    },</w:t>
        </w:r>
      </w:ins>
    </w:p>
    <w:p w14:paraId="514F2552" w14:textId="77777777" w:rsidR="00A71F46" w:rsidRDefault="00A71F46" w:rsidP="00A71F46">
      <w:pPr>
        <w:pStyle w:val="Code"/>
        <w:spacing w:line="259" w:lineRule="auto"/>
        <w:rPr>
          <w:ins w:id="10166" w:author="Andreas Kuehne" w:date="2019-05-31T12:40:00Z"/>
        </w:rPr>
      </w:pPr>
      <w:ins w:id="10167" w:author="Andreas Kuehne" w:date="2019-05-31T12:40:00Z">
        <w:r>
          <w:rPr>
            <w:color w:val="31849B" w:themeColor="accent5" w:themeShade="BF"/>
          </w:rPr>
          <w:t xml:space="preserve">    "nsDecl"</w:t>
        </w:r>
        <w:r>
          <w:t>: {</w:t>
        </w:r>
      </w:ins>
    </w:p>
    <w:p w14:paraId="6457A4BC" w14:textId="77777777" w:rsidR="00A71F46" w:rsidRDefault="00A71F46" w:rsidP="00A71F46">
      <w:pPr>
        <w:pStyle w:val="Code"/>
        <w:spacing w:line="259" w:lineRule="auto"/>
        <w:rPr>
          <w:ins w:id="10168" w:author="Andreas Kuehne" w:date="2019-05-31T12:40:00Z"/>
        </w:rPr>
      </w:pPr>
      <w:ins w:id="10169" w:author="Andreas Kuehne" w:date="2019-05-31T12:40:00Z">
        <w:r>
          <w:rPr>
            <w:color w:val="31849B" w:themeColor="accent5" w:themeShade="BF"/>
          </w:rPr>
          <w:t xml:space="preserve">      "type"</w:t>
        </w:r>
        <w:r>
          <w:t xml:space="preserve">: </w:t>
        </w:r>
        <w:r>
          <w:rPr>
            <w:color w:val="244061" w:themeColor="accent1" w:themeShade="80"/>
          </w:rPr>
          <w:t>"array",</w:t>
        </w:r>
      </w:ins>
    </w:p>
    <w:p w14:paraId="1157BA5C" w14:textId="77777777" w:rsidR="00A71F46" w:rsidRDefault="00A71F46" w:rsidP="00A71F46">
      <w:pPr>
        <w:pStyle w:val="Code"/>
        <w:spacing w:line="259" w:lineRule="auto"/>
        <w:rPr>
          <w:ins w:id="10170" w:author="Andreas Kuehne" w:date="2019-05-31T12:40:00Z"/>
        </w:rPr>
      </w:pPr>
      <w:ins w:id="10171" w:author="Andreas Kuehne" w:date="2019-05-31T12:40:00Z">
        <w:r>
          <w:rPr>
            <w:color w:val="31849B" w:themeColor="accent5" w:themeShade="BF"/>
          </w:rPr>
          <w:t xml:space="preserve">      "items"</w:t>
        </w:r>
        <w:r>
          <w:t>: {</w:t>
        </w:r>
      </w:ins>
    </w:p>
    <w:p w14:paraId="6D950AC6" w14:textId="77777777" w:rsidR="00A71F46" w:rsidRDefault="00A71F46" w:rsidP="00A71F46">
      <w:pPr>
        <w:pStyle w:val="Code"/>
        <w:spacing w:line="259" w:lineRule="auto"/>
        <w:rPr>
          <w:ins w:id="10172" w:author="Andreas Kuehne" w:date="2019-05-31T12:40:00Z"/>
        </w:rPr>
      </w:pPr>
      <w:ins w:id="10173" w:author="Andreas Kuehne" w:date="2019-05-31T12:40:00Z">
        <w:r>
          <w:rPr>
            <w:color w:val="31849B" w:themeColor="accent5" w:themeShade="BF"/>
          </w:rPr>
          <w:t xml:space="preserve">        "$ref"</w:t>
        </w:r>
        <w:r>
          <w:t xml:space="preserve">: </w:t>
        </w:r>
        <w:r>
          <w:rPr>
            <w:color w:val="244061" w:themeColor="accent1" w:themeShade="80"/>
          </w:rPr>
          <w:t>"#/definitions/nsl-NsPrefixMappingType"</w:t>
        </w:r>
      </w:ins>
    </w:p>
    <w:p w14:paraId="09CB4658" w14:textId="77777777" w:rsidR="00A71F46" w:rsidRDefault="00A71F46" w:rsidP="00A71F46">
      <w:pPr>
        <w:pStyle w:val="Code"/>
        <w:spacing w:line="259" w:lineRule="auto"/>
        <w:rPr>
          <w:ins w:id="10174" w:author="Andreas Kuehne" w:date="2019-05-31T12:40:00Z"/>
        </w:rPr>
      </w:pPr>
      <w:ins w:id="10175" w:author="Andreas Kuehne" w:date="2019-05-31T12:40:00Z">
        <w:r>
          <w:t xml:space="preserve">      }</w:t>
        </w:r>
      </w:ins>
    </w:p>
    <w:p w14:paraId="56564D8C" w14:textId="77777777" w:rsidR="00A71F46" w:rsidRDefault="00A71F46" w:rsidP="00A71F46">
      <w:pPr>
        <w:pStyle w:val="Code"/>
        <w:spacing w:line="259" w:lineRule="auto"/>
        <w:rPr>
          <w:ins w:id="10176" w:author="Andreas Kuehne" w:date="2019-05-31T12:40:00Z"/>
        </w:rPr>
      </w:pPr>
      <w:ins w:id="10177" w:author="Andreas Kuehne" w:date="2019-05-31T12:40:00Z">
        <w:r>
          <w:t xml:space="preserve">    },</w:t>
        </w:r>
      </w:ins>
    </w:p>
    <w:p w14:paraId="47E9DAD0" w14:textId="77777777" w:rsidR="00A71F46" w:rsidRDefault="00A71F46" w:rsidP="00A71F46">
      <w:pPr>
        <w:pStyle w:val="Code"/>
        <w:spacing w:line="259" w:lineRule="auto"/>
        <w:rPr>
          <w:ins w:id="10178" w:author="Andreas Kuehne" w:date="2019-05-31T12:40:00Z"/>
        </w:rPr>
      </w:pPr>
      <w:ins w:id="10179" w:author="Andreas Kuehne" w:date="2019-05-31T12:40:00Z">
        <w:r>
          <w:rPr>
            <w:color w:val="31849B" w:themeColor="accent5" w:themeShade="BF"/>
          </w:rPr>
          <w:t xml:space="preserve">    "alg"</w:t>
        </w:r>
        <w:r>
          <w:t>: {</w:t>
        </w:r>
      </w:ins>
    </w:p>
    <w:p w14:paraId="717C2711" w14:textId="77777777" w:rsidR="00A71F46" w:rsidRDefault="00A71F46" w:rsidP="00A71F46">
      <w:pPr>
        <w:pStyle w:val="Code"/>
        <w:spacing w:line="259" w:lineRule="auto"/>
        <w:rPr>
          <w:ins w:id="10180" w:author="Andreas Kuehne" w:date="2019-05-31T12:40:00Z"/>
        </w:rPr>
      </w:pPr>
      <w:ins w:id="10181" w:author="Andreas Kuehne" w:date="2019-05-31T12:40:00Z">
        <w:r>
          <w:rPr>
            <w:color w:val="31849B" w:themeColor="accent5" w:themeShade="BF"/>
          </w:rPr>
          <w:t xml:space="preserve">      "type"</w:t>
        </w:r>
        <w:r>
          <w:t xml:space="preserve">: </w:t>
        </w:r>
        <w:r>
          <w:rPr>
            <w:color w:val="244061" w:themeColor="accent1" w:themeShade="80"/>
          </w:rPr>
          <w:t>"string"</w:t>
        </w:r>
      </w:ins>
    </w:p>
    <w:p w14:paraId="42F39848" w14:textId="77777777" w:rsidR="00A71F46" w:rsidRDefault="00A71F46" w:rsidP="00A71F46">
      <w:pPr>
        <w:pStyle w:val="Code"/>
        <w:spacing w:line="259" w:lineRule="auto"/>
        <w:rPr>
          <w:ins w:id="10182" w:author="Andreas Kuehne" w:date="2019-05-31T12:40:00Z"/>
        </w:rPr>
      </w:pPr>
      <w:ins w:id="10183" w:author="Andreas Kuehne" w:date="2019-05-31T12:40:00Z">
        <w:r>
          <w:t xml:space="preserve">    }</w:t>
        </w:r>
      </w:ins>
    </w:p>
    <w:p w14:paraId="1625EB95" w14:textId="77777777" w:rsidR="00A71F46" w:rsidRDefault="00A71F46" w:rsidP="00A71F46">
      <w:pPr>
        <w:pStyle w:val="Code"/>
        <w:spacing w:line="259" w:lineRule="auto"/>
        <w:rPr>
          <w:ins w:id="10184" w:author="Andreas Kuehne" w:date="2019-05-31T12:40:00Z"/>
        </w:rPr>
      </w:pPr>
      <w:ins w:id="10185" w:author="Andreas Kuehne" w:date="2019-05-31T12:40:00Z">
        <w:r>
          <w:t xml:space="preserve">  },</w:t>
        </w:r>
      </w:ins>
    </w:p>
    <w:p w14:paraId="47CB7C69" w14:textId="77777777" w:rsidR="00A71F46" w:rsidRDefault="00A71F46" w:rsidP="00A71F46">
      <w:pPr>
        <w:pStyle w:val="Code"/>
        <w:spacing w:line="259" w:lineRule="auto"/>
        <w:rPr>
          <w:ins w:id="10186" w:author="Andreas Kuehne" w:date="2019-05-31T12:40:00Z"/>
        </w:rPr>
      </w:pPr>
      <w:ins w:id="10187" w:author="Andreas Kuehne" w:date="2019-05-31T12:40:00Z">
        <w:r>
          <w:rPr>
            <w:color w:val="31849B" w:themeColor="accent5" w:themeShade="BF"/>
          </w:rPr>
          <w:t xml:space="preserve">  "required"</w:t>
        </w:r>
        <w:r>
          <w:t>: [</w:t>
        </w:r>
        <w:r>
          <w:rPr>
            <w:color w:val="244061" w:themeColor="accent1" w:themeShade="80"/>
          </w:rPr>
          <w:t>"alg"</w:t>
        </w:r>
        <w:r>
          <w:t>]</w:t>
        </w:r>
      </w:ins>
    </w:p>
    <w:p w14:paraId="64709458" w14:textId="77777777" w:rsidR="00A71F46" w:rsidRDefault="00A71F46" w:rsidP="00A71F46">
      <w:pPr>
        <w:pStyle w:val="Code"/>
        <w:spacing w:line="259" w:lineRule="auto"/>
        <w:rPr>
          <w:ins w:id="10188" w:author="Andreas Kuehne" w:date="2019-05-31T12:40:00Z"/>
        </w:rPr>
      </w:pPr>
      <w:ins w:id="10189" w:author="Andreas Kuehne" w:date="2019-05-31T12:40:00Z">
        <w:r>
          <w:t>}</w:t>
        </w:r>
      </w:ins>
    </w:p>
    <w:p w14:paraId="4DF7E9C1" w14:textId="77777777" w:rsidR="00A71F46" w:rsidRDefault="001A1734" w:rsidP="00A71F46">
      <w:pPr>
        <w:rPr>
          <w:ins w:id="10190" w:author="Andreas Kuehne" w:date="2019-05-31T12:40:00Z"/>
        </w:rPr>
      </w:pPr>
      <w:customXmlInsRangeStart w:id="10191" w:author="Andreas Kuehne" w:date="2019-05-31T12:40:00Z"/>
      <w:sdt>
        <w:sdtPr>
          <w:tag w:val="dsigrw-TransformType.-jsonSchema"/>
          <w:id w:val="-1702929865"/>
          <w:showingPlcHdr/>
        </w:sdtPr>
        <w:sdtEndPr/>
        <w:sdtContent>
          <w:customXmlInsRangeEnd w:id="10191"/>
          <w:ins w:id="10192" w:author="Andreas Kuehne" w:date="2019-05-31T12:40:00Z">
            <w:r w:rsidR="00A71F46">
              <w:rPr>
                <w:color w:val="19D131"/>
              </w:rPr>
              <w:t>[component Transform JSON schema details]</w:t>
            </w:r>
          </w:ins>
          <w:customXmlInsRangeStart w:id="10193" w:author="Andreas Kuehne" w:date="2019-05-31T12:40:00Z"/>
        </w:sdtContent>
      </w:sdt>
      <w:customXmlInsRangeEnd w:id="10193"/>
    </w:p>
    <w:p w14:paraId="3ACF7FA2" w14:textId="77777777" w:rsidR="00A71F46" w:rsidRDefault="00A71F46" w:rsidP="00A71F46">
      <w:pPr>
        <w:pStyle w:val="berschrift4"/>
        <w:numPr>
          <w:ilvl w:val="3"/>
          <w:numId w:val="3"/>
        </w:numPr>
        <w:rPr>
          <w:ins w:id="10194" w:author="Andreas Kuehne" w:date="2019-05-31T12:40:00Z"/>
        </w:rPr>
      </w:pPr>
      <w:bookmarkStart w:id="10195" w:name="_Toc10206936"/>
      <w:ins w:id="10196" w:author="Andreas Kuehne" w:date="2019-05-31T12:40:00Z">
        <w:r>
          <w:t>Transform – XML Syntax</w:t>
        </w:r>
        <w:bookmarkEnd w:id="10195"/>
      </w:ins>
    </w:p>
    <w:p w14:paraId="4560409E" w14:textId="77777777" w:rsidR="00A71F46" w:rsidRPr="5404FA76" w:rsidRDefault="00A71F46" w:rsidP="00A71F46">
      <w:pPr>
        <w:rPr>
          <w:ins w:id="10197" w:author="Andreas Kuehne" w:date="2019-05-31T12:40:00Z"/>
        </w:rPr>
      </w:pPr>
      <w:ins w:id="10198" w:author="Andreas Kuehne" w:date="2019-05-31T12:40:00Z">
        <w:r w:rsidRPr="0CCF9147">
          <w:t>The XML element is defined in the XML namespace '</w:t>
        </w:r>
        <w:r w:rsidRPr="002062A5">
          <w:rPr>
            <w:rFonts w:ascii="Courier New" w:eastAsia="Courier New" w:hAnsi="Courier New" w:cs="Courier New"/>
          </w:rPr>
          <w:t>http://docs.oasis-open.org/dss-x/ns/xmldsig/rewritten</w:t>
        </w:r>
        <w:r w:rsidRPr="005A6FFD">
          <w:t>' .</w:t>
        </w:r>
        <w:r>
          <w:t xml:space="preserve"> The original definition of this element uses the 'mixed' content attribute. To support non-XML syntax using a common object model the attribute is dropped and a 'value' component is introduced.</w:t>
        </w:r>
        <w:r w:rsidRPr="0CCF9147">
          <w:t xml:space="preserve">The XML type </w:t>
        </w:r>
        <w:r w:rsidRPr="002062A5">
          <w:rPr>
            <w:rFonts w:ascii="Courier New" w:eastAsia="Courier New" w:hAnsi="Courier New" w:cs="Courier New"/>
          </w:rPr>
          <w:t>TransformType</w:t>
        </w:r>
        <w:r w:rsidRPr="0CCF9147">
          <w:t xml:space="preserve"> SHALL implement the requirements defined in the </w:t>
        </w:r>
        <w:r w:rsidRPr="002062A5">
          <w:rPr>
            <w:rFonts w:ascii="Courier New" w:eastAsia="Courier New" w:hAnsi="Courier New" w:cs="Courier New"/>
          </w:rPr>
          <w:t>Transform</w:t>
        </w:r>
        <w:r>
          <w:t xml:space="preserve"> </w:t>
        </w:r>
        <w:r w:rsidRPr="005A6FFD">
          <w:t>component.</w:t>
        </w:r>
      </w:ins>
    </w:p>
    <w:p w14:paraId="189BD447" w14:textId="77777777" w:rsidR="00A71F46" w:rsidRDefault="00A71F46" w:rsidP="00A71F46">
      <w:pPr>
        <w:rPr>
          <w:ins w:id="10199" w:author="Andreas Kuehne" w:date="2019-05-31T12:40:00Z"/>
        </w:rPr>
      </w:pPr>
      <w:ins w:id="10200" w:author="Andreas Kuehne" w:date="2019-05-31T12:40:00Z">
        <w:r w:rsidRPr="005A6FFD">
          <w:rPr>
            <w:rFonts w:eastAsia="Arial"/>
          </w:rPr>
          <w:t xml:space="preserve">The </w:t>
        </w:r>
        <w:r w:rsidRPr="002062A5">
          <w:rPr>
            <w:rFonts w:ascii="Courier New" w:eastAsia="Courier New" w:hAnsi="Courier New" w:cs="Courier New"/>
          </w:rPr>
          <w:t>TransformType</w:t>
        </w:r>
        <w:r w:rsidRPr="005A6FFD">
          <w:rPr>
            <w:rFonts w:eastAsia="Arial"/>
          </w:rPr>
          <w:t xml:space="preserve"> XML element is defined in XML Schema [</w:t>
        </w:r>
        <w:r>
          <w:rPr>
            <w:rStyle w:val="Hyperlink"/>
          </w:rPr>
          <w:fldChar w:fldCharType="begin"/>
        </w:r>
        <w:r>
          <w:rPr>
            <w:rStyle w:val="Hyperlink"/>
          </w:rPr>
          <w:instrText xml:space="preserve"> HYPERLINK \l "refDSIGRWXSD" </w:instrText>
        </w:r>
        <w:r>
          <w:rPr>
            <w:rStyle w:val="Hyperlink"/>
          </w:rPr>
          <w:fldChar w:fldCharType="separate"/>
        </w:r>
        <w:r w:rsidRPr="006174B3">
          <w:rPr>
            <w:rStyle w:val="Hyperlink"/>
          </w:rPr>
          <w:t>DSIGRWXSD</w:t>
        </w:r>
        <w:r>
          <w:rPr>
            <w:rStyle w:val="Hyperlink"/>
          </w:rPr>
          <w:fldChar w:fldCharType="end"/>
        </w:r>
        <w:r w:rsidRPr="005A6FFD">
          <w:rPr>
            <w:rFonts w:eastAsia="Arial"/>
          </w:rPr>
          <w:t>], and is copied below for information.</w:t>
        </w:r>
      </w:ins>
    </w:p>
    <w:p w14:paraId="2D2B6A55" w14:textId="77777777" w:rsidR="00A71F46" w:rsidRDefault="00A71F46" w:rsidP="00A71F46">
      <w:pPr>
        <w:pStyle w:val="Code"/>
        <w:rPr>
          <w:ins w:id="10201" w:author="Andreas Kuehne" w:date="2019-05-31T12:40:00Z"/>
        </w:rPr>
      </w:pPr>
      <w:ins w:id="10202" w:author="Andreas Kuehne" w:date="2019-05-31T12:40:00Z">
        <w:r>
          <w:rPr>
            <w:color w:val="31849B" w:themeColor="accent5" w:themeShade="BF"/>
          </w:rPr>
          <w:t>&lt;xs:complexType</w:t>
        </w:r>
        <w:r>
          <w:rPr>
            <w:color w:val="943634" w:themeColor="accent2" w:themeShade="BF"/>
          </w:rPr>
          <w:t xml:space="preserve"> name="</w:t>
        </w:r>
        <w:r>
          <w:rPr>
            <w:color w:val="244061" w:themeColor="accent1" w:themeShade="80"/>
          </w:rPr>
          <w:t>TransformType</w:t>
        </w:r>
        <w:r>
          <w:rPr>
            <w:color w:val="943634" w:themeColor="accent2" w:themeShade="BF"/>
          </w:rPr>
          <w:t>"</w:t>
        </w:r>
        <w:r>
          <w:rPr>
            <w:color w:val="31849B" w:themeColor="accent5" w:themeShade="BF"/>
          </w:rPr>
          <w:t>&gt;</w:t>
        </w:r>
      </w:ins>
    </w:p>
    <w:p w14:paraId="759AFDBE" w14:textId="77777777" w:rsidR="00A71F46" w:rsidRDefault="00A71F46" w:rsidP="00A71F46">
      <w:pPr>
        <w:pStyle w:val="Code"/>
        <w:rPr>
          <w:ins w:id="10203" w:author="Andreas Kuehne" w:date="2019-05-31T12:40:00Z"/>
        </w:rPr>
      </w:pPr>
      <w:ins w:id="10204" w:author="Andreas Kuehne" w:date="2019-05-31T12:40:00Z">
        <w:r>
          <w:rPr>
            <w:color w:val="31849B" w:themeColor="accent5" w:themeShade="BF"/>
          </w:rPr>
          <w:t xml:space="preserve">  &lt;xs:sequence&gt;</w:t>
        </w:r>
      </w:ins>
    </w:p>
    <w:p w14:paraId="56054B12" w14:textId="77777777" w:rsidR="00A71F46" w:rsidRDefault="00A71F46" w:rsidP="00A71F46">
      <w:pPr>
        <w:pStyle w:val="Code"/>
        <w:rPr>
          <w:ins w:id="10205" w:author="Andreas Kuehne" w:date="2019-05-31T12:40:00Z"/>
        </w:rPr>
      </w:pPr>
      <w:ins w:id="10206"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value</w:t>
        </w:r>
        <w:r>
          <w:rPr>
            <w:color w:val="943634" w:themeColor="accent2" w:themeShade="BF"/>
          </w:rPr>
          <w:t>" type="</w:t>
        </w:r>
        <w:r>
          <w:rPr>
            <w:color w:val="244061" w:themeColor="accent1" w:themeShade="80"/>
          </w:rPr>
          <w:t>string</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241DE4DB" w14:textId="77777777" w:rsidR="00A71F46" w:rsidRDefault="00A71F46" w:rsidP="00A71F46">
      <w:pPr>
        <w:pStyle w:val="Code"/>
        <w:rPr>
          <w:ins w:id="10207" w:author="Andreas Kuehne" w:date="2019-05-31T12:40:00Z"/>
        </w:rPr>
      </w:pPr>
      <w:ins w:id="10208"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Base64Content</w:t>
        </w:r>
        <w:r>
          <w:rPr>
            <w:color w:val="943634" w:themeColor="accent2" w:themeShade="BF"/>
          </w:rPr>
          <w:t>" type="</w:t>
        </w:r>
        <w:r>
          <w:rPr>
            <w:color w:val="244061" w:themeColor="accent1" w:themeShade="80"/>
          </w:rPr>
          <w:t>xs:base64Binary</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29E16DF1" w14:textId="77777777" w:rsidR="00A71F46" w:rsidRDefault="00A71F46" w:rsidP="00A71F46">
      <w:pPr>
        <w:pStyle w:val="Code"/>
        <w:rPr>
          <w:ins w:id="10209" w:author="Andreas Kuehne" w:date="2019-05-31T12:40:00Z"/>
        </w:rPr>
      </w:pPr>
      <w:ins w:id="10210"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XPath</w:t>
        </w:r>
        <w:r>
          <w:rPr>
            <w:color w:val="943634" w:themeColor="accent2" w:themeShade="BF"/>
          </w:rPr>
          <w:t>" type="</w:t>
        </w:r>
        <w:r>
          <w:rPr>
            <w:color w:val="244061" w:themeColor="accent1" w:themeShade="80"/>
          </w:rPr>
          <w:t>string</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48437BDC" w14:textId="77777777" w:rsidR="00A71F46" w:rsidRDefault="00A71F46" w:rsidP="00A71F46">
      <w:pPr>
        <w:pStyle w:val="Code"/>
        <w:rPr>
          <w:ins w:id="10211" w:author="Andreas Kuehne" w:date="2019-05-31T12:40:00Z"/>
        </w:rPr>
      </w:pPr>
      <w:ins w:id="10212" w:author="Andreas Kuehne" w:date="2019-05-31T12:40:00Z">
        <w:r>
          <w:rPr>
            <w:color w:val="31849B" w:themeColor="accent5" w:themeShade="BF"/>
          </w:rPr>
          <w:t xml:space="preserve">    &lt;xs:element</w:t>
        </w:r>
        <w:r>
          <w:rPr>
            <w:color w:val="943634" w:themeColor="accent2" w:themeShade="BF"/>
          </w:rPr>
          <w:t xml:space="preserve"> name="</w:t>
        </w:r>
        <w:r>
          <w:rPr>
            <w:color w:val="244061" w:themeColor="accent1" w:themeShade="80"/>
          </w:rPr>
          <w:t>NsPrefixMapping</w:t>
        </w:r>
        <w:r>
          <w:rPr>
            <w:color w:val="943634" w:themeColor="accent2" w:themeShade="BF"/>
          </w:rPr>
          <w:t>" type="</w:t>
        </w:r>
        <w:r>
          <w:rPr>
            <w:color w:val="244061" w:themeColor="accent1" w:themeShade="80"/>
          </w:rPr>
          <w:t>nsl:NsPrefixMappingType</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ins>
    </w:p>
    <w:p w14:paraId="5FF3816F" w14:textId="77777777" w:rsidR="00A71F46" w:rsidRDefault="00A71F46" w:rsidP="00A71F46">
      <w:pPr>
        <w:pStyle w:val="Code"/>
        <w:rPr>
          <w:ins w:id="10213" w:author="Andreas Kuehne" w:date="2019-05-31T12:40:00Z"/>
        </w:rPr>
      </w:pPr>
      <w:ins w:id="10214" w:author="Andreas Kuehne" w:date="2019-05-31T12:40:00Z">
        <w:r>
          <w:rPr>
            <w:color w:val="31849B" w:themeColor="accent5" w:themeShade="BF"/>
          </w:rPr>
          <w:t xml:space="preserve">  &lt;/xs:sequence&gt;</w:t>
        </w:r>
      </w:ins>
    </w:p>
    <w:p w14:paraId="1BB9695A" w14:textId="77777777" w:rsidR="00A71F46" w:rsidRDefault="00A71F46" w:rsidP="00A71F46">
      <w:pPr>
        <w:pStyle w:val="Code"/>
        <w:rPr>
          <w:ins w:id="10215" w:author="Andreas Kuehne" w:date="2019-05-31T12:40:00Z"/>
        </w:rPr>
      </w:pPr>
      <w:ins w:id="10216" w:author="Andreas Kuehne" w:date="2019-05-31T12:40:00Z">
        <w:r>
          <w:rPr>
            <w:color w:val="31849B" w:themeColor="accent5" w:themeShade="BF"/>
          </w:rPr>
          <w:t xml:space="preserve">  &lt;xs:attribute</w:t>
        </w:r>
        <w:r>
          <w:rPr>
            <w:color w:val="943634" w:themeColor="accent2" w:themeShade="BF"/>
          </w:rPr>
          <w:t xml:space="preserve"> name="</w:t>
        </w:r>
        <w:r>
          <w:rPr>
            <w:color w:val="244061" w:themeColor="accent1" w:themeShade="80"/>
          </w:rPr>
          <w:t>Algorithm</w:t>
        </w:r>
        <w:r>
          <w:rPr>
            <w:color w:val="943634" w:themeColor="accent2" w:themeShade="BF"/>
          </w:rPr>
          <w:t>" type="</w:t>
        </w:r>
        <w:r>
          <w:rPr>
            <w:color w:val="244061" w:themeColor="accent1" w:themeShade="80"/>
          </w:rPr>
          <w:t>xs:anyURI</w:t>
        </w:r>
        <w:r>
          <w:rPr>
            <w:color w:val="943634" w:themeColor="accent2" w:themeShade="BF"/>
          </w:rPr>
          <w:t>" use="</w:t>
        </w:r>
        <w:r>
          <w:rPr>
            <w:color w:val="244061" w:themeColor="accent1" w:themeShade="80"/>
          </w:rPr>
          <w:t>required</w:t>
        </w:r>
        <w:r>
          <w:rPr>
            <w:color w:val="943634" w:themeColor="accent2" w:themeShade="BF"/>
          </w:rPr>
          <w:t>"</w:t>
        </w:r>
        <w:r>
          <w:rPr>
            <w:color w:val="31849B" w:themeColor="accent5" w:themeShade="BF"/>
          </w:rPr>
          <w:t>/&gt;</w:t>
        </w:r>
      </w:ins>
    </w:p>
    <w:p w14:paraId="330B55FF" w14:textId="77777777" w:rsidR="00A71F46" w:rsidRDefault="00A71F46" w:rsidP="00A71F46">
      <w:pPr>
        <w:pStyle w:val="Code"/>
        <w:rPr>
          <w:ins w:id="10217" w:author="Andreas Kuehne" w:date="2019-05-31T12:40:00Z"/>
        </w:rPr>
      </w:pPr>
      <w:ins w:id="10218" w:author="Andreas Kuehne" w:date="2019-05-31T12:40:00Z">
        <w:r>
          <w:rPr>
            <w:color w:val="31849B" w:themeColor="accent5" w:themeShade="BF"/>
          </w:rPr>
          <w:t>&lt;/xs:complexType&gt;</w:t>
        </w:r>
      </w:ins>
    </w:p>
    <w:p w14:paraId="54EEE93C" w14:textId="77777777" w:rsidR="00A71F46" w:rsidRDefault="00A71F46" w:rsidP="00A71F46">
      <w:pPr>
        <w:spacing w:line="259" w:lineRule="auto"/>
        <w:rPr>
          <w:ins w:id="10219" w:author="Andreas Kuehne" w:date="2019-05-31T12:40:00Z"/>
        </w:rPr>
      </w:pPr>
      <w:ins w:id="10220" w:author="Andreas Kuehne" w:date="2019-05-31T12:40:00Z">
        <w:r>
          <w:t>Each child element of</w:t>
        </w:r>
        <w:r w:rsidRPr="71C71F8C">
          <w:t xml:space="preserve"> </w:t>
        </w:r>
        <w:r w:rsidRPr="002062A5">
          <w:rPr>
            <w:rFonts w:ascii="Courier New" w:eastAsia="Courier New" w:hAnsi="Courier New" w:cs="Courier New"/>
          </w:rPr>
          <w:t>TransformType</w:t>
        </w:r>
        <w:r w:rsidRPr="71C71F8C">
          <w:t xml:space="preserve"> </w:t>
        </w:r>
        <w:r>
          <w:t xml:space="preserve">XML element SHALL implement in XML syntax the sub-component that has a name equal to its local name. </w:t>
        </w:r>
      </w:ins>
      <w:customXmlInsRangeStart w:id="10221" w:author="Andreas Kuehne" w:date="2019-05-31T12:40:00Z"/>
      <w:sdt>
        <w:sdtPr>
          <w:tag w:val="dsigrw-TransformType.-xmlSchema"/>
          <w:id w:val="1423300702"/>
          <w:showingPlcHdr/>
        </w:sdtPr>
        <w:sdtEndPr/>
        <w:sdtContent>
          <w:customXmlInsRangeEnd w:id="10221"/>
          <w:ins w:id="10222" w:author="Andreas Kuehne" w:date="2019-05-31T12:40:00Z">
            <w:r>
              <w:rPr>
                <w:color w:val="19D131"/>
              </w:rPr>
              <w:t>[component Transform XML schema details]</w:t>
            </w:r>
          </w:ins>
          <w:customXmlInsRangeStart w:id="10223" w:author="Andreas Kuehne" w:date="2019-05-31T12:40:00Z"/>
        </w:sdtContent>
      </w:sdt>
      <w:customXmlInsRangeEnd w:id="10223"/>
    </w:p>
    <w:p w14:paraId="6C767537" w14:textId="77777777" w:rsidR="00A71F46" w:rsidRDefault="00A71F46" w:rsidP="00A71F46">
      <w:pPr>
        <w:pStyle w:val="berschrift2"/>
        <w:numPr>
          <w:ilvl w:val="1"/>
          <w:numId w:val="3"/>
        </w:numPr>
        <w:rPr>
          <w:ins w:id="10224" w:author="Andreas Kuehne" w:date="2019-05-31T12:40:00Z"/>
        </w:rPr>
      </w:pPr>
      <w:bookmarkStart w:id="10225" w:name="_Toc10206937"/>
      <w:ins w:id="10226" w:author="Andreas Kuehne" w:date="2019-05-31T12:40:00Z">
        <w:r>
          <w:t>Element / JSON name lookup tables</w:t>
        </w:r>
        <w:bookmarkEnd w:id="10225"/>
      </w:ins>
    </w:p>
    <w:p w14:paraId="177BB7B1" w14:textId="77777777" w:rsidR="00A71F46" w:rsidRDefault="00A71F46" w:rsidP="00A71F46">
      <w:pPr>
        <w:rPr>
          <w:ins w:id="10227" w:author="Andreas Kuehne" w:date="2019-05-31T12:40:00Z"/>
        </w:rPr>
      </w:pPr>
      <w:ins w:id="10228" w:author="Andreas Kuehne" w:date="2019-05-31T12:40:00Z">
        <w:r>
          <w:t>The subsequent table allows to find the names of a component's element for a given JSON member name.</w:t>
        </w:r>
      </w:ins>
    </w:p>
    <w:tbl>
      <w:tblPr>
        <w:tblStyle w:val="Gitternetztabelle1hell1"/>
        <w:tblW w:w="0" w:type="auto"/>
        <w:tblLook w:val="04A0" w:firstRow="1" w:lastRow="0" w:firstColumn="1" w:lastColumn="0" w:noHBand="0" w:noVBand="1"/>
      </w:tblPr>
      <w:tblGrid>
        <w:gridCol w:w="4675"/>
        <w:gridCol w:w="4675"/>
      </w:tblGrid>
      <w:tr w:rsidR="00A71F46" w14:paraId="6528C522" w14:textId="77777777" w:rsidTr="00A71F46">
        <w:trPr>
          <w:cnfStyle w:val="100000000000" w:firstRow="1" w:lastRow="0" w:firstColumn="0" w:lastColumn="0" w:oddVBand="0" w:evenVBand="0" w:oddHBand="0" w:evenHBand="0" w:firstRowFirstColumn="0" w:firstRowLastColumn="0" w:lastRowFirstColumn="0" w:lastRowLastColumn="0"/>
          <w:ins w:id="10229"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042CCC2" w14:textId="77777777" w:rsidR="00A71F46" w:rsidRDefault="00A71F46" w:rsidP="00A71F46">
            <w:pPr>
              <w:pStyle w:val="Beschriftung"/>
              <w:rPr>
                <w:ins w:id="10230" w:author="Andreas Kuehne" w:date="2019-05-31T12:40:00Z"/>
              </w:rPr>
            </w:pPr>
            <w:ins w:id="10231" w:author="Andreas Kuehne" w:date="2019-05-31T12:40:00Z">
              <w:r>
                <w:t>JSON member name</w:t>
              </w:r>
            </w:ins>
          </w:p>
        </w:tc>
        <w:tc>
          <w:tcPr>
            <w:tcW w:w="4675" w:type="dxa"/>
          </w:tcPr>
          <w:p w14:paraId="1DB5DE95"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10232" w:author="Andreas Kuehne" w:date="2019-05-31T12:40:00Z"/>
              </w:rPr>
            </w:pPr>
            <w:ins w:id="10233" w:author="Andreas Kuehne" w:date="2019-05-31T12:40:00Z">
              <w:r>
                <w:t>mapped from element name</w:t>
              </w:r>
            </w:ins>
          </w:p>
        </w:tc>
      </w:tr>
      <w:tr w:rsidR="00A71F46" w14:paraId="32C4824E" w14:textId="77777777" w:rsidTr="00A71F46">
        <w:trPr>
          <w:ins w:id="10234"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81F8AC2" w14:textId="77777777" w:rsidR="00A71F46" w:rsidRPr="002062A5" w:rsidRDefault="00A71F46" w:rsidP="00A71F46">
            <w:pPr>
              <w:pStyle w:val="Beschriftung"/>
              <w:rPr>
                <w:ins w:id="10235" w:author="Andreas Kuehne" w:date="2019-05-31T12:40:00Z"/>
                <w:rStyle w:val="Datatype"/>
                <w:b w:val="0"/>
                <w:bCs w:val="0"/>
              </w:rPr>
            </w:pPr>
            <w:ins w:id="10236" w:author="Andreas Kuehne" w:date="2019-05-31T12:40:00Z">
              <w:r w:rsidRPr="002062A5">
                <w:rPr>
                  <w:rStyle w:val="Datatype"/>
                </w:rPr>
                <w:t>additionalTimeInfo</w:t>
              </w:r>
            </w:ins>
          </w:p>
        </w:tc>
        <w:tc>
          <w:tcPr>
            <w:tcW w:w="4675" w:type="dxa"/>
          </w:tcPr>
          <w:p w14:paraId="1D1B136A"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237" w:author="Andreas Kuehne" w:date="2019-05-31T12:40:00Z"/>
                <w:rStyle w:val="Datatype"/>
              </w:rPr>
            </w:pPr>
            <w:ins w:id="10238" w:author="Andreas Kuehne" w:date="2019-05-31T12:40:00Z">
              <w:r w:rsidRPr="002062A5">
                <w:rPr>
                  <w:rStyle w:val="Datatype"/>
                </w:rPr>
                <w:t>AdditionalTimeInfo</w:t>
              </w:r>
            </w:ins>
          </w:p>
        </w:tc>
      </w:tr>
      <w:tr w:rsidR="00A71F46" w14:paraId="1386CAEC" w14:textId="77777777" w:rsidTr="00A71F46">
        <w:trPr>
          <w:ins w:id="10239"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7C7B80A" w14:textId="77777777" w:rsidR="00A71F46" w:rsidRPr="002062A5" w:rsidRDefault="00A71F46" w:rsidP="00A71F46">
            <w:pPr>
              <w:pStyle w:val="Beschriftung"/>
              <w:rPr>
                <w:ins w:id="10240" w:author="Andreas Kuehne" w:date="2019-05-31T12:40:00Z"/>
                <w:rStyle w:val="Datatype"/>
                <w:b w:val="0"/>
                <w:bCs w:val="0"/>
              </w:rPr>
            </w:pPr>
            <w:ins w:id="10241" w:author="Andreas Kuehne" w:date="2019-05-31T12:40:00Z">
              <w:r w:rsidRPr="002062A5">
                <w:rPr>
                  <w:rStyle w:val="Datatype"/>
                </w:rPr>
                <w:t>addKeyInfo</w:t>
              </w:r>
            </w:ins>
          </w:p>
        </w:tc>
        <w:tc>
          <w:tcPr>
            <w:tcW w:w="4675" w:type="dxa"/>
          </w:tcPr>
          <w:p w14:paraId="03EC18F9"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242" w:author="Andreas Kuehne" w:date="2019-05-31T12:40:00Z"/>
                <w:rStyle w:val="Datatype"/>
              </w:rPr>
            </w:pPr>
            <w:ins w:id="10243" w:author="Andreas Kuehne" w:date="2019-05-31T12:40:00Z">
              <w:r w:rsidRPr="002062A5">
                <w:rPr>
                  <w:rStyle w:val="Datatype"/>
                </w:rPr>
                <w:t>AdditionalKeyInfo</w:t>
              </w:r>
            </w:ins>
          </w:p>
        </w:tc>
      </w:tr>
      <w:tr w:rsidR="00A71F46" w14:paraId="51F9279E" w14:textId="77777777" w:rsidTr="00A71F46">
        <w:trPr>
          <w:ins w:id="10244"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52377A2" w14:textId="77777777" w:rsidR="00A71F46" w:rsidRPr="002062A5" w:rsidRDefault="00A71F46" w:rsidP="00A71F46">
            <w:pPr>
              <w:pStyle w:val="Beschriftung"/>
              <w:rPr>
                <w:ins w:id="10245" w:author="Andreas Kuehne" w:date="2019-05-31T12:40:00Z"/>
                <w:rStyle w:val="Datatype"/>
                <w:b w:val="0"/>
                <w:bCs w:val="0"/>
              </w:rPr>
            </w:pPr>
            <w:ins w:id="10246" w:author="Andreas Kuehne" w:date="2019-05-31T12:40:00Z">
              <w:r w:rsidRPr="002062A5">
                <w:rPr>
                  <w:rStyle w:val="Datatype"/>
                </w:rPr>
                <w:t>alg</w:t>
              </w:r>
            </w:ins>
          </w:p>
        </w:tc>
        <w:tc>
          <w:tcPr>
            <w:tcW w:w="4675" w:type="dxa"/>
          </w:tcPr>
          <w:p w14:paraId="2CB148A9"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247" w:author="Andreas Kuehne" w:date="2019-05-31T12:40:00Z"/>
                <w:rStyle w:val="Datatype"/>
              </w:rPr>
            </w:pPr>
            <w:ins w:id="10248" w:author="Andreas Kuehne" w:date="2019-05-31T12:40:00Z">
              <w:r w:rsidRPr="002062A5">
                <w:rPr>
                  <w:rStyle w:val="Datatype"/>
                </w:rPr>
                <w:t>Algorithm</w:t>
              </w:r>
            </w:ins>
          </w:p>
          <w:p w14:paraId="283D47D3"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249" w:author="Andreas Kuehne" w:date="2019-05-31T12:40:00Z"/>
                <w:rStyle w:val="Datatype"/>
              </w:rPr>
            </w:pPr>
            <w:ins w:id="10250" w:author="Andreas Kuehne" w:date="2019-05-31T12:40:00Z">
              <w:r w:rsidRPr="002062A5">
                <w:rPr>
                  <w:rStyle w:val="Datatype"/>
                </w:rPr>
                <w:t>DigestMethod</w:t>
              </w:r>
            </w:ins>
          </w:p>
        </w:tc>
      </w:tr>
      <w:tr w:rsidR="00A71F46" w14:paraId="6ABB71A1" w14:textId="77777777" w:rsidTr="00A71F46">
        <w:trPr>
          <w:ins w:id="1025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E71BA8E" w14:textId="77777777" w:rsidR="00A71F46" w:rsidRPr="002062A5" w:rsidRDefault="00A71F46" w:rsidP="00A71F46">
            <w:pPr>
              <w:pStyle w:val="Beschriftung"/>
              <w:rPr>
                <w:ins w:id="10252" w:author="Andreas Kuehne" w:date="2019-05-31T12:40:00Z"/>
                <w:rStyle w:val="Datatype"/>
                <w:b w:val="0"/>
                <w:bCs w:val="0"/>
              </w:rPr>
            </w:pPr>
            <w:ins w:id="10253" w:author="Andreas Kuehne" w:date="2019-05-31T12:40:00Z">
              <w:r w:rsidRPr="002062A5">
                <w:rPr>
                  <w:rStyle w:val="Datatype"/>
                </w:rPr>
                <w:t>attRef</w:t>
              </w:r>
            </w:ins>
          </w:p>
        </w:tc>
        <w:tc>
          <w:tcPr>
            <w:tcW w:w="4675" w:type="dxa"/>
          </w:tcPr>
          <w:p w14:paraId="4C0EB17A"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254" w:author="Andreas Kuehne" w:date="2019-05-31T12:40:00Z"/>
                <w:rStyle w:val="Datatype"/>
              </w:rPr>
            </w:pPr>
            <w:ins w:id="10255" w:author="Andreas Kuehne" w:date="2019-05-31T12:40:00Z">
              <w:r w:rsidRPr="002062A5">
                <w:rPr>
                  <w:rStyle w:val="Datatype"/>
                </w:rPr>
                <w:t>AttRef</w:t>
              </w:r>
            </w:ins>
          </w:p>
        </w:tc>
      </w:tr>
      <w:tr w:rsidR="00A71F46" w14:paraId="524FC617" w14:textId="77777777" w:rsidTr="00A71F46">
        <w:trPr>
          <w:ins w:id="1025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403254D" w14:textId="77777777" w:rsidR="00A71F46" w:rsidRPr="002062A5" w:rsidRDefault="00A71F46" w:rsidP="00A71F46">
            <w:pPr>
              <w:pStyle w:val="Beschriftung"/>
              <w:rPr>
                <w:ins w:id="10257" w:author="Andreas Kuehne" w:date="2019-05-31T12:40:00Z"/>
                <w:rStyle w:val="Datatype"/>
                <w:b w:val="0"/>
                <w:bCs w:val="0"/>
              </w:rPr>
            </w:pPr>
            <w:ins w:id="10258" w:author="Andreas Kuehne" w:date="2019-05-31T12:40:00Z">
              <w:r w:rsidRPr="002062A5">
                <w:rPr>
                  <w:rStyle w:val="Datatype"/>
                </w:rPr>
                <w:t>attURI</w:t>
              </w:r>
            </w:ins>
          </w:p>
        </w:tc>
        <w:tc>
          <w:tcPr>
            <w:tcW w:w="4675" w:type="dxa"/>
          </w:tcPr>
          <w:p w14:paraId="77BABF74"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259" w:author="Andreas Kuehne" w:date="2019-05-31T12:40:00Z"/>
                <w:rStyle w:val="Datatype"/>
              </w:rPr>
            </w:pPr>
            <w:ins w:id="10260" w:author="Andreas Kuehne" w:date="2019-05-31T12:40:00Z">
              <w:r w:rsidRPr="002062A5">
                <w:rPr>
                  <w:rStyle w:val="Datatype"/>
                </w:rPr>
                <w:t>AttRefURI</w:t>
              </w:r>
            </w:ins>
          </w:p>
        </w:tc>
      </w:tr>
      <w:tr w:rsidR="00A71F46" w14:paraId="1AB2623D" w14:textId="77777777" w:rsidTr="00A71F46">
        <w:trPr>
          <w:ins w:id="1026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96F516C" w14:textId="77777777" w:rsidR="00A71F46" w:rsidRPr="002062A5" w:rsidRDefault="00A71F46" w:rsidP="00A71F46">
            <w:pPr>
              <w:pStyle w:val="Beschriftung"/>
              <w:rPr>
                <w:ins w:id="10262" w:author="Andreas Kuehne" w:date="2019-05-31T12:40:00Z"/>
                <w:rStyle w:val="Datatype"/>
                <w:b w:val="0"/>
                <w:bCs w:val="0"/>
              </w:rPr>
            </w:pPr>
            <w:ins w:id="10263" w:author="Andreas Kuehne" w:date="2019-05-31T12:40:00Z">
              <w:r w:rsidRPr="002062A5">
                <w:rPr>
                  <w:rStyle w:val="Datatype"/>
                </w:rPr>
                <w:t>aud</w:t>
              </w:r>
            </w:ins>
          </w:p>
        </w:tc>
        <w:tc>
          <w:tcPr>
            <w:tcW w:w="4675" w:type="dxa"/>
          </w:tcPr>
          <w:p w14:paraId="1E9379BF"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264" w:author="Andreas Kuehne" w:date="2019-05-31T12:40:00Z"/>
                <w:rStyle w:val="Datatype"/>
              </w:rPr>
            </w:pPr>
            <w:ins w:id="10265" w:author="Andreas Kuehne" w:date="2019-05-31T12:40:00Z">
              <w:r w:rsidRPr="002062A5">
                <w:rPr>
                  <w:rStyle w:val="Datatype"/>
                </w:rPr>
                <w:t>IntendedAudience</w:t>
              </w:r>
            </w:ins>
          </w:p>
        </w:tc>
      </w:tr>
      <w:tr w:rsidR="00A71F46" w14:paraId="43E2924A" w14:textId="77777777" w:rsidTr="00A71F46">
        <w:trPr>
          <w:ins w:id="1026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86F8D6F" w14:textId="77777777" w:rsidR="00A71F46" w:rsidRPr="002062A5" w:rsidRDefault="00A71F46" w:rsidP="00A71F46">
            <w:pPr>
              <w:pStyle w:val="Beschriftung"/>
              <w:rPr>
                <w:ins w:id="10267" w:author="Andreas Kuehne" w:date="2019-05-31T12:40:00Z"/>
                <w:rStyle w:val="Datatype"/>
                <w:b w:val="0"/>
                <w:bCs w:val="0"/>
              </w:rPr>
            </w:pPr>
            <w:ins w:id="10268" w:author="Andreas Kuehne" w:date="2019-05-31T12:40:00Z">
              <w:r w:rsidRPr="002062A5">
                <w:rPr>
                  <w:rStyle w:val="Datatype"/>
                </w:rPr>
                <w:t>augSig</w:t>
              </w:r>
            </w:ins>
          </w:p>
        </w:tc>
        <w:tc>
          <w:tcPr>
            <w:tcW w:w="4675" w:type="dxa"/>
          </w:tcPr>
          <w:p w14:paraId="7A91BBE7"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269" w:author="Andreas Kuehne" w:date="2019-05-31T12:40:00Z"/>
                <w:rStyle w:val="Datatype"/>
              </w:rPr>
            </w:pPr>
            <w:ins w:id="10270" w:author="Andreas Kuehne" w:date="2019-05-31T12:40:00Z">
              <w:r w:rsidRPr="002062A5">
                <w:rPr>
                  <w:rStyle w:val="Datatype"/>
                </w:rPr>
                <w:t>AugmentedSignature</w:t>
              </w:r>
            </w:ins>
          </w:p>
        </w:tc>
      </w:tr>
      <w:tr w:rsidR="00A71F46" w14:paraId="4FF8D332" w14:textId="77777777" w:rsidTr="00A71F46">
        <w:trPr>
          <w:ins w:id="1027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6130702" w14:textId="77777777" w:rsidR="00A71F46" w:rsidRPr="002062A5" w:rsidRDefault="00A71F46" w:rsidP="00A71F46">
            <w:pPr>
              <w:pStyle w:val="Beschriftung"/>
              <w:rPr>
                <w:ins w:id="10272" w:author="Andreas Kuehne" w:date="2019-05-31T12:40:00Z"/>
                <w:rStyle w:val="Datatype"/>
                <w:b w:val="0"/>
                <w:bCs w:val="0"/>
              </w:rPr>
            </w:pPr>
            <w:ins w:id="10273" w:author="Andreas Kuehne" w:date="2019-05-31T12:40:00Z">
              <w:r w:rsidRPr="002062A5">
                <w:rPr>
                  <w:rStyle w:val="Datatype"/>
                </w:rPr>
                <w:t>b64Content</w:t>
              </w:r>
            </w:ins>
          </w:p>
        </w:tc>
        <w:tc>
          <w:tcPr>
            <w:tcW w:w="4675" w:type="dxa"/>
          </w:tcPr>
          <w:p w14:paraId="0300C7AC"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274" w:author="Andreas Kuehne" w:date="2019-05-31T12:40:00Z"/>
                <w:rStyle w:val="Datatype"/>
              </w:rPr>
            </w:pPr>
            <w:ins w:id="10275" w:author="Andreas Kuehne" w:date="2019-05-31T12:40:00Z">
              <w:r w:rsidRPr="002062A5">
                <w:rPr>
                  <w:rStyle w:val="Datatype"/>
                </w:rPr>
                <w:t>Base64Content</w:t>
              </w:r>
            </w:ins>
          </w:p>
        </w:tc>
      </w:tr>
      <w:tr w:rsidR="00A71F46" w14:paraId="14C1433B" w14:textId="77777777" w:rsidTr="00A71F46">
        <w:trPr>
          <w:ins w:id="1027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7CB0A79" w14:textId="77777777" w:rsidR="00A71F46" w:rsidRPr="002062A5" w:rsidRDefault="00A71F46" w:rsidP="00A71F46">
            <w:pPr>
              <w:pStyle w:val="Beschriftung"/>
              <w:rPr>
                <w:ins w:id="10277" w:author="Andreas Kuehne" w:date="2019-05-31T12:40:00Z"/>
                <w:rStyle w:val="Datatype"/>
                <w:b w:val="0"/>
                <w:bCs w:val="0"/>
              </w:rPr>
            </w:pPr>
            <w:ins w:id="10278" w:author="Andreas Kuehne" w:date="2019-05-31T12:40:00Z">
              <w:r w:rsidRPr="002062A5">
                <w:rPr>
                  <w:rStyle w:val="Datatype"/>
                </w:rPr>
                <w:t>b64Data</w:t>
              </w:r>
            </w:ins>
          </w:p>
        </w:tc>
        <w:tc>
          <w:tcPr>
            <w:tcW w:w="4675" w:type="dxa"/>
          </w:tcPr>
          <w:p w14:paraId="635D7E40"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279" w:author="Andreas Kuehne" w:date="2019-05-31T12:40:00Z"/>
                <w:rStyle w:val="Datatype"/>
              </w:rPr>
            </w:pPr>
            <w:ins w:id="10280" w:author="Andreas Kuehne" w:date="2019-05-31T12:40:00Z">
              <w:r w:rsidRPr="002062A5">
                <w:rPr>
                  <w:rStyle w:val="Datatype"/>
                </w:rPr>
                <w:t>Base64Data</w:t>
              </w:r>
            </w:ins>
          </w:p>
        </w:tc>
      </w:tr>
      <w:tr w:rsidR="00A71F46" w14:paraId="433D07E6" w14:textId="77777777" w:rsidTr="00A71F46">
        <w:trPr>
          <w:ins w:id="1028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53CEA13" w14:textId="77777777" w:rsidR="00A71F46" w:rsidRPr="002062A5" w:rsidRDefault="00A71F46" w:rsidP="00A71F46">
            <w:pPr>
              <w:pStyle w:val="Beschriftung"/>
              <w:rPr>
                <w:ins w:id="10282" w:author="Andreas Kuehne" w:date="2019-05-31T12:40:00Z"/>
                <w:rStyle w:val="Datatype"/>
                <w:b w:val="0"/>
                <w:bCs w:val="0"/>
              </w:rPr>
            </w:pPr>
            <w:ins w:id="10283" w:author="Andreas Kuehne" w:date="2019-05-31T12:40:00Z">
              <w:r w:rsidRPr="002062A5">
                <w:rPr>
                  <w:rStyle w:val="Datatype"/>
                </w:rPr>
                <w:t>b64Sig</w:t>
              </w:r>
            </w:ins>
          </w:p>
        </w:tc>
        <w:tc>
          <w:tcPr>
            <w:tcW w:w="4675" w:type="dxa"/>
          </w:tcPr>
          <w:p w14:paraId="1CECCB39"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284" w:author="Andreas Kuehne" w:date="2019-05-31T12:40:00Z"/>
                <w:rStyle w:val="Datatype"/>
              </w:rPr>
            </w:pPr>
            <w:ins w:id="10285" w:author="Andreas Kuehne" w:date="2019-05-31T12:40:00Z">
              <w:r w:rsidRPr="002062A5">
                <w:rPr>
                  <w:rStyle w:val="Datatype"/>
                </w:rPr>
                <w:t>Base64Signature</w:t>
              </w:r>
            </w:ins>
          </w:p>
        </w:tc>
      </w:tr>
      <w:tr w:rsidR="00A71F46" w14:paraId="0588B285" w14:textId="77777777" w:rsidTr="00A71F46">
        <w:trPr>
          <w:ins w:id="1028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764D341" w14:textId="77777777" w:rsidR="00A71F46" w:rsidRPr="002062A5" w:rsidRDefault="00A71F46" w:rsidP="00A71F46">
            <w:pPr>
              <w:pStyle w:val="Beschriftung"/>
              <w:rPr>
                <w:ins w:id="10287" w:author="Andreas Kuehne" w:date="2019-05-31T12:40:00Z"/>
                <w:rStyle w:val="Datatype"/>
                <w:b w:val="0"/>
                <w:bCs w:val="0"/>
              </w:rPr>
            </w:pPr>
            <w:ins w:id="10288" w:author="Andreas Kuehne" w:date="2019-05-31T12:40:00Z">
              <w:r w:rsidRPr="002062A5">
                <w:rPr>
                  <w:rStyle w:val="Datatype"/>
                </w:rPr>
                <w:t>bounds</w:t>
              </w:r>
            </w:ins>
          </w:p>
        </w:tc>
        <w:tc>
          <w:tcPr>
            <w:tcW w:w="4675" w:type="dxa"/>
          </w:tcPr>
          <w:p w14:paraId="12093025"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289" w:author="Andreas Kuehne" w:date="2019-05-31T12:40:00Z"/>
                <w:rStyle w:val="Datatype"/>
              </w:rPr>
            </w:pPr>
            <w:ins w:id="10290" w:author="Andreas Kuehne" w:date="2019-05-31T12:40:00Z">
              <w:r w:rsidRPr="002062A5">
                <w:rPr>
                  <w:rStyle w:val="Datatype"/>
                </w:rPr>
                <w:t>SigningTimeBoundaries</w:t>
              </w:r>
            </w:ins>
          </w:p>
        </w:tc>
      </w:tr>
      <w:tr w:rsidR="00A71F46" w14:paraId="088047ED" w14:textId="77777777" w:rsidTr="00A71F46">
        <w:trPr>
          <w:ins w:id="1029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83538D5" w14:textId="77777777" w:rsidR="00A71F46" w:rsidRPr="002062A5" w:rsidRDefault="00A71F46" w:rsidP="00A71F46">
            <w:pPr>
              <w:pStyle w:val="Beschriftung"/>
              <w:rPr>
                <w:ins w:id="10292" w:author="Andreas Kuehne" w:date="2019-05-31T12:40:00Z"/>
                <w:rStyle w:val="Datatype"/>
                <w:b w:val="0"/>
                <w:bCs w:val="0"/>
              </w:rPr>
            </w:pPr>
            <w:ins w:id="10293" w:author="Andreas Kuehne" w:date="2019-05-31T12:40:00Z">
              <w:r w:rsidRPr="002062A5">
                <w:rPr>
                  <w:rStyle w:val="Datatype"/>
                </w:rPr>
                <w:t>cert</w:t>
              </w:r>
            </w:ins>
          </w:p>
        </w:tc>
        <w:tc>
          <w:tcPr>
            <w:tcW w:w="4675" w:type="dxa"/>
          </w:tcPr>
          <w:p w14:paraId="5CD23D23"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294" w:author="Andreas Kuehne" w:date="2019-05-31T12:40:00Z"/>
                <w:rStyle w:val="Datatype"/>
              </w:rPr>
            </w:pPr>
            <w:ins w:id="10295" w:author="Andreas Kuehne" w:date="2019-05-31T12:40:00Z">
              <w:r w:rsidRPr="002062A5">
                <w:rPr>
                  <w:rStyle w:val="Datatype"/>
                </w:rPr>
                <w:t>X509Certificate</w:t>
              </w:r>
            </w:ins>
          </w:p>
        </w:tc>
      </w:tr>
      <w:tr w:rsidR="00A71F46" w14:paraId="7C46149B" w14:textId="77777777" w:rsidTr="00A71F46">
        <w:trPr>
          <w:ins w:id="1029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C540B44" w14:textId="77777777" w:rsidR="00A71F46" w:rsidRPr="002062A5" w:rsidRDefault="00A71F46" w:rsidP="00A71F46">
            <w:pPr>
              <w:pStyle w:val="Beschriftung"/>
              <w:rPr>
                <w:ins w:id="10297" w:author="Andreas Kuehne" w:date="2019-05-31T12:40:00Z"/>
                <w:rStyle w:val="Datatype"/>
                <w:b w:val="0"/>
                <w:bCs w:val="0"/>
              </w:rPr>
            </w:pPr>
            <w:ins w:id="10298" w:author="Andreas Kuehne" w:date="2019-05-31T12:40:00Z">
              <w:r w:rsidRPr="002062A5">
                <w:rPr>
                  <w:rStyle w:val="Datatype"/>
                </w:rPr>
                <w:t>claimedIdentity</w:t>
              </w:r>
            </w:ins>
          </w:p>
        </w:tc>
        <w:tc>
          <w:tcPr>
            <w:tcW w:w="4675" w:type="dxa"/>
          </w:tcPr>
          <w:p w14:paraId="7F410412"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299" w:author="Andreas Kuehne" w:date="2019-05-31T12:40:00Z"/>
                <w:rStyle w:val="Datatype"/>
              </w:rPr>
            </w:pPr>
            <w:ins w:id="10300" w:author="Andreas Kuehne" w:date="2019-05-31T12:40:00Z">
              <w:r w:rsidRPr="002062A5">
                <w:rPr>
                  <w:rStyle w:val="Datatype"/>
                </w:rPr>
                <w:t>ClaimedIdentity</w:t>
              </w:r>
            </w:ins>
          </w:p>
        </w:tc>
      </w:tr>
      <w:tr w:rsidR="00A71F46" w14:paraId="388FE601" w14:textId="77777777" w:rsidTr="00A71F46">
        <w:trPr>
          <w:ins w:id="1030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7917812" w14:textId="77777777" w:rsidR="00A71F46" w:rsidRPr="002062A5" w:rsidRDefault="00A71F46" w:rsidP="00A71F46">
            <w:pPr>
              <w:pStyle w:val="Beschriftung"/>
              <w:rPr>
                <w:ins w:id="10302" w:author="Andreas Kuehne" w:date="2019-05-31T12:40:00Z"/>
                <w:rStyle w:val="Datatype"/>
                <w:b w:val="0"/>
                <w:bCs w:val="0"/>
              </w:rPr>
            </w:pPr>
            <w:ins w:id="10303" w:author="Andreas Kuehne" w:date="2019-05-31T12:40:00Z">
              <w:r w:rsidRPr="002062A5">
                <w:rPr>
                  <w:rStyle w:val="Datatype"/>
                </w:rPr>
                <w:t>code</w:t>
              </w:r>
            </w:ins>
          </w:p>
        </w:tc>
        <w:tc>
          <w:tcPr>
            <w:tcW w:w="4675" w:type="dxa"/>
          </w:tcPr>
          <w:p w14:paraId="12B80476"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304" w:author="Andreas Kuehne" w:date="2019-05-31T12:40:00Z"/>
                <w:rStyle w:val="Datatype"/>
              </w:rPr>
            </w:pPr>
            <w:ins w:id="10305" w:author="Andreas Kuehne" w:date="2019-05-31T12:40:00Z">
              <w:r w:rsidRPr="002062A5">
                <w:rPr>
                  <w:rStyle w:val="Datatype"/>
                </w:rPr>
                <w:t>Code</w:t>
              </w:r>
            </w:ins>
          </w:p>
        </w:tc>
      </w:tr>
      <w:tr w:rsidR="00A71F46" w14:paraId="4C46A5B2" w14:textId="77777777" w:rsidTr="00A71F46">
        <w:trPr>
          <w:ins w:id="1030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377849E" w14:textId="77777777" w:rsidR="00A71F46" w:rsidRPr="002062A5" w:rsidRDefault="00A71F46" w:rsidP="00A71F46">
            <w:pPr>
              <w:pStyle w:val="Beschriftung"/>
              <w:rPr>
                <w:ins w:id="10307" w:author="Andreas Kuehne" w:date="2019-05-31T12:40:00Z"/>
                <w:rStyle w:val="Datatype"/>
                <w:b w:val="0"/>
                <w:bCs w:val="0"/>
              </w:rPr>
            </w:pPr>
            <w:ins w:id="10308" w:author="Andreas Kuehne" w:date="2019-05-31T12:40:00Z">
              <w:r w:rsidRPr="002062A5">
                <w:rPr>
                  <w:rStyle w:val="Datatype"/>
                </w:rPr>
                <w:t>createEnvelopedSignature</w:t>
              </w:r>
            </w:ins>
          </w:p>
        </w:tc>
        <w:tc>
          <w:tcPr>
            <w:tcW w:w="4675" w:type="dxa"/>
          </w:tcPr>
          <w:p w14:paraId="1B27431E"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309" w:author="Andreas Kuehne" w:date="2019-05-31T12:40:00Z"/>
                <w:rStyle w:val="Datatype"/>
              </w:rPr>
            </w:pPr>
            <w:ins w:id="10310" w:author="Andreas Kuehne" w:date="2019-05-31T12:40:00Z">
              <w:r w:rsidRPr="002062A5">
                <w:rPr>
                  <w:rStyle w:val="Datatype"/>
                </w:rPr>
                <w:t>CreateEnvelopedSignature</w:t>
              </w:r>
            </w:ins>
          </w:p>
        </w:tc>
      </w:tr>
      <w:tr w:rsidR="00A71F46" w14:paraId="07AF5720" w14:textId="77777777" w:rsidTr="00A71F46">
        <w:trPr>
          <w:ins w:id="1031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D4F88A9" w14:textId="77777777" w:rsidR="00A71F46" w:rsidRPr="002062A5" w:rsidRDefault="00A71F46" w:rsidP="00A71F46">
            <w:pPr>
              <w:pStyle w:val="Beschriftung"/>
              <w:rPr>
                <w:ins w:id="10312" w:author="Andreas Kuehne" w:date="2019-05-31T12:40:00Z"/>
                <w:rStyle w:val="Datatype"/>
                <w:b w:val="0"/>
                <w:bCs w:val="0"/>
              </w:rPr>
            </w:pPr>
            <w:ins w:id="10313" w:author="Andreas Kuehne" w:date="2019-05-31T12:40:00Z">
              <w:r w:rsidRPr="002062A5">
                <w:rPr>
                  <w:rStyle w:val="Datatype"/>
                </w:rPr>
                <w:t>createRef</w:t>
              </w:r>
            </w:ins>
          </w:p>
        </w:tc>
        <w:tc>
          <w:tcPr>
            <w:tcW w:w="4675" w:type="dxa"/>
          </w:tcPr>
          <w:p w14:paraId="7F3AA3EA"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314" w:author="Andreas Kuehne" w:date="2019-05-31T12:40:00Z"/>
                <w:rStyle w:val="Datatype"/>
              </w:rPr>
            </w:pPr>
            <w:ins w:id="10315" w:author="Andreas Kuehne" w:date="2019-05-31T12:40:00Z">
              <w:r w:rsidRPr="002062A5">
                <w:rPr>
                  <w:rStyle w:val="Datatype"/>
                </w:rPr>
                <w:t>createReference</w:t>
              </w:r>
            </w:ins>
          </w:p>
        </w:tc>
      </w:tr>
      <w:tr w:rsidR="00A71F46" w14:paraId="666500EF" w14:textId="77777777" w:rsidTr="00A71F46">
        <w:trPr>
          <w:ins w:id="1031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CAE17B3" w14:textId="77777777" w:rsidR="00A71F46" w:rsidRPr="002062A5" w:rsidRDefault="00A71F46" w:rsidP="00A71F46">
            <w:pPr>
              <w:pStyle w:val="Beschriftung"/>
              <w:rPr>
                <w:ins w:id="10317" w:author="Andreas Kuehne" w:date="2019-05-31T12:40:00Z"/>
                <w:rStyle w:val="Datatype"/>
                <w:b w:val="0"/>
                <w:bCs w:val="0"/>
              </w:rPr>
            </w:pPr>
            <w:ins w:id="10318" w:author="Andreas Kuehne" w:date="2019-05-31T12:40:00Z">
              <w:r w:rsidRPr="002062A5">
                <w:rPr>
                  <w:rStyle w:val="Datatype"/>
                </w:rPr>
                <w:t>crl</w:t>
              </w:r>
            </w:ins>
          </w:p>
        </w:tc>
        <w:tc>
          <w:tcPr>
            <w:tcW w:w="4675" w:type="dxa"/>
          </w:tcPr>
          <w:p w14:paraId="6DD02D41"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319" w:author="Andreas Kuehne" w:date="2019-05-31T12:40:00Z"/>
                <w:rStyle w:val="Datatype"/>
              </w:rPr>
            </w:pPr>
            <w:ins w:id="10320" w:author="Andreas Kuehne" w:date="2019-05-31T12:40:00Z">
              <w:r w:rsidRPr="002062A5">
                <w:rPr>
                  <w:rStyle w:val="Datatype"/>
                </w:rPr>
                <w:t>X509CRL</w:t>
              </w:r>
            </w:ins>
          </w:p>
        </w:tc>
      </w:tr>
      <w:tr w:rsidR="00A71F46" w14:paraId="1577E45E" w14:textId="77777777" w:rsidTr="00A71F46">
        <w:trPr>
          <w:ins w:id="1032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BE1C76F" w14:textId="77777777" w:rsidR="00A71F46" w:rsidRPr="002062A5" w:rsidRDefault="00A71F46" w:rsidP="00A71F46">
            <w:pPr>
              <w:pStyle w:val="Beschriftung"/>
              <w:rPr>
                <w:ins w:id="10322" w:author="Andreas Kuehne" w:date="2019-05-31T12:40:00Z"/>
                <w:rStyle w:val="Datatype"/>
                <w:b w:val="0"/>
                <w:bCs w:val="0"/>
              </w:rPr>
            </w:pPr>
            <w:ins w:id="10323" w:author="Andreas Kuehne" w:date="2019-05-31T12:40:00Z">
              <w:r w:rsidRPr="002062A5">
                <w:rPr>
                  <w:rStyle w:val="Datatype"/>
                </w:rPr>
                <w:t>currTime</w:t>
              </w:r>
            </w:ins>
          </w:p>
        </w:tc>
        <w:tc>
          <w:tcPr>
            <w:tcW w:w="4675" w:type="dxa"/>
          </w:tcPr>
          <w:p w14:paraId="2FACDBC5"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324" w:author="Andreas Kuehne" w:date="2019-05-31T12:40:00Z"/>
                <w:rStyle w:val="Datatype"/>
              </w:rPr>
            </w:pPr>
            <w:ins w:id="10325" w:author="Andreas Kuehne" w:date="2019-05-31T12:40:00Z">
              <w:r w:rsidRPr="002062A5">
                <w:rPr>
                  <w:rStyle w:val="Datatype"/>
                </w:rPr>
                <w:t>CurrentTime</w:t>
              </w:r>
            </w:ins>
          </w:p>
        </w:tc>
      </w:tr>
      <w:tr w:rsidR="00A71F46" w14:paraId="198C2877" w14:textId="77777777" w:rsidTr="00A71F46">
        <w:trPr>
          <w:ins w:id="1032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380AEC9" w14:textId="77777777" w:rsidR="00A71F46" w:rsidRPr="002062A5" w:rsidRDefault="00A71F46" w:rsidP="00A71F46">
            <w:pPr>
              <w:pStyle w:val="Beschriftung"/>
              <w:rPr>
                <w:ins w:id="10327" w:author="Andreas Kuehne" w:date="2019-05-31T12:40:00Z"/>
                <w:rStyle w:val="Datatype"/>
                <w:b w:val="0"/>
                <w:bCs w:val="0"/>
              </w:rPr>
            </w:pPr>
            <w:ins w:id="10328" w:author="Andreas Kuehne" w:date="2019-05-31T12:40:00Z">
              <w:r w:rsidRPr="002062A5">
                <w:rPr>
                  <w:rStyle w:val="Datatype"/>
                </w:rPr>
                <w:t>di</w:t>
              </w:r>
            </w:ins>
          </w:p>
        </w:tc>
        <w:tc>
          <w:tcPr>
            <w:tcW w:w="4675" w:type="dxa"/>
          </w:tcPr>
          <w:p w14:paraId="6ABE172E"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329" w:author="Andreas Kuehne" w:date="2019-05-31T12:40:00Z"/>
                <w:rStyle w:val="Datatype"/>
              </w:rPr>
            </w:pPr>
            <w:ins w:id="10330" w:author="Andreas Kuehne" w:date="2019-05-31T12:40:00Z">
              <w:r w:rsidRPr="002062A5">
                <w:rPr>
                  <w:rStyle w:val="Datatype"/>
                </w:rPr>
                <w:t>DigestInfo</w:t>
              </w:r>
            </w:ins>
          </w:p>
        </w:tc>
      </w:tr>
      <w:tr w:rsidR="00A71F46" w14:paraId="05693BB5" w14:textId="77777777" w:rsidTr="00A71F46">
        <w:trPr>
          <w:ins w:id="1033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0F90E29" w14:textId="77777777" w:rsidR="00A71F46" w:rsidRPr="002062A5" w:rsidRDefault="00A71F46" w:rsidP="00A71F46">
            <w:pPr>
              <w:pStyle w:val="Beschriftung"/>
              <w:rPr>
                <w:ins w:id="10332" w:author="Andreas Kuehne" w:date="2019-05-31T12:40:00Z"/>
                <w:rStyle w:val="Datatype"/>
                <w:b w:val="0"/>
                <w:bCs w:val="0"/>
              </w:rPr>
            </w:pPr>
            <w:ins w:id="10333" w:author="Andreas Kuehne" w:date="2019-05-31T12:40:00Z">
              <w:r w:rsidRPr="002062A5">
                <w:rPr>
                  <w:rStyle w:val="Datatype"/>
                </w:rPr>
                <w:t>dis</w:t>
              </w:r>
            </w:ins>
          </w:p>
        </w:tc>
        <w:tc>
          <w:tcPr>
            <w:tcW w:w="4675" w:type="dxa"/>
          </w:tcPr>
          <w:p w14:paraId="5DA105D2"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334" w:author="Andreas Kuehne" w:date="2019-05-31T12:40:00Z"/>
                <w:rStyle w:val="Datatype"/>
              </w:rPr>
            </w:pPr>
            <w:ins w:id="10335" w:author="Andreas Kuehne" w:date="2019-05-31T12:40:00Z">
              <w:r w:rsidRPr="002062A5">
                <w:rPr>
                  <w:rStyle w:val="Datatype"/>
                </w:rPr>
                <w:t>DigestInfos</w:t>
              </w:r>
            </w:ins>
          </w:p>
        </w:tc>
      </w:tr>
      <w:tr w:rsidR="00A71F46" w14:paraId="4EA675C0" w14:textId="77777777" w:rsidTr="00A71F46">
        <w:trPr>
          <w:ins w:id="1033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124503E" w14:textId="77777777" w:rsidR="00A71F46" w:rsidRPr="002062A5" w:rsidRDefault="00A71F46" w:rsidP="00A71F46">
            <w:pPr>
              <w:pStyle w:val="Beschriftung"/>
              <w:rPr>
                <w:ins w:id="10337" w:author="Andreas Kuehne" w:date="2019-05-31T12:40:00Z"/>
                <w:rStyle w:val="Datatype"/>
                <w:b w:val="0"/>
                <w:bCs w:val="0"/>
              </w:rPr>
            </w:pPr>
            <w:ins w:id="10338" w:author="Andreas Kuehne" w:date="2019-05-31T12:40:00Z">
              <w:r w:rsidRPr="002062A5">
                <w:rPr>
                  <w:rStyle w:val="Datatype"/>
                </w:rPr>
                <w:t>doc</w:t>
              </w:r>
            </w:ins>
          </w:p>
        </w:tc>
        <w:tc>
          <w:tcPr>
            <w:tcW w:w="4675" w:type="dxa"/>
          </w:tcPr>
          <w:p w14:paraId="59272AEC"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339" w:author="Andreas Kuehne" w:date="2019-05-31T12:40:00Z"/>
                <w:rStyle w:val="Datatype"/>
              </w:rPr>
            </w:pPr>
            <w:ins w:id="10340" w:author="Andreas Kuehne" w:date="2019-05-31T12:40:00Z">
              <w:r w:rsidRPr="002062A5">
                <w:rPr>
                  <w:rStyle w:val="Datatype"/>
                </w:rPr>
                <w:t>Document</w:t>
              </w:r>
            </w:ins>
          </w:p>
        </w:tc>
      </w:tr>
      <w:tr w:rsidR="00A71F46" w14:paraId="5E5D7921" w14:textId="77777777" w:rsidTr="00A71F46">
        <w:trPr>
          <w:ins w:id="1034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30034AB" w14:textId="77777777" w:rsidR="00A71F46" w:rsidRPr="002062A5" w:rsidRDefault="00A71F46" w:rsidP="00A71F46">
            <w:pPr>
              <w:pStyle w:val="Beschriftung"/>
              <w:rPr>
                <w:ins w:id="10342" w:author="Andreas Kuehne" w:date="2019-05-31T12:40:00Z"/>
                <w:rStyle w:val="Datatype"/>
                <w:b w:val="0"/>
                <w:bCs w:val="0"/>
              </w:rPr>
            </w:pPr>
            <w:ins w:id="10343" w:author="Andreas Kuehne" w:date="2019-05-31T12:40:00Z">
              <w:r w:rsidRPr="002062A5">
                <w:rPr>
                  <w:rStyle w:val="Datatype"/>
                </w:rPr>
                <w:t>docWithSignature</w:t>
              </w:r>
            </w:ins>
          </w:p>
        </w:tc>
        <w:tc>
          <w:tcPr>
            <w:tcW w:w="4675" w:type="dxa"/>
          </w:tcPr>
          <w:p w14:paraId="19F16FDF"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344" w:author="Andreas Kuehne" w:date="2019-05-31T12:40:00Z"/>
                <w:rStyle w:val="Datatype"/>
              </w:rPr>
            </w:pPr>
            <w:ins w:id="10345" w:author="Andreas Kuehne" w:date="2019-05-31T12:40:00Z">
              <w:r w:rsidRPr="002062A5">
                <w:rPr>
                  <w:rStyle w:val="Datatype"/>
                </w:rPr>
                <w:t>DocumentWithSignature</w:t>
              </w:r>
            </w:ins>
          </w:p>
        </w:tc>
      </w:tr>
      <w:tr w:rsidR="00A71F46" w14:paraId="65190FB9" w14:textId="77777777" w:rsidTr="00A71F46">
        <w:trPr>
          <w:ins w:id="1034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2FCCCE4" w14:textId="77777777" w:rsidR="00A71F46" w:rsidRPr="002062A5" w:rsidRDefault="00A71F46" w:rsidP="00A71F46">
            <w:pPr>
              <w:pStyle w:val="Beschriftung"/>
              <w:rPr>
                <w:ins w:id="10347" w:author="Andreas Kuehne" w:date="2019-05-31T12:40:00Z"/>
                <w:rStyle w:val="Datatype"/>
                <w:b w:val="0"/>
                <w:bCs w:val="0"/>
              </w:rPr>
            </w:pPr>
            <w:ins w:id="10348" w:author="Andreas Kuehne" w:date="2019-05-31T12:40:00Z">
              <w:r w:rsidRPr="002062A5">
                <w:rPr>
                  <w:rStyle w:val="Datatype"/>
                </w:rPr>
                <w:t>format</w:t>
              </w:r>
            </w:ins>
          </w:p>
        </w:tc>
        <w:tc>
          <w:tcPr>
            <w:tcW w:w="4675" w:type="dxa"/>
          </w:tcPr>
          <w:p w14:paraId="774D21DD"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349" w:author="Andreas Kuehne" w:date="2019-05-31T12:40:00Z"/>
                <w:rStyle w:val="Datatype"/>
              </w:rPr>
            </w:pPr>
            <w:ins w:id="10350" w:author="Andreas Kuehne" w:date="2019-05-31T12:40:00Z">
              <w:r w:rsidRPr="002062A5">
                <w:rPr>
                  <w:rStyle w:val="Datatype"/>
                </w:rPr>
                <w:t>Format</w:t>
              </w:r>
            </w:ins>
          </w:p>
        </w:tc>
      </w:tr>
      <w:tr w:rsidR="00A71F46" w14:paraId="47EB10FD" w14:textId="77777777" w:rsidTr="00A71F46">
        <w:trPr>
          <w:ins w:id="1035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D7D108A" w14:textId="77777777" w:rsidR="00A71F46" w:rsidRPr="002062A5" w:rsidRDefault="00A71F46" w:rsidP="00A71F46">
            <w:pPr>
              <w:pStyle w:val="Beschriftung"/>
              <w:rPr>
                <w:ins w:id="10352" w:author="Andreas Kuehne" w:date="2019-05-31T12:40:00Z"/>
                <w:rStyle w:val="Datatype"/>
                <w:b w:val="0"/>
                <w:bCs w:val="0"/>
              </w:rPr>
            </w:pPr>
            <w:ins w:id="10353" w:author="Andreas Kuehne" w:date="2019-05-31T12:40:00Z">
              <w:r w:rsidRPr="002062A5">
                <w:rPr>
                  <w:rStyle w:val="Datatype"/>
                </w:rPr>
                <w:t>hasObjectTagsAndAttributesSet</w:t>
              </w:r>
            </w:ins>
          </w:p>
        </w:tc>
        <w:tc>
          <w:tcPr>
            <w:tcW w:w="4675" w:type="dxa"/>
          </w:tcPr>
          <w:p w14:paraId="11F039EE"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354" w:author="Andreas Kuehne" w:date="2019-05-31T12:40:00Z"/>
                <w:rStyle w:val="Datatype"/>
              </w:rPr>
            </w:pPr>
            <w:ins w:id="10355" w:author="Andreas Kuehne" w:date="2019-05-31T12:40:00Z">
              <w:r w:rsidRPr="002062A5">
                <w:rPr>
                  <w:rStyle w:val="Datatype"/>
                </w:rPr>
                <w:t>HasObjectTagsAndAttributesSet</w:t>
              </w:r>
            </w:ins>
          </w:p>
        </w:tc>
      </w:tr>
      <w:tr w:rsidR="00A71F46" w14:paraId="6A9FF503" w14:textId="77777777" w:rsidTr="00A71F46">
        <w:trPr>
          <w:ins w:id="1035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FF79639" w14:textId="77777777" w:rsidR="00A71F46" w:rsidRPr="002062A5" w:rsidRDefault="00A71F46" w:rsidP="00A71F46">
            <w:pPr>
              <w:pStyle w:val="Beschriftung"/>
              <w:rPr>
                <w:ins w:id="10357" w:author="Andreas Kuehne" w:date="2019-05-31T12:40:00Z"/>
                <w:rStyle w:val="Datatype"/>
                <w:b w:val="0"/>
                <w:bCs w:val="0"/>
              </w:rPr>
            </w:pPr>
            <w:ins w:id="10358" w:author="Andreas Kuehne" w:date="2019-05-31T12:40:00Z">
              <w:r w:rsidRPr="002062A5">
                <w:rPr>
                  <w:rStyle w:val="Datatype"/>
                </w:rPr>
                <w:t>ID</w:t>
              </w:r>
            </w:ins>
          </w:p>
        </w:tc>
        <w:tc>
          <w:tcPr>
            <w:tcW w:w="4675" w:type="dxa"/>
          </w:tcPr>
          <w:p w14:paraId="784ADA27"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359" w:author="Andreas Kuehne" w:date="2019-05-31T12:40:00Z"/>
                <w:rStyle w:val="Datatype"/>
              </w:rPr>
            </w:pPr>
            <w:ins w:id="10360" w:author="Andreas Kuehne" w:date="2019-05-31T12:40:00Z">
              <w:r w:rsidRPr="002062A5">
                <w:rPr>
                  <w:rStyle w:val="Datatype"/>
                </w:rPr>
                <w:t>Id</w:t>
              </w:r>
            </w:ins>
          </w:p>
        </w:tc>
      </w:tr>
      <w:tr w:rsidR="00A71F46" w14:paraId="244C3173" w14:textId="77777777" w:rsidTr="00A71F46">
        <w:trPr>
          <w:ins w:id="1036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5877532" w14:textId="77777777" w:rsidR="00A71F46" w:rsidRPr="002062A5" w:rsidRDefault="00A71F46" w:rsidP="00A71F46">
            <w:pPr>
              <w:pStyle w:val="Beschriftung"/>
              <w:rPr>
                <w:ins w:id="10362" w:author="Andreas Kuehne" w:date="2019-05-31T12:40:00Z"/>
                <w:rStyle w:val="Datatype"/>
                <w:b w:val="0"/>
                <w:bCs w:val="0"/>
              </w:rPr>
            </w:pPr>
            <w:ins w:id="10363" w:author="Andreas Kuehne" w:date="2019-05-31T12:40:00Z">
              <w:r w:rsidRPr="002062A5">
                <w:rPr>
                  <w:rStyle w:val="Datatype"/>
                </w:rPr>
                <w:t>id</w:t>
              </w:r>
            </w:ins>
          </w:p>
        </w:tc>
        <w:tc>
          <w:tcPr>
            <w:tcW w:w="4675" w:type="dxa"/>
          </w:tcPr>
          <w:p w14:paraId="08A7B15F"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364" w:author="Andreas Kuehne" w:date="2019-05-31T12:40:00Z"/>
                <w:rStyle w:val="Datatype"/>
              </w:rPr>
            </w:pPr>
            <w:ins w:id="10365" w:author="Andreas Kuehne" w:date="2019-05-31T12:40:00Z">
              <w:r w:rsidRPr="002062A5">
                <w:rPr>
                  <w:rStyle w:val="Datatype"/>
                </w:rPr>
                <w:t>Identifier</w:t>
              </w:r>
            </w:ins>
          </w:p>
        </w:tc>
      </w:tr>
      <w:tr w:rsidR="00A71F46" w14:paraId="3FEED551" w14:textId="77777777" w:rsidTr="00A71F46">
        <w:trPr>
          <w:ins w:id="1036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A11DB80" w14:textId="77777777" w:rsidR="00A71F46" w:rsidRPr="002062A5" w:rsidRDefault="00A71F46" w:rsidP="00A71F46">
            <w:pPr>
              <w:pStyle w:val="Beschriftung"/>
              <w:rPr>
                <w:ins w:id="10367" w:author="Andreas Kuehne" w:date="2019-05-31T12:40:00Z"/>
                <w:rStyle w:val="Datatype"/>
                <w:b w:val="0"/>
                <w:bCs w:val="0"/>
              </w:rPr>
            </w:pPr>
            <w:ins w:id="10368" w:author="Andreas Kuehne" w:date="2019-05-31T12:40:00Z">
              <w:r w:rsidRPr="002062A5">
                <w:rPr>
                  <w:rStyle w:val="Datatype"/>
                </w:rPr>
                <w:t>idRef</w:t>
              </w:r>
            </w:ins>
          </w:p>
        </w:tc>
        <w:tc>
          <w:tcPr>
            <w:tcW w:w="4675" w:type="dxa"/>
          </w:tcPr>
          <w:p w14:paraId="3A1E855B"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369" w:author="Andreas Kuehne" w:date="2019-05-31T12:40:00Z"/>
                <w:rStyle w:val="Datatype"/>
              </w:rPr>
            </w:pPr>
            <w:ins w:id="10370" w:author="Andreas Kuehne" w:date="2019-05-31T12:40:00Z">
              <w:r w:rsidRPr="002062A5">
                <w:rPr>
                  <w:rStyle w:val="Datatype"/>
                </w:rPr>
                <w:t>IdRef</w:t>
              </w:r>
            </w:ins>
          </w:p>
        </w:tc>
      </w:tr>
      <w:tr w:rsidR="00A71F46" w14:paraId="69C7F52A" w14:textId="77777777" w:rsidTr="00A71F46">
        <w:trPr>
          <w:ins w:id="1037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87A556C" w14:textId="77777777" w:rsidR="00A71F46" w:rsidRPr="002062A5" w:rsidRDefault="00A71F46" w:rsidP="00A71F46">
            <w:pPr>
              <w:pStyle w:val="Beschriftung"/>
              <w:rPr>
                <w:ins w:id="10372" w:author="Andreas Kuehne" w:date="2019-05-31T12:40:00Z"/>
                <w:rStyle w:val="Datatype"/>
                <w:b w:val="0"/>
                <w:bCs w:val="0"/>
              </w:rPr>
            </w:pPr>
            <w:ins w:id="10373" w:author="Andreas Kuehne" w:date="2019-05-31T12:40:00Z">
              <w:r w:rsidRPr="002062A5">
                <w:rPr>
                  <w:rStyle w:val="Datatype"/>
                </w:rPr>
                <w:t>incContent</w:t>
              </w:r>
            </w:ins>
          </w:p>
        </w:tc>
        <w:tc>
          <w:tcPr>
            <w:tcW w:w="4675" w:type="dxa"/>
          </w:tcPr>
          <w:p w14:paraId="182BF7A3"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374" w:author="Andreas Kuehne" w:date="2019-05-31T12:40:00Z"/>
                <w:rStyle w:val="Datatype"/>
              </w:rPr>
            </w:pPr>
            <w:ins w:id="10375" w:author="Andreas Kuehne" w:date="2019-05-31T12:40:00Z">
              <w:r w:rsidRPr="002062A5">
                <w:rPr>
                  <w:rStyle w:val="Datatype"/>
                </w:rPr>
                <w:t>IncludeEContent</w:t>
              </w:r>
            </w:ins>
          </w:p>
        </w:tc>
      </w:tr>
      <w:tr w:rsidR="00A71F46" w14:paraId="4AF452FF" w14:textId="77777777" w:rsidTr="00A71F46">
        <w:trPr>
          <w:ins w:id="1037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7153B01" w14:textId="77777777" w:rsidR="00A71F46" w:rsidRPr="002062A5" w:rsidRDefault="00A71F46" w:rsidP="00A71F46">
            <w:pPr>
              <w:pStyle w:val="Beschriftung"/>
              <w:rPr>
                <w:ins w:id="10377" w:author="Andreas Kuehne" w:date="2019-05-31T12:40:00Z"/>
                <w:rStyle w:val="Datatype"/>
                <w:b w:val="0"/>
                <w:bCs w:val="0"/>
              </w:rPr>
            </w:pPr>
            <w:ins w:id="10378" w:author="Andreas Kuehne" w:date="2019-05-31T12:40:00Z">
              <w:r w:rsidRPr="002062A5">
                <w:rPr>
                  <w:rStyle w:val="Datatype"/>
                </w:rPr>
                <w:t>incObj</w:t>
              </w:r>
            </w:ins>
          </w:p>
        </w:tc>
        <w:tc>
          <w:tcPr>
            <w:tcW w:w="4675" w:type="dxa"/>
          </w:tcPr>
          <w:p w14:paraId="44855AAC"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379" w:author="Andreas Kuehne" w:date="2019-05-31T12:40:00Z"/>
                <w:rStyle w:val="Datatype"/>
              </w:rPr>
            </w:pPr>
            <w:ins w:id="10380" w:author="Andreas Kuehne" w:date="2019-05-31T12:40:00Z">
              <w:r w:rsidRPr="002062A5">
                <w:rPr>
                  <w:rStyle w:val="Datatype"/>
                </w:rPr>
                <w:t>IncludeObject</w:t>
              </w:r>
            </w:ins>
          </w:p>
        </w:tc>
      </w:tr>
      <w:tr w:rsidR="00A71F46" w14:paraId="095B810D" w14:textId="77777777" w:rsidTr="00A71F46">
        <w:trPr>
          <w:ins w:id="1038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A20EAAA" w14:textId="77777777" w:rsidR="00A71F46" w:rsidRPr="002062A5" w:rsidRDefault="00A71F46" w:rsidP="00A71F46">
            <w:pPr>
              <w:pStyle w:val="Beschriftung"/>
              <w:rPr>
                <w:ins w:id="10382" w:author="Andreas Kuehne" w:date="2019-05-31T12:40:00Z"/>
                <w:rStyle w:val="Datatype"/>
                <w:b w:val="0"/>
                <w:bCs w:val="0"/>
              </w:rPr>
            </w:pPr>
            <w:ins w:id="10383" w:author="Andreas Kuehne" w:date="2019-05-31T12:40:00Z">
              <w:r w:rsidRPr="002062A5">
                <w:rPr>
                  <w:rStyle w:val="Datatype"/>
                </w:rPr>
                <w:t>indeterminate</w:t>
              </w:r>
            </w:ins>
          </w:p>
        </w:tc>
        <w:tc>
          <w:tcPr>
            <w:tcW w:w="4675" w:type="dxa"/>
          </w:tcPr>
          <w:p w14:paraId="7BD7300E"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384" w:author="Andreas Kuehne" w:date="2019-05-31T12:40:00Z"/>
                <w:rStyle w:val="Datatype"/>
              </w:rPr>
            </w:pPr>
            <w:ins w:id="10385" w:author="Andreas Kuehne" w:date="2019-05-31T12:40:00Z">
              <w:r w:rsidRPr="002062A5">
                <w:rPr>
                  <w:rStyle w:val="Datatype"/>
                </w:rPr>
                <w:t>IndeterminateDetail</w:t>
              </w:r>
            </w:ins>
          </w:p>
        </w:tc>
      </w:tr>
      <w:tr w:rsidR="00A71F46" w14:paraId="2BB2ADA2" w14:textId="77777777" w:rsidTr="00A71F46">
        <w:trPr>
          <w:ins w:id="1038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6727BDC" w14:textId="77777777" w:rsidR="00A71F46" w:rsidRPr="002062A5" w:rsidRDefault="00A71F46" w:rsidP="00A71F46">
            <w:pPr>
              <w:pStyle w:val="Beschriftung"/>
              <w:rPr>
                <w:ins w:id="10387" w:author="Andreas Kuehne" w:date="2019-05-31T12:40:00Z"/>
                <w:rStyle w:val="Datatype"/>
                <w:b w:val="0"/>
                <w:bCs w:val="0"/>
              </w:rPr>
            </w:pPr>
            <w:ins w:id="10388" w:author="Andreas Kuehne" w:date="2019-05-31T12:40:00Z">
              <w:r w:rsidRPr="002062A5">
                <w:rPr>
                  <w:rStyle w:val="Datatype"/>
                </w:rPr>
                <w:t>inDocs</w:t>
              </w:r>
            </w:ins>
          </w:p>
        </w:tc>
        <w:tc>
          <w:tcPr>
            <w:tcW w:w="4675" w:type="dxa"/>
          </w:tcPr>
          <w:p w14:paraId="410659E0"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389" w:author="Andreas Kuehne" w:date="2019-05-31T12:40:00Z"/>
                <w:rStyle w:val="Datatype"/>
              </w:rPr>
            </w:pPr>
            <w:ins w:id="10390" w:author="Andreas Kuehne" w:date="2019-05-31T12:40:00Z">
              <w:r w:rsidRPr="002062A5">
                <w:rPr>
                  <w:rStyle w:val="Datatype"/>
                </w:rPr>
                <w:t>InputDocuments</w:t>
              </w:r>
            </w:ins>
          </w:p>
        </w:tc>
      </w:tr>
      <w:tr w:rsidR="00A71F46" w14:paraId="263D4264" w14:textId="77777777" w:rsidTr="00A71F46">
        <w:trPr>
          <w:ins w:id="1039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0BBEFBB" w14:textId="77777777" w:rsidR="00A71F46" w:rsidRPr="002062A5" w:rsidRDefault="00A71F46" w:rsidP="00A71F46">
            <w:pPr>
              <w:pStyle w:val="Beschriftung"/>
              <w:rPr>
                <w:ins w:id="10392" w:author="Andreas Kuehne" w:date="2019-05-31T12:40:00Z"/>
                <w:rStyle w:val="Datatype"/>
                <w:b w:val="0"/>
                <w:bCs w:val="0"/>
              </w:rPr>
            </w:pPr>
            <w:ins w:id="10393" w:author="Andreas Kuehne" w:date="2019-05-31T12:40:00Z">
              <w:r w:rsidRPr="002062A5">
                <w:rPr>
                  <w:rStyle w:val="Datatype"/>
                </w:rPr>
                <w:t>invalid</w:t>
              </w:r>
            </w:ins>
          </w:p>
        </w:tc>
        <w:tc>
          <w:tcPr>
            <w:tcW w:w="4675" w:type="dxa"/>
          </w:tcPr>
          <w:p w14:paraId="44E87E2C"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394" w:author="Andreas Kuehne" w:date="2019-05-31T12:40:00Z"/>
                <w:rStyle w:val="Datatype"/>
              </w:rPr>
            </w:pPr>
            <w:ins w:id="10395" w:author="Andreas Kuehne" w:date="2019-05-31T12:40:00Z">
              <w:r w:rsidRPr="002062A5">
                <w:rPr>
                  <w:rStyle w:val="Datatype"/>
                </w:rPr>
                <w:t>InvalidDetail</w:t>
              </w:r>
            </w:ins>
          </w:p>
        </w:tc>
      </w:tr>
      <w:tr w:rsidR="00A71F46" w14:paraId="0902A096" w14:textId="77777777" w:rsidTr="00A71F46">
        <w:trPr>
          <w:ins w:id="1039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728C48E" w14:textId="77777777" w:rsidR="00A71F46" w:rsidRPr="002062A5" w:rsidRDefault="00A71F46" w:rsidP="00A71F46">
            <w:pPr>
              <w:pStyle w:val="Beschriftung"/>
              <w:rPr>
                <w:ins w:id="10397" w:author="Andreas Kuehne" w:date="2019-05-31T12:40:00Z"/>
                <w:rStyle w:val="Datatype"/>
                <w:b w:val="0"/>
                <w:bCs w:val="0"/>
              </w:rPr>
            </w:pPr>
            <w:ins w:id="10398" w:author="Andreas Kuehne" w:date="2019-05-31T12:40:00Z">
              <w:r w:rsidRPr="002062A5">
                <w:rPr>
                  <w:rStyle w:val="Datatype"/>
                </w:rPr>
                <w:t>keySel</w:t>
              </w:r>
            </w:ins>
          </w:p>
        </w:tc>
        <w:tc>
          <w:tcPr>
            <w:tcW w:w="4675" w:type="dxa"/>
          </w:tcPr>
          <w:p w14:paraId="12094757"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399" w:author="Andreas Kuehne" w:date="2019-05-31T12:40:00Z"/>
                <w:rStyle w:val="Datatype"/>
              </w:rPr>
            </w:pPr>
            <w:ins w:id="10400" w:author="Andreas Kuehne" w:date="2019-05-31T12:40:00Z">
              <w:r w:rsidRPr="002062A5">
                <w:rPr>
                  <w:rStyle w:val="Datatype"/>
                </w:rPr>
                <w:t>KeySelector</w:t>
              </w:r>
            </w:ins>
          </w:p>
        </w:tc>
      </w:tr>
      <w:tr w:rsidR="00A71F46" w14:paraId="5953BE50" w14:textId="77777777" w:rsidTr="00A71F46">
        <w:trPr>
          <w:ins w:id="1040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4D75503" w14:textId="77777777" w:rsidR="00A71F46" w:rsidRPr="002062A5" w:rsidRDefault="00A71F46" w:rsidP="00A71F46">
            <w:pPr>
              <w:pStyle w:val="Beschriftung"/>
              <w:rPr>
                <w:ins w:id="10402" w:author="Andreas Kuehne" w:date="2019-05-31T12:40:00Z"/>
                <w:rStyle w:val="Datatype"/>
                <w:b w:val="0"/>
                <w:bCs w:val="0"/>
              </w:rPr>
            </w:pPr>
            <w:ins w:id="10403" w:author="Andreas Kuehne" w:date="2019-05-31T12:40:00Z">
              <w:r w:rsidRPr="002062A5">
                <w:rPr>
                  <w:rStyle w:val="Datatype"/>
                </w:rPr>
                <w:t>lowerBound</w:t>
              </w:r>
            </w:ins>
          </w:p>
        </w:tc>
        <w:tc>
          <w:tcPr>
            <w:tcW w:w="4675" w:type="dxa"/>
          </w:tcPr>
          <w:p w14:paraId="13E5289D"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404" w:author="Andreas Kuehne" w:date="2019-05-31T12:40:00Z"/>
                <w:rStyle w:val="Datatype"/>
              </w:rPr>
            </w:pPr>
            <w:ins w:id="10405" w:author="Andreas Kuehne" w:date="2019-05-31T12:40:00Z">
              <w:r w:rsidRPr="002062A5">
                <w:rPr>
                  <w:rStyle w:val="Datatype"/>
                </w:rPr>
                <w:t>LowerBoundary</w:t>
              </w:r>
            </w:ins>
          </w:p>
        </w:tc>
      </w:tr>
      <w:tr w:rsidR="00A71F46" w14:paraId="420DD4E1" w14:textId="77777777" w:rsidTr="00A71F46">
        <w:trPr>
          <w:ins w:id="1040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CB8F480" w14:textId="77777777" w:rsidR="00A71F46" w:rsidRPr="002062A5" w:rsidRDefault="00A71F46" w:rsidP="00A71F46">
            <w:pPr>
              <w:pStyle w:val="Beschriftung"/>
              <w:rPr>
                <w:ins w:id="10407" w:author="Andreas Kuehne" w:date="2019-05-31T12:40:00Z"/>
                <w:rStyle w:val="Datatype"/>
                <w:b w:val="0"/>
                <w:bCs w:val="0"/>
              </w:rPr>
            </w:pPr>
            <w:ins w:id="10408" w:author="Andreas Kuehne" w:date="2019-05-31T12:40:00Z">
              <w:r w:rsidRPr="002062A5">
                <w:rPr>
                  <w:rStyle w:val="Datatype"/>
                </w:rPr>
                <w:t>maj</w:t>
              </w:r>
            </w:ins>
          </w:p>
        </w:tc>
        <w:tc>
          <w:tcPr>
            <w:tcW w:w="4675" w:type="dxa"/>
          </w:tcPr>
          <w:p w14:paraId="5E88D2DA"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409" w:author="Andreas Kuehne" w:date="2019-05-31T12:40:00Z"/>
                <w:rStyle w:val="Datatype"/>
              </w:rPr>
            </w:pPr>
            <w:ins w:id="10410" w:author="Andreas Kuehne" w:date="2019-05-31T12:40:00Z">
              <w:r w:rsidRPr="002062A5">
                <w:rPr>
                  <w:rStyle w:val="Datatype"/>
                </w:rPr>
                <w:t>ResultMajor</w:t>
              </w:r>
            </w:ins>
          </w:p>
        </w:tc>
      </w:tr>
      <w:tr w:rsidR="00A71F46" w14:paraId="7BDCBE97" w14:textId="77777777" w:rsidTr="00A71F46">
        <w:trPr>
          <w:ins w:id="1041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7AC93DB" w14:textId="77777777" w:rsidR="00A71F46" w:rsidRPr="002062A5" w:rsidRDefault="00A71F46" w:rsidP="00A71F46">
            <w:pPr>
              <w:pStyle w:val="Beschriftung"/>
              <w:rPr>
                <w:ins w:id="10412" w:author="Andreas Kuehne" w:date="2019-05-31T12:40:00Z"/>
                <w:rStyle w:val="Datatype"/>
                <w:b w:val="0"/>
                <w:bCs w:val="0"/>
              </w:rPr>
            </w:pPr>
            <w:ins w:id="10413" w:author="Andreas Kuehne" w:date="2019-05-31T12:40:00Z">
              <w:r w:rsidRPr="002062A5">
                <w:rPr>
                  <w:rStyle w:val="Datatype"/>
                </w:rPr>
                <w:t>mimeType</w:t>
              </w:r>
            </w:ins>
          </w:p>
        </w:tc>
        <w:tc>
          <w:tcPr>
            <w:tcW w:w="4675" w:type="dxa"/>
          </w:tcPr>
          <w:p w14:paraId="22B1036A"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414" w:author="Andreas Kuehne" w:date="2019-05-31T12:40:00Z"/>
                <w:rStyle w:val="Datatype"/>
              </w:rPr>
            </w:pPr>
            <w:ins w:id="10415" w:author="Andreas Kuehne" w:date="2019-05-31T12:40:00Z">
              <w:r w:rsidRPr="002062A5">
                <w:rPr>
                  <w:rStyle w:val="Datatype"/>
                </w:rPr>
                <w:t>MimeType</w:t>
              </w:r>
            </w:ins>
          </w:p>
        </w:tc>
      </w:tr>
      <w:tr w:rsidR="00A71F46" w14:paraId="1365FC0C" w14:textId="77777777" w:rsidTr="00A71F46">
        <w:trPr>
          <w:ins w:id="10416"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E8892D3" w14:textId="77777777" w:rsidR="00A71F46" w:rsidRPr="002062A5" w:rsidRDefault="00A71F46" w:rsidP="00A71F46">
            <w:pPr>
              <w:pStyle w:val="Beschriftung"/>
              <w:rPr>
                <w:ins w:id="10417" w:author="Andreas Kuehne" w:date="2019-05-31T12:40:00Z"/>
                <w:rStyle w:val="Datatype"/>
                <w:b w:val="0"/>
                <w:bCs w:val="0"/>
              </w:rPr>
            </w:pPr>
            <w:ins w:id="10418" w:author="Andreas Kuehne" w:date="2019-05-31T12:40:00Z">
              <w:r w:rsidRPr="002062A5">
                <w:rPr>
                  <w:rStyle w:val="Datatype"/>
                </w:rPr>
                <w:t>min</w:t>
              </w:r>
            </w:ins>
          </w:p>
        </w:tc>
        <w:tc>
          <w:tcPr>
            <w:tcW w:w="4675" w:type="dxa"/>
          </w:tcPr>
          <w:p w14:paraId="38759F1D"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419" w:author="Andreas Kuehne" w:date="2019-05-31T12:40:00Z"/>
                <w:rStyle w:val="Datatype"/>
              </w:rPr>
            </w:pPr>
            <w:ins w:id="10420" w:author="Andreas Kuehne" w:date="2019-05-31T12:40:00Z">
              <w:r w:rsidRPr="002062A5">
                <w:rPr>
                  <w:rStyle w:val="Datatype"/>
                </w:rPr>
                <w:t>ResultMinor</w:t>
              </w:r>
            </w:ins>
          </w:p>
        </w:tc>
      </w:tr>
      <w:tr w:rsidR="00A71F46" w14:paraId="263621EA" w14:textId="77777777" w:rsidTr="00A71F46">
        <w:trPr>
          <w:ins w:id="10421"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A830A09" w14:textId="77777777" w:rsidR="00A71F46" w:rsidRPr="002062A5" w:rsidRDefault="00A71F46" w:rsidP="00A71F46">
            <w:pPr>
              <w:pStyle w:val="Beschriftung"/>
              <w:rPr>
                <w:ins w:id="10422" w:author="Andreas Kuehne" w:date="2019-05-31T12:40:00Z"/>
                <w:rStyle w:val="Datatype"/>
                <w:b w:val="0"/>
                <w:bCs w:val="0"/>
              </w:rPr>
            </w:pPr>
            <w:ins w:id="10423" w:author="Andreas Kuehne" w:date="2019-05-31T12:40:00Z">
              <w:r w:rsidRPr="002062A5">
                <w:rPr>
                  <w:rStyle w:val="Datatype"/>
                </w:rPr>
                <w:t>msg</w:t>
              </w:r>
            </w:ins>
          </w:p>
        </w:tc>
        <w:tc>
          <w:tcPr>
            <w:tcW w:w="4675" w:type="dxa"/>
          </w:tcPr>
          <w:p w14:paraId="2024E585"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424" w:author="Andreas Kuehne" w:date="2019-05-31T12:40:00Z"/>
                <w:rStyle w:val="Datatype"/>
              </w:rPr>
            </w:pPr>
            <w:ins w:id="10425" w:author="Andreas Kuehne" w:date="2019-05-31T12:40:00Z">
              <w:r w:rsidRPr="002062A5">
                <w:rPr>
                  <w:rStyle w:val="Datatype"/>
                </w:rPr>
                <w:t>ResultMessage</w:t>
              </w:r>
            </w:ins>
          </w:p>
          <w:p w14:paraId="4285E886"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426" w:author="Andreas Kuehne" w:date="2019-05-31T12:40:00Z"/>
                <w:rStyle w:val="Datatype"/>
              </w:rPr>
            </w:pPr>
            <w:ins w:id="10427" w:author="Andreas Kuehne" w:date="2019-05-31T12:40:00Z">
              <w:r w:rsidRPr="002062A5">
                <w:rPr>
                  <w:rStyle w:val="Datatype"/>
                </w:rPr>
                <w:t>Message</w:t>
              </w:r>
            </w:ins>
          </w:p>
        </w:tc>
      </w:tr>
      <w:tr w:rsidR="00A71F46" w14:paraId="0EDEF9CF" w14:textId="77777777" w:rsidTr="00A71F46">
        <w:trPr>
          <w:ins w:id="10428"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5BFE18F" w14:textId="77777777" w:rsidR="00A71F46" w:rsidRPr="002062A5" w:rsidRDefault="00A71F46" w:rsidP="00A71F46">
            <w:pPr>
              <w:pStyle w:val="Beschriftung"/>
              <w:rPr>
                <w:ins w:id="10429" w:author="Andreas Kuehne" w:date="2019-05-31T12:40:00Z"/>
                <w:rStyle w:val="Datatype"/>
                <w:b w:val="0"/>
                <w:bCs w:val="0"/>
              </w:rPr>
            </w:pPr>
            <w:ins w:id="10430" w:author="Andreas Kuehne" w:date="2019-05-31T12:40:00Z">
              <w:r w:rsidRPr="002062A5">
                <w:rPr>
                  <w:rStyle w:val="Datatype"/>
                </w:rPr>
                <w:t>name</w:t>
              </w:r>
            </w:ins>
          </w:p>
        </w:tc>
        <w:tc>
          <w:tcPr>
            <w:tcW w:w="4675" w:type="dxa"/>
          </w:tcPr>
          <w:p w14:paraId="2D3CCC5E"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431" w:author="Andreas Kuehne" w:date="2019-05-31T12:40:00Z"/>
                <w:rStyle w:val="Datatype"/>
              </w:rPr>
            </w:pPr>
            <w:ins w:id="10432" w:author="Andreas Kuehne" w:date="2019-05-31T12:40:00Z">
              <w:r w:rsidRPr="002062A5">
                <w:rPr>
                  <w:rStyle w:val="Datatype"/>
                </w:rPr>
                <w:t>Name</w:t>
              </w:r>
            </w:ins>
          </w:p>
          <w:p w14:paraId="10790C71"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433" w:author="Andreas Kuehne" w:date="2019-05-31T12:40:00Z"/>
                <w:rStyle w:val="Datatype"/>
              </w:rPr>
            </w:pPr>
            <w:ins w:id="10434" w:author="Andreas Kuehne" w:date="2019-05-31T12:40:00Z">
              <w:r w:rsidRPr="002062A5">
                <w:rPr>
                  <w:rStyle w:val="Datatype"/>
                </w:rPr>
                <w:t>KeyName</w:t>
              </w:r>
            </w:ins>
          </w:p>
        </w:tc>
      </w:tr>
      <w:tr w:rsidR="00A71F46" w14:paraId="24DEEF77" w14:textId="77777777" w:rsidTr="00A71F46">
        <w:trPr>
          <w:ins w:id="1043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B223ADD" w14:textId="77777777" w:rsidR="00A71F46" w:rsidRPr="002062A5" w:rsidRDefault="00A71F46" w:rsidP="00A71F46">
            <w:pPr>
              <w:pStyle w:val="Beschriftung"/>
              <w:rPr>
                <w:ins w:id="10436" w:author="Andreas Kuehne" w:date="2019-05-31T12:40:00Z"/>
                <w:rStyle w:val="Datatype"/>
                <w:b w:val="0"/>
                <w:bCs w:val="0"/>
              </w:rPr>
            </w:pPr>
            <w:ins w:id="10437" w:author="Andreas Kuehne" w:date="2019-05-31T12:40:00Z">
              <w:r w:rsidRPr="002062A5">
                <w:rPr>
                  <w:rStyle w:val="Datatype"/>
                </w:rPr>
                <w:t>nsDecl</w:t>
              </w:r>
            </w:ins>
          </w:p>
        </w:tc>
        <w:tc>
          <w:tcPr>
            <w:tcW w:w="4675" w:type="dxa"/>
          </w:tcPr>
          <w:p w14:paraId="0B3900C3"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438" w:author="Andreas Kuehne" w:date="2019-05-31T12:40:00Z"/>
                <w:rStyle w:val="Datatype"/>
              </w:rPr>
            </w:pPr>
            <w:ins w:id="10439" w:author="Andreas Kuehne" w:date="2019-05-31T12:40:00Z">
              <w:r w:rsidRPr="002062A5">
                <w:rPr>
                  <w:rStyle w:val="Datatype"/>
                </w:rPr>
                <w:t>NsPrefixMapping</w:t>
              </w:r>
            </w:ins>
          </w:p>
        </w:tc>
      </w:tr>
      <w:tr w:rsidR="00A71F46" w14:paraId="546F49B3" w14:textId="77777777" w:rsidTr="00A71F46">
        <w:trPr>
          <w:ins w:id="1044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7956BAB" w14:textId="77777777" w:rsidR="00A71F46" w:rsidRPr="002062A5" w:rsidRDefault="00A71F46" w:rsidP="00A71F46">
            <w:pPr>
              <w:pStyle w:val="Beschriftung"/>
              <w:rPr>
                <w:ins w:id="10441" w:author="Andreas Kuehne" w:date="2019-05-31T12:40:00Z"/>
                <w:rStyle w:val="Datatype"/>
                <w:b w:val="0"/>
                <w:bCs w:val="0"/>
              </w:rPr>
            </w:pPr>
            <w:ins w:id="10442" w:author="Andreas Kuehne" w:date="2019-05-31T12:40:00Z">
              <w:r w:rsidRPr="002062A5">
                <w:rPr>
                  <w:rStyle w:val="Datatype"/>
                </w:rPr>
                <w:t>objId</w:t>
              </w:r>
            </w:ins>
          </w:p>
        </w:tc>
        <w:tc>
          <w:tcPr>
            <w:tcW w:w="4675" w:type="dxa"/>
          </w:tcPr>
          <w:p w14:paraId="5A5044E1"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443" w:author="Andreas Kuehne" w:date="2019-05-31T12:40:00Z"/>
                <w:rStyle w:val="Datatype"/>
              </w:rPr>
            </w:pPr>
            <w:ins w:id="10444" w:author="Andreas Kuehne" w:date="2019-05-31T12:40:00Z">
              <w:r w:rsidRPr="002062A5">
                <w:rPr>
                  <w:rStyle w:val="Datatype"/>
                </w:rPr>
                <w:t>ObjId</w:t>
              </w:r>
            </w:ins>
          </w:p>
        </w:tc>
      </w:tr>
      <w:tr w:rsidR="00A71F46" w14:paraId="691672A4" w14:textId="77777777" w:rsidTr="00A71F46">
        <w:trPr>
          <w:ins w:id="1044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C6B2953" w14:textId="77777777" w:rsidR="00A71F46" w:rsidRPr="002062A5" w:rsidRDefault="00A71F46" w:rsidP="00A71F46">
            <w:pPr>
              <w:pStyle w:val="Beschriftung"/>
              <w:rPr>
                <w:ins w:id="10446" w:author="Andreas Kuehne" w:date="2019-05-31T12:40:00Z"/>
                <w:rStyle w:val="Datatype"/>
                <w:b w:val="0"/>
                <w:bCs w:val="0"/>
              </w:rPr>
            </w:pPr>
            <w:ins w:id="10447" w:author="Andreas Kuehne" w:date="2019-05-31T12:40:00Z">
              <w:r w:rsidRPr="002062A5">
                <w:rPr>
                  <w:rStyle w:val="Datatype"/>
                </w:rPr>
                <w:t>ocsp</w:t>
              </w:r>
            </w:ins>
          </w:p>
        </w:tc>
        <w:tc>
          <w:tcPr>
            <w:tcW w:w="4675" w:type="dxa"/>
          </w:tcPr>
          <w:p w14:paraId="461D3210"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448" w:author="Andreas Kuehne" w:date="2019-05-31T12:40:00Z"/>
                <w:rStyle w:val="Datatype"/>
              </w:rPr>
            </w:pPr>
            <w:ins w:id="10449" w:author="Andreas Kuehne" w:date="2019-05-31T12:40:00Z">
              <w:r w:rsidRPr="002062A5">
                <w:rPr>
                  <w:rStyle w:val="Datatype"/>
                </w:rPr>
                <w:t>OCSPResponse</w:t>
              </w:r>
            </w:ins>
          </w:p>
        </w:tc>
      </w:tr>
      <w:tr w:rsidR="00A71F46" w14:paraId="5A925C31" w14:textId="77777777" w:rsidTr="00A71F46">
        <w:trPr>
          <w:ins w:id="1045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D38EDD3" w14:textId="77777777" w:rsidR="00A71F46" w:rsidRPr="002062A5" w:rsidRDefault="00A71F46" w:rsidP="00A71F46">
            <w:pPr>
              <w:pStyle w:val="Beschriftung"/>
              <w:rPr>
                <w:ins w:id="10451" w:author="Andreas Kuehne" w:date="2019-05-31T12:40:00Z"/>
                <w:rStyle w:val="Datatype"/>
                <w:b w:val="0"/>
                <w:bCs w:val="0"/>
              </w:rPr>
            </w:pPr>
            <w:ins w:id="10452" w:author="Andreas Kuehne" w:date="2019-05-31T12:40:00Z">
              <w:r w:rsidRPr="002062A5">
                <w:rPr>
                  <w:rStyle w:val="Datatype"/>
                </w:rPr>
                <w:t>optInp</w:t>
              </w:r>
            </w:ins>
          </w:p>
        </w:tc>
        <w:tc>
          <w:tcPr>
            <w:tcW w:w="4675" w:type="dxa"/>
          </w:tcPr>
          <w:p w14:paraId="2C086EE0"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453" w:author="Andreas Kuehne" w:date="2019-05-31T12:40:00Z"/>
                <w:rStyle w:val="Datatype"/>
              </w:rPr>
            </w:pPr>
            <w:ins w:id="10454" w:author="Andreas Kuehne" w:date="2019-05-31T12:40:00Z">
              <w:r w:rsidRPr="002062A5">
                <w:rPr>
                  <w:rStyle w:val="Datatype"/>
                </w:rPr>
                <w:t>OptionalInputs</w:t>
              </w:r>
            </w:ins>
          </w:p>
        </w:tc>
      </w:tr>
      <w:tr w:rsidR="00A71F46" w14:paraId="4E581C17" w14:textId="77777777" w:rsidTr="00A71F46">
        <w:trPr>
          <w:ins w:id="1045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BE7B551" w14:textId="77777777" w:rsidR="00A71F46" w:rsidRPr="002062A5" w:rsidRDefault="00A71F46" w:rsidP="00A71F46">
            <w:pPr>
              <w:pStyle w:val="Beschriftung"/>
              <w:rPr>
                <w:ins w:id="10456" w:author="Andreas Kuehne" w:date="2019-05-31T12:40:00Z"/>
                <w:rStyle w:val="Datatype"/>
                <w:b w:val="0"/>
                <w:bCs w:val="0"/>
              </w:rPr>
            </w:pPr>
            <w:ins w:id="10457" w:author="Andreas Kuehne" w:date="2019-05-31T12:40:00Z">
              <w:r w:rsidRPr="002062A5">
                <w:rPr>
                  <w:rStyle w:val="Datatype"/>
                </w:rPr>
                <w:t>optOutp</w:t>
              </w:r>
            </w:ins>
          </w:p>
        </w:tc>
        <w:tc>
          <w:tcPr>
            <w:tcW w:w="4675" w:type="dxa"/>
          </w:tcPr>
          <w:p w14:paraId="4323C562"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458" w:author="Andreas Kuehne" w:date="2019-05-31T12:40:00Z"/>
                <w:rStyle w:val="Datatype"/>
              </w:rPr>
            </w:pPr>
            <w:ins w:id="10459" w:author="Andreas Kuehne" w:date="2019-05-31T12:40:00Z">
              <w:r w:rsidRPr="002062A5">
                <w:rPr>
                  <w:rStyle w:val="Datatype"/>
                </w:rPr>
                <w:t>OptionalOutputs</w:t>
              </w:r>
            </w:ins>
          </w:p>
        </w:tc>
      </w:tr>
      <w:tr w:rsidR="00A71F46" w14:paraId="123FEC45" w14:textId="77777777" w:rsidTr="00A71F46">
        <w:trPr>
          <w:ins w:id="1046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53A6FE1" w14:textId="77777777" w:rsidR="00A71F46" w:rsidRPr="002062A5" w:rsidRDefault="00A71F46" w:rsidP="00A71F46">
            <w:pPr>
              <w:pStyle w:val="Beschriftung"/>
              <w:rPr>
                <w:ins w:id="10461" w:author="Andreas Kuehne" w:date="2019-05-31T12:40:00Z"/>
                <w:rStyle w:val="Datatype"/>
                <w:b w:val="0"/>
                <w:bCs w:val="0"/>
              </w:rPr>
            </w:pPr>
            <w:ins w:id="10462" w:author="Andreas Kuehne" w:date="2019-05-31T12:40:00Z">
              <w:r w:rsidRPr="002062A5">
                <w:rPr>
                  <w:rStyle w:val="Datatype"/>
                </w:rPr>
                <w:t>poe</w:t>
              </w:r>
            </w:ins>
          </w:p>
        </w:tc>
        <w:tc>
          <w:tcPr>
            <w:tcW w:w="4675" w:type="dxa"/>
          </w:tcPr>
          <w:p w14:paraId="4DE2D631"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463" w:author="Andreas Kuehne" w:date="2019-05-31T12:40:00Z"/>
                <w:rStyle w:val="Datatype"/>
              </w:rPr>
            </w:pPr>
            <w:ins w:id="10464" w:author="Andreas Kuehne" w:date="2019-05-31T12:40:00Z">
              <w:r w:rsidRPr="002062A5">
                <w:rPr>
                  <w:rStyle w:val="Datatype"/>
                </w:rPr>
                <w:t>PoE</w:t>
              </w:r>
            </w:ins>
          </w:p>
        </w:tc>
      </w:tr>
      <w:tr w:rsidR="00A71F46" w14:paraId="4466F0AE" w14:textId="77777777" w:rsidTr="00A71F46">
        <w:trPr>
          <w:ins w:id="1046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957DE12" w14:textId="77777777" w:rsidR="00A71F46" w:rsidRPr="002062A5" w:rsidRDefault="00A71F46" w:rsidP="00A71F46">
            <w:pPr>
              <w:pStyle w:val="Beschriftung"/>
              <w:rPr>
                <w:ins w:id="10466" w:author="Andreas Kuehne" w:date="2019-05-31T12:40:00Z"/>
                <w:rStyle w:val="Datatype"/>
                <w:b w:val="0"/>
                <w:bCs w:val="0"/>
              </w:rPr>
            </w:pPr>
            <w:ins w:id="10467" w:author="Andreas Kuehne" w:date="2019-05-31T12:40:00Z">
              <w:r w:rsidRPr="002062A5">
                <w:rPr>
                  <w:rStyle w:val="Datatype"/>
                </w:rPr>
                <w:t>pre</w:t>
              </w:r>
            </w:ins>
          </w:p>
        </w:tc>
        <w:tc>
          <w:tcPr>
            <w:tcW w:w="4675" w:type="dxa"/>
          </w:tcPr>
          <w:p w14:paraId="7AEF2B8E"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468" w:author="Andreas Kuehne" w:date="2019-05-31T12:40:00Z"/>
                <w:rStyle w:val="Datatype"/>
              </w:rPr>
            </w:pPr>
            <w:ins w:id="10469" w:author="Andreas Kuehne" w:date="2019-05-31T12:40:00Z">
              <w:r w:rsidRPr="002062A5">
                <w:rPr>
                  <w:rStyle w:val="Datatype"/>
                </w:rPr>
                <w:t>NamespacePrefix</w:t>
              </w:r>
            </w:ins>
          </w:p>
        </w:tc>
      </w:tr>
      <w:tr w:rsidR="00A71F46" w14:paraId="629B5233" w14:textId="77777777" w:rsidTr="00A71F46">
        <w:trPr>
          <w:ins w:id="1047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C2C140F" w14:textId="77777777" w:rsidR="00A71F46" w:rsidRPr="002062A5" w:rsidRDefault="00A71F46" w:rsidP="00A71F46">
            <w:pPr>
              <w:pStyle w:val="Beschriftung"/>
              <w:rPr>
                <w:ins w:id="10471" w:author="Andreas Kuehne" w:date="2019-05-31T12:40:00Z"/>
                <w:rStyle w:val="Datatype"/>
                <w:b w:val="0"/>
                <w:bCs w:val="0"/>
              </w:rPr>
            </w:pPr>
            <w:ins w:id="10472" w:author="Andreas Kuehne" w:date="2019-05-31T12:40:00Z">
              <w:r w:rsidRPr="002062A5">
                <w:rPr>
                  <w:rStyle w:val="Datatype"/>
                </w:rPr>
                <w:t>pRef</w:t>
              </w:r>
            </w:ins>
          </w:p>
        </w:tc>
        <w:tc>
          <w:tcPr>
            <w:tcW w:w="4675" w:type="dxa"/>
          </w:tcPr>
          <w:p w14:paraId="020A5CEB"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473" w:author="Andreas Kuehne" w:date="2019-05-31T12:40:00Z"/>
                <w:rStyle w:val="Datatype"/>
              </w:rPr>
            </w:pPr>
            <w:ins w:id="10474" w:author="Andreas Kuehne" w:date="2019-05-31T12:40:00Z">
              <w:r w:rsidRPr="002062A5">
                <w:rPr>
                  <w:rStyle w:val="Datatype"/>
                </w:rPr>
                <w:t>ProblemReference</w:t>
              </w:r>
            </w:ins>
          </w:p>
        </w:tc>
      </w:tr>
      <w:tr w:rsidR="00A71F46" w14:paraId="16E181B7" w14:textId="77777777" w:rsidTr="00A71F46">
        <w:trPr>
          <w:ins w:id="1047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BAD5C85" w14:textId="77777777" w:rsidR="00A71F46" w:rsidRPr="002062A5" w:rsidRDefault="00A71F46" w:rsidP="00A71F46">
            <w:pPr>
              <w:pStyle w:val="Beschriftung"/>
              <w:rPr>
                <w:ins w:id="10476" w:author="Andreas Kuehne" w:date="2019-05-31T12:40:00Z"/>
                <w:rStyle w:val="Datatype"/>
                <w:b w:val="0"/>
                <w:bCs w:val="0"/>
              </w:rPr>
            </w:pPr>
            <w:ins w:id="10477" w:author="Andreas Kuehne" w:date="2019-05-31T12:40:00Z">
              <w:r w:rsidRPr="002062A5">
                <w:rPr>
                  <w:rStyle w:val="Datatype"/>
                </w:rPr>
                <w:t>procDetails</w:t>
              </w:r>
            </w:ins>
          </w:p>
        </w:tc>
        <w:tc>
          <w:tcPr>
            <w:tcW w:w="4675" w:type="dxa"/>
          </w:tcPr>
          <w:p w14:paraId="44C36409"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478" w:author="Andreas Kuehne" w:date="2019-05-31T12:40:00Z"/>
                <w:rStyle w:val="Datatype"/>
              </w:rPr>
            </w:pPr>
            <w:ins w:id="10479" w:author="Andreas Kuehne" w:date="2019-05-31T12:40:00Z">
              <w:r w:rsidRPr="002062A5">
                <w:rPr>
                  <w:rStyle w:val="Datatype"/>
                </w:rPr>
                <w:t>ProcessingDetails</w:t>
              </w:r>
            </w:ins>
          </w:p>
        </w:tc>
      </w:tr>
      <w:tr w:rsidR="00A71F46" w14:paraId="38C0308C" w14:textId="77777777" w:rsidTr="00A71F46">
        <w:trPr>
          <w:ins w:id="1048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43A1827" w14:textId="77777777" w:rsidR="00A71F46" w:rsidRPr="002062A5" w:rsidRDefault="00A71F46" w:rsidP="00A71F46">
            <w:pPr>
              <w:pStyle w:val="Beschriftung"/>
              <w:rPr>
                <w:ins w:id="10481" w:author="Andreas Kuehne" w:date="2019-05-31T12:40:00Z"/>
                <w:rStyle w:val="Datatype"/>
                <w:b w:val="0"/>
                <w:bCs w:val="0"/>
              </w:rPr>
            </w:pPr>
            <w:ins w:id="10482" w:author="Andreas Kuehne" w:date="2019-05-31T12:40:00Z">
              <w:r w:rsidRPr="002062A5">
                <w:rPr>
                  <w:rStyle w:val="Datatype"/>
                </w:rPr>
                <w:t>profile</w:t>
              </w:r>
            </w:ins>
          </w:p>
        </w:tc>
        <w:tc>
          <w:tcPr>
            <w:tcW w:w="4675" w:type="dxa"/>
          </w:tcPr>
          <w:p w14:paraId="23BD85BC"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483" w:author="Andreas Kuehne" w:date="2019-05-31T12:40:00Z"/>
                <w:rStyle w:val="Datatype"/>
              </w:rPr>
            </w:pPr>
            <w:ins w:id="10484" w:author="Andreas Kuehne" w:date="2019-05-31T12:40:00Z">
              <w:r w:rsidRPr="002062A5">
                <w:rPr>
                  <w:rStyle w:val="Datatype"/>
                </w:rPr>
                <w:t>AppliedProfile</w:t>
              </w:r>
            </w:ins>
          </w:p>
        </w:tc>
      </w:tr>
      <w:tr w:rsidR="00A71F46" w14:paraId="0955EEDD" w14:textId="77777777" w:rsidTr="00A71F46">
        <w:trPr>
          <w:ins w:id="1048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0134DFD" w14:textId="77777777" w:rsidR="00A71F46" w:rsidRPr="002062A5" w:rsidRDefault="00A71F46" w:rsidP="00A71F46">
            <w:pPr>
              <w:pStyle w:val="Beschriftung"/>
              <w:rPr>
                <w:ins w:id="10486" w:author="Andreas Kuehne" w:date="2019-05-31T12:40:00Z"/>
                <w:rStyle w:val="Datatype"/>
                <w:b w:val="0"/>
                <w:bCs w:val="0"/>
              </w:rPr>
            </w:pPr>
            <w:ins w:id="10487" w:author="Andreas Kuehne" w:date="2019-05-31T12:40:00Z">
              <w:r w:rsidRPr="002062A5">
                <w:rPr>
                  <w:rStyle w:val="Datatype"/>
                </w:rPr>
                <w:t>prop</w:t>
              </w:r>
            </w:ins>
          </w:p>
        </w:tc>
        <w:tc>
          <w:tcPr>
            <w:tcW w:w="4675" w:type="dxa"/>
          </w:tcPr>
          <w:p w14:paraId="3FA3C8AA"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488" w:author="Andreas Kuehne" w:date="2019-05-31T12:40:00Z"/>
                <w:rStyle w:val="Datatype"/>
              </w:rPr>
            </w:pPr>
            <w:ins w:id="10489" w:author="Andreas Kuehne" w:date="2019-05-31T12:40:00Z">
              <w:r w:rsidRPr="002062A5">
                <w:rPr>
                  <w:rStyle w:val="Datatype"/>
                </w:rPr>
                <w:t>Property</w:t>
              </w:r>
            </w:ins>
          </w:p>
        </w:tc>
      </w:tr>
      <w:tr w:rsidR="00A71F46" w14:paraId="0BD86B1F" w14:textId="77777777" w:rsidTr="00A71F46">
        <w:trPr>
          <w:ins w:id="1049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0B9443D" w14:textId="77777777" w:rsidR="00A71F46" w:rsidRPr="002062A5" w:rsidRDefault="00A71F46" w:rsidP="00A71F46">
            <w:pPr>
              <w:pStyle w:val="Beschriftung"/>
              <w:rPr>
                <w:ins w:id="10491" w:author="Andreas Kuehne" w:date="2019-05-31T12:40:00Z"/>
                <w:rStyle w:val="Datatype"/>
                <w:b w:val="0"/>
                <w:bCs w:val="0"/>
              </w:rPr>
            </w:pPr>
            <w:ins w:id="10492" w:author="Andreas Kuehne" w:date="2019-05-31T12:40:00Z">
              <w:r w:rsidRPr="002062A5">
                <w:rPr>
                  <w:rStyle w:val="Datatype"/>
                </w:rPr>
                <w:t>props</w:t>
              </w:r>
            </w:ins>
          </w:p>
        </w:tc>
        <w:tc>
          <w:tcPr>
            <w:tcW w:w="4675" w:type="dxa"/>
          </w:tcPr>
          <w:p w14:paraId="1E7BBB98"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493" w:author="Andreas Kuehne" w:date="2019-05-31T12:40:00Z"/>
                <w:rStyle w:val="Datatype"/>
              </w:rPr>
            </w:pPr>
            <w:ins w:id="10494" w:author="Andreas Kuehne" w:date="2019-05-31T12:40:00Z">
              <w:r w:rsidRPr="002062A5">
                <w:rPr>
                  <w:rStyle w:val="Datatype"/>
                </w:rPr>
                <w:t>Properties</w:t>
              </w:r>
            </w:ins>
          </w:p>
        </w:tc>
      </w:tr>
      <w:tr w:rsidR="00A71F46" w14:paraId="585A4FEE" w14:textId="77777777" w:rsidTr="00A71F46">
        <w:trPr>
          <w:ins w:id="1049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89240E2" w14:textId="77777777" w:rsidR="00A71F46" w:rsidRPr="002062A5" w:rsidRDefault="00A71F46" w:rsidP="00A71F46">
            <w:pPr>
              <w:pStyle w:val="Beschriftung"/>
              <w:rPr>
                <w:ins w:id="10496" w:author="Andreas Kuehne" w:date="2019-05-31T12:40:00Z"/>
                <w:rStyle w:val="Datatype"/>
                <w:b w:val="0"/>
                <w:bCs w:val="0"/>
              </w:rPr>
            </w:pPr>
            <w:ins w:id="10497" w:author="Andreas Kuehne" w:date="2019-05-31T12:40:00Z">
              <w:r w:rsidRPr="002062A5">
                <w:rPr>
                  <w:rStyle w:val="Datatype"/>
                </w:rPr>
                <w:t>provId</w:t>
              </w:r>
            </w:ins>
          </w:p>
        </w:tc>
        <w:tc>
          <w:tcPr>
            <w:tcW w:w="4675" w:type="dxa"/>
          </w:tcPr>
          <w:p w14:paraId="6DCFCF8D"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498" w:author="Andreas Kuehne" w:date="2019-05-31T12:40:00Z"/>
                <w:rStyle w:val="Datatype"/>
              </w:rPr>
            </w:pPr>
            <w:ins w:id="10499" w:author="Andreas Kuehne" w:date="2019-05-31T12:40:00Z">
              <w:r w:rsidRPr="002062A5">
                <w:rPr>
                  <w:rStyle w:val="Datatype"/>
                </w:rPr>
                <w:t>SPProvidedID</w:t>
              </w:r>
            </w:ins>
          </w:p>
        </w:tc>
      </w:tr>
      <w:tr w:rsidR="00A71F46" w14:paraId="7C20A773" w14:textId="77777777" w:rsidTr="00A71F46">
        <w:trPr>
          <w:ins w:id="1050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BB9331B" w14:textId="77777777" w:rsidR="00A71F46" w:rsidRPr="002062A5" w:rsidRDefault="00A71F46" w:rsidP="00A71F46">
            <w:pPr>
              <w:pStyle w:val="Beschriftung"/>
              <w:rPr>
                <w:ins w:id="10501" w:author="Andreas Kuehne" w:date="2019-05-31T12:40:00Z"/>
                <w:rStyle w:val="Datatype"/>
                <w:b w:val="0"/>
                <w:bCs w:val="0"/>
              </w:rPr>
            </w:pPr>
            <w:ins w:id="10502" w:author="Andreas Kuehne" w:date="2019-05-31T12:40:00Z">
              <w:r w:rsidRPr="002062A5">
                <w:rPr>
                  <w:rStyle w:val="Datatype"/>
                </w:rPr>
                <w:t>quality</w:t>
              </w:r>
            </w:ins>
          </w:p>
        </w:tc>
        <w:tc>
          <w:tcPr>
            <w:tcW w:w="4675" w:type="dxa"/>
          </w:tcPr>
          <w:p w14:paraId="2AEA5DE3"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503" w:author="Andreas Kuehne" w:date="2019-05-31T12:40:00Z"/>
                <w:rStyle w:val="Datatype"/>
              </w:rPr>
            </w:pPr>
            <w:ins w:id="10504" w:author="Andreas Kuehne" w:date="2019-05-31T12:40:00Z">
              <w:r w:rsidRPr="002062A5">
                <w:rPr>
                  <w:rStyle w:val="Datatype"/>
                </w:rPr>
                <w:t>SignatureQualityLevel</w:t>
              </w:r>
            </w:ins>
          </w:p>
        </w:tc>
      </w:tr>
      <w:tr w:rsidR="00A71F46" w14:paraId="59681087" w14:textId="77777777" w:rsidTr="00A71F46">
        <w:trPr>
          <w:ins w:id="1050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BC4ECC1" w14:textId="77777777" w:rsidR="00A71F46" w:rsidRPr="002062A5" w:rsidRDefault="00A71F46" w:rsidP="00A71F46">
            <w:pPr>
              <w:pStyle w:val="Beschriftung"/>
              <w:rPr>
                <w:ins w:id="10506" w:author="Andreas Kuehne" w:date="2019-05-31T12:40:00Z"/>
                <w:rStyle w:val="Datatype"/>
                <w:b w:val="0"/>
                <w:bCs w:val="0"/>
              </w:rPr>
            </w:pPr>
            <w:ins w:id="10507" w:author="Andreas Kuehne" w:date="2019-05-31T12:40:00Z">
              <w:r w:rsidRPr="002062A5">
                <w:rPr>
                  <w:rStyle w:val="Datatype"/>
                </w:rPr>
                <w:t>recipient</w:t>
              </w:r>
            </w:ins>
          </w:p>
        </w:tc>
        <w:tc>
          <w:tcPr>
            <w:tcW w:w="4675" w:type="dxa"/>
          </w:tcPr>
          <w:p w14:paraId="1CBB52E6"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508" w:author="Andreas Kuehne" w:date="2019-05-31T12:40:00Z"/>
                <w:rStyle w:val="Datatype"/>
              </w:rPr>
            </w:pPr>
            <w:ins w:id="10509" w:author="Andreas Kuehne" w:date="2019-05-31T12:40:00Z">
              <w:r w:rsidRPr="002062A5">
                <w:rPr>
                  <w:rStyle w:val="Datatype"/>
                </w:rPr>
                <w:t>Recipient</w:t>
              </w:r>
            </w:ins>
          </w:p>
        </w:tc>
      </w:tr>
      <w:tr w:rsidR="00A71F46" w14:paraId="5CA23F2C" w14:textId="77777777" w:rsidTr="00A71F46">
        <w:trPr>
          <w:ins w:id="1051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84EF61F" w14:textId="77777777" w:rsidR="00A71F46" w:rsidRPr="002062A5" w:rsidRDefault="00A71F46" w:rsidP="00A71F46">
            <w:pPr>
              <w:pStyle w:val="Beschriftung"/>
              <w:rPr>
                <w:ins w:id="10511" w:author="Andreas Kuehne" w:date="2019-05-31T12:40:00Z"/>
                <w:rStyle w:val="Datatype"/>
                <w:b w:val="0"/>
                <w:bCs w:val="0"/>
              </w:rPr>
            </w:pPr>
            <w:ins w:id="10512" w:author="Andreas Kuehne" w:date="2019-05-31T12:40:00Z">
              <w:r w:rsidRPr="002062A5">
                <w:rPr>
                  <w:rStyle w:val="Datatype"/>
                </w:rPr>
                <w:t>ref</w:t>
              </w:r>
            </w:ins>
          </w:p>
        </w:tc>
        <w:tc>
          <w:tcPr>
            <w:tcW w:w="4675" w:type="dxa"/>
          </w:tcPr>
          <w:p w14:paraId="5844A607"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513" w:author="Andreas Kuehne" w:date="2019-05-31T12:40:00Z"/>
                <w:rStyle w:val="Datatype"/>
              </w:rPr>
            </w:pPr>
            <w:ins w:id="10514" w:author="Andreas Kuehne" w:date="2019-05-31T12:40:00Z">
              <w:r w:rsidRPr="002062A5">
                <w:rPr>
                  <w:rStyle w:val="Datatype"/>
                </w:rPr>
                <w:t>Ref</w:t>
              </w:r>
            </w:ins>
          </w:p>
        </w:tc>
      </w:tr>
      <w:tr w:rsidR="00A71F46" w14:paraId="7DF7EEB6" w14:textId="77777777" w:rsidTr="00A71F46">
        <w:trPr>
          <w:ins w:id="1051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75E52A6" w14:textId="77777777" w:rsidR="00A71F46" w:rsidRPr="002062A5" w:rsidRDefault="00A71F46" w:rsidP="00A71F46">
            <w:pPr>
              <w:pStyle w:val="Beschriftung"/>
              <w:rPr>
                <w:ins w:id="10516" w:author="Andreas Kuehne" w:date="2019-05-31T12:40:00Z"/>
                <w:rStyle w:val="Datatype"/>
                <w:b w:val="0"/>
                <w:bCs w:val="0"/>
              </w:rPr>
            </w:pPr>
            <w:ins w:id="10517" w:author="Andreas Kuehne" w:date="2019-05-31T12:40:00Z">
              <w:r w:rsidRPr="002062A5">
                <w:rPr>
                  <w:rStyle w:val="Datatype"/>
                </w:rPr>
                <w:t>refId</w:t>
              </w:r>
            </w:ins>
          </w:p>
        </w:tc>
        <w:tc>
          <w:tcPr>
            <w:tcW w:w="4675" w:type="dxa"/>
          </w:tcPr>
          <w:p w14:paraId="58959813"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518" w:author="Andreas Kuehne" w:date="2019-05-31T12:40:00Z"/>
                <w:rStyle w:val="Datatype"/>
              </w:rPr>
            </w:pPr>
            <w:ins w:id="10519" w:author="Andreas Kuehne" w:date="2019-05-31T12:40:00Z">
              <w:r w:rsidRPr="002062A5">
                <w:rPr>
                  <w:rStyle w:val="Datatype"/>
                </w:rPr>
                <w:t>RefId</w:t>
              </w:r>
            </w:ins>
          </w:p>
        </w:tc>
      </w:tr>
      <w:tr w:rsidR="00A71F46" w14:paraId="0CD2BBEF" w14:textId="77777777" w:rsidTr="00A71F46">
        <w:trPr>
          <w:ins w:id="1052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B8DA5D8" w14:textId="77777777" w:rsidR="00A71F46" w:rsidRPr="002062A5" w:rsidRDefault="00A71F46" w:rsidP="00A71F46">
            <w:pPr>
              <w:pStyle w:val="Beschriftung"/>
              <w:rPr>
                <w:ins w:id="10521" w:author="Andreas Kuehne" w:date="2019-05-31T12:40:00Z"/>
                <w:rStyle w:val="Datatype"/>
                <w:b w:val="0"/>
                <w:bCs w:val="0"/>
              </w:rPr>
            </w:pPr>
            <w:ins w:id="10522" w:author="Andreas Kuehne" w:date="2019-05-31T12:40:00Z">
              <w:r w:rsidRPr="002062A5">
                <w:rPr>
                  <w:rStyle w:val="Datatype"/>
                </w:rPr>
                <w:t>refType</w:t>
              </w:r>
            </w:ins>
          </w:p>
        </w:tc>
        <w:tc>
          <w:tcPr>
            <w:tcW w:w="4675" w:type="dxa"/>
          </w:tcPr>
          <w:p w14:paraId="74200E55"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523" w:author="Andreas Kuehne" w:date="2019-05-31T12:40:00Z"/>
                <w:rStyle w:val="Datatype"/>
              </w:rPr>
            </w:pPr>
            <w:ins w:id="10524" w:author="Andreas Kuehne" w:date="2019-05-31T12:40:00Z">
              <w:r w:rsidRPr="002062A5">
                <w:rPr>
                  <w:rStyle w:val="Datatype"/>
                </w:rPr>
                <w:t>RefType</w:t>
              </w:r>
            </w:ins>
          </w:p>
        </w:tc>
      </w:tr>
      <w:tr w:rsidR="00A71F46" w14:paraId="22F2C824" w14:textId="77777777" w:rsidTr="00A71F46">
        <w:trPr>
          <w:ins w:id="1052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B80666A" w14:textId="77777777" w:rsidR="00A71F46" w:rsidRPr="002062A5" w:rsidRDefault="00A71F46" w:rsidP="00A71F46">
            <w:pPr>
              <w:pStyle w:val="Beschriftung"/>
              <w:rPr>
                <w:ins w:id="10526" w:author="Andreas Kuehne" w:date="2019-05-31T12:40:00Z"/>
                <w:rStyle w:val="Datatype"/>
                <w:b w:val="0"/>
                <w:bCs w:val="0"/>
              </w:rPr>
            </w:pPr>
            <w:ins w:id="10527" w:author="Andreas Kuehne" w:date="2019-05-31T12:40:00Z">
              <w:r w:rsidRPr="002062A5">
                <w:rPr>
                  <w:rStyle w:val="Datatype"/>
                </w:rPr>
                <w:t>refURI</w:t>
              </w:r>
            </w:ins>
          </w:p>
        </w:tc>
        <w:tc>
          <w:tcPr>
            <w:tcW w:w="4675" w:type="dxa"/>
          </w:tcPr>
          <w:p w14:paraId="57E5B8E3"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528" w:author="Andreas Kuehne" w:date="2019-05-31T12:40:00Z"/>
                <w:rStyle w:val="Datatype"/>
              </w:rPr>
            </w:pPr>
            <w:ins w:id="10529" w:author="Andreas Kuehne" w:date="2019-05-31T12:40:00Z">
              <w:r w:rsidRPr="002062A5">
                <w:rPr>
                  <w:rStyle w:val="Datatype"/>
                </w:rPr>
                <w:t>RefURI</w:t>
              </w:r>
            </w:ins>
          </w:p>
        </w:tc>
      </w:tr>
      <w:tr w:rsidR="00A71F46" w14:paraId="1E944B62" w14:textId="77777777" w:rsidTr="00A71F46">
        <w:trPr>
          <w:ins w:id="1053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6F4C13A" w14:textId="77777777" w:rsidR="00A71F46" w:rsidRPr="002062A5" w:rsidRDefault="00A71F46" w:rsidP="00A71F46">
            <w:pPr>
              <w:pStyle w:val="Beschriftung"/>
              <w:rPr>
                <w:ins w:id="10531" w:author="Andreas Kuehne" w:date="2019-05-31T12:40:00Z"/>
                <w:rStyle w:val="Datatype"/>
                <w:b w:val="0"/>
                <w:bCs w:val="0"/>
              </w:rPr>
            </w:pPr>
            <w:ins w:id="10532" w:author="Andreas Kuehne" w:date="2019-05-31T12:40:00Z">
              <w:r w:rsidRPr="002062A5">
                <w:rPr>
                  <w:rStyle w:val="Datatype"/>
                </w:rPr>
                <w:t>reqID</w:t>
              </w:r>
            </w:ins>
          </w:p>
        </w:tc>
        <w:tc>
          <w:tcPr>
            <w:tcW w:w="4675" w:type="dxa"/>
          </w:tcPr>
          <w:p w14:paraId="06A5B819"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533" w:author="Andreas Kuehne" w:date="2019-05-31T12:40:00Z"/>
                <w:rStyle w:val="Datatype"/>
              </w:rPr>
            </w:pPr>
            <w:ins w:id="10534" w:author="Andreas Kuehne" w:date="2019-05-31T12:40:00Z">
              <w:r w:rsidRPr="002062A5">
                <w:rPr>
                  <w:rStyle w:val="Datatype"/>
                </w:rPr>
                <w:t>RequestID</w:t>
              </w:r>
            </w:ins>
          </w:p>
        </w:tc>
      </w:tr>
      <w:tr w:rsidR="00A71F46" w14:paraId="1576DAA0" w14:textId="77777777" w:rsidTr="00A71F46">
        <w:trPr>
          <w:ins w:id="1053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A1CC033" w14:textId="77777777" w:rsidR="00A71F46" w:rsidRPr="002062A5" w:rsidRDefault="00A71F46" w:rsidP="00A71F46">
            <w:pPr>
              <w:pStyle w:val="Beschriftung"/>
              <w:rPr>
                <w:ins w:id="10536" w:author="Andreas Kuehne" w:date="2019-05-31T12:40:00Z"/>
                <w:rStyle w:val="Datatype"/>
                <w:b w:val="0"/>
                <w:bCs w:val="0"/>
              </w:rPr>
            </w:pPr>
            <w:ins w:id="10537" w:author="Andreas Kuehne" w:date="2019-05-31T12:40:00Z">
              <w:r w:rsidRPr="002062A5">
                <w:rPr>
                  <w:rStyle w:val="Datatype"/>
                </w:rPr>
                <w:t>respID</w:t>
              </w:r>
            </w:ins>
          </w:p>
        </w:tc>
        <w:tc>
          <w:tcPr>
            <w:tcW w:w="4675" w:type="dxa"/>
          </w:tcPr>
          <w:p w14:paraId="7C0636F2"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538" w:author="Andreas Kuehne" w:date="2019-05-31T12:40:00Z"/>
                <w:rStyle w:val="Datatype"/>
              </w:rPr>
            </w:pPr>
            <w:ins w:id="10539" w:author="Andreas Kuehne" w:date="2019-05-31T12:40:00Z">
              <w:r w:rsidRPr="002062A5">
                <w:rPr>
                  <w:rStyle w:val="Datatype"/>
                </w:rPr>
                <w:t>ResponseID</w:t>
              </w:r>
            </w:ins>
          </w:p>
        </w:tc>
      </w:tr>
      <w:tr w:rsidR="00A71F46" w14:paraId="178C0781" w14:textId="77777777" w:rsidTr="00A71F46">
        <w:trPr>
          <w:ins w:id="1054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BADF795" w14:textId="77777777" w:rsidR="00A71F46" w:rsidRPr="002062A5" w:rsidRDefault="00A71F46" w:rsidP="00A71F46">
            <w:pPr>
              <w:pStyle w:val="Beschriftung"/>
              <w:rPr>
                <w:ins w:id="10541" w:author="Andreas Kuehne" w:date="2019-05-31T12:40:00Z"/>
                <w:rStyle w:val="Datatype"/>
                <w:b w:val="0"/>
                <w:bCs w:val="0"/>
              </w:rPr>
            </w:pPr>
            <w:ins w:id="10542" w:author="Andreas Kuehne" w:date="2019-05-31T12:40:00Z">
              <w:r w:rsidRPr="002062A5">
                <w:rPr>
                  <w:rStyle w:val="Datatype"/>
                </w:rPr>
                <w:t>result</w:t>
              </w:r>
            </w:ins>
          </w:p>
        </w:tc>
        <w:tc>
          <w:tcPr>
            <w:tcW w:w="4675" w:type="dxa"/>
          </w:tcPr>
          <w:p w14:paraId="2BFFBF3C"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543" w:author="Andreas Kuehne" w:date="2019-05-31T12:40:00Z"/>
                <w:rStyle w:val="Datatype"/>
              </w:rPr>
            </w:pPr>
            <w:ins w:id="10544" w:author="Andreas Kuehne" w:date="2019-05-31T12:40:00Z">
              <w:r w:rsidRPr="002062A5">
                <w:rPr>
                  <w:rStyle w:val="Datatype"/>
                </w:rPr>
                <w:t>Result</w:t>
              </w:r>
            </w:ins>
          </w:p>
          <w:p w14:paraId="0D582BCE"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545" w:author="Andreas Kuehne" w:date="2019-05-31T12:40:00Z"/>
                <w:rStyle w:val="Datatype"/>
              </w:rPr>
            </w:pPr>
            <w:ins w:id="10546" w:author="Andreas Kuehne" w:date="2019-05-31T12:40:00Z">
              <w:r w:rsidRPr="002062A5">
                <w:rPr>
                  <w:rStyle w:val="Datatype"/>
                </w:rPr>
                <w:t>VerifyManifestResults</w:t>
              </w:r>
            </w:ins>
          </w:p>
          <w:p w14:paraId="0A952A7F"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547" w:author="Andreas Kuehne" w:date="2019-05-31T12:40:00Z"/>
                <w:rStyle w:val="Datatype"/>
              </w:rPr>
            </w:pPr>
            <w:ins w:id="10548" w:author="Andreas Kuehne" w:date="2019-05-31T12:40:00Z">
              <w:r w:rsidRPr="002062A5">
                <w:rPr>
                  <w:rStyle w:val="Datatype"/>
                </w:rPr>
                <w:t>ManifestResult</w:t>
              </w:r>
            </w:ins>
          </w:p>
        </w:tc>
      </w:tr>
      <w:tr w:rsidR="00A71F46" w14:paraId="41CC3282" w14:textId="77777777" w:rsidTr="00A71F46">
        <w:trPr>
          <w:ins w:id="10549"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208B0A2" w14:textId="77777777" w:rsidR="00A71F46" w:rsidRPr="002062A5" w:rsidRDefault="00A71F46" w:rsidP="00A71F46">
            <w:pPr>
              <w:pStyle w:val="Beschriftung"/>
              <w:rPr>
                <w:ins w:id="10550" w:author="Andreas Kuehne" w:date="2019-05-31T12:40:00Z"/>
                <w:rStyle w:val="Datatype"/>
                <w:b w:val="0"/>
                <w:bCs w:val="0"/>
              </w:rPr>
            </w:pPr>
            <w:ins w:id="10551" w:author="Andreas Kuehne" w:date="2019-05-31T12:40:00Z">
              <w:r w:rsidRPr="002062A5">
                <w:rPr>
                  <w:rStyle w:val="Datatype"/>
                </w:rPr>
                <w:t>returnAugmented</w:t>
              </w:r>
            </w:ins>
          </w:p>
        </w:tc>
        <w:tc>
          <w:tcPr>
            <w:tcW w:w="4675" w:type="dxa"/>
          </w:tcPr>
          <w:p w14:paraId="526D2FB6"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552" w:author="Andreas Kuehne" w:date="2019-05-31T12:40:00Z"/>
                <w:rStyle w:val="Datatype"/>
              </w:rPr>
            </w:pPr>
            <w:ins w:id="10553" w:author="Andreas Kuehne" w:date="2019-05-31T12:40:00Z">
              <w:r w:rsidRPr="002062A5">
                <w:rPr>
                  <w:rStyle w:val="Datatype"/>
                </w:rPr>
                <w:t>ReturnAugmentedSignature</w:t>
              </w:r>
            </w:ins>
          </w:p>
        </w:tc>
      </w:tr>
      <w:tr w:rsidR="00A71F46" w14:paraId="0F1EC12C" w14:textId="77777777" w:rsidTr="00A71F46">
        <w:trPr>
          <w:ins w:id="10554"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1BA7373" w14:textId="77777777" w:rsidR="00A71F46" w:rsidRPr="002062A5" w:rsidRDefault="00A71F46" w:rsidP="00A71F46">
            <w:pPr>
              <w:pStyle w:val="Beschriftung"/>
              <w:rPr>
                <w:ins w:id="10555" w:author="Andreas Kuehne" w:date="2019-05-31T12:40:00Z"/>
                <w:rStyle w:val="Datatype"/>
                <w:b w:val="0"/>
                <w:bCs w:val="0"/>
              </w:rPr>
            </w:pPr>
            <w:ins w:id="10556" w:author="Andreas Kuehne" w:date="2019-05-31T12:40:00Z">
              <w:r w:rsidRPr="002062A5">
                <w:rPr>
                  <w:rStyle w:val="Datatype"/>
                </w:rPr>
                <w:t>returnProcDetails</w:t>
              </w:r>
            </w:ins>
          </w:p>
        </w:tc>
        <w:tc>
          <w:tcPr>
            <w:tcW w:w="4675" w:type="dxa"/>
          </w:tcPr>
          <w:p w14:paraId="78EBF4E4"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557" w:author="Andreas Kuehne" w:date="2019-05-31T12:40:00Z"/>
                <w:rStyle w:val="Datatype"/>
              </w:rPr>
            </w:pPr>
            <w:ins w:id="10558" w:author="Andreas Kuehne" w:date="2019-05-31T12:40:00Z">
              <w:r w:rsidRPr="002062A5">
                <w:rPr>
                  <w:rStyle w:val="Datatype"/>
                </w:rPr>
                <w:t>ReturnProcessingDetails</w:t>
              </w:r>
            </w:ins>
          </w:p>
        </w:tc>
      </w:tr>
      <w:tr w:rsidR="00A71F46" w14:paraId="31846507" w14:textId="77777777" w:rsidTr="00A71F46">
        <w:trPr>
          <w:ins w:id="10559"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9E56FA8" w14:textId="77777777" w:rsidR="00A71F46" w:rsidRPr="002062A5" w:rsidRDefault="00A71F46" w:rsidP="00A71F46">
            <w:pPr>
              <w:pStyle w:val="Beschriftung"/>
              <w:rPr>
                <w:ins w:id="10560" w:author="Andreas Kuehne" w:date="2019-05-31T12:40:00Z"/>
                <w:rStyle w:val="Datatype"/>
                <w:b w:val="0"/>
                <w:bCs w:val="0"/>
              </w:rPr>
            </w:pPr>
            <w:ins w:id="10561" w:author="Andreas Kuehne" w:date="2019-05-31T12:40:00Z">
              <w:r w:rsidRPr="002062A5">
                <w:rPr>
                  <w:rStyle w:val="Datatype"/>
                </w:rPr>
                <w:t>returnSigner</w:t>
              </w:r>
            </w:ins>
          </w:p>
        </w:tc>
        <w:tc>
          <w:tcPr>
            <w:tcW w:w="4675" w:type="dxa"/>
          </w:tcPr>
          <w:p w14:paraId="61F93C1F"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562" w:author="Andreas Kuehne" w:date="2019-05-31T12:40:00Z"/>
                <w:rStyle w:val="Datatype"/>
              </w:rPr>
            </w:pPr>
            <w:ins w:id="10563" w:author="Andreas Kuehne" w:date="2019-05-31T12:40:00Z">
              <w:r w:rsidRPr="002062A5">
                <w:rPr>
                  <w:rStyle w:val="Datatype"/>
                </w:rPr>
                <w:t>ReturnSignerIdentity</w:t>
              </w:r>
            </w:ins>
          </w:p>
        </w:tc>
      </w:tr>
      <w:tr w:rsidR="00A71F46" w14:paraId="3C016944" w14:textId="77777777" w:rsidTr="00A71F46">
        <w:trPr>
          <w:ins w:id="10564"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F24895F" w14:textId="77777777" w:rsidR="00A71F46" w:rsidRPr="002062A5" w:rsidRDefault="00A71F46" w:rsidP="00A71F46">
            <w:pPr>
              <w:pStyle w:val="Beschriftung"/>
              <w:rPr>
                <w:ins w:id="10565" w:author="Andreas Kuehne" w:date="2019-05-31T12:40:00Z"/>
                <w:rStyle w:val="Datatype"/>
                <w:b w:val="0"/>
                <w:bCs w:val="0"/>
              </w:rPr>
            </w:pPr>
            <w:ins w:id="10566" w:author="Andreas Kuehne" w:date="2019-05-31T12:40:00Z">
              <w:r w:rsidRPr="002062A5">
                <w:rPr>
                  <w:rStyle w:val="Datatype"/>
                </w:rPr>
                <w:t>returnSigningTime</w:t>
              </w:r>
            </w:ins>
          </w:p>
        </w:tc>
        <w:tc>
          <w:tcPr>
            <w:tcW w:w="4675" w:type="dxa"/>
          </w:tcPr>
          <w:p w14:paraId="77B6D474"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567" w:author="Andreas Kuehne" w:date="2019-05-31T12:40:00Z"/>
                <w:rStyle w:val="Datatype"/>
              </w:rPr>
            </w:pPr>
            <w:ins w:id="10568" w:author="Andreas Kuehne" w:date="2019-05-31T12:40:00Z">
              <w:r w:rsidRPr="002062A5">
                <w:rPr>
                  <w:rStyle w:val="Datatype"/>
                </w:rPr>
                <w:t>ReturnSigningTimeInfo</w:t>
              </w:r>
            </w:ins>
          </w:p>
        </w:tc>
      </w:tr>
      <w:tr w:rsidR="00A71F46" w14:paraId="71DE0701" w14:textId="77777777" w:rsidTr="00A71F46">
        <w:trPr>
          <w:ins w:id="10569"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D302AC0" w14:textId="77777777" w:rsidR="00A71F46" w:rsidRPr="002062A5" w:rsidRDefault="00A71F46" w:rsidP="00A71F46">
            <w:pPr>
              <w:pStyle w:val="Beschriftung"/>
              <w:rPr>
                <w:ins w:id="10570" w:author="Andreas Kuehne" w:date="2019-05-31T12:40:00Z"/>
                <w:rStyle w:val="Datatype"/>
                <w:b w:val="0"/>
                <w:bCs w:val="0"/>
              </w:rPr>
            </w:pPr>
            <w:ins w:id="10571" w:author="Andreas Kuehne" w:date="2019-05-31T12:40:00Z">
              <w:r w:rsidRPr="002062A5">
                <w:rPr>
                  <w:rStyle w:val="Datatype"/>
                </w:rPr>
                <w:t>returnTimestamped</w:t>
              </w:r>
            </w:ins>
          </w:p>
        </w:tc>
        <w:tc>
          <w:tcPr>
            <w:tcW w:w="4675" w:type="dxa"/>
          </w:tcPr>
          <w:p w14:paraId="5BE4C172"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572" w:author="Andreas Kuehne" w:date="2019-05-31T12:40:00Z"/>
                <w:rStyle w:val="Datatype"/>
              </w:rPr>
            </w:pPr>
            <w:ins w:id="10573" w:author="Andreas Kuehne" w:date="2019-05-31T12:40:00Z">
              <w:r w:rsidRPr="002062A5">
                <w:rPr>
                  <w:rStyle w:val="Datatype"/>
                </w:rPr>
                <w:t>ReturnTimestampedSignature</w:t>
              </w:r>
            </w:ins>
          </w:p>
        </w:tc>
      </w:tr>
      <w:tr w:rsidR="00A71F46" w14:paraId="47CB52C0" w14:textId="77777777" w:rsidTr="00A71F46">
        <w:trPr>
          <w:ins w:id="10574"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DBFB456" w14:textId="77777777" w:rsidR="00A71F46" w:rsidRPr="002062A5" w:rsidRDefault="00A71F46" w:rsidP="00A71F46">
            <w:pPr>
              <w:pStyle w:val="Beschriftung"/>
              <w:rPr>
                <w:ins w:id="10575" w:author="Andreas Kuehne" w:date="2019-05-31T12:40:00Z"/>
                <w:rStyle w:val="Datatype"/>
                <w:b w:val="0"/>
                <w:bCs w:val="0"/>
              </w:rPr>
            </w:pPr>
            <w:ins w:id="10576" w:author="Andreas Kuehne" w:date="2019-05-31T12:40:00Z">
              <w:r w:rsidRPr="002062A5">
                <w:rPr>
                  <w:rStyle w:val="Datatype"/>
                </w:rPr>
                <w:t>returnVerificationTime</w:t>
              </w:r>
            </w:ins>
          </w:p>
        </w:tc>
        <w:tc>
          <w:tcPr>
            <w:tcW w:w="4675" w:type="dxa"/>
          </w:tcPr>
          <w:p w14:paraId="6E76348F"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577" w:author="Andreas Kuehne" w:date="2019-05-31T12:40:00Z"/>
                <w:rStyle w:val="Datatype"/>
              </w:rPr>
            </w:pPr>
            <w:ins w:id="10578" w:author="Andreas Kuehne" w:date="2019-05-31T12:40:00Z">
              <w:r w:rsidRPr="002062A5">
                <w:rPr>
                  <w:rStyle w:val="Datatype"/>
                </w:rPr>
                <w:t>ReturnVerificationTimeInfo</w:t>
              </w:r>
            </w:ins>
          </w:p>
        </w:tc>
      </w:tr>
      <w:tr w:rsidR="00A71F46" w14:paraId="282239E0" w14:textId="77777777" w:rsidTr="00A71F46">
        <w:trPr>
          <w:ins w:id="10579"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E3272E1" w14:textId="77777777" w:rsidR="00A71F46" w:rsidRPr="002062A5" w:rsidRDefault="00A71F46" w:rsidP="00A71F46">
            <w:pPr>
              <w:pStyle w:val="Beschriftung"/>
              <w:rPr>
                <w:ins w:id="10580" w:author="Andreas Kuehne" w:date="2019-05-31T12:40:00Z"/>
                <w:rStyle w:val="Datatype"/>
                <w:b w:val="0"/>
                <w:bCs w:val="0"/>
              </w:rPr>
            </w:pPr>
            <w:ins w:id="10581" w:author="Andreas Kuehne" w:date="2019-05-31T12:40:00Z">
              <w:r w:rsidRPr="002062A5">
                <w:rPr>
                  <w:rStyle w:val="Datatype"/>
                </w:rPr>
                <w:t>schema</w:t>
              </w:r>
            </w:ins>
          </w:p>
        </w:tc>
        <w:tc>
          <w:tcPr>
            <w:tcW w:w="4675" w:type="dxa"/>
          </w:tcPr>
          <w:p w14:paraId="506E077D"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582" w:author="Andreas Kuehne" w:date="2019-05-31T12:40:00Z"/>
                <w:rStyle w:val="Datatype"/>
              </w:rPr>
            </w:pPr>
            <w:ins w:id="10583" w:author="Andreas Kuehne" w:date="2019-05-31T12:40:00Z">
              <w:r w:rsidRPr="002062A5">
                <w:rPr>
                  <w:rStyle w:val="Datatype"/>
                </w:rPr>
                <w:t>Schema</w:t>
              </w:r>
            </w:ins>
          </w:p>
        </w:tc>
      </w:tr>
      <w:tr w:rsidR="00A71F46" w14:paraId="44BD0232" w14:textId="77777777" w:rsidTr="00A71F46">
        <w:trPr>
          <w:ins w:id="10584"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4131CB1" w14:textId="77777777" w:rsidR="00A71F46" w:rsidRPr="002062A5" w:rsidRDefault="00A71F46" w:rsidP="00A71F46">
            <w:pPr>
              <w:pStyle w:val="Beschriftung"/>
              <w:rPr>
                <w:ins w:id="10585" w:author="Andreas Kuehne" w:date="2019-05-31T12:40:00Z"/>
                <w:rStyle w:val="Datatype"/>
                <w:b w:val="0"/>
                <w:bCs w:val="0"/>
              </w:rPr>
            </w:pPr>
            <w:ins w:id="10586" w:author="Andreas Kuehne" w:date="2019-05-31T12:40:00Z">
              <w:r w:rsidRPr="002062A5">
                <w:rPr>
                  <w:rStyle w:val="Datatype"/>
                </w:rPr>
                <w:t>schemaRefs</w:t>
              </w:r>
            </w:ins>
          </w:p>
        </w:tc>
        <w:tc>
          <w:tcPr>
            <w:tcW w:w="4675" w:type="dxa"/>
          </w:tcPr>
          <w:p w14:paraId="2C4095BB"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587" w:author="Andreas Kuehne" w:date="2019-05-31T12:40:00Z"/>
                <w:rStyle w:val="Datatype"/>
              </w:rPr>
            </w:pPr>
            <w:ins w:id="10588" w:author="Andreas Kuehne" w:date="2019-05-31T12:40:00Z">
              <w:r w:rsidRPr="002062A5">
                <w:rPr>
                  <w:rStyle w:val="Datatype"/>
                </w:rPr>
                <w:t>SchemaRefs</w:t>
              </w:r>
            </w:ins>
          </w:p>
        </w:tc>
      </w:tr>
      <w:tr w:rsidR="00A71F46" w14:paraId="0054E353" w14:textId="77777777" w:rsidTr="00A71F46">
        <w:trPr>
          <w:ins w:id="10589"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20A1B26" w14:textId="77777777" w:rsidR="00A71F46" w:rsidRPr="002062A5" w:rsidRDefault="00A71F46" w:rsidP="00A71F46">
            <w:pPr>
              <w:pStyle w:val="Beschriftung"/>
              <w:rPr>
                <w:ins w:id="10590" w:author="Andreas Kuehne" w:date="2019-05-31T12:40:00Z"/>
                <w:rStyle w:val="Datatype"/>
                <w:b w:val="0"/>
                <w:bCs w:val="0"/>
              </w:rPr>
            </w:pPr>
            <w:ins w:id="10591" w:author="Andreas Kuehne" w:date="2019-05-31T12:40:00Z">
              <w:r w:rsidRPr="002062A5">
                <w:rPr>
                  <w:rStyle w:val="Datatype"/>
                </w:rPr>
                <w:t>sigAlgo</w:t>
              </w:r>
            </w:ins>
          </w:p>
        </w:tc>
        <w:tc>
          <w:tcPr>
            <w:tcW w:w="4675" w:type="dxa"/>
          </w:tcPr>
          <w:p w14:paraId="78C03241"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592" w:author="Andreas Kuehne" w:date="2019-05-31T12:40:00Z"/>
                <w:rStyle w:val="Datatype"/>
              </w:rPr>
            </w:pPr>
            <w:ins w:id="10593" w:author="Andreas Kuehne" w:date="2019-05-31T12:40:00Z">
              <w:r w:rsidRPr="002062A5">
                <w:rPr>
                  <w:rStyle w:val="Datatype"/>
                </w:rPr>
                <w:t>SignatureAlgorithm</w:t>
              </w:r>
            </w:ins>
          </w:p>
        </w:tc>
      </w:tr>
      <w:tr w:rsidR="00A71F46" w14:paraId="3297B6CB" w14:textId="77777777" w:rsidTr="00A71F46">
        <w:trPr>
          <w:ins w:id="10594"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3A1966E" w14:textId="77777777" w:rsidR="00A71F46" w:rsidRPr="002062A5" w:rsidRDefault="00A71F46" w:rsidP="00A71F46">
            <w:pPr>
              <w:pStyle w:val="Beschriftung"/>
              <w:rPr>
                <w:ins w:id="10595" w:author="Andreas Kuehne" w:date="2019-05-31T12:40:00Z"/>
                <w:rStyle w:val="Datatype"/>
                <w:b w:val="0"/>
                <w:bCs w:val="0"/>
              </w:rPr>
            </w:pPr>
            <w:ins w:id="10596" w:author="Andreas Kuehne" w:date="2019-05-31T12:40:00Z">
              <w:r w:rsidRPr="002062A5">
                <w:rPr>
                  <w:rStyle w:val="Datatype"/>
                </w:rPr>
                <w:t>signedProps</w:t>
              </w:r>
            </w:ins>
          </w:p>
        </w:tc>
        <w:tc>
          <w:tcPr>
            <w:tcW w:w="4675" w:type="dxa"/>
          </w:tcPr>
          <w:p w14:paraId="7914EB67"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597" w:author="Andreas Kuehne" w:date="2019-05-31T12:40:00Z"/>
                <w:rStyle w:val="Datatype"/>
              </w:rPr>
            </w:pPr>
            <w:ins w:id="10598" w:author="Andreas Kuehne" w:date="2019-05-31T12:40:00Z">
              <w:r w:rsidRPr="002062A5">
                <w:rPr>
                  <w:rStyle w:val="Datatype"/>
                </w:rPr>
                <w:t>SignedProperties</w:t>
              </w:r>
            </w:ins>
          </w:p>
        </w:tc>
      </w:tr>
      <w:tr w:rsidR="00A71F46" w14:paraId="0318461F" w14:textId="77777777" w:rsidTr="00A71F46">
        <w:trPr>
          <w:ins w:id="10599"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14C64A3" w14:textId="77777777" w:rsidR="00A71F46" w:rsidRPr="002062A5" w:rsidRDefault="00A71F46" w:rsidP="00A71F46">
            <w:pPr>
              <w:pStyle w:val="Beschriftung"/>
              <w:rPr>
                <w:ins w:id="10600" w:author="Andreas Kuehne" w:date="2019-05-31T12:40:00Z"/>
                <w:rStyle w:val="Datatype"/>
                <w:b w:val="0"/>
                <w:bCs w:val="0"/>
              </w:rPr>
            </w:pPr>
            <w:ins w:id="10601" w:author="Andreas Kuehne" w:date="2019-05-31T12:40:00Z">
              <w:r w:rsidRPr="002062A5">
                <w:rPr>
                  <w:rStyle w:val="Datatype"/>
                </w:rPr>
                <w:t>signedRef</w:t>
              </w:r>
            </w:ins>
          </w:p>
        </w:tc>
        <w:tc>
          <w:tcPr>
            <w:tcW w:w="4675" w:type="dxa"/>
          </w:tcPr>
          <w:p w14:paraId="6ABD815A"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602" w:author="Andreas Kuehne" w:date="2019-05-31T12:40:00Z"/>
                <w:rStyle w:val="Datatype"/>
              </w:rPr>
            </w:pPr>
            <w:ins w:id="10603" w:author="Andreas Kuehne" w:date="2019-05-31T12:40:00Z">
              <w:r w:rsidRPr="002062A5">
                <w:rPr>
                  <w:rStyle w:val="Datatype"/>
                </w:rPr>
                <w:t>SignedReference</w:t>
              </w:r>
            </w:ins>
          </w:p>
        </w:tc>
      </w:tr>
      <w:tr w:rsidR="00A71F46" w14:paraId="4DD757D6" w14:textId="77777777" w:rsidTr="00A71F46">
        <w:trPr>
          <w:ins w:id="10604"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546CBD5" w14:textId="77777777" w:rsidR="00A71F46" w:rsidRPr="002062A5" w:rsidRDefault="00A71F46" w:rsidP="00A71F46">
            <w:pPr>
              <w:pStyle w:val="Beschriftung"/>
              <w:rPr>
                <w:ins w:id="10605" w:author="Andreas Kuehne" w:date="2019-05-31T12:40:00Z"/>
                <w:rStyle w:val="Datatype"/>
                <w:b w:val="0"/>
                <w:bCs w:val="0"/>
              </w:rPr>
            </w:pPr>
            <w:ins w:id="10606" w:author="Andreas Kuehne" w:date="2019-05-31T12:40:00Z">
              <w:r w:rsidRPr="002062A5">
                <w:rPr>
                  <w:rStyle w:val="Datatype"/>
                </w:rPr>
                <w:t>signedRefs</w:t>
              </w:r>
            </w:ins>
          </w:p>
        </w:tc>
        <w:tc>
          <w:tcPr>
            <w:tcW w:w="4675" w:type="dxa"/>
          </w:tcPr>
          <w:p w14:paraId="1806898B"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607" w:author="Andreas Kuehne" w:date="2019-05-31T12:40:00Z"/>
                <w:rStyle w:val="Datatype"/>
              </w:rPr>
            </w:pPr>
            <w:ins w:id="10608" w:author="Andreas Kuehne" w:date="2019-05-31T12:40:00Z">
              <w:r w:rsidRPr="002062A5">
                <w:rPr>
                  <w:rStyle w:val="Datatype"/>
                </w:rPr>
                <w:t>SignedReferences</w:t>
              </w:r>
            </w:ins>
          </w:p>
        </w:tc>
      </w:tr>
      <w:tr w:rsidR="00A71F46" w14:paraId="0AF8B1DE" w14:textId="77777777" w:rsidTr="00A71F46">
        <w:trPr>
          <w:ins w:id="10609"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9518B60" w14:textId="77777777" w:rsidR="00A71F46" w:rsidRPr="002062A5" w:rsidRDefault="00A71F46" w:rsidP="00A71F46">
            <w:pPr>
              <w:pStyle w:val="Beschriftung"/>
              <w:rPr>
                <w:ins w:id="10610" w:author="Andreas Kuehne" w:date="2019-05-31T12:40:00Z"/>
                <w:rStyle w:val="Datatype"/>
                <w:b w:val="0"/>
                <w:bCs w:val="0"/>
              </w:rPr>
            </w:pPr>
            <w:ins w:id="10611" w:author="Andreas Kuehne" w:date="2019-05-31T12:40:00Z">
              <w:r w:rsidRPr="002062A5">
                <w:rPr>
                  <w:rStyle w:val="Datatype"/>
                </w:rPr>
                <w:t>signerIdentity</w:t>
              </w:r>
            </w:ins>
          </w:p>
        </w:tc>
        <w:tc>
          <w:tcPr>
            <w:tcW w:w="4675" w:type="dxa"/>
          </w:tcPr>
          <w:p w14:paraId="285CCB87"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612" w:author="Andreas Kuehne" w:date="2019-05-31T12:40:00Z"/>
                <w:rStyle w:val="Datatype"/>
              </w:rPr>
            </w:pPr>
            <w:ins w:id="10613" w:author="Andreas Kuehne" w:date="2019-05-31T12:40:00Z">
              <w:r w:rsidRPr="002062A5">
                <w:rPr>
                  <w:rStyle w:val="Datatype"/>
                </w:rPr>
                <w:t>SignerIdentity</w:t>
              </w:r>
            </w:ins>
          </w:p>
        </w:tc>
      </w:tr>
      <w:tr w:rsidR="00A71F46" w14:paraId="5481B2F6" w14:textId="77777777" w:rsidTr="00A71F46">
        <w:trPr>
          <w:ins w:id="10614"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1CC517E" w14:textId="77777777" w:rsidR="00A71F46" w:rsidRPr="002062A5" w:rsidRDefault="00A71F46" w:rsidP="00A71F46">
            <w:pPr>
              <w:pStyle w:val="Beschriftung"/>
              <w:rPr>
                <w:ins w:id="10615" w:author="Andreas Kuehne" w:date="2019-05-31T12:40:00Z"/>
                <w:rStyle w:val="Datatype"/>
                <w:b w:val="0"/>
                <w:bCs w:val="0"/>
              </w:rPr>
            </w:pPr>
            <w:ins w:id="10616" w:author="Andreas Kuehne" w:date="2019-05-31T12:40:00Z">
              <w:r w:rsidRPr="002062A5">
                <w:rPr>
                  <w:rStyle w:val="Datatype"/>
                </w:rPr>
                <w:t>signingTime</w:t>
              </w:r>
            </w:ins>
          </w:p>
        </w:tc>
        <w:tc>
          <w:tcPr>
            <w:tcW w:w="4675" w:type="dxa"/>
          </w:tcPr>
          <w:p w14:paraId="165EF8F6"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617" w:author="Andreas Kuehne" w:date="2019-05-31T12:40:00Z"/>
                <w:rStyle w:val="Datatype"/>
              </w:rPr>
            </w:pPr>
            <w:ins w:id="10618" w:author="Andreas Kuehne" w:date="2019-05-31T12:40:00Z">
              <w:r w:rsidRPr="002062A5">
                <w:rPr>
                  <w:rStyle w:val="Datatype"/>
                </w:rPr>
                <w:t>SigningTime</w:t>
              </w:r>
            </w:ins>
          </w:p>
        </w:tc>
      </w:tr>
      <w:tr w:rsidR="00A71F46" w14:paraId="0E558FA1" w14:textId="77777777" w:rsidTr="00A71F46">
        <w:trPr>
          <w:ins w:id="10619"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EBB5DB0" w14:textId="77777777" w:rsidR="00A71F46" w:rsidRPr="002062A5" w:rsidRDefault="00A71F46" w:rsidP="00A71F46">
            <w:pPr>
              <w:pStyle w:val="Beschriftung"/>
              <w:rPr>
                <w:ins w:id="10620" w:author="Andreas Kuehne" w:date="2019-05-31T12:40:00Z"/>
                <w:rStyle w:val="Datatype"/>
                <w:b w:val="0"/>
                <w:bCs w:val="0"/>
              </w:rPr>
            </w:pPr>
            <w:ins w:id="10621" w:author="Andreas Kuehne" w:date="2019-05-31T12:40:00Z">
              <w:r w:rsidRPr="002062A5">
                <w:rPr>
                  <w:rStyle w:val="Datatype"/>
                </w:rPr>
                <w:t>signingTimeInfo</w:t>
              </w:r>
            </w:ins>
          </w:p>
        </w:tc>
        <w:tc>
          <w:tcPr>
            <w:tcW w:w="4675" w:type="dxa"/>
          </w:tcPr>
          <w:p w14:paraId="4505E601"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622" w:author="Andreas Kuehne" w:date="2019-05-31T12:40:00Z"/>
                <w:rStyle w:val="Datatype"/>
              </w:rPr>
            </w:pPr>
            <w:ins w:id="10623" w:author="Andreas Kuehne" w:date="2019-05-31T12:40:00Z">
              <w:r w:rsidRPr="002062A5">
                <w:rPr>
                  <w:rStyle w:val="Datatype"/>
                </w:rPr>
                <w:t>SigningTimeInfo</w:t>
              </w:r>
            </w:ins>
          </w:p>
        </w:tc>
      </w:tr>
      <w:tr w:rsidR="00A71F46" w14:paraId="58779678" w14:textId="77777777" w:rsidTr="00A71F46">
        <w:trPr>
          <w:ins w:id="10624"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373D01C" w14:textId="77777777" w:rsidR="00A71F46" w:rsidRPr="002062A5" w:rsidRDefault="00A71F46" w:rsidP="00A71F46">
            <w:pPr>
              <w:pStyle w:val="Beschriftung"/>
              <w:rPr>
                <w:ins w:id="10625" w:author="Andreas Kuehne" w:date="2019-05-31T12:40:00Z"/>
                <w:rStyle w:val="Datatype"/>
                <w:b w:val="0"/>
                <w:bCs w:val="0"/>
              </w:rPr>
            </w:pPr>
            <w:ins w:id="10626" w:author="Andreas Kuehne" w:date="2019-05-31T12:40:00Z">
              <w:r w:rsidRPr="002062A5">
                <w:rPr>
                  <w:rStyle w:val="Datatype"/>
                </w:rPr>
                <w:t>sigObj</w:t>
              </w:r>
            </w:ins>
          </w:p>
        </w:tc>
        <w:tc>
          <w:tcPr>
            <w:tcW w:w="4675" w:type="dxa"/>
          </w:tcPr>
          <w:p w14:paraId="0D0373A1"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627" w:author="Andreas Kuehne" w:date="2019-05-31T12:40:00Z"/>
                <w:rStyle w:val="Datatype"/>
              </w:rPr>
            </w:pPr>
            <w:ins w:id="10628" w:author="Andreas Kuehne" w:date="2019-05-31T12:40:00Z">
              <w:r w:rsidRPr="002062A5">
                <w:rPr>
                  <w:rStyle w:val="Datatype"/>
                </w:rPr>
                <w:t>SignatureObject</w:t>
              </w:r>
            </w:ins>
          </w:p>
        </w:tc>
      </w:tr>
      <w:tr w:rsidR="00A71F46" w14:paraId="09466E56" w14:textId="77777777" w:rsidTr="00A71F46">
        <w:trPr>
          <w:ins w:id="10629"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ED44F29" w14:textId="77777777" w:rsidR="00A71F46" w:rsidRPr="002062A5" w:rsidRDefault="00A71F46" w:rsidP="00A71F46">
            <w:pPr>
              <w:pStyle w:val="Beschriftung"/>
              <w:rPr>
                <w:ins w:id="10630" w:author="Andreas Kuehne" w:date="2019-05-31T12:40:00Z"/>
                <w:rStyle w:val="Datatype"/>
                <w:b w:val="0"/>
                <w:bCs w:val="0"/>
              </w:rPr>
            </w:pPr>
            <w:ins w:id="10631" w:author="Andreas Kuehne" w:date="2019-05-31T12:40:00Z">
              <w:r w:rsidRPr="002062A5">
                <w:rPr>
                  <w:rStyle w:val="Datatype"/>
                </w:rPr>
                <w:t>sigPlacement</w:t>
              </w:r>
            </w:ins>
          </w:p>
        </w:tc>
        <w:tc>
          <w:tcPr>
            <w:tcW w:w="4675" w:type="dxa"/>
          </w:tcPr>
          <w:p w14:paraId="31EDC25E"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632" w:author="Andreas Kuehne" w:date="2019-05-31T12:40:00Z"/>
                <w:rStyle w:val="Datatype"/>
              </w:rPr>
            </w:pPr>
            <w:ins w:id="10633" w:author="Andreas Kuehne" w:date="2019-05-31T12:40:00Z">
              <w:r w:rsidRPr="002062A5">
                <w:rPr>
                  <w:rStyle w:val="Datatype"/>
                </w:rPr>
                <w:t>SignaturePlacement</w:t>
              </w:r>
            </w:ins>
          </w:p>
        </w:tc>
      </w:tr>
      <w:tr w:rsidR="00A71F46" w14:paraId="7E2C2160" w14:textId="77777777" w:rsidTr="00A71F46">
        <w:trPr>
          <w:ins w:id="10634"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E039914" w14:textId="77777777" w:rsidR="00A71F46" w:rsidRPr="002062A5" w:rsidRDefault="00A71F46" w:rsidP="00A71F46">
            <w:pPr>
              <w:pStyle w:val="Beschriftung"/>
              <w:rPr>
                <w:ins w:id="10635" w:author="Andreas Kuehne" w:date="2019-05-31T12:40:00Z"/>
                <w:rStyle w:val="Datatype"/>
                <w:b w:val="0"/>
                <w:bCs w:val="0"/>
              </w:rPr>
            </w:pPr>
            <w:ins w:id="10636" w:author="Andreas Kuehne" w:date="2019-05-31T12:40:00Z">
              <w:r w:rsidRPr="002062A5">
                <w:rPr>
                  <w:rStyle w:val="Datatype"/>
                </w:rPr>
                <w:t>sigPtr</w:t>
              </w:r>
            </w:ins>
          </w:p>
        </w:tc>
        <w:tc>
          <w:tcPr>
            <w:tcW w:w="4675" w:type="dxa"/>
          </w:tcPr>
          <w:p w14:paraId="1B148B2E"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637" w:author="Andreas Kuehne" w:date="2019-05-31T12:40:00Z"/>
                <w:rStyle w:val="Datatype"/>
              </w:rPr>
            </w:pPr>
            <w:ins w:id="10638" w:author="Andreas Kuehne" w:date="2019-05-31T12:40:00Z">
              <w:r w:rsidRPr="002062A5">
                <w:rPr>
                  <w:rStyle w:val="Datatype"/>
                </w:rPr>
                <w:t>SignaturePtr</w:t>
              </w:r>
            </w:ins>
          </w:p>
        </w:tc>
      </w:tr>
      <w:tr w:rsidR="00A71F46" w14:paraId="5C478AEE" w14:textId="77777777" w:rsidTr="00A71F46">
        <w:trPr>
          <w:ins w:id="10639"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E094C84" w14:textId="77777777" w:rsidR="00A71F46" w:rsidRPr="002062A5" w:rsidRDefault="00A71F46" w:rsidP="00A71F46">
            <w:pPr>
              <w:pStyle w:val="Beschriftung"/>
              <w:rPr>
                <w:ins w:id="10640" w:author="Andreas Kuehne" w:date="2019-05-31T12:40:00Z"/>
                <w:rStyle w:val="Datatype"/>
                <w:b w:val="0"/>
                <w:bCs w:val="0"/>
              </w:rPr>
            </w:pPr>
            <w:ins w:id="10641" w:author="Andreas Kuehne" w:date="2019-05-31T12:40:00Z">
              <w:r w:rsidRPr="002062A5">
                <w:rPr>
                  <w:rStyle w:val="Datatype"/>
                </w:rPr>
                <w:t>sigType</w:t>
              </w:r>
            </w:ins>
          </w:p>
        </w:tc>
        <w:tc>
          <w:tcPr>
            <w:tcW w:w="4675" w:type="dxa"/>
          </w:tcPr>
          <w:p w14:paraId="45C972D7"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642" w:author="Andreas Kuehne" w:date="2019-05-31T12:40:00Z"/>
                <w:rStyle w:val="Datatype"/>
              </w:rPr>
            </w:pPr>
            <w:ins w:id="10643" w:author="Andreas Kuehne" w:date="2019-05-31T12:40:00Z">
              <w:r w:rsidRPr="002062A5">
                <w:rPr>
                  <w:rStyle w:val="Datatype"/>
                </w:rPr>
                <w:t>SignatureType</w:t>
              </w:r>
            </w:ins>
          </w:p>
        </w:tc>
      </w:tr>
      <w:tr w:rsidR="00A71F46" w14:paraId="107C5FE2" w14:textId="77777777" w:rsidTr="00A71F46">
        <w:trPr>
          <w:ins w:id="10644"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FA9AAB9" w14:textId="77777777" w:rsidR="00A71F46" w:rsidRPr="002062A5" w:rsidRDefault="00A71F46" w:rsidP="00A71F46">
            <w:pPr>
              <w:pStyle w:val="Beschriftung"/>
              <w:rPr>
                <w:ins w:id="10645" w:author="Andreas Kuehne" w:date="2019-05-31T12:40:00Z"/>
                <w:rStyle w:val="Datatype"/>
                <w:b w:val="0"/>
                <w:bCs w:val="0"/>
              </w:rPr>
            </w:pPr>
            <w:ins w:id="10646" w:author="Andreas Kuehne" w:date="2019-05-31T12:40:00Z">
              <w:r w:rsidRPr="002062A5">
                <w:rPr>
                  <w:rStyle w:val="Datatype"/>
                </w:rPr>
                <w:t>ski</w:t>
              </w:r>
            </w:ins>
          </w:p>
        </w:tc>
        <w:tc>
          <w:tcPr>
            <w:tcW w:w="4675" w:type="dxa"/>
          </w:tcPr>
          <w:p w14:paraId="6B074203"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647" w:author="Andreas Kuehne" w:date="2019-05-31T12:40:00Z"/>
                <w:rStyle w:val="Datatype"/>
              </w:rPr>
            </w:pPr>
            <w:ins w:id="10648" w:author="Andreas Kuehne" w:date="2019-05-31T12:40:00Z">
              <w:r w:rsidRPr="002062A5">
                <w:rPr>
                  <w:rStyle w:val="Datatype"/>
                </w:rPr>
                <w:t>X509SKI</w:t>
              </w:r>
            </w:ins>
          </w:p>
        </w:tc>
      </w:tr>
      <w:tr w:rsidR="00A71F46" w14:paraId="2872E1C6" w14:textId="77777777" w:rsidTr="00A71F46">
        <w:trPr>
          <w:ins w:id="10649"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E771F12" w14:textId="77777777" w:rsidR="00A71F46" w:rsidRPr="002062A5" w:rsidRDefault="00A71F46" w:rsidP="00A71F46">
            <w:pPr>
              <w:pStyle w:val="Beschriftung"/>
              <w:rPr>
                <w:ins w:id="10650" w:author="Andreas Kuehne" w:date="2019-05-31T12:40:00Z"/>
                <w:rStyle w:val="Datatype"/>
                <w:b w:val="0"/>
                <w:bCs w:val="0"/>
              </w:rPr>
            </w:pPr>
            <w:ins w:id="10651" w:author="Andreas Kuehne" w:date="2019-05-31T12:40:00Z">
              <w:r w:rsidRPr="002062A5">
                <w:rPr>
                  <w:rStyle w:val="Datatype"/>
                </w:rPr>
                <w:t>specTime</w:t>
              </w:r>
            </w:ins>
          </w:p>
        </w:tc>
        <w:tc>
          <w:tcPr>
            <w:tcW w:w="4675" w:type="dxa"/>
          </w:tcPr>
          <w:p w14:paraId="0AEFB156"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652" w:author="Andreas Kuehne" w:date="2019-05-31T12:40:00Z"/>
                <w:rStyle w:val="Datatype"/>
              </w:rPr>
            </w:pPr>
            <w:ins w:id="10653" w:author="Andreas Kuehne" w:date="2019-05-31T12:40:00Z">
              <w:r w:rsidRPr="002062A5">
                <w:rPr>
                  <w:rStyle w:val="Datatype"/>
                </w:rPr>
                <w:t>SpecificTime</w:t>
              </w:r>
            </w:ins>
          </w:p>
        </w:tc>
      </w:tr>
      <w:tr w:rsidR="00A71F46" w14:paraId="5D3B48EC" w14:textId="77777777" w:rsidTr="00A71F46">
        <w:trPr>
          <w:ins w:id="10654"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A4C1EE0" w14:textId="77777777" w:rsidR="00A71F46" w:rsidRPr="002062A5" w:rsidRDefault="00A71F46" w:rsidP="00A71F46">
            <w:pPr>
              <w:pStyle w:val="Beschriftung"/>
              <w:rPr>
                <w:ins w:id="10655" w:author="Andreas Kuehne" w:date="2019-05-31T12:40:00Z"/>
                <w:rStyle w:val="Datatype"/>
                <w:b w:val="0"/>
                <w:bCs w:val="0"/>
              </w:rPr>
            </w:pPr>
            <w:ins w:id="10656" w:author="Andreas Kuehne" w:date="2019-05-31T12:40:00Z">
              <w:r w:rsidRPr="002062A5">
                <w:rPr>
                  <w:rStyle w:val="Datatype"/>
                </w:rPr>
                <w:t>status</w:t>
              </w:r>
            </w:ins>
          </w:p>
        </w:tc>
        <w:tc>
          <w:tcPr>
            <w:tcW w:w="4675" w:type="dxa"/>
          </w:tcPr>
          <w:p w14:paraId="35496F30"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657" w:author="Andreas Kuehne" w:date="2019-05-31T12:40:00Z"/>
                <w:rStyle w:val="Datatype"/>
              </w:rPr>
            </w:pPr>
            <w:ins w:id="10658" w:author="Andreas Kuehne" w:date="2019-05-31T12:40:00Z">
              <w:r w:rsidRPr="002062A5">
                <w:rPr>
                  <w:rStyle w:val="Datatype"/>
                </w:rPr>
                <w:t>Status</w:t>
              </w:r>
            </w:ins>
          </w:p>
        </w:tc>
      </w:tr>
      <w:tr w:rsidR="00A71F46" w14:paraId="668D4132" w14:textId="77777777" w:rsidTr="00A71F46">
        <w:trPr>
          <w:ins w:id="10659"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6696053" w14:textId="77777777" w:rsidR="00A71F46" w:rsidRPr="002062A5" w:rsidRDefault="00A71F46" w:rsidP="00A71F46">
            <w:pPr>
              <w:pStyle w:val="Beschriftung"/>
              <w:rPr>
                <w:ins w:id="10660" w:author="Andreas Kuehne" w:date="2019-05-31T12:40:00Z"/>
                <w:rStyle w:val="Datatype"/>
                <w:b w:val="0"/>
                <w:bCs w:val="0"/>
              </w:rPr>
            </w:pPr>
            <w:ins w:id="10661" w:author="Andreas Kuehne" w:date="2019-05-31T12:40:00Z">
              <w:r w:rsidRPr="002062A5">
                <w:rPr>
                  <w:rStyle w:val="Datatype"/>
                </w:rPr>
                <w:t>sub</w:t>
              </w:r>
            </w:ins>
          </w:p>
        </w:tc>
        <w:tc>
          <w:tcPr>
            <w:tcW w:w="4675" w:type="dxa"/>
          </w:tcPr>
          <w:p w14:paraId="53A11AC8"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662" w:author="Andreas Kuehne" w:date="2019-05-31T12:40:00Z"/>
                <w:rStyle w:val="Datatype"/>
              </w:rPr>
            </w:pPr>
            <w:ins w:id="10663" w:author="Andreas Kuehne" w:date="2019-05-31T12:40:00Z">
              <w:r w:rsidRPr="002062A5">
                <w:rPr>
                  <w:rStyle w:val="Datatype"/>
                </w:rPr>
                <w:t>X509SubjectName</w:t>
              </w:r>
            </w:ins>
          </w:p>
        </w:tc>
      </w:tr>
      <w:tr w:rsidR="00A71F46" w14:paraId="0C02012A" w14:textId="77777777" w:rsidTr="00A71F46">
        <w:trPr>
          <w:ins w:id="10664"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40B137F" w14:textId="77777777" w:rsidR="00A71F46" w:rsidRPr="002062A5" w:rsidRDefault="00A71F46" w:rsidP="00A71F46">
            <w:pPr>
              <w:pStyle w:val="Beschriftung"/>
              <w:rPr>
                <w:ins w:id="10665" w:author="Andreas Kuehne" w:date="2019-05-31T12:40:00Z"/>
                <w:rStyle w:val="Datatype"/>
                <w:b w:val="0"/>
                <w:bCs w:val="0"/>
              </w:rPr>
            </w:pPr>
            <w:ins w:id="10666" w:author="Andreas Kuehne" w:date="2019-05-31T12:40:00Z">
              <w:r w:rsidRPr="002062A5">
                <w:rPr>
                  <w:rStyle w:val="Datatype"/>
                </w:rPr>
                <w:t>suppInfo</w:t>
              </w:r>
            </w:ins>
          </w:p>
        </w:tc>
        <w:tc>
          <w:tcPr>
            <w:tcW w:w="4675" w:type="dxa"/>
          </w:tcPr>
          <w:p w14:paraId="47F7E466"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667" w:author="Andreas Kuehne" w:date="2019-05-31T12:40:00Z"/>
                <w:rStyle w:val="Datatype"/>
              </w:rPr>
            </w:pPr>
            <w:ins w:id="10668" w:author="Andreas Kuehne" w:date="2019-05-31T12:40:00Z">
              <w:r w:rsidRPr="002062A5">
                <w:rPr>
                  <w:rStyle w:val="Datatype"/>
                </w:rPr>
                <w:t>SupportingInfo</w:t>
              </w:r>
            </w:ins>
          </w:p>
        </w:tc>
      </w:tr>
      <w:tr w:rsidR="00A71F46" w14:paraId="19AFE1DB" w14:textId="77777777" w:rsidTr="00A71F46">
        <w:trPr>
          <w:ins w:id="10669"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3F34F25" w14:textId="77777777" w:rsidR="00A71F46" w:rsidRPr="002062A5" w:rsidRDefault="00A71F46" w:rsidP="00A71F46">
            <w:pPr>
              <w:pStyle w:val="Beschriftung"/>
              <w:rPr>
                <w:ins w:id="10670" w:author="Andreas Kuehne" w:date="2019-05-31T12:40:00Z"/>
                <w:rStyle w:val="Datatype"/>
                <w:b w:val="0"/>
                <w:bCs w:val="0"/>
              </w:rPr>
            </w:pPr>
            <w:ins w:id="10671" w:author="Andreas Kuehne" w:date="2019-05-31T12:40:00Z">
              <w:r w:rsidRPr="002062A5">
                <w:rPr>
                  <w:rStyle w:val="Datatype"/>
                </w:rPr>
                <w:t>timestampedSig</w:t>
              </w:r>
            </w:ins>
          </w:p>
        </w:tc>
        <w:tc>
          <w:tcPr>
            <w:tcW w:w="4675" w:type="dxa"/>
          </w:tcPr>
          <w:p w14:paraId="683022B1"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672" w:author="Andreas Kuehne" w:date="2019-05-31T12:40:00Z"/>
                <w:rStyle w:val="Datatype"/>
              </w:rPr>
            </w:pPr>
            <w:ins w:id="10673" w:author="Andreas Kuehne" w:date="2019-05-31T12:40:00Z">
              <w:r w:rsidRPr="002062A5">
                <w:rPr>
                  <w:rStyle w:val="Datatype"/>
                </w:rPr>
                <w:t>TimestampedSignature</w:t>
              </w:r>
            </w:ins>
          </w:p>
        </w:tc>
      </w:tr>
      <w:tr w:rsidR="00A71F46" w14:paraId="0FB209C6" w14:textId="77777777" w:rsidTr="00A71F46">
        <w:trPr>
          <w:ins w:id="10674"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B784436" w14:textId="77777777" w:rsidR="00A71F46" w:rsidRPr="002062A5" w:rsidRDefault="00A71F46" w:rsidP="00A71F46">
            <w:pPr>
              <w:pStyle w:val="Beschriftung"/>
              <w:rPr>
                <w:ins w:id="10675" w:author="Andreas Kuehne" w:date="2019-05-31T12:40:00Z"/>
                <w:rStyle w:val="Datatype"/>
                <w:b w:val="0"/>
                <w:bCs w:val="0"/>
              </w:rPr>
            </w:pPr>
            <w:ins w:id="10676" w:author="Andreas Kuehne" w:date="2019-05-31T12:40:00Z">
              <w:r w:rsidRPr="002062A5">
                <w:rPr>
                  <w:rStyle w:val="Datatype"/>
                </w:rPr>
                <w:t>transform</w:t>
              </w:r>
            </w:ins>
          </w:p>
        </w:tc>
        <w:tc>
          <w:tcPr>
            <w:tcW w:w="4675" w:type="dxa"/>
          </w:tcPr>
          <w:p w14:paraId="1FDD8131"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677" w:author="Andreas Kuehne" w:date="2019-05-31T12:40:00Z"/>
                <w:rStyle w:val="Datatype"/>
              </w:rPr>
            </w:pPr>
            <w:ins w:id="10678" w:author="Andreas Kuehne" w:date="2019-05-31T12:40:00Z">
              <w:r w:rsidRPr="002062A5">
                <w:rPr>
                  <w:rStyle w:val="Datatype"/>
                </w:rPr>
                <w:t>Transform</w:t>
              </w:r>
            </w:ins>
          </w:p>
        </w:tc>
      </w:tr>
      <w:tr w:rsidR="00A71F46" w14:paraId="2AE347A0" w14:textId="77777777" w:rsidTr="00A71F46">
        <w:trPr>
          <w:ins w:id="10679"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C2DA3A8" w14:textId="77777777" w:rsidR="00A71F46" w:rsidRPr="002062A5" w:rsidRDefault="00A71F46" w:rsidP="00A71F46">
            <w:pPr>
              <w:pStyle w:val="Beschriftung"/>
              <w:rPr>
                <w:ins w:id="10680" w:author="Andreas Kuehne" w:date="2019-05-31T12:40:00Z"/>
                <w:rStyle w:val="Datatype"/>
                <w:b w:val="0"/>
                <w:bCs w:val="0"/>
              </w:rPr>
            </w:pPr>
            <w:ins w:id="10681" w:author="Andreas Kuehne" w:date="2019-05-31T12:40:00Z">
              <w:r w:rsidRPr="002062A5">
                <w:rPr>
                  <w:rStyle w:val="Datatype"/>
                </w:rPr>
                <w:t>transforms</w:t>
              </w:r>
            </w:ins>
          </w:p>
        </w:tc>
        <w:tc>
          <w:tcPr>
            <w:tcW w:w="4675" w:type="dxa"/>
          </w:tcPr>
          <w:p w14:paraId="3DEC3CBF"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682" w:author="Andreas Kuehne" w:date="2019-05-31T12:40:00Z"/>
                <w:rStyle w:val="Datatype"/>
              </w:rPr>
            </w:pPr>
            <w:ins w:id="10683" w:author="Andreas Kuehne" w:date="2019-05-31T12:40:00Z">
              <w:r w:rsidRPr="002062A5">
                <w:rPr>
                  <w:rStyle w:val="Datatype"/>
                </w:rPr>
                <w:t>Transforms</w:t>
              </w:r>
            </w:ins>
          </w:p>
        </w:tc>
      </w:tr>
      <w:tr w:rsidR="00A71F46" w14:paraId="6B0AEC4B" w14:textId="77777777" w:rsidTr="00A71F46">
        <w:trPr>
          <w:ins w:id="10684"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C3F8F9A" w14:textId="77777777" w:rsidR="00A71F46" w:rsidRPr="002062A5" w:rsidRDefault="00A71F46" w:rsidP="00A71F46">
            <w:pPr>
              <w:pStyle w:val="Beschriftung"/>
              <w:rPr>
                <w:ins w:id="10685" w:author="Andreas Kuehne" w:date="2019-05-31T12:40:00Z"/>
                <w:rStyle w:val="Datatype"/>
                <w:b w:val="0"/>
                <w:bCs w:val="0"/>
              </w:rPr>
            </w:pPr>
            <w:ins w:id="10686" w:author="Andreas Kuehne" w:date="2019-05-31T12:40:00Z">
              <w:r w:rsidRPr="002062A5">
                <w:rPr>
                  <w:rStyle w:val="Datatype"/>
                </w:rPr>
                <w:t>type</w:t>
              </w:r>
            </w:ins>
          </w:p>
        </w:tc>
        <w:tc>
          <w:tcPr>
            <w:tcW w:w="4675" w:type="dxa"/>
          </w:tcPr>
          <w:p w14:paraId="5D74F5EA"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687" w:author="Andreas Kuehne" w:date="2019-05-31T12:40:00Z"/>
                <w:rStyle w:val="Datatype"/>
              </w:rPr>
            </w:pPr>
            <w:ins w:id="10688" w:author="Andreas Kuehne" w:date="2019-05-31T12:40:00Z">
              <w:r w:rsidRPr="002062A5">
                <w:rPr>
                  <w:rStyle w:val="Datatype"/>
                </w:rPr>
                <w:t>Type</w:t>
              </w:r>
            </w:ins>
          </w:p>
        </w:tc>
      </w:tr>
      <w:tr w:rsidR="00A71F46" w14:paraId="194A400F" w14:textId="77777777" w:rsidTr="00A71F46">
        <w:trPr>
          <w:ins w:id="10689"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D17F4BB" w14:textId="77777777" w:rsidR="00A71F46" w:rsidRPr="002062A5" w:rsidRDefault="00A71F46" w:rsidP="00A71F46">
            <w:pPr>
              <w:pStyle w:val="Beschriftung"/>
              <w:rPr>
                <w:ins w:id="10690" w:author="Andreas Kuehne" w:date="2019-05-31T12:40:00Z"/>
                <w:rStyle w:val="Datatype"/>
                <w:b w:val="0"/>
                <w:bCs w:val="0"/>
              </w:rPr>
            </w:pPr>
            <w:ins w:id="10691" w:author="Andreas Kuehne" w:date="2019-05-31T12:40:00Z">
              <w:r w:rsidRPr="002062A5">
                <w:rPr>
                  <w:rStyle w:val="Datatype"/>
                </w:rPr>
                <w:t>unsignedProps</w:t>
              </w:r>
            </w:ins>
          </w:p>
        </w:tc>
        <w:tc>
          <w:tcPr>
            <w:tcW w:w="4675" w:type="dxa"/>
          </w:tcPr>
          <w:p w14:paraId="3B146A99"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692" w:author="Andreas Kuehne" w:date="2019-05-31T12:40:00Z"/>
                <w:rStyle w:val="Datatype"/>
              </w:rPr>
            </w:pPr>
            <w:ins w:id="10693" w:author="Andreas Kuehne" w:date="2019-05-31T12:40:00Z">
              <w:r w:rsidRPr="002062A5">
                <w:rPr>
                  <w:rStyle w:val="Datatype"/>
                </w:rPr>
                <w:t>UnsignedProperties</w:t>
              </w:r>
            </w:ins>
          </w:p>
        </w:tc>
      </w:tr>
      <w:tr w:rsidR="00A71F46" w14:paraId="55BDE15D" w14:textId="77777777" w:rsidTr="00A71F46">
        <w:trPr>
          <w:ins w:id="10694"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0883612" w14:textId="77777777" w:rsidR="00A71F46" w:rsidRPr="002062A5" w:rsidRDefault="00A71F46" w:rsidP="00A71F46">
            <w:pPr>
              <w:pStyle w:val="Beschriftung"/>
              <w:rPr>
                <w:ins w:id="10695" w:author="Andreas Kuehne" w:date="2019-05-31T12:40:00Z"/>
                <w:rStyle w:val="Datatype"/>
                <w:b w:val="0"/>
                <w:bCs w:val="0"/>
              </w:rPr>
            </w:pPr>
            <w:ins w:id="10696" w:author="Andreas Kuehne" w:date="2019-05-31T12:40:00Z">
              <w:r w:rsidRPr="002062A5">
                <w:rPr>
                  <w:rStyle w:val="Datatype"/>
                </w:rPr>
                <w:t>upperBound</w:t>
              </w:r>
            </w:ins>
          </w:p>
        </w:tc>
        <w:tc>
          <w:tcPr>
            <w:tcW w:w="4675" w:type="dxa"/>
          </w:tcPr>
          <w:p w14:paraId="148F3A57"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697" w:author="Andreas Kuehne" w:date="2019-05-31T12:40:00Z"/>
                <w:rStyle w:val="Datatype"/>
              </w:rPr>
            </w:pPr>
            <w:ins w:id="10698" w:author="Andreas Kuehne" w:date="2019-05-31T12:40:00Z">
              <w:r w:rsidRPr="002062A5">
                <w:rPr>
                  <w:rStyle w:val="Datatype"/>
                </w:rPr>
                <w:t>UpperBoundary</w:t>
              </w:r>
            </w:ins>
          </w:p>
        </w:tc>
      </w:tr>
      <w:tr w:rsidR="00A71F46" w14:paraId="1BB62090" w14:textId="77777777" w:rsidTr="00A71F46">
        <w:trPr>
          <w:ins w:id="10699"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07B8ABE" w14:textId="77777777" w:rsidR="00A71F46" w:rsidRPr="002062A5" w:rsidRDefault="00A71F46" w:rsidP="00A71F46">
            <w:pPr>
              <w:pStyle w:val="Beschriftung"/>
              <w:rPr>
                <w:ins w:id="10700" w:author="Andreas Kuehne" w:date="2019-05-31T12:40:00Z"/>
                <w:rStyle w:val="Datatype"/>
                <w:b w:val="0"/>
                <w:bCs w:val="0"/>
              </w:rPr>
            </w:pPr>
            <w:ins w:id="10701" w:author="Andreas Kuehne" w:date="2019-05-31T12:40:00Z">
              <w:r w:rsidRPr="002062A5">
                <w:rPr>
                  <w:rStyle w:val="Datatype"/>
                </w:rPr>
                <w:t>uri</w:t>
              </w:r>
            </w:ins>
          </w:p>
        </w:tc>
        <w:tc>
          <w:tcPr>
            <w:tcW w:w="4675" w:type="dxa"/>
          </w:tcPr>
          <w:p w14:paraId="4E8692AF"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702" w:author="Andreas Kuehne" w:date="2019-05-31T12:40:00Z"/>
                <w:rStyle w:val="Datatype"/>
              </w:rPr>
            </w:pPr>
            <w:ins w:id="10703" w:author="Andreas Kuehne" w:date="2019-05-31T12:40:00Z">
              <w:r w:rsidRPr="002062A5">
                <w:rPr>
                  <w:rStyle w:val="Datatype"/>
                </w:rPr>
                <w:t>NamespaceURI</w:t>
              </w:r>
            </w:ins>
          </w:p>
        </w:tc>
      </w:tr>
      <w:tr w:rsidR="00A71F46" w14:paraId="6899C72F" w14:textId="77777777" w:rsidTr="00A71F46">
        <w:trPr>
          <w:ins w:id="10704"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50BF7C0" w14:textId="77777777" w:rsidR="00A71F46" w:rsidRPr="002062A5" w:rsidRDefault="00A71F46" w:rsidP="00A71F46">
            <w:pPr>
              <w:pStyle w:val="Beschriftung"/>
              <w:rPr>
                <w:ins w:id="10705" w:author="Andreas Kuehne" w:date="2019-05-31T12:40:00Z"/>
                <w:rStyle w:val="Datatype"/>
                <w:b w:val="0"/>
                <w:bCs w:val="0"/>
              </w:rPr>
            </w:pPr>
            <w:ins w:id="10706" w:author="Andreas Kuehne" w:date="2019-05-31T12:40:00Z">
              <w:r w:rsidRPr="002062A5">
                <w:rPr>
                  <w:rStyle w:val="Datatype"/>
                </w:rPr>
                <w:t>useVerificationTime</w:t>
              </w:r>
            </w:ins>
          </w:p>
        </w:tc>
        <w:tc>
          <w:tcPr>
            <w:tcW w:w="4675" w:type="dxa"/>
          </w:tcPr>
          <w:p w14:paraId="272C4683"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707" w:author="Andreas Kuehne" w:date="2019-05-31T12:40:00Z"/>
                <w:rStyle w:val="Datatype"/>
              </w:rPr>
            </w:pPr>
            <w:ins w:id="10708" w:author="Andreas Kuehne" w:date="2019-05-31T12:40:00Z">
              <w:r w:rsidRPr="002062A5">
                <w:rPr>
                  <w:rStyle w:val="Datatype"/>
                </w:rPr>
                <w:t>UseVerificationTime</w:t>
              </w:r>
            </w:ins>
          </w:p>
        </w:tc>
      </w:tr>
      <w:tr w:rsidR="00A71F46" w14:paraId="137C679A" w14:textId="77777777" w:rsidTr="00A71F46">
        <w:trPr>
          <w:ins w:id="10709"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E7B4DBB" w14:textId="77777777" w:rsidR="00A71F46" w:rsidRPr="002062A5" w:rsidRDefault="00A71F46" w:rsidP="00A71F46">
            <w:pPr>
              <w:pStyle w:val="Beschriftung"/>
              <w:rPr>
                <w:ins w:id="10710" w:author="Andreas Kuehne" w:date="2019-05-31T12:40:00Z"/>
                <w:rStyle w:val="Datatype"/>
                <w:b w:val="0"/>
                <w:bCs w:val="0"/>
              </w:rPr>
            </w:pPr>
            <w:ins w:id="10711" w:author="Andreas Kuehne" w:date="2019-05-31T12:40:00Z">
              <w:r w:rsidRPr="002062A5">
                <w:rPr>
                  <w:rStyle w:val="Datatype"/>
                </w:rPr>
                <w:t>val</w:t>
              </w:r>
            </w:ins>
          </w:p>
        </w:tc>
        <w:tc>
          <w:tcPr>
            <w:tcW w:w="4675" w:type="dxa"/>
          </w:tcPr>
          <w:p w14:paraId="0B620236"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712" w:author="Andreas Kuehne" w:date="2019-05-31T12:40:00Z"/>
                <w:rStyle w:val="Datatype"/>
              </w:rPr>
            </w:pPr>
            <w:ins w:id="10713" w:author="Andreas Kuehne" w:date="2019-05-31T12:40:00Z">
              <w:r w:rsidRPr="002062A5">
                <w:rPr>
                  <w:rStyle w:val="Datatype"/>
                </w:rPr>
                <w:t>value</w:t>
              </w:r>
            </w:ins>
          </w:p>
          <w:p w14:paraId="49FB8E16"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714" w:author="Andreas Kuehne" w:date="2019-05-31T12:40:00Z"/>
                <w:rStyle w:val="Datatype"/>
              </w:rPr>
            </w:pPr>
            <w:ins w:id="10715" w:author="Andreas Kuehne" w:date="2019-05-31T12:40:00Z">
              <w:r w:rsidRPr="002062A5">
                <w:rPr>
                  <w:rStyle w:val="Datatype"/>
                </w:rPr>
                <w:t>DigestValue</w:t>
              </w:r>
            </w:ins>
          </w:p>
          <w:p w14:paraId="5286ABDF"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716" w:author="Andreas Kuehne" w:date="2019-05-31T12:40:00Z"/>
                <w:rStyle w:val="Datatype"/>
              </w:rPr>
            </w:pPr>
            <w:ins w:id="10717" w:author="Andreas Kuehne" w:date="2019-05-31T12:40:00Z">
              <w:r w:rsidRPr="002062A5">
                <w:rPr>
                  <w:rStyle w:val="Datatype"/>
                </w:rPr>
                <w:t>Value</w:t>
              </w:r>
            </w:ins>
          </w:p>
        </w:tc>
      </w:tr>
      <w:tr w:rsidR="00A71F46" w14:paraId="0F332900" w14:textId="77777777" w:rsidTr="00A71F46">
        <w:trPr>
          <w:ins w:id="10718"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69F2D67" w14:textId="77777777" w:rsidR="00A71F46" w:rsidRPr="002062A5" w:rsidRDefault="00A71F46" w:rsidP="00A71F46">
            <w:pPr>
              <w:pStyle w:val="Beschriftung"/>
              <w:rPr>
                <w:ins w:id="10719" w:author="Andreas Kuehne" w:date="2019-05-31T12:40:00Z"/>
                <w:rStyle w:val="Datatype"/>
                <w:b w:val="0"/>
                <w:bCs w:val="0"/>
              </w:rPr>
            </w:pPr>
            <w:ins w:id="10720" w:author="Andreas Kuehne" w:date="2019-05-31T12:40:00Z">
              <w:r w:rsidRPr="002062A5">
                <w:rPr>
                  <w:rStyle w:val="Datatype"/>
                </w:rPr>
                <w:t>valid</w:t>
              </w:r>
            </w:ins>
          </w:p>
        </w:tc>
        <w:tc>
          <w:tcPr>
            <w:tcW w:w="4675" w:type="dxa"/>
          </w:tcPr>
          <w:p w14:paraId="439D9392"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721" w:author="Andreas Kuehne" w:date="2019-05-31T12:40:00Z"/>
                <w:rStyle w:val="Datatype"/>
              </w:rPr>
            </w:pPr>
            <w:ins w:id="10722" w:author="Andreas Kuehne" w:date="2019-05-31T12:40:00Z">
              <w:r w:rsidRPr="002062A5">
                <w:rPr>
                  <w:rStyle w:val="Datatype"/>
                </w:rPr>
                <w:t>ValidDetail</w:t>
              </w:r>
            </w:ins>
          </w:p>
        </w:tc>
      </w:tr>
      <w:tr w:rsidR="00A71F46" w14:paraId="46697042" w14:textId="77777777" w:rsidTr="00A71F46">
        <w:trPr>
          <w:ins w:id="10723"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8B89A20" w14:textId="77777777" w:rsidR="00A71F46" w:rsidRPr="002062A5" w:rsidRDefault="00A71F46" w:rsidP="00A71F46">
            <w:pPr>
              <w:pStyle w:val="Beschriftung"/>
              <w:rPr>
                <w:ins w:id="10724" w:author="Andreas Kuehne" w:date="2019-05-31T12:40:00Z"/>
                <w:rStyle w:val="Datatype"/>
                <w:b w:val="0"/>
                <w:bCs w:val="0"/>
              </w:rPr>
            </w:pPr>
            <w:ins w:id="10725" w:author="Andreas Kuehne" w:date="2019-05-31T12:40:00Z">
              <w:r w:rsidRPr="002062A5">
                <w:rPr>
                  <w:rStyle w:val="Datatype"/>
                </w:rPr>
                <w:t>verificationTime</w:t>
              </w:r>
            </w:ins>
          </w:p>
        </w:tc>
        <w:tc>
          <w:tcPr>
            <w:tcW w:w="4675" w:type="dxa"/>
          </w:tcPr>
          <w:p w14:paraId="1CFD8F26"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726" w:author="Andreas Kuehne" w:date="2019-05-31T12:40:00Z"/>
                <w:rStyle w:val="Datatype"/>
              </w:rPr>
            </w:pPr>
            <w:ins w:id="10727" w:author="Andreas Kuehne" w:date="2019-05-31T12:40:00Z">
              <w:r w:rsidRPr="002062A5">
                <w:rPr>
                  <w:rStyle w:val="Datatype"/>
                </w:rPr>
                <w:t>VerificationTime</w:t>
              </w:r>
            </w:ins>
          </w:p>
        </w:tc>
      </w:tr>
      <w:tr w:rsidR="00A71F46" w14:paraId="45F075E4" w14:textId="77777777" w:rsidTr="00A71F46">
        <w:trPr>
          <w:ins w:id="10728"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6046A71" w14:textId="77777777" w:rsidR="00A71F46" w:rsidRPr="002062A5" w:rsidRDefault="00A71F46" w:rsidP="00A71F46">
            <w:pPr>
              <w:pStyle w:val="Beschriftung"/>
              <w:rPr>
                <w:ins w:id="10729" w:author="Andreas Kuehne" w:date="2019-05-31T12:40:00Z"/>
                <w:rStyle w:val="Datatype"/>
                <w:b w:val="0"/>
                <w:bCs w:val="0"/>
              </w:rPr>
            </w:pPr>
            <w:ins w:id="10730" w:author="Andreas Kuehne" w:date="2019-05-31T12:40:00Z">
              <w:r w:rsidRPr="002062A5">
                <w:rPr>
                  <w:rStyle w:val="Datatype"/>
                </w:rPr>
                <w:t>verificationTimeInfo</w:t>
              </w:r>
            </w:ins>
          </w:p>
        </w:tc>
        <w:tc>
          <w:tcPr>
            <w:tcW w:w="4675" w:type="dxa"/>
          </w:tcPr>
          <w:p w14:paraId="0274626C"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731" w:author="Andreas Kuehne" w:date="2019-05-31T12:40:00Z"/>
                <w:rStyle w:val="Datatype"/>
              </w:rPr>
            </w:pPr>
            <w:ins w:id="10732" w:author="Andreas Kuehne" w:date="2019-05-31T12:40:00Z">
              <w:r w:rsidRPr="002062A5">
                <w:rPr>
                  <w:rStyle w:val="Datatype"/>
                </w:rPr>
                <w:t>VerificationTimeInfo</w:t>
              </w:r>
            </w:ins>
          </w:p>
        </w:tc>
      </w:tr>
      <w:tr w:rsidR="00A71F46" w14:paraId="3EA1D100" w14:textId="77777777" w:rsidTr="00A71F46">
        <w:trPr>
          <w:ins w:id="10733"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4E78F90" w14:textId="77777777" w:rsidR="00A71F46" w:rsidRPr="002062A5" w:rsidRDefault="00A71F46" w:rsidP="00A71F46">
            <w:pPr>
              <w:pStyle w:val="Beschriftung"/>
              <w:rPr>
                <w:ins w:id="10734" w:author="Andreas Kuehne" w:date="2019-05-31T12:40:00Z"/>
                <w:rStyle w:val="Datatype"/>
                <w:b w:val="0"/>
                <w:bCs w:val="0"/>
              </w:rPr>
            </w:pPr>
            <w:ins w:id="10735" w:author="Andreas Kuehne" w:date="2019-05-31T12:40:00Z">
              <w:r w:rsidRPr="002062A5">
                <w:rPr>
                  <w:rStyle w:val="Datatype"/>
                </w:rPr>
                <w:t>verifyManifests</w:t>
              </w:r>
            </w:ins>
          </w:p>
        </w:tc>
        <w:tc>
          <w:tcPr>
            <w:tcW w:w="4675" w:type="dxa"/>
          </w:tcPr>
          <w:p w14:paraId="327B48BA"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736" w:author="Andreas Kuehne" w:date="2019-05-31T12:40:00Z"/>
                <w:rStyle w:val="Datatype"/>
              </w:rPr>
            </w:pPr>
            <w:ins w:id="10737" w:author="Andreas Kuehne" w:date="2019-05-31T12:40:00Z">
              <w:r w:rsidRPr="002062A5">
                <w:rPr>
                  <w:rStyle w:val="Datatype"/>
                </w:rPr>
                <w:t>VerifyManifests</w:t>
              </w:r>
            </w:ins>
          </w:p>
        </w:tc>
      </w:tr>
      <w:tr w:rsidR="00A71F46" w14:paraId="6AB30E3E" w14:textId="77777777" w:rsidTr="00A71F46">
        <w:trPr>
          <w:ins w:id="10738"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0DBC723" w14:textId="77777777" w:rsidR="00A71F46" w:rsidRPr="002062A5" w:rsidRDefault="00A71F46" w:rsidP="00A71F46">
            <w:pPr>
              <w:pStyle w:val="Beschriftung"/>
              <w:rPr>
                <w:ins w:id="10739" w:author="Andreas Kuehne" w:date="2019-05-31T12:40:00Z"/>
                <w:rStyle w:val="Datatype"/>
                <w:b w:val="0"/>
                <w:bCs w:val="0"/>
              </w:rPr>
            </w:pPr>
            <w:ins w:id="10740" w:author="Andreas Kuehne" w:date="2019-05-31T12:40:00Z">
              <w:r w:rsidRPr="002062A5">
                <w:rPr>
                  <w:rStyle w:val="Datatype"/>
                </w:rPr>
                <w:t>whichData</w:t>
              </w:r>
            </w:ins>
          </w:p>
        </w:tc>
        <w:tc>
          <w:tcPr>
            <w:tcW w:w="4675" w:type="dxa"/>
          </w:tcPr>
          <w:p w14:paraId="6A737742"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741" w:author="Andreas Kuehne" w:date="2019-05-31T12:40:00Z"/>
                <w:rStyle w:val="Datatype"/>
              </w:rPr>
            </w:pPr>
            <w:ins w:id="10742" w:author="Andreas Kuehne" w:date="2019-05-31T12:40:00Z">
              <w:r w:rsidRPr="002062A5">
                <w:rPr>
                  <w:rStyle w:val="Datatype"/>
                </w:rPr>
                <w:t>WhichData</w:t>
              </w:r>
            </w:ins>
          </w:p>
        </w:tc>
      </w:tr>
      <w:tr w:rsidR="00A71F46" w14:paraId="40E103BB" w14:textId="77777777" w:rsidTr="00A71F46">
        <w:trPr>
          <w:ins w:id="10743"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236569C" w14:textId="77777777" w:rsidR="00A71F46" w:rsidRPr="002062A5" w:rsidRDefault="00A71F46" w:rsidP="00A71F46">
            <w:pPr>
              <w:pStyle w:val="Beschriftung"/>
              <w:rPr>
                <w:ins w:id="10744" w:author="Andreas Kuehne" w:date="2019-05-31T12:40:00Z"/>
                <w:rStyle w:val="Datatype"/>
                <w:b w:val="0"/>
                <w:bCs w:val="0"/>
              </w:rPr>
            </w:pPr>
            <w:ins w:id="10745" w:author="Andreas Kuehne" w:date="2019-05-31T12:40:00Z">
              <w:r w:rsidRPr="002062A5">
                <w:rPr>
                  <w:rStyle w:val="Datatype"/>
                </w:rPr>
                <w:t>whichDoc</w:t>
              </w:r>
            </w:ins>
          </w:p>
        </w:tc>
        <w:tc>
          <w:tcPr>
            <w:tcW w:w="4675" w:type="dxa"/>
          </w:tcPr>
          <w:p w14:paraId="29A582B4"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746" w:author="Andreas Kuehne" w:date="2019-05-31T12:40:00Z"/>
                <w:rStyle w:val="Datatype"/>
              </w:rPr>
            </w:pPr>
            <w:ins w:id="10747" w:author="Andreas Kuehne" w:date="2019-05-31T12:40:00Z">
              <w:r w:rsidRPr="002062A5">
                <w:rPr>
                  <w:rStyle w:val="Datatype"/>
                </w:rPr>
                <w:t>WhichDoc</w:t>
              </w:r>
            </w:ins>
          </w:p>
          <w:p w14:paraId="4D93F9BF"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748" w:author="Andreas Kuehne" w:date="2019-05-31T12:40:00Z"/>
                <w:rStyle w:val="Datatype"/>
              </w:rPr>
            </w:pPr>
            <w:ins w:id="10749" w:author="Andreas Kuehne" w:date="2019-05-31T12:40:00Z">
              <w:r w:rsidRPr="002062A5">
                <w:rPr>
                  <w:rStyle w:val="Datatype"/>
                </w:rPr>
                <w:t>WhichDocument</w:t>
              </w:r>
            </w:ins>
          </w:p>
        </w:tc>
      </w:tr>
      <w:tr w:rsidR="00A71F46" w14:paraId="190B1CEE" w14:textId="77777777" w:rsidTr="00A71F46">
        <w:trPr>
          <w:ins w:id="1075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358F3A1" w14:textId="77777777" w:rsidR="00A71F46" w:rsidRPr="002062A5" w:rsidRDefault="00A71F46" w:rsidP="00A71F46">
            <w:pPr>
              <w:pStyle w:val="Beschriftung"/>
              <w:rPr>
                <w:ins w:id="10751" w:author="Andreas Kuehne" w:date="2019-05-31T12:40:00Z"/>
                <w:rStyle w:val="Datatype"/>
                <w:b w:val="0"/>
                <w:bCs w:val="0"/>
              </w:rPr>
            </w:pPr>
            <w:ins w:id="10752" w:author="Andreas Kuehne" w:date="2019-05-31T12:40:00Z">
              <w:r w:rsidRPr="002062A5">
                <w:rPr>
                  <w:rStyle w:val="Datatype"/>
                </w:rPr>
                <w:t>whichRef</w:t>
              </w:r>
            </w:ins>
          </w:p>
        </w:tc>
        <w:tc>
          <w:tcPr>
            <w:tcW w:w="4675" w:type="dxa"/>
          </w:tcPr>
          <w:p w14:paraId="56872108"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753" w:author="Andreas Kuehne" w:date="2019-05-31T12:40:00Z"/>
                <w:rStyle w:val="Datatype"/>
              </w:rPr>
            </w:pPr>
            <w:ins w:id="10754" w:author="Andreas Kuehne" w:date="2019-05-31T12:40:00Z">
              <w:r w:rsidRPr="002062A5">
                <w:rPr>
                  <w:rStyle w:val="Datatype"/>
                </w:rPr>
                <w:t>WhichReference</w:t>
              </w:r>
            </w:ins>
          </w:p>
        </w:tc>
      </w:tr>
      <w:tr w:rsidR="00A71F46" w14:paraId="3BBED83D" w14:textId="77777777" w:rsidTr="00A71F46">
        <w:trPr>
          <w:ins w:id="1075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A6194F3" w14:textId="77777777" w:rsidR="00A71F46" w:rsidRPr="002062A5" w:rsidRDefault="00A71F46" w:rsidP="00A71F46">
            <w:pPr>
              <w:pStyle w:val="Beschriftung"/>
              <w:rPr>
                <w:ins w:id="10756" w:author="Andreas Kuehne" w:date="2019-05-31T12:40:00Z"/>
                <w:rStyle w:val="Datatype"/>
                <w:b w:val="0"/>
                <w:bCs w:val="0"/>
              </w:rPr>
            </w:pPr>
            <w:ins w:id="10757" w:author="Andreas Kuehne" w:date="2019-05-31T12:40:00Z">
              <w:r w:rsidRPr="002062A5">
                <w:rPr>
                  <w:rStyle w:val="Datatype"/>
                </w:rPr>
                <w:t>x509Digest</w:t>
              </w:r>
            </w:ins>
          </w:p>
        </w:tc>
        <w:tc>
          <w:tcPr>
            <w:tcW w:w="4675" w:type="dxa"/>
          </w:tcPr>
          <w:p w14:paraId="6C9C1AD9"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758" w:author="Andreas Kuehne" w:date="2019-05-31T12:40:00Z"/>
                <w:rStyle w:val="Datatype"/>
              </w:rPr>
            </w:pPr>
            <w:ins w:id="10759" w:author="Andreas Kuehne" w:date="2019-05-31T12:40:00Z">
              <w:r w:rsidRPr="002062A5">
                <w:rPr>
                  <w:rStyle w:val="Datatype"/>
                </w:rPr>
                <w:t>X509Digest</w:t>
              </w:r>
            </w:ins>
          </w:p>
        </w:tc>
      </w:tr>
      <w:tr w:rsidR="00A71F46" w14:paraId="5606D763" w14:textId="77777777" w:rsidTr="00A71F46">
        <w:trPr>
          <w:ins w:id="1076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37A7B19" w14:textId="77777777" w:rsidR="00A71F46" w:rsidRPr="002062A5" w:rsidRDefault="00A71F46" w:rsidP="00A71F46">
            <w:pPr>
              <w:pStyle w:val="Beschriftung"/>
              <w:rPr>
                <w:ins w:id="10761" w:author="Andreas Kuehne" w:date="2019-05-31T12:40:00Z"/>
                <w:rStyle w:val="Datatype"/>
                <w:b w:val="0"/>
                <w:bCs w:val="0"/>
              </w:rPr>
            </w:pPr>
            <w:ins w:id="10762" w:author="Andreas Kuehne" w:date="2019-05-31T12:40:00Z">
              <w:r w:rsidRPr="002062A5">
                <w:rPr>
                  <w:rStyle w:val="Datatype"/>
                </w:rPr>
                <w:t>xPath</w:t>
              </w:r>
            </w:ins>
          </w:p>
        </w:tc>
        <w:tc>
          <w:tcPr>
            <w:tcW w:w="4675" w:type="dxa"/>
          </w:tcPr>
          <w:p w14:paraId="2CD126E1"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763" w:author="Andreas Kuehne" w:date="2019-05-31T12:40:00Z"/>
                <w:rStyle w:val="Datatype"/>
              </w:rPr>
            </w:pPr>
            <w:ins w:id="10764" w:author="Andreas Kuehne" w:date="2019-05-31T12:40:00Z">
              <w:r w:rsidRPr="002062A5">
                <w:rPr>
                  <w:rStyle w:val="Datatype"/>
                </w:rPr>
                <w:t>XPath</w:t>
              </w:r>
            </w:ins>
          </w:p>
          <w:p w14:paraId="6ECD5370"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765" w:author="Andreas Kuehne" w:date="2019-05-31T12:40:00Z"/>
                <w:rStyle w:val="Datatype"/>
              </w:rPr>
            </w:pPr>
            <w:ins w:id="10766" w:author="Andreas Kuehne" w:date="2019-05-31T12:40:00Z">
              <w:r w:rsidRPr="002062A5">
                <w:rPr>
                  <w:rStyle w:val="Datatype"/>
                </w:rPr>
                <w:t>ReferenceXpath</w:t>
              </w:r>
            </w:ins>
          </w:p>
        </w:tc>
      </w:tr>
      <w:tr w:rsidR="00A71F46" w14:paraId="222B98C0" w14:textId="77777777" w:rsidTr="00A71F46">
        <w:trPr>
          <w:ins w:id="10767"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F81D9CA" w14:textId="77777777" w:rsidR="00A71F46" w:rsidRPr="002062A5" w:rsidRDefault="00A71F46" w:rsidP="00A71F46">
            <w:pPr>
              <w:pStyle w:val="Beschriftung"/>
              <w:rPr>
                <w:ins w:id="10768" w:author="Andreas Kuehne" w:date="2019-05-31T12:40:00Z"/>
                <w:rStyle w:val="Datatype"/>
                <w:b w:val="0"/>
                <w:bCs w:val="0"/>
              </w:rPr>
            </w:pPr>
            <w:ins w:id="10769" w:author="Andreas Kuehne" w:date="2019-05-31T12:40:00Z">
              <w:r w:rsidRPr="002062A5">
                <w:rPr>
                  <w:rStyle w:val="Datatype"/>
                </w:rPr>
                <w:t>xPathAfter</w:t>
              </w:r>
            </w:ins>
          </w:p>
        </w:tc>
        <w:tc>
          <w:tcPr>
            <w:tcW w:w="4675" w:type="dxa"/>
          </w:tcPr>
          <w:p w14:paraId="138CF8A5"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770" w:author="Andreas Kuehne" w:date="2019-05-31T12:40:00Z"/>
                <w:rStyle w:val="Datatype"/>
              </w:rPr>
            </w:pPr>
            <w:ins w:id="10771" w:author="Andreas Kuehne" w:date="2019-05-31T12:40:00Z">
              <w:r w:rsidRPr="002062A5">
                <w:rPr>
                  <w:rStyle w:val="Datatype"/>
                </w:rPr>
                <w:t>XPathAfter</w:t>
              </w:r>
            </w:ins>
          </w:p>
        </w:tc>
      </w:tr>
      <w:tr w:rsidR="00A71F46" w14:paraId="4F5C4314" w14:textId="77777777" w:rsidTr="00A71F46">
        <w:trPr>
          <w:ins w:id="10772"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D8FCA2C" w14:textId="77777777" w:rsidR="00A71F46" w:rsidRPr="002062A5" w:rsidRDefault="00A71F46" w:rsidP="00A71F46">
            <w:pPr>
              <w:pStyle w:val="Beschriftung"/>
              <w:rPr>
                <w:ins w:id="10773" w:author="Andreas Kuehne" w:date="2019-05-31T12:40:00Z"/>
                <w:rStyle w:val="Datatype"/>
                <w:b w:val="0"/>
                <w:bCs w:val="0"/>
              </w:rPr>
            </w:pPr>
            <w:ins w:id="10774" w:author="Andreas Kuehne" w:date="2019-05-31T12:40:00Z">
              <w:r w:rsidRPr="002062A5">
                <w:rPr>
                  <w:rStyle w:val="Datatype"/>
                </w:rPr>
                <w:t>xPathFirstChildOf</w:t>
              </w:r>
            </w:ins>
          </w:p>
        </w:tc>
        <w:tc>
          <w:tcPr>
            <w:tcW w:w="4675" w:type="dxa"/>
          </w:tcPr>
          <w:p w14:paraId="104C04AE"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775" w:author="Andreas Kuehne" w:date="2019-05-31T12:40:00Z"/>
                <w:rStyle w:val="Datatype"/>
              </w:rPr>
            </w:pPr>
            <w:ins w:id="10776" w:author="Andreas Kuehne" w:date="2019-05-31T12:40:00Z">
              <w:r w:rsidRPr="002062A5">
                <w:rPr>
                  <w:rStyle w:val="Datatype"/>
                </w:rPr>
                <w:t>XPathFirstChildOf</w:t>
              </w:r>
            </w:ins>
          </w:p>
        </w:tc>
      </w:tr>
      <w:tr w:rsidR="00A71F46" w14:paraId="0146F7C0" w14:textId="77777777" w:rsidTr="00A71F46">
        <w:trPr>
          <w:ins w:id="10777"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1863521" w14:textId="77777777" w:rsidR="00A71F46" w:rsidRPr="002062A5" w:rsidRDefault="00A71F46" w:rsidP="00A71F46">
            <w:pPr>
              <w:pStyle w:val="Beschriftung"/>
              <w:rPr>
                <w:ins w:id="10778" w:author="Andreas Kuehne" w:date="2019-05-31T12:40:00Z"/>
                <w:rStyle w:val="Datatype"/>
                <w:b w:val="0"/>
                <w:bCs w:val="0"/>
              </w:rPr>
            </w:pPr>
            <w:ins w:id="10779" w:author="Andreas Kuehne" w:date="2019-05-31T12:40:00Z">
              <w:r w:rsidRPr="002062A5">
                <w:rPr>
                  <w:rStyle w:val="Datatype"/>
                </w:rPr>
                <w:t>xPathQual</w:t>
              </w:r>
            </w:ins>
          </w:p>
        </w:tc>
        <w:tc>
          <w:tcPr>
            <w:tcW w:w="4675" w:type="dxa"/>
          </w:tcPr>
          <w:p w14:paraId="34B0E4D1"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780" w:author="Andreas Kuehne" w:date="2019-05-31T12:40:00Z"/>
                <w:rStyle w:val="Datatype"/>
              </w:rPr>
            </w:pPr>
            <w:ins w:id="10781" w:author="Andreas Kuehne" w:date="2019-05-31T12:40:00Z">
              <w:r w:rsidRPr="002062A5">
                <w:rPr>
                  <w:rStyle w:val="Datatype"/>
                </w:rPr>
                <w:t>XPathQualifier</w:t>
              </w:r>
            </w:ins>
          </w:p>
        </w:tc>
      </w:tr>
    </w:tbl>
    <w:p w14:paraId="1A9B41B7" w14:textId="77777777" w:rsidR="00A71F46" w:rsidRDefault="00A71F46" w:rsidP="00A71F46">
      <w:pPr>
        <w:rPr>
          <w:ins w:id="10782" w:author="Andreas Kuehne" w:date="2019-05-31T12:40:00Z"/>
        </w:rPr>
      </w:pPr>
    </w:p>
    <w:p w14:paraId="5134CF77" w14:textId="77777777" w:rsidR="00A71F46" w:rsidRDefault="00A71F46" w:rsidP="00A71F46">
      <w:pPr>
        <w:rPr>
          <w:ins w:id="10783" w:author="Andreas Kuehne" w:date="2019-05-31T12:40:00Z"/>
        </w:rPr>
      </w:pPr>
      <w:ins w:id="10784" w:author="Andreas Kuehne" w:date="2019-05-31T12:40:00Z">
        <w:r>
          <w:t>The subsequent table allows to find the abbreviated JSON member names for a given element name.</w:t>
        </w:r>
      </w:ins>
    </w:p>
    <w:tbl>
      <w:tblPr>
        <w:tblStyle w:val="Gitternetztabelle1hell1"/>
        <w:tblW w:w="0" w:type="auto"/>
        <w:tblLook w:val="04A0" w:firstRow="1" w:lastRow="0" w:firstColumn="1" w:lastColumn="0" w:noHBand="0" w:noVBand="1"/>
      </w:tblPr>
      <w:tblGrid>
        <w:gridCol w:w="4675"/>
        <w:gridCol w:w="4675"/>
      </w:tblGrid>
      <w:tr w:rsidR="00A71F46" w14:paraId="279EA49F" w14:textId="77777777" w:rsidTr="00A71F46">
        <w:trPr>
          <w:cnfStyle w:val="100000000000" w:firstRow="1" w:lastRow="0" w:firstColumn="0" w:lastColumn="0" w:oddVBand="0" w:evenVBand="0" w:oddHBand="0" w:evenHBand="0" w:firstRowFirstColumn="0" w:firstRowLastColumn="0" w:lastRowFirstColumn="0" w:lastRowLastColumn="0"/>
          <w:ins w:id="1078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207E03B" w14:textId="77777777" w:rsidR="00A71F46" w:rsidRDefault="00A71F46" w:rsidP="00A71F46">
            <w:pPr>
              <w:pStyle w:val="Beschriftung"/>
              <w:rPr>
                <w:ins w:id="10786" w:author="Andreas Kuehne" w:date="2019-05-31T12:40:00Z"/>
              </w:rPr>
            </w:pPr>
            <w:ins w:id="10787" w:author="Andreas Kuehne" w:date="2019-05-31T12:40:00Z">
              <w:r>
                <w:t>Element</w:t>
              </w:r>
            </w:ins>
          </w:p>
        </w:tc>
        <w:tc>
          <w:tcPr>
            <w:tcW w:w="4675" w:type="dxa"/>
          </w:tcPr>
          <w:p w14:paraId="3332316B"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rPr>
                <w:ins w:id="10788" w:author="Andreas Kuehne" w:date="2019-05-31T12:40:00Z"/>
              </w:rPr>
            </w:pPr>
            <w:ins w:id="10789" w:author="Andreas Kuehne" w:date="2019-05-31T12:40:00Z">
              <w:r>
                <w:t>Implementing JSON member name</w:t>
              </w:r>
            </w:ins>
          </w:p>
        </w:tc>
      </w:tr>
      <w:tr w:rsidR="00A71F46" w14:paraId="08707C26" w14:textId="77777777" w:rsidTr="00A71F46">
        <w:trPr>
          <w:ins w:id="1079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C1E3DEF" w14:textId="77777777" w:rsidR="00A71F46" w:rsidRPr="002062A5" w:rsidRDefault="00A71F46" w:rsidP="00A71F46">
            <w:pPr>
              <w:pStyle w:val="Beschriftung"/>
              <w:rPr>
                <w:ins w:id="10791" w:author="Andreas Kuehne" w:date="2019-05-31T12:40:00Z"/>
                <w:rStyle w:val="Datatype"/>
                <w:b w:val="0"/>
                <w:bCs w:val="0"/>
              </w:rPr>
            </w:pPr>
            <w:ins w:id="10792" w:author="Andreas Kuehne" w:date="2019-05-31T12:40:00Z">
              <w:r w:rsidRPr="002062A5">
                <w:rPr>
                  <w:rStyle w:val="Datatype"/>
                </w:rPr>
                <w:t>AdditionalKeyInfo</w:t>
              </w:r>
            </w:ins>
          </w:p>
        </w:tc>
        <w:tc>
          <w:tcPr>
            <w:tcW w:w="4675" w:type="dxa"/>
          </w:tcPr>
          <w:p w14:paraId="7F3AA8F3"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793" w:author="Andreas Kuehne" w:date="2019-05-31T12:40:00Z"/>
                <w:rStyle w:val="Datatype"/>
              </w:rPr>
            </w:pPr>
            <w:ins w:id="10794" w:author="Andreas Kuehne" w:date="2019-05-31T12:40:00Z">
              <w:r w:rsidRPr="002062A5">
                <w:rPr>
                  <w:rStyle w:val="Datatype"/>
                </w:rPr>
                <w:t>addKeyInfo</w:t>
              </w:r>
            </w:ins>
          </w:p>
        </w:tc>
      </w:tr>
      <w:tr w:rsidR="00A71F46" w14:paraId="22A4FA29" w14:textId="77777777" w:rsidTr="00A71F46">
        <w:trPr>
          <w:ins w:id="1079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E5779AC" w14:textId="77777777" w:rsidR="00A71F46" w:rsidRPr="002062A5" w:rsidRDefault="00A71F46" w:rsidP="00A71F46">
            <w:pPr>
              <w:pStyle w:val="Beschriftung"/>
              <w:rPr>
                <w:ins w:id="10796" w:author="Andreas Kuehne" w:date="2019-05-31T12:40:00Z"/>
                <w:rStyle w:val="Datatype"/>
                <w:b w:val="0"/>
                <w:bCs w:val="0"/>
              </w:rPr>
            </w:pPr>
            <w:ins w:id="10797" w:author="Andreas Kuehne" w:date="2019-05-31T12:40:00Z">
              <w:r w:rsidRPr="002062A5">
                <w:rPr>
                  <w:rStyle w:val="Datatype"/>
                </w:rPr>
                <w:t>AdditionalTimeInfo</w:t>
              </w:r>
            </w:ins>
          </w:p>
        </w:tc>
        <w:tc>
          <w:tcPr>
            <w:tcW w:w="4675" w:type="dxa"/>
          </w:tcPr>
          <w:p w14:paraId="5CE39A58"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798" w:author="Andreas Kuehne" w:date="2019-05-31T12:40:00Z"/>
                <w:rStyle w:val="Datatype"/>
              </w:rPr>
            </w:pPr>
            <w:ins w:id="10799" w:author="Andreas Kuehne" w:date="2019-05-31T12:40:00Z">
              <w:r w:rsidRPr="002062A5">
                <w:rPr>
                  <w:rStyle w:val="Datatype"/>
                </w:rPr>
                <w:t>additionalTimeInfo</w:t>
              </w:r>
            </w:ins>
          </w:p>
        </w:tc>
      </w:tr>
      <w:tr w:rsidR="00A71F46" w14:paraId="5F2DFA2E" w14:textId="77777777" w:rsidTr="00A71F46">
        <w:trPr>
          <w:ins w:id="1080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E1DC8B8" w14:textId="77777777" w:rsidR="00A71F46" w:rsidRPr="002062A5" w:rsidRDefault="00A71F46" w:rsidP="00A71F46">
            <w:pPr>
              <w:pStyle w:val="Beschriftung"/>
              <w:rPr>
                <w:ins w:id="10801" w:author="Andreas Kuehne" w:date="2019-05-31T12:40:00Z"/>
                <w:rStyle w:val="Datatype"/>
                <w:b w:val="0"/>
                <w:bCs w:val="0"/>
              </w:rPr>
            </w:pPr>
            <w:ins w:id="10802" w:author="Andreas Kuehne" w:date="2019-05-31T12:40:00Z">
              <w:r w:rsidRPr="002062A5">
                <w:rPr>
                  <w:rStyle w:val="Datatype"/>
                </w:rPr>
                <w:t>Algorithm</w:t>
              </w:r>
            </w:ins>
          </w:p>
        </w:tc>
        <w:tc>
          <w:tcPr>
            <w:tcW w:w="4675" w:type="dxa"/>
          </w:tcPr>
          <w:p w14:paraId="47A9FBCE"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803" w:author="Andreas Kuehne" w:date="2019-05-31T12:40:00Z"/>
                <w:rStyle w:val="Datatype"/>
              </w:rPr>
            </w:pPr>
            <w:ins w:id="10804" w:author="Andreas Kuehne" w:date="2019-05-31T12:40:00Z">
              <w:r w:rsidRPr="002062A5">
                <w:rPr>
                  <w:rStyle w:val="Datatype"/>
                </w:rPr>
                <w:t>alg</w:t>
              </w:r>
            </w:ins>
          </w:p>
        </w:tc>
      </w:tr>
      <w:tr w:rsidR="00A71F46" w14:paraId="4D4A4C10" w14:textId="77777777" w:rsidTr="00A71F46">
        <w:trPr>
          <w:ins w:id="1080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1E3A995" w14:textId="77777777" w:rsidR="00A71F46" w:rsidRPr="002062A5" w:rsidRDefault="00A71F46" w:rsidP="00A71F46">
            <w:pPr>
              <w:pStyle w:val="Beschriftung"/>
              <w:rPr>
                <w:ins w:id="10806" w:author="Andreas Kuehne" w:date="2019-05-31T12:40:00Z"/>
                <w:rStyle w:val="Datatype"/>
                <w:b w:val="0"/>
                <w:bCs w:val="0"/>
              </w:rPr>
            </w:pPr>
            <w:ins w:id="10807" w:author="Andreas Kuehne" w:date="2019-05-31T12:40:00Z">
              <w:r w:rsidRPr="002062A5">
                <w:rPr>
                  <w:rStyle w:val="Datatype"/>
                </w:rPr>
                <w:t>AppliedProfile</w:t>
              </w:r>
            </w:ins>
          </w:p>
        </w:tc>
        <w:tc>
          <w:tcPr>
            <w:tcW w:w="4675" w:type="dxa"/>
          </w:tcPr>
          <w:p w14:paraId="15ED57B4"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808" w:author="Andreas Kuehne" w:date="2019-05-31T12:40:00Z"/>
                <w:rStyle w:val="Datatype"/>
              </w:rPr>
            </w:pPr>
            <w:ins w:id="10809" w:author="Andreas Kuehne" w:date="2019-05-31T12:40:00Z">
              <w:r w:rsidRPr="002062A5">
                <w:rPr>
                  <w:rStyle w:val="Datatype"/>
                </w:rPr>
                <w:t>profile</w:t>
              </w:r>
            </w:ins>
          </w:p>
        </w:tc>
      </w:tr>
      <w:tr w:rsidR="00A71F46" w14:paraId="7BE29AB9" w14:textId="77777777" w:rsidTr="00A71F46">
        <w:trPr>
          <w:ins w:id="1081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654F115" w14:textId="77777777" w:rsidR="00A71F46" w:rsidRPr="002062A5" w:rsidRDefault="00A71F46" w:rsidP="00A71F46">
            <w:pPr>
              <w:pStyle w:val="Beschriftung"/>
              <w:rPr>
                <w:ins w:id="10811" w:author="Andreas Kuehne" w:date="2019-05-31T12:40:00Z"/>
                <w:rStyle w:val="Datatype"/>
                <w:b w:val="0"/>
                <w:bCs w:val="0"/>
              </w:rPr>
            </w:pPr>
            <w:ins w:id="10812" w:author="Andreas Kuehne" w:date="2019-05-31T12:40:00Z">
              <w:r w:rsidRPr="002062A5">
                <w:rPr>
                  <w:rStyle w:val="Datatype"/>
                </w:rPr>
                <w:t>AttRef</w:t>
              </w:r>
            </w:ins>
          </w:p>
        </w:tc>
        <w:tc>
          <w:tcPr>
            <w:tcW w:w="4675" w:type="dxa"/>
          </w:tcPr>
          <w:p w14:paraId="73B1825A"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813" w:author="Andreas Kuehne" w:date="2019-05-31T12:40:00Z"/>
                <w:rStyle w:val="Datatype"/>
              </w:rPr>
            </w:pPr>
            <w:ins w:id="10814" w:author="Andreas Kuehne" w:date="2019-05-31T12:40:00Z">
              <w:r w:rsidRPr="002062A5">
                <w:rPr>
                  <w:rStyle w:val="Datatype"/>
                </w:rPr>
                <w:t>attRef</w:t>
              </w:r>
            </w:ins>
          </w:p>
        </w:tc>
      </w:tr>
      <w:tr w:rsidR="00A71F46" w14:paraId="7E43FB9C" w14:textId="77777777" w:rsidTr="00A71F46">
        <w:trPr>
          <w:ins w:id="1081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F5697EE" w14:textId="77777777" w:rsidR="00A71F46" w:rsidRPr="002062A5" w:rsidRDefault="00A71F46" w:rsidP="00A71F46">
            <w:pPr>
              <w:pStyle w:val="Beschriftung"/>
              <w:rPr>
                <w:ins w:id="10816" w:author="Andreas Kuehne" w:date="2019-05-31T12:40:00Z"/>
                <w:rStyle w:val="Datatype"/>
                <w:b w:val="0"/>
                <w:bCs w:val="0"/>
              </w:rPr>
            </w:pPr>
            <w:ins w:id="10817" w:author="Andreas Kuehne" w:date="2019-05-31T12:40:00Z">
              <w:r w:rsidRPr="002062A5">
                <w:rPr>
                  <w:rStyle w:val="Datatype"/>
                </w:rPr>
                <w:t>AttRefURI</w:t>
              </w:r>
            </w:ins>
          </w:p>
        </w:tc>
        <w:tc>
          <w:tcPr>
            <w:tcW w:w="4675" w:type="dxa"/>
          </w:tcPr>
          <w:p w14:paraId="780F4E83"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818" w:author="Andreas Kuehne" w:date="2019-05-31T12:40:00Z"/>
                <w:rStyle w:val="Datatype"/>
              </w:rPr>
            </w:pPr>
            <w:ins w:id="10819" w:author="Andreas Kuehne" w:date="2019-05-31T12:40:00Z">
              <w:r w:rsidRPr="002062A5">
                <w:rPr>
                  <w:rStyle w:val="Datatype"/>
                </w:rPr>
                <w:t>attURI</w:t>
              </w:r>
            </w:ins>
          </w:p>
        </w:tc>
      </w:tr>
      <w:tr w:rsidR="00A71F46" w14:paraId="2C2C588F" w14:textId="77777777" w:rsidTr="00A71F46">
        <w:trPr>
          <w:ins w:id="1082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11891FA" w14:textId="77777777" w:rsidR="00A71F46" w:rsidRPr="002062A5" w:rsidRDefault="00A71F46" w:rsidP="00A71F46">
            <w:pPr>
              <w:pStyle w:val="Beschriftung"/>
              <w:rPr>
                <w:ins w:id="10821" w:author="Andreas Kuehne" w:date="2019-05-31T12:40:00Z"/>
                <w:rStyle w:val="Datatype"/>
                <w:b w:val="0"/>
                <w:bCs w:val="0"/>
              </w:rPr>
            </w:pPr>
            <w:ins w:id="10822" w:author="Andreas Kuehne" w:date="2019-05-31T12:40:00Z">
              <w:r w:rsidRPr="002062A5">
                <w:rPr>
                  <w:rStyle w:val="Datatype"/>
                </w:rPr>
                <w:t>AugmentedSignature</w:t>
              </w:r>
            </w:ins>
          </w:p>
        </w:tc>
        <w:tc>
          <w:tcPr>
            <w:tcW w:w="4675" w:type="dxa"/>
          </w:tcPr>
          <w:p w14:paraId="76A4D27F"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823" w:author="Andreas Kuehne" w:date="2019-05-31T12:40:00Z"/>
                <w:rStyle w:val="Datatype"/>
              </w:rPr>
            </w:pPr>
            <w:ins w:id="10824" w:author="Andreas Kuehne" w:date="2019-05-31T12:40:00Z">
              <w:r w:rsidRPr="002062A5">
                <w:rPr>
                  <w:rStyle w:val="Datatype"/>
                </w:rPr>
                <w:t>augSig</w:t>
              </w:r>
            </w:ins>
          </w:p>
        </w:tc>
      </w:tr>
      <w:tr w:rsidR="00A71F46" w14:paraId="335EA3E9" w14:textId="77777777" w:rsidTr="00A71F46">
        <w:trPr>
          <w:ins w:id="1082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C4E3AB2" w14:textId="77777777" w:rsidR="00A71F46" w:rsidRPr="002062A5" w:rsidRDefault="00A71F46" w:rsidP="00A71F46">
            <w:pPr>
              <w:pStyle w:val="Beschriftung"/>
              <w:rPr>
                <w:ins w:id="10826" w:author="Andreas Kuehne" w:date="2019-05-31T12:40:00Z"/>
                <w:rStyle w:val="Datatype"/>
                <w:b w:val="0"/>
                <w:bCs w:val="0"/>
              </w:rPr>
            </w:pPr>
            <w:ins w:id="10827" w:author="Andreas Kuehne" w:date="2019-05-31T12:40:00Z">
              <w:r w:rsidRPr="002062A5">
                <w:rPr>
                  <w:rStyle w:val="Datatype"/>
                </w:rPr>
                <w:t>Base64Content</w:t>
              </w:r>
            </w:ins>
          </w:p>
        </w:tc>
        <w:tc>
          <w:tcPr>
            <w:tcW w:w="4675" w:type="dxa"/>
          </w:tcPr>
          <w:p w14:paraId="202E82DA"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828" w:author="Andreas Kuehne" w:date="2019-05-31T12:40:00Z"/>
                <w:rStyle w:val="Datatype"/>
              </w:rPr>
            </w:pPr>
            <w:ins w:id="10829" w:author="Andreas Kuehne" w:date="2019-05-31T12:40:00Z">
              <w:r w:rsidRPr="002062A5">
                <w:rPr>
                  <w:rStyle w:val="Datatype"/>
                </w:rPr>
                <w:t>b64Content</w:t>
              </w:r>
            </w:ins>
          </w:p>
        </w:tc>
      </w:tr>
      <w:tr w:rsidR="00A71F46" w14:paraId="12C79561" w14:textId="77777777" w:rsidTr="00A71F46">
        <w:trPr>
          <w:ins w:id="1083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0C2FCC2" w14:textId="77777777" w:rsidR="00A71F46" w:rsidRPr="002062A5" w:rsidRDefault="00A71F46" w:rsidP="00A71F46">
            <w:pPr>
              <w:pStyle w:val="Beschriftung"/>
              <w:rPr>
                <w:ins w:id="10831" w:author="Andreas Kuehne" w:date="2019-05-31T12:40:00Z"/>
                <w:rStyle w:val="Datatype"/>
                <w:b w:val="0"/>
                <w:bCs w:val="0"/>
              </w:rPr>
            </w:pPr>
            <w:ins w:id="10832" w:author="Andreas Kuehne" w:date="2019-05-31T12:40:00Z">
              <w:r w:rsidRPr="002062A5">
                <w:rPr>
                  <w:rStyle w:val="Datatype"/>
                </w:rPr>
                <w:t>Base64Data</w:t>
              </w:r>
            </w:ins>
          </w:p>
        </w:tc>
        <w:tc>
          <w:tcPr>
            <w:tcW w:w="4675" w:type="dxa"/>
          </w:tcPr>
          <w:p w14:paraId="63677385"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833" w:author="Andreas Kuehne" w:date="2019-05-31T12:40:00Z"/>
                <w:rStyle w:val="Datatype"/>
              </w:rPr>
            </w:pPr>
            <w:ins w:id="10834" w:author="Andreas Kuehne" w:date="2019-05-31T12:40:00Z">
              <w:r w:rsidRPr="002062A5">
                <w:rPr>
                  <w:rStyle w:val="Datatype"/>
                </w:rPr>
                <w:t>b64Data</w:t>
              </w:r>
            </w:ins>
          </w:p>
        </w:tc>
      </w:tr>
      <w:tr w:rsidR="00A71F46" w14:paraId="0BA04837" w14:textId="77777777" w:rsidTr="00A71F46">
        <w:trPr>
          <w:ins w:id="1083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DBA5879" w14:textId="77777777" w:rsidR="00A71F46" w:rsidRPr="002062A5" w:rsidRDefault="00A71F46" w:rsidP="00A71F46">
            <w:pPr>
              <w:pStyle w:val="Beschriftung"/>
              <w:rPr>
                <w:ins w:id="10836" w:author="Andreas Kuehne" w:date="2019-05-31T12:40:00Z"/>
                <w:rStyle w:val="Datatype"/>
                <w:b w:val="0"/>
                <w:bCs w:val="0"/>
              </w:rPr>
            </w:pPr>
            <w:ins w:id="10837" w:author="Andreas Kuehne" w:date="2019-05-31T12:40:00Z">
              <w:r w:rsidRPr="002062A5">
                <w:rPr>
                  <w:rStyle w:val="Datatype"/>
                </w:rPr>
                <w:t>Base64Signature</w:t>
              </w:r>
            </w:ins>
          </w:p>
        </w:tc>
        <w:tc>
          <w:tcPr>
            <w:tcW w:w="4675" w:type="dxa"/>
          </w:tcPr>
          <w:p w14:paraId="40E0D035"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838" w:author="Andreas Kuehne" w:date="2019-05-31T12:40:00Z"/>
                <w:rStyle w:val="Datatype"/>
              </w:rPr>
            </w:pPr>
            <w:ins w:id="10839" w:author="Andreas Kuehne" w:date="2019-05-31T12:40:00Z">
              <w:r w:rsidRPr="002062A5">
                <w:rPr>
                  <w:rStyle w:val="Datatype"/>
                </w:rPr>
                <w:t>b64Sig</w:t>
              </w:r>
            </w:ins>
          </w:p>
        </w:tc>
      </w:tr>
      <w:tr w:rsidR="00A71F46" w14:paraId="4D22CFF9" w14:textId="77777777" w:rsidTr="00A71F46">
        <w:trPr>
          <w:ins w:id="1084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EFF19FC" w14:textId="77777777" w:rsidR="00A71F46" w:rsidRPr="002062A5" w:rsidRDefault="00A71F46" w:rsidP="00A71F46">
            <w:pPr>
              <w:pStyle w:val="Beschriftung"/>
              <w:rPr>
                <w:ins w:id="10841" w:author="Andreas Kuehne" w:date="2019-05-31T12:40:00Z"/>
                <w:rStyle w:val="Datatype"/>
                <w:b w:val="0"/>
                <w:bCs w:val="0"/>
              </w:rPr>
            </w:pPr>
            <w:ins w:id="10842" w:author="Andreas Kuehne" w:date="2019-05-31T12:40:00Z">
              <w:r w:rsidRPr="002062A5">
                <w:rPr>
                  <w:rStyle w:val="Datatype"/>
                </w:rPr>
                <w:t>ClaimedIdentity</w:t>
              </w:r>
            </w:ins>
          </w:p>
        </w:tc>
        <w:tc>
          <w:tcPr>
            <w:tcW w:w="4675" w:type="dxa"/>
          </w:tcPr>
          <w:p w14:paraId="3B948E45"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843" w:author="Andreas Kuehne" w:date="2019-05-31T12:40:00Z"/>
                <w:rStyle w:val="Datatype"/>
              </w:rPr>
            </w:pPr>
            <w:ins w:id="10844" w:author="Andreas Kuehne" w:date="2019-05-31T12:40:00Z">
              <w:r w:rsidRPr="002062A5">
                <w:rPr>
                  <w:rStyle w:val="Datatype"/>
                </w:rPr>
                <w:t>claimedIdentity</w:t>
              </w:r>
            </w:ins>
          </w:p>
        </w:tc>
      </w:tr>
      <w:tr w:rsidR="00A71F46" w14:paraId="638A46AA" w14:textId="77777777" w:rsidTr="00A71F46">
        <w:trPr>
          <w:ins w:id="1084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B91544E" w14:textId="77777777" w:rsidR="00A71F46" w:rsidRPr="002062A5" w:rsidRDefault="00A71F46" w:rsidP="00A71F46">
            <w:pPr>
              <w:pStyle w:val="Beschriftung"/>
              <w:rPr>
                <w:ins w:id="10846" w:author="Andreas Kuehne" w:date="2019-05-31T12:40:00Z"/>
                <w:rStyle w:val="Datatype"/>
                <w:b w:val="0"/>
                <w:bCs w:val="0"/>
              </w:rPr>
            </w:pPr>
            <w:ins w:id="10847" w:author="Andreas Kuehne" w:date="2019-05-31T12:40:00Z">
              <w:r w:rsidRPr="002062A5">
                <w:rPr>
                  <w:rStyle w:val="Datatype"/>
                </w:rPr>
                <w:t>Code</w:t>
              </w:r>
            </w:ins>
          </w:p>
        </w:tc>
        <w:tc>
          <w:tcPr>
            <w:tcW w:w="4675" w:type="dxa"/>
          </w:tcPr>
          <w:p w14:paraId="215C0DCD"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848" w:author="Andreas Kuehne" w:date="2019-05-31T12:40:00Z"/>
                <w:rStyle w:val="Datatype"/>
              </w:rPr>
            </w:pPr>
            <w:ins w:id="10849" w:author="Andreas Kuehne" w:date="2019-05-31T12:40:00Z">
              <w:r w:rsidRPr="002062A5">
                <w:rPr>
                  <w:rStyle w:val="Datatype"/>
                </w:rPr>
                <w:t>code</w:t>
              </w:r>
            </w:ins>
          </w:p>
        </w:tc>
      </w:tr>
      <w:tr w:rsidR="00A71F46" w14:paraId="592BC797" w14:textId="77777777" w:rsidTr="00A71F46">
        <w:trPr>
          <w:ins w:id="1085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AC5D5C1" w14:textId="77777777" w:rsidR="00A71F46" w:rsidRPr="002062A5" w:rsidRDefault="00A71F46" w:rsidP="00A71F46">
            <w:pPr>
              <w:pStyle w:val="Beschriftung"/>
              <w:rPr>
                <w:ins w:id="10851" w:author="Andreas Kuehne" w:date="2019-05-31T12:40:00Z"/>
                <w:rStyle w:val="Datatype"/>
                <w:b w:val="0"/>
                <w:bCs w:val="0"/>
              </w:rPr>
            </w:pPr>
            <w:ins w:id="10852" w:author="Andreas Kuehne" w:date="2019-05-31T12:40:00Z">
              <w:r w:rsidRPr="002062A5">
                <w:rPr>
                  <w:rStyle w:val="Datatype"/>
                </w:rPr>
                <w:t>CreateEnvelopedSignature</w:t>
              </w:r>
            </w:ins>
          </w:p>
        </w:tc>
        <w:tc>
          <w:tcPr>
            <w:tcW w:w="4675" w:type="dxa"/>
          </w:tcPr>
          <w:p w14:paraId="22A61978"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853" w:author="Andreas Kuehne" w:date="2019-05-31T12:40:00Z"/>
                <w:rStyle w:val="Datatype"/>
              </w:rPr>
            </w:pPr>
            <w:ins w:id="10854" w:author="Andreas Kuehne" w:date="2019-05-31T12:40:00Z">
              <w:r w:rsidRPr="002062A5">
                <w:rPr>
                  <w:rStyle w:val="Datatype"/>
                </w:rPr>
                <w:t>createEnvelopedSignature</w:t>
              </w:r>
            </w:ins>
          </w:p>
        </w:tc>
      </w:tr>
      <w:tr w:rsidR="00A71F46" w14:paraId="530ED97B" w14:textId="77777777" w:rsidTr="00A71F46">
        <w:trPr>
          <w:ins w:id="1085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F94D221" w14:textId="77777777" w:rsidR="00A71F46" w:rsidRPr="002062A5" w:rsidRDefault="00A71F46" w:rsidP="00A71F46">
            <w:pPr>
              <w:pStyle w:val="Beschriftung"/>
              <w:rPr>
                <w:ins w:id="10856" w:author="Andreas Kuehne" w:date="2019-05-31T12:40:00Z"/>
                <w:rStyle w:val="Datatype"/>
                <w:b w:val="0"/>
                <w:bCs w:val="0"/>
              </w:rPr>
            </w:pPr>
            <w:ins w:id="10857" w:author="Andreas Kuehne" w:date="2019-05-31T12:40:00Z">
              <w:r w:rsidRPr="002062A5">
                <w:rPr>
                  <w:rStyle w:val="Datatype"/>
                </w:rPr>
                <w:t>createReference</w:t>
              </w:r>
            </w:ins>
          </w:p>
        </w:tc>
        <w:tc>
          <w:tcPr>
            <w:tcW w:w="4675" w:type="dxa"/>
          </w:tcPr>
          <w:p w14:paraId="0B4E39DF"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858" w:author="Andreas Kuehne" w:date="2019-05-31T12:40:00Z"/>
                <w:rStyle w:val="Datatype"/>
              </w:rPr>
            </w:pPr>
            <w:ins w:id="10859" w:author="Andreas Kuehne" w:date="2019-05-31T12:40:00Z">
              <w:r w:rsidRPr="002062A5">
                <w:rPr>
                  <w:rStyle w:val="Datatype"/>
                </w:rPr>
                <w:t>createRef</w:t>
              </w:r>
            </w:ins>
          </w:p>
        </w:tc>
      </w:tr>
      <w:tr w:rsidR="00A71F46" w14:paraId="3E911557" w14:textId="77777777" w:rsidTr="00A71F46">
        <w:trPr>
          <w:ins w:id="1086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BBA29BC" w14:textId="77777777" w:rsidR="00A71F46" w:rsidRPr="002062A5" w:rsidRDefault="00A71F46" w:rsidP="00A71F46">
            <w:pPr>
              <w:pStyle w:val="Beschriftung"/>
              <w:rPr>
                <w:ins w:id="10861" w:author="Andreas Kuehne" w:date="2019-05-31T12:40:00Z"/>
                <w:rStyle w:val="Datatype"/>
                <w:b w:val="0"/>
                <w:bCs w:val="0"/>
              </w:rPr>
            </w:pPr>
            <w:ins w:id="10862" w:author="Andreas Kuehne" w:date="2019-05-31T12:40:00Z">
              <w:r w:rsidRPr="002062A5">
                <w:rPr>
                  <w:rStyle w:val="Datatype"/>
                </w:rPr>
                <w:t>CurrentTime</w:t>
              </w:r>
            </w:ins>
          </w:p>
        </w:tc>
        <w:tc>
          <w:tcPr>
            <w:tcW w:w="4675" w:type="dxa"/>
          </w:tcPr>
          <w:p w14:paraId="2FDFFA46"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863" w:author="Andreas Kuehne" w:date="2019-05-31T12:40:00Z"/>
                <w:rStyle w:val="Datatype"/>
              </w:rPr>
            </w:pPr>
            <w:ins w:id="10864" w:author="Andreas Kuehne" w:date="2019-05-31T12:40:00Z">
              <w:r w:rsidRPr="002062A5">
                <w:rPr>
                  <w:rStyle w:val="Datatype"/>
                </w:rPr>
                <w:t>currTime</w:t>
              </w:r>
            </w:ins>
          </w:p>
        </w:tc>
      </w:tr>
      <w:tr w:rsidR="00A71F46" w14:paraId="49D49C03" w14:textId="77777777" w:rsidTr="00A71F46">
        <w:trPr>
          <w:ins w:id="1086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EEC7023" w14:textId="77777777" w:rsidR="00A71F46" w:rsidRPr="002062A5" w:rsidRDefault="00A71F46" w:rsidP="00A71F46">
            <w:pPr>
              <w:pStyle w:val="Beschriftung"/>
              <w:rPr>
                <w:ins w:id="10866" w:author="Andreas Kuehne" w:date="2019-05-31T12:40:00Z"/>
                <w:rStyle w:val="Datatype"/>
                <w:b w:val="0"/>
                <w:bCs w:val="0"/>
              </w:rPr>
            </w:pPr>
            <w:ins w:id="10867" w:author="Andreas Kuehne" w:date="2019-05-31T12:40:00Z">
              <w:r w:rsidRPr="002062A5">
                <w:rPr>
                  <w:rStyle w:val="Datatype"/>
                </w:rPr>
                <w:t>DigestInfo</w:t>
              </w:r>
            </w:ins>
          </w:p>
        </w:tc>
        <w:tc>
          <w:tcPr>
            <w:tcW w:w="4675" w:type="dxa"/>
          </w:tcPr>
          <w:p w14:paraId="2F96DE22"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868" w:author="Andreas Kuehne" w:date="2019-05-31T12:40:00Z"/>
                <w:rStyle w:val="Datatype"/>
              </w:rPr>
            </w:pPr>
            <w:ins w:id="10869" w:author="Andreas Kuehne" w:date="2019-05-31T12:40:00Z">
              <w:r w:rsidRPr="002062A5">
                <w:rPr>
                  <w:rStyle w:val="Datatype"/>
                </w:rPr>
                <w:t>di</w:t>
              </w:r>
            </w:ins>
          </w:p>
        </w:tc>
      </w:tr>
      <w:tr w:rsidR="00A71F46" w14:paraId="42D176E6" w14:textId="77777777" w:rsidTr="00A71F46">
        <w:trPr>
          <w:ins w:id="1087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C71FAE0" w14:textId="77777777" w:rsidR="00A71F46" w:rsidRPr="002062A5" w:rsidRDefault="00A71F46" w:rsidP="00A71F46">
            <w:pPr>
              <w:pStyle w:val="Beschriftung"/>
              <w:rPr>
                <w:ins w:id="10871" w:author="Andreas Kuehne" w:date="2019-05-31T12:40:00Z"/>
                <w:rStyle w:val="Datatype"/>
                <w:b w:val="0"/>
                <w:bCs w:val="0"/>
              </w:rPr>
            </w:pPr>
            <w:ins w:id="10872" w:author="Andreas Kuehne" w:date="2019-05-31T12:40:00Z">
              <w:r w:rsidRPr="002062A5">
                <w:rPr>
                  <w:rStyle w:val="Datatype"/>
                </w:rPr>
                <w:t>DigestInfos</w:t>
              </w:r>
            </w:ins>
          </w:p>
        </w:tc>
        <w:tc>
          <w:tcPr>
            <w:tcW w:w="4675" w:type="dxa"/>
          </w:tcPr>
          <w:p w14:paraId="3BB250C5"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873" w:author="Andreas Kuehne" w:date="2019-05-31T12:40:00Z"/>
                <w:rStyle w:val="Datatype"/>
              </w:rPr>
            </w:pPr>
            <w:ins w:id="10874" w:author="Andreas Kuehne" w:date="2019-05-31T12:40:00Z">
              <w:r w:rsidRPr="002062A5">
                <w:rPr>
                  <w:rStyle w:val="Datatype"/>
                </w:rPr>
                <w:t>dis</w:t>
              </w:r>
            </w:ins>
          </w:p>
        </w:tc>
      </w:tr>
      <w:tr w:rsidR="00A71F46" w14:paraId="3FD4FCFC" w14:textId="77777777" w:rsidTr="00A71F46">
        <w:trPr>
          <w:ins w:id="1087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8CB2D84" w14:textId="77777777" w:rsidR="00A71F46" w:rsidRPr="002062A5" w:rsidRDefault="00A71F46" w:rsidP="00A71F46">
            <w:pPr>
              <w:pStyle w:val="Beschriftung"/>
              <w:rPr>
                <w:ins w:id="10876" w:author="Andreas Kuehne" w:date="2019-05-31T12:40:00Z"/>
                <w:rStyle w:val="Datatype"/>
                <w:b w:val="0"/>
                <w:bCs w:val="0"/>
              </w:rPr>
            </w:pPr>
            <w:ins w:id="10877" w:author="Andreas Kuehne" w:date="2019-05-31T12:40:00Z">
              <w:r w:rsidRPr="002062A5">
                <w:rPr>
                  <w:rStyle w:val="Datatype"/>
                </w:rPr>
                <w:t>DigestMethod</w:t>
              </w:r>
            </w:ins>
          </w:p>
        </w:tc>
        <w:tc>
          <w:tcPr>
            <w:tcW w:w="4675" w:type="dxa"/>
          </w:tcPr>
          <w:p w14:paraId="259E2A99"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878" w:author="Andreas Kuehne" w:date="2019-05-31T12:40:00Z"/>
                <w:rStyle w:val="Datatype"/>
              </w:rPr>
            </w:pPr>
            <w:ins w:id="10879" w:author="Andreas Kuehne" w:date="2019-05-31T12:40:00Z">
              <w:r w:rsidRPr="002062A5">
                <w:rPr>
                  <w:rStyle w:val="Datatype"/>
                </w:rPr>
                <w:t>alg</w:t>
              </w:r>
            </w:ins>
          </w:p>
        </w:tc>
      </w:tr>
      <w:tr w:rsidR="00A71F46" w14:paraId="353AC90D" w14:textId="77777777" w:rsidTr="00A71F46">
        <w:trPr>
          <w:ins w:id="1088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8FA1B5F" w14:textId="77777777" w:rsidR="00A71F46" w:rsidRPr="002062A5" w:rsidRDefault="00A71F46" w:rsidP="00A71F46">
            <w:pPr>
              <w:pStyle w:val="Beschriftung"/>
              <w:rPr>
                <w:ins w:id="10881" w:author="Andreas Kuehne" w:date="2019-05-31T12:40:00Z"/>
                <w:rStyle w:val="Datatype"/>
                <w:b w:val="0"/>
                <w:bCs w:val="0"/>
              </w:rPr>
            </w:pPr>
            <w:ins w:id="10882" w:author="Andreas Kuehne" w:date="2019-05-31T12:40:00Z">
              <w:r w:rsidRPr="002062A5">
                <w:rPr>
                  <w:rStyle w:val="Datatype"/>
                </w:rPr>
                <w:t>DigestValue</w:t>
              </w:r>
            </w:ins>
          </w:p>
        </w:tc>
        <w:tc>
          <w:tcPr>
            <w:tcW w:w="4675" w:type="dxa"/>
          </w:tcPr>
          <w:p w14:paraId="5DF904D2"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883" w:author="Andreas Kuehne" w:date="2019-05-31T12:40:00Z"/>
                <w:rStyle w:val="Datatype"/>
              </w:rPr>
            </w:pPr>
            <w:ins w:id="10884" w:author="Andreas Kuehne" w:date="2019-05-31T12:40:00Z">
              <w:r w:rsidRPr="002062A5">
                <w:rPr>
                  <w:rStyle w:val="Datatype"/>
                </w:rPr>
                <w:t>val</w:t>
              </w:r>
            </w:ins>
          </w:p>
        </w:tc>
      </w:tr>
      <w:tr w:rsidR="00A71F46" w14:paraId="24F01A28" w14:textId="77777777" w:rsidTr="00A71F46">
        <w:trPr>
          <w:ins w:id="1088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B3FCC9E" w14:textId="77777777" w:rsidR="00A71F46" w:rsidRPr="002062A5" w:rsidRDefault="00A71F46" w:rsidP="00A71F46">
            <w:pPr>
              <w:pStyle w:val="Beschriftung"/>
              <w:rPr>
                <w:ins w:id="10886" w:author="Andreas Kuehne" w:date="2019-05-31T12:40:00Z"/>
                <w:rStyle w:val="Datatype"/>
                <w:b w:val="0"/>
                <w:bCs w:val="0"/>
              </w:rPr>
            </w:pPr>
            <w:ins w:id="10887" w:author="Andreas Kuehne" w:date="2019-05-31T12:40:00Z">
              <w:r w:rsidRPr="002062A5">
                <w:rPr>
                  <w:rStyle w:val="Datatype"/>
                </w:rPr>
                <w:t>Document</w:t>
              </w:r>
            </w:ins>
          </w:p>
        </w:tc>
        <w:tc>
          <w:tcPr>
            <w:tcW w:w="4675" w:type="dxa"/>
          </w:tcPr>
          <w:p w14:paraId="49999B85"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888" w:author="Andreas Kuehne" w:date="2019-05-31T12:40:00Z"/>
                <w:rStyle w:val="Datatype"/>
              </w:rPr>
            </w:pPr>
            <w:ins w:id="10889" w:author="Andreas Kuehne" w:date="2019-05-31T12:40:00Z">
              <w:r w:rsidRPr="002062A5">
                <w:rPr>
                  <w:rStyle w:val="Datatype"/>
                </w:rPr>
                <w:t>doc</w:t>
              </w:r>
            </w:ins>
          </w:p>
        </w:tc>
      </w:tr>
      <w:tr w:rsidR="00A71F46" w14:paraId="1AD9777F" w14:textId="77777777" w:rsidTr="00A71F46">
        <w:trPr>
          <w:ins w:id="1089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A282608" w14:textId="77777777" w:rsidR="00A71F46" w:rsidRPr="002062A5" w:rsidRDefault="00A71F46" w:rsidP="00A71F46">
            <w:pPr>
              <w:pStyle w:val="Beschriftung"/>
              <w:rPr>
                <w:ins w:id="10891" w:author="Andreas Kuehne" w:date="2019-05-31T12:40:00Z"/>
                <w:rStyle w:val="Datatype"/>
                <w:b w:val="0"/>
                <w:bCs w:val="0"/>
              </w:rPr>
            </w:pPr>
            <w:ins w:id="10892" w:author="Andreas Kuehne" w:date="2019-05-31T12:40:00Z">
              <w:r w:rsidRPr="002062A5">
                <w:rPr>
                  <w:rStyle w:val="Datatype"/>
                </w:rPr>
                <w:t>DocumentWithSignature</w:t>
              </w:r>
            </w:ins>
          </w:p>
        </w:tc>
        <w:tc>
          <w:tcPr>
            <w:tcW w:w="4675" w:type="dxa"/>
          </w:tcPr>
          <w:p w14:paraId="6147CEE8"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893" w:author="Andreas Kuehne" w:date="2019-05-31T12:40:00Z"/>
                <w:rStyle w:val="Datatype"/>
              </w:rPr>
            </w:pPr>
            <w:ins w:id="10894" w:author="Andreas Kuehne" w:date="2019-05-31T12:40:00Z">
              <w:r w:rsidRPr="002062A5">
                <w:rPr>
                  <w:rStyle w:val="Datatype"/>
                </w:rPr>
                <w:t>docWithSignature</w:t>
              </w:r>
            </w:ins>
          </w:p>
        </w:tc>
      </w:tr>
      <w:tr w:rsidR="00A71F46" w14:paraId="7D1BD154" w14:textId="77777777" w:rsidTr="00A71F46">
        <w:trPr>
          <w:ins w:id="1089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3C9F51E" w14:textId="77777777" w:rsidR="00A71F46" w:rsidRPr="002062A5" w:rsidRDefault="00A71F46" w:rsidP="00A71F46">
            <w:pPr>
              <w:pStyle w:val="Beschriftung"/>
              <w:rPr>
                <w:ins w:id="10896" w:author="Andreas Kuehne" w:date="2019-05-31T12:40:00Z"/>
                <w:rStyle w:val="Datatype"/>
                <w:b w:val="0"/>
                <w:bCs w:val="0"/>
              </w:rPr>
            </w:pPr>
            <w:ins w:id="10897" w:author="Andreas Kuehne" w:date="2019-05-31T12:40:00Z">
              <w:r w:rsidRPr="002062A5">
                <w:rPr>
                  <w:rStyle w:val="Datatype"/>
                </w:rPr>
                <w:t>Format</w:t>
              </w:r>
            </w:ins>
          </w:p>
        </w:tc>
        <w:tc>
          <w:tcPr>
            <w:tcW w:w="4675" w:type="dxa"/>
          </w:tcPr>
          <w:p w14:paraId="15CD394C"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898" w:author="Andreas Kuehne" w:date="2019-05-31T12:40:00Z"/>
                <w:rStyle w:val="Datatype"/>
              </w:rPr>
            </w:pPr>
            <w:ins w:id="10899" w:author="Andreas Kuehne" w:date="2019-05-31T12:40:00Z">
              <w:r w:rsidRPr="002062A5">
                <w:rPr>
                  <w:rStyle w:val="Datatype"/>
                </w:rPr>
                <w:t>format</w:t>
              </w:r>
            </w:ins>
          </w:p>
        </w:tc>
      </w:tr>
      <w:tr w:rsidR="00A71F46" w14:paraId="2429563A" w14:textId="77777777" w:rsidTr="00A71F46">
        <w:trPr>
          <w:ins w:id="1090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F3A709D" w14:textId="77777777" w:rsidR="00A71F46" w:rsidRPr="002062A5" w:rsidRDefault="00A71F46" w:rsidP="00A71F46">
            <w:pPr>
              <w:pStyle w:val="Beschriftung"/>
              <w:rPr>
                <w:ins w:id="10901" w:author="Andreas Kuehne" w:date="2019-05-31T12:40:00Z"/>
                <w:rStyle w:val="Datatype"/>
                <w:b w:val="0"/>
                <w:bCs w:val="0"/>
              </w:rPr>
            </w:pPr>
            <w:ins w:id="10902" w:author="Andreas Kuehne" w:date="2019-05-31T12:40:00Z">
              <w:r w:rsidRPr="002062A5">
                <w:rPr>
                  <w:rStyle w:val="Datatype"/>
                </w:rPr>
                <w:t>HasObjectTagsAndAttributesSet</w:t>
              </w:r>
            </w:ins>
          </w:p>
        </w:tc>
        <w:tc>
          <w:tcPr>
            <w:tcW w:w="4675" w:type="dxa"/>
          </w:tcPr>
          <w:p w14:paraId="6FFEFC7E"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903" w:author="Andreas Kuehne" w:date="2019-05-31T12:40:00Z"/>
                <w:rStyle w:val="Datatype"/>
              </w:rPr>
            </w:pPr>
            <w:ins w:id="10904" w:author="Andreas Kuehne" w:date="2019-05-31T12:40:00Z">
              <w:r w:rsidRPr="002062A5">
                <w:rPr>
                  <w:rStyle w:val="Datatype"/>
                </w:rPr>
                <w:t>hasObjectTagsAndAttributesSet</w:t>
              </w:r>
            </w:ins>
          </w:p>
        </w:tc>
      </w:tr>
      <w:tr w:rsidR="00A71F46" w14:paraId="0D0334FE" w14:textId="77777777" w:rsidTr="00A71F46">
        <w:trPr>
          <w:ins w:id="1090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0DDAAA3" w14:textId="77777777" w:rsidR="00A71F46" w:rsidRPr="002062A5" w:rsidRDefault="00A71F46" w:rsidP="00A71F46">
            <w:pPr>
              <w:pStyle w:val="Beschriftung"/>
              <w:rPr>
                <w:ins w:id="10906" w:author="Andreas Kuehne" w:date="2019-05-31T12:40:00Z"/>
                <w:rStyle w:val="Datatype"/>
                <w:b w:val="0"/>
                <w:bCs w:val="0"/>
              </w:rPr>
            </w:pPr>
            <w:ins w:id="10907" w:author="Andreas Kuehne" w:date="2019-05-31T12:40:00Z">
              <w:r w:rsidRPr="002062A5">
                <w:rPr>
                  <w:rStyle w:val="Datatype"/>
                </w:rPr>
                <w:t>Id</w:t>
              </w:r>
            </w:ins>
          </w:p>
        </w:tc>
        <w:tc>
          <w:tcPr>
            <w:tcW w:w="4675" w:type="dxa"/>
          </w:tcPr>
          <w:p w14:paraId="32E81891"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908" w:author="Andreas Kuehne" w:date="2019-05-31T12:40:00Z"/>
                <w:rStyle w:val="Datatype"/>
              </w:rPr>
            </w:pPr>
            <w:ins w:id="10909" w:author="Andreas Kuehne" w:date="2019-05-31T12:40:00Z">
              <w:r w:rsidRPr="002062A5">
                <w:rPr>
                  <w:rStyle w:val="Datatype"/>
                </w:rPr>
                <w:t>ID</w:t>
              </w:r>
            </w:ins>
          </w:p>
        </w:tc>
      </w:tr>
      <w:tr w:rsidR="00A71F46" w14:paraId="60367A82" w14:textId="77777777" w:rsidTr="00A71F46">
        <w:trPr>
          <w:ins w:id="1091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F149E3C" w14:textId="77777777" w:rsidR="00A71F46" w:rsidRPr="002062A5" w:rsidRDefault="00A71F46" w:rsidP="00A71F46">
            <w:pPr>
              <w:pStyle w:val="Beschriftung"/>
              <w:rPr>
                <w:ins w:id="10911" w:author="Andreas Kuehne" w:date="2019-05-31T12:40:00Z"/>
                <w:rStyle w:val="Datatype"/>
                <w:b w:val="0"/>
                <w:bCs w:val="0"/>
              </w:rPr>
            </w:pPr>
            <w:ins w:id="10912" w:author="Andreas Kuehne" w:date="2019-05-31T12:40:00Z">
              <w:r w:rsidRPr="002062A5">
                <w:rPr>
                  <w:rStyle w:val="Datatype"/>
                </w:rPr>
                <w:t>Identifier</w:t>
              </w:r>
            </w:ins>
          </w:p>
        </w:tc>
        <w:tc>
          <w:tcPr>
            <w:tcW w:w="4675" w:type="dxa"/>
          </w:tcPr>
          <w:p w14:paraId="650732D8"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913" w:author="Andreas Kuehne" w:date="2019-05-31T12:40:00Z"/>
                <w:rStyle w:val="Datatype"/>
              </w:rPr>
            </w:pPr>
            <w:ins w:id="10914" w:author="Andreas Kuehne" w:date="2019-05-31T12:40:00Z">
              <w:r w:rsidRPr="002062A5">
                <w:rPr>
                  <w:rStyle w:val="Datatype"/>
                </w:rPr>
                <w:t>id</w:t>
              </w:r>
            </w:ins>
          </w:p>
        </w:tc>
      </w:tr>
      <w:tr w:rsidR="00A71F46" w14:paraId="187110A4" w14:textId="77777777" w:rsidTr="00A71F46">
        <w:trPr>
          <w:ins w:id="1091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506B89A" w14:textId="77777777" w:rsidR="00A71F46" w:rsidRPr="002062A5" w:rsidRDefault="00A71F46" w:rsidP="00A71F46">
            <w:pPr>
              <w:pStyle w:val="Beschriftung"/>
              <w:rPr>
                <w:ins w:id="10916" w:author="Andreas Kuehne" w:date="2019-05-31T12:40:00Z"/>
                <w:rStyle w:val="Datatype"/>
                <w:b w:val="0"/>
                <w:bCs w:val="0"/>
              </w:rPr>
            </w:pPr>
            <w:ins w:id="10917" w:author="Andreas Kuehne" w:date="2019-05-31T12:40:00Z">
              <w:r w:rsidRPr="002062A5">
                <w:rPr>
                  <w:rStyle w:val="Datatype"/>
                </w:rPr>
                <w:t>IdRef</w:t>
              </w:r>
            </w:ins>
          </w:p>
        </w:tc>
        <w:tc>
          <w:tcPr>
            <w:tcW w:w="4675" w:type="dxa"/>
          </w:tcPr>
          <w:p w14:paraId="0DE4AA97"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918" w:author="Andreas Kuehne" w:date="2019-05-31T12:40:00Z"/>
                <w:rStyle w:val="Datatype"/>
              </w:rPr>
            </w:pPr>
            <w:ins w:id="10919" w:author="Andreas Kuehne" w:date="2019-05-31T12:40:00Z">
              <w:r w:rsidRPr="002062A5">
                <w:rPr>
                  <w:rStyle w:val="Datatype"/>
                </w:rPr>
                <w:t>idRef</w:t>
              </w:r>
            </w:ins>
          </w:p>
        </w:tc>
      </w:tr>
      <w:tr w:rsidR="00A71F46" w14:paraId="133C43DA" w14:textId="77777777" w:rsidTr="00A71F46">
        <w:trPr>
          <w:ins w:id="1092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4981661" w14:textId="77777777" w:rsidR="00A71F46" w:rsidRPr="002062A5" w:rsidRDefault="00A71F46" w:rsidP="00A71F46">
            <w:pPr>
              <w:pStyle w:val="Beschriftung"/>
              <w:rPr>
                <w:ins w:id="10921" w:author="Andreas Kuehne" w:date="2019-05-31T12:40:00Z"/>
                <w:rStyle w:val="Datatype"/>
                <w:b w:val="0"/>
                <w:bCs w:val="0"/>
              </w:rPr>
            </w:pPr>
            <w:ins w:id="10922" w:author="Andreas Kuehne" w:date="2019-05-31T12:40:00Z">
              <w:r w:rsidRPr="002062A5">
                <w:rPr>
                  <w:rStyle w:val="Datatype"/>
                </w:rPr>
                <w:t>IncludeEContent</w:t>
              </w:r>
            </w:ins>
          </w:p>
        </w:tc>
        <w:tc>
          <w:tcPr>
            <w:tcW w:w="4675" w:type="dxa"/>
          </w:tcPr>
          <w:p w14:paraId="199F66ED"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923" w:author="Andreas Kuehne" w:date="2019-05-31T12:40:00Z"/>
                <w:rStyle w:val="Datatype"/>
              </w:rPr>
            </w:pPr>
            <w:ins w:id="10924" w:author="Andreas Kuehne" w:date="2019-05-31T12:40:00Z">
              <w:r w:rsidRPr="002062A5">
                <w:rPr>
                  <w:rStyle w:val="Datatype"/>
                </w:rPr>
                <w:t>incContent</w:t>
              </w:r>
            </w:ins>
          </w:p>
        </w:tc>
      </w:tr>
      <w:tr w:rsidR="00A71F46" w14:paraId="3D033ACF" w14:textId="77777777" w:rsidTr="00A71F46">
        <w:trPr>
          <w:ins w:id="1092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A03CD0D" w14:textId="77777777" w:rsidR="00A71F46" w:rsidRPr="002062A5" w:rsidRDefault="00A71F46" w:rsidP="00A71F46">
            <w:pPr>
              <w:pStyle w:val="Beschriftung"/>
              <w:rPr>
                <w:ins w:id="10926" w:author="Andreas Kuehne" w:date="2019-05-31T12:40:00Z"/>
                <w:rStyle w:val="Datatype"/>
                <w:b w:val="0"/>
                <w:bCs w:val="0"/>
              </w:rPr>
            </w:pPr>
            <w:ins w:id="10927" w:author="Andreas Kuehne" w:date="2019-05-31T12:40:00Z">
              <w:r w:rsidRPr="002062A5">
                <w:rPr>
                  <w:rStyle w:val="Datatype"/>
                </w:rPr>
                <w:t>IncludeObject</w:t>
              </w:r>
            </w:ins>
          </w:p>
        </w:tc>
        <w:tc>
          <w:tcPr>
            <w:tcW w:w="4675" w:type="dxa"/>
          </w:tcPr>
          <w:p w14:paraId="4EDE30CE"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928" w:author="Andreas Kuehne" w:date="2019-05-31T12:40:00Z"/>
                <w:rStyle w:val="Datatype"/>
              </w:rPr>
            </w:pPr>
            <w:ins w:id="10929" w:author="Andreas Kuehne" w:date="2019-05-31T12:40:00Z">
              <w:r w:rsidRPr="002062A5">
                <w:rPr>
                  <w:rStyle w:val="Datatype"/>
                </w:rPr>
                <w:t>incObj</w:t>
              </w:r>
            </w:ins>
          </w:p>
        </w:tc>
      </w:tr>
      <w:tr w:rsidR="00A71F46" w14:paraId="3FBF000D" w14:textId="77777777" w:rsidTr="00A71F46">
        <w:trPr>
          <w:ins w:id="1093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FF3E739" w14:textId="77777777" w:rsidR="00A71F46" w:rsidRPr="002062A5" w:rsidRDefault="00A71F46" w:rsidP="00A71F46">
            <w:pPr>
              <w:pStyle w:val="Beschriftung"/>
              <w:rPr>
                <w:ins w:id="10931" w:author="Andreas Kuehne" w:date="2019-05-31T12:40:00Z"/>
                <w:rStyle w:val="Datatype"/>
                <w:b w:val="0"/>
                <w:bCs w:val="0"/>
              </w:rPr>
            </w:pPr>
            <w:ins w:id="10932" w:author="Andreas Kuehne" w:date="2019-05-31T12:40:00Z">
              <w:r w:rsidRPr="002062A5">
                <w:rPr>
                  <w:rStyle w:val="Datatype"/>
                </w:rPr>
                <w:t>IndeterminateDetail</w:t>
              </w:r>
            </w:ins>
          </w:p>
        </w:tc>
        <w:tc>
          <w:tcPr>
            <w:tcW w:w="4675" w:type="dxa"/>
          </w:tcPr>
          <w:p w14:paraId="0AFA4F40"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933" w:author="Andreas Kuehne" w:date="2019-05-31T12:40:00Z"/>
                <w:rStyle w:val="Datatype"/>
              </w:rPr>
            </w:pPr>
            <w:ins w:id="10934" w:author="Andreas Kuehne" w:date="2019-05-31T12:40:00Z">
              <w:r w:rsidRPr="002062A5">
                <w:rPr>
                  <w:rStyle w:val="Datatype"/>
                </w:rPr>
                <w:t>indeterminate</w:t>
              </w:r>
            </w:ins>
          </w:p>
        </w:tc>
      </w:tr>
      <w:tr w:rsidR="00A71F46" w14:paraId="09AD3686" w14:textId="77777777" w:rsidTr="00A71F46">
        <w:trPr>
          <w:ins w:id="1093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D71B63C" w14:textId="77777777" w:rsidR="00A71F46" w:rsidRPr="002062A5" w:rsidRDefault="00A71F46" w:rsidP="00A71F46">
            <w:pPr>
              <w:pStyle w:val="Beschriftung"/>
              <w:rPr>
                <w:ins w:id="10936" w:author="Andreas Kuehne" w:date="2019-05-31T12:40:00Z"/>
                <w:rStyle w:val="Datatype"/>
                <w:b w:val="0"/>
                <w:bCs w:val="0"/>
              </w:rPr>
            </w:pPr>
            <w:ins w:id="10937" w:author="Andreas Kuehne" w:date="2019-05-31T12:40:00Z">
              <w:r w:rsidRPr="002062A5">
                <w:rPr>
                  <w:rStyle w:val="Datatype"/>
                </w:rPr>
                <w:t>InputDocuments</w:t>
              </w:r>
            </w:ins>
          </w:p>
        </w:tc>
        <w:tc>
          <w:tcPr>
            <w:tcW w:w="4675" w:type="dxa"/>
          </w:tcPr>
          <w:p w14:paraId="2E68E886"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938" w:author="Andreas Kuehne" w:date="2019-05-31T12:40:00Z"/>
                <w:rStyle w:val="Datatype"/>
              </w:rPr>
            </w:pPr>
            <w:ins w:id="10939" w:author="Andreas Kuehne" w:date="2019-05-31T12:40:00Z">
              <w:r w:rsidRPr="002062A5">
                <w:rPr>
                  <w:rStyle w:val="Datatype"/>
                </w:rPr>
                <w:t>inDocs</w:t>
              </w:r>
            </w:ins>
          </w:p>
        </w:tc>
      </w:tr>
      <w:tr w:rsidR="00A71F46" w14:paraId="04C63434" w14:textId="77777777" w:rsidTr="00A71F46">
        <w:trPr>
          <w:ins w:id="1094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5115DFD" w14:textId="77777777" w:rsidR="00A71F46" w:rsidRPr="002062A5" w:rsidRDefault="00A71F46" w:rsidP="00A71F46">
            <w:pPr>
              <w:pStyle w:val="Beschriftung"/>
              <w:rPr>
                <w:ins w:id="10941" w:author="Andreas Kuehne" w:date="2019-05-31T12:40:00Z"/>
                <w:rStyle w:val="Datatype"/>
                <w:b w:val="0"/>
                <w:bCs w:val="0"/>
              </w:rPr>
            </w:pPr>
            <w:ins w:id="10942" w:author="Andreas Kuehne" w:date="2019-05-31T12:40:00Z">
              <w:r w:rsidRPr="002062A5">
                <w:rPr>
                  <w:rStyle w:val="Datatype"/>
                </w:rPr>
                <w:t>IntendedAudience</w:t>
              </w:r>
            </w:ins>
          </w:p>
        </w:tc>
        <w:tc>
          <w:tcPr>
            <w:tcW w:w="4675" w:type="dxa"/>
          </w:tcPr>
          <w:p w14:paraId="164F8C4D"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943" w:author="Andreas Kuehne" w:date="2019-05-31T12:40:00Z"/>
                <w:rStyle w:val="Datatype"/>
              </w:rPr>
            </w:pPr>
            <w:ins w:id="10944" w:author="Andreas Kuehne" w:date="2019-05-31T12:40:00Z">
              <w:r w:rsidRPr="002062A5">
                <w:rPr>
                  <w:rStyle w:val="Datatype"/>
                </w:rPr>
                <w:t>aud</w:t>
              </w:r>
            </w:ins>
          </w:p>
        </w:tc>
      </w:tr>
      <w:tr w:rsidR="00A71F46" w14:paraId="29226B3C" w14:textId="77777777" w:rsidTr="00A71F46">
        <w:trPr>
          <w:ins w:id="1094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2CD5448" w14:textId="77777777" w:rsidR="00A71F46" w:rsidRPr="002062A5" w:rsidRDefault="00A71F46" w:rsidP="00A71F46">
            <w:pPr>
              <w:pStyle w:val="Beschriftung"/>
              <w:rPr>
                <w:ins w:id="10946" w:author="Andreas Kuehne" w:date="2019-05-31T12:40:00Z"/>
                <w:rStyle w:val="Datatype"/>
                <w:b w:val="0"/>
                <w:bCs w:val="0"/>
              </w:rPr>
            </w:pPr>
            <w:ins w:id="10947" w:author="Andreas Kuehne" w:date="2019-05-31T12:40:00Z">
              <w:r w:rsidRPr="002062A5">
                <w:rPr>
                  <w:rStyle w:val="Datatype"/>
                </w:rPr>
                <w:t>InvalidDetail</w:t>
              </w:r>
            </w:ins>
          </w:p>
        </w:tc>
        <w:tc>
          <w:tcPr>
            <w:tcW w:w="4675" w:type="dxa"/>
          </w:tcPr>
          <w:p w14:paraId="5A271A22"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948" w:author="Andreas Kuehne" w:date="2019-05-31T12:40:00Z"/>
                <w:rStyle w:val="Datatype"/>
              </w:rPr>
            </w:pPr>
            <w:ins w:id="10949" w:author="Andreas Kuehne" w:date="2019-05-31T12:40:00Z">
              <w:r w:rsidRPr="002062A5">
                <w:rPr>
                  <w:rStyle w:val="Datatype"/>
                </w:rPr>
                <w:t>invalid</w:t>
              </w:r>
            </w:ins>
          </w:p>
        </w:tc>
      </w:tr>
      <w:tr w:rsidR="00A71F46" w14:paraId="1887EB9F" w14:textId="77777777" w:rsidTr="00A71F46">
        <w:trPr>
          <w:ins w:id="1095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878B151" w14:textId="77777777" w:rsidR="00A71F46" w:rsidRPr="002062A5" w:rsidRDefault="00A71F46" w:rsidP="00A71F46">
            <w:pPr>
              <w:pStyle w:val="Beschriftung"/>
              <w:rPr>
                <w:ins w:id="10951" w:author="Andreas Kuehne" w:date="2019-05-31T12:40:00Z"/>
                <w:rStyle w:val="Datatype"/>
                <w:b w:val="0"/>
                <w:bCs w:val="0"/>
              </w:rPr>
            </w:pPr>
            <w:ins w:id="10952" w:author="Andreas Kuehne" w:date="2019-05-31T12:40:00Z">
              <w:r w:rsidRPr="002062A5">
                <w:rPr>
                  <w:rStyle w:val="Datatype"/>
                </w:rPr>
                <w:t>KeyName</w:t>
              </w:r>
            </w:ins>
          </w:p>
        </w:tc>
        <w:tc>
          <w:tcPr>
            <w:tcW w:w="4675" w:type="dxa"/>
          </w:tcPr>
          <w:p w14:paraId="39374612"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953" w:author="Andreas Kuehne" w:date="2019-05-31T12:40:00Z"/>
                <w:rStyle w:val="Datatype"/>
              </w:rPr>
            </w:pPr>
            <w:ins w:id="10954" w:author="Andreas Kuehne" w:date="2019-05-31T12:40:00Z">
              <w:r w:rsidRPr="002062A5">
                <w:rPr>
                  <w:rStyle w:val="Datatype"/>
                </w:rPr>
                <w:t>name</w:t>
              </w:r>
            </w:ins>
          </w:p>
        </w:tc>
      </w:tr>
      <w:tr w:rsidR="00A71F46" w14:paraId="6CAA2F8C" w14:textId="77777777" w:rsidTr="00A71F46">
        <w:trPr>
          <w:ins w:id="1095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166E663" w14:textId="77777777" w:rsidR="00A71F46" w:rsidRPr="002062A5" w:rsidRDefault="00A71F46" w:rsidP="00A71F46">
            <w:pPr>
              <w:pStyle w:val="Beschriftung"/>
              <w:rPr>
                <w:ins w:id="10956" w:author="Andreas Kuehne" w:date="2019-05-31T12:40:00Z"/>
                <w:rStyle w:val="Datatype"/>
                <w:b w:val="0"/>
                <w:bCs w:val="0"/>
              </w:rPr>
            </w:pPr>
            <w:ins w:id="10957" w:author="Andreas Kuehne" w:date="2019-05-31T12:40:00Z">
              <w:r w:rsidRPr="002062A5">
                <w:rPr>
                  <w:rStyle w:val="Datatype"/>
                </w:rPr>
                <w:t>KeySelector</w:t>
              </w:r>
            </w:ins>
          </w:p>
        </w:tc>
        <w:tc>
          <w:tcPr>
            <w:tcW w:w="4675" w:type="dxa"/>
          </w:tcPr>
          <w:p w14:paraId="53A14393"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958" w:author="Andreas Kuehne" w:date="2019-05-31T12:40:00Z"/>
                <w:rStyle w:val="Datatype"/>
              </w:rPr>
            </w:pPr>
            <w:ins w:id="10959" w:author="Andreas Kuehne" w:date="2019-05-31T12:40:00Z">
              <w:r w:rsidRPr="002062A5">
                <w:rPr>
                  <w:rStyle w:val="Datatype"/>
                </w:rPr>
                <w:t>keySel</w:t>
              </w:r>
            </w:ins>
          </w:p>
        </w:tc>
      </w:tr>
      <w:tr w:rsidR="00A71F46" w14:paraId="35FC2D08" w14:textId="77777777" w:rsidTr="00A71F46">
        <w:trPr>
          <w:ins w:id="1096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7EF0332" w14:textId="77777777" w:rsidR="00A71F46" w:rsidRPr="002062A5" w:rsidRDefault="00A71F46" w:rsidP="00A71F46">
            <w:pPr>
              <w:pStyle w:val="Beschriftung"/>
              <w:rPr>
                <w:ins w:id="10961" w:author="Andreas Kuehne" w:date="2019-05-31T12:40:00Z"/>
                <w:rStyle w:val="Datatype"/>
                <w:b w:val="0"/>
                <w:bCs w:val="0"/>
              </w:rPr>
            </w:pPr>
            <w:ins w:id="10962" w:author="Andreas Kuehne" w:date="2019-05-31T12:40:00Z">
              <w:r w:rsidRPr="002062A5">
                <w:rPr>
                  <w:rStyle w:val="Datatype"/>
                </w:rPr>
                <w:t>LowerBoundary</w:t>
              </w:r>
            </w:ins>
          </w:p>
        </w:tc>
        <w:tc>
          <w:tcPr>
            <w:tcW w:w="4675" w:type="dxa"/>
          </w:tcPr>
          <w:p w14:paraId="075A8064"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963" w:author="Andreas Kuehne" w:date="2019-05-31T12:40:00Z"/>
                <w:rStyle w:val="Datatype"/>
              </w:rPr>
            </w:pPr>
            <w:ins w:id="10964" w:author="Andreas Kuehne" w:date="2019-05-31T12:40:00Z">
              <w:r w:rsidRPr="002062A5">
                <w:rPr>
                  <w:rStyle w:val="Datatype"/>
                </w:rPr>
                <w:t>lowerBound</w:t>
              </w:r>
            </w:ins>
          </w:p>
        </w:tc>
      </w:tr>
      <w:tr w:rsidR="00A71F46" w14:paraId="7E35831E" w14:textId="77777777" w:rsidTr="00A71F46">
        <w:trPr>
          <w:ins w:id="1096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658684B" w14:textId="77777777" w:rsidR="00A71F46" w:rsidRPr="002062A5" w:rsidRDefault="00A71F46" w:rsidP="00A71F46">
            <w:pPr>
              <w:pStyle w:val="Beschriftung"/>
              <w:rPr>
                <w:ins w:id="10966" w:author="Andreas Kuehne" w:date="2019-05-31T12:40:00Z"/>
                <w:rStyle w:val="Datatype"/>
                <w:b w:val="0"/>
                <w:bCs w:val="0"/>
              </w:rPr>
            </w:pPr>
            <w:ins w:id="10967" w:author="Andreas Kuehne" w:date="2019-05-31T12:40:00Z">
              <w:r w:rsidRPr="002062A5">
                <w:rPr>
                  <w:rStyle w:val="Datatype"/>
                </w:rPr>
                <w:t>ManifestResult</w:t>
              </w:r>
            </w:ins>
          </w:p>
        </w:tc>
        <w:tc>
          <w:tcPr>
            <w:tcW w:w="4675" w:type="dxa"/>
          </w:tcPr>
          <w:p w14:paraId="28A5DDAA"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968" w:author="Andreas Kuehne" w:date="2019-05-31T12:40:00Z"/>
                <w:rStyle w:val="Datatype"/>
              </w:rPr>
            </w:pPr>
            <w:ins w:id="10969" w:author="Andreas Kuehne" w:date="2019-05-31T12:40:00Z">
              <w:r w:rsidRPr="002062A5">
                <w:rPr>
                  <w:rStyle w:val="Datatype"/>
                </w:rPr>
                <w:t>result</w:t>
              </w:r>
            </w:ins>
          </w:p>
        </w:tc>
      </w:tr>
      <w:tr w:rsidR="00A71F46" w14:paraId="0C570D65" w14:textId="77777777" w:rsidTr="00A71F46">
        <w:trPr>
          <w:ins w:id="1097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5F41739" w14:textId="77777777" w:rsidR="00A71F46" w:rsidRPr="002062A5" w:rsidRDefault="00A71F46" w:rsidP="00A71F46">
            <w:pPr>
              <w:pStyle w:val="Beschriftung"/>
              <w:rPr>
                <w:ins w:id="10971" w:author="Andreas Kuehne" w:date="2019-05-31T12:40:00Z"/>
                <w:rStyle w:val="Datatype"/>
                <w:b w:val="0"/>
                <w:bCs w:val="0"/>
              </w:rPr>
            </w:pPr>
            <w:ins w:id="10972" w:author="Andreas Kuehne" w:date="2019-05-31T12:40:00Z">
              <w:r w:rsidRPr="002062A5">
                <w:rPr>
                  <w:rStyle w:val="Datatype"/>
                </w:rPr>
                <w:t>Message</w:t>
              </w:r>
            </w:ins>
          </w:p>
        </w:tc>
        <w:tc>
          <w:tcPr>
            <w:tcW w:w="4675" w:type="dxa"/>
          </w:tcPr>
          <w:p w14:paraId="602BD353"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973" w:author="Andreas Kuehne" w:date="2019-05-31T12:40:00Z"/>
                <w:rStyle w:val="Datatype"/>
              </w:rPr>
            </w:pPr>
            <w:ins w:id="10974" w:author="Andreas Kuehne" w:date="2019-05-31T12:40:00Z">
              <w:r w:rsidRPr="002062A5">
                <w:rPr>
                  <w:rStyle w:val="Datatype"/>
                </w:rPr>
                <w:t>msg</w:t>
              </w:r>
            </w:ins>
          </w:p>
        </w:tc>
      </w:tr>
      <w:tr w:rsidR="00A71F46" w14:paraId="6B7B1D69" w14:textId="77777777" w:rsidTr="00A71F46">
        <w:trPr>
          <w:ins w:id="1097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2A980EF" w14:textId="77777777" w:rsidR="00A71F46" w:rsidRPr="002062A5" w:rsidRDefault="00A71F46" w:rsidP="00A71F46">
            <w:pPr>
              <w:pStyle w:val="Beschriftung"/>
              <w:rPr>
                <w:ins w:id="10976" w:author="Andreas Kuehne" w:date="2019-05-31T12:40:00Z"/>
                <w:rStyle w:val="Datatype"/>
                <w:b w:val="0"/>
                <w:bCs w:val="0"/>
              </w:rPr>
            </w:pPr>
            <w:ins w:id="10977" w:author="Andreas Kuehne" w:date="2019-05-31T12:40:00Z">
              <w:r w:rsidRPr="002062A5">
                <w:rPr>
                  <w:rStyle w:val="Datatype"/>
                </w:rPr>
                <w:t>MimeType</w:t>
              </w:r>
            </w:ins>
          </w:p>
        </w:tc>
        <w:tc>
          <w:tcPr>
            <w:tcW w:w="4675" w:type="dxa"/>
          </w:tcPr>
          <w:p w14:paraId="3BC40EDE"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978" w:author="Andreas Kuehne" w:date="2019-05-31T12:40:00Z"/>
                <w:rStyle w:val="Datatype"/>
              </w:rPr>
            </w:pPr>
            <w:ins w:id="10979" w:author="Andreas Kuehne" w:date="2019-05-31T12:40:00Z">
              <w:r w:rsidRPr="002062A5">
                <w:rPr>
                  <w:rStyle w:val="Datatype"/>
                </w:rPr>
                <w:t>mimeType</w:t>
              </w:r>
            </w:ins>
          </w:p>
        </w:tc>
      </w:tr>
      <w:tr w:rsidR="00A71F46" w14:paraId="164147F9" w14:textId="77777777" w:rsidTr="00A71F46">
        <w:trPr>
          <w:ins w:id="1098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D242FEA" w14:textId="77777777" w:rsidR="00A71F46" w:rsidRPr="002062A5" w:rsidRDefault="00A71F46" w:rsidP="00A71F46">
            <w:pPr>
              <w:pStyle w:val="Beschriftung"/>
              <w:rPr>
                <w:ins w:id="10981" w:author="Andreas Kuehne" w:date="2019-05-31T12:40:00Z"/>
                <w:rStyle w:val="Datatype"/>
                <w:b w:val="0"/>
                <w:bCs w:val="0"/>
              </w:rPr>
            </w:pPr>
            <w:ins w:id="10982" w:author="Andreas Kuehne" w:date="2019-05-31T12:40:00Z">
              <w:r w:rsidRPr="002062A5">
                <w:rPr>
                  <w:rStyle w:val="Datatype"/>
                </w:rPr>
                <w:t>Name</w:t>
              </w:r>
            </w:ins>
          </w:p>
        </w:tc>
        <w:tc>
          <w:tcPr>
            <w:tcW w:w="4675" w:type="dxa"/>
          </w:tcPr>
          <w:p w14:paraId="204F1E11"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983" w:author="Andreas Kuehne" w:date="2019-05-31T12:40:00Z"/>
                <w:rStyle w:val="Datatype"/>
              </w:rPr>
            </w:pPr>
            <w:ins w:id="10984" w:author="Andreas Kuehne" w:date="2019-05-31T12:40:00Z">
              <w:r w:rsidRPr="002062A5">
                <w:rPr>
                  <w:rStyle w:val="Datatype"/>
                </w:rPr>
                <w:t>name</w:t>
              </w:r>
            </w:ins>
          </w:p>
        </w:tc>
      </w:tr>
      <w:tr w:rsidR="00A71F46" w14:paraId="6E09ECBA" w14:textId="77777777" w:rsidTr="00A71F46">
        <w:trPr>
          <w:ins w:id="1098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172CE1B" w14:textId="77777777" w:rsidR="00A71F46" w:rsidRPr="002062A5" w:rsidRDefault="00A71F46" w:rsidP="00A71F46">
            <w:pPr>
              <w:pStyle w:val="Beschriftung"/>
              <w:rPr>
                <w:ins w:id="10986" w:author="Andreas Kuehne" w:date="2019-05-31T12:40:00Z"/>
                <w:rStyle w:val="Datatype"/>
                <w:b w:val="0"/>
                <w:bCs w:val="0"/>
              </w:rPr>
            </w:pPr>
            <w:ins w:id="10987" w:author="Andreas Kuehne" w:date="2019-05-31T12:40:00Z">
              <w:r w:rsidRPr="002062A5">
                <w:rPr>
                  <w:rStyle w:val="Datatype"/>
                </w:rPr>
                <w:t>NamespacePrefix</w:t>
              </w:r>
            </w:ins>
          </w:p>
        </w:tc>
        <w:tc>
          <w:tcPr>
            <w:tcW w:w="4675" w:type="dxa"/>
          </w:tcPr>
          <w:p w14:paraId="0C59D9EC"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988" w:author="Andreas Kuehne" w:date="2019-05-31T12:40:00Z"/>
                <w:rStyle w:val="Datatype"/>
              </w:rPr>
            </w:pPr>
            <w:ins w:id="10989" w:author="Andreas Kuehne" w:date="2019-05-31T12:40:00Z">
              <w:r w:rsidRPr="002062A5">
                <w:rPr>
                  <w:rStyle w:val="Datatype"/>
                </w:rPr>
                <w:t>pre</w:t>
              </w:r>
            </w:ins>
          </w:p>
        </w:tc>
      </w:tr>
      <w:tr w:rsidR="00A71F46" w14:paraId="1DAD0C2B" w14:textId="77777777" w:rsidTr="00A71F46">
        <w:trPr>
          <w:ins w:id="1099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DCB8C0B" w14:textId="77777777" w:rsidR="00A71F46" w:rsidRPr="002062A5" w:rsidRDefault="00A71F46" w:rsidP="00A71F46">
            <w:pPr>
              <w:pStyle w:val="Beschriftung"/>
              <w:rPr>
                <w:ins w:id="10991" w:author="Andreas Kuehne" w:date="2019-05-31T12:40:00Z"/>
                <w:rStyle w:val="Datatype"/>
                <w:b w:val="0"/>
                <w:bCs w:val="0"/>
              </w:rPr>
            </w:pPr>
            <w:ins w:id="10992" w:author="Andreas Kuehne" w:date="2019-05-31T12:40:00Z">
              <w:r w:rsidRPr="002062A5">
                <w:rPr>
                  <w:rStyle w:val="Datatype"/>
                </w:rPr>
                <w:t>NamespaceURI</w:t>
              </w:r>
            </w:ins>
          </w:p>
        </w:tc>
        <w:tc>
          <w:tcPr>
            <w:tcW w:w="4675" w:type="dxa"/>
          </w:tcPr>
          <w:p w14:paraId="54C827D5"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993" w:author="Andreas Kuehne" w:date="2019-05-31T12:40:00Z"/>
                <w:rStyle w:val="Datatype"/>
              </w:rPr>
            </w:pPr>
            <w:ins w:id="10994" w:author="Andreas Kuehne" w:date="2019-05-31T12:40:00Z">
              <w:r w:rsidRPr="002062A5">
                <w:rPr>
                  <w:rStyle w:val="Datatype"/>
                </w:rPr>
                <w:t>uri</w:t>
              </w:r>
            </w:ins>
          </w:p>
        </w:tc>
      </w:tr>
      <w:tr w:rsidR="00A71F46" w14:paraId="72928853" w14:textId="77777777" w:rsidTr="00A71F46">
        <w:trPr>
          <w:ins w:id="1099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2B895C8" w14:textId="77777777" w:rsidR="00A71F46" w:rsidRPr="002062A5" w:rsidRDefault="00A71F46" w:rsidP="00A71F46">
            <w:pPr>
              <w:pStyle w:val="Beschriftung"/>
              <w:rPr>
                <w:ins w:id="10996" w:author="Andreas Kuehne" w:date="2019-05-31T12:40:00Z"/>
                <w:rStyle w:val="Datatype"/>
                <w:b w:val="0"/>
                <w:bCs w:val="0"/>
              </w:rPr>
            </w:pPr>
            <w:ins w:id="10997" w:author="Andreas Kuehne" w:date="2019-05-31T12:40:00Z">
              <w:r w:rsidRPr="002062A5">
                <w:rPr>
                  <w:rStyle w:val="Datatype"/>
                </w:rPr>
                <w:t>NsPrefixMapping</w:t>
              </w:r>
            </w:ins>
          </w:p>
        </w:tc>
        <w:tc>
          <w:tcPr>
            <w:tcW w:w="4675" w:type="dxa"/>
          </w:tcPr>
          <w:p w14:paraId="4E56CA0F"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0998" w:author="Andreas Kuehne" w:date="2019-05-31T12:40:00Z"/>
                <w:rStyle w:val="Datatype"/>
              </w:rPr>
            </w:pPr>
            <w:ins w:id="10999" w:author="Andreas Kuehne" w:date="2019-05-31T12:40:00Z">
              <w:r w:rsidRPr="002062A5">
                <w:rPr>
                  <w:rStyle w:val="Datatype"/>
                </w:rPr>
                <w:t>nsDecl</w:t>
              </w:r>
            </w:ins>
          </w:p>
        </w:tc>
      </w:tr>
      <w:tr w:rsidR="00A71F46" w14:paraId="5737F767" w14:textId="77777777" w:rsidTr="00A71F46">
        <w:trPr>
          <w:ins w:id="1100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A84C10C" w14:textId="77777777" w:rsidR="00A71F46" w:rsidRPr="002062A5" w:rsidRDefault="00A71F46" w:rsidP="00A71F46">
            <w:pPr>
              <w:pStyle w:val="Beschriftung"/>
              <w:rPr>
                <w:ins w:id="11001" w:author="Andreas Kuehne" w:date="2019-05-31T12:40:00Z"/>
                <w:rStyle w:val="Datatype"/>
                <w:b w:val="0"/>
                <w:bCs w:val="0"/>
              </w:rPr>
            </w:pPr>
            <w:ins w:id="11002" w:author="Andreas Kuehne" w:date="2019-05-31T12:40:00Z">
              <w:r w:rsidRPr="002062A5">
                <w:rPr>
                  <w:rStyle w:val="Datatype"/>
                </w:rPr>
                <w:t>ObjId</w:t>
              </w:r>
            </w:ins>
          </w:p>
        </w:tc>
        <w:tc>
          <w:tcPr>
            <w:tcW w:w="4675" w:type="dxa"/>
          </w:tcPr>
          <w:p w14:paraId="51EEF4F3"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003" w:author="Andreas Kuehne" w:date="2019-05-31T12:40:00Z"/>
                <w:rStyle w:val="Datatype"/>
              </w:rPr>
            </w:pPr>
            <w:ins w:id="11004" w:author="Andreas Kuehne" w:date="2019-05-31T12:40:00Z">
              <w:r w:rsidRPr="002062A5">
                <w:rPr>
                  <w:rStyle w:val="Datatype"/>
                </w:rPr>
                <w:t>objId</w:t>
              </w:r>
            </w:ins>
          </w:p>
        </w:tc>
      </w:tr>
      <w:tr w:rsidR="00A71F46" w14:paraId="11261D8E" w14:textId="77777777" w:rsidTr="00A71F46">
        <w:trPr>
          <w:ins w:id="1100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91AFE31" w14:textId="77777777" w:rsidR="00A71F46" w:rsidRPr="002062A5" w:rsidRDefault="00A71F46" w:rsidP="00A71F46">
            <w:pPr>
              <w:pStyle w:val="Beschriftung"/>
              <w:rPr>
                <w:ins w:id="11006" w:author="Andreas Kuehne" w:date="2019-05-31T12:40:00Z"/>
                <w:rStyle w:val="Datatype"/>
                <w:b w:val="0"/>
                <w:bCs w:val="0"/>
              </w:rPr>
            </w:pPr>
            <w:ins w:id="11007" w:author="Andreas Kuehne" w:date="2019-05-31T12:40:00Z">
              <w:r w:rsidRPr="002062A5">
                <w:rPr>
                  <w:rStyle w:val="Datatype"/>
                </w:rPr>
                <w:t>OCSPResponse</w:t>
              </w:r>
            </w:ins>
          </w:p>
        </w:tc>
        <w:tc>
          <w:tcPr>
            <w:tcW w:w="4675" w:type="dxa"/>
          </w:tcPr>
          <w:p w14:paraId="3B965420"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008" w:author="Andreas Kuehne" w:date="2019-05-31T12:40:00Z"/>
                <w:rStyle w:val="Datatype"/>
              </w:rPr>
            </w:pPr>
            <w:ins w:id="11009" w:author="Andreas Kuehne" w:date="2019-05-31T12:40:00Z">
              <w:r w:rsidRPr="002062A5">
                <w:rPr>
                  <w:rStyle w:val="Datatype"/>
                </w:rPr>
                <w:t>ocsp</w:t>
              </w:r>
            </w:ins>
          </w:p>
        </w:tc>
      </w:tr>
      <w:tr w:rsidR="00A71F46" w14:paraId="310032D6" w14:textId="77777777" w:rsidTr="00A71F46">
        <w:trPr>
          <w:ins w:id="1101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E488076" w14:textId="77777777" w:rsidR="00A71F46" w:rsidRPr="002062A5" w:rsidRDefault="00A71F46" w:rsidP="00A71F46">
            <w:pPr>
              <w:pStyle w:val="Beschriftung"/>
              <w:rPr>
                <w:ins w:id="11011" w:author="Andreas Kuehne" w:date="2019-05-31T12:40:00Z"/>
                <w:rStyle w:val="Datatype"/>
                <w:b w:val="0"/>
                <w:bCs w:val="0"/>
              </w:rPr>
            </w:pPr>
            <w:ins w:id="11012" w:author="Andreas Kuehne" w:date="2019-05-31T12:40:00Z">
              <w:r w:rsidRPr="002062A5">
                <w:rPr>
                  <w:rStyle w:val="Datatype"/>
                </w:rPr>
                <w:t>OptionalInputs</w:t>
              </w:r>
            </w:ins>
          </w:p>
        </w:tc>
        <w:tc>
          <w:tcPr>
            <w:tcW w:w="4675" w:type="dxa"/>
          </w:tcPr>
          <w:p w14:paraId="3E7531B1"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013" w:author="Andreas Kuehne" w:date="2019-05-31T12:40:00Z"/>
                <w:rStyle w:val="Datatype"/>
              </w:rPr>
            </w:pPr>
            <w:ins w:id="11014" w:author="Andreas Kuehne" w:date="2019-05-31T12:40:00Z">
              <w:r w:rsidRPr="002062A5">
                <w:rPr>
                  <w:rStyle w:val="Datatype"/>
                </w:rPr>
                <w:t>optInp</w:t>
              </w:r>
            </w:ins>
          </w:p>
        </w:tc>
      </w:tr>
      <w:tr w:rsidR="00A71F46" w14:paraId="4DC60CCA" w14:textId="77777777" w:rsidTr="00A71F46">
        <w:trPr>
          <w:ins w:id="1101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FAB05EB" w14:textId="77777777" w:rsidR="00A71F46" w:rsidRPr="002062A5" w:rsidRDefault="00A71F46" w:rsidP="00A71F46">
            <w:pPr>
              <w:pStyle w:val="Beschriftung"/>
              <w:rPr>
                <w:ins w:id="11016" w:author="Andreas Kuehne" w:date="2019-05-31T12:40:00Z"/>
                <w:rStyle w:val="Datatype"/>
                <w:b w:val="0"/>
                <w:bCs w:val="0"/>
              </w:rPr>
            </w:pPr>
            <w:ins w:id="11017" w:author="Andreas Kuehne" w:date="2019-05-31T12:40:00Z">
              <w:r w:rsidRPr="002062A5">
                <w:rPr>
                  <w:rStyle w:val="Datatype"/>
                </w:rPr>
                <w:t>OptionalOutputs</w:t>
              </w:r>
            </w:ins>
          </w:p>
        </w:tc>
        <w:tc>
          <w:tcPr>
            <w:tcW w:w="4675" w:type="dxa"/>
          </w:tcPr>
          <w:p w14:paraId="0F0F01D5"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018" w:author="Andreas Kuehne" w:date="2019-05-31T12:40:00Z"/>
                <w:rStyle w:val="Datatype"/>
              </w:rPr>
            </w:pPr>
            <w:ins w:id="11019" w:author="Andreas Kuehne" w:date="2019-05-31T12:40:00Z">
              <w:r w:rsidRPr="002062A5">
                <w:rPr>
                  <w:rStyle w:val="Datatype"/>
                </w:rPr>
                <w:t>optOutp</w:t>
              </w:r>
            </w:ins>
          </w:p>
        </w:tc>
      </w:tr>
      <w:tr w:rsidR="00A71F46" w14:paraId="4AAE0CB4" w14:textId="77777777" w:rsidTr="00A71F46">
        <w:trPr>
          <w:ins w:id="1102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1E57501" w14:textId="77777777" w:rsidR="00A71F46" w:rsidRPr="002062A5" w:rsidRDefault="00A71F46" w:rsidP="00A71F46">
            <w:pPr>
              <w:pStyle w:val="Beschriftung"/>
              <w:rPr>
                <w:ins w:id="11021" w:author="Andreas Kuehne" w:date="2019-05-31T12:40:00Z"/>
                <w:rStyle w:val="Datatype"/>
                <w:b w:val="0"/>
                <w:bCs w:val="0"/>
              </w:rPr>
            </w:pPr>
            <w:ins w:id="11022" w:author="Andreas Kuehne" w:date="2019-05-31T12:40:00Z">
              <w:r w:rsidRPr="002062A5">
                <w:rPr>
                  <w:rStyle w:val="Datatype"/>
                </w:rPr>
                <w:t>PoE</w:t>
              </w:r>
            </w:ins>
          </w:p>
        </w:tc>
        <w:tc>
          <w:tcPr>
            <w:tcW w:w="4675" w:type="dxa"/>
          </w:tcPr>
          <w:p w14:paraId="1AC6761E"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023" w:author="Andreas Kuehne" w:date="2019-05-31T12:40:00Z"/>
                <w:rStyle w:val="Datatype"/>
              </w:rPr>
            </w:pPr>
            <w:ins w:id="11024" w:author="Andreas Kuehne" w:date="2019-05-31T12:40:00Z">
              <w:r w:rsidRPr="002062A5">
                <w:rPr>
                  <w:rStyle w:val="Datatype"/>
                </w:rPr>
                <w:t>poe</w:t>
              </w:r>
            </w:ins>
          </w:p>
        </w:tc>
      </w:tr>
      <w:tr w:rsidR="00A71F46" w14:paraId="25E3338B" w14:textId="77777777" w:rsidTr="00A71F46">
        <w:trPr>
          <w:ins w:id="1102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22A2AE3" w14:textId="77777777" w:rsidR="00A71F46" w:rsidRPr="002062A5" w:rsidRDefault="00A71F46" w:rsidP="00A71F46">
            <w:pPr>
              <w:pStyle w:val="Beschriftung"/>
              <w:rPr>
                <w:ins w:id="11026" w:author="Andreas Kuehne" w:date="2019-05-31T12:40:00Z"/>
                <w:rStyle w:val="Datatype"/>
                <w:b w:val="0"/>
                <w:bCs w:val="0"/>
              </w:rPr>
            </w:pPr>
            <w:ins w:id="11027" w:author="Andreas Kuehne" w:date="2019-05-31T12:40:00Z">
              <w:r w:rsidRPr="002062A5">
                <w:rPr>
                  <w:rStyle w:val="Datatype"/>
                </w:rPr>
                <w:t>ProblemReference</w:t>
              </w:r>
            </w:ins>
          </w:p>
        </w:tc>
        <w:tc>
          <w:tcPr>
            <w:tcW w:w="4675" w:type="dxa"/>
          </w:tcPr>
          <w:p w14:paraId="76BC039A"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028" w:author="Andreas Kuehne" w:date="2019-05-31T12:40:00Z"/>
                <w:rStyle w:val="Datatype"/>
              </w:rPr>
            </w:pPr>
            <w:ins w:id="11029" w:author="Andreas Kuehne" w:date="2019-05-31T12:40:00Z">
              <w:r w:rsidRPr="002062A5">
                <w:rPr>
                  <w:rStyle w:val="Datatype"/>
                </w:rPr>
                <w:t>pRef</w:t>
              </w:r>
            </w:ins>
          </w:p>
        </w:tc>
      </w:tr>
      <w:tr w:rsidR="00A71F46" w14:paraId="454E43F1" w14:textId="77777777" w:rsidTr="00A71F46">
        <w:trPr>
          <w:ins w:id="1103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83D1412" w14:textId="77777777" w:rsidR="00A71F46" w:rsidRPr="002062A5" w:rsidRDefault="00A71F46" w:rsidP="00A71F46">
            <w:pPr>
              <w:pStyle w:val="Beschriftung"/>
              <w:rPr>
                <w:ins w:id="11031" w:author="Andreas Kuehne" w:date="2019-05-31T12:40:00Z"/>
                <w:rStyle w:val="Datatype"/>
                <w:b w:val="0"/>
                <w:bCs w:val="0"/>
              </w:rPr>
            </w:pPr>
            <w:ins w:id="11032" w:author="Andreas Kuehne" w:date="2019-05-31T12:40:00Z">
              <w:r w:rsidRPr="002062A5">
                <w:rPr>
                  <w:rStyle w:val="Datatype"/>
                </w:rPr>
                <w:t>ProcessingDetails</w:t>
              </w:r>
            </w:ins>
          </w:p>
        </w:tc>
        <w:tc>
          <w:tcPr>
            <w:tcW w:w="4675" w:type="dxa"/>
          </w:tcPr>
          <w:p w14:paraId="7A37AF55"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033" w:author="Andreas Kuehne" w:date="2019-05-31T12:40:00Z"/>
                <w:rStyle w:val="Datatype"/>
              </w:rPr>
            </w:pPr>
            <w:ins w:id="11034" w:author="Andreas Kuehne" w:date="2019-05-31T12:40:00Z">
              <w:r w:rsidRPr="002062A5">
                <w:rPr>
                  <w:rStyle w:val="Datatype"/>
                </w:rPr>
                <w:t>procDetails</w:t>
              </w:r>
            </w:ins>
          </w:p>
        </w:tc>
      </w:tr>
      <w:tr w:rsidR="00A71F46" w14:paraId="348FDD0E" w14:textId="77777777" w:rsidTr="00A71F46">
        <w:trPr>
          <w:ins w:id="1103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6915C53" w14:textId="77777777" w:rsidR="00A71F46" w:rsidRPr="002062A5" w:rsidRDefault="00A71F46" w:rsidP="00A71F46">
            <w:pPr>
              <w:pStyle w:val="Beschriftung"/>
              <w:rPr>
                <w:ins w:id="11036" w:author="Andreas Kuehne" w:date="2019-05-31T12:40:00Z"/>
                <w:rStyle w:val="Datatype"/>
                <w:b w:val="0"/>
                <w:bCs w:val="0"/>
              </w:rPr>
            </w:pPr>
            <w:ins w:id="11037" w:author="Andreas Kuehne" w:date="2019-05-31T12:40:00Z">
              <w:r w:rsidRPr="002062A5">
                <w:rPr>
                  <w:rStyle w:val="Datatype"/>
                </w:rPr>
                <w:t>Properties</w:t>
              </w:r>
            </w:ins>
          </w:p>
        </w:tc>
        <w:tc>
          <w:tcPr>
            <w:tcW w:w="4675" w:type="dxa"/>
          </w:tcPr>
          <w:p w14:paraId="718FCBF1"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038" w:author="Andreas Kuehne" w:date="2019-05-31T12:40:00Z"/>
                <w:rStyle w:val="Datatype"/>
              </w:rPr>
            </w:pPr>
            <w:ins w:id="11039" w:author="Andreas Kuehne" w:date="2019-05-31T12:40:00Z">
              <w:r w:rsidRPr="002062A5">
                <w:rPr>
                  <w:rStyle w:val="Datatype"/>
                </w:rPr>
                <w:t>props</w:t>
              </w:r>
            </w:ins>
          </w:p>
        </w:tc>
      </w:tr>
      <w:tr w:rsidR="00A71F46" w14:paraId="3BFDFE12" w14:textId="77777777" w:rsidTr="00A71F46">
        <w:trPr>
          <w:ins w:id="1104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E202959" w14:textId="77777777" w:rsidR="00A71F46" w:rsidRPr="002062A5" w:rsidRDefault="00A71F46" w:rsidP="00A71F46">
            <w:pPr>
              <w:pStyle w:val="Beschriftung"/>
              <w:rPr>
                <w:ins w:id="11041" w:author="Andreas Kuehne" w:date="2019-05-31T12:40:00Z"/>
                <w:rStyle w:val="Datatype"/>
                <w:b w:val="0"/>
                <w:bCs w:val="0"/>
              </w:rPr>
            </w:pPr>
            <w:ins w:id="11042" w:author="Andreas Kuehne" w:date="2019-05-31T12:40:00Z">
              <w:r w:rsidRPr="002062A5">
                <w:rPr>
                  <w:rStyle w:val="Datatype"/>
                </w:rPr>
                <w:t>Property</w:t>
              </w:r>
            </w:ins>
          </w:p>
        </w:tc>
        <w:tc>
          <w:tcPr>
            <w:tcW w:w="4675" w:type="dxa"/>
          </w:tcPr>
          <w:p w14:paraId="02DEE4D9"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043" w:author="Andreas Kuehne" w:date="2019-05-31T12:40:00Z"/>
                <w:rStyle w:val="Datatype"/>
              </w:rPr>
            </w:pPr>
            <w:ins w:id="11044" w:author="Andreas Kuehne" w:date="2019-05-31T12:40:00Z">
              <w:r w:rsidRPr="002062A5">
                <w:rPr>
                  <w:rStyle w:val="Datatype"/>
                </w:rPr>
                <w:t>prop</w:t>
              </w:r>
            </w:ins>
          </w:p>
        </w:tc>
      </w:tr>
      <w:tr w:rsidR="00A71F46" w14:paraId="65AD22EA" w14:textId="77777777" w:rsidTr="00A71F46">
        <w:trPr>
          <w:ins w:id="1104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A08DCF3" w14:textId="77777777" w:rsidR="00A71F46" w:rsidRPr="002062A5" w:rsidRDefault="00A71F46" w:rsidP="00A71F46">
            <w:pPr>
              <w:pStyle w:val="Beschriftung"/>
              <w:rPr>
                <w:ins w:id="11046" w:author="Andreas Kuehne" w:date="2019-05-31T12:40:00Z"/>
                <w:rStyle w:val="Datatype"/>
                <w:b w:val="0"/>
                <w:bCs w:val="0"/>
              </w:rPr>
            </w:pPr>
            <w:ins w:id="11047" w:author="Andreas Kuehne" w:date="2019-05-31T12:40:00Z">
              <w:r w:rsidRPr="002062A5">
                <w:rPr>
                  <w:rStyle w:val="Datatype"/>
                </w:rPr>
                <w:t>Recipient</w:t>
              </w:r>
            </w:ins>
          </w:p>
        </w:tc>
        <w:tc>
          <w:tcPr>
            <w:tcW w:w="4675" w:type="dxa"/>
          </w:tcPr>
          <w:p w14:paraId="611109AD"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048" w:author="Andreas Kuehne" w:date="2019-05-31T12:40:00Z"/>
                <w:rStyle w:val="Datatype"/>
              </w:rPr>
            </w:pPr>
            <w:ins w:id="11049" w:author="Andreas Kuehne" w:date="2019-05-31T12:40:00Z">
              <w:r w:rsidRPr="002062A5">
                <w:rPr>
                  <w:rStyle w:val="Datatype"/>
                </w:rPr>
                <w:t>recipient</w:t>
              </w:r>
            </w:ins>
          </w:p>
        </w:tc>
      </w:tr>
      <w:tr w:rsidR="00A71F46" w14:paraId="642914E5" w14:textId="77777777" w:rsidTr="00A71F46">
        <w:trPr>
          <w:ins w:id="1105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E214885" w14:textId="77777777" w:rsidR="00A71F46" w:rsidRPr="002062A5" w:rsidRDefault="00A71F46" w:rsidP="00A71F46">
            <w:pPr>
              <w:pStyle w:val="Beschriftung"/>
              <w:rPr>
                <w:ins w:id="11051" w:author="Andreas Kuehne" w:date="2019-05-31T12:40:00Z"/>
                <w:rStyle w:val="Datatype"/>
                <w:b w:val="0"/>
                <w:bCs w:val="0"/>
              </w:rPr>
            </w:pPr>
            <w:ins w:id="11052" w:author="Andreas Kuehne" w:date="2019-05-31T12:40:00Z">
              <w:r w:rsidRPr="002062A5">
                <w:rPr>
                  <w:rStyle w:val="Datatype"/>
                </w:rPr>
                <w:t>Ref</w:t>
              </w:r>
            </w:ins>
          </w:p>
        </w:tc>
        <w:tc>
          <w:tcPr>
            <w:tcW w:w="4675" w:type="dxa"/>
          </w:tcPr>
          <w:p w14:paraId="1DE7E42B"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053" w:author="Andreas Kuehne" w:date="2019-05-31T12:40:00Z"/>
                <w:rStyle w:val="Datatype"/>
              </w:rPr>
            </w:pPr>
            <w:ins w:id="11054" w:author="Andreas Kuehne" w:date="2019-05-31T12:40:00Z">
              <w:r w:rsidRPr="002062A5">
                <w:rPr>
                  <w:rStyle w:val="Datatype"/>
                </w:rPr>
                <w:t>ref</w:t>
              </w:r>
            </w:ins>
          </w:p>
        </w:tc>
      </w:tr>
      <w:tr w:rsidR="00A71F46" w14:paraId="10C8DC51" w14:textId="77777777" w:rsidTr="00A71F46">
        <w:trPr>
          <w:ins w:id="1105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71375C7" w14:textId="77777777" w:rsidR="00A71F46" w:rsidRPr="002062A5" w:rsidRDefault="00A71F46" w:rsidP="00A71F46">
            <w:pPr>
              <w:pStyle w:val="Beschriftung"/>
              <w:rPr>
                <w:ins w:id="11056" w:author="Andreas Kuehne" w:date="2019-05-31T12:40:00Z"/>
                <w:rStyle w:val="Datatype"/>
                <w:b w:val="0"/>
                <w:bCs w:val="0"/>
              </w:rPr>
            </w:pPr>
            <w:ins w:id="11057" w:author="Andreas Kuehne" w:date="2019-05-31T12:40:00Z">
              <w:r w:rsidRPr="002062A5">
                <w:rPr>
                  <w:rStyle w:val="Datatype"/>
                </w:rPr>
                <w:t>ReferenceXpath</w:t>
              </w:r>
            </w:ins>
          </w:p>
        </w:tc>
        <w:tc>
          <w:tcPr>
            <w:tcW w:w="4675" w:type="dxa"/>
          </w:tcPr>
          <w:p w14:paraId="609A0BF0"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058" w:author="Andreas Kuehne" w:date="2019-05-31T12:40:00Z"/>
                <w:rStyle w:val="Datatype"/>
              </w:rPr>
            </w:pPr>
            <w:ins w:id="11059" w:author="Andreas Kuehne" w:date="2019-05-31T12:40:00Z">
              <w:r w:rsidRPr="002062A5">
                <w:rPr>
                  <w:rStyle w:val="Datatype"/>
                </w:rPr>
                <w:t>xPath</w:t>
              </w:r>
            </w:ins>
          </w:p>
        </w:tc>
      </w:tr>
      <w:tr w:rsidR="00A71F46" w14:paraId="734724FD" w14:textId="77777777" w:rsidTr="00A71F46">
        <w:trPr>
          <w:ins w:id="1106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4B8D902" w14:textId="77777777" w:rsidR="00A71F46" w:rsidRPr="002062A5" w:rsidRDefault="00A71F46" w:rsidP="00A71F46">
            <w:pPr>
              <w:pStyle w:val="Beschriftung"/>
              <w:rPr>
                <w:ins w:id="11061" w:author="Andreas Kuehne" w:date="2019-05-31T12:40:00Z"/>
                <w:rStyle w:val="Datatype"/>
                <w:b w:val="0"/>
                <w:bCs w:val="0"/>
              </w:rPr>
            </w:pPr>
            <w:ins w:id="11062" w:author="Andreas Kuehne" w:date="2019-05-31T12:40:00Z">
              <w:r w:rsidRPr="002062A5">
                <w:rPr>
                  <w:rStyle w:val="Datatype"/>
                </w:rPr>
                <w:t>RefId</w:t>
              </w:r>
            </w:ins>
          </w:p>
        </w:tc>
        <w:tc>
          <w:tcPr>
            <w:tcW w:w="4675" w:type="dxa"/>
          </w:tcPr>
          <w:p w14:paraId="4269E370"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063" w:author="Andreas Kuehne" w:date="2019-05-31T12:40:00Z"/>
                <w:rStyle w:val="Datatype"/>
              </w:rPr>
            </w:pPr>
            <w:ins w:id="11064" w:author="Andreas Kuehne" w:date="2019-05-31T12:40:00Z">
              <w:r w:rsidRPr="002062A5">
                <w:rPr>
                  <w:rStyle w:val="Datatype"/>
                </w:rPr>
                <w:t>refId</w:t>
              </w:r>
            </w:ins>
          </w:p>
        </w:tc>
      </w:tr>
      <w:tr w:rsidR="00A71F46" w14:paraId="79660221" w14:textId="77777777" w:rsidTr="00A71F46">
        <w:trPr>
          <w:ins w:id="1106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B62EDEE" w14:textId="77777777" w:rsidR="00A71F46" w:rsidRPr="002062A5" w:rsidRDefault="00A71F46" w:rsidP="00A71F46">
            <w:pPr>
              <w:pStyle w:val="Beschriftung"/>
              <w:rPr>
                <w:ins w:id="11066" w:author="Andreas Kuehne" w:date="2019-05-31T12:40:00Z"/>
                <w:rStyle w:val="Datatype"/>
                <w:b w:val="0"/>
                <w:bCs w:val="0"/>
              </w:rPr>
            </w:pPr>
            <w:ins w:id="11067" w:author="Andreas Kuehne" w:date="2019-05-31T12:40:00Z">
              <w:r w:rsidRPr="002062A5">
                <w:rPr>
                  <w:rStyle w:val="Datatype"/>
                </w:rPr>
                <w:t>RefType</w:t>
              </w:r>
            </w:ins>
          </w:p>
        </w:tc>
        <w:tc>
          <w:tcPr>
            <w:tcW w:w="4675" w:type="dxa"/>
          </w:tcPr>
          <w:p w14:paraId="6D4E8C37"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068" w:author="Andreas Kuehne" w:date="2019-05-31T12:40:00Z"/>
                <w:rStyle w:val="Datatype"/>
              </w:rPr>
            </w:pPr>
            <w:ins w:id="11069" w:author="Andreas Kuehne" w:date="2019-05-31T12:40:00Z">
              <w:r w:rsidRPr="002062A5">
                <w:rPr>
                  <w:rStyle w:val="Datatype"/>
                </w:rPr>
                <w:t>refType</w:t>
              </w:r>
            </w:ins>
          </w:p>
        </w:tc>
      </w:tr>
      <w:tr w:rsidR="00A71F46" w14:paraId="7C3C9914" w14:textId="77777777" w:rsidTr="00A71F46">
        <w:trPr>
          <w:ins w:id="1107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96C9869" w14:textId="77777777" w:rsidR="00A71F46" w:rsidRPr="002062A5" w:rsidRDefault="00A71F46" w:rsidP="00A71F46">
            <w:pPr>
              <w:pStyle w:val="Beschriftung"/>
              <w:rPr>
                <w:ins w:id="11071" w:author="Andreas Kuehne" w:date="2019-05-31T12:40:00Z"/>
                <w:rStyle w:val="Datatype"/>
                <w:b w:val="0"/>
                <w:bCs w:val="0"/>
              </w:rPr>
            </w:pPr>
            <w:ins w:id="11072" w:author="Andreas Kuehne" w:date="2019-05-31T12:40:00Z">
              <w:r w:rsidRPr="002062A5">
                <w:rPr>
                  <w:rStyle w:val="Datatype"/>
                </w:rPr>
                <w:t>RefURI</w:t>
              </w:r>
            </w:ins>
          </w:p>
        </w:tc>
        <w:tc>
          <w:tcPr>
            <w:tcW w:w="4675" w:type="dxa"/>
          </w:tcPr>
          <w:p w14:paraId="361FC7B1"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073" w:author="Andreas Kuehne" w:date="2019-05-31T12:40:00Z"/>
                <w:rStyle w:val="Datatype"/>
              </w:rPr>
            </w:pPr>
            <w:ins w:id="11074" w:author="Andreas Kuehne" w:date="2019-05-31T12:40:00Z">
              <w:r w:rsidRPr="002062A5">
                <w:rPr>
                  <w:rStyle w:val="Datatype"/>
                </w:rPr>
                <w:t>refURI</w:t>
              </w:r>
            </w:ins>
          </w:p>
        </w:tc>
      </w:tr>
      <w:tr w:rsidR="00A71F46" w14:paraId="4CE8124F" w14:textId="77777777" w:rsidTr="00A71F46">
        <w:trPr>
          <w:ins w:id="1107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BC994EB" w14:textId="77777777" w:rsidR="00A71F46" w:rsidRPr="002062A5" w:rsidRDefault="00A71F46" w:rsidP="00A71F46">
            <w:pPr>
              <w:pStyle w:val="Beschriftung"/>
              <w:rPr>
                <w:ins w:id="11076" w:author="Andreas Kuehne" w:date="2019-05-31T12:40:00Z"/>
                <w:rStyle w:val="Datatype"/>
                <w:b w:val="0"/>
                <w:bCs w:val="0"/>
              </w:rPr>
            </w:pPr>
            <w:ins w:id="11077" w:author="Andreas Kuehne" w:date="2019-05-31T12:40:00Z">
              <w:r w:rsidRPr="002062A5">
                <w:rPr>
                  <w:rStyle w:val="Datatype"/>
                </w:rPr>
                <w:t>RequestID</w:t>
              </w:r>
            </w:ins>
          </w:p>
        </w:tc>
        <w:tc>
          <w:tcPr>
            <w:tcW w:w="4675" w:type="dxa"/>
          </w:tcPr>
          <w:p w14:paraId="3F62D091"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078" w:author="Andreas Kuehne" w:date="2019-05-31T12:40:00Z"/>
                <w:rStyle w:val="Datatype"/>
              </w:rPr>
            </w:pPr>
            <w:ins w:id="11079" w:author="Andreas Kuehne" w:date="2019-05-31T12:40:00Z">
              <w:r w:rsidRPr="002062A5">
                <w:rPr>
                  <w:rStyle w:val="Datatype"/>
                </w:rPr>
                <w:t>reqID</w:t>
              </w:r>
            </w:ins>
          </w:p>
        </w:tc>
      </w:tr>
      <w:tr w:rsidR="00A71F46" w14:paraId="5A98F10E" w14:textId="77777777" w:rsidTr="00A71F46">
        <w:trPr>
          <w:ins w:id="1108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E132D0C" w14:textId="77777777" w:rsidR="00A71F46" w:rsidRPr="002062A5" w:rsidRDefault="00A71F46" w:rsidP="00A71F46">
            <w:pPr>
              <w:pStyle w:val="Beschriftung"/>
              <w:rPr>
                <w:ins w:id="11081" w:author="Andreas Kuehne" w:date="2019-05-31T12:40:00Z"/>
                <w:rStyle w:val="Datatype"/>
                <w:b w:val="0"/>
                <w:bCs w:val="0"/>
              </w:rPr>
            </w:pPr>
            <w:ins w:id="11082" w:author="Andreas Kuehne" w:date="2019-05-31T12:40:00Z">
              <w:r w:rsidRPr="002062A5">
                <w:rPr>
                  <w:rStyle w:val="Datatype"/>
                </w:rPr>
                <w:t>ResponseID</w:t>
              </w:r>
            </w:ins>
          </w:p>
        </w:tc>
        <w:tc>
          <w:tcPr>
            <w:tcW w:w="4675" w:type="dxa"/>
          </w:tcPr>
          <w:p w14:paraId="40B42915"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083" w:author="Andreas Kuehne" w:date="2019-05-31T12:40:00Z"/>
                <w:rStyle w:val="Datatype"/>
              </w:rPr>
            </w:pPr>
            <w:ins w:id="11084" w:author="Andreas Kuehne" w:date="2019-05-31T12:40:00Z">
              <w:r w:rsidRPr="002062A5">
                <w:rPr>
                  <w:rStyle w:val="Datatype"/>
                </w:rPr>
                <w:t>respID</w:t>
              </w:r>
            </w:ins>
          </w:p>
        </w:tc>
      </w:tr>
      <w:tr w:rsidR="00A71F46" w14:paraId="26A41403" w14:textId="77777777" w:rsidTr="00A71F46">
        <w:trPr>
          <w:ins w:id="1108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8648B8A" w14:textId="77777777" w:rsidR="00A71F46" w:rsidRPr="002062A5" w:rsidRDefault="00A71F46" w:rsidP="00A71F46">
            <w:pPr>
              <w:pStyle w:val="Beschriftung"/>
              <w:rPr>
                <w:ins w:id="11086" w:author="Andreas Kuehne" w:date="2019-05-31T12:40:00Z"/>
                <w:rStyle w:val="Datatype"/>
                <w:b w:val="0"/>
                <w:bCs w:val="0"/>
              </w:rPr>
            </w:pPr>
            <w:ins w:id="11087" w:author="Andreas Kuehne" w:date="2019-05-31T12:40:00Z">
              <w:r w:rsidRPr="002062A5">
                <w:rPr>
                  <w:rStyle w:val="Datatype"/>
                </w:rPr>
                <w:t>Result</w:t>
              </w:r>
            </w:ins>
          </w:p>
        </w:tc>
        <w:tc>
          <w:tcPr>
            <w:tcW w:w="4675" w:type="dxa"/>
          </w:tcPr>
          <w:p w14:paraId="044A04BA"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088" w:author="Andreas Kuehne" w:date="2019-05-31T12:40:00Z"/>
                <w:rStyle w:val="Datatype"/>
              </w:rPr>
            </w:pPr>
            <w:ins w:id="11089" w:author="Andreas Kuehne" w:date="2019-05-31T12:40:00Z">
              <w:r w:rsidRPr="002062A5">
                <w:rPr>
                  <w:rStyle w:val="Datatype"/>
                </w:rPr>
                <w:t>result</w:t>
              </w:r>
            </w:ins>
          </w:p>
        </w:tc>
      </w:tr>
      <w:tr w:rsidR="00A71F46" w14:paraId="5658F210" w14:textId="77777777" w:rsidTr="00A71F46">
        <w:trPr>
          <w:ins w:id="1109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FA072A7" w14:textId="77777777" w:rsidR="00A71F46" w:rsidRPr="002062A5" w:rsidRDefault="00A71F46" w:rsidP="00A71F46">
            <w:pPr>
              <w:pStyle w:val="Beschriftung"/>
              <w:rPr>
                <w:ins w:id="11091" w:author="Andreas Kuehne" w:date="2019-05-31T12:40:00Z"/>
                <w:rStyle w:val="Datatype"/>
                <w:b w:val="0"/>
                <w:bCs w:val="0"/>
              </w:rPr>
            </w:pPr>
            <w:ins w:id="11092" w:author="Andreas Kuehne" w:date="2019-05-31T12:40:00Z">
              <w:r w:rsidRPr="002062A5">
                <w:rPr>
                  <w:rStyle w:val="Datatype"/>
                </w:rPr>
                <w:t>ResultMajor</w:t>
              </w:r>
            </w:ins>
          </w:p>
        </w:tc>
        <w:tc>
          <w:tcPr>
            <w:tcW w:w="4675" w:type="dxa"/>
          </w:tcPr>
          <w:p w14:paraId="495B8061"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093" w:author="Andreas Kuehne" w:date="2019-05-31T12:40:00Z"/>
                <w:rStyle w:val="Datatype"/>
              </w:rPr>
            </w:pPr>
            <w:ins w:id="11094" w:author="Andreas Kuehne" w:date="2019-05-31T12:40:00Z">
              <w:r w:rsidRPr="002062A5">
                <w:rPr>
                  <w:rStyle w:val="Datatype"/>
                </w:rPr>
                <w:t>maj</w:t>
              </w:r>
            </w:ins>
          </w:p>
        </w:tc>
      </w:tr>
      <w:tr w:rsidR="00A71F46" w14:paraId="246BF38C" w14:textId="77777777" w:rsidTr="00A71F46">
        <w:trPr>
          <w:ins w:id="1109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D4B2E13" w14:textId="77777777" w:rsidR="00A71F46" w:rsidRPr="002062A5" w:rsidRDefault="00A71F46" w:rsidP="00A71F46">
            <w:pPr>
              <w:pStyle w:val="Beschriftung"/>
              <w:rPr>
                <w:ins w:id="11096" w:author="Andreas Kuehne" w:date="2019-05-31T12:40:00Z"/>
                <w:rStyle w:val="Datatype"/>
                <w:b w:val="0"/>
                <w:bCs w:val="0"/>
              </w:rPr>
            </w:pPr>
            <w:ins w:id="11097" w:author="Andreas Kuehne" w:date="2019-05-31T12:40:00Z">
              <w:r w:rsidRPr="002062A5">
                <w:rPr>
                  <w:rStyle w:val="Datatype"/>
                </w:rPr>
                <w:t>ResultMessage</w:t>
              </w:r>
            </w:ins>
          </w:p>
        </w:tc>
        <w:tc>
          <w:tcPr>
            <w:tcW w:w="4675" w:type="dxa"/>
          </w:tcPr>
          <w:p w14:paraId="383355B6"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098" w:author="Andreas Kuehne" w:date="2019-05-31T12:40:00Z"/>
                <w:rStyle w:val="Datatype"/>
              </w:rPr>
            </w:pPr>
            <w:ins w:id="11099" w:author="Andreas Kuehne" w:date="2019-05-31T12:40:00Z">
              <w:r w:rsidRPr="002062A5">
                <w:rPr>
                  <w:rStyle w:val="Datatype"/>
                </w:rPr>
                <w:t>msg</w:t>
              </w:r>
            </w:ins>
          </w:p>
        </w:tc>
      </w:tr>
      <w:tr w:rsidR="00A71F46" w14:paraId="649B9417" w14:textId="77777777" w:rsidTr="00A71F46">
        <w:trPr>
          <w:ins w:id="1110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C6AFFD3" w14:textId="77777777" w:rsidR="00A71F46" w:rsidRPr="002062A5" w:rsidRDefault="00A71F46" w:rsidP="00A71F46">
            <w:pPr>
              <w:pStyle w:val="Beschriftung"/>
              <w:rPr>
                <w:ins w:id="11101" w:author="Andreas Kuehne" w:date="2019-05-31T12:40:00Z"/>
                <w:rStyle w:val="Datatype"/>
                <w:b w:val="0"/>
                <w:bCs w:val="0"/>
              </w:rPr>
            </w:pPr>
            <w:ins w:id="11102" w:author="Andreas Kuehne" w:date="2019-05-31T12:40:00Z">
              <w:r w:rsidRPr="002062A5">
                <w:rPr>
                  <w:rStyle w:val="Datatype"/>
                </w:rPr>
                <w:t>ResultMinor</w:t>
              </w:r>
            </w:ins>
          </w:p>
        </w:tc>
        <w:tc>
          <w:tcPr>
            <w:tcW w:w="4675" w:type="dxa"/>
          </w:tcPr>
          <w:p w14:paraId="0FE523D0"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103" w:author="Andreas Kuehne" w:date="2019-05-31T12:40:00Z"/>
                <w:rStyle w:val="Datatype"/>
              </w:rPr>
            </w:pPr>
            <w:ins w:id="11104" w:author="Andreas Kuehne" w:date="2019-05-31T12:40:00Z">
              <w:r w:rsidRPr="002062A5">
                <w:rPr>
                  <w:rStyle w:val="Datatype"/>
                </w:rPr>
                <w:t>min</w:t>
              </w:r>
            </w:ins>
          </w:p>
        </w:tc>
      </w:tr>
      <w:tr w:rsidR="00A71F46" w14:paraId="26ECD486" w14:textId="77777777" w:rsidTr="00A71F46">
        <w:trPr>
          <w:ins w:id="1110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F8D12AB" w14:textId="77777777" w:rsidR="00A71F46" w:rsidRPr="002062A5" w:rsidRDefault="00A71F46" w:rsidP="00A71F46">
            <w:pPr>
              <w:pStyle w:val="Beschriftung"/>
              <w:rPr>
                <w:ins w:id="11106" w:author="Andreas Kuehne" w:date="2019-05-31T12:40:00Z"/>
                <w:rStyle w:val="Datatype"/>
                <w:b w:val="0"/>
                <w:bCs w:val="0"/>
              </w:rPr>
            </w:pPr>
            <w:ins w:id="11107" w:author="Andreas Kuehne" w:date="2019-05-31T12:40:00Z">
              <w:r w:rsidRPr="002062A5">
                <w:rPr>
                  <w:rStyle w:val="Datatype"/>
                </w:rPr>
                <w:t>ReturnAugmentedSignature</w:t>
              </w:r>
            </w:ins>
          </w:p>
        </w:tc>
        <w:tc>
          <w:tcPr>
            <w:tcW w:w="4675" w:type="dxa"/>
          </w:tcPr>
          <w:p w14:paraId="2211FB92"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108" w:author="Andreas Kuehne" w:date="2019-05-31T12:40:00Z"/>
                <w:rStyle w:val="Datatype"/>
              </w:rPr>
            </w:pPr>
            <w:ins w:id="11109" w:author="Andreas Kuehne" w:date="2019-05-31T12:40:00Z">
              <w:r w:rsidRPr="002062A5">
                <w:rPr>
                  <w:rStyle w:val="Datatype"/>
                </w:rPr>
                <w:t>returnAugmented</w:t>
              </w:r>
            </w:ins>
          </w:p>
        </w:tc>
      </w:tr>
      <w:tr w:rsidR="00A71F46" w14:paraId="54034B35" w14:textId="77777777" w:rsidTr="00A71F46">
        <w:trPr>
          <w:ins w:id="1111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6A1F344" w14:textId="77777777" w:rsidR="00A71F46" w:rsidRPr="002062A5" w:rsidRDefault="00A71F46" w:rsidP="00A71F46">
            <w:pPr>
              <w:pStyle w:val="Beschriftung"/>
              <w:rPr>
                <w:ins w:id="11111" w:author="Andreas Kuehne" w:date="2019-05-31T12:40:00Z"/>
                <w:rStyle w:val="Datatype"/>
                <w:b w:val="0"/>
                <w:bCs w:val="0"/>
              </w:rPr>
            </w:pPr>
            <w:ins w:id="11112" w:author="Andreas Kuehne" w:date="2019-05-31T12:40:00Z">
              <w:r w:rsidRPr="002062A5">
                <w:rPr>
                  <w:rStyle w:val="Datatype"/>
                </w:rPr>
                <w:t>ReturnProcessingDetails</w:t>
              </w:r>
            </w:ins>
          </w:p>
        </w:tc>
        <w:tc>
          <w:tcPr>
            <w:tcW w:w="4675" w:type="dxa"/>
          </w:tcPr>
          <w:p w14:paraId="6DFE68B1"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113" w:author="Andreas Kuehne" w:date="2019-05-31T12:40:00Z"/>
                <w:rStyle w:val="Datatype"/>
              </w:rPr>
            </w:pPr>
            <w:ins w:id="11114" w:author="Andreas Kuehne" w:date="2019-05-31T12:40:00Z">
              <w:r w:rsidRPr="002062A5">
                <w:rPr>
                  <w:rStyle w:val="Datatype"/>
                </w:rPr>
                <w:t>returnProcDetails</w:t>
              </w:r>
            </w:ins>
          </w:p>
        </w:tc>
      </w:tr>
      <w:tr w:rsidR="00A71F46" w14:paraId="2D0E2D17" w14:textId="77777777" w:rsidTr="00A71F46">
        <w:trPr>
          <w:ins w:id="1111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D69024E" w14:textId="77777777" w:rsidR="00A71F46" w:rsidRPr="002062A5" w:rsidRDefault="00A71F46" w:rsidP="00A71F46">
            <w:pPr>
              <w:pStyle w:val="Beschriftung"/>
              <w:rPr>
                <w:ins w:id="11116" w:author="Andreas Kuehne" w:date="2019-05-31T12:40:00Z"/>
                <w:rStyle w:val="Datatype"/>
                <w:b w:val="0"/>
                <w:bCs w:val="0"/>
              </w:rPr>
            </w:pPr>
            <w:ins w:id="11117" w:author="Andreas Kuehne" w:date="2019-05-31T12:40:00Z">
              <w:r w:rsidRPr="002062A5">
                <w:rPr>
                  <w:rStyle w:val="Datatype"/>
                </w:rPr>
                <w:t>ReturnSignerIdentity</w:t>
              </w:r>
            </w:ins>
          </w:p>
        </w:tc>
        <w:tc>
          <w:tcPr>
            <w:tcW w:w="4675" w:type="dxa"/>
          </w:tcPr>
          <w:p w14:paraId="608A19D7"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118" w:author="Andreas Kuehne" w:date="2019-05-31T12:40:00Z"/>
                <w:rStyle w:val="Datatype"/>
              </w:rPr>
            </w:pPr>
            <w:ins w:id="11119" w:author="Andreas Kuehne" w:date="2019-05-31T12:40:00Z">
              <w:r w:rsidRPr="002062A5">
                <w:rPr>
                  <w:rStyle w:val="Datatype"/>
                </w:rPr>
                <w:t>returnSigner</w:t>
              </w:r>
            </w:ins>
          </w:p>
        </w:tc>
      </w:tr>
      <w:tr w:rsidR="00A71F46" w14:paraId="45C8BEF4" w14:textId="77777777" w:rsidTr="00A71F46">
        <w:trPr>
          <w:ins w:id="1112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3E498FC" w14:textId="77777777" w:rsidR="00A71F46" w:rsidRPr="002062A5" w:rsidRDefault="00A71F46" w:rsidP="00A71F46">
            <w:pPr>
              <w:pStyle w:val="Beschriftung"/>
              <w:rPr>
                <w:ins w:id="11121" w:author="Andreas Kuehne" w:date="2019-05-31T12:40:00Z"/>
                <w:rStyle w:val="Datatype"/>
                <w:b w:val="0"/>
                <w:bCs w:val="0"/>
              </w:rPr>
            </w:pPr>
            <w:ins w:id="11122" w:author="Andreas Kuehne" w:date="2019-05-31T12:40:00Z">
              <w:r w:rsidRPr="002062A5">
                <w:rPr>
                  <w:rStyle w:val="Datatype"/>
                </w:rPr>
                <w:t>ReturnSigningTimeInfo</w:t>
              </w:r>
            </w:ins>
          </w:p>
        </w:tc>
        <w:tc>
          <w:tcPr>
            <w:tcW w:w="4675" w:type="dxa"/>
          </w:tcPr>
          <w:p w14:paraId="43CDB5EB"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123" w:author="Andreas Kuehne" w:date="2019-05-31T12:40:00Z"/>
                <w:rStyle w:val="Datatype"/>
              </w:rPr>
            </w:pPr>
            <w:ins w:id="11124" w:author="Andreas Kuehne" w:date="2019-05-31T12:40:00Z">
              <w:r w:rsidRPr="002062A5">
                <w:rPr>
                  <w:rStyle w:val="Datatype"/>
                </w:rPr>
                <w:t>returnSigningTime</w:t>
              </w:r>
            </w:ins>
          </w:p>
        </w:tc>
      </w:tr>
      <w:tr w:rsidR="00A71F46" w14:paraId="1239028C" w14:textId="77777777" w:rsidTr="00A71F46">
        <w:trPr>
          <w:ins w:id="1112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1527487" w14:textId="77777777" w:rsidR="00A71F46" w:rsidRPr="002062A5" w:rsidRDefault="00A71F46" w:rsidP="00A71F46">
            <w:pPr>
              <w:pStyle w:val="Beschriftung"/>
              <w:rPr>
                <w:ins w:id="11126" w:author="Andreas Kuehne" w:date="2019-05-31T12:40:00Z"/>
                <w:rStyle w:val="Datatype"/>
                <w:b w:val="0"/>
                <w:bCs w:val="0"/>
              </w:rPr>
            </w:pPr>
            <w:ins w:id="11127" w:author="Andreas Kuehne" w:date="2019-05-31T12:40:00Z">
              <w:r w:rsidRPr="002062A5">
                <w:rPr>
                  <w:rStyle w:val="Datatype"/>
                </w:rPr>
                <w:t>ReturnTimestampedSignature</w:t>
              </w:r>
            </w:ins>
          </w:p>
        </w:tc>
        <w:tc>
          <w:tcPr>
            <w:tcW w:w="4675" w:type="dxa"/>
          </w:tcPr>
          <w:p w14:paraId="134D2960"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128" w:author="Andreas Kuehne" w:date="2019-05-31T12:40:00Z"/>
                <w:rStyle w:val="Datatype"/>
              </w:rPr>
            </w:pPr>
            <w:ins w:id="11129" w:author="Andreas Kuehne" w:date="2019-05-31T12:40:00Z">
              <w:r w:rsidRPr="002062A5">
                <w:rPr>
                  <w:rStyle w:val="Datatype"/>
                </w:rPr>
                <w:t>returnTimestamped</w:t>
              </w:r>
            </w:ins>
          </w:p>
        </w:tc>
      </w:tr>
      <w:tr w:rsidR="00A71F46" w14:paraId="557487D3" w14:textId="77777777" w:rsidTr="00A71F46">
        <w:trPr>
          <w:ins w:id="1113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02370F4" w14:textId="77777777" w:rsidR="00A71F46" w:rsidRPr="002062A5" w:rsidRDefault="00A71F46" w:rsidP="00A71F46">
            <w:pPr>
              <w:pStyle w:val="Beschriftung"/>
              <w:rPr>
                <w:ins w:id="11131" w:author="Andreas Kuehne" w:date="2019-05-31T12:40:00Z"/>
                <w:rStyle w:val="Datatype"/>
                <w:b w:val="0"/>
                <w:bCs w:val="0"/>
              </w:rPr>
            </w:pPr>
            <w:ins w:id="11132" w:author="Andreas Kuehne" w:date="2019-05-31T12:40:00Z">
              <w:r w:rsidRPr="002062A5">
                <w:rPr>
                  <w:rStyle w:val="Datatype"/>
                </w:rPr>
                <w:t>ReturnVerificationTimeInfo</w:t>
              </w:r>
            </w:ins>
          </w:p>
        </w:tc>
        <w:tc>
          <w:tcPr>
            <w:tcW w:w="4675" w:type="dxa"/>
          </w:tcPr>
          <w:p w14:paraId="5AB10E0A"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133" w:author="Andreas Kuehne" w:date="2019-05-31T12:40:00Z"/>
                <w:rStyle w:val="Datatype"/>
              </w:rPr>
            </w:pPr>
            <w:ins w:id="11134" w:author="Andreas Kuehne" w:date="2019-05-31T12:40:00Z">
              <w:r w:rsidRPr="002062A5">
                <w:rPr>
                  <w:rStyle w:val="Datatype"/>
                </w:rPr>
                <w:t>returnVerificationTime</w:t>
              </w:r>
            </w:ins>
          </w:p>
        </w:tc>
      </w:tr>
      <w:tr w:rsidR="00A71F46" w14:paraId="3526C303" w14:textId="77777777" w:rsidTr="00A71F46">
        <w:trPr>
          <w:ins w:id="1113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28B7C98" w14:textId="77777777" w:rsidR="00A71F46" w:rsidRPr="002062A5" w:rsidRDefault="00A71F46" w:rsidP="00A71F46">
            <w:pPr>
              <w:pStyle w:val="Beschriftung"/>
              <w:rPr>
                <w:ins w:id="11136" w:author="Andreas Kuehne" w:date="2019-05-31T12:40:00Z"/>
                <w:rStyle w:val="Datatype"/>
                <w:b w:val="0"/>
                <w:bCs w:val="0"/>
              </w:rPr>
            </w:pPr>
            <w:ins w:id="11137" w:author="Andreas Kuehne" w:date="2019-05-31T12:40:00Z">
              <w:r w:rsidRPr="002062A5">
                <w:rPr>
                  <w:rStyle w:val="Datatype"/>
                </w:rPr>
                <w:t>Schema</w:t>
              </w:r>
            </w:ins>
          </w:p>
        </w:tc>
        <w:tc>
          <w:tcPr>
            <w:tcW w:w="4675" w:type="dxa"/>
          </w:tcPr>
          <w:p w14:paraId="6C37D657"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138" w:author="Andreas Kuehne" w:date="2019-05-31T12:40:00Z"/>
                <w:rStyle w:val="Datatype"/>
              </w:rPr>
            </w:pPr>
            <w:ins w:id="11139" w:author="Andreas Kuehne" w:date="2019-05-31T12:40:00Z">
              <w:r w:rsidRPr="002062A5">
                <w:rPr>
                  <w:rStyle w:val="Datatype"/>
                </w:rPr>
                <w:t>schema</w:t>
              </w:r>
            </w:ins>
          </w:p>
        </w:tc>
      </w:tr>
      <w:tr w:rsidR="00A71F46" w14:paraId="2AD8378F" w14:textId="77777777" w:rsidTr="00A71F46">
        <w:trPr>
          <w:ins w:id="1114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B142A39" w14:textId="77777777" w:rsidR="00A71F46" w:rsidRPr="002062A5" w:rsidRDefault="00A71F46" w:rsidP="00A71F46">
            <w:pPr>
              <w:pStyle w:val="Beschriftung"/>
              <w:rPr>
                <w:ins w:id="11141" w:author="Andreas Kuehne" w:date="2019-05-31T12:40:00Z"/>
                <w:rStyle w:val="Datatype"/>
                <w:b w:val="0"/>
                <w:bCs w:val="0"/>
              </w:rPr>
            </w:pPr>
            <w:ins w:id="11142" w:author="Andreas Kuehne" w:date="2019-05-31T12:40:00Z">
              <w:r w:rsidRPr="002062A5">
                <w:rPr>
                  <w:rStyle w:val="Datatype"/>
                </w:rPr>
                <w:t>SchemaRefs</w:t>
              </w:r>
            </w:ins>
          </w:p>
        </w:tc>
        <w:tc>
          <w:tcPr>
            <w:tcW w:w="4675" w:type="dxa"/>
          </w:tcPr>
          <w:p w14:paraId="3FA4A845"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143" w:author="Andreas Kuehne" w:date="2019-05-31T12:40:00Z"/>
                <w:rStyle w:val="Datatype"/>
              </w:rPr>
            </w:pPr>
            <w:ins w:id="11144" w:author="Andreas Kuehne" w:date="2019-05-31T12:40:00Z">
              <w:r w:rsidRPr="002062A5">
                <w:rPr>
                  <w:rStyle w:val="Datatype"/>
                </w:rPr>
                <w:t>schemaRefs</w:t>
              </w:r>
            </w:ins>
          </w:p>
        </w:tc>
      </w:tr>
      <w:tr w:rsidR="00A71F46" w14:paraId="24B5F47C" w14:textId="77777777" w:rsidTr="00A71F46">
        <w:trPr>
          <w:ins w:id="1114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3D83048" w14:textId="77777777" w:rsidR="00A71F46" w:rsidRPr="002062A5" w:rsidRDefault="00A71F46" w:rsidP="00A71F46">
            <w:pPr>
              <w:pStyle w:val="Beschriftung"/>
              <w:rPr>
                <w:ins w:id="11146" w:author="Andreas Kuehne" w:date="2019-05-31T12:40:00Z"/>
                <w:rStyle w:val="Datatype"/>
                <w:b w:val="0"/>
                <w:bCs w:val="0"/>
              </w:rPr>
            </w:pPr>
            <w:ins w:id="11147" w:author="Andreas Kuehne" w:date="2019-05-31T12:40:00Z">
              <w:r w:rsidRPr="002062A5">
                <w:rPr>
                  <w:rStyle w:val="Datatype"/>
                </w:rPr>
                <w:t>SignatureAlgorithm</w:t>
              </w:r>
            </w:ins>
          </w:p>
        </w:tc>
        <w:tc>
          <w:tcPr>
            <w:tcW w:w="4675" w:type="dxa"/>
          </w:tcPr>
          <w:p w14:paraId="57C110FF"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148" w:author="Andreas Kuehne" w:date="2019-05-31T12:40:00Z"/>
                <w:rStyle w:val="Datatype"/>
              </w:rPr>
            </w:pPr>
            <w:ins w:id="11149" w:author="Andreas Kuehne" w:date="2019-05-31T12:40:00Z">
              <w:r w:rsidRPr="002062A5">
                <w:rPr>
                  <w:rStyle w:val="Datatype"/>
                </w:rPr>
                <w:t>sigAlgo</w:t>
              </w:r>
            </w:ins>
          </w:p>
        </w:tc>
      </w:tr>
      <w:tr w:rsidR="00A71F46" w14:paraId="523F941F" w14:textId="77777777" w:rsidTr="00A71F46">
        <w:trPr>
          <w:ins w:id="1115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370F776" w14:textId="77777777" w:rsidR="00A71F46" w:rsidRPr="002062A5" w:rsidRDefault="00A71F46" w:rsidP="00A71F46">
            <w:pPr>
              <w:pStyle w:val="Beschriftung"/>
              <w:rPr>
                <w:ins w:id="11151" w:author="Andreas Kuehne" w:date="2019-05-31T12:40:00Z"/>
                <w:rStyle w:val="Datatype"/>
                <w:b w:val="0"/>
                <w:bCs w:val="0"/>
              </w:rPr>
            </w:pPr>
            <w:ins w:id="11152" w:author="Andreas Kuehne" w:date="2019-05-31T12:40:00Z">
              <w:r w:rsidRPr="002062A5">
                <w:rPr>
                  <w:rStyle w:val="Datatype"/>
                </w:rPr>
                <w:t>SignatureObject</w:t>
              </w:r>
            </w:ins>
          </w:p>
        </w:tc>
        <w:tc>
          <w:tcPr>
            <w:tcW w:w="4675" w:type="dxa"/>
          </w:tcPr>
          <w:p w14:paraId="4FD24F78"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153" w:author="Andreas Kuehne" w:date="2019-05-31T12:40:00Z"/>
                <w:rStyle w:val="Datatype"/>
              </w:rPr>
            </w:pPr>
            <w:ins w:id="11154" w:author="Andreas Kuehne" w:date="2019-05-31T12:40:00Z">
              <w:r w:rsidRPr="002062A5">
                <w:rPr>
                  <w:rStyle w:val="Datatype"/>
                </w:rPr>
                <w:t>sigObj</w:t>
              </w:r>
            </w:ins>
          </w:p>
        </w:tc>
      </w:tr>
      <w:tr w:rsidR="00A71F46" w14:paraId="3DFF7D7A" w14:textId="77777777" w:rsidTr="00A71F46">
        <w:trPr>
          <w:ins w:id="1115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C2247D2" w14:textId="77777777" w:rsidR="00A71F46" w:rsidRPr="002062A5" w:rsidRDefault="00A71F46" w:rsidP="00A71F46">
            <w:pPr>
              <w:pStyle w:val="Beschriftung"/>
              <w:rPr>
                <w:ins w:id="11156" w:author="Andreas Kuehne" w:date="2019-05-31T12:40:00Z"/>
                <w:rStyle w:val="Datatype"/>
                <w:b w:val="0"/>
                <w:bCs w:val="0"/>
              </w:rPr>
            </w:pPr>
            <w:ins w:id="11157" w:author="Andreas Kuehne" w:date="2019-05-31T12:40:00Z">
              <w:r w:rsidRPr="002062A5">
                <w:rPr>
                  <w:rStyle w:val="Datatype"/>
                </w:rPr>
                <w:t>SignaturePlacement</w:t>
              </w:r>
            </w:ins>
          </w:p>
        </w:tc>
        <w:tc>
          <w:tcPr>
            <w:tcW w:w="4675" w:type="dxa"/>
          </w:tcPr>
          <w:p w14:paraId="7A2A25F7"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158" w:author="Andreas Kuehne" w:date="2019-05-31T12:40:00Z"/>
                <w:rStyle w:val="Datatype"/>
              </w:rPr>
            </w:pPr>
            <w:ins w:id="11159" w:author="Andreas Kuehne" w:date="2019-05-31T12:40:00Z">
              <w:r w:rsidRPr="002062A5">
                <w:rPr>
                  <w:rStyle w:val="Datatype"/>
                </w:rPr>
                <w:t>sigPlacement</w:t>
              </w:r>
            </w:ins>
          </w:p>
        </w:tc>
      </w:tr>
      <w:tr w:rsidR="00A71F46" w14:paraId="1AC45D47" w14:textId="77777777" w:rsidTr="00A71F46">
        <w:trPr>
          <w:ins w:id="1116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D7D77D5" w14:textId="77777777" w:rsidR="00A71F46" w:rsidRPr="002062A5" w:rsidRDefault="00A71F46" w:rsidP="00A71F46">
            <w:pPr>
              <w:pStyle w:val="Beschriftung"/>
              <w:rPr>
                <w:ins w:id="11161" w:author="Andreas Kuehne" w:date="2019-05-31T12:40:00Z"/>
                <w:rStyle w:val="Datatype"/>
                <w:b w:val="0"/>
                <w:bCs w:val="0"/>
              </w:rPr>
            </w:pPr>
            <w:ins w:id="11162" w:author="Andreas Kuehne" w:date="2019-05-31T12:40:00Z">
              <w:r w:rsidRPr="002062A5">
                <w:rPr>
                  <w:rStyle w:val="Datatype"/>
                </w:rPr>
                <w:t>SignaturePtr</w:t>
              </w:r>
            </w:ins>
          </w:p>
        </w:tc>
        <w:tc>
          <w:tcPr>
            <w:tcW w:w="4675" w:type="dxa"/>
          </w:tcPr>
          <w:p w14:paraId="216AD6EF"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163" w:author="Andreas Kuehne" w:date="2019-05-31T12:40:00Z"/>
                <w:rStyle w:val="Datatype"/>
              </w:rPr>
            </w:pPr>
            <w:ins w:id="11164" w:author="Andreas Kuehne" w:date="2019-05-31T12:40:00Z">
              <w:r w:rsidRPr="002062A5">
                <w:rPr>
                  <w:rStyle w:val="Datatype"/>
                </w:rPr>
                <w:t>sigPtr</w:t>
              </w:r>
            </w:ins>
          </w:p>
        </w:tc>
      </w:tr>
      <w:tr w:rsidR="00A71F46" w14:paraId="1496782E" w14:textId="77777777" w:rsidTr="00A71F46">
        <w:trPr>
          <w:ins w:id="1116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A3B2715" w14:textId="77777777" w:rsidR="00A71F46" w:rsidRPr="002062A5" w:rsidRDefault="00A71F46" w:rsidP="00A71F46">
            <w:pPr>
              <w:pStyle w:val="Beschriftung"/>
              <w:rPr>
                <w:ins w:id="11166" w:author="Andreas Kuehne" w:date="2019-05-31T12:40:00Z"/>
                <w:rStyle w:val="Datatype"/>
                <w:b w:val="0"/>
                <w:bCs w:val="0"/>
              </w:rPr>
            </w:pPr>
            <w:ins w:id="11167" w:author="Andreas Kuehne" w:date="2019-05-31T12:40:00Z">
              <w:r w:rsidRPr="002062A5">
                <w:rPr>
                  <w:rStyle w:val="Datatype"/>
                </w:rPr>
                <w:t>SignatureQualityLevel</w:t>
              </w:r>
            </w:ins>
          </w:p>
        </w:tc>
        <w:tc>
          <w:tcPr>
            <w:tcW w:w="4675" w:type="dxa"/>
          </w:tcPr>
          <w:p w14:paraId="4A575CF8"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168" w:author="Andreas Kuehne" w:date="2019-05-31T12:40:00Z"/>
                <w:rStyle w:val="Datatype"/>
              </w:rPr>
            </w:pPr>
            <w:ins w:id="11169" w:author="Andreas Kuehne" w:date="2019-05-31T12:40:00Z">
              <w:r w:rsidRPr="002062A5">
                <w:rPr>
                  <w:rStyle w:val="Datatype"/>
                </w:rPr>
                <w:t>quality</w:t>
              </w:r>
            </w:ins>
          </w:p>
        </w:tc>
      </w:tr>
      <w:tr w:rsidR="00A71F46" w14:paraId="255799A6" w14:textId="77777777" w:rsidTr="00A71F46">
        <w:trPr>
          <w:ins w:id="1117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B8D2745" w14:textId="77777777" w:rsidR="00A71F46" w:rsidRPr="002062A5" w:rsidRDefault="00A71F46" w:rsidP="00A71F46">
            <w:pPr>
              <w:pStyle w:val="Beschriftung"/>
              <w:rPr>
                <w:ins w:id="11171" w:author="Andreas Kuehne" w:date="2019-05-31T12:40:00Z"/>
                <w:rStyle w:val="Datatype"/>
                <w:b w:val="0"/>
                <w:bCs w:val="0"/>
              </w:rPr>
            </w:pPr>
            <w:ins w:id="11172" w:author="Andreas Kuehne" w:date="2019-05-31T12:40:00Z">
              <w:r w:rsidRPr="002062A5">
                <w:rPr>
                  <w:rStyle w:val="Datatype"/>
                </w:rPr>
                <w:t>SignatureType</w:t>
              </w:r>
            </w:ins>
          </w:p>
        </w:tc>
        <w:tc>
          <w:tcPr>
            <w:tcW w:w="4675" w:type="dxa"/>
          </w:tcPr>
          <w:p w14:paraId="21286280"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173" w:author="Andreas Kuehne" w:date="2019-05-31T12:40:00Z"/>
                <w:rStyle w:val="Datatype"/>
              </w:rPr>
            </w:pPr>
            <w:ins w:id="11174" w:author="Andreas Kuehne" w:date="2019-05-31T12:40:00Z">
              <w:r w:rsidRPr="002062A5">
                <w:rPr>
                  <w:rStyle w:val="Datatype"/>
                </w:rPr>
                <w:t>sigType</w:t>
              </w:r>
            </w:ins>
          </w:p>
        </w:tc>
      </w:tr>
      <w:tr w:rsidR="00A71F46" w14:paraId="6AD807C7" w14:textId="77777777" w:rsidTr="00A71F46">
        <w:trPr>
          <w:ins w:id="1117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CAE4448" w14:textId="77777777" w:rsidR="00A71F46" w:rsidRPr="002062A5" w:rsidRDefault="00A71F46" w:rsidP="00A71F46">
            <w:pPr>
              <w:pStyle w:val="Beschriftung"/>
              <w:rPr>
                <w:ins w:id="11176" w:author="Andreas Kuehne" w:date="2019-05-31T12:40:00Z"/>
                <w:rStyle w:val="Datatype"/>
                <w:b w:val="0"/>
                <w:bCs w:val="0"/>
              </w:rPr>
            </w:pPr>
            <w:ins w:id="11177" w:author="Andreas Kuehne" w:date="2019-05-31T12:40:00Z">
              <w:r w:rsidRPr="002062A5">
                <w:rPr>
                  <w:rStyle w:val="Datatype"/>
                </w:rPr>
                <w:t>SignedProperties</w:t>
              </w:r>
            </w:ins>
          </w:p>
        </w:tc>
        <w:tc>
          <w:tcPr>
            <w:tcW w:w="4675" w:type="dxa"/>
          </w:tcPr>
          <w:p w14:paraId="347E42DE"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178" w:author="Andreas Kuehne" w:date="2019-05-31T12:40:00Z"/>
                <w:rStyle w:val="Datatype"/>
              </w:rPr>
            </w:pPr>
            <w:ins w:id="11179" w:author="Andreas Kuehne" w:date="2019-05-31T12:40:00Z">
              <w:r w:rsidRPr="002062A5">
                <w:rPr>
                  <w:rStyle w:val="Datatype"/>
                </w:rPr>
                <w:t>signedProps</w:t>
              </w:r>
            </w:ins>
          </w:p>
        </w:tc>
      </w:tr>
      <w:tr w:rsidR="00A71F46" w14:paraId="6B1760C5" w14:textId="77777777" w:rsidTr="00A71F46">
        <w:trPr>
          <w:ins w:id="1118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CAF41EB" w14:textId="77777777" w:rsidR="00A71F46" w:rsidRPr="002062A5" w:rsidRDefault="00A71F46" w:rsidP="00A71F46">
            <w:pPr>
              <w:pStyle w:val="Beschriftung"/>
              <w:rPr>
                <w:ins w:id="11181" w:author="Andreas Kuehne" w:date="2019-05-31T12:40:00Z"/>
                <w:rStyle w:val="Datatype"/>
                <w:b w:val="0"/>
                <w:bCs w:val="0"/>
              </w:rPr>
            </w:pPr>
            <w:ins w:id="11182" w:author="Andreas Kuehne" w:date="2019-05-31T12:40:00Z">
              <w:r w:rsidRPr="002062A5">
                <w:rPr>
                  <w:rStyle w:val="Datatype"/>
                </w:rPr>
                <w:t>SignedReference</w:t>
              </w:r>
            </w:ins>
          </w:p>
        </w:tc>
        <w:tc>
          <w:tcPr>
            <w:tcW w:w="4675" w:type="dxa"/>
          </w:tcPr>
          <w:p w14:paraId="6A80D279"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183" w:author="Andreas Kuehne" w:date="2019-05-31T12:40:00Z"/>
                <w:rStyle w:val="Datatype"/>
              </w:rPr>
            </w:pPr>
            <w:ins w:id="11184" w:author="Andreas Kuehne" w:date="2019-05-31T12:40:00Z">
              <w:r w:rsidRPr="002062A5">
                <w:rPr>
                  <w:rStyle w:val="Datatype"/>
                </w:rPr>
                <w:t>signedRef</w:t>
              </w:r>
            </w:ins>
          </w:p>
        </w:tc>
      </w:tr>
      <w:tr w:rsidR="00A71F46" w14:paraId="56A38165" w14:textId="77777777" w:rsidTr="00A71F46">
        <w:trPr>
          <w:ins w:id="1118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AE84638" w14:textId="77777777" w:rsidR="00A71F46" w:rsidRPr="002062A5" w:rsidRDefault="00A71F46" w:rsidP="00A71F46">
            <w:pPr>
              <w:pStyle w:val="Beschriftung"/>
              <w:rPr>
                <w:ins w:id="11186" w:author="Andreas Kuehne" w:date="2019-05-31T12:40:00Z"/>
                <w:rStyle w:val="Datatype"/>
                <w:b w:val="0"/>
                <w:bCs w:val="0"/>
              </w:rPr>
            </w:pPr>
            <w:ins w:id="11187" w:author="Andreas Kuehne" w:date="2019-05-31T12:40:00Z">
              <w:r w:rsidRPr="002062A5">
                <w:rPr>
                  <w:rStyle w:val="Datatype"/>
                </w:rPr>
                <w:t>SignedReferences</w:t>
              </w:r>
            </w:ins>
          </w:p>
        </w:tc>
        <w:tc>
          <w:tcPr>
            <w:tcW w:w="4675" w:type="dxa"/>
          </w:tcPr>
          <w:p w14:paraId="3BDADED6"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188" w:author="Andreas Kuehne" w:date="2019-05-31T12:40:00Z"/>
                <w:rStyle w:val="Datatype"/>
              </w:rPr>
            </w:pPr>
            <w:ins w:id="11189" w:author="Andreas Kuehne" w:date="2019-05-31T12:40:00Z">
              <w:r w:rsidRPr="002062A5">
                <w:rPr>
                  <w:rStyle w:val="Datatype"/>
                </w:rPr>
                <w:t>signedRefs</w:t>
              </w:r>
            </w:ins>
          </w:p>
        </w:tc>
      </w:tr>
      <w:tr w:rsidR="00A71F46" w14:paraId="0286CFB8" w14:textId="77777777" w:rsidTr="00A71F46">
        <w:trPr>
          <w:ins w:id="1119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9A7EEBC" w14:textId="77777777" w:rsidR="00A71F46" w:rsidRPr="002062A5" w:rsidRDefault="00A71F46" w:rsidP="00A71F46">
            <w:pPr>
              <w:pStyle w:val="Beschriftung"/>
              <w:rPr>
                <w:ins w:id="11191" w:author="Andreas Kuehne" w:date="2019-05-31T12:40:00Z"/>
                <w:rStyle w:val="Datatype"/>
                <w:b w:val="0"/>
                <w:bCs w:val="0"/>
              </w:rPr>
            </w:pPr>
            <w:ins w:id="11192" w:author="Andreas Kuehne" w:date="2019-05-31T12:40:00Z">
              <w:r w:rsidRPr="002062A5">
                <w:rPr>
                  <w:rStyle w:val="Datatype"/>
                </w:rPr>
                <w:t>SignerIdentity</w:t>
              </w:r>
            </w:ins>
          </w:p>
        </w:tc>
        <w:tc>
          <w:tcPr>
            <w:tcW w:w="4675" w:type="dxa"/>
          </w:tcPr>
          <w:p w14:paraId="1A7E837B"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193" w:author="Andreas Kuehne" w:date="2019-05-31T12:40:00Z"/>
                <w:rStyle w:val="Datatype"/>
              </w:rPr>
            </w:pPr>
            <w:ins w:id="11194" w:author="Andreas Kuehne" w:date="2019-05-31T12:40:00Z">
              <w:r w:rsidRPr="002062A5">
                <w:rPr>
                  <w:rStyle w:val="Datatype"/>
                </w:rPr>
                <w:t>signerIdentity</w:t>
              </w:r>
            </w:ins>
          </w:p>
        </w:tc>
      </w:tr>
      <w:tr w:rsidR="00A71F46" w14:paraId="0CFC456E" w14:textId="77777777" w:rsidTr="00A71F46">
        <w:trPr>
          <w:ins w:id="1119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8DB64A5" w14:textId="77777777" w:rsidR="00A71F46" w:rsidRPr="002062A5" w:rsidRDefault="00A71F46" w:rsidP="00A71F46">
            <w:pPr>
              <w:pStyle w:val="Beschriftung"/>
              <w:rPr>
                <w:ins w:id="11196" w:author="Andreas Kuehne" w:date="2019-05-31T12:40:00Z"/>
                <w:rStyle w:val="Datatype"/>
                <w:b w:val="0"/>
                <w:bCs w:val="0"/>
              </w:rPr>
            </w:pPr>
            <w:ins w:id="11197" w:author="Andreas Kuehne" w:date="2019-05-31T12:40:00Z">
              <w:r w:rsidRPr="002062A5">
                <w:rPr>
                  <w:rStyle w:val="Datatype"/>
                </w:rPr>
                <w:t>SigningTime</w:t>
              </w:r>
            </w:ins>
          </w:p>
        </w:tc>
        <w:tc>
          <w:tcPr>
            <w:tcW w:w="4675" w:type="dxa"/>
          </w:tcPr>
          <w:p w14:paraId="63B0B428"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198" w:author="Andreas Kuehne" w:date="2019-05-31T12:40:00Z"/>
                <w:rStyle w:val="Datatype"/>
              </w:rPr>
            </w:pPr>
            <w:ins w:id="11199" w:author="Andreas Kuehne" w:date="2019-05-31T12:40:00Z">
              <w:r w:rsidRPr="002062A5">
                <w:rPr>
                  <w:rStyle w:val="Datatype"/>
                </w:rPr>
                <w:t>signingTime</w:t>
              </w:r>
            </w:ins>
          </w:p>
        </w:tc>
      </w:tr>
      <w:tr w:rsidR="00A71F46" w14:paraId="71DF9841" w14:textId="77777777" w:rsidTr="00A71F46">
        <w:trPr>
          <w:ins w:id="1120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5004E86" w14:textId="77777777" w:rsidR="00A71F46" w:rsidRPr="002062A5" w:rsidRDefault="00A71F46" w:rsidP="00A71F46">
            <w:pPr>
              <w:pStyle w:val="Beschriftung"/>
              <w:rPr>
                <w:ins w:id="11201" w:author="Andreas Kuehne" w:date="2019-05-31T12:40:00Z"/>
                <w:rStyle w:val="Datatype"/>
                <w:b w:val="0"/>
                <w:bCs w:val="0"/>
              </w:rPr>
            </w:pPr>
            <w:ins w:id="11202" w:author="Andreas Kuehne" w:date="2019-05-31T12:40:00Z">
              <w:r w:rsidRPr="002062A5">
                <w:rPr>
                  <w:rStyle w:val="Datatype"/>
                </w:rPr>
                <w:t>SigningTimeBoundaries</w:t>
              </w:r>
            </w:ins>
          </w:p>
        </w:tc>
        <w:tc>
          <w:tcPr>
            <w:tcW w:w="4675" w:type="dxa"/>
          </w:tcPr>
          <w:p w14:paraId="37D1420C"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203" w:author="Andreas Kuehne" w:date="2019-05-31T12:40:00Z"/>
                <w:rStyle w:val="Datatype"/>
              </w:rPr>
            </w:pPr>
            <w:ins w:id="11204" w:author="Andreas Kuehne" w:date="2019-05-31T12:40:00Z">
              <w:r w:rsidRPr="002062A5">
                <w:rPr>
                  <w:rStyle w:val="Datatype"/>
                </w:rPr>
                <w:t>bounds</w:t>
              </w:r>
            </w:ins>
          </w:p>
        </w:tc>
      </w:tr>
      <w:tr w:rsidR="00A71F46" w14:paraId="5522FF1A" w14:textId="77777777" w:rsidTr="00A71F46">
        <w:trPr>
          <w:ins w:id="1120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9E0E3E9" w14:textId="77777777" w:rsidR="00A71F46" w:rsidRPr="002062A5" w:rsidRDefault="00A71F46" w:rsidP="00A71F46">
            <w:pPr>
              <w:pStyle w:val="Beschriftung"/>
              <w:rPr>
                <w:ins w:id="11206" w:author="Andreas Kuehne" w:date="2019-05-31T12:40:00Z"/>
                <w:rStyle w:val="Datatype"/>
                <w:b w:val="0"/>
                <w:bCs w:val="0"/>
              </w:rPr>
            </w:pPr>
            <w:ins w:id="11207" w:author="Andreas Kuehne" w:date="2019-05-31T12:40:00Z">
              <w:r w:rsidRPr="002062A5">
                <w:rPr>
                  <w:rStyle w:val="Datatype"/>
                </w:rPr>
                <w:t>SigningTimeInfo</w:t>
              </w:r>
            </w:ins>
          </w:p>
        </w:tc>
        <w:tc>
          <w:tcPr>
            <w:tcW w:w="4675" w:type="dxa"/>
          </w:tcPr>
          <w:p w14:paraId="33942382"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208" w:author="Andreas Kuehne" w:date="2019-05-31T12:40:00Z"/>
                <w:rStyle w:val="Datatype"/>
              </w:rPr>
            </w:pPr>
            <w:ins w:id="11209" w:author="Andreas Kuehne" w:date="2019-05-31T12:40:00Z">
              <w:r w:rsidRPr="002062A5">
                <w:rPr>
                  <w:rStyle w:val="Datatype"/>
                </w:rPr>
                <w:t>signingTimeInfo</w:t>
              </w:r>
            </w:ins>
          </w:p>
        </w:tc>
      </w:tr>
      <w:tr w:rsidR="00A71F46" w14:paraId="64BA8CDA" w14:textId="77777777" w:rsidTr="00A71F46">
        <w:trPr>
          <w:ins w:id="1121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AA17039" w14:textId="77777777" w:rsidR="00A71F46" w:rsidRPr="002062A5" w:rsidRDefault="00A71F46" w:rsidP="00A71F46">
            <w:pPr>
              <w:pStyle w:val="Beschriftung"/>
              <w:rPr>
                <w:ins w:id="11211" w:author="Andreas Kuehne" w:date="2019-05-31T12:40:00Z"/>
                <w:rStyle w:val="Datatype"/>
                <w:b w:val="0"/>
                <w:bCs w:val="0"/>
              </w:rPr>
            </w:pPr>
            <w:ins w:id="11212" w:author="Andreas Kuehne" w:date="2019-05-31T12:40:00Z">
              <w:r w:rsidRPr="002062A5">
                <w:rPr>
                  <w:rStyle w:val="Datatype"/>
                </w:rPr>
                <w:t>SpecificTime</w:t>
              </w:r>
            </w:ins>
          </w:p>
        </w:tc>
        <w:tc>
          <w:tcPr>
            <w:tcW w:w="4675" w:type="dxa"/>
          </w:tcPr>
          <w:p w14:paraId="5E5B0423"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213" w:author="Andreas Kuehne" w:date="2019-05-31T12:40:00Z"/>
                <w:rStyle w:val="Datatype"/>
              </w:rPr>
            </w:pPr>
            <w:ins w:id="11214" w:author="Andreas Kuehne" w:date="2019-05-31T12:40:00Z">
              <w:r w:rsidRPr="002062A5">
                <w:rPr>
                  <w:rStyle w:val="Datatype"/>
                </w:rPr>
                <w:t>specTime</w:t>
              </w:r>
            </w:ins>
          </w:p>
        </w:tc>
      </w:tr>
      <w:tr w:rsidR="00A71F46" w14:paraId="19DC2B30" w14:textId="77777777" w:rsidTr="00A71F46">
        <w:trPr>
          <w:ins w:id="1121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3BA74BD" w14:textId="77777777" w:rsidR="00A71F46" w:rsidRPr="002062A5" w:rsidRDefault="00A71F46" w:rsidP="00A71F46">
            <w:pPr>
              <w:pStyle w:val="Beschriftung"/>
              <w:rPr>
                <w:ins w:id="11216" w:author="Andreas Kuehne" w:date="2019-05-31T12:40:00Z"/>
                <w:rStyle w:val="Datatype"/>
                <w:b w:val="0"/>
                <w:bCs w:val="0"/>
              </w:rPr>
            </w:pPr>
            <w:ins w:id="11217" w:author="Andreas Kuehne" w:date="2019-05-31T12:40:00Z">
              <w:r w:rsidRPr="002062A5">
                <w:rPr>
                  <w:rStyle w:val="Datatype"/>
                </w:rPr>
                <w:t>SPProvidedID</w:t>
              </w:r>
            </w:ins>
          </w:p>
        </w:tc>
        <w:tc>
          <w:tcPr>
            <w:tcW w:w="4675" w:type="dxa"/>
          </w:tcPr>
          <w:p w14:paraId="031D65EF"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218" w:author="Andreas Kuehne" w:date="2019-05-31T12:40:00Z"/>
                <w:rStyle w:val="Datatype"/>
              </w:rPr>
            </w:pPr>
            <w:ins w:id="11219" w:author="Andreas Kuehne" w:date="2019-05-31T12:40:00Z">
              <w:r w:rsidRPr="002062A5">
                <w:rPr>
                  <w:rStyle w:val="Datatype"/>
                </w:rPr>
                <w:t>provId</w:t>
              </w:r>
            </w:ins>
          </w:p>
        </w:tc>
      </w:tr>
      <w:tr w:rsidR="00A71F46" w14:paraId="31C99B07" w14:textId="77777777" w:rsidTr="00A71F46">
        <w:trPr>
          <w:ins w:id="1122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E718E1B" w14:textId="77777777" w:rsidR="00A71F46" w:rsidRPr="002062A5" w:rsidRDefault="00A71F46" w:rsidP="00A71F46">
            <w:pPr>
              <w:pStyle w:val="Beschriftung"/>
              <w:rPr>
                <w:ins w:id="11221" w:author="Andreas Kuehne" w:date="2019-05-31T12:40:00Z"/>
                <w:rStyle w:val="Datatype"/>
                <w:b w:val="0"/>
                <w:bCs w:val="0"/>
              </w:rPr>
            </w:pPr>
            <w:ins w:id="11222" w:author="Andreas Kuehne" w:date="2019-05-31T12:40:00Z">
              <w:r w:rsidRPr="002062A5">
                <w:rPr>
                  <w:rStyle w:val="Datatype"/>
                </w:rPr>
                <w:t>Status</w:t>
              </w:r>
            </w:ins>
          </w:p>
        </w:tc>
        <w:tc>
          <w:tcPr>
            <w:tcW w:w="4675" w:type="dxa"/>
          </w:tcPr>
          <w:p w14:paraId="55657F18"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223" w:author="Andreas Kuehne" w:date="2019-05-31T12:40:00Z"/>
                <w:rStyle w:val="Datatype"/>
              </w:rPr>
            </w:pPr>
            <w:ins w:id="11224" w:author="Andreas Kuehne" w:date="2019-05-31T12:40:00Z">
              <w:r w:rsidRPr="002062A5">
                <w:rPr>
                  <w:rStyle w:val="Datatype"/>
                </w:rPr>
                <w:t>status</w:t>
              </w:r>
            </w:ins>
          </w:p>
        </w:tc>
      </w:tr>
      <w:tr w:rsidR="00A71F46" w14:paraId="3594BE32" w14:textId="77777777" w:rsidTr="00A71F46">
        <w:trPr>
          <w:ins w:id="1122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E4D372F" w14:textId="77777777" w:rsidR="00A71F46" w:rsidRPr="002062A5" w:rsidRDefault="00A71F46" w:rsidP="00A71F46">
            <w:pPr>
              <w:pStyle w:val="Beschriftung"/>
              <w:rPr>
                <w:ins w:id="11226" w:author="Andreas Kuehne" w:date="2019-05-31T12:40:00Z"/>
                <w:rStyle w:val="Datatype"/>
                <w:b w:val="0"/>
                <w:bCs w:val="0"/>
              </w:rPr>
            </w:pPr>
            <w:ins w:id="11227" w:author="Andreas Kuehne" w:date="2019-05-31T12:40:00Z">
              <w:r w:rsidRPr="002062A5">
                <w:rPr>
                  <w:rStyle w:val="Datatype"/>
                </w:rPr>
                <w:t>SupportingInfo</w:t>
              </w:r>
            </w:ins>
          </w:p>
        </w:tc>
        <w:tc>
          <w:tcPr>
            <w:tcW w:w="4675" w:type="dxa"/>
          </w:tcPr>
          <w:p w14:paraId="134ABF2C"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228" w:author="Andreas Kuehne" w:date="2019-05-31T12:40:00Z"/>
                <w:rStyle w:val="Datatype"/>
              </w:rPr>
            </w:pPr>
            <w:ins w:id="11229" w:author="Andreas Kuehne" w:date="2019-05-31T12:40:00Z">
              <w:r w:rsidRPr="002062A5">
                <w:rPr>
                  <w:rStyle w:val="Datatype"/>
                </w:rPr>
                <w:t>suppInfo</w:t>
              </w:r>
            </w:ins>
          </w:p>
        </w:tc>
      </w:tr>
      <w:tr w:rsidR="00A71F46" w14:paraId="123C9E7D" w14:textId="77777777" w:rsidTr="00A71F46">
        <w:trPr>
          <w:ins w:id="1123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6515B62" w14:textId="77777777" w:rsidR="00A71F46" w:rsidRPr="002062A5" w:rsidRDefault="00A71F46" w:rsidP="00A71F46">
            <w:pPr>
              <w:pStyle w:val="Beschriftung"/>
              <w:rPr>
                <w:ins w:id="11231" w:author="Andreas Kuehne" w:date="2019-05-31T12:40:00Z"/>
                <w:rStyle w:val="Datatype"/>
                <w:b w:val="0"/>
                <w:bCs w:val="0"/>
              </w:rPr>
            </w:pPr>
            <w:ins w:id="11232" w:author="Andreas Kuehne" w:date="2019-05-31T12:40:00Z">
              <w:r w:rsidRPr="002062A5">
                <w:rPr>
                  <w:rStyle w:val="Datatype"/>
                </w:rPr>
                <w:t>TimestampedSignature</w:t>
              </w:r>
            </w:ins>
          </w:p>
        </w:tc>
        <w:tc>
          <w:tcPr>
            <w:tcW w:w="4675" w:type="dxa"/>
          </w:tcPr>
          <w:p w14:paraId="1A2B8290"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233" w:author="Andreas Kuehne" w:date="2019-05-31T12:40:00Z"/>
                <w:rStyle w:val="Datatype"/>
              </w:rPr>
            </w:pPr>
            <w:ins w:id="11234" w:author="Andreas Kuehne" w:date="2019-05-31T12:40:00Z">
              <w:r w:rsidRPr="002062A5">
                <w:rPr>
                  <w:rStyle w:val="Datatype"/>
                </w:rPr>
                <w:t>timestampedSig</w:t>
              </w:r>
            </w:ins>
          </w:p>
        </w:tc>
      </w:tr>
      <w:tr w:rsidR="00A71F46" w14:paraId="576B9234" w14:textId="77777777" w:rsidTr="00A71F46">
        <w:trPr>
          <w:ins w:id="1123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A98E286" w14:textId="77777777" w:rsidR="00A71F46" w:rsidRPr="002062A5" w:rsidRDefault="00A71F46" w:rsidP="00A71F46">
            <w:pPr>
              <w:pStyle w:val="Beschriftung"/>
              <w:rPr>
                <w:ins w:id="11236" w:author="Andreas Kuehne" w:date="2019-05-31T12:40:00Z"/>
                <w:rStyle w:val="Datatype"/>
                <w:b w:val="0"/>
                <w:bCs w:val="0"/>
              </w:rPr>
            </w:pPr>
            <w:ins w:id="11237" w:author="Andreas Kuehne" w:date="2019-05-31T12:40:00Z">
              <w:r w:rsidRPr="002062A5">
                <w:rPr>
                  <w:rStyle w:val="Datatype"/>
                </w:rPr>
                <w:t>Transform</w:t>
              </w:r>
            </w:ins>
          </w:p>
        </w:tc>
        <w:tc>
          <w:tcPr>
            <w:tcW w:w="4675" w:type="dxa"/>
          </w:tcPr>
          <w:p w14:paraId="1637029A"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238" w:author="Andreas Kuehne" w:date="2019-05-31T12:40:00Z"/>
                <w:rStyle w:val="Datatype"/>
              </w:rPr>
            </w:pPr>
            <w:ins w:id="11239" w:author="Andreas Kuehne" w:date="2019-05-31T12:40:00Z">
              <w:r w:rsidRPr="002062A5">
                <w:rPr>
                  <w:rStyle w:val="Datatype"/>
                </w:rPr>
                <w:t>transform</w:t>
              </w:r>
            </w:ins>
          </w:p>
        </w:tc>
      </w:tr>
      <w:tr w:rsidR="00A71F46" w14:paraId="272D5022" w14:textId="77777777" w:rsidTr="00A71F46">
        <w:trPr>
          <w:ins w:id="1124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4D4C0F0" w14:textId="77777777" w:rsidR="00A71F46" w:rsidRPr="002062A5" w:rsidRDefault="00A71F46" w:rsidP="00A71F46">
            <w:pPr>
              <w:pStyle w:val="Beschriftung"/>
              <w:rPr>
                <w:ins w:id="11241" w:author="Andreas Kuehne" w:date="2019-05-31T12:40:00Z"/>
                <w:rStyle w:val="Datatype"/>
                <w:b w:val="0"/>
                <w:bCs w:val="0"/>
              </w:rPr>
            </w:pPr>
            <w:ins w:id="11242" w:author="Andreas Kuehne" w:date="2019-05-31T12:40:00Z">
              <w:r w:rsidRPr="002062A5">
                <w:rPr>
                  <w:rStyle w:val="Datatype"/>
                </w:rPr>
                <w:t>Transforms</w:t>
              </w:r>
            </w:ins>
          </w:p>
        </w:tc>
        <w:tc>
          <w:tcPr>
            <w:tcW w:w="4675" w:type="dxa"/>
          </w:tcPr>
          <w:p w14:paraId="00FA8E2F"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243" w:author="Andreas Kuehne" w:date="2019-05-31T12:40:00Z"/>
                <w:rStyle w:val="Datatype"/>
              </w:rPr>
            </w:pPr>
            <w:ins w:id="11244" w:author="Andreas Kuehne" w:date="2019-05-31T12:40:00Z">
              <w:r w:rsidRPr="002062A5">
                <w:rPr>
                  <w:rStyle w:val="Datatype"/>
                </w:rPr>
                <w:t>transforms</w:t>
              </w:r>
            </w:ins>
          </w:p>
        </w:tc>
      </w:tr>
      <w:tr w:rsidR="00A71F46" w14:paraId="0F77CA8B" w14:textId="77777777" w:rsidTr="00A71F46">
        <w:trPr>
          <w:ins w:id="1124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067DE87" w14:textId="77777777" w:rsidR="00A71F46" w:rsidRPr="002062A5" w:rsidRDefault="00A71F46" w:rsidP="00A71F46">
            <w:pPr>
              <w:pStyle w:val="Beschriftung"/>
              <w:rPr>
                <w:ins w:id="11246" w:author="Andreas Kuehne" w:date="2019-05-31T12:40:00Z"/>
                <w:rStyle w:val="Datatype"/>
                <w:b w:val="0"/>
                <w:bCs w:val="0"/>
              </w:rPr>
            </w:pPr>
            <w:ins w:id="11247" w:author="Andreas Kuehne" w:date="2019-05-31T12:40:00Z">
              <w:r w:rsidRPr="002062A5">
                <w:rPr>
                  <w:rStyle w:val="Datatype"/>
                </w:rPr>
                <w:t>Type</w:t>
              </w:r>
            </w:ins>
          </w:p>
        </w:tc>
        <w:tc>
          <w:tcPr>
            <w:tcW w:w="4675" w:type="dxa"/>
          </w:tcPr>
          <w:p w14:paraId="7BD0AC88"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248" w:author="Andreas Kuehne" w:date="2019-05-31T12:40:00Z"/>
                <w:rStyle w:val="Datatype"/>
              </w:rPr>
            </w:pPr>
            <w:ins w:id="11249" w:author="Andreas Kuehne" w:date="2019-05-31T12:40:00Z">
              <w:r w:rsidRPr="002062A5">
                <w:rPr>
                  <w:rStyle w:val="Datatype"/>
                </w:rPr>
                <w:t>type</w:t>
              </w:r>
            </w:ins>
          </w:p>
        </w:tc>
      </w:tr>
      <w:tr w:rsidR="00A71F46" w14:paraId="5E4652E1" w14:textId="77777777" w:rsidTr="00A71F46">
        <w:trPr>
          <w:ins w:id="1125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1A1EC60" w14:textId="77777777" w:rsidR="00A71F46" w:rsidRPr="002062A5" w:rsidRDefault="00A71F46" w:rsidP="00A71F46">
            <w:pPr>
              <w:pStyle w:val="Beschriftung"/>
              <w:rPr>
                <w:ins w:id="11251" w:author="Andreas Kuehne" w:date="2019-05-31T12:40:00Z"/>
                <w:rStyle w:val="Datatype"/>
                <w:b w:val="0"/>
                <w:bCs w:val="0"/>
              </w:rPr>
            </w:pPr>
            <w:ins w:id="11252" w:author="Andreas Kuehne" w:date="2019-05-31T12:40:00Z">
              <w:r w:rsidRPr="002062A5">
                <w:rPr>
                  <w:rStyle w:val="Datatype"/>
                </w:rPr>
                <w:t>UnsignedProperties</w:t>
              </w:r>
            </w:ins>
          </w:p>
        </w:tc>
        <w:tc>
          <w:tcPr>
            <w:tcW w:w="4675" w:type="dxa"/>
          </w:tcPr>
          <w:p w14:paraId="3BF5C2FE"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253" w:author="Andreas Kuehne" w:date="2019-05-31T12:40:00Z"/>
                <w:rStyle w:val="Datatype"/>
              </w:rPr>
            </w:pPr>
            <w:ins w:id="11254" w:author="Andreas Kuehne" w:date="2019-05-31T12:40:00Z">
              <w:r w:rsidRPr="002062A5">
                <w:rPr>
                  <w:rStyle w:val="Datatype"/>
                </w:rPr>
                <w:t>unsignedProps</w:t>
              </w:r>
            </w:ins>
          </w:p>
        </w:tc>
      </w:tr>
      <w:tr w:rsidR="00A71F46" w14:paraId="7D3012CC" w14:textId="77777777" w:rsidTr="00A71F46">
        <w:trPr>
          <w:ins w:id="1125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AE6676A" w14:textId="77777777" w:rsidR="00A71F46" w:rsidRPr="002062A5" w:rsidRDefault="00A71F46" w:rsidP="00A71F46">
            <w:pPr>
              <w:pStyle w:val="Beschriftung"/>
              <w:rPr>
                <w:ins w:id="11256" w:author="Andreas Kuehne" w:date="2019-05-31T12:40:00Z"/>
                <w:rStyle w:val="Datatype"/>
                <w:b w:val="0"/>
                <w:bCs w:val="0"/>
              </w:rPr>
            </w:pPr>
            <w:ins w:id="11257" w:author="Andreas Kuehne" w:date="2019-05-31T12:40:00Z">
              <w:r w:rsidRPr="002062A5">
                <w:rPr>
                  <w:rStyle w:val="Datatype"/>
                </w:rPr>
                <w:t>UpperBoundary</w:t>
              </w:r>
            </w:ins>
          </w:p>
        </w:tc>
        <w:tc>
          <w:tcPr>
            <w:tcW w:w="4675" w:type="dxa"/>
          </w:tcPr>
          <w:p w14:paraId="041A3A02"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258" w:author="Andreas Kuehne" w:date="2019-05-31T12:40:00Z"/>
                <w:rStyle w:val="Datatype"/>
              </w:rPr>
            </w:pPr>
            <w:ins w:id="11259" w:author="Andreas Kuehne" w:date="2019-05-31T12:40:00Z">
              <w:r w:rsidRPr="002062A5">
                <w:rPr>
                  <w:rStyle w:val="Datatype"/>
                </w:rPr>
                <w:t>upperBound</w:t>
              </w:r>
            </w:ins>
          </w:p>
        </w:tc>
      </w:tr>
      <w:tr w:rsidR="00A71F46" w14:paraId="619A77FA" w14:textId="77777777" w:rsidTr="00A71F46">
        <w:trPr>
          <w:ins w:id="1126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84E2587" w14:textId="77777777" w:rsidR="00A71F46" w:rsidRPr="002062A5" w:rsidRDefault="00A71F46" w:rsidP="00A71F46">
            <w:pPr>
              <w:pStyle w:val="Beschriftung"/>
              <w:rPr>
                <w:ins w:id="11261" w:author="Andreas Kuehne" w:date="2019-05-31T12:40:00Z"/>
                <w:rStyle w:val="Datatype"/>
                <w:b w:val="0"/>
                <w:bCs w:val="0"/>
              </w:rPr>
            </w:pPr>
            <w:ins w:id="11262" w:author="Andreas Kuehne" w:date="2019-05-31T12:40:00Z">
              <w:r w:rsidRPr="002062A5">
                <w:rPr>
                  <w:rStyle w:val="Datatype"/>
                </w:rPr>
                <w:t>UseVerificationTime</w:t>
              </w:r>
            </w:ins>
          </w:p>
        </w:tc>
        <w:tc>
          <w:tcPr>
            <w:tcW w:w="4675" w:type="dxa"/>
          </w:tcPr>
          <w:p w14:paraId="29028AFB"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263" w:author="Andreas Kuehne" w:date="2019-05-31T12:40:00Z"/>
                <w:rStyle w:val="Datatype"/>
              </w:rPr>
            </w:pPr>
            <w:ins w:id="11264" w:author="Andreas Kuehne" w:date="2019-05-31T12:40:00Z">
              <w:r w:rsidRPr="002062A5">
                <w:rPr>
                  <w:rStyle w:val="Datatype"/>
                </w:rPr>
                <w:t>useVerificationTime</w:t>
              </w:r>
            </w:ins>
          </w:p>
        </w:tc>
      </w:tr>
      <w:tr w:rsidR="00A71F46" w14:paraId="3F3ABF4C" w14:textId="77777777" w:rsidTr="00A71F46">
        <w:trPr>
          <w:ins w:id="1126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DF9A5E1" w14:textId="77777777" w:rsidR="00A71F46" w:rsidRPr="002062A5" w:rsidRDefault="00A71F46" w:rsidP="00A71F46">
            <w:pPr>
              <w:pStyle w:val="Beschriftung"/>
              <w:rPr>
                <w:ins w:id="11266" w:author="Andreas Kuehne" w:date="2019-05-31T12:40:00Z"/>
                <w:rStyle w:val="Datatype"/>
                <w:b w:val="0"/>
                <w:bCs w:val="0"/>
              </w:rPr>
            </w:pPr>
            <w:ins w:id="11267" w:author="Andreas Kuehne" w:date="2019-05-31T12:40:00Z">
              <w:r w:rsidRPr="002062A5">
                <w:rPr>
                  <w:rStyle w:val="Datatype"/>
                </w:rPr>
                <w:t>ValidDetail</w:t>
              </w:r>
            </w:ins>
          </w:p>
        </w:tc>
        <w:tc>
          <w:tcPr>
            <w:tcW w:w="4675" w:type="dxa"/>
          </w:tcPr>
          <w:p w14:paraId="6D5DB6CD"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268" w:author="Andreas Kuehne" w:date="2019-05-31T12:40:00Z"/>
                <w:rStyle w:val="Datatype"/>
              </w:rPr>
            </w:pPr>
            <w:ins w:id="11269" w:author="Andreas Kuehne" w:date="2019-05-31T12:40:00Z">
              <w:r w:rsidRPr="002062A5">
                <w:rPr>
                  <w:rStyle w:val="Datatype"/>
                </w:rPr>
                <w:t>valid</w:t>
              </w:r>
            </w:ins>
          </w:p>
        </w:tc>
      </w:tr>
      <w:tr w:rsidR="00A71F46" w14:paraId="7FE63F9A" w14:textId="77777777" w:rsidTr="00A71F46">
        <w:trPr>
          <w:ins w:id="1127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BC9A4F2" w14:textId="77777777" w:rsidR="00A71F46" w:rsidRPr="002062A5" w:rsidRDefault="00A71F46" w:rsidP="00A71F46">
            <w:pPr>
              <w:pStyle w:val="Beschriftung"/>
              <w:rPr>
                <w:ins w:id="11271" w:author="Andreas Kuehne" w:date="2019-05-31T12:40:00Z"/>
                <w:rStyle w:val="Datatype"/>
                <w:b w:val="0"/>
                <w:bCs w:val="0"/>
              </w:rPr>
            </w:pPr>
            <w:ins w:id="11272" w:author="Andreas Kuehne" w:date="2019-05-31T12:40:00Z">
              <w:r w:rsidRPr="002062A5">
                <w:rPr>
                  <w:rStyle w:val="Datatype"/>
                </w:rPr>
                <w:t>value</w:t>
              </w:r>
            </w:ins>
          </w:p>
        </w:tc>
        <w:tc>
          <w:tcPr>
            <w:tcW w:w="4675" w:type="dxa"/>
          </w:tcPr>
          <w:p w14:paraId="11C9A5B1"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273" w:author="Andreas Kuehne" w:date="2019-05-31T12:40:00Z"/>
                <w:rStyle w:val="Datatype"/>
              </w:rPr>
            </w:pPr>
            <w:ins w:id="11274" w:author="Andreas Kuehne" w:date="2019-05-31T12:40:00Z">
              <w:r w:rsidRPr="002062A5">
                <w:rPr>
                  <w:rStyle w:val="Datatype"/>
                </w:rPr>
                <w:t>val</w:t>
              </w:r>
            </w:ins>
          </w:p>
        </w:tc>
      </w:tr>
      <w:tr w:rsidR="00A71F46" w14:paraId="51FBA1DB" w14:textId="77777777" w:rsidTr="00A71F46">
        <w:trPr>
          <w:ins w:id="1127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F230203" w14:textId="77777777" w:rsidR="00A71F46" w:rsidRPr="002062A5" w:rsidRDefault="00A71F46" w:rsidP="00A71F46">
            <w:pPr>
              <w:pStyle w:val="Beschriftung"/>
              <w:rPr>
                <w:ins w:id="11276" w:author="Andreas Kuehne" w:date="2019-05-31T12:40:00Z"/>
                <w:rStyle w:val="Datatype"/>
                <w:b w:val="0"/>
                <w:bCs w:val="0"/>
              </w:rPr>
            </w:pPr>
            <w:ins w:id="11277" w:author="Andreas Kuehne" w:date="2019-05-31T12:40:00Z">
              <w:r w:rsidRPr="002062A5">
                <w:rPr>
                  <w:rStyle w:val="Datatype"/>
                </w:rPr>
                <w:t>Value</w:t>
              </w:r>
            </w:ins>
          </w:p>
        </w:tc>
        <w:tc>
          <w:tcPr>
            <w:tcW w:w="4675" w:type="dxa"/>
          </w:tcPr>
          <w:p w14:paraId="3D110BBA"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278" w:author="Andreas Kuehne" w:date="2019-05-31T12:40:00Z"/>
                <w:rStyle w:val="Datatype"/>
              </w:rPr>
            </w:pPr>
            <w:ins w:id="11279" w:author="Andreas Kuehne" w:date="2019-05-31T12:40:00Z">
              <w:r w:rsidRPr="002062A5">
                <w:rPr>
                  <w:rStyle w:val="Datatype"/>
                </w:rPr>
                <w:t>val</w:t>
              </w:r>
            </w:ins>
          </w:p>
        </w:tc>
      </w:tr>
      <w:tr w:rsidR="00A71F46" w14:paraId="21FA909F" w14:textId="77777777" w:rsidTr="00A71F46">
        <w:trPr>
          <w:ins w:id="1128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3D7D2CBE" w14:textId="77777777" w:rsidR="00A71F46" w:rsidRPr="002062A5" w:rsidRDefault="00A71F46" w:rsidP="00A71F46">
            <w:pPr>
              <w:pStyle w:val="Beschriftung"/>
              <w:rPr>
                <w:ins w:id="11281" w:author="Andreas Kuehne" w:date="2019-05-31T12:40:00Z"/>
                <w:rStyle w:val="Datatype"/>
                <w:b w:val="0"/>
                <w:bCs w:val="0"/>
              </w:rPr>
            </w:pPr>
            <w:ins w:id="11282" w:author="Andreas Kuehne" w:date="2019-05-31T12:40:00Z">
              <w:r w:rsidRPr="002062A5">
                <w:rPr>
                  <w:rStyle w:val="Datatype"/>
                </w:rPr>
                <w:t>VerificationTime</w:t>
              </w:r>
            </w:ins>
          </w:p>
        </w:tc>
        <w:tc>
          <w:tcPr>
            <w:tcW w:w="4675" w:type="dxa"/>
          </w:tcPr>
          <w:p w14:paraId="062A5B3B"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283" w:author="Andreas Kuehne" w:date="2019-05-31T12:40:00Z"/>
                <w:rStyle w:val="Datatype"/>
              </w:rPr>
            </w:pPr>
            <w:ins w:id="11284" w:author="Andreas Kuehne" w:date="2019-05-31T12:40:00Z">
              <w:r w:rsidRPr="002062A5">
                <w:rPr>
                  <w:rStyle w:val="Datatype"/>
                </w:rPr>
                <w:t>verificationTime</w:t>
              </w:r>
            </w:ins>
          </w:p>
        </w:tc>
      </w:tr>
      <w:tr w:rsidR="00A71F46" w14:paraId="76646C01" w14:textId="77777777" w:rsidTr="00A71F46">
        <w:trPr>
          <w:ins w:id="1128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48AE15B" w14:textId="77777777" w:rsidR="00A71F46" w:rsidRPr="002062A5" w:rsidRDefault="00A71F46" w:rsidP="00A71F46">
            <w:pPr>
              <w:pStyle w:val="Beschriftung"/>
              <w:rPr>
                <w:ins w:id="11286" w:author="Andreas Kuehne" w:date="2019-05-31T12:40:00Z"/>
                <w:rStyle w:val="Datatype"/>
                <w:b w:val="0"/>
                <w:bCs w:val="0"/>
              </w:rPr>
            </w:pPr>
            <w:ins w:id="11287" w:author="Andreas Kuehne" w:date="2019-05-31T12:40:00Z">
              <w:r w:rsidRPr="002062A5">
                <w:rPr>
                  <w:rStyle w:val="Datatype"/>
                </w:rPr>
                <w:t>VerificationTimeInfo</w:t>
              </w:r>
            </w:ins>
          </w:p>
        </w:tc>
        <w:tc>
          <w:tcPr>
            <w:tcW w:w="4675" w:type="dxa"/>
          </w:tcPr>
          <w:p w14:paraId="7EF41F5F"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288" w:author="Andreas Kuehne" w:date="2019-05-31T12:40:00Z"/>
                <w:rStyle w:val="Datatype"/>
              </w:rPr>
            </w:pPr>
            <w:ins w:id="11289" w:author="Andreas Kuehne" w:date="2019-05-31T12:40:00Z">
              <w:r w:rsidRPr="002062A5">
                <w:rPr>
                  <w:rStyle w:val="Datatype"/>
                </w:rPr>
                <w:t>verificationTimeInfo</w:t>
              </w:r>
            </w:ins>
          </w:p>
        </w:tc>
      </w:tr>
      <w:tr w:rsidR="00A71F46" w14:paraId="1E5C2CB8" w14:textId="77777777" w:rsidTr="00A71F46">
        <w:trPr>
          <w:ins w:id="1129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590632B" w14:textId="77777777" w:rsidR="00A71F46" w:rsidRPr="002062A5" w:rsidRDefault="00A71F46" w:rsidP="00A71F46">
            <w:pPr>
              <w:pStyle w:val="Beschriftung"/>
              <w:rPr>
                <w:ins w:id="11291" w:author="Andreas Kuehne" w:date="2019-05-31T12:40:00Z"/>
                <w:rStyle w:val="Datatype"/>
                <w:b w:val="0"/>
                <w:bCs w:val="0"/>
              </w:rPr>
            </w:pPr>
            <w:ins w:id="11292" w:author="Andreas Kuehne" w:date="2019-05-31T12:40:00Z">
              <w:r w:rsidRPr="002062A5">
                <w:rPr>
                  <w:rStyle w:val="Datatype"/>
                </w:rPr>
                <w:t>VerifyManifestResults</w:t>
              </w:r>
            </w:ins>
          </w:p>
        </w:tc>
        <w:tc>
          <w:tcPr>
            <w:tcW w:w="4675" w:type="dxa"/>
          </w:tcPr>
          <w:p w14:paraId="0F392564"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293" w:author="Andreas Kuehne" w:date="2019-05-31T12:40:00Z"/>
                <w:rStyle w:val="Datatype"/>
              </w:rPr>
            </w:pPr>
            <w:ins w:id="11294" w:author="Andreas Kuehne" w:date="2019-05-31T12:40:00Z">
              <w:r w:rsidRPr="002062A5">
                <w:rPr>
                  <w:rStyle w:val="Datatype"/>
                </w:rPr>
                <w:t>result</w:t>
              </w:r>
            </w:ins>
          </w:p>
        </w:tc>
      </w:tr>
      <w:tr w:rsidR="00A71F46" w14:paraId="25CA9FDE" w14:textId="77777777" w:rsidTr="00A71F46">
        <w:trPr>
          <w:ins w:id="1129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12C5BF2" w14:textId="77777777" w:rsidR="00A71F46" w:rsidRPr="002062A5" w:rsidRDefault="00A71F46" w:rsidP="00A71F46">
            <w:pPr>
              <w:pStyle w:val="Beschriftung"/>
              <w:rPr>
                <w:ins w:id="11296" w:author="Andreas Kuehne" w:date="2019-05-31T12:40:00Z"/>
                <w:rStyle w:val="Datatype"/>
                <w:b w:val="0"/>
                <w:bCs w:val="0"/>
              </w:rPr>
            </w:pPr>
            <w:ins w:id="11297" w:author="Andreas Kuehne" w:date="2019-05-31T12:40:00Z">
              <w:r w:rsidRPr="002062A5">
                <w:rPr>
                  <w:rStyle w:val="Datatype"/>
                </w:rPr>
                <w:t>VerifyManifests</w:t>
              </w:r>
            </w:ins>
          </w:p>
        </w:tc>
        <w:tc>
          <w:tcPr>
            <w:tcW w:w="4675" w:type="dxa"/>
          </w:tcPr>
          <w:p w14:paraId="2DD0293C"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298" w:author="Andreas Kuehne" w:date="2019-05-31T12:40:00Z"/>
                <w:rStyle w:val="Datatype"/>
              </w:rPr>
            </w:pPr>
            <w:ins w:id="11299" w:author="Andreas Kuehne" w:date="2019-05-31T12:40:00Z">
              <w:r w:rsidRPr="002062A5">
                <w:rPr>
                  <w:rStyle w:val="Datatype"/>
                </w:rPr>
                <w:t>verifyManifests</w:t>
              </w:r>
            </w:ins>
          </w:p>
        </w:tc>
      </w:tr>
      <w:tr w:rsidR="00A71F46" w14:paraId="2262F4EC" w14:textId="77777777" w:rsidTr="00A71F46">
        <w:trPr>
          <w:ins w:id="1130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963BC8C" w14:textId="77777777" w:rsidR="00A71F46" w:rsidRPr="002062A5" w:rsidRDefault="00A71F46" w:rsidP="00A71F46">
            <w:pPr>
              <w:pStyle w:val="Beschriftung"/>
              <w:rPr>
                <w:ins w:id="11301" w:author="Andreas Kuehne" w:date="2019-05-31T12:40:00Z"/>
                <w:rStyle w:val="Datatype"/>
                <w:b w:val="0"/>
                <w:bCs w:val="0"/>
              </w:rPr>
            </w:pPr>
            <w:ins w:id="11302" w:author="Andreas Kuehne" w:date="2019-05-31T12:40:00Z">
              <w:r w:rsidRPr="002062A5">
                <w:rPr>
                  <w:rStyle w:val="Datatype"/>
                </w:rPr>
                <w:t>WhichData</w:t>
              </w:r>
            </w:ins>
          </w:p>
        </w:tc>
        <w:tc>
          <w:tcPr>
            <w:tcW w:w="4675" w:type="dxa"/>
          </w:tcPr>
          <w:p w14:paraId="324529D7"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303" w:author="Andreas Kuehne" w:date="2019-05-31T12:40:00Z"/>
                <w:rStyle w:val="Datatype"/>
              </w:rPr>
            </w:pPr>
            <w:ins w:id="11304" w:author="Andreas Kuehne" w:date="2019-05-31T12:40:00Z">
              <w:r w:rsidRPr="002062A5">
                <w:rPr>
                  <w:rStyle w:val="Datatype"/>
                </w:rPr>
                <w:t>whichData</w:t>
              </w:r>
            </w:ins>
          </w:p>
        </w:tc>
      </w:tr>
      <w:tr w:rsidR="00A71F46" w14:paraId="5B72A8DA" w14:textId="77777777" w:rsidTr="00A71F46">
        <w:trPr>
          <w:ins w:id="1130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95AD714" w14:textId="77777777" w:rsidR="00A71F46" w:rsidRPr="002062A5" w:rsidRDefault="00A71F46" w:rsidP="00A71F46">
            <w:pPr>
              <w:pStyle w:val="Beschriftung"/>
              <w:rPr>
                <w:ins w:id="11306" w:author="Andreas Kuehne" w:date="2019-05-31T12:40:00Z"/>
                <w:rStyle w:val="Datatype"/>
                <w:b w:val="0"/>
                <w:bCs w:val="0"/>
              </w:rPr>
            </w:pPr>
            <w:ins w:id="11307" w:author="Andreas Kuehne" w:date="2019-05-31T12:40:00Z">
              <w:r w:rsidRPr="002062A5">
                <w:rPr>
                  <w:rStyle w:val="Datatype"/>
                </w:rPr>
                <w:t>WhichDoc</w:t>
              </w:r>
            </w:ins>
          </w:p>
        </w:tc>
        <w:tc>
          <w:tcPr>
            <w:tcW w:w="4675" w:type="dxa"/>
          </w:tcPr>
          <w:p w14:paraId="3CF9EFD6"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308" w:author="Andreas Kuehne" w:date="2019-05-31T12:40:00Z"/>
                <w:rStyle w:val="Datatype"/>
              </w:rPr>
            </w:pPr>
            <w:ins w:id="11309" w:author="Andreas Kuehne" w:date="2019-05-31T12:40:00Z">
              <w:r w:rsidRPr="002062A5">
                <w:rPr>
                  <w:rStyle w:val="Datatype"/>
                </w:rPr>
                <w:t>whichDoc</w:t>
              </w:r>
            </w:ins>
          </w:p>
        </w:tc>
      </w:tr>
      <w:tr w:rsidR="00A71F46" w14:paraId="18AB81B6" w14:textId="77777777" w:rsidTr="00A71F46">
        <w:trPr>
          <w:ins w:id="1131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8C4914E" w14:textId="77777777" w:rsidR="00A71F46" w:rsidRPr="002062A5" w:rsidRDefault="00A71F46" w:rsidP="00A71F46">
            <w:pPr>
              <w:pStyle w:val="Beschriftung"/>
              <w:rPr>
                <w:ins w:id="11311" w:author="Andreas Kuehne" w:date="2019-05-31T12:40:00Z"/>
                <w:rStyle w:val="Datatype"/>
                <w:b w:val="0"/>
                <w:bCs w:val="0"/>
              </w:rPr>
            </w:pPr>
            <w:ins w:id="11312" w:author="Andreas Kuehne" w:date="2019-05-31T12:40:00Z">
              <w:r w:rsidRPr="002062A5">
                <w:rPr>
                  <w:rStyle w:val="Datatype"/>
                </w:rPr>
                <w:t>WhichDocument</w:t>
              </w:r>
            </w:ins>
          </w:p>
        </w:tc>
        <w:tc>
          <w:tcPr>
            <w:tcW w:w="4675" w:type="dxa"/>
          </w:tcPr>
          <w:p w14:paraId="08073C93"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313" w:author="Andreas Kuehne" w:date="2019-05-31T12:40:00Z"/>
                <w:rStyle w:val="Datatype"/>
              </w:rPr>
            </w:pPr>
            <w:ins w:id="11314" w:author="Andreas Kuehne" w:date="2019-05-31T12:40:00Z">
              <w:r w:rsidRPr="002062A5">
                <w:rPr>
                  <w:rStyle w:val="Datatype"/>
                </w:rPr>
                <w:t>whichDoc</w:t>
              </w:r>
            </w:ins>
          </w:p>
        </w:tc>
      </w:tr>
      <w:tr w:rsidR="00A71F46" w14:paraId="26C80801" w14:textId="77777777" w:rsidTr="00A71F46">
        <w:trPr>
          <w:ins w:id="1131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69BE056" w14:textId="77777777" w:rsidR="00A71F46" w:rsidRPr="002062A5" w:rsidRDefault="00A71F46" w:rsidP="00A71F46">
            <w:pPr>
              <w:pStyle w:val="Beschriftung"/>
              <w:rPr>
                <w:ins w:id="11316" w:author="Andreas Kuehne" w:date="2019-05-31T12:40:00Z"/>
                <w:rStyle w:val="Datatype"/>
                <w:b w:val="0"/>
                <w:bCs w:val="0"/>
              </w:rPr>
            </w:pPr>
            <w:ins w:id="11317" w:author="Andreas Kuehne" w:date="2019-05-31T12:40:00Z">
              <w:r w:rsidRPr="002062A5">
                <w:rPr>
                  <w:rStyle w:val="Datatype"/>
                </w:rPr>
                <w:t>WhichReference</w:t>
              </w:r>
            </w:ins>
          </w:p>
        </w:tc>
        <w:tc>
          <w:tcPr>
            <w:tcW w:w="4675" w:type="dxa"/>
          </w:tcPr>
          <w:p w14:paraId="24FA0615"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318" w:author="Andreas Kuehne" w:date="2019-05-31T12:40:00Z"/>
                <w:rStyle w:val="Datatype"/>
              </w:rPr>
            </w:pPr>
            <w:ins w:id="11319" w:author="Andreas Kuehne" w:date="2019-05-31T12:40:00Z">
              <w:r w:rsidRPr="002062A5">
                <w:rPr>
                  <w:rStyle w:val="Datatype"/>
                </w:rPr>
                <w:t>whichRef</w:t>
              </w:r>
            </w:ins>
          </w:p>
        </w:tc>
      </w:tr>
      <w:tr w:rsidR="00A71F46" w14:paraId="24773990" w14:textId="77777777" w:rsidTr="00A71F46">
        <w:trPr>
          <w:ins w:id="1132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62E7E6ED" w14:textId="77777777" w:rsidR="00A71F46" w:rsidRPr="002062A5" w:rsidRDefault="00A71F46" w:rsidP="00A71F46">
            <w:pPr>
              <w:pStyle w:val="Beschriftung"/>
              <w:rPr>
                <w:ins w:id="11321" w:author="Andreas Kuehne" w:date="2019-05-31T12:40:00Z"/>
                <w:rStyle w:val="Datatype"/>
                <w:b w:val="0"/>
                <w:bCs w:val="0"/>
              </w:rPr>
            </w:pPr>
            <w:ins w:id="11322" w:author="Andreas Kuehne" w:date="2019-05-31T12:40:00Z">
              <w:r w:rsidRPr="002062A5">
                <w:rPr>
                  <w:rStyle w:val="Datatype"/>
                </w:rPr>
                <w:t>X509Certificate</w:t>
              </w:r>
            </w:ins>
          </w:p>
        </w:tc>
        <w:tc>
          <w:tcPr>
            <w:tcW w:w="4675" w:type="dxa"/>
          </w:tcPr>
          <w:p w14:paraId="759306C2"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323" w:author="Andreas Kuehne" w:date="2019-05-31T12:40:00Z"/>
                <w:rStyle w:val="Datatype"/>
              </w:rPr>
            </w:pPr>
            <w:ins w:id="11324" w:author="Andreas Kuehne" w:date="2019-05-31T12:40:00Z">
              <w:r w:rsidRPr="002062A5">
                <w:rPr>
                  <w:rStyle w:val="Datatype"/>
                </w:rPr>
                <w:t>cert</w:t>
              </w:r>
            </w:ins>
          </w:p>
        </w:tc>
      </w:tr>
      <w:tr w:rsidR="00A71F46" w14:paraId="7521ABBC" w14:textId="77777777" w:rsidTr="00A71F46">
        <w:trPr>
          <w:ins w:id="1132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CE8112C" w14:textId="77777777" w:rsidR="00A71F46" w:rsidRPr="002062A5" w:rsidRDefault="00A71F46" w:rsidP="00A71F46">
            <w:pPr>
              <w:pStyle w:val="Beschriftung"/>
              <w:rPr>
                <w:ins w:id="11326" w:author="Andreas Kuehne" w:date="2019-05-31T12:40:00Z"/>
                <w:rStyle w:val="Datatype"/>
                <w:b w:val="0"/>
                <w:bCs w:val="0"/>
              </w:rPr>
            </w:pPr>
            <w:ins w:id="11327" w:author="Andreas Kuehne" w:date="2019-05-31T12:40:00Z">
              <w:r w:rsidRPr="002062A5">
                <w:rPr>
                  <w:rStyle w:val="Datatype"/>
                </w:rPr>
                <w:t>X509CRL</w:t>
              </w:r>
            </w:ins>
          </w:p>
        </w:tc>
        <w:tc>
          <w:tcPr>
            <w:tcW w:w="4675" w:type="dxa"/>
          </w:tcPr>
          <w:p w14:paraId="3DE77FE1"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328" w:author="Andreas Kuehne" w:date="2019-05-31T12:40:00Z"/>
                <w:rStyle w:val="Datatype"/>
              </w:rPr>
            </w:pPr>
            <w:ins w:id="11329" w:author="Andreas Kuehne" w:date="2019-05-31T12:40:00Z">
              <w:r w:rsidRPr="002062A5">
                <w:rPr>
                  <w:rStyle w:val="Datatype"/>
                </w:rPr>
                <w:t>crl</w:t>
              </w:r>
            </w:ins>
          </w:p>
        </w:tc>
      </w:tr>
      <w:tr w:rsidR="00A71F46" w14:paraId="35B86A91" w14:textId="77777777" w:rsidTr="00A71F46">
        <w:trPr>
          <w:ins w:id="1133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27C632B3" w14:textId="77777777" w:rsidR="00A71F46" w:rsidRPr="002062A5" w:rsidRDefault="00A71F46" w:rsidP="00A71F46">
            <w:pPr>
              <w:pStyle w:val="Beschriftung"/>
              <w:rPr>
                <w:ins w:id="11331" w:author="Andreas Kuehne" w:date="2019-05-31T12:40:00Z"/>
                <w:rStyle w:val="Datatype"/>
                <w:b w:val="0"/>
                <w:bCs w:val="0"/>
              </w:rPr>
            </w:pPr>
            <w:ins w:id="11332" w:author="Andreas Kuehne" w:date="2019-05-31T12:40:00Z">
              <w:r w:rsidRPr="002062A5">
                <w:rPr>
                  <w:rStyle w:val="Datatype"/>
                </w:rPr>
                <w:t>X509Digest</w:t>
              </w:r>
            </w:ins>
          </w:p>
        </w:tc>
        <w:tc>
          <w:tcPr>
            <w:tcW w:w="4675" w:type="dxa"/>
          </w:tcPr>
          <w:p w14:paraId="7993C9FA"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333" w:author="Andreas Kuehne" w:date="2019-05-31T12:40:00Z"/>
                <w:rStyle w:val="Datatype"/>
              </w:rPr>
            </w:pPr>
            <w:ins w:id="11334" w:author="Andreas Kuehne" w:date="2019-05-31T12:40:00Z">
              <w:r w:rsidRPr="002062A5">
                <w:rPr>
                  <w:rStyle w:val="Datatype"/>
                </w:rPr>
                <w:t>x509Digest</w:t>
              </w:r>
            </w:ins>
          </w:p>
        </w:tc>
      </w:tr>
      <w:tr w:rsidR="00A71F46" w14:paraId="60B62C67" w14:textId="77777777" w:rsidTr="00A71F46">
        <w:trPr>
          <w:ins w:id="1133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7EDD0221" w14:textId="77777777" w:rsidR="00A71F46" w:rsidRPr="002062A5" w:rsidRDefault="00A71F46" w:rsidP="00A71F46">
            <w:pPr>
              <w:pStyle w:val="Beschriftung"/>
              <w:rPr>
                <w:ins w:id="11336" w:author="Andreas Kuehne" w:date="2019-05-31T12:40:00Z"/>
                <w:rStyle w:val="Datatype"/>
                <w:b w:val="0"/>
                <w:bCs w:val="0"/>
              </w:rPr>
            </w:pPr>
            <w:ins w:id="11337" w:author="Andreas Kuehne" w:date="2019-05-31T12:40:00Z">
              <w:r w:rsidRPr="002062A5">
                <w:rPr>
                  <w:rStyle w:val="Datatype"/>
                </w:rPr>
                <w:t>X509SKI</w:t>
              </w:r>
            </w:ins>
          </w:p>
        </w:tc>
        <w:tc>
          <w:tcPr>
            <w:tcW w:w="4675" w:type="dxa"/>
          </w:tcPr>
          <w:p w14:paraId="7FA7BACC"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338" w:author="Andreas Kuehne" w:date="2019-05-31T12:40:00Z"/>
                <w:rStyle w:val="Datatype"/>
              </w:rPr>
            </w:pPr>
            <w:ins w:id="11339" w:author="Andreas Kuehne" w:date="2019-05-31T12:40:00Z">
              <w:r w:rsidRPr="002062A5">
                <w:rPr>
                  <w:rStyle w:val="Datatype"/>
                </w:rPr>
                <w:t>ski</w:t>
              </w:r>
            </w:ins>
          </w:p>
        </w:tc>
      </w:tr>
      <w:tr w:rsidR="00A71F46" w14:paraId="0682B0F5" w14:textId="77777777" w:rsidTr="00A71F46">
        <w:trPr>
          <w:ins w:id="1134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47D254D8" w14:textId="77777777" w:rsidR="00A71F46" w:rsidRPr="002062A5" w:rsidRDefault="00A71F46" w:rsidP="00A71F46">
            <w:pPr>
              <w:pStyle w:val="Beschriftung"/>
              <w:rPr>
                <w:ins w:id="11341" w:author="Andreas Kuehne" w:date="2019-05-31T12:40:00Z"/>
                <w:rStyle w:val="Datatype"/>
                <w:b w:val="0"/>
                <w:bCs w:val="0"/>
              </w:rPr>
            </w:pPr>
            <w:ins w:id="11342" w:author="Andreas Kuehne" w:date="2019-05-31T12:40:00Z">
              <w:r w:rsidRPr="002062A5">
                <w:rPr>
                  <w:rStyle w:val="Datatype"/>
                </w:rPr>
                <w:t>X509SubjectName</w:t>
              </w:r>
            </w:ins>
          </w:p>
        </w:tc>
        <w:tc>
          <w:tcPr>
            <w:tcW w:w="4675" w:type="dxa"/>
          </w:tcPr>
          <w:p w14:paraId="6B0DABBF"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343" w:author="Andreas Kuehne" w:date="2019-05-31T12:40:00Z"/>
                <w:rStyle w:val="Datatype"/>
              </w:rPr>
            </w:pPr>
            <w:ins w:id="11344" w:author="Andreas Kuehne" w:date="2019-05-31T12:40:00Z">
              <w:r w:rsidRPr="002062A5">
                <w:rPr>
                  <w:rStyle w:val="Datatype"/>
                </w:rPr>
                <w:t>sub</w:t>
              </w:r>
            </w:ins>
          </w:p>
        </w:tc>
      </w:tr>
      <w:tr w:rsidR="00A71F46" w14:paraId="5C1B5189" w14:textId="77777777" w:rsidTr="00A71F46">
        <w:trPr>
          <w:ins w:id="1134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ECB5023" w14:textId="77777777" w:rsidR="00A71F46" w:rsidRPr="002062A5" w:rsidRDefault="00A71F46" w:rsidP="00A71F46">
            <w:pPr>
              <w:pStyle w:val="Beschriftung"/>
              <w:rPr>
                <w:ins w:id="11346" w:author="Andreas Kuehne" w:date="2019-05-31T12:40:00Z"/>
                <w:rStyle w:val="Datatype"/>
                <w:b w:val="0"/>
                <w:bCs w:val="0"/>
              </w:rPr>
            </w:pPr>
            <w:ins w:id="11347" w:author="Andreas Kuehne" w:date="2019-05-31T12:40:00Z">
              <w:r w:rsidRPr="002062A5">
                <w:rPr>
                  <w:rStyle w:val="Datatype"/>
                </w:rPr>
                <w:t>XPath</w:t>
              </w:r>
            </w:ins>
          </w:p>
        </w:tc>
        <w:tc>
          <w:tcPr>
            <w:tcW w:w="4675" w:type="dxa"/>
          </w:tcPr>
          <w:p w14:paraId="38CE4434"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348" w:author="Andreas Kuehne" w:date="2019-05-31T12:40:00Z"/>
                <w:rStyle w:val="Datatype"/>
              </w:rPr>
            </w:pPr>
            <w:ins w:id="11349" w:author="Andreas Kuehne" w:date="2019-05-31T12:40:00Z">
              <w:r w:rsidRPr="002062A5">
                <w:rPr>
                  <w:rStyle w:val="Datatype"/>
                </w:rPr>
                <w:t>xPath</w:t>
              </w:r>
            </w:ins>
          </w:p>
        </w:tc>
      </w:tr>
      <w:tr w:rsidR="00A71F46" w14:paraId="298AFBCA" w14:textId="77777777" w:rsidTr="00A71F46">
        <w:trPr>
          <w:ins w:id="1135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1F13DC06" w14:textId="77777777" w:rsidR="00A71F46" w:rsidRPr="002062A5" w:rsidRDefault="00A71F46" w:rsidP="00A71F46">
            <w:pPr>
              <w:pStyle w:val="Beschriftung"/>
              <w:rPr>
                <w:ins w:id="11351" w:author="Andreas Kuehne" w:date="2019-05-31T12:40:00Z"/>
                <w:rStyle w:val="Datatype"/>
                <w:b w:val="0"/>
                <w:bCs w:val="0"/>
              </w:rPr>
            </w:pPr>
            <w:ins w:id="11352" w:author="Andreas Kuehne" w:date="2019-05-31T12:40:00Z">
              <w:r w:rsidRPr="002062A5">
                <w:rPr>
                  <w:rStyle w:val="Datatype"/>
                </w:rPr>
                <w:t>XPathAfter</w:t>
              </w:r>
            </w:ins>
          </w:p>
        </w:tc>
        <w:tc>
          <w:tcPr>
            <w:tcW w:w="4675" w:type="dxa"/>
          </w:tcPr>
          <w:p w14:paraId="57EC9131"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353" w:author="Andreas Kuehne" w:date="2019-05-31T12:40:00Z"/>
                <w:rStyle w:val="Datatype"/>
              </w:rPr>
            </w:pPr>
            <w:ins w:id="11354" w:author="Andreas Kuehne" w:date="2019-05-31T12:40:00Z">
              <w:r w:rsidRPr="002062A5">
                <w:rPr>
                  <w:rStyle w:val="Datatype"/>
                </w:rPr>
                <w:t>xPathAfter</w:t>
              </w:r>
            </w:ins>
          </w:p>
        </w:tc>
      </w:tr>
      <w:tr w:rsidR="00A71F46" w14:paraId="57F593AE" w14:textId="77777777" w:rsidTr="00A71F46">
        <w:trPr>
          <w:ins w:id="11355"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53EA38F1" w14:textId="77777777" w:rsidR="00A71F46" w:rsidRPr="002062A5" w:rsidRDefault="00A71F46" w:rsidP="00A71F46">
            <w:pPr>
              <w:pStyle w:val="Beschriftung"/>
              <w:rPr>
                <w:ins w:id="11356" w:author="Andreas Kuehne" w:date="2019-05-31T12:40:00Z"/>
                <w:rStyle w:val="Datatype"/>
                <w:b w:val="0"/>
                <w:bCs w:val="0"/>
              </w:rPr>
            </w:pPr>
            <w:ins w:id="11357" w:author="Andreas Kuehne" w:date="2019-05-31T12:40:00Z">
              <w:r w:rsidRPr="002062A5">
                <w:rPr>
                  <w:rStyle w:val="Datatype"/>
                </w:rPr>
                <w:t>XPathFirstChildOf</w:t>
              </w:r>
            </w:ins>
          </w:p>
        </w:tc>
        <w:tc>
          <w:tcPr>
            <w:tcW w:w="4675" w:type="dxa"/>
          </w:tcPr>
          <w:p w14:paraId="5B97571B"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358" w:author="Andreas Kuehne" w:date="2019-05-31T12:40:00Z"/>
                <w:rStyle w:val="Datatype"/>
              </w:rPr>
            </w:pPr>
            <w:ins w:id="11359" w:author="Andreas Kuehne" w:date="2019-05-31T12:40:00Z">
              <w:r w:rsidRPr="002062A5">
                <w:rPr>
                  <w:rStyle w:val="Datatype"/>
                </w:rPr>
                <w:t>xPathFirstChildOf</w:t>
              </w:r>
            </w:ins>
          </w:p>
        </w:tc>
      </w:tr>
      <w:tr w:rsidR="00A71F46" w14:paraId="71040258" w14:textId="77777777" w:rsidTr="00A71F46">
        <w:trPr>
          <w:ins w:id="11360" w:author="Andreas Kuehne" w:date="2019-05-31T12:40:00Z"/>
        </w:trPr>
        <w:tc>
          <w:tcPr>
            <w:cnfStyle w:val="001000000000" w:firstRow="0" w:lastRow="0" w:firstColumn="1" w:lastColumn="0" w:oddVBand="0" w:evenVBand="0" w:oddHBand="0" w:evenHBand="0" w:firstRowFirstColumn="0" w:firstRowLastColumn="0" w:lastRowFirstColumn="0" w:lastRowLastColumn="0"/>
            <w:tcW w:w="4675" w:type="dxa"/>
          </w:tcPr>
          <w:p w14:paraId="032F5122" w14:textId="77777777" w:rsidR="00A71F46" w:rsidRPr="002062A5" w:rsidRDefault="00A71F46" w:rsidP="00A71F46">
            <w:pPr>
              <w:pStyle w:val="Beschriftung"/>
              <w:rPr>
                <w:ins w:id="11361" w:author="Andreas Kuehne" w:date="2019-05-31T12:40:00Z"/>
                <w:rStyle w:val="Datatype"/>
                <w:b w:val="0"/>
                <w:bCs w:val="0"/>
              </w:rPr>
            </w:pPr>
            <w:ins w:id="11362" w:author="Andreas Kuehne" w:date="2019-05-31T12:40:00Z">
              <w:r w:rsidRPr="002062A5">
                <w:rPr>
                  <w:rStyle w:val="Datatype"/>
                </w:rPr>
                <w:t>XPathQualifier</w:t>
              </w:r>
            </w:ins>
          </w:p>
        </w:tc>
        <w:tc>
          <w:tcPr>
            <w:tcW w:w="4675" w:type="dxa"/>
          </w:tcPr>
          <w:p w14:paraId="49482D70"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ins w:id="11363" w:author="Andreas Kuehne" w:date="2019-05-31T12:40:00Z"/>
                <w:rStyle w:val="Datatype"/>
              </w:rPr>
            </w:pPr>
            <w:ins w:id="11364" w:author="Andreas Kuehne" w:date="2019-05-31T12:40:00Z">
              <w:r w:rsidRPr="002062A5">
                <w:rPr>
                  <w:rStyle w:val="Datatype"/>
                </w:rPr>
                <w:t>xPathQual</w:t>
              </w:r>
            </w:ins>
          </w:p>
        </w:tc>
      </w:tr>
    </w:tbl>
    <w:p w14:paraId="667E19E6" w14:textId="13B69C27" w:rsidR="00564C22" w:rsidDel="00B33063" w:rsidRDefault="009B1AF1" w:rsidP="00564C22">
      <w:pPr>
        <w:pStyle w:val="berschrift1"/>
        <w:rPr>
          <w:del w:id="11365" w:author="Andreas Kuehne" w:date="2019-05-31T12:22:00Z"/>
        </w:rPr>
      </w:pPr>
      <w:del w:id="11366" w:author="Andreas Kuehne" w:date="2019-05-31T12:22:00Z">
        <w:r w:rsidDel="00B33063">
          <w:delText>Data Structure Models</w:delText>
        </w:r>
        <w:bookmarkStart w:id="11367" w:name="_Toc10198662"/>
        <w:bookmarkStart w:id="11368" w:name="_Toc10202800"/>
        <w:bookmarkStart w:id="11369" w:name="_Toc10206938"/>
        <w:bookmarkEnd w:id="11367"/>
        <w:bookmarkEnd w:id="11368"/>
        <w:bookmarkEnd w:id="11369"/>
      </w:del>
    </w:p>
    <w:p w14:paraId="0EB46C9E" w14:textId="641E636F" w:rsidR="006D31DB" w:rsidDel="00B33063" w:rsidRDefault="009B1AF1" w:rsidP="00564C22">
      <w:pPr>
        <w:pStyle w:val="berschrift2"/>
        <w:rPr>
          <w:del w:id="11370" w:author="Andreas Kuehne" w:date="2019-05-31T12:22:00Z"/>
        </w:rPr>
      </w:pPr>
      <w:del w:id="11371" w:author="Andreas Kuehne" w:date="2019-05-31T12:22:00Z">
        <w:r w:rsidDel="00B33063">
          <w:delText>Data Structure Models defined in this document</w:delText>
        </w:r>
        <w:bookmarkStart w:id="11372" w:name="_Toc10198663"/>
        <w:bookmarkStart w:id="11373" w:name="_Toc10202801"/>
        <w:bookmarkStart w:id="11374" w:name="_Toc10206939"/>
        <w:bookmarkEnd w:id="11372"/>
        <w:bookmarkEnd w:id="11373"/>
        <w:bookmarkEnd w:id="11374"/>
      </w:del>
    </w:p>
    <w:p w14:paraId="3AB7A318" w14:textId="1F76BB50" w:rsidR="00564C22" w:rsidRPr="5404FA76" w:rsidDel="00B33063" w:rsidRDefault="009B1AF1" w:rsidP="00564C22">
      <w:pPr>
        <w:rPr>
          <w:del w:id="11375" w:author="Andreas Kuehne" w:date="2019-05-31T12:22:00Z"/>
        </w:rPr>
      </w:pPr>
      <w:del w:id="11376" w:author="Andreas Kuehne" w:date="2019-05-31T12:22:00Z">
        <w:r w:rsidRPr="0CCF9147" w:rsidDel="00B33063">
          <w:delText>The XML elements of this section are defined in the XML namespace '</w:delText>
        </w:r>
        <w:r w:rsidRPr="002062A5" w:rsidDel="00B33063">
          <w:rPr>
            <w:rFonts w:ascii="Courier New" w:eastAsia="Courier New" w:hAnsi="Courier New" w:cs="Courier New"/>
          </w:rPr>
          <w:delText>http://docs.oasis-open.org/dss-x/ns/base</w:delText>
        </w:r>
        <w:r w:rsidRPr="005A6FFD" w:rsidDel="00B33063">
          <w:delText>'.</w:delText>
        </w:r>
        <w:bookmarkStart w:id="11377" w:name="_Toc10198664"/>
        <w:bookmarkStart w:id="11378" w:name="_Toc10202802"/>
        <w:bookmarkStart w:id="11379" w:name="_Toc10206940"/>
        <w:bookmarkEnd w:id="11377"/>
        <w:bookmarkEnd w:id="11378"/>
        <w:bookmarkEnd w:id="11379"/>
      </w:del>
    </w:p>
    <w:p w14:paraId="31F8A450" w14:textId="28FCB15F" w:rsidR="00564C22" w:rsidDel="00B33063" w:rsidRDefault="00564C22" w:rsidP="00564C22">
      <w:pPr>
        <w:rPr>
          <w:del w:id="11380" w:author="Andreas Kuehne" w:date="2019-05-31T12:22:00Z"/>
        </w:rPr>
      </w:pPr>
      <w:bookmarkStart w:id="11381" w:name="_Toc10198665"/>
      <w:bookmarkStart w:id="11382" w:name="_Toc10202803"/>
      <w:bookmarkStart w:id="11383" w:name="_Toc10206941"/>
      <w:bookmarkEnd w:id="11381"/>
      <w:bookmarkEnd w:id="11382"/>
      <w:bookmarkEnd w:id="11383"/>
    </w:p>
    <w:p w14:paraId="2AC46DAD" w14:textId="45632434" w:rsidR="00564C22" w:rsidDel="00B33063" w:rsidRDefault="009B1AF1" w:rsidP="00564C22">
      <w:pPr>
        <w:pStyle w:val="berschrift3"/>
        <w:rPr>
          <w:del w:id="11384" w:author="Andreas Kuehne" w:date="2019-05-31T12:22:00Z"/>
        </w:rPr>
      </w:pPr>
      <w:bookmarkStart w:id="11385" w:name="_RefComp9A2799E1"/>
      <w:del w:id="11386" w:author="Andreas Kuehne" w:date="2019-05-31T12:22:00Z">
        <w:r w:rsidDel="00B33063">
          <w:delText>Component NsPrefixMapping</w:delText>
        </w:r>
        <w:bookmarkStart w:id="11387" w:name="_Toc10198666"/>
        <w:bookmarkStart w:id="11388" w:name="_Toc10202804"/>
        <w:bookmarkStart w:id="11389" w:name="_Toc10206942"/>
        <w:bookmarkEnd w:id="11385"/>
        <w:bookmarkEnd w:id="11387"/>
        <w:bookmarkEnd w:id="11388"/>
        <w:bookmarkEnd w:id="11389"/>
      </w:del>
    </w:p>
    <w:p w14:paraId="4CB04CCE" w14:textId="1E30AAC2" w:rsidR="00564C22" w:rsidDel="00B33063" w:rsidRDefault="001725A5" w:rsidP="00564C22">
      <w:pPr>
        <w:rPr>
          <w:del w:id="11390" w:author="Andreas Kuehne" w:date="2019-05-31T12:22:00Z"/>
        </w:rPr>
      </w:pPr>
      <w:del w:id="11391" w:author="Andreas Kuehne" w:date="2019-05-31T12:22:00Z">
        <w:r w:rsidRPr="003A06D0" w:rsidDel="00B33063">
          <w:delText xml:space="preserve">The </w:delText>
        </w:r>
        <w:r w:rsidRPr="003A06D0" w:rsidDel="00B33063">
          <w:rPr>
            <w:rFonts w:ascii="Courier New" w:eastAsia="Courier New" w:hAnsi="Courier New" w:cs="Courier New"/>
            <w:lang w:val="en-GB"/>
          </w:rPr>
          <w:delText>NsPrefixMapping</w:delText>
        </w:r>
        <w:r w:rsidRPr="003A06D0" w:rsidDel="00B33063">
          <w:delText xml:space="preserve"> component defines the mapping of namespace URIs to namespace prefixes. This is required to evaluate XPath expression when using transport syntaxes that don’t support namespace. </w:delText>
        </w:r>
        <w:bookmarkStart w:id="11392" w:name="_Toc10198667"/>
        <w:bookmarkStart w:id="11393" w:name="_Toc10202805"/>
        <w:bookmarkStart w:id="11394" w:name="_Toc10206943"/>
        <w:bookmarkEnd w:id="11392"/>
        <w:bookmarkEnd w:id="11393"/>
        <w:bookmarkEnd w:id="11394"/>
      </w:del>
    </w:p>
    <w:p w14:paraId="227F5534" w14:textId="24FFE58E" w:rsidR="00564C22" w:rsidDel="00B33063" w:rsidRDefault="009B1AF1" w:rsidP="00564C22">
      <w:pPr>
        <w:rPr>
          <w:del w:id="11395" w:author="Andreas Kuehne" w:date="2019-05-31T12:22:00Z"/>
        </w:rPr>
      </w:pPr>
      <w:del w:id="11396" w:author="Andreas Kuehne" w:date="2019-05-31T12:22:00Z">
        <w:r w:rsidDel="00B33063">
          <w:delText>Below follows a list of the sub-components that constitute this component:</w:delText>
        </w:r>
        <w:bookmarkStart w:id="11397" w:name="_Toc10198668"/>
        <w:bookmarkStart w:id="11398" w:name="_Toc10202806"/>
        <w:bookmarkStart w:id="11399" w:name="_Toc10206944"/>
        <w:bookmarkEnd w:id="11397"/>
        <w:bookmarkEnd w:id="11398"/>
        <w:bookmarkEnd w:id="11399"/>
      </w:del>
    </w:p>
    <w:p w14:paraId="09F4619E" w14:textId="62D2987D" w:rsidR="00564C22" w:rsidDel="00B33063" w:rsidRDefault="009B1AF1" w:rsidP="00564C22">
      <w:pPr>
        <w:pStyle w:val="Member"/>
        <w:rPr>
          <w:del w:id="11400" w:author="Andreas Kuehne" w:date="2019-05-31T12:22:00Z"/>
        </w:rPr>
      </w:pPr>
      <w:del w:id="11401" w:author="Andreas Kuehne" w:date="2019-05-31T12:22:00Z">
        <w:r w:rsidDel="00B33063">
          <w:delText xml:space="preserve">The </w:delText>
        </w:r>
        <w:r w:rsidRPr="35C1378D" w:rsidDel="00B33063">
          <w:rPr>
            <w:rStyle w:val="Datatype"/>
          </w:rPr>
          <w:delText>NamespaceURI</w:delText>
        </w:r>
        <w:r w:rsidDel="00B33063">
          <w:delText xml:space="preserve"> element MUST contain one instance of a URI. </w:delText>
        </w:r>
        <w:bookmarkStart w:id="11402" w:name="_Toc10198669"/>
        <w:bookmarkStart w:id="11403" w:name="_Toc10202807"/>
        <w:bookmarkStart w:id="11404" w:name="_Toc10206945"/>
        <w:bookmarkEnd w:id="11402"/>
        <w:bookmarkEnd w:id="11403"/>
        <w:bookmarkEnd w:id="11404"/>
      </w:del>
    </w:p>
    <w:p w14:paraId="7F51A6F0" w14:textId="0029853A" w:rsidR="00564C22" w:rsidDel="00B33063" w:rsidRDefault="009B1AF1" w:rsidP="00564C22">
      <w:pPr>
        <w:pStyle w:val="Member"/>
        <w:rPr>
          <w:del w:id="11405" w:author="Andreas Kuehne" w:date="2019-05-31T12:22:00Z"/>
        </w:rPr>
      </w:pPr>
      <w:del w:id="11406" w:author="Andreas Kuehne" w:date="2019-05-31T12:22:00Z">
        <w:r w:rsidDel="00B33063">
          <w:delText xml:space="preserve">The </w:delText>
        </w:r>
        <w:r w:rsidRPr="35C1378D" w:rsidDel="00B33063">
          <w:rPr>
            <w:rStyle w:val="Datatype"/>
          </w:rPr>
          <w:delText>NamespacePrefix</w:delText>
        </w:r>
        <w:r w:rsidDel="00B33063">
          <w:delText xml:space="preserve"> element MUST contain one instance of a string. </w:delText>
        </w:r>
        <w:bookmarkStart w:id="11407" w:name="_Toc10198670"/>
        <w:bookmarkStart w:id="11408" w:name="_Toc10202808"/>
        <w:bookmarkStart w:id="11409" w:name="_Toc10206946"/>
        <w:bookmarkEnd w:id="11407"/>
        <w:bookmarkEnd w:id="11408"/>
        <w:bookmarkEnd w:id="11409"/>
      </w:del>
    </w:p>
    <w:p w14:paraId="7A7E3C65" w14:textId="2360F853" w:rsidR="00564C22" w:rsidDel="00B33063" w:rsidRDefault="009B1AF1" w:rsidP="00564C22">
      <w:pPr>
        <w:pStyle w:val="berschrift4"/>
        <w:rPr>
          <w:del w:id="11410" w:author="Andreas Kuehne" w:date="2019-05-31T12:22:00Z"/>
        </w:rPr>
      </w:pPr>
      <w:del w:id="11411" w:author="Andreas Kuehne" w:date="2019-05-31T12:22:00Z">
        <w:r w:rsidDel="00B33063">
          <w:delText>NsPrefixMapping – JSON Syntax</w:delText>
        </w:r>
        <w:bookmarkStart w:id="11412" w:name="_Toc10198671"/>
        <w:bookmarkStart w:id="11413" w:name="_Toc10202809"/>
        <w:bookmarkStart w:id="11414" w:name="_Toc10206947"/>
        <w:bookmarkEnd w:id="11412"/>
        <w:bookmarkEnd w:id="11413"/>
        <w:bookmarkEnd w:id="11414"/>
      </w:del>
    </w:p>
    <w:p w14:paraId="57DFEE98" w14:textId="20CA3B51" w:rsidR="00564C22" w:rsidRPr="0248A3D1" w:rsidDel="00B33063" w:rsidRDefault="009B1AF1" w:rsidP="00564C22">
      <w:pPr>
        <w:rPr>
          <w:del w:id="11415" w:author="Andreas Kuehne" w:date="2019-05-31T12:22:00Z"/>
        </w:rPr>
      </w:pPr>
      <w:del w:id="11416"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NsPrefixMappingType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NsPrefixMapping</w:delText>
        </w:r>
        <w:r w:rsidDel="00B33063">
          <w:delText xml:space="preserve"> component.</w:delText>
        </w:r>
        <w:bookmarkStart w:id="11417" w:name="_Toc10198672"/>
        <w:bookmarkStart w:id="11418" w:name="_Toc10202810"/>
        <w:bookmarkStart w:id="11419" w:name="_Toc10206948"/>
        <w:bookmarkEnd w:id="11417"/>
        <w:bookmarkEnd w:id="11418"/>
        <w:bookmarkEnd w:id="11419"/>
      </w:del>
    </w:p>
    <w:p w14:paraId="44D11975" w14:textId="406027E5" w:rsidR="00564C22" w:rsidRPr="C2430093" w:rsidDel="00B33063" w:rsidRDefault="009B1AF1" w:rsidP="00564C22">
      <w:pPr>
        <w:spacing w:line="259" w:lineRule="auto"/>
        <w:rPr>
          <w:del w:id="11420" w:author="Andreas Kuehne" w:date="2019-05-31T12:22:00Z"/>
          <w:rFonts w:eastAsia="Arial" w:cs="Arial"/>
          <w:sz w:val="22"/>
          <w:szCs w:val="22"/>
        </w:rPr>
      </w:pPr>
      <w:del w:id="11421"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NsPrefixMapping</w:delText>
        </w:r>
        <w:r w:rsidRPr="002062A5" w:rsidDel="00B33063">
          <w:rPr>
            <w:rFonts w:eastAsia="Arial" w:cs="Arial"/>
            <w:sz w:val="22"/>
            <w:szCs w:val="22"/>
          </w:rPr>
          <w:delText xml:space="preserve"> using JSON-specific names mapped as shown in the table below.</w:delText>
        </w:r>
        <w:bookmarkStart w:id="11422" w:name="_Toc10198673"/>
        <w:bookmarkStart w:id="11423" w:name="_Toc10202811"/>
        <w:bookmarkStart w:id="11424" w:name="_Toc10206949"/>
        <w:bookmarkEnd w:id="11422"/>
        <w:bookmarkEnd w:id="11423"/>
        <w:bookmarkEnd w:id="11424"/>
      </w:del>
    </w:p>
    <w:tbl>
      <w:tblPr>
        <w:tblStyle w:val="Gitternetztabelle1hell1"/>
        <w:tblW w:w="0" w:type="auto"/>
        <w:tblLook w:val="04A0" w:firstRow="1" w:lastRow="0" w:firstColumn="1" w:lastColumn="0" w:noHBand="0" w:noVBand="1"/>
      </w:tblPr>
      <w:tblGrid>
        <w:gridCol w:w="4675"/>
        <w:gridCol w:w="4675"/>
      </w:tblGrid>
      <w:tr w:rsidR="00564C22" w:rsidDel="00B33063" w14:paraId="272D6D62" w14:textId="3762D42C" w:rsidTr="00564C22">
        <w:trPr>
          <w:cnfStyle w:val="100000000000" w:firstRow="1" w:lastRow="0" w:firstColumn="0" w:lastColumn="0" w:oddVBand="0" w:evenVBand="0" w:oddHBand="0" w:evenHBand="0" w:firstRowFirstColumn="0" w:firstRowLastColumn="0" w:lastRowFirstColumn="0" w:lastRowLastColumn="0"/>
          <w:del w:id="1142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4CA67FC" w14:textId="1ED62BD2" w:rsidR="00564C22" w:rsidDel="00B33063" w:rsidRDefault="009B1AF1" w:rsidP="00564C22">
            <w:pPr>
              <w:pStyle w:val="Beschriftung"/>
              <w:rPr>
                <w:del w:id="11426" w:author="Andreas Kuehne" w:date="2019-05-31T12:22:00Z"/>
              </w:rPr>
            </w:pPr>
            <w:del w:id="11427" w:author="Andreas Kuehne" w:date="2019-05-31T12:22:00Z">
              <w:r w:rsidDel="00B33063">
                <w:delText>Element</w:delText>
              </w:r>
              <w:bookmarkStart w:id="11428" w:name="_Toc10198674"/>
              <w:bookmarkStart w:id="11429" w:name="_Toc10202812"/>
              <w:bookmarkStart w:id="11430" w:name="_Toc10206950"/>
              <w:bookmarkEnd w:id="11428"/>
              <w:bookmarkEnd w:id="11429"/>
              <w:bookmarkEnd w:id="11430"/>
            </w:del>
          </w:p>
        </w:tc>
        <w:tc>
          <w:tcPr>
            <w:tcW w:w="4675" w:type="dxa"/>
          </w:tcPr>
          <w:p w14:paraId="0403F728" w14:textId="71F74D71"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1431" w:author="Andreas Kuehne" w:date="2019-05-31T12:22:00Z"/>
              </w:rPr>
            </w:pPr>
            <w:del w:id="11432" w:author="Andreas Kuehne" w:date="2019-05-31T12:22:00Z">
              <w:r w:rsidDel="00B33063">
                <w:delText>Implementing JSON member name</w:delText>
              </w:r>
              <w:bookmarkStart w:id="11433" w:name="_Toc10198675"/>
              <w:bookmarkStart w:id="11434" w:name="_Toc10202813"/>
              <w:bookmarkStart w:id="11435" w:name="_Toc10206951"/>
              <w:bookmarkEnd w:id="11433"/>
              <w:bookmarkEnd w:id="11434"/>
              <w:bookmarkEnd w:id="11435"/>
            </w:del>
          </w:p>
        </w:tc>
        <w:bookmarkStart w:id="11436" w:name="_Toc10198676"/>
        <w:bookmarkStart w:id="11437" w:name="_Toc10202814"/>
        <w:bookmarkStart w:id="11438" w:name="_Toc10206952"/>
        <w:bookmarkEnd w:id="11436"/>
        <w:bookmarkEnd w:id="11437"/>
        <w:bookmarkEnd w:id="11438"/>
      </w:tr>
      <w:tr w:rsidR="00564C22" w:rsidDel="00B33063" w14:paraId="185D7DA8" w14:textId="5F40617E" w:rsidTr="00564C22">
        <w:trPr>
          <w:del w:id="1143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4CA16C1" w14:textId="73BFEA14" w:rsidR="00564C22" w:rsidRPr="002062A5" w:rsidDel="00B33063" w:rsidRDefault="009B1AF1" w:rsidP="00564C22">
            <w:pPr>
              <w:pStyle w:val="Beschriftung"/>
              <w:rPr>
                <w:del w:id="11440" w:author="Andreas Kuehne" w:date="2019-05-31T12:22:00Z"/>
                <w:rStyle w:val="Datatype"/>
                <w:b w:val="0"/>
                <w:bCs w:val="0"/>
              </w:rPr>
            </w:pPr>
            <w:del w:id="11441" w:author="Andreas Kuehne" w:date="2019-05-31T12:22:00Z">
              <w:r w:rsidRPr="002062A5" w:rsidDel="00B33063">
                <w:rPr>
                  <w:rStyle w:val="Datatype"/>
                </w:rPr>
                <w:delText>NamespaceURI</w:delText>
              </w:r>
              <w:bookmarkStart w:id="11442" w:name="_Toc10198677"/>
              <w:bookmarkStart w:id="11443" w:name="_Toc10202815"/>
              <w:bookmarkStart w:id="11444" w:name="_Toc10206953"/>
              <w:bookmarkEnd w:id="11442"/>
              <w:bookmarkEnd w:id="11443"/>
              <w:bookmarkEnd w:id="11444"/>
            </w:del>
          </w:p>
        </w:tc>
        <w:tc>
          <w:tcPr>
            <w:tcW w:w="4675" w:type="dxa"/>
          </w:tcPr>
          <w:p w14:paraId="27D7AEE6" w14:textId="7710EC26"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1445" w:author="Andreas Kuehne" w:date="2019-05-31T12:22:00Z"/>
                <w:rStyle w:val="Datatype"/>
              </w:rPr>
            </w:pPr>
            <w:del w:id="11446" w:author="Andreas Kuehne" w:date="2019-05-31T12:22:00Z">
              <w:r w:rsidRPr="002062A5" w:rsidDel="00B33063">
                <w:rPr>
                  <w:rStyle w:val="Datatype"/>
                </w:rPr>
                <w:delText>uri</w:delText>
              </w:r>
              <w:bookmarkStart w:id="11447" w:name="_Toc10198678"/>
              <w:bookmarkStart w:id="11448" w:name="_Toc10202816"/>
              <w:bookmarkStart w:id="11449" w:name="_Toc10206954"/>
              <w:bookmarkEnd w:id="11447"/>
              <w:bookmarkEnd w:id="11448"/>
              <w:bookmarkEnd w:id="11449"/>
            </w:del>
          </w:p>
        </w:tc>
        <w:bookmarkStart w:id="11450" w:name="_Toc10198679"/>
        <w:bookmarkStart w:id="11451" w:name="_Toc10202817"/>
        <w:bookmarkStart w:id="11452" w:name="_Toc10206955"/>
        <w:bookmarkEnd w:id="11450"/>
        <w:bookmarkEnd w:id="11451"/>
        <w:bookmarkEnd w:id="11452"/>
      </w:tr>
      <w:tr w:rsidR="00564C22" w:rsidDel="00B33063" w14:paraId="09460E38" w14:textId="69719F7A" w:rsidTr="00564C22">
        <w:trPr>
          <w:del w:id="1145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5AA502D" w14:textId="5E3152B4" w:rsidR="00564C22" w:rsidRPr="002062A5" w:rsidDel="00B33063" w:rsidRDefault="009B1AF1" w:rsidP="00564C22">
            <w:pPr>
              <w:pStyle w:val="Beschriftung"/>
              <w:rPr>
                <w:del w:id="11454" w:author="Andreas Kuehne" w:date="2019-05-31T12:22:00Z"/>
                <w:rStyle w:val="Datatype"/>
                <w:b w:val="0"/>
                <w:bCs w:val="0"/>
              </w:rPr>
            </w:pPr>
            <w:del w:id="11455" w:author="Andreas Kuehne" w:date="2019-05-31T12:22:00Z">
              <w:r w:rsidRPr="002062A5" w:rsidDel="00B33063">
                <w:rPr>
                  <w:rStyle w:val="Datatype"/>
                </w:rPr>
                <w:delText>NamespacePrefix</w:delText>
              </w:r>
              <w:bookmarkStart w:id="11456" w:name="_Toc10198680"/>
              <w:bookmarkStart w:id="11457" w:name="_Toc10202818"/>
              <w:bookmarkStart w:id="11458" w:name="_Toc10206956"/>
              <w:bookmarkEnd w:id="11456"/>
              <w:bookmarkEnd w:id="11457"/>
              <w:bookmarkEnd w:id="11458"/>
            </w:del>
          </w:p>
        </w:tc>
        <w:tc>
          <w:tcPr>
            <w:tcW w:w="4675" w:type="dxa"/>
          </w:tcPr>
          <w:p w14:paraId="01D2A664" w14:textId="6E846DB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1459" w:author="Andreas Kuehne" w:date="2019-05-31T12:22:00Z"/>
                <w:rStyle w:val="Datatype"/>
              </w:rPr>
            </w:pPr>
            <w:del w:id="11460" w:author="Andreas Kuehne" w:date="2019-05-31T12:22:00Z">
              <w:r w:rsidRPr="002062A5" w:rsidDel="00B33063">
                <w:rPr>
                  <w:rStyle w:val="Datatype"/>
                </w:rPr>
                <w:delText>pre</w:delText>
              </w:r>
              <w:bookmarkStart w:id="11461" w:name="_Toc10198681"/>
              <w:bookmarkStart w:id="11462" w:name="_Toc10202819"/>
              <w:bookmarkStart w:id="11463" w:name="_Toc10206957"/>
              <w:bookmarkEnd w:id="11461"/>
              <w:bookmarkEnd w:id="11462"/>
              <w:bookmarkEnd w:id="11463"/>
            </w:del>
          </w:p>
        </w:tc>
        <w:bookmarkStart w:id="11464" w:name="_Toc10198682"/>
        <w:bookmarkStart w:id="11465" w:name="_Toc10202820"/>
        <w:bookmarkStart w:id="11466" w:name="_Toc10206958"/>
        <w:bookmarkEnd w:id="11464"/>
        <w:bookmarkEnd w:id="11465"/>
        <w:bookmarkEnd w:id="11466"/>
      </w:tr>
    </w:tbl>
    <w:p w14:paraId="5F9C1D30" w14:textId="1A6CC503" w:rsidR="00564C22" w:rsidRPr="0202B381" w:rsidDel="00B33063" w:rsidRDefault="009B1AF1" w:rsidP="00564C22">
      <w:pPr>
        <w:rPr>
          <w:del w:id="11467" w:author="Andreas Kuehne" w:date="2019-05-31T12:22:00Z"/>
        </w:rPr>
      </w:pPr>
      <w:del w:id="11468"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NsPrefixMappingType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1469" w:name="_Toc10198683"/>
        <w:bookmarkStart w:id="11470" w:name="_Toc10202821"/>
        <w:bookmarkStart w:id="11471" w:name="_Toc10206959"/>
        <w:bookmarkEnd w:id="11469"/>
        <w:bookmarkEnd w:id="11470"/>
        <w:bookmarkEnd w:id="11471"/>
      </w:del>
    </w:p>
    <w:p w14:paraId="031896AB" w14:textId="6206AB8E" w:rsidR="00564C22" w:rsidDel="00B33063" w:rsidRDefault="009B1AF1" w:rsidP="00564C22">
      <w:pPr>
        <w:pStyle w:val="Code"/>
        <w:spacing w:line="259" w:lineRule="auto"/>
        <w:rPr>
          <w:del w:id="11472" w:author="Andreas Kuehne" w:date="2019-05-31T12:22:00Z"/>
        </w:rPr>
      </w:pPr>
      <w:del w:id="11473" w:author="Andreas Kuehne" w:date="2019-05-31T12:22:00Z">
        <w:r w:rsidDel="00B33063">
          <w:rPr>
            <w:color w:val="31849B" w:themeColor="accent5" w:themeShade="BF"/>
          </w:rPr>
          <w:delText>"dsb-NsPrefixMappingType"</w:delText>
        </w:r>
        <w:r w:rsidDel="00B33063">
          <w:delText>: {</w:delText>
        </w:r>
        <w:bookmarkStart w:id="11474" w:name="_Toc10198684"/>
        <w:bookmarkStart w:id="11475" w:name="_Toc10202822"/>
        <w:bookmarkStart w:id="11476" w:name="_Toc10206960"/>
        <w:bookmarkEnd w:id="11474"/>
        <w:bookmarkEnd w:id="11475"/>
        <w:bookmarkEnd w:id="11476"/>
      </w:del>
    </w:p>
    <w:p w14:paraId="6158D950" w14:textId="52D03E10" w:rsidR="00564C22" w:rsidDel="00B33063" w:rsidRDefault="009B1AF1" w:rsidP="00564C22">
      <w:pPr>
        <w:pStyle w:val="Code"/>
        <w:spacing w:line="259" w:lineRule="auto"/>
        <w:rPr>
          <w:del w:id="11477" w:author="Andreas Kuehne" w:date="2019-05-31T12:22:00Z"/>
        </w:rPr>
      </w:pPr>
      <w:del w:id="11478"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1479" w:name="_Toc10198685"/>
        <w:bookmarkStart w:id="11480" w:name="_Toc10202823"/>
        <w:bookmarkStart w:id="11481" w:name="_Toc10206961"/>
        <w:bookmarkEnd w:id="11479"/>
        <w:bookmarkEnd w:id="11480"/>
        <w:bookmarkEnd w:id="11481"/>
      </w:del>
    </w:p>
    <w:p w14:paraId="2895BEF0" w14:textId="3136E394" w:rsidR="00564C22" w:rsidDel="00B33063" w:rsidRDefault="009B1AF1" w:rsidP="00564C22">
      <w:pPr>
        <w:pStyle w:val="Code"/>
        <w:spacing w:line="259" w:lineRule="auto"/>
        <w:rPr>
          <w:del w:id="11482" w:author="Andreas Kuehne" w:date="2019-05-31T12:22:00Z"/>
        </w:rPr>
      </w:pPr>
      <w:del w:id="11483" w:author="Andreas Kuehne" w:date="2019-05-31T12:22:00Z">
        <w:r w:rsidDel="00B33063">
          <w:rPr>
            <w:color w:val="31849B" w:themeColor="accent5" w:themeShade="BF"/>
          </w:rPr>
          <w:delText xml:space="preserve">  "properties"</w:delText>
        </w:r>
        <w:r w:rsidDel="00B33063">
          <w:delText>: {</w:delText>
        </w:r>
        <w:bookmarkStart w:id="11484" w:name="_Toc10198686"/>
        <w:bookmarkStart w:id="11485" w:name="_Toc10202824"/>
        <w:bookmarkStart w:id="11486" w:name="_Toc10206962"/>
        <w:bookmarkEnd w:id="11484"/>
        <w:bookmarkEnd w:id="11485"/>
        <w:bookmarkEnd w:id="11486"/>
      </w:del>
    </w:p>
    <w:p w14:paraId="13CAC4BF" w14:textId="44C6E4C5" w:rsidR="00564C22" w:rsidDel="00B33063" w:rsidRDefault="009B1AF1" w:rsidP="00564C22">
      <w:pPr>
        <w:pStyle w:val="Code"/>
        <w:spacing w:line="259" w:lineRule="auto"/>
        <w:rPr>
          <w:del w:id="11487" w:author="Andreas Kuehne" w:date="2019-05-31T12:22:00Z"/>
        </w:rPr>
      </w:pPr>
      <w:del w:id="11488" w:author="Andreas Kuehne" w:date="2019-05-31T12:22:00Z">
        <w:r w:rsidDel="00B33063">
          <w:rPr>
            <w:color w:val="31849B" w:themeColor="accent5" w:themeShade="BF"/>
          </w:rPr>
          <w:delText xml:space="preserve">    "uri"</w:delText>
        </w:r>
        <w:r w:rsidDel="00B33063">
          <w:delText>: {</w:delText>
        </w:r>
        <w:bookmarkStart w:id="11489" w:name="_Toc10198687"/>
        <w:bookmarkStart w:id="11490" w:name="_Toc10202825"/>
        <w:bookmarkStart w:id="11491" w:name="_Toc10206963"/>
        <w:bookmarkEnd w:id="11489"/>
        <w:bookmarkEnd w:id="11490"/>
        <w:bookmarkEnd w:id="11491"/>
      </w:del>
    </w:p>
    <w:p w14:paraId="64EA98C5" w14:textId="653CFFE9" w:rsidR="00564C22" w:rsidDel="00B33063" w:rsidRDefault="009B1AF1" w:rsidP="00564C22">
      <w:pPr>
        <w:pStyle w:val="Code"/>
        <w:spacing w:line="259" w:lineRule="auto"/>
        <w:rPr>
          <w:del w:id="11492" w:author="Andreas Kuehne" w:date="2019-05-31T12:22:00Z"/>
        </w:rPr>
      </w:pPr>
      <w:del w:id="11493"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1494" w:name="_Toc10198688"/>
        <w:bookmarkStart w:id="11495" w:name="_Toc10202826"/>
        <w:bookmarkStart w:id="11496" w:name="_Toc10206964"/>
        <w:bookmarkEnd w:id="11494"/>
        <w:bookmarkEnd w:id="11495"/>
        <w:bookmarkEnd w:id="11496"/>
      </w:del>
    </w:p>
    <w:p w14:paraId="16F39F0D" w14:textId="5C846601" w:rsidR="00564C22" w:rsidDel="00B33063" w:rsidRDefault="009B1AF1" w:rsidP="00564C22">
      <w:pPr>
        <w:pStyle w:val="Code"/>
        <w:spacing w:line="259" w:lineRule="auto"/>
        <w:rPr>
          <w:del w:id="11497" w:author="Andreas Kuehne" w:date="2019-05-31T12:22:00Z"/>
        </w:rPr>
      </w:pPr>
      <w:del w:id="11498" w:author="Andreas Kuehne" w:date="2019-05-31T12:22:00Z">
        <w:r w:rsidDel="00B33063">
          <w:delText xml:space="preserve">    },</w:delText>
        </w:r>
        <w:bookmarkStart w:id="11499" w:name="_Toc10198689"/>
        <w:bookmarkStart w:id="11500" w:name="_Toc10202827"/>
        <w:bookmarkStart w:id="11501" w:name="_Toc10206965"/>
        <w:bookmarkEnd w:id="11499"/>
        <w:bookmarkEnd w:id="11500"/>
        <w:bookmarkEnd w:id="11501"/>
      </w:del>
    </w:p>
    <w:p w14:paraId="1B297544" w14:textId="0EFA09A8" w:rsidR="00564C22" w:rsidDel="00B33063" w:rsidRDefault="009B1AF1" w:rsidP="00564C22">
      <w:pPr>
        <w:pStyle w:val="Code"/>
        <w:spacing w:line="259" w:lineRule="auto"/>
        <w:rPr>
          <w:del w:id="11502" w:author="Andreas Kuehne" w:date="2019-05-31T12:22:00Z"/>
        </w:rPr>
      </w:pPr>
      <w:del w:id="11503" w:author="Andreas Kuehne" w:date="2019-05-31T12:22:00Z">
        <w:r w:rsidDel="00B33063">
          <w:rPr>
            <w:color w:val="31849B" w:themeColor="accent5" w:themeShade="BF"/>
          </w:rPr>
          <w:delText xml:space="preserve">    "pre"</w:delText>
        </w:r>
        <w:r w:rsidDel="00B33063">
          <w:delText>: {</w:delText>
        </w:r>
        <w:bookmarkStart w:id="11504" w:name="_Toc10198690"/>
        <w:bookmarkStart w:id="11505" w:name="_Toc10202828"/>
        <w:bookmarkStart w:id="11506" w:name="_Toc10206966"/>
        <w:bookmarkEnd w:id="11504"/>
        <w:bookmarkEnd w:id="11505"/>
        <w:bookmarkEnd w:id="11506"/>
      </w:del>
    </w:p>
    <w:p w14:paraId="20846661" w14:textId="2DD1E114" w:rsidR="00564C22" w:rsidDel="00B33063" w:rsidRDefault="009B1AF1" w:rsidP="00564C22">
      <w:pPr>
        <w:pStyle w:val="Code"/>
        <w:spacing w:line="259" w:lineRule="auto"/>
        <w:rPr>
          <w:del w:id="11507" w:author="Andreas Kuehne" w:date="2019-05-31T12:22:00Z"/>
        </w:rPr>
      </w:pPr>
      <w:del w:id="11508"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1509" w:name="_Toc10198691"/>
        <w:bookmarkStart w:id="11510" w:name="_Toc10202829"/>
        <w:bookmarkStart w:id="11511" w:name="_Toc10206967"/>
        <w:bookmarkEnd w:id="11509"/>
        <w:bookmarkEnd w:id="11510"/>
        <w:bookmarkEnd w:id="11511"/>
      </w:del>
    </w:p>
    <w:p w14:paraId="12586551" w14:textId="10F5F4C6" w:rsidR="00564C22" w:rsidDel="00B33063" w:rsidRDefault="009B1AF1" w:rsidP="00564C22">
      <w:pPr>
        <w:pStyle w:val="Code"/>
        <w:spacing w:line="259" w:lineRule="auto"/>
        <w:rPr>
          <w:del w:id="11512" w:author="Andreas Kuehne" w:date="2019-05-31T12:22:00Z"/>
        </w:rPr>
      </w:pPr>
      <w:del w:id="11513" w:author="Andreas Kuehne" w:date="2019-05-31T12:22:00Z">
        <w:r w:rsidDel="00B33063">
          <w:delText xml:space="preserve">    }</w:delText>
        </w:r>
        <w:bookmarkStart w:id="11514" w:name="_Toc10198692"/>
        <w:bookmarkStart w:id="11515" w:name="_Toc10202830"/>
        <w:bookmarkStart w:id="11516" w:name="_Toc10206968"/>
        <w:bookmarkEnd w:id="11514"/>
        <w:bookmarkEnd w:id="11515"/>
        <w:bookmarkEnd w:id="11516"/>
      </w:del>
    </w:p>
    <w:p w14:paraId="6433923D" w14:textId="392B784D" w:rsidR="00564C22" w:rsidDel="00B33063" w:rsidRDefault="009B1AF1" w:rsidP="00564C22">
      <w:pPr>
        <w:pStyle w:val="Code"/>
        <w:spacing w:line="259" w:lineRule="auto"/>
        <w:rPr>
          <w:del w:id="11517" w:author="Andreas Kuehne" w:date="2019-05-31T12:22:00Z"/>
        </w:rPr>
      </w:pPr>
      <w:del w:id="11518" w:author="Andreas Kuehne" w:date="2019-05-31T12:22:00Z">
        <w:r w:rsidDel="00B33063">
          <w:delText xml:space="preserve">  },</w:delText>
        </w:r>
        <w:bookmarkStart w:id="11519" w:name="_Toc10198693"/>
        <w:bookmarkStart w:id="11520" w:name="_Toc10202831"/>
        <w:bookmarkStart w:id="11521" w:name="_Toc10206969"/>
        <w:bookmarkEnd w:id="11519"/>
        <w:bookmarkEnd w:id="11520"/>
        <w:bookmarkEnd w:id="11521"/>
      </w:del>
    </w:p>
    <w:p w14:paraId="297E28BF" w14:textId="50E54AF7" w:rsidR="00564C22" w:rsidDel="00B33063" w:rsidRDefault="009B1AF1" w:rsidP="00564C22">
      <w:pPr>
        <w:pStyle w:val="Code"/>
        <w:spacing w:line="259" w:lineRule="auto"/>
        <w:rPr>
          <w:del w:id="11522" w:author="Andreas Kuehne" w:date="2019-05-31T12:22:00Z"/>
        </w:rPr>
      </w:pPr>
      <w:del w:id="11523"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"uri", "pre"</w:delText>
        </w:r>
        <w:r w:rsidDel="00B33063">
          <w:delText>]</w:delText>
        </w:r>
        <w:bookmarkStart w:id="11524" w:name="_Toc10198694"/>
        <w:bookmarkStart w:id="11525" w:name="_Toc10202832"/>
        <w:bookmarkStart w:id="11526" w:name="_Toc10206970"/>
        <w:bookmarkEnd w:id="11524"/>
        <w:bookmarkEnd w:id="11525"/>
        <w:bookmarkEnd w:id="11526"/>
      </w:del>
    </w:p>
    <w:p w14:paraId="67EDE128" w14:textId="675D7730" w:rsidR="00564C22" w:rsidDel="00B33063" w:rsidRDefault="009B1AF1" w:rsidP="00564C22">
      <w:pPr>
        <w:pStyle w:val="Code"/>
        <w:spacing w:line="259" w:lineRule="auto"/>
        <w:rPr>
          <w:del w:id="11527" w:author="Andreas Kuehne" w:date="2019-05-31T12:22:00Z"/>
        </w:rPr>
      </w:pPr>
      <w:del w:id="11528" w:author="Andreas Kuehne" w:date="2019-05-31T12:22:00Z">
        <w:r w:rsidDel="00B33063">
          <w:delText>}</w:delText>
        </w:r>
        <w:bookmarkStart w:id="11529" w:name="_Toc10198695"/>
        <w:bookmarkStart w:id="11530" w:name="_Toc10202833"/>
        <w:bookmarkStart w:id="11531" w:name="_Toc10206971"/>
        <w:bookmarkEnd w:id="11529"/>
        <w:bookmarkEnd w:id="11530"/>
        <w:bookmarkEnd w:id="11531"/>
      </w:del>
    </w:p>
    <w:p w14:paraId="2BE39718" w14:textId="07B25EB5" w:rsidR="00564C22" w:rsidDel="00B33063" w:rsidRDefault="00564C22" w:rsidP="00564C22">
      <w:pPr>
        <w:rPr>
          <w:del w:id="11532" w:author="Andreas Kuehne" w:date="2019-05-31T12:22:00Z"/>
        </w:rPr>
      </w:pPr>
      <w:bookmarkStart w:id="11533" w:name="_Toc10198696"/>
      <w:bookmarkStart w:id="11534" w:name="_Toc10202834"/>
      <w:bookmarkStart w:id="11535" w:name="_Toc10206972"/>
      <w:bookmarkEnd w:id="11533"/>
      <w:bookmarkEnd w:id="11534"/>
      <w:bookmarkEnd w:id="11535"/>
    </w:p>
    <w:p w14:paraId="55284C35" w14:textId="3E53FDFA" w:rsidR="00564C22" w:rsidDel="00B33063" w:rsidRDefault="009B1AF1" w:rsidP="00564C22">
      <w:pPr>
        <w:pStyle w:val="berschrift4"/>
        <w:rPr>
          <w:del w:id="11536" w:author="Andreas Kuehne" w:date="2019-05-31T12:22:00Z"/>
        </w:rPr>
      </w:pPr>
      <w:del w:id="11537" w:author="Andreas Kuehne" w:date="2019-05-31T12:22:00Z">
        <w:r w:rsidDel="00B33063">
          <w:delText>NsPrefixMapping – XML Syntax</w:delText>
        </w:r>
        <w:bookmarkStart w:id="11538" w:name="_Toc10198697"/>
        <w:bookmarkStart w:id="11539" w:name="_Toc10202835"/>
        <w:bookmarkStart w:id="11540" w:name="_Toc10206973"/>
        <w:bookmarkEnd w:id="11538"/>
        <w:bookmarkEnd w:id="11539"/>
        <w:bookmarkEnd w:id="11540"/>
      </w:del>
    </w:p>
    <w:p w14:paraId="06007AF4" w14:textId="7D183053" w:rsidR="00564C22" w:rsidRPr="5404FA76" w:rsidDel="00B33063" w:rsidRDefault="009B1AF1" w:rsidP="00564C22">
      <w:pPr>
        <w:rPr>
          <w:del w:id="11541" w:author="Andreas Kuehne" w:date="2019-05-31T12:22:00Z"/>
        </w:rPr>
      </w:pPr>
      <w:del w:id="11542" w:author="Andreas Kuehne" w:date="2019-05-31T12:22:00Z">
        <w:r w:rsidRPr="0CCF9147" w:rsidDel="00B33063">
          <w:delText xml:space="preserve">The XML type </w:delText>
        </w:r>
        <w:r w:rsidRPr="002062A5" w:rsidDel="00B33063">
          <w:rPr>
            <w:rFonts w:ascii="Courier New" w:eastAsia="Courier New" w:hAnsi="Courier New" w:cs="Courier New"/>
          </w:rPr>
          <w:delText>NsPrefixMappingType</w:delText>
        </w:r>
        <w:r w:rsidRPr="0CCF9147" w:rsidDel="00B33063">
          <w:delText xml:space="preserve"> SHALL implement the requirements defined in the </w:delText>
        </w:r>
        <w:r w:rsidRPr="002062A5" w:rsidDel="00B33063">
          <w:rPr>
            <w:rFonts w:ascii="Courier New" w:eastAsia="Courier New" w:hAnsi="Courier New" w:cs="Courier New"/>
          </w:rPr>
          <w:delText>NsPrefixMapping</w:delText>
        </w:r>
        <w:r w:rsidDel="00B33063">
          <w:delText xml:space="preserve"> </w:delText>
        </w:r>
        <w:r w:rsidRPr="005A6FFD" w:rsidDel="00B33063">
          <w:delText>component.</w:delText>
        </w:r>
        <w:bookmarkStart w:id="11543" w:name="_Toc10198698"/>
        <w:bookmarkStart w:id="11544" w:name="_Toc10202836"/>
        <w:bookmarkStart w:id="11545" w:name="_Toc10206974"/>
        <w:bookmarkEnd w:id="11543"/>
        <w:bookmarkEnd w:id="11544"/>
        <w:bookmarkEnd w:id="11545"/>
      </w:del>
    </w:p>
    <w:p w14:paraId="5B79931E" w14:textId="26704CAE" w:rsidR="00564C22" w:rsidDel="00B33063" w:rsidRDefault="009B1AF1" w:rsidP="00564C22">
      <w:pPr>
        <w:rPr>
          <w:del w:id="11546" w:author="Andreas Kuehne" w:date="2019-05-31T12:22:00Z"/>
        </w:rPr>
      </w:pPr>
      <w:del w:id="11547"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NsPrefixMappingType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"refDSBXSD" </w:delInstrText>
        </w:r>
        <w:r w:rsidR="00B33063" w:rsidDel="00B33063">
          <w:rPr>
            <w:rStyle w:val="Hyperlink"/>
          </w:rPr>
          <w:fldChar w:fldCharType="separate"/>
        </w:r>
        <w:r w:rsidRPr="006174B3" w:rsidDel="00B33063">
          <w:rPr>
            <w:rStyle w:val="Hyperlink"/>
          </w:rPr>
          <w:delText>DSBXSD</w:delText>
        </w:r>
        <w:r w:rsidR="00B33063" w:rsidDel="00B33063">
          <w:rPr>
            <w:rStyle w:val="Hyperlink"/>
          </w:rPr>
          <w:fldChar w:fldCharType="end"/>
        </w:r>
        <w:r w:rsidRPr="005A6FFD" w:rsidDel="00B33063">
          <w:rPr>
            <w:rFonts w:eastAsia="Arial"/>
          </w:rPr>
          <w:delText>], and is copied below for information.</w:delText>
        </w:r>
        <w:bookmarkStart w:id="11548" w:name="_Toc10198699"/>
        <w:bookmarkStart w:id="11549" w:name="_Toc10202837"/>
        <w:bookmarkStart w:id="11550" w:name="_Toc10206975"/>
        <w:bookmarkEnd w:id="11548"/>
        <w:bookmarkEnd w:id="11549"/>
        <w:bookmarkEnd w:id="11550"/>
      </w:del>
    </w:p>
    <w:p w14:paraId="620DD3BE" w14:textId="539362D0" w:rsidR="00564C22" w:rsidDel="00B33063" w:rsidRDefault="009B1AF1" w:rsidP="00564C22">
      <w:pPr>
        <w:pStyle w:val="Code"/>
        <w:rPr>
          <w:del w:id="11551" w:author="Andreas Kuehne" w:date="2019-05-31T12:22:00Z"/>
        </w:rPr>
      </w:pPr>
      <w:del w:id="11552"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NsPrefixMappingType</w:delText>
        </w:r>
        <w:r w:rsidDel="00B33063">
          <w:rPr>
            <w:color w:val="943634" w:themeColor="accent2" w:themeShade="BF"/>
          </w:rPr>
          <w:delText>"</w:delText>
        </w:r>
        <w:r w:rsidDel="00B33063">
          <w:rPr>
            <w:color w:val="31849B" w:themeColor="accent5" w:themeShade="BF"/>
          </w:rPr>
          <w:delText>&gt;</w:delText>
        </w:r>
        <w:bookmarkStart w:id="11553" w:name="_Toc10198700"/>
        <w:bookmarkStart w:id="11554" w:name="_Toc10202838"/>
        <w:bookmarkStart w:id="11555" w:name="_Toc10206976"/>
        <w:bookmarkEnd w:id="11553"/>
        <w:bookmarkEnd w:id="11554"/>
        <w:bookmarkEnd w:id="11555"/>
      </w:del>
    </w:p>
    <w:p w14:paraId="478104CD" w14:textId="11A484AB" w:rsidR="00564C22" w:rsidDel="00B33063" w:rsidRDefault="009B1AF1" w:rsidP="00564C22">
      <w:pPr>
        <w:pStyle w:val="Code"/>
        <w:rPr>
          <w:del w:id="11556" w:author="Andreas Kuehne" w:date="2019-05-31T12:22:00Z"/>
        </w:rPr>
      </w:pPr>
      <w:del w:id="11557" w:author="Andreas Kuehne" w:date="2019-05-31T12:22:00Z">
        <w:r w:rsidDel="00B33063">
          <w:rPr>
            <w:color w:val="31849B" w:themeColor="accent5" w:themeShade="BF"/>
          </w:rPr>
          <w:delText xml:space="preserve">  &lt;xs:sequence&gt;</w:delText>
        </w:r>
        <w:bookmarkStart w:id="11558" w:name="_Toc10198701"/>
        <w:bookmarkStart w:id="11559" w:name="_Toc10202839"/>
        <w:bookmarkStart w:id="11560" w:name="_Toc10206977"/>
        <w:bookmarkEnd w:id="11558"/>
        <w:bookmarkEnd w:id="11559"/>
        <w:bookmarkEnd w:id="11560"/>
      </w:del>
    </w:p>
    <w:p w14:paraId="3BA21213" w14:textId="03A283C6" w:rsidR="00564C22" w:rsidDel="00B33063" w:rsidRDefault="009B1AF1" w:rsidP="00564C22">
      <w:pPr>
        <w:pStyle w:val="Code"/>
        <w:rPr>
          <w:del w:id="11561" w:author="Andreas Kuehne" w:date="2019-05-31T12:22:00Z"/>
        </w:rPr>
      </w:pPr>
      <w:del w:id="11562"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NamespaceURI</w:delText>
        </w:r>
        <w:r w:rsidDel="00B33063">
          <w:rPr>
            <w:color w:val="943634" w:themeColor="accent2" w:themeShade="BF"/>
          </w:rPr>
          <w:delText>" type="</w:delText>
        </w:r>
        <w:r w:rsidDel="00B33063">
          <w:rPr>
            <w:color w:val="244061" w:themeColor="accent1" w:themeShade="80"/>
          </w:rPr>
          <w:delText>xs:anyURI</w:delText>
        </w:r>
        <w:r w:rsidDel="00B33063">
          <w:rPr>
            <w:color w:val="943634" w:themeColor="accent2" w:themeShade="BF"/>
          </w:rPr>
          <w:delText>"</w:delText>
        </w:r>
        <w:r w:rsidDel="00B33063">
          <w:rPr>
            <w:color w:val="31849B" w:themeColor="accent5" w:themeShade="BF"/>
          </w:rPr>
          <w:delText>/&gt;</w:delText>
        </w:r>
        <w:bookmarkStart w:id="11563" w:name="_Toc10198702"/>
        <w:bookmarkStart w:id="11564" w:name="_Toc10202840"/>
        <w:bookmarkStart w:id="11565" w:name="_Toc10206978"/>
        <w:bookmarkEnd w:id="11563"/>
        <w:bookmarkEnd w:id="11564"/>
        <w:bookmarkEnd w:id="11565"/>
      </w:del>
    </w:p>
    <w:p w14:paraId="539C486E" w14:textId="663288CD" w:rsidR="00564C22" w:rsidDel="00B33063" w:rsidRDefault="009B1AF1" w:rsidP="00564C22">
      <w:pPr>
        <w:pStyle w:val="Code"/>
        <w:rPr>
          <w:del w:id="11566" w:author="Andreas Kuehne" w:date="2019-05-31T12:22:00Z"/>
        </w:rPr>
      </w:pPr>
      <w:del w:id="11567"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NamespacePrefix</w:delText>
        </w:r>
        <w:r w:rsidDel="00B33063">
          <w:rPr>
            <w:color w:val="943634" w:themeColor="accent2" w:themeShade="BF"/>
          </w:rPr>
          <w:delText>" type="</w:delText>
        </w:r>
        <w:r w:rsidDel="00B33063">
          <w:rPr>
            <w:color w:val="244061" w:themeColor="accent1" w:themeShade="80"/>
          </w:rPr>
          <w:delText>xs:string</w:delText>
        </w:r>
        <w:r w:rsidDel="00B33063">
          <w:rPr>
            <w:color w:val="943634" w:themeColor="accent2" w:themeShade="BF"/>
          </w:rPr>
          <w:delText>"</w:delText>
        </w:r>
        <w:r w:rsidDel="00B33063">
          <w:rPr>
            <w:color w:val="31849B" w:themeColor="accent5" w:themeShade="BF"/>
          </w:rPr>
          <w:delText>/&gt;</w:delText>
        </w:r>
        <w:bookmarkStart w:id="11568" w:name="_Toc10198703"/>
        <w:bookmarkStart w:id="11569" w:name="_Toc10202841"/>
        <w:bookmarkStart w:id="11570" w:name="_Toc10206979"/>
        <w:bookmarkEnd w:id="11568"/>
        <w:bookmarkEnd w:id="11569"/>
        <w:bookmarkEnd w:id="11570"/>
      </w:del>
    </w:p>
    <w:p w14:paraId="2D938286" w14:textId="77CFC829" w:rsidR="00564C22" w:rsidDel="00B33063" w:rsidRDefault="009B1AF1" w:rsidP="00564C22">
      <w:pPr>
        <w:pStyle w:val="Code"/>
        <w:rPr>
          <w:del w:id="11571" w:author="Andreas Kuehne" w:date="2019-05-31T12:22:00Z"/>
        </w:rPr>
      </w:pPr>
      <w:del w:id="11572" w:author="Andreas Kuehne" w:date="2019-05-31T12:22:00Z">
        <w:r w:rsidDel="00B33063">
          <w:rPr>
            <w:color w:val="31849B" w:themeColor="accent5" w:themeShade="BF"/>
          </w:rPr>
          <w:delText xml:space="preserve">  &lt;/xs:sequence&gt;</w:delText>
        </w:r>
        <w:bookmarkStart w:id="11573" w:name="_Toc10198704"/>
        <w:bookmarkStart w:id="11574" w:name="_Toc10202842"/>
        <w:bookmarkStart w:id="11575" w:name="_Toc10206980"/>
        <w:bookmarkEnd w:id="11573"/>
        <w:bookmarkEnd w:id="11574"/>
        <w:bookmarkEnd w:id="11575"/>
      </w:del>
    </w:p>
    <w:p w14:paraId="0F030B00" w14:textId="76E225C3" w:rsidR="00564C22" w:rsidDel="00B33063" w:rsidRDefault="009B1AF1" w:rsidP="00564C22">
      <w:pPr>
        <w:pStyle w:val="Code"/>
        <w:rPr>
          <w:del w:id="11576" w:author="Andreas Kuehne" w:date="2019-05-31T12:22:00Z"/>
        </w:rPr>
      </w:pPr>
      <w:del w:id="11577" w:author="Andreas Kuehne" w:date="2019-05-31T12:22:00Z">
        <w:r w:rsidDel="00B33063">
          <w:rPr>
            <w:color w:val="31849B" w:themeColor="accent5" w:themeShade="BF"/>
          </w:rPr>
          <w:delText>&lt;/xs:complexType&gt;</w:delText>
        </w:r>
        <w:bookmarkStart w:id="11578" w:name="_Toc10198705"/>
        <w:bookmarkStart w:id="11579" w:name="_Toc10202843"/>
        <w:bookmarkStart w:id="11580" w:name="_Toc10206981"/>
        <w:bookmarkEnd w:id="11578"/>
        <w:bookmarkEnd w:id="11579"/>
        <w:bookmarkEnd w:id="11580"/>
      </w:del>
    </w:p>
    <w:p w14:paraId="02C9BAF2" w14:textId="2FC3AA7F" w:rsidR="00564C22" w:rsidDel="00B33063" w:rsidRDefault="009B1AF1" w:rsidP="00564C22">
      <w:pPr>
        <w:spacing w:line="259" w:lineRule="auto"/>
        <w:rPr>
          <w:del w:id="11581" w:author="Andreas Kuehne" w:date="2019-05-31T12:22:00Z"/>
        </w:rPr>
      </w:pPr>
      <w:del w:id="11582"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NsPrefixMappingType</w:delText>
        </w:r>
        <w:r w:rsidRPr="71C71F8C" w:rsidDel="00B33063">
          <w:delText xml:space="preserve"> </w:delText>
        </w:r>
        <w:r w:rsidDel="00B33063">
          <w:delText xml:space="preserve">XML element SHALL implement in XML syntax the sub-component that has a name equal to its local name. </w:delText>
        </w:r>
        <w:bookmarkStart w:id="11583" w:name="_Toc10198706"/>
        <w:bookmarkStart w:id="11584" w:name="_Toc10202844"/>
        <w:bookmarkStart w:id="11585" w:name="_Toc10206982"/>
        <w:bookmarkEnd w:id="11583"/>
        <w:bookmarkEnd w:id="11584"/>
        <w:bookmarkEnd w:id="11585"/>
      </w:del>
    </w:p>
    <w:p w14:paraId="10159562" w14:textId="7C71FDF0" w:rsidR="00564C22" w:rsidDel="00B33063" w:rsidRDefault="009B1AF1" w:rsidP="00564C22">
      <w:pPr>
        <w:pStyle w:val="berschrift3"/>
        <w:rPr>
          <w:del w:id="11586" w:author="Andreas Kuehne" w:date="2019-05-31T12:22:00Z"/>
        </w:rPr>
      </w:pPr>
      <w:bookmarkStart w:id="11587" w:name="_RefComp2CFDDCC6"/>
      <w:del w:id="11588" w:author="Andreas Kuehne" w:date="2019-05-31T12:22:00Z">
        <w:r w:rsidDel="00B33063">
          <w:delText>Component Any</w:delText>
        </w:r>
        <w:bookmarkStart w:id="11589" w:name="_Toc10198707"/>
        <w:bookmarkStart w:id="11590" w:name="_Toc10202845"/>
        <w:bookmarkStart w:id="11591" w:name="_Toc10206983"/>
        <w:bookmarkEnd w:id="11587"/>
        <w:bookmarkEnd w:id="11589"/>
        <w:bookmarkEnd w:id="11590"/>
        <w:bookmarkEnd w:id="11591"/>
      </w:del>
    </w:p>
    <w:p w14:paraId="27107E50" w14:textId="0BCB682F" w:rsidR="00564C22" w:rsidDel="00B33063" w:rsidRDefault="001725A5" w:rsidP="00564C22">
      <w:pPr>
        <w:rPr>
          <w:del w:id="11592" w:author="Andreas Kuehne" w:date="2019-05-31T12:22:00Z"/>
        </w:rPr>
      </w:pPr>
      <w:del w:id="11593" w:author="Andreas Kuehne" w:date="2019-05-31T12:22:00Z">
        <w:r w:rsidRPr="003A06D0" w:rsidDel="00B33063">
          <w:delText>This element MAY hold a set of base64 encoded arbitrary data. To help the processing of the data it may be qualified by the mime type element.</w:delText>
        </w:r>
        <w:bookmarkStart w:id="11594" w:name="_Toc10198708"/>
        <w:bookmarkStart w:id="11595" w:name="_Toc10202846"/>
        <w:bookmarkStart w:id="11596" w:name="_Toc10206984"/>
        <w:bookmarkEnd w:id="11594"/>
        <w:bookmarkEnd w:id="11595"/>
        <w:bookmarkEnd w:id="11596"/>
      </w:del>
    </w:p>
    <w:p w14:paraId="3ECA85E6" w14:textId="046ED50D" w:rsidR="00564C22" w:rsidDel="00B33063" w:rsidRDefault="009B1AF1" w:rsidP="00564C22">
      <w:pPr>
        <w:rPr>
          <w:del w:id="11597" w:author="Andreas Kuehne" w:date="2019-05-31T12:22:00Z"/>
        </w:rPr>
      </w:pPr>
      <w:del w:id="11598" w:author="Andreas Kuehne" w:date="2019-05-31T12:22:00Z">
        <w:r w:rsidDel="00B33063">
          <w:delText xml:space="preserve">This components extends the component </w:delText>
        </w:r>
        <w:r w:rsidDel="00B33063">
          <w:fldChar w:fldCharType="begin"/>
        </w:r>
        <w:r w:rsidDel="00B33063">
          <w:delInstrText xml:space="preserve"> REF _RefComp2EB1F1FA \r \h </w:delInstrText>
        </w:r>
        <w:r w:rsidDel="00B33063">
          <w:fldChar w:fldCharType="separate"/>
        </w:r>
        <w:r w:rsidDel="00B33063">
          <w:rPr>
            <w:rStyle w:val="Datatype"/>
            <w:rFonts w:eastAsia="Courier New" w:cs="Courier New"/>
          </w:rPr>
          <w:delText>Base64Data</w:delText>
        </w:r>
        <w:r w:rsidDel="00B33063">
          <w:fldChar w:fldCharType="end"/>
        </w:r>
        <w:r w:rsidDel="00B33063">
          <w:delText>. The inherited sub-components are not repeated here.</w:delText>
        </w:r>
        <w:bookmarkStart w:id="11599" w:name="_Toc10198709"/>
        <w:bookmarkStart w:id="11600" w:name="_Toc10202847"/>
        <w:bookmarkStart w:id="11601" w:name="_Toc10206985"/>
        <w:bookmarkEnd w:id="11599"/>
        <w:bookmarkEnd w:id="11600"/>
        <w:bookmarkEnd w:id="11601"/>
      </w:del>
    </w:p>
    <w:p w14:paraId="7A7FA34A" w14:textId="527144C1" w:rsidR="00564C22" w:rsidDel="00B33063" w:rsidRDefault="009B1AF1" w:rsidP="00564C22">
      <w:pPr>
        <w:rPr>
          <w:del w:id="11602" w:author="Andreas Kuehne" w:date="2019-05-31T12:22:00Z"/>
        </w:rPr>
      </w:pPr>
      <w:del w:id="11603" w:author="Andreas Kuehne" w:date="2019-05-31T12:22:00Z">
        <w:r w:rsidDel="00B33063">
          <w:delText>Below follows a list of the sub-components that constitute this component:</w:delText>
        </w:r>
        <w:bookmarkStart w:id="11604" w:name="_Toc10198710"/>
        <w:bookmarkStart w:id="11605" w:name="_Toc10202848"/>
        <w:bookmarkStart w:id="11606" w:name="_Toc10206986"/>
        <w:bookmarkEnd w:id="11604"/>
        <w:bookmarkEnd w:id="11605"/>
        <w:bookmarkEnd w:id="11606"/>
      </w:del>
    </w:p>
    <w:p w14:paraId="0DA84CD1" w14:textId="41E9A0E2" w:rsidR="00564C22" w:rsidDel="00B33063" w:rsidRDefault="009B1AF1" w:rsidP="00564C22">
      <w:pPr>
        <w:pStyle w:val="Non-normativeCommentHeading"/>
        <w:rPr>
          <w:del w:id="11607" w:author="Andreas Kuehne" w:date="2019-05-31T12:22:00Z"/>
        </w:rPr>
      </w:pPr>
      <w:del w:id="11608" w:author="Andreas Kuehne" w:date="2019-05-31T12:22:00Z">
        <w:r w:rsidDel="00B33063">
          <w:delText>Non-normative Comment:</w:delText>
        </w:r>
        <w:bookmarkStart w:id="11609" w:name="_Toc10198711"/>
        <w:bookmarkStart w:id="11610" w:name="_Toc10202849"/>
        <w:bookmarkStart w:id="11611" w:name="_Toc10206987"/>
        <w:bookmarkEnd w:id="11609"/>
        <w:bookmarkEnd w:id="11610"/>
        <w:bookmarkEnd w:id="11611"/>
      </w:del>
    </w:p>
    <w:p w14:paraId="0C979604" w14:textId="06706224" w:rsidR="00564C22" w:rsidDel="00B33063" w:rsidRDefault="001725A5" w:rsidP="00564C22">
      <w:pPr>
        <w:pStyle w:val="Non-normativeComment"/>
        <w:rPr>
          <w:del w:id="11612" w:author="Andreas Kuehne" w:date="2019-05-31T12:22:00Z"/>
        </w:rPr>
      </w:pPr>
      <w:del w:id="11613" w:author="Andreas Kuehne" w:date="2019-05-31T12:22:00Z">
        <w:r w:rsidRPr="003A06D0" w:rsidDel="00B33063">
          <w:delText xml:space="preserve">This component was introduced in DSS core version 1.0 and is used as a placeholder for arbitrary data. In version 1.0 there were different ways defined to represent the data, e.g. as inline XML, encapsulated XML or base64 encoded. The expansion of the scope to different syntaxes limits the options to base64 encoded data or attachments as represented in </w:delText>
        </w:r>
        <w:r w:rsidRPr="003A06D0" w:rsidDel="00B33063">
          <w:rPr>
            <w:rStyle w:val="Datatype"/>
            <w:lang w:val="en-GB"/>
          </w:rPr>
          <w:delText>Base64Data</w:delText>
        </w:r>
        <w:r w:rsidRPr="003A06D0" w:rsidDel="00B33063">
          <w:delText xml:space="preserve">. In this version the component </w:delText>
        </w:r>
        <w:r w:rsidRPr="003A06D0" w:rsidDel="00B33063">
          <w:rPr>
            <w:rStyle w:val="Datatype"/>
            <w:lang w:val="en-GB"/>
          </w:rPr>
          <w:delText>Any</w:delText>
        </w:r>
        <w:r w:rsidRPr="003A06D0" w:rsidDel="00B33063">
          <w:delText xml:space="preserve"> does not use additional subcomponents. </w:delText>
        </w:r>
        <w:bookmarkStart w:id="11614" w:name="_Toc10198712"/>
        <w:bookmarkStart w:id="11615" w:name="_Toc10202850"/>
        <w:bookmarkStart w:id="11616" w:name="_Toc10206988"/>
        <w:bookmarkEnd w:id="11614"/>
        <w:bookmarkEnd w:id="11615"/>
        <w:bookmarkEnd w:id="11616"/>
      </w:del>
    </w:p>
    <w:p w14:paraId="2E62D1C0" w14:textId="42635FB6" w:rsidR="00564C22" w:rsidDel="00B33063" w:rsidRDefault="009B1AF1" w:rsidP="00564C22">
      <w:pPr>
        <w:pStyle w:val="berschrift4"/>
        <w:rPr>
          <w:del w:id="11617" w:author="Andreas Kuehne" w:date="2019-05-31T12:22:00Z"/>
        </w:rPr>
      </w:pPr>
      <w:del w:id="11618" w:author="Andreas Kuehne" w:date="2019-05-31T12:22:00Z">
        <w:r w:rsidDel="00B33063">
          <w:delText>Any – JSON Syntax</w:delText>
        </w:r>
        <w:bookmarkStart w:id="11619" w:name="_Toc10198713"/>
        <w:bookmarkStart w:id="11620" w:name="_Toc10202851"/>
        <w:bookmarkStart w:id="11621" w:name="_Toc10206989"/>
        <w:bookmarkEnd w:id="11619"/>
        <w:bookmarkEnd w:id="11620"/>
        <w:bookmarkEnd w:id="11621"/>
      </w:del>
    </w:p>
    <w:p w14:paraId="2015725E" w14:textId="19BC6436" w:rsidR="00564C22" w:rsidRPr="0248A3D1" w:rsidDel="00B33063" w:rsidRDefault="009B1AF1" w:rsidP="00564C22">
      <w:pPr>
        <w:rPr>
          <w:del w:id="11622" w:author="Andreas Kuehne" w:date="2019-05-31T12:22:00Z"/>
        </w:rPr>
      </w:pPr>
      <w:del w:id="11623"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AnyType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Any</w:delText>
        </w:r>
        <w:r w:rsidDel="00B33063">
          <w:delText xml:space="preserve"> component.</w:delText>
        </w:r>
        <w:bookmarkStart w:id="11624" w:name="_Toc10198714"/>
        <w:bookmarkStart w:id="11625" w:name="_Toc10202852"/>
        <w:bookmarkStart w:id="11626" w:name="_Toc10206990"/>
        <w:bookmarkEnd w:id="11624"/>
        <w:bookmarkEnd w:id="11625"/>
        <w:bookmarkEnd w:id="11626"/>
      </w:del>
    </w:p>
    <w:p w14:paraId="71D13BCA" w14:textId="04D3D0FB" w:rsidR="00564C22" w:rsidRPr="0202B381" w:rsidDel="00B33063" w:rsidRDefault="009B1AF1" w:rsidP="00564C22">
      <w:pPr>
        <w:rPr>
          <w:del w:id="11627" w:author="Andreas Kuehne" w:date="2019-05-31T12:22:00Z"/>
        </w:rPr>
      </w:pPr>
      <w:del w:id="11628"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AnyType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1629" w:name="_Toc10198715"/>
        <w:bookmarkStart w:id="11630" w:name="_Toc10202853"/>
        <w:bookmarkStart w:id="11631" w:name="_Toc10206991"/>
        <w:bookmarkEnd w:id="11629"/>
        <w:bookmarkEnd w:id="11630"/>
        <w:bookmarkEnd w:id="11631"/>
      </w:del>
    </w:p>
    <w:p w14:paraId="02EFA4B4" w14:textId="1E50D722" w:rsidR="00564C22" w:rsidDel="00B33063" w:rsidRDefault="009B1AF1" w:rsidP="00564C22">
      <w:pPr>
        <w:pStyle w:val="Code"/>
        <w:spacing w:line="259" w:lineRule="auto"/>
        <w:rPr>
          <w:del w:id="11632" w:author="Andreas Kuehne" w:date="2019-05-31T12:22:00Z"/>
        </w:rPr>
      </w:pPr>
      <w:del w:id="11633" w:author="Andreas Kuehne" w:date="2019-05-31T12:22:00Z">
        <w:r w:rsidDel="00B33063">
          <w:rPr>
            <w:color w:val="31849B" w:themeColor="accent5" w:themeShade="BF"/>
          </w:rPr>
          <w:delText>"dsb-AnyType"</w:delText>
        </w:r>
        <w:r w:rsidDel="00B33063">
          <w:delText>: {</w:delText>
        </w:r>
        <w:bookmarkStart w:id="11634" w:name="_Toc10198716"/>
        <w:bookmarkStart w:id="11635" w:name="_Toc10202854"/>
        <w:bookmarkStart w:id="11636" w:name="_Toc10206992"/>
        <w:bookmarkEnd w:id="11634"/>
        <w:bookmarkEnd w:id="11635"/>
        <w:bookmarkEnd w:id="11636"/>
      </w:del>
    </w:p>
    <w:p w14:paraId="3E8E4BA8" w14:textId="3D265367" w:rsidR="00564C22" w:rsidDel="00B33063" w:rsidRDefault="009B1AF1" w:rsidP="00564C22">
      <w:pPr>
        <w:pStyle w:val="Code"/>
        <w:spacing w:line="259" w:lineRule="auto"/>
        <w:rPr>
          <w:del w:id="11637" w:author="Andreas Kuehne" w:date="2019-05-31T12:22:00Z"/>
        </w:rPr>
      </w:pPr>
      <w:del w:id="11638"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1639" w:name="_Toc10198717"/>
        <w:bookmarkStart w:id="11640" w:name="_Toc10202855"/>
        <w:bookmarkStart w:id="11641" w:name="_Toc10206993"/>
        <w:bookmarkEnd w:id="11639"/>
        <w:bookmarkEnd w:id="11640"/>
        <w:bookmarkEnd w:id="11641"/>
      </w:del>
    </w:p>
    <w:p w14:paraId="73F943B2" w14:textId="02E24FEF" w:rsidR="00564C22" w:rsidDel="00B33063" w:rsidRDefault="009B1AF1" w:rsidP="00564C22">
      <w:pPr>
        <w:pStyle w:val="Code"/>
        <w:spacing w:line="259" w:lineRule="auto"/>
        <w:rPr>
          <w:del w:id="11642" w:author="Andreas Kuehne" w:date="2019-05-31T12:22:00Z"/>
        </w:rPr>
      </w:pPr>
      <w:del w:id="11643" w:author="Andreas Kuehne" w:date="2019-05-31T12:22:00Z">
        <w:r w:rsidDel="00B33063">
          <w:rPr>
            <w:color w:val="31849B" w:themeColor="accent5" w:themeShade="BF"/>
          </w:rPr>
          <w:delText xml:space="preserve">  "properties"</w:delText>
        </w:r>
        <w:r w:rsidDel="00B33063">
          <w:delText>: {</w:delText>
        </w:r>
        <w:bookmarkStart w:id="11644" w:name="_Toc10198718"/>
        <w:bookmarkStart w:id="11645" w:name="_Toc10202856"/>
        <w:bookmarkStart w:id="11646" w:name="_Toc10206994"/>
        <w:bookmarkEnd w:id="11644"/>
        <w:bookmarkEnd w:id="11645"/>
        <w:bookmarkEnd w:id="11646"/>
      </w:del>
    </w:p>
    <w:p w14:paraId="3CA70870" w14:textId="3D9F41E3" w:rsidR="00564C22" w:rsidDel="00B33063" w:rsidRDefault="009B1AF1" w:rsidP="00564C22">
      <w:pPr>
        <w:pStyle w:val="Code"/>
        <w:spacing w:line="259" w:lineRule="auto"/>
        <w:rPr>
          <w:del w:id="11647" w:author="Andreas Kuehne" w:date="2019-05-31T12:22:00Z"/>
        </w:rPr>
      </w:pPr>
      <w:del w:id="11648" w:author="Andreas Kuehne" w:date="2019-05-31T12:22:00Z">
        <w:r w:rsidDel="00B33063">
          <w:rPr>
            <w:color w:val="31849B" w:themeColor="accent5" w:themeShade="BF"/>
          </w:rPr>
          <w:delText xml:space="preserve">    "ID"</w:delText>
        </w:r>
        <w:r w:rsidDel="00B33063">
          <w:delText>: {</w:delText>
        </w:r>
        <w:bookmarkStart w:id="11649" w:name="_Toc10198719"/>
        <w:bookmarkStart w:id="11650" w:name="_Toc10202857"/>
        <w:bookmarkStart w:id="11651" w:name="_Toc10206995"/>
        <w:bookmarkEnd w:id="11649"/>
        <w:bookmarkEnd w:id="11650"/>
        <w:bookmarkEnd w:id="11651"/>
      </w:del>
    </w:p>
    <w:p w14:paraId="6EFB856E" w14:textId="4857F222" w:rsidR="00564C22" w:rsidDel="00B33063" w:rsidRDefault="009B1AF1" w:rsidP="00564C22">
      <w:pPr>
        <w:pStyle w:val="Code"/>
        <w:spacing w:line="259" w:lineRule="auto"/>
        <w:rPr>
          <w:del w:id="11652" w:author="Andreas Kuehne" w:date="2019-05-31T12:22:00Z"/>
        </w:rPr>
      </w:pPr>
      <w:del w:id="11653"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1654" w:name="_Toc10198720"/>
        <w:bookmarkStart w:id="11655" w:name="_Toc10202858"/>
        <w:bookmarkStart w:id="11656" w:name="_Toc10206996"/>
        <w:bookmarkEnd w:id="11654"/>
        <w:bookmarkEnd w:id="11655"/>
        <w:bookmarkEnd w:id="11656"/>
      </w:del>
    </w:p>
    <w:p w14:paraId="423AB782" w14:textId="6381125E" w:rsidR="00564C22" w:rsidDel="00B33063" w:rsidRDefault="009B1AF1" w:rsidP="00564C22">
      <w:pPr>
        <w:pStyle w:val="Code"/>
        <w:spacing w:line="259" w:lineRule="auto"/>
        <w:rPr>
          <w:del w:id="11657" w:author="Andreas Kuehne" w:date="2019-05-31T12:22:00Z"/>
        </w:rPr>
      </w:pPr>
      <w:del w:id="11658" w:author="Andreas Kuehne" w:date="2019-05-31T12:22:00Z">
        <w:r w:rsidDel="00B33063">
          <w:delText xml:space="preserve">    },</w:delText>
        </w:r>
        <w:bookmarkStart w:id="11659" w:name="_Toc10198721"/>
        <w:bookmarkStart w:id="11660" w:name="_Toc10202859"/>
        <w:bookmarkStart w:id="11661" w:name="_Toc10206997"/>
        <w:bookmarkEnd w:id="11659"/>
        <w:bookmarkEnd w:id="11660"/>
        <w:bookmarkEnd w:id="11661"/>
      </w:del>
    </w:p>
    <w:p w14:paraId="619EDB74" w14:textId="6FD0CE56" w:rsidR="00564C22" w:rsidDel="00B33063" w:rsidRDefault="009B1AF1" w:rsidP="00564C22">
      <w:pPr>
        <w:pStyle w:val="Code"/>
        <w:spacing w:line="259" w:lineRule="auto"/>
        <w:rPr>
          <w:del w:id="11662" w:author="Andreas Kuehne" w:date="2019-05-31T12:22:00Z"/>
        </w:rPr>
      </w:pPr>
      <w:del w:id="11663" w:author="Andreas Kuehne" w:date="2019-05-31T12:22:00Z">
        <w:r w:rsidDel="00B33063">
          <w:rPr>
            <w:color w:val="31849B" w:themeColor="accent5" w:themeShade="BF"/>
          </w:rPr>
          <w:delText xml:space="preserve">    "val"</w:delText>
        </w:r>
        <w:r w:rsidDel="00B33063">
          <w:delText>: {</w:delText>
        </w:r>
        <w:bookmarkStart w:id="11664" w:name="_Toc10198722"/>
        <w:bookmarkStart w:id="11665" w:name="_Toc10202860"/>
        <w:bookmarkStart w:id="11666" w:name="_Toc10206998"/>
        <w:bookmarkEnd w:id="11664"/>
        <w:bookmarkEnd w:id="11665"/>
        <w:bookmarkEnd w:id="11666"/>
      </w:del>
    </w:p>
    <w:p w14:paraId="2655DA31" w14:textId="6A36A2D8" w:rsidR="00564C22" w:rsidDel="00B33063" w:rsidRDefault="009B1AF1" w:rsidP="00564C22">
      <w:pPr>
        <w:pStyle w:val="Code"/>
        <w:spacing w:line="259" w:lineRule="auto"/>
        <w:rPr>
          <w:del w:id="11667" w:author="Andreas Kuehne" w:date="2019-05-31T12:22:00Z"/>
        </w:rPr>
      </w:pPr>
      <w:del w:id="11668"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1669" w:name="_Toc10198723"/>
        <w:bookmarkStart w:id="11670" w:name="_Toc10202861"/>
        <w:bookmarkStart w:id="11671" w:name="_Toc10206999"/>
        <w:bookmarkEnd w:id="11669"/>
        <w:bookmarkEnd w:id="11670"/>
        <w:bookmarkEnd w:id="11671"/>
      </w:del>
    </w:p>
    <w:p w14:paraId="46A0569A" w14:textId="4EA1F554" w:rsidR="00564C22" w:rsidDel="00B33063" w:rsidRDefault="009B1AF1" w:rsidP="00564C22">
      <w:pPr>
        <w:pStyle w:val="Code"/>
        <w:spacing w:line="259" w:lineRule="auto"/>
        <w:rPr>
          <w:del w:id="11672" w:author="Andreas Kuehne" w:date="2019-05-31T12:22:00Z"/>
        </w:rPr>
      </w:pPr>
      <w:del w:id="11673" w:author="Andreas Kuehne" w:date="2019-05-31T12:22:00Z">
        <w:r w:rsidDel="00B33063">
          <w:delText xml:space="preserve">    },</w:delText>
        </w:r>
        <w:bookmarkStart w:id="11674" w:name="_Toc10198724"/>
        <w:bookmarkStart w:id="11675" w:name="_Toc10202862"/>
        <w:bookmarkStart w:id="11676" w:name="_Toc10207000"/>
        <w:bookmarkEnd w:id="11674"/>
        <w:bookmarkEnd w:id="11675"/>
        <w:bookmarkEnd w:id="11676"/>
      </w:del>
    </w:p>
    <w:p w14:paraId="102732C2" w14:textId="6360205C" w:rsidR="00564C22" w:rsidDel="00B33063" w:rsidRDefault="009B1AF1" w:rsidP="00564C22">
      <w:pPr>
        <w:pStyle w:val="Code"/>
        <w:spacing w:line="259" w:lineRule="auto"/>
        <w:rPr>
          <w:del w:id="11677" w:author="Andreas Kuehne" w:date="2019-05-31T12:22:00Z"/>
        </w:rPr>
      </w:pPr>
      <w:del w:id="11678" w:author="Andreas Kuehne" w:date="2019-05-31T12:22:00Z">
        <w:r w:rsidDel="00B33063">
          <w:rPr>
            <w:color w:val="31849B" w:themeColor="accent5" w:themeShade="BF"/>
          </w:rPr>
          <w:delText xml:space="preserve">    "attRef"</w:delText>
        </w:r>
        <w:r w:rsidDel="00B33063">
          <w:delText>: {</w:delText>
        </w:r>
        <w:bookmarkStart w:id="11679" w:name="_Toc10198725"/>
        <w:bookmarkStart w:id="11680" w:name="_Toc10202863"/>
        <w:bookmarkStart w:id="11681" w:name="_Toc10207001"/>
        <w:bookmarkEnd w:id="11679"/>
        <w:bookmarkEnd w:id="11680"/>
        <w:bookmarkEnd w:id="11681"/>
      </w:del>
    </w:p>
    <w:p w14:paraId="4AD2E3AA" w14:textId="7F9C808D" w:rsidR="00564C22" w:rsidDel="00B33063" w:rsidRDefault="009B1AF1" w:rsidP="00564C22">
      <w:pPr>
        <w:pStyle w:val="Code"/>
        <w:spacing w:line="259" w:lineRule="auto"/>
        <w:rPr>
          <w:del w:id="11682" w:author="Andreas Kuehne" w:date="2019-05-31T12:22:00Z"/>
        </w:rPr>
      </w:pPr>
      <w:del w:id="11683"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"#/definitions/dsb-AttachmentReferenceType"</w:delText>
        </w:r>
        <w:bookmarkStart w:id="11684" w:name="_Toc10198726"/>
        <w:bookmarkStart w:id="11685" w:name="_Toc10202864"/>
        <w:bookmarkStart w:id="11686" w:name="_Toc10207002"/>
        <w:bookmarkEnd w:id="11684"/>
        <w:bookmarkEnd w:id="11685"/>
        <w:bookmarkEnd w:id="11686"/>
      </w:del>
    </w:p>
    <w:p w14:paraId="1774CA86" w14:textId="424E356A" w:rsidR="00564C22" w:rsidDel="00B33063" w:rsidRDefault="009B1AF1" w:rsidP="00564C22">
      <w:pPr>
        <w:pStyle w:val="Code"/>
        <w:spacing w:line="259" w:lineRule="auto"/>
        <w:rPr>
          <w:del w:id="11687" w:author="Andreas Kuehne" w:date="2019-05-31T12:22:00Z"/>
        </w:rPr>
      </w:pPr>
      <w:del w:id="11688" w:author="Andreas Kuehne" w:date="2019-05-31T12:22:00Z">
        <w:r w:rsidDel="00B33063">
          <w:delText xml:space="preserve">    },</w:delText>
        </w:r>
        <w:bookmarkStart w:id="11689" w:name="_Toc10198727"/>
        <w:bookmarkStart w:id="11690" w:name="_Toc10202865"/>
        <w:bookmarkStart w:id="11691" w:name="_Toc10207003"/>
        <w:bookmarkEnd w:id="11689"/>
        <w:bookmarkEnd w:id="11690"/>
        <w:bookmarkEnd w:id="11691"/>
      </w:del>
    </w:p>
    <w:p w14:paraId="768A4161" w14:textId="4904372E" w:rsidR="00564C22" w:rsidDel="00B33063" w:rsidRDefault="009B1AF1" w:rsidP="00564C22">
      <w:pPr>
        <w:pStyle w:val="Code"/>
        <w:spacing w:line="259" w:lineRule="auto"/>
        <w:rPr>
          <w:del w:id="11692" w:author="Andreas Kuehne" w:date="2019-05-31T12:22:00Z"/>
        </w:rPr>
      </w:pPr>
      <w:del w:id="11693" w:author="Andreas Kuehne" w:date="2019-05-31T12:22:00Z">
        <w:r w:rsidDel="00B33063">
          <w:rPr>
            <w:color w:val="31849B" w:themeColor="accent5" w:themeShade="BF"/>
          </w:rPr>
          <w:delText xml:space="preserve">    "transforms"</w:delText>
        </w:r>
        <w:r w:rsidDel="00B33063">
          <w:delText>: {</w:delText>
        </w:r>
        <w:bookmarkStart w:id="11694" w:name="_Toc10198728"/>
        <w:bookmarkStart w:id="11695" w:name="_Toc10202866"/>
        <w:bookmarkStart w:id="11696" w:name="_Toc10207004"/>
        <w:bookmarkEnd w:id="11694"/>
        <w:bookmarkEnd w:id="11695"/>
        <w:bookmarkEnd w:id="11696"/>
      </w:del>
    </w:p>
    <w:p w14:paraId="30FB2A1D" w14:textId="132E7196" w:rsidR="00564C22" w:rsidDel="00B33063" w:rsidRDefault="009B1AF1" w:rsidP="00564C22">
      <w:pPr>
        <w:pStyle w:val="Code"/>
        <w:spacing w:line="259" w:lineRule="auto"/>
        <w:rPr>
          <w:del w:id="11697" w:author="Andreas Kuehne" w:date="2019-05-31T12:22:00Z"/>
        </w:rPr>
      </w:pPr>
      <w:del w:id="11698"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"#/definitions/dsigrw-TransformsType"</w:delText>
        </w:r>
        <w:bookmarkStart w:id="11699" w:name="_Toc10198729"/>
        <w:bookmarkStart w:id="11700" w:name="_Toc10202867"/>
        <w:bookmarkStart w:id="11701" w:name="_Toc10207005"/>
        <w:bookmarkEnd w:id="11699"/>
        <w:bookmarkEnd w:id="11700"/>
        <w:bookmarkEnd w:id="11701"/>
      </w:del>
    </w:p>
    <w:p w14:paraId="2E8B6863" w14:textId="5B95DF35" w:rsidR="00564C22" w:rsidDel="00B33063" w:rsidRDefault="009B1AF1" w:rsidP="00564C22">
      <w:pPr>
        <w:pStyle w:val="Code"/>
        <w:spacing w:line="259" w:lineRule="auto"/>
        <w:rPr>
          <w:del w:id="11702" w:author="Andreas Kuehne" w:date="2019-05-31T12:22:00Z"/>
        </w:rPr>
      </w:pPr>
      <w:del w:id="11703" w:author="Andreas Kuehne" w:date="2019-05-31T12:22:00Z">
        <w:r w:rsidDel="00B33063">
          <w:delText xml:space="preserve">    },</w:delText>
        </w:r>
        <w:bookmarkStart w:id="11704" w:name="_Toc10198730"/>
        <w:bookmarkStart w:id="11705" w:name="_Toc10202868"/>
        <w:bookmarkStart w:id="11706" w:name="_Toc10207006"/>
        <w:bookmarkEnd w:id="11704"/>
        <w:bookmarkEnd w:id="11705"/>
        <w:bookmarkEnd w:id="11706"/>
      </w:del>
    </w:p>
    <w:p w14:paraId="35306D3D" w14:textId="4441EBC9" w:rsidR="00564C22" w:rsidDel="00B33063" w:rsidRDefault="009B1AF1" w:rsidP="00564C22">
      <w:pPr>
        <w:pStyle w:val="Code"/>
        <w:spacing w:line="259" w:lineRule="auto"/>
        <w:rPr>
          <w:del w:id="11707" w:author="Andreas Kuehne" w:date="2019-05-31T12:22:00Z"/>
        </w:rPr>
      </w:pPr>
      <w:del w:id="11708" w:author="Andreas Kuehne" w:date="2019-05-31T12:22:00Z">
        <w:r w:rsidDel="00B33063">
          <w:rPr>
            <w:color w:val="31849B" w:themeColor="accent5" w:themeShade="BF"/>
          </w:rPr>
          <w:delText xml:space="preserve">    "mimeType"</w:delText>
        </w:r>
        <w:r w:rsidDel="00B33063">
          <w:delText>: {</w:delText>
        </w:r>
        <w:bookmarkStart w:id="11709" w:name="_Toc10198731"/>
        <w:bookmarkStart w:id="11710" w:name="_Toc10202869"/>
        <w:bookmarkStart w:id="11711" w:name="_Toc10207007"/>
        <w:bookmarkEnd w:id="11709"/>
        <w:bookmarkEnd w:id="11710"/>
        <w:bookmarkEnd w:id="11711"/>
      </w:del>
    </w:p>
    <w:p w14:paraId="1DDB9DBF" w14:textId="790A1232" w:rsidR="00564C22" w:rsidDel="00B33063" w:rsidRDefault="009B1AF1" w:rsidP="00564C22">
      <w:pPr>
        <w:pStyle w:val="Code"/>
        <w:spacing w:line="259" w:lineRule="auto"/>
        <w:rPr>
          <w:del w:id="11712" w:author="Andreas Kuehne" w:date="2019-05-31T12:22:00Z"/>
        </w:rPr>
      </w:pPr>
      <w:del w:id="11713"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1714" w:name="_Toc10198732"/>
        <w:bookmarkStart w:id="11715" w:name="_Toc10202870"/>
        <w:bookmarkStart w:id="11716" w:name="_Toc10207008"/>
        <w:bookmarkEnd w:id="11714"/>
        <w:bookmarkEnd w:id="11715"/>
        <w:bookmarkEnd w:id="11716"/>
      </w:del>
    </w:p>
    <w:p w14:paraId="0D3F6109" w14:textId="6098854F" w:rsidR="00564C22" w:rsidDel="00B33063" w:rsidRDefault="009B1AF1" w:rsidP="00564C22">
      <w:pPr>
        <w:pStyle w:val="Code"/>
        <w:spacing w:line="259" w:lineRule="auto"/>
        <w:rPr>
          <w:del w:id="11717" w:author="Andreas Kuehne" w:date="2019-05-31T12:22:00Z"/>
        </w:rPr>
      </w:pPr>
      <w:del w:id="11718" w:author="Andreas Kuehne" w:date="2019-05-31T12:22:00Z">
        <w:r w:rsidDel="00B33063">
          <w:delText xml:space="preserve">    },</w:delText>
        </w:r>
        <w:bookmarkStart w:id="11719" w:name="_Toc10198733"/>
        <w:bookmarkStart w:id="11720" w:name="_Toc10202871"/>
        <w:bookmarkStart w:id="11721" w:name="_Toc10207009"/>
        <w:bookmarkEnd w:id="11719"/>
        <w:bookmarkEnd w:id="11720"/>
        <w:bookmarkEnd w:id="11721"/>
      </w:del>
    </w:p>
    <w:p w14:paraId="537A5608" w14:textId="361FC5F6" w:rsidR="00564C22" w:rsidDel="00B33063" w:rsidRDefault="009B1AF1" w:rsidP="00564C22">
      <w:pPr>
        <w:pStyle w:val="Code"/>
        <w:spacing w:line="259" w:lineRule="auto"/>
        <w:rPr>
          <w:del w:id="11722" w:author="Andreas Kuehne" w:date="2019-05-31T12:22:00Z"/>
        </w:rPr>
      </w:pPr>
      <w:del w:id="11723" w:author="Andreas Kuehne" w:date="2019-05-31T12:22:00Z">
        <w:r w:rsidDel="00B33063">
          <w:rPr>
            <w:color w:val="31849B" w:themeColor="accent5" w:themeShade="BF"/>
          </w:rPr>
          <w:delText xml:space="preserve">    "idRef"</w:delText>
        </w:r>
        <w:r w:rsidDel="00B33063">
          <w:delText>: {</w:delText>
        </w:r>
        <w:bookmarkStart w:id="11724" w:name="_Toc10198734"/>
        <w:bookmarkStart w:id="11725" w:name="_Toc10202872"/>
        <w:bookmarkStart w:id="11726" w:name="_Toc10207010"/>
        <w:bookmarkEnd w:id="11724"/>
        <w:bookmarkEnd w:id="11725"/>
        <w:bookmarkEnd w:id="11726"/>
      </w:del>
    </w:p>
    <w:p w14:paraId="174360DA" w14:textId="4E1B547D" w:rsidR="00564C22" w:rsidDel="00B33063" w:rsidRDefault="009B1AF1" w:rsidP="00564C22">
      <w:pPr>
        <w:pStyle w:val="Code"/>
        <w:spacing w:line="259" w:lineRule="auto"/>
        <w:rPr>
          <w:del w:id="11727" w:author="Andreas Kuehne" w:date="2019-05-31T12:22:00Z"/>
        </w:rPr>
      </w:pPr>
      <w:del w:id="11728"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1729" w:name="_Toc10198735"/>
        <w:bookmarkStart w:id="11730" w:name="_Toc10202873"/>
        <w:bookmarkStart w:id="11731" w:name="_Toc10207011"/>
        <w:bookmarkEnd w:id="11729"/>
        <w:bookmarkEnd w:id="11730"/>
        <w:bookmarkEnd w:id="11731"/>
      </w:del>
    </w:p>
    <w:p w14:paraId="0EE74CE9" w14:textId="50B0CEBC" w:rsidR="00564C22" w:rsidDel="00B33063" w:rsidRDefault="009B1AF1" w:rsidP="00564C22">
      <w:pPr>
        <w:pStyle w:val="Code"/>
        <w:spacing w:line="259" w:lineRule="auto"/>
        <w:rPr>
          <w:del w:id="11732" w:author="Andreas Kuehne" w:date="2019-05-31T12:22:00Z"/>
        </w:rPr>
      </w:pPr>
      <w:del w:id="11733" w:author="Andreas Kuehne" w:date="2019-05-31T12:22:00Z">
        <w:r w:rsidDel="00B33063">
          <w:delText xml:space="preserve">    }</w:delText>
        </w:r>
        <w:bookmarkStart w:id="11734" w:name="_Toc10198736"/>
        <w:bookmarkStart w:id="11735" w:name="_Toc10202874"/>
        <w:bookmarkStart w:id="11736" w:name="_Toc10207012"/>
        <w:bookmarkEnd w:id="11734"/>
        <w:bookmarkEnd w:id="11735"/>
        <w:bookmarkEnd w:id="11736"/>
      </w:del>
    </w:p>
    <w:p w14:paraId="5A7E4595" w14:textId="247FFF7E" w:rsidR="00564C22" w:rsidDel="00B33063" w:rsidRDefault="009B1AF1" w:rsidP="00564C22">
      <w:pPr>
        <w:pStyle w:val="Code"/>
        <w:spacing w:line="259" w:lineRule="auto"/>
        <w:rPr>
          <w:del w:id="11737" w:author="Andreas Kuehne" w:date="2019-05-31T12:22:00Z"/>
        </w:rPr>
      </w:pPr>
      <w:del w:id="11738" w:author="Andreas Kuehne" w:date="2019-05-31T12:22:00Z">
        <w:r w:rsidDel="00B33063">
          <w:delText xml:space="preserve">  }</w:delText>
        </w:r>
        <w:bookmarkStart w:id="11739" w:name="_Toc10198737"/>
        <w:bookmarkStart w:id="11740" w:name="_Toc10202875"/>
        <w:bookmarkStart w:id="11741" w:name="_Toc10207013"/>
        <w:bookmarkEnd w:id="11739"/>
        <w:bookmarkEnd w:id="11740"/>
        <w:bookmarkEnd w:id="11741"/>
      </w:del>
    </w:p>
    <w:p w14:paraId="39405526" w14:textId="11B15B6C" w:rsidR="00564C22" w:rsidDel="00B33063" w:rsidRDefault="009B1AF1" w:rsidP="00564C22">
      <w:pPr>
        <w:pStyle w:val="Code"/>
        <w:spacing w:line="259" w:lineRule="auto"/>
        <w:rPr>
          <w:del w:id="11742" w:author="Andreas Kuehne" w:date="2019-05-31T12:22:00Z"/>
        </w:rPr>
      </w:pPr>
      <w:del w:id="11743" w:author="Andreas Kuehne" w:date="2019-05-31T12:22:00Z">
        <w:r w:rsidDel="00B33063">
          <w:delText>}</w:delText>
        </w:r>
        <w:bookmarkStart w:id="11744" w:name="_Toc10198738"/>
        <w:bookmarkStart w:id="11745" w:name="_Toc10202876"/>
        <w:bookmarkStart w:id="11746" w:name="_Toc10207014"/>
        <w:bookmarkEnd w:id="11744"/>
        <w:bookmarkEnd w:id="11745"/>
        <w:bookmarkEnd w:id="11746"/>
      </w:del>
    </w:p>
    <w:p w14:paraId="740F5B7B" w14:textId="5C0CEB6A" w:rsidR="00564C22" w:rsidDel="00B33063" w:rsidRDefault="00564C22" w:rsidP="00564C22">
      <w:pPr>
        <w:rPr>
          <w:del w:id="11747" w:author="Andreas Kuehne" w:date="2019-05-31T12:22:00Z"/>
        </w:rPr>
      </w:pPr>
      <w:bookmarkStart w:id="11748" w:name="_Toc10198739"/>
      <w:bookmarkStart w:id="11749" w:name="_Toc10202877"/>
      <w:bookmarkStart w:id="11750" w:name="_Toc10207015"/>
      <w:bookmarkEnd w:id="11748"/>
      <w:bookmarkEnd w:id="11749"/>
      <w:bookmarkEnd w:id="11750"/>
    </w:p>
    <w:p w14:paraId="0C35853B" w14:textId="6020F3F4" w:rsidR="00564C22" w:rsidDel="00B33063" w:rsidRDefault="009B1AF1" w:rsidP="00564C22">
      <w:pPr>
        <w:pStyle w:val="berschrift4"/>
        <w:rPr>
          <w:del w:id="11751" w:author="Andreas Kuehne" w:date="2019-05-31T12:22:00Z"/>
        </w:rPr>
      </w:pPr>
      <w:del w:id="11752" w:author="Andreas Kuehne" w:date="2019-05-31T12:22:00Z">
        <w:r w:rsidDel="00B33063">
          <w:delText>Any – XML Syntax</w:delText>
        </w:r>
        <w:bookmarkStart w:id="11753" w:name="_Toc10198740"/>
        <w:bookmarkStart w:id="11754" w:name="_Toc10202878"/>
        <w:bookmarkStart w:id="11755" w:name="_Toc10207016"/>
        <w:bookmarkEnd w:id="11753"/>
        <w:bookmarkEnd w:id="11754"/>
        <w:bookmarkEnd w:id="11755"/>
      </w:del>
    </w:p>
    <w:p w14:paraId="7C44F289" w14:textId="3B8862F7" w:rsidR="00564C22" w:rsidRPr="5404FA76" w:rsidDel="00B33063" w:rsidRDefault="009B1AF1" w:rsidP="00564C22">
      <w:pPr>
        <w:rPr>
          <w:del w:id="11756" w:author="Andreas Kuehne" w:date="2019-05-31T12:22:00Z"/>
        </w:rPr>
      </w:pPr>
      <w:del w:id="11757" w:author="Andreas Kuehne" w:date="2019-05-31T12:22:00Z">
        <w:r w:rsidRPr="0CCF9147" w:rsidDel="00B33063">
          <w:delText xml:space="preserve">The XML type </w:delText>
        </w:r>
        <w:r w:rsidRPr="002062A5" w:rsidDel="00B33063">
          <w:rPr>
            <w:rFonts w:ascii="Courier New" w:eastAsia="Courier New" w:hAnsi="Courier New" w:cs="Courier New"/>
          </w:rPr>
          <w:delText>AnyType</w:delText>
        </w:r>
        <w:r w:rsidRPr="0CCF9147" w:rsidDel="00B33063">
          <w:delText xml:space="preserve"> SHALL implement the requirements defined in the </w:delText>
        </w:r>
        <w:r w:rsidRPr="002062A5" w:rsidDel="00B33063">
          <w:rPr>
            <w:rFonts w:ascii="Courier New" w:eastAsia="Courier New" w:hAnsi="Courier New" w:cs="Courier New"/>
          </w:rPr>
          <w:delText>Any</w:delText>
        </w:r>
        <w:r w:rsidDel="00B33063">
          <w:delText xml:space="preserve"> </w:delText>
        </w:r>
        <w:r w:rsidRPr="005A6FFD" w:rsidDel="00B33063">
          <w:delText>component.</w:delText>
        </w:r>
        <w:bookmarkStart w:id="11758" w:name="_Toc10198741"/>
        <w:bookmarkStart w:id="11759" w:name="_Toc10202879"/>
        <w:bookmarkStart w:id="11760" w:name="_Toc10207017"/>
        <w:bookmarkEnd w:id="11758"/>
        <w:bookmarkEnd w:id="11759"/>
        <w:bookmarkEnd w:id="11760"/>
      </w:del>
    </w:p>
    <w:p w14:paraId="7C196442" w14:textId="1B13565D" w:rsidR="00564C22" w:rsidDel="00B33063" w:rsidRDefault="009B1AF1" w:rsidP="00564C22">
      <w:pPr>
        <w:rPr>
          <w:del w:id="11761" w:author="Andreas Kuehne" w:date="2019-05-31T12:22:00Z"/>
        </w:rPr>
      </w:pPr>
      <w:del w:id="11762"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AnyType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"refDSBXSD" </w:delInstrText>
        </w:r>
        <w:r w:rsidR="00B33063" w:rsidDel="00B33063">
          <w:rPr>
            <w:rStyle w:val="Hyperlink"/>
          </w:rPr>
          <w:fldChar w:fldCharType="separate"/>
        </w:r>
        <w:r w:rsidRPr="006174B3" w:rsidDel="00B33063">
          <w:rPr>
            <w:rStyle w:val="Hyperlink"/>
          </w:rPr>
          <w:delText>DSBXSD</w:delText>
        </w:r>
        <w:r w:rsidR="00B33063" w:rsidDel="00B33063">
          <w:rPr>
            <w:rStyle w:val="Hyperlink"/>
          </w:rPr>
          <w:fldChar w:fldCharType="end"/>
        </w:r>
        <w:r w:rsidRPr="005A6FFD" w:rsidDel="00B33063">
          <w:rPr>
            <w:rFonts w:eastAsia="Arial"/>
          </w:rPr>
          <w:delText>], and is copied below for information.</w:delText>
        </w:r>
        <w:bookmarkStart w:id="11763" w:name="_Toc10198742"/>
        <w:bookmarkStart w:id="11764" w:name="_Toc10202880"/>
        <w:bookmarkStart w:id="11765" w:name="_Toc10207018"/>
        <w:bookmarkEnd w:id="11763"/>
        <w:bookmarkEnd w:id="11764"/>
        <w:bookmarkEnd w:id="11765"/>
      </w:del>
    </w:p>
    <w:p w14:paraId="752826CB" w14:textId="28003E9C" w:rsidR="00564C22" w:rsidDel="00B33063" w:rsidRDefault="009B1AF1" w:rsidP="00564C22">
      <w:pPr>
        <w:pStyle w:val="Code"/>
        <w:rPr>
          <w:del w:id="11766" w:author="Andreas Kuehne" w:date="2019-05-31T12:22:00Z"/>
        </w:rPr>
      </w:pPr>
      <w:del w:id="11767"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AnyType</w:delText>
        </w:r>
        <w:r w:rsidDel="00B33063">
          <w:rPr>
            <w:color w:val="943634" w:themeColor="accent2" w:themeShade="BF"/>
          </w:rPr>
          <w:delText>"</w:delText>
        </w:r>
        <w:r w:rsidDel="00B33063">
          <w:rPr>
            <w:color w:val="31849B" w:themeColor="accent5" w:themeShade="BF"/>
          </w:rPr>
          <w:delText>&gt;</w:delText>
        </w:r>
        <w:bookmarkStart w:id="11768" w:name="_Toc10198743"/>
        <w:bookmarkStart w:id="11769" w:name="_Toc10202881"/>
        <w:bookmarkStart w:id="11770" w:name="_Toc10207019"/>
        <w:bookmarkEnd w:id="11768"/>
        <w:bookmarkEnd w:id="11769"/>
        <w:bookmarkEnd w:id="11770"/>
      </w:del>
    </w:p>
    <w:p w14:paraId="20652C77" w14:textId="2E388625" w:rsidR="00564C22" w:rsidDel="00B33063" w:rsidRDefault="009B1AF1" w:rsidP="00564C22">
      <w:pPr>
        <w:pStyle w:val="Code"/>
        <w:rPr>
          <w:del w:id="11771" w:author="Andreas Kuehne" w:date="2019-05-31T12:22:00Z"/>
        </w:rPr>
      </w:pPr>
      <w:del w:id="11772" w:author="Andreas Kuehne" w:date="2019-05-31T12:22:00Z">
        <w:r w:rsidDel="00B33063">
          <w:rPr>
            <w:color w:val="31849B" w:themeColor="accent5" w:themeShade="BF"/>
          </w:rPr>
          <w:delText xml:space="preserve">  &lt;xs:complexContent&gt;</w:delText>
        </w:r>
        <w:bookmarkStart w:id="11773" w:name="_Toc10198744"/>
        <w:bookmarkStart w:id="11774" w:name="_Toc10202882"/>
        <w:bookmarkStart w:id="11775" w:name="_Toc10207020"/>
        <w:bookmarkEnd w:id="11773"/>
        <w:bookmarkEnd w:id="11774"/>
        <w:bookmarkEnd w:id="11775"/>
      </w:del>
    </w:p>
    <w:p w14:paraId="6467884D" w14:textId="19FDC662" w:rsidR="00564C22" w:rsidDel="00B33063" w:rsidRDefault="009B1AF1" w:rsidP="00564C22">
      <w:pPr>
        <w:pStyle w:val="Code"/>
        <w:rPr>
          <w:del w:id="11776" w:author="Andreas Kuehne" w:date="2019-05-31T12:22:00Z"/>
        </w:rPr>
      </w:pPr>
      <w:del w:id="11777" w:author="Andreas Kuehne" w:date="2019-05-31T12:22:00Z">
        <w:r w:rsidDel="00B33063">
          <w:rPr>
            <w:color w:val="31849B" w:themeColor="accent5" w:themeShade="BF"/>
          </w:rPr>
          <w:delText xml:space="preserve">    &lt;xs:extension</w:delText>
        </w:r>
        <w:r w:rsidDel="00B33063">
          <w:rPr>
            <w:color w:val="943634" w:themeColor="accent2" w:themeShade="BF"/>
          </w:rPr>
          <w:delText xml:space="preserve"> base="</w:delText>
        </w:r>
        <w:r w:rsidDel="00B33063">
          <w:rPr>
            <w:color w:val="244061" w:themeColor="accent1" w:themeShade="80"/>
          </w:rPr>
          <w:delText>dsb:Base64DataType</w:delText>
        </w:r>
        <w:r w:rsidDel="00B33063">
          <w:rPr>
            <w:color w:val="943634" w:themeColor="accent2" w:themeShade="BF"/>
          </w:rPr>
          <w:delText>"</w:delText>
        </w:r>
        <w:r w:rsidDel="00B33063">
          <w:rPr>
            <w:color w:val="31849B" w:themeColor="accent5" w:themeShade="BF"/>
          </w:rPr>
          <w:delText>/&gt;</w:delText>
        </w:r>
        <w:bookmarkStart w:id="11778" w:name="_Toc10198745"/>
        <w:bookmarkStart w:id="11779" w:name="_Toc10202883"/>
        <w:bookmarkStart w:id="11780" w:name="_Toc10207021"/>
        <w:bookmarkEnd w:id="11778"/>
        <w:bookmarkEnd w:id="11779"/>
        <w:bookmarkEnd w:id="11780"/>
      </w:del>
    </w:p>
    <w:p w14:paraId="72E4DF37" w14:textId="02067F3C" w:rsidR="00564C22" w:rsidDel="00B33063" w:rsidRDefault="009B1AF1" w:rsidP="00564C22">
      <w:pPr>
        <w:pStyle w:val="Code"/>
        <w:rPr>
          <w:del w:id="11781" w:author="Andreas Kuehne" w:date="2019-05-31T12:22:00Z"/>
        </w:rPr>
      </w:pPr>
      <w:del w:id="11782" w:author="Andreas Kuehne" w:date="2019-05-31T12:22:00Z">
        <w:r w:rsidDel="00B33063">
          <w:rPr>
            <w:color w:val="31849B" w:themeColor="accent5" w:themeShade="BF"/>
          </w:rPr>
          <w:delText xml:space="preserve">  &lt;/xs:complexContent&gt;</w:delText>
        </w:r>
        <w:bookmarkStart w:id="11783" w:name="_Toc10198746"/>
        <w:bookmarkStart w:id="11784" w:name="_Toc10202884"/>
        <w:bookmarkStart w:id="11785" w:name="_Toc10207022"/>
        <w:bookmarkEnd w:id="11783"/>
        <w:bookmarkEnd w:id="11784"/>
        <w:bookmarkEnd w:id="11785"/>
      </w:del>
    </w:p>
    <w:p w14:paraId="51543ABD" w14:textId="4E774EF7" w:rsidR="00564C22" w:rsidDel="00B33063" w:rsidRDefault="009B1AF1" w:rsidP="00564C22">
      <w:pPr>
        <w:pStyle w:val="Code"/>
        <w:rPr>
          <w:del w:id="11786" w:author="Andreas Kuehne" w:date="2019-05-31T12:22:00Z"/>
        </w:rPr>
      </w:pPr>
      <w:del w:id="11787" w:author="Andreas Kuehne" w:date="2019-05-31T12:22:00Z">
        <w:r w:rsidDel="00B33063">
          <w:rPr>
            <w:color w:val="31849B" w:themeColor="accent5" w:themeShade="BF"/>
          </w:rPr>
          <w:delText>&lt;/xs:complexType&gt;</w:delText>
        </w:r>
        <w:bookmarkStart w:id="11788" w:name="_Toc10198747"/>
        <w:bookmarkStart w:id="11789" w:name="_Toc10202885"/>
        <w:bookmarkStart w:id="11790" w:name="_Toc10207023"/>
        <w:bookmarkEnd w:id="11788"/>
        <w:bookmarkEnd w:id="11789"/>
        <w:bookmarkEnd w:id="11790"/>
      </w:del>
    </w:p>
    <w:p w14:paraId="275E44F2" w14:textId="12AB7D66" w:rsidR="00564C22" w:rsidDel="00B33063" w:rsidRDefault="009B1AF1" w:rsidP="00564C22">
      <w:pPr>
        <w:spacing w:line="259" w:lineRule="auto"/>
        <w:rPr>
          <w:del w:id="11791" w:author="Andreas Kuehne" w:date="2019-05-31T12:22:00Z"/>
        </w:rPr>
      </w:pPr>
      <w:del w:id="11792"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AnyType</w:delText>
        </w:r>
        <w:r w:rsidRPr="71C71F8C" w:rsidDel="00B33063">
          <w:delText xml:space="preserve"> </w:delText>
        </w:r>
        <w:r w:rsidDel="00B33063">
          <w:delText xml:space="preserve">XML element SHALL implement in XML syntax the sub-component that has a name equal to its local name. </w:delText>
        </w:r>
        <w:bookmarkStart w:id="11793" w:name="_Toc10198748"/>
        <w:bookmarkStart w:id="11794" w:name="_Toc10202886"/>
        <w:bookmarkStart w:id="11795" w:name="_Toc10207024"/>
        <w:bookmarkEnd w:id="11793"/>
        <w:bookmarkEnd w:id="11794"/>
        <w:bookmarkEnd w:id="11795"/>
      </w:del>
    </w:p>
    <w:p w14:paraId="6687BB0C" w14:textId="259E81AE" w:rsidR="00564C22" w:rsidDel="00B33063" w:rsidRDefault="009B1AF1" w:rsidP="00564C22">
      <w:pPr>
        <w:pStyle w:val="berschrift3"/>
        <w:rPr>
          <w:del w:id="11796" w:author="Andreas Kuehne" w:date="2019-05-31T12:22:00Z"/>
        </w:rPr>
      </w:pPr>
      <w:bookmarkStart w:id="11797" w:name="_RefComp73C343FC"/>
      <w:del w:id="11798" w:author="Andreas Kuehne" w:date="2019-05-31T12:22:00Z">
        <w:r w:rsidDel="00B33063">
          <w:delText>Component InternationalString</w:delText>
        </w:r>
        <w:bookmarkStart w:id="11799" w:name="_Toc10198749"/>
        <w:bookmarkStart w:id="11800" w:name="_Toc10202887"/>
        <w:bookmarkStart w:id="11801" w:name="_Toc10207025"/>
        <w:bookmarkEnd w:id="11797"/>
        <w:bookmarkEnd w:id="11799"/>
        <w:bookmarkEnd w:id="11800"/>
        <w:bookmarkEnd w:id="11801"/>
      </w:del>
    </w:p>
    <w:p w14:paraId="001FB1FA" w14:textId="09B2CD32" w:rsidR="00564C22" w:rsidDel="00B33063" w:rsidRDefault="001725A5" w:rsidP="00564C22">
      <w:pPr>
        <w:rPr>
          <w:del w:id="11802" w:author="Andreas Kuehne" w:date="2019-05-31T12:22:00Z"/>
        </w:rPr>
      </w:pPr>
      <w:del w:id="11803" w:author="Andreas Kuehne" w:date="2019-05-31T12:22:00Z">
        <w:r w:rsidRPr="003A06D0" w:rsidDel="00B33063">
          <w:delText>This element attaches an element to a human-readable string to specify the string’s language.</w:delText>
        </w:r>
        <w:bookmarkStart w:id="11804" w:name="_Toc10198750"/>
        <w:bookmarkStart w:id="11805" w:name="_Toc10202888"/>
        <w:bookmarkStart w:id="11806" w:name="_Toc10207026"/>
        <w:bookmarkEnd w:id="11804"/>
        <w:bookmarkEnd w:id="11805"/>
        <w:bookmarkEnd w:id="11806"/>
      </w:del>
    </w:p>
    <w:p w14:paraId="5AFB6589" w14:textId="03B95907" w:rsidR="00564C22" w:rsidDel="00B33063" w:rsidRDefault="009B1AF1" w:rsidP="00564C22">
      <w:pPr>
        <w:rPr>
          <w:del w:id="11807" w:author="Andreas Kuehne" w:date="2019-05-31T12:22:00Z"/>
        </w:rPr>
      </w:pPr>
      <w:del w:id="11808" w:author="Andreas Kuehne" w:date="2019-05-31T12:22:00Z">
        <w:r w:rsidDel="00B33063">
          <w:delText>Below follows a list of the sub-components that constitute this component:</w:delText>
        </w:r>
        <w:bookmarkStart w:id="11809" w:name="_Toc10198751"/>
        <w:bookmarkStart w:id="11810" w:name="_Toc10202889"/>
        <w:bookmarkStart w:id="11811" w:name="_Toc10207027"/>
        <w:bookmarkEnd w:id="11809"/>
        <w:bookmarkEnd w:id="11810"/>
        <w:bookmarkEnd w:id="11811"/>
      </w:del>
    </w:p>
    <w:p w14:paraId="79732EEE" w14:textId="6BBA5708" w:rsidR="00564C22" w:rsidDel="00B33063" w:rsidRDefault="009B1AF1" w:rsidP="00564C22">
      <w:pPr>
        <w:pStyle w:val="Member"/>
        <w:rPr>
          <w:del w:id="11812" w:author="Andreas Kuehne" w:date="2019-05-31T12:22:00Z"/>
        </w:rPr>
      </w:pPr>
      <w:del w:id="11813" w:author="Andreas Kuehne" w:date="2019-05-31T12:22:00Z">
        <w:r w:rsidDel="00B33063">
          <w:delText xml:space="preserve">The </w:delText>
        </w:r>
        <w:r w:rsidRPr="35C1378D" w:rsidDel="00B33063">
          <w:rPr>
            <w:rStyle w:val="Datatype"/>
          </w:rPr>
          <w:delText>value</w:delText>
        </w:r>
        <w:r w:rsidDel="00B33063">
          <w:delText xml:space="preserve"> element MUST contain one instance of a string. </w:delText>
        </w:r>
        <w:r w:rsidRPr="003A06D0" w:rsidDel="00B33063">
          <w:delText>The human readable string. In non-XML representations the value element contains the textual content.</w:delText>
        </w:r>
        <w:bookmarkStart w:id="11814" w:name="_Toc10198752"/>
        <w:bookmarkStart w:id="11815" w:name="_Toc10202890"/>
        <w:bookmarkStart w:id="11816" w:name="_Toc10207028"/>
        <w:bookmarkEnd w:id="11814"/>
        <w:bookmarkEnd w:id="11815"/>
        <w:bookmarkEnd w:id="11816"/>
      </w:del>
    </w:p>
    <w:p w14:paraId="52DC59D8" w14:textId="4BB07C01" w:rsidR="00564C22" w:rsidDel="00B33063" w:rsidRDefault="009B1AF1" w:rsidP="00564C22">
      <w:pPr>
        <w:pStyle w:val="Member"/>
        <w:rPr>
          <w:del w:id="11817" w:author="Andreas Kuehne" w:date="2019-05-31T12:22:00Z"/>
        </w:rPr>
      </w:pPr>
      <w:del w:id="11818" w:author="Andreas Kuehne" w:date="2019-05-31T12:22:00Z">
        <w:r w:rsidDel="00B33063">
          <w:delText xml:space="preserve">The </w:delText>
        </w:r>
        <w:r w:rsidRPr="35C1378D" w:rsidDel="00B33063">
          <w:rPr>
            <w:rStyle w:val="Datatype"/>
          </w:rPr>
          <w:delText>lang</w:delText>
        </w:r>
        <w:r w:rsidDel="00B33063">
          <w:delText xml:space="preserve"> element MUST contain one instance of a ISO language descriptor. </w:delText>
        </w:r>
        <w:r w:rsidRPr="003A06D0" w:rsidDel="00B33063">
          <w:delText xml:space="preserve">This element identifies the language of the </w:delText>
        </w:r>
        <w:r w:rsidRPr="003A06D0" w:rsidDel="00B33063">
          <w:rPr>
            <w:rStyle w:val="Datatype"/>
            <w:lang w:val="en-GB"/>
          </w:rPr>
          <w:delText xml:space="preserve">value </w:delText>
        </w:r>
        <w:r w:rsidRPr="003A06D0" w:rsidDel="00B33063">
          <w:delText>element.</w:delText>
        </w:r>
        <w:bookmarkStart w:id="11819" w:name="_Toc10198753"/>
        <w:bookmarkStart w:id="11820" w:name="_Toc10202891"/>
        <w:bookmarkStart w:id="11821" w:name="_Toc10207029"/>
        <w:bookmarkEnd w:id="11819"/>
        <w:bookmarkEnd w:id="11820"/>
        <w:bookmarkEnd w:id="11821"/>
      </w:del>
    </w:p>
    <w:p w14:paraId="6A6F9732" w14:textId="1B0A6BA2" w:rsidR="00564C22" w:rsidDel="00B33063" w:rsidRDefault="009B1AF1" w:rsidP="00564C22">
      <w:pPr>
        <w:pStyle w:val="berschrift4"/>
        <w:rPr>
          <w:del w:id="11822" w:author="Andreas Kuehne" w:date="2019-05-31T12:22:00Z"/>
        </w:rPr>
      </w:pPr>
      <w:del w:id="11823" w:author="Andreas Kuehne" w:date="2019-05-31T12:22:00Z">
        <w:r w:rsidDel="00B33063">
          <w:delText>InternationalString – JSON Syntax</w:delText>
        </w:r>
        <w:bookmarkStart w:id="11824" w:name="_Toc10198754"/>
        <w:bookmarkStart w:id="11825" w:name="_Toc10202892"/>
        <w:bookmarkStart w:id="11826" w:name="_Toc10207030"/>
        <w:bookmarkEnd w:id="11824"/>
        <w:bookmarkEnd w:id="11825"/>
        <w:bookmarkEnd w:id="11826"/>
      </w:del>
    </w:p>
    <w:p w14:paraId="5608504D" w14:textId="3B1AE8B1" w:rsidR="00564C22" w:rsidRPr="0248A3D1" w:rsidDel="00B33063" w:rsidRDefault="009B1AF1" w:rsidP="00564C22">
      <w:pPr>
        <w:rPr>
          <w:del w:id="11827" w:author="Andreas Kuehne" w:date="2019-05-31T12:22:00Z"/>
        </w:rPr>
      </w:pPr>
      <w:del w:id="11828"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InternationalStringType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InternationalString</w:delText>
        </w:r>
        <w:r w:rsidDel="00B33063">
          <w:delText xml:space="preserve"> component.</w:delText>
        </w:r>
        <w:bookmarkStart w:id="11829" w:name="_Toc10198755"/>
        <w:bookmarkStart w:id="11830" w:name="_Toc10202893"/>
        <w:bookmarkStart w:id="11831" w:name="_Toc10207031"/>
        <w:bookmarkEnd w:id="11829"/>
        <w:bookmarkEnd w:id="11830"/>
        <w:bookmarkEnd w:id="11831"/>
      </w:del>
    </w:p>
    <w:p w14:paraId="17FD6C79" w14:textId="78C9C992" w:rsidR="00564C22" w:rsidRPr="C2430093" w:rsidDel="00B33063" w:rsidRDefault="009B1AF1" w:rsidP="00564C22">
      <w:pPr>
        <w:spacing w:line="259" w:lineRule="auto"/>
        <w:rPr>
          <w:del w:id="11832" w:author="Andreas Kuehne" w:date="2019-05-31T12:22:00Z"/>
          <w:rFonts w:eastAsia="Arial" w:cs="Arial"/>
          <w:sz w:val="22"/>
          <w:szCs w:val="22"/>
        </w:rPr>
      </w:pPr>
      <w:del w:id="11833"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InternationalString</w:delText>
        </w:r>
        <w:r w:rsidRPr="002062A5" w:rsidDel="00B33063">
          <w:rPr>
            <w:rFonts w:eastAsia="Arial" w:cs="Arial"/>
            <w:sz w:val="22"/>
            <w:szCs w:val="22"/>
          </w:rPr>
          <w:delText xml:space="preserve"> using JSON-specific names mapped as shown in the table below.</w:delText>
        </w:r>
        <w:bookmarkStart w:id="11834" w:name="_Toc10198756"/>
        <w:bookmarkStart w:id="11835" w:name="_Toc10202894"/>
        <w:bookmarkStart w:id="11836" w:name="_Toc10207032"/>
        <w:bookmarkEnd w:id="11834"/>
        <w:bookmarkEnd w:id="11835"/>
        <w:bookmarkEnd w:id="11836"/>
      </w:del>
    </w:p>
    <w:tbl>
      <w:tblPr>
        <w:tblStyle w:val="Gitternetztabelle1hell1"/>
        <w:tblW w:w="0" w:type="auto"/>
        <w:tblLook w:val="04A0" w:firstRow="1" w:lastRow="0" w:firstColumn="1" w:lastColumn="0" w:noHBand="0" w:noVBand="1"/>
      </w:tblPr>
      <w:tblGrid>
        <w:gridCol w:w="4675"/>
        <w:gridCol w:w="4675"/>
      </w:tblGrid>
      <w:tr w:rsidR="00564C22" w:rsidDel="00B33063" w14:paraId="41D44ADE" w14:textId="3C58D3C6" w:rsidTr="00564C22">
        <w:trPr>
          <w:cnfStyle w:val="100000000000" w:firstRow="1" w:lastRow="0" w:firstColumn="0" w:lastColumn="0" w:oddVBand="0" w:evenVBand="0" w:oddHBand="0" w:evenHBand="0" w:firstRowFirstColumn="0" w:firstRowLastColumn="0" w:lastRowFirstColumn="0" w:lastRowLastColumn="0"/>
          <w:del w:id="1183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03710E8" w14:textId="6C65D9F9" w:rsidR="00564C22" w:rsidDel="00B33063" w:rsidRDefault="009B1AF1" w:rsidP="00564C22">
            <w:pPr>
              <w:pStyle w:val="Beschriftung"/>
              <w:rPr>
                <w:del w:id="11838" w:author="Andreas Kuehne" w:date="2019-05-31T12:22:00Z"/>
              </w:rPr>
            </w:pPr>
            <w:del w:id="11839" w:author="Andreas Kuehne" w:date="2019-05-31T12:22:00Z">
              <w:r w:rsidDel="00B33063">
                <w:delText>Element</w:delText>
              </w:r>
              <w:bookmarkStart w:id="11840" w:name="_Toc10198757"/>
              <w:bookmarkStart w:id="11841" w:name="_Toc10202895"/>
              <w:bookmarkStart w:id="11842" w:name="_Toc10207033"/>
              <w:bookmarkEnd w:id="11840"/>
              <w:bookmarkEnd w:id="11841"/>
              <w:bookmarkEnd w:id="11842"/>
            </w:del>
          </w:p>
        </w:tc>
        <w:tc>
          <w:tcPr>
            <w:tcW w:w="4675" w:type="dxa"/>
          </w:tcPr>
          <w:p w14:paraId="0B9081E8" w14:textId="2662EE33"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1843" w:author="Andreas Kuehne" w:date="2019-05-31T12:22:00Z"/>
              </w:rPr>
            </w:pPr>
            <w:del w:id="11844" w:author="Andreas Kuehne" w:date="2019-05-31T12:22:00Z">
              <w:r w:rsidDel="00B33063">
                <w:delText>Implementing JSON member name</w:delText>
              </w:r>
              <w:bookmarkStart w:id="11845" w:name="_Toc10198758"/>
              <w:bookmarkStart w:id="11846" w:name="_Toc10202896"/>
              <w:bookmarkStart w:id="11847" w:name="_Toc10207034"/>
              <w:bookmarkEnd w:id="11845"/>
              <w:bookmarkEnd w:id="11846"/>
              <w:bookmarkEnd w:id="11847"/>
            </w:del>
          </w:p>
        </w:tc>
        <w:bookmarkStart w:id="11848" w:name="_Toc10198759"/>
        <w:bookmarkStart w:id="11849" w:name="_Toc10202897"/>
        <w:bookmarkStart w:id="11850" w:name="_Toc10207035"/>
        <w:bookmarkEnd w:id="11848"/>
        <w:bookmarkEnd w:id="11849"/>
        <w:bookmarkEnd w:id="11850"/>
      </w:tr>
      <w:tr w:rsidR="00564C22" w:rsidDel="00B33063" w14:paraId="421718A0" w14:textId="7F4B87B9" w:rsidTr="00564C22">
        <w:trPr>
          <w:del w:id="1185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848F939" w14:textId="2A91E23E" w:rsidR="00564C22" w:rsidRPr="002062A5" w:rsidDel="00B33063" w:rsidRDefault="009B1AF1" w:rsidP="00564C22">
            <w:pPr>
              <w:pStyle w:val="Beschriftung"/>
              <w:rPr>
                <w:del w:id="11852" w:author="Andreas Kuehne" w:date="2019-05-31T12:22:00Z"/>
                <w:rStyle w:val="Datatype"/>
                <w:b w:val="0"/>
                <w:bCs w:val="0"/>
              </w:rPr>
            </w:pPr>
            <w:del w:id="11853" w:author="Andreas Kuehne" w:date="2019-05-31T12:22:00Z">
              <w:r w:rsidRPr="002062A5" w:rsidDel="00B33063">
                <w:rPr>
                  <w:rStyle w:val="Datatype"/>
                </w:rPr>
                <w:delText>value</w:delText>
              </w:r>
              <w:bookmarkStart w:id="11854" w:name="_Toc10198760"/>
              <w:bookmarkStart w:id="11855" w:name="_Toc10202898"/>
              <w:bookmarkStart w:id="11856" w:name="_Toc10207036"/>
              <w:bookmarkEnd w:id="11854"/>
              <w:bookmarkEnd w:id="11855"/>
              <w:bookmarkEnd w:id="11856"/>
            </w:del>
          </w:p>
        </w:tc>
        <w:tc>
          <w:tcPr>
            <w:tcW w:w="4675" w:type="dxa"/>
          </w:tcPr>
          <w:p w14:paraId="728DB9A0" w14:textId="76B7ABE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1857" w:author="Andreas Kuehne" w:date="2019-05-31T12:22:00Z"/>
                <w:rStyle w:val="Datatype"/>
              </w:rPr>
            </w:pPr>
            <w:del w:id="11858" w:author="Andreas Kuehne" w:date="2019-05-31T12:22:00Z">
              <w:r w:rsidRPr="002062A5" w:rsidDel="00B33063">
                <w:rPr>
                  <w:rStyle w:val="Datatype"/>
                </w:rPr>
                <w:delText>value</w:delText>
              </w:r>
              <w:bookmarkStart w:id="11859" w:name="_Toc10198761"/>
              <w:bookmarkStart w:id="11860" w:name="_Toc10202899"/>
              <w:bookmarkStart w:id="11861" w:name="_Toc10207037"/>
              <w:bookmarkEnd w:id="11859"/>
              <w:bookmarkEnd w:id="11860"/>
              <w:bookmarkEnd w:id="11861"/>
            </w:del>
          </w:p>
        </w:tc>
        <w:bookmarkStart w:id="11862" w:name="_Toc10198762"/>
        <w:bookmarkStart w:id="11863" w:name="_Toc10202900"/>
        <w:bookmarkStart w:id="11864" w:name="_Toc10207038"/>
        <w:bookmarkEnd w:id="11862"/>
        <w:bookmarkEnd w:id="11863"/>
        <w:bookmarkEnd w:id="11864"/>
      </w:tr>
      <w:tr w:rsidR="00564C22" w:rsidDel="00B33063" w14:paraId="4883DACD" w14:textId="44976908" w:rsidTr="00564C22">
        <w:trPr>
          <w:del w:id="1186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B188260" w14:textId="72054582" w:rsidR="00564C22" w:rsidRPr="002062A5" w:rsidDel="00B33063" w:rsidRDefault="009B1AF1" w:rsidP="00564C22">
            <w:pPr>
              <w:pStyle w:val="Beschriftung"/>
              <w:rPr>
                <w:del w:id="11866" w:author="Andreas Kuehne" w:date="2019-05-31T12:22:00Z"/>
                <w:rStyle w:val="Datatype"/>
                <w:b w:val="0"/>
                <w:bCs w:val="0"/>
              </w:rPr>
            </w:pPr>
            <w:del w:id="11867" w:author="Andreas Kuehne" w:date="2019-05-31T12:22:00Z">
              <w:r w:rsidRPr="002062A5" w:rsidDel="00B33063">
                <w:rPr>
                  <w:rStyle w:val="Datatype"/>
                </w:rPr>
                <w:delText>lang</w:delText>
              </w:r>
              <w:bookmarkStart w:id="11868" w:name="_Toc10198763"/>
              <w:bookmarkStart w:id="11869" w:name="_Toc10202901"/>
              <w:bookmarkStart w:id="11870" w:name="_Toc10207039"/>
              <w:bookmarkEnd w:id="11868"/>
              <w:bookmarkEnd w:id="11869"/>
              <w:bookmarkEnd w:id="11870"/>
            </w:del>
          </w:p>
        </w:tc>
        <w:tc>
          <w:tcPr>
            <w:tcW w:w="4675" w:type="dxa"/>
          </w:tcPr>
          <w:p w14:paraId="464E64F5" w14:textId="2E45BE04"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1871" w:author="Andreas Kuehne" w:date="2019-05-31T12:22:00Z"/>
                <w:rStyle w:val="Datatype"/>
              </w:rPr>
            </w:pPr>
            <w:del w:id="11872" w:author="Andreas Kuehne" w:date="2019-05-31T12:22:00Z">
              <w:r w:rsidRPr="002062A5" w:rsidDel="00B33063">
                <w:rPr>
                  <w:rStyle w:val="Datatype"/>
                </w:rPr>
                <w:delText>lang</w:delText>
              </w:r>
              <w:bookmarkStart w:id="11873" w:name="_Toc10198764"/>
              <w:bookmarkStart w:id="11874" w:name="_Toc10202902"/>
              <w:bookmarkStart w:id="11875" w:name="_Toc10207040"/>
              <w:bookmarkEnd w:id="11873"/>
              <w:bookmarkEnd w:id="11874"/>
              <w:bookmarkEnd w:id="11875"/>
            </w:del>
          </w:p>
        </w:tc>
        <w:bookmarkStart w:id="11876" w:name="_Toc10198765"/>
        <w:bookmarkStart w:id="11877" w:name="_Toc10202903"/>
        <w:bookmarkStart w:id="11878" w:name="_Toc10207041"/>
        <w:bookmarkEnd w:id="11876"/>
        <w:bookmarkEnd w:id="11877"/>
        <w:bookmarkEnd w:id="11878"/>
      </w:tr>
    </w:tbl>
    <w:p w14:paraId="056DD579" w14:textId="21456782" w:rsidR="00564C22" w:rsidRPr="0202B381" w:rsidDel="00B33063" w:rsidRDefault="009B1AF1" w:rsidP="00564C22">
      <w:pPr>
        <w:rPr>
          <w:del w:id="11879" w:author="Andreas Kuehne" w:date="2019-05-31T12:22:00Z"/>
        </w:rPr>
      </w:pPr>
      <w:del w:id="11880"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InternationalStringType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1881" w:name="_Toc10198766"/>
        <w:bookmarkStart w:id="11882" w:name="_Toc10202904"/>
        <w:bookmarkStart w:id="11883" w:name="_Toc10207042"/>
        <w:bookmarkEnd w:id="11881"/>
        <w:bookmarkEnd w:id="11882"/>
        <w:bookmarkEnd w:id="11883"/>
      </w:del>
    </w:p>
    <w:p w14:paraId="61A3451E" w14:textId="063CAC06" w:rsidR="00564C22" w:rsidDel="00B33063" w:rsidRDefault="009B1AF1" w:rsidP="00564C22">
      <w:pPr>
        <w:pStyle w:val="Code"/>
        <w:spacing w:line="259" w:lineRule="auto"/>
        <w:rPr>
          <w:del w:id="11884" w:author="Andreas Kuehne" w:date="2019-05-31T12:22:00Z"/>
        </w:rPr>
      </w:pPr>
      <w:del w:id="11885" w:author="Andreas Kuehne" w:date="2019-05-31T12:22:00Z">
        <w:r w:rsidDel="00B33063">
          <w:rPr>
            <w:color w:val="31849B" w:themeColor="accent5" w:themeShade="BF"/>
          </w:rPr>
          <w:delText>"dsb-InternationalStringType"</w:delText>
        </w:r>
        <w:r w:rsidDel="00B33063">
          <w:delText>: {</w:delText>
        </w:r>
        <w:bookmarkStart w:id="11886" w:name="_Toc10198767"/>
        <w:bookmarkStart w:id="11887" w:name="_Toc10202905"/>
        <w:bookmarkStart w:id="11888" w:name="_Toc10207043"/>
        <w:bookmarkEnd w:id="11886"/>
        <w:bookmarkEnd w:id="11887"/>
        <w:bookmarkEnd w:id="11888"/>
      </w:del>
    </w:p>
    <w:p w14:paraId="4F9F78A6" w14:textId="6A8ED626" w:rsidR="00564C22" w:rsidDel="00B33063" w:rsidRDefault="009B1AF1" w:rsidP="00564C22">
      <w:pPr>
        <w:pStyle w:val="Code"/>
        <w:spacing w:line="259" w:lineRule="auto"/>
        <w:rPr>
          <w:del w:id="11889" w:author="Andreas Kuehne" w:date="2019-05-31T12:22:00Z"/>
        </w:rPr>
      </w:pPr>
      <w:del w:id="11890"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1891" w:name="_Toc10198768"/>
        <w:bookmarkStart w:id="11892" w:name="_Toc10202906"/>
        <w:bookmarkStart w:id="11893" w:name="_Toc10207044"/>
        <w:bookmarkEnd w:id="11891"/>
        <w:bookmarkEnd w:id="11892"/>
        <w:bookmarkEnd w:id="11893"/>
      </w:del>
    </w:p>
    <w:p w14:paraId="33E44F99" w14:textId="6694EA8E" w:rsidR="00564C22" w:rsidDel="00B33063" w:rsidRDefault="009B1AF1" w:rsidP="00564C22">
      <w:pPr>
        <w:pStyle w:val="Code"/>
        <w:spacing w:line="259" w:lineRule="auto"/>
        <w:rPr>
          <w:del w:id="11894" w:author="Andreas Kuehne" w:date="2019-05-31T12:22:00Z"/>
        </w:rPr>
      </w:pPr>
      <w:del w:id="11895" w:author="Andreas Kuehne" w:date="2019-05-31T12:22:00Z">
        <w:r w:rsidDel="00B33063">
          <w:rPr>
            <w:color w:val="31849B" w:themeColor="accent5" w:themeShade="BF"/>
          </w:rPr>
          <w:delText xml:space="preserve">  "properties"</w:delText>
        </w:r>
        <w:r w:rsidDel="00B33063">
          <w:delText>: {</w:delText>
        </w:r>
        <w:bookmarkStart w:id="11896" w:name="_Toc10198769"/>
        <w:bookmarkStart w:id="11897" w:name="_Toc10202907"/>
        <w:bookmarkStart w:id="11898" w:name="_Toc10207045"/>
        <w:bookmarkEnd w:id="11896"/>
        <w:bookmarkEnd w:id="11897"/>
        <w:bookmarkEnd w:id="11898"/>
      </w:del>
    </w:p>
    <w:p w14:paraId="58CE6B82" w14:textId="7D37FDEF" w:rsidR="00564C22" w:rsidDel="00B33063" w:rsidRDefault="009B1AF1" w:rsidP="00564C22">
      <w:pPr>
        <w:pStyle w:val="Code"/>
        <w:spacing w:line="259" w:lineRule="auto"/>
        <w:rPr>
          <w:del w:id="11899" w:author="Andreas Kuehne" w:date="2019-05-31T12:22:00Z"/>
        </w:rPr>
      </w:pPr>
      <w:del w:id="11900" w:author="Andreas Kuehne" w:date="2019-05-31T12:22:00Z">
        <w:r w:rsidDel="00B33063">
          <w:rPr>
            <w:color w:val="31849B" w:themeColor="accent5" w:themeShade="BF"/>
          </w:rPr>
          <w:delText xml:space="preserve">    "value"</w:delText>
        </w:r>
        <w:r w:rsidDel="00B33063">
          <w:delText>: {</w:delText>
        </w:r>
        <w:bookmarkStart w:id="11901" w:name="_Toc10198770"/>
        <w:bookmarkStart w:id="11902" w:name="_Toc10202908"/>
        <w:bookmarkStart w:id="11903" w:name="_Toc10207046"/>
        <w:bookmarkEnd w:id="11901"/>
        <w:bookmarkEnd w:id="11902"/>
        <w:bookmarkEnd w:id="11903"/>
      </w:del>
    </w:p>
    <w:p w14:paraId="01FF4CA5" w14:textId="16FE9543" w:rsidR="00564C22" w:rsidDel="00B33063" w:rsidRDefault="009B1AF1" w:rsidP="00564C22">
      <w:pPr>
        <w:pStyle w:val="Code"/>
        <w:spacing w:line="259" w:lineRule="auto"/>
        <w:rPr>
          <w:del w:id="11904" w:author="Andreas Kuehne" w:date="2019-05-31T12:22:00Z"/>
        </w:rPr>
      </w:pPr>
      <w:del w:id="11905"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1906" w:name="_Toc10198771"/>
        <w:bookmarkStart w:id="11907" w:name="_Toc10202909"/>
        <w:bookmarkStart w:id="11908" w:name="_Toc10207047"/>
        <w:bookmarkEnd w:id="11906"/>
        <w:bookmarkEnd w:id="11907"/>
        <w:bookmarkEnd w:id="11908"/>
      </w:del>
    </w:p>
    <w:p w14:paraId="3A2C176E" w14:textId="02B96310" w:rsidR="00564C22" w:rsidDel="00B33063" w:rsidRDefault="009B1AF1" w:rsidP="00564C22">
      <w:pPr>
        <w:pStyle w:val="Code"/>
        <w:spacing w:line="259" w:lineRule="auto"/>
        <w:rPr>
          <w:del w:id="11909" w:author="Andreas Kuehne" w:date="2019-05-31T12:22:00Z"/>
        </w:rPr>
      </w:pPr>
      <w:del w:id="11910" w:author="Andreas Kuehne" w:date="2019-05-31T12:22:00Z">
        <w:r w:rsidDel="00B33063">
          <w:delText xml:space="preserve">    },</w:delText>
        </w:r>
        <w:bookmarkStart w:id="11911" w:name="_Toc10198772"/>
        <w:bookmarkStart w:id="11912" w:name="_Toc10202910"/>
        <w:bookmarkStart w:id="11913" w:name="_Toc10207048"/>
        <w:bookmarkEnd w:id="11911"/>
        <w:bookmarkEnd w:id="11912"/>
        <w:bookmarkEnd w:id="11913"/>
      </w:del>
    </w:p>
    <w:p w14:paraId="488BA75C" w14:textId="5B3B194A" w:rsidR="00564C22" w:rsidDel="00B33063" w:rsidRDefault="009B1AF1" w:rsidP="00564C22">
      <w:pPr>
        <w:pStyle w:val="Code"/>
        <w:spacing w:line="259" w:lineRule="auto"/>
        <w:rPr>
          <w:del w:id="11914" w:author="Andreas Kuehne" w:date="2019-05-31T12:22:00Z"/>
        </w:rPr>
      </w:pPr>
      <w:del w:id="11915" w:author="Andreas Kuehne" w:date="2019-05-31T12:22:00Z">
        <w:r w:rsidDel="00B33063">
          <w:rPr>
            <w:color w:val="31849B" w:themeColor="accent5" w:themeShade="BF"/>
          </w:rPr>
          <w:delText xml:space="preserve">    "lang"</w:delText>
        </w:r>
        <w:r w:rsidDel="00B33063">
          <w:delText>: {</w:delText>
        </w:r>
        <w:bookmarkStart w:id="11916" w:name="_Toc10198773"/>
        <w:bookmarkStart w:id="11917" w:name="_Toc10202911"/>
        <w:bookmarkStart w:id="11918" w:name="_Toc10207049"/>
        <w:bookmarkEnd w:id="11916"/>
        <w:bookmarkEnd w:id="11917"/>
        <w:bookmarkEnd w:id="11918"/>
      </w:del>
    </w:p>
    <w:p w14:paraId="30A06172" w14:textId="4CF603FA" w:rsidR="00564C22" w:rsidDel="00B33063" w:rsidRDefault="009B1AF1" w:rsidP="00564C22">
      <w:pPr>
        <w:pStyle w:val="Code"/>
        <w:spacing w:line="259" w:lineRule="auto"/>
        <w:rPr>
          <w:del w:id="11919" w:author="Andreas Kuehne" w:date="2019-05-31T12:22:00Z"/>
        </w:rPr>
      </w:pPr>
      <w:del w:id="11920"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1921" w:name="_Toc10198774"/>
        <w:bookmarkStart w:id="11922" w:name="_Toc10202912"/>
        <w:bookmarkStart w:id="11923" w:name="_Toc10207050"/>
        <w:bookmarkEnd w:id="11921"/>
        <w:bookmarkEnd w:id="11922"/>
        <w:bookmarkEnd w:id="11923"/>
      </w:del>
    </w:p>
    <w:p w14:paraId="13C710E8" w14:textId="3CB586B3" w:rsidR="00564C22" w:rsidDel="00B33063" w:rsidRDefault="009B1AF1" w:rsidP="00564C22">
      <w:pPr>
        <w:pStyle w:val="Code"/>
        <w:spacing w:line="259" w:lineRule="auto"/>
        <w:rPr>
          <w:del w:id="11924" w:author="Andreas Kuehne" w:date="2019-05-31T12:22:00Z"/>
        </w:rPr>
      </w:pPr>
      <w:del w:id="11925" w:author="Andreas Kuehne" w:date="2019-05-31T12:22:00Z">
        <w:r w:rsidDel="00B33063">
          <w:delText xml:space="preserve">    }</w:delText>
        </w:r>
        <w:bookmarkStart w:id="11926" w:name="_Toc10198775"/>
        <w:bookmarkStart w:id="11927" w:name="_Toc10202913"/>
        <w:bookmarkStart w:id="11928" w:name="_Toc10207051"/>
        <w:bookmarkEnd w:id="11926"/>
        <w:bookmarkEnd w:id="11927"/>
        <w:bookmarkEnd w:id="11928"/>
      </w:del>
    </w:p>
    <w:p w14:paraId="56E05A7D" w14:textId="035A766C" w:rsidR="00564C22" w:rsidDel="00B33063" w:rsidRDefault="009B1AF1" w:rsidP="00564C22">
      <w:pPr>
        <w:pStyle w:val="Code"/>
        <w:spacing w:line="259" w:lineRule="auto"/>
        <w:rPr>
          <w:del w:id="11929" w:author="Andreas Kuehne" w:date="2019-05-31T12:22:00Z"/>
        </w:rPr>
      </w:pPr>
      <w:del w:id="11930" w:author="Andreas Kuehne" w:date="2019-05-31T12:22:00Z">
        <w:r w:rsidDel="00B33063">
          <w:delText xml:space="preserve">  },</w:delText>
        </w:r>
        <w:bookmarkStart w:id="11931" w:name="_Toc10198776"/>
        <w:bookmarkStart w:id="11932" w:name="_Toc10202914"/>
        <w:bookmarkStart w:id="11933" w:name="_Toc10207052"/>
        <w:bookmarkEnd w:id="11931"/>
        <w:bookmarkEnd w:id="11932"/>
        <w:bookmarkEnd w:id="11933"/>
      </w:del>
    </w:p>
    <w:p w14:paraId="77FC4ED0" w14:textId="5DE57717" w:rsidR="00564C22" w:rsidDel="00B33063" w:rsidRDefault="009B1AF1" w:rsidP="00564C22">
      <w:pPr>
        <w:pStyle w:val="Code"/>
        <w:spacing w:line="259" w:lineRule="auto"/>
        <w:rPr>
          <w:del w:id="11934" w:author="Andreas Kuehne" w:date="2019-05-31T12:22:00Z"/>
        </w:rPr>
      </w:pPr>
      <w:del w:id="11935"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"lang"</w:delText>
        </w:r>
        <w:r w:rsidDel="00B33063">
          <w:delText>]</w:delText>
        </w:r>
        <w:bookmarkStart w:id="11936" w:name="_Toc10198777"/>
        <w:bookmarkStart w:id="11937" w:name="_Toc10202915"/>
        <w:bookmarkStart w:id="11938" w:name="_Toc10207053"/>
        <w:bookmarkEnd w:id="11936"/>
        <w:bookmarkEnd w:id="11937"/>
        <w:bookmarkEnd w:id="11938"/>
      </w:del>
    </w:p>
    <w:p w14:paraId="256886DD" w14:textId="45AC6214" w:rsidR="00564C22" w:rsidDel="00B33063" w:rsidRDefault="009B1AF1" w:rsidP="00564C22">
      <w:pPr>
        <w:pStyle w:val="Code"/>
        <w:spacing w:line="259" w:lineRule="auto"/>
        <w:rPr>
          <w:del w:id="11939" w:author="Andreas Kuehne" w:date="2019-05-31T12:22:00Z"/>
        </w:rPr>
      </w:pPr>
      <w:del w:id="11940" w:author="Andreas Kuehne" w:date="2019-05-31T12:22:00Z">
        <w:r w:rsidDel="00B33063">
          <w:delText>}</w:delText>
        </w:r>
        <w:bookmarkStart w:id="11941" w:name="_Toc10198778"/>
        <w:bookmarkStart w:id="11942" w:name="_Toc10202916"/>
        <w:bookmarkStart w:id="11943" w:name="_Toc10207054"/>
        <w:bookmarkEnd w:id="11941"/>
        <w:bookmarkEnd w:id="11942"/>
        <w:bookmarkEnd w:id="11943"/>
      </w:del>
    </w:p>
    <w:p w14:paraId="360A8528" w14:textId="013B7342" w:rsidR="00564C22" w:rsidDel="00B33063" w:rsidRDefault="00564C22" w:rsidP="00564C22">
      <w:pPr>
        <w:rPr>
          <w:del w:id="11944" w:author="Andreas Kuehne" w:date="2019-05-31T12:22:00Z"/>
        </w:rPr>
      </w:pPr>
      <w:bookmarkStart w:id="11945" w:name="_Toc10198779"/>
      <w:bookmarkStart w:id="11946" w:name="_Toc10202917"/>
      <w:bookmarkStart w:id="11947" w:name="_Toc10207055"/>
      <w:bookmarkEnd w:id="11945"/>
      <w:bookmarkEnd w:id="11946"/>
      <w:bookmarkEnd w:id="11947"/>
    </w:p>
    <w:p w14:paraId="4CA32433" w14:textId="762EAFDA" w:rsidR="00564C22" w:rsidDel="00B33063" w:rsidRDefault="009B1AF1" w:rsidP="00564C22">
      <w:pPr>
        <w:pStyle w:val="berschrift4"/>
        <w:rPr>
          <w:del w:id="11948" w:author="Andreas Kuehne" w:date="2019-05-31T12:22:00Z"/>
        </w:rPr>
      </w:pPr>
      <w:del w:id="11949" w:author="Andreas Kuehne" w:date="2019-05-31T12:22:00Z">
        <w:r w:rsidDel="00B33063">
          <w:delText>InternationalString – XML Syntax</w:delText>
        </w:r>
        <w:bookmarkStart w:id="11950" w:name="_Toc10198780"/>
        <w:bookmarkStart w:id="11951" w:name="_Toc10202918"/>
        <w:bookmarkStart w:id="11952" w:name="_Toc10207056"/>
        <w:bookmarkEnd w:id="11950"/>
        <w:bookmarkEnd w:id="11951"/>
        <w:bookmarkEnd w:id="11952"/>
      </w:del>
    </w:p>
    <w:p w14:paraId="29B09C1C" w14:textId="040C1BB9" w:rsidR="00564C22" w:rsidRPr="5404FA76" w:rsidDel="00B33063" w:rsidRDefault="009B1AF1" w:rsidP="00564C22">
      <w:pPr>
        <w:rPr>
          <w:del w:id="11953" w:author="Andreas Kuehne" w:date="2019-05-31T12:22:00Z"/>
        </w:rPr>
      </w:pPr>
      <w:del w:id="11954" w:author="Andreas Kuehne" w:date="2019-05-31T12:22:00Z">
        <w:r w:rsidRPr="0CCF9147" w:rsidDel="00B33063">
          <w:delText xml:space="preserve">The XML type </w:delText>
        </w:r>
        <w:r w:rsidRPr="002062A5" w:rsidDel="00B33063">
          <w:rPr>
            <w:rFonts w:ascii="Courier New" w:eastAsia="Courier New" w:hAnsi="Courier New" w:cs="Courier New"/>
          </w:rPr>
          <w:delText>InternationalStringType</w:delText>
        </w:r>
        <w:r w:rsidRPr="0CCF9147" w:rsidDel="00B33063">
          <w:delText xml:space="preserve"> SHALL implement the requirements defined in the </w:delText>
        </w:r>
        <w:r w:rsidRPr="002062A5" w:rsidDel="00B33063">
          <w:rPr>
            <w:rFonts w:ascii="Courier New" w:eastAsia="Courier New" w:hAnsi="Courier New" w:cs="Courier New"/>
          </w:rPr>
          <w:delText>InternationalString</w:delText>
        </w:r>
        <w:r w:rsidDel="00B33063">
          <w:delText xml:space="preserve"> </w:delText>
        </w:r>
        <w:r w:rsidRPr="005A6FFD" w:rsidDel="00B33063">
          <w:delText>component.</w:delText>
        </w:r>
        <w:bookmarkStart w:id="11955" w:name="_Toc10198781"/>
        <w:bookmarkStart w:id="11956" w:name="_Toc10202919"/>
        <w:bookmarkStart w:id="11957" w:name="_Toc10207057"/>
        <w:bookmarkEnd w:id="11955"/>
        <w:bookmarkEnd w:id="11956"/>
        <w:bookmarkEnd w:id="11957"/>
      </w:del>
    </w:p>
    <w:p w14:paraId="7761A101" w14:textId="1C97D840" w:rsidR="00564C22" w:rsidDel="00B33063" w:rsidRDefault="009B1AF1" w:rsidP="00564C22">
      <w:pPr>
        <w:rPr>
          <w:del w:id="11958" w:author="Andreas Kuehne" w:date="2019-05-31T12:22:00Z"/>
        </w:rPr>
      </w:pPr>
      <w:del w:id="11959"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InternationalStringType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"refDSBXSD" </w:delInstrText>
        </w:r>
        <w:r w:rsidR="00B33063" w:rsidDel="00B33063">
          <w:rPr>
            <w:rStyle w:val="Hyperlink"/>
          </w:rPr>
          <w:fldChar w:fldCharType="separate"/>
        </w:r>
        <w:r w:rsidRPr="006174B3" w:rsidDel="00B33063">
          <w:rPr>
            <w:rStyle w:val="Hyperlink"/>
          </w:rPr>
          <w:delText>DSBXSD</w:delText>
        </w:r>
        <w:r w:rsidR="00B33063" w:rsidDel="00B33063">
          <w:rPr>
            <w:rStyle w:val="Hyperlink"/>
          </w:rPr>
          <w:fldChar w:fldCharType="end"/>
        </w:r>
        <w:r w:rsidRPr="005A6FFD" w:rsidDel="00B33063">
          <w:rPr>
            <w:rFonts w:eastAsia="Arial"/>
          </w:rPr>
          <w:delText>], and is copied below for information.</w:delText>
        </w:r>
        <w:bookmarkStart w:id="11960" w:name="_Toc10198782"/>
        <w:bookmarkStart w:id="11961" w:name="_Toc10202920"/>
        <w:bookmarkStart w:id="11962" w:name="_Toc10207058"/>
        <w:bookmarkEnd w:id="11960"/>
        <w:bookmarkEnd w:id="11961"/>
        <w:bookmarkEnd w:id="11962"/>
      </w:del>
    </w:p>
    <w:p w14:paraId="776AA476" w14:textId="0DB588C7" w:rsidR="00564C22" w:rsidDel="00B33063" w:rsidRDefault="009B1AF1" w:rsidP="00564C22">
      <w:pPr>
        <w:pStyle w:val="Code"/>
        <w:rPr>
          <w:del w:id="11963" w:author="Andreas Kuehne" w:date="2019-05-31T12:22:00Z"/>
        </w:rPr>
      </w:pPr>
      <w:del w:id="11964"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InternationalStringType</w:delText>
        </w:r>
        <w:r w:rsidDel="00B33063">
          <w:rPr>
            <w:color w:val="943634" w:themeColor="accent2" w:themeShade="BF"/>
          </w:rPr>
          <w:delText>"</w:delText>
        </w:r>
        <w:r w:rsidDel="00B33063">
          <w:rPr>
            <w:color w:val="31849B" w:themeColor="accent5" w:themeShade="BF"/>
          </w:rPr>
          <w:delText>&gt;</w:delText>
        </w:r>
        <w:bookmarkStart w:id="11965" w:name="_Toc10198783"/>
        <w:bookmarkStart w:id="11966" w:name="_Toc10202921"/>
        <w:bookmarkStart w:id="11967" w:name="_Toc10207059"/>
        <w:bookmarkEnd w:id="11965"/>
        <w:bookmarkEnd w:id="11966"/>
        <w:bookmarkEnd w:id="11967"/>
      </w:del>
    </w:p>
    <w:p w14:paraId="513441DF" w14:textId="0C193B6C" w:rsidR="00564C22" w:rsidDel="00B33063" w:rsidRDefault="009B1AF1" w:rsidP="00564C22">
      <w:pPr>
        <w:pStyle w:val="Code"/>
        <w:rPr>
          <w:del w:id="11968" w:author="Andreas Kuehne" w:date="2019-05-31T12:22:00Z"/>
        </w:rPr>
      </w:pPr>
      <w:del w:id="11969" w:author="Andreas Kuehne" w:date="2019-05-31T12:22:00Z">
        <w:r w:rsidDel="00B33063">
          <w:rPr>
            <w:color w:val="31849B" w:themeColor="accent5" w:themeShade="BF"/>
          </w:rPr>
          <w:delText xml:space="preserve">  &lt;xs:simpleContent&gt;</w:delText>
        </w:r>
        <w:bookmarkStart w:id="11970" w:name="_Toc10198784"/>
        <w:bookmarkStart w:id="11971" w:name="_Toc10202922"/>
        <w:bookmarkStart w:id="11972" w:name="_Toc10207060"/>
        <w:bookmarkEnd w:id="11970"/>
        <w:bookmarkEnd w:id="11971"/>
        <w:bookmarkEnd w:id="11972"/>
      </w:del>
    </w:p>
    <w:p w14:paraId="5CCFDD5B" w14:textId="69FB3A2F" w:rsidR="00564C22" w:rsidDel="00B33063" w:rsidRDefault="009B1AF1" w:rsidP="00564C22">
      <w:pPr>
        <w:pStyle w:val="Code"/>
        <w:rPr>
          <w:del w:id="11973" w:author="Andreas Kuehne" w:date="2019-05-31T12:22:00Z"/>
        </w:rPr>
      </w:pPr>
      <w:del w:id="11974" w:author="Andreas Kuehne" w:date="2019-05-31T12:22:00Z">
        <w:r w:rsidDel="00B33063">
          <w:rPr>
            <w:color w:val="31849B" w:themeColor="accent5" w:themeShade="BF"/>
          </w:rPr>
          <w:delText xml:space="preserve">    &lt;xs:extension</w:delText>
        </w:r>
        <w:r w:rsidDel="00B33063">
          <w:rPr>
            <w:color w:val="943634" w:themeColor="accent2" w:themeShade="BF"/>
          </w:rPr>
          <w:delText xml:space="preserve"> base="</w:delText>
        </w:r>
        <w:r w:rsidDel="00B33063">
          <w:rPr>
            <w:color w:val="244061" w:themeColor="accent1" w:themeShade="80"/>
          </w:rPr>
          <w:delText>xs:string</w:delText>
        </w:r>
        <w:r w:rsidDel="00B33063">
          <w:rPr>
            <w:color w:val="943634" w:themeColor="accent2" w:themeShade="BF"/>
          </w:rPr>
          <w:delText>"</w:delText>
        </w:r>
        <w:r w:rsidDel="00B33063">
          <w:rPr>
            <w:color w:val="31849B" w:themeColor="accent5" w:themeShade="BF"/>
          </w:rPr>
          <w:delText>&gt;</w:delText>
        </w:r>
        <w:bookmarkStart w:id="11975" w:name="_Toc10198785"/>
        <w:bookmarkStart w:id="11976" w:name="_Toc10202923"/>
        <w:bookmarkStart w:id="11977" w:name="_Toc10207061"/>
        <w:bookmarkEnd w:id="11975"/>
        <w:bookmarkEnd w:id="11976"/>
        <w:bookmarkEnd w:id="11977"/>
      </w:del>
    </w:p>
    <w:p w14:paraId="2D6BC1A1" w14:textId="25ABF56E" w:rsidR="00564C22" w:rsidDel="00B33063" w:rsidRDefault="009B1AF1" w:rsidP="00564C22">
      <w:pPr>
        <w:pStyle w:val="Code"/>
        <w:rPr>
          <w:del w:id="11978" w:author="Andreas Kuehne" w:date="2019-05-31T12:22:00Z"/>
        </w:rPr>
      </w:pPr>
      <w:del w:id="11979"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ref="</w:delText>
        </w:r>
        <w:r w:rsidDel="00B33063">
          <w:rPr>
            <w:color w:val="244061" w:themeColor="accent1" w:themeShade="80"/>
          </w:rPr>
          <w:delText>xml:lang</w:delText>
        </w:r>
        <w:r w:rsidDel="00B33063">
          <w:rPr>
            <w:color w:val="943634" w:themeColor="accent2" w:themeShade="BF"/>
          </w:rPr>
          <w:delText>" use="</w:delText>
        </w:r>
        <w:r w:rsidDel="00B33063">
          <w:rPr>
            <w:color w:val="244061" w:themeColor="accent1" w:themeShade="80"/>
          </w:rPr>
          <w:delText>required</w:delText>
        </w:r>
        <w:r w:rsidDel="00B33063">
          <w:rPr>
            <w:color w:val="943634" w:themeColor="accent2" w:themeShade="BF"/>
          </w:rPr>
          <w:delText>"</w:delText>
        </w:r>
        <w:r w:rsidDel="00B33063">
          <w:rPr>
            <w:color w:val="31849B" w:themeColor="accent5" w:themeShade="BF"/>
          </w:rPr>
          <w:delText>/&gt;</w:delText>
        </w:r>
        <w:bookmarkStart w:id="11980" w:name="_Toc10198786"/>
        <w:bookmarkStart w:id="11981" w:name="_Toc10202924"/>
        <w:bookmarkStart w:id="11982" w:name="_Toc10207062"/>
        <w:bookmarkEnd w:id="11980"/>
        <w:bookmarkEnd w:id="11981"/>
        <w:bookmarkEnd w:id="11982"/>
      </w:del>
    </w:p>
    <w:p w14:paraId="19F0019A" w14:textId="1D598191" w:rsidR="00564C22" w:rsidDel="00B33063" w:rsidRDefault="009B1AF1" w:rsidP="00564C22">
      <w:pPr>
        <w:pStyle w:val="Code"/>
        <w:rPr>
          <w:del w:id="11983" w:author="Andreas Kuehne" w:date="2019-05-31T12:22:00Z"/>
        </w:rPr>
      </w:pPr>
      <w:del w:id="11984" w:author="Andreas Kuehne" w:date="2019-05-31T12:22:00Z">
        <w:r w:rsidDel="00B33063">
          <w:rPr>
            <w:color w:val="31849B" w:themeColor="accent5" w:themeShade="BF"/>
          </w:rPr>
          <w:delText xml:space="preserve">    &lt;/xs:extension&gt;</w:delText>
        </w:r>
        <w:bookmarkStart w:id="11985" w:name="_Toc10198787"/>
        <w:bookmarkStart w:id="11986" w:name="_Toc10202925"/>
        <w:bookmarkStart w:id="11987" w:name="_Toc10207063"/>
        <w:bookmarkEnd w:id="11985"/>
        <w:bookmarkEnd w:id="11986"/>
        <w:bookmarkEnd w:id="11987"/>
      </w:del>
    </w:p>
    <w:p w14:paraId="277A28B2" w14:textId="7559FB93" w:rsidR="00564C22" w:rsidDel="00B33063" w:rsidRDefault="009B1AF1" w:rsidP="00564C22">
      <w:pPr>
        <w:pStyle w:val="Code"/>
        <w:rPr>
          <w:del w:id="11988" w:author="Andreas Kuehne" w:date="2019-05-31T12:22:00Z"/>
        </w:rPr>
      </w:pPr>
      <w:del w:id="11989" w:author="Andreas Kuehne" w:date="2019-05-31T12:22:00Z">
        <w:r w:rsidDel="00B33063">
          <w:rPr>
            <w:color w:val="31849B" w:themeColor="accent5" w:themeShade="BF"/>
          </w:rPr>
          <w:delText xml:space="preserve">  &lt;/xs:simpleContent&gt;</w:delText>
        </w:r>
        <w:bookmarkStart w:id="11990" w:name="_Toc10198788"/>
        <w:bookmarkStart w:id="11991" w:name="_Toc10202926"/>
        <w:bookmarkStart w:id="11992" w:name="_Toc10207064"/>
        <w:bookmarkEnd w:id="11990"/>
        <w:bookmarkEnd w:id="11991"/>
        <w:bookmarkEnd w:id="11992"/>
      </w:del>
    </w:p>
    <w:p w14:paraId="1477ED8A" w14:textId="7D5BD267" w:rsidR="00564C22" w:rsidDel="00B33063" w:rsidRDefault="009B1AF1" w:rsidP="00564C22">
      <w:pPr>
        <w:pStyle w:val="Code"/>
        <w:rPr>
          <w:del w:id="11993" w:author="Andreas Kuehne" w:date="2019-05-31T12:22:00Z"/>
        </w:rPr>
      </w:pPr>
      <w:del w:id="11994" w:author="Andreas Kuehne" w:date="2019-05-31T12:22:00Z">
        <w:r w:rsidDel="00B33063">
          <w:rPr>
            <w:color w:val="31849B" w:themeColor="accent5" w:themeShade="BF"/>
          </w:rPr>
          <w:delText>&lt;/xs:complexType&gt;</w:delText>
        </w:r>
        <w:bookmarkStart w:id="11995" w:name="_Toc10198789"/>
        <w:bookmarkStart w:id="11996" w:name="_Toc10202927"/>
        <w:bookmarkStart w:id="11997" w:name="_Toc10207065"/>
        <w:bookmarkEnd w:id="11995"/>
        <w:bookmarkEnd w:id="11996"/>
        <w:bookmarkEnd w:id="11997"/>
      </w:del>
    </w:p>
    <w:p w14:paraId="57E07570" w14:textId="0D460BE1" w:rsidR="00564C22" w:rsidDel="00B33063" w:rsidRDefault="009B1AF1" w:rsidP="00564C22">
      <w:pPr>
        <w:spacing w:line="259" w:lineRule="auto"/>
        <w:rPr>
          <w:del w:id="11998" w:author="Andreas Kuehne" w:date="2019-05-31T12:22:00Z"/>
        </w:rPr>
      </w:pPr>
      <w:del w:id="11999"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InternationalStringType</w:delText>
        </w:r>
        <w:r w:rsidRPr="71C71F8C" w:rsidDel="00B33063">
          <w:delText xml:space="preserve"> </w:delText>
        </w:r>
        <w:r w:rsidDel="00B33063">
          <w:delText xml:space="preserve">XML element SHALL implement in XML syntax the sub-component that has a name equal to its local name. </w:delText>
        </w:r>
        <w:bookmarkStart w:id="12000" w:name="_Toc10198790"/>
        <w:bookmarkStart w:id="12001" w:name="_Toc10202928"/>
        <w:bookmarkStart w:id="12002" w:name="_Toc10207066"/>
        <w:bookmarkEnd w:id="12000"/>
        <w:bookmarkEnd w:id="12001"/>
        <w:bookmarkEnd w:id="12002"/>
      </w:del>
    </w:p>
    <w:p w14:paraId="59062D44" w14:textId="36C08857" w:rsidR="00564C22" w:rsidDel="00B33063" w:rsidRDefault="009B1AF1" w:rsidP="00564C22">
      <w:pPr>
        <w:pStyle w:val="berschrift3"/>
        <w:rPr>
          <w:del w:id="12003" w:author="Andreas Kuehne" w:date="2019-05-31T12:22:00Z"/>
        </w:rPr>
      </w:pPr>
      <w:bookmarkStart w:id="12004" w:name="_RefComp96A5B17F"/>
      <w:del w:id="12005" w:author="Andreas Kuehne" w:date="2019-05-31T12:22:00Z">
        <w:r w:rsidDel="00B33063">
          <w:delText>Component DigestInfo</w:delText>
        </w:r>
        <w:bookmarkStart w:id="12006" w:name="_Toc10198791"/>
        <w:bookmarkStart w:id="12007" w:name="_Toc10202929"/>
        <w:bookmarkStart w:id="12008" w:name="_Toc10207067"/>
        <w:bookmarkEnd w:id="12004"/>
        <w:bookmarkEnd w:id="12006"/>
        <w:bookmarkEnd w:id="12007"/>
        <w:bookmarkEnd w:id="12008"/>
      </w:del>
    </w:p>
    <w:p w14:paraId="5D0372E7" w14:textId="34127F62" w:rsidR="00564C22" w:rsidDel="00B33063" w:rsidRDefault="001725A5" w:rsidP="00564C22">
      <w:pPr>
        <w:rPr>
          <w:del w:id="12009" w:author="Andreas Kuehne" w:date="2019-05-31T12:22:00Z"/>
        </w:rPr>
      </w:pPr>
      <w:del w:id="12010" w:author="Andreas Kuehne" w:date="2019-05-31T12:22:00Z">
        <w:r w:rsidRPr="003A06D0" w:rsidDel="00B33063">
          <w:delText xml:space="preserve">The </w:delText>
        </w:r>
        <w:r w:rsidRPr="003A06D0" w:rsidDel="00B33063">
          <w:rPr>
            <w:rStyle w:val="Datatype"/>
            <w:lang w:val="en-GB"/>
          </w:rPr>
          <w:delText>DigestInfo</w:delText>
        </w:r>
        <w:r w:rsidRPr="003A06D0" w:rsidDel="00B33063">
          <w:delText xml:space="preserve"> component holds a digest value and an identification of the used digest algorithm. The </w:delText>
        </w:r>
        <w:r w:rsidRPr="003A06D0" w:rsidDel="00B33063">
          <w:rPr>
            <w:rStyle w:val="Datatype"/>
            <w:lang w:val="en-GB"/>
          </w:rPr>
          <w:delText>DigestMethod</w:delText>
        </w:r>
        <w:r w:rsidRPr="003A06D0" w:rsidDel="00B33063">
          <w:delText xml:space="preserve"> isn’t strongly typed intentionally to support a broad variety of identifiers.</w:delText>
        </w:r>
        <w:bookmarkStart w:id="12011" w:name="_Toc10198792"/>
        <w:bookmarkStart w:id="12012" w:name="_Toc10202930"/>
        <w:bookmarkStart w:id="12013" w:name="_Toc10207068"/>
        <w:bookmarkEnd w:id="12011"/>
        <w:bookmarkEnd w:id="12012"/>
        <w:bookmarkEnd w:id="12013"/>
      </w:del>
    </w:p>
    <w:p w14:paraId="685BE2A7" w14:textId="75CC18D6" w:rsidR="00564C22" w:rsidDel="00B33063" w:rsidRDefault="009B1AF1" w:rsidP="00564C22">
      <w:pPr>
        <w:rPr>
          <w:del w:id="12014" w:author="Andreas Kuehne" w:date="2019-05-31T12:22:00Z"/>
        </w:rPr>
      </w:pPr>
      <w:del w:id="12015" w:author="Andreas Kuehne" w:date="2019-05-31T12:22:00Z">
        <w:r w:rsidDel="00B33063">
          <w:delText>Below follows a list of the sub-components that constitute this component:</w:delText>
        </w:r>
        <w:bookmarkStart w:id="12016" w:name="_Toc10198793"/>
        <w:bookmarkStart w:id="12017" w:name="_Toc10202931"/>
        <w:bookmarkStart w:id="12018" w:name="_Toc10207069"/>
        <w:bookmarkEnd w:id="12016"/>
        <w:bookmarkEnd w:id="12017"/>
        <w:bookmarkEnd w:id="12018"/>
      </w:del>
    </w:p>
    <w:p w14:paraId="28131F99" w14:textId="73F53703" w:rsidR="00564C22" w:rsidDel="00B33063" w:rsidRDefault="009B1AF1" w:rsidP="00564C22">
      <w:pPr>
        <w:pStyle w:val="Member"/>
        <w:rPr>
          <w:del w:id="12019" w:author="Andreas Kuehne" w:date="2019-05-31T12:22:00Z"/>
        </w:rPr>
      </w:pPr>
      <w:del w:id="12020" w:author="Andreas Kuehne" w:date="2019-05-31T12:22:00Z">
        <w:r w:rsidDel="00B33063">
          <w:delText xml:space="preserve">The </w:delText>
        </w:r>
        <w:r w:rsidRPr="35C1378D" w:rsidDel="00B33063">
          <w:rPr>
            <w:rStyle w:val="Datatype"/>
          </w:rPr>
          <w:delText>DigestMethod</w:delText>
        </w:r>
        <w:r w:rsidDel="00B33063">
          <w:delText xml:space="preserve"> element MUST contain one instance of a string. </w:delText>
        </w:r>
        <w:r w:rsidRPr="003A06D0" w:rsidDel="00B33063">
          <w:delText>The string describes the digest algorithm in an appropriate way for the server side processing. Depending on the signature format this may be an OID (e.g. ‘2.16.840.1.101.3.4.2.1’), an URI (e.g. ‘http://www.w3.org/2001/04/xmlenc#sha256’) or a descriptive string (‘SHA-256’).</w:delText>
        </w:r>
        <w:bookmarkStart w:id="12021" w:name="_Toc10198794"/>
        <w:bookmarkStart w:id="12022" w:name="_Toc10202932"/>
        <w:bookmarkStart w:id="12023" w:name="_Toc10207070"/>
        <w:bookmarkEnd w:id="12021"/>
        <w:bookmarkEnd w:id="12022"/>
        <w:bookmarkEnd w:id="12023"/>
      </w:del>
    </w:p>
    <w:p w14:paraId="00AFFEE3" w14:textId="2222EEA7" w:rsidR="00564C22" w:rsidDel="00B33063" w:rsidRDefault="009B1AF1" w:rsidP="00564C22">
      <w:pPr>
        <w:pStyle w:val="Member"/>
        <w:rPr>
          <w:del w:id="12024" w:author="Andreas Kuehne" w:date="2019-05-31T12:22:00Z"/>
        </w:rPr>
      </w:pPr>
      <w:del w:id="12025" w:author="Andreas Kuehne" w:date="2019-05-31T12:22:00Z">
        <w:r w:rsidDel="00B33063">
          <w:delText xml:space="preserve">The </w:delText>
        </w:r>
        <w:r w:rsidRPr="35C1378D" w:rsidDel="00B33063">
          <w:rPr>
            <w:rStyle w:val="Datatype"/>
          </w:rPr>
          <w:delText>DigestValue</w:delText>
        </w:r>
        <w:r w:rsidDel="00B33063">
          <w:delText xml:space="preserve"> element MUST contain one instance of base64 encoded binary data. </w:delText>
        </w:r>
        <w:bookmarkStart w:id="12026" w:name="_Toc10198795"/>
        <w:bookmarkStart w:id="12027" w:name="_Toc10202933"/>
        <w:bookmarkStart w:id="12028" w:name="_Toc10207071"/>
        <w:bookmarkEnd w:id="12026"/>
        <w:bookmarkEnd w:id="12027"/>
        <w:bookmarkEnd w:id="12028"/>
      </w:del>
    </w:p>
    <w:p w14:paraId="7AD1F6D2" w14:textId="3EC73C19" w:rsidR="00564C22" w:rsidDel="00B33063" w:rsidRDefault="009B1AF1" w:rsidP="00564C22">
      <w:pPr>
        <w:pStyle w:val="berschrift4"/>
        <w:rPr>
          <w:del w:id="12029" w:author="Andreas Kuehne" w:date="2019-05-31T12:22:00Z"/>
        </w:rPr>
      </w:pPr>
      <w:del w:id="12030" w:author="Andreas Kuehne" w:date="2019-05-31T12:22:00Z">
        <w:r w:rsidDel="00B33063">
          <w:delText>DigestInfo – JSON Syntax</w:delText>
        </w:r>
        <w:bookmarkStart w:id="12031" w:name="_Toc10198796"/>
        <w:bookmarkStart w:id="12032" w:name="_Toc10202934"/>
        <w:bookmarkStart w:id="12033" w:name="_Toc10207072"/>
        <w:bookmarkEnd w:id="12031"/>
        <w:bookmarkEnd w:id="12032"/>
        <w:bookmarkEnd w:id="12033"/>
      </w:del>
    </w:p>
    <w:p w14:paraId="63F6C482" w14:textId="42385071" w:rsidR="00564C22" w:rsidRPr="0248A3D1" w:rsidDel="00B33063" w:rsidRDefault="009B1AF1" w:rsidP="00564C22">
      <w:pPr>
        <w:rPr>
          <w:del w:id="12034" w:author="Andreas Kuehne" w:date="2019-05-31T12:22:00Z"/>
        </w:rPr>
      </w:pPr>
      <w:del w:id="12035"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DigestInfoType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DigestInfo</w:delText>
        </w:r>
        <w:r w:rsidDel="00B33063">
          <w:delText xml:space="preserve"> component.</w:delText>
        </w:r>
        <w:bookmarkStart w:id="12036" w:name="_Toc10198797"/>
        <w:bookmarkStart w:id="12037" w:name="_Toc10202935"/>
        <w:bookmarkStart w:id="12038" w:name="_Toc10207073"/>
        <w:bookmarkEnd w:id="12036"/>
        <w:bookmarkEnd w:id="12037"/>
        <w:bookmarkEnd w:id="12038"/>
      </w:del>
    </w:p>
    <w:p w14:paraId="0CDD9C1A" w14:textId="07DE9F4D" w:rsidR="00564C22" w:rsidRPr="C2430093" w:rsidDel="00B33063" w:rsidRDefault="009B1AF1" w:rsidP="00564C22">
      <w:pPr>
        <w:spacing w:line="259" w:lineRule="auto"/>
        <w:rPr>
          <w:del w:id="12039" w:author="Andreas Kuehne" w:date="2019-05-31T12:22:00Z"/>
          <w:rFonts w:eastAsia="Arial" w:cs="Arial"/>
          <w:sz w:val="22"/>
          <w:szCs w:val="22"/>
        </w:rPr>
      </w:pPr>
      <w:del w:id="12040"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DigestInfo</w:delText>
        </w:r>
        <w:r w:rsidRPr="002062A5" w:rsidDel="00B33063">
          <w:rPr>
            <w:rFonts w:eastAsia="Arial" w:cs="Arial"/>
            <w:sz w:val="22"/>
            <w:szCs w:val="22"/>
          </w:rPr>
          <w:delText xml:space="preserve"> using JSON-specific names mapped as shown in the table below.</w:delText>
        </w:r>
        <w:bookmarkStart w:id="12041" w:name="_Toc10198798"/>
        <w:bookmarkStart w:id="12042" w:name="_Toc10202936"/>
        <w:bookmarkStart w:id="12043" w:name="_Toc10207074"/>
        <w:bookmarkEnd w:id="12041"/>
        <w:bookmarkEnd w:id="12042"/>
        <w:bookmarkEnd w:id="12043"/>
      </w:del>
    </w:p>
    <w:tbl>
      <w:tblPr>
        <w:tblStyle w:val="Gitternetztabelle1hell1"/>
        <w:tblW w:w="0" w:type="auto"/>
        <w:tblLook w:val="04A0" w:firstRow="1" w:lastRow="0" w:firstColumn="1" w:lastColumn="0" w:noHBand="0" w:noVBand="1"/>
      </w:tblPr>
      <w:tblGrid>
        <w:gridCol w:w="4675"/>
        <w:gridCol w:w="4675"/>
      </w:tblGrid>
      <w:tr w:rsidR="00564C22" w:rsidDel="00B33063" w14:paraId="3450C470" w14:textId="280B96C0" w:rsidTr="00564C22">
        <w:trPr>
          <w:cnfStyle w:val="100000000000" w:firstRow="1" w:lastRow="0" w:firstColumn="0" w:lastColumn="0" w:oddVBand="0" w:evenVBand="0" w:oddHBand="0" w:evenHBand="0" w:firstRowFirstColumn="0" w:firstRowLastColumn="0" w:lastRowFirstColumn="0" w:lastRowLastColumn="0"/>
          <w:del w:id="1204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CBA4200" w14:textId="36A3A7E4" w:rsidR="00564C22" w:rsidDel="00B33063" w:rsidRDefault="009B1AF1" w:rsidP="00564C22">
            <w:pPr>
              <w:pStyle w:val="Beschriftung"/>
              <w:rPr>
                <w:del w:id="12045" w:author="Andreas Kuehne" w:date="2019-05-31T12:22:00Z"/>
              </w:rPr>
            </w:pPr>
            <w:del w:id="12046" w:author="Andreas Kuehne" w:date="2019-05-31T12:22:00Z">
              <w:r w:rsidDel="00B33063">
                <w:delText>Element</w:delText>
              </w:r>
              <w:bookmarkStart w:id="12047" w:name="_Toc10198799"/>
              <w:bookmarkStart w:id="12048" w:name="_Toc10202937"/>
              <w:bookmarkStart w:id="12049" w:name="_Toc10207075"/>
              <w:bookmarkEnd w:id="12047"/>
              <w:bookmarkEnd w:id="12048"/>
              <w:bookmarkEnd w:id="12049"/>
            </w:del>
          </w:p>
        </w:tc>
        <w:tc>
          <w:tcPr>
            <w:tcW w:w="4675" w:type="dxa"/>
          </w:tcPr>
          <w:p w14:paraId="0082C874" w14:textId="43FBA591"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2050" w:author="Andreas Kuehne" w:date="2019-05-31T12:22:00Z"/>
              </w:rPr>
            </w:pPr>
            <w:del w:id="12051" w:author="Andreas Kuehne" w:date="2019-05-31T12:22:00Z">
              <w:r w:rsidDel="00B33063">
                <w:delText>Implementing JSON member name</w:delText>
              </w:r>
              <w:bookmarkStart w:id="12052" w:name="_Toc10198800"/>
              <w:bookmarkStart w:id="12053" w:name="_Toc10202938"/>
              <w:bookmarkStart w:id="12054" w:name="_Toc10207076"/>
              <w:bookmarkEnd w:id="12052"/>
              <w:bookmarkEnd w:id="12053"/>
              <w:bookmarkEnd w:id="12054"/>
            </w:del>
          </w:p>
        </w:tc>
        <w:bookmarkStart w:id="12055" w:name="_Toc10198801"/>
        <w:bookmarkStart w:id="12056" w:name="_Toc10202939"/>
        <w:bookmarkStart w:id="12057" w:name="_Toc10207077"/>
        <w:bookmarkEnd w:id="12055"/>
        <w:bookmarkEnd w:id="12056"/>
        <w:bookmarkEnd w:id="12057"/>
      </w:tr>
      <w:tr w:rsidR="00564C22" w:rsidDel="00B33063" w14:paraId="4EF81E49" w14:textId="35AB9CB1" w:rsidTr="00564C22">
        <w:trPr>
          <w:del w:id="1205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98CBC4E" w14:textId="0D31F85F" w:rsidR="00564C22" w:rsidRPr="002062A5" w:rsidDel="00B33063" w:rsidRDefault="009B1AF1" w:rsidP="00564C22">
            <w:pPr>
              <w:pStyle w:val="Beschriftung"/>
              <w:rPr>
                <w:del w:id="12059" w:author="Andreas Kuehne" w:date="2019-05-31T12:22:00Z"/>
                <w:rStyle w:val="Datatype"/>
                <w:b w:val="0"/>
                <w:bCs w:val="0"/>
              </w:rPr>
            </w:pPr>
            <w:del w:id="12060" w:author="Andreas Kuehne" w:date="2019-05-31T12:22:00Z">
              <w:r w:rsidRPr="002062A5" w:rsidDel="00B33063">
                <w:rPr>
                  <w:rStyle w:val="Datatype"/>
                </w:rPr>
                <w:delText>DigestMethod</w:delText>
              </w:r>
              <w:bookmarkStart w:id="12061" w:name="_Toc10198802"/>
              <w:bookmarkStart w:id="12062" w:name="_Toc10202940"/>
              <w:bookmarkStart w:id="12063" w:name="_Toc10207078"/>
              <w:bookmarkEnd w:id="12061"/>
              <w:bookmarkEnd w:id="12062"/>
              <w:bookmarkEnd w:id="12063"/>
            </w:del>
          </w:p>
        </w:tc>
        <w:tc>
          <w:tcPr>
            <w:tcW w:w="4675" w:type="dxa"/>
          </w:tcPr>
          <w:p w14:paraId="4720C37B" w14:textId="3B75EA5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2064" w:author="Andreas Kuehne" w:date="2019-05-31T12:22:00Z"/>
                <w:rStyle w:val="Datatype"/>
              </w:rPr>
            </w:pPr>
            <w:del w:id="12065" w:author="Andreas Kuehne" w:date="2019-05-31T12:22:00Z">
              <w:r w:rsidRPr="002062A5" w:rsidDel="00B33063">
                <w:rPr>
                  <w:rStyle w:val="Datatype"/>
                </w:rPr>
                <w:delText>alg</w:delText>
              </w:r>
              <w:bookmarkStart w:id="12066" w:name="_Toc10198803"/>
              <w:bookmarkStart w:id="12067" w:name="_Toc10202941"/>
              <w:bookmarkStart w:id="12068" w:name="_Toc10207079"/>
              <w:bookmarkEnd w:id="12066"/>
              <w:bookmarkEnd w:id="12067"/>
              <w:bookmarkEnd w:id="12068"/>
            </w:del>
          </w:p>
        </w:tc>
        <w:bookmarkStart w:id="12069" w:name="_Toc10198804"/>
        <w:bookmarkStart w:id="12070" w:name="_Toc10202942"/>
        <w:bookmarkStart w:id="12071" w:name="_Toc10207080"/>
        <w:bookmarkEnd w:id="12069"/>
        <w:bookmarkEnd w:id="12070"/>
        <w:bookmarkEnd w:id="12071"/>
      </w:tr>
      <w:tr w:rsidR="00564C22" w:rsidDel="00B33063" w14:paraId="3DD092D1" w14:textId="139B5165" w:rsidTr="00564C22">
        <w:trPr>
          <w:del w:id="1207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FAEBB86" w14:textId="072B398D" w:rsidR="00564C22" w:rsidRPr="002062A5" w:rsidDel="00B33063" w:rsidRDefault="009B1AF1" w:rsidP="00564C22">
            <w:pPr>
              <w:pStyle w:val="Beschriftung"/>
              <w:rPr>
                <w:del w:id="12073" w:author="Andreas Kuehne" w:date="2019-05-31T12:22:00Z"/>
                <w:rStyle w:val="Datatype"/>
                <w:b w:val="0"/>
                <w:bCs w:val="0"/>
              </w:rPr>
            </w:pPr>
            <w:del w:id="12074" w:author="Andreas Kuehne" w:date="2019-05-31T12:22:00Z">
              <w:r w:rsidRPr="002062A5" w:rsidDel="00B33063">
                <w:rPr>
                  <w:rStyle w:val="Datatype"/>
                </w:rPr>
                <w:delText>DigestValue</w:delText>
              </w:r>
              <w:bookmarkStart w:id="12075" w:name="_Toc10198805"/>
              <w:bookmarkStart w:id="12076" w:name="_Toc10202943"/>
              <w:bookmarkStart w:id="12077" w:name="_Toc10207081"/>
              <w:bookmarkEnd w:id="12075"/>
              <w:bookmarkEnd w:id="12076"/>
              <w:bookmarkEnd w:id="12077"/>
            </w:del>
          </w:p>
        </w:tc>
        <w:tc>
          <w:tcPr>
            <w:tcW w:w="4675" w:type="dxa"/>
          </w:tcPr>
          <w:p w14:paraId="0D5CD7D4" w14:textId="0E2A9B7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2078" w:author="Andreas Kuehne" w:date="2019-05-31T12:22:00Z"/>
                <w:rStyle w:val="Datatype"/>
              </w:rPr>
            </w:pPr>
            <w:del w:id="12079" w:author="Andreas Kuehne" w:date="2019-05-31T12:22:00Z">
              <w:r w:rsidRPr="002062A5" w:rsidDel="00B33063">
                <w:rPr>
                  <w:rStyle w:val="Datatype"/>
                </w:rPr>
                <w:delText>val</w:delText>
              </w:r>
              <w:bookmarkStart w:id="12080" w:name="_Toc10198806"/>
              <w:bookmarkStart w:id="12081" w:name="_Toc10202944"/>
              <w:bookmarkStart w:id="12082" w:name="_Toc10207082"/>
              <w:bookmarkEnd w:id="12080"/>
              <w:bookmarkEnd w:id="12081"/>
              <w:bookmarkEnd w:id="12082"/>
            </w:del>
          </w:p>
        </w:tc>
        <w:bookmarkStart w:id="12083" w:name="_Toc10198807"/>
        <w:bookmarkStart w:id="12084" w:name="_Toc10202945"/>
        <w:bookmarkStart w:id="12085" w:name="_Toc10207083"/>
        <w:bookmarkEnd w:id="12083"/>
        <w:bookmarkEnd w:id="12084"/>
        <w:bookmarkEnd w:id="12085"/>
      </w:tr>
    </w:tbl>
    <w:p w14:paraId="059D3B9D" w14:textId="061B350E" w:rsidR="00564C22" w:rsidRPr="0202B381" w:rsidDel="00B33063" w:rsidRDefault="009B1AF1" w:rsidP="00564C22">
      <w:pPr>
        <w:rPr>
          <w:del w:id="12086" w:author="Andreas Kuehne" w:date="2019-05-31T12:22:00Z"/>
        </w:rPr>
      </w:pPr>
      <w:del w:id="12087"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DigestInfoType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2088" w:name="_Toc10198808"/>
        <w:bookmarkStart w:id="12089" w:name="_Toc10202946"/>
        <w:bookmarkStart w:id="12090" w:name="_Toc10207084"/>
        <w:bookmarkEnd w:id="12088"/>
        <w:bookmarkEnd w:id="12089"/>
        <w:bookmarkEnd w:id="12090"/>
      </w:del>
    </w:p>
    <w:p w14:paraId="7C04A7C9" w14:textId="60CFB061" w:rsidR="00564C22" w:rsidDel="00B33063" w:rsidRDefault="009B1AF1" w:rsidP="00564C22">
      <w:pPr>
        <w:pStyle w:val="Code"/>
        <w:spacing w:line="259" w:lineRule="auto"/>
        <w:rPr>
          <w:del w:id="12091" w:author="Andreas Kuehne" w:date="2019-05-31T12:22:00Z"/>
        </w:rPr>
      </w:pPr>
      <w:del w:id="12092" w:author="Andreas Kuehne" w:date="2019-05-31T12:22:00Z">
        <w:r w:rsidDel="00B33063">
          <w:rPr>
            <w:color w:val="31849B" w:themeColor="accent5" w:themeShade="BF"/>
          </w:rPr>
          <w:delText>"dsb-DigestInfoType"</w:delText>
        </w:r>
        <w:r w:rsidDel="00B33063">
          <w:delText>: {</w:delText>
        </w:r>
        <w:bookmarkStart w:id="12093" w:name="_Toc10198809"/>
        <w:bookmarkStart w:id="12094" w:name="_Toc10202947"/>
        <w:bookmarkStart w:id="12095" w:name="_Toc10207085"/>
        <w:bookmarkEnd w:id="12093"/>
        <w:bookmarkEnd w:id="12094"/>
        <w:bookmarkEnd w:id="12095"/>
      </w:del>
    </w:p>
    <w:p w14:paraId="59A5BB3C" w14:textId="1587F48B" w:rsidR="00564C22" w:rsidDel="00B33063" w:rsidRDefault="009B1AF1" w:rsidP="00564C22">
      <w:pPr>
        <w:pStyle w:val="Code"/>
        <w:spacing w:line="259" w:lineRule="auto"/>
        <w:rPr>
          <w:del w:id="12096" w:author="Andreas Kuehne" w:date="2019-05-31T12:22:00Z"/>
        </w:rPr>
      </w:pPr>
      <w:del w:id="1209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2098" w:name="_Toc10198810"/>
        <w:bookmarkStart w:id="12099" w:name="_Toc10202948"/>
        <w:bookmarkStart w:id="12100" w:name="_Toc10207086"/>
        <w:bookmarkEnd w:id="12098"/>
        <w:bookmarkEnd w:id="12099"/>
        <w:bookmarkEnd w:id="12100"/>
      </w:del>
    </w:p>
    <w:p w14:paraId="460CD852" w14:textId="17F3F8AA" w:rsidR="00564C22" w:rsidDel="00B33063" w:rsidRDefault="009B1AF1" w:rsidP="00564C22">
      <w:pPr>
        <w:pStyle w:val="Code"/>
        <w:spacing w:line="259" w:lineRule="auto"/>
        <w:rPr>
          <w:del w:id="12101" w:author="Andreas Kuehne" w:date="2019-05-31T12:22:00Z"/>
        </w:rPr>
      </w:pPr>
      <w:del w:id="12102" w:author="Andreas Kuehne" w:date="2019-05-31T12:22:00Z">
        <w:r w:rsidDel="00B33063">
          <w:rPr>
            <w:color w:val="31849B" w:themeColor="accent5" w:themeShade="BF"/>
          </w:rPr>
          <w:delText xml:space="preserve">  "properties"</w:delText>
        </w:r>
        <w:r w:rsidDel="00B33063">
          <w:delText>: {</w:delText>
        </w:r>
        <w:bookmarkStart w:id="12103" w:name="_Toc10198811"/>
        <w:bookmarkStart w:id="12104" w:name="_Toc10202949"/>
        <w:bookmarkStart w:id="12105" w:name="_Toc10207087"/>
        <w:bookmarkEnd w:id="12103"/>
        <w:bookmarkEnd w:id="12104"/>
        <w:bookmarkEnd w:id="12105"/>
      </w:del>
    </w:p>
    <w:p w14:paraId="75D38E5D" w14:textId="319B6958" w:rsidR="00564C22" w:rsidDel="00B33063" w:rsidRDefault="009B1AF1" w:rsidP="00564C22">
      <w:pPr>
        <w:pStyle w:val="Code"/>
        <w:spacing w:line="259" w:lineRule="auto"/>
        <w:rPr>
          <w:del w:id="12106" w:author="Andreas Kuehne" w:date="2019-05-31T12:22:00Z"/>
        </w:rPr>
      </w:pPr>
      <w:del w:id="12107" w:author="Andreas Kuehne" w:date="2019-05-31T12:22:00Z">
        <w:r w:rsidDel="00B33063">
          <w:rPr>
            <w:color w:val="31849B" w:themeColor="accent5" w:themeShade="BF"/>
          </w:rPr>
          <w:delText xml:space="preserve">    "alg"</w:delText>
        </w:r>
        <w:r w:rsidDel="00B33063">
          <w:delText>: {</w:delText>
        </w:r>
        <w:bookmarkStart w:id="12108" w:name="_Toc10198812"/>
        <w:bookmarkStart w:id="12109" w:name="_Toc10202950"/>
        <w:bookmarkStart w:id="12110" w:name="_Toc10207088"/>
        <w:bookmarkEnd w:id="12108"/>
        <w:bookmarkEnd w:id="12109"/>
        <w:bookmarkEnd w:id="12110"/>
      </w:del>
    </w:p>
    <w:p w14:paraId="5009780D" w14:textId="1E3CCD6D" w:rsidR="00564C22" w:rsidDel="00B33063" w:rsidRDefault="009B1AF1" w:rsidP="00564C22">
      <w:pPr>
        <w:pStyle w:val="Code"/>
        <w:spacing w:line="259" w:lineRule="auto"/>
        <w:rPr>
          <w:del w:id="12111" w:author="Andreas Kuehne" w:date="2019-05-31T12:22:00Z"/>
        </w:rPr>
      </w:pPr>
      <w:del w:id="12112"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2113" w:name="_Toc10198813"/>
        <w:bookmarkStart w:id="12114" w:name="_Toc10202951"/>
        <w:bookmarkStart w:id="12115" w:name="_Toc10207089"/>
        <w:bookmarkEnd w:id="12113"/>
        <w:bookmarkEnd w:id="12114"/>
        <w:bookmarkEnd w:id="12115"/>
      </w:del>
    </w:p>
    <w:p w14:paraId="164F64B7" w14:textId="57E56620" w:rsidR="00564C22" w:rsidDel="00B33063" w:rsidRDefault="009B1AF1" w:rsidP="00564C22">
      <w:pPr>
        <w:pStyle w:val="Code"/>
        <w:spacing w:line="259" w:lineRule="auto"/>
        <w:rPr>
          <w:del w:id="12116" w:author="Andreas Kuehne" w:date="2019-05-31T12:22:00Z"/>
        </w:rPr>
      </w:pPr>
      <w:del w:id="12117" w:author="Andreas Kuehne" w:date="2019-05-31T12:22:00Z">
        <w:r w:rsidDel="00B33063">
          <w:delText xml:space="preserve">    },</w:delText>
        </w:r>
        <w:bookmarkStart w:id="12118" w:name="_Toc10198814"/>
        <w:bookmarkStart w:id="12119" w:name="_Toc10202952"/>
        <w:bookmarkStart w:id="12120" w:name="_Toc10207090"/>
        <w:bookmarkEnd w:id="12118"/>
        <w:bookmarkEnd w:id="12119"/>
        <w:bookmarkEnd w:id="12120"/>
      </w:del>
    </w:p>
    <w:p w14:paraId="7ED779B9" w14:textId="10DB0CC9" w:rsidR="00564C22" w:rsidDel="00B33063" w:rsidRDefault="009B1AF1" w:rsidP="00564C22">
      <w:pPr>
        <w:pStyle w:val="Code"/>
        <w:spacing w:line="259" w:lineRule="auto"/>
        <w:rPr>
          <w:del w:id="12121" w:author="Andreas Kuehne" w:date="2019-05-31T12:22:00Z"/>
        </w:rPr>
      </w:pPr>
      <w:del w:id="12122" w:author="Andreas Kuehne" w:date="2019-05-31T12:22:00Z">
        <w:r w:rsidDel="00B33063">
          <w:rPr>
            <w:color w:val="31849B" w:themeColor="accent5" w:themeShade="BF"/>
          </w:rPr>
          <w:delText xml:space="preserve">    "val"</w:delText>
        </w:r>
        <w:r w:rsidDel="00B33063">
          <w:delText>: {</w:delText>
        </w:r>
        <w:bookmarkStart w:id="12123" w:name="_Toc10198815"/>
        <w:bookmarkStart w:id="12124" w:name="_Toc10202953"/>
        <w:bookmarkStart w:id="12125" w:name="_Toc10207091"/>
        <w:bookmarkEnd w:id="12123"/>
        <w:bookmarkEnd w:id="12124"/>
        <w:bookmarkEnd w:id="12125"/>
      </w:del>
    </w:p>
    <w:p w14:paraId="2B65A5B8" w14:textId="379DD4CD" w:rsidR="00564C22" w:rsidDel="00B33063" w:rsidRDefault="009B1AF1" w:rsidP="00564C22">
      <w:pPr>
        <w:pStyle w:val="Code"/>
        <w:spacing w:line="259" w:lineRule="auto"/>
        <w:rPr>
          <w:del w:id="12126" w:author="Andreas Kuehne" w:date="2019-05-31T12:22:00Z"/>
        </w:rPr>
      </w:pPr>
      <w:del w:id="1212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2128" w:name="_Toc10198816"/>
        <w:bookmarkStart w:id="12129" w:name="_Toc10202954"/>
        <w:bookmarkStart w:id="12130" w:name="_Toc10207092"/>
        <w:bookmarkEnd w:id="12128"/>
        <w:bookmarkEnd w:id="12129"/>
        <w:bookmarkEnd w:id="12130"/>
      </w:del>
    </w:p>
    <w:p w14:paraId="759352E4" w14:textId="4C39818E" w:rsidR="00564C22" w:rsidDel="00B33063" w:rsidRDefault="009B1AF1" w:rsidP="00564C22">
      <w:pPr>
        <w:pStyle w:val="Code"/>
        <w:spacing w:line="259" w:lineRule="auto"/>
        <w:rPr>
          <w:del w:id="12131" w:author="Andreas Kuehne" w:date="2019-05-31T12:22:00Z"/>
        </w:rPr>
      </w:pPr>
      <w:del w:id="12132" w:author="Andreas Kuehne" w:date="2019-05-31T12:22:00Z">
        <w:r w:rsidDel="00B33063">
          <w:delText xml:space="preserve">    }</w:delText>
        </w:r>
        <w:bookmarkStart w:id="12133" w:name="_Toc10198817"/>
        <w:bookmarkStart w:id="12134" w:name="_Toc10202955"/>
        <w:bookmarkStart w:id="12135" w:name="_Toc10207093"/>
        <w:bookmarkEnd w:id="12133"/>
        <w:bookmarkEnd w:id="12134"/>
        <w:bookmarkEnd w:id="12135"/>
      </w:del>
    </w:p>
    <w:p w14:paraId="2FDFE6DF" w14:textId="156D3A85" w:rsidR="00564C22" w:rsidDel="00B33063" w:rsidRDefault="009B1AF1" w:rsidP="00564C22">
      <w:pPr>
        <w:pStyle w:val="Code"/>
        <w:spacing w:line="259" w:lineRule="auto"/>
        <w:rPr>
          <w:del w:id="12136" w:author="Andreas Kuehne" w:date="2019-05-31T12:22:00Z"/>
        </w:rPr>
      </w:pPr>
      <w:del w:id="12137" w:author="Andreas Kuehne" w:date="2019-05-31T12:22:00Z">
        <w:r w:rsidDel="00B33063">
          <w:delText xml:space="preserve">  },</w:delText>
        </w:r>
        <w:bookmarkStart w:id="12138" w:name="_Toc10198818"/>
        <w:bookmarkStart w:id="12139" w:name="_Toc10202956"/>
        <w:bookmarkStart w:id="12140" w:name="_Toc10207094"/>
        <w:bookmarkEnd w:id="12138"/>
        <w:bookmarkEnd w:id="12139"/>
        <w:bookmarkEnd w:id="12140"/>
      </w:del>
    </w:p>
    <w:p w14:paraId="3BA8BE2C" w14:textId="7D394748" w:rsidR="00564C22" w:rsidDel="00B33063" w:rsidRDefault="009B1AF1" w:rsidP="00564C22">
      <w:pPr>
        <w:pStyle w:val="Code"/>
        <w:spacing w:line="259" w:lineRule="auto"/>
        <w:rPr>
          <w:del w:id="12141" w:author="Andreas Kuehne" w:date="2019-05-31T12:22:00Z"/>
        </w:rPr>
      </w:pPr>
      <w:del w:id="12142"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"alg", "val"</w:delText>
        </w:r>
        <w:r w:rsidDel="00B33063">
          <w:delText>]</w:delText>
        </w:r>
        <w:bookmarkStart w:id="12143" w:name="_Toc10198819"/>
        <w:bookmarkStart w:id="12144" w:name="_Toc10202957"/>
        <w:bookmarkStart w:id="12145" w:name="_Toc10207095"/>
        <w:bookmarkEnd w:id="12143"/>
        <w:bookmarkEnd w:id="12144"/>
        <w:bookmarkEnd w:id="12145"/>
      </w:del>
    </w:p>
    <w:p w14:paraId="53946A8F" w14:textId="10E4E7BD" w:rsidR="00564C22" w:rsidDel="00B33063" w:rsidRDefault="009B1AF1" w:rsidP="00564C22">
      <w:pPr>
        <w:pStyle w:val="Code"/>
        <w:spacing w:line="259" w:lineRule="auto"/>
        <w:rPr>
          <w:del w:id="12146" w:author="Andreas Kuehne" w:date="2019-05-31T12:22:00Z"/>
        </w:rPr>
      </w:pPr>
      <w:del w:id="12147" w:author="Andreas Kuehne" w:date="2019-05-31T12:22:00Z">
        <w:r w:rsidDel="00B33063">
          <w:delText>}</w:delText>
        </w:r>
        <w:bookmarkStart w:id="12148" w:name="_Toc10198820"/>
        <w:bookmarkStart w:id="12149" w:name="_Toc10202958"/>
        <w:bookmarkStart w:id="12150" w:name="_Toc10207096"/>
        <w:bookmarkEnd w:id="12148"/>
        <w:bookmarkEnd w:id="12149"/>
        <w:bookmarkEnd w:id="12150"/>
      </w:del>
    </w:p>
    <w:p w14:paraId="7FC8E236" w14:textId="389AF8B4" w:rsidR="00564C22" w:rsidDel="00B33063" w:rsidRDefault="00564C22" w:rsidP="00564C22">
      <w:pPr>
        <w:rPr>
          <w:del w:id="12151" w:author="Andreas Kuehne" w:date="2019-05-31T12:22:00Z"/>
        </w:rPr>
      </w:pPr>
      <w:bookmarkStart w:id="12152" w:name="_Toc10198821"/>
      <w:bookmarkStart w:id="12153" w:name="_Toc10202959"/>
      <w:bookmarkStart w:id="12154" w:name="_Toc10207097"/>
      <w:bookmarkEnd w:id="12152"/>
      <w:bookmarkEnd w:id="12153"/>
      <w:bookmarkEnd w:id="12154"/>
    </w:p>
    <w:p w14:paraId="589B31E5" w14:textId="45677F50" w:rsidR="00564C22" w:rsidDel="00B33063" w:rsidRDefault="009B1AF1" w:rsidP="00564C22">
      <w:pPr>
        <w:pStyle w:val="berschrift4"/>
        <w:rPr>
          <w:del w:id="12155" w:author="Andreas Kuehne" w:date="2019-05-31T12:22:00Z"/>
        </w:rPr>
      </w:pPr>
      <w:del w:id="12156" w:author="Andreas Kuehne" w:date="2019-05-31T12:22:00Z">
        <w:r w:rsidDel="00B33063">
          <w:delText>DigestInfo – XML Syntax</w:delText>
        </w:r>
        <w:bookmarkStart w:id="12157" w:name="_Toc10198822"/>
        <w:bookmarkStart w:id="12158" w:name="_Toc10202960"/>
        <w:bookmarkStart w:id="12159" w:name="_Toc10207098"/>
        <w:bookmarkEnd w:id="12157"/>
        <w:bookmarkEnd w:id="12158"/>
        <w:bookmarkEnd w:id="12159"/>
      </w:del>
    </w:p>
    <w:p w14:paraId="54D5F6D5" w14:textId="786B86C7" w:rsidR="00564C22" w:rsidRPr="5404FA76" w:rsidDel="00B33063" w:rsidRDefault="009B1AF1" w:rsidP="00564C22">
      <w:pPr>
        <w:rPr>
          <w:del w:id="12160" w:author="Andreas Kuehne" w:date="2019-05-31T12:22:00Z"/>
        </w:rPr>
      </w:pPr>
      <w:del w:id="12161" w:author="Andreas Kuehne" w:date="2019-05-31T12:22:00Z">
        <w:r w:rsidRPr="0CCF9147" w:rsidDel="00B33063">
          <w:delText xml:space="preserve">The XML type </w:delText>
        </w:r>
        <w:r w:rsidRPr="002062A5" w:rsidDel="00B33063">
          <w:rPr>
            <w:rFonts w:ascii="Courier New" w:eastAsia="Courier New" w:hAnsi="Courier New" w:cs="Courier New"/>
          </w:rPr>
          <w:delText>DigestInfoType</w:delText>
        </w:r>
        <w:r w:rsidRPr="0CCF9147" w:rsidDel="00B33063">
          <w:delText xml:space="preserve"> SHALL implement the requirements defined in the </w:delText>
        </w:r>
        <w:r w:rsidRPr="002062A5" w:rsidDel="00B33063">
          <w:rPr>
            <w:rFonts w:ascii="Courier New" w:eastAsia="Courier New" w:hAnsi="Courier New" w:cs="Courier New"/>
          </w:rPr>
          <w:delText>DigestInfo</w:delText>
        </w:r>
        <w:r w:rsidDel="00B33063">
          <w:delText xml:space="preserve"> </w:delText>
        </w:r>
        <w:r w:rsidRPr="005A6FFD" w:rsidDel="00B33063">
          <w:delText>component.</w:delText>
        </w:r>
        <w:bookmarkStart w:id="12162" w:name="_Toc10198823"/>
        <w:bookmarkStart w:id="12163" w:name="_Toc10202961"/>
        <w:bookmarkStart w:id="12164" w:name="_Toc10207099"/>
        <w:bookmarkEnd w:id="12162"/>
        <w:bookmarkEnd w:id="12163"/>
        <w:bookmarkEnd w:id="12164"/>
      </w:del>
    </w:p>
    <w:p w14:paraId="2F6B1EA6" w14:textId="60D625EF" w:rsidR="00564C22" w:rsidDel="00B33063" w:rsidRDefault="009B1AF1" w:rsidP="00564C22">
      <w:pPr>
        <w:rPr>
          <w:del w:id="12165" w:author="Andreas Kuehne" w:date="2019-05-31T12:22:00Z"/>
        </w:rPr>
      </w:pPr>
      <w:del w:id="12166"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DigestInfoType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"refDSBXSD" </w:delInstrText>
        </w:r>
        <w:r w:rsidR="00B33063" w:rsidDel="00B33063">
          <w:rPr>
            <w:rStyle w:val="Hyperlink"/>
          </w:rPr>
          <w:fldChar w:fldCharType="separate"/>
        </w:r>
        <w:r w:rsidRPr="006174B3" w:rsidDel="00B33063">
          <w:rPr>
            <w:rStyle w:val="Hyperlink"/>
          </w:rPr>
          <w:delText>DSBXSD</w:delText>
        </w:r>
        <w:r w:rsidR="00B33063" w:rsidDel="00B33063">
          <w:rPr>
            <w:rStyle w:val="Hyperlink"/>
          </w:rPr>
          <w:fldChar w:fldCharType="end"/>
        </w:r>
        <w:r w:rsidRPr="005A6FFD" w:rsidDel="00B33063">
          <w:rPr>
            <w:rFonts w:eastAsia="Arial"/>
          </w:rPr>
          <w:delText>], and is copied below for information.</w:delText>
        </w:r>
        <w:bookmarkStart w:id="12167" w:name="_Toc10198824"/>
        <w:bookmarkStart w:id="12168" w:name="_Toc10202962"/>
        <w:bookmarkStart w:id="12169" w:name="_Toc10207100"/>
        <w:bookmarkEnd w:id="12167"/>
        <w:bookmarkEnd w:id="12168"/>
        <w:bookmarkEnd w:id="12169"/>
      </w:del>
    </w:p>
    <w:p w14:paraId="3B8394E8" w14:textId="241B8D4B" w:rsidR="00564C22" w:rsidDel="00B33063" w:rsidRDefault="009B1AF1" w:rsidP="00564C22">
      <w:pPr>
        <w:pStyle w:val="Code"/>
        <w:rPr>
          <w:del w:id="12170" w:author="Andreas Kuehne" w:date="2019-05-31T12:22:00Z"/>
        </w:rPr>
      </w:pPr>
      <w:del w:id="12171"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DigestInfoType</w:delText>
        </w:r>
        <w:r w:rsidDel="00B33063">
          <w:rPr>
            <w:color w:val="943634" w:themeColor="accent2" w:themeShade="BF"/>
          </w:rPr>
          <w:delText>"</w:delText>
        </w:r>
        <w:r w:rsidDel="00B33063">
          <w:rPr>
            <w:color w:val="31849B" w:themeColor="accent5" w:themeShade="BF"/>
          </w:rPr>
          <w:delText>&gt;</w:delText>
        </w:r>
        <w:bookmarkStart w:id="12172" w:name="_Toc10198825"/>
        <w:bookmarkStart w:id="12173" w:name="_Toc10202963"/>
        <w:bookmarkStart w:id="12174" w:name="_Toc10207101"/>
        <w:bookmarkEnd w:id="12172"/>
        <w:bookmarkEnd w:id="12173"/>
        <w:bookmarkEnd w:id="12174"/>
      </w:del>
    </w:p>
    <w:p w14:paraId="41F45083" w14:textId="6609FACC" w:rsidR="00564C22" w:rsidDel="00B33063" w:rsidRDefault="009B1AF1" w:rsidP="00564C22">
      <w:pPr>
        <w:pStyle w:val="Code"/>
        <w:rPr>
          <w:del w:id="12175" w:author="Andreas Kuehne" w:date="2019-05-31T12:22:00Z"/>
        </w:rPr>
      </w:pPr>
      <w:del w:id="12176" w:author="Andreas Kuehne" w:date="2019-05-31T12:22:00Z">
        <w:r w:rsidDel="00B33063">
          <w:rPr>
            <w:color w:val="31849B" w:themeColor="accent5" w:themeShade="BF"/>
          </w:rPr>
          <w:delText xml:space="preserve">  &lt;xs:sequence&gt;</w:delText>
        </w:r>
        <w:bookmarkStart w:id="12177" w:name="_Toc10198826"/>
        <w:bookmarkStart w:id="12178" w:name="_Toc10202964"/>
        <w:bookmarkStart w:id="12179" w:name="_Toc10207102"/>
        <w:bookmarkEnd w:id="12177"/>
        <w:bookmarkEnd w:id="12178"/>
        <w:bookmarkEnd w:id="12179"/>
      </w:del>
    </w:p>
    <w:p w14:paraId="54C18F53" w14:textId="43C86C3D" w:rsidR="00564C22" w:rsidDel="00B33063" w:rsidRDefault="009B1AF1" w:rsidP="00564C22">
      <w:pPr>
        <w:pStyle w:val="Code"/>
        <w:rPr>
          <w:del w:id="12180" w:author="Andreas Kuehne" w:date="2019-05-31T12:22:00Z"/>
        </w:rPr>
      </w:pPr>
      <w:del w:id="12181"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DigestMethod</w:delText>
        </w:r>
        <w:r w:rsidDel="00B33063">
          <w:rPr>
            <w:color w:val="943634" w:themeColor="accent2" w:themeShade="BF"/>
          </w:rPr>
          <w:delText>" type="</w:delText>
        </w:r>
        <w:r w:rsidDel="00B33063">
          <w:rPr>
            <w:color w:val="244061" w:themeColor="accent1" w:themeShade="80"/>
          </w:rPr>
          <w:delText>xs:string</w:delText>
        </w:r>
        <w:r w:rsidDel="00B33063">
          <w:rPr>
            <w:color w:val="943634" w:themeColor="accent2" w:themeShade="BF"/>
          </w:rPr>
          <w:delText>"</w:delText>
        </w:r>
        <w:r w:rsidDel="00B33063">
          <w:rPr>
            <w:color w:val="31849B" w:themeColor="accent5" w:themeShade="BF"/>
          </w:rPr>
          <w:delText>/&gt;</w:delText>
        </w:r>
        <w:bookmarkStart w:id="12182" w:name="_Toc10198827"/>
        <w:bookmarkStart w:id="12183" w:name="_Toc10202965"/>
        <w:bookmarkStart w:id="12184" w:name="_Toc10207103"/>
        <w:bookmarkEnd w:id="12182"/>
        <w:bookmarkEnd w:id="12183"/>
        <w:bookmarkEnd w:id="12184"/>
      </w:del>
    </w:p>
    <w:p w14:paraId="20A445E9" w14:textId="6129BA51" w:rsidR="00564C22" w:rsidDel="00B33063" w:rsidRDefault="009B1AF1" w:rsidP="00564C22">
      <w:pPr>
        <w:pStyle w:val="Code"/>
        <w:rPr>
          <w:del w:id="12185" w:author="Andreas Kuehne" w:date="2019-05-31T12:22:00Z"/>
        </w:rPr>
      </w:pPr>
      <w:del w:id="12186"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DigestValue</w:delText>
        </w:r>
        <w:r w:rsidDel="00B33063">
          <w:rPr>
            <w:color w:val="943634" w:themeColor="accent2" w:themeShade="BF"/>
          </w:rPr>
          <w:delText>" type="</w:delText>
        </w:r>
        <w:r w:rsidDel="00B33063">
          <w:rPr>
            <w:color w:val="244061" w:themeColor="accent1" w:themeShade="80"/>
          </w:rPr>
          <w:delText>xs:base64Binary</w:delText>
        </w:r>
        <w:r w:rsidDel="00B33063">
          <w:rPr>
            <w:color w:val="943634" w:themeColor="accent2" w:themeShade="BF"/>
          </w:rPr>
          <w:delText>"</w:delText>
        </w:r>
        <w:r w:rsidDel="00B33063">
          <w:rPr>
            <w:color w:val="31849B" w:themeColor="accent5" w:themeShade="BF"/>
          </w:rPr>
          <w:delText>/&gt;</w:delText>
        </w:r>
        <w:bookmarkStart w:id="12187" w:name="_Toc10198828"/>
        <w:bookmarkStart w:id="12188" w:name="_Toc10202966"/>
        <w:bookmarkStart w:id="12189" w:name="_Toc10207104"/>
        <w:bookmarkEnd w:id="12187"/>
        <w:bookmarkEnd w:id="12188"/>
        <w:bookmarkEnd w:id="12189"/>
      </w:del>
    </w:p>
    <w:p w14:paraId="591ABE8E" w14:textId="0A0CB001" w:rsidR="00564C22" w:rsidDel="00B33063" w:rsidRDefault="009B1AF1" w:rsidP="00564C22">
      <w:pPr>
        <w:pStyle w:val="Code"/>
        <w:rPr>
          <w:del w:id="12190" w:author="Andreas Kuehne" w:date="2019-05-31T12:22:00Z"/>
        </w:rPr>
      </w:pPr>
      <w:del w:id="12191" w:author="Andreas Kuehne" w:date="2019-05-31T12:22:00Z">
        <w:r w:rsidDel="00B33063">
          <w:rPr>
            <w:color w:val="31849B" w:themeColor="accent5" w:themeShade="BF"/>
          </w:rPr>
          <w:delText xml:space="preserve">  &lt;/xs:sequence&gt;</w:delText>
        </w:r>
        <w:bookmarkStart w:id="12192" w:name="_Toc10198829"/>
        <w:bookmarkStart w:id="12193" w:name="_Toc10202967"/>
        <w:bookmarkStart w:id="12194" w:name="_Toc10207105"/>
        <w:bookmarkEnd w:id="12192"/>
        <w:bookmarkEnd w:id="12193"/>
        <w:bookmarkEnd w:id="12194"/>
      </w:del>
    </w:p>
    <w:p w14:paraId="720D2F4A" w14:textId="68A0B287" w:rsidR="00564C22" w:rsidDel="00B33063" w:rsidRDefault="009B1AF1" w:rsidP="00564C22">
      <w:pPr>
        <w:pStyle w:val="Code"/>
        <w:rPr>
          <w:del w:id="12195" w:author="Andreas Kuehne" w:date="2019-05-31T12:22:00Z"/>
        </w:rPr>
      </w:pPr>
      <w:del w:id="12196" w:author="Andreas Kuehne" w:date="2019-05-31T12:22:00Z">
        <w:r w:rsidDel="00B33063">
          <w:rPr>
            <w:color w:val="31849B" w:themeColor="accent5" w:themeShade="BF"/>
          </w:rPr>
          <w:delText>&lt;/xs:complexType&gt;</w:delText>
        </w:r>
        <w:bookmarkStart w:id="12197" w:name="_Toc10198830"/>
        <w:bookmarkStart w:id="12198" w:name="_Toc10202968"/>
        <w:bookmarkStart w:id="12199" w:name="_Toc10207106"/>
        <w:bookmarkEnd w:id="12197"/>
        <w:bookmarkEnd w:id="12198"/>
        <w:bookmarkEnd w:id="12199"/>
      </w:del>
    </w:p>
    <w:p w14:paraId="7EDC24B0" w14:textId="0AFE385F" w:rsidR="00564C22" w:rsidDel="00B33063" w:rsidRDefault="009B1AF1" w:rsidP="00564C22">
      <w:pPr>
        <w:spacing w:line="259" w:lineRule="auto"/>
        <w:rPr>
          <w:del w:id="12200" w:author="Andreas Kuehne" w:date="2019-05-31T12:22:00Z"/>
        </w:rPr>
      </w:pPr>
      <w:del w:id="12201"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DigestInfoType</w:delText>
        </w:r>
        <w:r w:rsidRPr="71C71F8C" w:rsidDel="00B33063">
          <w:delText xml:space="preserve"> </w:delText>
        </w:r>
        <w:r w:rsidDel="00B33063">
          <w:delText xml:space="preserve">XML element SHALL implement in XML syntax the sub-component that has a name equal to its local name. </w:delText>
        </w:r>
        <w:bookmarkStart w:id="12202" w:name="_Toc10198831"/>
        <w:bookmarkStart w:id="12203" w:name="_Toc10202969"/>
        <w:bookmarkStart w:id="12204" w:name="_Toc10207107"/>
        <w:bookmarkEnd w:id="12202"/>
        <w:bookmarkEnd w:id="12203"/>
        <w:bookmarkEnd w:id="12204"/>
      </w:del>
    </w:p>
    <w:p w14:paraId="5E78690D" w14:textId="0AA15B05" w:rsidR="00564C22" w:rsidDel="00B33063" w:rsidRDefault="009B1AF1" w:rsidP="00564C22">
      <w:pPr>
        <w:pStyle w:val="berschrift3"/>
        <w:rPr>
          <w:del w:id="12205" w:author="Andreas Kuehne" w:date="2019-05-31T12:22:00Z"/>
        </w:rPr>
      </w:pPr>
      <w:bookmarkStart w:id="12206" w:name="_RefComp23E43D4E"/>
      <w:del w:id="12207" w:author="Andreas Kuehne" w:date="2019-05-31T12:22:00Z">
        <w:r w:rsidDel="00B33063">
          <w:delText>Component AttachmentReference</w:delText>
        </w:r>
        <w:bookmarkStart w:id="12208" w:name="_Toc10198832"/>
        <w:bookmarkStart w:id="12209" w:name="_Toc10202970"/>
        <w:bookmarkStart w:id="12210" w:name="_Toc10207108"/>
        <w:bookmarkEnd w:id="12206"/>
        <w:bookmarkEnd w:id="12208"/>
        <w:bookmarkEnd w:id="12209"/>
        <w:bookmarkEnd w:id="12210"/>
      </w:del>
    </w:p>
    <w:p w14:paraId="4C62EDF7" w14:textId="7AC20EB6" w:rsidR="00564C22" w:rsidDel="00B33063" w:rsidRDefault="001725A5" w:rsidP="00564C22">
      <w:pPr>
        <w:rPr>
          <w:del w:id="12211" w:author="Andreas Kuehne" w:date="2019-05-31T12:22:00Z"/>
        </w:rPr>
      </w:pPr>
      <w:del w:id="12212" w:author="Andreas Kuehne" w:date="2019-05-31T12:22:00Z">
        <w:r w:rsidRPr="003A06D0" w:rsidDel="00B33063">
          <w:delText xml:space="preserve">Applications MAY support SOAP 1.2 attachment feature </w:delText>
        </w:r>
        <w:r w:rsidRPr="003A06D0" w:rsidDel="00B33063">
          <w:rPr>
            <w:b/>
            <w:bCs/>
            <w:color w:val="000000" w:themeColor="text1"/>
            <w:lang w:val="en-GB"/>
          </w:rPr>
          <w:delText>[SOAPAtt]</w:delText>
        </w:r>
        <w:r w:rsidRPr="003A06D0" w:rsidDel="00B33063">
          <w:delText xml:space="preserve"> or other attachment specifications (e.g. </w:delText>
        </w:r>
        <w:r w:rsidRPr="003A06D0" w:rsidDel="00B33063">
          <w:rPr>
            <w:b/>
            <w:lang w:val="en-GB"/>
          </w:rPr>
          <w:delText>[SOAPMtom]</w:delText>
        </w:r>
        <w:r w:rsidRPr="003A06D0" w:rsidDel="00B33063">
          <w:delText>) to transmit documents.</w:delText>
        </w:r>
        <w:bookmarkStart w:id="12213" w:name="_Toc10198833"/>
        <w:bookmarkStart w:id="12214" w:name="_Toc10202971"/>
        <w:bookmarkStart w:id="12215" w:name="_Toc10207109"/>
        <w:bookmarkEnd w:id="12213"/>
        <w:bookmarkEnd w:id="12214"/>
        <w:bookmarkEnd w:id="12215"/>
      </w:del>
    </w:p>
    <w:p w14:paraId="0A4FF932" w14:textId="0BF405FD" w:rsidR="00564C22" w:rsidDel="00B33063" w:rsidRDefault="009B1AF1" w:rsidP="00564C22">
      <w:pPr>
        <w:rPr>
          <w:del w:id="12216" w:author="Andreas Kuehne" w:date="2019-05-31T12:22:00Z"/>
        </w:rPr>
      </w:pPr>
      <w:del w:id="12217" w:author="Andreas Kuehne" w:date="2019-05-31T12:22:00Z">
        <w:r w:rsidDel="00B33063">
          <w:delText>Below follows a list of the sub-components that constitute this component:</w:delText>
        </w:r>
        <w:bookmarkStart w:id="12218" w:name="_Toc10198834"/>
        <w:bookmarkStart w:id="12219" w:name="_Toc10202972"/>
        <w:bookmarkStart w:id="12220" w:name="_Toc10207110"/>
        <w:bookmarkEnd w:id="12218"/>
        <w:bookmarkEnd w:id="12219"/>
        <w:bookmarkEnd w:id="12220"/>
      </w:del>
    </w:p>
    <w:p w14:paraId="3917AC2F" w14:textId="7D5772A4" w:rsidR="00564C22" w:rsidDel="00B33063" w:rsidRDefault="009B1AF1" w:rsidP="00564C22">
      <w:pPr>
        <w:pStyle w:val="Member"/>
        <w:rPr>
          <w:del w:id="12221" w:author="Andreas Kuehne" w:date="2019-05-31T12:22:00Z"/>
        </w:rPr>
      </w:pPr>
      <w:del w:id="12222" w:author="Andreas Kuehne" w:date="2019-05-31T12:22:00Z">
        <w:r w:rsidDel="00B33063">
          <w:delText xml:space="preserve">The OPTIONAL </w:delText>
        </w:r>
        <w:r w:rsidRPr="35C1378D" w:rsidDel="00B33063">
          <w:rPr>
            <w:rStyle w:val="Datatype"/>
          </w:rPr>
          <w:delText>DigestInfo</w:delText>
        </w:r>
        <w:r w:rsidDel="00B33063">
          <w:delText xml:space="preserve"> element, if present, MAY occur zero or more times containing a sub-component. If present each instance MUST satisfy the requirements specified in this document in section </w:delText>
        </w:r>
        <w:r w:rsidDel="00B33063">
          <w:fldChar w:fldCharType="begin"/>
        </w:r>
        <w:r w:rsidDel="00B33063">
          <w:delInstrText xml:space="preserve"> REF _RefComp96A5B17F \r \h </w:delInstrText>
        </w:r>
        <w:r w:rsidDel="00B33063">
          <w:fldChar w:fldCharType="separate"/>
        </w:r>
        <w:r w:rsidDel="00B33063">
          <w:rPr>
            <w:rStyle w:val="Datatype"/>
            <w:rFonts w:eastAsia="Courier New" w:cs="Courier New"/>
          </w:rPr>
          <w:delText>DigestInfo</w:delText>
        </w:r>
        <w:r w:rsidDel="00B33063">
          <w:fldChar w:fldCharType="end"/>
        </w:r>
        <w:r w:rsidDel="00B33063">
          <w:delText xml:space="preserve">. </w:delText>
        </w:r>
        <w:r w:rsidRPr="003A06D0" w:rsidDel="00B33063">
          <w:delText xml:space="preserve">An element of this type can be used to ensure the integrity of the attachment data. If these elements are supplied the server SHOULD compute a message digest using the algorithm given in </w:delText>
        </w:r>
        <w:r w:rsidRPr="003A06D0" w:rsidDel="00B33063">
          <w:rPr>
            <w:rStyle w:val="Datatype"/>
            <w:lang w:val="en-GB"/>
          </w:rPr>
          <w:delText>DigestMethod</w:delText>
        </w:r>
        <w:r w:rsidRPr="003A06D0" w:rsidDel="00B33063">
          <w:delText xml:space="preserve"> over the binary data in the octet stream and compare it against the supplied </w:delText>
        </w:r>
        <w:r w:rsidRPr="003A06D0" w:rsidDel="00B33063">
          <w:rPr>
            <w:rStyle w:val="Datatype"/>
            <w:lang w:val="en-GB"/>
          </w:rPr>
          <w:delText>DigestValue</w:delText>
        </w:r>
        <w:r w:rsidRPr="003A06D0" w:rsidDel="00B33063">
          <w:delText>. If the comparison fails</w:delText>
        </w:r>
        <w:r w:rsidR="009A4727" w:rsidDel="00B33063">
          <w:delText>,</w:delText>
        </w:r>
        <w:r w:rsidRPr="003A06D0" w:rsidDel="00B33063">
          <w:delText xml:space="preserve"> then a </w:delText>
        </w:r>
        <w:r w:rsidRPr="003A06D0" w:rsidDel="00B33063">
          <w:rPr>
            <w:rStyle w:val="Datatype"/>
            <w:lang w:val="en-GB"/>
          </w:rPr>
          <w:delText>RequesterError</w:delText>
        </w:r>
        <w:r w:rsidRPr="003A06D0" w:rsidDel="00B33063">
          <w:delText xml:space="preserve"> qualified by a </w:delText>
        </w:r>
        <w:r w:rsidRPr="003A06D0" w:rsidDel="00B33063">
          <w:rPr>
            <w:rStyle w:val="Datatype"/>
            <w:lang w:val="en-GB"/>
          </w:rPr>
          <w:delText>GeneralError</w:delText>
        </w:r>
        <w:r w:rsidRPr="003A06D0" w:rsidDel="00B33063">
          <w:delText xml:space="preserve"> and an appropriate message containing the </w:delText>
        </w:r>
        <w:r w:rsidRPr="003A06D0" w:rsidDel="00B33063">
          <w:rPr>
            <w:rStyle w:val="Datatype"/>
            <w:lang w:val="en-GB"/>
          </w:rPr>
          <w:delText>AttRefURI</w:delText>
        </w:r>
        <w:r w:rsidRPr="003A06D0" w:rsidDel="00B33063">
          <w:delText xml:space="preserve"> is returned.</w:delText>
        </w:r>
        <w:bookmarkStart w:id="12223" w:name="_Toc10198835"/>
        <w:bookmarkStart w:id="12224" w:name="_Toc10202973"/>
        <w:bookmarkStart w:id="12225" w:name="_Toc10207111"/>
        <w:bookmarkEnd w:id="12223"/>
        <w:bookmarkEnd w:id="12224"/>
        <w:bookmarkEnd w:id="12225"/>
      </w:del>
    </w:p>
    <w:p w14:paraId="5C3569AE" w14:textId="63117D70" w:rsidR="00564C22" w:rsidDel="00B33063" w:rsidRDefault="009B1AF1" w:rsidP="00564C22">
      <w:pPr>
        <w:pStyle w:val="Member"/>
        <w:rPr>
          <w:del w:id="12226" w:author="Andreas Kuehne" w:date="2019-05-31T12:22:00Z"/>
        </w:rPr>
      </w:pPr>
      <w:del w:id="12227" w:author="Andreas Kuehne" w:date="2019-05-31T12:22:00Z">
        <w:r w:rsidDel="00B33063">
          <w:delText xml:space="preserve">The </w:delText>
        </w:r>
        <w:r w:rsidRPr="35C1378D" w:rsidDel="00B33063">
          <w:rPr>
            <w:rStyle w:val="Datatype"/>
          </w:rPr>
          <w:delText>AttRefURI</w:delText>
        </w:r>
        <w:r w:rsidDel="00B33063">
          <w:delText xml:space="preserve"> element MUST contain one instance of a URI. </w:delText>
        </w:r>
        <w:r w:rsidRPr="003A06D0" w:rsidDel="00B33063">
          <w:delText xml:space="preserve">SOAP 1.2 attachment feature [SOAPAtt] states that any secondary part ("attachment") can be referenced by a URI of any URI scheme. </w:delText>
        </w:r>
        <w:r w:rsidRPr="003A06D0" w:rsidDel="00B33063">
          <w:rPr>
            <w:rStyle w:val="Datatype"/>
            <w:lang w:val="en-GB"/>
          </w:rPr>
          <w:delText>AttRefURI</w:delText>
        </w:r>
        <w:r w:rsidRPr="003A06D0" w:rsidDel="00B33063">
          <w:delText xml:space="preserve"> refers to such a secondary part ("attachment") and MUST resolve within the compound SOAP message. The default encapsulation mechanism is MIME as specified in the WS-I Attachments Profile [WS-I-Att] (cf. swaRef, http://www.ws-i.org/Profiles/AttachmentsProfile-1.0.html#Referencing_Attachments_from_the_SOAP_Envelope).</w:delText>
        </w:r>
        <w:bookmarkStart w:id="12228" w:name="_Toc10198836"/>
        <w:bookmarkStart w:id="12229" w:name="_Toc10202974"/>
        <w:bookmarkStart w:id="12230" w:name="_Toc10207112"/>
        <w:bookmarkEnd w:id="12228"/>
        <w:bookmarkEnd w:id="12229"/>
        <w:bookmarkEnd w:id="12230"/>
      </w:del>
    </w:p>
    <w:p w14:paraId="0824138D" w14:textId="502309A5" w:rsidR="00564C22" w:rsidDel="00B33063" w:rsidRDefault="009B1AF1" w:rsidP="00564C22">
      <w:pPr>
        <w:pStyle w:val="berschrift4"/>
        <w:rPr>
          <w:del w:id="12231" w:author="Andreas Kuehne" w:date="2019-05-31T12:22:00Z"/>
        </w:rPr>
      </w:pPr>
      <w:del w:id="12232" w:author="Andreas Kuehne" w:date="2019-05-31T12:22:00Z">
        <w:r w:rsidDel="00B33063">
          <w:delText>AttachmentReference – JSON Syntax</w:delText>
        </w:r>
        <w:bookmarkStart w:id="12233" w:name="_Toc10198837"/>
        <w:bookmarkStart w:id="12234" w:name="_Toc10202975"/>
        <w:bookmarkStart w:id="12235" w:name="_Toc10207113"/>
        <w:bookmarkEnd w:id="12233"/>
        <w:bookmarkEnd w:id="12234"/>
        <w:bookmarkEnd w:id="12235"/>
      </w:del>
    </w:p>
    <w:p w14:paraId="6B0ECBCE" w14:textId="50789740" w:rsidR="00564C22" w:rsidRPr="0248A3D1" w:rsidDel="00B33063" w:rsidRDefault="009B1AF1" w:rsidP="00564C22">
      <w:pPr>
        <w:rPr>
          <w:del w:id="12236" w:author="Andreas Kuehne" w:date="2019-05-31T12:22:00Z"/>
        </w:rPr>
      </w:pPr>
      <w:del w:id="12237"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AttachmentReferenceType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AttachmentReference</w:delText>
        </w:r>
        <w:r w:rsidDel="00B33063">
          <w:delText xml:space="preserve"> component.</w:delText>
        </w:r>
        <w:bookmarkStart w:id="12238" w:name="_Toc10198838"/>
        <w:bookmarkStart w:id="12239" w:name="_Toc10202976"/>
        <w:bookmarkStart w:id="12240" w:name="_Toc10207114"/>
        <w:bookmarkEnd w:id="12238"/>
        <w:bookmarkEnd w:id="12239"/>
        <w:bookmarkEnd w:id="12240"/>
      </w:del>
    </w:p>
    <w:p w14:paraId="31AD97E5" w14:textId="433427F0" w:rsidR="00564C22" w:rsidRPr="C2430093" w:rsidDel="00B33063" w:rsidRDefault="009B1AF1" w:rsidP="00564C22">
      <w:pPr>
        <w:spacing w:line="259" w:lineRule="auto"/>
        <w:rPr>
          <w:del w:id="12241" w:author="Andreas Kuehne" w:date="2019-05-31T12:22:00Z"/>
          <w:rFonts w:eastAsia="Arial" w:cs="Arial"/>
          <w:sz w:val="22"/>
          <w:szCs w:val="22"/>
        </w:rPr>
      </w:pPr>
      <w:del w:id="12242"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AttachmentReference</w:delText>
        </w:r>
        <w:r w:rsidRPr="002062A5" w:rsidDel="00B33063">
          <w:rPr>
            <w:rFonts w:eastAsia="Arial" w:cs="Arial"/>
            <w:sz w:val="22"/>
            <w:szCs w:val="22"/>
          </w:rPr>
          <w:delText xml:space="preserve"> using JSON-specific names mapped as shown in the table below.</w:delText>
        </w:r>
        <w:bookmarkStart w:id="12243" w:name="_Toc10198839"/>
        <w:bookmarkStart w:id="12244" w:name="_Toc10202977"/>
        <w:bookmarkStart w:id="12245" w:name="_Toc10207115"/>
        <w:bookmarkEnd w:id="12243"/>
        <w:bookmarkEnd w:id="12244"/>
        <w:bookmarkEnd w:id="12245"/>
      </w:del>
    </w:p>
    <w:tbl>
      <w:tblPr>
        <w:tblStyle w:val="Gitternetztabelle1hell1"/>
        <w:tblW w:w="0" w:type="auto"/>
        <w:tblLook w:val="04A0" w:firstRow="1" w:lastRow="0" w:firstColumn="1" w:lastColumn="0" w:noHBand="0" w:noVBand="1"/>
      </w:tblPr>
      <w:tblGrid>
        <w:gridCol w:w="4675"/>
        <w:gridCol w:w="4675"/>
      </w:tblGrid>
      <w:tr w:rsidR="00564C22" w:rsidDel="00B33063" w14:paraId="0C1BDB10" w14:textId="4C340E00" w:rsidTr="00564C22">
        <w:trPr>
          <w:cnfStyle w:val="100000000000" w:firstRow="1" w:lastRow="0" w:firstColumn="0" w:lastColumn="0" w:oddVBand="0" w:evenVBand="0" w:oddHBand="0" w:evenHBand="0" w:firstRowFirstColumn="0" w:firstRowLastColumn="0" w:lastRowFirstColumn="0" w:lastRowLastColumn="0"/>
          <w:del w:id="1224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BA901FB" w14:textId="1A4DE182" w:rsidR="00564C22" w:rsidDel="00B33063" w:rsidRDefault="009B1AF1" w:rsidP="00564C22">
            <w:pPr>
              <w:pStyle w:val="Beschriftung"/>
              <w:rPr>
                <w:del w:id="12247" w:author="Andreas Kuehne" w:date="2019-05-31T12:22:00Z"/>
              </w:rPr>
            </w:pPr>
            <w:del w:id="12248" w:author="Andreas Kuehne" w:date="2019-05-31T12:22:00Z">
              <w:r w:rsidDel="00B33063">
                <w:delText>Element</w:delText>
              </w:r>
              <w:bookmarkStart w:id="12249" w:name="_Toc10198840"/>
              <w:bookmarkStart w:id="12250" w:name="_Toc10202978"/>
              <w:bookmarkStart w:id="12251" w:name="_Toc10207116"/>
              <w:bookmarkEnd w:id="12249"/>
              <w:bookmarkEnd w:id="12250"/>
              <w:bookmarkEnd w:id="12251"/>
            </w:del>
          </w:p>
        </w:tc>
        <w:tc>
          <w:tcPr>
            <w:tcW w:w="4675" w:type="dxa"/>
          </w:tcPr>
          <w:p w14:paraId="4DBDF990" w14:textId="420EC8A4"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2252" w:author="Andreas Kuehne" w:date="2019-05-31T12:22:00Z"/>
              </w:rPr>
            </w:pPr>
            <w:del w:id="12253" w:author="Andreas Kuehne" w:date="2019-05-31T12:22:00Z">
              <w:r w:rsidDel="00B33063">
                <w:delText>Implementing JSON member name</w:delText>
              </w:r>
              <w:bookmarkStart w:id="12254" w:name="_Toc10198841"/>
              <w:bookmarkStart w:id="12255" w:name="_Toc10202979"/>
              <w:bookmarkStart w:id="12256" w:name="_Toc10207117"/>
              <w:bookmarkEnd w:id="12254"/>
              <w:bookmarkEnd w:id="12255"/>
              <w:bookmarkEnd w:id="12256"/>
            </w:del>
          </w:p>
        </w:tc>
        <w:bookmarkStart w:id="12257" w:name="_Toc10198842"/>
        <w:bookmarkStart w:id="12258" w:name="_Toc10202980"/>
        <w:bookmarkStart w:id="12259" w:name="_Toc10207118"/>
        <w:bookmarkEnd w:id="12257"/>
        <w:bookmarkEnd w:id="12258"/>
        <w:bookmarkEnd w:id="12259"/>
      </w:tr>
      <w:tr w:rsidR="00564C22" w:rsidDel="00B33063" w14:paraId="05224D78" w14:textId="637C7D53" w:rsidTr="00564C22">
        <w:trPr>
          <w:del w:id="1226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3AFAECF" w14:textId="0B2369B7" w:rsidR="00564C22" w:rsidRPr="002062A5" w:rsidDel="00B33063" w:rsidRDefault="009B1AF1" w:rsidP="00564C22">
            <w:pPr>
              <w:pStyle w:val="Beschriftung"/>
              <w:rPr>
                <w:del w:id="12261" w:author="Andreas Kuehne" w:date="2019-05-31T12:22:00Z"/>
                <w:rStyle w:val="Datatype"/>
                <w:b w:val="0"/>
                <w:bCs w:val="0"/>
              </w:rPr>
            </w:pPr>
            <w:del w:id="12262" w:author="Andreas Kuehne" w:date="2019-05-31T12:22:00Z">
              <w:r w:rsidRPr="002062A5" w:rsidDel="00B33063">
                <w:rPr>
                  <w:rStyle w:val="Datatype"/>
                </w:rPr>
                <w:delText>DigestInfo</w:delText>
              </w:r>
              <w:bookmarkStart w:id="12263" w:name="_Toc10198843"/>
              <w:bookmarkStart w:id="12264" w:name="_Toc10202981"/>
              <w:bookmarkStart w:id="12265" w:name="_Toc10207119"/>
              <w:bookmarkEnd w:id="12263"/>
              <w:bookmarkEnd w:id="12264"/>
              <w:bookmarkEnd w:id="12265"/>
            </w:del>
          </w:p>
        </w:tc>
        <w:tc>
          <w:tcPr>
            <w:tcW w:w="4675" w:type="dxa"/>
          </w:tcPr>
          <w:p w14:paraId="25D2054E" w14:textId="26248E86"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2266" w:author="Andreas Kuehne" w:date="2019-05-31T12:22:00Z"/>
                <w:rStyle w:val="Datatype"/>
              </w:rPr>
            </w:pPr>
            <w:del w:id="12267" w:author="Andreas Kuehne" w:date="2019-05-31T12:22:00Z">
              <w:r w:rsidRPr="002062A5" w:rsidDel="00B33063">
                <w:rPr>
                  <w:rStyle w:val="Datatype"/>
                </w:rPr>
                <w:delText>di</w:delText>
              </w:r>
              <w:bookmarkStart w:id="12268" w:name="_Toc10198844"/>
              <w:bookmarkStart w:id="12269" w:name="_Toc10202982"/>
              <w:bookmarkStart w:id="12270" w:name="_Toc10207120"/>
              <w:bookmarkEnd w:id="12268"/>
              <w:bookmarkEnd w:id="12269"/>
              <w:bookmarkEnd w:id="12270"/>
            </w:del>
          </w:p>
        </w:tc>
        <w:bookmarkStart w:id="12271" w:name="_Toc10198845"/>
        <w:bookmarkStart w:id="12272" w:name="_Toc10202983"/>
        <w:bookmarkStart w:id="12273" w:name="_Toc10207121"/>
        <w:bookmarkEnd w:id="12271"/>
        <w:bookmarkEnd w:id="12272"/>
        <w:bookmarkEnd w:id="12273"/>
      </w:tr>
      <w:tr w:rsidR="00564C22" w:rsidDel="00B33063" w14:paraId="2D9DD660" w14:textId="1A01391E" w:rsidTr="00564C22">
        <w:trPr>
          <w:del w:id="1227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00296B0" w14:textId="7E4214CB" w:rsidR="00564C22" w:rsidRPr="002062A5" w:rsidDel="00B33063" w:rsidRDefault="009B1AF1" w:rsidP="00564C22">
            <w:pPr>
              <w:pStyle w:val="Beschriftung"/>
              <w:rPr>
                <w:del w:id="12275" w:author="Andreas Kuehne" w:date="2019-05-31T12:22:00Z"/>
                <w:rStyle w:val="Datatype"/>
                <w:b w:val="0"/>
                <w:bCs w:val="0"/>
              </w:rPr>
            </w:pPr>
            <w:del w:id="12276" w:author="Andreas Kuehne" w:date="2019-05-31T12:22:00Z">
              <w:r w:rsidRPr="002062A5" w:rsidDel="00B33063">
                <w:rPr>
                  <w:rStyle w:val="Datatype"/>
                </w:rPr>
                <w:delText>AttRefURI</w:delText>
              </w:r>
              <w:bookmarkStart w:id="12277" w:name="_Toc10198846"/>
              <w:bookmarkStart w:id="12278" w:name="_Toc10202984"/>
              <w:bookmarkStart w:id="12279" w:name="_Toc10207122"/>
              <w:bookmarkEnd w:id="12277"/>
              <w:bookmarkEnd w:id="12278"/>
              <w:bookmarkEnd w:id="12279"/>
            </w:del>
          </w:p>
        </w:tc>
        <w:tc>
          <w:tcPr>
            <w:tcW w:w="4675" w:type="dxa"/>
          </w:tcPr>
          <w:p w14:paraId="4E5BAA37" w14:textId="411D3EDB"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2280" w:author="Andreas Kuehne" w:date="2019-05-31T12:22:00Z"/>
                <w:rStyle w:val="Datatype"/>
              </w:rPr>
            </w:pPr>
            <w:del w:id="12281" w:author="Andreas Kuehne" w:date="2019-05-31T12:22:00Z">
              <w:r w:rsidRPr="002062A5" w:rsidDel="00B33063">
                <w:rPr>
                  <w:rStyle w:val="Datatype"/>
                </w:rPr>
                <w:delText>attURI</w:delText>
              </w:r>
              <w:bookmarkStart w:id="12282" w:name="_Toc10198847"/>
              <w:bookmarkStart w:id="12283" w:name="_Toc10202985"/>
              <w:bookmarkStart w:id="12284" w:name="_Toc10207123"/>
              <w:bookmarkEnd w:id="12282"/>
              <w:bookmarkEnd w:id="12283"/>
              <w:bookmarkEnd w:id="12284"/>
            </w:del>
          </w:p>
        </w:tc>
        <w:bookmarkStart w:id="12285" w:name="_Toc10198848"/>
        <w:bookmarkStart w:id="12286" w:name="_Toc10202986"/>
        <w:bookmarkStart w:id="12287" w:name="_Toc10207124"/>
        <w:bookmarkEnd w:id="12285"/>
        <w:bookmarkEnd w:id="12286"/>
        <w:bookmarkEnd w:id="12287"/>
      </w:tr>
    </w:tbl>
    <w:p w14:paraId="1B35E4EA" w14:textId="372A56E1" w:rsidR="00564C22" w:rsidRPr="0202B381" w:rsidDel="00B33063" w:rsidRDefault="009B1AF1" w:rsidP="00564C22">
      <w:pPr>
        <w:rPr>
          <w:del w:id="12288" w:author="Andreas Kuehne" w:date="2019-05-31T12:22:00Z"/>
        </w:rPr>
      </w:pPr>
      <w:del w:id="12289"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AttachmentReferenceType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2290" w:name="_Toc10198849"/>
        <w:bookmarkStart w:id="12291" w:name="_Toc10202987"/>
        <w:bookmarkStart w:id="12292" w:name="_Toc10207125"/>
        <w:bookmarkEnd w:id="12290"/>
        <w:bookmarkEnd w:id="12291"/>
        <w:bookmarkEnd w:id="12292"/>
      </w:del>
    </w:p>
    <w:p w14:paraId="7D9B95C8" w14:textId="11F1760A" w:rsidR="00564C22" w:rsidDel="00B33063" w:rsidRDefault="009B1AF1" w:rsidP="00564C22">
      <w:pPr>
        <w:pStyle w:val="Code"/>
        <w:spacing w:line="259" w:lineRule="auto"/>
        <w:rPr>
          <w:del w:id="12293" w:author="Andreas Kuehne" w:date="2019-05-31T12:22:00Z"/>
        </w:rPr>
      </w:pPr>
      <w:del w:id="12294" w:author="Andreas Kuehne" w:date="2019-05-31T12:22:00Z">
        <w:r w:rsidDel="00B33063">
          <w:rPr>
            <w:color w:val="31849B" w:themeColor="accent5" w:themeShade="BF"/>
          </w:rPr>
          <w:delText>"dsb-AttachmentReferenceType"</w:delText>
        </w:r>
        <w:r w:rsidDel="00B33063">
          <w:delText>: {</w:delText>
        </w:r>
        <w:bookmarkStart w:id="12295" w:name="_Toc10198850"/>
        <w:bookmarkStart w:id="12296" w:name="_Toc10202988"/>
        <w:bookmarkStart w:id="12297" w:name="_Toc10207126"/>
        <w:bookmarkEnd w:id="12295"/>
        <w:bookmarkEnd w:id="12296"/>
        <w:bookmarkEnd w:id="12297"/>
      </w:del>
    </w:p>
    <w:p w14:paraId="54CE2360" w14:textId="165BC353" w:rsidR="00564C22" w:rsidDel="00B33063" w:rsidRDefault="009B1AF1" w:rsidP="00564C22">
      <w:pPr>
        <w:pStyle w:val="Code"/>
        <w:spacing w:line="259" w:lineRule="auto"/>
        <w:rPr>
          <w:del w:id="12298" w:author="Andreas Kuehne" w:date="2019-05-31T12:22:00Z"/>
        </w:rPr>
      </w:pPr>
      <w:del w:id="12299"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2300" w:name="_Toc10198851"/>
        <w:bookmarkStart w:id="12301" w:name="_Toc10202989"/>
        <w:bookmarkStart w:id="12302" w:name="_Toc10207127"/>
        <w:bookmarkEnd w:id="12300"/>
        <w:bookmarkEnd w:id="12301"/>
        <w:bookmarkEnd w:id="12302"/>
      </w:del>
    </w:p>
    <w:p w14:paraId="032FEE53" w14:textId="0752DD41" w:rsidR="00564C22" w:rsidDel="00B33063" w:rsidRDefault="009B1AF1" w:rsidP="00564C22">
      <w:pPr>
        <w:pStyle w:val="Code"/>
        <w:spacing w:line="259" w:lineRule="auto"/>
        <w:rPr>
          <w:del w:id="12303" w:author="Andreas Kuehne" w:date="2019-05-31T12:22:00Z"/>
        </w:rPr>
      </w:pPr>
      <w:del w:id="12304" w:author="Andreas Kuehne" w:date="2019-05-31T12:22:00Z">
        <w:r w:rsidDel="00B33063">
          <w:rPr>
            <w:color w:val="31849B" w:themeColor="accent5" w:themeShade="BF"/>
          </w:rPr>
          <w:delText xml:space="preserve">  "properties"</w:delText>
        </w:r>
        <w:r w:rsidDel="00B33063">
          <w:delText>: {</w:delText>
        </w:r>
        <w:bookmarkStart w:id="12305" w:name="_Toc10198852"/>
        <w:bookmarkStart w:id="12306" w:name="_Toc10202990"/>
        <w:bookmarkStart w:id="12307" w:name="_Toc10207128"/>
        <w:bookmarkEnd w:id="12305"/>
        <w:bookmarkEnd w:id="12306"/>
        <w:bookmarkEnd w:id="12307"/>
      </w:del>
    </w:p>
    <w:p w14:paraId="60D68E76" w14:textId="61C8596F" w:rsidR="00564C22" w:rsidDel="00B33063" w:rsidRDefault="009B1AF1" w:rsidP="00564C22">
      <w:pPr>
        <w:pStyle w:val="Code"/>
        <w:spacing w:line="259" w:lineRule="auto"/>
        <w:rPr>
          <w:del w:id="12308" w:author="Andreas Kuehne" w:date="2019-05-31T12:22:00Z"/>
        </w:rPr>
      </w:pPr>
      <w:del w:id="12309" w:author="Andreas Kuehne" w:date="2019-05-31T12:22:00Z">
        <w:r w:rsidDel="00B33063">
          <w:rPr>
            <w:color w:val="31849B" w:themeColor="accent5" w:themeShade="BF"/>
          </w:rPr>
          <w:delText xml:space="preserve">    "di"</w:delText>
        </w:r>
        <w:r w:rsidDel="00B33063">
          <w:delText>: {</w:delText>
        </w:r>
        <w:bookmarkStart w:id="12310" w:name="_Toc10198853"/>
        <w:bookmarkStart w:id="12311" w:name="_Toc10202991"/>
        <w:bookmarkStart w:id="12312" w:name="_Toc10207129"/>
        <w:bookmarkEnd w:id="12310"/>
        <w:bookmarkEnd w:id="12311"/>
        <w:bookmarkEnd w:id="12312"/>
      </w:del>
    </w:p>
    <w:p w14:paraId="22243A6F" w14:textId="75A0F377" w:rsidR="00564C22" w:rsidDel="00B33063" w:rsidRDefault="009B1AF1" w:rsidP="00564C22">
      <w:pPr>
        <w:pStyle w:val="Code"/>
        <w:spacing w:line="259" w:lineRule="auto"/>
        <w:rPr>
          <w:del w:id="12313" w:author="Andreas Kuehne" w:date="2019-05-31T12:22:00Z"/>
        </w:rPr>
      </w:pPr>
      <w:del w:id="12314"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2315" w:name="_Toc10198854"/>
        <w:bookmarkStart w:id="12316" w:name="_Toc10202992"/>
        <w:bookmarkStart w:id="12317" w:name="_Toc10207130"/>
        <w:bookmarkEnd w:id="12315"/>
        <w:bookmarkEnd w:id="12316"/>
        <w:bookmarkEnd w:id="12317"/>
      </w:del>
    </w:p>
    <w:p w14:paraId="62E27E94" w14:textId="6144E7B1" w:rsidR="00564C22" w:rsidDel="00B33063" w:rsidRDefault="009B1AF1" w:rsidP="00564C22">
      <w:pPr>
        <w:pStyle w:val="Code"/>
        <w:spacing w:line="259" w:lineRule="auto"/>
        <w:rPr>
          <w:del w:id="12318" w:author="Andreas Kuehne" w:date="2019-05-31T12:22:00Z"/>
        </w:rPr>
      </w:pPr>
      <w:del w:id="12319" w:author="Andreas Kuehne" w:date="2019-05-31T12:22:00Z">
        <w:r w:rsidDel="00B33063">
          <w:rPr>
            <w:color w:val="31849B" w:themeColor="accent5" w:themeShade="BF"/>
          </w:rPr>
          <w:delText xml:space="preserve">      "items"</w:delText>
        </w:r>
        <w:r w:rsidDel="00B33063">
          <w:delText>: {</w:delText>
        </w:r>
        <w:bookmarkStart w:id="12320" w:name="_Toc10198855"/>
        <w:bookmarkStart w:id="12321" w:name="_Toc10202993"/>
        <w:bookmarkStart w:id="12322" w:name="_Toc10207131"/>
        <w:bookmarkEnd w:id="12320"/>
        <w:bookmarkEnd w:id="12321"/>
        <w:bookmarkEnd w:id="12322"/>
      </w:del>
    </w:p>
    <w:p w14:paraId="261ECDD5" w14:textId="7FA2D1B7" w:rsidR="00564C22" w:rsidDel="00B33063" w:rsidRDefault="009B1AF1" w:rsidP="00564C22">
      <w:pPr>
        <w:pStyle w:val="Code"/>
        <w:spacing w:line="259" w:lineRule="auto"/>
        <w:rPr>
          <w:del w:id="12323" w:author="Andreas Kuehne" w:date="2019-05-31T12:22:00Z"/>
        </w:rPr>
      </w:pPr>
      <w:del w:id="12324"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"#/definitions/dsb-DigestInfoType"</w:delText>
        </w:r>
        <w:bookmarkStart w:id="12325" w:name="_Toc10198856"/>
        <w:bookmarkStart w:id="12326" w:name="_Toc10202994"/>
        <w:bookmarkStart w:id="12327" w:name="_Toc10207132"/>
        <w:bookmarkEnd w:id="12325"/>
        <w:bookmarkEnd w:id="12326"/>
        <w:bookmarkEnd w:id="12327"/>
      </w:del>
    </w:p>
    <w:p w14:paraId="06CB2499" w14:textId="5238295F" w:rsidR="00564C22" w:rsidDel="00B33063" w:rsidRDefault="009B1AF1" w:rsidP="00564C22">
      <w:pPr>
        <w:pStyle w:val="Code"/>
        <w:spacing w:line="259" w:lineRule="auto"/>
        <w:rPr>
          <w:del w:id="12328" w:author="Andreas Kuehne" w:date="2019-05-31T12:22:00Z"/>
        </w:rPr>
      </w:pPr>
      <w:del w:id="12329" w:author="Andreas Kuehne" w:date="2019-05-31T12:22:00Z">
        <w:r w:rsidDel="00B33063">
          <w:delText xml:space="preserve">      }</w:delText>
        </w:r>
        <w:bookmarkStart w:id="12330" w:name="_Toc10198857"/>
        <w:bookmarkStart w:id="12331" w:name="_Toc10202995"/>
        <w:bookmarkStart w:id="12332" w:name="_Toc10207133"/>
        <w:bookmarkEnd w:id="12330"/>
        <w:bookmarkEnd w:id="12331"/>
        <w:bookmarkEnd w:id="12332"/>
      </w:del>
    </w:p>
    <w:p w14:paraId="3A47A83F" w14:textId="18892FB8" w:rsidR="00564C22" w:rsidDel="00B33063" w:rsidRDefault="009B1AF1" w:rsidP="00564C22">
      <w:pPr>
        <w:pStyle w:val="Code"/>
        <w:spacing w:line="259" w:lineRule="auto"/>
        <w:rPr>
          <w:del w:id="12333" w:author="Andreas Kuehne" w:date="2019-05-31T12:22:00Z"/>
        </w:rPr>
      </w:pPr>
      <w:del w:id="12334" w:author="Andreas Kuehne" w:date="2019-05-31T12:22:00Z">
        <w:r w:rsidDel="00B33063">
          <w:delText xml:space="preserve">    },</w:delText>
        </w:r>
        <w:bookmarkStart w:id="12335" w:name="_Toc10198858"/>
        <w:bookmarkStart w:id="12336" w:name="_Toc10202996"/>
        <w:bookmarkStart w:id="12337" w:name="_Toc10207134"/>
        <w:bookmarkEnd w:id="12335"/>
        <w:bookmarkEnd w:id="12336"/>
        <w:bookmarkEnd w:id="12337"/>
      </w:del>
    </w:p>
    <w:p w14:paraId="6A0E483C" w14:textId="6D92B26D" w:rsidR="00564C22" w:rsidDel="00B33063" w:rsidRDefault="009B1AF1" w:rsidP="00564C22">
      <w:pPr>
        <w:pStyle w:val="Code"/>
        <w:spacing w:line="259" w:lineRule="auto"/>
        <w:rPr>
          <w:del w:id="12338" w:author="Andreas Kuehne" w:date="2019-05-31T12:22:00Z"/>
        </w:rPr>
      </w:pPr>
      <w:del w:id="12339" w:author="Andreas Kuehne" w:date="2019-05-31T12:22:00Z">
        <w:r w:rsidDel="00B33063">
          <w:rPr>
            <w:color w:val="31849B" w:themeColor="accent5" w:themeShade="BF"/>
          </w:rPr>
          <w:delText xml:space="preserve">    "attURI"</w:delText>
        </w:r>
        <w:r w:rsidDel="00B33063">
          <w:delText>: {</w:delText>
        </w:r>
        <w:bookmarkStart w:id="12340" w:name="_Toc10198859"/>
        <w:bookmarkStart w:id="12341" w:name="_Toc10202997"/>
        <w:bookmarkStart w:id="12342" w:name="_Toc10207135"/>
        <w:bookmarkEnd w:id="12340"/>
        <w:bookmarkEnd w:id="12341"/>
        <w:bookmarkEnd w:id="12342"/>
      </w:del>
    </w:p>
    <w:p w14:paraId="40F60D59" w14:textId="075D10B4" w:rsidR="00564C22" w:rsidDel="00B33063" w:rsidRDefault="009B1AF1" w:rsidP="00564C22">
      <w:pPr>
        <w:pStyle w:val="Code"/>
        <w:spacing w:line="259" w:lineRule="auto"/>
        <w:rPr>
          <w:del w:id="12343" w:author="Andreas Kuehne" w:date="2019-05-31T12:22:00Z"/>
        </w:rPr>
      </w:pPr>
      <w:del w:id="12344"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2345" w:name="_Toc10198860"/>
        <w:bookmarkStart w:id="12346" w:name="_Toc10202998"/>
        <w:bookmarkStart w:id="12347" w:name="_Toc10207136"/>
        <w:bookmarkEnd w:id="12345"/>
        <w:bookmarkEnd w:id="12346"/>
        <w:bookmarkEnd w:id="12347"/>
      </w:del>
    </w:p>
    <w:p w14:paraId="3A6AEA39" w14:textId="49FB3712" w:rsidR="00564C22" w:rsidDel="00B33063" w:rsidRDefault="009B1AF1" w:rsidP="00564C22">
      <w:pPr>
        <w:pStyle w:val="Code"/>
        <w:spacing w:line="259" w:lineRule="auto"/>
        <w:rPr>
          <w:del w:id="12348" w:author="Andreas Kuehne" w:date="2019-05-31T12:22:00Z"/>
        </w:rPr>
      </w:pPr>
      <w:del w:id="12349" w:author="Andreas Kuehne" w:date="2019-05-31T12:22:00Z">
        <w:r w:rsidDel="00B33063">
          <w:delText xml:space="preserve">    }</w:delText>
        </w:r>
        <w:bookmarkStart w:id="12350" w:name="_Toc10198861"/>
        <w:bookmarkStart w:id="12351" w:name="_Toc10202999"/>
        <w:bookmarkStart w:id="12352" w:name="_Toc10207137"/>
        <w:bookmarkEnd w:id="12350"/>
        <w:bookmarkEnd w:id="12351"/>
        <w:bookmarkEnd w:id="12352"/>
      </w:del>
    </w:p>
    <w:p w14:paraId="32A84CD9" w14:textId="53545D93" w:rsidR="00564C22" w:rsidDel="00B33063" w:rsidRDefault="009B1AF1" w:rsidP="00564C22">
      <w:pPr>
        <w:pStyle w:val="Code"/>
        <w:spacing w:line="259" w:lineRule="auto"/>
        <w:rPr>
          <w:del w:id="12353" w:author="Andreas Kuehne" w:date="2019-05-31T12:22:00Z"/>
        </w:rPr>
      </w:pPr>
      <w:del w:id="12354" w:author="Andreas Kuehne" w:date="2019-05-31T12:22:00Z">
        <w:r w:rsidDel="00B33063">
          <w:delText xml:space="preserve">  },</w:delText>
        </w:r>
        <w:bookmarkStart w:id="12355" w:name="_Toc10198862"/>
        <w:bookmarkStart w:id="12356" w:name="_Toc10203000"/>
        <w:bookmarkStart w:id="12357" w:name="_Toc10207138"/>
        <w:bookmarkEnd w:id="12355"/>
        <w:bookmarkEnd w:id="12356"/>
        <w:bookmarkEnd w:id="12357"/>
      </w:del>
    </w:p>
    <w:p w14:paraId="7D98E6E3" w14:textId="488AB487" w:rsidR="00564C22" w:rsidDel="00B33063" w:rsidRDefault="009B1AF1" w:rsidP="00564C22">
      <w:pPr>
        <w:pStyle w:val="Code"/>
        <w:spacing w:line="259" w:lineRule="auto"/>
        <w:rPr>
          <w:del w:id="12358" w:author="Andreas Kuehne" w:date="2019-05-31T12:22:00Z"/>
        </w:rPr>
      </w:pPr>
      <w:del w:id="12359"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"attURI"</w:delText>
        </w:r>
        <w:r w:rsidDel="00B33063">
          <w:delText>]</w:delText>
        </w:r>
        <w:bookmarkStart w:id="12360" w:name="_Toc10198863"/>
        <w:bookmarkStart w:id="12361" w:name="_Toc10203001"/>
        <w:bookmarkStart w:id="12362" w:name="_Toc10207139"/>
        <w:bookmarkEnd w:id="12360"/>
        <w:bookmarkEnd w:id="12361"/>
        <w:bookmarkEnd w:id="12362"/>
      </w:del>
    </w:p>
    <w:p w14:paraId="6DDE8C4C" w14:textId="072CE552" w:rsidR="00564C22" w:rsidDel="00B33063" w:rsidRDefault="009B1AF1" w:rsidP="00564C22">
      <w:pPr>
        <w:pStyle w:val="Code"/>
        <w:spacing w:line="259" w:lineRule="auto"/>
        <w:rPr>
          <w:del w:id="12363" w:author="Andreas Kuehne" w:date="2019-05-31T12:22:00Z"/>
        </w:rPr>
      </w:pPr>
      <w:del w:id="12364" w:author="Andreas Kuehne" w:date="2019-05-31T12:22:00Z">
        <w:r w:rsidDel="00B33063">
          <w:delText>}</w:delText>
        </w:r>
        <w:bookmarkStart w:id="12365" w:name="_Toc10198864"/>
        <w:bookmarkStart w:id="12366" w:name="_Toc10203002"/>
        <w:bookmarkStart w:id="12367" w:name="_Toc10207140"/>
        <w:bookmarkEnd w:id="12365"/>
        <w:bookmarkEnd w:id="12366"/>
        <w:bookmarkEnd w:id="12367"/>
      </w:del>
    </w:p>
    <w:p w14:paraId="0DB926F0" w14:textId="60662C3D" w:rsidR="00564C22" w:rsidDel="00B33063" w:rsidRDefault="00564C22" w:rsidP="00564C22">
      <w:pPr>
        <w:rPr>
          <w:del w:id="12368" w:author="Andreas Kuehne" w:date="2019-05-31T12:22:00Z"/>
        </w:rPr>
      </w:pPr>
      <w:bookmarkStart w:id="12369" w:name="_Toc10198865"/>
      <w:bookmarkStart w:id="12370" w:name="_Toc10203003"/>
      <w:bookmarkStart w:id="12371" w:name="_Toc10207141"/>
      <w:bookmarkEnd w:id="12369"/>
      <w:bookmarkEnd w:id="12370"/>
      <w:bookmarkEnd w:id="12371"/>
    </w:p>
    <w:p w14:paraId="13178B40" w14:textId="2D85E938" w:rsidR="00564C22" w:rsidDel="00B33063" w:rsidRDefault="009B1AF1" w:rsidP="00564C22">
      <w:pPr>
        <w:pStyle w:val="berschrift4"/>
        <w:rPr>
          <w:del w:id="12372" w:author="Andreas Kuehne" w:date="2019-05-31T12:22:00Z"/>
        </w:rPr>
      </w:pPr>
      <w:del w:id="12373" w:author="Andreas Kuehne" w:date="2019-05-31T12:22:00Z">
        <w:r w:rsidDel="00B33063">
          <w:delText>AttachmentReference – XML Syntax</w:delText>
        </w:r>
        <w:bookmarkStart w:id="12374" w:name="_Toc10198866"/>
        <w:bookmarkStart w:id="12375" w:name="_Toc10203004"/>
        <w:bookmarkStart w:id="12376" w:name="_Toc10207142"/>
        <w:bookmarkEnd w:id="12374"/>
        <w:bookmarkEnd w:id="12375"/>
        <w:bookmarkEnd w:id="12376"/>
      </w:del>
    </w:p>
    <w:p w14:paraId="0945C35C" w14:textId="7738BB0A" w:rsidR="00564C22" w:rsidRPr="5404FA76" w:rsidDel="00B33063" w:rsidRDefault="009B1AF1" w:rsidP="00564C22">
      <w:pPr>
        <w:rPr>
          <w:del w:id="12377" w:author="Andreas Kuehne" w:date="2019-05-31T12:22:00Z"/>
        </w:rPr>
      </w:pPr>
      <w:del w:id="12378" w:author="Andreas Kuehne" w:date="2019-05-31T12:22:00Z">
        <w:r w:rsidRPr="0CCF9147" w:rsidDel="00B33063">
          <w:delText xml:space="preserve">The XML type </w:delText>
        </w:r>
        <w:r w:rsidRPr="002062A5" w:rsidDel="00B33063">
          <w:rPr>
            <w:rFonts w:ascii="Courier New" w:eastAsia="Courier New" w:hAnsi="Courier New" w:cs="Courier New"/>
          </w:rPr>
          <w:delText>AttachmentReferenceType</w:delText>
        </w:r>
        <w:r w:rsidRPr="0CCF9147" w:rsidDel="00B33063">
          <w:delText xml:space="preserve"> SHALL implement the requirements defined in the </w:delText>
        </w:r>
        <w:r w:rsidRPr="002062A5" w:rsidDel="00B33063">
          <w:rPr>
            <w:rFonts w:ascii="Courier New" w:eastAsia="Courier New" w:hAnsi="Courier New" w:cs="Courier New"/>
          </w:rPr>
          <w:delText>AttachmentReference</w:delText>
        </w:r>
        <w:r w:rsidDel="00B33063">
          <w:delText xml:space="preserve"> </w:delText>
        </w:r>
        <w:r w:rsidRPr="005A6FFD" w:rsidDel="00B33063">
          <w:delText>component.</w:delText>
        </w:r>
        <w:bookmarkStart w:id="12379" w:name="_Toc10198867"/>
        <w:bookmarkStart w:id="12380" w:name="_Toc10203005"/>
        <w:bookmarkStart w:id="12381" w:name="_Toc10207143"/>
        <w:bookmarkEnd w:id="12379"/>
        <w:bookmarkEnd w:id="12380"/>
        <w:bookmarkEnd w:id="12381"/>
      </w:del>
    </w:p>
    <w:p w14:paraId="5464613C" w14:textId="783F8E76" w:rsidR="00564C22" w:rsidDel="00B33063" w:rsidRDefault="009B1AF1" w:rsidP="00564C22">
      <w:pPr>
        <w:rPr>
          <w:del w:id="12382" w:author="Andreas Kuehne" w:date="2019-05-31T12:22:00Z"/>
        </w:rPr>
      </w:pPr>
      <w:del w:id="12383"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AttachmentReferenceType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"refDSBXSD" </w:delInstrText>
        </w:r>
        <w:r w:rsidR="00B33063" w:rsidDel="00B33063">
          <w:rPr>
            <w:rStyle w:val="Hyperlink"/>
          </w:rPr>
          <w:fldChar w:fldCharType="separate"/>
        </w:r>
        <w:r w:rsidRPr="006174B3" w:rsidDel="00B33063">
          <w:rPr>
            <w:rStyle w:val="Hyperlink"/>
          </w:rPr>
          <w:delText>DSBXSD</w:delText>
        </w:r>
        <w:r w:rsidR="00B33063" w:rsidDel="00B33063">
          <w:rPr>
            <w:rStyle w:val="Hyperlink"/>
          </w:rPr>
          <w:fldChar w:fldCharType="end"/>
        </w:r>
        <w:r w:rsidRPr="005A6FFD" w:rsidDel="00B33063">
          <w:rPr>
            <w:rFonts w:eastAsia="Arial"/>
          </w:rPr>
          <w:delText>], and is copied below for information.</w:delText>
        </w:r>
        <w:bookmarkStart w:id="12384" w:name="_Toc10198868"/>
        <w:bookmarkStart w:id="12385" w:name="_Toc10203006"/>
        <w:bookmarkStart w:id="12386" w:name="_Toc10207144"/>
        <w:bookmarkEnd w:id="12384"/>
        <w:bookmarkEnd w:id="12385"/>
        <w:bookmarkEnd w:id="12386"/>
      </w:del>
    </w:p>
    <w:p w14:paraId="29F31935" w14:textId="00149C68" w:rsidR="00564C22" w:rsidDel="00B33063" w:rsidRDefault="009B1AF1" w:rsidP="00564C22">
      <w:pPr>
        <w:pStyle w:val="Code"/>
        <w:rPr>
          <w:del w:id="12387" w:author="Andreas Kuehne" w:date="2019-05-31T12:22:00Z"/>
        </w:rPr>
      </w:pPr>
      <w:del w:id="12388"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AttachmentReferenceType</w:delText>
        </w:r>
        <w:r w:rsidDel="00B33063">
          <w:rPr>
            <w:color w:val="943634" w:themeColor="accent2" w:themeShade="BF"/>
          </w:rPr>
          <w:delText>"</w:delText>
        </w:r>
        <w:r w:rsidDel="00B33063">
          <w:rPr>
            <w:color w:val="31849B" w:themeColor="accent5" w:themeShade="BF"/>
          </w:rPr>
          <w:delText>&gt;</w:delText>
        </w:r>
        <w:bookmarkStart w:id="12389" w:name="_Toc10198869"/>
        <w:bookmarkStart w:id="12390" w:name="_Toc10203007"/>
        <w:bookmarkStart w:id="12391" w:name="_Toc10207145"/>
        <w:bookmarkEnd w:id="12389"/>
        <w:bookmarkEnd w:id="12390"/>
        <w:bookmarkEnd w:id="12391"/>
      </w:del>
    </w:p>
    <w:p w14:paraId="6E1ADAFF" w14:textId="54652170" w:rsidR="00564C22" w:rsidDel="00B33063" w:rsidRDefault="009B1AF1" w:rsidP="00564C22">
      <w:pPr>
        <w:pStyle w:val="Code"/>
        <w:rPr>
          <w:del w:id="12392" w:author="Andreas Kuehne" w:date="2019-05-31T12:22:00Z"/>
        </w:rPr>
      </w:pPr>
      <w:del w:id="12393" w:author="Andreas Kuehne" w:date="2019-05-31T12:22:00Z">
        <w:r w:rsidDel="00B33063">
          <w:rPr>
            <w:color w:val="31849B" w:themeColor="accent5" w:themeShade="BF"/>
          </w:rPr>
          <w:delText xml:space="preserve">  &lt;xs:sequence&gt;</w:delText>
        </w:r>
        <w:bookmarkStart w:id="12394" w:name="_Toc10198870"/>
        <w:bookmarkStart w:id="12395" w:name="_Toc10203008"/>
        <w:bookmarkStart w:id="12396" w:name="_Toc10207146"/>
        <w:bookmarkEnd w:id="12394"/>
        <w:bookmarkEnd w:id="12395"/>
        <w:bookmarkEnd w:id="12396"/>
      </w:del>
    </w:p>
    <w:p w14:paraId="17505330" w14:textId="0672339C" w:rsidR="00564C22" w:rsidDel="00B33063" w:rsidRDefault="009B1AF1" w:rsidP="00564C22">
      <w:pPr>
        <w:pStyle w:val="Code"/>
        <w:rPr>
          <w:del w:id="12397" w:author="Andreas Kuehne" w:date="2019-05-31T12:22:00Z"/>
        </w:rPr>
      </w:pPr>
      <w:del w:id="12398"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DigestInfo</w:delText>
        </w:r>
        <w:r w:rsidDel="00B33063">
          <w:rPr>
            <w:color w:val="943634" w:themeColor="accent2" w:themeShade="BF"/>
          </w:rPr>
          <w:delText>" type="</w:delText>
        </w:r>
        <w:r w:rsidDel="00B33063">
          <w:rPr>
            <w:color w:val="244061" w:themeColor="accent1" w:themeShade="80"/>
          </w:rPr>
          <w:delText>dsb:DigestInfoType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2399" w:name="_Toc10198871"/>
        <w:bookmarkStart w:id="12400" w:name="_Toc10203009"/>
        <w:bookmarkStart w:id="12401" w:name="_Toc10207147"/>
        <w:bookmarkEnd w:id="12399"/>
        <w:bookmarkEnd w:id="12400"/>
        <w:bookmarkEnd w:id="12401"/>
      </w:del>
    </w:p>
    <w:p w14:paraId="7F94174C" w14:textId="40F4F5C4" w:rsidR="00564C22" w:rsidDel="00B33063" w:rsidRDefault="009B1AF1" w:rsidP="00564C22">
      <w:pPr>
        <w:pStyle w:val="Code"/>
        <w:rPr>
          <w:del w:id="12402" w:author="Andreas Kuehne" w:date="2019-05-31T12:22:00Z"/>
        </w:rPr>
      </w:pPr>
      <w:del w:id="12403" w:author="Andreas Kuehne" w:date="2019-05-31T12:22:00Z">
        <w:r w:rsidDel="00B33063">
          <w:rPr>
            <w:color w:val="31849B" w:themeColor="accent5" w:themeShade="BF"/>
          </w:rPr>
          <w:delText xml:space="preserve">  &lt;/xs:sequence&gt;</w:delText>
        </w:r>
        <w:bookmarkStart w:id="12404" w:name="_Toc10198872"/>
        <w:bookmarkStart w:id="12405" w:name="_Toc10203010"/>
        <w:bookmarkStart w:id="12406" w:name="_Toc10207148"/>
        <w:bookmarkEnd w:id="12404"/>
        <w:bookmarkEnd w:id="12405"/>
        <w:bookmarkEnd w:id="12406"/>
      </w:del>
    </w:p>
    <w:p w14:paraId="6F4ECE05" w14:textId="692CB646" w:rsidR="00564C22" w:rsidDel="00B33063" w:rsidRDefault="009B1AF1" w:rsidP="00564C22">
      <w:pPr>
        <w:pStyle w:val="Code"/>
        <w:rPr>
          <w:del w:id="12407" w:author="Andreas Kuehne" w:date="2019-05-31T12:22:00Z"/>
        </w:rPr>
      </w:pPr>
      <w:del w:id="12408"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AttRefURI</w:delText>
        </w:r>
        <w:r w:rsidDel="00B33063">
          <w:rPr>
            <w:color w:val="943634" w:themeColor="accent2" w:themeShade="BF"/>
          </w:rPr>
          <w:delText>" type="</w:delText>
        </w:r>
        <w:r w:rsidDel="00B33063">
          <w:rPr>
            <w:color w:val="244061" w:themeColor="accent1" w:themeShade="80"/>
          </w:rPr>
          <w:delText>xs:anyURI</w:delText>
        </w:r>
        <w:r w:rsidDel="00B33063">
          <w:rPr>
            <w:color w:val="943634" w:themeColor="accent2" w:themeShade="BF"/>
          </w:rPr>
          <w:delText>" use="</w:delText>
        </w:r>
        <w:r w:rsidDel="00B33063">
          <w:rPr>
            <w:color w:val="244061" w:themeColor="accent1" w:themeShade="80"/>
          </w:rPr>
          <w:delText>required</w:delText>
        </w:r>
        <w:r w:rsidDel="00B33063">
          <w:rPr>
            <w:color w:val="943634" w:themeColor="accent2" w:themeShade="BF"/>
          </w:rPr>
          <w:delText>"</w:delText>
        </w:r>
        <w:r w:rsidDel="00B33063">
          <w:rPr>
            <w:color w:val="31849B" w:themeColor="accent5" w:themeShade="BF"/>
          </w:rPr>
          <w:delText>/&gt;</w:delText>
        </w:r>
        <w:bookmarkStart w:id="12409" w:name="_Toc10198873"/>
        <w:bookmarkStart w:id="12410" w:name="_Toc10203011"/>
        <w:bookmarkStart w:id="12411" w:name="_Toc10207149"/>
        <w:bookmarkEnd w:id="12409"/>
        <w:bookmarkEnd w:id="12410"/>
        <w:bookmarkEnd w:id="12411"/>
      </w:del>
    </w:p>
    <w:p w14:paraId="3D428922" w14:textId="4E6136C9" w:rsidR="00564C22" w:rsidDel="00B33063" w:rsidRDefault="009B1AF1" w:rsidP="00564C22">
      <w:pPr>
        <w:pStyle w:val="Code"/>
        <w:rPr>
          <w:del w:id="12412" w:author="Andreas Kuehne" w:date="2019-05-31T12:22:00Z"/>
        </w:rPr>
      </w:pPr>
      <w:del w:id="12413" w:author="Andreas Kuehne" w:date="2019-05-31T12:22:00Z">
        <w:r w:rsidDel="00B33063">
          <w:rPr>
            <w:color w:val="31849B" w:themeColor="accent5" w:themeShade="BF"/>
          </w:rPr>
          <w:delText>&lt;/xs:complexType&gt;</w:delText>
        </w:r>
        <w:bookmarkStart w:id="12414" w:name="_Toc10198874"/>
        <w:bookmarkStart w:id="12415" w:name="_Toc10203012"/>
        <w:bookmarkStart w:id="12416" w:name="_Toc10207150"/>
        <w:bookmarkEnd w:id="12414"/>
        <w:bookmarkEnd w:id="12415"/>
        <w:bookmarkEnd w:id="12416"/>
      </w:del>
    </w:p>
    <w:p w14:paraId="3C93A5CF" w14:textId="5F883734" w:rsidR="00564C22" w:rsidDel="00B33063" w:rsidRDefault="009B1AF1" w:rsidP="00564C22">
      <w:pPr>
        <w:spacing w:line="259" w:lineRule="auto"/>
        <w:rPr>
          <w:del w:id="12417" w:author="Andreas Kuehne" w:date="2019-05-31T12:22:00Z"/>
        </w:rPr>
      </w:pPr>
      <w:del w:id="12418"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AttachmentReferenceType</w:delText>
        </w:r>
        <w:r w:rsidRPr="71C71F8C" w:rsidDel="00B33063">
          <w:delText xml:space="preserve"> </w:delText>
        </w:r>
        <w:r w:rsidDel="00B33063">
          <w:delText xml:space="preserve">XML element SHALL implement in XML syntax the sub-component that has a name equal to its local name. </w:delText>
        </w:r>
        <w:bookmarkStart w:id="12419" w:name="_Toc10198875"/>
        <w:bookmarkStart w:id="12420" w:name="_Toc10203013"/>
        <w:bookmarkStart w:id="12421" w:name="_Toc10207151"/>
        <w:bookmarkEnd w:id="12419"/>
        <w:bookmarkEnd w:id="12420"/>
        <w:bookmarkEnd w:id="12421"/>
      </w:del>
    </w:p>
    <w:p w14:paraId="074CC27B" w14:textId="1E0D14EB" w:rsidR="00564C22" w:rsidDel="00B33063" w:rsidRDefault="009B1AF1" w:rsidP="00564C22">
      <w:pPr>
        <w:pStyle w:val="berschrift3"/>
        <w:rPr>
          <w:del w:id="12422" w:author="Andreas Kuehne" w:date="2019-05-31T12:22:00Z"/>
        </w:rPr>
      </w:pPr>
      <w:bookmarkStart w:id="12423" w:name="_RefComp2EB1F1FA"/>
      <w:del w:id="12424" w:author="Andreas Kuehne" w:date="2019-05-31T12:22:00Z">
        <w:r w:rsidDel="00B33063">
          <w:delText>Component Base64Data</w:delText>
        </w:r>
        <w:bookmarkStart w:id="12425" w:name="_Toc10198876"/>
        <w:bookmarkStart w:id="12426" w:name="_Toc10203014"/>
        <w:bookmarkStart w:id="12427" w:name="_Toc10207152"/>
        <w:bookmarkEnd w:id="12423"/>
        <w:bookmarkEnd w:id="12425"/>
        <w:bookmarkEnd w:id="12426"/>
        <w:bookmarkEnd w:id="12427"/>
      </w:del>
    </w:p>
    <w:p w14:paraId="26CD98B7" w14:textId="6EA89BCE" w:rsidR="00564C22" w:rsidDel="00B33063" w:rsidRDefault="001725A5" w:rsidP="00564C22">
      <w:pPr>
        <w:rPr>
          <w:del w:id="12428" w:author="Andreas Kuehne" w:date="2019-05-31T12:22:00Z"/>
        </w:rPr>
      </w:pPr>
      <w:del w:id="12429" w:author="Andreas Kuehne" w:date="2019-05-31T12:22:00Z">
        <w:r w:rsidRPr="003A06D0" w:rsidDel="00B33063">
          <w:delText xml:space="preserve">The </w:delText>
        </w:r>
        <w:r w:rsidRPr="003A06D0" w:rsidDel="00B33063">
          <w:rPr>
            <w:rStyle w:val="Datatype"/>
            <w:lang w:val="en-GB"/>
          </w:rPr>
          <w:delText>Base64Data</w:delText>
        </w:r>
        <w:r w:rsidRPr="003A06D0" w:rsidDel="00B33063">
          <w:delText xml:space="preserve"> component is a generic holder for arbitrary data. In addition to the data itself it also contains additional elements to qualify the MimeType of the data. It also offers an Id / Reference pair to implement a deduplication strategy, useful especially for bigger data blobs. The content is contained inside the mutually exclusive elements </w:delText>
        </w:r>
        <w:r w:rsidRPr="003A06D0" w:rsidDel="00B33063">
          <w:rPr>
            <w:rStyle w:val="Datatype"/>
            <w:lang w:val="en-GB"/>
          </w:rPr>
          <w:delText>Value</w:delText>
        </w:r>
        <w:r w:rsidRPr="003A06D0" w:rsidDel="00B33063">
          <w:delText xml:space="preserve"> or </w:delText>
        </w:r>
        <w:r w:rsidRPr="003A06D0" w:rsidDel="00B33063">
          <w:rPr>
            <w:rStyle w:val="Datatype"/>
            <w:lang w:val="en-GB"/>
          </w:rPr>
          <w:delText>AttRefURI</w:delText>
        </w:r>
        <w:r w:rsidRPr="003A06D0" w:rsidDel="00B33063">
          <w:delText>.</w:delText>
        </w:r>
        <w:bookmarkStart w:id="12430" w:name="_Toc10198877"/>
        <w:bookmarkStart w:id="12431" w:name="_Toc10203015"/>
        <w:bookmarkStart w:id="12432" w:name="_Toc10207153"/>
        <w:bookmarkEnd w:id="12430"/>
        <w:bookmarkEnd w:id="12431"/>
        <w:bookmarkEnd w:id="12432"/>
      </w:del>
    </w:p>
    <w:p w14:paraId="38686884" w14:textId="7B0F13A9" w:rsidR="00564C22" w:rsidDel="00B33063" w:rsidRDefault="009B1AF1" w:rsidP="00564C22">
      <w:pPr>
        <w:rPr>
          <w:del w:id="12433" w:author="Andreas Kuehne" w:date="2019-05-31T12:22:00Z"/>
        </w:rPr>
      </w:pPr>
      <w:del w:id="12434" w:author="Andreas Kuehne" w:date="2019-05-31T12:22:00Z">
        <w:r w:rsidDel="00B33063">
          <w:delText>Below follows a list of the sub-components that constitute this component:</w:delText>
        </w:r>
        <w:bookmarkStart w:id="12435" w:name="_Toc10198878"/>
        <w:bookmarkStart w:id="12436" w:name="_Toc10203016"/>
        <w:bookmarkStart w:id="12437" w:name="_Toc10207154"/>
        <w:bookmarkEnd w:id="12435"/>
        <w:bookmarkEnd w:id="12436"/>
        <w:bookmarkEnd w:id="12437"/>
      </w:del>
    </w:p>
    <w:p w14:paraId="187E6719" w14:textId="76700856" w:rsidR="00564C22" w:rsidDel="00B33063" w:rsidRDefault="009B1AF1" w:rsidP="00564C22">
      <w:pPr>
        <w:pStyle w:val="Member"/>
        <w:rPr>
          <w:del w:id="12438" w:author="Andreas Kuehne" w:date="2019-05-31T12:22:00Z"/>
        </w:rPr>
      </w:pPr>
      <w:del w:id="12439" w:author="Andreas Kuehne" w:date="2019-05-31T12:22:00Z">
        <w:r w:rsidDel="00B33063">
          <w:delText xml:space="preserve">The OPTIONAL </w:delText>
        </w:r>
        <w:r w:rsidRPr="35C1378D" w:rsidDel="00B33063">
          <w:rPr>
            <w:rStyle w:val="Datatype"/>
          </w:rPr>
          <w:delText>Value</w:delText>
        </w:r>
        <w:r w:rsidDel="00B33063">
          <w:delText xml:space="preserve"> element, if present, MUST contain one instance of base64 encoded binary data. </w:delText>
        </w:r>
        <w:r w:rsidRPr="003A06D0" w:rsidDel="00B33063">
          <w:delText>This element holds an instance of generic content. This could be a document to be signed, a signature, a schema or other data.</w:delText>
        </w:r>
        <w:bookmarkStart w:id="12440" w:name="_Toc10198879"/>
        <w:bookmarkStart w:id="12441" w:name="_Toc10203017"/>
        <w:bookmarkStart w:id="12442" w:name="_Toc10207155"/>
        <w:bookmarkEnd w:id="12440"/>
        <w:bookmarkEnd w:id="12441"/>
        <w:bookmarkEnd w:id="12442"/>
      </w:del>
    </w:p>
    <w:p w14:paraId="4445E713" w14:textId="774D095E" w:rsidR="00564C22" w:rsidDel="00B33063" w:rsidRDefault="009B1AF1" w:rsidP="00564C22">
      <w:pPr>
        <w:pStyle w:val="Member"/>
        <w:rPr>
          <w:del w:id="12443" w:author="Andreas Kuehne" w:date="2019-05-31T12:22:00Z"/>
        </w:rPr>
      </w:pPr>
      <w:del w:id="12444" w:author="Andreas Kuehne" w:date="2019-05-31T12:22:00Z">
        <w:r w:rsidDel="00B33063">
          <w:delText xml:space="preserve">The OPTIONAL </w:delText>
        </w:r>
        <w:r w:rsidRPr="35C1378D" w:rsidDel="00B33063">
          <w:rPr>
            <w:rStyle w:val="Datatype"/>
          </w:rPr>
          <w:delText>AttRef</w:delText>
        </w:r>
        <w:r w:rsidDel="00B33063">
          <w:delText xml:space="preserve"> element, if present, MUST contain one instance of a sub-component. This element MUST satisfy the requirements specified in this document in section </w:delText>
        </w:r>
        <w:r w:rsidDel="00B33063">
          <w:fldChar w:fldCharType="begin"/>
        </w:r>
        <w:r w:rsidDel="00B33063">
          <w:delInstrText xml:space="preserve"> REF _RefComp23E43D4E \r \h </w:delInstrText>
        </w:r>
        <w:r w:rsidDel="00B33063">
          <w:fldChar w:fldCharType="separate"/>
        </w:r>
        <w:r w:rsidDel="00B33063">
          <w:rPr>
            <w:rStyle w:val="Datatype"/>
            <w:rFonts w:eastAsia="Courier New" w:cs="Courier New"/>
          </w:rPr>
          <w:delText>AttachmentReference</w:delText>
        </w:r>
        <w:r w:rsidDel="00B33063">
          <w:fldChar w:fldCharType="end"/>
        </w:r>
        <w:r w:rsidDel="00B33063">
          <w:delText xml:space="preserve">. </w:delText>
        </w:r>
        <w:r w:rsidRPr="003A06D0" w:rsidDel="00B33063">
          <w:delText>This element allows to reference content that is transferred in a non-inlined way. These mechanisms may take advantage of optimizations (e.g. optimized transfer encodings). The content of MAY be integrity-protected by a message digest.</w:delText>
        </w:r>
        <w:bookmarkStart w:id="12445" w:name="_Toc10198880"/>
        <w:bookmarkStart w:id="12446" w:name="_Toc10203018"/>
        <w:bookmarkStart w:id="12447" w:name="_Toc10207156"/>
        <w:bookmarkEnd w:id="12445"/>
        <w:bookmarkEnd w:id="12446"/>
        <w:bookmarkEnd w:id="12447"/>
      </w:del>
    </w:p>
    <w:p w14:paraId="48BE9832" w14:textId="0F2D006A" w:rsidR="00564C22" w:rsidDel="00B33063" w:rsidRDefault="009B1AF1" w:rsidP="00564C22">
      <w:pPr>
        <w:pStyle w:val="Member"/>
        <w:rPr>
          <w:del w:id="12448" w:author="Andreas Kuehne" w:date="2019-05-31T12:22:00Z"/>
        </w:rPr>
      </w:pPr>
      <w:del w:id="12449" w:author="Andreas Kuehne" w:date="2019-05-31T12:22:00Z">
        <w:r w:rsidDel="00B33063">
          <w:delText xml:space="preserve">The OPTIONAL </w:delText>
        </w:r>
        <w:r w:rsidRPr="35C1378D" w:rsidDel="00B33063">
          <w:rPr>
            <w:rStyle w:val="Datatype"/>
          </w:rPr>
          <w:delText>Transforms</w:delText>
        </w:r>
        <w:r w:rsidDel="00B33063">
          <w:delText xml:space="preserve"> element, if present, MUST contain a sub-component. A given element MUST satisfy the requirements specified in section </w:delText>
        </w:r>
        <w:r w:rsidDel="00B33063">
          <w:fldChar w:fldCharType="begin"/>
        </w:r>
        <w:r w:rsidDel="00B33063">
          <w:delInstrText xml:space="preserve"> REF _RefComp2EFBB742 \r \h </w:delInstrText>
        </w:r>
        <w:r w:rsidDel="00B33063">
          <w:fldChar w:fldCharType="separate"/>
        </w:r>
        <w:r w:rsidDel="00B33063">
          <w:rPr>
            <w:rStyle w:val="Datatype"/>
            <w:rFonts w:eastAsia="Courier New" w:cs="Courier New"/>
          </w:rPr>
          <w:delText>Transforms</w:delText>
        </w:r>
        <w:r w:rsidDel="00B33063">
          <w:fldChar w:fldCharType="end"/>
        </w:r>
        <w:r w:rsidDel="00B33063">
          <w:delText xml:space="preserve">. </w:delText>
        </w:r>
        <w:r w:rsidR="00716D9A" w:rsidRPr="00716D9A" w:rsidDel="00B33063">
          <w:delText xml:space="preserve">This subcomponent can be used to specify additionally transformations of the </w:delText>
        </w:r>
        <w:r w:rsidR="00716D9A" w:rsidDel="00B33063">
          <w:delText>data</w:delText>
        </w:r>
        <w:r w:rsidR="00716D9A" w:rsidRPr="00716D9A" w:rsidDel="00B33063">
          <w:delText xml:space="preserve"> </w:delText>
        </w:r>
        <w:r w:rsidR="00716D9A" w:rsidDel="00B33063">
          <w:delText xml:space="preserve">represented by this </w:delText>
        </w:r>
        <w:r w:rsidR="00716D9A" w:rsidRPr="003A06D0" w:rsidDel="00B33063">
          <w:rPr>
            <w:rStyle w:val="Datatype"/>
            <w:lang w:val="en-GB"/>
          </w:rPr>
          <w:delText>Base64Data</w:delText>
        </w:r>
        <w:r w:rsidR="00716D9A" w:rsidRPr="003A06D0" w:rsidDel="00B33063">
          <w:delText xml:space="preserve"> </w:delText>
        </w:r>
        <w:r w:rsidR="00716D9A" w:rsidDel="00B33063">
          <w:delText>component (after base</w:delText>
        </w:r>
        <w:r w:rsidR="00716D9A" w:rsidRPr="00716D9A" w:rsidDel="00B33063">
          <w:delText>64 decoding of the transport element</w:delText>
        </w:r>
        <w:r w:rsidR="00716D9A" w:rsidDel="00B33063">
          <w:delText>, if necessary</w:delText>
        </w:r>
        <w:r w:rsidR="00716D9A" w:rsidRPr="00716D9A" w:rsidDel="00B33063">
          <w:delText>). For example</w:delText>
        </w:r>
        <w:r w:rsidR="009A4727" w:rsidDel="00B33063">
          <w:delText>,</w:delText>
        </w:r>
        <w:r w:rsidR="00716D9A" w:rsidRPr="00716D9A" w:rsidDel="00B33063">
          <w:delText xml:space="preserve"> this may be a decryption step.</w:delText>
        </w:r>
        <w:bookmarkStart w:id="12450" w:name="_Toc10198881"/>
        <w:bookmarkStart w:id="12451" w:name="_Toc10203019"/>
        <w:bookmarkStart w:id="12452" w:name="_Toc10207157"/>
        <w:bookmarkEnd w:id="12450"/>
        <w:bookmarkEnd w:id="12451"/>
        <w:bookmarkEnd w:id="12452"/>
      </w:del>
    </w:p>
    <w:p w14:paraId="52E19D44" w14:textId="5243A43D" w:rsidR="00564C22" w:rsidDel="00B33063" w:rsidRDefault="009B1AF1" w:rsidP="00564C22">
      <w:pPr>
        <w:pStyle w:val="Member"/>
        <w:rPr>
          <w:del w:id="12453" w:author="Andreas Kuehne" w:date="2019-05-31T12:22:00Z"/>
        </w:rPr>
      </w:pPr>
      <w:del w:id="12454" w:author="Andreas Kuehne" w:date="2019-05-31T12:22:00Z">
        <w:r w:rsidDel="00B33063">
          <w:delText xml:space="preserve">The OPTIONAL </w:delText>
        </w:r>
        <w:r w:rsidRPr="35C1378D" w:rsidDel="00B33063">
          <w:rPr>
            <w:rStyle w:val="Datatype"/>
          </w:rPr>
          <w:delText>MimeType</w:delText>
        </w:r>
        <w:r w:rsidDel="00B33063">
          <w:delText xml:space="preserve"> element, if present, MUST contain one instance of a string. </w:delText>
        </w:r>
        <w:r w:rsidRPr="003A06D0" w:rsidDel="00B33063">
          <w:delText xml:space="preserve">This element is denoting the type of the arbitrary data in the value element or the referenced attachment. </w:delText>
        </w:r>
        <w:bookmarkStart w:id="12455" w:name="_Toc10198882"/>
        <w:bookmarkStart w:id="12456" w:name="_Toc10203020"/>
        <w:bookmarkStart w:id="12457" w:name="_Toc10207158"/>
        <w:bookmarkEnd w:id="12455"/>
        <w:bookmarkEnd w:id="12456"/>
        <w:bookmarkEnd w:id="12457"/>
      </w:del>
    </w:p>
    <w:p w14:paraId="345B1125" w14:textId="0DD1A9DA" w:rsidR="00564C22" w:rsidDel="00B33063" w:rsidRDefault="009B1AF1" w:rsidP="00564C22">
      <w:pPr>
        <w:pStyle w:val="Member"/>
        <w:rPr>
          <w:del w:id="12458" w:author="Andreas Kuehne" w:date="2019-05-31T12:22:00Z"/>
        </w:rPr>
      </w:pPr>
      <w:del w:id="12459" w:author="Andreas Kuehne" w:date="2019-05-31T12:22:00Z">
        <w:r w:rsidDel="00B33063">
          <w:delText xml:space="preserve">The OPTIONAL </w:delText>
        </w:r>
        <w:r w:rsidRPr="35C1378D" w:rsidDel="00B33063">
          <w:rPr>
            <w:rStyle w:val="Datatype"/>
          </w:rPr>
          <w:delText>Id</w:delText>
        </w:r>
        <w:r w:rsidDel="00B33063">
          <w:delText xml:space="preserve"> element, if present, MUST contain one instance of a unique identifier. </w:delText>
        </w:r>
        <w:r w:rsidRPr="003A06D0" w:rsidDel="00B33063">
          <w:delText>This identifier gives the binary data a unique label within a particular message. Using this identifier and the IdRef element it is possible to avoid redundant content.</w:delText>
        </w:r>
        <w:bookmarkStart w:id="12460" w:name="_Toc10198883"/>
        <w:bookmarkStart w:id="12461" w:name="_Toc10203021"/>
        <w:bookmarkStart w:id="12462" w:name="_Toc10207159"/>
        <w:bookmarkEnd w:id="12460"/>
        <w:bookmarkEnd w:id="12461"/>
        <w:bookmarkEnd w:id="12462"/>
      </w:del>
    </w:p>
    <w:p w14:paraId="24AD914F" w14:textId="5D7D10DA" w:rsidR="00564C22" w:rsidDel="00B33063" w:rsidRDefault="009B1AF1" w:rsidP="00564C22">
      <w:pPr>
        <w:pStyle w:val="Member"/>
        <w:rPr>
          <w:del w:id="12463" w:author="Andreas Kuehne" w:date="2019-05-31T12:22:00Z"/>
        </w:rPr>
      </w:pPr>
      <w:del w:id="12464" w:author="Andreas Kuehne" w:date="2019-05-31T12:22:00Z">
        <w:r w:rsidDel="00B33063">
          <w:delText xml:space="preserve">The OPTIONAL </w:delText>
        </w:r>
        <w:r w:rsidRPr="35C1378D" w:rsidDel="00B33063">
          <w:rPr>
            <w:rStyle w:val="Datatype"/>
          </w:rPr>
          <w:delText>IdRef</w:delText>
        </w:r>
        <w:r w:rsidDel="00B33063">
          <w:delText xml:space="preserve"> element, if present, MUST contain one instance of a unique identifier reference. </w:delText>
        </w:r>
        <w:r w:rsidRPr="003A06D0" w:rsidDel="00B33063">
          <w:delText>This element identifies another binary data element within a particular message.</w:delText>
        </w:r>
        <w:r w:rsidR="007C0E03" w:rsidDel="00B33063">
          <w:delText xml:space="preserve"> This enables the de-duplication of (possible big) data elements.</w:delText>
        </w:r>
        <w:bookmarkStart w:id="12465" w:name="_Toc10198884"/>
        <w:bookmarkStart w:id="12466" w:name="_Toc10203022"/>
        <w:bookmarkStart w:id="12467" w:name="_Toc10207160"/>
        <w:bookmarkEnd w:id="12465"/>
        <w:bookmarkEnd w:id="12466"/>
        <w:bookmarkEnd w:id="12467"/>
      </w:del>
    </w:p>
    <w:p w14:paraId="31AC4783" w14:textId="69CCBB20" w:rsidR="00564C22" w:rsidDel="00B33063" w:rsidRDefault="009B1AF1" w:rsidP="00564C22">
      <w:pPr>
        <w:pStyle w:val="Non-normativeCommentHeading"/>
        <w:rPr>
          <w:del w:id="12468" w:author="Andreas Kuehne" w:date="2019-05-31T12:22:00Z"/>
        </w:rPr>
      </w:pPr>
      <w:del w:id="12469" w:author="Andreas Kuehne" w:date="2019-05-31T12:22:00Z">
        <w:r w:rsidDel="00B33063">
          <w:delText>Non-normative Comment:</w:delText>
        </w:r>
        <w:bookmarkStart w:id="12470" w:name="_Toc10198885"/>
        <w:bookmarkStart w:id="12471" w:name="_Toc10203023"/>
        <w:bookmarkStart w:id="12472" w:name="_Toc10207161"/>
        <w:bookmarkEnd w:id="12470"/>
        <w:bookmarkEnd w:id="12471"/>
        <w:bookmarkEnd w:id="12472"/>
      </w:del>
    </w:p>
    <w:p w14:paraId="39402ED4" w14:textId="37F3DEED" w:rsidR="00564C22" w:rsidDel="00B33063" w:rsidRDefault="00912C71" w:rsidP="00564C22">
      <w:pPr>
        <w:pStyle w:val="Non-normativeComment"/>
        <w:rPr>
          <w:del w:id="12473" w:author="Andreas Kuehne" w:date="2019-05-31T12:22:00Z"/>
        </w:rPr>
      </w:pPr>
      <w:del w:id="12474" w:author="Andreas Kuehne" w:date="2019-05-31T12:22:00Z">
        <w:r w:rsidRPr="003A06D0" w:rsidDel="00B33063">
          <w:delText xml:space="preserve">There are different standards defined for handling and referencing an attachment. Maybe there will be more to come. </w:delText>
        </w:r>
        <w:r w:rsidR="00602B81" w:rsidRPr="003A06D0" w:rsidDel="00B33063">
          <w:delText>Therefore,</w:delText>
        </w:r>
        <w:r w:rsidRPr="003A06D0" w:rsidDel="00B33063">
          <w:delText xml:space="preserve"> the attachment reference mechanism is somehow generic here. Note: If MIME is used as encapsulation mechanism, the MIME content-type is available via a MIME header. However, the MIME headers may not be available to implementations and the SOAP 1.2 attachment feature is not restricted to MIME. Further the MIME header is not secured by the </w:delText>
        </w:r>
        <w:r w:rsidRPr="003A06D0" w:rsidDel="00B33063">
          <w:rPr>
            <w:rStyle w:val="Datatype"/>
            <w:lang w:val="en-GB"/>
          </w:rPr>
          <w:delText>AttachmentReference</w:delText>
        </w:r>
        <w:r w:rsidRPr="003A06D0" w:rsidDel="00B33063">
          <w:delText xml:space="preserve">'s </w:delText>
        </w:r>
        <w:r w:rsidRPr="003A06D0" w:rsidDel="00B33063">
          <w:rPr>
            <w:rStyle w:val="Datatype"/>
            <w:lang w:val="en-GB"/>
          </w:rPr>
          <w:delText>DigestInfo</w:delText>
        </w:r>
        <w:r w:rsidRPr="003A06D0" w:rsidDel="00B33063">
          <w:delText>, which is calculated over the binary attachment data (not including the MIME headers).</w:delText>
        </w:r>
        <w:r w:rsidR="008D40EE" w:rsidDel="00B33063">
          <w:delText xml:space="preserve"> </w:delText>
        </w:r>
        <w:r w:rsidDel="00B33063">
          <w:delText xml:space="preserve">Implementers may choose to annotate the </w:delText>
        </w:r>
        <w:r w:rsidRPr="00473B6C" w:rsidDel="00B33063">
          <w:rPr>
            <w:rStyle w:val="Datatype"/>
          </w:rPr>
          <w:delText>Value</w:delText>
        </w:r>
        <w:r w:rsidDel="00B33063">
          <w:delText xml:space="preserve"> element to take advantage of the mechanism defined in MTOM </w:delText>
        </w:r>
        <w:r w:rsidR="007212A8" w:rsidRPr="003A06D0" w:rsidDel="00B33063">
          <w:rPr>
            <w:b/>
            <w:lang w:val="en-GB"/>
          </w:rPr>
          <w:delText>[SOAPMtom]</w:delText>
        </w:r>
        <w:r w:rsidR="007212A8" w:rsidRPr="003A06D0" w:rsidDel="00B33063">
          <w:rPr>
            <w:lang w:val="en-GB"/>
          </w:rPr>
          <w:delText xml:space="preserve"> </w:delText>
        </w:r>
        <w:r w:rsidDel="00B33063">
          <w:delText xml:space="preserve">for SOAP calls. This obsoletes the use of the </w:delText>
        </w:r>
        <w:r w:rsidRPr="35C1378D" w:rsidDel="00B33063">
          <w:rPr>
            <w:rStyle w:val="Datatype"/>
          </w:rPr>
          <w:delText>AttRef</w:delText>
        </w:r>
        <w:r w:rsidDel="00B33063">
          <w:delText xml:space="preserve"> element. </w:delText>
        </w:r>
        <w:bookmarkStart w:id="12475" w:name="_Toc10198886"/>
        <w:bookmarkStart w:id="12476" w:name="_Toc10203024"/>
        <w:bookmarkStart w:id="12477" w:name="_Toc10207162"/>
        <w:bookmarkEnd w:id="12475"/>
        <w:bookmarkEnd w:id="12476"/>
        <w:bookmarkEnd w:id="12477"/>
      </w:del>
    </w:p>
    <w:p w14:paraId="6E51445E" w14:textId="436051D6" w:rsidR="00564C22" w:rsidDel="00B33063" w:rsidRDefault="009B1AF1" w:rsidP="00564C22">
      <w:pPr>
        <w:pStyle w:val="berschrift4"/>
        <w:rPr>
          <w:del w:id="12478" w:author="Andreas Kuehne" w:date="2019-05-31T12:22:00Z"/>
        </w:rPr>
      </w:pPr>
      <w:del w:id="12479" w:author="Andreas Kuehne" w:date="2019-05-31T12:22:00Z">
        <w:r w:rsidDel="00B33063">
          <w:delText>Base64Data – JSON Syntax</w:delText>
        </w:r>
        <w:bookmarkStart w:id="12480" w:name="_Toc10198887"/>
        <w:bookmarkStart w:id="12481" w:name="_Toc10203025"/>
        <w:bookmarkStart w:id="12482" w:name="_Toc10207163"/>
        <w:bookmarkEnd w:id="12480"/>
        <w:bookmarkEnd w:id="12481"/>
        <w:bookmarkEnd w:id="12482"/>
      </w:del>
    </w:p>
    <w:p w14:paraId="3EB8C3AF" w14:textId="4A10ABEE" w:rsidR="00564C22" w:rsidRPr="0248A3D1" w:rsidDel="00B33063" w:rsidRDefault="009B1AF1" w:rsidP="00564C22">
      <w:pPr>
        <w:rPr>
          <w:del w:id="12483" w:author="Andreas Kuehne" w:date="2019-05-31T12:22:00Z"/>
        </w:rPr>
      </w:pPr>
      <w:del w:id="12484"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Base64DataType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Base64Data</w:delText>
        </w:r>
        <w:r w:rsidDel="00B33063">
          <w:delText xml:space="preserve"> component.</w:delText>
        </w:r>
        <w:bookmarkStart w:id="12485" w:name="_Toc10198888"/>
        <w:bookmarkStart w:id="12486" w:name="_Toc10203026"/>
        <w:bookmarkStart w:id="12487" w:name="_Toc10207164"/>
        <w:bookmarkEnd w:id="12485"/>
        <w:bookmarkEnd w:id="12486"/>
        <w:bookmarkEnd w:id="12487"/>
      </w:del>
    </w:p>
    <w:p w14:paraId="5137DC07" w14:textId="1189DC8D" w:rsidR="00564C22" w:rsidRPr="C2430093" w:rsidDel="00B33063" w:rsidRDefault="009B1AF1" w:rsidP="00564C22">
      <w:pPr>
        <w:spacing w:line="259" w:lineRule="auto"/>
        <w:rPr>
          <w:del w:id="12488" w:author="Andreas Kuehne" w:date="2019-05-31T12:22:00Z"/>
          <w:rFonts w:eastAsia="Arial" w:cs="Arial"/>
          <w:sz w:val="22"/>
          <w:szCs w:val="22"/>
        </w:rPr>
      </w:pPr>
      <w:del w:id="12489"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Base64Data</w:delText>
        </w:r>
        <w:r w:rsidRPr="002062A5" w:rsidDel="00B33063">
          <w:rPr>
            <w:rFonts w:eastAsia="Arial" w:cs="Arial"/>
            <w:sz w:val="22"/>
            <w:szCs w:val="22"/>
          </w:rPr>
          <w:delText xml:space="preserve"> using JSON-specific names mapped as shown in the table below.</w:delText>
        </w:r>
        <w:bookmarkStart w:id="12490" w:name="_Toc10198889"/>
        <w:bookmarkStart w:id="12491" w:name="_Toc10203027"/>
        <w:bookmarkStart w:id="12492" w:name="_Toc10207165"/>
        <w:bookmarkEnd w:id="12490"/>
        <w:bookmarkEnd w:id="12491"/>
        <w:bookmarkEnd w:id="12492"/>
      </w:del>
    </w:p>
    <w:tbl>
      <w:tblPr>
        <w:tblStyle w:val="Gitternetztabelle1hell1"/>
        <w:tblW w:w="0" w:type="auto"/>
        <w:tblLook w:val="04A0" w:firstRow="1" w:lastRow="0" w:firstColumn="1" w:lastColumn="0" w:noHBand="0" w:noVBand="1"/>
      </w:tblPr>
      <w:tblGrid>
        <w:gridCol w:w="4675"/>
        <w:gridCol w:w="4675"/>
      </w:tblGrid>
      <w:tr w:rsidR="00564C22" w:rsidDel="00B33063" w14:paraId="4F8978BD" w14:textId="567F7561" w:rsidTr="00564C22">
        <w:trPr>
          <w:cnfStyle w:val="100000000000" w:firstRow="1" w:lastRow="0" w:firstColumn="0" w:lastColumn="0" w:oddVBand="0" w:evenVBand="0" w:oddHBand="0" w:evenHBand="0" w:firstRowFirstColumn="0" w:firstRowLastColumn="0" w:lastRowFirstColumn="0" w:lastRowLastColumn="0"/>
          <w:del w:id="1249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700CF02" w14:textId="2C14EA64" w:rsidR="00564C22" w:rsidDel="00B33063" w:rsidRDefault="009B1AF1" w:rsidP="00564C22">
            <w:pPr>
              <w:pStyle w:val="Beschriftung"/>
              <w:rPr>
                <w:del w:id="12494" w:author="Andreas Kuehne" w:date="2019-05-31T12:22:00Z"/>
              </w:rPr>
            </w:pPr>
            <w:del w:id="12495" w:author="Andreas Kuehne" w:date="2019-05-31T12:22:00Z">
              <w:r w:rsidDel="00B33063">
                <w:delText>Element</w:delText>
              </w:r>
              <w:bookmarkStart w:id="12496" w:name="_Toc10198890"/>
              <w:bookmarkStart w:id="12497" w:name="_Toc10203028"/>
              <w:bookmarkStart w:id="12498" w:name="_Toc10207166"/>
              <w:bookmarkEnd w:id="12496"/>
              <w:bookmarkEnd w:id="12497"/>
              <w:bookmarkEnd w:id="12498"/>
            </w:del>
          </w:p>
        </w:tc>
        <w:tc>
          <w:tcPr>
            <w:tcW w:w="4675" w:type="dxa"/>
          </w:tcPr>
          <w:p w14:paraId="25127118" w14:textId="3783CDEB"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2499" w:author="Andreas Kuehne" w:date="2019-05-31T12:22:00Z"/>
              </w:rPr>
            </w:pPr>
            <w:del w:id="12500" w:author="Andreas Kuehne" w:date="2019-05-31T12:22:00Z">
              <w:r w:rsidDel="00B33063">
                <w:delText>Implementing JSON member name</w:delText>
              </w:r>
              <w:bookmarkStart w:id="12501" w:name="_Toc10198891"/>
              <w:bookmarkStart w:id="12502" w:name="_Toc10203029"/>
              <w:bookmarkStart w:id="12503" w:name="_Toc10207167"/>
              <w:bookmarkEnd w:id="12501"/>
              <w:bookmarkEnd w:id="12502"/>
              <w:bookmarkEnd w:id="12503"/>
            </w:del>
          </w:p>
        </w:tc>
        <w:bookmarkStart w:id="12504" w:name="_Toc10198892"/>
        <w:bookmarkStart w:id="12505" w:name="_Toc10203030"/>
        <w:bookmarkStart w:id="12506" w:name="_Toc10207168"/>
        <w:bookmarkEnd w:id="12504"/>
        <w:bookmarkEnd w:id="12505"/>
        <w:bookmarkEnd w:id="12506"/>
      </w:tr>
      <w:tr w:rsidR="00564C22" w:rsidDel="00B33063" w14:paraId="7A40EEF0" w14:textId="10DC52E6" w:rsidTr="00564C22">
        <w:trPr>
          <w:del w:id="1250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7E9CE63" w14:textId="54D4F1AB" w:rsidR="00564C22" w:rsidRPr="002062A5" w:rsidDel="00B33063" w:rsidRDefault="009B1AF1" w:rsidP="00564C22">
            <w:pPr>
              <w:pStyle w:val="Beschriftung"/>
              <w:rPr>
                <w:del w:id="12508" w:author="Andreas Kuehne" w:date="2019-05-31T12:22:00Z"/>
                <w:rStyle w:val="Datatype"/>
                <w:b w:val="0"/>
                <w:bCs w:val="0"/>
              </w:rPr>
            </w:pPr>
            <w:del w:id="12509" w:author="Andreas Kuehne" w:date="2019-05-31T12:22:00Z">
              <w:r w:rsidRPr="002062A5" w:rsidDel="00B33063">
                <w:rPr>
                  <w:rStyle w:val="Datatype"/>
                </w:rPr>
                <w:delText>Value</w:delText>
              </w:r>
              <w:bookmarkStart w:id="12510" w:name="_Toc10198893"/>
              <w:bookmarkStart w:id="12511" w:name="_Toc10203031"/>
              <w:bookmarkStart w:id="12512" w:name="_Toc10207169"/>
              <w:bookmarkEnd w:id="12510"/>
              <w:bookmarkEnd w:id="12511"/>
              <w:bookmarkEnd w:id="12512"/>
            </w:del>
          </w:p>
        </w:tc>
        <w:tc>
          <w:tcPr>
            <w:tcW w:w="4675" w:type="dxa"/>
          </w:tcPr>
          <w:p w14:paraId="0F9FA31B" w14:textId="4E28DE1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2513" w:author="Andreas Kuehne" w:date="2019-05-31T12:22:00Z"/>
                <w:rStyle w:val="Datatype"/>
              </w:rPr>
            </w:pPr>
            <w:del w:id="12514" w:author="Andreas Kuehne" w:date="2019-05-31T12:22:00Z">
              <w:r w:rsidRPr="002062A5" w:rsidDel="00B33063">
                <w:rPr>
                  <w:rStyle w:val="Datatype"/>
                </w:rPr>
                <w:delText>val</w:delText>
              </w:r>
              <w:bookmarkStart w:id="12515" w:name="_Toc10198894"/>
              <w:bookmarkStart w:id="12516" w:name="_Toc10203032"/>
              <w:bookmarkStart w:id="12517" w:name="_Toc10207170"/>
              <w:bookmarkEnd w:id="12515"/>
              <w:bookmarkEnd w:id="12516"/>
              <w:bookmarkEnd w:id="12517"/>
            </w:del>
          </w:p>
        </w:tc>
        <w:bookmarkStart w:id="12518" w:name="_Toc10198895"/>
        <w:bookmarkStart w:id="12519" w:name="_Toc10203033"/>
        <w:bookmarkStart w:id="12520" w:name="_Toc10207171"/>
        <w:bookmarkEnd w:id="12518"/>
        <w:bookmarkEnd w:id="12519"/>
        <w:bookmarkEnd w:id="12520"/>
      </w:tr>
      <w:tr w:rsidR="00564C22" w:rsidDel="00B33063" w14:paraId="20CF5F28" w14:textId="38C7AC18" w:rsidTr="00564C22">
        <w:trPr>
          <w:del w:id="1252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81B6CDE" w14:textId="12A83C96" w:rsidR="00564C22" w:rsidRPr="002062A5" w:rsidDel="00B33063" w:rsidRDefault="009B1AF1" w:rsidP="00564C22">
            <w:pPr>
              <w:pStyle w:val="Beschriftung"/>
              <w:rPr>
                <w:del w:id="12522" w:author="Andreas Kuehne" w:date="2019-05-31T12:22:00Z"/>
                <w:rStyle w:val="Datatype"/>
                <w:b w:val="0"/>
                <w:bCs w:val="0"/>
              </w:rPr>
            </w:pPr>
            <w:del w:id="12523" w:author="Andreas Kuehne" w:date="2019-05-31T12:22:00Z">
              <w:r w:rsidRPr="002062A5" w:rsidDel="00B33063">
                <w:rPr>
                  <w:rStyle w:val="Datatype"/>
                </w:rPr>
                <w:delText>AttRef</w:delText>
              </w:r>
              <w:bookmarkStart w:id="12524" w:name="_Toc10198896"/>
              <w:bookmarkStart w:id="12525" w:name="_Toc10203034"/>
              <w:bookmarkStart w:id="12526" w:name="_Toc10207172"/>
              <w:bookmarkEnd w:id="12524"/>
              <w:bookmarkEnd w:id="12525"/>
              <w:bookmarkEnd w:id="12526"/>
            </w:del>
          </w:p>
        </w:tc>
        <w:tc>
          <w:tcPr>
            <w:tcW w:w="4675" w:type="dxa"/>
          </w:tcPr>
          <w:p w14:paraId="3F2C47E8" w14:textId="4DAE74E7"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2527" w:author="Andreas Kuehne" w:date="2019-05-31T12:22:00Z"/>
                <w:rStyle w:val="Datatype"/>
              </w:rPr>
            </w:pPr>
            <w:del w:id="12528" w:author="Andreas Kuehne" w:date="2019-05-31T12:22:00Z">
              <w:r w:rsidRPr="002062A5" w:rsidDel="00B33063">
                <w:rPr>
                  <w:rStyle w:val="Datatype"/>
                </w:rPr>
                <w:delText>attRef</w:delText>
              </w:r>
              <w:bookmarkStart w:id="12529" w:name="_Toc10198897"/>
              <w:bookmarkStart w:id="12530" w:name="_Toc10203035"/>
              <w:bookmarkStart w:id="12531" w:name="_Toc10207173"/>
              <w:bookmarkEnd w:id="12529"/>
              <w:bookmarkEnd w:id="12530"/>
              <w:bookmarkEnd w:id="12531"/>
            </w:del>
          </w:p>
        </w:tc>
        <w:bookmarkStart w:id="12532" w:name="_Toc10198898"/>
        <w:bookmarkStart w:id="12533" w:name="_Toc10203036"/>
        <w:bookmarkStart w:id="12534" w:name="_Toc10207174"/>
        <w:bookmarkEnd w:id="12532"/>
        <w:bookmarkEnd w:id="12533"/>
        <w:bookmarkEnd w:id="12534"/>
      </w:tr>
      <w:tr w:rsidR="00564C22" w:rsidDel="00B33063" w14:paraId="6641D63C" w14:textId="4B7A9936" w:rsidTr="00564C22">
        <w:trPr>
          <w:del w:id="1253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E824D22" w14:textId="30403E5C" w:rsidR="00564C22" w:rsidRPr="002062A5" w:rsidDel="00B33063" w:rsidRDefault="009B1AF1" w:rsidP="00564C22">
            <w:pPr>
              <w:pStyle w:val="Beschriftung"/>
              <w:rPr>
                <w:del w:id="12536" w:author="Andreas Kuehne" w:date="2019-05-31T12:22:00Z"/>
                <w:rStyle w:val="Datatype"/>
                <w:b w:val="0"/>
                <w:bCs w:val="0"/>
              </w:rPr>
            </w:pPr>
            <w:del w:id="12537" w:author="Andreas Kuehne" w:date="2019-05-31T12:22:00Z">
              <w:r w:rsidRPr="002062A5" w:rsidDel="00B33063">
                <w:rPr>
                  <w:rStyle w:val="Datatype"/>
                </w:rPr>
                <w:delText>Transforms</w:delText>
              </w:r>
              <w:bookmarkStart w:id="12538" w:name="_Toc10198899"/>
              <w:bookmarkStart w:id="12539" w:name="_Toc10203037"/>
              <w:bookmarkStart w:id="12540" w:name="_Toc10207175"/>
              <w:bookmarkEnd w:id="12538"/>
              <w:bookmarkEnd w:id="12539"/>
              <w:bookmarkEnd w:id="12540"/>
            </w:del>
          </w:p>
        </w:tc>
        <w:tc>
          <w:tcPr>
            <w:tcW w:w="4675" w:type="dxa"/>
          </w:tcPr>
          <w:p w14:paraId="77D5F5C1" w14:textId="792CEC8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2541" w:author="Andreas Kuehne" w:date="2019-05-31T12:22:00Z"/>
                <w:rStyle w:val="Datatype"/>
              </w:rPr>
            </w:pPr>
            <w:del w:id="12542" w:author="Andreas Kuehne" w:date="2019-05-31T12:22:00Z">
              <w:r w:rsidRPr="002062A5" w:rsidDel="00B33063">
                <w:rPr>
                  <w:rStyle w:val="Datatype"/>
                </w:rPr>
                <w:delText>transforms</w:delText>
              </w:r>
              <w:bookmarkStart w:id="12543" w:name="_Toc10198900"/>
              <w:bookmarkStart w:id="12544" w:name="_Toc10203038"/>
              <w:bookmarkStart w:id="12545" w:name="_Toc10207176"/>
              <w:bookmarkEnd w:id="12543"/>
              <w:bookmarkEnd w:id="12544"/>
              <w:bookmarkEnd w:id="12545"/>
            </w:del>
          </w:p>
        </w:tc>
        <w:bookmarkStart w:id="12546" w:name="_Toc10198901"/>
        <w:bookmarkStart w:id="12547" w:name="_Toc10203039"/>
        <w:bookmarkStart w:id="12548" w:name="_Toc10207177"/>
        <w:bookmarkEnd w:id="12546"/>
        <w:bookmarkEnd w:id="12547"/>
        <w:bookmarkEnd w:id="12548"/>
      </w:tr>
      <w:tr w:rsidR="00564C22" w:rsidDel="00B33063" w14:paraId="3317119F" w14:textId="2A47FEB1" w:rsidTr="00564C22">
        <w:trPr>
          <w:del w:id="1254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6C4B602" w14:textId="79BA138E" w:rsidR="00564C22" w:rsidRPr="002062A5" w:rsidDel="00B33063" w:rsidRDefault="009B1AF1" w:rsidP="00564C22">
            <w:pPr>
              <w:pStyle w:val="Beschriftung"/>
              <w:rPr>
                <w:del w:id="12550" w:author="Andreas Kuehne" w:date="2019-05-31T12:22:00Z"/>
                <w:rStyle w:val="Datatype"/>
                <w:b w:val="0"/>
                <w:bCs w:val="0"/>
              </w:rPr>
            </w:pPr>
            <w:del w:id="12551" w:author="Andreas Kuehne" w:date="2019-05-31T12:22:00Z">
              <w:r w:rsidRPr="002062A5" w:rsidDel="00B33063">
                <w:rPr>
                  <w:rStyle w:val="Datatype"/>
                </w:rPr>
                <w:delText>MimeType</w:delText>
              </w:r>
              <w:bookmarkStart w:id="12552" w:name="_Toc10198902"/>
              <w:bookmarkStart w:id="12553" w:name="_Toc10203040"/>
              <w:bookmarkStart w:id="12554" w:name="_Toc10207178"/>
              <w:bookmarkEnd w:id="12552"/>
              <w:bookmarkEnd w:id="12553"/>
              <w:bookmarkEnd w:id="12554"/>
            </w:del>
          </w:p>
        </w:tc>
        <w:tc>
          <w:tcPr>
            <w:tcW w:w="4675" w:type="dxa"/>
          </w:tcPr>
          <w:p w14:paraId="43872805" w14:textId="2A12B21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2555" w:author="Andreas Kuehne" w:date="2019-05-31T12:22:00Z"/>
                <w:rStyle w:val="Datatype"/>
              </w:rPr>
            </w:pPr>
            <w:del w:id="12556" w:author="Andreas Kuehne" w:date="2019-05-31T12:22:00Z">
              <w:r w:rsidRPr="002062A5" w:rsidDel="00B33063">
                <w:rPr>
                  <w:rStyle w:val="Datatype"/>
                </w:rPr>
                <w:delText>mimeType</w:delText>
              </w:r>
              <w:bookmarkStart w:id="12557" w:name="_Toc10198903"/>
              <w:bookmarkStart w:id="12558" w:name="_Toc10203041"/>
              <w:bookmarkStart w:id="12559" w:name="_Toc10207179"/>
              <w:bookmarkEnd w:id="12557"/>
              <w:bookmarkEnd w:id="12558"/>
              <w:bookmarkEnd w:id="12559"/>
            </w:del>
          </w:p>
        </w:tc>
        <w:bookmarkStart w:id="12560" w:name="_Toc10198904"/>
        <w:bookmarkStart w:id="12561" w:name="_Toc10203042"/>
        <w:bookmarkStart w:id="12562" w:name="_Toc10207180"/>
        <w:bookmarkEnd w:id="12560"/>
        <w:bookmarkEnd w:id="12561"/>
        <w:bookmarkEnd w:id="12562"/>
      </w:tr>
      <w:tr w:rsidR="00564C22" w:rsidDel="00B33063" w14:paraId="4399187D" w14:textId="77ED2D07" w:rsidTr="00564C22">
        <w:trPr>
          <w:del w:id="1256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70BD762" w14:textId="2B8CE62D" w:rsidR="00564C22" w:rsidRPr="002062A5" w:rsidDel="00B33063" w:rsidRDefault="009B1AF1" w:rsidP="00564C22">
            <w:pPr>
              <w:pStyle w:val="Beschriftung"/>
              <w:rPr>
                <w:del w:id="12564" w:author="Andreas Kuehne" w:date="2019-05-31T12:22:00Z"/>
                <w:rStyle w:val="Datatype"/>
                <w:b w:val="0"/>
                <w:bCs w:val="0"/>
              </w:rPr>
            </w:pPr>
            <w:del w:id="12565" w:author="Andreas Kuehne" w:date="2019-05-31T12:22:00Z">
              <w:r w:rsidRPr="002062A5" w:rsidDel="00B33063">
                <w:rPr>
                  <w:rStyle w:val="Datatype"/>
                </w:rPr>
                <w:delText>Id</w:delText>
              </w:r>
              <w:bookmarkStart w:id="12566" w:name="_Toc10198905"/>
              <w:bookmarkStart w:id="12567" w:name="_Toc10203043"/>
              <w:bookmarkStart w:id="12568" w:name="_Toc10207181"/>
              <w:bookmarkEnd w:id="12566"/>
              <w:bookmarkEnd w:id="12567"/>
              <w:bookmarkEnd w:id="12568"/>
            </w:del>
          </w:p>
        </w:tc>
        <w:tc>
          <w:tcPr>
            <w:tcW w:w="4675" w:type="dxa"/>
          </w:tcPr>
          <w:p w14:paraId="3C527D2E" w14:textId="266B281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2569" w:author="Andreas Kuehne" w:date="2019-05-31T12:22:00Z"/>
                <w:rStyle w:val="Datatype"/>
              </w:rPr>
            </w:pPr>
            <w:del w:id="12570" w:author="Andreas Kuehne" w:date="2019-05-31T12:22:00Z">
              <w:r w:rsidRPr="002062A5" w:rsidDel="00B33063">
                <w:rPr>
                  <w:rStyle w:val="Datatype"/>
                </w:rPr>
                <w:delText>ID</w:delText>
              </w:r>
              <w:bookmarkStart w:id="12571" w:name="_Toc10198906"/>
              <w:bookmarkStart w:id="12572" w:name="_Toc10203044"/>
              <w:bookmarkStart w:id="12573" w:name="_Toc10207182"/>
              <w:bookmarkEnd w:id="12571"/>
              <w:bookmarkEnd w:id="12572"/>
              <w:bookmarkEnd w:id="12573"/>
            </w:del>
          </w:p>
        </w:tc>
        <w:bookmarkStart w:id="12574" w:name="_Toc10198907"/>
        <w:bookmarkStart w:id="12575" w:name="_Toc10203045"/>
        <w:bookmarkStart w:id="12576" w:name="_Toc10207183"/>
        <w:bookmarkEnd w:id="12574"/>
        <w:bookmarkEnd w:id="12575"/>
        <w:bookmarkEnd w:id="12576"/>
      </w:tr>
      <w:tr w:rsidR="00564C22" w:rsidDel="00B33063" w14:paraId="6D5D3098" w14:textId="08755B4E" w:rsidTr="00564C22">
        <w:trPr>
          <w:del w:id="1257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34D57E3" w14:textId="58E24023" w:rsidR="00564C22" w:rsidRPr="002062A5" w:rsidDel="00B33063" w:rsidRDefault="009B1AF1" w:rsidP="00564C22">
            <w:pPr>
              <w:pStyle w:val="Beschriftung"/>
              <w:rPr>
                <w:del w:id="12578" w:author="Andreas Kuehne" w:date="2019-05-31T12:22:00Z"/>
                <w:rStyle w:val="Datatype"/>
                <w:b w:val="0"/>
                <w:bCs w:val="0"/>
              </w:rPr>
            </w:pPr>
            <w:del w:id="12579" w:author="Andreas Kuehne" w:date="2019-05-31T12:22:00Z">
              <w:r w:rsidRPr="002062A5" w:rsidDel="00B33063">
                <w:rPr>
                  <w:rStyle w:val="Datatype"/>
                </w:rPr>
                <w:delText>IdRef</w:delText>
              </w:r>
              <w:bookmarkStart w:id="12580" w:name="_Toc10198908"/>
              <w:bookmarkStart w:id="12581" w:name="_Toc10203046"/>
              <w:bookmarkStart w:id="12582" w:name="_Toc10207184"/>
              <w:bookmarkEnd w:id="12580"/>
              <w:bookmarkEnd w:id="12581"/>
              <w:bookmarkEnd w:id="12582"/>
            </w:del>
          </w:p>
        </w:tc>
        <w:tc>
          <w:tcPr>
            <w:tcW w:w="4675" w:type="dxa"/>
          </w:tcPr>
          <w:p w14:paraId="29318F8F" w14:textId="33B02B2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2583" w:author="Andreas Kuehne" w:date="2019-05-31T12:22:00Z"/>
                <w:rStyle w:val="Datatype"/>
              </w:rPr>
            </w:pPr>
            <w:del w:id="12584" w:author="Andreas Kuehne" w:date="2019-05-31T12:22:00Z">
              <w:r w:rsidRPr="002062A5" w:rsidDel="00B33063">
                <w:rPr>
                  <w:rStyle w:val="Datatype"/>
                </w:rPr>
                <w:delText>idRef</w:delText>
              </w:r>
              <w:bookmarkStart w:id="12585" w:name="_Toc10198909"/>
              <w:bookmarkStart w:id="12586" w:name="_Toc10203047"/>
              <w:bookmarkStart w:id="12587" w:name="_Toc10207185"/>
              <w:bookmarkEnd w:id="12585"/>
              <w:bookmarkEnd w:id="12586"/>
              <w:bookmarkEnd w:id="12587"/>
            </w:del>
          </w:p>
        </w:tc>
        <w:bookmarkStart w:id="12588" w:name="_Toc10198910"/>
        <w:bookmarkStart w:id="12589" w:name="_Toc10203048"/>
        <w:bookmarkStart w:id="12590" w:name="_Toc10207186"/>
        <w:bookmarkEnd w:id="12588"/>
        <w:bookmarkEnd w:id="12589"/>
        <w:bookmarkEnd w:id="12590"/>
      </w:tr>
    </w:tbl>
    <w:p w14:paraId="2B1E3AA5" w14:textId="7B47127B" w:rsidR="00564C22" w:rsidRPr="0202B381" w:rsidDel="00B33063" w:rsidRDefault="009B1AF1" w:rsidP="00564C22">
      <w:pPr>
        <w:rPr>
          <w:del w:id="12591" w:author="Andreas Kuehne" w:date="2019-05-31T12:22:00Z"/>
        </w:rPr>
      </w:pPr>
      <w:del w:id="12592"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Base64DataType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2593" w:name="_Toc10198911"/>
        <w:bookmarkStart w:id="12594" w:name="_Toc10203049"/>
        <w:bookmarkStart w:id="12595" w:name="_Toc10207187"/>
        <w:bookmarkEnd w:id="12593"/>
        <w:bookmarkEnd w:id="12594"/>
        <w:bookmarkEnd w:id="12595"/>
      </w:del>
    </w:p>
    <w:p w14:paraId="41BC967F" w14:textId="64BC94E7" w:rsidR="00564C22" w:rsidDel="00B33063" w:rsidRDefault="009B1AF1" w:rsidP="00564C22">
      <w:pPr>
        <w:pStyle w:val="Code"/>
        <w:spacing w:line="259" w:lineRule="auto"/>
        <w:rPr>
          <w:del w:id="12596" w:author="Andreas Kuehne" w:date="2019-05-31T12:22:00Z"/>
        </w:rPr>
      </w:pPr>
      <w:del w:id="12597" w:author="Andreas Kuehne" w:date="2019-05-31T12:22:00Z">
        <w:r w:rsidDel="00B33063">
          <w:rPr>
            <w:color w:val="31849B" w:themeColor="accent5" w:themeShade="BF"/>
          </w:rPr>
          <w:delText>"dsb-Base64DataType"</w:delText>
        </w:r>
        <w:r w:rsidDel="00B33063">
          <w:delText>: {</w:delText>
        </w:r>
        <w:bookmarkStart w:id="12598" w:name="_Toc10198912"/>
        <w:bookmarkStart w:id="12599" w:name="_Toc10203050"/>
        <w:bookmarkStart w:id="12600" w:name="_Toc10207188"/>
        <w:bookmarkEnd w:id="12598"/>
        <w:bookmarkEnd w:id="12599"/>
        <w:bookmarkEnd w:id="12600"/>
      </w:del>
    </w:p>
    <w:p w14:paraId="7AE655B5" w14:textId="2B016235" w:rsidR="00564C22" w:rsidDel="00B33063" w:rsidRDefault="009B1AF1" w:rsidP="00564C22">
      <w:pPr>
        <w:pStyle w:val="Code"/>
        <w:spacing w:line="259" w:lineRule="auto"/>
        <w:rPr>
          <w:del w:id="12601" w:author="Andreas Kuehne" w:date="2019-05-31T12:22:00Z"/>
        </w:rPr>
      </w:pPr>
      <w:del w:id="12602"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2603" w:name="_Toc10198913"/>
        <w:bookmarkStart w:id="12604" w:name="_Toc10203051"/>
        <w:bookmarkStart w:id="12605" w:name="_Toc10207189"/>
        <w:bookmarkEnd w:id="12603"/>
        <w:bookmarkEnd w:id="12604"/>
        <w:bookmarkEnd w:id="12605"/>
      </w:del>
    </w:p>
    <w:p w14:paraId="7172FD35" w14:textId="7E9AEBD4" w:rsidR="00564C22" w:rsidDel="00B33063" w:rsidRDefault="009B1AF1" w:rsidP="00564C22">
      <w:pPr>
        <w:pStyle w:val="Code"/>
        <w:spacing w:line="259" w:lineRule="auto"/>
        <w:rPr>
          <w:del w:id="12606" w:author="Andreas Kuehne" w:date="2019-05-31T12:22:00Z"/>
        </w:rPr>
      </w:pPr>
      <w:del w:id="12607" w:author="Andreas Kuehne" w:date="2019-05-31T12:22:00Z">
        <w:r w:rsidDel="00B33063">
          <w:rPr>
            <w:color w:val="31849B" w:themeColor="accent5" w:themeShade="BF"/>
          </w:rPr>
          <w:delText xml:space="preserve">  "properties"</w:delText>
        </w:r>
        <w:r w:rsidDel="00B33063">
          <w:delText>: {</w:delText>
        </w:r>
        <w:bookmarkStart w:id="12608" w:name="_Toc10198914"/>
        <w:bookmarkStart w:id="12609" w:name="_Toc10203052"/>
        <w:bookmarkStart w:id="12610" w:name="_Toc10207190"/>
        <w:bookmarkEnd w:id="12608"/>
        <w:bookmarkEnd w:id="12609"/>
        <w:bookmarkEnd w:id="12610"/>
      </w:del>
    </w:p>
    <w:p w14:paraId="6368CF37" w14:textId="41EFEC9D" w:rsidR="00564C22" w:rsidDel="00B33063" w:rsidRDefault="009B1AF1" w:rsidP="00564C22">
      <w:pPr>
        <w:pStyle w:val="Code"/>
        <w:spacing w:line="259" w:lineRule="auto"/>
        <w:rPr>
          <w:del w:id="12611" w:author="Andreas Kuehne" w:date="2019-05-31T12:22:00Z"/>
        </w:rPr>
      </w:pPr>
      <w:del w:id="12612" w:author="Andreas Kuehne" w:date="2019-05-31T12:22:00Z">
        <w:r w:rsidDel="00B33063">
          <w:rPr>
            <w:color w:val="31849B" w:themeColor="accent5" w:themeShade="BF"/>
          </w:rPr>
          <w:delText xml:space="preserve">    "ID"</w:delText>
        </w:r>
        <w:r w:rsidDel="00B33063">
          <w:delText>: {</w:delText>
        </w:r>
        <w:bookmarkStart w:id="12613" w:name="_Toc10198915"/>
        <w:bookmarkStart w:id="12614" w:name="_Toc10203053"/>
        <w:bookmarkStart w:id="12615" w:name="_Toc10207191"/>
        <w:bookmarkEnd w:id="12613"/>
        <w:bookmarkEnd w:id="12614"/>
        <w:bookmarkEnd w:id="12615"/>
      </w:del>
    </w:p>
    <w:p w14:paraId="46E25FA6" w14:textId="4267B882" w:rsidR="00564C22" w:rsidDel="00B33063" w:rsidRDefault="009B1AF1" w:rsidP="00564C22">
      <w:pPr>
        <w:pStyle w:val="Code"/>
        <w:spacing w:line="259" w:lineRule="auto"/>
        <w:rPr>
          <w:del w:id="12616" w:author="Andreas Kuehne" w:date="2019-05-31T12:22:00Z"/>
        </w:rPr>
      </w:pPr>
      <w:del w:id="1261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2618" w:name="_Toc10198916"/>
        <w:bookmarkStart w:id="12619" w:name="_Toc10203054"/>
        <w:bookmarkStart w:id="12620" w:name="_Toc10207192"/>
        <w:bookmarkEnd w:id="12618"/>
        <w:bookmarkEnd w:id="12619"/>
        <w:bookmarkEnd w:id="12620"/>
      </w:del>
    </w:p>
    <w:p w14:paraId="757C4801" w14:textId="4343195D" w:rsidR="00564C22" w:rsidDel="00B33063" w:rsidRDefault="009B1AF1" w:rsidP="00564C22">
      <w:pPr>
        <w:pStyle w:val="Code"/>
        <w:spacing w:line="259" w:lineRule="auto"/>
        <w:rPr>
          <w:del w:id="12621" w:author="Andreas Kuehne" w:date="2019-05-31T12:22:00Z"/>
        </w:rPr>
      </w:pPr>
      <w:del w:id="12622" w:author="Andreas Kuehne" w:date="2019-05-31T12:22:00Z">
        <w:r w:rsidDel="00B33063">
          <w:delText xml:space="preserve">    },</w:delText>
        </w:r>
        <w:bookmarkStart w:id="12623" w:name="_Toc10198917"/>
        <w:bookmarkStart w:id="12624" w:name="_Toc10203055"/>
        <w:bookmarkStart w:id="12625" w:name="_Toc10207193"/>
        <w:bookmarkEnd w:id="12623"/>
        <w:bookmarkEnd w:id="12624"/>
        <w:bookmarkEnd w:id="12625"/>
      </w:del>
    </w:p>
    <w:p w14:paraId="3BE3535D" w14:textId="26F8C0B6" w:rsidR="00564C22" w:rsidDel="00B33063" w:rsidRDefault="009B1AF1" w:rsidP="00564C22">
      <w:pPr>
        <w:pStyle w:val="Code"/>
        <w:spacing w:line="259" w:lineRule="auto"/>
        <w:rPr>
          <w:del w:id="12626" w:author="Andreas Kuehne" w:date="2019-05-31T12:22:00Z"/>
        </w:rPr>
      </w:pPr>
      <w:del w:id="12627" w:author="Andreas Kuehne" w:date="2019-05-31T12:22:00Z">
        <w:r w:rsidDel="00B33063">
          <w:rPr>
            <w:color w:val="31849B" w:themeColor="accent5" w:themeShade="BF"/>
          </w:rPr>
          <w:delText xml:space="preserve">    "val"</w:delText>
        </w:r>
        <w:r w:rsidDel="00B33063">
          <w:delText>: {</w:delText>
        </w:r>
        <w:bookmarkStart w:id="12628" w:name="_Toc10198918"/>
        <w:bookmarkStart w:id="12629" w:name="_Toc10203056"/>
        <w:bookmarkStart w:id="12630" w:name="_Toc10207194"/>
        <w:bookmarkEnd w:id="12628"/>
        <w:bookmarkEnd w:id="12629"/>
        <w:bookmarkEnd w:id="12630"/>
      </w:del>
    </w:p>
    <w:p w14:paraId="1B01DA26" w14:textId="00399529" w:rsidR="00564C22" w:rsidDel="00B33063" w:rsidRDefault="009B1AF1" w:rsidP="00564C22">
      <w:pPr>
        <w:pStyle w:val="Code"/>
        <w:spacing w:line="259" w:lineRule="auto"/>
        <w:rPr>
          <w:del w:id="12631" w:author="Andreas Kuehne" w:date="2019-05-31T12:22:00Z"/>
        </w:rPr>
      </w:pPr>
      <w:del w:id="12632"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2633" w:name="_Toc10198919"/>
        <w:bookmarkStart w:id="12634" w:name="_Toc10203057"/>
        <w:bookmarkStart w:id="12635" w:name="_Toc10207195"/>
        <w:bookmarkEnd w:id="12633"/>
        <w:bookmarkEnd w:id="12634"/>
        <w:bookmarkEnd w:id="12635"/>
      </w:del>
    </w:p>
    <w:p w14:paraId="311AA299" w14:textId="15B6A028" w:rsidR="00564C22" w:rsidDel="00B33063" w:rsidRDefault="009B1AF1" w:rsidP="00564C22">
      <w:pPr>
        <w:pStyle w:val="Code"/>
        <w:spacing w:line="259" w:lineRule="auto"/>
        <w:rPr>
          <w:del w:id="12636" w:author="Andreas Kuehne" w:date="2019-05-31T12:22:00Z"/>
        </w:rPr>
      </w:pPr>
      <w:del w:id="12637" w:author="Andreas Kuehne" w:date="2019-05-31T12:22:00Z">
        <w:r w:rsidDel="00B33063">
          <w:delText xml:space="preserve">    },</w:delText>
        </w:r>
        <w:bookmarkStart w:id="12638" w:name="_Toc10198920"/>
        <w:bookmarkStart w:id="12639" w:name="_Toc10203058"/>
        <w:bookmarkStart w:id="12640" w:name="_Toc10207196"/>
        <w:bookmarkEnd w:id="12638"/>
        <w:bookmarkEnd w:id="12639"/>
        <w:bookmarkEnd w:id="12640"/>
      </w:del>
    </w:p>
    <w:p w14:paraId="65DC834C" w14:textId="1FF3169C" w:rsidR="00564C22" w:rsidDel="00B33063" w:rsidRDefault="009B1AF1" w:rsidP="00564C22">
      <w:pPr>
        <w:pStyle w:val="Code"/>
        <w:spacing w:line="259" w:lineRule="auto"/>
        <w:rPr>
          <w:del w:id="12641" w:author="Andreas Kuehne" w:date="2019-05-31T12:22:00Z"/>
        </w:rPr>
      </w:pPr>
      <w:del w:id="12642" w:author="Andreas Kuehne" w:date="2019-05-31T12:22:00Z">
        <w:r w:rsidDel="00B33063">
          <w:rPr>
            <w:color w:val="31849B" w:themeColor="accent5" w:themeShade="BF"/>
          </w:rPr>
          <w:delText xml:space="preserve">    "attRef"</w:delText>
        </w:r>
        <w:r w:rsidDel="00B33063">
          <w:delText>: {</w:delText>
        </w:r>
        <w:bookmarkStart w:id="12643" w:name="_Toc10198921"/>
        <w:bookmarkStart w:id="12644" w:name="_Toc10203059"/>
        <w:bookmarkStart w:id="12645" w:name="_Toc10207197"/>
        <w:bookmarkEnd w:id="12643"/>
        <w:bookmarkEnd w:id="12644"/>
        <w:bookmarkEnd w:id="12645"/>
      </w:del>
    </w:p>
    <w:p w14:paraId="57A5F1E5" w14:textId="0AA51C52" w:rsidR="00564C22" w:rsidDel="00B33063" w:rsidRDefault="009B1AF1" w:rsidP="00564C22">
      <w:pPr>
        <w:pStyle w:val="Code"/>
        <w:spacing w:line="259" w:lineRule="auto"/>
        <w:rPr>
          <w:del w:id="12646" w:author="Andreas Kuehne" w:date="2019-05-31T12:22:00Z"/>
        </w:rPr>
      </w:pPr>
      <w:del w:id="12647"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"#/definitions/dsb-AttachmentReferenceType"</w:delText>
        </w:r>
        <w:bookmarkStart w:id="12648" w:name="_Toc10198922"/>
        <w:bookmarkStart w:id="12649" w:name="_Toc10203060"/>
        <w:bookmarkStart w:id="12650" w:name="_Toc10207198"/>
        <w:bookmarkEnd w:id="12648"/>
        <w:bookmarkEnd w:id="12649"/>
        <w:bookmarkEnd w:id="12650"/>
      </w:del>
    </w:p>
    <w:p w14:paraId="143DBEA1" w14:textId="4C5E7A84" w:rsidR="00564C22" w:rsidDel="00B33063" w:rsidRDefault="009B1AF1" w:rsidP="00564C22">
      <w:pPr>
        <w:pStyle w:val="Code"/>
        <w:spacing w:line="259" w:lineRule="auto"/>
        <w:rPr>
          <w:del w:id="12651" w:author="Andreas Kuehne" w:date="2019-05-31T12:22:00Z"/>
        </w:rPr>
      </w:pPr>
      <w:del w:id="12652" w:author="Andreas Kuehne" w:date="2019-05-31T12:22:00Z">
        <w:r w:rsidDel="00B33063">
          <w:delText xml:space="preserve">    },</w:delText>
        </w:r>
        <w:bookmarkStart w:id="12653" w:name="_Toc10198923"/>
        <w:bookmarkStart w:id="12654" w:name="_Toc10203061"/>
        <w:bookmarkStart w:id="12655" w:name="_Toc10207199"/>
        <w:bookmarkEnd w:id="12653"/>
        <w:bookmarkEnd w:id="12654"/>
        <w:bookmarkEnd w:id="12655"/>
      </w:del>
    </w:p>
    <w:p w14:paraId="1FC6D133" w14:textId="231CAC63" w:rsidR="00564C22" w:rsidDel="00B33063" w:rsidRDefault="009B1AF1" w:rsidP="00564C22">
      <w:pPr>
        <w:pStyle w:val="Code"/>
        <w:spacing w:line="259" w:lineRule="auto"/>
        <w:rPr>
          <w:del w:id="12656" w:author="Andreas Kuehne" w:date="2019-05-31T12:22:00Z"/>
        </w:rPr>
      </w:pPr>
      <w:del w:id="12657" w:author="Andreas Kuehne" w:date="2019-05-31T12:22:00Z">
        <w:r w:rsidDel="00B33063">
          <w:rPr>
            <w:color w:val="31849B" w:themeColor="accent5" w:themeShade="BF"/>
          </w:rPr>
          <w:delText xml:space="preserve">    "transforms"</w:delText>
        </w:r>
        <w:r w:rsidDel="00B33063">
          <w:delText>: {</w:delText>
        </w:r>
        <w:bookmarkStart w:id="12658" w:name="_Toc10198924"/>
        <w:bookmarkStart w:id="12659" w:name="_Toc10203062"/>
        <w:bookmarkStart w:id="12660" w:name="_Toc10207200"/>
        <w:bookmarkEnd w:id="12658"/>
        <w:bookmarkEnd w:id="12659"/>
        <w:bookmarkEnd w:id="12660"/>
      </w:del>
    </w:p>
    <w:p w14:paraId="29545989" w14:textId="26CABE6C" w:rsidR="00564C22" w:rsidDel="00B33063" w:rsidRDefault="009B1AF1" w:rsidP="00564C22">
      <w:pPr>
        <w:pStyle w:val="Code"/>
        <w:spacing w:line="259" w:lineRule="auto"/>
        <w:rPr>
          <w:del w:id="12661" w:author="Andreas Kuehne" w:date="2019-05-31T12:22:00Z"/>
        </w:rPr>
      </w:pPr>
      <w:del w:id="12662"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"#/definitions/dsigrw-TransformsType"</w:delText>
        </w:r>
        <w:bookmarkStart w:id="12663" w:name="_Toc10198925"/>
        <w:bookmarkStart w:id="12664" w:name="_Toc10203063"/>
        <w:bookmarkStart w:id="12665" w:name="_Toc10207201"/>
        <w:bookmarkEnd w:id="12663"/>
        <w:bookmarkEnd w:id="12664"/>
        <w:bookmarkEnd w:id="12665"/>
      </w:del>
    </w:p>
    <w:p w14:paraId="23FBA59A" w14:textId="26E61A6A" w:rsidR="00564C22" w:rsidDel="00B33063" w:rsidRDefault="009B1AF1" w:rsidP="00564C22">
      <w:pPr>
        <w:pStyle w:val="Code"/>
        <w:spacing w:line="259" w:lineRule="auto"/>
        <w:rPr>
          <w:del w:id="12666" w:author="Andreas Kuehne" w:date="2019-05-31T12:22:00Z"/>
        </w:rPr>
      </w:pPr>
      <w:del w:id="12667" w:author="Andreas Kuehne" w:date="2019-05-31T12:22:00Z">
        <w:r w:rsidDel="00B33063">
          <w:delText xml:space="preserve">    },</w:delText>
        </w:r>
        <w:bookmarkStart w:id="12668" w:name="_Toc10198926"/>
        <w:bookmarkStart w:id="12669" w:name="_Toc10203064"/>
        <w:bookmarkStart w:id="12670" w:name="_Toc10207202"/>
        <w:bookmarkEnd w:id="12668"/>
        <w:bookmarkEnd w:id="12669"/>
        <w:bookmarkEnd w:id="12670"/>
      </w:del>
    </w:p>
    <w:p w14:paraId="080CCDB4" w14:textId="10ADA6ED" w:rsidR="00564C22" w:rsidDel="00B33063" w:rsidRDefault="009B1AF1" w:rsidP="00564C22">
      <w:pPr>
        <w:pStyle w:val="Code"/>
        <w:spacing w:line="259" w:lineRule="auto"/>
        <w:rPr>
          <w:del w:id="12671" w:author="Andreas Kuehne" w:date="2019-05-31T12:22:00Z"/>
        </w:rPr>
      </w:pPr>
      <w:del w:id="12672" w:author="Andreas Kuehne" w:date="2019-05-31T12:22:00Z">
        <w:r w:rsidDel="00B33063">
          <w:rPr>
            <w:color w:val="31849B" w:themeColor="accent5" w:themeShade="BF"/>
          </w:rPr>
          <w:delText xml:space="preserve">    "mimeType"</w:delText>
        </w:r>
        <w:r w:rsidDel="00B33063">
          <w:delText>: {</w:delText>
        </w:r>
        <w:bookmarkStart w:id="12673" w:name="_Toc10198927"/>
        <w:bookmarkStart w:id="12674" w:name="_Toc10203065"/>
        <w:bookmarkStart w:id="12675" w:name="_Toc10207203"/>
        <w:bookmarkEnd w:id="12673"/>
        <w:bookmarkEnd w:id="12674"/>
        <w:bookmarkEnd w:id="12675"/>
      </w:del>
    </w:p>
    <w:p w14:paraId="6E3C342D" w14:textId="6157AEB7" w:rsidR="00564C22" w:rsidDel="00B33063" w:rsidRDefault="009B1AF1" w:rsidP="00564C22">
      <w:pPr>
        <w:pStyle w:val="Code"/>
        <w:spacing w:line="259" w:lineRule="auto"/>
        <w:rPr>
          <w:del w:id="12676" w:author="Andreas Kuehne" w:date="2019-05-31T12:22:00Z"/>
        </w:rPr>
      </w:pPr>
      <w:del w:id="1267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2678" w:name="_Toc10198928"/>
        <w:bookmarkStart w:id="12679" w:name="_Toc10203066"/>
        <w:bookmarkStart w:id="12680" w:name="_Toc10207204"/>
        <w:bookmarkEnd w:id="12678"/>
        <w:bookmarkEnd w:id="12679"/>
        <w:bookmarkEnd w:id="12680"/>
      </w:del>
    </w:p>
    <w:p w14:paraId="16AA8E9F" w14:textId="72F85315" w:rsidR="00564C22" w:rsidDel="00B33063" w:rsidRDefault="009B1AF1" w:rsidP="00564C22">
      <w:pPr>
        <w:pStyle w:val="Code"/>
        <w:spacing w:line="259" w:lineRule="auto"/>
        <w:rPr>
          <w:del w:id="12681" w:author="Andreas Kuehne" w:date="2019-05-31T12:22:00Z"/>
        </w:rPr>
      </w:pPr>
      <w:del w:id="12682" w:author="Andreas Kuehne" w:date="2019-05-31T12:22:00Z">
        <w:r w:rsidDel="00B33063">
          <w:delText xml:space="preserve">    },</w:delText>
        </w:r>
        <w:bookmarkStart w:id="12683" w:name="_Toc10198929"/>
        <w:bookmarkStart w:id="12684" w:name="_Toc10203067"/>
        <w:bookmarkStart w:id="12685" w:name="_Toc10207205"/>
        <w:bookmarkEnd w:id="12683"/>
        <w:bookmarkEnd w:id="12684"/>
        <w:bookmarkEnd w:id="12685"/>
      </w:del>
    </w:p>
    <w:p w14:paraId="282E2F5F" w14:textId="5472CDD9" w:rsidR="00564C22" w:rsidDel="00B33063" w:rsidRDefault="009B1AF1" w:rsidP="00564C22">
      <w:pPr>
        <w:pStyle w:val="Code"/>
        <w:spacing w:line="259" w:lineRule="auto"/>
        <w:rPr>
          <w:del w:id="12686" w:author="Andreas Kuehne" w:date="2019-05-31T12:22:00Z"/>
        </w:rPr>
      </w:pPr>
      <w:del w:id="12687" w:author="Andreas Kuehne" w:date="2019-05-31T12:22:00Z">
        <w:r w:rsidDel="00B33063">
          <w:rPr>
            <w:color w:val="31849B" w:themeColor="accent5" w:themeShade="BF"/>
          </w:rPr>
          <w:delText xml:space="preserve">    "idRef"</w:delText>
        </w:r>
        <w:r w:rsidDel="00B33063">
          <w:delText>: {</w:delText>
        </w:r>
        <w:bookmarkStart w:id="12688" w:name="_Toc10198930"/>
        <w:bookmarkStart w:id="12689" w:name="_Toc10203068"/>
        <w:bookmarkStart w:id="12690" w:name="_Toc10207206"/>
        <w:bookmarkEnd w:id="12688"/>
        <w:bookmarkEnd w:id="12689"/>
        <w:bookmarkEnd w:id="12690"/>
      </w:del>
    </w:p>
    <w:p w14:paraId="0EDC1F8A" w14:textId="3DC8B32D" w:rsidR="00564C22" w:rsidDel="00B33063" w:rsidRDefault="009B1AF1" w:rsidP="00564C22">
      <w:pPr>
        <w:pStyle w:val="Code"/>
        <w:spacing w:line="259" w:lineRule="auto"/>
        <w:rPr>
          <w:del w:id="12691" w:author="Andreas Kuehne" w:date="2019-05-31T12:22:00Z"/>
        </w:rPr>
      </w:pPr>
      <w:del w:id="12692"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2693" w:name="_Toc10198931"/>
        <w:bookmarkStart w:id="12694" w:name="_Toc10203069"/>
        <w:bookmarkStart w:id="12695" w:name="_Toc10207207"/>
        <w:bookmarkEnd w:id="12693"/>
        <w:bookmarkEnd w:id="12694"/>
        <w:bookmarkEnd w:id="12695"/>
      </w:del>
    </w:p>
    <w:p w14:paraId="2DB2A44F" w14:textId="15F680AE" w:rsidR="00564C22" w:rsidDel="00B33063" w:rsidRDefault="009B1AF1" w:rsidP="00564C22">
      <w:pPr>
        <w:pStyle w:val="Code"/>
        <w:spacing w:line="259" w:lineRule="auto"/>
        <w:rPr>
          <w:del w:id="12696" w:author="Andreas Kuehne" w:date="2019-05-31T12:22:00Z"/>
        </w:rPr>
      </w:pPr>
      <w:del w:id="12697" w:author="Andreas Kuehne" w:date="2019-05-31T12:22:00Z">
        <w:r w:rsidDel="00B33063">
          <w:delText xml:space="preserve">    }</w:delText>
        </w:r>
        <w:bookmarkStart w:id="12698" w:name="_Toc10198932"/>
        <w:bookmarkStart w:id="12699" w:name="_Toc10203070"/>
        <w:bookmarkStart w:id="12700" w:name="_Toc10207208"/>
        <w:bookmarkEnd w:id="12698"/>
        <w:bookmarkEnd w:id="12699"/>
        <w:bookmarkEnd w:id="12700"/>
      </w:del>
    </w:p>
    <w:p w14:paraId="395646DD" w14:textId="7769000D" w:rsidR="00564C22" w:rsidDel="00B33063" w:rsidRDefault="009B1AF1" w:rsidP="00564C22">
      <w:pPr>
        <w:pStyle w:val="Code"/>
        <w:spacing w:line="259" w:lineRule="auto"/>
        <w:rPr>
          <w:del w:id="12701" w:author="Andreas Kuehne" w:date="2019-05-31T12:22:00Z"/>
        </w:rPr>
      </w:pPr>
      <w:del w:id="12702" w:author="Andreas Kuehne" w:date="2019-05-31T12:22:00Z">
        <w:r w:rsidDel="00B33063">
          <w:delText xml:space="preserve">  }</w:delText>
        </w:r>
        <w:bookmarkStart w:id="12703" w:name="_Toc10198933"/>
        <w:bookmarkStart w:id="12704" w:name="_Toc10203071"/>
        <w:bookmarkStart w:id="12705" w:name="_Toc10207209"/>
        <w:bookmarkEnd w:id="12703"/>
        <w:bookmarkEnd w:id="12704"/>
        <w:bookmarkEnd w:id="12705"/>
      </w:del>
    </w:p>
    <w:p w14:paraId="3DE94FCC" w14:textId="6CB38E96" w:rsidR="00564C22" w:rsidDel="00B33063" w:rsidRDefault="009B1AF1" w:rsidP="00564C22">
      <w:pPr>
        <w:pStyle w:val="Code"/>
        <w:spacing w:line="259" w:lineRule="auto"/>
        <w:rPr>
          <w:del w:id="12706" w:author="Andreas Kuehne" w:date="2019-05-31T12:22:00Z"/>
        </w:rPr>
      </w:pPr>
      <w:del w:id="12707" w:author="Andreas Kuehne" w:date="2019-05-31T12:22:00Z">
        <w:r w:rsidDel="00B33063">
          <w:delText>}</w:delText>
        </w:r>
        <w:bookmarkStart w:id="12708" w:name="_Toc10198934"/>
        <w:bookmarkStart w:id="12709" w:name="_Toc10203072"/>
        <w:bookmarkStart w:id="12710" w:name="_Toc10207210"/>
        <w:bookmarkEnd w:id="12708"/>
        <w:bookmarkEnd w:id="12709"/>
        <w:bookmarkEnd w:id="12710"/>
      </w:del>
    </w:p>
    <w:p w14:paraId="3AA711D6" w14:textId="3F71FA4B" w:rsidR="00564C22" w:rsidDel="00B33063" w:rsidRDefault="00564C22" w:rsidP="00564C22">
      <w:pPr>
        <w:rPr>
          <w:del w:id="12711" w:author="Andreas Kuehne" w:date="2019-05-31T12:22:00Z"/>
        </w:rPr>
      </w:pPr>
      <w:bookmarkStart w:id="12712" w:name="_Toc10198935"/>
      <w:bookmarkStart w:id="12713" w:name="_Toc10203073"/>
      <w:bookmarkStart w:id="12714" w:name="_Toc10207211"/>
      <w:bookmarkEnd w:id="12712"/>
      <w:bookmarkEnd w:id="12713"/>
      <w:bookmarkEnd w:id="12714"/>
    </w:p>
    <w:p w14:paraId="36641895" w14:textId="7F476552" w:rsidR="00564C22" w:rsidDel="00B33063" w:rsidRDefault="009B1AF1" w:rsidP="00564C22">
      <w:pPr>
        <w:pStyle w:val="berschrift4"/>
        <w:rPr>
          <w:del w:id="12715" w:author="Andreas Kuehne" w:date="2019-05-31T12:22:00Z"/>
        </w:rPr>
      </w:pPr>
      <w:del w:id="12716" w:author="Andreas Kuehne" w:date="2019-05-31T12:22:00Z">
        <w:r w:rsidDel="00B33063">
          <w:delText>Base64Data – XML Syntax</w:delText>
        </w:r>
        <w:bookmarkStart w:id="12717" w:name="_Toc10198936"/>
        <w:bookmarkStart w:id="12718" w:name="_Toc10203074"/>
        <w:bookmarkStart w:id="12719" w:name="_Toc10207212"/>
        <w:bookmarkEnd w:id="12717"/>
        <w:bookmarkEnd w:id="12718"/>
        <w:bookmarkEnd w:id="12719"/>
      </w:del>
    </w:p>
    <w:p w14:paraId="390FDDCD" w14:textId="2F2F73B8" w:rsidR="00564C22" w:rsidRPr="5404FA76" w:rsidDel="00B33063" w:rsidRDefault="009B1AF1" w:rsidP="00564C22">
      <w:pPr>
        <w:rPr>
          <w:del w:id="12720" w:author="Andreas Kuehne" w:date="2019-05-31T12:22:00Z"/>
        </w:rPr>
      </w:pPr>
      <w:del w:id="12721" w:author="Andreas Kuehne" w:date="2019-05-31T12:22:00Z">
        <w:r w:rsidRPr="0CCF9147" w:rsidDel="00B33063">
          <w:delText xml:space="preserve">The XML type </w:delText>
        </w:r>
        <w:r w:rsidRPr="002062A5" w:rsidDel="00B33063">
          <w:rPr>
            <w:rFonts w:ascii="Courier New" w:eastAsia="Courier New" w:hAnsi="Courier New" w:cs="Courier New"/>
          </w:rPr>
          <w:delText>Base64DataType</w:delText>
        </w:r>
        <w:r w:rsidRPr="0CCF9147" w:rsidDel="00B33063">
          <w:delText xml:space="preserve"> SHALL implement the requirements defined in the </w:delText>
        </w:r>
        <w:r w:rsidRPr="002062A5" w:rsidDel="00B33063">
          <w:rPr>
            <w:rFonts w:ascii="Courier New" w:eastAsia="Courier New" w:hAnsi="Courier New" w:cs="Courier New"/>
          </w:rPr>
          <w:delText>Base64Data</w:delText>
        </w:r>
        <w:r w:rsidDel="00B33063">
          <w:delText xml:space="preserve"> </w:delText>
        </w:r>
        <w:r w:rsidRPr="005A6FFD" w:rsidDel="00B33063">
          <w:delText>component.</w:delText>
        </w:r>
        <w:bookmarkStart w:id="12722" w:name="_Toc10198937"/>
        <w:bookmarkStart w:id="12723" w:name="_Toc10203075"/>
        <w:bookmarkStart w:id="12724" w:name="_Toc10207213"/>
        <w:bookmarkEnd w:id="12722"/>
        <w:bookmarkEnd w:id="12723"/>
        <w:bookmarkEnd w:id="12724"/>
      </w:del>
    </w:p>
    <w:p w14:paraId="30BCDADD" w14:textId="0DB2AB71" w:rsidR="00564C22" w:rsidDel="00B33063" w:rsidRDefault="009B1AF1" w:rsidP="00564C22">
      <w:pPr>
        <w:rPr>
          <w:del w:id="12725" w:author="Andreas Kuehne" w:date="2019-05-31T12:22:00Z"/>
        </w:rPr>
      </w:pPr>
      <w:del w:id="12726"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Base64DataType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"refDSBXSD" </w:delInstrText>
        </w:r>
        <w:r w:rsidR="00B33063" w:rsidDel="00B33063">
          <w:rPr>
            <w:rStyle w:val="Hyperlink"/>
          </w:rPr>
          <w:fldChar w:fldCharType="separate"/>
        </w:r>
        <w:r w:rsidRPr="006174B3" w:rsidDel="00B33063">
          <w:rPr>
            <w:rStyle w:val="Hyperlink"/>
          </w:rPr>
          <w:delText>DSBXSD</w:delText>
        </w:r>
        <w:r w:rsidR="00B33063" w:rsidDel="00B33063">
          <w:rPr>
            <w:rStyle w:val="Hyperlink"/>
          </w:rPr>
          <w:fldChar w:fldCharType="end"/>
        </w:r>
        <w:r w:rsidRPr="005A6FFD" w:rsidDel="00B33063">
          <w:rPr>
            <w:rFonts w:eastAsia="Arial"/>
          </w:rPr>
          <w:delText>], and is copied below for information.</w:delText>
        </w:r>
        <w:bookmarkStart w:id="12727" w:name="_Toc10198938"/>
        <w:bookmarkStart w:id="12728" w:name="_Toc10203076"/>
        <w:bookmarkStart w:id="12729" w:name="_Toc10207214"/>
        <w:bookmarkEnd w:id="12727"/>
        <w:bookmarkEnd w:id="12728"/>
        <w:bookmarkEnd w:id="12729"/>
      </w:del>
    </w:p>
    <w:p w14:paraId="58251E82" w14:textId="505F5D8D" w:rsidR="00564C22" w:rsidDel="00B33063" w:rsidRDefault="009B1AF1" w:rsidP="00564C22">
      <w:pPr>
        <w:pStyle w:val="Code"/>
        <w:rPr>
          <w:del w:id="12730" w:author="Andreas Kuehne" w:date="2019-05-31T12:22:00Z"/>
        </w:rPr>
      </w:pPr>
      <w:del w:id="12731"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Base64DataType</w:delText>
        </w:r>
        <w:r w:rsidDel="00B33063">
          <w:rPr>
            <w:color w:val="943634" w:themeColor="accent2" w:themeShade="BF"/>
          </w:rPr>
          <w:delText>"</w:delText>
        </w:r>
        <w:r w:rsidDel="00B33063">
          <w:rPr>
            <w:color w:val="31849B" w:themeColor="accent5" w:themeShade="BF"/>
          </w:rPr>
          <w:delText>&gt;</w:delText>
        </w:r>
        <w:bookmarkStart w:id="12732" w:name="_Toc10198939"/>
        <w:bookmarkStart w:id="12733" w:name="_Toc10203077"/>
        <w:bookmarkStart w:id="12734" w:name="_Toc10207215"/>
        <w:bookmarkEnd w:id="12732"/>
        <w:bookmarkEnd w:id="12733"/>
        <w:bookmarkEnd w:id="12734"/>
      </w:del>
    </w:p>
    <w:p w14:paraId="23105358" w14:textId="67CAC4A1" w:rsidR="00564C22" w:rsidDel="00B33063" w:rsidRDefault="009B1AF1" w:rsidP="00564C22">
      <w:pPr>
        <w:pStyle w:val="Code"/>
        <w:rPr>
          <w:del w:id="12735" w:author="Andreas Kuehne" w:date="2019-05-31T12:22:00Z"/>
        </w:rPr>
      </w:pPr>
      <w:del w:id="12736" w:author="Andreas Kuehne" w:date="2019-05-31T12:22:00Z">
        <w:r w:rsidDel="00B33063">
          <w:rPr>
            <w:color w:val="31849B" w:themeColor="accent5" w:themeShade="BF"/>
          </w:rPr>
          <w:delText xml:space="preserve">  &lt;xs:sequence&gt;</w:delText>
        </w:r>
        <w:bookmarkStart w:id="12737" w:name="_Toc10198940"/>
        <w:bookmarkStart w:id="12738" w:name="_Toc10203078"/>
        <w:bookmarkStart w:id="12739" w:name="_Toc10207216"/>
        <w:bookmarkEnd w:id="12737"/>
        <w:bookmarkEnd w:id="12738"/>
        <w:bookmarkEnd w:id="12739"/>
      </w:del>
    </w:p>
    <w:p w14:paraId="445A22F2" w14:textId="524A428C" w:rsidR="00564C22" w:rsidDel="00B33063" w:rsidRDefault="009B1AF1" w:rsidP="00564C22">
      <w:pPr>
        <w:pStyle w:val="Code"/>
        <w:rPr>
          <w:del w:id="12740" w:author="Andreas Kuehne" w:date="2019-05-31T12:22:00Z"/>
        </w:rPr>
      </w:pPr>
      <w:del w:id="12741" w:author="Andreas Kuehne" w:date="2019-05-31T12:22:00Z">
        <w:r w:rsidDel="00B33063">
          <w:rPr>
            <w:color w:val="31849B" w:themeColor="accent5" w:themeShade="BF"/>
          </w:rPr>
          <w:delText xml:space="preserve">    &lt;xs:choice</w:delText>
        </w:r>
        <w:r w:rsidDel="00B33063">
          <w:rPr>
            <w:color w:val="943634" w:themeColor="accent2" w:themeShade="BF"/>
          </w:rPr>
          <w:delText xml:space="preserve">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2742" w:name="_Toc10198941"/>
        <w:bookmarkStart w:id="12743" w:name="_Toc10203079"/>
        <w:bookmarkStart w:id="12744" w:name="_Toc10207217"/>
        <w:bookmarkEnd w:id="12742"/>
        <w:bookmarkEnd w:id="12743"/>
        <w:bookmarkEnd w:id="12744"/>
      </w:del>
    </w:p>
    <w:p w14:paraId="50FB7ECC" w14:textId="4838C540" w:rsidR="00564C22" w:rsidDel="00B33063" w:rsidRDefault="009B1AF1" w:rsidP="00564C22">
      <w:pPr>
        <w:pStyle w:val="Code"/>
        <w:rPr>
          <w:del w:id="12745" w:author="Andreas Kuehne" w:date="2019-05-31T12:22:00Z"/>
        </w:rPr>
      </w:pPr>
      <w:del w:id="12746"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Value</w:delText>
        </w:r>
        <w:r w:rsidDel="00B33063">
          <w:rPr>
            <w:color w:val="943634" w:themeColor="accent2" w:themeShade="BF"/>
          </w:rPr>
          <w:delText>" type="</w:delText>
        </w:r>
        <w:r w:rsidDel="00B33063">
          <w:rPr>
            <w:color w:val="244061" w:themeColor="accent1" w:themeShade="80"/>
          </w:rPr>
          <w:delText>xs:base64Binary</w:delText>
        </w:r>
        <w:r w:rsidDel="00B33063">
          <w:rPr>
            <w:color w:val="943634" w:themeColor="accent2" w:themeShade="BF"/>
          </w:rPr>
          <w:delText>"</w:delText>
        </w:r>
        <w:r w:rsidDel="00B33063">
          <w:rPr>
            <w:color w:val="31849B" w:themeColor="accent5" w:themeShade="BF"/>
          </w:rPr>
          <w:delText>/&gt;</w:delText>
        </w:r>
        <w:bookmarkStart w:id="12747" w:name="_Toc10198942"/>
        <w:bookmarkStart w:id="12748" w:name="_Toc10203080"/>
        <w:bookmarkStart w:id="12749" w:name="_Toc10207218"/>
        <w:bookmarkEnd w:id="12747"/>
        <w:bookmarkEnd w:id="12748"/>
        <w:bookmarkEnd w:id="12749"/>
      </w:del>
    </w:p>
    <w:p w14:paraId="5B3C2CA1" w14:textId="455A29D4" w:rsidR="00564C22" w:rsidDel="00B33063" w:rsidRDefault="009B1AF1" w:rsidP="00564C22">
      <w:pPr>
        <w:pStyle w:val="Code"/>
        <w:rPr>
          <w:del w:id="12750" w:author="Andreas Kuehne" w:date="2019-05-31T12:22:00Z"/>
        </w:rPr>
      </w:pPr>
      <w:del w:id="12751"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AttRef</w:delText>
        </w:r>
        <w:r w:rsidDel="00B33063">
          <w:rPr>
            <w:color w:val="943634" w:themeColor="accent2" w:themeShade="BF"/>
          </w:rPr>
          <w:delText>" type="</w:delText>
        </w:r>
        <w:r w:rsidDel="00B33063">
          <w:rPr>
            <w:color w:val="244061" w:themeColor="accent1" w:themeShade="80"/>
          </w:rPr>
          <w:delText>dsb:AttachmentReferenceType</w:delText>
        </w:r>
        <w:r w:rsidDel="00B33063">
          <w:rPr>
            <w:color w:val="943634" w:themeColor="accent2" w:themeShade="BF"/>
          </w:rPr>
          <w:delText>"</w:delText>
        </w:r>
        <w:r w:rsidDel="00B33063">
          <w:rPr>
            <w:color w:val="31849B" w:themeColor="accent5" w:themeShade="BF"/>
          </w:rPr>
          <w:delText>/&gt;</w:delText>
        </w:r>
        <w:bookmarkStart w:id="12752" w:name="_Toc10198943"/>
        <w:bookmarkStart w:id="12753" w:name="_Toc10203081"/>
        <w:bookmarkStart w:id="12754" w:name="_Toc10207219"/>
        <w:bookmarkEnd w:id="12752"/>
        <w:bookmarkEnd w:id="12753"/>
        <w:bookmarkEnd w:id="12754"/>
      </w:del>
    </w:p>
    <w:p w14:paraId="2E88F222" w14:textId="3644EA74" w:rsidR="00564C22" w:rsidDel="00B33063" w:rsidRDefault="009B1AF1" w:rsidP="00564C22">
      <w:pPr>
        <w:pStyle w:val="Code"/>
        <w:rPr>
          <w:del w:id="12755" w:author="Andreas Kuehne" w:date="2019-05-31T12:22:00Z"/>
        </w:rPr>
      </w:pPr>
      <w:del w:id="12756" w:author="Andreas Kuehne" w:date="2019-05-31T12:22:00Z">
        <w:r w:rsidDel="00B33063">
          <w:rPr>
            <w:color w:val="31849B" w:themeColor="accent5" w:themeShade="BF"/>
          </w:rPr>
          <w:delText xml:space="preserve">    &lt;/xs:choice&gt;</w:delText>
        </w:r>
        <w:bookmarkStart w:id="12757" w:name="_Toc10198944"/>
        <w:bookmarkStart w:id="12758" w:name="_Toc10203082"/>
        <w:bookmarkStart w:id="12759" w:name="_Toc10207220"/>
        <w:bookmarkEnd w:id="12757"/>
        <w:bookmarkEnd w:id="12758"/>
        <w:bookmarkEnd w:id="12759"/>
      </w:del>
    </w:p>
    <w:p w14:paraId="56BDCD6E" w14:textId="0765B3B7" w:rsidR="00564C22" w:rsidDel="00B33063" w:rsidRDefault="009B1AF1" w:rsidP="00564C22">
      <w:pPr>
        <w:pStyle w:val="Code"/>
        <w:rPr>
          <w:del w:id="12760" w:author="Andreas Kuehne" w:date="2019-05-31T12:22:00Z"/>
        </w:rPr>
      </w:pPr>
      <w:del w:id="12761"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Transforms</w:delText>
        </w:r>
        <w:r w:rsidDel="00B33063">
          <w:rPr>
            <w:color w:val="943634" w:themeColor="accent2" w:themeShade="BF"/>
          </w:rPr>
          <w:delText>" type="</w:delText>
        </w:r>
        <w:r w:rsidDel="00B33063">
          <w:rPr>
            <w:color w:val="244061" w:themeColor="accent1" w:themeShade="80"/>
          </w:rPr>
          <w:delText>ds-rw:TransformsType</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2762" w:name="_Toc10198945"/>
        <w:bookmarkStart w:id="12763" w:name="_Toc10203083"/>
        <w:bookmarkStart w:id="12764" w:name="_Toc10207221"/>
        <w:bookmarkEnd w:id="12762"/>
        <w:bookmarkEnd w:id="12763"/>
        <w:bookmarkEnd w:id="12764"/>
      </w:del>
    </w:p>
    <w:p w14:paraId="4A7ECEF3" w14:textId="5CA4B618" w:rsidR="00564C22" w:rsidDel="00B33063" w:rsidRDefault="009B1AF1" w:rsidP="00564C22">
      <w:pPr>
        <w:pStyle w:val="Code"/>
        <w:rPr>
          <w:del w:id="12765" w:author="Andreas Kuehne" w:date="2019-05-31T12:22:00Z"/>
        </w:rPr>
      </w:pPr>
      <w:del w:id="12766" w:author="Andreas Kuehne" w:date="2019-05-31T12:22:00Z">
        <w:r w:rsidDel="00B33063">
          <w:rPr>
            <w:color w:val="31849B" w:themeColor="accent5" w:themeShade="BF"/>
          </w:rPr>
          <w:delText xml:space="preserve">  &lt;/xs:sequence&gt;</w:delText>
        </w:r>
        <w:bookmarkStart w:id="12767" w:name="_Toc10198946"/>
        <w:bookmarkStart w:id="12768" w:name="_Toc10203084"/>
        <w:bookmarkStart w:id="12769" w:name="_Toc10207222"/>
        <w:bookmarkEnd w:id="12767"/>
        <w:bookmarkEnd w:id="12768"/>
        <w:bookmarkEnd w:id="12769"/>
      </w:del>
    </w:p>
    <w:p w14:paraId="7DD61FE2" w14:textId="44E01D62" w:rsidR="00564C22" w:rsidDel="00B33063" w:rsidRDefault="009B1AF1" w:rsidP="00564C22">
      <w:pPr>
        <w:pStyle w:val="Code"/>
        <w:rPr>
          <w:del w:id="12770" w:author="Andreas Kuehne" w:date="2019-05-31T12:22:00Z"/>
        </w:rPr>
      </w:pPr>
      <w:del w:id="12771"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MimeType</w:delText>
        </w:r>
        <w:r w:rsidDel="00B33063">
          <w:rPr>
            <w:color w:val="943634" w:themeColor="accent2" w:themeShade="BF"/>
          </w:rPr>
          <w:delText>" type="</w:delText>
        </w:r>
        <w:r w:rsidDel="00B33063">
          <w:rPr>
            <w:color w:val="244061" w:themeColor="accent1" w:themeShade="80"/>
          </w:rPr>
          <w:delText>xs:string</w:delText>
        </w:r>
        <w:r w:rsidDel="00B33063">
          <w:rPr>
            <w:color w:val="943634" w:themeColor="accent2" w:themeShade="BF"/>
          </w:rPr>
          <w:delText>" use="</w:delText>
        </w:r>
        <w:r w:rsidDel="00B33063">
          <w:rPr>
            <w:color w:val="244061" w:themeColor="accent1" w:themeShade="80"/>
          </w:rPr>
          <w:delText>optional</w:delText>
        </w:r>
        <w:r w:rsidDel="00B33063">
          <w:rPr>
            <w:color w:val="943634" w:themeColor="accent2" w:themeShade="BF"/>
          </w:rPr>
          <w:delText>"</w:delText>
        </w:r>
        <w:r w:rsidDel="00B33063">
          <w:rPr>
            <w:color w:val="31849B" w:themeColor="accent5" w:themeShade="BF"/>
          </w:rPr>
          <w:delText>/&gt;</w:delText>
        </w:r>
        <w:bookmarkStart w:id="12772" w:name="_Toc10198947"/>
        <w:bookmarkStart w:id="12773" w:name="_Toc10203085"/>
        <w:bookmarkStart w:id="12774" w:name="_Toc10207223"/>
        <w:bookmarkEnd w:id="12772"/>
        <w:bookmarkEnd w:id="12773"/>
        <w:bookmarkEnd w:id="12774"/>
      </w:del>
    </w:p>
    <w:p w14:paraId="1A92189D" w14:textId="29FE0E82" w:rsidR="00564C22" w:rsidDel="00B33063" w:rsidRDefault="009B1AF1" w:rsidP="00564C22">
      <w:pPr>
        <w:pStyle w:val="Code"/>
        <w:rPr>
          <w:del w:id="12775" w:author="Andreas Kuehne" w:date="2019-05-31T12:22:00Z"/>
        </w:rPr>
      </w:pPr>
      <w:del w:id="12776"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ID</w:delText>
        </w:r>
        <w:r w:rsidDel="00B33063">
          <w:rPr>
            <w:color w:val="943634" w:themeColor="accent2" w:themeShade="BF"/>
          </w:rPr>
          <w:delText>" type="</w:delText>
        </w:r>
        <w:r w:rsidDel="00B33063">
          <w:rPr>
            <w:color w:val="244061" w:themeColor="accent1" w:themeShade="80"/>
          </w:rPr>
          <w:delText>xs:ID</w:delText>
        </w:r>
        <w:r w:rsidDel="00B33063">
          <w:rPr>
            <w:color w:val="943634" w:themeColor="accent2" w:themeShade="BF"/>
          </w:rPr>
          <w:delText>" use="</w:delText>
        </w:r>
        <w:r w:rsidDel="00B33063">
          <w:rPr>
            <w:color w:val="244061" w:themeColor="accent1" w:themeShade="80"/>
          </w:rPr>
          <w:delText>optional</w:delText>
        </w:r>
        <w:r w:rsidDel="00B33063">
          <w:rPr>
            <w:color w:val="943634" w:themeColor="accent2" w:themeShade="BF"/>
          </w:rPr>
          <w:delText>"</w:delText>
        </w:r>
        <w:r w:rsidDel="00B33063">
          <w:rPr>
            <w:color w:val="31849B" w:themeColor="accent5" w:themeShade="BF"/>
          </w:rPr>
          <w:delText>/&gt;</w:delText>
        </w:r>
        <w:bookmarkStart w:id="12777" w:name="_Toc10198948"/>
        <w:bookmarkStart w:id="12778" w:name="_Toc10203086"/>
        <w:bookmarkStart w:id="12779" w:name="_Toc10207224"/>
        <w:bookmarkEnd w:id="12777"/>
        <w:bookmarkEnd w:id="12778"/>
        <w:bookmarkEnd w:id="12779"/>
      </w:del>
    </w:p>
    <w:p w14:paraId="71C70E15" w14:textId="7D05924D" w:rsidR="00564C22" w:rsidDel="00B33063" w:rsidRDefault="009B1AF1" w:rsidP="00564C22">
      <w:pPr>
        <w:pStyle w:val="Code"/>
        <w:rPr>
          <w:del w:id="12780" w:author="Andreas Kuehne" w:date="2019-05-31T12:22:00Z"/>
        </w:rPr>
      </w:pPr>
      <w:del w:id="12781"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IDREF</w:delText>
        </w:r>
        <w:r w:rsidDel="00B33063">
          <w:rPr>
            <w:color w:val="943634" w:themeColor="accent2" w:themeShade="BF"/>
          </w:rPr>
          <w:delText>" type="</w:delText>
        </w:r>
        <w:r w:rsidDel="00B33063">
          <w:rPr>
            <w:color w:val="244061" w:themeColor="accent1" w:themeShade="80"/>
          </w:rPr>
          <w:delText>xs:IDREF</w:delText>
        </w:r>
        <w:r w:rsidDel="00B33063">
          <w:rPr>
            <w:color w:val="943634" w:themeColor="accent2" w:themeShade="BF"/>
          </w:rPr>
          <w:delText>" use="</w:delText>
        </w:r>
        <w:r w:rsidDel="00B33063">
          <w:rPr>
            <w:color w:val="244061" w:themeColor="accent1" w:themeShade="80"/>
          </w:rPr>
          <w:delText>optional</w:delText>
        </w:r>
        <w:r w:rsidDel="00B33063">
          <w:rPr>
            <w:color w:val="943634" w:themeColor="accent2" w:themeShade="BF"/>
          </w:rPr>
          <w:delText>"</w:delText>
        </w:r>
        <w:r w:rsidDel="00B33063">
          <w:rPr>
            <w:color w:val="31849B" w:themeColor="accent5" w:themeShade="BF"/>
          </w:rPr>
          <w:delText>/&gt;</w:delText>
        </w:r>
        <w:bookmarkStart w:id="12782" w:name="_Toc10198949"/>
        <w:bookmarkStart w:id="12783" w:name="_Toc10203087"/>
        <w:bookmarkStart w:id="12784" w:name="_Toc10207225"/>
        <w:bookmarkEnd w:id="12782"/>
        <w:bookmarkEnd w:id="12783"/>
        <w:bookmarkEnd w:id="12784"/>
      </w:del>
    </w:p>
    <w:p w14:paraId="7C742DAB" w14:textId="4B3BD8C0" w:rsidR="00564C22" w:rsidDel="00B33063" w:rsidRDefault="009B1AF1" w:rsidP="00564C22">
      <w:pPr>
        <w:pStyle w:val="Code"/>
        <w:rPr>
          <w:del w:id="12785" w:author="Andreas Kuehne" w:date="2019-05-31T12:22:00Z"/>
        </w:rPr>
      </w:pPr>
      <w:del w:id="12786" w:author="Andreas Kuehne" w:date="2019-05-31T12:22:00Z">
        <w:r w:rsidDel="00B33063">
          <w:rPr>
            <w:color w:val="31849B" w:themeColor="accent5" w:themeShade="BF"/>
          </w:rPr>
          <w:delText>&lt;/xs:complexType&gt;</w:delText>
        </w:r>
        <w:bookmarkStart w:id="12787" w:name="_Toc10198950"/>
        <w:bookmarkStart w:id="12788" w:name="_Toc10203088"/>
        <w:bookmarkStart w:id="12789" w:name="_Toc10207226"/>
        <w:bookmarkEnd w:id="12787"/>
        <w:bookmarkEnd w:id="12788"/>
        <w:bookmarkEnd w:id="12789"/>
      </w:del>
    </w:p>
    <w:p w14:paraId="1008E4A5" w14:textId="60268B54" w:rsidR="00564C22" w:rsidDel="00B33063" w:rsidRDefault="009B1AF1" w:rsidP="00564C22">
      <w:pPr>
        <w:spacing w:line="259" w:lineRule="auto"/>
        <w:rPr>
          <w:del w:id="12790" w:author="Andreas Kuehne" w:date="2019-05-31T12:22:00Z"/>
        </w:rPr>
      </w:pPr>
      <w:del w:id="12791"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Base64DataType</w:delText>
        </w:r>
        <w:r w:rsidRPr="71C71F8C" w:rsidDel="00B33063">
          <w:delText xml:space="preserve"> </w:delText>
        </w:r>
        <w:r w:rsidDel="00B33063">
          <w:delText xml:space="preserve">XML element SHALL implement in XML syntax the sub-component that has a name equal to its local name. </w:delText>
        </w:r>
        <w:r w:rsidRPr="003A06D0" w:rsidDel="00B33063">
          <w:delText>The elements ‘Id’ and ‘IdRef’ have slightly different names (‘ID’ and ‘IDREF’) within XML syntax to match the XML schema standards for unique identifiers and their reference.</w:delText>
        </w:r>
        <w:bookmarkStart w:id="12792" w:name="_Toc10198951"/>
        <w:bookmarkStart w:id="12793" w:name="_Toc10203089"/>
        <w:bookmarkStart w:id="12794" w:name="_Toc10207227"/>
        <w:bookmarkEnd w:id="12792"/>
        <w:bookmarkEnd w:id="12793"/>
        <w:bookmarkEnd w:id="12794"/>
      </w:del>
    </w:p>
    <w:p w14:paraId="40385A98" w14:textId="66D3AE70" w:rsidR="00564C22" w:rsidDel="00B33063" w:rsidRDefault="009B1AF1" w:rsidP="00564C22">
      <w:pPr>
        <w:pStyle w:val="berschrift3"/>
        <w:rPr>
          <w:del w:id="12795" w:author="Andreas Kuehne" w:date="2019-05-31T12:22:00Z"/>
        </w:rPr>
      </w:pPr>
      <w:bookmarkStart w:id="12796" w:name="_RefComp69B8F57B"/>
      <w:del w:id="12797" w:author="Andreas Kuehne" w:date="2019-05-31T12:22:00Z">
        <w:r w:rsidDel="00B33063">
          <w:delText>Component SignaturePtr</w:delText>
        </w:r>
        <w:bookmarkStart w:id="12798" w:name="_Toc10198952"/>
        <w:bookmarkStart w:id="12799" w:name="_Toc10203090"/>
        <w:bookmarkStart w:id="12800" w:name="_Toc10207228"/>
        <w:bookmarkEnd w:id="12796"/>
        <w:bookmarkEnd w:id="12798"/>
        <w:bookmarkEnd w:id="12799"/>
        <w:bookmarkEnd w:id="12800"/>
      </w:del>
    </w:p>
    <w:p w14:paraId="4CF84C17" w14:textId="793C710B" w:rsidR="00564C22" w:rsidDel="00B33063" w:rsidRDefault="006970AF" w:rsidP="00564C22">
      <w:pPr>
        <w:rPr>
          <w:del w:id="12801" w:author="Andreas Kuehne" w:date="2019-05-31T12:22:00Z"/>
        </w:rPr>
      </w:pPr>
      <w:del w:id="12802" w:author="Andreas Kuehne" w:date="2019-05-31T12:22:00Z">
        <w:r w:rsidRPr="006970AF" w:rsidDel="00B33063">
          <w:delText xml:space="preserve">The </w:delText>
        </w:r>
        <w:r w:rsidRPr="006970AF" w:rsidDel="00B33063">
          <w:rPr>
            <w:rStyle w:val="Datatype"/>
          </w:rPr>
          <w:delText>SignaturePtr</w:delText>
        </w:r>
        <w:r w:rsidRPr="006970AF" w:rsidDel="00B33063">
          <w:delText xml:space="preserve"> component is used to point to a signature in an input (for a verify request) or output (for a sign response) </w:delText>
        </w:r>
        <w:r w:rsidDel="00B33063">
          <w:delText>data object. The</w:delText>
        </w:r>
        <w:r w:rsidRPr="006970AF" w:rsidDel="00B33063">
          <w:delText xml:space="preserve"> </w:delText>
        </w:r>
        <w:r w:rsidDel="00B33063">
          <w:delText>s</w:delText>
        </w:r>
        <w:r w:rsidRPr="006970AF" w:rsidDel="00B33063">
          <w:delText xml:space="preserve">ignature </w:delText>
        </w:r>
        <w:r w:rsidDel="00B33063">
          <w:delText>may be</w:delText>
        </w:r>
        <w:r w:rsidRPr="006970AF" w:rsidDel="00B33063">
          <w:delText xml:space="preserve"> enveloped</w:delText>
        </w:r>
        <w:r w:rsidDel="00B33063">
          <w:delText xml:space="preserve"> in a document</w:delText>
        </w:r>
        <w:r w:rsidRPr="006970AF" w:rsidDel="00B33063">
          <w:delText>.</w:delText>
        </w:r>
        <w:r w:rsidDel="00B33063">
          <w:delText xml:space="preserve"> There may be multiple signatures contained within a single object. The </w:delText>
        </w:r>
        <w:r w:rsidRPr="006970AF" w:rsidDel="00B33063">
          <w:rPr>
            <w:rStyle w:val="Datatype"/>
          </w:rPr>
          <w:delText>XPath</w:delText>
        </w:r>
        <w:r w:rsidDel="00B33063">
          <w:delText xml:space="preserve"> element will identify a specific instance.</w:delText>
        </w:r>
        <w:bookmarkStart w:id="12803" w:name="_Toc10198953"/>
        <w:bookmarkStart w:id="12804" w:name="_Toc10203091"/>
        <w:bookmarkStart w:id="12805" w:name="_Toc10207229"/>
        <w:bookmarkEnd w:id="12803"/>
        <w:bookmarkEnd w:id="12804"/>
        <w:bookmarkEnd w:id="12805"/>
      </w:del>
    </w:p>
    <w:p w14:paraId="6C8BE425" w14:textId="5746DFC1" w:rsidR="00564C22" w:rsidDel="00B33063" w:rsidRDefault="009B1AF1" w:rsidP="00564C22">
      <w:pPr>
        <w:rPr>
          <w:del w:id="12806" w:author="Andreas Kuehne" w:date="2019-05-31T12:22:00Z"/>
        </w:rPr>
      </w:pPr>
      <w:del w:id="12807" w:author="Andreas Kuehne" w:date="2019-05-31T12:22:00Z">
        <w:r w:rsidDel="00B33063">
          <w:delText>Below follows a list of the sub-components that constitute this component:</w:delText>
        </w:r>
        <w:bookmarkStart w:id="12808" w:name="_Toc10198954"/>
        <w:bookmarkStart w:id="12809" w:name="_Toc10203092"/>
        <w:bookmarkStart w:id="12810" w:name="_Toc10207230"/>
        <w:bookmarkEnd w:id="12808"/>
        <w:bookmarkEnd w:id="12809"/>
        <w:bookmarkEnd w:id="12810"/>
      </w:del>
    </w:p>
    <w:p w14:paraId="4DBC5ED2" w14:textId="318EF223" w:rsidR="00564C22" w:rsidDel="00B33063" w:rsidRDefault="009B1AF1" w:rsidP="00564C22">
      <w:pPr>
        <w:pStyle w:val="Member"/>
        <w:rPr>
          <w:del w:id="12811" w:author="Andreas Kuehne" w:date="2019-05-31T12:22:00Z"/>
        </w:rPr>
      </w:pPr>
      <w:del w:id="12812" w:author="Andreas Kuehne" w:date="2019-05-31T12:22:00Z">
        <w:r w:rsidDel="00B33063">
          <w:delText xml:space="preserve">The OPTIONAL </w:delText>
        </w:r>
        <w:r w:rsidRPr="35C1378D" w:rsidDel="00B33063">
          <w:rPr>
            <w:rStyle w:val="Datatype"/>
          </w:rPr>
          <w:delText>NsPrefixMapping</w:delText>
        </w:r>
        <w:r w:rsidDel="00B33063">
          <w:delText xml:space="preserve"> element, if present, MAY occur zero or more times containing a sub-component. If present each instance MUST satisfy the requirements specified in this document in section </w:delText>
        </w:r>
        <w:r w:rsidDel="00B33063">
          <w:fldChar w:fldCharType="begin"/>
        </w:r>
        <w:r w:rsidDel="00B33063">
          <w:delInstrText xml:space="preserve"> REF _RefComp9A2799E1 \r \h </w:delInstrText>
        </w:r>
        <w:r w:rsidDel="00B33063">
          <w:fldChar w:fldCharType="separate"/>
        </w:r>
        <w:r w:rsidDel="00B33063">
          <w:rPr>
            <w:rStyle w:val="Datatype"/>
            <w:rFonts w:eastAsia="Courier New" w:cs="Courier New"/>
          </w:rPr>
          <w:delText>NsPrefixMapping</w:delText>
        </w:r>
        <w:r w:rsidDel="00B33063">
          <w:fldChar w:fldCharType="end"/>
        </w:r>
        <w:r w:rsidDel="00B33063">
          <w:delText xml:space="preserve">. </w:delText>
        </w:r>
        <w:bookmarkStart w:id="12813" w:name="_Toc10198955"/>
        <w:bookmarkStart w:id="12814" w:name="_Toc10203093"/>
        <w:bookmarkStart w:id="12815" w:name="_Toc10207231"/>
        <w:bookmarkEnd w:id="12813"/>
        <w:bookmarkEnd w:id="12814"/>
        <w:bookmarkEnd w:id="12815"/>
      </w:del>
    </w:p>
    <w:p w14:paraId="4E8E7009" w14:textId="55FDD089" w:rsidR="00564C22" w:rsidDel="00B33063" w:rsidRDefault="009B1AF1" w:rsidP="00564C22">
      <w:pPr>
        <w:pStyle w:val="Member"/>
        <w:rPr>
          <w:del w:id="12816" w:author="Andreas Kuehne" w:date="2019-05-31T12:22:00Z"/>
        </w:rPr>
      </w:pPr>
      <w:del w:id="12817" w:author="Andreas Kuehne" w:date="2019-05-31T12:22:00Z">
        <w:r w:rsidDel="00B33063">
          <w:delText xml:space="preserve">The </w:delText>
        </w:r>
        <w:r w:rsidRPr="35C1378D" w:rsidDel="00B33063">
          <w:rPr>
            <w:rStyle w:val="Datatype"/>
          </w:rPr>
          <w:delText>WhichData</w:delText>
        </w:r>
        <w:r w:rsidDel="00B33063">
          <w:delText xml:space="preserve"> element MUST contain one instance of a unique identifier reference. </w:delText>
        </w:r>
        <w:r w:rsidRPr="006970AF" w:rsidDel="00B33063">
          <w:delText xml:space="preserve">This element identifies the </w:delText>
        </w:r>
        <w:r w:rsidRPr="006970AF" w:rsidDel="00B33063">
          <w:rPr>
            <w:rStyle w:val="Datatype"/>
          </w:rPr>
          <w:delText>Base64Data</w:delText>
        </w:r>
        <w:r w:rsidDel="00B33063">
          <w:delText xml:space="preserve"> component</w:delText>
        </w:r>
        <w:r w:rsidRPr="006970AF" w:rsidDel="00B33063">
          <w:delText xml:space="preserve"> holding the signature</w:delText>
        </w:r>
        <w:r w:rsidDel="00B33063">
          <w:delText xml:space="preserve"> or the enveloping document</w:delText>
        </w:r>
        <w:r w:rsidRPr="006970AF" w:rsidDel="00B33063">
          <w:delText>.</w:delText>
        </w:r>
        <w:bookmarkStart w:id="12818" w:name="_Toc10198956"/>
        <w:bookmarkStart w:id="12819" w:name="_Toc10203094"/>
        <w:bookmarkStart w:id="12820" w:name="_Toc10207232"/>
        <w:bookmarkEnd w:id="12818"/>
        <w:bookmarkEnd w:id="12819"/>
        <w:bookmarkEnd w:id="12820"/>
      </w:del>
    </w:p>
    <w:p w14:paraId="496CE9A1" w14:textId="74BAFCA3" w:rsidR="00564C22" w:rsidDel="00B33063" w:rsidRDefault="009B1AF1" w:rsidP="00564C22">
      <w:pPr>
        <w:pStyle w:val="Member"/>
        <w:rPr>
          <w:del w:id="12821" w:author="Andreas Kuehne" w:date="2019-05-31T12:22:00Z"/>
        </w:rPr>
      </w:pPr>
      <w:del w:id="12822" w:author="Andreas Kuehne" w:date="2019-05-31T12:22:00Z">
        <w:r w:rsidDel="00B33063">
          <w:delText xml:space="preserve">The OPTIONAL </w:delText>
        </w:r>
        <w:r w:rsidRPr="35C1378D" w:rsidDel="00B33063">
          <w:rPr>
            <w:rStyle w:val="Datatype"/>
          </w:rPr>
          <w:delText>XPath</w:delText>
        </w:r>
        <w:r w:rsidDel="00B33063">
          <w:delText xml:space="preserve"> element, if present, MUST contain one instance of a string. </w:delText>
        </w:r>
        <w:r w:rsidRPr="006970AF" w:rsidDel="00B33063">
          <w:delText>This element identifies the signature element being pointed at within the selected d</w:delText>
        </w:r>
        <w:r w:rsidDel="00B33063">
          <w:delText>a</w:delText>
        </w:r>
        <w:r w:rsidRPr="006970AF" w:rsidDel="00B33063">
          <w:delText>t</w:delText>
        </w:r>
        <w:r w:rsidDel="00B33063">
          <w:delText>a object</w:delText>
        </w:r>
        <w:r w:rsidRPr="006970AF" w:rsidDel="00B33063">
          <w:delText xml:space="preserve">. </w:delText>
        </w:r>
        <w:r w:rsidDel="00B33063">
          <w:delText>Depending on the</w:delText>
        </w:r>
        <w:r w:rsidR="00E21D05" w:rsidDel="00B33063">
          <w:delText xml:space="preserve"> syntax specified in the</w:delText>
        </w:r>
        <w:r w:rsidDel="00B33063">
          <w:delText xml:space="preserve"> </w:delText>
        </w:r>
        <w:r w:rsidRPr="006970AF" w:rsidDel="00B33063">
          <w:rPr>
            <w:rStyle w:val="Datatype"/>
          </w:rPr>
          <w:delText>XPathQualifier</w:delText>
        </w:r>
        <w:r w:rsidDel="00B33063">
          <w:delText xml:space="preserve"> element </w:delText>
        </w:r>
        <w:r w:rsidR="00E21D05" w:rsidDel="00B33063">
          <w:delText>t</w:delText>
        </w:r>
        <w:r w:rsidRPr="006970AF" w:rsidDel="00B33063">
          <w:delText xml:space="preserve">he </w:delText>
        </w:r>
        <w:r w:rsidRPr="00E21D05" w:rsidDel="00B33063">
          <w:rPr>
            <w:rStyle w:val="Datatype"/>
          </w:rPr>
          <w:delText>XPath</w:delText>
        </w:r>
        <w:r w:rsidRPr="006970AF" w:rsidDel="00B33063">
          <w:delText xml:space="preserve"> expression is </w:delText>
        </w:r>
        <w:r w:rsidR="00E21D05" w:rsidDel="00B33063">
          <w:delText>interpre</w:delText>
        </w:r>
        <w:r w:rsidRPr="006970AF" w:rsidDel="00B33063">
          <w:delText>ted</w:delText>
        </w:r>
        <w:r w:rsidR="00E21D05" w:rsidDel="00B33063">
          <w:delText xml:space="preserve">. In case of an </w:delText>
        </w:r>
        <w:r w:rsidR="00E21D05" w:rsidRPr="00E21D05" w:rsidDel="00B33063">
          <w:rPr>
            <w:rStyle w:val="Datatype"/>
          </w:rPr>
          <w:delText>XML</w:delText>
        </w:r>
        <w:r w:rsidR="001009D3" w:rsidDel="00B33063">
          <w:rPr>
            <w:rStyle w:val="Datatype"/>
          </w:rPr>
          <w:delText xml:space="preserve"> </w:delText>
        </w:r>
        <w:r w:rsidR="00E21D05" w:rsidRPr="00E21D05" w:rsidDel="00B33063">
          <w:rPr>
            <w:rStyle w:val="Datatype"/>
          </w:rPr>
          <w:delText>XPath</w:delText>
        </w:r>
        <w:r w:rsidR="00E21D05" w:rsidDel="00B33063">
          <w:delText xml:space="preserve"> the </w:delText>
        </w:r>
        <w:r w:rsidR="00E21D05" w:rsidRPr="00E21D05" w:rsidDel="00B33063">
          <w:rPr>
            <w:rStyle w:val="Datatype"/>
          </w:rPr>
          <w:delText>XPath</w:delText>
        </w:r>
        <w:r w:rsidR="00E21D05" w:rsidRPr="006970AF" w:rsidDel="00B33063">
          <w:delText xml:space="preserve"> expression is evaluated</w:delText>
        </w:r>
        <w:r w:rsidRPr="006970AF" w:rsidDel="00B33063">
          <w:delText xml:space="preserve"> from the root node (see section 5.1 of [XPATH]) of the </w:delText>
        </w:r>
        <w:r w:rsidDel="00B33063">
          <w:delText xml:space="preserve">XML </w:delText>
        </w:r>
        <w:r w:rsidRPr="006970AF" w:rsidDel="00B33063">
          <w:delText xml:space="preserve">document identified by </w:delText>
        </w:r>
        <w:r w:rsidRPr="006970AF" w:rsidDel="00B33063">
          <w:rPr>
            <w:rStyle w:val="Datatype"/>
          </w:rPr>
          <w:delText>WhichData</w:delText>
        </w:r>
        <w:r w:rsidRPr="006970AF" w:rsidDel="00B33063">
          <w:delText>. The context node for the XPath evaluation is the document’s DocumentElement (see section 2.1 Well-Formed XML Documents [XML]). Regarding namespace declarations for the expression necessary for evaluation see section 1 of [XPATH].</w:delText>
        </w:r>
        <w:bookmarkStart w:id="12823" w:name="_Toc10198957"/>
        <w:bookmarkStart w:id="12824" w:name="_Toc10203095"/>
        <w:bookmarkStart w:id="12825" w:name="_Toc10207233"/>
        <w:bookmarkEnd w:id="12823"/>
        <w:bookmarkEnd w:id="12824"/>
        <w:bookmarkEnd w:id="12825"/>
      </w:del>
    </w:p>
    <w:p w14:paraId="724B8F97" w14:textId="438217EC" w:rsidR="00564C22" w:rsidDel="00B33063" w:rsidRDefault="009B1AF1" w:rsidP="00564C22">
      <w:pPr>
        <w:pStyle w:val="Member"/>
        <w:rPr>
          <w:del w:id="12826" w:author="Andreas Kuehne" w:date="2019-05-31T12:22:00Z"/>
        </w:rPr>
      </w:pPr>
      <w:del w:id="12827" w:author="Andreas Kuehne" w:date="2019-05-31T12:22:00Z">
        <w:r w:rsidDel="00B33063">
          <w:delText xml:space="preserve">The OPTIONAL </w:delText>
        </w:r>
        <w:r w:rsidRPr="35C1378D" w:rsidDel="00B33063">
          <w:rPr>
            <w:rStyle w:val="Datatype"/>
          </w:rPr>
          <w:delText>XPathQualifier</w:delText>
        </w:r>
        <w:r w:rsidDel="00B33063">
          <w:delText xml:space="preserve"> element, if present, MUST contain one instance of a URI. Its default value is '</w:delText>
        </w:r>
        <w:r w:rsidDel="00B33063">
          <w:rPr>
            <w:color w:val="244061" w:themeColor="accent1" w:themeShade="80"/>
          </w:rPr>
          <w:delText>http://www.w3.org/TR/2010/REC-xpath20-20101214/</w:delText>
        </w:r>
        <w:r w:rsidDel="00B33063">
          <w:delText xml:space="preserve">'. </w:delText>
        </w:r>
        <w:r w:rsidR="004B7567" w:rsidDel="00B33063">
          <w:delText xml:space="preserve">The </w:delText>
        </w:r>
        <w:r w:rsidR="004B7567" w:rsidRPr="004B7567" w:rsidDel="00B33063">
          <w:rPr>
            <w:rStyle w:val="Datatype"/>
          </w:rPr>
          <w:delText>XPathQualifier</w:delText>
        </w:r>
        <w:r w:rsidR="004B7567" w:rsidRPr="004B7567" w:rsidDel="00B33063">
          <w:delText xml:space="preserve"> element MAY be used to specify the details of how the </w:delText>
        </w:r>
        <w:r w:rsidR="004B7567" w:rsidRPr="004B7567" w:rsidDel="00B33063">
          <w:rPr>
            <w:rStyle w:val="Datatype"/>
          </w:rPr>
          <w:delText>XPath</w:delText>
        </w:r>
        <w:r w:rsidR="004B7567" w:rsidRPr="004B7567" w:rsidDel="00B33063">
          <w:delText xml:space="preserve"> element is to be interpreted. If this element is missing, the default [XPATH-v2] is assumed. The present document explicitly specifies the following URIs and signature identification strategies: </w:delText>
        </w:r>
        <w:r w:rsidR="004B7567" w:rsidDel="00B33063">
          <w:br/>
          <w:delText xml:space="preserve">- </w:delText>
        </w:r>
        <w:r w:rsidR="004B7567" w:rsidRPr="004B7567" w:rsidDel="00B33063">
          <w:rPr>
            <w:rStyle w:val="Hyperlink"/>
          </w:rPr>
          <w:delText>http://www.w3.org/TR/1999/REC-xpath-19991116/</w:delText>
        </w:r>
        <w:r w:rsidR="004B7567" w:rsidRPr="004B7567" w:rsidDel="00B33063">
          <w:delText xml:space="preserve"> - is applicable for XML-based data objects and specifies that the XPath element is to be interpreted according to [XPATH-v1].</w:delText>
        </w:r>
        <w:r w:rsidR="004B7567" w:rsidDel="00B33063">
          <w:br/>
          <w:delText xml:space="preserve">- </w:delText>
        </w:r>
        <w:r w:rsidR="00B33063" w:rsidDel="00B33063">
          <w:rPr>
            <w:rStyle w:val="Hyperlink"/>
          </w:rPr>
          <w:fldChar w:fldCharType="begin"/>
        </w:r>
        <w:r w:rsidR="00B33063" w:rsidDel="00B33063">
          <w:rPr>
            <w:rStyle w:val="Hyperlink"/>
          </w:rPr>
          <w:delInstrText xml:space="preserve"> HYPERLINK "http://www.w3.org/TR/2010/REC-xpath20-20101214/" </w:delInstrText>
        </w:r>
        <w:r w:rsidR="00B33063" w:rsidDel="00B33063">
          <w:rPr>
            <w:rStyle w:val="Hyperlink"/>
          </w:rPr>
          <w:fldChar w:fldCharType="separate"/>
        </w:r>
        <w:r w:rsidR="004B7567" w:rsidRPr="00503C25" w:rsidDel="00B33063">
          <w:rPr>
            <w:rStyle w:val="Hyperlink"/>
          </w:rPr>
          <w:delText>http://www.w3.org/TR/2010/REC-xpath20-20101214/</w:delText>
        </w:r>
        <w:r w:rsidR="00B33063" w:rsidDel="00B33063">
          <w:rPr>
            <w:rStyle w:val="Hyperlink"/>
          </w:rPr>
          <w:fldChar w:fldCharType="end"/>
        </w:r>
        <w:r w:rsidR="004B7567" w:rsidDel="00B33063">
          <w:delText xml:space="preserve"> </w:delText>
        </w:r>
        <w:r w:rsidR="004B7567" w:rsidRPr="00735035" w:rsidDel="00B33063">
          <w:delText>- is</w:delText>
        </w:r>
        <w:r w:rsidR="004B7567" w:rsidDel="00B33063">
          <w:delText xml:space="preserve"> applicable for XML-based data objects and specifies that the </w:delText>
        </w:r>
        <w:r w:rsidR="004B7567" w:rsidRPr="00B924C6" w:rsidDel="00B33063">
          <w:rPr>
            <w:rFonts w:ascii="Courier New" w:hAnsi="Courier New" w:cs="Courier New"/>
          </w:rPr>
          <w:delText>XPath</w:delText>
        </w:r>
        <w:r w:rsidR="004B7567" w:rsidDel="00B33063">
          <w:delText xml:space="preserve"> element is to be interpreted according to [</w:delText>
        </w:r>
        <w:r w:rsidR="00B33063" w:rsidDel="00B33063">
          <w:rPr>
            <w:rStyle w:val="Hyperlink"/>
          </w:rPr>
          <w:fldChar w:fldCharType="begin"/>
        </w:r>
        <w:r w:rsidR="00B33063" w:rsidDel="00B33063">
          <w:rPr>
            <w:rStyle w:val="Hyperlink"/>
          </w:rPr>
          <w:delInstrText xml:space="preserve"> HYPERLINK "http://www.w3.org/TR/2010/REC-xpath20-20101214/" </w:delInstrText>
        </w:r>
        <w:r w:rsidR="00B33063" w:rsidDel="00B33063">
          <w:rPr>
            <w:rStyle w:val="Hyperlink"/>
          </w:rPr>
          <w:fldChar w:fldCharType="separate"/>
        </w:r>
        <w:r w:rsidR="004B7567" w:rsidRPr="00311C7E" w:rsidDel="00B33063">
          <w:rPr>
            <w:rStyle w:val="Hyperlink"/>
          </w:rPr>
          <w:delText>XPATH-v2</w:delText>
        </w:r>
        <w:r w:rsidR="00B33063" w:rsidDel="00B33063">
          <w:rPr>
            <w:rStyle w:val="Hyperlink"/>
          </w:rPr>
          <w:fldChar w:fldCharType="end"/>
        </w:r>
        <w:r w:rsidR="004B7567" w:rsidDel="00B33063">
          <w:delText>].</w:delText>
        </w:r>
        <w:r w:rsidR="004B7567" w:rsidDel="00B33063">
          <w:br/>
          <w:delText xml:space="preserve">- </w:delText>
        </w:r>
        <w:r w:rsidR="00B33063" w:rsidDel="00B33063">
          <w:rPr>
            <w:rStyle w:val="Hyperlink"/>
          </w:rPr>
          <w:fldChar w:fldCharType="begin"/>
        </w:r>
        <w:r w:rsidR="00B33063" w:rsidDel="00B33063">
          <w:rPr>
            <w:rStyle w:val="Hyperlink"/>
          </w:rPr>
          <w:delInstrText xml:space="preserve"> HYPERLINK "http://www.w3.org/TR/2014/REC-xpath-30-20140408/" </w:delInstrText>
        </w:r>
        <w:r w:rsidR="00B33063" w:rsidDel="00B33063">
          <w:rPr>
            <w:rStyle w:val="Hyperlink"/>
          </w:rPr>
          <w:fldChar w:fldCharType="separate"/>
        </w:r>
        <w:r w:rsidR="004B7567" w:rsidRPr="00503C25" w:rsidDel="00B33063">
          <w:rPr>
            <w:rStyle w:val="Hyperlink"/>
          </w:rPr>
          <w:delText>http://www.w3.org/TR/2014/REC-xpath-30-20140408/</w:delText>
        </w:r>
        <w:r w:rsidR="00B33063" w:rsidDel="00B33063">
          <w:rPr>
            <w:rStyle w:val="Hyperlink"/>
          </w:rPr>
          <w:fldChar w:fldCharType="end"/>
        </w:r>
        <w:r w:rsidR="004B7567" w:rsidDel="00B33063">
          <w:delText xml:space="preserve"> </w:delText>
        </w:r>
        <w:r w:rsidR="004B7567" w:rsidRPr="00735035" w:rsidDel="00B33063">
          <w:delText>- is</w:delText>
        </w:r>
        <w:r w:rsidR="004B7567" w:rsidDel="00B33063">
          <w:delText xml:space="preserve"> applicable for XML-based data objects and specifies that the </w:delText>
        </w:r>
        <w:r w:rsidR="004B7567" w:rsidRPr="00B924C6" w:rsidDel="00B33063">
          <w:rPr>
            <w:rFonts w:ascii="Courier New" w:hAnsi="Courier New" w:cs="Courier New"/>
          </w:rPr>
          <w:delText>XPath</w:delText>
        </w:r>
        <w:r w:rsidR="004B7567" w:rsidDel="00B33063">
          <w:delText xml:space="preserve"> element is to be interpreted according to [</w:delText>
        </w:r>
        <w:r w:rsidR="00B33063" w:rsidDel="00B33063">
          <w:rPr>
            <w:rStyle w:val="Hyperlink"/>
          </w:rPr>
          <w:fldChar w:fldCharType="begin"/>
        </w:r>
        <w:r w:rsidR="00B33063" w:rsidDel="00B33063">
          <w:rPr>
            <w:rStyle w:val="Hyperlink"/>
          </w:rPr>
          <w:delInstrText xml:space="preserve"> HYPERLINK "http://www.w3.org/TR/2014/REC-xpath-30-20140408/" </w:delInstrText>
        </w:r>
        <w:r w:rsidR="00B33063" w:rsidDel="00B33063">
          <w:rPr>
            <w:rStyle w:val="Hyperlink"/>
          </w:rPr>
          <w:fldChar w:fldCharType="separate"/>
        </w:r>
        <w:r w:rsidR="004B7567" w:rsidRPr="00311C7E" w:rsidDel="00B33063">
          <w:rPr>
            <w:rStyle w:val="Hyperlink"/>
          </w:rPr>
          <w:delText>XPATH-v3</w:delText>
        </w:r>
        <w:r w:rsidR="00B33063" w:rsidDel="00B33063">
          <w:rPr>
            <w:rStyle w:val="Hyperlink"/>
          </w:rPr>
          <w:fldChar w:fldCharType="end"/>
        </w:r>
        <w:r w:rsidR="004B7567" w:rsidDel="00B33063">
          <w:delText>].</w:delText>
        </w:r>
        <w:r w:rsidR="004B7567" w:rsidDel="00B33063">
          <w:br/>
          <w:delText xml:space="preserve">- </w:delText>
        </w:r>
        <w:r w:rsidR="00B33063" w:rsidDel="00B33063">
          <w:rPr>
            <w:rStyle w:val="Hyperlink"/>
          </w:rPr>
          <w:fldChar w:fldCharType="begin"/>
        </w:r>
        <w:r w:rsidR="00B33063" w:rsidDel="00B33063">
          <w:rPr>
            <w:rStyle w:val="Hyperlink"/>
          </w:rPr>
          <w:delInstrText xml:space="preserve"> HYPERLINK "https://www.w3.org/TR/2017/REC-xpath-31-20170321/" </w:delInstrText>
        </w:r>
        <w:r w:rsidR="00B33063" w:rsidDel="00B33063">
          <w:rPr>
            <w:rStyle w:val="Hyperlink"/>
          </w:rPr>
          <w:fldChar w:fldCharType="separate"/>
        </w:r>
        <w:r w:rsidR="004B7567" w:rsidDel="00B33063">
          <w:rPr>
            <w:rStyle w:val="Hyperlink"/>
          </w:rPr>
          <w:delText>https://www.w3.org/TR/2017/REC-xpath-31-20170321/</w:delText>
        </w:r>
        <w:r w:rsidR="00B33063" w:rsidDel="00B33063">
          <w:rPr>
            <w:rStyle w:val="Hyperlink"/>
          </w:rPr>
          <w:fldChar w:fldCharType="end"/>
        </w:r>
        <w:r w:rsidR="004B7567" w:rsidDel="00B33063">
          <w:delText xml:space="preserve"> </w:delText>
        </w:r>
        <w:r w:rsidR="004B7567" w:rsidRPr="00735035" w:rsidDel="00B33063">
          <w:delText>- is</w:delText>
        </w:r>
        <w:r w:rsidR="004B7567" w:rsidDel="00B33063">
          <w:delText xml:space="preserve"> applicable for XML-based data objects and specifies that the </w:delText>
        </w:r>
        <w:r w:rsidR="004B7567" w:rsidRPr="00735035" w:rsidDel="00B33063">
          <w:rPr>
            <w:rFonts w:ascii="Courier New" w:hAnsi="Courier New" w:cs="Courier New"/>
          </w:rPr>
          <w:delText>XPath</w:delText>
        </w:r>
        <w:r w:rsidR="004B7567" w:rsidDel="00B33063">
          <w:delText xml:space="preserve"> element is to be interpreted according to [</w:delText>
        </w:r>
        <w:r w:rsidR="00B33063" w:rsidDel="00B33063">
          <w:rPr>
            <w:rStyle w:val="Hyperlink"/>
          </w:rPr>
          <w:fldChar w:fldCharType="begin"/>
        </w:r>
        <w:r w:rsidR="00B33063" w:rsidDel="00B33063">
          <w:rPr>
            <w:rStyle w:val="Hyperlink"/>
          </w:rPr>
          <w:delInstrText xml:space="preserve"> HYPERLINK "https://www.w3.org/TR/2017/REC-xpath-31-20170321/" </w:delInstrText>
        </w:r>
        <w:r w:rsidR="00B33063" w:rsidDel="00B33063">
          <w:rPr>
            <w:rStyle w:val="Hyperlink"/>
          </w:rPr>
          <w:fldChar w:fldCharType="separate"/>
        </w:r>
        <w:r w:rsidR="004B7567" w:rsidRPr="0067448A" w:rsidDel="00B33063">
          <w:rPr>
            <w:rStyle w:val="Hyperlink"/>
          </w:rPr>
          <w:delText>XPATH-v3</w:delText>
        </w:r>
        <w:r w:rsidR="004B7567" w:rsidRPr="00311C7E" w:rsidDel="00B33063">
          <w:rPr>
            <w:rStyle w:val="Hyperlink"/>
          </w:rPr>
          <w:delText>.1</w:delText>
        </w:r>
        <w:r w:rsidR="00B33063" w:rsidDel="00B33063">
          <w:rPr>
            <w:rStyle w:val="Hyperlink"/>
          </w:rPr>
          <w:fldChar w:fldCharType="end"/>
        </w:r>
        <w:r w:rsidR="004B7567" w:rsidDel="00B33063">
          <w:delText>].</w:delText>
        </w:r>
        <w:r w:rsidR="004B7567" w:rsidDel="00B33063">
          <w:br/>
          <w:delText xml:space="preserve">- </w:delText>
        </w:r>
        <w:r w:rsidR="004B7567" w:rsidRPr="00B924C6" w:rsidDel="00B33063">
          <w:rPr>
            <w:rFonts w:ascii="Courier New" w:hAnsi="Courier New" w:cs="Courier New"/>
          </w:rPr>
          <w:delText>urn:iso:std:iso:32000:-1</w:delText>
        </w:r>
        <w:r w:rsidR="004B7567" w:rsidDel="00B33063">
          <w:rPr>
            <w:rFonts w:ascii="Courier New" w:hAnsi="Courier New" w:cs="Courier New"/>
          </w:rPr>
          <w:delText xml:space="preserve"> </w:delText>
        </w:r>
        <w:r w:rsidR="004B7567" w:rsidDel="00B33063">
          <w:delText xml:space="preserve">- is applicable for PDF-based documents and specifies that the </w:delText>
        </w:r>
        <w:r w:rsidR="004B7567" w:rsidRPr="00735035" w:rsidDel="00B33063">
          <w:rPr>
            <w:rFonts w:ascii="Courier New" w:hAnsi="Courier New" w:cs="Courier New"/>
          </w:rPr>
          <w:delText>XPath</w:delText>
        </w:r>
        <w:r w:rsidR="004B7567" w:rsidDel="00B33063">
          <w:delText xml:space="preserve"> element is to be interpreted as field name of the signature directory (see [ISO 32000-1], Table 252), which identifies a given PDF-signature.</w:delText>
        </w:r>
        <w:r w:rsidR="004B7567" w:rsidDel="00B33063">
          <w:br/>
          <w:delText xml:space="preserve">- </w:delText>
        </w:r>
        <w:r w:rsidR="004B7567" w:rsidRPr="00B924C6" w:rsidDel="00B33063">
          <w:rPr>
            <w:rFonts w:ascii="Courier New" w:hAnsi="Courier New" w:cs="Courier New"/>
          </w:rPr>
          <w:delText>urn:iso:std:iso:14533:-4:clause:D</w:delText>
        </w:r>
        <w:r w:rsidR="004B7567" w:rsidDel="00B33063">
          <w:delText xml:space="preserve"> - is applicable for other types of data objects and specifies that the </w:delText>
        </w:r>
        <w:r w:rsidR="004B7567" w:rsidRPr="00B924C6" w:rsidDel="00B33063">
          <w:rPr>
            <w:rFonts w:ascii="Courier New" w:hAnsi="Courier New" w:cs="Courier New"/>
          </w:rPr>
          <w:delText>XPath</w:delText>
        </w:r>
        <w:r w:rsidR="004B7567" w:rsidDel="00B33063">
          <w:delText xml:space="preserve"> element is to be interpreted as specified in Annex D of [ISO14533-4]. Note, that this element allows to identify signature objects (signatures, time-stamp tokens, evidence records etc.) embedded within ZIP-based containers and individual </w:delText>
        </w:r>
        <w:r w:rsidR="004B7567" w:rsidRPr="00B924C6" w:rsidDel="00B33063">
          <w:rPr>
            <w:rFonts w:ascii="Courier New" w:hAnsi="Courier New" w:cs="Courier New"/>
          </w:rPr>
          <w:delText>SignerInfo</w:delText>
        </w:r>
        <w:r w:rsidR="004B7567" w:rsidDel="00B33063">
          <w:delText xml:space="preserve">-structures within a CMS-based </w:delText>
        </w:r>
        <w:r w:rsidR="004B7567" w:rsidRPr="00B924C6" w:rsidDel="00B33063">
          <w:rPr>
            <w:rFonts w:ascii="Courier New" w:hAnsi="Courier New" w:cs="Courier New"/>
          </w:rPr>
          <w:delText>SignedData</w:delText>
        </w:r>
        <w:r w:rsidR="004B7567" w:rsidDel="00B33063">
          <w:delText xml:space="preserve"> container according to [</w:delText>
        </w:r>
        <w:r w:rsidR="00B33063" w:rsidDel="00B33063">
          <w:rPr>
            <w:rStyle w:val="Hyperlink"/>
          </w:rPr>
          <w:fldChar w:fldCharType="begin"/>
        </w:r>
        <w:r w:rsidR="00B33063" w:rsidDel="00B33063">
          <w:rPr>
            <w:rStyle w:val="Hyperlink"/>
          </w:rPr>
          <w:delInstrText xml:space="preserve"> HYPERLINK "https://tools.ietf.org/html/rfc5652" </w:delInstrText>
        </w:r>
        <w:r w:rsidR="00B33063" w:rsidDel="00B33063">
          <w:rPr>
            <w:rStyle w:val="Hyperlink"/>
          </w:rPr>
          <w:fldChar w:fldCharType="separate"/>
        </w:r>
        <w:r w:rsidR="004B7567" w:rsidRPr="00486823" w:rsidDel="00B33063">
          <w:rPr>
            <w:rStyle w:val="Hyperlink"/>
          </w:rPr>
          <w:delText>RFC5652</w:delText>
        </w:r>
        <w:r w:rsidR="00B33063" w:rsidDel="00B33063">
          <w:rPr>
            <w:rStyle w:val="Hyperlink"/>
          </w:rPr>
          <w:fldChar w:fldCharType="end"/>
        </w:r>
        <w:r w:rsidR="004B7567" w:rsidDel="00B33063">
          <w:delText xml:space="preserve">].   </w:delText>
        </w:r>
        <w:r w:rsidR="004B7567" w:rsidDel="00B33063">
          <w:br/>
        </w:r>
        <w:bookmarkStart w:id="12828" w:name="_Toc10198958"/>
        <w:bookmarkStart w:id="12829" w:name="_Toc10203096"/>
        <w:bookmarkStart w:id="12830" w:name="_Toc10207234"/>
        <w:bookmarkEnd w:id="12828"/>
        <w:bookmarkEnd w:id="12829"/>
        <w:bookmarkEnd w:id="12830"/>
      </w:del>
    </w:p>
    <w:p w14:paraId="57D08658" w14:textId="5962DDE6" w:rsidR="00564C22" w:rsidDel="00B33063" w:rsidRDefault="009B1AF1" w:rsidP="00564C22">
      <w:pPr>
        <w:pStyle w:val="berschrift4"/>
        <w:rPr>
          <w:del w:id="12831" w:author="Andreas Kuehne" w:date="2019-05-31T12:22:00Z"/>
        </w:rPr>
      </w:pPr>
      <w:del w:id="12832" w:author="Andreas Kuehne" w:date="2019-05-31T12:22:00Z">
        <w:r w:rsidDel="00B33063">
          <w:delText>SignaturePtr – JSON Syntax</w:delText>
        </w:r>
        <w:bookmarkStart w:id="12833" w:name="_Toc10198959"/>
        <w:bookmarkStart w:id="12834" w:name="_Toc10203097"/>
        <w:bookmarkStart w:id="12835" w:name="_Toc10207235"/>
        <w:bookmarkEnd w:id="12833"/>
        <w:bookmarkEnd w:id="12834"/>
        <w:bookmarkEnd w:id="12835"/>
      </w:del>
    </w:p>
    <w:p w14:paraId="75BECCC9" w14:textId="4D031B33" w:rsidR="00564C22" w:rsidRPr="0248A3D1" w:rsidDel="00B33063" w:rsidRDefault="009B1AF1" w:rsidP="00564C22">
      <w:pPr>
        <w:rPr>
          <w:del w:id="12836" w:author="Andreas Kuehne" w:date="2019-05-31T12:22:00Z"/>
        </w:rPr>
      </w:pPr>
      <w:del w:id="12837"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SignaturePtrType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SignaturePtr</w:delText>
        </w:r>
        <w:r w:rsidDel="00B33063">
          <w:delText xml:space="preserve"> component.</w:delText>
        </w:r>
        <w:bookmarkStart w:id="12838" w:name="_Toc10198960"/>
        <w:bookmarkStart w:id="12839" w:name="_Toc10203098"/>
        <w:bookmarkStart w:id="12840" w:name="_Toc10207236"/>
        <w:bookmarkEnd w:id="12838"/>
        <w:bookmarkEnd w:id="12839"/>
        <w:bookmarkEnd w:id="12840"/>
      </w:del>
    </w:p>
    <w:p w14:paraId="33C32DA9" w14:textId="42D0F230" w:rsidR="00564C22" w:rsidRPr="C2430093" w:rsidDel="00B33063" w:rsidRDefault="009B1AF1" w:rsidP="00564C22">
      <w:pPr>
        <w:spacing w:line="259" w:lineRule="auto"/>
        <w:rPr>
          <w:del w:id="12841" w:author="Andreas Kuehne" w:date="2019-05-31T12:22:00Z"/>
          <w:rFonts w:eastAsia="Arial" w:cs="Arial"/>
          <w:sz w:val="22"/>
          <w:szCs w:val="22"/>
        </w:rPr>
      </w:pPr>
      <w:del w:id="12842"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SignaturePtr</w:delText>
        </w:r>
        <w:r w:rsidRPr="002062A5" w:rsidDel="00B33063">
          <w:rPr>
            <w:rFonts w:eastAsia="Arial" w:cs="Arial"/>
            <w:sz w:val="22"/>
            <w:szCs w:val="22"/>
          </w:rPr>
          <w:delText xml:space="preserve"> using JSON-specific names mapped as shown in the table below.</w:delText>
        </w:r>
        <w:bookmarkStart w:id="12843" w:name="_Toc10198961"/>
        <w:bookmarkStart w:id="12844" w:name="_Toc10203099"/>
        <w:bookmarkStart w:id="12845" w:name="_Toc10207237"/>
        <w:bookmarkEnd w:id="12843"/>
        <w:bookmarkEnd w:id="12844"/>
        <w:bookmarkEnd w:id="12845"/>
      </w:del>
    </w:p>
    <w:tbl>
      <w:tblPr>
        <w:tblStyle w:val="Gitternetztabelle1hell1"/>
        <w:tblW w:w="0" w:type="auto"/>
        <w:tblLook w:val="04A0" w:firstRow="1" w:lastRow="0" w:firstColumn="1" w:lastColumn="0" w:noHBand="0" w:noVBand="1"/>
      </w:tblPr>
      <w:tblGrid>
        <w:gridCol w:w="4675"/>
        <w:gridCol w:w="4675"/>
      </w:tblGrid>
      <w:tr w:rsidR="00564C22" w:rsidDel="00B33063" w14:paraId="62D50ACB" w14:textId="2C4E2665" w:rsidTr="00564C22">
        <w:trPr>
          <w:cnfStyle w:val="100000000000" w:firstRow="1" w:lastRow="0" w:firstColumn="0" w:lastColumn="0" w:oddVBand="0" w:evenVBand="0" w:oddHBand="0" w:evenHBand="0" w:firstRowFirstColumn="0" w:firstRowLastColumn="0" w:lastRowFirstColumn="0" w:lastRowLastColumn="0"/>
          <w:del w:id="1284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1BB82EF" w14:textId="30972387" w:rsidR="00564C22" w:rsidDel="00B33063" w:rsidRDefault="009B1AF1" w:rsidP="00564C22">
            <w:pPr>
              <w:pStyle w:val="Beschriftung"/>
              <w:rPr>
                <w:del w:id="12847" w:author="Andreas Kuehne" w:date="2019-05-31T12:22:00Z"/>
              </w:rPr>
            </w:pPr>
            <w:del w:id="12848" w:author="Andreas Kuehne" w:date="2019-05-31T12:22:00Z">
              <w:r w:rsidDel="00B33063">
                <w:delText>Element</w:delText>
              </w:r>
              <w:bookmarkStart w:id="12849" w:name="_Toc10198962"/>
              <w:bookmarkStart w:id="12850" w:name="_Toc10203100"/>
              <w:bookmarkStart w:id="12851" w:name="_Toc10207238"/>
              <w:bookmarkEnd w:id="12849"/>
              <w:bookmarkEnd w:id="12850"/>
              <w:bookmarkEnd w:id="12851"/>
            </w:del>
          </w:p>
        </w:tc>
        <w:tc>
          <w:tcPr>
            <w:tcW w:w="4675" w:type="dxa"/>
          </w:tcPr>
          <w:p w14:paraId="719B0328" w14:textId="36BDD982"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2852" w:author="Andreas Kuehne" w:date="2019-05-31T12:22:00Z"/>
              </w:rPr>
            </w:pPr>
            <w:del w:id="12853" w:author="Andreas Kuehne" w:date="2019-05-31T12:22:00Z">
              <w:r w:rsidDel="00B33063">
                <w:delText>Implementing JSON member name</w:delText>
              </w:r>
              <w:bookmarkStart w:id="12854" w:name="_Toc10198963"/>
              <w:bookmarkStart w:id="12855" w:name="_Toc10203101"/>
              <w:bookmarkStart w:id="12856" w:name="_Toc10207239"/>
              <w:bookmarkEnd w:id="12854"/>
              <w:bookmarkEnd w:id="12855"/>
              <w:bookmarkEnd w:id="12856"/>
            </w:del>
          </w:p>
        </w:tc>
        <w:bookmarkStart w:id="12857" w:name="_Toc10198964"/>
        <w:bookmarkStart w:id="12858" w:name="_Toc10203102"/>
        <w:bookmarkStart w:id="12859" w:name="_Toc10207240"/>
        <w:bookmarkEnd w:id="12857"/>
        <w:bookmarkEnd w:id="12858"/>
        <w:bookmarkEnd w:id="12859"/>
      </w:tr>
      <w:tr w:rsidR="00564C22" w:rsidDel="00B33063" w14:paraId="04063490" w14:textId="559B7432" w:rsidTr="00564C22">
        <w:trPr>
          <w:del w:id="1286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20BF1ED" w14:textId="7076DC94" w:rsidR="00564C22" w:rsidRPr="002062A5" w:rsidDel="00B33063" w:rsidRDefault="009B1AF1" w:rsidP="00564C22">
            <w:pPr>
              <w:pStyle w:val="Beschriftung"/>
              <w:rPr>
                <w:del w:id="12861" w:author="Andreas Kuehne" w:date="2019-05-31T12:22:00Z"/>
                <w:rStyle w:val="Datatype"/>
                <w:b w:val="0"/>
                <w:bCs w:val="0"/>
              </w:rPr>
            </w:pPr>
            <w:del w:id="12862" w:author="Andreas Kuehne" w:date="2019-05-31T12:22:00Z">
              <w:r w:rsidRPr="002062A5" w:rsidDel="00B33063">
                <w:rPr>
                  <w:rStyle w:val="Datatype"/>
                </w:rPr>
                <w:delText>NsPrefixMapping</w:delText>
              </w:r>
              <w:bookmarkStart w:id="12863" w:name="_Toc10198965"/>
              <w:bookmarkStart w:id="12864" w:name="_Toc10203103"/>
              <w:bookmarkStart w:id="12865" w:name="_Toc10207241"/>
              <w:bookmarkEnd w:id="12863"/>
              <w:bookmarkEnd w:id="12864"/>
              <w:bookmarkEnd w:id="12865"/>
            </w:del>
          </w:p>
        </w:tc>
        <w:tc>
          <w:tcPr>
            <w:tcW w:w="4675" w:type="dxa"/>
          </w:tcPr>
          <w:p w14:paraId="3F4CE551" w14:textId="5CE84492"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2866" w:author="Andreas Kuehne" w:date="2019-05-31T12:22:00Z"/>
                <w:rStyle w:val="Datatype"/>
              </w:rPr>
            </w:pPr>
            <w:del w:id="12867" w:author="Andreas Kuehne" w:date="2019-05-31T12:22:00Z">
              <w:r w:rsidRPr="002062A5" w:rsidDel="00B33063">
                <w:rPr>
                  <w:rStyle w:val="Datatype"/>
                </w:rPr>
                <w:delText>nsDecl</w:delText>
              </w:r>
              <w:bookmarkStart w:id="12868" w:name="_Toc10198966"/>
              <w:bookmarkStart w:id="12869" w:name="_Toc10203104"/>
              <w:bookmarkStart w:id="12870" w:name="_Toc10207242"/>
              <w:bookmarkEnd w:id="12868"/>
              <w:bookmarkEnd w:id="12869"/>
              <w:bookmarkEnd w:id="12870"/>
            </w:del>
          </w:p>
        </w:tc>
        <w:bookmarkStart w:id="12871" w:name="_Toc10198967"/>
        <w:bookmarkStart w:id="12872" w:name="_Toc10203105"/>
        <w:bookmarkStart w:id="12873" w:name="_Toc10207243"/>
        <w:bookmarkEnd w:id="12871"/>
        <w:bookmarkEnd w:id="12872"/>
        <w:bookmarkEnd w:id="12873"/>
      </w:tr>
      <w:tr w:rsidR="00564C22" w:rsidDel="00B33063" w14:paraId="2587940A" w14:textId="55F97CAA" w:rsidTr="00564C22">
        <w:trPr>
          <w:del w:id="1287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D1B2D82" w14:textId="022116C6" w:rsidR="00564C22" w:rsidRPr="002062A5" w:rsidDel="00B33063" w:rsidRDefault="009B1AF1" w:rsidP="00564C22">
            <w:pPr>
              <w:pStyle w:val="Beschriftung"/>
              <w:rPr>
                <w:del w:id="12875" w:author="Andreas Kuehne" w:date="2019-05-31T12:22:00Z"/>
                <w:rStyle w:val="Datatype"/>
                <w:b w:val="0"/>
                <w:bCs w:val="0"/>
              </w:rPr>
            </w:pPr>
            <w:del w:id="12876" w:author="Andreas Kuehne" w:date="2019-05-31T12:22:00Z">
              <w:r w:rsidRPr="002062A5" w:rsidDel="00B33063">
                <w:rPr>
                  <w:rStyle w:val="Datatype"/>
                </w:rPr>
                <w:delText>WhichData</w:delText>
              </w:r>
              <w:bookmarkStart w:id="12877" w:name="_Toc10198968"/>
              <w:bookmarkStart w:id="12878" w:name="_Toc10203106"/>
              <w:bookmarkStart w:id="12879" w:name="_Toc10207244"/>
              <w:bookmarkEnd w:id="12877"/>
              <w:bookmarkEnd w:id="12878"/>
              <w:bookmarkEnd w:id="12879"/>
            </w:del>
          </w:p>
        </w:tc>
        <w:tc>
          <w:tcPr>
            <w:tcW w:w="4675" w:type="dxa"/>
          </w:tcPr>
          <w:p w14:paraId="16ADD315" w14:textId="49121697"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2880" w:author="Andreas Kuehne" w:date="2019-05-31T12:22:00Z"/>
                <w:rStyle w:val="Datatype"/>
              </w:rPr>
            </w:pPr>
            <w:del w:id="12881" w:author="Andreas Kuehne" w:date="2019-05-31T12:22:00Z">
              <w:r w:rsidRPr="002062A5" w:rsidDel="00B33063">
                <w:rPr>
                  <w:rStyle w:val="Datatype"/>
                </w:rPr>
                <w:delText>whichData</w:delText>
              </w:r>
              <w:bookmarkStart w:id="12882" w:name="_Toc10198969"/>
              <w:bookmarkStart w:id="12883" w:name="_Toc10203107"/>
              <w:bookmarkStart w:id="12884" w:name="_Toc10207245"/>
              <w:bookmarkEnd w:id="12882"/>
              <w:bookmarkEnd w:id="12883"/>
              <w:bookmarkEnd w:id="12884"/>
            </w:del>
          </w:p>
        </w:tc>
        <w:bookmarkStart w:id="12885" w:name="_Toc10198970"/>
        <w:bookmarkStart w:id="12886" w:name="_Toc10203108"/>
        <w:bookmarkStart w:id="12887" w:name="_Toc10207246"/>
        <w:bookmarkEnd w:id="12885"/>
        <w:bookmarkEnd w:id="12886"/>
        <w:bookmarkEnd w:id="12887"/>
      </w:tr>
      <w:tr w:rsidR="00564C22" w:rsidDel="00B33063" w14:paraId="35742A10" w14:textId="621B43D5" w:rsidTr="00564C22">
        <w:trPr>
          <w:del w:id="1288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D46FB14" w14:textId="6031A6D6" w:rsidR="00564C22" w:rsidRPr="002062A5" w:rsidDel="00B33063" w:rsidRDefault="009B1AF1" w:rsidP="00564C22">
            <w:pPr>
              <w:pStyle w:val="Beschriftung"/>
              <w:rPr>
                <w:del w:id="12889" w:author="Andreas Kuehne" w:date="2019-05-31T12:22:00Z"/>
                <w:rStyle w:val="Datatype"/>
                <w:b w:val="0"/>
                <w:bCs w:val="0"/>
              </w:rPr>
            </w:pPr>
            <w:del w:id="12890" w:author="Andreas Kuehne" w:date="2019-05-31T12:22:00Z">
              <w:r w:rsidRPr="002062A5" w:rsidDel="00B33063">
                <w:rPr>
                  <w:rStyle w:val="Datatype"/>
                </w:rPr>
                <w:delText>XPath</w:delText>
              </w:r>
              <w:bookmarkStart w:id="12891" w:name="_Toc10198971"/>
              <w:bookmarkStart w:id="12892" w:name="_Toc10203109"/>
              <w:bookmarkStart w:id="12893" w:name="_Toc10207247"/>
              <w:bookmarkEnd w:id="12891"/>
              <w:bookmarkEnd w:id="12892"/>
              <w:bookmarkEnd w:id="12893"/>
            </w:del>
          </w:p>
        </w:tc>
        <w:tc>
          <w:tcPr>
            <w:tcW w:w="4675" w:type="dxa"/>
          </w:tcPr>
          <w:p w14:paraId="071B17FE" w14:textId="2F1C0C94"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2894" w:author="Andreas Kuehne" w:date="2019-05-31T12:22:00Z"/>
                <w:rStyle w:val="Datatype"/>
              </w:rPr>
            </w:pPr>
            <w:del w:id="12895" w:author="Andreas Kuehne" w:date="2019-05-31T12:22:00Z">
              <w:r w:rsidRPr="002062A5" w:rsidDel="00B33063">
                <w:rPr>
                  <w:rStyle w:val="Datatype"/>
                </w:rPr>
                <w:delText>xPath</w:delText>
              </w:r>
              <w:bookmarkStart w:id="12896" w:name="_Toc10198972"/>
              <w:bookmarkStart w:id="12897" w:name="_Toc10203110"/>
              <w:bookmarkStart w:id="12898" w:name="_Toc10207248"/>
              <w:bookmarkEnd w:id="12896"/>
              <w:bookmarkEnd w:id="12897"/>
              <w:bookmarkEnd w:id="12898"/>
            </w:del>
          </w:p>
        </w:tc>
        <w:bookmarkStart w:id="12899" w:name="_Toc10198973"/>
        <w:bookmarkStart w:id="12900" w:name="_Toc10203111"/>
        <w:bookmarkStart w:id="12901" w:name="_Toc10207249"/>
        <w:bookmarkEnd w:id="12899"/>
        <w:bookmarkEnd w:id="12900"/>
        <w:bookmarkEnd w:id="12901"/>
      </w:tr>
      <w:tr w:rsidR="00564C22" w:rsidDel="00B33063" w14:paraId="63BB23F7" w14:textId="72D82F2B" w:rsidTr="00564C22">
        <w:trPr>
          <w:del w:id="1290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47E89E5" w14:textId="48E4CEEF" w:rsidR="00564C22" w:rsidRPr="002062A5" w:rsidDel="00B33063" w:rsidRDefault="009B1AF1" w:rsidP="00564C22">
            <w:pPr>
              <w:pStyle w:val="Beschriftung"/>
              <w:rPr>
                <w:del w:id="12903" w:author="Andreas Kuehne" w:date="2019-05-31T12:22:00Z"/>
                <w:rStyle w:val="Datatype"/>
                <w:b w:val="0"/>
                <w:bCs w:val="0"/>
              </w:rPr>
            </w:pPr>
            <w:del w:id="12904" w:author="Andreas Kuehne" w:date="2019-05-31T12:22:00Z">
              <w:r w:rsidRPr="002062A5" w:rsidDel="00B33063">
                <w:rPr>
                  <w:rStyle w:val="Datatype"/>
                </w:rPr>
                <w:delText>XPathQualifier</w:delText>
              </w:r>
              <w:bookmarkStart w:id="12905" w:name="_Toc10198974"/>
              <w:bookmarkStart w:id="12906" w:name="_Toc10203112"/>
              <w:bookmarkStart w:id="12907" w:name="_Toc10207250"/>
              <w:bookmarkEnd w:id="12905"/>
              <w:bookmarkEnd w:id="12906"/>
              <w:bookmarkEnd w:id="12907"/>
            </w:del>
          </w:p>
        </w:tc>
        <w:tc>
          <w:tcPr>
            <w:tcW w:w="4675" w:type="dxa"/>
          </w:tcPr>
          <w:p w14:paraId="457CE71D" w14:textId="0C3F48C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2908" w:author="Andreas Kuehne" w:date="2019-05-31T12:22:00Z"/>
                <w:rStyle w:val="Datatype"/>
              </w:rPr>
            </w:pPr>
            <w:del w:id="12909" w:author="Andreas Kuehne" w:date="2019-05-31T12:22:00Z">
              <w:r w:rsidRPr="002062A5" w:rsidDel="00B33063">
                <w:rPr>
                  <w:rStyle w:val="Datatype"/>
                </w:rPr>
                <w:delText>xPathQual</w:delText>
              </w:r>
              <w:bookmarkStart w:id="12910" w:name="_Toc10198975"/>
              <w:bookmarkStart w:id="12911" w:name="_Toc10203113"/>
              <w:bookmarkStart w:id="12912" w:name="_Toc10207251"/>
              <w:bookmarkEnd w:id="12910"/>
              <w:bookmarkEnd w:id="12911"/>
              <w:bookmarkEnd w:id="12912"/>
            </w:del>
          </w:p>
        </w:tc>
        <w:bookmarkStart w:id="12913" w:name="_Toc10198976"/>
        <w:bookmarkStart w:id="12914" w:name="_Toc10203114"/>
        <w:bookmarkStart w:id="12915" w:name="_Toc10207252"/>
        <w:bookmarkEnd w:id="12913"/>
        <w:bookmarkEnd w:id="12914"/>
        <w:bookmarkEnd w:id="12915"/>
      </w:tr>
    </w:tbl>
    <w:p w14:paraId="1D5FB22B" w14:textId="3CC8C6EA" w:rsidR="00564C22" w:rsidRPr="0202B381" w:rsidDel="00B33063" w:rsidRDefault="009B1AF1" w:rsidP="00564C22">
      <w:pPr>
        <w:rPr>
          <w:del w:id="12916" w:author="Andreas Kuehne" w:date="2019-05-31T12:22:00Z"/>
        </w:rPr>
      </w:pPr>
      <w:del w:id="12917"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SignaturePtrType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2918" w:name="_Toc10198977"/>
        <w:bookmarkStart w:id="12919" w:name="_Toc10203115"/>
        <w:bookmarkStart w:id="12920" w:name="_Toc10207253"/>
        <w:bookmarkEnd w:id="12918"/>
        <w:bookmarkEnd w:id="12919"/>
        <w:bookmarkEnd w:id="12920"/>
      </w:del>
    </w:p>
    <w:p w14:paraId="7B42E3A0" w14:textId="4A962737" w:rsidR="00564C22" w:rsidDel="00B33063" w:rsidRDefault="009B1AF1" w:rsidP="00564C22">
      <w:pPr>
        <w:pStyle w:val="Code"/>
        <w:spacing w:line="259" w:lineRule="auto"/>
        <w:rPr>
          <w:del w:id="12921" w:author="Andreas Kuehne" w:date="2019-05-31T12:22:00Z"/>
        </w:rPr>
      </w:pPr>
      <w:del w:id="12922" w:author="Andreas Kuehne" w:date="2019-05-31T12:22:00Z">
        <w:r w:rsidDel="00B33063">
          <w:rPr>
            <w:color w:val="31849B" w:themeColor="accent5" w:themeShade="BF"/>
          </w:rPr>
          <w:delText>"dsb-SignaturePtrType"</w:delText>
        </w:r>
        <w:r w:rsidDel="00B33063">
          <w:delText>: {</w:delText>
        </w:r>
        <w:bookmarkStart w:id="12923" w:name="_Toc10198978"/>
        <w:bookmarkStart w:id="12924" w:name="_Toc10203116"/>
        <w:bookmarkStart w:id="12925" w:name="_Toc10207254"/>
        <w:bookmarkEnd w:id="12923"/>
        <w:bookmarkEnd w:id="12924"/>
        <w:bookmarkEnd w:id="12925"/>
      </w:del>
    </w:p>
    <w:p w14:paraId="50236051" w14:textId="2B9DC4E0" w:rsidR="00564C22" w:rsidDel="00B33063" w:rsidRDefault="009B1AF1" w:rsidP="00564C22">
      <w:pPr>
        <w:pStyle w:val="Code"/>
        <w:spacing w:line="259" w:lineRule="auto"/>
        <w:rPr>
          <w:del w:id="12926" w:author="Andreas Kuehne" w:date="2019-05-31T12:22:00Z"/>
        </w:rPr>
      </w:pPr>
      <w:del w:id="1292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2928" w:name="_Toc10198979"/>
        <w:bookmarkStart w:id="12929" w:name="_Toc10203117"/>
        <w:bookmarkStart w:id="12930" w:name="_Toc10207255"/>
        <w:bookmarkEnd w:id="12928"/>
        <w:bookmarkEnd w:id="12929"/>
        <w:bookmarkEnd w:id="12930"/>
      </w:del>
    </w:p>
    <w:p w14:paraId="7832F28B" w14:textId="21A62A2B" w:rsidR="00564C22" w:rsidDel="00B33063" w:rsidRDefault="009B1AF1" w:rsidP="00564C22">
      <w:pPr>
        <w:pStyle w:val="Code"/>
        <w:spacing w:line="259" w:lineRule="auto"/>
        <w:rPr>
          <w:del w:id="12931" w:author="Andreas Kuehne" w:date="2019-05-31T12:22:00Z"/>
        </w:rPr>
      </w:pPr>
      <w:del w:id="12932" w:author="Andreas Kuehne" w:date="2019-05-31T12:22:00Z">
        <w:r w:rsidDel="00B33063">
          <w:rPr>
            <w:color w:val="31849B" w:themeColor="accent5" w:themeShade="BF"/>
          </w:rPr>
          <w:delText xml:space="preserve">  "properties"</w:delText>
        </w:r>
        <w:r w:rsidDel="00B33063">
          <w:delText>: {</w:delText>
        </w:r>
        <w:bookmarkStart w:id="12933" w:name="_Toc10198980"/>
        <w:bookmarkStart w:id="12934" w:name="_Toc10203118"/>
        <w:bookmarkStart w:id="12935" w:name="_Toc10207256"/>
        <w:bookmarkEnd w:id="12933"/>
        <w:bookmarkEnd w:id="12934"/>
        <w:bookmarkEnd w:id="12935"/>
      </w:del>
    </w:p>
    <w:p w14:paraId="558FA6A5" w14:textId="4A58C02A" w:rsidR="00564C22" w:rsidDel="00B33063" w:rsidRDefault="009B1AF1" w:rsidP="00564C22">
      <w:pPr>
        <w:pStyle w:val="Code"/>
        <w:spacing w:line="259" w:lineRule="auto"/>
        <w:rPr>
          <w:del w:id="12936" w:author="Andreas Kuehne" w:date="2019-05-31T12:22:00Z"/>
        </w:rPr>
      </w:pPr>
      <w:del w:id="12937" w:author="Andreas Kuehne" w:date="2019-05-31T12:22:00Z">
        <w:r w:rsidDel="00B33063">
          <w:rPr>
            <w:color w:val="31849B" w:themeColor="accent5" w:themeShade="BF"/>
          </w:rPr>
          <w:delText xml:space="preserve">    "xpathQualifier"</w:delText>
        </w:r>
        <w:r w:rsidDel="00B33063">
          <w:delText>: {</w:delText>
        </w:r>
        <w:bookmarkStart w:id="12938" w:name="_Toc10198981"/>
        <w:bookmarkStart w:id="12939" w:name="_Toc10203119"/>
        <w:bookmarkStart w:id="12940" w:name="_Toc10207257"/>
        <w:bookmarkEnd w:id="12938"/>
        <w:bookmarkEnd w:id="12939"/>
        <w:bookmarkEnd w:id="12940"/>
      </w:del>
    </w:p>
    <w:p w14:paraId="02F8F45E" w14:textId="30A920B9" w:rsidR="00564C22" w:rsidDel="00B33063" w:rsidRDefault="009B1AF1" w:rsidP="00564C22">
      <w:pPr>
        <w:pStyle w:val="Code"/>
        <w:spacing w:line="259" w:lineRule="auto"/>
        <w:rPr>
          <w:del w:id="12941" w:author="Andreas Kuehne" w:date="2019-05-31T12:22:00Z"/>
        </w:rPr>
      </w:pPr>
      <w:del w:id="12942"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2943" w:name="_Toc10198982"/>
        <w:bookmarkStart w:id="12944" w:name="_Toc10203120"/>
        <w:bookmarkStart w:id="12945" w:name="_Toc10207258"/>
        <w:bookmarkEnd w:id="12943"/>
        <w:bookmarkEnd w:id="12944"/>
        <w:bookmarkEnd w:id="12945"/>
      </w:del>
    </w:p>
    <w:p w14:paraId="23C36742" w14:textId="6B9E77DB" w:rsidR="00564C22" w:rsidDel="00B33063" w:rsidRDefault="009B1AF1" w:rsidP="00564C22">
      <w:pPr>
        <w:pStyle w:val="Code"/>
        <w:spacing w:line="259" w:lineRule="auto"/>
        <w:rPr>
          <w:del w:id="12946" w:author="Andreas Kuehne" w:date="2019-05-31T12:22:00Z"/>
        </w:rPr>
      </w:pPr>
      <w:del w:id="12947" w:author="Andreas Kuehne" w:date="2019-05-31T12:22:00Z">
        <w:r w:rsidDel="00B33063">
          <w:delText xml:space="preserve">    },</w:delText>
        </w:r>
        <w:bookmarkStart w:id="12948" w:name="_Toc10198983"/>
        <w:bookmarkStart w:id="12949" w:name="_Toc10203121"/>
        <w:bookmarkStart w:id="12950" w:name="_Toc10207259"/>
        <w:bookmarkEnd w:id="12948"/>
        <w:bookmarkEnd w:id="12949"/>
        <w:bookmarkEnd w:id="12950"/>
      </w:del>
    </w:p>
    <w:p w14:paraId="1A5D0FCB" w14:textId="7A462F7A" w:rsidR="00564C22" w:rsidDel="00B33063" w:rsidRDefault="009B1AF1" w:rsidP="00564C22">
      <w:pPr>
        <w:pStyle w:val="Code"/>
        <w:spacing w:line="259" w:lineRule="auto"/>
        <w:rPr>
          <w:del w:id="12951" w:author="Andreas Kuehne" w:date="2019-05-31T12:22:00Z"/>
        </w:rPr>
      </w:pPr>
      <w:del w:id="12952" w:author="Andreas Kuehne" w:date="2019-05-31T12:22:00Z">
        <w:r w:rsidDel="00B33063">
          <w:rPr>
            <w:color w:val="31849B" w:themeColor="accent5" w:themeShade="BF"/>
          </w:rPr>
          <w:delText xml:space="preserve">    "xpath"</w:delText>
        </w:r>
        <w:r w:rsidDel="00B33063">
          <w:delText>: {</w:delText>
        </w:r>
        <w:bookmarkStart w:id="12953" w:name="_Toc10198984"/>
        <w:bookmarkStart w:id="12954" w:name="_Toc10203122"/>
        <w:bookmarkStart w:id="12955" w:name="_Toc10207260"/>
        <w:bookmarkEnd w:id="12953"/>
        <w:bookmarkEnd w:id="12954"/>
        <w:bookmarkEnd w:id="12955"/>
      </w:del>
    </w:p>
    <w:p w14:paraId="7F33ADCB" w14:textId="670E8242" w:rsidR="00564C22" w:rsidDel="00B33063" w:rsidRDefault="009B1AF1" w:rsidP="00564C22">
      <w:pPr>
        <w:pStyle w:val="Code"/>
        <w:spacing w:line="259" w:lineRule="auto"/>
        <w:rPr>
          <w:del w:id="12956" w:author="Andreas Kuehne" w:date="2019-05-31T12:22:00Z"/>
        </w:rPr>
      </w:pPr>
      <w:del w:id="1295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2958" w:name="_Toc10198985"/>
        <w:bookmarkStart w:id="12959" w:name="_Toc10203123"/>
        <w:bookmarkStart w:id="12960" w:name="_Toc10207261"/>
        <w:bookmarkEnd w:id="12958"/>
        <w:bookmarkEnd w:id="12959"/>
        <w:bookmarkEnd w:id="12960"/>
      </w:del>
    </w:p>
    <w:p w14:paraId="7C9F36C9" w14:textId="752D8CCE" w:rsidR="00564C22" w:rsidDel="00B33063" w:rsidRDefault="009B1AF1" w:rsidP="00564C22">
      <w:pPr>
        <w:pStyle w:val="Code"/>
        <w:spacing w:line="259" w:lineRule="auto"/>
        <w:rPr>
          <w:del w:id="12961" w:author="Andreas Kuehne" w:date="2019-05-31T12:22:00Z"/>
        </w:rPr>
      </w:pPr>
      <w:del w:id="12962" w:author="Andreas Kuehne" w:date="2019-05-31T12:22:00Z">
        <w:r w:rsidDel="00B33063">
          <w:delText xml:space="preserve">    },</w:delText>
        </w:r>
        <w:bookmarkStart w:id="12963" w:name="_Toc10198986"/>
        <w:bookmarkStart w:id="12964" w:name="_Toc10203124"/>
        <w:bookmarkStart w:id="12965" w:name="_Toc10207262"/>
        <w:bookmarkEnd w:id="12963"/>
        <w:bookmarkEnd w:id="12964"/>
        <w:bookmarkEnd w:id="12965"/>
      </w:del>
    </w:p>
    <w:p w14:paraId="0305A88C" w14:textId="02B45C36" w:rsidR="00564C22" w:rsidDel="00B33063" w:rsidRDefault="009B1AF1" w:rsidP="00564C22">
      <w:pPr>
        <w:pStyle w:val="Code"/>
        <w:spacing w:line="259" w:lineRule="auto"/>
        <w:rPr>
          <w:del w:id="12966" w:author="Andreas Kuehne" w:date="2019-05-31T12:22:00Z"/>
        </w:rPr>
      </w:pPr>
      <w:del w:id="12967" w:author="Andreas Kuehne" w:date="2019-05-31T12:22:00Z">
        <w:r w:rsidDel="00B33063">
          <w:rPr>
            <w:color w:val="31849B" w:themeColor="accent5" w:themeShade="BF"/>
          </w:rPr>
          <w:delText xml:space="preserve">    "nsDecl"</w:delText>
        </w:r>
        <w:r w:rsidDel="00B33063">
          <w:delText>: {</w:delText>
        </w:r>
        <w:bookmarkStart w:id="12968" w:name="_Toc10198987"/>
        <w:bookmarkStart w:id="12969" w:name="_Toc10203125"/>
        <w:bookmarkStart w:id="12970" w:name="_Toc10207263"/>
        <w:bookmarkEnd w:id="12968"/>
        <w:bookmarkEnd w:id="12969"/>
        <w:bookmarkEnd w:id="12970"/>
      </w:del>
    </w:p>
    <w:p w14:paraId="0B1FA927" w14:textId="38046496" w:rsidR="00564C22" w:rsidDel="00B33063" w:rsidRDefault="009B1AF1" w:rsidP="00564C22">
      <w:pPr>
        <w:pStyle w:val="Code"/>
        <w:spacing w:line="259" w:lineRule="auto"/>
        <w:rPr>
          <w:del w:id="12971" w:author="Andreas Kuehne" w:date="2019-05-31T12:22:00Z"/>
        </w:rPr>
      </w:pPr>
      <w:del w:id="12972"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2973" w:name="_Toc10198988"/>
        <w:bookmarkStart w:id="12974" w:name="_Toc10203126"/>
        <w:bookmarkStart w:id="12975" w:name="_Toc10207264"/>
        <w:bookmarkEnd w:id="12973"/>
        <w:bookmarkEnd w:id="12974"/>
        <w:bookmarkEnd w:id="12975"/>
      </w:del>
    </w:p>
    <w:p w14:paraId="58A8E9AD" w14:textId="7A2AB1B5" w:rsidR="00564C22" w:rsidDel="00B33063" w:rsidRDefault="009B1AF1" w:rsidP="00564C22">
      <w:pPr>
        <w:pStyle w:val="Code"/>
        <w:spacing w:line="259" w:lineRule="auto"/>
        <w:rPr>
          <w:del w:id="12976" w:author="Andreas Kuehne" w:date="2019-05-31T12:22:00Z"/>
        </w:rPr>
      </w:pPr>
      <w:del w:id="12977" w:author="Andreas Kuehne" w:date="2019-05-31T12:22:00Z">
        <w:r w:rsidDel="00B33063">
          <w:rPr>
            <w:color w:val="31849B" w:themeColor="accent5" w:themeShade="BF"/>
          </w:rPr>
          <w:delText xml:space="preserve">      "items"</w:delText>
        </w:r>
        <w:r w:rsidDel="00B33063">
          <w:delText>: {</w:delText>
        </w:r>
        <w:bookmarkStart w:id="12978" w:name="_Toc10198989"/>
        <w:bookmarkStart w:id="12979" w:name="_Toc10203127"/>
        <w:bookmarkStart w:id="12980" w:name="_Toc10207265"/>
        <w:bookmarkEnd w:id="12978"/>
        <w:bookmarkEnd w:id="12979"/>
        <w:bookmarkEnd w:id="12980"/>
      </w:del>
    </w:p>
    <w:p w14:paraId="63197EA2" w14:textId="1F6E00DC" w:rsidR="00564C22" w:rsidDel="00B33063" w:rsidRDefault="009B1AF1" w:rsidP="00564C22">
      <w:pPr>
        <w:pStyle w:val="Code"/>
        <w:spacing w:line="259" w:lineRule="auto"/>
        <w:rPr>
          <w:del w:id="12981" w:author="Andreas Kuehne" w:date="2019-05-31T12:22:00Z"/>
        </w:rPr>
      </w:pPr>
      <w:del w:id="12982"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"#/definitions/dsb-NsPrefixMappingType"</w:delText>
        </w:r>
        <w:bookmarkStart w:id="12983" w:name="_Toc10198990"/>
        <w:bookmarkStart w:id="12984" w:name="_Toc10203128"/>
        <w:bookmarkStart w:id="12985" w:name="_Toc10207266"/>
        <w:bookmarkEnd w:id="12983"/>
        <w:bookmarkEnd w:id="12984"/>
        <w:bookmarkEnd w:id="12985"/>
      </w:del>
    </w:p>
    <w:p w14:paraId="641BF3E0" w14:textId="26A10C26" w:rsidR="00564C22" w:rsidDel="00B33063" w:rsidRDefault="009B1AF1" w:rsidP="00564C22">
      <w:pPr>
        <w:pStyle w:val="Code"/>
        <w:spacing w:line="259" w:lineRule="auto"/>
        <w:rPr>
          <w:del w:id="12986" w:author="Andreas Kuehne" w:date="2019-05-31T12:22:00Z"/>
        </w:rPr>
      </w:pPr>
      <w:del w:id="12987" w:author="Andreas Kuehne" w:date="2019-05-31T12:22:00Z">
        <w:r w:rsidDel="00B33063">
          <w:delText xml:space="preserve">      }</w:delText>
        </w:r>
        <w:bookmarkStart w:id="12988" w:name="_Toc10198991"/>
        <w:bookmarkStart w:id="12989" w:name="_Toc10203129"/>
        <w:bookmarkStart w:id="12990" w:name="_Toc10207267"/>
        <w:bookmarkEnd w:id="12988"/>
        <w:bookmarkEnd w:id="12989"/>
        <w:bookmarkEnd w:id="12990"/>
      </w:del>
    </w:p>
    <w:p w14:paraId="1F67CF37" w14:textId="5E2629E2" w:rsidR="00564C22" w:rsidDel="00B33063" w:rsidRDefault="009B1AF1" w:rsidP="00564C22">
      <w:pPr>
        <w:pStyle w:val="Code"/>
        <w:spacing w:line="259" w:lineRule="auto"/>
        <w:rPr>
          <w:del w:id="12991" w:author="Andreas Kuehne" w:date="2019-05-31T12:22:00Z"/>
        </w:rPr>
      </w:pPr>
      <w:del w:id="12992" w:author="Andreas Kuehne" w:date="2019-05-31T12:22:00Z">
        <w:r w:rsidDel="00B33063">
          <w:delText xml:space="preserve">    },</w:delText>
        </w:r>
        <w:bookmarkStart w:id="12993" w:name="_Toc10198992"/>
        <w:bookmarkStart w:id="12994" w:name="_Toc10203130"/>
        <w:bookmarkStart w:id="12995" w:name="_Toc10207268"/>
        <w:bookmarkEnd w:id="12993"/>
        <w:bookmarkEnd w:id="12994"/>
        <w:bookmarkEnd w:id="12995"/>
      </w:del>
    </w:p>
    <w:p w14:paraId="6C85279A" w14:textId="44127580" w:rsidR="00564C22" w:rsidDel="00B33063" w:rsidRDefault="009B1AF1" w:rsidP="00564C22">
      <w:pPr>
        <w:pStyle w:val="Code"/>
        <w:spacing w:line="259" w:lineRule="auto"/>
        <w:rPr>
          <w:del w:id="12996" w:author="Andreas Kuehne" w:date="2019-05-31T12:22:00Z"/>
        </w:rPr>
      </w:pPr>
      <w:del w:id="12997" w:author="Andreas Kuehne" w:date="2019-05-31T12:22:00Z">
        <w:r w:rsidDel="00B33063">
          <w:rPr>
            <w:color w:val="31849B" w:themeColor="accent5" w:themeShade="BF"/>
          </w:rPr>
          <w:delText xml:space="preserve">    "whichData"</w:delText>
        </w:r>
        <w:r w:rsidDel="00B33063">
          <w:delText>: {</w:delText>
        </w:r>
        <w:bookmarkStart w:id="12998" w:name="_Toc10198993"/>
        <w:bookmarkStart w:id="12999" w:name="_Toc10203131"/>
        <w:bookmarkStart w:id="13000" w:name="_Toc10207269"/>
        <w:bookmarkEnd w:id="12998"/>
        <w:bookmarkEnd w:id="12999"/>
        <w:bookmarkEnd w:id="13000"/>
      </w:del>
    </w:p>
    <w:p w14:paraId="4B4D28BE" w14:textId="7A36C2AF" w:rsidR="00564C22" w:rsidDel="00B33063" w:rsidRDefault="009B1AF1" w:rsidP="00564C22">
      <w:pPr>
        <w:pStyle w:val="Code"/>
        <w:spacing w:line="259" w:lineRule="auto"/>
        <w:rPr>
          <w:del w:id="13001" w:author="Andreas Kuehne" w:date="2019-05-31T12:22:00Z"/>
        </w:rPr>
      </w:pPr>
      <w:del w:id="13002"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3003" w:name="_Toc10198994"/>
        <w:bookmarkStart w:id="13004" w:name="_Toc10203132"/>
        <w:bookmarkStart w:id="13005" w:name="_Toc10207270"/>
        <w:bookmarkEnd w:id="13003"/>
        <w:bookmarkEnd w:id="13004"/>
        <w:bookmarkEnd w:id="13005"/>
      </w:del>
    </w:p>
    <w:p w14:paraId="6A20ED25" w14:textId="6960DEE6" w:rsidR="00564C22" w:rsidDel="00B33063" w:rsidRDefault="009B1AF1" w:rsidP="00564C22">
      <w:pPr>
        <w:pStyle w:val="Code"/>
        <w:spacing w:line="259" w:lineRule="auto"/>
        <w:rPr>
          <w:del w:id="13006" w:author="Andreas Kuehne" w:date="2019-05-31T12:22:00Z"/>
        </w:rPr>
      </w:pPr>
      <w:del w:id="13007" w:author="Andreas Kuehne" w:date="2019-05-31T12:22:00Z">
        <w:r w:rsidDel="00B33063">
          <w:delText xml:space="preserve">    },</w:delText>
        </w:r>
        <w:bookmarkStart w:id="13008" w:name="_Toc10198995"/>
        <w:bookmarkStart w:id="13009" w:name="_Toc10203133"/>
        <w:bookmarkStart w:id="13010" w:name="_Toc10207271"/>
        <w:bookmarkEnd w:id="13008"/>
        <w:bookmarkEnd w:id="13009"/>
        <w:bookmarkEnd w:id="13010"/>
      </w:del>
    </w:p>
    <w:p w14:paraId="0C368268" w14:textId="1F9B0E1D" w:rsidR="00564C22" w:rsidDel="00B33063" w:rsidRDefault="009B1AF1" w:rsidP="00564C22">
      <w:pPr>
        <w:pStyle w:val="Code"/>
        <w:spacing w:line="259" w:lineRule="auto"/>
        <w:rPr>
          <w:del w:id="13011" w:author="Andreas Kuehne" w:date="2019-05-31T12:22:00Z"/>
        </w:rPr>
      </w:pPr>
      <w:del w:id="13012" w:author="Andreas Kuehne" w:date="2019-05-31T12:22:00Z">
        <w:r w:rsidDel="00B33063">
          <w:rPr>
            <w:color w:val="31849B" w:themeColor="accent5" w:themeShade="BF"/>
          </w:rPr>
          <w:delText xml:space="preserve">    "xPath"</w:delText>
        </w:r>
        <w:r w:rsidDel="00B33063">
          <w:delText>: {</w:delText>
        </w:r>
        <w:bookmarkStart w:id="13013" w:name="_Toc10198996"/>
        <w:bookmarkStart w:id="13014" w:name="_Toc10203134"/>
        <w:bookmarkStart w:id="13015" w:name="_Toc10207272"/>
        <w:bookmarkEnd w:id="13013"/>
        <w:bookmarkEnd w:id="13014"/>
        <w:bookmarkEnd w:id="13015"/>
      </w:del>
    </w:p>
    <w:p w14:paraId="22357AB8" w14:textId="562BBF5B" w:rsidR="00564C22" w:rsidDel="00B33063" w:rsidRDefault="009B1AF1" w:rsidP="00564C22">
      <w:pPr>
        <w:pStyle w:val="Code"/>
        <w:spacing w:line="259" w:lineRule="auto"/>
        <w:rPr>
          <w:del w:id="13016" w:author="Andreas Kuehne" w:date="2019-05-31T12:22:00Z"/>
        </w:rPr>
      </w:pPr>
      <w:del w:id="1301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3018" w:name="_Toc10198997"/>
        <w:bookmarkStart w:id="13019" w:name="_Toc10203135"/>
        <w:bookmarkStart w:id="13020" w:name="_Toc10207273"/>
        <w:bookmarkEnd w:id="13018"/>
        <w:bookmarkEnd w:id="13019"/>
        <w:bookmarkEnd w:id="13020"/>
      </w:del>
    </w:p>
    <w:p w14:paraId="78B19B63" w14:textId="56F15378" w:rsidR="00564C22" w:rsidDel="00B33063" w:rsidRDefault="009B1AF1" w:rsidP="00564C22">
      <w:pPr>
        <w:pStyle w:val="Code"/>
        <w:spacing w:line="259" w:lineRule="auto"/>
        <w:rPr>
          <w:del w:id="13021" w:author="Andreas Kuehne" w:date="2019-05-31T12:22:00Z"/>
        </w:rPr>
      </w:pPr>
      <w:del w:id="13022" w:author="Andreas Kuehne" w:date="2019-05-31T12:22:00Z">
        <w:r w:rsidDel="00B33063">
          <w:delText xml:space="preserve">    },</w:delText>
        </w:r>
        <w:bookmarkStart w:id="13023" w:name="_Toc10198998"/>
        <w:bookmarkStart w:id="13024" w:name="_Toc10203136"/>
        <w:bookmarkStart w:id="13025" w:name="_Toc10207274"/>
        <w:bookmarkEnd w:id="13023"/>
        <w:bookmarkEnd w:id="13024"/>
        <w:bookmarkEnd w:id="13025"/>
      </w:del>
    </w:p>
    <w:p w14:paraId="50A32E28" w14:textId="4E8986CF" w:rsidR="00564C22" w:rsidDel="00B33063" w:rsidRDefault="009B1AF1" w:rsidP="00564C22">
      <w:pPr>
        <w:pStyle w:val="Code"/>
        <w:spacing w:line="259" w:lineRule="auto"/>
        <w:rPr>
          <w:del w:id="13026" w:author="Andreas Kuehne" w:date="2019-05-31T12:22:00Z"/>
        </w:rPr>
      </w:pPr>
      <w:del w:id="13027" w:author="Andreas Kuehne" w:date="2019-05-31T12:22:00Z">
        <w:r w:rsidDel="00B33063">
          <w:rPr>
            <w:color w:val="31849B" w:themeColor="accent5" w:themeShade="BF"/>
          </w:rPr>
          <w:delText xml:space="preserve">    "xPathQual"</w:delText>
        </w:r>
        <w:r w:rsidDel="00B33063">
          <w:delText>: {</w:delText>
        </w:r>
        <w:bookmarkStart w:id="13028" w:name="_Toc10198999"/>
        <w:bookmarkStart w:id="13029" w:name="_Toc10203137"/>
        <w:bookmarkStart w:id="13030" w:name="_Toc10207275"/>
        <w:bookmarkEnd w:id="13028"/>
        <w:bookmarkEnd w:id="13029"/>
        <w:bookmarkEnd w:id="13030"/>
      </w:del>
    </w:p>
    <w:p w14:paraId="1F2EA4DA" w14:textId="3B018DA5" w:rsidR="00564C22" w:rsidDel="00B33063" w:rsidRDefault="009B1AF1" w:rsidP="00564C22">
      <w:pPr>
        <w:pStyle w:val="Code"/>
        <w:spacing w:line="259" w:lineRule="auto"/>
        <w:rPr>
          <w:del w:id="13031" w:author="Andreas Kuehne" w:date="2019-05-31T12:22:00Z"/>
        </w:rPr>
      </w:pPr>
      <w:del w:id="13032"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3033" w:name="_Toc10199000"/>
        <w:bookmarkStart w:id="13034" w:name="_Toc10203138"/>
        <w:bookmarkStart w:id="13035" w:name="_Toc10207276"/>
        <w:bookmarkEnd w:id="13033"/>
        <w:bookmarkEnd w:id="13034"/>
        <w:bookmarkEnd w:id="13035"/>
      </w:del>
    </w:p>
    <w:p w14:paraId="5B76FD62" w14:textId="76CC52F5" w:rsidR="00564C22" w:rsidDel="00B33063" w:rsidRDefault="009B1AF1" w:rsidP="00564C22">
      <w:pPr>
        <w:pStyle w:val="Code"/>
        <w:spacing w:line="259" w:lineRule="auto"/>
        <w:rPr>
          <w:del w:id="13036" w:author="Andreas Kuehne" w:date="2019-05-31T12:22:00Z"/>
        </w:rPr>
      </w:pPr>
      <w:del w:id="13037" w:author="Andreas Kuehne" w:date="2019-05-31T12:22:00Z">
        <w:r w:rsidDel="00B33063">
          <w:rPr>
            <w:color w:val="31849B" w:themeColor="accent5" w:themeShade="BF"/>
          </w:rPr>
          <w:delText xml:space="preserve">      "default"</w:delText>
        </w:r>
        <w:r w:rsidDel="00B33063">
          <w:delText xml:space="preserve">: </w:delText>
        </w:r>
        <w:r w:rsidDel="00B33063">
          <w:rPr>
            <w:color w:val="244061" w:themeColor="accent1" w:themeShade="80"/>
          </w:rPr>
          <w:delText>"http://www.w3.org/TR/2010/REC-xpath20-20101214/"</w:delText>
        </w:r>
        <w:bookmarkStart w:id="13038" w:name="_Toc10199001"/>
        <w:bookmarkStart w:id="13039" w:name="_Toc10203139"/>
        <w:bookmarkStart w:id="13040" w:name="_Toc10207277"/>
        <w:bookmarkEnd w:id="13038"/>
        <w:bookmarkEnd w:id="13039"/>
        <w:bookmarkEnd w:id="13040"/>
      </w:del>
    </w:p>
    <w:p w14:paraId="7EE38FA9" w14:textId="2B38F4EF" w:rsidR="00564C22" w:rsidDel="00B33063" w:rsidRDefault="009B1AF1" w:rsidP="00564C22">
      <w:pPr>
        <w:pStyle w:val="Code"/>
        <w:spacing w:line="259" w:lineRule="auto"/>
        <w:rPr>
          <w:del w:id="13041" w:author="Andreas Kuehne" w:date="2019-05-31T12:22:00Z"/>
        </w:rPr>
      </w:pPr>
      <w:del w:id="13042" w:author="Andreas Kuehne" w:date="2019-05-31T12:22:00Z">
        <w:r w:rsidDel="00B33063">
          <w:delText xml:space="preserve">    }</w:delText>
        </w:r>
        <w:bookmarkStart w:id="13043" w:name="_Toc10199002"/>
        <w:bookmarkStart w:id="13044" w:name="_Toc10203140"/>
        <w:bookmarkStart w:id="13045" w:name="_Toc10207278"/>
        <w:bookmarkEnd w:id="13043"/>
        <w:bookmarkEnd w:id="13044"/>
        <w:bookmarkEnd w:id="13045"/>
      </w:del>
    </w:p>
    <w:p w14:paraId="7B0B3848" w14:textId="3C19CADF" w:rsidR="00564C22" w:rsidDel="00B33063" w:rsidRDefault="009B1AF1" w:rsidP="00564C22">
      <w:pPr>
        <w:pStyle w:val="Code"/>
        <w:spacing w:line="259" w:lineRule="auto"/>
        <w:rPr>
          <w:del w:id="13046" w:author="Andreas Kuehne" w:date="2019-05-31T12:22:00Z"/>
        </w:rPr>
      </w:pPr>
      <w:del w:id="13047" w:author="Andreas Kuehne" w:date="2019-05-31T12:22:00Z">
        <w:r w:rsidDel="00B33063">
          <w:delText xml:space="preserve">  },</w:delText>
        </w:r>
        <w:bookmarkStart w:id="13048" w:name="_Toc10199003"/>
        <w:bookmarkStart w:id="13049" w:name="_Toc10203141"/>
        <w:bookmarkStart w:id="13050" w:name="_Toc10207279"/>
        <w:bookmarkEnd w:id="13048"/>
        <w:bookmarkEnd w:id="13049"/>
        <w:bookmarkEnd w:id="13050"/>
      </w:del>
    </w:p>
    <w:p w14:paraId="787B25F4" w14:textId="069D0B93" w:rsidR="00564C22" w:rsidDel="00B33063" w:rsidRDefault="009B1AF1" w:rsidP="00564C22">
      <w:pPr>
        <w:pStyle w:val="Code"/>
        <w:spacing w:line="259" w:lineRule="auto"/>
        <w:rPr>
          <w:del w:id="13051" w:author="Andreas Kuehne" w:date="2019-05-31T12:22:00Z"/>
        </w:rPr>
      </w:pPr>
      <w:del w:id="13052"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"whichData"</w:delText>
        </w:r>
        <w:r w:rsidDel="00B33063">
          <w:delText>]</w:delText>
        </w:r>
        <w:bookmarkStart w:id="13053" w:name="_Toc10199004"/>
        <w:bookmarkStart w:id="13054" w:name="_Toc10203142"/>
        <w:bookmarkStart w:id="13055" w:name="_Toc10207280"/>
        <w:bookmarkEnd w:id="13053"/>
        <w:bookmarkEnd w:id="13054"/>
        <w:bookmarkEnd w:id="13055"/>
      </w:del>
    </w:p>
    <w:p w14:paraId="276BEEF6" w14:textId="77F12618" w:rsidR="00564C22" w:rsidDel="00B33063" w:rsidRDefault="009B1AF1" w:rsidP="00564C22">
      <w:pPr>
        <w:pStyle w:val="Code"/>
        <w:spacing w:line="259" w:lineRule="auto"/>
        <w:rPr>
          <w:del w:id="13056" w:author="Andreas Kuehne" w:date="2019-05-31T12:22:00Z"/>
        </w:rPr>
      </w:pPr>
      <w:del w:id="13057" w:author="Andreas Kuehne" w:date="2019-05-31T12:22:00Z">
        <w:r w:rsidDel="00B33063">
          <w:delText>}</w:delText>
        </w:r>
        <w:bookmarkStart w:id="13058" w:name="_Toc10199005"/>
        <w:bookmarkStart w:id="13059" w:name="_Toc10203143"/>
        <w:bookmarkStart w:id="13060" w:name="_Toc10207281"/>
        <w:bookmarkEnd w:id="13058"/>
        <w:bookmarkEnd w:id="13059"/>
        <w:bookmarkEnd w:id="13060"/>
      </w:del>
    </w:p>
    <w:p w14:paraId="72BB2DCE" w14:textId="794F5EFA" w:rsidR="00564C22" w:rsidDel="00B33063" w:rsidRDefault="00564C22" w:rsidP="00564C22">
      <w:pPr>
        <w:rPr>
          <w:del w:id="13061" w:author="Andreas Kuehne" w:date="2019-05-31T12:22:00Z"/>
        </w:rPr>
      </w:pPr>
      <w:bookmarkStart w:id="13062" w:name="_Toc10199006"/>
      <w:bookmarkStart w:id="13063" w:name="_Toc10203144"/>
      <w:bookmarkStart w:id="13064" w:name="_Toc10207282"/>
      <w:bookmarkEnd w:id="13062"/>
      <w:bookmarkEnd w:id="13063"/>
      <w:bookmarkEnd w:id="13064"/>
    </w:p>
    <w:p w14:paraId="11D91AE5" w14:textId="71179FB4" w:rsidR="00564C22" w:rsidDel="00B33063" w:rsidRDefault="009B1AF1" w:rsidP="00564C22">
      <w:pPr>
        <w:pStyle w:val="berschrift4"/>
        <w:rPr>
          <w:del w:id="13065" w:author="Andreas Kuehne" w:date="2019-05-31T12:22:00Z"/>
        </w:rPr>
      </w:pPr>
      <w:del w:id="13066" w:author="Andreas Kuehne" w:date="2019-05-31T12:22:00Z">
        <w:r w:rsidDel="00B33063">
          <w:delText>SignaturePtr – XML Syntax</w:delText>
        </w:r>
        <w:bookmarkStart w:id="13067" w:name="_Toc10199007"/>
        <w:bookmarkStart w:id="13068" w:name="_Toc10203145"/>
        <w:bookmarkStart w:id="13069" w:name="_Toc10207283"/>
        <w:bookmarkEnd w:id="13067"/>
        <w:bookmarkEnd w:id="13068"/>
        <w:bookmarkEnd w:id="13069"/>
      </w:del>
    </w:p>
    <w:p w14:paraId="50E97BC3" w14:textId="0608A14D" w:rsidR="00564C22" w:rsidRPr="5404FA76" w:rsidDel="00B33063" w:rsidRDefault="009B1AF1" w:rsidP="00564C22">
      <w:pPr>
        <w:rPr>
          <w:del w:id="13070" w:author="Andreas Kuehne" w:date="2019-05-31T12:22:00Z"/>
        </w:rPr>
      </w:pPr>
      <w:del w:id="13071" w:author="Andreas Kuehne" w:date="2019-05-31T12:22:00Z">
        <w:r w:rsidRPr="0CCF9147" w:rsidDel="00B33063">
          <w:delText xml:space="preserve">The XML type </w:delText>
        </w:r>
        <w:r w:rsidRPr="002062A5" w:rsidDel="00B33063">
          <w:rPr>
            <w:rFonts w:ascii="Courier New" w:eastAsia="Courier New" w:hAnsi="Courier New" w:cs="Courier New"/>
          </w:rPr>
          <w:delText>SignaturePtrType</w:delText>
        </w:r>
        <w:r w:rsidRPr="0CCF9147" w:rsidDel="00B33063">
          <w:delText xml:space="preserve"> SHALL implement the requirements defined in the </w:delText>
        </w:r>
        <w:r w:rsidRPr="002062A5" w:rsidDel="00B33063">
          <w:rPr>
            <w:rFonts w:ascii="Courier New" w:eastAsia="Courier New" w:hAnsi="Courier New" w:cs="Courier New"/>
          </w:rPr>
          <w:delText>SignaturePtr</w:delText>
        </w:r>
        <w:r w:rsidDel="00B33063">
          <w:delText xml:space="preserve"> </w:delText>
        </w:r>
        <w:r w:rsidRPr="005A6FFD" w:rsidDel="00B33063">
          <w:delText>component.</w:delText>
        </w:r>
        <w:bookmarkStart w:id="13072" w:name="_Toc10199008"/>
        <w:bookmarkStart w:id="13073" w:name="_Toc10203146"/>
        <w:bookmarkStart w:id="13074" w:name="_Toc10207284"/>
        <w:bookmarkEnd w:id="13072"/>
        <w:bookmarkEnd w:id="13073"/>
        <w:bookmarkEnd w:id="13074"/>
      </w:del>
    </w:p>
    <w:p w14:paraId="283DC700" w14:textId="1703FB9E" w:rsidR="00564C22" w:rsidDel="00B33063" w:rsidRDefault="009B1AF1" w:rsidP="00564C22">
      <w:pPr>
        <w:rPr>
          <w:del w:id="13075" w:author="Andreas Kuehne" w:date="2019-05-31T12:22:00Z"/>
        </w:rPr>
      </w:pPr>
      <w:del w:id="13076"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SignaturePtrType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"refDSBXSD" </w:delInstrText>
        </w:r>
        <w:r w:rsidR="00B33063" w:rsidDel="00B33063">
          <w:rPr>
            <w:rStyle w:val="Hyperlink"/>
          </w:rPr>
          <w:fldChar w:fldCharType="separate"/>
        </w:r>
        <w:r w:rsidRPr="006174B3" w:rsidDel="00B33063">
          <w:rPr>
            <w:rStyle w:val="Hyperlink"/>
          </w:rPr>
          <w:delText>DSBXSD</w:delText>
        </w:r>
        <w:r w:rsidR="00B33063" w:rsidDel="00B33063">
          <w:rPr>
            <w:rStyle w:val="Hyperlink"/>
          </w:rPr>
          <w:fldChar w:fldCharType="end"/>
        </w:r>
        <w:r w:rsidRPr="005A6FFD" w:rsidDel="00B33063">
          <w:rPr>
            <w:rFonts w:eastAsia="Arial"/>
          </w:rPr>
          <w:delText>], and is copied below for information.</w:delText>
        </w:r>
        <w:bookmarkStart w:id="13077" w:name="_Toc10199009"/>
        <w:bookmarkStart w:id="13078" w:name="_Toc10203147"/>
        <w:bookmarkStart w:id="13079" w:name="_Toc10207285"/>
        <w:bookmarkEnd w:id="13077"/>
        <w:bookmarkEnd w:id="13078"/>
        <w:bookmarkEnd w:id="13079"/>
      </w:del>
    </w:p>
    <w:p w14:paraId="650818B3" w14:textId="6205F25D" w:rsidR="00564C22" w:rsidDel="00B33063" w:rsidRDefault="009B1AF1" w:rsidP="00564C22">
      <w:pPr>
        <w:pStyle w:val="Code"/>
        <w:rPr>
          <w:del w:id="13080" w:author="Andreas Kuehne" w:date="2019-05-31T12:22:00Z"/>
        </w:rPr>
      </w:pPr>
      <w:del w:id="13081"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SignaturePtrType</w:delText>
        </w:r>
        <w:r w:rsidDel="00B33063">
          <w:rPr>
            <w:color w:val="943634" w:themeColor="accent2" w:themeShade="BF"/>
          </w:rPr>
          <w:delText>"</w:delText>
        </w:r>
        <w:r w:rsidDel="00B33063">
          <w:rPr>
            <w:color w:val="31849B" w:themeColor="accent5" w:themeShade="BF"/>
          </w:rPr>
          <w:delText>&gt;</w:delText>
        </w:r>
        <w:bookmarkStart w:id="13082" w:name="_Toc10199010"/>
        <w:bookmarkStart w:id="13083" w:name="_Toc10203148"/>
        <w:bookmarkStart w:id="13084" w:name="_Toc10207286"/>
        <w:bookmarkEnd w:id="13082"/>
        <w:bookmarkEnd w:id="13083"/>
        <w:bookmarkEnd w:id="13084"/>
      </w:del>
    </w:p>
    <w:p w14:paraId="02A872BB" w14:textId="572A45DD" w:rsidR="00564C22" w:rsidDel="00B33063" w:rsidRDefault="009B1AF1" w:rsidP="00564C22">
      <w:pPr>
        <w:pStyle w:val="Code"/>
        <w:rPr>
          <w:del w:id="13085" w:author="Andreas Kuehne" w:date="2019-05-31T12:22:00Z"/>
        </w:rPr>
      </w:pPr>
      <w:del w:id="13086" w:author="Andreas Kuehne" w:date="2019-05-31T12:22:00Z">
        <w:r w:rsidDel="00B33063">
          <w:rPr>
            <w:color w:val="31849B" w:themeColor="accent5" w:themeShade="BF"/>
          </w:rPr>
          <w:delText xml:space="preserve">  &lt;xs:sequence&gt;</w:delText>
        </w:r>
        <w:bookmarkStart w:id="13087" w:name="_Toc10199011"/>
        <w:bookmarkStart w:id="13088" w:name="_Toc10203149"/>
        <w:bookmarkStart w:id="13089" w:name="_Toc10207287"/>
        <w:bookmarkEnd w:id="13087"/>
        <w:bookmarkEnd w:id="13088"/>
        <w:bookmarkEnd w:id="13089"/>
      </w:del>
    </w:p>
    <w:p w14:paraId="13463266" w14:textId="4E94C8EC" w:rsidR="00564C22" w:rsidDel="00B33063" w:rsidRDefault="009B1AF1" w:rsidP="00564C22">
      <w:pPr>
        <w:pStyle w:val="Code"/>
        <w:rPr>
          <w:del w:id="13090" w:author="Andreas Kuehne" w:date="2019-05-31T12:22:00Z"/>
        </w:rPr>
      </w:pPr>
      <w:del w:id="13091"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NsPrefixMapping</w:delText>
        </w:r>
        <w:r w:rsidDel="00B33063">
          <w:rPr>
            <w:color w:val="943634" w:themeColor="accent2" w:themeShade="BF"/>
          </w:rPr>
          <w:delText>" type="</w:delText>
        </w:r>
        <w:r w:rsidDel="00B33063">
          <w:rPr>
            <w:color w:val="244061" w:themeColor="accent1" w:themeShade="80"/>
          </w:rPr>
          <w:delText>dsb:NsPrefixMappingType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3092" w:name="_Toc10199012"/>
        <w:bookmarkStart w:id="13093" w:name="_Toc10203150"/>
        <w:bookmarkStart w:id="13094" w:name="_Toc10207288"/>
        <w:bookmarkEnd w:id="13092"/>
        <w:bookmarkEnd w:id="13093"/>
        <w:bookmarkEnd w:id="13094"/>
      </w:del>
    </w:p>
    <w:p w14:paraId="07082AF5" w14:textId="66441C55" w:rsidR="00564C22" w:rsidDel="00B33063" w:rsidRDefault="009B1AF1" w:rsidP="00564C22">
      <w:pPr>
        <w:pStyle w:val="Code"/>
        <w:rPr>
          <w:del w:id="13095" w:author="Andreas Kuehne" w:date="2019-05-31T12:22:00Z"/>
        </w:rPr>
      </w:pPr>
      <w:del w:id="13096" w:author="Andreas Kuehne" w:date="2019-05-31T12:22:00Z">
        <w:r w:rsidDel="00B33063">
          <w:rPr>
            <w:color w:val="31849B" w:themeColor="accent5" w:themeShade="BF"/>
          </w:rPr>
          <w:delText xml:space="preserve">  &lt;/xs:sequence&gt;</w:delText>
        </w:r>
        <w:bookmarkStart w:id="13097" w:name="_Toc10199013"/>
        <w:bookmarkStart w:id="13098" w:name="_Toc10203151"/>
        <w:bookmarkStart w:id="13099" w:name="_Toc10207289"/>
        <w:bookmarkEnd w:id="13097"/>
        <w:bookmarkEnd w:id="13098"/>
        <w:bookmarkEnd w:id="13099"/>
      </w:del>
    </w:p>
    <w:p w14:paraId="5F64B073" w14:textId="67747133" w:rsidR="00564C22" w:rsidDel="00B33063" w:rsidRDefault="009B1AF1" w:rsidP="00564C22">
      <w:pPr>
        <w:pStyle w:val="Code"/>
        <w:rPr>
          <w:del w:id="13100" w:author="Andreas Kuehne" w:date="2019-05-31T12:22:00Z"/>
        </w:rPr>
      </w:pPr>
      <w:del w:id="13101"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WhichData</w:delText>
        </w:r>
        <w:r w:rsidDel="00B33063">
          <w:rPr>
            <w:color w:val="943634" w:themeColor="accent2" w:themeShade="BF"/>
          </w:rPr>
          <w:delText>" type="</w:delText>
        </w:r>
        <w:r w:rsidDel="00B33063">
          <w:rPr>
            <w:color w:val="244061" w:themeColor="accent1" w:themeShade="80"/>
          </w:rPr>
          <w:delText>xs:IDREF</w:delText>
        </w:r>
        <w:r w:rsidDel="00B33063">
          <w:rPr>
            <w:color w:val="943634" w:themeColor="accent2" w:themeShade="BF"/>
          </w:rPr>
          <w:delText>" use="</w:delText>
        </w:r>
        <w:r w:rsidDel="00B33063">
          <w:rPr>
            <w:color w:val="244061" w:themeColor="accent1" w:themeShade="80"/>
          </w:rPr>
          <w:delText>required</w:delText>
        </w:r>
        <w:r w:rsidDel="00B33063">
          <w:rPr>
            <w:color w:val="943634" w:themeColor="accent2" w:themeShade="BF"/>
          </w:rPr>
          <w:delText>"</w:delText>
        </w:r>
        <w:r w:rsidDel="00B33063">
          <w:rPr>
            <w:color w:val="31849B" w:themeColor="accent5" w:themeShade="BF"/>
          </w:rPr>
          <w:delText>/&gt;</w:delText>
        </w:r>
        <w:bookmarkStart w:id="13102" w:name="_Toc10199014"/>
        <w:bookmarkStart w:id="13103" w:name="_Toc10203152"/>
        <w:bookmarkStart w:id="13104" w:name="_Toc10207290"/>
        <w:bookmarkEnd w:id="13102"/>
        <w:bookmarkEnd w:id="13103"/>
        <w:bookmarkEnd w:id="13104"/>
      </w:del>
    </w:p>
    <w:p w14:paraId="34D21581" w14:textId="13B13CAB" w:rsidR="00564C22" w:rsidDel="00B33063" w:rsidRDefault="009B1AF1" w:rsidP="00564C22">
      <w:pPr>
        <w:pStyle w:val="Code"/>
        <w:rPr>
          <w:del w:id="13105" w:author="Andreas Kuehne" w:date="2019-05-31T12:22:00Z"/>
        </w:rPr>
      </w:pPr>
      <w:del w:id="13106"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XPath</w:delText>
        </w:r>
        <w:r w:rsidDel="00B33063">
          <w:rPr>
            <w:color w:val="943634" w:themeColor="accent2" w:themeShade="BF"/>
          </w:rPr>
          <w:delText>" type="</w:delText>
        </w:r>
        <w:r w:rsidDel="00B33063">
          <w:rPr>
            <w:color w:val="244061" w:themeColor="accent1" w:themeShade="80"/>
          </w:rPr>
          <w:delText>xs:string</w:delText>
        </w:r>
        <w:r w:rsidDel="00B33063">
          <w:rPr>
            <w:color w:val="943634" w:themeColor="accent2" w:themeShade="BF"/>
          </w:rPr>
          <w:delText>" use="</w:delText>
        </w:r>
        <w:r w:rsidDel="00B33063">
          <w:rPr>
            <w:color w:val="244061" w:themeColor="accent1" w:themeShade="80"/>
          </w:rPr>
          <w:delText>optional</w:delText>
        </w:r>
        <w:r w:rsidDel="00B33063">
          <w:rPr>
            <w:color w:val="943634" w:themeColor="accent2" w:themeShade="BF"/>
          </w:rPr>
          <w:delText>"</w:delText>
        </w:r>
        <w:r w:rsidDel="00B33063">
          <w:rPr>
            <w:color w:val="31849B" w:themeColor="accent5" w:themeShade="BF"/>
          </w:rPr>
          <w:delText>/&gt;</w:delText>
        </w:r>
        <w:bookmarkStart w:id="13107" w:name="_Toc10199015"/>
        <w:bookmarkStart w:id="13108" w:name="_Toc10203153"/>
        <w:bookmarkStart w:id="13109" w:name="_Toc10207291"/>
        <w:bookmarkEnd w:id="13107"/>
        <w:bookmarkEnd w:id="13108"/>
        <w:bookmarkEnd w:id="13109"/>
      </w:del>
    </w:p>
    <w:p w14:paraId="7A8FB4A6" w14:textId="5A47485D" w:rsidR="00564C22" w:rsidDel="00B33063" w:rsidRDefault="009B1AF1" w:rsidP="00564C22">
      <w:pPr>
        <w:pStyle w:val="Code"/>
        <w:rPr>
          <w:del w:id="13110" w:author="Andreas Kuehne" w:date="2019-05-31T12:22:00Z"/>
        </w:rPr>
      </w:pPr>
      <w:del w:id="13111"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XPathQualifier</w:delText>
        </w:r>
        <w:r w:rsidDel="00B33063">
          <w:rPr>
            <w:color w:val="943634" w:themeColor="accent2" w:themeShade="BF"/>
          </w:rPr>
          <w:delText>" type="</w:delText>
        </w:r>
        <w:r w:rsidDel="00B33063">
          <w:rPr>
            <w:color w:val="244061" w:themeColor="accent1" w:themeShade="80"/>
          </w:rPr>
          <w:delText>xs:anyURI</w:delText>
        </w:r>
        <w:r w:rsidDel="00B33063">
          <w:rPr>
            <w:color w:val="943634" w:themeColor="accent2" w:themeShade="BF"/>
          </w:rPr>
          <w:delText>" default="</w:delText>
        </w:r>
        <w:r w:rsidDel="00B33063">
          <w:rPr>
            <w:color w:val="244061" w:themeColor="accent1" w:themeShade="80"/>
          </w:rPr>
          <w:delText>http://www.w3.org/TR/2010/REC-xpath20-20101214/</w:delText>
        </w:r>
        <w:r w:rsidDel="00B33063">
          <w:rPr>
            <w:color w:val="943634" w:themeColor="accent2" w:themeShade="BF"/>
          </w:rPr>
          <w:delText>" use="</w:delText>
        </w:r>
        <w:r w:rsidDel="00B33063">
          <w:rPr>
            <w:color w:val="244061" w:themeColor="accent1" w:themeShade="80"/>
          </w:rPr>
          <w:delText>optional</w:delText>
        </w:r>
        <w:r w:rsidDel="00B33063">
          <w:rPr>
            <w:color w:val="943634" w:themeColor="accent2" w:themeShade="BF"/>
          </w:rPr>
          <w:delText>"</w:delText>
        </w:r>
        <w:r w:rsidDel="00B33063">
          <w:rPr>
            <w:color w:val="31849B" w:themeColor="accent5" w:themeShade="BF"/>
          </w:rPr>
          <w:delText>/&gt;</w:delText>
        </w:r>
        <w:bookmarkStart w:id="13112" w:name="_Toc10199016"/>
        <w:bookmarkStart w:id="13113" w:name="_Toc10203154"/>
        <w:bookmarkStart w:id="13114" w:name="_Toc10207292"/>
        <w:bookmarkEnd w:id="13112"/>
        <w:bookmarkEnd w:id="13113"/>
        <w:bookmarkEnd w:id="13114"/>
      </w:del>
    </w:p>
    <w:p w14:paraId="76124CBF" w14:textId="28623276" w:rsidR="00564C22" w:rsidDel="00B33063" w:rsidRDefault="009B1AF1" w:rsidP="00564C22">
      <w:pPr>
        <w:pStyle w:val="Code"/>
        <w:rPr>
          <w:del w:id="13115" w:author="Andreas Kuehne" w:date="2019-05-31T12:22:00Z"/>
        </w:rPr>
      </w:pPr>
      <w:del w:id="13116" w:author="Andreas Kuehne" w:date="2019-05-31T12:22:00Z">
        <w:r w:rsidDel="00B33063">
          <w:rPr>
            <w:color w:val="31849B" w:themeColor="accent5" w:themeShade="BF"/>
          </w:rPr>
          <w:delText>&lt;/xs:complexType&gt;</w:delText>
        </w:r>
        <w:bookmarkStart w:id="13117" w:name="_Toc10199017"/>
        <w:bookmarkStart w:id="13118" w:name="_Toc10203155"/>
        <w:bookmarkStart w:id="13119" w:name="_Toc10207293"/>
        <w:bookmarkEnd w:id="13117"/>
        <w:bookmarkEnd w:id="13118"/>
        <w:bookmarkEnd w:id="13119"/>
      </w:del>
    </w:p>
    <w:p w14:paraId="371732C0" w14:textId="4F9C258F" w:rsidR="00564C22" w:rsidDel="00B33063" w:rsidRDefault="009B1AF1" w:rsidP="00564C22">
      <w:pPr>
        <w:spacing w:line="259" w:lineRule="auto"/>
        <w:rPr>
          <w:del w:id="13120" w:author="Andreas Kuehne" w:date="2019-05-31T12:22:00Z"/>
        </w:rPr>
      </w:pPr>
      <w:del w:id="13121"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SignaturePtrType</w:delText>
        </w:r>
        <w:r w:rsidRPr="71C71F8C" w:rsidDel="00B33063">
          <w:delText xml:space="preserve"> </w:delText>
        </w:r>
        <w:r w:rsidDel="00B33063">
          <w:delText xml:space="preserve">XML element SHALL implement in XML syntax the sub-component that has a name equal to its local name. </w:delText>
        </w:r>
        <w:bookmarkStart w:id="13122" w:name="_Toc10199018"/>
        <w:bookmarkStart w:id="13123" w:name="_Toc10203156"/>
        <w:bookmarkStart w:id="13124" w:name="_Toc10207294"/>
        <w:bookmarkEnd w:id="13122"/>
        <w:bookmarkEnd w:id="13123"/>
        <w:bookmarkEnd w:id="13124"/>
      </w:del>
    </w:p>
    <w:p w14:paraId="1002B0DE" w14:textId="7320F763" w:rsidR="00564C22" w:rsidDel="00B33063" w:rsidRDefault="009B1AF1" w:rsidP="00564C22">
      <w:pPr>
        <w:pStyle w:val="berschrift3"/>
        <w:rPr>
          <w:del w:id="13125" w:author="Andreas Kuehne" w:date="2019-05-31T12:22:00Z"/>
        </w:rPr>
      </w:pPr>
      <w:bookmarkStart w:id="13126" w:name="_RefComp9481086E"/>
      <w:del w:id="13127" w:author="Andreas Kuehne" w:date="2019-05-31T12:22:00Z">
        <w:r w:rsidDel="00B33063">
          <w:delText>Component Result</w:delText>
        </w:r>
        <w:bookmarkStart w:id="13128" w:name="_Toc10199019"/>
        <w:bookmarkStart w:id="13129" w:name="_Toc10203157"/>
        <w:bookmarkStart w:id="13130" w:name="_Toc10207295"/>
        <w:bookmarkEnd w:id="13126"/>
        <w:bookmarkEnd w:id="13128"/>
        <w:bookmarkEnd w:id="13129"/>
        <w:bookmarkEnd w:id="13130"/>
      </w:del>
    </w:p>
    <w:p w14:paraId="5247E234" w14:textId="2381903D" w:rsidR="00564C22" w:rsidDel="00B33063" w:rsidRDefault="001725A5" w:rsidP="00564C22">
      <w:pPr>
        <w:rPr>
          <w:del w:id="13131" w:author="Andreas Kuehne" w:date="2019-05-31T12:22:00Z"/>
        </w:rPr>
      </w:pPr>
      <w:del w:id="13132" w:author="Andreas Kuehne" w:date="2019-05-31T12:22:00Z">
        <w:r w:rsidRPr="003A06D0" w:rsidDel="00B33063">
          <w:delText xml:space="preserve">The </w:delText>
        </w:r>
        <w:r w:rsidRPr="003A06D0" w:rsidDel="00B33063">
          <w:rPr>
            <w:rStyle w:val="Datatype"/>
            <w:lang w:val="en-GB"/>
          </w:rPr>
          <w:delText>Result</w:delText>
        </w:r>
        <w:r w:rsidRPr="003A06D0" w:rsidDel="00B33063">
          <w:delText xml:space="preserve"> element is returned with every response message.</w:delText>
        </w:r>
        <w:bookmarkStart w:id="13133" w:name="_Toc10199020"/>
        <w:bookmarkStart w:id="13134" w:name="_Toc10203158"/>
        <w:bookmarkStart w:id="13135" w:name="_Toc10207296"/>
        <w:bookmarkEnd w:id="13133"/>
        <w:bookmarkEnd w:id="13134"/>
        <w:bookmarkEnd w:id="13135"/>
      </w:del>
    </w:p>
    <w:p w14:paraId="2ABDCF84" w14:textId="2D04B078" w:rsidR="00564C22" w:rsidDel="00B33063" w:rsidRDefault="009B1AF1" w:rsidP="00564C22">
      <w:pPr>
        <w:rPr>
          <w:del w:id="13136" w:author="Andreas Kuehne" w:date="2019-05-31T12:22:00Z"/>
        </w:rPr>
      </w:pPr>
      <w:del w:id="13137" w:author="Andreas Kuehne" w:date="2019-05-31T12:22:00Z">
        <w:r w:rsidDel="00B33063">
          <w:delText>Below follows a list of the sub-components that constitute this component:</w:delText>
        </w:r>
        <w:bookmarkStart w:id="13138" w:name="_Toc10199021"/>
        <w:bookmarkStart w:id="13139" w:name="_Toc10203159"/>
        <w:bookmarkStart w:id="13140" w:name="_Toc10207297"/>
        <w:bookmarkEnd w:id="13138"/>
        <w:bookmarkEnd w:id="13139"/>
        <w:bookmarkEnd w:id="13140"/>
      </w:del>
    </w:p>
    <w:p w14:paraId="4ECEC0A3" w14:textId="3522DFD8" w:rsidR="00564C22" w:rsidDel="00B33063" w:rsidRDefault="009B1AF1" w:rsidP="00564C22">
      <w:pPr>
        <w:pStyle w:val="Member"/>
        <w:rPr>
          <w:del w:id="13141" w:author="Andreas Kuehne" w:date="2019-05-31T12:22:00Z"/>
        </w:rPr>
      </w:pPr>
      <w:del w:id="13142" w:author="Andreas Kuehne" w:date="2019-05-31T12:22:00Z">
        <w:r w:rsidDel="00B33063">
          <w:delText xml:space="preserve">The </w:delText>
        </w:r>
        <w:r w:rsidRPr="35C1378D" w:rsidDel="00B33063">
          <w:rPr>
            <w:rStyle w:val="Datatype"/>
          </w:rPr>
          <w:delText>ResultMajor</w:delText>
        </w:r>
        <w:r w:rsidDel="00B33063">
          <w:delText xml:space="preserve"> element MUST contain one instance of a URI. Its value is limited to an item of the following set:</w:delText>
        </w:r>
        <w:r w:rsidDel="00B33063">
          <w:br/>
        </w:r>
        <w:r w:rsidDel="00B33063">
          <w:rPr>
            <w:color w:val="244061" w:themeColor="accent1" w:themeShade="80"/>
          </w:rPr>
          <w:delText>urn:oasis:names:tc:dss:1.0:resultmajor:Success</w:delText>
        </w:r>
        <w:r w:rsidDel="00B33063">
          <w:br/>
        </w:r>
        <w:r w:rsidDel="00B33063">
          <w:rPr>
            <w:color w:val="244061" w:themeColor="accent1" w:themeShade="80"/>
          </w:rPr>
          <w:delText>urn:oasis:names:tc:dss:1.0:resultmajor:RequesterError</w:delText>
        </w:r>
        <w:r w:rsidDel="00B33063">
          <w:br/>
        </w:r>
        <w:r w:rsidDel="00B33063">
          <w:rPr>
            <w:color w:val="244061" w:themeColor="accent1" w:themeShade="80"/>
          </w:rPr>
          <w:delText>urn:oasis:names:tc:dss:1.0:resultmajor:ResponderError</w:delText>
        </w:r>
        <w:r w:rsidDel="00B33063">
          <w:br/>
        </w:r>
        <w:r w:rsidDel="00B33063">
          <w:rPr>
            <w:color w:val="244061" w:themeColor="accent1" w:themeShade="80"/>
          </w:rPr>
          <w:delText>urn:oasis:names:tc:dss:1.0:resultmajor:InsufficientInformation</w:delText>
        </w:r>
        <w:r w:rsidDel="00B33063">
          <w:br/>
        </w:r>
        <w:r w:rsidDel="00B33063">
          <w:rPr>
            <w:color w:val="244061" w:themeColor="accent1" w:themeShade="80"/>
          </w:rPr>
          <w:delText>urn:oasis:names:tc:dss:1.0:profiles:asynchronousprocessing:resultmajor:Pending</w:delText>
        </w:r>
        <w:r w:rsidDel="00B33063">
          <w:br/>
        </w:r>
        <w:r w:rsidRPr="003A06D0" w:rsidDel="00B33063">
          <w:delText xml:space="preserve">The </w:delText>
        </w:r>
        <w:r w:rsidRPr="003A06D0" w:rsidDel="00B33063">
          <w:rPr>
            <w:rStyle w:val="Datatype"/>
            <w:lang w:val="en-GB"/>
          </w:rPr>
          <w:delText>ResultMajor</w:delText>
        </w:r>
        <w:r w:rsidRPr="003A06D0" w:rsidDel="00B33063">
          <w:delText xml:space="preserve"> element describes the most significant component of the result code. The set values MAY be extended.</w:delText>
        </w:r>
        <w:bookmarkStart w:id="13143" w:name="_Toc10199022"/>
        <w:bookmarkStart w:id="13144" w:name="_Toc10203160"/>
        <w:bookmarkStart w:id="13145" w:name="_Toc10207298"/>
        <w:bookmarkEnd w:id="13143"/>
        <w:bookmarkEnd w:id="13144"/>
        <w:bookmarkEnd w:id="13145"/>
      </w:del>
    </w:p>
    <w:p w14:paraId="6CC10434" w14:textId="2AE48D8C" w:rsidR="00564C22" w:rsidDel="00B33063" w:rsidRDefault="009B1AF1" w:rsidP="00564C22">
      <w:pPr>
        <w:pStyle w:val="Member"/>
        <w:rPr>
          <w:del w:id="13146" w:author="Andreas Kuehne" w:date="2019-05-31T12:22:00Z"/>
        </w:rPr>
      </w:pPr>
      <w:del w:id="13147" w:author="Andreas Kuehne" w:date="2019-05-31T12:22:00Z">
        <w:r w:rsidDel="00B33063">
          <w:delText xml:space="preserve">The OPTIONAL </w:delText>
        </w:r>
        <w:r w:rsidRPr="35C1378D" w:rsidDel="00B33063">
          <w:rPr>
            <w:rStyle w:val="Datatype"/>
          </w:rPr>
          <w:delText>ResultMinor</w:delText>
        </w:r>
        <w:r w:rsidDel="00B33063">
          <w:delText xml:space="preserve"> element, if present, MUST contain a URI. </w:delText>
        </w:r>
        <w:bookmarkStart w:id="13148" w:name="_Toc10199023"/>
        <w:bookmarkStart w:id="13149" w:name="_Toc10203161"/>
        <w:bookmarkStart w:id="13150" w:name="_Toc10207299"/>
        <w:bookmarkEnd w:id="13148"/>
        <w:bookmarkEnd w:id="13149"/>
        <w:bookmarkEnd w:id="13150"/>
      </w:del>
    </w:p>
    <w:p w14:paraId="43CB3AAC" w14:textId="6EE1025A" w:rsidR="00564C22" w:rsidDel="00B33063" w:rsidRDefault="009B1AF1" w:rsidP="00564C22">
      <w:pPr>
        <w:pStyle w:val="Member"/>
        <w:rPr>
          <w:del w:id="13151" w:author="Andreas Kuehne" w:date="2019-05-31T12:22:00Z"/>
        </w:rPr>
      </w:pPr>
      <w:del w:id="13152" w:author="Andreas Kuehne" w:date="2019-05-31T12:22:00Z">
        <w:r w:rsidDel="00B33063">
          <w:delText xml:space="preserve">The OPTIONAL </w:delText>
        </w:r>
        <w:r w:rsidRPr="35C1378D" w:rsidDel="00B33063">
          <w:rPr>
            <w:rStyle w:val="Datatype"/>
          </w:rPr>
          <w:delText>ResultMessage</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_RefComp73C343FC \r \h </w:delInstrText>
        </w:r>
        <w:r w:rsidDel="00B33063">
          <w:fldChar w:fldCharType="separate"/>
        </w:r>
        <w:r w:rsidDel="00B33063">
          <w:rPr>
            <w:rStyle w:val="Datatype"/>
            <w:rFonts w:eastAsia="Courier New" w:cs="Courier New"/>
          </w:rPr>
          <w:delText>InternationalString</w:delText>
        </w:r>
        <w:r w:rsidDel="00B33063">
          <w:fldChar w:fldCharType="end"/>
        </w:r>
        <w:r w:rsidDel="00B33063">
          <w:delText xml:space="preserve">. </w:delText>
        </w:r>
        <w:r w:rsidRPr="003A06D0" w:rsidDel="00B33063">
          <w:delText>It represents a message which MAY be returned to an operator, logged by the client, used for debugging, etc.</w:delText>
        </w:r>
        <w:bookmarkStart w:id="13153" w:name="_Toc10199024"/>
        <w:bookmarkStart w:id="13154" w:name="_Toc10203162"/>
        <w:bookmarkStart w:id="13155" w:name="_Toc10207300"/>
        <w:bookmarkEnd w:id="13153"/>
        <w:bookmarkEnd w:id="13154"/>
        <w:bookmarkEnd w:id="13155"/>
      </w:del>
    </w:p>
    <w:p w14:paraId="6696B505" w14:textId="4EB4C7F7" w:rsidR="00564C22" w:rsidDel="00B33063" w:rsidRDefault="009B1AF1" w:rsidP="00564C22">
      <w:pPr>
        <w:pStyle w:val="Member"/>
        <w:rPr>
          <w:del w:id="13156" w:author="Andreas Kuehne" w:date="2019-05-31T12:22:00Z"/>
        </w:rPr>
      </w:pPr>
      <w:del w:id="13157" w:author="Andreas Kuehne" w:date="2019-05-31T12:22:00Z">
        <w:r w:rsidDel="00B33063">
          <w:delText xml:space="preserve">The OPTIONAL </w:delText>
        </w:r>
        <w:r w:rsidRPr="35C1378D" w:rsidDel="00B33063">
          <w:rPr>
            <w:rStyle w:val="Datatype"/>
          </w:rPr>
          <w:delText>ProblemReference</w:delText>
        </w:r>
        <w:r w:rsidDel="00B33063">
          <w:delText xml:space="preserve"> element, if present, MUST contain a string. </w:delText>
        </w:r>
        <w:r w:rsidRPr="003A06D0" w:rsidDel="00B33063">
          <w:delText xml:space="preserve">In the case of processing </w:delText>
        </w:r>
        <w:r w:rsidR="00602B81" w:rsidRPr="003A06D0" w:rsidDel="00B33063">
          <w:delText>problems,</w:delText>
        </w:r>
        <w:r w:rsidRPr="003A06D0" w:rsidDel="00B33063">
          <w:delText xml:space="preserve"> the server may want to give a reference to processing details (e.g. for debugging purposes) but doesn’t want to disclose sensitive information this element can be used. It may contain a random string that links the current request to internal logs, processing protocols or crash dumps. </w:delText>
        </w:r>
        <w:bookmarkStart w:id="13158" w:name="_Toc10199025"/>
        <w:bookmarkStart w:id="13159" w:name="_Toc10203163"/>
        <w:bookmarkStart w:id="13160" w:name="_Toc10207301"/>
        <w:bookmarkEnd w:id="13158"/>
        <w:bookmarkEnd w:id="13159"/>
        <w:bookmarkEnd w:id="13160"/>
      </w:del>
    </w:p>
    <w:p w14:paraId="3EAB672B" w14:textId="21368034" w:rsidR="00564C22" w:rsidDel="00B33063" w:rsidRDefault="009B1AF1" w:rsidP="00564C22">
      <w:pPr>
        <w:pStyle w:val="berschrift4"/>
        <w:rPr>
          <w:del w:id="13161" w:author="Andreas Kuehne" w:date="2019-05-31T12:22:00Z"/>
        </w:rPr>
      </w:pPr>
      <w:del w:id="13162" w:author="Andreas Kuehne" w:date="2019-05-31T12:22:00Z">
        <w:r w:rsidDel="00B33063">
          <w:delText>Result – JSON Syntax</w:delText>
        </w:r>
        <w:bookmarkStart w:id="13163" w:name="_Toc10199026"/>
        <w:bookmarkStart w:id="13164" w:name="_Toc10203164"/>
        <w:bookmarkStart w:id="13165" w:name="_Toc10207302"/>
        <w:bookmarkEnd w:id="13163"/>
        <w:bookmarkEnd w:id="13164"/>
        <w:bookmarkEnd w:id="13165"/>
      </w:del>
    </w:p>
    <w:p w14:paraId="50A1BB1B" w14:textId="64ED7CCC" w:rsidR="00564C22" w:rsidRPr="0248A3D1" w:rsidDel="00B33063" w:rsidRDefault="009B1AF1" w:rsidP="00564C22">
      <w:pPr>
        <w:rPr>
          <w:del w:id="13166" w:author="Andreas Kuehne" w:date="2019-05-31T12:22:00Z"/>
        </w:rPr>
      </w:pPr>
      <w:del w:id="13167"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ResultType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Result</w:delText>
        </w:r>
        <w:r w:rsidDel="00B33063">
          <w:delText xml:space="preserve"> component.</w:delText>
        </w:r>
        <w:bookmarkStart w:id="13168" w:name="_Toc10199027"/>
        <w:bookmarkStart w:id="13169" w:name="_Toc10203165"/>
        <w:bookmarkStart w:id="13170" w:name="_Toc10207303"/>
        <w:bookmarkEnd w:id="13168"/>
        <w:bookmarkEnd w:id="13169"/>
        <w:bookmarkEnd w:id="13170"/>
      </w:del>
    </w:p>
    <w:p w14:paraId="6793D685" w14:textId="7BC5F049" w:rsidR="00564C22" w:rsidRPr="C2430093" w:rsidDel="00B33063" w:rsidRDefault="009B1AF1" w:rsidP="00564C22">
      <w:pPr>
        <w:spacing w:line="259" w:lineRule="auto"/>
        <w:rPr>
          <w:del w:id="13171" w:author="Andreas Kuehne" w:date="2019-05-31T12:22:00Z"/>
          <w:rFonts w:eastAsia="Arial" w:cs="Arial"/>
          <w:sz w:val="22"/>
          <w:szCs w:val="22"/>
        </w:rPr>
      </w:pPr>
      <w:del w:id="13172"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Result</w:delText>
        </w:r>
        <w:r w:rsidRPr="002062A5" w:rsidDel="00B33063">
          <w:rPr>
            <w:rFonts w:eastAsia="Arial" w:cs="Arial"/>
            <w:sz w:val="22"/>
            <w:szCs w:val="22"/>
          </w:rPr>
          <w:delText xml:space="preserve"> using JSON-specific names mapped as shown in the table below.</w:delText>
        </w:r>
        <w:bookmarkStart w:id="13173" w:name="_Toc10199028"/>
        <w:bookmarkStart w:id="13174" w:name="_Toc10203166"/>
        <w:bookmarkStart w:id="13175" w:name="_Toc10207304"/>
        <w:bookmarkEnd w:id="13173"/>
        <w:bookmarkEnd w:id="13174"/>
        <w:bookmarkEnd w:id="13175"/>
      </w:del>
    </w:p>
    <w:tbl>
      <w:tblPr>
        <w:tblStyle w:val="Gitternetztabelle1hell1"/>
        <w:tblW w:w="0" w:type="auto"/>
        <w:tblLook w:val="04A0" w:firstRow="1" w:lastRow="0" w:firstColumn="1" w:lastColumn="0" w:noHBand="0" w:noVBand="1"/>
      </w:tblPr>
      <w:tblGrid>
        <w:gridCol w:w="4675"/>
        <w:gridCol w:w="4675"/>
      </w:tblGrid>
      <w:tr w:rsidR="00564C22" w:rsidDel="00B33063" w14:paraId="3977E7EA" w14:textId="0B0FE79E" w:rsidTr="00564C22">
        <w:trPr>
          <w:cnfStyle w:val="100000000000" w:firstRow="1" w:lastRow="0" w:firstColumn="0" w:lastColumn="0" w:oddVBand="0" w:evenVBand="0" w:oddHBand="0" w:evenHBand="0" w:firstRowFirstColumn="0" w:firstRowLastColumn="0" w:lastRowFirstColumn="0" w:lastRowLastColumn="0"/>
          <w:del w:id="1317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D9992BF" w14:textId="5DC1513C" w:rsidR="00564C22" w:rsidDel="00B33063" w:rsidRDefault="009B1AF1" w:rsidP="00564C22">
            <w:pPr>
              <w:pStyle w:val="Beschriftung"/>
              <w:rPr>
                <w:del w:id="13177" w:author="Andreas Kuehne" w:date="2019-05-31T12:22:00Z"/>
              </w:rPr>
            </w:pPr>
            <w:del w:id="13178" w:author="Andreas Kuehne" w:date="2019-05-31T12:22:00Z">
              <w:r w:rsidDel="00B33063">
                <w:delText>Element</w:delText>
              </w:r>
              <w:bookmarkStart w:id="13179" w:name="_Toc10199029"/>
              <w:bookmarkStart w:id="13180" w:name="_Toc10203167"/>
              <w:bookmarkStart w:id="13181" w:name="_Toc10207305"/>
              <w:bookmarkEnd w:id="13179"/>
              <w:bookmarkEnd w:id="13180"/>
              <w:bookmarkEnd w:id="13181"/>
            </w:del>
          </w:p>
        </w:tc>
        <w:tc>
          <w:tcPr>
            <w:tcW w:w="4675" w:type="dxa"/>
          </w:tcPr>
          <w:p w14:paraId="779F6879" w14:textId="0673299C"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3182" w:author="Andreas Kuehne" w:date="2019-05-31T12:22:00Z"/>
              </w:rPr>
            </w:pPr>
            <w:del w:id="13183" w:author="Andreas Kuehne" w:date="2019-05-31T12:22:00Z">
              <w:r w:rsidDel="00B33063">
                <w:delText>Implementing JSON member name</w:delText>
              </w:r>
              <w:bookmarkStart w:id="13184" w:name="_Toc10199030"/>
              <w:bookmarkStart w:id="13185" w:name="_Toc10203168"/>
              <w:bookmarkStart w:id="13186" w:name="_Toc10207306"/>
              <w:bookmarkEnd w:id="13184"/>
              <w:bookmarkEnd w:id="13185"/>
              <w:bookmarkEnd w:id="13186"/>
            </w:del>
          </w:p>
        </w:tc>
        <w:bookmarkStart w:id="13187" w:name="_Toc10199031"/>
        <w:bookmarkStart w:id="13188" w:name="_Toc10203169"/>
        <w:bookmarkStart w:id="13189" w:name="_Toc10207307"/>
        <w:bookmarkEnd w:id="13187"/>
        <w:bookmarkEnd w:id="13188"/>
        <w:bookmarkEnd w:id="13189"/>
      </w:tr>
      <w:tr w:rsidR="00564C22" w:rsidDel="00B33063" w14:paraId="1B94DA36" w14:textId="14BEC6F9" w:rsidTr="00564C22">
        <w:trPr>
          <w:del w:id="1319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808BC85" w14:textId="254D6F4C" w:rsidR="00564C22" w:rsidRPr="002062A5" w:rsidDel="00B33063" w:rsidRDefault="009B1AF1" w:rsidP="00564C22">
            <w:pPr>
              <w:pStyle w:val="Beschriftung"/>
              <w:rPr>
                <w:del w:id="13191" w:author="Andreas Kuehne" w:date="2019-05-31T12:22:00Z"/>
                <w:rStyle w:val="Datatype"/>
                <w:b w:val="0"/>
                <w:bCs w:val="0"/>
              </w:rPr>
            </w:pPr>
            <w:del w:id="13192" w:author="Andreas Kuehne" w:date="2019-05-31T12:22:00Z">
              <w:r w:rsidRPr="002062A5" w:rsidDel="00B33063">
                <w:rPr>
                  <w:rStyle w:val="Datatype"/>
                </w:rPr>
                <w:delText>ResultMajor</w:delText>
              </w:r>
              <w:bookmarkStart w:id="13193" w:name="_Toc10199032"/>
              <w:bookmarkStart w:id="13194" w:name="_Toc10203170"/>
              <w:bookmarkStart w:id="13195" w:name="_Toc10207308"/>
              <w:bookmarkEnd w:id="13193"/>
              <w:bookmarkEnd w:id="13194"/>
              <w:bookmarkEnd w:id="13195"/>
            </w:del>
          </w:p>
        </w:tc>
        <w:tc>
          <w:tcPr>
            <w:tcW w:w="4675" w:type="dxa"/>
          </w:tcPr>
          <w:p w14:paraId="12352338" w14:textId="4E5B043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3196" w:author="Andreas Kuehne" w:date="2019-05-31T12:22:00Z"/>
                <w:rStyle w:val="Datatype"/>
              </w:rPr>
            </w:pPr>
            <w:del w:id="13197" w:author="Andreas Kuehne" w:date="2019-05-31T12:22:00Z">
              <w:r w:rsidRPr="002062A5" w:rsidDel="00B33063">
                <w:rPr>
                  <w:rStyle w:val="Datatype"/>
                </w:rPr>
                <w:delText>maj</w:delText>
              </w:r>
              <w:bookmarkStart w:id="13198" w:name="_Toc10199033"/>
              <w:bookmarkStart w:id="13199" w:name="_Toc10203171"/>
              <w:bookmarkStart w:id="13200" w:name="_Toc10207309"/>
              <w:bookmarkEnd w:id="13198"/>
              <w:bookmarkEnd w:id="13199"/>
              <w:bookmarkEnd w:id="13200"/>
            </w:del>
          </w:p>
        </w:tc>
        <w:bookmarkStart w:id="13201" w:name="_Toc10199034"/>
        <w:bookmarkStart w:id="13202" w:name="_Toc10203172"/>
        <w:bookmarkStart w:id="13203" w:name="_Toc10207310"/>
        <w:bookmarkEnd w:id="13201"/>
        <w:bookmarkEnd w:id="13202"/>
        <w:bookmarkEnd w:id="13203"/>
      </w:tr>
      <w:tr w:rsidR="00564C22" w:rsidDel="00B33063" w14:paraId="660EF485" w14:textId="0CA648CD" w:rsidTr="00564C22">
        <w:trPr>
          <w:del w:id="1320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8840C4E" w14:textId="436F1EE3" w:rsidR="00564C22" w:rsidRPr="002062A5" w:rsidDel="00B33063" w:rsidRDefault="009B1AF1" w:rsidP="00564C22">
            <w:pPr>
              <w:pStyle w:val="Beschriftung"/>
              <w:rPr>
                <w:del w:id="13205" w:author="Andreas Kuehne" w:date="2019-05-31T12:22:00Z"/>
                <w:rStyle w:val="Datatype"/>
                <w:b w:val="0"/>
                <w:bCs w:val="0"/>
              </w:rPr>
            </w:pPr>
            <w:del w:id="13206" w:author="Andreas Kuehne" w:date="2019-05-31T12:22:00Z">
              <w:r w:rsidRPr="002062A5" w:rsidDel="00B33063">
                <w:rPr>
                  <w:rStyle w:val="Datatype"/>
                </w:rPr>
                <w:delText>ResultMinor</w:delText>
              </w:r>
              <w:bookmarkStart w:id="13207" w:name="_Toc10199035"/>
              <w:bookmarkStart w:id="13208" w:name="_Toc10203173"/>
              <w:bookmarkStart w:id="13209" w:name="_Toc10207311"/>
              <w:bookmarkEnd w:id="13207"/>
              <w:bookmarkEnd w:id="13208"/>
              <w:bookmarkEnd w:id="13209"/>
            </w:del>
          </w:p>
        </w:tc>
        <w:tc>
          <w:tcPr>
            <w:tcW w:w="4675" w:type="dxa"/>
          </w:tcPr>
          <w:p w14:paraId="3CD8D923" w14:textId="4C2A4502"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3210" w:author="Andreas Kuehne" w:date="2019-05-31T12:22:00Z"/>
                <w:rStyle w:val="Datatype"/>
              </w:rPr>
            </w:pPr>
            <w:del w:id="13211" w:author="Andreas Kuehne" w:date="2019-05-31T12:22:00Z">
              <w:r w:rsidRPr="002062A5" w:rsidDel="00B33063">
                <w:rPr>
                  <w:rStyle w:val="Datatype"/>
                </w:rPr>
                <w:delText>min</w:delText>
              </w:r>
              <w:bookmarkStart w:id="13212" w:name="_Toc10199036"/>
              <w:bookmarkStart w:id="13213" w:name="_Toc10203174"/>
              <w:bookmarkStart w:id="13214" w:name="_Toc10207312"/>
              <w:bookmarkEnd w:id="13212"/>
              <w:bookmarkEnd w:id="13213"/>
              <w:bookmarkEnd w:id="13214"/>
            </w:del>
          </w:p>
        </w:tc>
        <w:bookmarkStart w:id="13215" w:name="_Toc10199037"/>
        <w:bookmarkStart w:id="13216" w:name="_Toc10203175"/>
        <w:bookmarkStart w:id="13217" w:name="_Toc10207313"/>
        <w:bookmarkEnd w:id="13215"/>
        <w:bookmarkEnd w:id="13216"/>
        <w:bookmarkEnd w:id="13217"/>
      </w:tr>
      <w:tr w:rsidR="00564C22" w:rsidDel="00B33063" w14:paraId="24D1F23C" w14:textId="4579FECD" w:rsidTr="00564C22">
        <w:trPr>
          <w:del w:id="1321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6C7863A" w14:textId="58CE5D93" w:rsidR="00564C22" w:rsidRPr="002062A5" w:rsidDel="00B33063" w:rsidRDefault="009B1AF1" w:rsidP="00564C22">
            <w:pPr>
              <w:pStyle w:val="Beschriftung"/>
              <w:rPr>
                <w:del w:id="13219" w:author="Andreas Kuehne" w:date="2019-05-31T12:22:00Z"/>
                <w:rStyle w:val="Datatype"/>
                <w:b w:val="0"/>
                <w:bCs w:val="0"/>
              </w:rPr>
            </w:pPr>
            <w:del w:id="13220" w:author="Andreas Kuehne" w:date="2019-05-31T12:22:00Z">
              <w:r w:rsidRPr="002062A5" w:rsidDel="00B33063">
                <w:rPr>
                  <w:rStyle w:val="Datatype"/>
                </w:rPr>
                <w:delText>ResultMessage</w:delText>
              </w:r>
              <w:bookmarkStart w:id="13221" w:name="_Toc10199038"/>
              <w:bookmarkStart w:id="13222" w:name="_Toc10203176"/>
              <w:bookmarkStart w:id="13223" w:name="_Toc10207314"/>
              <w:bookmarkEnd w:id="13221"/>
              <w:bookmarkEnd w:id="13222"/>
              <w:bookmarkEnd w:id="13223"/>
            </w:del>
          </w:p>
        </w:tc>
        <w:tc>
          <w:tcPr>
            <w:tcW w:w="4675" w:type="dxa"/>
          </w:tcPr>
          <w:p w14:paraId="0F755F33" w14:textId="1B8481F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3224" w:author="Andreas Kuehne" w:date="2019-05-31T12:22:00Z"/>
                <w:rStyle w:val="Datatype"/>
              </w:rPr>
            </w:pPr>
            <w:del w:id="13225" w:author="Andreas Kuehne" w:date="2019-05-31T12:22:00Z">
              <w:r w:rsidRPr="002062A5" w:rsidDel="00B33063">
                <w:rPr>
                  <w:rStyle w:val="Datatype"/>
                </w:rPr>
                <w:delText>msg</w:delText>
              </w:r>
              <w:bookmarkStart w:id="13226" w:name="_Toc10199039"/>
              <w:bookmarkStart w:id="13227" w:name="_Toc10203177"/>
              <w:bookmarkStart w:id="13228" w:name="_Toc10207315"/>
              <w:bookmarkEnd w:id="13226"/>
              <w:bookmarkEnd w:id="13227"/>
              <w:bookmarkEnd w:id="13228"/>
            </w:del>
          </w:p>
        </w:tc>
        <w:bookmarkStart w:id="13229" w:name="_Toc10199040"/>
        <w:bookmarkStart w:id="13230" w:name="_Toc10203178"/>
        <w:bookmarkStart w:id="13231" w:name="_Toc10207316"/>
        <w:bookmarkEnd w:id="13229"/>
        <w:bookmarkEnd w:id="13230"/>
        <w:bookmarkEnd w:id="13231"/>
      </w:tr>
      <w:tr w:rsidR="00564C22" w:rsidDel="00B33063" w14:paraId="0D9B697B" w14:textId="67755C84" w:rsidTr="00564C22">
        <w:trPr>
          <w:del w:id="1323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5469EF2" w14:textId="0E944182" w:rsidR="00564C22" w:rsidRPr="002062A5" w:rsidDel="00B33063" w:rsidRDefault="009B1AF1" w:rsidP="00564C22">
            <w:pPr>
              <w:pStyle w:val="Beschriftung"/>
              <w:rPr>
                <w:del w:id="13233" w:author="Andreas Kuehne" w:date="2019-05-31T12:22:00Z"/>
                <w:rStyle w:val="Datatype"/>
                <w:b w:val="0"/>
                <w:bCs w:val="0"/>
              </w:rPr>
            </w:pPr>
            <w:del w:id="13234" w:author="Andreas Kuehne" w:date="2019-05-31T12:22:00Z">
              <w:r w:rsidRPr="002062A5" w:rsidDel="00B33063">
                <w:rPr>
                  <w:rStyle w:val="Datatype"/>
                </w:rPr>
                <w:delText>ProblemReference</w:delText>
              </w:r>
              <w:bookmarkStart w:id="13235" w:name="_Toc10199041"/>
              <w:bookmarkStart w:id="13236" w:name="_Toc10203179"/>
              <w:bookmarkStart w:id="13237" w:name="_Toc10207317"/>
              <w:bookmarkEnd w:id="13235"/>
              <w:bookmarkEnd w:id="13236"/>
              <w:bookmarkEnd w:id="13237"/>
            </w:del>
          </w:p>
        </w:tc>
        <w:tc>
          <w:tcPr>
            <w:tcW w:w="4675" w:type="dxa"/>
          </w:tcPr>
          <w:p w14:paraId="214C77C4" w14:textId="235DFB1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3238" w:author="Andreas Kuehne" w:date="2019-05-31T12:22:00Z"/>
                <w:rStyle w:val="Datatype"/>
              </w:rPr>
            </w:pPr>
            <w:del w:id="13239" w:author="Andreas Kuehne" w:date="2019-05-31T12:22:00Z">
              <w:r w:rsidRPr="002062A5" w:rsidDel="00B33063">
                <w:rPr>
                  <w:rStyle w:val="Datatype"/>
                </w:rPr>
                <w:delText>pRef</w:delText>
              </w:r>
              <w:bookmarkStart w:id="13240" w:name="_Toc10199042"/>
              <w:bookmarkStart w:id="13241" w:name="_Toc10203180"/>
              <w:bookmarkStart w:id="13242" w:name="_Toc10207318"/>
              <w:bookmarkEnd w:id="13240"/>
              <w:bookmarkEnd w:id="13241"/>
              <w:bookmarkEnd w:id="13242"/>
            </w:del>
          </w:p>
        </w:tc>
        <w:bookmarkStart w:id="13243" w:name="_Toc10199043"/>
        <w:bookmarkStart w:id="13244" w:name="_Toc10203181"/>
        <w:bookmarkStart w:id="13245" w:name="_Toc10207319"/>
        <w:bookmarkEnd w:id="13243"/>
        <w:bookmarkEnd w:id="13244"/>
        <w:bookmarkEnd w:id="13245"/>
      </w:tr>
    </w:tbl>
    <w:p w14:paraId="1E2A4DE8" w14:textId="49740ED9" w:rsidR="00564C22" w:rsidRPr="0202B381" w:rsidDel="00B33063" w:rsidRDefault="009B1AF1" w:rsidP="00564C22">
      <w:pPr>
        <w:rPr>
          <w:del w:id="13246" w:author="Andreas Kuehne" w:date="2019-05-31T12:22:00Z"/>
        </w:rPr>
      </w:pPr>
      <w:del w:id="13247"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ResultType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3248" w:name="_Toc10199044"/>
        <w:bookmarkStart w:id="13249" w:name="_Toc10203182"/>
        <w:bookmarkStart w:id="13250" w:name="_Toc10207320"/>
        <w:bookmarkEnd w:id="13248"/>
        <w:bookmarkEnd w:id="13249"/>
        <w:bookmarkEnd w:id="13250"/>
      </w:del>
    </w:p>
    <w:p w14:paraId="57FB75ED" w14:textId="3691FEBA" w:rsidR="00564C22" w:rsidDel="00B33063" w:rsidRDefault="009B1AF1" w:rsidP="00564C22">
      <w:pPr>
        <w:pStyle w:val="Code"/>
        <w:spacing w:line="259" w:lineRule="auto"/>
        <w:rPr>
          <w:del w:id="13251" w:author="Andreas Kuehne" w:date="2019-05-31T12:22:00Z"/>
        </w:rPr>
      </w:pPr>
      <w:del w:id="13252" w:author="Andreas Kuehne" w:date="2019-05-31T12:22:00Z">
        <w:r w:rsidDel="00B33063">
          <w:rPr>
            <w:color w:val="31849B" w:themeColor="accent5" w:themeShade="BF"/>
          </w:rPr>
          <w:delText>"dsb-ResultType"</w:delText>
        </w:r>
        <w:r w:rsidDel="00B33063">
          <w:delText>: {</w:delText>
        </w:r>
        <w:bookmarkStart w:id="13253" w:name="_Toc10199045"/>
        <w:bookmarkStart w:id="13254" w:name="_Toc10203183"/>
        <w:bookmarkStart w:id="13255" w:name="_Toc10207321"/>
        <w:bookmarkEnd w:id="13253"/>
        <w:bookmarkEnd w:id="13254"/>
        <w:bookmarkEnd w:id="13255"/>
      </w:del>
    </w:p>
    <w:p w14:paraId="64E7EB39" w14:textId="7C845BBE" w:rsidR="00564C22" w:rsidDel="00B33063" w:rsidRDefault="009B1AF1" w:rsidP="00564C22">
      <w:pPr>
        <w:pStyle w:val="Code"/>
        <w:spacing w:line="259" w:lineRule="auto"/>
        <w:rPr>
          <w:del w:id="13256" w:author="Andreas Kuehne" w:date="2019-05-31T12:22:00Z"/>
        </w:rPr>
      </w:pPr>
      <w:del w:id="1325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3258" w:name="_Toc10199046"/>
        <w:bookmarkStart w:id="13259" w:name="_Toc10203184"/>
        <w:bookmarkStart w:id="13260" w:name="_Toc10207322"/>
        <w:bookmarkEnd w:id="13258"/>
        <w:bookmarkEnd w:id="13259"/>
        <w:bookmarkEnd w:id="13260"/>
      </w:del>
    </w:p>
    <w:p w14:paraId="3037D9A7" w14:textId="65C3BB4D" w:rsidR="00564C22" w:rsidDel="00B33063" w:rsidRDefault="009B1AF1" w:rsidP="00564C22">
      <w:pPr>
        <w:pStyle w:val="Code"/>
        <w:spacing w:line="259" w:lineRule="auto"/>
        <w:rPr>
          <w:del w:id="13261" w:author="Andreas Kuehne" w:date="2019-05-31T12:22:00Z"/>
        </w:rPr>
      </w:pPr>
      <w:del w:id="13262" w:author="Andreas Kuehne" w:date="2019-05-31T12:22:00Z">
        <w:r w:rsidDel="00B33063">
          <w:rPr>
            <w:color w:val="31849B" w:themeColor="accent5" w:themeShade="BF"/>
          </w:rPr>
          <w:delText xml:space="preserve">  "properties"</w:delText>
        </w:r>
        <w:r w:rsidDel="00B33063">
          <w:delText>: {</w:delText>
        </w:r>
        <w:bookmarkStart w:id="13263" w:name="_Toc10199047"/>
        <w:bookmarkStart w:id="13264" w:name="_Toc10203185"/>
        <w:bookmarkStart w:id="13265" w:name="_Toc10207323"/>
        <w:bookmarkEnd w:id="13263"/>
        <w:bookmarkEnd w:id="13264"/>
        <w:bookmarkEnd w:id="13265"/>
      </w:del>
    </w:p>
    <w:p w14:paraId="69A59D61" w14:textId="3CC10FF9" w:rsidR="00564C22" w:rsidDel="00B33063" w:rsidRDefault="009B1AF1" w:rsidP="00564C22">
      <w:pPr>
        <w:pStyle w:val="Code"/>
        <w:spacing w:line="259" w:lineRule="auto"/>
        <w:rPr>
          <w:del w:id="13266" w:author="Andreas Kuehne" w:date="2019-05-31T12:22:00Z"/>
        </w:rPr>
      </w:pPr>
      <w:del w:id="13267" w:author="Andreas Kuehne" w:date="2019-05-31T12:22:00Z">
        <w:r w:rsidDel="00B33063">
          <w:rPr>
            <w:color w:val="31849B" w:themeColor="accent5" w:themeShade="BF"/>
          </w:rPr>
          <w:delText xml:space="preserve">    "maj"</w:delText>
        </w:r>
        <w:r w:rsidDel="00B33063">
          <w:delText>: {</w:delText>
        </w:r>
        <w:bookmarkStart w:id="13268" w:name="_Toc10199048"/>
        <w:bookmarkStart w:id="13269" w:name="_Toc10203186"/>
        <w:bookmarkStart w:id="13270" w:name="_Toc10207324"/>
        <w:bookmarkEnd w:id="13268"/>
        <w:bookmarkEnd w:id="13269"/>
        <w:bookmarkEnd w:id="13270"/>
      </w:del>
    </w:p>
    <w:p w14:paraId="1193778B" w14:textId="1DD01D2B" w:rsidR="00564C22" w:rsidDel="00B33063" w:rsidRDefault="009B1AF1" w:rsidP="00564C22">
      <w:pPr>
        <w:pStyle w:val="Code"/>
        <w:spacing w:line="259" w:lineRule="auto"/>
        <w:rPr>
          <w:del w:id="13271" w:author="Andreas Kuehne" w:date="2019-05-31T12:22:00Z"/>
        </w:rPr>
      </w:pPr>
      <w:del w:id="13272"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3273" w:name="_Toc10199049"/>
        <w:bookmarkStart w:id="13274" w:name="_Toc10203187"/>
        <w:bookmarkStart w:id="13275" w:name="_Toc10207325"/>
        <w:bookmarkEnd w:id="13273"/>
        <w:bookmarkEnd w:id="13274"/>
        <w:bookmarkEnd w:id="13275"/>
      </w:del>
    </w:p>
    <w:p w14:paraId="615DD926" w14:textId="6D16AF08" w:rsidR="00564C22" w:rsidDel="00B33063" w:rsidRDefault="009B1AF1" w:rsidP="00564C22">
      <w:pPr>
        <w:pStyle w:val="Code"/>
        <w:spacing w:line="259" w:lineRule="auto"/>
        <w:rPr>
          <w:del w:id="13276" w:author="Andreas Kuehne" w:date="2019-05-31T12:22:00Z"/>
        </w:rPr>
      </w:pPr>
      <w:del w:id="13277" w:author="Andreas Kuehne" w:date="2019-05-31T12:22:00Z">
        <w:r w:rsidDel="00B33063">
          <w:rPr>
            <w:color w:val="31849B" w:themeColor="accent5" w:themeShade="BF"/>
          </w:rPr>
          <w:delText xml:space="preserve">      "enum"</w:delText>
        </w:r>
        <w:r w:rsidDel="00B33063">
          <w:delText>: [</w:delText>
        </w:r>
        <w:r w:rsidDel="00B33063">
          <w:rPr>
            <w:color w:val="244061" w:themeColor="accent1" w:themeShade="80"/>
          </w:rPr>
          <w:delText>"urn:oasis:names:tc:dss:1.0:resultmajor:Success", "urn:oasis:names:tc:dss:1.0:resultmajor:RequesterError", "urn:oasis:names:tc:dss:1.0:resultmajor:ResponderError", "urn:oasis:names:tc:dss:1.0:resultmajor:InsufficientInformation", "urn:oasis:names:tc:dss:1.0:profiles:asynchronousprocessing:resultmajor:Pending"</w:delText>
        </w:r>
        <w:r w:rsidDel="00B33063">
          <w:delText>]</w:delText>
        </w:r>
        <w:bookmarkStart w:id="13278" w:name="_Toc10199050"/>
        <w:bookmarkStart w:id="13279" w:name="_Toc10203188"/>
        <w:bookmarkStart w:id="13280" w:name="_Toc10207326"/>
        <w:bookmarkEnd w:id="13278"/>
        <w:bookmarkEnd w:id="13279"/>
        <w:bookmarkEnd w:id="13280"/>
      </w:del>
    </w:p>
    <w:p w14:paraId="686075D9" w14:textId="7FF966EC" w:rsidR="00564C22" w:rsidDel="00B33063" w:rsidRDefault="009B1AF1" w:rsidP="00564C22">
      <w:pPr>
        <w:pStyle w:val="Code"/>
        <w:spacing w:line="259" w:lineRule="auto"/>
        <w:rPr>
          <w:del w:id="13281" w:author="Andreas Kuehne" w:date="2019-05-31T12:22:00Z"/>
        </w:rPr>
      </w:pPr>
      <w:del w:id="13282" w:author="Andreas Kuehne" w:date="2019-05-31T12:22:00Z">
        <w:r w:rsidDel="00B33063">
          <w:delText xml:space="preserve">    },</w:delText>
        </w:r>
        <w:bookmarkStart w:id="13283" w:name="_Toc10199051"/>
        <w:bookmarkStart w:id="13284" w:name="_Toc10203189"/>
        <w:bookmarkStart w:id="13285" w:name="_Toc10207327"/>
        <w:bookmarkEnd w:id="13283"/>
        <w:bookmarkEnd w:id="13284"/>
        <w:bookmarkEnd w:id="13285"/>
      </w:del>
    </w:p>
    <w:p w14:paraId="5795E703" w14:textId="5F1CEE27" w:rsidR="00564C22" w:rsidDel="00B33063" w:rsidRDefault="009B1AF1" w:rsidP="00564C22">
      <w:pPr>
        <w:pStyle w:val="Code"/>
        <w:spacing w:line="259" w:lineRule="auto"/>
        <w:rPr>
          <w:del w:id="13286" w:author="Andreas Kuehne" w:date="2019-05-31T12:22:00Z"/>
        </w:rPr>
      </w:pPr>
      <w:del w:id="13287" w:author="Andreas Kuehne" w:date="2019-05-31T12:22:00Z">
        <w:r w:rsidDel="00B33063">
          <w:rPr>
            <w:color w:val="31849B" w:themeColor="accent5" w:themeShade="BF"/>
          </w:rPr>
          <w:delText xml:space="preserve">    "min"</w:delText>
        </w:r>
        <w:r w:rsidDel="00B33063">
          <w:delText>: {</w:delText>
        </w:r>
        <w:bookmarkStart w:id="13288" w:name="_Toc10199052"/>
        <w:bookmarkStart w:id="13289" w:name="_Toc10203190"/>
        <w:bookmarkStart w:id="13290" w:name="_Toc10207328"/>
        <w:bookmarkEnd w:id="13288"/>
        <w:bookmarkEnd w:id="13289"/>
        <w:bookmarkEnd w:id="13290"/>
      </w:del>
    </w:p>
    <w:p w14:paraId="2CCC4E7C" w14:textId="247630CD" w:rsidR="00564C22" w:rsidDel="00B33063" w:rsidRDefault="009B1AF1" w:rsidP="00564C22">
      <w:pPr>
        <w:pStyle w:val="Code"/>
        <w:spacing w:line="259" w:lineRule="auto"/>
        <w:rPr>
          <w:del w:id="13291" w:author="Andreas Kuehne" w:date="2019-05-31T12:22:00Z"/>
        </w:rPr>
      </w:pPr>
      <w:del w:id="13292"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3293" w:name="_Toc10199053"/>
        <w:bookmarkStart w:id="13294" w:name="_Toc10203191"/>
        <w:bookmarkStart w:id="13295" w:name="_Toc10207329"/>
        <w:bookmarkEnd w:id="13293"/>
        <w:bookmarkEnd w:id="13294"/>
        <w:bookmarkEnd w:id="13295"/>
      </w:del>
    </w:p>
    <w:p w14:paraId="34EBB035" w14:textId="235BCE2B" w:rsidR="00564C22" w:rsidDel="00B33063" w:rsidRDefault="009B1AF1" w:rsidP="00564C22">
      <w:pPr>
        <w:pStyle w:val="Code"/>
        <w:spacing w:line="259" w:lineRule="auto"/>
        <w:rPr>
          <w:del w:id="13296" w:author="Andreas Kuehne" w:date="2019-05-31T12:22:00Z"/>
        </w:rPr>
      </w:pPr>
      <w:del w:id="13297" w:author="Andreas Kuehne" w:date="2019-05-31T12:22:00Z">
        <w:r w:rsidDel="00B33063">
          <w:delText xml:space="preserve">    },</w:delText>
        </w:r>
        <w:bookmarkStart w:id="13298" w:name="_Toc10199054"/>
        <w:bookmarkStart w:id="13299" w:name="_Toc10203192"/>
        <w:bookmarkStart w:id="13300" w:name="_Toc10207330"/>
        <w:bookmarkEnd w:id="13298"/>
        <w:bookmarkEnd w:id="13299"/>
        <w:bookmarkEnd w:id="13300"/>
      </w:del>
    </w:p>
    <w:p w14:paraId="50D3ADD4" w14:textId="5F0C0C83" w:rsidR="00564C22" w:rsidDel="00B33063" w:rsidRDefault="009B1AF1" w:rsidP="00564C22">
      <w:pPr>
        <w:pStyle w:val="Code"/>
        <w:spacing w:line="259" w:lineRule="auto"/>
        <w:rPr>
          <w:del w:id="13301" w:author="Andreas Kuehne" w:date="2019-05-31T12:22:00Z"/>
        </w:rPr>
      </w:pPr>
      <w:del w:id="13302" w:author="Andreas Kuehne" w:date="2019-05-31T12:22:00Z">
        <w:r w:rsidDel="00B33063">
          <w:rPr>
            <w:color w:val="31849B" w:themeColor="accent5" w:themeShade="BF"/>
          </w:rPr>
          <w:delText xml:space="preserve">    "msg"</w:delText>
        </w:r>
        <w:r w:rsidDel="00B33063">
          <w:delText>: {</w:delText>
        </w:r>
        <w:bookmarkStart w:id="13303" w:name="_Toc10199055"/>
        <w:bookmarkStart w:id="13304" w:name="_Toc10203193"/>
        <w:bookmarkStart w:id="13305" w:name="_Toc10207331"/>
        <w:bookmarkEnd w:id="13303"/>
        <w:bookmarkEnd w:id="13304"/>
        <w:bookmarkEnd w:id="13305"/>
      </w:del>
    </w:p>
    <w:p w14:paraId="63C09048" w14:textId="60AFE519" w:rsidR="00564C22" w:rsidDel="00B33063" w:rsidRDefault="009B1AF1" w:rsidP="00564C22">
      <w:pPr>
        <w:pStyle w:val="Code"/>
        <w:spacing w:line="259" w:lineRule="auto"/>
        <w:rPr>
          <w:del w:id="13306" w:author="Andreas Kuehne" w:date="2019-05-31T12:22:00Z"/>
        </w:rPr>
      </w:pPr>
      <w:del w:id="13307"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"#/definitions/dsb-InternationalStringType"</w:delText>
        </w:r>
        <w:bookmarkStart w:id="13308" w:name="_Toc10199056"/>
        <w:bookmarkStart w:id="13309" w:name="_Toc10203194"/>
        <w:bookmarkStart w:id="13310" w:name="_Toc10207332"/>
        <w:bookmarkEnd w:id="13308"/>
        <w:bookmarkEnd w:id="13309"/>
        <w:bookmarkEnd w:id="13310"/>
      </w:del>
    </w:p>
    <w:p w14:paraId="6D6BF411" w14:textId="0968E399" w:rsidR="00564C22" w:rsidDel="00B33063" w:rsidRDefault="009B1AF1" w:rsidP="00564C22">
      <w:pPr>
        <w:pStyle w:val="Code"/>
        <w:spacing w:line="259" w:lineRule="auto"/>
        <w:rPr>
          <w:del w:id="13311" w:author="Andreas Kuehne" w:date="2019-05-31T12:22:00Z"/>
        </w:rPr>
      </w:pPr>
      <w:del w:id="13312" w:author="Andreas Kuehne" w:date="2019-05-31T12:22:00Z">
        <w:r w:rsidDel="00B33063">
          <w:delText xml:space="preserve">    },</w:delText>
        </w:r>
        <w:bookmarkStart w:id="13313" w:name="_Toc10199057"/>
        <w:bookmarkStart w:id="13314" w:name="_Toc10203195"/>
        <w:bookmarkStart w:id="13315" w:name="_Toc10207333"/>
        <w:bookmarkEnd w:id="13313"/>
        <w:bookmarkEnd w:id="13314"/>
        <w:bookmarkEnd w:id="13315"/>
      </w:del>
    </w:p>
    <w:p w14:paraId="617F2F2D" w14:textId="4C987A57" w:rsidR="00564C22" w:rsidDel="00B33063" w:rsidRDefault="009B1AF1" w:rsidP="00564C22">
      <w:pPr>
        <w:pStyle w:val="Code"/>
        <w:spacing w:line="259" w:lineRule="auto"/>
        <w:rPr>
          <w:del w:id="13316" w:author="Andreas Kuehne" w:date="2019-05-31T12:22:00Z"/>
        </w:rPr>
      </w:pPr>
      <w:del w:id="13317" w:author="Andreas Kuehne" w:date="2019-05-31T12:22:00Z">
        <w:r w:rsidDel="00B33063">
          <w:rPr>
            <w:color w:val="31849B" w:themeColor="accent5" w:themeShade="BF"/>
          </w:rPr>
          <w:delText xml:space="preserve">    "pRef"</w:delText>
        </w:r>
        <w:r w:rsidDel="00B33063">
          <w:delText>: {</w:delText>
        </w:r>
        <w:bookmarkStart w:id="13318" w:name="_Toc10199058"/>
        <w:bookmarkStart w:id="13319" w:name="_Toc10203196"/>
        <w:bookmarkStart w:id="13320" w:name="_Toc10207334"/>
        <w:bookmarkEnd w:id="13318"/>
        <w:bookmarkEnd w:id="13319"/>
        <w:bookmarkEnd w:id="13320"/>
      </w:del>
    </w:p>
    <w:p w14:paraId="6741CD0D" w14:textId="51E1E3C4" w:rsidR="00564C22" w:rsidDel="00B33063" w:rsidRDefault="009B1AF1" w:rsidP="00564C22">
      <w:pPr>
        <w:pStyle w:val="Code"/>
        <w:spacing w:line="259" w:lineRule="auto"/>
        <w:rPr>
          <w:del w:id="13321" w:author="Andreas Kuehne" w:date="2019-05-31T12:22:00Z"/>
        </w:rPr>
      </w:pPr>
      <w:del w:id="13322"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3323" w:name="_Toc10199059"/>
        <w:bookmarkStart w:id="13324" w:name="_Toc10203197"/>
        <w:bookmarkStart w:id="13325" w:name="_Toc10207335"/>
        <w:bookmarkEnd w:id="13323"/>
        <w:bookmarkEnd w:id="13324"/>
        <w:bookmarkEnd w:id="13325"/>
      </w:del>
    </w:p>
    <w:p w14:paraId="626467A7" w14:textId="2B4E9657" w:rsidR="00564C22" w:rsidDel="00B33063" w:rsidRDefault="009B1AF1" w:rsidP="00564C22">
      <w:pPr>
        <w:pStyle w:val="Code"/>
        <w:spacing w:line="259" w:lineRule="auto"/>
        <w:rPr>
          <w:del w:id="13326" w:author="Andreas Kuehne" w:date="2019-05-31T12:22:00Z"/>
        </w:rPr>
      </w:pPr>
      <w:del w:id="13327" w:author="Andreas Kuehne" w:date="2019-05-31T12:22:00Z">
        <w:r w:rsidDel="00B33063">
          <w:delText xml:space="preserve">    }</w:delText>
        </w:r>
        <w:bookmarkStart w:id="13328" w:name="_Toc10199060"/>
        <w:bookmarkStart w:id="13329" w:name="_Toc10203198"/>
        <w:bookmarkStart w:id="13330" w:name="_Toc10207336"/>
        <w:bookmarkEnd w:id="13328"/>
        <w:bookmarkEnd w:id="13329"/>
        <w:bookmarkEnd w:id="13330"/>
      </w:del>
    </w:p>
    <w:p w14:paraId="40E95C24" w14:textId="38533EFD" w:rsidR="00564C22" w:rsidDel="00B33063" w:rsidRDefault="009B1AF1" w:rsidP="00564C22">
      <w:pPr>
        <w:pStyle w:val="Code"/>
        <w:spacing w:line="259" w:lineRule="auto"/>
        <w:rPr>
          <w:del w:id="13331" w:author="Andreas Kuehne" w:date="2019-05-31T12:22:00Z"/>
        </w:rPr>
      </w:pPr>
      <w:del w:id="13332" w:author="Andreas Kuehne" w:date="2019-05-31T12:22:00Z">
        <w:r w:rsidDel="00B33063">
          <w:delText xml:space="preserve">  },</w:delText>
        </w:r>
        <w:bookmarkStart w:id="13333" w:name="_Toc10199061"/>
        <w:bookmarkStart w:id="13334" w:name="_Toc10203199"/>
        <w:bookmarkStart w:id="13335" w:name="_Toc10207337"/>
        <w:bookmarkEnd w:id="13333"/>
        <w:bookmarkEnd w:id="13334"/>
        <w:bookmarkEnd w:id="13335"/>
      </w:del>
    </w:p>
    <w:p w14:paraId="5380AF30" w14:textId="1026450A" w:rsidR="00564C22" w:rsidDel="00B33063" w:rsidRDefault="009B1AF1" w:rsidP="00564C22">
      <w:pPr>
        <w:pStyle w:val="Code"/>
        <w:spacing w:line="259" w:lineRule="auto"/>
        <w:rPr>
          <w:del w:id="13336" w:author="Andreas Kuehne" w:date="2019-05-31T12:22:00Z"/>
        </w:rPr>
      </w:pPr>
      <w:del w:id="13337"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"maj"</w:delText>
        </w:r>
        <w:r w:rsidDel="00B33063">
          <w:delText>]</w:delText>
        </w:r>
        <w:bookmarkStart w:id="13338" w:name="_Toc10199062"/>
        <w:bookmarkStart w:id="13339" w:name="_Toc10203200"/>
        <w:bookmarkStart w:id="13340" w:name="_Toc10207338"/>
        <w:bookmarkEnd w:id="13338"/>
        <w:bookmarkEnd w:id="13339"/>
        <w:bookmarkEnd w:id="13340"/>
      </w:del>
    </w:p>
    <w:p w14:paraId="0ACDA3AD" w14:textId="75DCAB6D" w:rsidR="00564C22" w:rsidDel="00B33063" w:rsidRDefault="009B1AF1" w:rsidP="00564C22">
      <w:pPr>
        <w:pStyle w:val="Code"/>
        <w:spacing w:line="259" w:lineRule="auto"/>
        <w:rPr>
          <w:del w:id="13341" w:author="Andreas Kuehne" w:date="2019-05-31T12:22:00Z"/>
        </w:rPr>
      </w:pPr>
      <w:del w:id="13342" w:author="Andreas Kuehne" w:date="2019-05-31T12:22:00Z">
        <w:r w:rsidDel="00B33063">
          <w:delText>}</w:delText>
        </w:r>
        <w:bookmarkStart w:id="13343" w:name="_Toc10199063"/>
        <w:bookmarkStart w:id="13344" w:name="_Toc10203201"/>
        <w:bookmarkStart w:id="13345" w:name="_Toc10207339"/>
        <w:bookmarkEnd w:id="13343"/>
        <w:bookmarkEnd w:id="13344"/>
        <w:bookmarkEnd w:id="13345"/>
      </w:del>
    </w:p>
    <w:p w14:paraId="0E0CD228" w14:textId="2DA9685D" w:rsidR="00564C22" w:rsidDel="00B33063" w:rsidRDefault="00564C22" w:rsidP="00564C22">
      <w:pPr>
        <w:rPr>
          <w:del w:id="13346" w:author="Andreas Kuehne" w:date="2019-05-31T12:22:00Z"/>
        </w:rPr>
      </w:pPr>
      <w:bookmarkStart w:id="13347" w:name="_Toc10199064"/>
      <w:bookmarkStart w:id="13348" w:name="_Toc10203202"/>
      <w:bookmarkStart w:id="13349" w:name="_Toc10207340"/>
      <w:bookmarkEnd w:id="13347"/>
      <w:bookmarkEnd w:id="13348"/>
      <w:bookmarkEnd w:id="13349"/>
    </w:p>
    <w:p w14:paraId="1CE705C0" w14:textId="6F69D0D9" w:rsidR="00564C22" w:rsidDel="00B33063" w:rsidRDefault="009B1AF1" w:rsidP="00564C22">
      <w:pPr>
        <w:pStyle w:val="berschrift4"/>
        <w:rPr>
          <w:del w:id="13350" w:author="Andreas Kuehne" w:date="2019-05-31T12:22:00Z"/>
        </w:rPr>
      </w:pPr>
      <w:del w:id="13351" w:author="Andreas Kuehne" w:date="2019-05-31T12:22:00Z">
        <w:r w:rsidDel="00B33063">
          <w:delText>Result – XML Syntax</w:delText>
        </w:r>
        <w:bookmarkStart w:id="13352" w:name="_Toc10199065"/>
        <w:bookmarkStart w:id="13353" w:name="_Toc10203203"/>
        <w:bookmarkStart w:id="13354" w:name="_Toc10207341"/>
        <w:bookmarkEnd w:id="13352"/>
        <w:bookmarkEnd w:id="13353"/>
        <w:bookmarkEnd w:id="13354"/>
      </w:del>
    </w:p>
    <w:p w14:paraId="65D45996" w14:textId="7B01A6A2" w:rsidR="00564C22" w:rsidRPr="5404FA76" w:rsidDel="00B33063" w:rsidRDefault="009B1AF1" w:rsidP="00564C22">
      <w:pPr>
        <w:rPr>
          <w:del w:id="13355" w:author="Andreas Kuehne" w:date="2019-05-31T12:22:00Z"/>
        </w:rPr>
      </w:pPr>
      <w:del w:id="13356" w:author="Andreas Kuehne" w:date="2019-05-31T12:22:00Z">
        <w:r w:rsidRPr="0CCF9147" w:rsidDel="00B33063">
          <w:delText xml:space="preserve">The XML type </w:delText>
        </w:r>
        <w:r w:rsidRPr="002062A5" w:rsidDel="00B33063">
          <w:rPr>
            <w:rFonts w:ascii="Courier New" w:eastAsia="Courier New" w:hAnsi="Courier New" w:cs="Courier New"/>
          </w:rPr>
          <w:delText>ResultType</w:delText>
        </w:r>
        <w:r w:rsidRPr="0CCF9147" w:rsidDel="00B33063">
          <w:delText xml:space="preserve"> SHALL implement the requirements defined in the </w:delText>
        </w:r>
        <w:r w:rsidRPr="002062A5" w:rsidDel="00B33063">
          <w:rPr>
            <w:rFonts w:ascii="Courier New" w:eastAsia="Courier New" w:hAnsi="Courier New" w:cs="Courier New"/>
          </w:rPr>
          <w:delText>Result</w:delText>
        </w:r>
        <w:r w:rsidDel="00B33063">
          <w:delText xml:space="preserve"> </w:delText>
        </w:r>
        <w:r w:rsidRPr="005A6FFD" w:rsidDel="00B33063">
          <w:delText>component.</w:delText>
        </w:r>
        <w:bookmarkStart w:id="13357" w:name="_Toc10199066"/>
        <w:bookmarkStart w:id="13358" w:name="_Toc10203204"/>
        <w:bookmarkStart w:id="13359" w:name="_Toc10207342"/>
        <w:bookmarkEnd w:id="13357"/>
        <w:bookmarkEnd w:id="13358"/>
        <w:bookmarkEnd w:id="13359"/>
      </w:del>
    </w:p>
    <w:p w14:paraId="1E7DAA3C" w14:textId="19D9A59F" w:rsidR="00564C22" w:rsidDel="00B33063" w:rsidRDefault="009B1AF1" w:rsidP="00564C22">
      <w:pPr>
        <w:rPr>
          <w:del w:id="13360" w:author="Andreas Kuehne" w:date="2019-05-31T12:22:00Z"/>
        </w:rPr>
      </w:pPr>
      <w:del w:id="13361"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ResultType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"refDSBXSD" </w:delInstrText>
        </w:r>
        <w:r w:rsidR="00B33063" w:rsidDel="00B33063">
          <w:rPr>
            <w:rStyle w:val="Hyperlink"/>
          </w:rPr>
          <w:fldChar w:fldCharType="separate"/>
        </w:r>
        <w:r w:rsidRPr="006174B3" w:rsidDel="00B33063">
          <w:rPr>
            <w:rStyle w:val="Hyperlink"/>
          </w:rPr>
          <w:delText>DSBXSD</w:delText>
        </w:r>
        <w:r w:rsidR="00B33063" w:rsidDel="00B33063">
          <w:rPr>
            <w:rStyle w:val="Hyperlink"/>
          </w:rPr>
          <w:fldChar w:fldCharType="end"/>
        </w:r>
        <w:r w:rsidRPr="005A6FFD" w:rsidDel="00B33063">
          <w:rPr>
            <w:rFonts w:eastAsia="Arial"/>
          </w:rPr>
          <w:delText>], and is copied below for information.</w:delText>
        </w:r>
        <w:bookmarkStart w:id="13362" w:name="_Toc10199067"/>
        <w:bookmarkStart w:id="13363" w:name="_Toc10203205"/>
        <w:bookmarkStart w:id="13364" w:name="_Toc10207343"/>
        <w:bookmarkEnd w:id="13362"/>
        <w:bookmarkEnd w:id="13363"/>
        <w:bookmarkEnd w:id="13364"/>
      </w:del>
    </w:p>
    <w:p w14:paraId="55F871FF" w14:textId="3BBAFA52" w:rsidR="00564C22" w:rsidDel="00B33063" w:rsidRDefault="009B1AF1" w:rsidP="00564C22">
      <w:pPr>
        <w:pStyle w:val="Code"/>
        <w:rPr>
          <w:del w:id="13365" w:author="Andreas Kuehne" w:date="2019-05-31T12:22:00Z"/>
        </w:rPr>
      </w:pPr>
      <w:del w:id="13366"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ResultType</w:delText>
        </w:r>
        <w:r w:rsidDel="00B33063">
          <w:rPr>
            <w:color w:val="943634" w:themeColor="accent2" w:themeShade="BF"/>
          </w:rPr>
          <w:delText>"</w:delText>
        </w:r>
        <w:r w:rsidDel="00B33063">
          <w:rPr>
            <w:color w:val="31849B" w:themeColor="accent5" w:themeShade="BF"/>
          </w:rPr>
          <w:delText>&gt;</w:delText>
        </w:r>
        <w:bookmarkStart w:id="13367" w:name="_Toc10199068"/>
        <w:bookmarkStart w:id="13368" w:name="_Toc10203206"/>
        <w:bookmarkStart w:id="13369" w:name="_Toc10207344"/>
        <w:bookmarkEnd w:id="13367"/>
        <w:bookmarkEnd w:id="13368"/>
        <w:bookmarkEnd w:id="13369"/>
      </w:del>
    </w:p>
    <w:p w14:paraId="373A384D" w14:textId="22243254" w:rsidR="00564C22" w:rsidDel="00B33063" w:rsidRDefault="009B1AF1" w:rsidP="00564C22">
      <w:pPr>
        <w:pStyle w:val="Code"/>
        <w:rPr>
          <w:del w:id="13370" w:author="Andreas Kuehne" w:date="2019-05-31T12:22:00Z"/>
        </w:rPr>
      </w:pPr>
      <w:del w:id="13371" w:author="Andreas Kuehne" w:date="2019-05-31T12:22:00Z">
        <w:r w:rsidDel="00B33063">
          <w:rPr>
            <w:color w:val="31849B" w:themeColor="accent5" w:themeShade="BF"/>
          </w:rPr>
          <w:delText xml:space="preserve">  &lt;xs:sequence&gt;</w:delText>
        </w:r>
        <w:bookmarkStart w:id="13372" w:name="_Toc10199069"/>
        <w:bookmarkStart w:id="13373" w:name="_Toc10203207"/>
        <w:bookmarkStart w:id="13374" w:name="_Toc10207345"/>
        <w:bookmarkEnd w:id="13372"/>
        <w:bookmarkEnd w:id="13373"/>
        <w:bookmarkEnd w:id="13374"/>
      </w:del>
    </w:p>
    <w:p w14:paraId="4F8EB4B1" w14:textId="02443826" w:rsidR="00564C22" w:rsidDel="00B33063" w:rsidRDefault="009B1AF1" w:rsidP="00564C22">
      <w:pPr>
        <w:pStyle w:val="Code"/>
        <w:rPr>
          <w:del w:id="13375" w:author="Andreas Kuehne" w:date="2019-05-31T12:22:00Z"/>
        </w:rPr>
      </w:pPr>
      <w:del w:id="13376"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ResultMajor</w:delText>
        </w:r>
        <w:r w:rsidDel="00B33063">
          <w:rPr>
            <w:color w:val="943634" w:themeColor="accent2" w:themeShade="BF"/>
          </w:rPr>
          <w:delText>"</w:delText>
        </w:r>
        <w:r w:rsidDel="00B33063">
          <w:rPr>
            <w:color w:val="31849B" w:themeColor="accent5" w:themeShade="BF"/>
          </w:rPr>
          <w:delText>&gt;</w:delText>
        </w:r>
        <w:bookmarkStart w:id="13377" w:name="_Toc10199070"/>
        <w:bookmarkStart w:id="13378" w:name="_Toc10203208"/>
        <w:bookmarkStart w:id="13379" w:name="_Toc10207346"/>
        <w:bookmarkEnd w:id="13377"/>
        <w:bookmarkEnd w:id="13378"/>
        <w:bookmarkEnd w:id="13379"/>
      </w:del>
    </w:p>
    <w:p w14:paraId="30B6D886" w14:textId="194A5DB8" w:rsidR="00564C22" w:rsidDel="00B33063" w:rsidRDefault="009B1AF1" w:rsidP="00564C22">
      <w:pPr>
        <w:pStyle w:val="Code"/>
        <w:rPr>
          <w:del w:id="13380" w:author="Andreas Kuehne" w:date="2019-05-31T12:22:00Z"/>
        </w:rPr>
      </w:pPr>
      <w:del w:id="13381" w:author="Andreas Kuehne" w:date="2019-05-31T12:22:00Z">
        <w:r w:rsidDel="00B33063">
          <w:rPr>
            <w:color w:val="31849B" w:themeColor="accent5" w:themeShade="BF"/>
          </w:rPr>
          <w:delText xml:space="preserve">      &lt;xs:simpleType&gt;</w:delText>
        </w:r>
        <w:bookmarkStart w:id="13382" w:name="_Toc10199071"/>
        <w:bookmarkStart w:id="13383" w:name="_Toc10203209"/>
        <w:bookmarkStart w:id="13384" w:name="_Toc10207347"/>
        <w:bookmarkEnd w:id="13382"/>
        <w:bookmarkEnd w:id="13383"/>
        <w:bookmarkEnd w:id="13384"/>
      </w:del>
    </w:p>
    <w:p w14:paraId="719D4792" w14:textId="42805D01" w:rsidR="00564C22" w:rsidDel="00B33063" w:rsidRDefault="009B1AF1" w:rsidP="00564C22">
      <w:pPr>
        <w:pStyle w:val="Code"/>
        <w:rPr>
          <w:del w:id="13385" w:author="Andreas Kuehne" w:date="2019-05-31T12:22:00Z"/>
        </w:rPr>
      </w:pPr>
      <w:del w:id="13386" w:author="Andreas Kuehne" w:date="2019-05-31T12:22:00Z">
        <w:r w:rsidDel="00B33063">
          <w:rPr>
            <w:color w:val="31849B" w:themeColor="accent5" w:themeShade="BF"/>
          </w:rPr>
          <w:delText xml:space="preserve">        &lt;xs:restriction</w:delText>
        </w:r>
        <w:r w:rsidDel="00B33063">
          <w:rPr>
            <w:color w:val="943634" w:themeColor="accent2" w:themeShade="BF"/>
          </w:rPr>
          <w:delText xml:space="preserve"> base="</w:delText>
        </w:r>
        <w:r w:rsidDel="00B33063">
          <w:rPr>
            <w:color w:val="244061" w:themeColor="accent1" w:themeShade="80"/>
          </w:rPr>
          <w:delText>xs:anyURI</w:delText>
        </w:r>
        <w:r w:rsidDel="00B33063">
          <w:rPr>
            <w:color w:val="943634" w:themeColor="accent2" w:themeShade="BF"/>
          </w:rPr>
          <w:delText>"</w:delText>
        </w:r>
        <w:r w:rsidDel="00B33063">
          <w:rPr>
            <w:color w:val="31849B" w:themeColor="accent5" w:themeShade="BF"/>
          </w:rPr>
          <w:delText>&gt;</w:delText>
        </w:r>
        <w:bookmarkStart w:id="13387" w:name="_Toc10199072"/>
        <w:bookmarkStart w:id="13388" w:name="_Toc10203210"/>
        <w:bookmarkStart w:id="13389" w:name="_Toc10207348"/>
        <w:bookmarkEnd w:id="13387"/>
        <w:bookmarkEnd w:id="13388"/>
        <w:bookmarkEnd w:id="13389"/>
      </w:del>
    </w:p>
    <w:p w14:paraId="39CFA367" w14:textId="6A8C72B0" w:rsidR="00564C22" w:rsidDel="00B33063" w:rsidRDefault="009B1AF1" w:rsidP="00564C22">
      <w:pPr>
        <w:pStyle w:val="Code"/>
        <w:rPr>
          <w:del w:id="13390" w:author="Andreas Kuehne" w:date="2019-05-31T12:22:00Z"/>
        </w:rPr>
      </w:pPr>
      <w:del w:id="13391" w:author="Andreas Kuehne" w:date="2019-05-31T12:22:00Z">
        <w:r w:rsidDel="00B33063">
          <w:rPr>
            <w:color w:val="31849B" w:themeColor="accent5" w:themeShade="BF"/>
          </w:rPr>
          <w:delText xml:space="preserve">          &lt;xs:enumeration</w:delText>
        </w:r>
        <w:r w:rsidDel="00B33063">
          <w:rPr>
            <w:color w:val="943634" w:themeColor="accent2" w:themeShade="BF"/>
          </w:rPr>
          <w:delText xml:space="preserve"> value="</w:delText>
        </w:r>
        <w:r w:rsidDel="00B33063">
          <w:rPr>
            <w:color w:val="244061" w:themeColor="accent1" w:themeShade="80"/>
          </w:rPr>
          <w:delText>urn:oasis:names:tc:dss:1.0:resultmajor:Success</w:delText>
        </w:r>
        <w:r w:rsidDel="00B33063">
          <w:rPr>
            <w:color w:val="943634" w:themeColor="accent2" w:themeShade="BF"/>
          </w:rPr>
          <w:delText>"</w:delText>
        </w:r>
        <w:r w:rsidDel="00B33063">
          <w:rPr>
            <w:color w:val="31849B" w:themeColor="accent5" w:themeShade="BF"/>
          </w:rPr>
          <w:delText>/&gt;</w:delText>
        </w:r>
        <w:bookmarkStart w:id="13392" w:name="_Toc10199073"/>
        <w:bookmarkStart w:id="13393" w:name="_Toc10203211"/>
        <w:bookmarkStart w:id="13394" w:name="_Toc10207349"/>
        <w:bookmarkEnd w:id="13392"/>
        <w:bookmarkEnd w:id="13393"/>
        <w:bookmarkEnd w:id="13394"/>
      </w:del>
    </w:p>
    <w:p w14:paraId="6DBC6787" w14:textId="62BFAEC2" w:rsidR="00564C22" w:rsidDel="00B33063" w:rsidRDefault="009B1AF1" w:rsidP="00564C22">
      <w:pPr>
        <w:pStyle w:val="Code"/>
        <w:rPr>
          <w:del w:id="13395" w:author="Andreas Kuehne" w:date="2019-05-31T12:22:00Z"/>
        </w:rPr>
      </w:pPr>
      <w:del w:id="13396" w:author="Andreas Kuehne" w:date="2019-05-31T12:22:00Z">
        <w:r w:rsidDel="00B33063">
          <w:rPr>
            <w:color w:val="31849B" w:themeColor="accent5" w:themeShade="BF"/>
          </w:rPr>
          <w:delText xml:space="preserve">          &lt;xs:enumeration</w:delText>
        </w:r>
        <w:r w:rsidDel="00B33063">
          <w:rPr>
            <w:color w:val="943634" w:themeColor="accent2" w:themeShade="BF"/>
          </w:rPr>
          <w:delText xml:space="preserve"> value="</w:delText>
        </w:r>
        <w:r w:rsidDel="00B33063">
          <w:rPr>
            <w:color w:val="244061" w:themeColor="accent1" w:themeShade="80"/>
          </w:rPr>
          <w:delText>urn:oasis:names:tc:dss:1.0:resultmajor:RequesterError</w:delText>
        </w:r>
        <w:r w:rsidDel="00B33063">
          <w:rPr>
            <w:color w:val="943634" w:themeColor="accent2" w:themeShade="BF"/>
          </w:rPr>
          <w:delText>"</w:delText>
        </w:r>
        <w:r w:rsidDel="00B33063">
          <w:rPr>
            <w:color w:val="31849B" w:themeColor="accent5" w:themeShade="BF"/>
          </w:rPr>
          <w:delText>/&gt;</w:delText>
        </w:r>
        <w:bookmarkStart w:id="13397" w:name="_Toc10199074"/>
        <w:bookmarkStart w:id="13398" w:name="_Toc10203212"/>
        <w:bookmarkStart w:id="13399" w:name="_Toc10207350"/>
        <w:bookmarkEnd w:id="13397"/>
        <w:bookmarkEnd w:id="13398"/>
        <w:bookmarkEnd w:id="13399"/>
      </w:del>
    </w:p>
    <w:p w14:paraId="6FDCA053" w14:textId="48238665" w:rsidR="00564C22" w:rsidDel="00B33063" w:rsidRDefault="009B1AF1" w:rsidP="00564C22">
      <w:pPr>
        <w:pStyle w:val="Code"/>
        <w:rPr>
          <w:del w:id="13400" w:author="Andreas Kuehne" w:date="2019-05-31T12:22:00Z"/>
        </w:rPr>
      </w:pPr>
      <w:del w:id="13401" w:author="Andreas Kuehne" w:date="2019-05-31T12:22:00Z">
        <w:r w:rsidDel="00B33063">
          <w:rPr>
            <w:color w:val="31849B" w:themeColor="accent5" w:themeShade="BF"/>
          </w:rPr>
          <w:delText xml:space="preserve">          &lt;xs:enumeration</w:delText>
        </w:r>
        <w:r w:rsidDel="00B33063">
          <w:rPr>
            <w:color w:val="943634" w:themeColor="accent2" w:themeShade="BF"/>
          </w:rPr>
          <w:delText xml:space="preserve"> value="</w:delText>
        </w:r>
        <w:r w:rsidDel="00B33063">
          <w:rPr>
            <w:color w:val="244061" w:themeColor="accent1" w:themeShade="80"/>
          </w:rPr>
          <w:delText>urn:oasis:names:tc:dss:1.0:resultmajor:ResponderError</w:delText>
        </w:r>
        <w:r w:rsidDel="00B33063">
          <w:rPr>
            <w:color w:val="943634" w:themeColor="accent2" w:themeShade="BF"/>
          </w:rPr>
          <w:delText>"</w:delText>
        </w:r>
        <w:r w:rsidDel="00B33063">
          <w:rPr>
            <w:color w:val="31849B" w:themeColor="accent5" w:themeShade="BF"/>
          </w:rPr>
          <w:delText>/&gt;</w:delText>
        </w:r>
        <w:bookmarkStart w:id="13402" w:name="_Toc10199075"/>
        <w:bookmarkStart w:id="13403" w:name="_Toc10203213"/>
        <w:bookmarkStart w:id="13404" w:name="_Toc10207351"/>
        <w:bookmarkEnd w:id="13402"/>
        <w:bookmarkEnd w:id="13403"/>
        <w:bookmarkEnd w:id="13404"/>
      </w:del>
    </w:p>
    <w:p w14:paraId="7DFF7AC6" w14:textId="71365A49" w:rsidR="00564C22" w:rsidDel="00B33063" w:rsidRDefault="009B1AF1" w:rsidP="00564C22">
      <w:pPr>
        <w:pStyle w:val="Code"/>
        <w:rPr>
          <w:del w:id="13405" w:author="Andreas Kuehne" w:date="2019-05-31T12:22:00Z"/>
        </w:rPr>
      </w:pPr>
      <w:del w:id="13406" w:author="Andreas Kuehne" w:date="2019-05-31T12:22:00Z">
        <w:r w:rsidDel="00B33063">
          <w:rPr>
            <w:color w:val="31849B" w:themeColor="accent5" w:themeShade="BF"/>
          </w:rPr>
          <w:delText xml:space="preserve">          &lt;xs:enumeration</w:delText>
        </w:r>
        <w:r w:rsidDel="00B33063">
          <w:rPr>
            <w:color w:val="943634" w:themeColor="accent2" w:themeShade="BF"/>
          </w:rPr>
          <w:delText xml:space="preserve"> value="</w:delText>
        </w:r>
        <w:r w:rsidDel="00B33063">
          <w:rPr>
            <w:color w:val="244061" w:themeColor="accent1" w:themeShade="80"/>
          </w:rPr>
          <w:delText>urn:oasis:names:tc:dss:1.0:resultmajor:InsufficientInformation</w:delText>
        </w:r>
        <w:r w:rsidDel="00B33063">
          <w:rPr>
            <w:color w:val="943634" w:themeColor="accent2" w:themeShade="BF"/>
          </w:rPr>
          <w:delText>"</w:delText>
        </w:r>
        <w:r w:rsidDel="00B33063">
          <w:rPr>
            <w:color w:val="31849B" w:themeColor="accent5" w:themeShade="BF"/>
          </w:rPr>
          <w:delText>/&gt;</w:delText>
        </w:r>
        <w:bookmarkStart w:id="13407" w:name="_Toc10199076"/>
        <w:bookmarkStart w:id="13408" w:name="_Toc10203214"/>
        <w:bookmarkStart w:id="13409" w:name="_Toc10207352"/>
        <w:bookmarkEnd w:id="13407"/>
        <w:bookmarkEnd w:id="13408"/>
        <w:bookmarkEnd w:id="13409"/>
      </w:del>
    </w:p>
    <w:p w14:paraId="4D15EA0D" w14:textId="380FDCFE" w:rsidR="00564C22" w:rsidDel="00B33063" w:rsidRDefault="009B1AF1" w:rsidP="00564C22">
      <w:pPr>
        <w:pStyle w:val="Code"/>
        <w:rPr>
          <w:del w:id="13410" w:author="Andreas Kuehne" w:date="2019-05-31T12:22:00Z"/>
        </w:rPr>
      </w:pPr>
      <w:del w:id="13411" w:author="Andreas Kuehne" w:date="2019-05-31T12:22:00Z">
        <w:r w:rsidDel="00B33063">
          <w:rPr>
            <w:color w:val="31849B" w:themeColor="accent5" w:themeShade="BF"/>
          </w:rPr>
          <w:delText xml:space="preserve">          &lt;xs:enumeration</w:delText>
        </w:r>
        <w:r w:rsidDel="00B33063">
          <w:rPr>
            <w:color w:val="943634" w:themeColor="accent2" w:themeShade="BF"/>
          </w:rPr>
          <w:delText xml:space="preserve"> value="</w:delText>
        </w:r>
        <w:r w:rsidDel="00B33063">
          <w:rPr>
            <w:color w:val="244061" w:themeColor="accent1" w:themeShade="80"/>
          </w:rPr>
          <w:delText>urn:oasis:names:tc:dss:1.0:profiles:asynchronousprocessing:resultmajor:Pending</w:delText>
        </w:r>
        <w:r w:rsidDel="00B33063">
          <w:rPr>
            <w:color w:val="943634" w:themeColor="accent2" w:themeShade="BF"/>
          </w:rPr>
          <w:delText>"</w:delText>
        </w:r>
        <w:r w:rsidDel="00B33063">
          <w:rPr>
            <w:color w:val="31849B" w:themeColor="accent5" w:themeShade="BF"/>
          </w:rPr>
          <w:delText>/&gt;</w:delText>
        </w:r>
        <w:bookmarkStart w:id="13412" w:name="_Toc10199077"/>
        <w:bookmarkStart w:id="13413" w:name="_Toc10203215"/>
        <w:bookmarkStart w:id="13414" w:name="_Toc10207353"/>
        <w:bookmarkEnd w:id="13412"/>
        <w:bookmarkEnd w:id="13413"/>
        <w:bookmarkEnd w:id="13414"/>
      </w:del>
    </w:p>
    <w:p w14:paraId="5CC0D2C2" w14:textId="670CA0A6" w:rsidR="00564C22" w:rsidDel="00B33063" w:rsidRDefault="009B1AF1" w:rsidP="00564C22">
      <w:pPr>
        <w:pStyle w:val="Code"/>
        <w:rPr>
          <w:del w:id="13415" w:author="Andreas Kuehne" w:date="2019-05-31T12:22:00Z"/>
        </w:rPr>
      </w:pPr>
      <w:del w:id="13416" w:author="Andreas Kuehne" w:date="2019-05-31T12:22:00Z">
        <w:r w:rsidDel="00B33063">
          <w:rPr>
            <w:color w:val="31849B" w:themeColor="accent5" w:themeShade="BF"/>
          </w:rPr>
          <w:delText xml:space="preserve">        &lt;/xs:restriction&gt;</w:delText>
        </w:r>
        <w:bookmarkStart w:id="13417" w:name="_Toc10199078"/>
        <w:bookmarkStart w:id="13418" w:name="_Toc10203216"/>
        <w:bookmarkStart w:id="13419" w:name="_Toc10207354"/>
        <w:bookmarkEnd w:id="13417"/>
        <w:bookmarkEnd w:id="13418"/>
        <w:bookmarkEnd w:id="13419"/>
      </w:del>
    </w:p>
    <w:p w14:paraId="6C6234BD" w14:textId="2E18DBD8" w:rsidR="00564C22" w:rsidDel="00B33063" w:rsidRDefault="009B1AF1" w:rsidP="00564C22">
      <w:pPr>
        <w:pStyle w:val="Code"/>
        <w:rPr>
          <w:del w:id="13420" w:author="Andreas Kuehne" w:date="2019-05-31T12:22:00Z"/>
        </w:rPr>
      </w:pPr>
      <w:del w:id="13421" w:author="Andreas Kuehne" w:date="2019-05-31T12:22:00Z">
        <w:r w:rsidDel="00B33063">
          <w:rPr>
            <w:color w:val="31849B" w:themeColor="accent5" w:themeShade="BF"/>
          </w:rPr>
          <w:delText xml:space="preserve">      &lt;/xs:simpleType&gt;</w:delText>
        </w:r>
        <w:bookmarkStart w:id="13422" w:name="_Toc10199079"/>
        <w:bookmarkStart w:id="13423" w:name="_Toc10203217"/>
        <w:bookmarkStart w:id="13424" w:name="_Toc10207355"/>
        <w:bookmarkEnd w:id="13422"/>
        <w:bookmarkEnd w:id="13423"/>
        <w:bookmarkEnd w:id="13424"/>
      </w:del>
    </w:p>
    <w:p w14:paraId="0E8E35D1" w14:textId="20EF148A" w:rsidR="00564C22" w:rsidDel="00B33063" w:rsidRDefault="009B1AF1" w:rsidP="00564C22">
      <w:pPr>
        <w:pStyle w:val="Code"/>
        <w:rPr>
          <w:del w:id="13425" w:author="Andreas Kuehne" w:date="2019-05-31T12:22:00Z"/>
        </w:rPr>
      </w:pPr>
      <w:del w:id="13426" w:author="Andreas Kuehne" w:date="2019-05-31T12:22:00Z">
        <w:r w:rsidDel="00B33063">
          <w:rPr>
            <w:color w:val="31849B" w:themeColor="accent5" w:themeShade="BF"/>
          </w:rPr>
          <w:delText xml:space="preserve">    &lt;/xs:element&gt;</w:delText>
        </w:r>
        <w:bookmarkStart w:id="13427" w:name="_Toc10199080"/>
        <w:bookmarkStart w:id="13428" w:name="_Toc10203218"/>
        <w:bookmarkStart w:id="13429" w:name="_Toc10207356"/>
        <w:bookmarkEnd w:id="13427"/>
        <w:bookmarkEnd w:id="13428"/>
        <w:bookmarkEnd w:id="13429"/>
      </w:del>
    </w:p>
    <w:p w14:paraId="00B34FD9" w14:textId="7B5F72E9" w:rsidR="00564C22" w:rsidDel="00B33063" w:rsidRDefault="009B1AF1" w:rsidP="00564C22">
      <w:pPr>
        <w:pStyle w:val="Code"/>
        <w:rPr>
          <w:del w:id="13430" w:author="Andreas Kuehne" w:date="2019-05-31T12:22:00Z"/>
        </w:rPr>
      </w:pPr>
      <w:del w:id="13431"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ResultMinor</w:delText>
        </w:r>
        <w:r w:rsidDel="00B33063">
          <w:rPr>
            <w:color w:val="943634" w:themeColor="accent2" w:themeShade="BF"/>
          </w:rPr>
          <w:delText>" type="</w:delText>
        </w:r>
        <w:r w:rsidDel="00B33063">
          <w:rPr>
            <w:color w:val="244061" w:themeColor="accent1" w:themeShade="80"/>
          </w:rPr>
          <w:delText>xs:anyURI</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3432" w:name="_Toc10199081"/>
        <w:bookmarkStart w:id="13433" w:name="_Toc10203219"/>
        <w:bookmarkStart w:id="13434" w:name="_Toc10207357"/>
        <w:bookmarkEnd w:id="13432"/>
        <w:bookmarkEnd w:id="13433"/>
        <w:bookmarkEnd w:id="13434"/>
      </w:del>
    </w:p>
    <w:p w14:paraId="7A0ADECB" w14:textId="011719A1" w:rsidR="00564C22" w:rsidDel="00B33063" w:rsidRDefault="009B1AF1" w:rsidP="00564C22">
      <w:pPr>
        <w:pStyle w:val="Code"/>
        <w:rPr>
          <w:del w:id="13435" w:author="Andreas Kuehne" w:date="2019-05-31T12:22:00Z"/>
        </w:rPr>
      </w:pPr>
      <w:del w:id="13436"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ResultMessage</w:delText>
        </w:r>
        <w:r w:rsidDel="00B33063">
          <w:rPr>
            <w:color w:val="943634" w:themeColor="accent2" w:themeShade="BF"/>
          </w:rPr>
          <w:delText>" type="</w:delText>
        </w:r>
        <w:r w:rsidDel="00B33063">
          <w:rPr>
            <w:color w:val="244061" w:themeColor="accent1" w:themeShade="80"/>
          </w:rPr>
          <w:delText>dsb:InternationalStringType</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3437" w:name="_Toc10199082"/>
        <w:bookmarkStart w:id="13438" w:name="_Toc10203220"/>
        <w:bookmarkStart w:id="13439" w:name="_Toc10207358"/>
        <w:bookmarkEnd w:id="13437"/>
        <w:bookmarkEnd w:id="13438"/>
        <w:bookmarkEnd w:id="13439"/>
      </w:del>
    </w:p>
    <w:p w14:paraId="0E11FCF9" w14:textId="318B1E80" w:rsidR="00564C22" w:rsidDel="00B33063" w:rsidRDefault="009B1AF1" w:rsidP="00564C22">
      <w:pPr>
        <w:pStyle w:val="Code"/>
        <w:rPr>
          <w:del w:id="13440" w:author="Andreas Kuehne" w:date="2019-05-31T12:22:00Z"/>
        </w:rPr>
      </w:pPr>
      <w:del w:id="13441"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ProblemReference</w:delText>
        </w:r>
        <w:r w:rsidDel="00B33063">
          <w:rPr>
            <w:color w:val="943634" w:themeColor="accent2" w:themeShade="BF"/>
          </w:rPr>
          <w:delText>" type="</w:delText>
        </w:r>
        <w:r w:rsidDel="00B33063">
          <w:rPr>
            <w:color w:val="244061" w:themeColor="accent1" w:themeShade="80"/>
          </w:rPr>
          <w:delText>xs:string</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3442" w:name="_Toc10199083"/>
        <w:bookmarkStart w:id="13443" w:name="_Toc10203221"/>
        <w:bookmarkStart w:id="13444" w:name="_Toc10207359"/>
        <w:bookmarkEnd w:id="13442"/>
        <w:bookmarkEnd w:id="13443"/>
        <w:bookmarkEnd w:id="13444"/>
      </w:del>
    </w:p>
    <w:p w14:paraId="632298C6" w14:textId="326A6701" w:rsidR="00564C22" w:rsidDel="00B33063" w:rsidRDefault="009B1AF1" w:rsidP="00564C22">
      <w:pPr>
        <w:pStyle w:val="Code"/>
        <w:rPr>
          <w:del w:id="13445" w:author="Andreas Kuehne" w:date="2019-05-31T12:22:00Z"/>
        </w:rPr>
      </w:pPr>
      <w:del w:id="13446" w:author="Andreas Kuehne" w:date="2019-05-31T12:22:00Z">
        <w:r w:rsidDel="00B33063">
          <w:rPr>
            <w:color w:val="31849B" w:themeColor="accent5" w:themeShade="BF"/>
          </w:rPr>
          <w:delText xml:space="preserve">  &lt;/xs:sequence&gt;</w:delText>
        </w:r>
        <w:bookmarkStart w:id="13447" w:name="_Toc10199084"/>
        <w:bookmarkStart w:id="13448" w:name="_Toc10203222"/>
        <w:bookmarkStart w:id="13449" w:name="_Toc10207360"/>
        <w:bookmarkEnd w:id="13447"/>
        <w:bookmarkEnd w:id="13448"/>
        <w:bookmarkEnd w:id="13449"/>
      </w:del>
    </w:p>
    <w:p w14:paraId="414BC63C" w14:textId="5997393C" w:rsidR="00564C22" w:rsidDel="00B33063" w:rsidRDefault="009B1AF1" w:rsidP="00564C22">
      <w:pPr>
        <w:pStyle w:val="Code"/>
        <w:rPr>
          <w:del w:id="13450" w:author="Andreas Kuehne" w:date="2019-05-31T12:22:00Z"/>
        </w:rPr>
      </w:pPr>
      <w:del w:id="13451" w:author="Andreas Kuehne" w:date="2019-05-31T12:22:00Z">
        <w:r w:rsidDel="00B33063">
          <w:rPr>
            <w:color w:val="31849B" w:themeColor="accent5" w:themeShade="BF"/>
          </w:rPr>
          <w:delText>&lt;/xs:complexType&gt;</w:delText>
        </w:r>
        <w:bookmarkStart w:id="13452" w:name="_Toc10199085"/>
        <w:bookmarkStart w:id="13453" w:name="_Toc10203223"/>
        <w:bookmarkStart w:id="13454" w:name="_Toc10207361"/>
        <w:bookmarkEnd w:id="13452"/>
        <w:bookmarkEnd w:id="13453"/>
        <w:bookmarkEnd w:id="13454"/>
      </w:del>
    </w:p>
    <w:p w14:paraId="1300D1A1" w14:textId="14FE2D4A" w:rsidR="00564C22" w:rsidDel="00B33063" w:rsidRDefault="009B1AF1" w:rsidP="00564C22">
      <w:pPr>
        <w:spacing w:line="259" w:lineRule="auto"/>
        <w:rPr>
          <w:del w:id="13455" w:author="Andreas Kuehne" w:date="2019-05-31T12:22:00Z"/>
        </w:rPr>
      </w:pPr>
      <w:del w:id="13456"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ResultType</w:delText>
        </w:r>
        <w:r w:rsidRPr="71C71F8C" w:rsidDel="00B33063">
          <w:delText xml:space="preserve"> </w:delText>
        </w:r>
        <w:r w:rsidDel="00B33063">
          <w:delText xml:space="preserve">XML element SHALL implement in XML syntax the sub-component that has a name equal to its local name. </w:delText>
        </w:r>
        <w:bookmarkStart w:id="13457" w:name="_Toc10199086"/>
        <w:bookmarkStart w:id="13458" w:name="_Toc10203224"/>
        <w:bookmarkStart w:id="13459" w:name="_Toc10207362"/>
        <w:bookmarkEnd w:id="13457"/>
        <w:bookmarkEnd w:id="13458"/>
        <w:bookmarkEnd w:id="13459"/>
      </w:del>
    </w:p>
    <w:p w14:paraId="2176BB32" w14:textId="33AFEDA0" w:rsidR="00564C22" w:rsidDel="00B33063" w:rsidRDefault="009B1AF1" w:rsidP="00564C22">
      <w:pPr>
        <w:pStyle w:val="berschrift3"/>
        <w:rPr>
          <w:del w:id="13460" w:author="Andreas Kuehne" w:date="2019-05-31T12:22:00Z"/>
        </w:rPr>
      </w:pPr>
      <w:bookmarkStart w:id="13461" w:name="_RefCompD7570695"/>
      <w:del w:id="13462" w:author="Andreas Kuehne" w:date="2019-05-31T12:22:00Z">
        <w:r w:rsidDel="00B33063">
          <w:delText>Component OptionalInputs</w:delText>
        </w:r>
        <w:bookmarkStart w:id="13463" w:name="_Toc10199087"/>
        <w:bookmarkStart w:id="13464" w:name="_Toc10203225"/>
        <w:bookmarkStart w:id="13465" w:name="_Toc10207363"/>
        <w:bookmarkEnd w:id="13461"/>
        <w:bookmarkEnd w:id="13463"/>
        <w:bookmarkEnd w:id="13464"/>
        <w:bookmarkEnd w:id="13465"/>
      </w:del>
    </w:p>
    <w:p w14:paraId="62F83F5C" w14:textId="7F3BE146" w:rsidR="00564C22" w:rsidDel="00B33063" w:rsidRDefault="00564C22" w:rsidP="00564C22">
      <w:pPr>
        <w:rPr>
          <w:del w:id="13466" w:author="Andreas Kuehne" w:date="2019-05-31T12:22:00Z"/>
        </w:rPr>
      </w:pPr>
      <w:bookmarkStart w:id="13467" w:name="_Toc10199088"/>
      <w:bookmarkStart w:id="13468" w:name="_Toc10203226"/>
      <w:bookmarkStart w:id="13469" w:name="_Toc10207364"/>
      <w:bookmarkEnd w:id="13467"/>
      <w:bookmarkEnd w:id="13468"/>
      <w:bookmarkEnd w:id="13469"/>
    </w:p>
    <w:p w14:paraId="68A39039" w14:textId="0493B48A" w:rsidR="00564C22" w:rsidDel="00B33063" w:rsidRDefault="009B1AF1" w:rsidP="00564C22">
      <w:pPr>
        <w:rPr>
          <w:del w:id="13470" w:author="Andreas Kuehne" w:date="2019-05-31T12:22:00Z"/>
        </w:rPr>
      </w:pPr>
      <w:del w:id="13471" w:author="Andreas Kuehne" w:date="2019-05-31T12:22:00Z">
        <w:r w:rsidDel="00B33063">
          <w:delText>Below follows a list of the sub-components that constitute this component:</w:delText>
        </w:r>
        <w:bookmarkStart w:id="13472" w:name="_Toc10199089"/>
        <w:bookmarkStart w:id="13473" w:name="_Toc10203227"/>
        <w:bookmarkStart w:id="13474" w:name="_Toc10207365"/>
        <w:bookmarkEnd w:id="13472"/>
        <w:bookmarkEnd w:id="13473"/>
        <w:bookmarkEnd w:id="13474"/>
      </w:del>
    </w:p>
    <w:p w14:paraId="65E0D8CF" w14:textId="09BF88A7" w:rsidR="00564C22" w:rsidDel="00B33063" w:rsidRDefault="009B1AF1" w:rsidP="00564C22">
      <w:pPr>
        <w:pStyle w:val="Member"/>
        <w:rPr>
          <w:del w:id="13475" w:author="Andreas Kuehne" w:date="2019-05-31T12:22:00Z"/>
        </w:rPr>
      </w:pPr>
      <w:del w:id="13476" w:author="Andreas Kuehne" w:date="2019-05-31T12:22:00Z">
        <w:r w:rsidDel="00B33063">
          <w:delText xml:space="preserve">The OPTIONAL </w:delText>
        </w:r>
        <w:r w:rsidRPr="35C1378D" w:rsidDel="00B33063">
          <w:rPr>
            <w:rStyle w:val="Datatype"/>
          </w:rPr>
          <w:delText>ServicePolicy</w:delText>
        </w:r>
        <w:r w:rsidDel="00B33063">
          <w:delText xml:space="preserve"> element, if present, MAY occur zero or more times containing a URI. </w:delText>
        </w:r>
        <w:r w:rsidRPr="003A06D0" w:rsidDel="00B33063">
          <w:delText xml:space="preserve">This element allows the client to define a set of policies under which the server MUST perform the requested operation. The policy may include information on the characteristics of the server that are not covered by the </w:delText>
        </w:r>
        <w:r w:rsidRPr="003A06D0" w:rsidDel="00B33063">
          <w:rPr>
            <w:rStyle w:val="Datatype"/>
            <w:lang w:val="en-GB"/>
          </w:rPr>
          <w:delText>Profile</w:delText>
        </w:r>
        <w:r w:rsidRPr="003A06D0" w:rsidDel="00B33063">
          <w:delText xml:space="preserve"> element. The </w:delText>
        </w:r>
        <w:r w:rsidRPr="003A06D0" w:rsidDel="00B33063">
          <w:rPr>
            <w:rStyle w:val="Datatype"/>
            <w:lang w:val="en-GB"/>
          </w:rPr>
          <w:delText>ServicePolicy</w:delText>
        </w:r>
        <w:r w:rsidRPr="003A06D0" w:rsidDel="00B33063">
          <w:delText xml:space="preserve"> element may be used to select a specific policy if a service supports multiple policies for a specific profile, or as a sanity-check to make sure the server implements the policy the client expects.</w:delText>
        </w:r>
        <w:bookmarkStart w:id="13477" w:name="_Toc10199090"/>
        <w:bookmarkStart w:id="13478" w:name="_Toc10203228"/>
        <w:bookmarkStart w:id="13479" w:name="_Toc10207366"/>
        <w:bookmarkEnd w:id="13477"/>
        <w:bookmarkEnd w:id="13478"/>
        <w:bookmarkEnd w:id="13479"/>
      </w:del>
    </w:p>
    <w:p w14:paraId="7DEA71EF" w14:textId="1E0F7087" w:rsidR="00564C22" w:rsidDel="00B33063" w:rsidRDefault="009B1AF1" w:rsidP="00564C22">
      <w:pPr>
        <w:pStyle w:val="Member"/>
        <w:rPr>
          <w:del w:id="13480" w:author="Andreas Kuehne" w:date="2019-05-31T12:22:00Z"/>
        </w:rPr>
      </w:pPr>
      <w:del w:id="13481" w:author="Andreas Kuehne" w:date="2019-05-31T12:22:00Z">
        <w:r w:rsidDel="00B33063">
          <w:delText xml:space="preserve">The OPTIONAL </w:delText>
        </w:r>
        <w:r w:rsidRPr="35C1378D" w:rsidDel="00B33063">
          <w:rPr>
            <w:rStyle w:val="Datatype"/>
          </w:rPr>
          <w:delText>Language</w:delText>
        </w:r>
        <w:r w:rsidDel="00B33063">
          <w:delText xml:space="preserve"> element, if present, MUST contain a ISO language descriptor. </w:delText>
        </w:r>
        <w:r w:rsidRPr="003A06D0" w:rsidDel="00B33063">
          <w:delText xml:space="preserve">The Language element indicates which language the client would like to receive </w:delText>
        </w:r>
        <w:r w:rsidRPr="003A06D0" w:rsidDel="00B33063">
          <w:rPr>
            <w:rStyle w:val="Datatype"/>
            <w:lang w:val="en-GB"/>
          </w:rPr>
          <w:delText>InternationalString</w:delText>
        </w:r>
        <w:r w:rsidRPr="003A06D0" w:rsidDel="00B33063">
          <w:delText xml:space="preserve"> values in. The server should return appropriately localized strings, if possible.</w:delText>
        </w:r>
        <w:bookmarkStart w:id="13482" w:name="_Toc10199091"/>
        <w:bookmarkStart w:id="13483" w:name="_Toc10203229"/>
        <w:bookmarkStart w:id="13484" w:name="_Toc10207367"/>
        <w:bookmarkEnd w:id="13482"/>
        <w:bookmarkEnd w:id="13483"/>
        <w:bookmarkEnd w:id="13484"/>
      </w:del>
    </w:p>
    <w:p w14:paraId="2621DDE1" w14:textId="4C02932D" w:rsidR="00564C22" w:rsidDel="00B33063" w:rsidRDefault="009B1AF1" w:rsidP="00564C22">
      <w:pPr>
        <w:pStyle w:val="Member"/>
        <w:rPr>
          <w:del w:id="13485" w:author="Andreas Kuehne" w:date="2019-05-31T12:22:00Z"/>
        </w:rPr>
      </w:pPr>
      <w:del w:id="13486" w:author="Andreas Kuehne" w:date="2019-05-31T12:22:00Z">
        <w:r w:rsidDel="00B33063">
          <w:delText xml:space="preserve">The OPTIONAL </w:delText>
        </w:r>
        <w:r w:rsidRPr="35C1378D" w:rsidDel="00B33063">
          <w:rPr>
            <w:rStyle w:val="Datatype"/>
          </w:rPr>
          <w:delText>Other</w:delText>
        </w:r>
        <w:r w:rsidDel="00B33063">
          <w:delText xml:space="preserve"> element, if present, MAY occur zero or more times containing a sub-component. If present each instance MUST satisfy the requirements specified in this document in section </w:delText>
        </w:r>
        <w:r w:rsidDel="00B33063">
          <w:fldChar w:fldCharType="begin"/>
        </w:r>
        <w:r w:rsidDel="00B33063">
          <w:delInstrText xml:space="preserve"> REF _RefComp2CFDDCC6 \r \h </w:delInstrText>
        </w:r>
        <w:r w:rsidDel="00B33063">
          <w:fldChar w:fldCharType="separate"/>
        </w:r>
        <w:r w:rsidDel="00B33063">
          <w:rPr>
            <w:rStyle w:val="Datatype"/>
            <w:rFonts w:eastAsia="Courier New" w:cs="Courier New"/>
          </w:rPr>
          <w:delText>Any</w:delText>
        </w:r>
        <w:r w:rsidDel="00B33063">
          <w:fldChar w:fldCharType="end"/>
        </w:r>
        <w:r w:rsidDel="00B33063">
          <w:delText xml:space="preserve">. </w:delText>
        </w:r>
        <w:r w:rsidRPr="003A06D0" w:rsidDel="00B33063">
          <w:delText>The element</w:delText>
        </w:r>
        <w:r w:rsidRPr="003A06D0" w:rsidDel="00B33063">
          <w:rPr>
            <w:rStyle w:val="Datatype"/>
            <w:lang w:val="en-GB"/>
          </w:rPr>
          <w:delText xml:space="preserve"> Other</w:delText>
        </w:r>
        <w:r w:rsidRPr="003A06D0" w:rsidDel="00B33063">
          <w:delText xml:space="preserve"> may contain arbitrary content that may be specified in a profile and can be used to extend the Protocol.</w:delText>
        </w:r>
        <w:bookmarkStart w:id="13487" w:name="_Toc10199092"/>
        <w:bookmarkStart w:id="13488" w:name="_Toc10203230"/>
        <w:bookmarkStart w:id="13489" w:name="_Toc10207368"/>
        <w:bookmarkEnd w:id="13487"/>
        <w:bookmarkEnd w:id="13488"/>
        <w:bookmarkEnd w:id="13489"/>
      </w:del>
    </w:p>
    <w:p w14:paraId="7C49C48C" w14:textId="1D62A402" w:rsidR="00564C22" w:rsidDel="00B33063" w:rsidRDefault="009B1AF1" w:rsidP="00564C22">
      <w:pPr>
        <w:pStyle w:val="berschrift4"/>
        <w:rPr>
          <w:del w:id="13490" w:author="Andreas Kuehne" w:date="2019-05-31T12:22:00Z"/>
        </w:rPr>
      </w:pPr>
      <w:del w:id="13491" w:author="Andreas Kuehne" w:date="2019-05-31T12:22:00Z">
        <w:r w:rsidDel="00B33063">
          <w:delText>OptionalInputs – JSON Syntax</w:delText>
        </w:r>
        <w:bookmarkStart w:id="13492" w:name="_Toc10199093"/>
        <w:bookmarkStart w:id="13493" w:name="_Toc10203231"/>
        <w:bookmarkStart w:id="13494" w:name="_Toc10207369"/>
        <w:bookmarkEnd w:id="13492"/>
        <w:bookmarkEnd w:id="13493"/>
        <w:bookmarkEnd w:id="13494"/>
      </w:del>
    </w:p>
    <w:p w14:paraId="35061776" w14:textId="32F6E6F5" w:rsidR="00564C22" w:rsidRPr="4593A2D4" w:rsidDel="00B33063" w:rsidRDefault="009B1AF1" w:rsidP="00564C22">
      <w:pPr>
        <w:rPr>
          <w:del w:id="13495" w:author="Andreas Kuehne" w:date="2019-05-31T12:22:00Z"/>
        </w:rPr>
      </w:pPr>
      <w:del w:id="13496" w:author="Andreas Kuehne" w:date="2019-05-31T12:22:00Z">
        <w:r w:rsidRPr="002062A5" w:rsidDel="00B33063">
          <w:rPr>
            <w:rFonts w:eastAsia="Arial" w:cs="Arial"/>
            <w:sz w:val="22"/>
            <w:szCs w:val="22"/>
          </w:rPr>
          <w:delText xml:space="preserve">The component </w:delText>
        </w:r>
        <w:r w:rsidRPr="002062A5" w:rsidDel="00B33063">
          <w:rPr>
            <w:rFonts w:ascii="Courier New" w:eastAsia="Courier New" w:hAnsi="Courier New" w:cs="Courier New"/>
          </w:rPr>
          <w:delText>OptionalInputs</w:delText>
        </w:r>
        <w:r w:rsidRPr="002062A5" w:rsidDel="00B33063">
          <w:rPr>
            <w:rFonts w:eastAsia="Arial" w:cs="Arial"/>
            <w:sz w:val="22"/>
            <w:szCs w:val="22"/>
          </w:rPr>
          <w:delText xml:space="preserve"> is used as a base type only, not as a JSON instance.</w:delText>
        </w:r>
        <w:bookmarkStart w:id="13497" w:name="_Toc10199094"/>
        <w:bookmarkStart w:id="13498" w:name="_Toc10203232"/>
        <w:bookmarkStart w:id="13499" w:name="_Toc10207370"/>
        <w:bookmarkEnd w:id="13497"/>
        <w:bookmarkEnd w:id="13498"/>
        <w:bookmarkEnd w:id="13499"/>
      </w:del>
    </w:p>
    <w:p w14:paraId="45BED339" w14:textId="450718B3" w:rsidR="00564C22" w:rsidDel="00B33063" w:rsidRDefault="00564C22" w:rsidP="00564C22">
      <w:pPr>
        <w:rPr>
          <w:del w:id="13500" w:author="Andreas Kuehne" w:date="2019-05-31T12:22:00Z"/>
        </w:rPr>
      </w:pPr>
      <w:bookmarkStart w:id="13501" w:name="_Toc10199095"/>
      <w:bookmarkStart w:id="13502" w:name="_Toc10203233"/>
      <w:bookmarkStart w:id="13503" w:name="_Toc10207371"/>
      <w:bookmarkEnd w:id="13501"/>
      <w:bookmarkEnd w:id="13502"/>
      <w:bookmarkEnd w:id="13503"/>
    </w:p>
    <w:p w14:paraId="44BA04E1" w14:textId="32CB516F" w:rsidR="00564C22" w:rsidDel="00B33063" w:rsidRDefault="009B1AF1" w:rsidP="00564C22">
      <w:pPr>
        <w:pStyle w:val="berschrift4"/>
        <w:rPr>
          <w:del w:id="13504" w:author="Andreas Kuehne" w:date="2019-05-31T12:22:00Z"/>
        </w:rPr>
      </w:pPr>
      <w:del w:id="13505" w:author="Andreas Kuehne" w:date="2019-05-31T12:22:00Z">
        <w:r w:rsidDel="00B33063">
          <w:delText>OptionalInputs – XML Syntax</w:delText>
        </w:r>
        <w:bookmarkStart w:id="13506" w:name="_Toc10199096"/>
        <w:bookmarkStart w:id="13507" w:name="_Toc10203234"/>
        <w:bookmarkStart w:id="13508" w:name="_Toc10207372"/>
        <w:bookmarkEnd w:id="13506"/>
        <w:bookmarkEnd w:id="13507"/>
        <w:bookmarkEnd w:id="13508"/>
      </w:del>
    </w:p>
    <w:p w14:paraId="2F59F70B" w14:textId="2DCEE4E7" w:rsidR="00564C22" w:rsidRPr="5404FA76" w:rsidDel="00B33063" w:rsidRDefault="009B1AF1" w:rsidP="00564C22">
      <w:pPr>
        <w:rPr>
          <w:del w:id="13509" w:author="Andreas Kuehne" w:date="2019-05-31T12:22:00Z"/>
        </w:rPr>
      </w:pPr>
      <w:del w:id="13510" w:author="Andreas Kuehne" w:date="2019-05-31T12:22:00Z">
        <w:r w:rsidRPr="0CCF9147" w:rsidDel="00B33063">
          <w:delText xml:space="preserve">The XML type </w:delText>
        </w:r>
        <w:r w:rsidRPr="002062A5" w:rsidDel="00B33063">
          <w:rPr>
            <w:rFonts w:ascii="Courier New" w:eastAsia="Courier New" w:hAnsi="Courier New" w:cs="Courier New"/>
          </w:rPr>
          <w:delText>OptionalInputsType</w:delText>
        </w:r>
        <w:r w:rsidRPr="0CCF9147" w:rsidDel="00B33063">
          <w:delText xml:space="preserve"> SHALL implement the requirements defined in the </w:delText>
        </w:r>
        <w:r w:rsidRPr="002062A5" w:rsidDel="00B33063">
          <w:rPr>
            <w:rFonts w:ascii="Courier New" w:eastAsia="Courier New" w:hAnsi="Courier New" w:cs="Courier New"/>
          </w:rPr>
          <w:delText>OptionalInputs</w:delText>
        </w:r>
        <w:r w:rsidDel="00B33063">
          <w:delText xml:space="preserve"> </w:delText>
        </w:r>
        <w:r w:rsidRPr="005A6FFD" w:rsidDel="00B33063">
          <w:delText>component.</w:delText>
        </w:r>
        <w:bookmarkStart w:id="13511" w:name="_Toc10199097"/>
        <w:bookmarkStart w:id="13512" w:name="_Toc10203235"/>
        <w:bookmarkStart w:id="13513" w:name="_Toc10207373"/>
        <w:bookmarkEnd w:id="13511"/>
        <w:bookmarkEnd w:id="13512"/>
        <w:bookmarkEnd w:id="13513"/>
      </w:del>
    </w:p>
    <w:p w14:paraId="29672987" w14:textId="48DD22EE" w:rsidR="00564C22" w:rsidDel="00B33063" w:rsidRDefault="009B1AF1" w:rsidP="00564C22">
      <w:pPr>
        <w:rPr>
          <w:del w:id="13514" w:author="Andreas Kuehne" w:date="2019-05-31T12:22:00Z"/>
        </w:rPr>
      </w:pPr>
      <w:del w:id="13515"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OptionalInputsType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"refDSBXSD" </w:delInstrText>
        </w:r>
        <w:r w:rsidR="00B33063" w:rsidDel="00B33063">
          <w:rPr>
            <w:rStyle w:val="Hyperlink"/>
          </w:rPr>
          <w:fldChar w:fldCharType="separate"/>
        </w:r>
        <w:r w:rsidRPr="006174B3" w:rsidDel="00B33063">
          <w:rPr>
            <w:rStyle w:val="Hyperlink"/>
          </w:rPr>
          <w:delText>DSBXSD</w:delText>
        </w:r>
        <w:r w:rsidR="00B33063" w:rsidDel="00B33063">
          <w:rPr>
            <w:rStyle w:val="Hyperlink"/>
          </w:rPr>
          <w:fldChar w:fldCharType="end"/>
        </w:r>
        <w:r w:rsidRPr="005A6FFD" w:rsidDel="00B33063">
          <w:rPr>
            <w:rFonts w:eastAsia="Arial"/>
          </w:rPr>
          <w:delText>], and is copied below for information.</w:delText>
        </w:r>
        <w:bookmarkStart w:id="13516" w:name="_Toc10199098"/>
        <w:bookmarkStart w:id="13517" w:name="_Toc10203236"/>
        <w:bookmarkStart w:id="13518" w:name="_Toc10207374"/>
        <w:bookmarkEnd w:id="13516"/>
        <w:bookmarkEnd w:id="13517"/>
        <w:bookmarkEnd w:id="13518"/>
      </w:del>
    </w:p>
    <w:p w14:paraId="75B0F349" w14:textId="0040BA3E" w:rsidR="00564C22" w:rsidDel="00B33063" w:rsidRDefault="009B1AF1" w:rsidP="00564C22">
      <w:pPr>
        <w:pStyle w:val="Code"/>
        <w:rPr>
          <w:del w:id="13519" w:author="Andreas Kuehne" w:date="2019-05-31T12:22:00Z"/>
        </w:rPr>
      </w:pPr>
      <w:del w:id="13520"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OptionalInputsType</w:delText>
        </w:r>
        <w:r w:rsidDel="00B33063">
          <w:rPr>
            <w:color w:val="943634" w:themeColor="accent2" w:themeShade="BF"/>
          </w:rPr>
          <w:delText>"</w:delText>
        </w:r>
        <w:r w:rsidDel="00B33063">
          <w:rPr>
            <w:color w:val="31849B" w:themeColor="accent5" w:themeShade="BF"/>
          </w:rPr>
          <w:delText>&gt;</w:delText>
        </w:r>
        <w:bookmarkStart w:id="13521" w:name="_Toc10199099"/>
        <w:bookmarkStart w:id="13522" w:name="_Toc10203237"/>
        <w:bookmarkStart w:id="13523" w:name="_Toc10207375"/>
        <w:bookmarkEnd w:id="13521"/>
        <w:bookmarkEnd w:id="13522"/>
        <w:bookmarkEnd w:id="13523"/>
      </w:del>
    </w:p>
    <w:p w14:paraId="20723028" w14:textId="74D724B8" w:rsidR="00564C22" w:rsidDel="00B33063" w:rsidRDefault="009B1AF1" w:rsidP="00564C22">
      <w:pPr>
        <w:pStyle w:val="Code"/>
        <w:rPr>
          <w:del w:id="13524" w:author="Andreas Kuehne" w:date="2019-05-31T12:22:00Z"/>
        </w:rPr>
      </w:pPr>
      <w:del w:id="13525" w:author="Andreas Kuehne" w:date="2019-05-31T12:22:00Z">
        <w:r w:rsidDel="00B33063">
          <w:rPr>
            <w:color w:val="31849B" w:themeColor="accent5" w:themeShade="BF"/>
          </w:rPr>
          <w:delText xml:space="preserve">  &lt;xs:sequence&gt;</w:delText>
        </w:r>
        <w:bookmarkStart w:id="13526" w:name="_Toc10199100"/>
        <w:bookmarkStart w:id="13527" w:name="_Toc10203238"/>
        <w:bookmarkStart w:id="13528" w:name="_Toc10207376"/>
        <w:bookmarkEnd w:id="13526"/>
        <w:bookmarkEnd w:id="13527"/>
        <w:bookmarkEnd w:id="13528"/>
      </w:del>
    </w:p>
    <w:p w14:paraId="57AE3317" w14:textId="3E77F286" w:rsidR="00564C22" w:rsidDel="00B33063" w:rsidRDefault="009B1AF1" w:rsidP="00564C22">
      <w:pPr>
        <w:pStyle w:val="Code"/>
        <w:rPr>
          <w:del w:id="13529" w:author="Andreas Kuehne" w:date="2019-05-31T12:22:00Z"/>
        </w:rPr>
      </w:pPr>
      <w:del w:id="13530"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ServicePolicy</w:delText>
        </w:r>
        <w:r w:rsidDel="00B33063">
          <w:rPr>
            <w:color w:val="943634" w:themeColor="accent2" w:themeShade="BF"/>
          </w:rPr>
          <w:delText>" type="</w:delText>
        </w:r>
        <w:r w:rsidDel="00B33063">
          <w:rPr>
            <w:color w:val="244061" w:themeColor="accent1" w:themeShade="80"/>
          </w:rPr>
          <w:delText>xs:anyURI</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3531" w:name="_Toc10199101"/>
        <w:bookmarkStart w:id="13532" w:name="_Toc10203239"/>
        <w:bookmarkStart w:id="13533" w:name="_Toc10207377"/>
        <w:bookmarkEnd w:id="13531"/>
        <w:bookmarkEnd w:id="13532"/>
        <w:bookmarkEnd w:id="13533"/>
      </w:del>
    </w:p>
    <w:p w14:paraId="50EADAE9" w14:textId="2E37C1DE" w:rsidR="00564C22" w:rsidDel="00B33063" w:rsidRDefault="009B1AF1" w:rsidP="00564C22">
      <w:pPr>
        <w:pStyle w:val="Code"/>
        <w:rPr>
          <w:del w:id="13534" w:author="Andreas Kuehne" w:date="2019-05-31T12:22:00Z"/>
        </w:rPr>
      </w:pPr>
      <w:del w:id="13535"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Language</w:delText>
        </w:r>
        <w:r w:rsidDel="00B33063">
          <w:rPr>
            <w:color w:val="943634" w:themeColor="accent2" w:themeShade="BF"/>
          </w:rPr>
          <w:delText>" type="</w:delText>
        </w:r>
        <w:r w:rsidDel="00B33063">
          <w:rPr>
            <w:color w:val="244061" w:themeColor="accent1" w:themeShade="80"/>
          </w:rPr>
          <w:delText>xs:language</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3536" w:name="_Toc10199102"/>
        <w:bookmarkStart w:id="13537" w:name="_Toc10203240"/>
        <w:bookmarkStart w:id="13538" w:name="_Toc10207378"/>
        <w:bookmarkEnd w:id="13536"/>
        <w:bookmarkEnd w:id="13537"/>
        <w:bookmarkEnd w:id="13538"/>
      </w:del>
    </w:p>
    <w:p w14:paraId="5CDD0984" w14:textId="036DAE63" w:rsidR="00564C22" w:rsidDel="00B33063" w:rsidRDefault="009B1AF1" w:rsidP="00564C22">
      <w:pPr>
        <w:pStyle w:val="Code"/>
        <w:rPr>
          <w:del w:id="13539" w:author="Andreas Kuehne" w:date="2019-05-31T12:22:00Z"/>
        </w:rPr>
      </w:pPr>
      <w:del w:id="13540"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Other</w:delText>
        </w:r>
        <w:r w:rsidDel="00B33063">
          <w:rPr>
            <w:color w:val="943634" w:themeColor="accent2" w:themeShade="BF"/>
          </w:rPr>
          <w:delText>" type="</w:delText>
        </w:r>
        <w:r w:rsidDel="00B33063">
          <w:rPr>
            <w:color w:val="244061" w:themeColor="accent1" w:themeShade="80"/>
          </w:rPr>
          <w:delText>dsb:AnyType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3541" w:name="_Toc10199103"/>
        <w:bookmarkStart w:id="13542" w:name="_Toc10203241"/>
        <w:bookmarkStart w:id="13543" w:name="_Toc10207379"/>
        <w:bookmarkEnd w:id="13541"/>
        <w:bookmarkEnd w:id="13542"/>
        <w:bookmarkEnd w:id="13543"/>
      </w:del>
    </w:p>
    <w:p w14:paraId="26C2E3DF" w14:textId="0741A124" w:rsidR="00564C22" w:rsidDel="00B33063" w:rsidRDefault="009B1AF1" w:rsidP="00564C22">
      <w:pPr>
        <w:pStyle w:val="Code"/>
        <w:rPr>
          <w:del w:id="13544" w:author="Andreas Kuehne" w:date="2019-05-31T12:22:00Z"/>
        </w:rPr>
      </w:pPr>
      <w:del w:id="13545" w:author="Andreas Kuehne" w:date="2019-05-31T12:22:00Z">
        <w:r w:rsidDel="00B33063">
          <w:rPr>
            <w:color w:val="31849B" w:themeColor="accent5" w:themeShade="BF"/>
          </w:rPr>
          <w:delText xml:space="preserve">  &lt;/xs:sequence&gt;</w:delText>
        </w:r>
        <w:bookmarkStart w:id="13546" w:name="_Toc10199104"/>
        <w:bookmarkStart w:id="13547" w:name="_Toc10203242"/>
        <w:bookmarkStart w:id="13548" w:name="_Toc10207380"/>
        <w:bookmarkEnd w:id="13546"/>
        <w:bookmarkEnd w:id="13547"/>
        <w:bookmarkEnd w:id="13548"/>
      </w:del>
    </w:p>
    <w:p w14:paraId="1DACB077" w14:textId="64BD84DC" w:rsidR="00564C22" w:rsidDel="00B33063" w:rsidRDefault="009B1AF1" w:rsidP="00564C22">
      <w:pPr>
        <w:pStyle w:val="Code"/>
        <w:rPr>
          <w:del w:id="13549" w:author="Andreas Kuehne" w:date="2019-05-31T12:22:00Z"/>
        </w:rPr>
      </w:pPr>
      <w:del w:id="13550" w:author="Andreas Kuehne" w:date="2019-05-31T12:22:00Z">
        <w:r w:rsidDel="00B33063">
          <w:rPr>
            <w:color w:val="31849B" w:themeColor="accent5" w:themeShade="BF"/>
          </w:rPr>
          <w:delText>&lt;/xs:complexType&gt;</w:delText>
        </w:r>
        <w:bookmarkStart w:id="13551" w:name="_Toc10199105"/>
        <w:bookmarkStart w:id="13552" w:name="_Toc10203243"/>
        <w:bookmarkStart w:id="13553" w:name="_Toc10207381"/>
        <w:bookmarkEnd w:id="13551"/>
        <w:bookmarkEnd w:id="13552"/>
        <w:bookmarkEnd w:id="13553"/>
      </w:del>
    </w:p>
    <w:p w14:paraId="04FA7F87" w14:textId="0B18E070" w:rsidR="00564C22" w:rsidDel="00B33063" w:rsidRDefault="009B1AF1" w:rsidP="00564C22">
      <w:pPr>
        <w:spacing w:line="259" w:lineRule="auto"/>
        <w:rPr>
          <w:del w:id="13554" w:author="Andreas Kuehne" w:date="2019-05-31T12:22:00Z"/>
        </w:rPr>
      </w:pPr>
      <w:del w:id="13555"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OptionalInputsType</w:delText>
        </w:r>
        <w:r w:rsidRPr="71C71F8C" w:rsidDel="00B33063">
          <w:delText xml:space="preserve"> </w:delText>
        </w:r>
        <w:r w:rsidDel="00B33063">
          <w:delText xml:space="preserve">XML element SHALL implement in XML syntax the sub-component that has a name equal to its local name. </w:delText>
        </w:r>
        <w:bookmarkStart w:id="13556" w:name="_Toc10199106"/>
        <w:bookmarkStart w:id="13557" w:name="_Toc10203244"/>
        <w:bookmarkStart w:id="13558" w:name="_Toc10207382"/>
        <w:bookmarkEnd w:id="13556"/>
        <w:bookmarkEnd w:id="13557"/>
        <w:bookmarkEnd w:id="13558"/>
      </w:del>
    </w:p>
    <w:p w14:paraId="18FB1DA9" w14:textId="0ABF95EC" w:rsidR="00564C22" w:rsidDel="00B33063" w:rsidRDefault="009B1AF1" w:rsidP="00564C22">
      <w:pPr>
        <w:pStyle w:val="berschrift3"/>
        <w:rPr>
          <w:del w:id="13559" w:author="Andreas Kuehne" w:date="2019-05-31T12:22:00Z"/>
        </w:rPr>
      </w:pPr>
      <w:bookmarkStart w:id="13560" w:name="_RefComp8DCB9802"/>
      <w:del w:id="13561" w:author="Andreas Kuehne" w:date="2019-05-31T12:22:00Z">
        <w:r w:rsidDel="00B33063">
          <w:delText>Component OptionalOutputs</w:delText>
        </w:r>
        <w:bookmarkStart w:id="13562" w:name="_Toc10199107"/>
        <w:bookmarkStart w:id="13563" w:name="_Toc10203245"/>
        <w:bookmarkStart w:id="13564" w:name="_Toc10207383"/>
        <w:bookmarkEnd w:id="13560"/>
        <w:bookmarkEnd w:id="13562"/>
        <w:bookmarkEnd w:id="13563"/>
        <w:bookmarkEnd w:id="13564"/>
      </w:del>
    </w:p>
    <w:p w14:paraId="74AD9809" w14:textId="72E739C6" w:rsidR="00564C22" w:rsidDel="00B33063" w:rsidRDefault="00564C22" w:rsidP="00564C22">
      <w:pPr>
        <w:rPr>
          <w:del w:id="13565" w:author="Andreas Kuehne" w:date="2019-05-31T12:22:00Z"/>
        </w:rPr>
      </w:pPr>
      <w:bookmarkStart w:id="13566" w:name="_Toc10199108"/>
      <w:bookmarkStart w:id="13567" w:name="_Toc10203246"/>
      <w:bookmarkStart w:id="13568" w:name="_Toc10207384"/>
      <w:bookmarkEnd w:id="13566"/>
      <w:bookmarkEnd w:id="13567"/>
      <w:bookmarkEnd w:id="13568"/>
    </w:p>
    <w:p w14:paraId="42AE8196" w14:textId="437E9E4E" w:rsidR="00564C22" w:rsidDel="00B33063" w:rsidRDefault="009B1AF1" w:rsidP="00564C22">
      <w:pPr>
        <w:rPr>
          <w:del w:id="13569" w:author="Andreas Kuehne" w:date="2019-05-31T12:22:00Z"/>
        </w:rPr>
      </w:pPr>
      <w:del w:id="13570" w:author="Andreas Kuehne" w:date="2019-05-31T12:22:00Z">
        <w:r w:rsidDel="00B33063">
          <w:delText>Below follows a list of the sub-components that constitute this component:</w:delText>
        </w:r>
        <w:bookmarkStart w:id="13571" w:name="_Toc10199109"/>
        <w:bookmarkStart w:id="13572" w:name="_Toc10203247"/>
        <w:bookmarkStart w:id="13573" w:name="_Toc10207385"/>
        <w:bookmarkEnd w:id="13571"/>
        <w:bookmarkEnd w:id="13572"/>
        <w:bookmarkEnd w:id="13573"/>
      </w:del>
    </w:p>
    <w:p w14:paraId="3BAE3C1F" w14:textId="4BE5EC29" w:rsidR="00564C22" w:rsidDel="00B33063" w:rsidRDefault="009B1AF1" w:rsidP="00564C22">
      <w:pPr>
        <w:pStyle w:val="Member"/>
        <w:rPr>
          <w:del w:id="13574" w:author="Andreas Kuehne" w:date="2019-05-31T12:22:00Z"/>
        </w:rPr>
      </w:pPr>
      <w:del w:id="13575" w:author="Andreas Kuehne" w:date="2019-05-31T12:22:00Z">
        <w:r w:rsidDel="00B33063">
          <w:delText xml:space="preserve">The OPTIONAL </w:delText>
        </w:r>
        <w:r w:rsidRPr="35C1378D" w:rsidDel="00B33063">
          <w:rPr>
            <w:rStyle w:val="Datatype"/>
          </w:rPr>
          <w:delText>AppliedPolicy</w:delText>
        </w:r>
        <w:r w:rsidDel="00B33063">
          <w:delText xml:space="preserve"> element, if present, MAY occur zero or more times containing a URI. </w:delText>
        </w:r>
        <w:r w:rsidRPr="003A06D0" w:rsidDel="00B33063">
          <w:delText>This element lists the set of DSS policies used by the server.</w:delText>
        </w:r>
        <w:bookmarkStart w:id="13576" w:name="_Toc10199110"/>
        <w:bookmarkStart w:id="13577" w:name="_Toc10203248"/>
        <w:bookmarkStart w:id="13578" w:name="_Toc10207386"/>
        <w:bookmarkEnd w:id="13576"/>
        <w:bookmarkEnd w:id="13577"/>
        <w:bookmarkEnd w:id="13578"/>
      </w:del>
    </w:p>
    <w:p w14:paraId="264548EE" w14:textId="751150D1" w:rsidR="00564C22" w:rsidDel="00B33063" w:rsidRDefault="009B1AF1" w:rsidP="00564C22">
      <w:pPr>
        <w:pStyle w:val="Member"/>
        <w:rPr>
          <w:del w:id="13579" w:author="Andreas Kuehne" w:date="2019-05-31T12:22:00Z"/>
        </w:rPr>
      </w:pPr>
      <w:del w:id="13580" w:author="Andreas Kuehne" w:date="2019-05-31T12:22:00Z">
        <w:r w:rsidDel="00B33063">
          <w:delText xml:space="preserve">The OPTIONAL </w:delText>
        </w:r>
        <w:r w:rsidRPr="35C1378D" w:rsidDel="00B33063">
          <w:rPr>
            <w:rStyle w:val="Datatype"/>
          </w:rPr>
          <w:delText>Other</w:delText>
        </w:r>
        <w:r w:rsidDel="00B33063">
          <w:delText xml:space="preserve"> element, if present, MAY occur zero or more times containing a sub-component. If present each instance MUST satisfy the requirements specified in this document in section </w:delText>
        </w:r>
        <w:r w:rsidDel="00B33063">
          <w:fldChar w:fldCharType="begin"/>
        </w:r>
        <w:r w:rsidDel="00B33063">
          <w:delInstrText xml:space="preserve"> REF _RefComp2CFDDCC6 \r \h </w:delInstrText>
        </w:r>
        <w:r w:rsidDel="00B33063">
          <w:fldChar w:fldCharType="separate"/>
        </w:r>
        <w:r w:rsidDel="00B33063">
          <w:rPr>
            <w:rStyle w:val="Datatype"/>
            <w:rFonts w:eastAsia="Courier New" w:cs="Courier New"/>
          </w:rPr>
          <w:delText>Any</w:delText>
        </w:r>
        <w:r w:rsidDel="00B33063">
          <w:fldChar w:fldCharType="end"/>
        </w:r>
        <w:r w:rsidDel="00B33063">
          <w:delText xml:space="preserve">. </w:delText>
        </w:r>
        <w:r w:rsidRPr="003A06D0" w:rsidDel="00B33063">
          <w:delText>Other may contain arbitrary content that may be specified in a profile and can be used to extend the Protocol.</w:delText>
        </w:r>
        <w:bookmarkStart w:id="13581" w:name="_Toc10199111"/>
        <w:bookmarkStart w:id="13582" w:name="_Toc10203249"/>
        <w:bookmarkStart w:id="13583" w:name="_Toc10207387"/>
        <w:bookmarkEnd w:id="13581"/>
        <w:bookmarkEnd w:id="13582"/>
        <w:bookmarkEnd w:id="13583"/>
      </w:del>
    </w:p>
    <w:p w14:paraId="4B0B99DE" w14:textId="71F3B2AA" w:rsidR="00564C22" w:rsidDel="00B33063" w:rsidRDefault="009B1AF1" w:rsidP="00564C22">
      <w:pPr>
        <w:pStyle w:val="berschrift4"/>
        <w:rPr>
          <w:del w:id="13584" w:author="Andreas Kuehne" w:date="2019-05-31T12:22:00Z"/>
        </w:rPr>
      </w:pPr>
      <w:del w:id="13585" w:author="Andreas Kuehne" w:date="2019-05-31T12:22:00Z">
        <w:r w:rsidDel="00B33063">
          <w:delText>OptionalOutputs – JSON Syntax</w:delText>
        </w:r>
        <w:bookmarkStart w:id="13586" w:name="_Toc10199112"/>
        <w:bookmarkStart w:id="13587" w:name="_Toc10203250"/>
        <w:bookmarkStart w:id="13588" w:name="_Toc10207388"/>
        <w:bookmarkEnd w:id="13586"/>
        <w:bookmarkEnd w:id="13587"/>
        <w:bookmarkEnd w:id="13588"/>
      </w:del>
    </w:p>
    <w:p w14:paraId="171AB776" w14:textId="3B541463" w:rsidR="00564C22" w:rsidRPr="4593A2D4" w:rsidDel="00B33063" w:rsidRDefault="009B1AF1" w:rsidP="00564C22">
      <w:pPr>
        <w:rPr>
          <w:del w:id="13589" w:author="Andreas Kuehne" w:date="2019-05-31T12:22:00Z"/>
        </w:rPr>
      </w:pPr>
      <w:del w:id="13590" w:author="Andreas Kuehne" w:date="2019-05-31T12:22:00Z">
        <w:r w:rsidRPr="002062A5" w:rsidDel="00B33063">
          <w:rPr>
            <w:rFonts w:eastAsia="Arial" w:cs="Arial"/>
            <w:sz w:val="22"/>
            <w:szCs w:val="22"/>
          </w:rPr>
          <w:delText xml:space="preserve">The component </w:delText>
        </w:r>
        <w:r w:rsidRPr="002062A5" w:rsidDel="00B33063">
          <w:rPr>
            <w:rFonts w:ascii="Courier New" w:eastAsia="Courier New" w:hAnsi="Courier New" w:cs="Courier New"/>
          </w:rPr>
          <w:delText>OptionalOutputs</w:delText>
        </w:r>
        <w:r w:rsidRPr="002062A5" w:rsidDel="00B33063">
          <w:rPr>
            <w:rFonts w:eastAsia="Arial" w:cs="Arial"/>
            <w:sz w:val="22"/>
            <w:szCs w:val="22"/>
          </w:rPr>
          <w:delText xml:space="preserve"> is used as a base type only, not as a JSON instance.</w:delText>
        </w:r>
        <w:bookmarkStart w:id="13591" w:name="_Toc10199113"/>
        <w:bookmarkStart w:id="13592" w:name="_Toc10203251"/>
        <w:bookmarkStart w:id="13593" w:name="_Toc10207389"/>
        <w:bookmarkEnd w:id="13591"/>
        <w:bookmarkEnd w:id="13592"/>
        <w:bookmarkEnd w:id="13593"/>
      </w:del>
    </w:p>
    <w:p w14:paraId="76FCED3A" w14:textId="239EDB01" w:rsidR="00564C22" w:rsidDel="00B33063" w:rsidRDefault="00564C22" w:rsidP="00564C22">
      <w:pPr>
        <w:rPr>
          <w:del w:id="13594" w:author="Andreas Kuehne" w:date="2019-05-31T12:22:00Z"/>
        </w:rPr>
      </w:pPr>
      <w:bookmarkStart w:id="13595" w:name="_Toc10199114"/>
      <w:bookmarkStart w:id="13596" w:name="_Toc10203252"/>
      <w:bookmarkStart w:id="13597" w:name="_Toc10207390"/>
      <w:bookmarkEnd w:id="13595"/>
      <w:bookmarkEnd w:id="13596"/>
      <w:bookmarkEnd w:id="13597"/>
    </w:p>
    <w:p w14:paraId="6025AF39" w14:textId="7F4825CE" w:rsidR="00564C22" w:rsidDel="00B33063" w:rsidRDefault="009B1AF1" w:rsidP="00564C22">
      <w:pPr>
        <w:pStyle w:val="berschrift4"/>
        <w:rPr>
          <w:del w:id="13598" w:author="Andreas Kuehne" w:date="2019-05-31T12:22:00Z"/>
        </w:rPr>
      </w:pPr>
      <w:del w:id="13599" w:author="Andreas Kuehne" w:date="2019-05-31T12:22:00Z">
        <w:r w:rsidDel="00B33063">
          <w:delText>OptionalOutputs – XML Syntax</w:delText>
        </w:r>
        <w:bookmarkStart w:id="13600" w:name="_Toc10199115"/>
        <w:bookmarkStart w:id="13601" w:name="_Toc10203253"/>
        <w:bookmarkStart w:id="13602" w:name="_Toc10207391"/>
        <w:bookmarkEnd w:id="13600"/>
        <w:bookmarkEnd w:id="13601"/>
        <w:bookmarkEnd w:id="13602"/>
      </w:del>
    </w:p>
    <w:p w14:paraId="20BFFFF1" w14:textId="7F52FBB2" w:rsidR="00564C22" w:rsidRPr="5404FA76" w:rsidDel="00B33063" w:rsidRDefault="009B1AF1" w:rsidP="00564C22">
      <w:pPr>
        <w:rPr>
          <w:del w:id="13603" w:author="Andreas Kuehne" w:date="2019-05-31T12:22:00Z"/>
        </w:rPr>
      </w:pPr>
      <w:del w:id="13604" w:author="Andreas Kuehne" w:date="2019-05-31T12:22:00Z">
        <w:r w:rsidRPr="0CCF9147" w:rsidDel="00B33063">
          <w:delText xml:space="preserve">The XML type </w:delText>
        </w:r>
        <w:r w:rsidRPr="002062A5" w:rsidDel="00B33063">
          <w:rPr>
            <w:rFonts w:ascii="Courier New" w:eastAsia="Courier New" w:hAnsi="Courier New" w:cs="Courier New"/>
          </w:rPr>
          <w:delText>OptionalOutputsType</w:delText>
        </w:r>
        <w:r w:rsidRPr="0CCF9147" w:rsidDel="00B33063">
          <w:delText xml:space="preserve"> SHALL implement the requirements defined in the </w:delText>
        </w:r>
        <w:r w:rsidRPr="002062A5" w:rsidDel="00B33063">
          <w:rPr>
            <w:rFonts w:ascii="Courier New" w:eastAsia="Courier New" w:hAnsi="Courier New" w:cs="Courier New"/>
          </w:rPr>
          <w:delText>OptionalOutputs</w:delText>
        </w:r>
        <w:r w:rsidDel="00B33063">
          <w:delText xml:space="preserve"> </w:delText>
        </w:r>
        <w:r w:rsidRPr="005A6FFD" w:rsidDel="00B33063">
          <w:delText>component.</w:delText>
        </w:r>
        <w:bookmarkStart w:id="13605" w:name="_Toc10199116"/>
        <w:bookmarkStart w:id="13606" w:name="_Toc10203254"/>
        <w:bookmarkStart w:id="13607" w:name="_Toc10207392"/>
        <w:bookmarkEnd w:id="13605"/>
        <w:bookmarkEnd w:id="13606"/>
        <w:bookmarkEnd w:id="13607"/>
      </w:del>
    </w:p>
    <w:p w14:paraId="00CA790D" w14:textId="5D53F0C8" w:rsidR="00564C22" w:rsidDel="00B33063" w:rsidRDefault="009B1AF1" w:rsidP="00564C22">
      <w:pPr>
        <w:rPr>
          <w:del w:id="13608" w:author="Andreas Kuehne" w:date="2019-05-31T12:22:00Z"/>
        </w:rPr>
      </w:pPr>
      <w:del w:id="13609"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OptionalOutputsType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"refDSBXSD" </w:delInstrText>
        </w:r>
        <w:r w:rsidR="00B33063" w:rsidDel="00B33063">
          <w:rPr>
            <w:rStyle w:val="Hyperlink"/>
          </w:rPr>
          <w:fldChar w:fldCharType="separate"/>
        </w:r>
        <w:r w:rsidRPr="006174B3" w:rsidDel="00B33063">
          <w:rPr>
            <w:rStyle w:val="Hyperlink"/>
          </w:rPr>
          <w:delText>DSBXSD</w:delText>
        </w:r>
        <w:r w:rsidR="00B33063" w:rsidDel="00B33063">
          <w:rPr>
            <w:rStyle w:val="Hyperlink"/>
          </w:rPr>
          <w:fldChar w:fldCharType="end"/>
        </w:r>
        <w:r w:rsidRPr="005A6FFD" w:rsidDel="00B33063">
          <w:rPr>
            <w:rFonts w:eastAsia="Arial"/>
          </w:rPr>
          <w:delText>], and is copied below for information.</w:delText>
        </w:r>
        <w:bookmarkStart w:id="13610" w:name="_Toc10199117"/>
        <w:bookmarkStart w:id="13611" w:name="_Toc10203255"/>
        <w:bookmarkStart w:id="13612" w:name="_Toc10207393"/>
        <w:bookmarkEnd w:id="13610"/>
        <w:bookmarkEnd w:id="13611"/>
        <w:bookmarkEnd w:id="13612"/>
      </w:del>
    </w:p>
    <w:p w14:paraId="7292998C" w14:textId="0B08E791" w:rsidR="00564C22" w:rsidDel="00B33063" w:rsidRDefault="009B1AF1" w:rsidP="00564C22">
      <w:pPr>
        <w:pStyle w:val="Code"/>
        <w:rPr>
          <w:del w:id="13613" w:author="Andreas Kuehne" w:date="2019-05-31T12:22:00Z"/>
        </w:rPr>
      </w:pPr>
      <w:del w:id="13614"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OptionalOutputsType</w:delText>
        </w:r>
        <w:r w:rsidDel="00B33063">
          <w:rPr>
            <w:color w:val="943634" w:themeColor="accent2" w:themeShade="BF"/>
          </w:rPr>
          <w:delText>"</w:delText>
        </w:r>
        <w:r w:rsidDel="00B33063">
          <w:rPr>
            <w:color w:val="31849B" w:themeColor="accent5" w:themeShade="BF"/>
          </w:rPr>
          <w:delText>&gt;</w:delText>
        </w:r>
        <w:bookmarkStart w:id="13615" w:name="_Toc10199118"/>
        <w:bookmarkStart w:id="13616" w:name="_Toc10203256"/>
        <w:bookmarkStart w:id="13617" w:name="_Toc10207394"/>
        <w:bookmarkEnd w:id="13615"/>
        <w:bookmarkEnd w:id="13616"/>
        <w:bookmarkEnd w:id="13617"/>
      </w:del>
    </w:p>
    <w:p w14:paraId="7D19880B" w14:textId="2A230B50" w:rsidR="00564C22" w:rsidDel="00B33063" w:rsidRDefault="009B1AF1" w:rsidP="00564C22">
      <w:pPr>
        <w:pStyle w:val="Code"/>
        <w:rPr>
          <w:del w:id="13618" w:author="Andreas Kuehne" w:date="2019-05-31T12:22:00Z"/>
        </w:rPr>
      </w:pPr>
      <w:del w:id="13619" w:author="Andreas Kuehne" w:date="2019-05-31T12:22:00Z">
        <w:r w:rsidDel="00B33063">
          <w:rPr>
            <w:color w:val="31849B" w:themeColor="accent5" w:themeShade="BF"/>
          </w:rPr>
          <w:delText xml:space="preserve">  &lt;xs:sequence&gt;</w:delText>
        </w:r>
        <w:bookmarkStart w:id="13620" w:name="_Toc10199119"/>
        <w:bookmarkStart w:id="13621" w:name="_Toc10203257"/>
        <w:bookmarkStart w:id="13622" w:name="_Toc10207395"/>
        <w:bookmarkEnd w:id="13620"/>
        <w:bookmarkEnd w:id="13621"/>
        <w:bookmarkEnd w:id="13622"/>
      </w:del>
    </w:p>
    <w:p w14:paraId="578500DC" w14:textId="085D4E92" w:rsidR="00564C22" w:rsidDel="00B33063" w:rsidRDefault="009B1AF1" w:rsidP="00564C22">
      <w:pPr>
        <w:pStyle w:val="Code"/>
        <w:rPr>
          <w:del w:id="13623" w:author="Andreas Kuehne" w:date="2019-05-31T12:22:00Z"/>
        </w:rPr>
      </w:pPr>
      <w:del w:id="13624"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AppliedPolicy</w:delText>
        </w:r>
        <w:r w:rsidDel="00B33063">
          <w:rPr>
            <w:color w:val="943634" w:themeColor="accent2" w:themeShade="BF"/>
          </w:rPr>
          <w:delText>" type="</w:delText>
        </w:r>
        <w:r w:rsidDel="00B33063">
          <w:rPr>
            <w:color w:val="244061" w:themeColor="accent1" w:themeShade="80"/>
          </w:rPr>
          <w:delText>xs:anyURI</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3625" w:name="_Toc10199120"/>
        <w:bookmarkStart w:id="13626" w:name="_Toc10203258"/>
        <w:bookmarkStart w:id="13627" w:name="_Toc10207396"/>
        <w:bookmarkEnd w:id="13625"/>
        <w:bookmarkEnd w:id="13626"/>
        <w:bookmarkEnd w:id="13627"/>
      </w:del>
    </w:p>
    <w:p w14:paraId="247EE34C" w14:textId="4F4ECCF3" w:rsidR="00564C22" w:rsidDel="00B33063" w:rsidRDefault="009B1AF1" w:rsidP="00564C22">
      <w:pPr>
        <w:pStyle w:val="Code"/>
        <w:rPr>
          <w:del w:id="13628" w:author="Andreas Kuehne" w:date="2019-05-31T12:22:00Z"/>
        </w:rPr>
      </w:pPr>
      <w:del w:id="13629"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Other</w:delText>
        </w:r>
        <w:r w:rsidDel="00B33063">
          <w:rPr>
            <w:color w:val="943634" w:themeColor="accent2" w:themeShade="BF"/>
          </w:rPr>
          <w:delText>" type="</w:delText>
        </w:r>
        <w:r w:rsidDel="00B33063">
          <w:rPr>
            <w:color w:val="244061" w:themeColor="accent1" w:themeShade="80"/>
          </w:rPr>
          <w:delText>dsb:AnyType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3630" w:name="_Toc10199121"/>
        <w:bookmarkStart w:id="13631" w:name="_Toc10203259"/>
        <w:bookmarkStart w:id="13632" w:name="_Toc10207397"/>
        <w:bookmarkEnd w:id="13630"/>
        <w:bookmarkEnd w:id="13631"/>
        <w:bookmarkEnd w:id="13632"/>
      </w:del>
    </w:p>
    <w:p w14:paraId="32E29940" w14:textId="740753DB" w:rsidR="00564C22" w:rsidDel="00B33063" w:rsidRDefault="009B1AF1" w:rsidP="00564C22">
      <w:pPr>
        <w:pStyle w:val="Code"/>
        <w:rPr>
          <w:del w:id="13633" w:author="Andreas Kuehne" w:date="2019-05-31T12:22:00Z"/>
        </w:rPr>
      </w:pPr>
      <w:del w:id="13634" w:author="Andreas Kuehne" w:date="2019-05-31T12:22:00Z">
        <w:r w:rsidDel="00B33063">
          <w:rPr>
            <w:color w:val="31849B" w:themeColor="accent5" w:themeShade="BF"/>
          </w:rPr>
          <w:delText xml:space="preserve">  &lt;/xs:sequence&gt;</w:delText>
        </w:r>
        <w:bookmarkStart w:id="13635" w:name="_Toc10199122"/>
        <w:bookmarkStart w:id="13636" w:name="_Toc10203260"/>
        <w:bookmarkStart w:id="13637" w:name="_Toc10207398"/>
        <w:bookmarkEnd w:id="13635"/>
        <w:bookmarkEnd w:id="13636"/>
        <w:bookmarkEnd w:id="13637"/>
      </w:del>
    </w:p>
    <w:p w14:paraId="3A1E0065" w14:textId="37AB1947" w:rsidR="00564C22" w:rsidDel="00B33063" w:rsidRDefault="009B1AF1" w:rsidP="00564C22">
      <w:pPr>
        <w:pStyle w:val="Code"/>
        <w:rPr>
          <w:del w:id="13638" w:author="Andreas Kuehne" w:date="2019-05-31T12:22:00Z"/>
        </w:rPr>
      </w:pPr>
      <w:del w:id="13639" w:author="Andreas Kuehne" w:date="2019-05-31T12:22:00Z">
        <w:r w:rsidDel="00B33063">
          <w:rPr>
            <w:color w:val="31849B" w:themeColor="accent5" w:themeShade="BF"/>
          </w:rPr>
          <w:delText>&lt;/xs:complexType&gt;</w:delText>
        </w:r>
        <w:bookmarkStart w:id="13640" w:name="_Toc10199123"/>
        <w:bookmarkStart w:id="13641" w:name="_Toc10203261"/>
        <w:bookmarkStart w:id="13642" w:name="_Toc10207399"/>
        <w:bookmarkEnd w:id="13640"/>
        <w:bookmarkEnd w:id="13641"/>
        <w:bookmarkEnd w:id="13642"/>
      </w:del>
    </w:p>
    <w:p w14:paraId="2C01FBDC" w14:textId="6E0E2504" w:rsidR="00564C22" w:rsidDel="00B33063" w:rsidRDefault="009B1AF1" w:rsidP="00564C22">
      <w:pPr>
        <w:spacing w:line="259" w:lineRule="auto"/>
        <w:rPr>
          <w:del w:id="13643" w:author="Andreas Kuehne" w:date="2019-05-31T12:22:00Z"/>
        </w:rPr>
      </w:pPr>
      <w:del w:id="13644"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OptionalOutputsType</w:delText>
        </w:r>
        <w:r w:rsidRPr="71C71F8C" w:rsidDel="00B33063">
          <w:delText xml:space="preserve"> </w:delText>
        </w:r>
        <w:r w:rsidDel="00B33063">
          <w:delText xml:space="preserve">XML element SHALL implement in XML syntax the sub-component that has a name equal to its local name. </w:delText>
        </w:r>
        <w:bookmarkStart w:id="13645" w:name="_Toc10199124"/>
        <w:bookmarkStart w:id="13646" w:name="_Toc10203262"/>
        <w:bookmarkStart w:id="13647" w:name="_Toc10207400"/>
        <w:bookmarkEnd w:id="13645"/>
        <w:bookmarkEnd w:id="13646"/>
        <w:bookmarkEnd w:id="13647"/>
      </w:del>
    </w:p>
    <w:p w14:paraId="6327E03D" w14:textId="69A2FBEA" w:rsidR="00564C22" w:rsidDel="00B33063" w:rsidRDefault="009B1AF1" w:rsidP="00564C22">
      <w:pPr>
        <w:pStyle w:val="berschrift3"/>
        <w:rPr>
          <w:del w:id="13648" w:author="Andreas Kuehne" w:date="2019-05-31T12:22:00Z"/>
        </w:rPr>
      </w:pPr>
      <w:bookmarkStart w:id="13649" w:name="_RefComp82EE85A6"/>
      <w:del w:id="13650" w:author="Andreas Kuehne" w:date="2019-05-31T12:22:00Z">
        <w:r w:rsidDel="00B33063">
          <w:delText>Component RequestBase</w:delText>
        </w:r>
        <w:bookmarkStart w:id="13651" w:name="_Toc10199125"/>
        <w:bookmarkStart w:id="13652" w:name="_Toc10203263"/>
        <w:bookmarkStart w:id="13653" w:name="_Toc10207401"/>
        <w:bookmarkEnd w:id="13649"/>
        <w:bookmarkEnd w:id="13651"/>
        <w:bookmarkEnd w:id="13652"/>
        <w:bookmarkEnd w:id="13653"/>
      </w:del>
    </w:p>
    <w:p w14:paraId="0BD282A5" w14:textId="6B33DE12" w:rsidR="00564C22" w:rsidDel="00B33063" w:rsidRDefault="001725A5" w:rsidP="00564C22">
      <w:pPr>
        <w:rPr>
          <w:del w:id="13654" w:author="Andreas Kuehne" w:date="2019-05-31T12:22:00Z"/>
        </w:rPr>
      </w:pPr>
      <w:del w:id="13655" w:author="Andreas Kuehne" w:date="2019-05-31T12:22:00Z">
        <w:r w:rsidRPr="003A06D0" w:rsidDel="00B33063">
          <w:delText xml:space="preserve">The </w:delText>
        </w:r>
        <w:r w:rsidRPr="003A06D0" w:rsidDel="00B33063">
          <w:rPr>
            <w:rFonts w:ascii="Courier New" w:eastAsia="Courier New" w:hAnsi="Courier New" w:cs="Courier New"/>
            <w:lang w:val="en-GB"/>
          </w:rPr>
          <w:delText>RequestBase</w:delText>
        </w:r>
        <w:r w:rsidRPr="003A06D0" w:rsidDel="00B33063">
          <w:delText xml:space="preserve"> component is the base structure for request elements defined by the core protocol or profiles.</w:delText>
        </w:r>
        <w:bookmarkStart w:id="13656" w:name="_Toc10199126"/>
        <w:bookmarkStart w:id="13657" w:name="_Toc10203264"/>
        <w:bookmarkStart w:id="13658" w:name="_Toc10207402"/>
        <w:bookmarkEnd w:id="13656"/>
        <w:bookmarkEnd w:id="13657"/>
        <w:bookmarkEnd w:id="13658"/>
      </w:del>
    </w:p>
    <w:p w14:paraId="25EA986F" w14:textId="2DF92E58" w:rsidR="00564C22" w:rsidDel="00B33063" w:rsidRDefault="009B1AF1" w:rsidP="00564C22">
      <w:pPr>
        <w:rPr>
          <w:del w:id="13659" w:author="Andreas Kuehne" w:date="2019-05-31T12:22:00Z"/>
        </w:rPr>
      </w:pPr>
      <w:del w:id="13660" w:author="Andreas Kuehne" w:date="2019-05-31T12:22:00Z">
        <w:r w:rsidDel="00B33063">
          <w:delText>Below follows a list of the sub-components that constitute this component:</w:delText>
        </w:r>
        <w:bookmarkStart w:id="13661" w:name="_Toc10199127"/>
        <w:bookmarkStart w:id="13662" w:name="_Toc10203265"/>
        <w:bookmarkStart w:id="13663" w:name="_Toc10207403"/>
        <w:bookmarkEnd w:id="13661"/>
        <w:bookmarkEnd w:id="13662"/>
        <w:bookmarkEnd w:id="13663"/>
      </w:del>
    </w:p>
    <w:p w14:paraId="33E69F69" w14:textId="132C36B0" w:rsidR="00564C22" w:rsidDel="00B33063" w:rsidRDefault="009B1AF1" w:rsidP="00564C22">
      <w:pPr>
        <w:pStyle w:val="Member"/>
        <w:rPr>
          <w:del w:id="13664" w:author="Andreas Kuehne" w:date="2019-05-31T12:22:00Z"/>
        </w:rPr>
      </w:pPr>
      <w:del w:id="13665" w:author="Andreas Kuehne" w:date="2019-05-31T12:22:00Z">
        <w:r w:rsidDel="00B33063">
          <w:delText xml:space="preserve">The OPTIONAL </w:delText>
        </w:r>
        <w:r w:rsidRPr="35C1378D" w:rsidDel="00B33063">
          <w:rPr>
            <w:rStyle w:val="Datatype"/>
          </w:rPr>
          <w:delText>Profile</w:delText>
        </w:r>
        <w:r w:rsidDel="00B33063">
          <w:delText xml:space="preserve"> element, if present, MAY occur zero or more times containing a URI. </w:delText>
        </w:r>
        <w:r w:rsidRPr="003A06D0" w:rsidDel="00B33063">
          <w:delText>This element indicates a set of DSS profiles. It is used by the client to select profiles the server supports.</w:delText>
        </w:r>
        <w:bookmarkStart w:id="13666" w:name="_Toc10199128"/>
        <w:bookmarkStart w:id="13667" w:name="_Toc10203266"/>
        <w:bookmarkStart w:id="13668" w:name="_Toc10207404"/>
        <w:bookmarkEnd w:id="13666"/>
        <w:bookmarkEnd w:id="13667"/>
        <w:bookmarkEnd w:id="13668"/>
      </w:del>
    </w:p>
    <w:p w14:paraId="317E44C1" w14:textId="67645B42" w:rsidR="00564C22" w:rsidDel="00B33063" w:rsidRDefault="009B1AF1" w:rsidP="00564C22">
      <w:pPr>
        <w:pStyle w:val="Member"/>
        <w:rPr>
          <w:del w:id="13669" w:author="Andreas Kuehne" w:date="2019-05-31T12:22:00Z"/>
        </w:rPr>
      </w:pPr>
      <w:del w:id="13670" w:author="Andreas Kuehne" w:date="2019-05-31T12:22:00Z">
        <w:r w:rsidDel="00B33063">
          <w:delText xml:space="preserve">The OPTIONAL </w:delText>
        </w:r>
        <w:r w:rsidRPr="35C1378D" w:rsidDel="00B33063">
          <w:rPr>
            <w:rStyle w:val="Datatype"/>
          </w:rPr>
          <w:delText>RequestID</w:delText>
        </w:r>
        <w:r w:rsidDel="00B33063">
          <w:delText xml:space="preserve"> element, if present, MUST contain one instance of a string. </w:delText>
        </w:r>
        <w:r w:rsidRPr="003A06D0" w:rsidDel="00B33063">
          <w:delText xml:space="preserve">The </w:delText>
        </w:r>
        <w:r w:rsidRPr="003A06D0" w:rsidDel="00B33063">
          <w:rPr>
            <w:rStyle w:val="Datatype"/>
            <w:lang w:val="en-GB"/>
          </w:rPr>
          <w:delText>RequestID</w:delText>
        </w:r>
        <w:r w:rsidRPr="003A06D0" w:rsidDel="00B33063">
          <w:delText xml:space="preserve"> element is used to correlate requests with responses. When present in a request, the server MUST return it in the response.</w:delText>
        </w:r>
        <w:bookmarkStart w:id="13671" w:name="_Toc10199129"/>
        <w:bookmarkStart w:id="13672" w:name="_Toc10203267"/>
        <w:bookmarkStart w:id="13673" w:name="_Toc10207405"/>
        <w:bookmarkEnd w:id="13671"/>
        <w:bookmarkEnd w:id="13672"/>
        <w:bookmarkEnd w:id="13673"/>
      </w:del>
    </w:p>
    <w:p w14:paraId="54207023" w14:textId="00E3CCA6" w:rsidR="00564C22" w:rsidDel="00B33063" w:rsidRDefault="009B1AF1" w:rsidP="00564C22">
      <w:pPr>
        <w:pStyle w:val="berschrift4"/>
        <w:rPr>
          <w:del w:id="13674" w:author="Andreas Kuehne" w:date="2019-05-31T12:22:00Z"/>
        </w:rPr>
      </w:pPr>
      <w:del w:id="13675" w:author="Andreas Kuehne" w:date="2019-05-31T12:22:00Z">
        <w:r w:rsidDel="00B33063">
          <w:delText>RequestBase – JSON Syntax</w:delText>
        </w:r>
        <w:bookmarkStart w:id="13676" w:name="_Toc10199130"/>
        <w:bookmarkStart w:id="13677" w:name="_Toc10203268"/>
        <w:bookmarkStart w:id="13678" w:name="_Toc10207406"/>
        <w:bookmarkEnd w:id="13676"/>
        <w:bookmarkEnd w:id="13677"/>
        <w:bookmarkEnd w:id="13678"/>
      </w:del>
    </w:p>
    <w:p w14:paraId="7B7AC840" w14:textId="3E2FDEC9" w:rsidR="00564C22" w:rsidRPr="4593A2D4" w:rsidDel="00B33063" w:rsidRDefault="009B1AF1" w:rsidP="00564C22">
      <w:pPr>
        <w:rPr>
          <w:del w:id="13679" w:author="Andreas Kuehne" w:date="2019-05-31T12:22:00Z"/>
        </w:rPr>
      </w:pPr>
      <w:del w:id="13680" w:author="Andreas Kuehne" w:date="2019-05-31T12:22:00Z">
        <w:r w:rsidRPr="002062A5" w:rsidDel="00B33063">
          <w:rPr>
            <w:rFonts w:eastAsia="Arial" w:cs="Arial"/>
            <w:sz w:val="22"/>
            <w:szCs w:val="22"/>
          </w:rPr>
          <w:delText xml:space="preserve">The component </w:delText>
        </w:r>
        <w:r w:rsidRPr="002062A5" w:rsidDel="00B33063">
          <w:rPr>
            <w:rFonts w:ascii="Courier New" w:eastAsia="Courier New" w:hAnsi="Courier New" w:cs="Courier New"/>
          </w:rPr>
          <w:delText>RequestBase</w:delText>
        </w:r>
        <w:r w:rsidRPr="002062A5" w:rsidDel="00B33063">
          <w:rPr>
            <w:rFonts w:eastAsia="Arial" w:cs="Arial"/>
            <w:sz w:val="22"/>
            <w:szCs w:val="22"/>
          </w:rPr>
          <w:delText xml:space="preserve"> is abstract and therefore has no JSON definition.</w:delText>
        </w:r>
        <w:bookmarkStart w:id="13681" w:name="_Toc10199131"/>
        <w:bookmarkStart w:id="13682" w:name="_Toc10203269"/>
        <w:bookmarkStart w:id="13683" w:name="_Toc10207407"/>
        <w:bookmarkEnd w:id="13681"/>
        <w:bookmarkEnd w:id="13682"/>
        <w:bookmarkEnd w:id="13683"/>
      </w:del>
    </w:p>
    <w:p w14:paraId="306141C7" w14:textId="4D828C47" w:rsidR="00564C22" w:rsidDel="00B33063" w:rsidRDefault="00564C22" w:rsidP="00564C22">
      <w:pPr>
        <w:rPr>
          <w:del w:id="13684" w:author="Andreas Kuehne" w:date="2019-05-31T12:22:00Z"/>
        </w:rPr>
      </w:pPr>
      <w:bookmarkStart w:id="13685" w:name="_Toc10199132"/>
      <w:bookmarkStart w:id="13686" w:name="_Toc10203270"/>
      <w:bookmarkStart w:id="13687" w:name="_Toc10207408"/>
      <w:bookmarkEnd w:id="13685"/>
      <w:bookmarkEnd w:id="13686"/>
      <w:bookmarkEnd w:id="13687"/>
    </w:p>
    <w:p w14:paraId="1E2532F5" w14:textId="1E991EBA" w:rsidR="00564C22" w:rsidDel="00B33063" w:rsidRDefault="009B1AF1" w:rsidP="00564C22">
      <w:pPr>
        <w:pStyle w:val="berschrift4"/>
        <w:rPr>
          <w:del w:id="13688" w:author="Andreas Kuehne" w:date="2019-05-31T12:22:00Z"/>
        </w:rPr>
      </w:pPr>
      <w:del w:id="13689" w:author="Andreas Kuehne" w:date="2019-05-31T12:22:00Z">
        <w:r w:rsidDel="00B33063">
          <w:delText>RequestBase – XML Syntax</w:delText>
        </w:r>
        <w:bookmarkStart w:id="13690" w:name="_Toc10199133"/>
        <w:bookmarkStart w:id="13691" w:name="_Toc10203271"/>
        <w:bookmarkStart w:id="13692" w:name="_Toc10207409"/>
        <w:bookmarkEnd w:id="13690"/>
        <w:bookmarkEnd w:id="13691"/>
        <w:bookmarkEnd w:id="13692"/>
      </w:del>
    </w:p>
    <w:p w14:paraId="1420954F" w14:textId="56B15782" w:rsidR="00564C22" w:rsidRPr="5404FA76" w:rsidDel="00B33063" w:rsidRDefault="009B1AF1" w:rsidP="00564C22">
      <w:pPr>
        <w:rPr>
          <w:del w:id="13693" w:author="Andreas Kuehne" w:date="2019-05-31T12:22:00Z"/>
        </w:rPr>
      </w:pPr>
      <w:del w:id="13694" w:author="Andreas Kuehne" w:date="2019-05-31T12:22:00Z">
        <w:r w:rsidRPr="0CCF9147" w:rsidDel="00B33063">
          <w:delText xml:space="preserve">The XML type </w:delText>
        </w:r>
        <w:r w:rsidRPr="002062A5" w:rsidDel="00B33063">
          <w:rPr>
            <w:rFonts w:ascii="Courier New" w:eastAsia="Courier New" w:hAnsi="Courier New" w:cs="Courier New"/>
          </w:rPr>
          <w:delText>RequestBaseType</w:delText>
        </w:r>
        <w:r w:rsidRPr="0CCF9147" w:rsidDel="00B33063">
          <w:delText xml:space="preserve"> SHALL implement the requirements defined in the </w:delText>
        </w:r>
        <w:r w:rsidRPr="002062A5" w:rsidDel="00B33063">
          <w:rPr>
            <w:rFonts w:ascii="Courier New" w:eastAsia="Courier New" w:hAnsi="Courier New" w:cs="Courier New"/>
          </w:rPr>
          <w:delText>RequestBase</w:delText>
        </w:r>
        <w:r w:rsidDel="00B33063">
          <w:delText xml:space="preserve"> </w:delText>
        </w:r>
        <w:r w:rsidRPr="005A6FFD" w:rsidDel="00B33063">
          <w:delText>component.</w:delText>
        </w:r>
        <w:bookmarkStart w:id="13695" w:name="_Toc10199134"/>
        <w:bookmarkStart w:id="13696" w:name="_Toc10203272"/>
        <w:bookmarkStart w:id="13697" w:name="_Toc10207410"/>
        <w:bookmarkEnd w:id="13695"/>
        <w:bookmarkEnd w:id="13696"/>
        <w:bookmarkEnd w:id="13697"/>
      </w:del>
    </w:p>
    <w:p w14:paraId="410CA2EF" w14:textId="7B6FA630" w:rsidR="00564C22" w:rsidDel="00B33063" w:rsidRDefault="009B1AF1" w:rsidP="00564C22">
      <w:pPr>
        <w:rPr>
          <w:del w:id="13698" w:author="Andreas Kuehne" w:date="2019-05-31T12:22:00Z"/>
        </w:rPr>
      </w:pPr>
      <w:del w:id="13699"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RequestBaseType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"refDSBXSD" </w:delInstrText>
        </w:r>
        <w:r w:rsidR="00B33063" w:rsidDel="00B33063">
          <w:rPr>
            <w:rStyle w:val="Hyperlink"/>
          </w:rPr>
          <w:fldChar w:fldCharType="separate"/>
        </w:r>
        <w:r w:rsidRPr="006174B3" w:rsidDel="00B33063">
          <w:rPr>
            <w:rStyle w:val="Hyperlink"/>
          </w:rPr>
          <w:delText>DSBXSD</w:delText>
        </w:r>
        <w:r w:rsidR="00B33063" w:rsidDel="00B33063">
          <w:rPr>
            <w:rStyle w:val="Hyperlink"/>
          </w:rPr>
          <w:fldChar w:fldCharType="end"/>
        </w:r>
        <w:r w:rsidRPr="005A6FFD" w:rsidDel="00B33063">
          <w:rPr>
            <w:rFonts w:eastAsia="Arial"/>
          </w:rPr>
          <w:delText>], and is copied below for information.</w:delText>
        </w:r>
        <w:bookmarkStart w:id="13700" w:name="_Toc10199135"/>
        <w:bookmarkStart w:id="13701" w:name="_Toc10203273"/>
        <w:bookmarkStart w:id="13702" w:name="_Toc10207411"/>
        <w:bookmarkEnd w:id="13700"/>
        <w:bookmarkEnd w:id="13701"/>
        <w:bookmarkEnd w:id="13702"/>
      </w:del>
    </w:p>
    <w:p w14:paraId="1CD37D3F" w14:textId="414ACE51" w:rsidR="00564C22" w:rsidDel="00B33063" w:rsidRDefault="009B1AF1" w:rsidP="00564C22">
      <w:pPr>
        <w:pStyle w:val="Code"/>
        <w:rPr>
          <w:del w:id="13703" w:author="Andreas Kuehne" w:date="2019-05-31T12:22:00Z"/>
        </w:rPr>
      </w:pPr>
      <w:del w:id="13704"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RequestBaseType</w:delText>
        </w:r>
        <w:r w:rsidDel="00B33063">
          <w:rPr>
            <w:color w:val="943634" w:themeColor="accent2" w:themeShade="BF"/>
          </w:rPr>
          <w:delText>" abstract="</w:delText>
        </w:r>
        <w:r w:rsidDel="00B33063">
          <w:rPr>
            <w:color w:val="244061" w:themeColor="accent1" w:themeShade="80"/>
          </w:rPr>
          <w:delText>true</w:delText>
        </w:r>
        <w:r w:rsidDel="00B33063">
          <w:rPr>
            <w:color w:val="943634" w:themeColor="accent2" w:themeShade="BF"/>
          </w:rPr>
          <w:delText>"</w:delText>
        </w:r>
        <w:r w:rsidDel="00B33063">
          <w:rPr>
            <w:color w:val="31849B" w:themeColor="accent5" w:themeShade="BF"/>
          </w:rPr>
          <w:delText>&gt;</w:delText>
        </w:r>
        <w:bookmarkStart w:id="13705" w:name="_Toc10199136"/>
        <w:bookmarkStart w:id="13706" w:name="_Toc10203274"/>
        <w:bookmarkStart w:id="13707" w:name="_Toc10207412"/>
        <w:bookmarkEnd w:id="13705"/>
        <w:bookmarkEnd w:id="13706"/>
        <w:bookmarkEnd w:id="13707"/>
      </w:del>
    </w:p>
    <w:p w14:paraId="7878AC3B" w14:textId="573498C3" w:rsidR="00564C22" w:rsidDel="00B33063" w:rsidRDefault="009B1AF1" w:rsidP="00564C22">
      <w:pPr>
        <w:pStyle w:val="Code"/>
        <w:rPr>
          <w:del w:id="13708" w:author="Andreas Kuehne" w:date="2019-05-31T12:22:00Z"/>
        </w:rPr>
      </w:pPr>
      <w:del w:id="13709" w:author="Andreas Kuehne" w:date="2019-05-31T12:22:00Z">
        <w:r w:rsidDel="00B33063">
          <w:rPr>
            <w:color w:val="31849B" w:themeColor="accent5" w:themeShade="BF"/>
          </w:rPr>
          <w:delText xml:space="preserve">  &lt;xs:sequence&gt;</w:delText>
        </w:r>
        <w:bookmarkStart w:id="13710" w:name="_Toc10199137"/>
        <w:bookmarkStart w:id="13711" w:name="_Toc10203275"/>
        <w:bookmarkStart w:id="13712" w:name="_Toc10207413"/>
        <w:bookmarkEnd w:id="13710"/>
        <w:bookmarkEnd w:id="13711"/>
        <w:bookmarkEnd w:id="13712"/>
      </w:del>
    </w:p>
    <w:p w14:paraId="4874452D" w14:textId="5B12DA74" w:rsidR="00564C22" w:rsidDel="00B33063" w:rsidRDefault="009B1AF1" w:rsidP="00564C22">
      <w:pPr>
        <w:pStyle w:val="Code"/>
        <w:rPr>
          <w:del w:id="13713" w:author="Andreas Kuehne" w:date="2019-05-31T12:22:00Z"/>
        </w:rPr>
      </w:pPr>
      <w:del w:id="13714"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Profile</w:delText>
        </w:r>
        <w:r w:rsidDel="00B33063">
          <w:rPr>
            <w:color w:val="943634" w:themeColor="accent2" w:themeShade="BF"/>
          </w:rPr>
          <w:delText>" type="</w:delText>
        </w:r>
        <w:r w:rsidDel="00B33063">
          <w:rPr>
            <w:color w:val="244061" w:themeColor="accent1" w:themeShade="80"/>
          </w:rPr>
          <w:delText>xs:anyURI</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3715" w:name="_Toc10199138"/>
        <w:bookmarkStart w:id="13716" w:name="_Toc10203276"/>
        <w:bookmarkStart w:id="13717" w:name="_Toc10207414"/>
        <w:bookmarkEnd w:id="13715"/>
        <w:bookmarkEnd w:id="13716"/>
        <w:bookmarkEnd w:id="13717"/>
      </w:del>
    </w:p>
    <w:p w14:paraId="2F8E9EFF" w14:textId="06C2CFEF" w:rsidR="00564C22" w:rsidDel="00B33063" w:rsidRDefault="009B1AF1" w:rsidP="00564C22">
      <w:pPr>
        <w:pStyle w:val="Code"/>
        <w:rPr>
          <w:del w:id="13718" w:author="Andreas Kuehne" w:date="2019-05-31T12:22:00Z"/>
        </w:rPr>
      </w:pPr>
      <w:del w:id="13719" w:author="Andreas Kuehne" w:date="2019-05-31T12:22:00Z">
        <w:r w:rsidDel="00B33063">
          <w:rPr>
            <w:color w:val="31849B" w:themeColor="accent5" w:themeShade="BF"/>
          </w:rPr>
          <w:delText xml:space="preserve">  &lt;/xs:sequence&gt;</w:delText>
        </w:r>
        <w:bookmarkStart w:id="13720" w:name="_Toc10199139"/>
        <w:bookmarkStart w:id="13721" w:name="_Toc10203277"/>
        <w:bookmarkStart w:id="13722" w:name="_Toc10207415"/>
        <w:bookmarkEnd w:id="13720"/>
        <w:bookmarkEnd w:id="13721"/>
        <w:bookmarkEnd w:id="13722"/>
      </w:del>
    </w:p>
    <w:p w14:paraId="0D7679B3" w14:textId="6A8E7626" w:rsidR="00564C22" w:rsidDel="00B33063" w:rsidRDefault="009B1AF1" w:rsidP="00564C22">
      <w:pPr>
        <w:pStyle w:val="Code"/>
        <w:rPr>
          <w:del w:id="13723" w:author="Andreas Kuehne" w:date="2019-05-31T12:22:00Z"/>
        </w:rPr>
      </w:pPr>
      <w:del w:id="13724"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RequestID</w:delText>
        </w:r>
        <w:r w:rsidDel="00B33063">
          <w:rPr>
            <w:color w:val="943634" w:themeColor="accent2" w:themeShade="BF"/>
          </w:rPr>
          <w:delText>" type="</w:delText>
        </w:r>
        <w:r w:rsidDel="00B33063">
          <w:rPr>
            <w:color w:val="244061" w:themeColor="accent1" w:themeShade="80"/>
          </w:rPr>
          <w:delText>xs:string</w:delText>
        </w:r>
        <w:r w:rsidDel="00B33063">
          <w:rPr>
            <w:color w:val="943634" w:themeColor="accent2" w:themeShade="BF"/>
          </w:rPr>
          <w:delText>" use="</w:delText>
        </w:r>
        <w:r w:rsidDel="00B33063">
          <w:rPr>
            <w:color w:val="244061" w:themeColor="accent1" w:themeShade="80"/>
          </w:rPr>
          <w:delText>optional</w:delText>
        </w:r>
        <w:r w:rsidDel="00B33063">
          <w:rPr>
            <w:color w:val="943634" w:themeColor="accent2" w:themeShade="BF"/>
          </w:rPr>
          <w:delText>"</w:delText>
        </w:r>
        <w:r w:rsidDel="00B33063">
          <w:rPr>
            <w:color w:val="31849B" w:themeColor="accent5" w:themeShade="BF"/>
          </w:rPr>
          <w:delText>/&gt;</w:delText>
        </w:r>
        <w:bookmarkStart w:id="13725" w:name="_Toc10199140"/>
        <w:bookmarkStart w:id="13726" w:name="_Toc10203278"/>
        <w:bookmarkStart w:id="13727" w:name="_Toc10207416"/>
        <w:bookmarkEnd w:id="13725"/>
        <w:bookmarkEnd w:id="13726"/>
        <w:bookmarkEnd w:id="13727"/>
      </w:del>
    </w:p>
    <w:p w14:paraId="1527926F" w14:textId="17C693B4" w:rsidR="00564C22" w:rsidDel="00B33063" w:rsidRDefault="009B1AF1" w:rsidP="00564C22">
      <w:pPr>
        <w:pStyle w:val="Code"/>
        <w:rPr>
          <w:del w:id="13728" w:author="Andreas Kuehne" w:date="2019-05-31T12:22:00Z"/>
        </w:rPr>
      </w:pPr>
      <w:del w:id="13729" w:author="Andreas Kuehne" w:date="2019-05-31T12:22:00Z">
        <w:r w:rsidDel="00B33063">
          <w:rPr>
            <w:color w:val="31849B" w:themeColor="accent5" w:themeShade="BF"/>
          </w:rPr>
          <w:delText>&lt;/xs:complexType&gt;</w:delText>
        </w:r>
        <w:bookmarkStart w:id="13730" w:name="_Toc10199141"/>
        <w:bookmarkStart w:id="13731" w:name="_Toc10203279"/>
        <w:bookmarkStart w:id="13732" w:name="_Toc10207417"/>
        <w:bookmarkEnd w:id="13730"/>
        <w:bookmarkEnd w:id="13731"/>
        <w:bookmarkEnd w:id="13732"/>
      </w:del>
    </w:p>
    <w:p w14:paraId="2A296DF7" w14:textId="2A732CA1" w:rsidR="00564C22" w:rsidDel="00B33063" w:rsidRDefault="009B1AF1" w:rsidP="00564C22">
      <w:pPr>
        <w:spacing w:line="259" w:lineRule="auto"/>
        <w:rPr>
          <w:del w:id="13733" w:author="Andreas Kuehne" w:date="2019-05-31T12:22:00Z"/>
        </w:rPr>
      </w:pPr>
      <w:del w:id="13734"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RequestBaseType</w:delText>
        </w:r>
        <w:r w:rsidRPr="71C71F8C" w:rsidDel="00B33063">
          <w:delText xml:space="preserve"> </w:delText>
        </w:r>
        <w:r w:rsidDel="00B33063">
          <w:delText xml:space="preserve">XML element SHALL implement in XML syntax the sub-component that has a name equal to its local name. </w:delText>
        </w:r>
        <w:bookmarkStart w:id="13735" w:name="_Toc10199142"/>
        <w:bookmarkStart w:id="13736" w:name="_Toc10203280"/>
        <w:bookmarkStart w:id="13737" w:name="_Toc10207418"/>
        <w:bookmarkEnd w:id="13735"/>
        <w:bookmarkEnd w:id="13736"/>
        <w:bookmarkEnd w:id="13737"/>
      </w:del>
    </w:p>
    <w:p w14:paraId="126C54B4" w14:textId="24D2C316" w:rsidR="00564C22" w:rsidDel="00B33063" w:rsidRDefault="009B1AF1" w:rsidP="00564C22">
      <w:pPr>
        <w:pStyle w:val="berschrift3"/>
        <w:rPr>
          <w:del w:id="13738" w:author="Andreas Kuehne" w:date="2019-05-31T12:22:00Z"/>
        </w:rPr>
      </w:pPr>
      <w:bookmarkStart w:id="13739" w:name="_RefComp131BCFE5"/>
      <w:del w:id="13740" w:author="Andreas Kuehne" w:date="2019-05-31T12:22:00Z">
        <w:r w:rsidDel="00B33063">
          <w:delText>Component ResponseBase</w:delText>
        </w:r>
        <w:bookmarkStart w:id="13741" w:name="_Toc10199143"/>
        <w:bookmarkStart w:id="13742" w:name="_Toc10203281"/>
        <w:bookmarkStart w:id="13743" w:name="_Toc10207419"/>
        <w:bookmarkEnd w:id="13739"/>
        <w:bookmarkEnd w:id="13741"/>
        <w:bookmarkEnd w:id="13742"/>
        <w:bookmarkEnd w:id="13743"/>
      </w:del>
    </w:p>
    <w:p w14:paraId="60FA4B2A" w14:textId="7E1AF685" w:rsidR="00564C22" w:rsidDel="00B33063" w:rsidRDefault="001725A5" w:rsidP="00564C22">
      <w:pPr>
        <w:rPr>
          <w:del w:id="13744" w:author="Andreas Kuehne" w:date="2019-05-31T12:22:00Z"/>
        </w:rPr>
      </w:pPr>
      <w:del w:id="13745" w:author="Andreas Kuehne" w:date="2019-05-31T12:22:00Z">
        <w:r w:rsidRPr="003A06D0" w:rsidDel="00B33063">
          <w:delText xml:space="preserve">The </w:delText>
        </w:r>
        <w:r w:rsidRPr="003A06D0" w:rsidDel="00B33063">
          <w:rPr>
            <w:rFonts w:ascii="Courier New" w:eastAsia="Courier New" w:hAnsi="Courier New" w:cs="Courier New"/>
            <w:lang w:val="en-GB"/>
          </w:rPr>
          <w:delText>ResponseBase</w:delText>
        </w:r>
        <w:r w:rsidRPr="003A06D0" w:rsidDel="00B33063">
          <w:delText xml:space="preserve"> component is the base structure for response elements defined by the core protocol or profiles.</w:delText>
        </w:r>
        <w:bookmarkStart w:id="13746" w:name="_Toc10199144"/>
        <w:bookmarkStart w:id="13747" w:name="_Toc10203282"/>
        <w:bookmarkStart w:id="13748" w:name="_Toc10207420"/>
        <w:bookmarkEnd w:id="13746"/>
        <w:bookmarkEnd w:id="13747"/>
        <w:bookmarkEnd w:id="13748"/>
      </w:del>
    </w:p>
    <w:p w14:paraId="7D2278EC" w14:textId="503F8486" w:rsidR="00564C22" w:rsidDel="00B33063" w:rsidRDefault="009B1AF1" w:rsidP="00564C22">
      <w:pPr>
        <w:rPr>
          <w:del w:id="13749" w:author="Andreas Kuehne" w:date="2019-05-31T12:22:00Z"/>
        </w:rPr>
      </w:pPr>
      <w:del w:id="13750" w:author="Andreas Kuehne" w:date="2019-05-31T12:22:00Z">
        <w:r w:rsidDel="00B33063">
          <w:delText>Below follows a list of the sub-components that constitute this component:</w:delText>
        </w:r>
        <w:bookmarkStart w:id="13751" w:name="_Toc10199145"/>
        <w:bookmarkStart w:id="13752" w:name="_Toc10203283"/>
        <w:bookmarkStart w:id="13753" w:name="_Toc10207421"/>
        <w:bookmarkEnd w:id="13751"/>
        <w:bookmarkEnd w:id="13752"/>
        <w:bookmarkEnd w:id="13753"/>
      </w:del>
    </w:p>
    <w:p w14:paraId="2E8600CD" w14:textId="1CB7BE14" w:rsidR="00564C22" w:rsidDel="00B33063" w:rsidRDefault="009B1AF1" w:rsidP="00564C22">
      <w:pPr>
        <w:pStyle w:val="Member"/>
        <w:rPr>
          <w:del w:id="13754" w:author="Andreas Kuehne" w:date="2019-05-31T12:22:00Z"/>
        </w:rPr>
      </w:pPr>
      <w:del w:id="13755" w:author="Andreas Kuehne" w:date="2019-05-31T12:22:00Z">
        <w:r w:rsidDel="00B33063">
          <w:delText xml:space="preserve">The </w:delText>
        </w:r>
        <w:r w:rsidRPr="35C1378D" w:rsidDel="00B33063">
          <w:rPr>
            <w:rStyle w:val="Datatype"/>
          </w:rPr>
          <w:delText>Result</w:delText>
        </w:r>
        <w:r w:rsidDel="00B33063">
          <w:delText xml:space="preserve"> element MUST contain one instance of a sub-component. This element MUST satisfy the requirements specified in this document in section </w:delText>
        </w:r>
        <w:r w:rsidDel="00B33063">
          <w:fldChar w:fldCharType="begin"/>
        </w:r>
        <w:r w:rsidDel="00B33063">
          <w:delInstrText xml:space="preserve"> REF _RefComp9481086E \r \h </w:delInstrText>
        </w:r>
        <w:r w:rsidDel="00B33063">
          <w:fldChar w:fldCharType="separate"/>
        </w:r>
        <w:r w:rsidDel="00B33063">
          <w:rPr>
            <w:rStyle w:val="Datatype"/>
            <w:rFonts w:eastAsia="Courier New" w:cs="Courier New"/>
          </w:rPr>
          <w:delText>Result</w:delText>
        </w:r>
        <w:r w:rsidDel="00B33063">
          <w:fldChar w:fldCharType="end"/>
        </w:r>
        <w:r w:rsidDel="00B33063">
          <w:delText xml:space="preserve">. </w:delText>
        </w:r>
        <w:r w:rsidR="0087606C" w:rsidDel="00B33063">
          <w:delText>This</w:delText>
        </w:r>
        <w:r w:rsidRPr="003A06D0" w:rsidDel="00B33063">
          <w:delText xml:space="preserve"> element repre</w:delText>
        </w:r>
        <w:r w:rsidR="009A4727" w:rsidDel="00B33063">
          <w:delText>sents the status of the request</w:delText>
        </w:r>
        <w:r w:rsidRPr="003A06D0" w:rsidDel="00B33063">
          <w:delText>.</w:delText>
        </w:r>
        <w:bookmarkStart w:id="13756" w:name="_Toc10199146"/>
        <w:bookmarkStart w:id="13757" w:name="_Toc10203284"/>
        <w:bookmarkStart w:id="13758" w:name="_Toc10207422"/>
        <w:bookmarkEnd w:id="13756"/>
        <w:bookmarkEnd w:id="13757"/>
        <w:bookmarkEnd w:id="13758"/>
      </w:del>
    </w:p>
    <w:p w14:paraId="65D9971B" w14:textId="6B6083BC" w:rsidR="00564C22" w:rsidDel="00B33063" w:rsidRDefault="009B1AF1" w:rsidP="00564C22">
      <w:pPr>
        <w:pStyle w:val="Member"/>
        <w:rPr>
          <w:del w:id="13759" w:author="Andreas Kuehne" w:date="2019-05-31T12:22:00Z"/>
        </w:rPr>
      </w:pPr>
      <w:del w:id="13760" w:author="Andreas Kuehne" w:date="2019-05-31T12:22:00Z">
        <w:r w:rsidDel="00B33063">
          <w:delText xml:space="preserve">The OPTIONAL </w:delText>
        </w:r>
        <w:r w:rsidRPr="35C1378D" w:rsidDel="00B33063">
          <w:rPr>
            <w:rStyle w:val="Datatype"/>
          </w:rPr>
          <w:delText>AppliedProfile</w:delText>
        </w:r>
        <w:r w:rsidDel="00B33063">
          <w:delText xml:space="preserve"> element, if present, MAY occur zero or more times containing a URI. </w:delText>
        </w:r>
        <w:r w:rsidRPr="003A06D0" w:rsidDel="00B33063">
          <w:delText>This element lists the set of DSS profile applied by the server. This set MAY include the set of profiles requested by the client. But the server MAY use more comprehensive set of profiles and add additional profiles not requested by the client.</w:delText>
        </w:r>
        <w:bookmarkStart w:id="13761" w:name="_Toc10199147"/>
        <w:bookmarkStart w:id="13762" w:name="_Toc10203285"/>
        <w:bookmarkStart w:id="13763" w:name="_Toc10207423"/>
        <w:bookmarkEnd w:id="13761"/>
        <w:bookmarkEnd w:id="13762"/>
        <w:bookmarkEnd w:id="13763"/>
      </w:del>
    </w:p>
    <w:p w14:paraId="6786D075" w14:textId="7558E509" w:rsidR="00564C22" w:rsidDel="00B33063" w:rsidRDefault="009B1AF1" w:rsidP="00564C22">
      <w:pPr>
        <w:pStyle w:val="Member"/>
        <w:rPr>
          <w:del w:id="13764" w:author="Andreas Kuehne" w:date="2019-05-31T12:22:00Z"/>
        </w:rPr>
      </w:pPr>
      <w:del w:id="13765" w:author="Andreas Kuehne" w:date="2019-05-31T12:22:00Z">
        <w:r w:rsidDel="00B33063">
          <w:delText xml:space="preserve">The OPTIONAL </w:delText>
        </w:r>
        <w:r w:rsidRPr="35C1378D" w:rsidDel="00B33063">
          <w:rPr>
            <w:rStyle w:val="Datatype"/>
          </w:rPr>
          <w:delText>RequestID</w:delText>
        </w:r>
        <w:r w:rsidDel="00B33063">
          <w:delText xml:space="preserve"> element, if present, MUST contain one instance of a string. </w:delText>
        </w:r>
        <w:r w:rsidRPr="003A06D0" w:rsidDel="00B33063">
          <w:delText xml:space="preserve">The </w:delText>
        </w:r>
        <w:r w:rsidRPr="003A06D0" w:rsidDel="00B33063">
          <w:rPr>
            <w:rStyle w:val="Datatype"/>
            <w:lang w:val="en-GB"/>
          </w:rPr>
          <w:delText>RequestID</w:delText>
        </w:r>
        <w:r w:rsidRPr="003A06D0" w:rsidDel="00B33063">
          <w:delText xml:space="preserve"> element is used to correlate this response with its request.</w:delText>
        </w:r>
        <w:bookmarkStart w:id="13766" w:name="_Toc10199148"/>
        <w:bookmarkStart w:id="13767" w:name="_Toc10203286"/>
        <w:bookmarkStart w:id="13768" w:name="_Toc10207424"/>
        <w:bookmarkEnd w:id="13766"/>
        <w:bookmarkEnd w:id="13767"/>
        <w:bookmarkEnd w:id="13768"/>
      </w:del>
    </w:p>
    <w:p w14:paraId="39F7F6B1" w14:textId="28141F86" w:rsidR="00564C22" w:rsidDel="00B33063" w:rsidRDefault="009B1AF1" w:rsidP="00564C22">
      <w:pPr>
        <w:pStyle w:val="Member"/>
        <w:rPr>
          <w:del w:id="13769" w:author="Andreas Kuehne" w:date="2019-05-31T12:22:00Z"/>
        </w:rPr>
      </w:pPr>
      <w:del w:id="13770" w:author="Andreas Kuehne" w:date="2019-05-31T12:22:00Z">
        <w:r w:rsidDel="00B33063">
          <w:delText xml:space="preserve">The OPTIONAL </w:delText>
        </w:r>
        <w:r w:rsidRPr="35C1378D" w:rsidDel="00B33063">
          <w:rPr>
            <w:rStyle w:val="Datatype"/>
          </w:rPr>
          <w:delText>ResponseID</w:delText>
        </w:r>
        <w:r w:rsidDel="00B33063">
          <w:delText xml:space="preserve"> element, if present, MUST contain one instance of a string. </w:delText>
        </w:r>
        <w:r w:rsidRPr="003A06D0" w:rsidDel="00B33063">
          <w:delText xml:space="preserve">The </w:delText>
        </w:r>
        <w:r w:rsidRPr="003A06D0" w:rsidDel="00B33063">
          <w:rPr>
            <w:rStyle w:val="Datatype"/>
            <w:lang w:val="en-GB"/>
          </w:rPr>
          <w:delText>ResponseID</w:delText>
        </w:r>
        <w:r w:rsidRPr="003A06D0" w:rsidDel="00B33063">
          <w:delText xml:space="preserve"> element</w:delText>
        </w:r>
        <w:r w:rsidR="009442F2" w:rsidRPr="003A06D0" w:rsidDel="00B33063">
          <w:delText xml:space="preserve"> is </w:delText>
        </w:r>
        <w:r w:rsidR="00602B81" w:rsidRPr="003A06D0" w:rsidDel="00B33063">
          <w:delText>intended</w:delText>
        </w:r>
        <w:r w:rsidR="009442F2" w:rsidRPr="003A06D0" w:rsidDel="00B33063">
          <w:delText xml:space="preserve"> to correlate asynchronous calls</w:delText>
        </w:r>
        <w:r w:rsidR="00854241" w:rsidRPr="003A06D0" w:rsidDel="00B33063">
          <w:delText xml:space="preserve"> (see section </w:delText>
        </w:r>
        <w:r w:rsidR="00854241" w:rsidRPr="003A06D0" w:rsidDel="00B33063">
          <w:fldChar w:fldCharType="begin"/>
        </w:r>
        <w:r w:rsidR="00854241" w:rsidRPr="003A06D0" w:rsidDel="00B33063">
          <w:delInstrText xml:space="preserve"> REF _Ref534888702 \r \h </w:delInstrText>
        </w:r>
        <w:r w:rsidR="00854241" w:rsidRPr="003A06D0" w:rsidDel="00B33063">
          <w:fldChar w:fldCharType="separate"/>
        </w:r>
        <w:r w:rsidR="00854241" w:rsidRPr="003A06D0" w:rsidDel="00B33063">
          <w:delText>7</w:delText>
        </w:r>
        <w:r w:rsidR="00854241" w:rsidRPr="003A06D0" w:rsidDel="00B33063">
          <w:fldChar w:fldCharType="end"/>
        </w:r>
        <w:r w:rsidR="00854241" w:rsidRPr="003A06D0" w:rsidDel="00B33063">
          <w:delText>)</w:delText>
        </w:r>
        <w:r w:rsidR="009442F2" w:rsidRPr="003A06D0" w:rsidDel="00B33063">
          <w:delText xml:space="preserve">. The server fills this element with appropriate values. </w:delText>
        </w:r>
        <w:bookmarkStart w:id="13771" w:name="_Toc10199149"/>
        <w:bookmarkStart w:id="13772" w:name="_Toc10203287"/>
        <w:bookmarkStart w:id="13773" w:name="_Toc10207425"/>
        <w:bookmarkEnd w:id="13771"/>
        <w:bookmarkEnd w:id="13772"/>
        <w:bookmarkEnd w:id="13773"/>
      </w:del>
    </w:p>
    <w:p w14:paraId="78BFA423" w14:textId="493519DD" w:rsidR="00564C22" w:rsidDel="00B33063" w:rsidRDefault="009B1AF1" w:rsidP="00564C22">
      <w:pPr>
        <w:pStyle w:val="berschrift4"/>
        <w:rPr>
          <w:del w:id="13774" w:author="Andreas Kuehne" w:date="2019-05-31T12:22:00Z"/>
        </w:rPr>
      </w:pPr>
      <w:del w:id="13775" w:author="Andreas Kuehne" w:date="2019-05-31T12:22:00Z">
        <w:r w:rsidDel="00B33063">
          <w:delText>ResponseBase – JSON Syntax</w:delText>
        </w:r>
        <w:bookmarkStart w:id="13776" w:name="_Toc10199150"/>
        <w:bookmarkStart w:id="13777" w:name="_Toc10203288"/>
        <w:bookmarkStart w:id="13778" w:name="_Toc10207426"/>
        <w:bookmarkEnd w:id="13776"/>
        <w:bookmarkEnd w:id="13777"/>
        <w:bookmarkEnd w:id="13778"/>
      </w:del>
    </w:p>
    <w:p w14:paraId="6B08C9A0" w14:textId="044EE401" w:rsidR="00564C22" w:rsidRPr="0248A3D1" w:rsidDel="00B33063" w:rsidRDefault="009B1AF1" w:rsidP="00564C22">
      <w:pPr>
        <w:rPr>
          <w:del w:id="13779" w:author="Andreas Kuehne" w:date="2019-05-31T12:22:00Z"/>
        </w:rPr>
      </w:pPr>
      <w:del w:id="13780"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ResponseBaseType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ResponseBase</w:delText>
        </w:r>
        <w:r w:rsidDel="00B33063">
          <w:delText xml:space="preserve"> component.</w:delText>
        </w:r>
        <w:bookmarkStart w:id="13781" w:name="_Toc10199151"/>
        <w:bookmarkStart w:id="13782" w:name="_Toc10203289"/>
        <w:bookmarkStart w:id="13783" w:name="_Toc10207427"/>
        <w:bookmarkEnd w:id="13781"/>
        <w:bookmarkEnd w:id="13782"/>
        <w:bookmarkEnd w:id="13783"/>
      </w:del>
    </w:p>
    <w:p w14:paraId="4B2BE327" w14:textId="4EAE917B" w:rsidR="00564C22" w:rsidRPr="C2430093" w:rsidDel="00B33063" w:rsidRDefault="009B1AF1" w:rsidP="00564C22">
      <w:pPr>
        <w:spacing w:line="259" w:lineRule="auto"/>
        <w:rPr>
          <w:del w:id="13784" w:author="Andreas Kuehne" w:date="2019-05-31T12:22:00Z"/>
          <w:rFonts w:eastAsia="Arial" w:cs="Arial"/>
          <w:sz w:val="22"/>
          <w:szCs w:val="22"/>
        </w:rPr>
      </w:pPr>
      <w:del w:id="13785"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ResponseBase</w:delText>
        </w:r>
        <w:r w:rsidRPr="002062A5" w:rsidDel="00B33063">
          <w:rPr>
            <w:rFonts w:eastAsia="Arial" w:cs="Arial"/>
            <w:sz w:val="22"/>
            <w:szCs w:val="22"/>
          </w:rPr>
          <w:delText xml:space="preserve"> using JSON-specific names mapped as shown in the table below.</w:delText>
        </w:r>
        <w:bookmarkStart w:id="13786" w:name="_Toc10199152"/>
        <w:bookmarkStart w:id="13787" w:name="_Toc10203290"/>
        <w:bookmarkStart w:id="13788" w:name="_Toc10207428"/>
        <w:bookmarkEnd w:id="13786"/>
        <w:bookmarkEnd w:id="13787"/>
        <w:bookmarkEnd w:id="13788"/>
      </w:del>
    </w:p>
    <w:tbl>
      <w:tblPr>
        <w:tblStyle w:val="Gitternetztabelle1hell1"/>
        <w:tblW w:w="0" w:type="auto"/>
        <w:tblLook w:val="04A0" w:firstRow="1" w:lastRow="0" w:firstColumn="1" w:lastColumn="0" w:noHBand="0" w:noVBand="1"/>
      </w:tblPr>
      <w:tblGrid>
        <w:gridCol w:w="4675"/>
        <w:gridCol w:w="4675"/>
      </w:tblGrid>
      <w:tr w:rsidR="00564C22" w:rsidDel="00B33063" w14:paraId="25EF760B" w14:textId="59DC05A1" w:rsidTr="00564C22">
        <w:trPr>
          <w:cnfStyle w:val="100000000000" w:firstRow="1" w:lastRow="0" w:firstColumn="0" w:lastColumn="0" w:oddVBand="0" w:evenVBand="0" w:oddHBand="0" w:evenHBand="0" w:firstRowFirstColumn="0" w:firstRowLastColumn="0" w:lastRowFirstColumn="0" w:lastRowLastColumn="0"/>
          <w:del w:id="1378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DB63BE3" w14:textId="7261BACE" w:rsidR="00564C22" w:rsidDel="00B33063" w:rsidRDefault="009B1AF1" w:rsidP="00564C22">
            <w:pPr>
              <w:pStyle w:val="Beschriftung"/>
              <w:rPr>
                <w:del w:id="13790" w:author="Andreas Kuehne" w:date="2019-05-31T12:22:00Z"/>
              </w:rPr>
            </w:pPr>
            <w:del w:id="13791" w:author="Andreas Kuehne" w:date="2019-05-31T12:22:00Z">
              <w:r w:rsidDel="00B33063">
                <w:delText>Element</w:delText>
              </w:r>
              <w:bookmarkStart w:id="13792" w:name="_Toc10199153"/>
              <w:bookmarkStart w:id="13793" w:name="_Toc10203291"/>
              <w:bookmarkStart w:id="13794" w:name="_Toc10207429"/>
              <w:bookmarkEnd w:id="13792"/>
              <w:bookmarkEnd w:id="13793"/>
              <w:bookmarkEnd w:id="13794"/>
            </w:del>
          </w:p>
        </w:tc>
        <w:tc>
          <w:tcPr>
            <w:tcW w:w="4675" w:type="dxa"/>
          </w:tcPr>
          <w:p w14:paraId="032462D0" w14:textId="35AA1B09"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3795" w:author="Andreas Kuehne" w:date="2019-05-31T12:22:00Z"/>
              </w:rPr>
            </w:pPr>
            <w:del w:id="13796" w:author="Andreas Kuehne" w:date="2019-05-31T12:22:00Z">
              <w:r w:rsidDel="00B33063">
                <w:delText>Implementing JSON member name</w:delText>
              </w:r>
              <w:bookmarkStart w:id="13797" w:name="_Toc10199154"/>
              <w:bookmarkStart w:id="13798" w:name="_Toc10203292"/>
              <w:bookmarkStart w:id="13799" w:name="_Toc10207430"/>
              <w:bookmarkEnd w:id="13797"/>
              <w:bookmarkEnd w:id="13798"/>
              <w:bookmarkEnd w:id="13799"/>
            </w:del>
          </w:p>
        </w:tc>
        <w:bookmarkStart w:id="13800" w:name="_Toc10199155"/>
        <w:bookmarkStart w:id="13801" w:name="_Toc10203293"/>
        <w:bookmarkStart w:id="13802" w:name="_Toc10207431"/>
        <w:bookmarkEnd w:id="13800"/>
        <w:bookmarkEnd w:id="13801"/>
        <w:bookmarkEnd w:id="13802"/>
      </w:tr>
      <w:tr w:rsidR="00564C22" w:rsidDel="00B33063" w14:paraId="652E58FB" w14:textId="7564C187" w:rsidTr="00564C22">
        <w:trPr>
          <w:del w:id="1380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E904B7A" w14:textId="2EF251B9" w:rsidR="00564C22" w:rsidRPr="002062A5" w:rsidDel="00B33063" w:rsidRDefault="009B1AF1" w:rsidP="00564C22">
            <w:pPr>
              <w:pStyle w:val="Beschriftung"/>
              <w:rPr>
                <w:del w:id="13804" w:author="Andreas Kuehne" w:date="2019-05-31T12:22:00Z"/>
                <w:rStyle w:val="Datatype"/>
                <w:b w:val="0"/>
                <w:bCs w:val="0"/>
              </w:rPr>
            </w:pPr>
            <w:del w:id="13805" w:author="Andreas Kuehne" w:date="2019-05-31T12:22:00Z">
              <w:r w:rsidRPr="002062A5" w:rsidDel="00B33063">
                <w:rPr>
                  <w:rStyle w:val="Datatype"/>
                </w:rPr>
                <w:delText>Result</w:delText>
              </w:r>
              <w:bookmarkStart w:id="13806" w:name="_Toc10199156"/>
              <w:bookmarkStart w:id="13807" w:name="_Toc10203294"/>
              <w:bookmarkStart w:id="13808" w:name="_Toc10207432"/>
              <w:bookmarkEnd w:id="13806"/>
              <w:bookmarkEnd w:id="13807"/>
              <w:bookmarkEnd w:id="13808"/>
            </w:del>
          </w:p>
        </w:tc>
        <w:tc>
          <w:tcPr>
            <w:tcW w:w="4675" w:type="dxa"/>
          </w:tcPr>
          <w:p w14:paraId="30AC831A" w14:textId="2AD2D5E7"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3809" w:author="Andreas Kuehne" w:date="2019-05-31T12:22:00Z"/>
                <w:rStyle w:val="Datatype"/>
              </w:rPr>
            </w:pPr>
            <w:del w:id="13810" w:author="Andreas Kuehne" w:date="2019-05-31T12:22:00Z">
              <w:r w:rsidRPr="002062A5" w:rsidDel="00B33063">
                <w:rPr>
                  <w:rStyle w:val="Datatype"/>
                </w:rPr>
                <w:delText>result</w:delText>
              </w:r>
              <w:bookmarkStart w:id="13811" w:name="_Toc10199157"/>
              <w:bookmarkStart w:id="13812" w:name="_Toc10203295"/>
              <w:bookmarkStart w:id="13813" w:name="_Toc10207433"/>
              <w:bookmarkEnd w:id="13811"/>
              <w:bookmarkEnd w:id="13812"/>
              <w:bookmarkEnd w:id="13813"/>
            </w:del>
          </w:p>
        </w:tc>
        <w:bookmarkStart w:id="13814" w:name="_Toc10199158"/>
        <w:bookmarkStart w:id="13815" w:name="_Toc10203296"/>
        <w:bookmarkStart w:id="13816" w:name="_Toc10207434"/>
        <w:bookmarkEnd w:id="13814"/>
        <w:bookmarkEnd w:id="13815"/>
        <w:bookmarkEnd w:id="13816"/>
      </w:tr>
      <w:tr w:rsidR="00564C22" w:rsidDel="00B33063" w14:paraId="04643A54" w14:textId="04F3D35B" w:rsidTr="00564C22">
        <w:trPr>
          <w:del w:id="1381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E187B89" w14:textId="6F83BD16" w:rsidR="00564C22" w:rsidRPr="002062A5" w:rsidDel="00B33063" w:rsidRDefault="009B1AF1" w:rsidP="00564C22">
            <w:pPr>
              <w:pStyle w:val="Beschriftung"/>
              <w:rPr>
                <w:del w:id="13818" w:author="Andreas Kuehne" w:date="2019-05-31T12:22:00Z"/>
                <w:rStyle w:val="Datatype"/>
                <w:b w:val="0"/>
                <w:bCs w:val="0"/>
              </w:rPr>
            </w:pPr>
            <w:del w:id="13819" w:author="Andreas Kuehne" w:date="2019-05-31T12:22:00Z">
              <w:r w:rsidRPr="002062A5" w:rsidDel="00B33063">
                <w:rPr>
                  <w:rStyle w:val="Datatype"/>
                </w:rPr>
                <w:delText>AppliedProfile</w:delText>
              </w:r>
              <w:bookmarkStart w:id="13820" w:name="_Toc10199159"/>
              <w:bookmarkStart w:id="13821" w:name="_Toc10203297"/>
              <w:bookmarkStart w:id="13822" w:name="_Toc10207435"/>
              <w:bookmarkEnd w:id="13820"/>
              <w:bookmarkEnd w:id="13821"/>
              <w:bookmarkEnd w:id="13822"/>
            </w:del>
          </w:p>
        </w:tc>
        <w:tc>
          <w:tcPr>
            <w:tcW w:w="4675" w:type="dxa"/>
          </w:tcPr>
          <w:p w14:paraId="4C481541" w14:textId="2D5A86D8"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3823" w:author="Andreas Kuehne" w:date="2019-05-31T12:22:00Z"/>
                <w:rStyle w:val="Datatype"/>
              </w:rPr>
            </w:pPr>
            <w:del w:id="13824" w:author="Andreas Kuehne" w:date="2019-05-31T12:22:00Z">
              <w:r w:rsidRPr="002062A5" w:rsidDel="00B33063">
                <w:rPr>
                  <w:rStyle w:val="Datatype"/>
                </w:rPr>
                <w:delText>profile</w:delText>
              </w:r>
              <w:bookmarkStart w:id="13825" w:name="_Toc10199160"/>
              <w:bookmarkStart w:id="13826" w:name="_Toc10203298"/>
              <w:bookmarkStart w:id="13827" w:name="_Toc10207436"/>
              <w:bookmarkEnd w:id="13825"/>
              <w:bookmarkEnd w:id="13826"/>
              <w:bookmarkEnd w:id="13827"/>
            </w:del>
          </w:p>
        </w:tc>
        <w:bookmarkStart w:id="13828" w:name="_Toc10199161"/>
        <w:bookmarkStart w:id="13829" w:name="_Toc10203299"/>
        <w:bookmarkStart w:id="13830" w:name="_Toc10207437"/>
        <w:bookmarkEnd w:id="13828"/>
        <w:bookmarkEnd w:id="13829"/>
        <w:bookmarkEnd w:id="13830"/>
      </w:tr>
      <w:tr w:rsidR="00564C22" w:rsidDel="00B33063" w14:paraId="024CCAF0" w14:textId="1BEC10D0" w:rsidTr="00564C22">
        <w:trPr>
          <w:del w:id="1383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41E6895" w14:textId="2EB70D91" w:rsidR="00564C22" w:rsidRPr="002062A5" w:rsidDel="00B33063" w:rsidRDefault="009B1AF1" w:rsidP="00564C22">
            <w:pPr>
              <w:pStyle w:val="Beschriftung"/>
              <w:rPr>
                <w:del w:id="13832" w:author="Andreas Kuehne" w:date="2019-05-31T12:22:00Z"/>
                <w:rStyle w:val="Datatype"/>
                <w:b w:val="0"/>
                <w:bCs w:val="0"/>
              </w:rPr>
            </w:pPr>
            <w:del w:id="13833" w:author="Andreas Kuehne" w:date="2019-05-31T12:22:00Z">
              <w:r w:rsidRPr="002062A5" w:rsidDel="00B33063">
                <w:rPr>
                  <w:rStyle w:val="Datatype"/>
                </w:rPr>
                <w:delText>RequestID</w:delText>
              </w:r>
              <w:bookmarkStart w:id="13834" w:name="_Toc10199162"/>
              <w:bookmarkStart w:id="13835" w:name="_Toc10203300"/>
              <w:bookmarkStart w:id="13836" w:name="_Toc10207438"/>
              <w:bookmarkEnd w:id="13834"/>
              <w:bookmarkEnd w:id="13835"/>
              <w:bookmarkEnd w:id="13836"/>
            </w:del>
          </w:p>
        </w:tc>
        <w:tc>
          <w:tcPr>
            <w:tcW w:w="4675" w:type="dxa"/>
          </w:tcPr>
          <w:p w14:paraId="6D9EDB37" w14:textId="198845D7"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3837" w:author="Andreas Kuehne" w:date="2019-05-31T12:22:00Z"/>
                <w:rStyle w:val="Datatype"/>
              </w:rPr>
            </w:pPr>
            <w:del w:id="13838" w:author="Andreas Kuehne" w:date="2019-05-31T12:22:00Z">
              <w:r w:rsidRPr="002062A5" w:rsidDel="00B33063">
                <w:rPr>
                  <w:rStyle w:val="Datatype"/>
                </w:rPr>
                <w:delText>reqID</w:delText>
              </w:r>
              <w:bookmarkStart w:id="13839" w:name="_Toc10199163"/>
              <w:bookmarkStart w:id="13840" w:name="_Toc10203301"/>
              <w:bookmarkStart w:id="13841" w:name="_Toc10207439"/>
              <w:bookmarkEnd w:id="13839"/>
              <w:bookmarkEnd w:id="13840"/>
              <w:bookmarkEnd w:id="13841"/>
            </w:del>
          </w:p>
        </w:tc>
        <w:bookmarkStart w:id="13842" w:name="_Toc10199164"/>
        <w:bookmarkStart w:id="13843" w:name="_Toc10203302"/>
        <w:bookmarkStart w:id="13844" w:name="_Toc10207440"/>
        <w:bookmarkEnd w:id="13842"/>
        <w:bookmarkEnd w:id="13843"/>
        <w:bookmarkEnd w:id="13844"/>
      </w:tr>
      <w:tr w:rsidR="00564C22" w:rsidDel="00B33063" w14:paraId="3F0C1054" w14:textId="6272C7AF" w:rsidTr="00564C22">
        <w:trPr>
          <w:del w:id="1384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71219B3" w14:textId="26068D58" w:rsidR="00564C22" w:rsidRPr="002062A5" w:rsidDel="00B33063" w:rsidRDefault="009B1AF1" w:rsidP="00564C22">
            <w:pPr>
              <w:pStyle w:val="Beschriftung"/>
              <w:rPr>
                <w:del w:id="13846" w:author="Andreas Kuehne" w:date="2019-05-31T12:22:00Z"/>
                <w:rStyle w:val="Datatype"/>
                <w:b w:val="0"/>
                <w:bCs w:val="0"/>
              </w:rPr>
            </w:pPr>
            <w:del w:id="13847" w:author="Andreas Kuehne" w:date="2019-05-31T12:22:00Z">
              <w:r w:rsidRPr="002062A5" w:rsidDel="00B33063">
                <w:rPr>
                  <w:rStyle w:val="Datatype"/>
                </w:rPr>
                <w:delText>ResponseID</w:delText>
              </w:r>
              <w:bookmarkStart w:id="13848" w:name="_Toc10199165"/>
              <w:bookmarkStart w:id="13849" w:name="_Toc10203303"/>
              <w:bookmarkStart w:id="13850" w:name="_Toc10207441"/>
              <w:bookmarkEnd w:id="13848"/>
              <w:bookmarkEnd w:id="13849"/>
              <w:bookmarkEnd w:id="13850"/>
            </w:del>
          </w:p>
        </w:tc>
        <w:tc>
          <w:tcPr>
            <w:tcW w:w="4675" w:type="dxa"/>
          </w:tcPr>
          <w:p w14:paraId="6C70D0ED" w14:textId="31609CF9"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3851" w:author="Andreas Kuehne" w:date="2019-05-31T12:22:00Z"/>
                <w:rStyle w:val="Datatype"/>
              </w:rPr>
            </w:pPr>
            <w:del w:id="13852" w:author="Andreas Kuehne" w:date="2019-05-31T12:22:00Z">
              <w:r w:rsidRPr="002062A5" w:rsidDel="00B33063">
                <w:rPr>
                  <w:rStyle w:val="Datatype"/>
                </w:rPr>
                <w:delText>respID</w:delText>
              </w:r>
              <w:bookmarkStart w:id="13853" w:name="_Toc10199166"/>
              <w:bookmarkStart w:id="13854" w:name="_Toc10203304"/>
              <w:bookmarkStart w:id="13855" w:name="_Toc10207442"/>
              <w:bookmarkEnd w:id="13853"/>
              <w:bookmarkEnd w:id="13854"/>
              <w:bookmarkEnd w:id="13855"/>
            </w:del>
          </w:p>
        </w:tc>
        <w:bookmarkStart w:id="13856" w:name="_Toc10199167"/>
        <w:bookmarkStart w:id="13857" w:name="_Toc10203305"/>
        <w:bookmarkStart w:id="13858" w:name="_Toc10207443"/>
        <w:bookmarkEnd w:id="13856"/>
        <w:bookmarkEnd w:id="13857"/>
        <w:bookmarkEnd w:id="13858"/>
      </w:tr>
    </w:tbl>
    <w:p w14:paraId="4CDB46A6" w14:textId="742A9ED0" w:rsidR="00564C22" w:rsidRPr="0202B381" w:rsidDel="00B33063" w:rsidRDefault="009B1AF1" w:rsidP="00564C22">
      <w:pPr>
        <w:rPr>
          <w:del w:id="13859" w:author="Andreas Kuehne" w:date="2019-05-31T12:22:00Z"/>
        </w:rPr>
      </w:pPr>
      <w:del w:id="13860"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ResponseBaseType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3861" w:name="_Toc10199168"/>
        <w:bookmarkStart w:id="13862" w:name="_Toc10203306"/>
        <w:bookmarkStart w:id="13863" w:name="_Toc10207444"/>
        <w:bookmarkEnd w:id="13861"/>
        <w:bookmarkEnd w:id="13862"/>
        <w:bookmarkEnd w:id="13863"/>
      </w:del>
    </w:p>
    <w:p w14:paraId="133229DF" w14:textId="022B7578" w:rsidR="00564C22" w:rsidDel="00B33063" w:rsidRDefault="009B1AF1" w:rsidP="00564C22">
      <w:pPr>
        <w:pStyle w:val="Code"/>
        <w:spacing w:line="259" w:lineRule="auto"/>
        <w:rPr>
          <w:del w:id="13864" w:author="Andreas Kuehne" w:date="2019-05-31T12:22:00Z"/>
        </w:rPr>
      </w:pPr>
      <w:del w:id="13865" w:author="Andreas Kuehne" w:date="2019-05-31T12:22:00Z">
        <w:r w:rsidDel="00B33063">
          <w:rPr>
            <w:color w:val="31849B" w:themeColor="accent5" w:themeShade="BF"/>
          </w:rPr>
          <w:delText>"dsb-ResponseBaseType"</w:delText>
        </w:r>
        <w:r w:rsidDel="00B33063">
          <w:delText>: {</w:delText>
        </w:r>
        <w:bookmarkStart w:id="13866" w:name="_Toc10199169"/>
        <w:bookmarkStart w:id="13867" w:name="_Toc10203307"/>
        <w:bookmarkStart w:id="13868" w:name="_Toc10207445"/>
        <w:bookmarkEnd w:id="13866"/>
        <w:bookmarkEnd w:id="13867"/>
        <w:bookmarkEnd w:id="13868"/>
      </w:del>
    </w:p>
    <w:p w14:paraId="067D0225" w14:textId="43948A26" w:rsidR="00564C22" w:rsidDel="00B33063" w:rsidRDefault="009B1AF1" w:rsidP="00564C22">
      <w:pPr>
        <w:pStyle w:val="Code"/>
        <w:spacing w:line="259" w:lineRule="auto"/>
        <w:rPr>
          <w:del w:id="13869" w:author="Andreas Kuehne" w:date="2019-05-31T12:22:00Z"/>
        </w:rPr>
      </w:pPr>
      <w:del w:id="13870"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3871" w:name="_Toc10199170"/>
        <w:bookmarkStart w:id="13872" w:name="_Toc10203308"/>
        <w:bookmarkStart w:id="13873" w:name="_Toc10207446"/>
        <w:bookmarkEnd w:id="13871"/>
        <w:bookmarkEnd w:id="13872"/>
        <w:bookmarkEnd w:id="13873"/>
      </w:del>
    </w:p>
    <w:p w14:paraId="04C7E66A" w14:textId="02B9B0F8" w:rsidR="00564C22" w:rsidDel="00B33063" w:rsidRDefault="009B1AF1" w:rsidP="00564C22">
      <w:pPr>
        <w:pStyle w:val="Code"/>
        <w:spacing w:line="259" w:lineRule="auto"/>
        <w:rPr>
          <w:del w:id="13874" w:author="Andreas Kuehne" w:date="2019-05-31T12:22:00Z"/>
        </w:rPr>
      </w:pPr>
      <w:del w:id="13875" w:author="Andreas Kuehne" w:date="2019-05-31T12:22:00Z">
        <w:r w:rsidDel="00B33063">
          <w:rPr>
            <w:color w:val="31849B" w:themeColor="accent5" w:themeShade="BF"/>
          </w:rPr>
          <w:delText xml:space="preserve">  "properties"</w:delText>
        </w:r>
        <w:r w:rsidDel="00B33063">
          <w:delText>: {</w:delText>
        </w:r>
        <w:bookmarkStart w:id="13876" w:name="_Toc10199171"/>
        <w:bookmarkStart w:id="13877" w:name="_Toc10203309"/>
        <w:bookmarkStart w:id="13878" w:name="_Toc10207447"/>
        <w:bookmarkEnd w:id="13876"/>
        <w:bookmarkEnd w:id="13877"/>
        <w:bookmarkEnd w:id="13878"/>
      </w:del>
    </w:p>
    <w:p w14:paraId="03DF20FE" w14:textId="39BB3735" w:rsidR="00564C22" w:rsidDel="00B33063" w:rsidRDefault="009B1AF1" w:rsidP="00564C22">
      <w:pPr>
        <w:pStyle w:val="Code"/>
        <w:spacing w:line="259" w:lineRule="auto"/>
        <w:rPr>
          <w:del w:id="13879" w:author="Andreas Kuehne" w:date="2019-05-31T12:22:00Z"/>
        </w:rPr>
      </w:pPr>
      <w:del w:id="13880" w:author="Andreas Kuehne" w:date="2019-05-31T12:22:00Z">
        <w:r w:rsidDel="00B33063">
          <w:rPr>
            <w:color w:val="31849B" w:themeColor="accent5" w:themeShade="BF"/>
          </w:rPr>
          <w:delText xml:space="preserve">    "result"</w:delText>
        </w:r>
        <w:r w:rsidDel="00B33063">
          <w:delText>: {</w:delText>
        </w:r>
        <w:bookmarkStart w:id="13881" w:name="_Toc10199172"/>
        <w:bookmarkStart w:id="13882" w:name="_Toc10203310"/>
        <w:bookmarkStart w:id="13883" w:name="_Toc10207448"/>
        <w:bookmarkEnd w:id="13881"/>
        <w:bookmarkEnd w:id="13882"/>
        <w:bookmarkEnd w:id="13883"/>
      </w:del>
    </w:p>
    <w:p w14:paraId="22015165" w14:textId="5A89214B" w:rsidR="00564C22" w:rsidDel="00B33063" w:rsidRDefault="009B1AF1" w:rsidP="00564C22">
      <w:pPr>
        <w:pStyle w:val="Code"/>
        <w:spacing w:line="259" w:lineRule="auto"/>
        <w:rPr>
          <w:del w:id="13884" w:author="Andreas Kuehne" w:date="2019-05-31T12:22:00Z"/>
        </w:rPr>
      </w:pPr>
      <w:del w:id="13885"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"#/definitions/dsb-ResultType"</w:delText>
        </w:r>
        <w:bookmarkStart w:id="13886" w:name="_Toc10199173"/>
        <w:bookmarkStart w:id="13887" w:name="_Toc10203311"/>
        <w:bookmarkStart w:id="13888" w:name="_Toc10207449"/>
        <w:bookmarkEnd w:id="13886"/>
        <w:bookmarkEnd w:id="13887"/>
        <w:bookmarkEnd w:id="13888"/>
      </w:del>
    </w:p>
    <w:p w14:paraId="279C4E1C" w14:textId="7A30CB6B" w:rsidR="00564C22" w:rsidDel="00B33063" w:rsidRDefault="009B1AF1" w:rsidP="00564C22">
      <w:pPr>
        <w:pStyle w:val="Code"/>
        <w:spacing w:line="259" w:lineRule="auto"/>
        <w:rPr>
          <w:del w:id="13889" w:author="Andreas Kuehne" w:date="2019-05-31T12:22:00Z"/>
        </w:rPr>
      </w:pPr>
      <w:del w:id="13890" w:author="Andreas Kuehne" w:date="2019-05-31T12:22:00Z">
        <w:r w:rsidDel="00B33063">
          <w:delText xml:space="preserve">    },</w:delText>
        </w:r>
        <w:bookmarkStart w:id="13891" w:name="_Toc10199174"/>
        <w:bookmarkStart w:id="13892" w:name="_Toc10203312"/>
        <w:bookmarkStart w:id="13893" w:name="_Toc10207450"/>
        <w:bookmarkEnd w:id="13891"/>
        <w:bookmarkEnd w:id="13892"/>
        <w:bookmarkEnd w:id="13893"/>
      </w:del>
    </w:p>
    <w:p w14:paraId="326D476A" w14:textId="554C21FF" w:rsidR="00564C22" w:rsidDel="00B33063" w:rsidRDefault="009B1AF1" w:rsidP="00564C22">
      <w:pPr>
        <w:pStyle w:val="Code"/>
        <w:spacing w:line="259" w:lineRule="auto"/>
        <w:rPr>
          <w:del w:id="13894" w:author="Andreas Kuehne" w:date="2019-05-31T12:22:00Z"/>
        </w:rPr>
      </w:pPr>
      <w:del w:id="13895" w:author="Andreas Kuehne" w:date="2019-05-31T12:22:00Z">
        <w:r w:rsidDel="00B33063">
          <w:rPr>
            <w:color w:val="31849B" w:themeColor="accent5" w:themeShade="BF"/>
          </w:rPr>
          <w:delText xml:space="preserve">    "profile"</w:delText>
        </w:r>
        <w:r w:rsidDel="00B33063">
          <w:delText>: {</w:delText>
        </w:r>
        <w:bookmarkStart w:id="13896" w:name="_Toc10199175"/>
        <w:bookmarkStart w:id="13897" w:name="_Toc10203313"/>
        <w:bookmarkStart w:id="13898" w:name="_Toc10207451"/>
        <w:bookmarkEnd w:id="13896"/>
        <w:bookmarkEnd w:id="13897"/>
        <w:bookmarkEnd w:id="13898"/>
      </w:del>
    </w:p>
    <w:p w14:paraId="25596CAD" w14:textId="6EAF9E64" w:rsidR="00564C22" w:rsidDel="00B33063" w:rsidRDefault="009B1AF1" w:rsidP="00564C22">
      <w:pPr>
        <w:pStyle w:val="Code"/>
        <w:spacing w:line="259" w:lineRule="auto"/>
        <w:rPr>
          <w:del w:id="13899" w:author="Andreas Kuehne" w:date="2019-05-31T12:22:00Z"/>
        </w:rPr>
      </w:pPr>
      <w:del w:id="13900"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3901" w:name="_Toc10199176"/>
        <w:bookmarkStart w:id="13902" w:name="_Toc10203314"/>
        <w:bookmarkStart w:id="13903" w:name="_Toc10207452"/>
        <w:bookmarkEnd w:id="13901"/>
        <w:bookmarkEnd w:id="13902"/>
        <w:bookmarkEnd w:id="13903"/>
      </w:del>
    </w:p>
    <w:p w14:paraId="72AAE10B" w14:textId="202E64C5" w:rsidR="00564C22" w:rsidDel="00B33063" w:rsidRDefault="009B1AF1" w:rsidP="00564C22">
      <w:pPr>
        <w:pStyle w:val="Code"/>
        <w:spacing w:line="259" w:lineRule="auto"/>
        <w:rPr>
          <w:del w:id="13904" w:author="Andreas Kuehne" w:date="2019-05-31T12:22:00Z"/>
        </w:rPr>
      </w:pPr>
      <w:del w:id="13905" w:author="Andreas Kuehne" w:date="2019-05-31T12:22:00Z">
        <w:r w:rsidDel="00B33063">
          <w:rPr>
            <w:color w:val="31849B" w:themeColor="accent5" w:themeShade="BF"/>
          </w:rPr>
          <w:delText xml:space="preserve">      "items"</w:delText>
        </w:r>
        <w:r w:rsidDel="00B33063">
          <w:delText>: {</w:delText>
        </w:r>
        <w:bookmarkStart w:id="13906" w:name="_Toc10199177"/>
        <w:bookmarkStart w:id="13907" w:name="_Toc10203315"/>
        <w:bookmarkStart w:id="13908" w:name="_Toc10207453"/>
        <w:bookmarkEnd w:id="13906"/>
        <w:bookmarkEnd w:id="13907"/>
        <w:bookmarkEnd w:id="13908"/>
      </w:del>
    </w:p>
    <w:p w14:paraId="208845AE" w14:textId="11B14F41" w:rsidR="00564C22" w:rsidDel="00B33063" w:rsidRDefault="009B1AF1" w:rsidP="00564C22">
      <w:pPr>
        <w:pStyle w:val="Code"/>
        <w:spacing w:line="259" w:lineRule="auto"/>
        <w:rPr>
          <w:del w:id="13909" w:author="Andreas Kuehne" w:date="2019-05-31T12:22:00Z"/>
        </w:rPr>
      </w:pPr>
      <w:del w:id="13910"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3911" w:name="_Toc10199178"/>
        <w:bookmarkStart w:id="13912" w:name="_Toc10203316"/>
        <w:bookmarkStart w:id="13913" w:name="_Toc10207454"/>
        <w:bookmarkEnd w:id="13911"/>
        <w:bookmarkEnd w:id="13912"/>
        <w:bookmarkEnd w:id="13913"/>
      </w:del>
    </w:p>
    <w:p w14:paraId="26E5E03B" w14:textId="01C12C77" w:rsidR="00564C22" w:rsidDel="00B33063" w:rsidRDefault="009B1AF1" w:rsidP="00564C22">
      <w:pPr>
        <w:pStyle w:val="Code"/>
        <w:spacing w:line="259" w:lineRule="auto"/>
        <w:rPr>
          <w:del w:id="13914" w:author="Andreas Kuehne" w:date="2019-05-31T12:22:00Z"/>
        </w:rPr>
      </w:pPr>
      <w:del w:id="13915" w:author="Andreas Kuehne" w:date="2019-05-31T12:22:00Z">
        <w:r w:rsidDel="00B33063">
          <w:delText xml:space="preserve">      }</w:delText>
        </w:r>
        <w:bookmarkStart w:id="13916" w:name="_Toc10199179"/>
        <w:bookmarkStart w:id="13917" w:name="_Toc10203317"/>
        <w:bookmarkStart w:id="13918" w:name="_Toc10207455"/>
        <w:bookmarkEnd w:id="13916"/>
        <w:bookmarkEnd w:id="13917"/>
        <w:bookmarkEnd w:id="13918"/>
      </w:del>
    </w:p>
    <w:p w14:paraId="5BD7FDDD" w14:textId="4F5D6804" w:rsidR="00564C22" w:rsidDel="00B33063" w:rsidRDefault="009B1AF1" w:rsidP="00564C22">
      <w:pPr>
        <w:pStyle w:val="Code"/>
        <w:spacing w:line="259" w:lineRule="auto"/>
        <w:rPr>
          <w:del w:id="13919" w:author="Andreas Kuehne" w:date="2019-05-31T12:22:00Z"/>
        </w:rPr>
      </w:pPr>
      <w:del w:id="13920" w:author="Andreas Kuehne" w:date="2019-05-31T12:22:00Z">
        <w:r w:rsidDel="00B33063">
          <w:delText xml:space="preserve">    },</w:delText>
        </w:r>
        <w:bookmarkStart w:id="13921" w:name="_Toc10199180"/>
        <w:bookmarkStart w:id="13922" w:name="_Toc10203318"/>
        <w:bookmarkStart w:id="13923" w:name="_Toc10207456"/>
        <w:bookmarkEnd w:id="13921"/>
        <w:bookmarkEnd w:id="13922"/>
        <w:bookmarkEnd w:id="13923"/>
      </w:del>
    </w:p>
    <w:p w14:paraId="0832FD9A" w14:textId="02AF0C6A" w:rsidR="00564C22" w:rsidDel="00B33063" w:rsidRDefault="009B1AF1" w:rsidP="00564C22">
      <w:pPr>
        <w:pStyle w:val="Code"/>
        <w:spacing w:line="259" w:lineRule="auto"/>
        <w:rPr>
          <w:del w:id="13924" w:author="Andreas Kuehne" w:date="2019-05-31T12:22:00Z"/>
        </w:rPr>
      </w:pPr>
      <w:del w:id="13925" w:author="Andreas Kuehne" w:date="2019-05-31T12:22:00Z">
        <w:r w:rsidDel="00B33063">
          <w:rPr>
            <w:color w:val="31849B" w:themeColor="accent5" w:themeShade="BF"/>
          </w:rPr>
          <w:delText xml:space="preserve">    "reqID"</w:delText>
        </w:r>
        <w:r w:rsidDel="00B33063">
          <w:delText>: {</w:delText>
        </w:r>
        <w:bookmarkStart w:id="13926" w:name="_Toc10199181"/>
        <w:bookmarkStart w:id="13927" w:name="_Toc10203319"/>
        <w:bookmarkStart w:id="13928" w:name="_Toc10207457"/>
        <w:bookmarkEnd w:id="13926"/>
        <w:bookmarkEnd w:id="13927"/>
        <w:bookmarkEnd w:id="13928"/>
      </w:del>
    </w:p>
    <w:p w14:paraId="2737A928" w14:textId="541EA62C" w:rsidR="00564C22" w:rsidDel="00B33063" w:rsidRDefault="009B1AF1" w:rsidP="00564C22">
      <w:pPr>
        <w:pStyle w:val="Code"/>
        <w:spacing w:line="259" w:lineRule="auto"/>
        <w:rPr>
          <w:del w:id="13929" w:author="Andreas Kuehne" w:date="2019-05-31T12:22:00Z"/>
        </w:rPr>
      </w:pPr>
      <w:del w:id="13930"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3931" w:name="_Toc10199182"/>
        <w:bookmarkStart w:id="13932" w:name="_Toc10203320"/>
        <w:bookmarkStart w:id="13933" w:name="_Toc10207458"/>
        <w:bookmarkEnd w:id="13931"/>
        <w:bookmarkEnd w:id="13932"/>
        <w:bookmarkEnd w:id="13933"/>
      </w:del>
    </w:p>
    <w:p w14:paraId="1D611D74" w14:textId="5942231A" w:rsidR="00564C22" w:rsidDel="00B33063" w:rsidRDefault="009B1AF1" w:rsidP="00564C22">
      <w:pPr>
        <w:pStyle w:val="Code"/>
        <w:spacing w:line="259" w:lineRule="auto"/>
        <w:rPr>
          <w:del w:id="13934" w:author="Andreas Kuehne" w:date="2019-05-31T12:22:00Z"/>
        </w:rPr>
      </w:pPr>
      <w:del w:id="13935" w:author="Andreas Kuehne" w:date="2019-05-31T12:22:00Z">
        <w:r w:rsidDel="00B33063">
          <w:delText xml:space="preserve">    },</w:delText>
        </w:r>
        <w:bookmarkStart w:id="13936" w:name="_Toc10199183"/>
        <w:bookmarkStart w:id="13937" w:name="_Toc10203321"/>
        <w:bookmarkStart w:id="13938" w:name="_Toc10207459"/>
        <w:bookmarkEnd w:id="13936"/>
        <w:bookmarkEnd w:id="13937"/>
        <w:bookmarkEnd w:id="13938"/>
      </w:del>
    </w:p>
    <w:p w14:paraId="31B3AE47" w14:textId="07812BF2" w:rsidR="00564C22" w:rsidDel="00B33063" w:rsidRDefault="009B1AF1" w:rsidP="00564C22">
      <w:pPr>
        <w:pStyle w:val="Code"/>
        <w:spacing w:line="259" w:lineRule="auto"/>
        <w:rPr>
          <w:del w:id="13939" w:author="Andreas Kuehne" w:date="2019-05-31T12:22:00Z"/>
        </w:rPr>
      </w:pPr>
      <w:del w:id="13940" w:author="Andreas Kuehne" w:date="2019-05-31T12:22:00Z">
        <w:r w:rsidDel="00B33063">
          <w:rPr>
            <w:color w:val="31849B" w:themeColor="accent5" w:themeShade="BF"/>
          </w:rPr>
          <w:delText xml:space="preserve">    "respID"</w:delText>
        </w:r>
        <w:r w:rsidDel="00B33063">
          <w:delText>: {</w:delText>
        </w:r>
        <w:bookmarkStart w:id="13941" w:name="_Toc10199184"/>
        <w:bookmarkStart w:id="13942" w:name="_Toc10203322"/>
        <w:bookmarkStart w:id="13943" w:name="_Toc10207460"/>
        <w:bookmarkEnd w:id="13941"/>
        <w:bookmarkEnd w:id="13942"/>
        <w:bookmarkEnd w:id="13943"/>
      </w:del>
    </w:p>
    <w:p w14:paraId="5531AA0A" w14:textId="4B38487E" w:rsidR="00564C22" w:rsidDel="00B33063" w:rsidRDefault="009B1AF1" w:rsidP="00564C22">
      <w:pPr>
        <w:pStyle w:val="Code"/>
        <w:spacing w:line="259" w:lineRule="auto"/>
        <w:rPr>
          <w:del w:id="13944" w:author="Andreas Kuehne" w:date="2019-05-31T12:22:00Z"/>
        </w:rPr>
      </w:pPr>
      <w:del w:id="13945"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3946" w:name="_Toc10199185"/>
        <w:bookmarkStart w:id="13947" w:name="_Toc10203323"/>
        <w:bookmarkStart w:id="13948" w:name="_Toc10207461"/>
        <w:bookmarkEnd w:id="13946"/>
        <w:bookmarkEnd w:id="13947"/>
        <w:bookmarkEnd w:id="13948"/>
      </w:del>
    </w:p>
    <w:p w14:paraId="6D553013" w14:textId="007527D3" w:rsidR="00564C22" w:rsidDel="00B33063" w:rsidRDefault="009B1AF1" w:rsidP="00564C22">
      <w:pPr>
        <w:pStyle w:val="Code"/>
        <w:spacing w:line="259" w:lineRule="auto"/>
        <w:rPr>
          <w:del w:id="13949" w:author="Andreas Kuehne" w:date="2019-05-31T12:22:00Z"/>
        </w:rPr>
      </w:pPr>
      <w:del w:id="13950" w:author="Andreas Kuehne" w:date="2019-05-31T12:22:00Z">
        <w:r w:rsidDel="00B33063">
          <w:delText xml:space="preserve">    }</w:delText>
        </w:r>
        <w:bookmarkStart w:id="13951" w:name="_Toc10199186"/>
        <w:bookmarkStart w:id="13952" w:name="_Toc10203324"/>
        <w:bookmarkStart w:id="13953" w:name="_Toc10207462"/>
        <w:bookmarkEnd w:id="13951"/>
        <w:bookmarkEnd w:id="13952"/>
        <w:bookmarkEnd w:id="13953"/>
      </w:del>
    </w:p>
    <w:p w14:paraId="78223F10" w14:textId="7DDF7208" w:rsidR="00564C22" w:rsidDel="00B33063" w:rsidRDefault="009B1AF1" w:rsidP="00564C22">
      <w:pPr>
        <w:pStyle w:val="Code"/>
        <w:spacing w:line="259" w:lineRule="auto"/>
        <w:rPr>
          <w:del w:id="13954" w:author="Andreas Kuehne" w:date="2019-05-31T12:22:00Z"/>
        </w:rPr>
      </w:pPr>
      <w:del w:id="13955" w:author="Andreas Kuehne" w:date="2019-05-31T12:22:00Z">
        <w:r w:rsidDel="00B33063">
          <w:delText xml:space="preserve">  },</w:delText>
        </w:r>
        <w:bookmarkStart w:id="13956" w:name="_Toc10199187"/>
        <w:bookmarkStart w:id="13957" w:name="_Toc10203325"/>
        <w:bookmarkStart w:id="13958" w:name="_Toc10207463"/>
        <w:bookmarkEnd w:id="13956"/>
        <w:bookmarkEnd w:id="13957"/>
        <w:bookmarkEnd w:id="13958"/>
      </w:del>
    </w:p>
    <w:p w14:paraId="54DA33E2" w14:textId="487E563E" w:rsidR="00564C22" w:rsidDel="00B33063" w:rsidRDefault="009B1AF1" w:rsidP="00564C22">
      <w:pPr>
        <w:pStyle w:val="Code"/>
        <w:spacing w:line="259" w:lineRule="auto"/>
        <w:rPr>
          <w:del w:id="13959" w:author="Andreas Kuehne" w:date="2019-05-31T12:22:00Z"/>
        </w:rPr>
      </w:pPr>
      <w:del w:id="13960"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"result"</w:delText>
        </w:r>
        <w:r w:rsidDel="00B33063">
          <w:delText>]</w:delText>
        </w:r>
        <w:bookmarkStart w:id="13961" w:name="_Toc10199188"/>
        <w:bookmarkStart w:id="13962" w:name="_Toc10203326"/>
        <w:bookmarkStart w:id="13963" w:name="_Toc10207464"/>
        <w:bookmarkEnd w:id="13961"/>
        <w:bookmarkEnd w:id="13962"/>
        <w:bookmarkEnd w:id="13963"/>
      </w:del>
    </w:p>
    <w:p w14:paraId="520554AB" w14:textId="158C62B4" w:rsidR="00564C22" w:rsidDel="00B33063" w:rsidRDefault="009B1AF1" w:rsidP="00564C22">
      <w:pPr>
        <w:pStyle w:val="Code"/>
        <w:spacing w:line="259" w:lineRule="auto"/>
        <w:rPr>
          <w:del w:id="13964" w:author="Andreas Kuehne" w:date="2019-05-31T12:22:00Z"/>
        </w:rPr>
      </w:pPr>
      <w:del w:id="13965" w:author="Andreas Kuehne" w:date="2019-05-31T12:22:00Z">
        <w:r w:rsidDel="00B33063">
          <w:delText>}</w:delText>
        </w:r>
        <w:bookmarkStart w:id="13966" w:name="_Toc10199189"/>
        <w:bookmarkStart w:id="13967" w:name="_Toc10203327"/>
        <w:bookmarkStart w:id="13968" w:name="_Toc10207465"/>
        <w:bookmarkEnd w:id="13966"/>
        <w:bookmarkEnd w:id="13967"/>
        <w:bookmarkEnd w:id="13968"/>
      </w:del>
    </w:p>
    <w:p w14:paraId="318E0FB8" w14:textId="45B34704" w:rsidR="00564C22" w:rsidDel="00B33063" w:rsidRDefault="00564C22" w:rsidP="00564C22">
      <w:pPr>
        <w:rPr>
          <w:del w:id="13969" w:author="Andreas Kuehne" w:date="2019-05-31T12:22:00Z"/>
        </w:rPr>
      </w:pPr>
      <w:bookmarkStart w:id="13970" w:name="_Toc10199190"/>
      <w:bookmarkStart w:id="13971" w:name="_Toc10203328"/>
      <w:bookmarkStart w:id="13972" w:name="_Toc10207466"/>
      <w:bookmarkEnd w:id="13970"/>
      <w:bookmarkEnd w:id="13971"/>
      <w:bookmarkEnd w:id="13972"/>
    </w:p>
    <w:p w14:paraId="31FDD964" w14:textId="7D17EAF5" w:rsidR="00564C22" w:rsidDel="00B33063" w:rsidRDefault="009B1AF1" w:rsidP="00564C22">
      <w:pPr>
        <w:pStyle w:val="berschrift4"/>
        <w:rPr>
          <w:del w:id="13973" w:author="Andreas Kuehne" w:date="2019-05-31T12:22:00Z"/>
        </w:rPr>
      </w:pPr>
      <w:del w:id="13974" w:author="Andreas Kuehne" w:date="2019-05-31T12:22:00Z">
        <w:r w:rsidDel="00B33063">
          <w:delText>ResponseBase – XML Syntax</w:delText>
        </w:r>
        <w:bookmarkStart w:id="13975" w:name="_Toc10199191"/>
        <w:bookmarkStart w:id="13976" w:name="_Toc10203329"/>
        <w:bookmarkStart w:id="13977" w:name="_Toc10207467"/>
        <w:bookmarkEnd w:id="13975"/>
        <w:bookmarkEnd w:id="13976"/>
        <w:bookmarkEnd w:id="13977"/>
      </w:del>
    </w:p>
    <w:p w14:paraId="7289991B" w14:textId="2149DDEA" w:rsidR="00564C22" w:rsidRPr="5404FA76" w:rsidDel="00B33063" w:rsidRDefault="009B1AF1" w:rsidP="00564C22">
      <w:pPr>
        <w:rPr>
          <w:del w:id="13978" w:author="Andreas Kuehne" w:date="2019-05-31T12:22:00Z"/>
        </w:rPr>
      </w:pPr>
      <w:del w:id="13979" w:author="Andreas Kuehne" w:date="2019-05-31T12:22:00Z">
        <w:r w:rsidRPr="0CCF9147" w:rsidDel="00B33063">
          <w:delText xml:space="preserve">The XML type </w:delText>
        </w:r>
        <w:r w:rsidRPr="002062A5" w:rsidDel="00B33063">
          <w:rPr>
            <w:rFonts w:ascii="Courier New" w:eastAsia="Courier New" w:hAnsi="Courier New" w:cs="Courier New"/>
          </w:rPr>
          <w:delText>ResponseBaseType</w:delText>
        </w:r>
        <w:r w:rsidRPr="0CCF9147" w:rsidDel="00B33063">
          <w:delText xml:space="preserve"> SHALL implement the requirements defined in the </w:delText>
        </w:r>
        <w:r w:rsidRPr="002062A5" w:rsidDel="00B33063">
          <w:rPr>
            <w:rFonts w:ascii="Courier New" w:eastAsia="Courier New" w:hAnsi="Courier New" w:cs="Courier New"/>
          </w:rPr>
          <w:delText>ResponseBase</w:delText>
        </w:r>
        <w:r w:rsidDel="00B33063">
          <w:delText xml:space="preserve"> </w:delText>
        </w:r>
        <w:r w:rsidRPr="005A6FFD" w:rsidDel="00B33063">
          <w:delText>component.</w:delText>
        </w:r>
        <w:bookmarkStart w:id="13980" w:name="_Toc10199192"/>
        <w:bookmarkStart w:id="13981" w:name="_Toc10203330"/>
        <w:bookmarkStart w:id="13982" w:name="_Toc10207468"/>
        <w:bookmarkEnd w:id="13980"/>
        <w:bookmarkEnd w:id="13981"/>
        <w:bookmarkEnd w:id="13982"/>
      </w:del>
    </w:p>
    <w:p w14:paraId="23C3A176" w14:textId="6275CB3E" w:rsidR="00564C22" w:rsidDel="00B33063" w:rsidRDefault="009B1AF1" w:rsidP="00564C22">
      <w:pPr>
        <w:rPr>
          <w:del w:id="13983" w:author="Andreas Kuehne" w:date="2019-05-31T12:22:00Z"/>
        </w:rPr>
      </w:pPr>
      <w:del w:id="13984"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ResponseBaseType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"refDSBXSD" </w:delInstrText>
        </w:r>
        <w:r w:rsidR="00B33063" w:rsidDel="00B33063">
          <w:rPr>
            <w:rStyle w:val="Hyperlink"/>
          </w:rPr>
          <w:fldChar w:fldCharType="separate"/>
        </w:r>
        <w:r w:rsidRPr="006174B3" w:rsidDel="00B33063">
          <w:rPr>
            <w:rStyle w:val="Hyperlink"/>
          </w:rPr>
          <w:delText>DSBXSD</w:delText>
        </w:r>
        <w:r w:rsidR="00B33063" w:rsidDel="00B33063">
          <w:rPr>
            <w:rStyle w:val="Hyperlink"/>
          </w:rPr>
          <w:fldChar w:fldCharType="end"/>
        </w:r>
        <w:r w:rsidRPr="005A6FFD" w:rsidDel="00B33063">
          <w:rPr>
            <w:rFonts w:eastAsia="Arial"/>
          </w:rPr>
          <w:delText>], and is copied below for information.</w:delText>
        </w:r>
        <w:bookmarkStart w:id="13985" w:name="_Toc10199193"/>
        <w:bookmarkStart w:id="13986" w:name="_Toc10203331"/>
        <w:bookmarkStart w:id="13987" w:name="_Toc10207469"/>
        <w:bookmarkEnd w:id="13985"/>
        <w:bookmarkEnd w:id="13986"/>
        <w:bookmarkEnd w:id="13987"/>
      </w:del>
    </w:p>
    <w:p w14:paraId="23160110" w14:textId="6A9A61FA" w:rsidR="00564C22" w:rsidDel="00B33063" w:rsidRDefault="009B1AF1" w:rsidP="00564C22">
      <w:pPr>
        <w:pStyle w:val="Code"/>
        <w:rPr>
          <w:del w:id="13988" w:author="Andreas Kuehne" w:date="2019-05-31T12:22:00Z"/>
        </w:rPr>
      </w:pPr>
      <w:del w:id="13989"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ResponseBaseType</w:delText>
        </w:r>
        <w:r w:rsidDel="00B33063">
          <w:rPr>
            <w:color w:val="943634" w:themeColor="accent2" w:themeShade="BF"/>
          </w:rPr>
          <w:delText>" abstract="</w:delText>
        </w:r>
        <w:r w:rsidDel="00B33063">
          <w:rPr>
            <w:color w:val="244061" w:themeColor="accent1" w:themeShade="80"/>
          </w:rPr>
          <w:delText>true</w:delText>
        </w:r>
        <w:r w:rsidDel="00B33063">
          <w:rPr>
            <w:color w:val="943634" w:themeColor="accent2" w:themeShade="BF"/>
          </w:rPr>
          <w:delText>"</w:delText>
        </w:r>
        <w:r w:rsidDel="00B33063">
          <w:rPr>
            <w:color w:val="31849B" w:themeColor="accent5" w:themeShade="BF"/>
          </w:rPr>
          <w:delText>&gt;</w:delText>
        </w:r>
        <w:bookmarkStart w:id="13990" w:name="_Toc10199194"/>
        <w:bookmarkStart w:id="13991" w:name="_Toc10203332"/>
        <w:bookmarkStart w:id="13992" w:name="_Toc10207470"/>
        <w:bookmarkEnd w:id="13990"/>
        <w:bookmarkEnd w:id="13991"/>
        <w:bookmarkEnd w:id="13992"/>
      </w:del>
    </w:p>
    <w:p w14:paraId="1E338A72" w14:textId="00EF54C2" w:rsidR="00564C22" w:rsidDel="00B33063" w:rsidRDefault="009B1AF1" w:rsidP="00564C22">
      <w:pPr>
        <w:pStyle w:val="Code"/>
        <w:rPr>
          <w:del w:id="13993" w:author="Andreas Kuehne" w:date="2019-05-31T12:22:00Z"/>
        </w:rPr>
      </w:pPr>
      <w:del w:id="13994" w:author="Andreas Kuehne" w:date="2019-05-31T12:22:00Z">
        <w:r w:rsidDel="00B33063">
          <w:rPr>
            <w:color w:val="31849B" w:themeColor="accent5" w:themeShade="BF"/>
          </w:rPr>
          <w:delText xml:space="preserve">  &lt;xs:sequence&gt;</w:delText>
        </w:r>
        <w:bookmarkStart w:id="13995" w:name="_Toc10199195"/>
        <w:bookmarkStart w:id="13996" w:name="_Toc10203333"/>
        <w:bookmarkStart w:id="13997" w:name="_Toc10207471"/>
        <w:bookmarkEnd w:id="13995"/>
        <w:bookmarkEnd w:id="13996"/>
        <w:bookmarkEnd w:id="13997"/>
      </w:del>
    </w:p>
    <w:p w14:paraId="3A5303C4" w14:textId="6B519A04" w:rsidR="00564C22" w:rsidDel="00B33063" w:rsidRDefault="009B1AF1" w:rsidP="00564C22">
      <w:pPr>
        <w:pStyle w:val="Code"/>
        <w:rPr>
          <w:del w:id="13998" w:author="Andreas Kuehne" w:date="2019-05-31T12:22:00Z"/>
        </w:rPr>
      </w:pPr>
      <w:del w:id="13999"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Result</w:delText>
        </w:r>
        <w:r w:rsidDel="00B33063">
          <w:rPr>
            <w:color w:val="943634" w:themeColor="accent2" w:themeShade="BF"/>
          </w:rPr>
          <w:delText>" type="</w:delText>
        </w:r>
        <w:r w:rsidDel="00B33063">
          <w:rPr>
            <w:color w:val="244061" w:themeColor="accent1" w:themeShade="80"/>
          </w:rPr>
          <w:delText>dsb:ResultType</w:delText>
        </w:r>
        <w:r w:rsidDel="00B33063">
          <w:rPr>
            <w:color w:val="943634" w:themeColor="accent2" w:themeShade="BF"/>
          </w:rPr>
          <w:delText>"</w:delText>
        </w:r>
        <w:r w:rsidDel="00B33063">
          <w:rPr>
            <w:color w:val="31849B" w:themeColor="accent5" w:themeShade="BF"/>
          </w:rPr>
          <w:delText>/&gt;</w:delText>
        </w:r>
        <w:bookmarkStart w:id="14000" w:name="_Toc10199196"/>
        <w:bookmarkStart w:id="14001" w:name="_Toc10203334"/>
        <w:bookmarkStart w:id="14002" w:name="_Toc10207472"/>
        <w:bookmarkEnd w:id="14000"/>
        <w:bookmarkEnd w:id="14001"/>
        <w:bookmarkEnd w:id="14002"/>
      </w:del>
    </w:p>
    <w:p w14:paraId="1DC45391" w14:textId="5D92FA82" w:rsidR="00564C22" w:rsidDel="00B33063" w:rsidRDefault="009B1AF1" w:rsidP="00564C22">
      <w:pPr>
        <w:pStyle w:val="Code"/>
        <w:rPr>
          <w:del w:id="14003" w:author="Andreas Kuehne" w:date="2019-05-31T12:22:00Z"/>
        </w:rPr>
      </w:pPr>
      <w:del w:id="14004"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AppliedProfile</w:delText>
        </w:r>
        <w:r w:rsidDel="00B33063">
          <w:rPr>
            <w:color w:val="943634" w:themeColor="accent2" w:themeShade="BF"/>
          </w:rPr>
          <w:delText>" type="</w:delText>
        </w:r>
        <w:r w:rsidDel="00B33063">
          <w:rPr>
            <w:color w:val="244061" w:themeColor="accent1" w:themeShade="80"/>
          </w:rPr>
          <w:delText>xs:anyURI</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4005" w:name="_Toc10199197"/>
        <w:bookmarkStart w:id="14006" w:name="_Toc10203335"/>
        <w:bookmarkStart w:id="14007" w:name="_Toc10207473"/>
        <w:bookmarkEnd w:id="14005"/>
        <w:bookmarkEnd w:id="14006"/>
        <w:bookmarkEnd w:id="14007"/>
      </w:del>
    </w:p>
    <w:p w14:paraId="0FC6A198" w14:textId="451C5510" w:rsidR="00564C22" w:rsidDel="00B33063" w:rsidRDefault="009B1AF1" w:rsidP="00564C22">
      <w:pPr>
        <w:pStyle w:val="Code"/>
        <w:rPr>
          <w:del w:id="14008" w:author="Andreas Kuehne" w:date="2019-05-31T12:22:00Z"/>
        </w:rPr>
      </w:pPr>
      <w:del w:id="14009" w:author="Andreas Kuehne" w:date="2019-05-31T12:22:00Z">
        <w:r w:rsidDel="00B33063">
          <w:rPr>
            <w:color w:val="31849B" w:themeColor="accent5" w:themeShade="BF"/>
          </w:rPr>
          <w:delText xml:space="preserve">  &lt;/xs:sequence&gt;</w:delText>
        </w:r>
        <w:bookmarkStart w:id="14010" w:name="_Toc10199198"/>
        <w:bookmarkStart w:id="14011" w:name="_Toc10203336"/>
        <w:bookmarkStart w:id="14012" w:name="_Toc10207474"/>
        <w:bookmarkEnd w:id="14010"/>
        <w:bookmarkEnd w:id="14011"/>
        <w:bookmarkEnd w:id="14012"/>
      </w:del>
    </w:p>
    <w:p w14:paraId="5231F55F" w14:textId="75CE9C29" w:rsidR="00564C22" w:rsidDel="00B33063" w:rsidRDefault="009B1AF1" w:rsidP="00564C22">
      <w:pPr>
        <w:pStyle w:val="Code"/>
        <w:rPr>
          <w:del w:id="14013" w:author="Andreas Kuehne" w:date="2019-05-31T12:22:00Z"/>
        </w:rPr>
      </w:pPr>
      <w:del w:id="14014"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RequestID</w:delText>
        </w:r>
        <w:r w:rsidDel="00B33063">
          <w:rPr>
            <w:color w:val="943634" w:themeColor="accent2" w:themeShade="BF"/>
          </w:rPr>
          <w:delText>" type="</w:delText>
        </w:r>
        <w:r w:rsidDel="00B33063">
          <w:rPr>
            <w:color w:val="244061" w:themeColor="accent1" w:themeShade="80"/>
          </w:rPr>
          <w:delText>xs:string</w:delText>
        </w:r>
        <w:r w:rsidDel="00B33063">
          <w:rPr>
            <w:color w:val="943634" w:themeColor="accent2" w:themeShade="BF"/>
          </w:rPr>
          <w:delText>" use="</w:delText>
        </w:r>
        <w:r w:rsidDel="00B33063">
          <w:rPr>
            <w:color w:val="244061" w:themeColor="accent1" w:themeShade="80"/>
          </w:rPr>
          <w:delText>optional</w:delText>
        </w:r>
        <w:r w:rsidDel="00B33063">
          <w:rPr>
            <w:color w:val="943634" w:themeColor="accent2" w:themeShade="BF"/>
          </w:rPr>
          <w:delText>"</w:delText>
        </w:r>
        <w:r w:rsidDel="00B33063">
          <w:rPr>
            <w:color w:val="31849B" w:themeColor="accent5" w:themeShade="BF"/>
          </w:rPr>
          <w:delText>/&gt;</w:delText>
        </w:r>
        <w:bookmarkStart w:id="14015" w:name="_Toc10199199"/>
        <w:bookmarkStart w:id="14016" w:name="_Toc10203337"/>
        <w:bookmarkStart w:id="14017" w:name="_Toc10207475"/>
        <w:bookmarkEnd w:id="14015"/>
        <w:bookmarkEnd w:id="14016"/>
        <w:bookmarkEnd w:id="14017"/>
      </w:del>
    </w:p>
    <w:p w14:paraId="619F1D58" w14:textId="2277AFE1" w:rsidR="00564C22" w:rsidDel="00B33063" w:rsidRDefault="009B1AF1" w:rsidP="00564C22">
      <w:pPr>
        <w:pStyle w:val="Code"/>
        <w:rPr>
          <w:del w:id="14018" w:author="Andreas Kuehne" w:date="2019-05-31T12:22:00Z"/>
        </w:rPr>
      </w:pPr>
      <w:del w:id="14019"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ResponseID</w:delText>
        </w:r>
        <w:r w:rsidDel="00B33063">
          <w:rPr>
            <w:color w:val="943634" w:themeColor="accent2" w:themeShade="BF"/>
          </w:rPr>
          <w:delText>" type="</w:delText>
        </w:r>
        <w:r w:rsidDel="00B33063">
          <w:rPr>
            <w:color w:val="244061" w:themeColor="accent1" w:themeShade="80"/>
          </w:rPr>
          <w:delText>xs:string</w:delText>
        </w:r>
        <w:r w:rsidDel="00B33063">
          <w:rPr>
            <w:color w:val="943634" w:themeColor="accent2" w:themeShade="BF"/>
          </w:rPr>
          <w:delText>" use="</w:delText>
        </w:r>
        <w:r w:rsidDel="00B33063">
          <w:rPr>
            <w:color w:val="244061" w:themeColor="accent1" w:themeShade="80"/>
          </w:rPr>
          <w:delText>optional</w:delText>
        </w:r>
        <w:r w:rsidDel="00B33063">
          <w:rPr>
            <w:color w:val="943634" w:themeColor="accent2" w:themeShade="BF"/>
          </w:rPr>
          <w:delText>"</w:delText>
        </w:r>
        <w:r w:rsidDel="00B33063">
          <w:rPr>
            <w:color w:val="31849B" w:themeColor="accent5" w:themeShade="BF"/>
          </w:rPr>
          <w:delText>/&gt;</w:delText>
        </w:r>
        <w:bookmarkStart w:id="14020" w:name="_Toc10199200"/>
        <w:bookmarkStart w:id="14021" w:name="_Toc10203338"/>
        <w:bookmarkStart w:id="14022" w:name="_Toc10207476"/>
        <w:bookmarkEnd w:id="14020"/>
        <w:bookmarkEnd w:id="14021"/>
        <w:bookmarkEnd w:id="14022"/>
      </w:del>
    </w:p>
    <w:p w14:paraId="30359F06" w14:textId="61409920" w:rsidR="00564C22" w:rsidDel="00B33063" w:rsidRDefault="009B1AF1" w:rsidP="00564C22">
      <w:pPr>
        <w:pStyle w:val="Code"/>
        <w:rPr>
          <w:del w:id="14023" w:author="Andreas Kuehne" w:date="2019-05-31T12:22:00Z"/>
        </w:rPr>
      </w:pPr>
      <w:del w:id="14024" w:author="Andreas Kuehne" w:date="2019-05-31T12:22:00Z">
        <w:r w:rsidDel="00B33063">
          <w:rPr>
            <w:color w:val="31849B" w:themeColor="accent5" w:themeShade="BF"/>
          </w:rPr>
          <w:delText>&lt;/xs:complexType&gt;</w:delText>
        </w:r>
        <w:bookmarkStart w:id="14025" w:name="_Toc10199201"/>
        <w:bookmarkStart w:id="14026" w:name="_Toc10203339"/>
        <w:bookmarkStart w:id="14027" w:name="_Toc10207477"/>
        <w:bookmarkEnd w:id="14025"/>
        <w:bookmarkEnd w:id="14026"/>
        <w:bookmarkEnd w:id="14027"/>
      </w:del>
    </w:p>
    <w:p w14:paraId="14226BCB" w14:textId="52FE2666" w:rsidR="00564C22" w:rsidDel="00B33063" w:rsidRDefault="009B1AF1" w:rsidP="00564C22">
      <w:pPr>
        <w:spacing w:line="259" w:lineRule="auto"/>
        <w:rPr>
          <w:del w:id="14028" w:author="Andreas Kuehne" w:date="2019-05-31T12:22:00Z"/>
        </w:rPr>
      </w:pPr>
      <w:del w:id="14029"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ResponseBaseType</w:delText>
        </w:r>
        <w:r w:rsidRPr="71C71F8C" w:rsidDel="00B33063">
          <w:delText xml:space="preserve"> </w:delText>
        </w:r>
        <w:r w:rsidDel="00B33063">
          <w:delText xml:space="preserve">XML element SHALL implement in XML syntax the sub-component that has a name equal to its local name. </w:delText>
        </w:r>
        <w:bookmarkStart w:id="14030" w:name="_Toc10199202"/>
        <w:bookmarkStart w:id="14031" w:name="_Toc10203340"/>
        <w:bookmarkStart w:id="14032" w:name="_Toc10207478"/>
        <w:bookmarkEnd w:id="14030"/>
        <w:bookmarkEnd w:id="14031"/>
        <w:bookmarkEnd w:id="14032"/>
      </w:del>
    </w:p>
    <w:p w14:paraId="078E1095" w14:textId="46527B45" w:rsidR="006D31DB" w:rsidDel="00B33063" w:rsidRDefault="009B1AF1" w:rsidP="00564C22">
      <w:pPr>
        <w:pStyle w:val="berschrift2"/>
        <w:rPr>
          <w:del w:id="14033" w:author="Andreas Kuehne" w:date="2019-05-31T12:22:00Z"/>
        </w:rPr>
      </w:pPr>
      <w:del w:id="14034" w:author="Andreas Kuehne" w:date="2019-05-31T12:22:00Z">
        <w:r w:rsidDel="00B33063">
          <w:delText>Operation requests and responses</w:delText>
        </w:r>
        <w:bookmarkStart w:id="14035" w:name="_Toc10199203"/>
        <w:bookmarkStart w:id="14036" w:name="_Toc10203341"/>
        <w:bookmarkStart w:id="14037" w:name="_Toc10207479"/>
        <w:bookmarkEnd w:id="14035"/>
        <w:bookmarkEnd w:id="14036"/>
        <w:bookmarkEnd w:id="14037"/>
      </w:del>
    </w:p>
    <w:p w14:paraId="701EE2B1" w14:textId="75B5784A" w:rsidR="00564C22" w:rsidRPr="5404FA76" w:rsidDel="00B33063" w:rsidRDefault="009B1AF1" w:rsidP="00564C22">
      <w:pPr>
        <w:rPr>
          <w:del w:id="14038" w:author="Andreas Kuehne" w:date="2019-05-31T12:22:00Z"/>
        </w:rPr>
      </w:pPr>
      <w:del w:id="14039" w:author="Andreas Kuehne" w:date="2019-05-31T12:22:00Z">
        <w:r w:rsidRPr="0CCF9147" w:rsidDel="00B33063">
          <w:delText>The XML elements of this section are defined in the XML namespace '</w:delText>
        </w:r>
        <w:r w:rsidRPr="002062A5" w:rsidDel="00B33063">
          <w:rPr>
            <w:rFonts w:ascii="Courier New" w:eastAsia="Courier New" w:hAnsi="Courier New" w:cs="Courier New"/>
          </w:rPr>
          <w:delText>http://docs.oasis-open.org/dss-x/ns/core</w:delText>
        </w:r>
        <w:r w:rsidRPr="005A6FFD" w:rsidDel="00B33063">
          <w:delText>'.</w:delText>
        </w:r>
        <w:bookmarkStart w:id="14040" w:name="_Toc10199204"/>
        <w:bookmarkStart w:id="14041" w:name="_Toc10203342"/>
        <w:bookmarkStart w:id="14042" w:name="_Toc10207480"/>
        <w:bookmarkEnd w:id="14040"/>
        <w:bookmarkEnd w:id="14041"/>
        <w:bookmarkEnd w:id="14042"/>
      </w:del>
    </w:p>
    <w:p w14:paraId="6BEB93D6" w14:textId="4DD4ABF0" w:rsidR="00564C22" w:rsidDel="00B33063" w:rsidRDefault="00564C22" w:rsidP="00564C22">
      <w:pPr>
        <w:rPr>
          <w:del w:id="14043" w:author="Andreas Kuehne" w:date="2019-05-31T12:22:00Z"/>
        </w:rPr>
      </w:pPr>
      <w:bookmarkStart w:id="14044" w:name="_Toc10199205"/>
      <w:bookmarkStart w:id="14045" w:name="_Toc10203343"/>
      <w:bookmarkStart w:id="14046" w:name="_Toc10207481"/>
      <w:bookmarkEnd w:id="14044"/>
      <w:bookmarkEnd w:id="14045"/>
      <w:bookmarkEnd w:id="14046"/>
    </w:p>
    <w:p w14:paraId="47937C8A" w14:textId="6EF4C39C" w:rsidR="00564C22" w:rsidDel="00B33063" w:rsidRDefault="009B1AF1" w:rsidP="00564C22">
      <w:pPr>
        <w:pStyle w:val="berschrift3"/>
        <w:rPr>
          <w:del w:id="14047" w:author="Andreas Kuehne" w:date="2019-05-31T12:22:00Z"/>
        </w:rPr>
      </w:pPr>
      <w:bookmarkStart w:id="14048" w:name="_RefComp43E75166"/>
      <w:del w:id="14049" w:author="Andreas Kuehne" w:date="2019-05-31T12:22:00Z">
        <w:r w:rsidDel="00B33063">
          <w:delText>Component SignRequest</w:delText>
        </w:r>
        <w:bookmarkStart w:id="14050" w:name="_Toc10199206"/>
        <w:bookmarkStart w:id="14051" w:name="_Toc10203344"/>
        <w:bookmarkStart w:id="14052" w:name="_Toc10207482"/>
        <w:bookmarkEnd w:id="14048"/>
        <w:bookmarkEnd w:id="14050"/>
        <w:bookmarkEnd w:id="14051"/>
        <w:bookmarkEnd w:id="14052"/>
      </w:del>
    </w:p>
    <w:p w14:paraId="001DA775" w14:textId="178D27B5" w:rsidR="00564C22" w:rsidDel="00B33063" w:rsidRDefault="001725A5" w:rsidP="00564C22">
      <w:pPr>
        <w:rPr>
          <w:del w:id="14053" w:author="Andreas Kuehne" w:date="2019-05-31T12:22:00Z"/>
        </w:rPr>
      </w:pPr>
      <w:del w:id="14054" w:author="Andreas Kuehne" w:date="2019-05-31T12:22:00Z">
        <w:r w:rsidRPr="003A06D0" w:rsidDel="00B33063">
          <w:delText xml:space="preserve">The </w:delText>
        </w:r>
        <w:r w:rsidRPr="003A06D0" w:rsidDel="00B33063">
          <w:rPr>
            <w:rFonts w:ascii="Courier New" w:eastAsia="Courier New" w:hAnsi="Courier New" w:cs="Courier New"/>
            <w:lang w:val="en-GB"/>
          </w:rPr>
          <w:delText>SignRequest</w:delText>
        </w:r>
        <w:r w:rsidRPr="003A06D0" w:rsidDel="00B33063">
          <w:delText xml:space="preserve"> component is sent by the client to request a signature or timestamp on some input documents.</w:delText>
        </w:r>
        <w:bookmarkStart w:id="14055" w:name="_Toc10199207"/>
        <w:bookmarkStart w:id="14056" w:name="_Toc10203345"/>
        <w:bookmarkStart w:id="14057" w:name="_Toc10207483"/>
        <w:bookmarkEnd w:id="14055"/>
        <w:bookmarkEnd w:id="14056"/>
        <w:bookmarkEnd w:id="14057"/>
      </w:del>
    </w:p>
    <w:p w14:paraId="0CADE782" w14:textId="2EB83B72" w:rsidR="00564C22" w:rsidDel="00B33063" w:rsidRDefault="009B1AF1" w:rsidP="00564C22">
      <w:pPr>
        <w:rPr>
          <w:del w:id="14058" w:author="Andreas Kuehne" w:date="2019-05-31T12:22:00Z"/>
        </w:rPr>
      </w:pPr>
      <w:del w:id="14059" w:author="Andreas Kuehne" w:date="2019-05-31T12:22:00Z">
        <w:r w:rsidDel="00B33063">
          <w:delText xml:space="preserve">This components extends the component </w:delText>
        </w:r>
        <w:r w:rsidDel="00B33063">
          <w:fldChar w:fldCharType="begin"/>
        </w:r>
        <w:r w:rsidDel="00B33063">
          <w:delInstrText xml:space="preserve"> REF _RefComp82EE85A6 \r \h </w:delInstrText>
        </w:r>
        <w:r w:rsidDel="00B33063">
          <w:fldChar w:fldCharType="separate"/>
        </w:r>
        <w:r w:rsidDel="00B33063">
          <w:rPr>
            <w:rStyle w:val="Datatype"/>
            <w:rFonts w:eastAsia="Courier New" w:cs="Courier New"/>
          </w:rPr>
          <w:delText>RequestBase</w:delText>
        </w:r>
        <w:r w:rsidDel="00B33063">
          <w:fldChar w:fldCharType="end"/>
        </w:r>
        <w:r w:rsidDel="00B33063">
          <w:delText>. The inherited sub-components are not repeated here.</w:delText>
        </w:r>
        <w:bookmarkStart w:id="14060" w:name="_Toc10199208"/>
        <w:bookmarkStart w:id="14061" w:name="_Toc10203346"/>
        <w:bookmarkStart w:id="14062" w:name="_Toc10207484"/>
        <w:bookmarkEnd w:id="14060"/>
        <w:bookmarkEnd w:id="14061"/>
        <w:bookmarkEnd w:id="14062"/>
      </w:del>
    </w:p>
    <w:p w14:paraId="06971BF5" w14:textId="1D273AFA" w:rsidR="00564C22" w:rsidDel="00B33063" w:rsidRDefault="009B1AF1" w:rsidP="00564C22">
      <w:pPr>
        <w:rPr>
          <w:del w:id="14063" w:author="Andreas Kuehne" w:date="2019-05-31T12:22:00Z"/>
        </w:rPr>
      </w:pPr>
      <w:del w:id="14064" w:author="Andreas Kuehne" w:date="2019-05-31T12:22:00Z">
        <w:r w:rsidDel="00B33063">
          <w:delText>Below follows a list of the sub-components that constitute this component:</w:delText>
        </w:r>
        <w:bookmarkStart w:id="14065" w:name="_Toc10199209"/>
        <w:bookmarkStart w:id="14066" w:name="_Toc10203347"/>
        <w:bookmarkStart w:id="14067" w:name="_Toc10207485"/>
        <w:bookmarkEnd w:id="14065"/>
        <w:bookmarkEnd w:id="14066"/>
        <w:bookmarkEnd w:id="14067"/>
      </w:del>
    </w:p>
    <w:p w14:paraId="6E182A8F" w14:textId="18975318" w:rsidR="00564C22" w:rsidDel="00B33063" w:rsidRDefault="009B1AF1" w:rsidP="00564C22">
      <w:pPr>
        <w:pStyle w:val="Member"/>
        <w:rPr>
          <w:del w:id="14068" w:author="Andreas Kuehne" w:date="2019-05-31T12:22:00Z"/>
        </w:rPr>
      </w:pPr>
      <w:del w:id="14069" w:author="Andreas Kuehne" w:date="2019-05-31T12:22:00Z">
        <w:r w:rsidDel="00B33063">
          <w:delText xml:space="preserve">The OPTIONAL </w:delText>
        </w:r>
        <w:r w:rsidRPr="35C1378D" w:rsidDel="00B33063">
          <w:rPr>
            <w:rStyle w:val="Datatype"/>
          </w:rPr>
          <w:delText>InputDocuments</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_RefComp22BB140F \r \h </w:delInstrText>
        </w:r>
        <w:r w:rsidDel="00B33063">
          <w:fldChar w:fldCharType="separate"/>
        </w:r>
        <w:r w:rsidDel="00B33063">
          <w:rPr>
            <w:rStyle w:val="Datatype"/>
            <w:rFonts w:eastAsia="Courier New" w:cs="Courier New"/>
          </w:rPr>
          <w:delText>InputDocuments</w:delText>
        </w:r>
        <w:r w:rsidDel="00B33063">
          <w:fldChar w:fldCharType="end"/>
        </w:r>
        <w:r w:rsidDel="00B33063">
          <w:delText xml:space="preserve">. </w:delText>
        </w:r>
        <w:bookmarkStart w:id="14070" w:name="_Toc10199210"/>
        <w:bookmarkStart w:id="14071" w:name="_Toc10203348"/>
        <w:bookmarkStart w:id="14072" w:name="_Toc10207486"/>
        <w:bookmarkEnd w:id="14070"/>
        <w:bookmarkEnd w:id="14071"/>
        <w:bookmarkEnd w:id="14072"/>
      </w:del>
    </w:p>
    <w:p w14:paraId="3025931C" w14:textId="1507F5CD" w:rsidR="00564C22" w:rsidDel="00B33063" w:rsidRDefault="009B1AF1" w:rsidP="00564C22">
      <w:pPr>
        <w:pStyle w:val="Member"/>
        <w:rPr>
          <w:del w:id="14073" w:author="Andreas Kuehne" w:date="2019-05-31T12:22:00Z"/>
        </w:rPr>
      </w:pPr>
      <w:del w:id="14074" w:author="Andreas Kuehne" w:date="2019-05-31T12:22:00Z">
        <w:r w:rsidDel="00B33063">
          <w:delText xml:space="preserve">The OPTIONAL </w:delText>
        </w:r>
        <w:r w:rsidRPr="35C1378D" w:rsidDel="00B33063">
          <w:rPr>
            <w:rStyle w:val="Datatype"/>
          </w:rPr>
          <w:delText>OptionalInputs</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_RefComp84D46F92 \r \h </w:delInstrText>
        </w:r>
        <w:r w:rsidDel="00B33063">
          <w:fldChar w:fldCharType="separate"/>
        </w:r>
        <w:r w:rsidDel="00B33063">
          <w:rPr>
            <w:rStyle w:val="Datatype"/>
            <w:rFonts w:eastAsia="Courier New" w:cs="Courier New"/>
          </w:rPr>
          <w:delText>OptionalInputsSign</w:delText>
        </w:r>
        <w:r w:rsidDel="00B33063">
          <w:fldChar w:fldCharType="end"/>
        </w:r>
        <w:r w:rsidDel="00B33063">
          <w:delText xml:space="preserve">. </w:delText>
        </w:r>
        <w:r w:rsidRPr="003A06D0" w:rsidDel="00B33063">
          <w:delText>It is intended to transport additional input elements of the signing request.</w:delText>
        </w:r>
        <w:bookmarkStart w:id="14075" w:name="_Toc10199211"/>
        <w:bookmarkStart w:id="14076" w:name="_Toc10203349"/>
        <w:bookmarkStart w:id="14077" w:name="_Toc10207487"/>
        <w:bookmarkEnd w:id="14075"/>
        <w:bookmarkEnd w:id="14076"/>
        <w:bookmarkEnd w:id="14077"/>
      </w:del>
    </w:p>
    <w:p w14:paraId="2C895FFB" w14:textId="19D8D4B6" w:rsidR="00564C22" w:rsidDel="00B33063" w:rsidRDefault="009B1AF1" w:rsidP="00564C22">
      <w:pPr>
        <w:pStyle w:val="berschrift4"/>
        <w:rPr>
          <w:del w:id="14078" w:author="Andreas Kuehne" w:date="2019-05-31T12:22:00Z"/>
        </w:rPr>
      </w:pPr>
      <w:del w:id="14079" w:author="Andreas Kuehne" w:date="2019-05-31T12:22:00Z">
        <w:r w:rsidDel="00B33063">
          <w:delText>SignRequest – JSON Syntax</w:delText>
        </w:r>
        <w:bookmarkStart w:id="14080" w:name="_Toc10199212"/>
        <w:bookmarkStart w:id="14081" w:name="_Toc10203350"/>
        <w:bookmarkStart w:id="14082" w:name="_Toc10207488"/>
        <w:bookmarkEnd w:id="14080"/>
        <w:bookmarkEnd w:id="14081"/>
        <w:bookmarkEnd w:id="14082"/>
      </w:del>
    </w:p>
    <w:p w14:paraId="2D33EC9D" w14:textId="74B245DA" w:rsidR="00564C22" w:rsidRPr="0248A3D1" w:rsidDel="00B33063" w:rsidRDefault="009B1AF1" w:rsidP="00564C22">
      <w:pPr>
        <w:rPr>
          <w:del w:id="14083" w:author="Andreas Kuehne" w:date="2019-05-31T12:22:00Z"/>
        </w:rPr>
      </w:pPr>
      <w:del w:id="14084"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SignRequestType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SignRequest</w:delText>
        </w:r>
        <w:r w:rsidDel="00B33063">
          <w:delText xml:space="preserve"> component.</w:delText>
        </w:r>
        <w:bookmarkStart w:id="14085" w:name="_Toc10199213"/>
        <w:bookmarkStart w:id="14086" w:name="_Toc10203351"/>
        <w:bookmarkStart w:id="14087" w:name="_Toc10207489"/>
        <w:bookmarkEnd w:id="14085"/>
        <w:bookmarkEnd w:id="14086"/>
        <w:bookmarkEnd w:id="14087"/>
      </w:del>
    </w:p>
    <w:p w14:paraId="3C090100" w14:textId="7C88D6A4" w:rsidR="00564C22" w:rsidRPr="C2430093" w:rsidDel="00B33063" w:rsidRDefault="009B1AF1" w:rsidP="00564C22">
      <w:pPr>
        <w:spacing w:line="259" w:lineRule="auto"/>
        <w:rPr>
          <w:del w:id="14088" w:author="Andreas Kuehne" w:date="2019-05-31T12:22:00Z"/>
          <w:rFonts w:eastAsia="Arial" w:cs="Arial"/>
          <w:sz w:val="22"/>
          <w:szCs w:val="22"/>
        </w:rPr>
      </w:pPr>
      <w:del w:id="14089"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SignRequest</w:delText>
        </w:r>
        <w:r w:rsidRPr="002062A5" w:rsidDel="00B33063">
          <w:rPr>
            <w:rFonts w:eastAsia="Arial" w:cs="Arial"/>
            <w:sz w:val="22"/>
            <w:szCs w:val="22"/>
          </w:rPr>
          <w:delText xml:space="preserve"> using JSON-specific names mapped as shown in the table below.</w:delText>
        </w:r>
        <w:bookmarkStart w:id="14090" w:name="_Toc10199214"/>
        <w:bookmarkStart w:id="14091" w:name="_Toc10203352"/>
        <w:bookmarkStart w:id="14092" w:name="_Toc10207490"/>
        <w:bookmarkEnd w:id="14090"/>
        <w:bookmarkEnd w:id="14091"/>
        <w:bookmarkEnd w:id="14092"/>
      </w:del>
    </w:p>
    <w:tbl>
      <w:tblPr>
        <w:tblStyle w:val="Gitternetztabelle1hell1"/>
        <w:tblW w:w="0" w:type="auto"/>
        <w:tblLook w:val="04A0" w:firstRow="1" w:lastRow="0" w:firstColumn="1" w:lastColumn="0" w:noHBand="0" w:noVBand="1"/>
      </w:tblPr>
      <w:tblGrid>
        <w:gridCol w:w="4675"/>
        <w:gridCol w:w="4675"/>
      </w:tblGrid>
      <w:tr w:rsidR="00564C22" w:rsidDel="00B33063" w14:paraId="22A5408C" w14:textId="70D9B048" w:rsidTr="00564C22">
        <w:trPr>
          <w:cnfStyle w:val="100000000000" w:firstRow="1" w:lastRow="0" w:firstColumn="0" w:lastColumn="0" w:oddVBand="0" w:evenVBand="0" w:oddHBand="0" w:evenHBand="0" w:firstRowFirstColumn="0" w:firstRowLastColumn="0" w:lastRowFirstColumn="0" w:lastRowLastColumn="0"/>
          <w:del w:id="1409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0783F28" w14:textId="019E682A" w:rsidR="00564C22" w:rsidDel="00B33063" w:rsidRDefault="009B1AF1" w:rsidP="00564C22">
            <w:pPr>
              <w:pStyle w:val="Beschriftung"/>
              <w:rPr>
                <w:del w:id="14094" w:author="Andreas Kuehne" w:date="2019-05-31T12:22:00Z"/>
              </w:rPr>
            </w:pPr>
            <w:del w:id="14095" w:author="Andreas Kuehne" w:date="2019-05-31T12:22:00Z">
              <w:r w:rsidDel="00B33063">
                <w:delText>Element</w:delText>
              </w:r>
              <w:bookmarkStart w:id="14096" w:name="_Toc10199215"/>
              <w:bookmarkStart w:id="14097" w:name="_Toc10203353"/>
              <w:bookmarkStart w:id="14098" w:name="_Toc10207491"/>
              <w:bookmarkEnd w:id="14096"/>
              <w:bookmarkEnd w:id="14097"/>
              <w:bookmarkEnd w:id="14098"/>
            </w:del>
          </w:p>
        </w:tc>
        <w:tc>
          <w:tcPr>
            <w:tcW w:w="4675" w:type="dxa"/>
          </w:tcPr>
          <w:p w14:paraId="601BB96C" w14:textId="141E7E23"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4099" w:author="Andreas Kuehne" w:date="2019-05-31T12:22:00Z"/>
              </w:rPr>
            </w:pPr>
            <w:del w:id="14100" w:author="Andreas Kuehne" w:date="2019-05-31T12:22:00Z">
              <w:r w:rsidDel="00B33063">
                <w:delText>Implementing JSON member name</w:delText>
              </w:r>
              <w:bookmarkStart w:id="14101" w:name="_Toc10199216"/>
              <w:bookmarkStart w:id="14102" w:name="_Toc10203354"/>
              <w:bookmarkStart w:id="14103" w:name="_Toc10207492"/>
              <w:bookmarkEnd w:id="14101"/>
              <w:bookmarkEnd w:id="14102"/>
              <w:bookmarkEnd w:id="14103"/>
            </w:del>
          </w:p>
        </w:tc>
        <w:bookmarkStart w:id="14104" w:name="_Toc10199217"/>
        <w:bookmarkStart w:id="14105" w:name="_Toc10203355"/>
        <w:bookmarkStart w:id="14106" w:name="_Toc10207493"/>
        <w:bookmarkEnd w:id="14104"/>
        <w:bookmarkEnd w:id="14105"/>
        <w:bookmarkEnd w:id="14106"/>
      </w:tr>
      <w:tr w:rsidR="00564C22" w:rsidDel="00B33063" w14:paraId="1665A0AA" w14:textId="4B4B5C0B" w:rsidTr="00564C22">
        <w:trPr>
          <w:del w:id="1410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8AA0C4F" w14:textId="1D4CB4FF" w:rsidR="00564C22" w:rsidRPr="002062A5" w:rsidDel="00B33063" w:rsidRDefault="009B1AF1" w:rsidP="00564C22">
            <w:pPr>
              <w:pStyle w:val="Beschriftung"/>
              <w:rPr>
                <w:del w:id="14108" w:author="Andreas Kuehne" w:date="2019-05-31T12:22:00Z"/>
                <w:rStyle w:val="Datatype"/>
                <w:b w:val="0"/>
                <w:bCs w:val="0"/>
              </w:rPr>
            </w:pPr>
            <w:del w:id="14109" w:author="Andreas Kuehne" w:date="2019-05-31T12:22:00Z">
              <w:r w:rsidRPr="002062A5" w:rsidDel="00B33063">
                <w:rPr>
                  <w:rStyle w:val="Datatype"/>
                </w:rPr>
                <w:delText>InputDocuments</w:delText>
              </w:r>
              <w:bookmarkStart w:id="14110" w:name="_Toc10199218"/>
              <w:bookmarkStart w:id="14111" w:name="_Toc10203356"/>
              <w:bookmarkStart w:id="14112" w:name="_Toc10207494"/>
              <w:bookmarkEnd w:id="14110"/>
              <w:bookmarkEnd w:id="14111"/>
              <w:bookmarkEnd w:id="14112"/>
            </w:del>
          </w:p>
        </w:tc>
        <w:tc>
          <w:tcPr>
            <w:tcW w:w="4675" w:type="dxa"/>
          </w:tcPr>
          <w:p w14:paraId="6EA6F72E" w14:textId="7BF0431B"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4113" w:author="Andreas Kuehne" w:date="2019-05-31T12:22:00Z"/>
                <w:rStyle w:val="Datatype"/>
              </w:rPr>
            </w:pPr>
            <w:del w:id="14114" w:author="Andreas Kuehne" w:date="2019-05-31T12:22:00Z">
              <w:r w:rsidRPr="002062A5" w:rsidDel="00B33063">
                <w:rPr>
                  <w:rStyle w:val="Datatype"/>
                </w:rPr>
                <w:delText>inDocs</w:delText>
              </w:r>
              <w:bookmarkStart w:id="14115" w:name="_Toc10199219"/>
              <w:bookmarkStart w:id="14116" w:name="_Toc10203357"/>
              <w:bookmarkStart w:id="14117" w:name="_Toc10207495"/>
              <w:bookmarkEnd w:id="14115"/>
              <w:bookmarkEnd w:id="14116"/>
              <w:bookmarkEnd w:id="14117"/>
            </w:del>
          </w:p>
        </w:tc>
        <w:bookmarkStart w:id="14118" w:name="_Toc10199220"/>
        <w:bookmarkStart w:id="14119" w:name="_Toc10203358"/>
        <w:bookmarkStart w:id="14120" w:name="_Toc10207496"/>
        <w:bookmarkEnd w:id="14118"/>
        <w:bookmarkEnd w:id="14119"/>
        <w:bookmarkEnd w:id="14120"/>
      </w:tr>
      <w:tr w:rsidR="00564C22" w:rsidDel="00B33063" w14:paraId="0037B718" w14:textId="3E051318" w:rsidTr="00564C22">
        <w:trPr>
          <w:del w:id="1412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3D16476" w14:textId="7ACCC923" w:rsidR="00564C22" w:rsidRPr="002062A5" w:rsidDel="00B33063" w:rsidRDefault="009B1AF1" w:rsidP="00564C22">
            <w:pPr>
              <w:pStyle w:val="Beschriftung"/>
              <w:rPr>
                <w:del w:id="14122" w:author="Andreas Kuehne" w:date="2019-05-31T12:22:00Z"/>
                <w:rStyle w:val="Datatype"/>
                <w:b w:val="0"/>
                <w:bCs w:val="0"/>
              </w:rPr>
            </w:pPr>
            <w:del w:id="14123" w:author="Andreas Kuehne" w:date="2019-05-31T12:22:00Z">
              <w:r w:rsidRPr="002062A5" w:rsidDel="00B33063">
                <w:rPr>
                  <w:rStyle w:val="Datatype"/>
                </w:rPr>
                <w:delText>OptionalInputs</w:delText>
              </w:r>
              <w:bookmarkStart w:id="14124" w:name="_Toc10199221"/>
              <w:bookmarkStart w:id="14125" w:name="_Toc10203359"/>
              <w:bookmarkStart w:id="14126" w:name="_Toc10207497"/>
              <w:bookmarkEnd w:id="14124"/>
              <w:bookmarkEnd w:id="14125"/>
              <w:bookmarkEnd w:id="14126"/>
            </w:del>
          </w:p>
        </w:tc>
        <w:tc>
          <w:tcPr>
            <w:tcW w:w="4675" w:type="dxa"/>
          </w:tcPr>
          <w:p w14:paraId="2307E061" w14:textId="35C0BC5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4127" w:author="Andreas Kuehne" w:date="2019-05-31T12:22:00Z"/>
                <w:rStyle w:val="Datatype"/>
              </w:rPr>
            </w:pPr>
            <w:del w:id="14128" w:author="Andreas Kuehne" w:date="2019-05-31T12:22:00Z">
              <w:r w:rsidRPr="002062A5" w:rsidDel="00B33063">
                <w:rPr>
                  <w:rStyle w:val="Datatype"/>
                </w:rPr>
                <w:delText>optInp</w:delText>
              </w:r>
              <w:bookmarkStart w:id="14129" w:name="_Toc10199222"/>
              <w:bookmarkStart w:id="14130" w:name="_Toc10203360"/>
              <w:bookmarkStart w:id="14131" w:name="_Toc10207498"/>
              <w:bookmarkEnd w:id="14129"/>
              <w:bookmarkEnd w:id="14130"/>
              <w:bookmarkEnd w:id="14131"/>
            </w:del>
          </w:p>
        </w:tc>
        <w:bookmarkStart w:id="14132" w:name="_Toc10199223"/>
        <w:bookmarkStart w:id="14133" w:name="_Toc10203361"/>
        <w:bookmarkStart w:id="14134" w:name="_Toc10207499"/>
        <w:bookmarkEnd w:id="14132"/>
        <w:bookmarkEnd w:id="14133"/>
        <w:bookmarkEnd w:id="14134"/>
      </w:tr>
    </w:tbl>
    <w:p w14:paraId="7477BCA0" w14:textId="0FC53AE0" w:rsidR="00564C22" w:rsidRPr="0202B381" w:rsidDel="00B33063" w:rsidRDefault="009B1AF1" w:rsidP="00564C22">
      <w:pPr>
        <w:rPr>
          <w:del w:id="14135" w:author="Andreas Kuehne" w:date="2019-05-31T12:22:00Z"/>
        </w:rPr>
      </w:pPr>
      <w:del w:id="14136"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SignRequestType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4137" w:name="_Toc10199224"/>
        <w:bookmarkStart w:id="14138" w:name="_Toc10203362"/>
        <w:bookmarkStart w:id="14139" w:name="_Toc10207500"/>
        <w:bookmarkEnd w:id="14137"/>
        <w:bookmarkEnd w:id="14138"/>
        <w:bookmarkEnd w:id="14139"/>
      </w:del>
    </w:p>
    <w:p w14:paraId="308C4D13" w14:textId="719AEC89" w:rsidR="00564C22" w:rsidDel="00B33063" w:rsidRDefault="009B1AF1" w:rsidP="00564C22">
      <w:pPr>
        <w:pStyle w:val="Code"/>
        <w:spacing w:line="259" w:lineRule="auto"/>
        <w:rPr>
          <w:del w:id="14140" w:author="Andreas Kuehne" w:date="2019-05-31T12:22:00Z"/>
        </w:rPr>
      </w:pPr>
      <w:del w:id="14141" w:author="Andreas Kuehne" w:date="2019-05-31T12:22:00Z">
        <w:r w:rsidDel="00B33063">
          <w:rPr>
            <w:color w:val="31849B" w:themeColor="accent5" w:themeShade="BF"/>
          </w:rPr>
          <w:delText>"dss2-SignRequestType"</w:delText>
        </w:r>
        <w:r w:rsidDel="00B33063">
          <w:delText>: {</w:delText>
        </w:r>
        <w:bookmarkStart w:id="14142" w:name="_Toc10199225"/>
        <w:bookmarkStart w:id="14143" w:name="_Toc10203363"/>
        <w:bookmarkStart w:id="14144" w:name="_Toc10207501"/>
        <w:bookmarkEnd w:id="14142"/>
        <w:bookmarkEnd w:id="14143"/>
        <w:bookmarkEnd w:id="14144"/>
      </w:del>
    </w:p>
    <w:p w14:paraId="11759903" w14:textId="7336A879" w:rsidR="00564C22" w:rsidDel="00B33063" w:rsidRDefault="009B1AF1" w:rsidP="00564C22">
      <w:pPr>
        <w:pStyle w:val="Code"/>
        <w:spacing w:line="259" w:lineRule="auto"/>
        <w:rPr>
          <w:del w:id="14145" w:author="Andreas Kuehne" w:date="2019-05-31T12:22:00Z"/>
        </w:rPr>
      </w:pPr>
      <w:del w:id="14146"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4147" w:name="_Toc10199226"/>
        <w:bookmarkStart w:id="14148" w:name="_Toc10203364"/>
        <w:bookmarkStart w:id="14149" w:name="_Toc10207502"/>
        <w:bookmarkEnd w:id="14147"/>
        <w:bookmarkEnd w:id="14148"/>
        <w:bookmarkEnd w:id="14149"/>
      </w:del>
    </w:p>
    <w:p w14:paraId="677BCA06" w14:textId="28E1BC56" w:rsidR="00564C22" w:rsidDel="00B33063" w:rsidRDefault="009B1AF1" w:rsidP="00564C22">
      <w:pPr>
        <w:pStyle w:val="Code"/>
        <w:spacing w:line="259" w:lineRule="auto"/>
        <w:rPr>
          <w:del w:id="14150" w:author="Andreas Kuehne" w:date="2019-05-31T12:22:00Z"/>
        </w:rPr>
      </w:pPr>
      <w:del w:id="14151" w:author="Andreas Kuehne" w:date="2019-05-31T12:22:00Z">
        <w:r w:rsidDel="00B33063">
          <w:rPr>
            <w:color w:val="31849B" w:themeColor="accent5" w:themeShade="BF"/>
          </w:rPr>
          <w:delText xml:space="preserve">  "properties"</w:delText>
        </w:r>
        <w:r w:rsidDel="00B33063">
          <w:delText>: {</w:delText>
        </w:r>
        <w:bookmarkStart w:id="14152" w:name="_Toc10199227"/>
        <w:bookmarkStart w:id="14153" w:name="_Toc10203365"/>
        <w:bookmarkStart w:id="14154" w:name="_Toc10207503"/>
        <w:bookmarkEnd w:id="14152"/>
        <w:bookmarkEnd w:id="14153"/>
        <w:bookmarkEnd w:id="14154"/>
      </w:del>
    </w:p>
    <w:p w14:paraId="13024264" w14:textId="13865BA3" w:rsidR="00564C22" w:rsidDel="00B33063" w:rsidRDefault="009B1AF1" w:rsidP="00564C22">
      <w:pPr>
        <w:pStyle w:val="Code"/>
        <w:spacing w:line="259" w:lineRule="auto"/>
        <w:rPr>
          <w:del w:id="14155" w:author="Andreas Kuehne" w:date="2019-05-31T12:22:00Z"/>
        </w:rPr>
      </w:pPr>
      <w:del w:id="14156" w:author="Andreas Kuehne" w:date="2019-05-31T12:22:00Z">
        <w:r w:rsidDel="00B33063">
          <w:rPr>
            <w:color w:val="31849B" w:themeColor="accent5" w:themeShade="BF"/>
          </w:rPr>
          <w:delText xml:space="preserve">    "profile"</w:delText>
        </w:r>
        <w:r w:rsidDel="00B33063">
          <w:delText>: {</w:delText>
        </w:r>
        <w:bookmarkStart w:id="14157" w:name="_Toc10199228"/>
        <w:bookmarkStart w:id="14158" w:name="_Toc10203366"/>
        <w:bookmarkStart w:id="14159" w:name="_Toc10207504"/>
        <w:bookmarkEnd w:id="14157"/>
        <w:bookmarkEnd w:id="14158"/>
        <w:bookmarkEnd w:id="14159"/>
      </w:del>
    </w:p>
    <w:p w14:paraId="58B9B39E" w14:textId="7A6A5901" w:rsidR="00564C22" w:rsidDel="00B33063" w:rsidRDefault="009B1AF1" w:rsidP="00564C22">
      <w:pPr>
        <w:pStyle w:val="Code"/>
        <w:spacing w:line="259" w:lineRule="auto"/>
        <w:rPr>
          <w:del w:id="14160" w:author="Andreas Kuehne" w:date="2019-05-31T12:22:00Z"/>
        </w:rPr>
      </w:pPr>
      <w:del w:id="14161"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4162" w:name="_Toc10199229"/>
        <w:bookmarkStart w:id="14163" w:name="_Toc10203367"/>
        <w:bookmarkStart w:id="14164" w:name="_Toc10207505"/>
        <w:bookmarkEnd w:id="14162"/>
        <w:bookmarkEnd w:id="14163"/>
        <w:bookmarkEnd w:id="14164"/>
      </w:del>
    </w:p>
    <w:p w14:paraId="672CA490" w14:textId="4E533426" w:rsidR="00564C22" w:rsidDel="00B33063" w:rsidRDefault="009B1AF1" w:rsidP="00564C22">
      <w:pPr>
        <w:pStyle w:val="Code"/>
        <w:spacing w:line="259" w:lineRule="auto"/>
        <w:rPr>
          <w:del w:id="14165" w:author="Andreas Kuehne" w:date="2019-05-31T12:22:00Z"/>
        </w:rPr>
      </w:pPr>
      <w:del w:id="14166" w:author="Andreas Kuehne" w:date="2019-05-31T12:22:00Z">
        <w:r w:rsidDel="00B33063">
          <w:rPr>
            <w:color w:val="31849B" w:themeColor="accent5" w:themeShade="BF"/>
          </w:rPr>
          <w:delText xml:space="preserve">      "items"</w:delText>
        </w:r>
        <w:r w:rsidDel="00B33063">
          <w:delText>: {</w:delText>
        </w:r>
        <w:bookmarkStart w:id="14167" w:name="_Toc10199230"/>
        <w:bookmarkStart w:id="14168" w:name="_Toc10203368"/>
        <w:bookmarkStart w:id="14169" w:name="_Toc10207506"/>
        <w:bookmarkEnd w:id="14167"/>
        <w:bookmarkEnd w:id="14168"/>
        <w:bookmarkEnd w:id="14169"/>
      </w:del>
    </w:p>
    <w:p w14:paraId="36B2254B" w14:textId="1B50193D" w:rsidR="00564C22" w:rsidDel="00B33063" w:rsidRDefault="009B1AF1" w:rsidP="00564C22">
      <w:pPr>
        <w:pStyle w:val="Code"/>
        <w:spacing w:line="259" w:lineRule="auto"/>
        <w:rPr>
          <w:del w:id="14170" w:author="Andreas Kuehne" w:date="2019-05-31T12:22:00Z"/>
        </w:rPr>
      </w:pPr>
      <w:del w:id="14171"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4172" w:name="_Toc10199231"/>
        <w:bookmarkStart w:id="14173" w:name="_Toc10203369"/>
        <w:bookmarkStart w:id="14174" w:name="_Toc10207507"/>
        <w:bookmarkEnd w:id="14172"/>
        <w:bookmarkEnd w:id="14173"/>
        <w:bookmarkEnd w:id="14174"/>
      </w:del>
    </w:p>
    <w:p w14:paraId="6B4D872F" w14:textId="6B5F9A7F" w:rsidR="00564C22" w:rsidDel="00B33063" w:rsidRDefault="009B1AF1" w:rsidP="00564C22">
      <w:pPr>
        <w:pStyle w:val="Code"/>
        <w:spacing w:line="259" w:lineRule="auto"/>
        <w:rPr>
          <w:del w:id="14175" w:author="Andreas Kuehne" w:date="2019-05-31T12:22:00Z"/>
        </w:rPr>
      </w:pPr>
      <w:del w:id="14176" w:author="Andreas Kuehne" w:date="2019-05-31T12:22:00Z">
        <w:r w:rsidDel="00B33063">
          <w:delText xml:space="preserve">      }</w:delText>
        </w:r>
        <w:bookmarkStart w:id="14177" w:name="_Toc10199232"/>
        <w:bookmarkStart w:id="14178" w:name="_Toc10203370"/>
        <w:bookmarkStart w:id="14179" w:name="_Toc10207508"/>
        <w:bookmarkEnd w:id="14177"/>
        <w:bookmarkEnd w:id="14178"/>
        <w:bookmarkEnd w:id="14179"/>
      </w:del>
    </w:p>
    <w:p w14:paraId="18480738" w14:textId="7DC60356" w:rsidR="00564C22" w:rsidDel="00B33063" w:rsidRDefault="009B1AF1" w:rsidP="00564C22">
      <w:pPr>
        <w:pStyle w:val="Code"/>
        <w:spacing w:line="259" w:lineRule="auto"/>
        <w:rPr>
          <w:del w:id="14180" w:author="Andreas Kuehne" w:date="2019-05-31T12:22:00Z"/>
        </w:rPr>
      </w:pPr>
      <w:del w:id="14181" w:author="Andreas Kuehne" w:date="2019-05-31T12:22:00Z">
        <w:r w:rsidDel="00B33063">
          <w:delText xml:space="preserve">    },</w:delText>
        </w:r>
        <w:bookmarkStart w:id="14182" w:name="_Toc10199233"/>
        <w:bookmarkStart w:id="14183" w:name="_Toc10203371"/>
        <w:bookmarkStart w:id="14184" w:name="_Toc10207509"/>
        <w:bookmarkEnd w:id="14182"/>
        <w:bookmarkEnd w:id="14183"/>
        <w:bookmarkEnd w:id="14184"/>
      </w:del>
    </w:p>
    <w:p w14:paraId="1E49AD9D" w14:textId="6C4CFC32" w:rsidR="00564C22" w:rsidDel="00B33063" w:rsidRDefault="009B1AF1" w:rsidP="00564C22">
      <w:pPr>
        <w:pStyle w:val="Code"/>
        <w:spacing w:line="259" w:lineRule="auto"/>
        <w:rPr>
          <w:del w:id="14185" w:author="Andreas Kuehne" w:date="2019-05-31T12:22:00Z"/>
        </w:rPr>
      </w:pPr>
      <w:del w:id="14186" w:author="Andreas Kuehne" w:date="2019-05-31T12:22:00Z">
        <w:r w:rsidDel="00B33063">
          <w:rPr>
            <w:color w:val="31849B" w:themeColor="accent5" w:themeShade="BF"/>
          </w:rPr>
          <w:delText xml:space="preserve">    "reqID"</w:delText>
        </w:r>
        <w:r w:rsidDel="00B33063">
          <w:delText>: {</w:delText>
        </w:r>
        <w:bookmarkStart w:id="14187" w:name="_Toc10199234"/>
        <w:bookmarkStart w:id="14188" w:name="_Toc10203372"/>
        <w:bookmarkStart w:id="14189" w:name="_Toc10207510"/>
        <w:bookmarkEnd w:id="14187"/>
        <w:bookmarkEnd w:id="14188"/>
        <w:bookmarkEnd w:id="14189"/>
      </w:del>
    </w:p>
    <w:p w14:paraId="0B961157" w14:textId="54D4BABA" w:rsidR="00564C22" w:rsidDel="00B33063" w:rsidRDefault="009B1AF1" w:rsidP="00564C22">
      <w:pPr>
        <w:pStyle w:val="Code"/>
        <w:spacing w:line="259" w:lineRule="auto"/>
        <w:rPr>
          <w:del w:id="14190" w:author="Andreas Kuehne" w:date="2019-05-31T12:22:00Z"/>
        </w:rPr>
      </w:pPr>
      <w:del w:id="14191"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4192" w:name="_Toc10199235"/>
        <w:bookmarkStart w:id="14193" w:name="_Toc10203373"/>
        <w:bookmarkStart w:id="14194" w:name="_Toc10207511"/>
        <w:bookmarkEnd w:id="14192"/>
        <w:bookmarkEnd w:id="14193"/>
        <w:bookmarkEnd w:id="14194"/>
      </w:del>
    </w:p>
    <w:p w14:paraId="1723FE04" w14:textId="74289C21" w:rsidR="00564C22" w:rsidDel="00B33063" w:rsidRDefault="009B1AF1" w:rsidP="00564C22">
      <w:pPr>
        <w:pStyle w:val="Code"/>
        <w:spacing w:line="259" w:lineRule="auto"/>
        <w:rPr>
          <w:del w:id="14195" w:author="Andreas Kuehne" w:date="2019-05-31T12:22:00Z"/>
        </w:rPr>
      </w:pPr>
      <w:del w:id="14196" w:author="Andreas Kuehne" w:date="2019-05-31T12:22:00Z">
        <w:r w:rsidDel="00B33063">
          <w:delText xml:space="preserve">    },</w:delText>
        </w:r>
        <w:bookmarkStart w:id="14197" w:name="_Toc10199236"/>
        <w:bookmarkStart w:id="14198" w:name="_Toc10203374"/>
        <w:bookmarkStart w:id="14199" w:name="_Toc10207512"/>
        <w:bookmarkEnd w:id="14197"/>
        <w:bookmarkEnd w:id="14198"/>
        <w:bookmarkEnd w:id="14199"/>
      </w:del>
    </w:p>
    <w:p w14:paraId="5AD496E6" w14:textId="6F728D39" w:rsidR="00564C22" w:rsidDel="00B33063" w:rsidRDefault="009B1AF1" w:rsidP="00564C22">
      <w:pPr>
        <w:pStyle w:val="Code"/>
        <w:spacing w:line="259" w:lineRule="auto"/>
        <w:rPr>
          <w:del w:id="14200" w:author="Andreas Kuehne" w:date="2019-05-31T12:22:00Z"/>
        </w:rPr>
      </w:pPr>
      <w:del w:id="14201" w:author="Andreas Kuehne" w:date="2019-05-31T12:22:00Z">
        <w:r w:rsidDel="00B33063">
          <w:rPr>
            <w:color w:val="31849B" w:themeColor="accent5" w:themeShade="BF"/>
          </w:rPr>
          <w:delText xml:space="preserve">    "inDocs"</w:delText>
        </w:r>
        <w:r w:rsidDel="00B33063">
          <w:delText>: {</w:delText>
        </w:r>
        <w:bookmarkStart w:id="14202" w:name="_Toc10199237"/>
        <w:bookmarkStart w:id="14203" w:name="_Toc10203375"/>
        <w:bookmarkStart w:id="14204" w:name="_Toc10207513"/>
        <w:bookmarkEnd w:id="14202"/>
        <w:bookmarkEnd w:id="14203"/>
        <w:bookmarkEnd w:id="14204"/>
      </w:del>
    </w:p>
    <w:p w14:paraId="28ADDF48" w14:textId="027E160F" w:rsidR="00564C22" w:rsidDel="00B33063" w:rsidRDefault="009B1AF1" w:rsidP="00564C22">
      <w:pPr>
        <w:pStyle w:val="Code"/>
        <w:spacing w:line="259" w:lineRule="auto"/>
        <w:rPr>
          <w:del w:id="14205" w:author="Andreas Kuehne" w:date="2019-05-31T12:22:00Z"/>
        </w:rPr>
      </w:pPr>
      <w:del w:id="14206"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"#/definitions/dss2-InputDocumentsType"</w:delText>
        </w:r>
        <w:bookmarkStart w:id="14207" w:name="_Toc10199238"/>
        <w:bookmarkStart w:id="14208" w:name="_Toc10203376"/>
        <w:bookmarkStart w:id="14209" w:name="_Toc10207514"/>
        <w:bookmarkEnd w:id="14207"/>
        <w:bookmarkEnd w:id="14208"/>
        <w:bookmarkEnd w:id="14209"/>
      </w:del>
    </w:p>
    <w:p w14:paraId="315B8BF3" w14:textId="1D5FDEEC" w:rsidR="00564C22" w:rsidDel="00B33063" w:rsidRDefault="009B1AF1" w:rsidP="00564C22">
      <w:pPr>
        <w:pStyle w:val="Code"/>
        <w:spacing w:line="259" w:lineRule="auto"/>
        <w:rPr>
          <w:del w:id="14210" w:author="Andreas Kuehne" w:date="2019-05-31T12:22:00Z"/>
        </w:rPr>
      </w:pPr>
      <w:del w:id="14211" w:author="Andreas Kuehne" w:date="2019-05-31T12:22:00Z">
        <w:r w:rsidDel="00B33063">
          <w:delText xml:space="preserve">    },</w:delText>
        </w:r>
        <w:bookmarkStart w:id="14212" w:name="_Toc10199239"/>
        <w:bookmarkStart w:id="14213" w:name="_Toc10203377"/>
        <w:bookmarkStart w:id="14214" w:name="_Toc10207515"/>
        <w:bookmarkEnd w:id="14212"/>
        <w:bookmarkEnd w:id="14213"/>
        <w:bookmarkEnd w:id="14214"/>
      </w:del>
    </w:p>
    <w:p w14:paraId="2014A4FF" w14:textId="4005EE2E" w:rsidR="00564C22" w:rsidDel="00B33063" w:rsidRDefault="009B1AF1" w:rsidP="00564C22">
      <w:pPr>
        <w:pStyle w:val="Code"/>
        <w:spacing w:line="259" w:lineRule="auto"/>
        <w:rPr>
          <w:del w:id="14215" w:author="Andreas Kuehne" w:date="2019-05-31T12:22:00Z"/>
        </w:rPr>
      </w:pPr>
      <w:del w:id="14216" w:author="Andreas Kuehne" w:date="2019-05-31T12:22:00Z">
        <w:r w:rsidDel="00B33063">
          <w:rPr>
            <w:color w:val="31849B" w:themeColor="accent5" w:themeShade="BF"/>
          </w:rPr>
          <w:delText xml:space="preserve">    "optInp"</w:delText>
        </w:r>
        <w:r w:rsidDel="00B33063">
          <w:delText>: {</w:delText>
        </w:r>
        <w:bookmarkStart w:id="14217" w:name="_Toc10199240"/>
        <w:bookmarkStart w:id="14218" w:name="_Toc10203378"/>
        <w:bookmarkStart w:id="14219" w:name="_Toc10207516"/>
        <w:bookmarkEnd w:id="14217"/>
        <w:bookmarkEnd w:id="14218"/>
        <w:bookmarkEnd w:id="14219"/>
      </w:del>
    </w:p>
    <w:p w14:paraId="530A9B8F" w14:textId="5711726D" w:rsidR="00564C22" w:rsidDel="00B33063" w:rsidRDefault="009B1AF1" w:rsidP="00564C22">
      <w:pPr>
        <w:pStyle w:val="Code"/>
        <w:spacing w:line="259" w:lineRule="auto"/>
        <w:rPr>
          <w:del w:id="14220" w:author="Andreas Kuehne" w:date="2019-05-31T12:22:00Z"/>
        </w:rPr>
      </w:pPr>
      <w:del w:id="14221"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"#/definitions/dss2-OptionalInputsSignType"</w:delText>
        </w:r>
        <w:bookmarkStart w:id="14222" w:name="_Toc10199241"/>
        <w:bookmarkStart w:id="14223" w:name="_Toc10203379"/>
        <w:bookmarkStart w:id="14224" w:name="_Toc10207517"/>
        <w:bookmarkEnd w:id="14222"/>
        <w:bookmarkEnd w:id="14223"/>
        <w:bookmarkEnd w:id="14224"/>
      </w:del>
    </w:p>
    <w:p w14:paraId="58FE9D61" w14:textId="183A5095" w:rsidR="00564C22" w:rsidDel="00B33063" w:rsidRDefault="009B1AF1" w:rsidP="00564C22">
      <w:pPr>
        <w:pStyle w:val="Code"/>
        <w:spacing w:line="259" w:lineRule="auto"/>
        <w:rPr>
          <w:del w:id="14225" w:author="Andreas Kuehne" w:date="2019-05-31T12:22:00Z"/>
        </w:rPr>
      </w:pPr>
      <w:del w:id="14226" w:author="Andreas Kuehne" w:date="2019-05-31T12:22:00Z">
        <w:r w:rsidDel="00B33063">
          <w:delText xml:space="preserve">    }</w:delText>
        </w:r>
        <w:bookmarkStart w:id="14227" w:name="_Toc10199242"/>
        <w:bookmarkStart w:id="14228" w:name="_Toc10203380"/>
        <w:bookmarkStart w:id="14229" w:name="_Toc10207518"/>
        <w:bookmarkEnd w:id="14227"/>
        <w:bookmarkEnd w:id="14228"/>
        <w:bookmarkEnd w:id="14229"/>
      </w:del>
    </w:p>
    <w:p w14:paraId="3AE889AD" w14:textId="6F2D4B0B" w:rsidR="00564C22" w:rsidDel="00B33063" w:rsidRDefault="009B1AF1" w:rsidP="00564C22">
      <w:pPr>
        <w:pStyle w:val="Code"/>
        <w:spacing w:line="259" w:lineRule="auto"/>
        <w:rPr>
          <w:del w:id="14230" w:author="Andreas Kuehne" w:date="2019-05-31T12:22:00Z"/>
        </w:rPr>
      </w:pPr>
      <w:del w:id="14231" w:author="Andreas Kuehne" w:date="2019-05-31T12:22:00Z">
        <w:r w:rsidDel="00B33063">
          <w:delText xml:space="preserve">  }</w:delText>
        </w:r>
        <w:bookmarkStart w:id="14232" w:name="_Toc10199243"/>
        <w:bookmarkStart w:id="14233" w:name="_Toc10203381"/>
        <w:bookmarkStart w:id="14234" w:name="_Toc10207519"/>
        <w:bookmarkEnd w:id="14232"/>
        <w:bookmarkEnd w:id="14233"/>
        <w:bookmarkEnd w:id="14234"/>
      </w:del>
    </w:p>
    <w:p w14:paraId="05F679DC" w14:textId="4ABD7580" w:rsidR="00564C22" w:rsidDel="00B33063" w:rsidRDefault="009B1AF1" w:rsidP="00564C22">
      <w:pPr>
        <w:pStyle w:val="Code"/>
        <w:spacing w:line="259" w:lineRule="auto"/>
        <w:rPr>
          <w:del w:id="14235" w:author="Andreas Kuehne" w:date="2019-05-31T12:22:00Z"/>
        </w:rPr>
      </w:pPr>
      <w:del w:id="14236" w:author="Andreas Kuehne" w:date="2019-05-31T12:22:00Z">
        <w:r w:rsidDel="00B33063">
          <w:delText>}</w:delText>
        </w:r>
        <w:bookmarkStart w:id="14237" w:name="_Toc10199244"/>
        <w:bookmarkStart w:id="14238" w:name="_Toc10203382"/>
        <w:bookmarkStart w:id="14239" w:name="_Toc10207520"/>
        <w:bookmarkEnd w:id="14237"/>
        <w:bookmarkEnd w:id="14238"/>
        <w:bookmarkEnd w:id="14239"/>
      </w:del>
    </w:p>
    <w:p w14:paraId="5BAD8F63" w14:textId="615188D0" w:rsidR="00564C22" w:rsidDel="00B33063" w:rsidRDefault="00564C22" w:rsidP="00564C22">
      <w:pPr>
        <w:rPr>
          <w:del w:id="14240" w:author="Andreas Kuehne" w:date="2019-05-31T12:22:00Z"/>
        </w:rPr>
      </w:pPr>
      <w:bookmarkStart w:id="14241" w:name="_Toc10199245"/>
      <w:bookmarkStart w:id="14242" w:name="_Toc10203383"/>
      <w:bookmarkStart w:id="14243" w:name="_Toc10207521"/>
      <w:bookmarkEnd w:id="14241"/>
      <w:bookmarkEnd w:id="14242"/>
      <w:bookmarkEnd w:id="14243"/>
    </w:p>
    <w:p w14:paraId="2C62B816" w14:textId="183AB7F3" w:rsidR="00564C22" w:rsidDel="00B33063" w:rsidRDefault="009B1AF1" w:rsidP="00564C22">
      <w:pPr>
        <w:pStyle w:val="berschrift4"/>
        <w:rPr>
          <w:del w:id="14244" w:author="Andreas Kuehne" w:date="2019-05-31T12:22:00Z"/>
        </w:rPr>
      </w:pPr>
      <w:del w:id="14245" w:author="Andreas Kuehne" w:date="2019-05-31T12:22:00Z">
        <w:r w:rsidDel="00B33063">
          <w:delText>SignRequest – XML Syntax</w:delText>
        </w:r>
        <w:bookmarkStart w:id="14246" w:name="_Toc10199246"/>
        <w:bookmarkStart w:id="14247" w:name="_Toc10203384"/>
        <w:bookmarkStart w:id="14248" w:name="_Toc10207522"/>
        <w:bookmarkEnd w:id="14246"/>
        <w:bookmarkEnd w:id="14247"/>
        <w:bookmarkEnd w:id="14248"/>
      </w:del>
    </w:p>
    <w:p w14:paraId="623CE5C7" w14:textId="56B2C57A" w:rsidR="00564C22" w:rsidRPr="5404FA76" w:rsidDel="00B33063" w:rsidRDefault="009B1AF1" w:rsidP="00564C22">
      <w:pPr>
        <w:rPr>
          <w:del w:id="14249" w:author="Andreas Kuehne" w:date="2019-05-31T12:22:00Z"/>
        </w:rPr>
      </w:pPr>
      <w:del w:id="14250" w:author="Andreas Kuehne" w:date="2019-05-31T12:22:00Z">
        <w:r w:rsidRPr="0CCF9147" w:rsidDel="00B33063">
          <w:delText xml:space="preserve">The XML type </w:delText>
        </w:r>
        <w:r w:rsidRPr="002062A5" w:rsidDel="00B33063">
          <w:rPr>
            <w:rFonts w:ascii="Courier New" w:eastAsia="Courier New" w:hAnsi="Courier New" w:cs="Courier New"/>
          </w:rPr>
          <w:delText>SignRequestType</w:delText>
        </w:r>
        <w:r w:rsidRPr="0CCF9147" w:rsidDel="00B33063">
          <w:delText xml:space="preserve"> SHALL implement the requirements defined in the </w:delText>
        </w:r>
        <w:r w:rsidRPr="002062A5" w:rsidDel="00B33063">
          <w:rPr>
            <w:rFonts w:ascii="Courier New" w:eastAsia="Courier New" w:hAnsi="Courier New" w:cs="Courier New"/>
          </w:rPr>
          <w:delText>SignRequest</w:delText>
        </w:r>
        <w:r w:rsidDel="00B33063">
          <w:delText xml:space="preserve"> </w:delText>
        </w:r>
        <w:r w:rsidRPr="005A6FFD" w:rsidDel="00B33063">
          <w:delText>component.</w:delText>
        </w:r>
        <w:bookmarkStart w:id="14251" w:name="_Toc10199247"/>
        <w:bookmarkStart w:id="14252" w:name="_Toc10203385"/>
        <w:bookmarkStart w:id="14253" w:name="_Toc10207523"/>
        <w:bookmarkEnd w:id="14251"/>
        <w:bookmarkEnd w:id="14252"/>
        <w:bookmarkEnd w:id="14253"/>
      </w:del>
    </w:p>
    <w:p w14:paraId="5547EF90" w14:textId="05675CF1" w:rsidR="00564C22" w:rsidDel="00B33063" w:rsidRDefault="009B1AF1" w:rsidP="00564C22">
      <w:pPr>
        <w:rPr>
          <w:del w:id="14254" w:author="Andreas Kuehne" w:date="2019-05-31T12:22:00Z"/>
        </w:rPr>
      </w:pPr>
      <w:del w:id="14255"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SignRequestType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14256" w:name="_Toc10199248"/>
        <w:bookmarkStart w:id="14257" w:name="_Toc10203386"/>
        <w:bookmarkStart w:id="14258" w:name="_Toc10207524"/>
        <w:bookmarkEnd w:id="14256"/>
        <w:bookmarkEnd w:id="14257"/>
        <w:bookmarkEnd w:id="14258"/>
      </w:del>
    </w:p>
    <w:p w14:paraId="43BE5336" w14:textId="4DEC7494" w:rsidR="00564C22" w:rsidDel="00B33063" w:rsidRDefault="009B1AF1" w:rsidP="00564C22">
      <w:pPr>
        <w:pStyle w:val="Code"/>
        <w:rPr>
          <w:del w:id="14259" w:author="Andreas Kuehne" w:date="2019-05-31T12:22:00Z"/>
        </w:rPr>
      </w:pPr>
      <w:del w:id="14260"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SignRequestType</w:delText>
        </w:r>
        <w:r w:rsidDel="00B33063">
          <w:rPr>
            <w:color w:val="943634" w:themeColor="accent2" w:themeShade="BF"/>
          </w:rPr>
          <w:delText>"</w:delText>
        </w:r>
        <w:r w:rsidDel="00B33063">
          <w:rPr>
            <w:color w:val="31849B" w:themeColor="accent5" w:themeShade="BF"/>
          </w:rPr>
          <w:delText>&gt;</w:delText>
        </w:r>
        <w:bookmarkStart w:id="14261" w:name="_Toc10199249"/>
        <w:bookmarkStart w:id="14262" w:name="_Toc10203387"/>
        <w:bookmarkStart w:id="14263" w:name="_Toc10207525"/>
        <w:bookmarkEnd w:id="14261"/>
        <w:bookmarkEnd w:id="14262"/>
        <w:bookmarkEnd w:id="14263"/>
      </w:del>
    </w:p>
    <w:p w14:paraId="778B07AB" w14:textId="757213A4" w:rsidR="00564C22" w:rsidDel="00B33063" w:rsidRDefault="009B1AF1" w:rsidP="00564C22">
      <w:pPr>
        <w:pStyle w:val="Code"/>
        <w:rPr>
          <w:del w:id="14264" w:author="Andreas Kuehne" w:date="2019-05-31T12:22:00Z"/>
        </w:rPr>
      </w:pPr>
      <w:del w:id="14265" w:author="Andreas Kuehne" w:date="2019-05-31T12:22:00Z">
        <w:r w:rsidDel="00B33063">
          <w:rPr>
            <w:color w:val="31849B" w:themeColor="accent5" w:themeShade="BF"/>
          </w:rPr>
          <w:delText xml:space="preserve">  &lt;xs:complexContent&gt;</w:delText>
        </w:r>
        <w:bookmarkStart w:id="14266" w:name="_Toc10199250"/>
        <w:bookmarkStart w:id="14267" w:name="_Toc10203388"/>
        <w:bookmarkStart w:id="14268" w:name="_Toc10207526"/>
        <w:bookmarkEnd w:id="14266"/>
        <w:bookmarkEnd w:id="14267"/>
        <w:bookmarkEnd w:id="14268"/>
      </w:del>
    </w:p>
    <w:p w14:paraId="2BB22F25" w14:textId="2FA67213" w:rsidR="00564C22" w:rsidDel="00B33063" w:rsidRDefault="009B1AF1" w:rsidP="00564C22">
      <w:pPr>
        <w:pStyle w:val="Code"/>
        <w:rPr>
          <w:del w:id="14269" w:author="Andreas Kuehne" w:date="2019-05-31T12:22:00Z"/>
        </w:rPr>
      </w:pPr>
      <w:del w:id="14270" w:author="Andreas Kuehne" w:date="2019-05-31T12:22:00Z">
        <w:r w:rsidDel="00B33063">
          <w:rPr>
            <w:color w:val="31849B" w:themeColor="accent5" w:themeShade="BF"/>
          </w:rPr>
          <w:delText xml:space="preserve">    &lt;xs:extension</w:delText>
        </w:r>
        <w:r w:rsidDel="00B33063">
          <w:rPr>
            <w:color w:val="943634" w:themeColor="accent2" w:themeShade="BF"/>
          </w:rPr>
          <w:delText xml:space="preserve"> base="</w:delText>
        </w:r>
        <w:r w:rsidDel="00B33063">
          <w:rPr>
            <w:color w:val="244061" w:themeColor="accent1" w:themeShade="80"/>
          </w:rPr>
          <w:delText>dsb:RequestBaseType</w:delText>
        </w:r>
        <w:r w:rsidDel="00B33063">
          <w:rPr>
            <w:color w:val="943634" w:themeColor="accent2" w:themeShade="BF"/>
          </w:rPr>
          <w:delText>"</w:delText>
        </w:r>
        <w:r w:rsidDel="00B33063">
          <w:rPr>
            <w:color w:val="31849B" w:themeColor="accent5" w:themeShade="BF"/>
          </w:rPr>
          <w:delText>&gt;</w:delText>
        </w:r>
        <w:bookmarkStart w:id="14271" w:name="_Toc10199251"/>
        <w:bookmarkStart w:id="14272" w:name="_Toc10203389"/>
        <w:bookmarkStart w:id="14273" w:name="_Toc10207527"/>
        <w:bookmarkEnd w:id="14271"/>
        <w:bookmarkEnd w:id="14272"/>
        <w:bookmarkEnd w:id="14273"/>
      </w:del>
    </w:p>
    <w:p w14:paraId="6DC77A60" w14:textId="1CBB26DD" w:rsidR="00564C22" w:rsidDel="00B33063" w:rsidRDefault="009B1AF1" w:rsidP="00564C22">
      <w:pPr>
        <w:pStyle w:val="Code"/>
        <w:rPr>
          <w:del w:id="14274" w:author="Andreas Kuehne" w:date="2019-05-31T12:22:00Z"/>
        </w:rPr>
      </w:pPr>
      <w:del w:id="14275" w:author="Andreas Kuehne" w:date="2019-05-31T12:22:00Z">
        <w:r w:rsidDel="00B33063">
          <w:rPr>
            <w:color w:val="31849B" w:themeColor="accent5" w:themeShade="BF"/>
          </w:rPr>
          <w:delText xml:space="preserve">      &lt;xs:sequence&gt;</w:delText>
        </w:r>
        <w:bookmarkStart w:id="14276" w:name="_Toc10199252"/>
        <w:bookmarkStart w:id="14277" w:name="_Toc10203390"/>
        <w:bookmarkStart w:id="14278" w:name="_Toc10207528"/>
        <w:bookmarkEnd w:id="14276"/>
        <w:bookmarkEnd w:id="14277"/>
        <w:bookmarkEnd w:id="14278"/>
      </w:del>
    </w:p>
    <w:p w14:paraId="18AEB036" w14:textId="7AD13CA9" w:rsidR="00564C22" w:rsidDel="00B33063" w:rsidRDefault="009B1AF1" w:rsidP="00564C22">
      <w:pPr>
        <w:pStyle w:val="Code"/>
        <w:rPr>
          <w:del w:id="14279" w:author="Andreas Kuehne" w:date="2019-05-31T12:22:00Z"/>
        </w:rPr>
      </w:pPr>
      <w:del w:id="14280"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InputDocuments</w:delText>
        </w:r>
        <w:r w:rsidDel="00B33063">
          <w:rPr>
            <w:color w:val="943634" w:themeColor="accent2" w:themeShade="BF"/>
          </w:rPr>
          <w:delText>" type="</w:delText>
        </w:r>
        <w:r w:rsidDel="00B33063">
          <w:rPr>
            <w:color w:val="244061" w:themeColor="accent1" w:themeShade="80"/>
          </w:rPr>
          <w:delText>dss2:InputDocumentsType</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4281" w:name="_Toc10199253"/>
        <w:bookmarkStart w:id="14282" w:name="_Toc10203391"/>
        <w:bookmarkStart w:id="14283" w:name="_Toc10207529"/>
        <w:bookmarkEnd w:id="14281"/>
        <w:bookmarkEnd w:id="14282"/>
        <w:bookmarkEnd w:id="14283"/>
      </w:del>
    </w:p>
    <w:p w14:paraId="00AABA7F" w14:textId="47C3FDB8" w:rsidR="00564C22" w:rsidDel="00B33063" w:rsidRDefault="009B1AF1" w:rsidP="00564C22">
      <w:pPr>
        <w:pStyle w:val="Code"/>
        <w:rPr>
          <w:del w:id="14284" w:author="Andreas Kuehne" w:date="2019-05-31T12:22:00Z"/>
        </w:rPr>
      </w:pPr>
      <w:del w:id="14285"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OptionalInputs</w:delText>
        </w:r>
        <w:r w:rsidDel="00B33063">
          <w:rPr>
            <w:color w:val="943634" w:themeColor="accent2" w:themeShade="BF"/>
          </w:rPr>
          <w:delText>" type="</w:delText>
        </w:r>
        <w:r w:rsidDel="00B33063">
          <w:rPr>
            <w:color w:val="244061" w:themeColor="accent1" w:themeShade="80"/>
          </w:rPr>
          <w:delText>dss2:OptionalInputsSignType</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4286" w:name="_Toc10199254"/>
        <w:bookmarkStart w:id="14287" w:name="_Toc10203392"/>
        <w:bookmarkStart w:id="14288" w:name="_Toc10207530"/>
        <w:bookmarkEnd w:id="14286"/>
        <w:bookmarkEnd w:id="14287"/>
        <w:bookmarkEnd w:id="14288"/>
      </w:del>
    </w:p>
    <w:p w14:paraId="30C15A6D" w14:textId="4774A1A4" w:rsidR="00564C22" w:rsidDel="00B33063" w:rsidRDefault="009B1AF1" w:rsidP="00564C22">
      <w:pPr>
        <w:pStyle w:val="Code"/>
        <w:rPr>
          <w:del w:id="14289" w:author="Andreas Kuehne" w:date="2019-05-31T12:22:00Z"/>
        </w:rPr>
      </w:pPr>
      <w:del w:id="14290" w:author="Andreas Kuehne" w:date="2019-05-31T12:22:00Z">
        <w:r w:rsidDel="00B33063">
          <w:rPr>
            <w:color w:val="31849B" w:themeColor="accent5" w:themeShade="BF"/>
          </w:rPr>
          <w:delText xml:space="preserve">      &lt;/xs:sequence&gt;</w:delText>
        </w:r>
        <w:bookmarkStart w:id="14291" w:name="_Toc10199255"/>
        <w:bookmarkStart w:id="14292" w:name="_Toc10203393"/>
        <w:bookmarkStart w:id="14293" w:name="_Toc10207531"/>
        <w:bookmarkEnd w:id="14291"/>
        <w:bookmarkEnd w:id="14292"/>
        <w:bookmarkEnd w:id="14293"/>
      </w:del>
    </w:p>
    <w:p w14:paraId="04B6DB99" w14:textId="5931A7D3" w:rsidR="00564C22" w:rsidDel="00B33063" w:rsidRDefault="009B1AF1" w:rsidP="00564C22">
      <w:pPr>
        <w:pStyle w:val="Code"/>
        <w:rPr>
          <w:del w:id="14294" w:author="Andreas Kuehne" w:date="2019-05-31T12:22:00Z"/>
        </w:rPr>
      </w:pPr>
      <w:del w:id="14295" w:author="Andreas Kuehne" w:date="2019-05-31T12:22:00Z">
        <w:r w:rsidDel="00B33063">
          <w:rPr>
            <w:color w:val="31849B" w:themeColor="accent5" w:themeShade="BF"/>
          </w:rPr>
          <w:delText xml:space="preserve">    &lt;/xs:extension&gt;</w:delText>
        </w:r>
        <w:bookmarkStart w:id="14296" w:name="_Toc10199256"/>
        <w:bookmarkStart w:id="14297" w:name="_Toc10203394"/>
        <w:bookmarkStart w:id="14298" w:name="_Toc10207532"/>
        <w:bookmarkEnd w:id="14296"/>
        <w:bookmarkEnd w:id="14297"/>
        <w:bookmarkEnd w:id="14298"/>
      </w:del>
    </w:p>
    <w:p w14:paraId="76132CF2" w14:textId="60CB2300" w:rsidR="00564C22" w:rsidDel="00B33063" w:rsidRDefault="009B1AF1" w:rsidP="00564C22">
      <w:pPr>
        <w:pStyle w:val="Code"/>
        <w:rPr>
          <w:del w:id="14299" w:author="Andreas Kuehne" w:date="2019-05-31T12:22:00Z"/>
        </w:rPr>
      </w:pPr>
      <w:del w:id="14300" w:author="Andreas Kuehne" w:date="2019-05-31T12:22:00Z">
        <w:r w:rsidDel="00B33063">
          <w:rPr>
            <w:color w:val="31849B" w:themeColor="accent5" w:themeShade="BF"/>
          </w:rPr>
          <w:delText xml:space="preserve">  &lt;/xs:complexContent&gt;</w:delText>
        </w:r>
        <w:bookmarkStart w:id="14301" w:name="_Toc10199257"/>
        <w:bookmarkStart w:id="14302" w:name="_Toc10203395"/>
        <w:bookmarkStart w:id="14303" w:name="_Toc10207533"/>
        <w:bookmarkEnd w:id="14301"/>
        <w:bookmarkEnd w:id="14302"/>
        <w:bookmarkEnd w:id="14303"/>
      </w:del>
    </w:p>
    <w:p w14:paraId="58B0367D" w14:textId="6DADEAE7" w:rsidR="00564C22" w:rsidDel="00B33063" w:rsidRDefault="009B1AF1" w:rsidP="00564C22">
      <w:pPr>
        <w:pStyle w:val="Code"/>
        <w:rPr>
          <w:del w:id="14304" w:author="Andreas Kuehne" w:date="2019-05-31T12:22:00Z"/>
        </w:rPr>
      </w:pPr>
      <w:del w:id="14305" w:author="Andreas Kuehne" w:date="2019-05-31T12:22:00Z">
        <w:r w:rsidDel="00B33063">
          <w:rPr>
            <w:color w:val="31849B" w:themeColor="accent5" w:themeShade="BF"/>
          </w:rPr>
          <w:delText>&lt;/xs:complexType&gt;</w:delText>
        </w:r>
        <w:bookmarkStart w:id="14306" w:name="_Toc10199258"/>
        <w:bookmarkStart w:id="14307" w:name="_Toc10203396"/>
        <w:bookmarkStart w:id="14308" w:name="_Toc10207534"/>
        <w:bookmarkEnd w:id="14306"/>
        <w:bookmarkEnd w:id="14307"/>
        <w:bookmarkEnd w:id="14308"/>
      </w:del>
    </w:p>
    <w:p w14:paraId="7B27314C" w14:textId="5B123079" w:rsidR="00564C22" w:rsidDel="00B33063" w:rsidRDefault="009B1AF1" w:rsidP="00564C22">
      <w:pPr>
        <w:spacing w:line="259" w:lineRule="auto"/>
        <w:rPr>
          <w:del w:id="14309" w:author="Andreas Kuehne" w:date="2019-05-31T12:22:00Z"/>
        </w:rPr>
      </w:pPr>
      <w:del w:id="14310"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SignRequestType</w:delText>
        </w:r>
        <w:r w:rsidRPr="71C71F8C" w:rsidDel="00B33063">
          <w:delText xml:space="preserve"> </w:delText>
        </w:r>
        <w:r w:rsidDel="00B33063">
          <w:delText xml:space="preserve">XML element SHALL implement in XML syntax the sub-component that has a name equal to its local name. </w:delText>
        </w:r>
        <w:bookmarkStart w:id="14311" w:name="_Toc10199259"/>
        <w:bookmarkStart w:id="14312" w:name="_Toc10203397"/>
        <w:bookmarkStart w:id="14313" w:name="_Toc10207535"/>
        <w:bookmarkEnd w:id="14311"/>
        <w:bookmarkEnd w:id="14312"/>
        <w:bookmarkEnd w:id="14313"/>
      </w:del>
    </w:p>
    <w:p w14:paraId="299B3349" w14:textId="50A4FD68" w:rsidR="00564C22" w:rsidDel="00B33063" w:rsidRDefault="009B1AF1" w:rsidP="00564C22">
      <w:pPr>
        <w:pStyle w:val="berschrift3"/>
        <w:rPr>
          <w:del w:id="14314" w:author="Andreas Kuehne" w:date="2019-05-31T12:22:00Z"/>
        </w:rPr>
      </w:pPr>
      <w:bookmarkStart w:id="14315" w:name="_RefCompE03D9D8F"/>
      <w:del w:id="14316" w:author="Andreas Kuehne" w:date="2019-05-31T12:22:00Z">
        <w:r w:rsidDel="00B33063">
          <w:delText>Component SignResponse</w:delText>
        </w:r>
        <w:bookmarkStart w:id="14317" w:name="_Toc10199260"/>
        <w:bookmarkStart w:id="14318" w:name="_Toc10203398"/>
        <w:bookmarkStart w:id="14319" w:name="_Toc10207536"/>
        <w:bookmarkEnd w:id="14315"/>
        <w:bookmarkEnd w:id="14317"/>
        <w:bookmarkEnd w:id="14318"/>
        <w:bookmarkEnd w:id="14319"/>
      </w:del>
    </w:p>
    <w:p w14:paraId="420B48F7" w14:textId="67263BCE" w:rsidR="00564C22" w:rsidDel="00B33063" w:rsidRDefault="001725A5" w:rsidP="00564C22">
      <w:pPr>
        <w:rPr>
          <w:del w:id="14320" w:author="Andreas Kuehne" w:date="2019-05-31T12:22:00Z"/>
        </w:rPr>
      </w:pPr>
      <w:del w:id="14321" w:author="Andreas Kuehne" w:date="2019-05-31T12:22:00Z">
        <w:r w:rsidRPr="003A06D0" w:rsidDel="00B33063">
          <w:delText xml:space="preserve">The </w:delText>
        </w:r>
        <w:r w:rsidRPr="003A06D0" w:rsidDel="00B33063">
          <w:rPr>
            <w:rFonts w:ascii="Courier New" w:eastAsia="Courier New" w:hAnsi="Courier New" w:cs="Courier New"/>
            <w:lang w:val="en-GB"/>
          </w:rPr>
          <w:delText>SignResponse</w:delText>
        </w:r>
        <w:r w:rsidRPr="003A06D0" w:rsidDel="00B33063">
          <w:delText xml:space="preserve"> component returns the requested signature or timestamp to the requestor.</w:delText>
        </w:r>
        <w:bookmarkStart w:id="14322" w:name="_Toc10199261"/>
        <w:bookmarkStart w:id="14323" w:name="_Toc10203399"/>
        <w:bookmarkStart w:id="14324" w:name="_Toc10207537"/>
        <w:bookmarkEnd w:id="14322"/>
        <w:bookmarkEnd w:id="14323"/>
        <w:bookmarkEnd w:id="14324"/>
      </w:del>
    </w:p>
    <w:p w14:paraId="45FB1694" w14:textId="10ED4323" w:rsidR="00564C22" w:rsidDel="00B33063" w:rsidRDefault="009B1AF1" w:rsidP="00564C22">
      <w:pPr>
        <w:rPr>
          <w:del w:id="14325" w:author="Andreas Kuehne" w:date="2019-05-31T12:22:00Z"/>
        </w:rPr>
      </w:pPr>
      <w:del w:id="14326" w:author="Andreas Kuehne" w:date="2019-05-31T12:22:00Z">
        <w:r w:rsidDel="00B33063">
          <w:delText xml:space="preserve">This components extends the component </w:delText>
        </w:r>
        <w:r w:rsidDel="00B33063">
          <w:fldChar w:fldCharType="begin"/>
        </w:r>
        <w:r w:rsidDel="00B33063">
          <w:delInstrText xml:space="preserve"> REF _RefComp131BCFE5 \r \h </w:delInstrText>
        </w:r>
        <w:r w:rsidDel="00B33063">
          <w:fldChar w:fldCharType="separate"/>
        </w:r>
        <w:r w:rsidDel="00B33063">
          <w:rPr>
            <w:rStyle w:val="Datatype"/>
            <w:rFonts w:eastAsia="Courier New" w:cs="Courier New"/>
          </w:rPr>
          <w:delText>ResponseBase</w:delText>
        </w:r>
        <w:r w:rsidDel="00B33063">
          <w:fldChar w:fldCharType="end"/>
        </w:r>
        <w:r w:rsidDel="00B33063">
          <w:delText>. The inherited sub-components are not repeated here.</w:delText>
        </w:r>
        <w:bookmarkStart w:id="14327" w:name="_Toc10199262"/>
        <w:bookmarkStart w:id="14328" w:name="_Toc10203400"/>
        <w:bookmarkStart w:id="14329" w:name="_Toc10207538"/>
        <w:bookmarkEnd w:id="14327"/>
        <w:bookmarkEnd w:id="14328"/>
        <w:bookmarkEnd w:id="14329"/>
      </w:del>
    </w:p>
    <w:p w14:paraId="4C9E065A" w14:textId="0E455775" w:rsidR="00564C22" w:rsidDel="00B33063" w:rsidRDefault="009B1AF1" w:rsidP="00564C22">
      <w:pPr>
        <w:rPr>
          <w:del w:id="14330" w:author="Andreas Kuehne" w:date="2019-05-31T12:22:00Z"/>
        </w:rPr>
      </w:pPr>
      <w:del w:id="14331" w:author="Andreas Kuehne" w:date="2019-05-31T12:22:00Z">
        <w:r w:rsidDel="00B33063">
          <w:delText>Below follows a list of the sub-components that constitute this component:</w:delText>
        </w:r>
        <w:bookmarkStart w:id="14332" w:name="_Toc10199263"/>
        <w:bookmarkStart w:id="14333" w:name="_Toc10203401"/>
        <w:bookmarkStart w:id="14334" w:name="_Toc10207539"/>
        <w:bookmarkEnd w:id="14332"/>
        <w:bookmarkEnd w:id="14333"/>
        <w:bookmarkEnd w:id="14334"/>
      </w:del>
    </w:p>
    <w:p w14:paraId="65669BAF" w14:textId="3AB21BFB" w:rsidR="00564C22" w:rsidDel="00B33063" w:rsidRDefault="009B1AF1" w:rsidP="00564C22">
      <w:pPr>
        <w:pStyle w:val="Member"/>
        <w:rPr>
          <w:del w:id="14335" w:author="Andreas Kuehne" w:date="2019-05-31T12:22:00Z"/>
        </w:rPr>
      </w:pPr>
      <w:del w:id="14336" w:author="Andreas Kuehne" w:date="2019-05-31T12:22:00Z">
        <w:r w:rsidDel="00B33063">
          <w:delText xml:space="preserve">The OPTIONAL </w:delText>
        </w:r>
        <w:r w:rsidRPr="35C1378D" w:rsidDel="00B33063">
          <w:rPr>
            <w:rStyle w:val="Datatype"/>
          </w:rPr>
          <w:delText>OptionalOutputs</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_RefCompF7F54724 \r \h </w:delInstrText>
        </w:r>
        <w:r w:rsidDel="00B33063">
          <w:fldChar w:fldCharType="separate"/>
        </w:r>
        <w:r w:rsidDel="00B33063">
          <w:rPr>
            <w:rStyle w:val="Datatype"/>
            <w:rFonts w:eastAsia="Courier New" w:cs="Courier New"/>
          </w:rPr>
          <w:delText>OptionalOutputsSign</w:delText>
        </w:r>
        <w:r w:rsidDel="00B33063">
          <w:fldChar w:fldCharType="end"/>
        </w:r>
        <w:r w:rsidDel="00B33063">
          <w:delText xml:space="preserve">. </w:delText>
        </w:r>
        <w:r w:rsidRPr="003A06D0" w:rsidDel="00B33063">
          <w:delText xml:space="preserve">The </w:delText>
        </w:r>
        <w:r w:rsidRPr="003A06D0" w:rsidDel="00B33063">
          <w:rPr>
            <w:rStyle w:val="Datatype"/>
            <w:lang w:val="en-GB"/>
          </w:rPr>
          <w:delText>OptionalOutputs</w:delText>
        </w:r>
        <w:r w:rsidRPr="003A06D0" w:rsidDel="00B33063">
          <w:delText xml:space="preserve"> element contains additional signing related outputs returned by the server.</w:delText>
        </w:r>
        <w:bookmarkStart w:id="14337" w:name="_Toc10199264"/>
        <w:bookmarkStart w:id="14338" w:name="_Toc10203402"/>
        <w:bookmarkStart w:id="14339" w:name="_Toc10207540"/>
        <w:bookmarkEnd w:id="14337"/>
        <w:bookmarkEnd w:id="14338"/>
        <w:bookmarkEnd w:id="14339"/>
      </w:del>
    </w:p>
    <w:p w14:paraId="2C6F857B" w14:textId="1A9D6BE5" w:rsidR="00564C22" w:rsidDel="00B33063" w:rsidRDefault="009B1AF1" w:rsidP="00564C22">
      <w:pPr>
        <w:pStyle w:val="Member"/>
        <w:rPr>
          <w:del w:id="14340" w:author="Andreas Kuehne" w:date="2019-05-31T12:22:00Z"/>
        </w:rPr>
      </w:pPr>
      <w:del w:id="14341" w:author="Andreas Kuehne" w:date="2019-05-31T12:22:00Z">
        <w:r w:rsidDel="00B33063">
          <w:delText xml:space="preserve">The OPTIONAL </w:delText>
        </w:r>
        <w:r w:rsidRPr="35C1378D" w:rsidDel="00B33063">
          <w:rPr>
            <w:rStyle w:val="Datatype"/>
          </w:rPr>
          <w:delText>SignatureObject</w:delText>
        </w:r>
        <w:r w:rsidDel="00B33063">
          <w:delText xml:space="preserve"> element, if present, MAY occur zero or more times containing a sub-component. If present each instance MUST satisfy the requirements specified in this document in section </w:delText>
        </w:r>
        <w:r w:rsidDel="00B33063">
          <w:fldChar w:fldCharType="begin"/>
        </w:r>
        <w:r w:rsidDel="00B33063">
          <w:delInstrText xml:space="preserve"> REF _RefCompA5E5C69F \r \h </w:delInstrText>
        </w:r>
        <w:r w:rsidDel="00B33063">
          <w:fldChar w:fldCharType="separate"/>
        </w:r>
        <w:r w:rsidDel="00B33063">
          <w:rPr>
            <w:rStyle w:val="Datatype"/>
            <w:rFonts w:eastAsia="Courier New" w:cs="Courier New"/>
          </w:rPr>
          <w:delText>SignatureObject</w:delText>
        </w:r>
        <w:r w:rsidDel="00B33063">
          <w:fldChar w:fldCharType="end"/>
        </w:r>
        <w:r w:rsidDel="00B33063">
          <w:delText xml:space="preserve">. </w:delText>
        </w:r>
        <w:r w:rsidR="007C0E03" w:rsidDel="00B33063">
          <w:delText>The use cases described in this document assume zero or one signature being included within this element. Profiles may define processing rules how to handle unbounded cardinality.</w:delText>
        </w:r>
        <w:bookmarkStart w:id="14342" w:name="_Toc10199265"/>
        <w:bookmarkStart w:id="14343" w:name="_Toc10203403"/>
        <w:bookmarkStart w:id="14344" w:name="_Toc10207541"/>
        <w:bookmarkEnd w:id="14342"/>
        <w:bookmarkEnd w:id="14343"/>
        <w:bookmarkEnd w:id="14344"/>
      </w:del>
    </w:p>
    <w:p w14:paraId="4D6091A8" w14:textId="67FDADB5" w:rsidR="00564C22" w:rsidDel="00B33063" w:rsidRDefault="009B1AF1" w:rsidP="00564C22">
      <w:pPr>
        <w:pStyle w:val="berschrift4"/>
        <w:rPr>
          <w:del w:id="14345" w:author="Andreas Kuehne" w:date="2019-05-31T12:22:00Z"/>
        </w:rPr>
      </w:pPr>
      <w:del w:id="14346" w:author="Andreas Kuehne" w:date="2019-05-31T12:22:00Z">
        <w:r w:rsidDel="00B33063">
          <w:delText>SignResponse – JSON Syntax</w:delText>
        </w:r>
        <w:bookmarkStart w:id="14347" w:name="_Toc10199266"/>
        <w:bookmarkStart w:id="14348" w:name="_Toc10203404"/>
        <w:bookmarkStart w:id="14349" w:name="_Toc10207542"/>
        <w:bookmarkEnd w:id="14347"/>
        <w:bookmarkEnd w:id="14348"/>
        <w:bookmarkEnd w:id="14349"/>
      </w:del>
    </w:p>
    <w:p w14:paraId="0CC0A8EF" w14:textId="6DB0F46D" w:rsidR="00564C22" w:rsidRPr="0248A3D1" w:rsidDel="00B33063" w:rsidRDefault="009B1AF1" w:rsidP="00564C22">
      <w:pPr>
        <w:rPr>
          <w:del w:id="14350" w:author="Andreas Kuehne" w:date="2019-05-31T12:22:00Z"/>
        </w:rPr>
      </w:pPr>
      <w:del w:id="14351"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SignResponseType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SignResponse</w:delText>
        </w:r>
        <w:r w:rsidDel="00B33063">
          <w:delText xml:space="preserve"> component.</w:delText>
        </w:r>
        <w:bookmarkStart w:id="14352" w:name="_Toc10199267"/>
        <w:bookmarkStart w:id="14353" w:name="_Toc10203405"/>
        <w:bookmarkStart w:id="14354" w:name="_Toc10207543"/>
        <w:bookmarkEnd w:id="14352"/>
        <w:bookmarkEnd w:id="14353"/>
        <w:bookmarkEnd w:id="14354"/>
      </w:del>
    </w:p>
    <w:p w14:paraId="561D9690" w14:textId="691C5AC9" w:rsidR="00564C22" w:rsidRPr="C2430093" w:rsidDel="00B33063" w:rsidRDefault="009B1AF1" w:rsidP="00564C22">
      <w:pPr>
        <w:spacing w:line="259" w:lineRule="auto"/>
        <w:rPr>
          <w:del w:id="14355" w:author="Andreas Kuehne" w:date="2019-05-31T12:22:00Z"/>
          <w:rFonts w:eastAsia="Arial" w:cs="Arial"/>
          <w:sz w:val="22"/>
          <w:szCs w:val="22"/>
        </w:rPr>
      </w:pPr>
      <w:del w:id="14356"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SignResponse</w:delText>
        </w:r>
        <w:r w:rsidRPr="002062A5" w:rsidDel="00B33063">
          <w:rPr>
            <w:rFonts w:eastAsia="Arial" w:cs="Arial"/>
            <w:sz w:val="22"/>
            <w:szCs w:val="22"/>
          </w:rPr>
          <w:delText xml:space="preserve"> using JSON-specific names mapped as shown in the table below.</w:delText>
        </w:r>
        <w:bookmarkStart w:id="14357" w:name="_Toc10199268"/>
        <w:bookmarkStart w:id="14358" w:name="_Toc10203406"/>
        <w:bookmarkStart w:id="14359" w:name="_Toc10207544"/>
        <w:bookmarkEnd w:id="14357"/>
        <w:bookmarkEnd w:id="14358"/>
        <w:bookmarkEnd w:id="14359"/>
      </w:del>
    </w:p>
    <w:tbl>
      <w:tblPr>
        <w:tblStyle w:val="Gitternetztabelle1hell1"/>
        <w:tblW w:w="0" w:type="auto"/>
        <w:tblLook w:val="04A0" w:firstRow="1" w:lastRow="0" w:firstColumn="1" w:lastColumn="0" w:noHBand="0" w:noVBand="1"/>
      </w:tblPr>
      <w:tblGrid>
        <w:gridCol w:w="4675"/>
        <w:gridCol w:w="4675"/>
      </w:tblGrid>
      <w:tr w:rsidR="00564C22" w:rsidDel="00B33063" w14:paraId="1DAB0CE3" w14:textId="14A2B011" w:rsidTr="00564C22">
        <w:trPr>
          <w:cnfStyle w:val="100000000000" w:firstRow="1" w:lastRow="0" w:firstColumn="0" w:lastColumn="0" w:oddVBand="0" w:evenVBand="0" w:oddHBand="0" w:evenHBand="0" w:firstRowFirstColumn="0" w:firstRowLastColumn="0" w:lastRowFirstColumn="0" w:lastRowLastColumn="0"/>
          <w:del w:id="1436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82605ED" w14:textId="7AE636B2" w:rsidR="00564C22" w:rsidDel="00B33063" w:rsidRDefault="009B1AF1" w:rsidP="00564C22">
            <w:pPr>
              <w:pStyle w:val="Beschriftung"/>
              <w:rPr>
                <w:del w:id="14361" w:author="Andreas Kuehne" w:date="2019-05-31T12:22:00Z"/>
              </w:rPr>
            </w:pPr>
            <w:del w:id="14362" w:author="Andreas Kuehne" w:date="2019-05-31T12:22:00Z">
              <w:r w:rsidDel="00B33063">
                <w:delText>Element</w:delText>
              </w:r>
              <w:bookmarkStart w:id="14363" w:name="_Toc10199269"/>
              <w:bookmarkStart w:id="14364" w:name="_Toc10203407"/>
              <w:bookmarkStart w:id="14365" w:name="_Toc10207545"/>
              <w:bookmarkEnd w:id="14363"/>
              <w:bookmarkEnd w:id="14364"/>
              <w:bookmarkEnd w:id="14365"/>
            </w:del>
          </w:p>
        </w:tc>
        <w:tc>
          <w:tcPr>
            <w:tcW w:w="4675" w:type="dxa"/>
          </w:tcPr>
          <w:p w14:paraId="75BE3959" w14:textId="1B0E74C7"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4366" w:author="Andreas Kuehne" w:date="2019-05-31T12:22:00Z"/>
              </w:rPr>
            </w:pPr>
            <w:del w:id="14367" w:author="Andreas Kuehne" w:date="2019-05-31T12:22:00Z">
              <w:r w:rsidDel="00B33063">
                <w:delText>Implementing JSON member name</w:delText>
              </w:r>
              <w:bookmarkStart w:id="14368" w:name="_Toc10199270"/>
              <w:bookmarkStart w:id="14369" w:name="_Toc10203408"/>
              <w:bookmarkStart w:id="14370" w:name="_Toc10207546"/>
              <w:bookmarkEnd w:id="14368"/>
              <w:bookmarkEnd w:id="14369"/>
              <w:bookmarkEnd w:id="14370"/>
            </w:del>
          </w:p>
        </w:tc>
        <w:bookmarkStart w:id="14371" w:name="_Toc10199271"/>
        <w:bookmarkStart w:id="14372" w:name="_Toc10203409"/>
        <w:bookmarkStart w:id="14373" w:name="_Toc10207547"/>
        <w:bookmarkEnd w:id="14371"/>
        <w:bookmarkEnd w:id="14372"/>
        <w:bookmarkEnd w:id="14373"/>
      </w:tr>
      <w:tr w:rsidR="00564C22" w:rsidDel="00B33063" w14:paraId="23168AD2" w14:textId="1713C087" w:rsidTr="00564C22">
        <w:trPr>
          <w:del w:id="1437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61A1630" w14:textId="52F8085D" w:rsidR="00564C22" w:rsidRPr="002062A5" w:rsidDel="00B33063" w:rsidRDefault="009B1AF1" w:rsidP="00564C22">
            <w:pPr>
              <w:pStyle w:val="Beschriftung"/>
              <w:rPr>
                <w:del w:id="14375" w:author="Andreas Kuehne" w:date="2019-05-31T12:22:00Z"/>
                <w:rStyle w:val="Datatype"/>
                <w:b w:val="0"/>
                <w:bCs w:val="0"/>
              </w:rPr>
            </w:pPr>
            <w:del w:id="14376" w:author="Andreas Kuehne" w:date="2019-05-31T12:22:00Z">
              <w:r w:rsidRPr="002062A5" w:rsidDel="00B33063">
                <w:rPr>
                  <w:rStyle w:val="Datatype"/>
                </w:rPr>
                <w:delText>OptionalOutputs</w:delText>
              </w:r>
              <w:bookmarkStart w:id="14377" w:name="_Toc10199272"/>
              <w:bookmarkStart w:id="14378" w:name="_Toc10203410"/>
              <w:bookmarkStart w:id="14379" w:name="_Toc10207548"/>
              <w:bookmarkEnd w:id="14377"/>
              <w:bookmarkEnd w:id="14378"/>
              <w:bookmarkEnd w:id="14379"/>
            </w:del>
          </w:p>
        </w:tc>
        <w:tc>
          <w:tcPr>
            <w:tcW w:w="4675" w:type="dxa"/>
          </w:tcPr>
          <w:p w14:paraId="71D21257" w14:textId="2B55D687"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4380" w:author="Andreas Kuehne" w:date="2019-05-31T12:22:00Z"/>
                <w:rStyle w:val="Datatype"/>
              </w:rPr>
            </w:pPr>
            <w:del w:id="14381" w:author="Andreas Kuehne" w:date="2019-05-31T12:22:00Z">
              <w:r w:rsidRPr="002062A5" w:rsidDel="00B33063">
                <w:rPr>
                  <w:rStyle w:val="Datatype"/>
                </w:rPr>
                <w:delText>optOutp</w:delText>
              </w:r>
              <w:bookmarkStart w:id="14382" w:name="_Toc10199273"/>
              <w:bookmarkStart w:id="14383" w:name="_Toc10203411"/>
              <w:bookmarkStart w:id="14384" w:name="_Toc10207549"/>
              <w:bookmarkEnd w:id="14382"/>
              <w:bookmarkEnd w:id="14383"/>
              <w:bookmarkEnd w:id="14384"/>
            </w:del>
          </w:p>
        </w:tc>
        <w:bookmarkStart w:id="14385" w:name="_Toc10199274"/>
        <w:bookmarkStart w:id="14386" w:name="_Toc10203412"/>
        <w:bookmarkStart w:id="14387" w:name="_Toc10207550"/>
        <w:bookmarkEnd w:id="14385"/>
        <w:bookmarkEnd w:id="14386"/>
        <w:bookmarkEnd w:id="14387"/>
      </w:tr>
      <w:tr w:rsidR="00564C22" w:rsidDel="00B33063" w14:paraId="1335A834" w14:textId="37522027" w:rsidTr="00564C22">
        <w:trPr>
          <w:del w:id="1438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2D84D77" w14:textId="4E50A31B" w:rsidR="00564C22" w:rsidRPr="002062A5" w:rsidDel="00B33063" w:rsidRDefault="009B1AF1" w:rsidP="00564C22">
            <w:pPr>
              <w:pStyle w:val="Beschriftung"/>
              <w:rPr>
                <w:del w:id="14389" w:author="Andreas Kuehne" w:date="2019-05-31T12:22:00Z"/>
                <w:rStyle w:val="Datatype"/>
                <w:b w:val="0"/>
                <w:bCs w:val="0"/>
              </w:rPr>
            </w:pPr>
            <w:del w:id="14390" w:author="Andreas Kuehne" w:date="2019-05-31T12:22:00Z">
              <w:r w:rsidRPr="002062A5" w:rsidDel="00B33063">
                <w:rPr>
                  <w:rStyle w:val="Datatype"/>
                </w:rPr>
                <w:delText>SignatureObject</w:delText>
              </w:r>
              <w:bookmarkStart w:id="14391" w:name="_Toc10199275"/>
              <w:bookmarkStart w:id="14392" w:name="_Toc10203413"/>
              <w:bookmarkStart w:id="14393" w:name="_Toc10207551"/>
              <w:bookmarkEnd w:id="14391"/>
              <w:bookmarkEnd w:id="14392"/>
              <w:bookmarkEnd w:id="14393"/>
            </w:del>
          </w:p>
        </w:tc>
        <w:tc>
          <w:tcPr>
            <w:tcW w:w="4675" w:type="dxa"/>
          </w:tcPr>
          <w:p w14:paraId="2F20AA65" w14:textId="16AE49C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4394" w:author="Andreas Kuehne" w:date="2019-05-31T12:22:00Z"/>
                <w:rStyle w:val="Datatype"/>
              </w:rPr>
            </w:pPr>
            <w:del w:id="14395" w:author="Andreas Kuehne" w:date="2019-05-31T12:22:00Z">
              <w:r w:rsidRPr="002062A5" w:rsidDel="00B33063">
                <w:rPr>
                  <w:rStyle w:val="Datatype"/>
                </w:rPr>
                <w:delText>sigObj</w:delText>
              </w:r>
              <w:bookmarkStart w:id="14396" w:name="_Toc10199276"/>
              <w:bookmarkStart w:id="14397" w:name="_Toc10203414"/>
              <w:bookmarkStart w:id="14398" w:name="_Toc10207552"/>
              <w:bookmarkEnd w:id="14396"/>
              <w:bookmarkEnd w:id="14397"/>
              <w:bookmarkEnd w:id="14398"/>
            </w:del>
          </w:p>
        </w:tc>
        <w:bookmarkStart w:id="14399" w:name="_Toc10199277"/>
        <w:bookmarkStart w:id="14400" w:name="_Toc10203415"/>
        <w:bookmarkStart w:id="14401" w:name="_Toc10207553"/>
        <w:bookmarkEnd w:id="14399"/>
        <w:bookmarkEnd w:id="14400"/>
        <w:bookmarkEnd w:id="14401"/>
      </w:tr>
    </w:tbl>
    <w:p w14:paraId="0C829F9F" w14:textId="129AD161" w:rsidR="00564C22" w:rsidRPr="0202B381" w:rsidDel="00B33063" w:rsidRDefault="009B1AF1" w:rsidP="00564C22">
      <w:pPr>
        <w:rPr>
          <w:del w:id="14402" w:author="Andreas Kuehne" w:date="2019-05-31T12:22:00Z"/>
        </w:rPr>
      </w:pPr>
      <w:del w:id="14403"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SignResponseType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4404" w:name="_Toc10199278"/>
        <w:bookmarkStart w:id="14405" w:name="_Toc10203416"/>
        <w:bookmarkStart w:id="14406" w:name="_Toc10207554"/>
        <w:bookmarkEnd w:id="14404"/>
        <w:bookmarkEnd w:id="14405"/>
        <w:bookmarkEnd w:id="14406"/>
      </w:del>
    </w:p>
    <w:p w14:paraId="0A324A3E" w14:textId="57F02508" w:rsidR="00564C22" w:rsidDel="00B33063" w:rsidRDefault="009B1AF1" w:rsidP="00564C22">
      <w:pPr>
        <w:pStyle w:val="Code"/>
        <w:spacing w:line="259" w:lineRule="auto"/>
        <w:rPr>
          <w:del w:id="14407" w:author="Andreas Kuehne" w:date="2019-05-31T12:22:00Z"/>
        </w:rPr>
      </w:pPr>
      <w:del w:id="14408" w:author="Andreas Kuehne" w:date="2019-05-31T12:22:00Z">
        <w:r w:rsidDel="00B33063">
          <w:rPr>
            <w:color w:val="31849B" w:themeColor="accent5" w:themeShade="BF"/>
          </w:rPr>
          <w:delText>"dss2-SignResponseType"</w:delText>
        </w:r>
        <w:r w:rsidDel="00B33063">
          <w:delText>: {</w:delText>
        </w:r>
        <w:bookmarkStart w:id="14409" w:name="_Toc10199279"/>
        <w:bookmarkStart w:id="14410" w:name="_Toc10203417"/>
        <w:bookmarkStart w:id="14411" w:name="_Toc10207555"/>
        <w:bookmarkEnd w:id="14409"/>
        <w:bookmarkEnd w:id="14410"/>
        <w:bookmarkEnd w:id="14411"/>
      </w:del>
    </w:p>
    <w:p w14:paraId="4656D7D5" w14:textId="6498610C" w:rsidR="00564C22" w:rsidDel="00B33063" w:rsidRDefault="009B1AF1" w:rsidP="00564C22">
      <w:pPr>
        <w:pStyle w:val="Code"/>
        <w:spacing w:line="259" w:lineRule="auto"/>
        <w:rPr>
          <w:del w:id="14412" w:author="Andreas Kuehne" w:date="2019-05-31T12:22:00Z"/>
        </w:rPr>
      </w:pPr>
      <w:del w:id="14413"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4414" w:name="_Toc10199280"/>
        <w:bookmarkStart w:id="14415" w:name="_Toc10203418"/>
        <w:bookmarkStart w:id="14416" w:name="_Toc10207556"/>
        <w:bookmarkEnd w:id="14414"/>
        <w:bookmarkEnd w:id="14415"/>
        <w:bookmarkEnd w:id="14416"/>
      </w:del>
    </w:p>
    <w:p w14:paraId="0CA2DFC6" w14:textId="0C62C68B" w:rsidR="00564C22" w:rsidDel="00B33063" w:rsidRDefault="009B1AF1" w:rsidP="00564C22">
      <w:pPr>
        <w:pStyle w:val="Code"/>
        <w:spacing w:line="259" w:lineRule="auto"/>
        <w:rPr>
          <w:del w:id="14417" w:author="Andreas Kuehne" w:date="2019-05-31T12:22:00Z"/>
        </w:rPr>
      </w:pPr>
      <w:del w:id="14418" w:author="Andreas Kuehne" w:date="2019-05-31T12:22:00Z">
        <w:r w:rsidDel="00B33063">
          <w:rPr>
            <w:color w:val="31849B" w:themeColor="accent5" w:themeShade="BF"/>
          </w:rPr>
          <w:delText xml:space="preserve">  "properties"</w:delText>
        </w:r>
        <w:r w:rsidDel="00B33063">
          <w:delText>: {</w:delText>
        </w:r>
        <w:bookmarkStart w:id="14419" w:name="_Toc10199281"/>
        <w:bookmarkStart w:id="14420" w:name="_Toc10203419"/>
        <w:bookmarkStart w:id="14421" w:name="_Toc10207557"/>
        <w:bookmarkEnd w:id="14419"/>
        <w:bookmarkEnd w:id="14420"/>
        <w:bookmarkEnd w:id="14421"/>
      </w:del>
    </w:p>
    <w:p w14:paraId="5F6F56CA" w14:textId="608A7B61" w:rsidR="00564C22" w:rsidDel="00B33063" w:rsidRDefault="009B1AF1" w:rsidP="00564C22">
      <w:pPr>
        <w:pStyle w:val="Code"/>
        <w:spacing w:line="259" w:lineRule="auto"/>
        <w:rPr>
          <w:del w:id="14422" w:author="Andreas Kuehne" w:date="2019-05-31T12:22:00Z"/>
        </w:rPr>
      </w:pPr>
      <w:del w:id="14423" w:author="Andreas Kuehne" w:date="2019-05-31T12:22:00Z">
        <w:r w:rsidDel="00B33063">
          <w:rPr>
            <w:color w:val="31849B" w:themeColor="accent5" w:themeShade="BF"/>
          </w:rPr>
          <w:delText xml:space="preserve">    "result"</w:delText>
        </w:r>
        <w:r w:rsidDel="00B33063">
          <w:delText>: {</w:delText>
        </w:r>
        <w:bookmarkStart w:id="14424" w:name="_Toc10199282"/>
        <w:bookmarkStart w:id="14425" w:name="_Toc10203420"/>
        <w:bookmarkStart w:id="14426" w:name="_Toc10207558"/>
        <w:bookmarkEnd w:id="14424"/>
        <w:bookmarkEnd w:id="14425"/>
        <w:bookmarkEnd w:id="14426"/>
      </w:del>
    </w:p>
    <w:p w14:paraId="4D617580" w14:textId="053FECEA" w:rsidR="00564C22" w:rsidDel="00B33063" w:rsidRDefault="009B1AF1" w:rsidP="00564C22">
      <w:pPr>
        <w:pStyle w:val="Code"/>
        <w:spacing w:line="259" w:lineRule="auto"/>
        <w:rPr>
          <w:del w:id="14427" w:author="Andreas Kuehne" w:date="2019-05-31T12:22:00Z"/>
        </w:rPr>
      </w:pPr>
      <w:del w:id="14428"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"#/definitions/dsb-ResultType"</w:delText>
        </w:r>
        <w:bookmarkStart w:id="14429" w:name="_Toc10199283"/>
        <w:bookmarkStart w:id="14430" w:name="_Toc10203421"/>
        <w:bookmarkStart w:id="14431" w:name="_Toc10207559"/>
        <w:bookmarkEnd w:id="14429"/>
        <w:bookmarkEnd w:id="14430"/>
        <w:bookmarkEnd w:id="14431"/>
      </w:del>
    </w:p>
    <w:p w14:paraId="2EE57B7B" w14:textId="7714E5AE" w:rsidR="00564C22" w:rsidDel="00B33063" w:rsidRDefault="009B1AF1" w:rsidP="00564C22">
      <w:pPr>
        <w:pStyle w:val="Code"/>
        <w:spacing w:line="259" w:lineRule="auto"/>
        <w:rPr>
          <w:del w:id="14432" w:author="Andreas Kuehne" w:date="2019-05-31T12:22:00Z"/>
        </w:rPr>
      </w:pPr>
      <w:del w:id="14433" w:author="Andreas Kuehne" w:date="2019-05-31T12:22:00Z">
        <w:r w:rsidDel="00B33063">
          <w:delText xml:space="preserve">    },</w:delText>
        </w:r>
        <w:bookmarkStart w:id="14434" w:name="_Toc10199284"/>
        <w:bookmarkStart w:id="14435" w:name="_Toc10203422"/>
        <w:bookmarkStart w:id="14436" w:name="_Toc10207560"/>
        <w:bookmarkEnd w:id="14434"/>
        <w:bookmarkEnd w:id="14435"/>
        <w:bookmarkEnd w:id="14436"/>
      </w:del>
    </w:p>
    <w:p w14:paraId="34BED834" w14:textId="64235EE9" w:rsidR="00564C22" w:rsidDel="00B33063" w:rsidRDefault="009B1AF1" w:rsidP="00564C22">
      <w:pPr>
        <w:pStyle w:val="Code"/>
        <w:spacing w:line="259" w:lineRule="auto"/>
        <w:rPr>
          <w:del w:id="14437" w:author="Andreas Kuehne" w:date="2019-05-31T12:22:00Z"/>
        </w:rPr>
      </w:pPr>
      <w:del w:id="14438" w:author="Andreas Kuehne" w:date="2019-05-31T12:22:00Z">
        <w:r w:rsidDel="00B33063">
          <w:rPr>
            <w:color w:val="31849B" w:themeColor="accent5" w:themeShade="BF"/>
          </w:rPr>
          <w:delText xml:space="preserve">    "profile"</w:delText>
        </w:r>
        <w:r w:rsidDel="00B33063">
          <w:delText>: {</w:delText>
        </w:r>
        <w:bookmarkStart w:id="14439" w:name="_Toc10199285"/>
        <w:bookmarkStart w:id="14440" w:name="_Toc10203423"/>
        <w:bookmarkStart w:id="14441" w:name="_Toc10207561"/>
        <w:bookmarkEnd w:id="14439"/>
        <w:bookmarkEnd w:id="14440"/>
        <w:bookmarkEnd w:id="14441"/>
      </w:del>
    </w:p>
    <w:p w14:paraId="1879176A" w14:textId="6FC2BAA8" w:rsidR="00564C22" w:rsidDel="00B33063" w:rsidRDefault="009B1AF1" w:rsidP="00564C22">
      <w:pPr>
        <w:pStyle w:val="Code"/>
        <w:spacing w:line="259" w:lineRule="auto"/>
        <w:rPr>
          <w:del w:id="14442" w:author="Andreas Kuehne" w:date="2019-05-31T12:22:00Z"/>
        </w:rPr>
      </w:pPr>
      <w:del w:id="14443"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4444" w:name="_Toc10199286"/>
        <w:bookmarkStart w:id="14445" w:name="_Toc10203424"/>
        <w:bookmarkStart w:id="14446" w:name="_Toc10207562"/>
        <w:bookmarkEnd w:id="14444"/>
        <w:bookmarkEnd w:id="14445"/>
        <w:bookmarkEnd w:id="14446"/>
      </w:del>
    </w:p>
    <w:p w14:paraId="7883ECC9" w14:textId="11B7F324" w:rsidR="00564C22" w:rsidDel="00B33063" w:rsidRDefault="009B1AF1" w:rsidP="00564C22">
      <w:pPr>
        <w:pStyle w:val="Code"/>
        <w:spacing w:line="259" w:lineRule="auto"/>
        <w:rPr>
          <w:del w:id="14447" w:author="Andreas Kuehne" w:date="2019-05-31T12:22:00Z"/>
        </w:rPr>
      </w:pPr>
      <w:del w:id="14448" w:author="Andreas Kuehne" w:date="2019-05-31T12:22:00Z">
        <w:r w:rsidDel="00B33063">
          <w:rPr>
            <w:color w:val="31849B" w:themeColor="accent5" w:themeShade="BF"/>
          </w:rPr>
          <w:delText xml:space="preserve">      "items"</w:delText>
        </w:r>
        <w:r w:rsidDel="00B33063">
          <w:delText>: {</w:delText>
        </w:r>
        <w:bookmarkStart w:id="14449" w:name="_Toc10199287"/>
        <w:bookmarkStart w:id="14450" w:name="_Toc10203425"/>
        <w:bookmarkStart w:id="14451" w:name="_Toc10207563"/>
        <w:bookmarkEnd w:id="14449"/>
        <w:bookmarkEnd w:id="14450"/>
        <w:bookmarkEnd w:id="14451"/>
      </w:del>
    </w:p>
    <w:p w14:paraId="781FCC75" w14:textId="6B081B40" w:rsidR="00564C22" w:rsidDel="00B33063" w:rsidRDefault="009B1AF1" w:rsidP="00564C22">
      <w:pPr>
        <w:pStyle w:val="Code"/>
        <w:spacing w:line="259" w:lineRule="auto"/>
        <w:rPr>
          <w:del w:id="14452" w:author="Andreas Kuehne" w:date="2019-05-31T12:22:00Z"/>
        </w:rPr>
      </w:pPr>
      <w:del w:id="14453"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4454" w:name="_Toc10199288"/>
        <w:bookmarkStart w:id="14455" w:name="_Toc10203426"/>
        <w:bookmarkStart w:id="14456" w:name="_Toc10207564"/>
        <w:bookmarkEnd w:id="14454"/>
        <w:bookmarkEnd w:id="14455"/>
        <w:bookmarkEnd w:id="14456"/>
      </w:del>
    </w:p>
    <w:p w14:paraId="76F3A501" w14:textId="7753FE86" w:rsidR="00564C22" w:rsidDel="00B33063" w:rsidRDefault="009B1AF1" w:rsidP="00564C22">
      <w:pPr>
        <w:pStyle w:val="Code"/>
        <w:spacing w:line="259" w:lineRule="auto"/>
        <w:rPr>
          <w:del w:id="14457" w:author="Andreas Kuehne" w:date="2019-05-31T12:22:00Z"/>
        </w:rPr>
      </w:pPr>
      <w:del w:id="14458" w:author="Andreas Kuehne" w:date="2019-05-31T12:22:00Z">
        <w:r w:rsidDel="00B33063">
          <w:delText xml:space="preserve">      }</w:delText>
        </w:r>
        <w:bookmarkStart w:id="14459" w:name="_Toc10199289"/>
        <w:bookmarkStart w:id="14460" w:name="_Toc10203427"/>
        <w:bookmarkStart w:id="14461" w:name="_Toc10207565"/>
        <w:bookmarkEnd w:id="14459"/>
        <w:bookmarkEnd w:id="14460"/>
        <w:bookmarkEnd w:id="14461"/>
      </w:del>
    </w:p>
    <w:p w14:paraId="7C0E04FB" w14:textId="110E6B08" w:rsidR="00564C22" w:rsidDel="00B33063" w:rsidRDefault="009B1AF1" w:rsidP="00564C22">
      <w:pPr>
        <w:pStyle w:val="Code"/>
        <w:spacing w:line="259" w:lineRule="auto"/>
        <w:rPr>
          <w:del w:id="14462" w:author="Andreas Kuehne" w:date="2019-05-31T12:22:00Z"/>
        </w:rPr>
      </w:pPr>
      <w:del w:id="14463" w:author="Andreas Kuehne" w:date="2019-05-31T12:22:00Z">
        <w:r w:rsidDel="00B33063">
          <w:delText xml:space="preserve">    },</w:delText>
        </w:r>
        <w:bookmarkStart w:id="14464" w:name="_Toc10199290"/>
        <w:bookmarkStart w:id="14465" w:name="_Toc10203428"/>
        <w:bookmarkStart w:id="14466" w:name="_Toc10207566"/>
        <w:bookmarkEnd w:id="14464"/>
        <w:bookmarkEnd w:id="14465"/>
        <w:bookmarkEnd w:id="14466"/>
      </w:del>
    </w:p>
    <w:p w14:paraId="40E2077F" w14:textId="4A217A89" w:rsidR="00564C22" w:rsidDel="00B33063" w:rsidRDefault="009B1AF1" w:rsidP="00564C22">
      <w:pPr>
        <w:pStyle w:val="Code"/>
        <w:spacing w:line="259" w:lineRule="auto"/>
        <w:rPr>
          <w:del w:id="14467" w:author="Andreas Kuehne" w:date="2019-05-31T12:22:00Z"/>
        </w:rPr>
      </w:pPr>
      <w:del w:id="14468" w:author="Andreas Kuehne" w:date="2019-05-31T12:22:00Z">
        <w:r w:rsidDel="00B33063">
          <w:rPr>
            <w:color w:val="31849B" w:themeColor="accent5" w:themeShade="BF"/>
          </w:rPr>
          <w:delText xml:space="preserve">    "reqID"</w:delText>
        </w:r>
        <w:r w:rsidDel="00B33063">
          <w:delText>: {</w:delText>
        </w:r>
        <w:bookmarkStart w:id="14469" w:name="_Toc10199291"/>
        <w:bookmarkStart w:id="14470" w:name="_Toc10203429"/>
        <w:bookmarkStart w:id="14471" w:name="_Toc10207567"/>
        <w:bookmarkEnd w:id="14469"/>
        <w:bookmarkEnd w:id="14470"/>
        <w:bookmarkEnd w:id="14471"/>
      </w:del>
    </w:p>
    <w:p w14:paraId="3A4665C9" w14:textId="4170BD68" w:rsidR="00564C22" w:rsidDel="00B33063" w:rsidRDefault="009B1AF1" w:rsidP="00564C22">
      <w:pPr>
        <w:pStyle w:val="Code"/>
        <w:spacing w:line="259" w:lineRule="auto"/>
        <w:rPr>
          <w:del w:id="14472" w:author="Andreas Kuehne" w:date="2019-05-31T12:22:00Z"/>
        </w:rPr>
      </w:pPr>
      <w:del w:id="14473"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4474" w:name="_Toc10199292"/>
        <w:bookmarkStart w:id="14475" w:name="_Toc10203430"/>
        <w:bookmarkStart w:id="14476" w:name="_Toc10207568"/>
        <w:bookmarkEnd w:id="14474"/>
        <w:bookmarkEnd w:id="14475"/>
        <w:bookmarkEnd w:id="14476"/>
      </w:del>
    </w:p>
    <w:p w14:paraId="39BB90E8" w14:textId="4CF4DDF3" w:rsidR="00564C22" w:rsidDel="00B33063" w:rsidRDefault="009B1AF1" w:rsidP="00564C22">
      <w:pPr>
        <w:pStyle w:val="Code"/>
        <w:spacing w:line="259" w:lineRule="auto"/>
        <w:rPr>
          <w:del w:id="14477" w:author="Andreas Kuehne" w:date="2019-05-31T12:22:00Z"/>
        </w:rPr>
      </w:pPr>
      <w:del w:id="14478" w:author="Andreas Kuehne" w:date="2019-05-31T12:22:00Z">
        <w:r w:rsidDel="00B33063">
          <w:delText xml:space="preserve">    },</w:delText>
        </w:r>
        <w:bookmarkStart w:id="14479" w:name="_Toc10199293"/>
        <w:bookmarkStart w:id="14480" w:name="_Toc10203431"/>
        <w:bookmarkStart w:id="14481" w:name="_Toc10207569"/>
        <w:bookmarkEnd w:id="14479"/>
        <w:bookmarkEnd w:id="14480"/>
        <w:bookmarkEnd w:id="14481"/>
      </w:del>
    </w:p>
    <w:p w14:paraId="6BB2F9A8" w14:textId="1A7C0408" w:rsidR="00564C22" w:rsidDel="00B33063" w:rsidRDefault="009B1AF1" w:rsidP="00564C22">
      <w:pPr>
        <w:pStyle w:val="Code"/>
        <w:spacing w:line="259" w:lineRule="auto"/>
        <w:rPr>
          <w:del w:id="14482" w:author="Andreas Kuehne" w:date="2019-05-31T12:22:00Z"/>
        </w:rPr>
      </w:pPr>
      <w:del w:id="14483" w:author="Andreas Kuehne" w:date="2019-05-31T12:22:00Z">
        <w:r w:rsidDel="00B33063">
          <w:rPr>
            <w:color w:val="31849B" w:themeColor="accent5" w:themeShade="BF"/>
          </w:rPr>
          <w:delText xml:space="preserve">    "respID"</w:delText>
        </w:r>
        <w:r w:rsidDel="00B33063">
          <w:delText>: {</w:delText>
        </w:r>
        <w:bookmarkStart w:id="14484" w:name="_Toc10199294"/>
        <w:bookmarkStart w:id="14485" w:name="_Toc10203432"/>
        <w:bookmarkStart w:id="14486" w:name="_Toc10207570"/>
        <w:bookmarkEnd w:id="14484"/>
        <w:bookmarkEnd w:id="14485"/>
        <w:bookmarkEnd w:id="14486"/>
      </w:del>
    </w:p>
    <w:p w14:paraId="4C209904" w14:textId="6A32D13A" w:rsidR="00564C22" w:rsidDel="00B33063" w:rsidRDefault="009B1AF1" w:rsidP="00564C22">
      <w:pPr>
        <w:pStyle w:val="Code"/>
        <w:spacing w:line="259" w:lineRule="auto"/>
        <w:rPr>
          <w:del w:id="14487" w:author="Andreas Kuehne" w:date="2019-05-31T12:22:00Z"/>
        </w:rPr>
      </w:pPr>
      <w:del w:id="14488"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4489" w:name="_Toc10199295"/>
        <w:bookmarkStart w:id="14490" w:name="_Toc10203433"/>
        <w:bookmarkStart w:id="14491" w:name="_Toc10207571"/>
        <w:bookmarkEnd w:id="14489"/>
        <w:bookmarkEnd w:id="14490"/>
        <w:bookmarkEnd w:id="14491"/>
      </w:del>
    </w:p>
    <w:p w14:paraId="199B1961" w14:textId="7D60CCE5" w:rsidR="00564C22" w:rsidDel="00B33063" w:rsidRDefault="009B1AF1" w:rsidP="00564C22">
      <w:pPr>
        <w:pStyle w:val="Code"/>
        <w:spacing w:line="259" w:lineRule="auto"/>
        <w:rPr>
          <w:del w:id="14492" w:author="Andreas Kuehne" w:date="2019-05-31T12:22:00Z"/>
        </w:rPr>
      </w:pPr>
      <w:del w:id="14493" w:author="Andreas Kuehne" w:date="2019-05-31T12:22:00Z">
        <w:r w:rsidDel="00B33063">
          <w:delText xml:space="preserve">    },</w:delText>
        </w:r>
        <w:bookmarkStart w:id="14494" w:name="_Toc10199296"/>
        <w:bookmarkStart w:id="14495" w:name="_Toc10203434"/>
        <w:bookmarkStart w:id="14496" w:name="_Toc10207572"/>
        <w:bookmarkEnd w:id="14494"/>
        <w:bookmarkEnd w:id="14495"/>
        <w:bookmarkEnd w:id="14496"/>
      </w:del>
    </w:p>
    <w:p w14:paraId="6E29596E" w14:textId="400CC3D2" w:rsidR="00564C22" w:rsidDel="00B33063" w:rsidRDefault="009B1AF1" w:rsidP="00564C22">
      <w:pPr>
        <w:pStyle w:val="Code"/>
        <w:spacing w:line="259" w:lineRule="auto"/>
        <w:rPr>
          <w:del w:id="14497" w:author="Andreas Kuehne" w:date="2019-05-31T12:22:00Z"/>
        </w:rPr>
      </w:pPr>
      <w:del w:id="14498" w:author="Andreas Kuehne" w:date="2019-05-31T12:22:00Z">
        <w:r w:rsidDel="00B33063">
          <w:rPr>
            <w:color w:val="31849B" w:themeColor="accent5" w:themeShade="BF"/>
          </w:rPr>
          <w:delText xml:space="preserve">    "optOutp"</w:delText>
        </w:r>
        <w:r w:rsidDel="00B33063">
          <w:delText>: {</w:delText>
        </w:r>
        <w:bookmarkStart w:id="14499" w:name="_Toc10199297"/>
        <w:bookmarkStart w:id="14500" w:name="_Toc10203435"/>
        <w:bookmarkStart w:id="14501" w:name="_Toc10207573"/>
        <w:bookmarkEnd w:id="14499"/>
        <w:bookmarkEnd w:id="14500"/>
        <w:bookmarkEnd w:id="14501"/>
      </w:del>
    </w:p>
    <w:p w14:paraId="4358BDD5" w14:textId="6721768D" w:rsidR="00564C22" w:rsidDel="00B33063" w:rsidRDefault="009B1AF1" w:rsidP="00564C22">
      <w:pPr>
        <w:pStyle w:val="Code"/>
        <w:spacing w:line="259" w:lineRule="auto"/>
        <w:rPr>
          <w:del w:id="14502" w:author="Andreas Kuehne" w:date="2019-05-31T12:22:00Z"/>
        </w:rPr>
      </w:pPr>
      <w:del w:id="14503"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"#/definitions/dss2-OptionalOutputsSignType"</w:delText>
        </w:r>
        <w:bookmarkStart w:id="14504" w:name="_Toc10199298"/>
        <w:bookmarkStart w:id="14505" w:name="_Toc10203436"/>
        <w:bookmarkStart w:id="14506" w:name="_Toc10207574"/>
        <w:bookmarkEnd w:id="14504"/>
        <w:bookmarkEnd w:id="14505"/>
        <w:bookmarkEnd w:id="14506"/>
      </w:del>
    </w:p>
    <w:p w14:paraId="3E776B5F" w14:textId="3D515B57" w:rsidR="00564C22" w:rsidDel="00B33063" w:rsidRDefault="009B1AF1" w:rsidP="00564C22">
      <w:pPr>
        <w:pStyle w:val="Code"/>
        <w:spacing w:line="259" w:lineRule="auto"/>
        <w:rPr>
          <w:del w:id="14507" w:author="Andreas Kuehne" w:date="2019-05-31T12:22:00Z"/>
        </w:rPr>
      </w:pPr>
      <w:del w:id="14508" w:author="Andreas Kuehne" w:date="2019-05-31T12:22:00Z">
        <w:r w:rsidDel="00B33063">
          <w:delText xml:space="preserve">    },</w:delText>
        </w:r>
        <w:bookmarkStart w:id="14509" w:name="_Toc10199299"/>
        <w:bookmarkStart w:id="14510" w:name="_Toc10203437"/>
        <w:bookmarkStart w:id="14511" w:name="_Toc10207575"/>
        <w:bookmarkEnd w:id="14509"/>
        <w:bookmarkEnd w:id="14510"/>
        <w:bookmarkEnd w:id="14511"/>
      </w:del>
    </w:p>
    <w:p w14:paraId="065EF0EF" w14:textId="7477A4FA" w:rsidR="00564C22" w:rsidDel="00B33063" w:rsidRDefault="009B1AF1" w:rsidP="00564C22">
      <w:pPr>
        <w:pStyle w:val="Code"/>
        <w:spacing w:line="259" w:lineRule="auto"/>
        <w:rPr>
          <w:del w:id="14512" w:author="Andreas Kuehne" w:date="2019-05-31T12:22:00Z"/>
        </w:rPr>
      </w:pPr>
      <w:del w:id="14513" w:author="Andreas Kuehne" w:date="2019-05-31T12:22:00Z">
        <w:r w:rsidDel="00B33063">
          <w:rPr>
            <w:color w:val="31849B" w:themeColor="accent5" w:themeShade="BF"/>
          </w:rPr>
          <w:delText xml:space="preserve">    "sigObj"</w:delText>
        </w:r>
        <w:r w:rsidDel="00B33063">
          <w:delText>: {</w:delText>
        </w:r>
        <w:bookmarkStart w:id="14514" w:name="_Toc10199300"/>
        <w:bookmarkStart w:id="14515" w:name="_Toc10203438"/>
        <w:bookmarkStart w:id="14516" w:name="_Toc10207576"/>
        <w:bookmarkEnd w:id="14514"/>
        <w:bookmarkEnd w:id="14515"/>
        <w:bookmarkEnd w:id="14516"/>
      </w:del>
    </w:p>
    <w:p w14:paraId="034DB700" w14:textId="34A7B672" w:rsidR="00564C22" w:rsidDel="00B33063" w:rsidRDefault="009B1AF1" w:rsidP="00564C22">
      <w:pPr>
        <w:pStyle w:val="Code"/>
        <w:spacing w:line="259" w:lineRule="auto"/>
        <w:rPr>
          <w:del w:id="14517" w:author="Andreas Kuehne" w:date="2019-05-31T12:22:00Z"/>
        </w:rPr>
      </w:pPr>
      <w:del w:id="14518"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4519" w:name="_Toc10199301"/>
        <w:bookmarkStart w:id="14520" w:name="_Toc10203439"/>
        <w:bookmarkStart w:id="14521" w:name="_Toc10207577"/>
        <w:bookmarkEnd w:id="14519"/>
        <w:bookmarkEnd w:id="14520"/>
        <w:bookmarkEnd w:id="14521"/>
      </w:del>
    </w:p>
    <w:p w14:paraId="57723AFD" w14:textId="0A969D0B" w:rsidR="00564C22" w:rsidDel="00B33063" w:rsidRDefault="009B1AF1" w:rsidP="00564C22">
      <w:pPr>
        <w:pStyle w:val="Code"/>
        <w:spacing w:line="259" w:lineRule="auto"/>
        <w:rPr>
          <w:del w:id="14522" w:author="Andreas Kuehne" w:date="2019-05-31T12:22:00Z"/>
        </w:rPr>
      </w:pPr>
      <w:del w:id="14523" w:author="Andreas Kuehne" w:date="2019-05-31T12:22:00Z">
        <w:r w:rsidDel="00B33063">
          <w:rPr>
            <w:color w:val="31849B" w:themeColor="accent5" w:themeShade="BF"/>
          </w:rPr>
          <w:delText xml:space="preserve">      "items"</w:delText>
        </w:r>
        <w:r w:rsidDel="00B33063">
          <w:delText>: {</w:delText>
        </w:r>
        <w:bookmarkStart w:id="14524" w:name="_Toc10199302"/>
        <w:bookmarkStart w:id="14525" w:name="_Toc10203440"/>
        <w:bookmarkStart w:id="14526" w:name="_Toc10207578"/>
        <w:bookmarkEnd w:id="14524"/>
        <w:bookmarkEnd w:id="14525"/>
        <w:bookmarkEnd w:id="14526"/>
      </w:del>
    </w:p>
    <w:p w14:paraId="544DDA65" w14:textId="2245B4CB" w:rsidR="00564C22" w:rsidDel="00B33063" w:rsidRDefault="009B1AF1" w:rsidP="00564C22">
      <w:pPr>
        <w:pStyle w:val="Code"/>
        <w:spacing w:line="259" w:lineRule="auto"/>
        <w:rPr>
          <w:del w:id="14527" w:author="Andreas Kuehne" w:date="2019-05-31T12:22:00Z"/>
        </w:rPr>
      </w:pPr>
      <w:del w:id="14528"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"#/definitions/dss2-SignatureObjectType"</w:delText>
        </w:r>
        <w:bookmarkStart w:id="14529" w:name="_Toc10199303"/>
        <w:bookmarkStart w:id="14530" w:name="_Toc10203441"/>
        <w:bookmarkStart w:id="14531" w:name="_Toc10207579"/>
        <w:bookmarkEnd w:id="14529"/>
        <w:bookmarkEnd w:id="14530"/>
        <w:bookmarkEnd w:id="14531"/>
      </w:del>
    </w:p>
    <w:p w14:paraId="49C04768" w14:textId="1055F590" w:rsidR="00564C22" w:rsidDel="00B33063" w:rsidRDefault="009B1AF1" w:rsidP="00564C22">
      <w:pPr>
        <w:pStyle w:val="Code"/>
        <w:spacing w:line="259" w:lineRule="auto"/>
        <w:rPr>
          <w:del w:id="14532" w:author="Andreas Kuehne" w:date="2019-05-31T12:22:00Z"/>
        </w:rPr>
      </w:pPr>
      <w:del w:id="14533" w:author="Andreas Kuehne" w:date="2019-05-31T12:22:00Z">
        <w:r w:rsidDel="00B33063">
          <w:delText xml:space="preserve">      }</w:delText>
        </w:r>
        <w:bookmarkStart w:id="14534" w:name="_Toc10199304"/>
        <w:bookmarkStart w:id="14535" w:name="_Toc10203442"/>
        <w:bookmarkStart w:id="14536" w:name="_Toc10207580"/>
        <w:bookmarkEnd w:id="14534"/>
        <w:bookmarkEnd w:id="14535"/>
        <w:bookmarkEnd w:id="14536"/>
      </w:del>
    </w:p>
    <w:p w14:paraId="70803E24" w14:textId="253614A3" w:rsidR="00564C22" w:rsidDel="00B33063" w:rsidRDefault="009B1AF1" w:rsidP="00564C22">
      <w:pPr>
        <w:pStyle w:val="Code"/>
        <w:spacing w:line="259" w:lineRule="auto"/>
        <w:rPr>
          <w:del w:id="14537" w:author="Andreas Kuehne" w:date="2019-05-31T12:22:00Z"/>
        </w:rPr>
      </w:pPr>
      <w:del w:id="14538" w:author="Andreas Kuehne" w:date="2019-05-31T12:22:00Z">
        <w:r w:rsidDel="00B33063">
          <w:delText xml:space="preserve">    }</w:delText>
        </w:r>
        <w:bookmarkStart w:id="14539" w:name="_Toc10199305"/>
        <w:bookmarkStart w:id="14540" w:name="_Toc10203443"/>
        <w:bookmarkStart w:id="14541" w:name="_Toc10207581"/>
        <w:bookmarkEnd w:id="14539"/>
        <w:bookmarkEnd w:id="14540"/>
        <w:bookmarkEnd w:id="14541"/>
      </w:del>
    </w:p>
    <w:p w14:paraId="02DCD15C" w14:textId="0EF33A0E" w:rsidR="00564C22" w:rsidDel="00B33063" w:rsidRDefault="009B1AF1" w:rsidP="00564C22">
      <w:pPr>
        <w:pStyle w:val="Code"/>
        <w:spacing w:line="259" w:lineRule="auto"/>
        <w:rPr>
          <w:del w:id="14542" w:author="Andreas Kuehne" w:date="2019-05-31T12:22:00Z"/>
        </w:rPr>
      </w:pPr>
      <w:del w:id="14543" w:author="Andreas Kuehne" w:date="2019-05-31T12:22:00Z">
        <w:r w:rsidDel="00B33063">
          <w:delText xml:space="preserve">  }</w:delText>
        </w:r>
        <w:bookmarkStart w:id="14544" w:name="_Toc10199306"/>
        <w:bookmarkStart w:id="14545" w:name="_Toc10203444"/>
        <w:bookmarkStart w:id="14546" w:name="_Toc10207582"/>
        <w:bookmarkEnd w:id="14544"/>
        <w:bookmarkEnd w:id="14545"/>
        <w:bookmarkEnd w:id="14546"/>
      </w:del>
    </w:p>
    <w:p w14:paraId="6C5867A6" w14:textId="39976953" w:rsidR="00564C22" w:rsidDel="00B33063" w:rsidRDefault="009B1AF1" w:rsidP="00564C22">
      <w:pPr>
        <w:pStyle w:val="Code"/>
        <w:spacing w:line="259" w:lineRule="auto"/>
        <w:rPr>
          <w:del w:id="14547" w:author="Andreas Kuehne" w:date="2019-05-31T12:22:00Z"/>
        </w:rPr>
      </w:pPr>
      <w:del w:id="14548" w:author="Andreas Kuehne" w:date="2019-05-31T12:22:00Z">
        <w:r w:rsidDel="00B33063">
          <w:delText>}</w:delText>
        </w:r>
        <w:bookmarkStart w:id="14549" w:name="_Toc10199307"/>
        <w:bookmarkStart w:id="14550" w:name="_Toc10203445"/>
        <w:bookmarkStart w:id="14551" w:name="_Toc10207583"/>
        <w:bookmarkEnd w:id="14549"/>
        <w:bookmarkEnd w:id="14550"/>
        <w:bookmarkEnd w:id="14551"/>
      </w:del>
    </w:p>
    <w:p w14:paraId="168D321D" w14:textId="00B076A3" w:rsidR="00564C22" w:rsidDel="00B33063" w:rsidRDefault="00564C22" w:rsidP="00564C22">
      <w:pPr>
        <w:rPr>
          <w:del w:id="14552" w:author="Andreas Kuehne" w:date="2019-05-31T12:22:00Z"/>
        </w:rPr>
      </w:pPr>
      <w:bookmarkStart w:id="14553" w:name="_Toc10199308"/>
      <w:bookmarkStart w:id="14554" w:name="_Toc10203446"/>
      <w:bookmarkStart w:id="14555" w:name="_Toc10207584"/>
      <w:bookmarkEnd w:id="14553"/>
      <w:bookmarkEnd w:id="14554"/>
      <w:bookmarkEnd w:id="14555"/>
    </w:p>
    <w:p w14:paraId="41C82ED1" w14:textId="57DD6927" w:rsidR="00564C22" w:rsidDel="00B33063" w:rsidRDefault="009B1AF1" w:rsidP="00564C22">
      <w:pPr>
        <w:pStyle w:val="berschrift4"/>
        <w:rPr>
          <w:del w:id="14556" w:author="Andreas Kuehne" w:date="2019-05-31T12:22:00Z"/>
        </w:rPr>
      </w:pPr>
      <w:del w:id="14557" w:author="Andreas Kuehne" w:date="2019-05-31T12:22:00Z">
        <w:r w:rsidDel="00B33063">
          <w:delText>SignResponse – XML Syntax</w:delText>
        </w:r>
        <w:bookmarkStart w:id="14558" w:name="_Toc10199309"/>
        <w:bookmarkStart w:id="14559" w:name="_Toc10203447"/>
        <w:bookmarkStart w:id="14560" w:name="_Toc10207585"/>
        <w:bookmarkEnd w:id="14558"/>
        <w:bookmarkEnd w:id="14559"/>
        <w:bookmarkEnd w:id="14560"/>
      </w:del>
    </w:p>
    <w:p w14:paraId="37B8EF2E" w14:textId="2042989D" w:rsidR="00564C22" w:rsidRPr="5404FA76" w:rsidDel="00B33063" w:rsidRDefault="009B1AF1" w:rsidP="00564C22">
      <w:pPr>
        <w:rPr>
          <w:del w:id="14561" w:author="Andreas Kuehne" w:date="2019-05-31T12:22:00Z"/>
        </w:rPr>
      </w:pPr>
      <w:del w:id="14562" w:author="Andreas Kuehne" w:date="2019-05-31T12:22:00Z">
        <w:r w:rsidRPr="0CCF9147" w:rsidDel="00B33063">
          <w:delText xml:space="preserve">The XML type </w:delText>
        </w:r>
        <w:r w:rsidRPr="002062A5" w:rsidDel="00B33063">
          <w:rPr>
            <w:rFonts w:ascii="Courier New" w:eastAsia="Courier New" w:hAnsi="Courier New" w:cs="Courier New"/>
          </w:rPr>
          <w:delText>SignResponseType</w:delText>
        </w:r>
        <w:r w:rsidRPr="0CCF9147" w:rsidDel="00B33063">
          <w:delText xml:space="preserve"> SHALL implement the requirements defined in the </w:delText>
        </w:r>
        <w:r w:rsidRPr="002062A5" w:rsidDel="00B33063">
          <w:rPr>
            <w:rFonts w:ascii="Courier New" w:eastAsia="Courier New" w:hAnsi="Courier New" w:cs="Courier New"/>
          </w:rPr>
          <w:delText>SignResponse</w:delText>
        </w:r>
        <w:r w:rsidDel="00B33063">
          <w:delText xml:space="preserve"> </w:delText>
        </w:r>
        <w:r w:rsidRPr="005A6FFD" w:rsidDel="00B33063">
          <w:delText>component.</w:delText>
        </w:r>
        <w:bookmarkStart w:id="14563" w:name="_Toc10199310"/>
        <w:bookmarkStart w:id="14564" w:name="_Toc10203448"/>
        <w:bookmarkStart w:id="14565" w:name="_Toc10207586"/>
        <w:bookmarkEnd w:id="14563"/>
        <w:bookmarkEnd w:id="14564"/>
        <w:bookmarkEnd w:id="14565"/>
      </w:del>
    </w:p>
    <w:p w14:paraId="4CBC76BA" w14:textId="6BD775CD" w:rsidR="00564C22" w:rsidDel="00B33063" w:rsidRDefault="009B1AF1" w:rsidP="00564C22">
      <w:pPr>
        <w:rPr>
          <w:del w:id="14566" w:author="Andreas Kuehne" w:date="2019-05-31T12:22:00Z"/>
        </w:rPr>
      </w:pPr>
      <w:del w:id="14567"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SignResponseType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14568" w:name="_Toc10199311"/>
        <w:bookmarkStart w:id="14569" w:name="_Toc10203449"/>
        <w:bookmarkStart w:id="14570" w:name="_Toc10207587"/>
        <w:bookmarkEnd w:id="14568"/>
        <w:bookmarkEnd w:id="14569"/>
        <w:bookmarkEnd w:id="14570"/>
      </w:del>
    </w:p>
    <w:p w14:paraId="75238E31" w14:textId="0E297747" w:rsidR="00564C22" w:rsidDel="00B33063" w:rsidRDefault="009B1AF1" w:rsidP="00564C22">
      <w:pPr>
        <w:pStyle w:val="Code"/>
        <w:rPr>
          <w:del w:id="14571" w:author="Andreas Kuehne" w:date="2019-05-31T12:22:00Z"/>
        </w:rPr>
      </w:pPr>
      <w:del w:id="14572"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SignResponseType</w:delText>
        </w:r>
        <w:r w:rsidDel="00B33063">
          <w:rPr>
            <w:color w:val="943634" w:themeColor="accent2" w:themeShade="BF"/>
          </w:rPr>
          <w:delText>"</w:delText>
        </w:r>
        <w:r w:rsidDel="00B33063">
          <w:rPr>
            <w:color w:val="31849B" w:themeColor="accent5" w:themeShade="BF"/>
          </w:rPr>
          <w:delText>&gt;</w:delText>
        </w:r>
        <w:bookmarkStart w:id="14573" w:name="_Toc10199312"/>
        <w:bookmarkStart w:id="14574" w:name="_Toc10203450"/>
        <w:bookmarkStart w:id="14575" w:name="_Toc10207588"/>
        <w:bookmarkEnd w:id="14573"/>
        <w:bookmarkEnd w:id="14574"/>
        <w:bookmarkEnd w:id="14575"/>
      </w:del>
    </w:p>
    <w:p w14:paraId="7012D8B9" w14:textId="6F9CFEF3" w:rsidR="00564C22" w:rsidDel="00B33063" w:rsidRDefault="009B1AF1" w:rsidP="00564C22">
      <w:pPr>
        <w:pStyle w:val="Code"/>
        <w:rPr>
          <w:del w:id="14576" w:author="Andreas Kuehne" w:date="2019-05-31T12:22:00Z"/>
        </w:rPr>
      </w:pPr>
      <w:del w:id="14577" w:author="Andreas Kuehne" w:date="2019-05-31T12:22:00Z">
        <w:r w:rsidDel="00B33063">
          <w:rPr>
            <w:color w:val="31849B" w:themeColor="accent5" w:themeShade="BF"/>
          </w:rPr>
          <w:delText xml:space="preserve">  &lt;xs:complexContent&gt;</w:delText>
        </w:r>
        <w:bookmarkStart w:id="14578" w:name="_Toc10199313"/>
        <w:bookmarkStart w:id="14579" w:name="_Toc10203451"/>
        <w:bookmarkStart w:id="14580" w:name="_Toc10207589"/>
        <w:bookmarkEnd w:id="14578"/>
        <w:bookmarkEnd w:id="14579"/>
        <w:bookmarkEnd w:id="14580"/>
      </w:del>
    </w:p>
    <w:p w14:paraId="1E1112D7" w14:textId="26B0D051" w:rsidR="00564C22" w:rsidDel="00B33063" w:rsidRDefault="009B1AF1" w:rsidP="00564C22">
      <w:pPr>
        <w:pStyle w:val="Code"/>
        <w:rPr>
          <w:del w:id="14581" w:author="Andreas Kuehne" w:date="2019-05-31T12:22:00Z"/>
        </w:rPr>
      </w:pPr>
      <w:del w:id="14582" w:author="Andreas Kuehne" w:date="2019-05-31T12:22:00Z">
        <w:r w:rsidDel="00B33063">
          <w:rPr>
            <w:color w:val="31849B" w:themeColor="accent5" w:themeShade="BF"/>
          </w:rPr>
          <w:delText xml:space="preserve">    &lt;xs:extension</w:delText>
        </w:r>
        <w:r w:rsidDel="00B33063">
          <w:rPr>
            <w:color w:val="943634" w:themeColor="accent2" w:themeShade="BF"/>
          </w:rPr>
          <w:delText xml:space="preserve"> base="</w:delText>
        </w:r>
        <w:r w:rsidDel="00B33063">
          <w:rPr>
            <w:color w:val="244061" w:themeColor="accent1" w:themeShade="80"/>
          </w:rPr>
          <w:delText>dsb:ResponseBaseType</w:delText>
        </w:r>
        <w:r w:rsidDel="00B33063">
          <w:rPr>
            <w:color w:val="943634" w:themeColor="accent2" w:themeShade="BF"/>
          </w:rPr>
          <w:delText>"</w:delText>
        </w:r>
        <w:r w:rsidDel="00B33063">
          <w:rPr>
            <w:color w:val="31849B" w:themeColor="accent5" w:themeShade="BF"/>
          </w:rPr>
          <w:delText>&gt;</w:delText>
        </w:r>
        <w:bookmarkStart w:id="14583" w:name="_Toc10199314"/>
        <w:bookmarkStart w:id="14584" w:name="_Toc10203452"/>
        <w:bookmarkStart w:id="14585" w:name="_Toc10207590"/>
        <w:bookmarkEnd w:id="14583"/>
        <w:bookmarkEnd w:id="14584"/>
        <w:bookmarkEnd w:id="14585"/>
      </w:del>
    </w:p>
    <w:p w14:paraId="100C8FA9" w14:textId="43361A36" w:rsidR="00564C22" w:rsidDel="00B33063" w:rsidRDefault="009B1AF1" w:rsidP="00564C22">
      <w:pPr>
        <w:pStyle w:val="Code"/>
        <w:rPr>
          <w:del w:id="14586" w:author="Andreas Kuehne" w:date="2019-05-31T12:22:00Z"/>
        </w:rPr>
      </w:pPr>
      <w:del w:id="14587" w:author="Andreas Kuehne" w:date="2019-05-31T12:22:00Z">
        <w:r w:rsidDel="00B33063">
          <w:rPr>
            <w:color w:val="31849B" w:themeColor="accent5" w:themeShade="BF"/>
          </w:rPr>
          <w:delText xml:space="preserve">      &lt;xs:sequence&gt;</w:delText>
        </w:r>
        <w:bookmarkStart w:id="14588" w:name="_Toc10199315"/>
        <w:bookmarkStart w:id="14589" w:name="_Toc10203453"/>
        <w:bookmarkStart w:id="14590" w:name="_Toc10207591"/>
        <w:bookmarkEnd w:id="14588"/>
        <w:bookmarkEnd w:id="14589"/>
        <w:bookmarkEnd w:id="14590"/>
      </w:del>
    </w:p>
    <w:p w14:paraId="4CEFF9CB" w14:textId="45198D3D" w:rsidR="00564C22" w:rsidDel="00B33063" w:rsidRDefault="009B1AF1" w:rsidP="00564C22">
      <w:pPr>
        <w:pStyle w:val="Code"/>
        <w:rPr>
          <w:del w:id="14591" w:author="Andreas Kuehne" w:date="2019-05-31T12:22:00Z"/>
        </w:rPr>
      </w:pPr>
      <w:del w:id="14592"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OptionalOutputs</w:delText>
        </w:r>
        <w:r w:rsidDel="00B33063">
          <w:rPr>
            <w:color w:val="943634" w:themeColor="accent2" w:themeShade="BF"/>
          </w:rPr>
          <w:delText>" type="</w:delText>
        </w:r>
        <w:r w:rsidDel="00B33063">
          <w:rPr>
            <w:color w:val="244061" w:themeColor="accent1" w:themeShade="80"/>
          </w:rPr>
          <w:delText>dss2:OptionalOutputsSignType</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4593" w:name="_Toc10199316"/>
        <w:bookmarkStart w:id="14594" w:name="_Toc10203454"/>
        <w:bookmarkStart w:id="14595" w:name="_Toc10207592"/>
        <w:bookmarkEnd w:id="14593"/>
        <w:bookmarkEnd w:id="14594"/>
        <w:bookmarkEnd w:id="14595"/>
      </w:del>
    </w:p>
    <w:p w14:paraId="2D4ED1D0" w14:textId="11966782" w:rsidR="00564C22" w:rsidDel="00B33063" w:rsidRDefault="009B1AF1" w:rsidP="00564C22">
      <w:pPr>
        <w:pStyle w:val="Code"/>
        <w:rPr>
          <w:del w:id="14596" w:author="Andreas Kuehne" w:date="2019-05-31T12:22:00Z"/>
        </w:rPr>
      </w:pPr>
      <w:del w:id="14597"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SignatureObject</w:delText>
        </w:r>
        <w:r w:rsidDel="00B33063">
          <w:rPr>
            <w:color w:val="943634" w:themeColor="accent2" w:themeShade="BF"/>
          </w:rPr>
          <w:delText>" type="</w:delText>
        </w:r>
        <w:r w:rsidDel="00B33063">
          <w:rPr>
            <w:color w:val="244061" w:themeColor="accent1" w:themeShade="80"/>
          </w:rPr>
          <w:delText>dss2:SignatureObjectType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4598" w:name="_Toc10199317"/>
        <w:bookmarkStart w:id="14599" w:name="_Toc10203455"/>
        <w:bookmarkStart w:id="14600" w:name="_Toc10207593"/>
        <w:bookmarkEnd w:id="14598"/>
        <w:bookmarkEnd w:id="14599"/>
        <w:bookmarkEnd w:id="14600"/>
      </w:del>
    </w:p>
    <w:p w14:paraId="43D3F613" w14:textId="6EA06221" w:rsidR="00564C22" w:rsidDel="00B33063" w:rsidRDefault="009B1AF1" w:rsidP="00564C22">
      <w:pPr>
        <w:pStyle w:val="Code"/>
        <w:rPr>
          <w:del w:id="14601" w:author="Andreas Kuehne" w:date="2019-05-31T12:22:00Z"/>
        </w:rPr>
      </w:pPr>
      <w:del w:id="14602" w:author="Andreas Kuehne" w:date="2019-05-31T12:22:00Z">
        <w:r w:rsidDel="00B33063">
          <w:rPr>
            <w:color w:val="31849B" w:themeColor="accent5" w:themeShade="BF"/>
          </w:rPr>
          <w:delText xml:space="preserve">      &lt;/xs:sequence&gt;</w:delText>
        </w:r>
        <w:bookmarkStart w:id="14603" w:name="_Toc10199318"/>
        <w:bookmarkStart w:id="14604" w:name="_Toc10203456"/>
        <w:bookmarkStart w:id="14605" w:name="_Toc10207594"/>
        <w:bookmarkEnd w:id="14603"/>
        <w:bookmarkEnd w:id="14604"/>
        <w:bookmarkEnd w:id="14605"/>
      </w:del>
    </w:p>
    <w:p w14:paraId="359404C1" w14:textId="7B1CD8F1" w:rsidR="00564C22" w:rsidDel="00B33063" w:rsidRDefault="009B1AF1" w:rsidP="00564C22">
      <w:pPr>
        <w:pStyle w:val="Code"/>
        <w:rPr>
          <w:del w:id="14606" w:author="Andreas Kuehne" w:date="2019-05-31T12:22:00Z"/>
        </w:rPr>
      </w:pPr>
      <w:del w:id="14607" w:author="Andreas Kuehne" w:date="2019-05-31T12:22:00Z">
        <w:r w:rsidDel="00B33063">
          <w:rPr>
            <w:color w:val="31849B" w:themeColor="accent5" w:themeShade="BF"/>
          </w:rPr>
          <w:delText xml:space="preserve">    &lt;/xs:extension&gt;</w:delText>
        </w:r>
        <w:bookmarkStart w:id="14608" w:name="_Toc10199319"/>
        <w:bookmarkStart w:id="14609" w:name="_Toc10203457"/>
        <w:bookmarkStart w:id="14610" w:name="_Toc10207595"/>
        <w:bookmarkEnd w:id="14608"/>
        <w:bookmarkEnd w:id="14609"/>
        <w:bookmarkEnd w:id="14610"/>
      </w:del>
    </w:p>
    <w:p w14:paraId="0A872F64" w14:textId="650DAC08" w:rsidR="00564C22" w:rsidDel="00B33063" w:rsidRDefault="009B1AF1" w:rsidP="00564C22">
      <w:pPr>
        <w:pStyle w:val="Code"/>
        <w:rPr>
          <w:del w:id="14611" w:author="Andreas Kuehne" w:date="2019-05-31T12:22:00Z"/>
        </w:rPr>
      </w:pPr>
      <w:del w:id="14612" w:author="Andreas Kuehne" w:date="2019-05-31T12:22:00Z">
        <w:r w:rsidDel="00B33063">
          <w:rPr>
            <w:color w:val="31849B" w:themeColor="accent5" w:themeShade="BF"/>
          </w:rPr>
          <w:delText xml:space="preserve">  &lt;/xs:complexContent&gt;</w:delText>
        </w:r>
        <w:bookmarkStart w:id="14613" w:name="_Toc10199320"/>
        <w:bookmarkStart w:id="14614" w:name="_Toc10203458"/>
        <w:bookmarkStart w:id="14615" w:name="_Toc10207596"/>
        <w:bookmarkEnd w:id="14613"/>
        <w:bookmarkEnd w:id="14614"/>
        <w:bookmarkEnd w:id="14615"/>
      </w:del>
    </w:p>
    <w:p w14:paraId="7F31C98B" w14:textId="4B225DC5" w:rsidR="00564C22" w:rsidDel="00B33063" w:rsidRDefault="009B1AF1" w:rsidP="00564C22">
      <w:pPr>
        <w:pStyle w:val="Code"/>
        <w:rPr>
          <w:del w:id="14616" w:author="Andreas Kuehne" w:date="2019-05-31T12:22:00Z"/>
        </w:rPr>
      </w:pPr>
      <w:del w:id="14617" w:author="Andreas Kuehne" w:date="2019-05-31T12:22:00Z">
        <w:r w:rsidDel="00B33063">
          <w:rPr>
            <w:color w:val="31849B" w:themeColor="accent5" w:themeShade="BF"/>
          </w:rPr>
          <w:delText>&lt;/xs:complexType&gt;</w:delText>
        </w:r>
        <w:bookmarkStart w:id="14618" w:name="_Toc10199321"/>
        <w:bookmarkStart w:id="14619" w:name="_Toc10203459"/>
        <w:bookmarkStart w:id="14620" w:name="_Toc10207597"/>
        <w:bookmarkEnd w:id="14618"/>
        <w:bookmarkEnd w:id="14619"/>
        <w:bookmarkEnd w:id="14620"/>
      </w:del>
    </w:p>
    <w:p w14:paraId="340DDEDF" w14:textId="07C60237" w:rsidR="00564C22" w:rsidDel="00B33063" w:rsidRDefault="009B1AF1" w:rsidP="00564C22">
      <w:pPr>
        <w:spacing w:line="259" w:lineRule="auto"/>
        <w:rPr>
          <w:del w:id="14621" w:author="Andreas Kuehne" w:date="2019-05-31T12:22:00Z"/>
        </w:rPr>
      </w:pPr>
      <w:del w:id="14622"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SignResponseType</w:delText>
        </w:r>
        <w:r w:rsidRPr="71C71F8C" w:rsidDel="00B33063">
          <w:delText xml:space="preserve"> </w:delText>
        </w:r>
        <w:r w:rsidDel="00B33063">
          <w:delText xml:space="preserve">XML element SHALL implement in XML syntax the sub-component that has a name equal to its local name. </w:delText>
        </w:r>
        <w:bookmarkStart w:id="14623" w:name="_Toc10199322"/>
        <w:bookmarkStart w:id="14624" w:name="_Toc10203460"/>
        <w:bookmarkStart w:id="14625" w:name="_Toc10207598"/>
        <w:bookmarkEnd w:id="14623"/>
        <w:bookmarkEnd w:id="14624"/>
        <w:bookmarkEnd w:id="14625"/>
      </w:del>
    </w:p>
    <w:p w14:paraId="132BD0C7" w14:textId="531E73F2" w:rsidR="00564C22" w:rsidDel="00B33063" w:rsidRDefault="009B1AF1" w:rsidP="00564C22">
      <w:pPr>
        <w:pStyle w:val="berschrift3"/>
        <w:rPr>
          <w:del w:id="14626" w:author="Andreas Kuehne" w:date="2019-05-31T12:22:00Z"/>
        </w:rPr>
      </w:pPr>
      <w:bookmarkStart w:id="14627" w:name="_RefComp8509F686"/>
      <w:del w:id="14628" w:author="Andreas Kuehne" w:date="2019-05-31T12:22:00Z">
        <w:r w:rsidDel="00B33063">
          <w:delText>Component VerifyRequest</w:delText>
        </w:r>
        <w:bookmarkStart w:id="14629" w:name="_Toc10199323"/>
        <w:bookmarkStart w:id="14630" w:name="_Toc10203461"/>
        <w:bookmarkStart w:id="14631" w:name="_Toc10207599"/>
        <w:bookmarkEnd w:id="14627"/>
        <w:bookmarkEnd w:id="14629"/>
        <w:bookmarkEnd w:id="14630"/>
        <w:bookmarkEnd w:id="14631"/>
      </w:del>
    </w:p>
    <w:p w14:paraId="12F52BE0" w14:textId="46DD82B0" w:rsidR="00564C22" w:rsidDel="00B33063" w:rsidRDefault="001725A5" w:rsidP="00564C22">
      <w:pPr>
        <w:rPr>
          <w:del w:id="14632" w:author="Andreas Kuehne" w:date="2019-05-31T12:22:00Z"/>
        </w:rPr>
      </w:pPr>
      <w:del w:id="14633" w:author="Andreas Kuehne" w:date="2019-05-31T12:22:00Z">
        <w:r w:rsidRPr="003A06D0" w:rsidDel="00B33063">
          <w:delText xml:space="preserve">The </w:delText>
        </w:r>
        <w:r w:rsidRPr="003A06D0" w:rsidDel="00B33063">
          <w:rPr>
            <w:rFonts w:ascii="Courier New" w:eastAsia="Courier New" w:hAnsi="Courier New" w:cs="Courier New"/>
            <w:lang w:val="en-GB"/>
          </w:rPr>
          <w:delText>VerifyRequest</w:delText>
        </w:r>
        <w:r w:rsidRPr="003A06D0" w:rsidDel="00B33063">
          <w:delText xml:space="preserve"> component is sent by the client to verify a signature or timestamp on some input documents.</w:delText>
        </w:r>
        <w:bookmarkStart w:id="14634" w:name="_Toc10199324"/>
        <w:bookmarkStart w:id="14635" w:name="_Toc10203462"/>
        <w:bookmarkStart w:id="14636" w:name="_Toc10207600"/>
        <w:bookmarkEnd w:id="14634"/>
        <w:bookmarkEnd w:id="14635"/>
        <w:bookmarkEnd w:id="14636"/>
      </w:del>
    </w:p>
    <w:p w14:paraId="62A0F216" w14:textId="185229D8" w:rsidR="00564C22" w:rsidDel="00B33063" w:rsidRDefault="009B1AF1" w:rsidP="00564C22">
      <w:pPr>
        <w:rPr>
          <w:del w:id="14637" w:author="Andreas Kuehne" w:date="2019-05-31T12:22:00Z"/>
        </w:rPr>
      </w:pPr>
      <w:del w:id="14638" w:author="Andreas Kuehne" w:date="2019-05-31T12:22:00Z">
        <w:r w:rsidDel="00B33063">
          <w:delText xml:space="preserve">This components extends the component </w:delText>
        </w:r>
        <w:r w:rsidDel="00B33063">
          <w:fldChar w:fldCharType="begin"/>
        </w:r>
        <w:r w:rsidDel="00B33063">
          <w:delInstrText xml:space="preserve"> REF _RefComp82EE85A6 \r \h </w:delInstrText>
        </w:r>
        <w:r w:rsidDel="00B33063">
          <w:fldChar w:fldCharType="separate"/>
        </w:r>
        <w:r w:rsidDel="00B33063">
          <w:rPr>
            <w:rStyle w:val="Datatype"/>
            <w:rFonts w:eastAsia="Courier New" w:cs="Courier New"/>
          </w:rPr>
          <w:delText>RequestBase</w:delText>
        </w:r>
        <w:r w:rsidDel="00B33063">
          <w:fldChar w:fldCharType="end"/>
        </w:r>
        <w:r w:rsidDel="00B33063">
          <w:delText>. The inherited sub-components are not repeated here.</w:delText>
        </w:r>
        <w:bookmarkStart w:id="14639" w:name="_Toc10199325"/>
        <w:bookmarkStart w:id="14640" w:name="_Toc10203463"/>
        <w:bookmarkStart w:id="14641" w:name="_Toc10207601"/>
        <w:bookmarkEnd w:id="14639"/>
        <w:bookmarkEnd w:id="14640"/>
        <w:bookmarkEnd w:id="14641"/>
      </w:del>
    </w:p>
    <w:p w14:paraId="53741B4B" w14:textId="066CAA98" w:rsidR="00564C22" w:rsidDel="00B33063" w:rsidRDefault="009B1AF1" w:rsidP="00564C22">
      <w:pPr>
        <w:rPr>
          <w:del w:id="14642" w:author="Andreas Kuehne" w:date="2019-05-31T12:22:00Z"/>
        </w:rPr>
      </w:pPr>
      <w:del w:id="14643" w:author="Andreas Kuehne" w:date="2019-05-31T12:22:00Z">
        <w:r w:rsidDel="00B33063">
          <w:delText>Below follows a list of the sub-components that constitute this component:</w:delText>
        </w:r>
        <w:bookmarkStart w:id="14644" w:name="_Toc10199326"/>
        <w:bookmarkStart w:id="14645" w:name="_Toc10203464"/>
        <w:bookmarkStart w:id="14646" w:name="_Toc10207602"/>
        <w:bookmarkEnd w:id="14644"/>
        <w:bookmarkEnd w:id="14645"/>
        <w:bookmarkEnd w:id="14646"/>
      </w:del>
    </w:p>
    <w:p w14:paraId="2847FC44" w14:textId="0BB216B0" w:rsidR="00564C22" w:rsidDel="00B33063" w:rsidRDefault="009B1AF1" w:rsidP="00564C22">
      <w:pPr>
        <w:pStyle w:val="Member"/>
        <w:rPr>
          <w:del w:id="14647" w:author="Andreas Kuehne" w:date="2019-05-31T12:22:00Z"/>
        </w:rPr>
      </w:pPr>
      <w:del w:id="14648" w:author="Andreas Kuehne" w:date="2019-05-31T12:22:00Z">
        <w:r w:rsidDel="00B33063">
          <w:delText xml:space="preserve">The OPTIONAL </w:delText>
        </w:r>
        <w:r w:rsidRPr="35C1378D" w:rsidDel="00B33063">
          <w:rPr>
            <w:rStyle w:val="Datatype"/>
          </w:rPr>
          <w:delText>InputDocuments</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_RefComp22BB140F \r \h </w:delInstrText>
        </w:r>
        <w:r w:rsidDel="00B33063">
          <w:fldChar w:fldCharType="separate"/>
        </w:r>
        <w:r w:rsidDel="00B33063">
          <w:rPr>
            <w:rStyle w:val="Datatype"/>
            <w:rFonts w:eastAsia="Courier New" w:cs="Courier New"/>
          </w:rPr>
          <w:delText>InputDocuments</w:delText>
        </w:r>
        <w:r w:rsidDel="00B33063">
          <w:fldChar w:fldCharType="end"/>
        </w:r>
        <w:r w:rsidDel="00B33063">
          <w:delText xml:space="preserve">. </w:delText>
        </w:r>
        <w:bookmarkStart w:id="14649" w:name="_Toc10199327"/>
        <w:bookmarkStart w:id="14650" w:name="_Toc10203465"/>
        <w:bookmarkStart w:id="14651" w:name="_Toc10207603"/>
        <w:bookmarkEnd w:id="14649"/>
        <w:bookmarkEnd w:id="14650"/>
        <w:bookmarkEnd w:id="14651"/>
      </w:del>
    </w:p>
    <w:p w14:paraId="6CA58562" w14:textId="3EA21249" w:rsidR="00564C22" w:rsidDel="00B33063" w:rsidRDefault="009B1AF1" w:rsidP="00564C22">
      <w:pPr>
        <w:pStyle w:val="Member"/>
        <w:rPr>
          <w:del w:id="14652" w:author="Andreas Kuehne" w:date="2019-05-31T12:22:00Z"/>
        </w:rPr>
      </w:pPr>
      <w:del w:id="14653" w:author="Andreas Kuehne" w:date="2019-05-31T12:22:00Z">
        <w:r w:rsidDel="00B33063">
          <w:delText xml:space="preserve">The OPTIONAL </w:delText>
        </w:r>
        <w:r w:rsidRPr="35C1378D" w:rsidDel="00B33063">
          <w:rPr>
            <w:rStyle w:val="Datatype"/>
          </w:rPr>
          <w:delText>OptionalInputs</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_RefComp5BA2A20A \r \h </w:delInstrText>
        </w:r>
        <w:r w:rsidDel="00B33063">
          <w:fldChar w:fldCharType="separate"/>
        </w:r>
        <w:r w:rsidDel="00B33063">
          <w:rPr>
            <w:rStyle w:val="Datatype"/>
            <w:rFonts w:eastAsia="Courier New" w:cs="Courier New"/>
          </w:rPr>
          <w:delText>OptionalInputsVerify</w:delText>
        </w:r>
        <w:r w:rsidDel="00B33063">
          <w:fldChar w:fldCharType="end"/>
        </w:r>
        <w:r w:rsidDel="00B33063">
          <w:delText xml:space="preserve">. </w:delText>
        </w:r>
        <w:bookmarkStart w:id="14654" w:name="_Toc10199328"/>
        <w:bookmarkStart w:id="14655" w:name="_Toc10203466"/>
        <w:bookmarkStart w:id="14656" w:name="_Toc10207604"/>
        <w:bookmarkEnd w:id="14654"/>
        <w:bookmarkEnd w:id="14655"/>
        <w:bookmarkEnd w:id="14656"/>
      </w:del>
    </w:p>
    <w:p w14:paraId="24FAE1C9" w14:textId="71A39FC5" w:rsidR="00564C22" w:rsidDel="00B33063" w:rsidRDefault="009B1AF1" w:rsidP="00564C22">
      <w:pPr>
        <w:pStyle w:val="Member"/>
        <w:rPr>
          <w:del w:id="14657" w:author="Andreas Kuehne" w:date="2019-05-31T12:22:00Z"/>
        </w:rPr>
      </w:pPr>
      <w:del w:id="14658" w:author="Andreas Kuehne" w:date="2019-05-31T12:22:00Z">
        <w:r w:rsidDel="00B33063">
          <w:delText xml:space="preserve">The OPTIONAL </w:delText>
        </w:r>
        <w:r w:rsidRPr="35C1378D" w:rsidDel="00B33063">
          <w:rPr>
            <w:rStyle w:val="Datatype"/>
          </w:rPr>
          <w:delText>SignatureObject</w:delText>
        </w:r>
        <w:r w:rsidDel="00B33063">
          <w:delText xml:space="preserve"> element, if present, MAY occur zero or more times containing a sub-component. If present each instance MUST satisfy the requirements specified in this document in section </w:delText>
        </w:r>
        <w:r w:rsidDel="00B33063">
          <w:fldChar w:fldCharType="begin"/>
        </w:r>
        <w:r w:rsidDel="00B33063">
          <w:delInstrText xml:space="preserve"> REF _RefCompA5E5C69F \r \h </w:delInstrText>
        </w:r>
        <w:r w:rsidDel="00B33063">
          <w:fldChar w:fldCharType="separate"/>
        </w:r>
        <w:r w:rsidDel="00B33063">
          <w:rPr>
            <w:rStyle w:val="Datatype"/>
            <w:rFonts w:eastAsia="Courier New" w:cs="Courier New"/>
          </w:rPr>
          <w:delText>SignatureObject</w:delText>
        </w:r>
        <w:r w:rsidDel="00B33063">
          <w:fldChar w:fldCharType="end"/>
        </w:r>
        <w:r w:rsidDel="00B33063">
          <w:delText xml:space="preserve">. </w:delText>
        </w:r>
        <w:r w:rsidRPr="003A06D0" w:rsidDel="00B33063">
          <w:delText xml:space="preserve">The </w:delText>
        </w:r>
        <w:r w:rsidRPr="003A06D0" w:rsidDel="00B33063">
          <w:rPr>
            <w:rStyle w:val="Datatype"/>
            <w:lang w:val="en-GB"/>
          </w:rPr>
          <w:delText>SignatureObject</w:delText>
        </w:r>
        <w:r w:rsidRPr="003A06D0" w:rsidDel="00B33063">
          <w:delText xml:space="preserve"> element contains a signature or timestamp, o</w:delText>
        </w:r>
        <w:r w:rsidR="00602B81" w:rsidDel="00B33063">
          <w:delText xml:space="preserve">r else contains a </w:delText>
        </w:r>
        <w:r w:rsidR="00602B81" w:rsidRPr="00602B81" w:rsidDel="00B33063">
          <w:rPr>
            <w:rStyle w:val="Datatype"/>
          </w:rPr>
          <w:delText>SignaturePtr</w:delText>
        </w:r>
        <w:r w:rsidRPr="003A06D0" w:rsidDel="00B33063">
          <w:delText xml:space="preserve"> that points to an XML signature in one of the input documents.</w:delText>
        </w:r>
        <w:bookmarkStart w:id="14659" w:name="_Toc10199329"/>
        <w:bookmarkStart w:id="14660" w:name="_Toc10203467"/>
        <w:bookmarkStart w:id="14661" w:name="_Toc10207605"/>
        <w:bookmarkEnd w:id="14659"/>
        <w:bookmarkEnd w:id="14660"/>
        <w:bookmarkEnd w:id="14661"/>
      </w:del>
    </w:p>
    <w:p w14:paraId="47B4A620" w14:textId="76E12EFA" w:rsidR="00564C22" w:rsidDel="00B33063" w:rsidRDefault="009B1AF1" w:rsidP="00564C22">
      <w:pPr>
        <w:pStyle w:val="berschrift4"/>
        <w:rPr>
          <w:del w:id="14662" w:author="Andreas Kuehne" w:date="2019-05-31T12:22:00Z"/>
        </w:rPr>
      </w:pPr>
      <w:del w:id="14663" w:author="Andreas Kuehne" w:date="2019-05-31T12:22:00Z">
        <w:r w:rsidDel="00B33063">
          <w:delText>VerifyRequest – JSON Syntax</w:delText>
        </w:r>
        <w:bookmarkStart w:id="14664" w:name="_Toc10199330"/>
        <w:bookmarkStart w:id="14665" w:name="_Toc10203468"/>
        <w:bookmarkStart w:id="14666" w:name="_Toc10207606"/>
        <w:bookmarkEnd w:id="14664"/>
        <w:bookmarkEnd w:id="14665"/>
        <w:bookmarkEnd w:id="14666"/>
      </w:del>
    </w:p>
    <w:p w14:paraId="7855E5C0" w14:textId="2627EE8E" w:rsidR="00564C22" w:rsidRPr="0248A3D1" w:rsidDel="00B33063" w:rsidRDefault="009B1AF1" w:rsidP="00564C22">
      <w:pPr>
        <w:rPr>
          <w:del w:id="14667" w:author="Andreas Kuehne" w:date="2019-05-31T12:22:00Z"/>
        </w:rPr>
      </w:pPr>
      <w:del w:id="14668"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VerifyRequestType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VerifyRequest</w:delText>
        </w:r>
        <w:r w:rsidDel="00B33063">
          <w:delText xml:space="preserve"> component.</w:delText>
        </w:r>
        <w:bookmarkStart w:id="14669" w:name="_Toc10199331"/>
        <w:bookmarkStart w:id="14670" w:name="_Toc10203469"/>
        <w:bookmarkStart w:id="14671" w:name="_Toc10207607"/>
        <w:bookmarkEnd w:id="14669"/>
        <w:bookmarkEnd w:id="14670"/>
        <w:bookmarkEnd w:id="14671"/>
      </w:del>
    </w:p>
    <w:p w14:paraId="125BE592" w14:textId="1D01F84F" w:rsidR="00564C22" w:rsidRPr="C2430093" w:rsidDel="00B33063" w:rsidRDefault="009B1AF1" w:rsidP="00564C22">
      <w:pPr>
        <w:spacing w:line="259" w:lineRule="auto"/>
        <w:rPr>
          <w:del w:id="14672" w:author="Andreas Kuehne" w:date="2019-05-31T12:22:00Z"/>
          <w:rFonts w:eastAsia="Arial" w:cs="Arial"/>
          <w:sz w:val="22"/>
          <w:szCs w:val="22"/>
        </w:rPr>
      </w:pPr>
      <w:del w:id="14673"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VerifyRequest</w:delText>
        </w:r>
        <w:r w:rsidRPr="002062A5" w:rsidDel="00B33063">
          <w:rPr>
            <w:rFonts w:eastAsia="Arial" w:cs="Arial"/>
            <w:sz w:val="22"/>
            <w:szCs w:val="22"/>
          </w:rPr>
          <w:delText xml:space="preserve"> using JSON-specific names mapped as shown in the table below.</w:delText>
        </w:r>
        <w:bookmarkStart w:id="14674" w:name="_Toc10199332"/>
        <w:bookmarkStart w:id="14675" w:name="_Toc10203470"/>
        <w:bookmarkStart w:id="14676" w:name="_Toc10207608"/>
        <w:bookmarkEnd w:id="14674"/>
        <w:bookmarkEnd w:id="14675"/>
        <w:bookmarkEnd w:id="14676"/>
      </w:del>
    </w:p>
    <w:tbl>
      <w:tblPr>
        <w:tblStyle w:val="Gitternetztabelle1hell1"/>
        <w:tblW w:w="0" w:type="auto"/>
        <w:tblLook w:val="04A0" w:firstRow="1" w:lastRow="0" w:firstColumn="1" w:lastColumn="0" w:noHBand="0" w:noVBand="1"/>
      </w:tblPr>
      <w:tblGrid>
        <w:gridCol w:w="4675"/>
        <w:gridCol w:w="4675"/>
      </w:tblGrid>
      <w:tr w:rsidR="00564C22" w:rsidDel="00B33063" w14:paraId="77216936" w14:textId="664BAC3D" w:rsidTr="00564C22">
        <w:trPr>
          <w:cnfStyle w:val="100000000000" w:firstRow="1" w:lastRow="0" w:firstColumn="0" w:lastColumn="0" w:oddVBand="0" w:evenVBand="0" w:oddHBand="0" w:evenHBand="0" w:firstRowFirstColumn="0" w:firstRowLastColumn="0" w:lastRowFirstColumn="0" w:lastRowLastColumn="0"/>
          <w:del w:id="1467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A82DE64" w14:textId="5A82057E" w:rsidR="00564C22" w:rsidDel="00B33063" w:rsidRDefault="009B1AF1" w:rsidP="00564C22">
            <w:pPr>
              <w:pStyle w:val="Beschriftung"/>
              <w:rPr>
                <w:del w:id="14678" w:author="Andreas Kuehne" w:date="2019-05-31T12:22:00Z"/>
              </w:rPr>
            </w:pPr>
            <w:del w:id="14679" w:author="Andreas Kuehne" w:date="2019-05-31T12:22:00Z">
              <w:r w:rsidDel="00B33063">
                <w:delText>Element</w:delText>
              </w:r>
              <w:bookmarkStart w:id="14680" w:name="_Toc10199333"/>
              <w:bookmarkStart w:id="14681" w:name="_Toc10203471"/>
              <w:bookmarkStart w:id="14682" w:name="_Toc10207609"/>
              <w:bookmarkEnd w:id="14680"/>
              <w:bookmarkEnd w:id="14681"/>
              <w:bookmarkEnd w:id="14682"/>
            </w:del>
          </w:p>
        </w:tc>
        <w:tc>
          <w:tcPr>
            <w:tcW w:w="4675" w:type="dxa"/>
          </w:tcPr>
          <w:p w14:paraId="399A7FB1" w14:textId="75876572"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4683" w:author="Andreas Kuehne" w:date="2019-05-31T12:22:00Z"/>
              </w:rPr>
            </w:pPr>
            <w:del w:id="14684" w:author="Andreas Kuehne" w:date="2019-05-31T12:22:00Z">
              <w:r w:rsidDel="00B33063">
                <w:delText>Implementing JSON member name</w:delText>
              </w:r>
              <w:bookmarkStart w:id="14685" w:name="_Toc10199334"/>
              <w:bookmarkStart w:id="14686" w:name="_Toc10203472"/>
              <w:bookmarkStart w:id="14687" w:name="_Toc10207610"/>
              <w:bookmarkEnd w:id="14685"/>
              <w:bookmarkEnd w:id="14686"/>
              <w:bookmarkEnd w:id="14687"/>
            </w:del>
          </w:p>
        </w:tc>
        <w:bookmarkStart w:id="14688" w:name="_Toc10199335"/>
        <w:bookmarkStart w:id="14689" w:name="_Toc10203473"/>
        <w:bookmarkStart w:id="14690" w:name="_Toc10207611"/>
        <w:bookmarkEnd w:id="14688"/>
        <w:bookmarkEnd w:id="14689"/>
        <w:bookmarkEnd w:id="14690"/>
      </w:tr>
      <w:tr w:rsidR="00564C22" w:rsidDel="00B33063" w14:paraId="29D08526" w14:textId="50EF9CC0" w:rsidTr="00564C22">
        <w:trPr>
          <w:del w:id="1469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7CE3A7F" w14:textId="3E096B49" w:rsidR="00564C22" w:rsidRPr="002062A5" w:rsidDel="00B33063" w:rsidRDefault="009B1AF1" w:rsidP="00564C22">
            <w:pPr>
              <w:pStyle w:val="Beschriftung"/>
              <w:rPr>
                <w:del w:id="14692" w:author="Andreas Kuehne" w:date="2019-05-31T12:22:00Z"/>
                <w:rStyle w:val="Datatype"/>
                <w:b w:val="0"/>
                <w:bCs w:val="0"/>
              </w:rPr>
            </w:pPr>
            <w:del w:id="14693" w:author="Andreas Kuehne" w:date="2019-05-31T12:22:00Z">
              <w:r w:rsidRPr="002062A5" w:rsidDel="00B33063">
                <w:rPr>
                  <w:rStyle w:val="Datatype"/>
                </w:rPr>
                <w:delText>InputDocuments</w:delText>
              </w:r>
              <w:bookmarkStart w:id="14694" w:name="_Toc10199336"/>
              <w:bookmarkStart w:id="14695" w:name="_Toc10203474"/>
              <w:bookmarkStart w:id="14696" w:name="_Toc10207612"/>
              <w:bookmarkEnd w:id="14694"/>
              <w:bookmarkEnd w:id="14695"/>
              <w:bookmarkEnd w:id="14696"/>
            </w:del>
          </w:p>
        </w:tc>
        <w:tc>
          <w:tcPr>
            <w:tcW w:w="4675" w:type="dxa"/>
          </w:tcPr>
          <w:p w14:paraId="1DA6F9F9" w14:textId="79FF4464"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4697" w:author="Andreas Kuehne" w:date="2019-05-31T12:22:00Z"/>
                <w:rStyle w:val="Datatype"/>
              </w:rPr>
            </w:pPr>
            <w:del w:id="14698" w:author="Andreas Kuehne" w:date="2019-05-31T12:22:00Z">
              <w:r w:rsidRPr="002062A5" w:rsidDel="00B33063">
                <w:rPr>
                  <w:rStyle w:val="Datatype"/>
                </w:rPr>
                <w:delText>inDocs</w:delText>
              </w:r>
              <w:bookmarkStart w:id="14699" w:name="_Toc10199337"/>
              <w:bookmarkStart w:id="14700" w:name="_Toc10203475"/>
              <w:bookmarkStart w:id="14701" w:name="_Toc10207613"/>
              <w:bookmarkEnd w:id="14699"/>
              <w:bookmarkEnd w:id="14700"/>
              <w:bookmarkEnd w:id="14701"/>
            </w:del>
          </w:p>
        </w:tc>
        <w:bookmarkStart w:id="14702" w:name="_Toc10199338"/>
        <w:bookmarkStart w:id="14703" w:name="_Toc10203476"/>
        <w:bookmarkStart w:id="14704" w:name="_Toc10207614"/>
        <w:bookmarkEnd w:id="14702"/>
        <w:bookmarkEnd w:id="14703"/>
        <w:bookmarkEnd w:id="14704"/>
      </w:tr>
      <w:tr w:rsidR="00564C22" w:rsidDel="00B33063" w14:paraId="004E6153" w14:textId="3284FADA" w:rsidTr="00564C22">
        <w:trPr>
          <w:del w:id="1470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F90C56B" w14:textId="7C383C63" w:rsidR="00564C22" w:rsidRPr="002062A5" w:rsidDel="00B33063" w:rsidRDefault="009B1AF1" w:rsidP="00564C22">
            <w:pPr>
              <w:pStyle w:val="Beschriftung"/>
              <w:rPr>
                <w:del w:id="14706" w:author="Andreas Kuehne" w:date="2019-05-31T12:22:00Z"/>
                <w:rStyle w:val="Datatype"/>
                <w:b w:val="0"/>
                <w:bCs w:val="0"/>
              </w:rPr>
            </w:pPr>
            <w:del w:id="14707" w:author="Andreas Kuehne" w:date="2019-05-31T12:22:00Z">
              <w:r w:rsidRPr="002062A5" w:rsidDel="00B33063">
                <w:rPr>
                  <w:rStyle w:val="Datatype"/>
                </w:rPr>
                <w:delText>OptionalInputs</w:delText>
              </w:r>
              <w:bookmarkStart w:id="14708" w:name="_Toc10199339"/>
              <w:bookmarkStart w:id="14709" w:name="_Toc10203477"/>
              <w:bookmarkStart w:id="14710" w:name="_Toc10207615"/>
              <w:bookmarkEnd w:id="14708"/>
              <w:bookmarkEnd w:id="14709"/>
              <w:bookmarkEnd w:id="14710"/>
            </w:del>
          </w:p>
        </w:tc>
        <w:tc>
          <w:tcPr>
            <w:tcW w:w="4675" w:type="dxa"/>
          </w:tcPr>
          <w:p w14:paraId="2FF25FB5" w14:textId="66785C97"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4711" w:author="Andreas Kuehne" w:date="2019-05-31T12:22:00Z"/>
                <w:rStyle w:val="Datatype"/>
              </w:rPr>
            </w:pPr>
            <w:del w:id="14712" w:author="Andreas Kuehne" w:date="2019-05-31T12:22:00Z">
              <w:r w:rsidRPr="002062A5" w:rsidDel="00B33063">
                <w:rPr>
                  <w:rStyle w:val="Datatype"/>
                </w:rPr>
                <w:delText>optInp</w:delText>
              </w:r>
              <w:bookmarkStart w:id="14713" w:name="_Toc10199340"/>
              <w:bookmarkStart w:id="14714" w:name="_Toc10203478"/>
              <w:bookmarkStart w:id="14715" w:name="_Toc10207616"/>
              <w:bookmarkEnd w:id="14713"/>
              <w:bookmarkEnd w:id="14714"/>
              <w:bookmarkEnd w:id="14715"/>
            </w:del>
          </w:p>
        </w:tc>
        <w:bookmarkStart w:id="14716" w:name="_Toc10199341"/>
        <w:bookmarkStart w:id="14717" w:name="_Toc10203479"/>
        <w:bookmarkStart w:id="14718" w:name="_Toc10207617"/>
        <w:bookmarkEnd w:id="14716"/>
        <w:bookmarkEnd w:id="14717"/>
        <w:bookmarkEnd w:id="14718"/>
      </w:tr>
      <w:tr w:rsidR="00564C22" w:rsidDel="00B33063" w14:paraId="49D26F26" w14:textId="4E408DA0" w:rsidTr="00564C22">
        <w:trPr>
          <w:del w:id="1471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9F853F7" w14:textId="174A5D39" w:rsidR="00564C22" w:rsidRPr="002062A5" w:rsidDel="00B33063" w:rsidRDefault="009B1AF1" w:rsidP="00564C22">
            <w:pPr>
              <w:pStyle w:val="Beschriftung"/>
              <w:rPr>
                <w:del w:id="14720" w:author="Andreas Kuehne" w:date="2019-05-31T12:22:00Z"/>
                <w:rStyle w:val="Datatype"/>
                <w:b w:val="0"/>
                <w:bCs w:val="0"/>
              </w:rPr>
            </w:pPr>
            <w:del w:id="14721" w:author="Andreas Kuehne" w:date="2019-05-31T12:22:00Z">
              <w:r w:rsidRPr="002062A5" w:rsidDel="00B33063">
                <w:rPr>
                  <w:rStyle w:val="Datatype"/>
                </w:rPr>
                <w:delText>SignatureObject</w:delText>
              </w:r>
              <w:bookmarkStart w:id="14722" w:name="_Toc10199342"/>
              <w:bookmarkStart w:id="14723" w:name="_Toc10203480"/>
              <w:bookmarkStart w:id="14724" w:name="_Toc10207618"/>
              <w:bookmarkEnd w:id="14722"/>
              <w:bookmarkEnd w:id="14723"/>
              <w:bookmarkEnd w:id="14724"/>
            </w:del>
          </w:p>
        </w:tc>
        <w:tc>
          <w:tcPr>
            <w:tcW w:w="4675" w:type="dxa"/>
          </w:tcPr>
          <w:p w14:paraId="26BA0805" w14:textId="2DE89248"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4725" w:author="Andreas Kuehne" w:date="2019-05-31T12:22:00Z"/>
                <w:rStyle w:val="Datatype"/>
              </w:rPr>
            </w:pPr>
            <w:del w:id="14726" w:author="Andreas Kuehne" w:date="2019-05-31T12:22:00Z">
              <w:r w:rsidRPr="002062A5" w:rsidDel="00B33063">
                <w:rPr>
                  <w:rStyle w:val="Datatype"/>
                </w:rPr>
                <w:delText>sigObj</w:delText>
              </w:r>
              <w:bookmarkStart w:id="14727" w:name="_Toc10199343"/>
              <w:bookmarkStart w:id="14728" w:name="_Toc10203481"/>
              <w:bookmarkStart w:id="14729" w:name="_Toc10207619"/>
              <w:bookmarkEnd w:id="14727"/>
              <w:bookmarkEnd w:id="14728"/>
              <w:bookmarkEnd w:id="14729"/>
            </w:del>
          </w:p>
        </w:tc>
        <w:bookmarkStart w:id="14730" w:name="_Toc10199344"/>
        <w:bookmarkStart w:id="14731" w:name="_Toc10203482"/>
        <w:bookmarkStart w:id="14732" w:name="_Toc10207620"/>
        <w:bookmarkEnd w:id="14730"/>
        <w:bookmarkEnd w:id="14731"/>
        <w:bookmarkEnd w:id="14732"/>
      </w:tr>
    </w:tbl>
    <w:p w14:paraId="28FEDBA6" w14:textId="2814980F" w:rsidR="00564C22" w:rsidRPr="0202B381" w:rsidDel="00B33063" w:rsidRDefault="009B1AF1" w:rsidP="00564C22">
      <w:pPr>
        <w:rPr>
          <w:del w:id="14733" w:author="Andreas Kuehne" w:date="2019-05-31T12:22:00Z"/>
        </w:rPr>
      </w:pPr>
      <w:del w:id="14734"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VerifyRequestType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4735" w:name="_Toc10199345"/>
        <w:bookmarkStart w:id="14736" w:name="_Toc10203483"/>
        <w:bookmarkStart w:id="14737" w:name="_Toc10207621"/>
        <w:bookmarkEnd w:id="14735"/>
        <w:bookmarkEnd w:id="14736"/>
        <w:bookmarkEnd w:id="14737"/>
      </w:del>
    </w:p>
    <w:p w14:paraId="543D36C9" w14:textId="304D9257" w:rsidR="00564C22" w:rsidDel="00B33063" w:rsidRDefault="009B1AF1" w:rsidP="00564C22">
      <w:pPr>
        <w:pStyle w:val="Code"/>
        <w:spacing w:line="259" w:lineRule="auto"/>
        <w:rPr>
          <w:del w:id="14738" w:author="Andreas Kuehne" w:date="2019-05-31T12:22:00Z"/>
        </w:rPr>
      </w:pPr>
      <w:del w:id="14739" w:author="Andreas Kuehne" w:date="2019-05-31T12:22:00Z">
        <w:r w:rsidDel="00B33063">
          <w:rPr>
            <w:color w:val="31849B" w:themeColor="accent5" w:themeShade="BF"/>
          </w:rPr>
          <w:delText>"dss2-VerifyRequestType"</w:delText>
        </w:r>
        <w:r w:rsidDel="00B33063">
          <w:delText>: {</w:delText>
        </w:r>
        <w:bookmarkStart w:id="14740" w:name="_Toc10199346"/>
        <w:bookmarkStart w:id="14741" w:name="_Toc10203484"/>
        <w:bookmarkStart w:id="14742" w:name="_Toc10207622"/>
        <w:bookmarkEnd w:id="14740"/>
        <w:bookmarkEnd w:id="14741"/>
        <w:bookmarkEnd w:id="14742"/>
      </w:del>
    </w:p>
    <w:p w14:paraId="4B6BA1CC" w14:textId="04E4EAC2" w:rsidR="00564C22" w:rsidDel="00B33063" w:rsidRDefault="009B1AF1" w:rsidP="00564C22">
      <w:pPr>
        <w:pStyle w:val="Code"/>
        <w:spacing w:line="259" w:lineRule="auto"/>
        <w:rPr>
          <w:del w:id="14743" w:author="Andreas Kuehne" w:date="2019-05-31T12:22:00Z"/>
        </w:rPr>
      </w:pPr>
      <w:del w:id="14744"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4745" w:name="_Toc10199347"/>
        <w:bookmarkStart w:id="14746" w:name="_Toc10203485"/>
        <w:bookmarkStart w:id="14747" w:name="_Toc10207623"/>
        <w:bookmarkEnd w:id="14745"/>
        <w:bookmarkEnd w:id="14746"/>
        <w:bookmarkEnd w:id="14747"/>
      </w:del>
    </w:p>
    <w:p w14:paraId="7B2AF4B5" w14:textId="29C58917" w:rsidR="00564C22" w:rsidDel="00B33063" w:rsidRDefault="009B1AF1" w:rsidP="00564C22">
      <w:pPr>
        <w:pStyle w:val="Code"/>
        <w:spacing w:line="259" w:lineRule="auto"/>
        <w:rPr>
          <w:del w:id="14748" w:author="Andreas Kuehne" w:date="2019-05-31T12:22:00Z"/>
        </w:rPr>
      </w:pPr>
      <w:del w:id="14749" w:author="Andreas Kuehne" w:date="2019-05-31T12:22:00Z">
        <w:r w:rsidDel="00B33063">
          <w:rPr>
            <w:color w:val="31849B" w:themeColor="accent5" w:themeShade="BF"/>
          </w:rPr>
          <w:delText xml:space="preserve">  "properties"</w:delText>
        </w:r>
        <w:r w:rsidDel="00B33063">
          <w:delText>: {</w:delText>
        </w:r>
        <w:bookmarkStart w:id="14750" w:name="_Toc10199348"/>
        <w:bookmarkStart w:id="14751" w:name="_Toc10203486"/>
        <w:bookmarkStart w:id="14752" w:name="_Toc10207624"/>
        <w:bookmarkEnd w:id="14750"/>
        <w:bookmarkEnd w:id="14751"/>
        <w:bookmarkEnd w:id="14752"/>
      </w:del>
    </w:p>
    <w:p w14:paraId="39FACFA5" w14:textId="499AE246" w:rsidR="00564C22" w:rsidDel="00B33063" w:rsidRDefault="009B1AF1" w:rsidP="00564C22">
      <w:pPr>
        <w:pStyle w:val="Code"/>
        <w:spacing w:line="259" w:lineRule="auto"/>
        <w:rPr>
          <w:del w:id="14753" w:author="Andreas Kuehne" w:date="2019-05-31T12:22:00Z"/>
        </w:rPr>
      </w:pPr>
      <w:del w:id="14754" w:author="Andreas Kuehne" w:date="2019-05-31T12:22:00Z">
        <w:r w:rsidDel="00B33063">
          <w:rPr>
            <w:color w:val="31849B" w:themeColor="accent5" w:themeShade="BF"/>
          </w:rPr>
          <w:delText xml:space="preserve">    "profile"</w:delText>
        </w:r>
        <w:r w:rsidDel="00B33063">
          <w:delText>: {</w:delText>
        </w:r>
        <w:bookmarkStart w:id="14755" w:name="_Toc10199349"/>
        <w:bookmarkStart w:id="14756" w:name="_Toc10203487"/>
        <w:bookmarkStart w:id="14757" w:name="_Toc10207625"/>
        <w:bookmarkEnd w:id="14755"/>
        <w:bookmarkEnd w:id="14756"/>
        <w:bookmarkEnd w:id="14757"/>
      </w:del>
    </w:p>
    <w:p w14:paraId="65FCCB93" w14:textId="3FC39ED5" w:rsidR="00564C22" w:rsidDel="00B33063" w:rsidRDefault="009B1AF1" w:rsidP="00564C22">
      <w:pPr>
        <w:pStyle w:val="Code"/>
        <w:spacing w:line="259" w:lineRule="auto"/>
        <w:rPr>
          <w:del w:id="14758" w:author="Andreas Kuehne" w:date="2019-05-31T12:22:00Z"/>
        </w:rPr>
      </w:pPr>
      <w:del w:id="14759"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4760" w:name="_Toc10199350"/>
        <w:bookmarkStart w:id="14761" w:name="_Toc10203488"/>
        <w:bookmarkStart w:id="14762" w:name="_Toc10207626"/>
        <w:bookmarkEnd w:id="14760"/>
        <w:bookmarkEnd w:id="14761"/>
        <w:bookmarkEnd w:id="14762"/>
      </w:del>
    </w:p>
    <w:p w14:paraId="2E1AB00D" w14:textId="75A777E4" w:rsidR="00564C22" w:rsidDel="00B33063" w:rsidRDefault="009B1AF1" w:rsidP="00564C22">
      <w:pPr>
        <w:pStyle w:val="Code"/>
        <w:spacing w:line="259" w:lineRule="auto"/>
        <w:rPr>
          <w:del w:id="14763" w:author="Andreas Kuehne" w:date="2019-05-31T12:22:00Z"/>
        </w:rPr>
      </w:pPr>
      <w:del w:id="14764" w:author="Andreas Kuehne" w:date="2019-05-31T12:22:00Z">
        <w:r w:rsidDel="00B33063">
          <w:rPr>
            <w:color w:val="31849B" w:themeColor="accent5" w:themeShade="BF"/>
          </w:rPr>
          <w:delText xml:space="preserve">      "items"</w:delText>
        </w:r>
        <w:r w:rsidDel="00B33063">
          <w:delText>: {</w:delText>
        </w:r>
        <w:bookmarkStart w:id="14765" w:name="_Toc10199351"/>
        <w:bookmarkStart w:id="14766" w:name="_Toc10203489"/>
        <w:bookmarkStart w:id="14767" w:name="_Toc10207627"/>
        <w:bookmarkEnd w:id="14765"/>
        <w:bookmarkEnd w:id="14766"/>
        <w:bookmarkEnd w:id="14767"/>
      </w:del>
    </w:p>
    <w:p w14:paraId="50E0C0E8" w14:textId="10FC78AA" w:rsidR="00564C22" w:rsidDel="00B33063" w:rsidRDefault="009B1AF1" w:rsidP="00564C22">
      <w:pPr>
        <w:pStyle w:val="Code"/>
        <w:spacing w:line="259" w:lineRule="auto"/>
        <w:rPr>
          <w:del w:id="14768" w:author="Andreas Kuehne" w:date="2019-05-31T12:22:00Z"/>
        </w:rPr>
      </w:pPr>
      <w:del w:id="14769"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4770" w:name="_Toc10199352"/>
        <w:bookmarkStart w:id="14771" w:name="_Toc10203490"/>
        <w:bookmarkStart w:id="14772" w:name="_Toc10207628"/>
        <w:bookmarkEnd w:id="14770"/>
        <w:bookmarkEnd w:id="14771"/>
        <w:bookmarkEnd w:id="14772"/>
      </w:del>
    </w:p>
    <w:p w14:paraId="59556A7B" w14:textId="660CB99D" w:rsidR="00564C22" w:rsidDel="00B33063" w:rsidRDefault="009B1AF1" w:rsidP="00564C22">
      <w:pPr>
        <w:pStyle w:val="Code"/>
        <w:spacing w:line="259" w:lineRule="auto"/>
        <w:rPr>
          <w:del w:id="14773" w:author="Andreas Kuehne" w:date="2019-05-31T12:22:00Z"/>
        </w:rPr>
      </w:pPr>
      <w:del w:id="14774" w:author="Andreas Kuehne" w:date="2019-05-31T12:22:00Z">
        <w:r w:rsidDel="00B33063">
          <w:delText xml:space="preserve">      }</w:delText>
        </w:r>
        <w:bookmarkStart w:id="14775" w:name="_Toc10199353"/>
        <w:bookmarkStart w:id="14776" w:name="_Toc10203491"/>
        <w:bookmarkStart w:id="14777" w:name="_Toc10207629"/>
        <w:bookmarkEnd w:id="14775"/>
        <w:bookmarkEnd w:id="14776"/>
        <w:bookmarkEnd w:id="14777"/>
      </w:del>
    </w:p>
    <w:p w14:paraId="3CE2E798" w14:textId="6AE99084" w:rsidR="00564C22" w:rsidDel="00B33063" w:rsidRDefault="009B1AF1" w:rsidP="00564C22">
      <w:pPr>
        <w:pStyle w:val="Code"/>
        <w:spacing w:line="259" w:lineRule="auto"/>
        <w:rPr>
          <w:del w:id="14778" w:author="Andreas Kuehne" w:date="2019-05-31T12:22:00Z"/>
        </w:rPr>
      </w:pPr>
      <w:del w:id="14779" w:author="Andreas Kuehne" w:date="2019-05-31T12:22:00Z">
        <w:r w:rsidDel="00B33063">
          <w:delText xml:space="preserve">    },</w:delText>
        </w:r>
        <w:bookmarkStart w:id="14780" w:name="_Toc10199354"/>
        <w:bookmarkStart w:id="14781" w:name="_Toc10203492"/>
        <w:bookmarkStart w:id="14782" w:name="_Toc10207630"/>
        <w:bookmarkEnd w:id="14780"/>
        <w:bookmarkEnd w:id="14781"/>
        <w:bookmarkEnd w:id="14782"/>
      </w:del>
    </w:p>
    <w:p w14:paraId="67DB962C" w14:textId="7083D34A" w:rsidR="00564C22" w:rsidDel="00B33063" w:rsidRDefault="009B1AF1" w:rsidP="00564C22">
      <w:pPr>
        <w:pStyle w:val="Code"/>
        <w:spacing w:line="259" w:lineRule="auto"/>
        <w:rPr>
          <w:del w:id="14783" w:author="Andreas Kuehne" w:date="2019-05-31T12:22:00Z"/>
        </w:rPr>
      </w:pPr>
      <w:del w:id="14784" w:author="Andreas Kuehne" w:date="2019-05-31T12:22:00Z">
        <w:r w:rsidDel="00B33063">
          <w:rPr>
            <w:color w:val="31849B" w:themeColor="accent5" w:themeShade="BF"/>
          </w:rPr>
          <w:delText xml:space="preserve">    "reqID"</w:delText>
        </w:r>
        <w:r w:rsidDel="00B33063">
          <w:delText>: {</w:delText>
        </w:r>
        <w:bookmarkStart w:id="14785" w:name="_Toc10199355"/>
        <w:bookmarkStart w:id="14786" w:name="_Toc10203493"/>
        <w:bookmarkStart w:id="14787" w:name="_Toc10207631"/>
        <w:bookmarkEnd w:id="14785"/>
        <w:bookmarkEnd w:id="14786"/>
        <w:bookmarkEnd w:id="14787"/>
      </w:del>
    </w:p>
    <w:p w14:paraId="6E1CFBA9" w14:textId="61A8FBA9" w:rsidR="00564C22" w:rsidDel="00B33063" w:rsidRDefault="009B1AF1" w:rsidP="00564C22">
      <w:pPr>
        <w:pStyle w:val="Code"/>
        <w:spacing w:line="259" w:lineRule="auto"/>
        <w:rPr>
          <w:del w:id="14788" w:author="Andreas Kuehne" w:date="2019-05-31T12:22:00Z"/>
        </w:rPr>
      </w:pPr>
      <w:del w:id="14789"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4790" w:name="_Toc10199356"/>
        <w:bookmarkStart w:id="14791" w:name="_Toc10203494"/>
        <w:bookmarkStart w:id="14792" w:name="_Toc10207632"/>
        <w:bookmarkEnd w:id="14790"/>
        <w:bookmarkEnd w:id="14791"/>
        <w:bookmarkEnd w:id="14792"/>
      </w:del>
    </w:p>
    <w:p w14:paraId="68EF6EE3" w14:textId="596FBB02" w:rsidR="00564C22" w:rsidDel="00B33063" w:rsidRDefault="009B1AF1" w:rsidP="00564C22">
      <w:pPr>
        <w:pStyle w:val="Code"/>
        <w:spacing w:line="259" w:lineRule="auto"/>
        <w:rPr>
          <w:del w:id="14793" w:author="Andreas Kuehne" w:date="2019-05-31T12:22:00Z"/>
        </w:rPr>
      </w:pPr>
      <w:del w:id="14794" w:author="Andreas Kuehne" w:date="2019-05-31T12:22:00Z">
        <w:r w:rsidDel="00B33063">
          <w:delText xml:space="preserve">    },</w:delText>
        </w:r>
        <w:bookmarkStart w:id="14795" w:name="_Toc10199357"/>
        <w:bookmarkStart w:id="14796" w:name="_Toc10203495"/>
        <w:bookmarkStart w:id="14797" w:name="_Toc10207633"/>
        <w:bookmarkEnd w:id="14795"/>
        <w:bookmarkEnd w:id="14796"/>
        <w:bookmarkEnd w:id="14797"/>
      </w:del>
    </w:p>
    <w:p w14:paraId="447DFB44" w14:textId="27A9E94D" w:rsidR="00564C22" w:rsidDel="00B33063" w:rsidRDefault="009B1AF1" w:rsidP="00564C22">
      <w:pPr>
        <w:pStyle w:val="Code"/>
        <w:spacing w:line="259" w:lineRule="auto"/>
        <w:rPr>
          <w:del w:id="14798" w:author="Andreas Kuehne" w:date="2019-05-31T12:22:00Z"/>
        </w:rPr>
      </w:pPr>
      <w:del w:id="14799" w:author="Andreas Kuehne" w:date="2019-05-31T12:22:00Z">
        <w:r w:rsidDel="00B33063">
          <w:rPr>
            <w:color w:val="31849B" w:themeColor="accent5" w:themeShade="BF"/>
          </w:rPr>
          <w:delText xml:space="preserve">    "inDocs"</w:delText>
        </w:r>
        <w:r w:rsidDel="00B33063">
          <w:delText>: {</w:delText>
        </w:r>
        <w:bookmarkStart w:id="14800" w:name="_Toc10199358"/>
        <w:bookmarkStart w:id="14801" w:name="_Toc10203496"/>
        <w:bookmarkStart w:id="14802" w:name="_Toc10207634"/>
        <w:bookmarkEnd w:id="14800"/>
        <w:bookmarkEnd w:id="14801"/>
        <w:bookmarkEnd w:id="14802"/>
      </w:del>
    </w:p>
    <w:p w14:paraId="301D42C2" w14:textId="25B3B57E" w:rsidR="00564C22" w:rsidDel="00B33063" w:rsidRDefault="009B1AF1" w:rsidP="00564C22">
      <w:pPr>
        <w:pStyle w:val="Code"/>
        <w:spacing w:line="259" w:lineRule="auto"/>
        <w:rPr>
          <w:del w:id="14803" w:author="Andreas Kuehne" w:date="2019-05-31T12:22:00Z"/>
        </w:rPr>
      </w:pPr>
      <w:del w:id="14804"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"#/definitions/dss2-InputDocumentsType"</w:delText>
        </w:r>
        <w:bookmarkStart w:id="14805" w:name="_Toc10199359"/>
        <w:bookmarkStart w:id="14806" w:name="_Toc10203497"/>
        <w:bookmarkStart w:id="14807" w:name="_Toc10207635"/>
        <w:bookmarkEnd w:id="14805"/>
        <w:bookmarkEnd w:id="14806"/>
        <w:bookmarkEnd w:id="14807"/>
      </w:del>
    </w:p>
    <w:p w14:paraId="6D96EB42" w14:textId="77DAA1BF" w:rsidR="00564C22" w:rsidDel="00B33063" w:rsidRDefault="009B1AF1" w:rsidP="00564C22">
      <w:pPr>
        <w:pStyle w:val="Code"/>
        <w:spacing w:line="259" w:lineRule="auto"/>
        <w:rPr>
          <w:del w:id="14808" w:author="Andreas Kuehne" w:date="2019-05-31T12:22:00Z"/>
        </w:rPr>
      </w:pPr>
      <w:del w:id="14809" w:author="Andreas Kuehne" w:date="2019-05-31T12:22:00Z">
        <w:r w:rsidDel="00B33063">
          <w:delText xml:space="preserve">    },</w:delText>
        </w:r>
        <w:bookmarkStart w:id="14810" w:name="_Toc10199360"/>
        <w:bookmarkStart w:id="14811" w:name="_Toc10203498"/>
        <w:bookmarkStart w:id="14812" w:name="_Toc10207636"/>
        <w:bookmarkEnd w:id="14810"/>
        <w:bookmarkEnd w:id="14811"/>
        <w:bookmarkEnd w:id="14812"/>
      </w:del>
    </w:p>
    <w:p w14:paraId="51CC3A90" w14:textId="0E25D35D" w:rsidR="00564C22" w:rsidDel="00B33063" w:rsidRDefault="009B1AF1" w:rsidP="00564C22">
      <w:pPr>
        <w:pStyle w:val="Code"/>
        <w:spacing w:line="259" w:lineRule="auto"/>
        <w:rPr>
          <w:del w:id="14813" w:author="Andreas Kuehne" w:date="2019-05-31T12:22:00Z"/>
        </w:rPr>
      </w:pPr>
      <w:del w:id="14814" w:author="Andreas Kuehne" w:date="2019-05-31T12:22:00Z">
        <w:r w:rsidDel="00B33063">
          <w:rPr>
            <w:color w:val="31849B" w:themeColor="accent5" w:themeShade="BF"/>
          </w:rPr>
          <w:delText xml:space="preserve">    "optInp"</w:delText>
        </w:r>
        <w:r w:rsidDel="00B33063">
          <w:delText>: {</w:delText>
        </w:r>
        <w:bookmarkStart w:id="14815" w:name="_Toc10199361"/>
        <w:bookmarkStart w:id="14816" w:name="_Toc10203499"/>
        <w:bookmarkStart w:id="14817" w:name="_Toc10207637"/>
        <w:bookmarkEnd w:id="14815"/>
        <w:bookmarkEnd w:id="14816"/>
        <w:bookmarkEnd w:id="14817"/>
      </w:del>
    </w:p>
    <w:p w14:paraId="22EF7C42" w14:textId="7660ADCD" w:rsidR="00564C22" w:rsidDel="00B33063" w:rsidRDefault="009B1AF1" w:rsidP="00564C22">
      <w:pPr>
        <w:pStyle w:val="Code"/>
        <w:spacing w:line="259" w:lineRule="auto"/>
        <w:rPr>
          <w:del w:id="14818" w:author="Andreas Kuehne" w:date="2019-05-31T12:22:00Z"/>
        </w:rPr>
      </w:pPr>
      <w:del w:id="14819"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"#/definitions/dss2-OptionalInputsVerifyType"</w:delText>
        </w:r>
        <w:bookmarkStart w:id="14820" w:name="_Toc10199362"/>
        <w:bookmarkStart w:id="14821" w:name="_Toc10203500"/>
        <w:bookmarkStart w:id="14822" w:name="_Toc10207638"/>
        <w:bookmarkEnd w:id="14820"/>
        <w:bookmarkEnd w:id="14821"/>
        <w:bookmarkEnd w:id="14822"/>
      </w:del>
    </w:p>
    <w:p w14:paraId="587EB090" w14:textId="592ACBED" w:rsidR="00564C22" w:rsidDel="00B33063" w:rsidRDefault="009B1AF1" w:rsidP="00564C22">
      <w:pPr>
        <w:pStyle w:val="Code"/>
        <w:spacing w:line="259" w:lineRule="auto"/>
        <w:rPr>
          <w:del w:id="14823" w:author="Andreas Kuehne" w:date="2019-05-31T12:22:00Z"/>
        </w:rPr>
      </w:pPr>
      <w:del w:id="14824" w:author="Andreas Kuehne" w:date="2019-05-31T12:22:00Z">
        <w:r w:rsidDel="00B33063">
          <w:delText xml:space="preserve">    },</w:delText>
        </w:r>
        <w:bookmarkStart w:id="14825" w:name="_Toc10199363"/>
        <w:bookmarkStart w:id="14826" w:name="_Toc10203501"/>
        <w:bookmarkStart w:id="14827" w:name="_Toc10207639"/>
        <w:bookmarkEnd w:id="14825"/>
        <w:bookmarkEnd w:id="14826"/>
        <w:bookmarkEnd w:id="14827"/>
      </w:del>
    </w:p>
    <w:p w14:paraId="0F48742F" w14:textId="2F803FC8" w:rsidR="00564C22" w:rsidDel="00B33063" w:rsidRDefault="009B1AF1" w:rsidP="00564C22">
      <w:pPr>
        <w:pStyle w:val="Code"/>
        <w:spacing w:line="259" w:lineRule="auto"/>
        <w:rPr>
          <w:del w:id="14828" w:author="Andreas Kuehne" w:date="2019-05-31T12:22:00Z"/>
        </w:rPr>
      </w:pPr>
      <w:del w:id="14829" w:author="Andreas Kuehne" w:date="2019-05-31T12:22:00Z">
        <w:r w:rsidDel="00B33063">
          <w:rPr>
            <w:color w:val="31849B" w:themeColor="accent5" w:themeShade="BF"/>
          </w:rPr>
          <w:delText xml:space="preserve">    "sigObj"</w:delText>
        </w:r>
        <w:r w:rsidDel="00B33063">
          <w:delText>: {</w:delText>
        </w:r>
        <w:bookmarkStart w:id="14830" w:name="_Toc10199364"/>
        <w:bookmarkStart w:id="14831" w:name="_Toc10203502"/>
        <w:bookmarkStart w:id="14832" w:name="_Toc10207640"/>
        <w:bookmarkEnd w:id="14830"/>
        <w:bookmarkEnd w:id="14831"/>
        <w:bookmarkEnd w:id="14832"/>
      </w:del>
    </w:p>
    <w:p w14:paraId="699DE9D1" w14:textId="6DD95DD8" w:rsidR="00564C22" w:rsidDel="00B33063" w:rsidRDefault="009B1AF1" w:rsidP="00564C22">
      <w:pPr>
        <w:pStyle w:val="Code"/>
        <w:spacing w:line="259" w:lineRule="auto"/>
        <w:rPr>
          <w:del w:id="14833" w:author="Andreas Kuehne" w:date="2019-05-31T12:22:00Z"/>
        </w:rPr>
      </w:pPr>
      <w:del w:id="14834"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4835" w:name="_Toc10199365"/>
        <w:bookmarkStart w:id="14836" w:name="_Toc10203503"/>
        <w:bookmarkStart w:id="14837" w:name="_Toc10207641"/>
        <w:bookmarkEnd w:id="14835"/>
        <w:bookmarkEnd w:id="14836"/>
        <w:bookmarkEnd w:id="14837"/>
      </w:del>
    </w:p>
    <w:p w14:paraId="6A1FE059" w14:textId="491BE443" w:rsidR="00564C22" w:rsidDel="00B33063" w:rsidRDefault="009B1AF1" w:rsidP="00564C22">
      <w:pPr>
        <w:pStyle w:val="Code"/>
        <w:spacing w:line="259" w:lineRule="auto"/>
        <w:rPr>
          <w:del w:id="14838" w:author="Andreas Kuehne" w:date="2019-05-31T12:22:00Z"/>
        </w:rPr>
      </w:pPr>
      <w:del w:id="14839" w:author="Andreas Kuehne" w:date="2019-05-31T12:22:00Z">
        <w:r w:rsidDel="00B33063">
          <w:rPr>
            <w:color w:val="31849B" w:themeColor="accent5" w:themeShade="BF"/>
          </w:rPr>
          <w:delText xml:space="preserve">      "items"</w:delText>
        </w:r>
        <w:r w:rsidDel="00B33063">
          <w:delText>: {</w:delText>
        </w:r>
        <w:bookmarkStart w:id="14840" w:name="_Toc10199366"/>
        <w:bookmarkStart w:id="14841" w:name="_Toc10203504"/>
        <w:bookmarkStart w:id="14842" w:name="_Toc10207642"/>
        <w:bookmarkEnd w:id="14840"/>
        <w:bookmarkEnd w:id="14841"/>
        <w:bookmarkEnd w:id="14842"/>
      </w:del>
    </w:p>
    <w:p w14:paraId="63EEA5F9" w14:textId="0185ABEC" w:rsidR="00564C22" w:rsidDel="00B33063" w:rsidRDefault="009B1AF1" w:rsidP="00564C22">
      <w:pPr>
        <w:pStyle w:val="Code"/>
        <w:spacing w:line="259" w:lineRule="auto"/>
        <w:rPr>
          <w:del w:id="14843" w:author="Andreas Kuehne" w:date="2019-05-31T12:22:00Z"/>
        </w:rPr>
      </w:pPr>
      <w:del w:id="14844"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"#/definitions/dss2-SignatureObjectType"</w:delText>
        </w:r>
        <w:bookmarkStart w:id="14845" w:name="_Toc10199367"/>
        <w:bookmarkStart w:id="14846" w:name="_Toc10203505"/>
        <w:bookmarkStart w:id="14847" w:name="_Toc10207643"/>
        <w:bookmarkEnd w:id="14845"/>
        <w:bookmarkEnd w:id="14846"/>
        <w:bookmarkEnd w:id="14847"/>
      </w:del>
    </w:p>
    <w:p w14:paraId="55623405" w14:textId="14321A12" w:rsidR="00564C22" w:rsidDel="00B33063" w:rsidRDefault="009B1AF1" w:rsidP="00564C22">
      <w:pPr>
        <w:pStyle w:val="Code"/>
        <w:spacing w:line="259" w:lineRule="auto"/>
        <w:rPr>
          <w:del w:id="14848" w:author="Andreas Kuehne" w:date="2019-05-31T12:22:00Z"/>
        </w:rPr>
      </w:pPr>
      <w:del w:id="14849" w:author="Andreas Kuehne" w:date="2019-05-31T12:22:00Z">
        <w:r w:rsidDel="00B33063">
          <w:delText xml:space="preserve">      }</w:delText>
        </w:r>
        <w:bookmarkStart w:id="14850" w:name="_Toc10199368"/>
        <w:bookmarkStart w:id="14851" w:name="_Toc10203506"/>
        <w:bookmarkStart w:id="14852" w:name="_Toc10207644"/>
        <w:bookmarkEnd w:id="14850"/>
        <w:bookmarkEnd w:id="14851"/>
        <w:bookmarkEnd w:id="14852"/>
      </w:del>
    </w:p>
    <w:p w14:paraId="3372999B" w14:textId="76EEA377" w:rsidR="00564C22" w:rsidDel="00B33063" w:rsidRDefault="009B1AF1" w:rsidP="00564C22">
      <w:pPr>
        <w:pStyle w:val="Code"/>
        <w:spacing w:line="259" w:lineRule="auto"/>
        <w:rPr>
          <w:del w:id="14853" w:author="Andreas Kuehne" w:date="2019-05-31T12:22:00Z"/>
        </w:rPr>
      </w:pPr>
      <w:del w:id="14854" w:author="Andreas Kuehne" w:date="2019-05-31T12:22:00Z">
        <w:r w:rsidDel="00B33063">
          <w:delText xml:space="preserve">    }</w:delText>
        </w:r>
        <w:bookmarkStart w:id="14855" w:name="_Toc10199369"/>
        <w:bookmarkStart w:id="14856" w:name="_Toc10203507"/>
        <w:bookmarkStart w:id="14857" w:name="_Toc10207645"/>
        <w:bookmarkEnd w:id="14855"/>
        <w:bookmarkEnd w:id="14856"/>
        <w:bookmarkEnd w:id="14857"/>
      </w:del>
    </w:p>
    <w:p w14:paraId="4E7B9777" w14:textId="3533B50A" w:rsidR="00564C22" w:rsidDel="00B33063" w:rsidRDefault="009B1AF1" w:rsidP="00564C22">
      <w:pPr>
        <w:pStyle w:val="Code"/>
        <w:spacing w:line="259" w:lineRule="auto"/>
        <w:rPr>
          <w:del w:id="14858" w:author="Andreas Kuehne" w:date="2019-05-31T12:22:00Z"/>
        </w:rPr>
      </w:pPr>
      <w:del w:id="14859" w:author="Andreas Kuehne" w:date="2019-05-31T12:22:00Z">
        <w:r w:rsidDel="00B33063">
          <w:delText xml:space="preserve">  }</w:delText>
        </w:r>
        <w:bookmarkStart w:id="14860" w:name="_Toc10199370"/>
        <w:bookmarkStart w:id="14861" w:name="_Toc10203508"/>
        <w:bookmarkStart w:id="14862" w:name="_Toc10207646"/>
        <w:bookmarkEnd w:id="14860"/>
        <w:bookmarkEnd w:id="14861"/>
        <w:bookmarkEnd w:id="14862"/>
      </w:del>
    </w:p>
    <w:p w14:paraId="766E86FF" w14:textId="0ECAF9DD" w:rsidR="00564C22" w:rsidDel="00B33063" w:rsidRDefault="009B1AF1" w:rsidP="00564C22">
      <w:pPr>
        <w:pStyle w:val="Code"/>
        <w:spacing w:line="259" w:lineRule="auto"/>
        <w:rPr>
          <w:del w:id="14863" w:author="Andreas Kuehne" w:date="2019-05-31T12:22:00Z"/>
        </w:rPr>
      </w:pPr>
      <w:del w:id="14864" w:author="Andreas Kuehne" w:date="2019-05-31T12:22:00Z">
        <w:r w:rsidDel="00B33063">
          <w:delText>}</w:delText>
        </w:r>
        <w:bookmarkStart w:id="14865" w:name="_Toc10199371"/>
        <w:bookmarkStart w:id="14866" w:name="_Toc10203509"/>
        <w:bookmarkStart w:id="14867" w:name="_Toc10207647"/>
        <w:bookmarkEnd w:id="14865"/>
        <w:bookmarkEnd w:id="14866"/>
        <w:bookmarkEnd w:id="14867"/>
      </w:del>
    </w:p>
    <w:p w14:paraId="093DCB84" w14:textId="1BE04EEE" w:rsidR="00564C22" w:rsidDel="00B33063" w:rsidRDefault="00564C22" w:rsidP="00564C22">
      <w:pPr>
        <w:rPr>
          <w:del w:id="14868" w:author="Andreas Kuehne" w:date="2019-05-31T12:22:00Z"/>
        </w:rPr>
      </w:pPr>
      <w:bookmarkStart w:id="14869" w:name="_Toc10199372"/>
      <w:bookmarkStart w:id="14870" w:name="_Toc10203510"/>
      <w:bookmarkStart w:id="14871" w:name="_Toc10207648"/>
      <w:bookmarkEnd w:id="14869"/>
      <w:bookmarkEnd w:id="14870"/>
      <w:bookmarkEnd w:id="14871"/>
    </w:p>
    <w:p w14:paraId="22B54991" w14:textId="5BA2290F" w:rsidR="00564C22" w:rsidDel="00B33063" w:rsidRDefault="009B1AF1" w:rsidP="00564C22">
      <w:pPr>
        <w:pStyle w:val="berschrift4"/>
        <w:rPr>
          <w:del w:id="14872" w:author="Andreas Kuehne" w:date="2019-05-31T12:22:00Z"/>
        </w:rPr>
      </w:pPr>
      <w:del w:id="14873" w:author="Andreas Kuehne" w:date="2019-05-31T12:22:00Z">
        <w:r w:rsidDel="00B33063">
          <w:delText>VerifyRequest – XML Syntax</w:delText>
        </w:r>
        <w:bookmarkStart w:id="14874" w:name="_Toc10199373"/>
        <w:bookmarkStart w:id="14875" w:name="_Toc10203511"/>
        <w:bookmarkStart w:id="14876" w:name="_Toc10207649"/>
        <w:bookmarkEnd w:id="14874"/>
        <w:bookmarkEnd w:id="14875"/>
        <w:bookmarkEnd w:id="14876"/>
      </w:del>
    </w:p>
    <w:p w14:paraId="1FD40583" w14:textId="442809FD" w:rsidR="00564C22" w:rsidRPr="5404FA76" w:rsidDel="00B33063" w:rsidRDefault="009B1AF1" w:rsidP="00564C22">
      <w:pPr>
        <w:rPr>
          <w:del w:id="14877" w:author="Andreas Kuehne" w:date="2019-05-31T12:22:00Z"/>
        </w:rPr>
      </w:pPr>
      <w:del w:id="14878" w:author="Andreas Kuehne" w:date="2019-05-31T12:22:00Z">
        <w:r w:rsidRPr="0CCF9147" w:rsidDel="00B33063">
          <w:delText xml:space="preserve">The XML type </w:delText>
        </w:r>
        <w:r w:rsidRPr="002062A5" w:rsidDel="00B33063">
          <w:rPr>
            <w:rFonts w:ascii="Courier New" w:eastAsia="Courier New" w:hAnsi="Courier New" w:cs="Courier New"/>
          </w:rPr>
          <w:delText>VerifyRequestType</w:delText>
        </w:r>
        <w:r w:rsidRPr="0CCF9147" w:rsidDel="00B33063">
          <w:delText xml:space="preserve"> SHALL implement the requirements defined in the </w:delText>
        </w:r>
        <w:r w:rsidRPr="002062A5" w:rsidDel="00B33063">
          <w:rPr>
            <w:rFonts w:ascii="Courier New" w:eastAsia="Courier New" w:hAnsi="Courier New" w:cs="Courier New"/>
          </w:rPr>
          <w:delText>VerifyRequest</w:delText>
        </w:r>
        <w:r w:rsidDel="00B33063">
          <w:delText xml:space="preserve"> </w:delText>
        </w:r>
        <w:r w:rsidRPr="005A6FFD" w:rsidDel="00B33063">
          <w:delText>component.</w:delText>
        </w:r>
        <w:bookmarkStart w:id="14879" w:name="_Toc10199374"/>
        <w:bookmarkStart w:id="14880" w:name="_Toc10203512"/>
        <w:bookmarkStart w:id="14881" w:name="_Toc10207650"/>
        <w:bookmarkEnd w:id="14879"/>
        <w:bookmarkEnd w:id="14880"/>
        <w:bookmarkEnd w:id="14881"/>
      </w:del>
    </w:p>
    <w:p w14:paraId="23E43128" w14:textId="182A0998" w:rsidR="00564C22" w:rsidDel="00B33063" w:rsidRDefault="009B1AF1" w:rsidP="00564C22">
      <w:pPr>
        <w:rPr>
          <w:del w:id="14882" w:author="Andreas Kuehne" w:date="2019-05-31T12:22:00Z"/>
        </w:rPr>
      </w:pPr>
      <w:del w:id="14883"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VerifyRequestType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14884" w:name="_Toc10199375"/>
        <w:bookmarkStart w:id="14885" w:name="_Toc10203513"/>
        <w:bookmarkStart w:id="14886" w:name="_Toc10207651"/>
        <w:bookmarkEnd w:id="14884"/>
        <w:bookmarkEnd w:id="14885"/>
        <w:bookmarkEnd w:id="14886"/>
      </w:del>
    </w:p>
    <w:p w14:paraId="043E98B6" w14:textId="03EBB363" w:rsidR="00564C22" w:rsidDel="00B33063" w:rsidRDefault="009B1AF1" w:rsidP="00564C22">
      <w:pPr>
        <w:pStyle w:val="Code"/>
        <w:rPr>
          <w:del w:id="14887" w:author="Andreas Kuehne" w:date="2019-05-31T12:22:00Z"/>
        </w:rPr>
      </w:pPr>
      <w:del w:id="14888"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VerifyRequestType</w:delText>
        </w:r>
        <w:r w:rsidDel="00B33063">
          <w:rPr>
            <w:color w:val="943634" w:themeColor="accent2" w:themeShade="BF"/>
          </w:rPr>
          <w:delText>"</w:delText>
        </w:r>
        <w:r w:rsidDel="00B33063">
          <w:rPr>
            <w:color w:val="31849B" w:themeColor="accent5" w:themeShade="BF"/>
          </w:rPr>
          <w:delText>&gt;</w:delText>
        </w:r>
        <w:bookmarkStart w:id="14889" w:name="_Toc10199376"/>
        <w:bookmarkStart w:id="14890" w:name="_Toc10203514"/>
        <w:bookmarkStart w:id="14891" w:name="_Toc10207652"/>
        <w:bookmarkEnd w:id="14889"/>
        <w:bookmarkEnd w:id="14890"/>
        <w:bookmarkEnd w:id="14891"/>
      </w:del>
    </w:p>
    <w:p w14:paraId="70753509" w14:textId="30B35951" w:rsidR="00564C22" w:rsidDel="00B33063" w:rsidRDefault="009B1AF1" w:rsidP="00564C22">
      <w:pPr>
        <w:pStyle w:val="Code"/>
        <w:rPr>
          <w:del w:id="14892" w:author="Andreas Kuehne" w:date="2019-05-31T12:22:00Z"/>
        </w:rPr>
      </w:pPr>
      <w:del w:id="14893" w:author="Andreas Kuehne" w:date="2019-05-31T12:22:00Z">
        <w:r w:rsidDel="00B33063">
          <w:rPr>
            <w:color w:val="31849B" w:themeColor="accent5" w:themeShade="BF"/>
          </w:rPr>
          <w:delText xml:space="preserve">  &lt;xs:complexContent&gt;</w:delText>
        </w:r>
        <w:bookmarkStart w:id="14894" w:name="_Toc10199377"/>
        <w:bookmarkStart w:id="14895" w:name="_Toc10203515"/>
        <w:bookmarkStart w:id="14896" w:name="_Toc10207653"/>
        <w:bookmarkEnd w:id="14894"/>
        <w:bookmarkEnd w:id="14895"/>
        <w:bookmarkEnd w:id="14896"/>
      </w:del>
    </w:p>
    <w:p w14:paraId="5B809FF1" w14:textId="0AC178F7" w:rsidR="00564C22" w:rsidDel="00B33063" w:rsidRDefault="009B1AF1" w:rsidP="00564C22">
      <w:pPr>
        <w:pStyle w:val="Code"/>
        <w:rPr>
          <w:del w:id="14897" w:author="Andreas Kuehne" w:date="2019-05-31T12:22:00Z"/>
        </w:rPr>
      </w:pPr>
      <w:del w:id="14898" w:author="Andreas Kuehne" w:date="2019-05-31T12:22:00Z">
        <w:r w:rsidDel="00B33063">
          <w:rPr>
            <w:color w:val="31849B" w:themeColor="accent5" w:themeShade="BF"/>
          </w:rPr>
          <w:delText xml:space="preserve">    &lt;xs:extension</w:delText>
        </w:r>
        <w:r w:rsidDel="00B33063">
          <w:rPr>
            <w:color w:val="943634" w:themeColor="accent2" w:themeShade="BF"/>
          </w:rPr>
          <w:delText xml:space="preserve"> base="</w:delText>
        </w:r>
        <w:r w:rsidDel="00B33063">
          <w:rPr>
            <w:color w:val="244061" w:themeColor="accent1" w:themeShade="80"/>
          </w:rPr>
          <w:delText>dsb:RequestBaseType</w:delText>
        </w:r>
        <w:r w:rsidDel="00B33063">
          <w:rPr>
            <w:color w:val="943634" w:themeColor="accent2" w:themeShade="BF"/>
          </w:rPr>
          <w:delText>"</w:delText>
        </w:r>
        <w:r w:rsidDel="00B33063">
          <w:rPr>
            <w:color w:val="31849B" w:themeColor="accent5" w:themeShade="BF"/>
          </w:rPr>
          <w:delText>&gt;</w:delText>
        </w:r>
        <w:bookmarkStart w:id="14899" w:name="_Toc10199378"/>
        <w:bookmarkStart w:id="14900" w:name="_Toc10203516"/>
        <w:bookmarkStart w:id="14901" w:name="_Toc10207654"/>
        <w:bookmarkEnd w:id="14899"/>
        <w:bookmarkEnd w:id="14900"/>
        <w:bookmarkEnd w:id="14901"/>
      </w:del>
    </w:p>
    <w:p w14:paraId="7084BC2F" w14:textId="2B29C8CF" w:rsidR="00564C22" w:rsidDel="00B33063" w:rsidRDefault="009B1AF1" w:rsidP="00564C22">
      <w:pPr>
        <w:pStyle w:val="Code"/>
        <w:rPr>
          <w:del w:id="14902" w:author="Andreas Kuehne" w:date="2019-05-31T12:22:00Z"/>
        </w:rPr>
      </w:pPr>
      <w:del w:id="14903" w:author="Andreas Kuehne" w:date="2019-05-31T12:22:00Z">
        <w:r w:rsidDel="00B33063">
          <w:rPr>
            <w:color w:val="31849B" w:themeColor="accent5" w:themeShade="BF"/>
          </w:rPr>
          <w:delText xml:space="preserve">      &lt;xs:sequence&gt;</w:delText>
        </w:r>
        <w:bookmarkStart w:id="14904" w:name="_Toc10199379"/>
        <w:bookmarkStart w:id="14905" w:name="_Toc10203517"/>
        <w:bookmarkStart w:id="14906" w:name="_Toc10207655"/>
        <w:bookmarkEnd w:id="14904"/>
        <w:bookmarkEnd w:id="14905"/>
        <w:bookmarkEnd w:id="14906"/>
      </w:del>
    </w:p>
    <w:p w14:paraId="2F345CE6" w14:textId="3BD71EB1" w:rsidR="00564C22" w:rsidDel="00B33063" w:rsidRDefault="009B1AF1" w:rsidP="00564C22">
      <w:pPr>
        <w:pStyle w:val="Code"/>
        <w:rPr>
          <w:del w:id="14907" w:author="Andreas Kuehne" w:date="2019-05-31T12:22:00Z"/>
        </w:rPr>
      </w:pPr>
      <w:del w:id="14908"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InputDocuments</w:delText>
        </w:r>
        <w:r w:rsidDel="00B33063">
          <w:rPr>
            <w:color w:val="943634" w:themeColor="accent2" w:themeShade="BF"/>
          </w:rPr>
          <w:delText>" type="</w:delText>
        </w:r>
        <w:r w:rsidDel="00B33063">
          <w:rPr>
            <w:color w:val="244061" w:themeColor="accent1" w:themeShade="80"/>
          </w:rPr>
          <w:delText>dss2:InputDocumentsType</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4909" w:name="_Toc10199380"/>
        <w:bookmarkStart w:id="14910" w:name="_Toc10203518"/>
        <w:bookmarkStart w:id="14911" w:name="_Toc10207656"/>
        <w:bookmarkEnd w:id="14909"/>
        <w:bookmarkEnd w:id="14910"/>
        <w:bookmarkEnd w:id="14911"/>
      </w:del>
    </w:p>
    <w:p w14:paraId="06DCA6EB" w14:textId="77DE727B" w:rsidR="00564C22" w:rsidDel="00B33063" w:rsidRDefault="009B1AF1" w:rsidP="00564C22">
      <w:pPr>
        <w:pStyle w:val="Code"/>
        <w:rPr>
          <w:del w:id="14912" w:author="Andreas Kuehne" w:date="2019-05-31T12:22:00Z"/>
        </w:rPr>
      </w:pPr>
      <w:del w:id="14913"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OptionalInputs</w:delText>
        </w:r>
        <w:r w:rsidDel="00B33063">
          <w:rPr>
            <w:color w:val="943634" w:themeColor="accent2" w:themeShade="BF"/>
          </w:rPr>
          <w:delText>" type="</w:delText>
        </w:r>
        <w:r w:rsidDel="00B33063">
          <w:rPr>
            <w:color w:val="244061" w:themeColor="accent1" w:themeShade="80"/>
          </w:rPr>
          <w:delText>dss2:OptionalInputsVerifyType</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4914" w:name="_Toc10199381"/>
        <w:bookmarkStart w:id="14915" w:name="_Toc10203519"/>
        <w:bookmarkStart w:id="14916" w:name="_Toc10207657"/>
        <w:bookmarkEnd w:id="14914"/>
        <w:bookmarkEnd w:id="14915"/>
        <w:bookmarkEnd w:id="14916"/>
      </w:del>
    </w:p>
    <w:p w14:paraId="59FC4429" w14:textId="68C88D19" w:rsidR="00564C22" w:rsidDel="00B33063" w:rsidRDefault="009B1AF1" w:rsidP="00564C22">
      <w:pPr>
        <w:pStyle w:val="Code"/>
        <w:rPr>
          <w:del w:id="14917" w:author="Andreas Kuehne" w:date="2019-05-31T12:22:00Z"/>
        </w:rPr>
      </w:pPr>
      <w:del w:id="14918"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SignatureObject</w:delText>
        </w:r>
        <w:r w:rsidDel="00B33063">
          <w:rPr>
            <w:color w:val="943634" w:themeColor="accent2" w:themeShade="BF"/>
          </w:rPr>
          <w:delText>" type="</w:delText>
        </w:r>
        <w:r w:rsidDel="00B33063">
          <w:rPr>
            <w:color w:val="244061" w:themeColor="accent1" w:themeShade="80"/>
          </w:rPr>
          <w:delText>dss2:SignatureObjectType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4919" w:name="_Toc10199382"/>
        <w:bookmarkStart w:id="14920" w:name="_Toc10203520"/>
        <w:bookmarkStart w:id="14921" w:name="_Toc10207658"/>
        <w:bookmarkEnd w:id="14919"/>
        <w:bookmarkEnd w:id="14920"/>
        <w:bookmarkEnd w:id="14921"/>
      </w:del>
    </w:p>
    <w:p w14:paraId="3DCFBAFA" w14:textId="70796F57" w:rsidR="00564C22" w:rsidDel="00B33063" w:rsidRDefault="009B1AF1" w:rsidP="00564C22">
      <w:pPr>
        <w:pStyle w:val="Code"/>
        <w:rPr>
          <w:del w:id="14922" w:author="Andreas Kuehne" w:date="2019-05-31T12:22:00Z"/>
        </w:rPr>
      </w:pPr>
      <w:del w:id="14923" w:author="Andreas Kuehne" w:date="2019-05-31T12:22:00Z">
        <w:r w:rsidDel="00B33063">
          <w:rPr>
            <w:color w:val="31849B" w:themeColor="accent5" w:themeShade="BF"/>
          </w:rPr>
          <w:delText xml:space="preserve">      &lt;/xs:sequence&gt;</w:delText>
        </w:r>
        <w:bookmarkStart w:id="14924" w:name="_Toc10199383"/>
        <w:bookmarkStart w:id="14925" w:name="_Toc10203521"/>
        <w:bookmarkStart w:id="14926" w:name="_Toc10207659"/>
        <w:bookmarkEnd w:id="14924"/>
        <w:bookmarkEnd w:id="14925"/>
        <w:bookmarkEnd w:id="14926"/>
      </w:del>
    </w:p>
    <w:p w14:paraId="6544D9BE" w14:textId="191139A3" w:rsidR="00564C22" w:rsidDel="00B33063" w:rsidRDefault="009B1AF1" w:rsidP="00564C22">
      <w:pPr>
        <w:pStyle w:val="Code"/>
        <w:rPr>
          <w:del w:id="14927" w:author="Andreas Kuehne" w:date="2019-05-31T12:22:00Z"/>
        </w:rPr>
      </w:pPr>
      <w:del w:id="14928" w:author="Andreas Kuehne" w:date="2019-05-31T12:22:00Z">
        <w:r w:rsidDel="00B33063">
          <w:rPr>
            <w:color w:val="31849B" w:themeColor="accent5" w:themeShade="BF"/>
          </w:rPr>
          <w:delText xml:space="preserve">    &lt;/xs:extension&gt;</w:delText>
        </w:r>
        <w:bookmarkStart w:id="14929" w:name="_Toc10199384"/>
        <w:bookmarkStart w:id="14930" w:name="_Toc10203522"/>
        <w:bookmarkStart w:id="14931" w:name="_Toc10207660"/>
        <w:bookmarkEnd w:id="14929"/>
        <w:bookmarkEnd w:id="14930"/>
        <w:bookmarkEnd w:id="14931"/>
      </w:del>
    </w:p>
    <w:p w14:paraId="1D622E75" w14:textId="69829C00" w:rsidR="00564C22" w:rsidDel="00B33063" w:rsidRDefault="009B1AF1" w:rsidP="00564C22">
      <w:pPr>
        <w:pStyle w:val="Code"/>
        <w:rPr>
          <w:del w:id="14932" w:author="Andreas Kuehne" w:date="2019-05-31T12:22:00Z"/>
        </w:rPr>
      </w:pPr>
      <w:del w:id="14933" w:author="Andreas Kuehne" w:date="2019-05-31T12:22:00Z">
        <w:r w:rsidDel="00B33063">
          <w:rPr>
            <w:color w:val="31849B" w:themeColor="accent5" w:themeShade="BF"/>
          </w:rPr>
          <w:delText xml:space="preserve">  &lt;/xs:complexContent&gt;</w:delText>
        </w:r>
        <w:bookmarkStart w:id="14934" w:name="_Toc10199385"/>
        <w:bookmarkStart w:id="14935" w:name="_Toc10203523"/>
        <w:bookmarkStart w:id="14936" w:name="_Toc10207661"/>
        <w:bookmarkEnd w:id="14934"/>
        <w:bookmarkEnd w:id="14935"/>
        <w:bookmarkEnd w:id="14936"/>
      </w:del>
    </w:p>
    <w:p w14:paraId="5A9D0F93" w14:textId="0518DD7B" w:rsidR="00564C22" w:rsidDel="00B33063" w:rsidRDefault="009B1AF1" w:rsidP="00564C22">
      <w:pPr>
        <w:pStyle w:val="Code"/>
        <w:rPr>
          <w:del w:id="14937" w:author="Andreas Kuehne" w:date="2019-05-31T12:22:00Z"/>
        </w:rPr>
      </w:pPr>
      <w:del w:id="14938" w:author="Andreas Kuehne" w:date="2019-05-31T12:22:00Z">
        <w:r w:rsidDel="00B33063">
          <w:rPr>
            <w:color w:val="31849B" w:themeColor="accent5" w:themeShade="BF"/>
          </w:rPr>
          <w:delText>&lt;/xs:complexType&gt;</w:delText>
        </w:r>
        <w:bookmarkStart w:id="14939" w:name="_Toc10199386"/>
        <w:bookmarkStart w:id="14940" w:name="_Toc10203524"/>
        <w:bookmarkStart w:id="14941" w:name="_Toc10207662"/>
        <w:bookmarkEnd w:id="14939"/>
        <w:bookmarkEnd w:id="14940"/>
        <w:bookmarkEnd w:id="14941"/>
      </w:del>
    </w:p>
    <w:p w14:paraId="566B68C5" w14:textId="6F13D4CF" w:rsidR="00564C22" w:rsidDel="00B33063" w:rsidRDefault="009B1AF1" w:rsidP="00564C22">
      <w:pPr>
        <w:spacing w:line="259" w:lineRule="auto"/>
        <w:rPr>
          <w:del w:id="14942" w:author="Andreas Kuehne" w:date="2019-05-31T12:22:00Z"/>
        </w:rPr>
      </w:pPr>
      <w:del w:id="14943"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VerifyRequestType</w:delText>
        </w:r>
        <w:r w:rsidRPr="71C71F8C" w:rsidDel="00B33063">
          <w:delText xml:space="preserve"> </w:delText>
        </w:r>
        <w:r w:rsidDel="00B33063">
          <w:delText xml:space="preserve">XML element SHALL implement in XML syntax the sub-component that has a name equal to its local name. </w:delText>
        </w:r>
        <w:bookmarkStart w:id="14944" w:name="_Toc10199387"/>
        <w:bookmarkStart w:id="14945" w:name="_Toc10203525"/>
        <w:bookmarkStart w:id="14946" w:name="_Toc10207663"/>
        <w:bookmarkEnd w:id="14944"/>
        <w:bookmarkEnd w:id="14945"/>
        <w:bookmarkEnd w:id="14946"/>
      </w:del>
    </w:p>
    <w:p w14:paraId="719F3CC2" w14:textId="051F11EF" w:rsidR="00564C22" w:rsidDel="00B33063" w:rsidRDefault="009B1AF1" w:rsidP="00564C22">
      <w:pPr>
        <w:pStyle w:val="berschrift3"/>
        <w:rPr>
          <w:del w:id="14947" w:author="Andreas Kuehne" w:date="2019-05-31T12:22:00Z"/>
        </w:rPr>
      </w:pPr>
      <w:bookmarkStart w:id="14948" w:name="_RefCompD8D7E99B"/>
      <w:del w:id="14949" w:author="Andreas Kuehne" w:date="2019-05-31T12:22:00Z">
        <w:r w:rsidDel="00B33063">
          <w:delText>Component VerifyResponse</w:delText>
        </w:r>
        <w:bookmarkStart w:id="14950" w:name="_Toc10199388"/>
        <w:bookmarkStart w:id="14951" w:name="_Toc10203526"/>
        <w:bookmarkStart w:id="14952" w:name="_Toc10207664"/>
        <w:bookmarkEnd w:id="14948"/>
        <w:bookmarkEnd w:id="14950"/>
        <w:bookmarkEnd w:id="14951"/>
        <w:bookmarkEnd w:id="14952"/>
      </w:del>
    </w:p>
    <w:p w14:paraId="04EACD99" w14:textId="65DBB413" w:rsidR="00564C22" w:rsidDel="00B33063" w:rsidRDefault="001725A5" w:rsidP="00564C22">
      <w:pPr>
        <w:rPr>
          <w:del w:id="14953" w:author="Andreas Kuehne" w:date="2019-05-31T12:22:00Z"/>
        </w:rPr>
      </w:pPr>
      <w:del w:id="14954" w:author="Andreas Kuehne" w:date="2019-05-31T12:22:00Z">
        <w:r w:rsidRPr="003A06D0" w:rsidDel="00B33063">
          <w:delText xml:space="preserve">The </w:delText>
        </w:r>
        <w:r w:rsidRPr="003A06D0" w:rsidDel="00B33063">
          <w:rPr>
            <w:rFonts w:ascii="Courier New" w:eastAsia="Courier New" w:hAnsi="Courier New" w:cs="Courier New"/>
            <w:lang w:val="en-GB"/>
          </w:rPr>
          <w:delText>VerifyResponse</w:delText>
        </w:r>
        <w:r w:rsidRPr="003A06D0" w:rsidDel="00B33063">
          <w:delText xml:space="preserve"> component is returned by the server to provide the results of verification.</w:delText>
        </w:r>
        <w:bookmarkStart w:id="14955" w:name="_Toc10199389"/>
        <w:bookmarkStart w:id="14956" w:name="_Toc10203527"/>
        <w:bookmarkStart w:id="14957" w:name="_Toc10207665"/>
        <w:bookmarkEnd w:id="14955"/>
        <w:bookmarkEnd w:id="14956"/>
        <w:bookmarkEnd w:id="14957"/>
      </w:del>
    </w:p>
    <w:p w14:paraId="3EDE2872" w14:textId="0025529F" w:rsidR="00564C22" w:rsidDel="00B33063" w:rsidRDefault="009B1AF1" w:rsidP="00564C22">
      <w:pPr>
        <w:rPr>
          <w:del w:id="14958" w:author="Andreas Kuehne" w:date="2019-05-31T12:22:00Z"/>
        </w:rPr>
      </w:pPr>
      <w:del w:id="14959" w:author="Andreas Kuehne" w:date="2019-05-31T12:22:00Z">
        <w:r w:rsidDel="00B33063">
          <w:delText xml:space="preserve">This components extends the component </w:delText>
        </w:r>
        <w:r w:rsidDel="00B33063">
          <w:fldChar w:fldCharType="begin"/>
        </w:r>
        <w:r w:rsidDel="00B33063">
          <w:delInstrText xml:space="preserve"> REF _RefComp131BCFE5 \r \h </w:delInstrText>
        </w:r>
        <w:r w:rsidDel="00B33063">
          <w:fldChar w:fldCharType="separate"/>
        </w:r>
        <w:r w:rsidDel="00B33063">
          <w:rPr>
            <w:rStyle w:val="Datatype"/>
            <w:rFonts w:eastAsia="Courier New" w:cs="Courier New"/>
          </w:rPr>
          <w:delText>ResponseBase</w:delText>
        </w:r>
        <w:r w:rsidDel="00B33063">
          <w:fldChar w:fldCharType="end"/>
        </w:r>
        <w:r w:rsidDel="00B33063">
          <w:delText>. The inherited sub-components are not repeated here.</w:delText>
        </w:r>
        <w:bookmarkStart w:id="14960" w:name="_Toc10199390"/>
        <w:bookmarkStart w:id="14961" w:name="_Toc10203528"/>
        <w:bookmarkStart w:id="14962" w:name="_Toc10207666"/>
        <w:bookmarkEnd w:id="14960"/>
        <w:bookmarkEnd w:id="14961"/>
        <w:bookmarkEnd w:id="14962"/>
      </w:del>
    </w:p>
    <w:p w14:paraId="6BC26A4A" w14:textId="393A057E" w:rsidR="00564C22" w:rsidDel="00B33063" w:rsidRDefault="009B1AF1" w:rsidP="00564C22">
      <w:pPr>
        <w:rPr>
          <w:del w:id="14963" w:author="Andreas Kuehne" w:date="2019-05-31T12:22:00Z"/>
        </w:rPr>
      </w:pPr>
      <w:del w:id="14964" w:author="Andreas Kuehne" w:date="2019-05-31T12:22:00Z">
        <w:r w:rsidDel="00B33063">
          <w:delText>Below follows a list of the sub-components that constitute this component:</w:delText>
        </w:r>
        <w:bookmarkStart w:id="14965" w:name="_Toc10199391"/>
        <w:bookmarkStart w:id="14966" w:name="_Toc10203529"/>
        <w:bookmarkStart w:id="14967" w:name="_Toc10207667"/>
        <w:bookmarkEnd w:id="14965"/>
        <w:bookmarkEnd w:id="14966"/>
        <w:bookmarkEnd w:id="14967"/>
      </w:del>
    </w:p>
    <w:p w14:paraId="1C7480A9" w14:textId="721DD7B8" w:rsidR="00564C22" w:rsidDel="00B33063" w:rsidRDefault="009B1AF1" w:rsidP="00564C22">
      <w:pPr>
        <w:pStyle w:val="Member"/>
        <w:rPr>
          <w:del w:id="14968" w:author="Andreas Kuehne" w:date="2019-05-31T12:22:00Z"/>
        </w:rPr>
      </w:pPr>
      <w:del w:id="14969" w:author="Andreas Kuehne" w:date="2019-05-31T12:22:00Z">
        <w:r w:rsidDel="00B33063">
          <w:delText xml:space="preserve">The OPTIONAL </w:delText>
        </w:r>
        <w:r w:rsidRPr="35C1378D" w:rsidDel="00B33063">
          <w:rPr>
            <w:rStyle w:val="Datatype"/>
          </w:rPr>
          <w:delText>OptionalOutputs</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_RefComp66C2CB3B \r \h </w:delInstrText>
        </w:r>
        <w:r w:rsidDel="00B33063">
          <w:fldChar w:fldCharType="separate"/>
        </w:r>
        <w:r w:rsidDel="00B33063">
          <w:rPr>
            <w:rStyle w:val="Datatype"/>
            <w:rFonts w:eastAsia="Courier New" w:cs="Courier New"/>
          </w:rPr>
          <w:delText>OptionalOutputsVerify</w:delText>
        </w:r>
        <w:r w:rsidDel="00B33063">
          <w:fldChar w:fldCharType="end"/>
        </w:r>
        <w:r w:rsidDel="00B33063">
          <w:delText xml:space="preserve">. </w:delText>
        </w:r>
        <w:bookmarkStart w:id="14970" w:name="_Toc10199392"/>
        <w:bookmarkStart w:id="14971" w:name="_Toc10203530"/>
        <w:bookmarkStart w:id="14972" w:name="_Toc10207668"/>
        <w:bookmarkEnd w:id="14970"/>
        <w:bookmarkEnd w:id="14971"/>
        <w:bookmarkEnd w:id="14972"/>
      </w:del>
    </w:p>
    <w:p w14:paraId="3C789CE6" w14:textId="086DB80B" w:rsidR="00564C22" w:rsidDel="00B33063" w:rsidRDefault="009B1AF1" w:rsidP="00564C22">
      <w:pPr>
        <w:pStyle w:val="berschrift4"/>
        <w:rPr>
          <w:del w:id="14973" w:author="Andreas Kuehne" w:date="2019-05-31T12:22:00Z"/>
        </w:rPr>
      </w:pPr>
      <w:del w:id="14974" w:author="Andreas Kuehne" w:date="2019-05-31T12:22:00Z">
        <w:r w:rsidDel="00B33063">
          <w:delText>VerifyResponse – JSON Syntax</w:delText>
        </w:r>
        <w:bookmarkStart w:id="14975" w:name="_Toc10199393"/>
        <w:bookmarkStart w:id="14976" w:name="_Toc10203531"/>
        <w:bookmarkStart w:id="14977" w:name="_Toc10207669"/>
        <w:bookmarkEnd w:id="14975"/>
        <w:bookmarkEnd w:id="14976"/>
        <w:bookmarkEnd w:id="14977"/>
      </w:del>
    </w:p>
    <w:p w14:paraId="7A2804A9" w14:textId="45B0AF39" w:rsidR="00564C22" w:rsidRPr="0248A3D1" w:rsidDel="00B33063" w:rsidRDefault="009B1AF1" w:rsidP="00564C22">
      <w:pPr>
        <w:rPr>
          <w:del w:id="14978" w:author="Andreas Kuehne" w:date="2019-05-31T12:22:00Z"/>
        </w:rPr>
      </w:pPr>
      <w:del w:id="14979"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VerifyResponseType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VerifyResponse</w:delText>
        </w:r>
        <w:r w:rsidDel="00B33063">
          <w:delText xml:space="preserve"> component.</w:delText>
        </w:r>
        <w:bookmarkStart w:id="14980" w:name="_Toc10199394"/>
        <w:bookmarkStart w:id="14981" w:name="_Toc10203532"/>
        <w:bookmarkStart w:id="14982" w:name="_Toc10207670"/>
        <w:bookmarkEnd w:id="14980"/>
        <w:bookmarkEnd w:id="14981"/>
        <w:bookmarkEnd w:id="14982"/>
      </w:del>
    </w:p>
    <w:p w14:paraId="6C47B0D1" w14:textId="3FAFA89E" w:rsidR="00564C22" w:rsidRPr="C2430093" w:rsidDel="00B33063" w:rsidRDefault="009B1AF1" w:rsidP="00564C22">
      <w:pPr>
        <w:spacing w:line="259" w:lineRule="auto"/>
        <w:rPr>
          <w:del w:id="14983" w:author="Andreas Kuehne" w:date="2019-05-31T12:22:00Z"/>
          <w:rFonts w:eastAsia="Arial" w:cs="Arial"/>
          <w:sz w:val="22"/>
          <w:szCs w:val="22"/>
        </w:rPr>
      </w:pPr>
      <w:del w:id="14984"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VerifyResponse</w:delText>
        </w:r>
        <w:r w:rsidRPr="002062A5" w:rsidDel="00B33063">
          <w:rPr>
            <w:rFonts w:eastAsia="Arial" w:cs="Arial"/>
            <w:sz w:val="22"/>
            <w:szCs w:val="22"/>
          </w:rPr>
          <w:delText xml:space="preserve"> using JSON-specific names mapped as shown in the table below.</w:delText>
        </w:r>
        <w:bookmarkStart w:id="14985" w:name="_Toc10199395"/>
        <w:bookmarkStart w:id="14986" w:name="_Toc10203533"/>
        <w:bookmarkStart w:id="14987" w:name="_Toc10207671"/>
        <w:bookmarkEnd w:id="14985"/>
        <w:bookmarkEnd w:id="14986"/>
        <w:bookmarkEnd w:id="14987"/>
      </w:del>
    </w:p>
    <w:tbl>
      <w:tblPr>
        <w:tblStyle w:val="Gitternetztabelle1hell1"/>
        <w:tblW w:w="0" w:type="auto"/>
        <w:tblLook w:val="04A0" w:firstRow="1" w:lastRow="0" w:firstColumn="1" w:lastColumn="0" w:noHBand="0" w:noVBand="1"/>
      </w:tblPr>
      <w:tblGrid>
        <w:gridCol w:w="4675"/>
        <w:gridCol w:w="4675"/>
      </w:tblGrid>
      <w:tr w:rsidR="00564C22" w:rsidDel="00B33063" w14:paraId="3A48B5B6" w14:textId="7307DBD2" w:rsidTr="00564C22">
        <w:trPr>
          <w:cnfStyle w:val="100000000000" w:firstRow="1" w:lastRow="0" w:firstColumn="0" w:lastColumn="0" w:oddVBand="0" w:evenVBand="0" w:oddHBand="0" w:evenHBand="0" w:firstRowFirstColumn="0" w:firstRowLastColumn="0" w:lastRowFirstColumn="0" w:lastRowLastColumn="0"/>
          <w:del w:id="1498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55731A6" w14:textId="6C0740F1" w:rsidR="00564C22" w:rsidDel="00B33063" w:rsidRDefault="009B1AF1" w:rsidP="00564C22">
            <w:pPr>
              <w:pStyle w:val="Beschriftung"/>
              <w:rPr>
                <w:del w:id="14989" w:author="Andreas Kuehne" w:date="2019-05-31T12:22:00Z"/>
              </w:rPr>
            </w:pPr>
            <w:del w:id="14990" w:author="Andreas Kuehne" w:date="2019-05-31T12:22:00Z">
              <w:r w:rsidDel="00B33063">
                <w:delText>Element</w:delText>
              </w:r>
              <w:bookmarkStart w:id="14991" w:name="_Toc10199396"/>
              <w:bookmarkStart w:id="14992" w:name="_Toc10203534"/>
              <w:bookmarkStart w:id="14993" w:name="_Toc10207672"/>
              <w:bookmarkEnd w:id="14991"/>
              <w:bookmarkEnd w:id="14992"/>
              <w:bookmarkEnd w:id="14993"/>
            </w:del>
          </w:p>
        </w:tc>
        <w:tc>
          <w:tcPr>
            <w:tcW w:w="4675" w:type="dxa"/>
          </w:tcPr>
          <w:p w14:paraId="4D185A30" w14:textId="2F01CC50"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4994" w:author="Andreas Kuehne" w:date="2019-05-31T12:22:00Z"/>
              </w:rPr>
            </w:pPr>
            <w:del w:id="14995" w:author="Andreas Kuehne" w:date="2019-05-31T12:22:00Z">
              <w:r w:rsidDel="00B33063">
                <w:delText>Implementing JSON member name</w:delText>
              </w:r>
              <w:bookmarkStart w:id="14996" w:name="_Toc10199397"/>
              <w:bookmarkStart w:id="14997" w:name="_Toc10203535"/>
              <w:bookmarkStart w:id="14998" w:name="_Toc10207673"/>
              <w:bookmarkEnd w:id="14996"/>
              <w:bookmarkEnd w:id="14997"/>
              <w:bookmarkEnd w:id="14998"/>
            </w:del>
          </w:p>
        </w:tc>
        <w:bookmarkStart w:id="14999" w:name="_Toc10199398"/>
        <w:bookmarkStart w:id="15000" w:name="_Toc10203536"/>
        <w:bookmarkStart w:id="15001" w:name="_Toc10207674"/>
        <w:bookmarkEnd w:id="14999"/>
        <w:bookmarkEnd w:id="15000"/>
        <w:bookmarkEnd w:id="15001"/>
      </w:tr>
      <w:tr w:rsidR="00564C22" w:rsidDel="00B33063" w14:paraId="55E1C182" w14:textId="5DAB9A15" w:rsidTr="00564C22">
        <w:trPr>
          <w:del w:id="1500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26FCB88" w14:textId="16086913" w:rsidR="00564C22" w:rsidRPr="002062A5" w:rsidDel="00B33063" w:rsidRDefault="009B1AF1" w:rsidP="00564C22">
            <w:pPr>
              <w:pStyle w:val="Beschriftung"/>
              <w:rPr>
                <w:del w:id="15003" w:author="Andreas Kuehne" w:date="2019-05-31T12:22:00Z"/>
                <w:rStyle w:val="Datatype"/>
                <w:b w:val="0"/>
                <w:bCs w:val="0"/>
              </w:rPr>
            </w:pPr>
            <w:del w:id="15004" w:author="Andreas Kuehne" w:date="2019-05-31T12:22:00Z">
              <w:r w:rsidRPr="002062A5" w:rsidDel="00B33063">
                <w:rPr>
                  <w:rStyle w:val="Datatype"/>
                </w:rPr>
                <w:delText>OptionalOutputs</w:delText>
              </w:r>
              <w:bookmarkStart w:id="15005" w:name="_Toc10199399"/>
              <w:bookmarkStart w:id="15006" w:name="_Toc10203537"/>
              <w:bookmarkStart w:id="15007" w:name="_Toc10207675"/>
              <w:bookmarkEnd w:id="15005"/>
              <w:bookmarkEnd w:id="15006"/>
              <w:bookmarkEnd w:id="15007"/>
            </w:del>
          </w:p>
        </w:tc>
        <w:tc>
          <w:tcPr>
            <w:tcW w:w="4675" w:type="dxa"/>
          </w:tcPr>
          <w:p w14:paraId="65DFCDA9" w14:textId="17F6446C"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5008" w:author="Andreas Kuehne" w:date="2019-05-31T12:22:00Z"/>
                <w:rStyle w:val="Datatype"/>
              </w:rPr>
            </w:pPr>
            <w:del w:id="15009" w:author="Andreas Kuehne" w:date="2019-05-31T12:22:00Z">
              <w:r w:rsidRPr="002062A5" w:rsidDel="00B33063">
                <w:rPr>
                  <w:rStyle w:val="Datatype"/>
                </w:rPr>
                <w:delText>optOutp</w:delText>
              </w:r>
              <w:bookmarkStart w:id="15010" w:name="_Toc10199400"/>
              <w:bookmarkStart w:id="15011" w:name="_Toc10203538"/>
              <w:bookmarkStart w:id="15012" w:name="_Toc10207676"/>
              <w:bookmarkEnd w:id="15010"/>
              <w:bookmarkEnd w:id="15011"/>
              <w:bookmarkEnd w:id="15012"/>
            </w:del>
          </w:p>
        </w:tc>
        <w:bookmarkStart w:id="15013" w:name="_Toc10199401"/>
        <w:bookmarkStart w:id="15014" w:name="_Toc10203539"/>
        <w:bookmarkStart w:id="15015" w:name="_Toc10207677"/>
        <w:bookmarkEnd w:id="15013"/>
        <w:bookmarkEnd w:id="15014"/>
        <w:bookmarkEnd w:id="15015"/>
      </w:tr>
    </w:tbl>
    <w:p w14:paraId="50C96E65" w14:textId="208A931F" w:rsidR="00564C22" w:rsidRPr="0202B381" w:rsidDel="00B33063" w:rsidRDefault="009B1AF1" w:rsidP="00564C22">
      <w:pPr>
        <w:rPr>
          <w:del w:id="15016" w:author="Andreas Kuehne" w:date="2019-05-31T12:22:00Z"/>
        </w:rPr>
      </w:pPr>
      <w:del w:id="15017"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VerifyResponseType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5018" w:name="_Toc10199402"/>
        <w:bookmarkStart w:id="15019" w:name="_Toc10203540"/>
        <w:bookmarkStart w:id="15020" w:name="_Toc10207678"/>
        <w:bookmarkEnd w:id="15018"/>
        <w:bookmarkEnd w:id="15019"/>
        <w:bookmarkEnd w:id="15020"/>
      </w:del>
    </w:p>
    <w:p w14:paraId="5A9CEE2F" w14:textId="630915BC" w:rsidR="00564C22" w:rsidDel="00B33063" w:rsidRDefault="009B1AF1" w:rsidP="00564C22">
      <w:pPr>
        <w:pStyle w:val="Code"/>
        <w:spacing w:line="259" w:lineRule="auto"/>
        <w:rPr>
          <w:del w:id="15021" w:author="Andreas Kuehne" w:date="2019-05-31T12:22:00Z"/>
        </w:rPr>
      </w:pPr>
      <w:del w:id="15022" w:author="Andreas Kuehne" w:date="2019-05-31T12:22:00Z">
        <w:r w:rsidDel="00B33063">
          <w:rPr>
            <w:color w:val="31849B" w:themeColor="accent5" w:themeShade="BF"/>
          </w:rPr>
          <w:delText>"dss2-VerifyResponseType"</w:delText>
        </w:r>
        <w:r w:rsidDel="00B33063">
          <w:delText>: {</w:delText>
        </w:r>
        <w:bookmarkStart w:id="15023" w:name="_Toc10199403"/>
        <w:bookmarkStart w:id="15024" w:name="_Toc10203541"/>
        <w:bookmarkStart w:id="15025" w:name="_Toc10207679"/>
        <w:bookmarkEnd w:id="15023"/>
        <w:bookmarkEnd w:id="15024"/>
        <w:bookmarkEnd w:id="15025"/>
      </w:del>
    </w:p>
    <w:p w14:paraId="516A6494" w14:textId="2565FC1E" w:rsidR="00564C22" w:rsidDel="00B33063" w:rsidRDefault="009B1AF1" w:rsidP="00564C22">
      <w:pPr>
        <w:pStyle w:val="Code"/>
        <w:spacing w:line="259" w:lineRule="auto"/>
        <w:rPr>
          <w:del w:id="15026" w:author="Andreas Kuehne" w:date="2019-05-31T12:22:00Z"/>
        </w:rPr>
      </w:pPr>
      <w:del w:id="1502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5028" w:name="_Toc10199404"/>
        <w:bookmarkStart w:id="15029" w:name="_Toc10203542"/>
        <w:bookmarkStart w:id="15030" w:name="_Toc10207680"/>
        <w:bookmarkEnd w:id="15028"/>
        <w:bookmarkEnd w:id="15029"/>
        <w:bookmarkEnd w:id="15030"/>
      </w:del>
    </w:p>
    <w:p w14:paraId="79A163FE" w14:textId="22D122C1" w:rsidR="00564C22" w:rsidDel="00B33063" w:rsidRDefault="009B1AF1" w:rsidP="00564C22">
      <w:pPr>
        <w:pStyle w:val="Code"/>
        <w:spacing w:line="259" w:lineRule="auto"/>
        <w:rPr>
          <w:del w:id="15031" w:author="Andreas Kuehne" w:date="2019-05-31T12:22:00Z"/>
        </w:rPr>
      </w:pPr>
      <w:del w:id="15032" w:author="Andreas Kuehne" w:date="2019-05-31T12:22:00Z">
        <w:r w:rsidDel="00B33063">
          <w:rPr>
            <w:color w:val="31849B" w:themeColor="accent5" w:themeShade="BF"/>
          </w:rPr>
          <w:delText xml:space="preserve">  "properties"</w:delText>
        </w:r>
        <w:r w:rsidDel="00B33063">
          <w:delText>: {</w:delText>
        </w:r>
        <w:bookmarkStart w:id="15033" w:name="_Toc10199405"/>
        <w:bookmarkStart w:id="15034" w:name="_Toc10203543"/>
        <w:bookmarkStart w:id="15035" w:name="_Toc10207681"/>
        <w:bookmarkEnd w:id="15033"/>
        <w:bookmarkEnd w:id="15034"/>
        <w:bookmarkEnd w:id="15035"/>
      </w:del>
    </w:p>
    <w:p w14:paraId="3F860C7F" w14:textId="270410E3" w:rsidR="00564C22" w:rsidDel="00B33063" w:rsidRDefault="009B1AF1" w:rsidP="00564C22">
      <w:pPr>
        <w:pStyle w:val="Code"/>
        <w:spacing w:line="259" w:lineRule="auto"/>
        <w:rPr>
          <w:del w:id="15036" w:author="Andreas Kuehne" w:date="2019-05-31T12:22:00Z"/>
        </w:rPr>
      </w:pPr>
      <w:del w:id="15037" w:author="Andreas Kuehne" w:date="2019-05-31T12:22:00Z">
        <w:r w:rsidDel="00B33063">
          <w:rPr>
            <w:color w:val="31849B" w:themeColor="accent5" w:themeShade="BF"/>
          </w:rPr>
          <w:delText xml:space="preserve">    "result"</w:delText>
        </w:r>
        <w:r w:rsidDel="00B33063">
          <w:delText>: {</w:delText>
        </w:r>
        <w:bookmarkStart w:id="15038" w:name="_Toc10199406"/>
        <w:bookmarkStart w:id="15039" w:name="_Toc10203544"/>
        <w:bookmarkStart w:id="15040" w:name="_Toc10207682"/>
        <w:bookmarkEnd w:id="15038"/>
        <w:bookmarkEnd w:id="15039"/>
        <w:bookmarkEnd w:id="15040"/>
      </w:del>
    </w:p>
    <w:p w14:paraId="149A3C7B" w14:textId="2E0ED8C4" w:rsidR="00564C22" w:rsidDel="00B33063" w:rsidRDefault="009B1AF1" w:rsidP="00564C22">
      <w:pPr>
        <w:pStyle w:val="Code"/>
        <w:spacing w:line="259" w:lineRule="auto"/>
        <w:rPr>
          <w:del w:id="15041" w:author="Andreas Kuehne" w:date="2019-05-31T12:22:00Z"/>
        </w:rPr>
      </w:pPr>
      <w:del w:id="15042"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"#/definitions/dsb-ResultType"</w:delText>
        </w:r>
        <w:bookmarkStart w:id="15043" w:name="_Toc10199407"/>
        <w:bookmarkStart w:id="15044" w:name="_Toc10203545"/>
        <w:bookmarkStart w:id="15045" w:name="_Toc10207683"/>
        <w:bookmarkEnd w:id="15043"/>
        <w:bookmarkEnd w:id="15044"/>
        <w:bookmarkEnd w:id="15045"/>
      </w:del>
    </w:p>
    <w:p w14:paraId="7C0EF413" w14:textId="04346D98" w:rsidR="00564C22" w:rsidDel="00B33063" w:rsidRDefault="009B1AF1" w:rsidP="00564C22">
      <w:pPr>
        <w:pStyle w:val="Code"/>
        <w:spacing w:line="259" w:lineRule="auto"/>
        <w:rPr>
          <w:del w:id="15046" w:author="Andreas Kuehne" w:date="2019-05-31T12:22:00Z"/>
        </w:rPr>
      </w:pPr>
      <w:del w:id="15047" w:author="Andreas Kuehne" w:date="2019-05-31T12:22:00Z">
        <w:r w:rsidDel="00B33063">
          <w:delText xml:space="preserve">    },</w:delText>
        </w:r>
        <w:bookmarkStart w:id="15048" w:name="_Toc10199408"/>
        <w:bookmarkStart w:id="15049" w:name="_Toc10203546"/>
        <w:bookmarkStart w:id="15050" w:name="_Toc10207684"/>
        <w:bookmarkEnd w:id="15048"/>
        <w:bookmarkEnd w:id="15049"/>
        <w:bookmarkEnd w:id="15050"/>
      </w:del>
    </w:p>
    <w:p w14:paraId="64B68259" w14:textId="0AA43939" w:rsidR="00564C22" w:rsidDel="00B33063" w:rsidRDefault="009B1AF1" w:rsidP="00564C22">
      <w:pPr>
        <w:pStyle w:val="Code"/>
        <w:spacing w:line="259" w:lineRule="auto"/>
        <w:rPr>
          <w:del w:id="15051" w:author="Andreas Kuehne" w:date="2019-05-31T12:22:00Z"/>
        </w:rPr>
      </w:pPr>
      <w:del w:id="15052" w:author="Andreas Kuehne" w:date="2019-05-31T12:22:00Z">
        <w:r w:rsidDel="00B33063">
          <w:rPr>
            <w:color w:val="31849B" w:themeColor="accent5" w:themeShade="BF"/>
          </w:rPr>
          <w:delText xml:space="preserve">    "profile"</w:delText>
        </w:r>
        <w:r w:rsidDel="00B33063">
          <w:delText>: {</w:delText>
        </w:r>
        <w:bookmarkStart w:id="15053" w:name="_Toc10199409"/>
        <w:bookmarkStart w:id="15054" w:name="_Toc10203547"/>
        <w:bookmarkStart w:id="15055" w:name="_Toc10207685"/>
        <w:bookmarkEnd w:id="15053"/>
        <w:bookmarkEnd w:id="15054"/>
        <w:bookmarkEnd w:id="15055"/>
      </w:del>
    </w:p>
    <w:p w14:paraId="48B37D81" w14:textId="5202744B" w:rsidR="00564C22" w:rsidDel="00B33063" w:rsidRDefault="009B1AF1" w:rsidP="00564C22">
      <w:pPr>
        <w:pStyle w:val="Code"/>
        <w:spacing w:line="259" w:lineRule="auto"/>
        <w:rPr>
          <w:del w:id="15056" w:author="Andreas Kuehne" w:date="2019-05-31T12:22:00Z"/>
        </w:rPr>
      </w:pPr>
      <w:del w:id="1505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5058" w:name="_Toc10199410"/>
        <w:bookmarkStart w:id="15059" w:name="_Toc10203548"/>
        <w:bookmarkStart w:id="15060" w:name="_Toc10207686"/>
        <w:bookmarkEnd w:id="15058"/>
        <w:bookmarkEnd w:id="15059"/>
        <w:bookmarkEnd w:id="15060"/>
      </w:del>
    </w:p>
    <w:p w14:paraId="28E28A4B" w14:textId="586B600C" w:rsidR="00564C22" w:rsidDel="00B33063" w:rsidRDefault="009B1AF1" w:rsidP="00564C22">
      <w:pPr>
        <w:pStyle w:val="Code"/>
        <w:spacing w:line="259" w:lineRule="auto"/>
        <w:rPr>
          <w:del w:id="15061" w:author="Andreas Kuehne" w:date="2019-05-31T12:22:00Z"/>
        </w:rPr>
      </w:pPr>
      <w:del w:id="15062" w:author="Andreas Kuehne" w:date="2019-05-31T12:22:00Z">
        <w:r w:rsidDel="00B33063">
          <w:rPr>
            <w:color w:val="31849B" w:themeColor="accent5" w:themeShade="BF"/>
          </w:rPr>
          <w:delText xml:space="preserve">      "items"</w:delText>
        </w:r>
        <w:r w:rsidDel="00B33063">
          <w:delText>: {</w:delText>
        </w:r>
        <w:bookmarkStart w:id="15063" w:name="_Toc10199411"/>
        <w:bookmarkStart w:id="15064" w:name="_Toc10203549"/>
        <w:bookmarkStart w:id="15065" w:name="_Toc10207687"/>
        <w:bookmarkEnd w:id="15063"/>
        <w:bookmarkEnd w:id="15064"/>
        <w:bookmarkEnd w:id="15065"/>
      </w:del>
    </w:p>
    <w:p w14:paraId="15E01D37" w14:textId="2ACC1B2B" w:rsidR="00564C22" w:rsidDel="00B33063" w:rsidRDefault="009B1AF1" w:rsidP="00564C22">
      <w:pPr>
        <w:pStyle w:val="Code"/>
        <w:spacing w:line="259" w:lineRule="auto"/>
        <w:rPr>
          <w:del w:id="15066" w:author="Andreas Kuehne" w:date="2019-05-31T12:22:00Z"/>
        </w:rPr>
      </w:pPr>
      <w:del w:id="1506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5068" w:name="_Toc10199412"/>
        <w:bookmarkStart w:id="15069" w:name="_Toc10203550"/>
        <w:bookmarkStart w:id="15070" w:name="_Toc10207688"/>
        <w:bookmarkEnd w:id="15068"/>
        <w:bookmarkEnd w:id="15069"/>
        <w:bookmarkEnd w:id="15070"/>
      </w:del>
    </w:p>
    <w:p w14:paraId="51CD82C6" w14:textId="3D92911E" w:rsidR="00564C22" w:rsidDel="00B33063" w:rsidRDefault="009B1AF1" w:rsidP="00564C22">
      <w:pPr>
        <w:pStyle w:val="Code"/>
        <w:spacing w:line="259" w:lineRule="auto"/>
        <w:rPr>
          <w:del w:id="15071" w:author="Andreas Kuehne" w:date="2019-05-31T12:22:00Z"/>
        </w:rPr>
      </w:pPr>
      <w:del w:id="15072" w:author="Andreas Kuehne" w:date="2019-05-31T12:22:00Z">
        <w:r w:rsidDel="00B33063">
          <w:delText xml:space="preserve">      }</w:delText>
        </w:r>
        <w:bookmarkStart w:id="15073" w:name="_Toc10199413"/>
        <w:bookmarkStart w:id="15074" w:name="_Toc10203551"/>
        <w:bookmarkStart w:id="15075" w:name="_Toc10207689"/>
        <w:bookmarkEnd w:id="15073"/>
        <w:bookmarkEnd w:id="15074"/>
        <w:bookmarkEnd w:id="15075"/>
      </w:del>
    </w:p>
    <w:p w14:paraId="541EBDD2" w14:textId="3E8D4202" w:rsidR="00564C22" w:rsidDel="00B33063" w:rsidRDefault="009B1AF1" w:rsidP="00564C22">
      <w:pPr>
        <w:pStyle w:val="Code"/>
        <w:spacing w:line="259" w:lineRule="auto"/>
        <w:rPr>
          <w:del w:id="15076" w:author="Andreas Kuehne" w:date="2019-05-31T12:22:00Z"/>
        </w:rPr>
      </w:pPr>
      <w:del w:id="15077" w:author="Andreas Kuehne" w:date="2019-05-31T12:22:00Z">
        <w:r w:rsidDel="00B33063">
          <w:delText xml:space="preserve">    },</w:delText>
        </w:r>
        <w:bookmarkStart w:id="15078" w:name="_Toc10199414"/>
        <w:bookmarkStart w:id="15079" w:name="_Toc10203552"/>
        <w:bookmarkStart w:id="15080" w:name="_Toc10207690"/>
        <w:bookmarkEnd w:id="15078"/>
        <w:bookmarkEnd w:id="15079"/>
        <w:bookmarkEnd w:id="15080"/>
      </w:del>
    </w:p>
    <w:p w14:paraId="3A64FD9A" w14:textId="09EB96D7" w:rsidR="00564C22" w:rsidDel="00B33063" w:rsidRDefault="009B1AF1" w:rsidP="00564C22">
      <w:pPr>
        <w:pStyle w:val="Code"/>
        <w:spacing w:line="259" w:lineRule="auto"/>
        <w:rPr>
          <w:del w:id="15081" w:author="Andreas Kuehne" w:date="2019-05-31T12:22:00Z"/>
        </w:rPr>
      </w:pPr>
      <w:del w:id="15082" w:author="Andreas Kuehne" w:date="2019-05-31T12:22:00Z">
        <w:r w:rsidDel="00B33063">
          <w:rPr>
            <w:color w:val="31849B" w:themeColor="accent5" w:themeShade="BF"/>
          </w:rPr>
          <w:delText xml:space="preserve">    "reqID"</w:delText>
        </w:r>
        <w:r w:rsidDel="00B33063">
          <w:delText>: {</w:delText>
        </w:r>
        <w:bookmarkStart w:id="15083" w:name="_Toc10199415"/>
        <w:bookmarkStart w:id="15084" w:name="_Toc10203553"/>
        <w:bookmarkStart w:id="15085" w:name="_Toc10207691"/>
        <w:bookmarkEnd w:id="15083"/>
        <w:bookmarkEnd w:id="15084"/>
        <w:bookmarkEnd w:id="15085"/>
      </w:del>
    </w:p>
    <w:p w14:paraId="4F61CE64" w14:textId="11A0E01A" w:rsidR="00564C22" w:rsidDel="00B33063" w:rsidRDefault="009B1AF1" w:rsidP="00564C22">
      <w:pPr>
        <w:pStyle w:val="Code"/>
        <w:spacing w:line="259" w:lineRule="auto"/>
        <w:rPr>
          <w:del w:id="15086" w:author="Andreas Kuehne" w:date="2019-05-31T12:22:00Z"/>
        </w:rPr>
      </w:pPr>
      <w:del w:id="1508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5088" w:name="_Toc10199416"/>
        <w:bookmarkStart w:id="15089" w:name="_Toc10203554"/>
        <w:bookmarkStart w:id="15090" w:name="_Toc10207692"/>
        <w:bookmarkEnd w:id="15088"/>
        <w:bookmarkEnd w:id="15089"/>
        <w:bookmarkEnd w:id="15090"/>
      </w:del>
    </w:p>
    <w:p w14:paraId="7637BD2C" w14:textId="276DF9C2" w:rsidR="00564C22" w:rsidDel="00B33063" w:rsidRDefault="009B1AF1" w:rsidP="00564C22">
      <w:pPr>
        <w:pStyle w:val="Code"/>
        <w:spacing w:line="259" w:lineRule="auto"/>
        <w:rPr>
          <w:del w:id="15091" w:author="Andreas Kuehne" w:date="2019-05-31T12:22:00Z"/>
        </w:rPr>
      </w:pPr>
      <w:del w:id="15092" w:author="Andreas Kuehne" w:date="2019-05-31T12:22:00Z">
        <w:r w:rsidDel="00B33063">
          <w:delText xml:space="preserve">    },</w:delText>
        </w:r>
        <w:bookmarkStart w:id="15093" w:name="_Toc10199417"/>
        <w:bookmarkStart w:id="15094" w:name="_Toc10203555"/>
        <w:bookmarkStart w:id="15095" w:name="_Toc10207693"/>
        <w:bookmarkEnd w:id="15093"/>
        <w:bookmarkEnd w:id="15094"/>
        <w:bookmarkEnd w:id="15095"/>
      </w:del>
    </w:p>
    <w:p w14:paraId="536141EF" w14:textId="7420749F" w:rsidR="00564C22" w:rsidDel="00B33063" w:rsidRDefault="009B1AF1" w:rsidP="00564C22">
      <w:pPr>
        <w:pStyle w:val="Code"/>
        <w:spacing w:line="259" w:lineRule="auto"/>
        <w:rPr>
          <w:del w:id="15096" w:author="Andreas Kuehne" w:date="2019-05-31T12:22:00Z"/>
        </w:rPr>
      </w:pPr>
      <w:del w:id="15097" w:author="Andreas Kuehne" w:date="2019-05-31T12:22:00Z">
        <w:r w:rsidDel="00B33063">
          <w:rPr>
            <w:color w:val="31849B" w:themeColor="accent5" w:themeShade="BF"/>
          </w:rPr>
          <w:delText xml:space="preserve">    "respID"</w:delText>
        </w:r>
        <w:r w:rsidDel="00B33063">
          <w:delText>: {</w:delText>
        </w:r>
        <w:bookmarkStart w:id="15098" w:name="_Toc10199418"/>
        <w:bookmarkStart w:id="15099" w:name="_Toc10203556"/>
        <w:bookmarkStart w:id="15100" w:name="_Toc10207694"/>
        <w:bookmarkEnd w:id="15098"/>
        <w:bookmarkEnd w:id="15099"/>
        <w:bookmarkEnd w:id="15100"/>
      </w:del>
    </w:p>
    <w:p w14:paraId="552B5EE4" w14:textId="797AB95E" w:rsidR="00564C22" w:rsidDel="00B33063" w:rsidRDefault="009B1AF1" w:rsidP="00564C22">
      <w:pPr>
        <w:pStyle w:val="Code"/>
        <w:spacing w:line="259" w:lineRule="auto"/>
        <w:rPr>
          <w:del w:id="15101" w:author="Andreas Kuehne" w:date="2019-05-31T12:22:00Z"/>
        </w:rPr>
      </w:pPr>
      <w:del w:id="15102"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5103" w:name="_Toc10199419"/>
        <w:bookmarkStart w:id="15104" w:name="_Toc10203557"/>
        <w:bookmarkStart w:id="15105" w:name="_Toc10207695"/>
        <w:bookmarkEnd w:id="15103"/>
        <w:bookmarkEnd w:id="15104"/>
        <w:bookmarkEnd w:id="15105"/>
      </w:del>
    </w:p>
    <w:p w14:paraId="7BE42E56" w14:textId="7B08FA2B" w:rsidR="00564C22" w:rsidDel="00B33063" w:rsidRDefault="009B1AF1" w:rsidP="00564C22">
      <w:pPr>
        <w:pStyle w:val="Code"/>
        <w:spacing w:line="259" w:lineRule="auto"/>
        <w:rPr>
          <w:del w:id="15106" w:author="Andreas Kuehne" w:date="2019-05-31T12:22:00Z"/>
        </w:rPr>
      </w:pPr>
      <w:del w:id="15107" w:author="Andreas Kuehne" w:date="2019-05-31T12:22:00Z">
        <w:r w:rsidDel="00B33063">
          <w:delText xml:space="preserve">    },</w:delText>
        </w:r>
        <w:bookmarkStart w:id="15108" w:name="_Toc10199420"/>
        <w:bookmarkStart w:id="15109" w:name="_Toc10203558"/>
        <w:bookmarkStart w:id="15110" w:name="_Toc10207696"/>
        <w:bookmarkEnd w:id="15108"/>
        <w:bookmarkEnd w:id="15109"/>
        <w:bookmarkEnd w:id="15110"/>
      </w:del>
    </w:p>
    <w:p w14:paraId="7BD28D74" w14:textId="423F0968" w:rsidR="00564C22" w:rsidDel="00B33063" w:rsidRDefault="009B1AF1" w:rsidP="00564C22">
      <w:pPr>
        <w:pStyle w:val="Code"/>
        <w:spacing w:line="259" w:lineRule="auto"/>
        <w:rPr>
          <w:del w:id="15111" w:author="Andreas Kuehne" w:date="2019-05-31T12:22:00Z"/>
        </w:rPr>
      </w:pPr>
      <w:del w:id="15112" w:author="Andreas Kuehne" w:date="2019-05-31T12:22:00Z">
        <w:r w:rsidDel="00B33063">
          <w:rPr>
            <w:color w:val="31849B" w:themeColor="accent5" w:themeShade="BF"/>
          </w:rPr>
          <w:delText xml:space="preserve">    "optOutp"</w:delText>
        </w:r>
        <w:r w:rsidDel="00B33063">
          <w:delText>: {</w:delText>
        </w:r>
        <w:bookmarkStart w:id="15113" w:name="_Toc10199421"/>
        <w:bookmarkStart w:id="15114" w:name="_Toc10203559"/>
        <w:bookmarkStart w:id="15115" w:name="_Toc10207697"/>
        <w:bookmarkEnd w:id="15113"/>
        <w:bookmarkEnd w:id="15114"/>
        <w:bookmarkEnd w:id="15115"/>
      </w:del>
    </w:p>
    <w:p w14:paraId="578990DA" w14:textId="398C3D2D" w:rsidR="00564C22" w:rsidDel="00B33063" w:rsidRDefault="009B1AF1" w:rsidP="00564C22">
      <w:pPr>
        <w:pStyle w:val="Code"/>
        <w:spacing w:line="259" w:lineRule="auto"/>
        <w:rPr>
          <w:del w:id="15116" w:author="Andreas Kuehne" w:date="2019-05-31T12:22:00Z"/>
        </w:rPr>
      </w:pPr>
      <w:del w:id="15117"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"#/definitions/dss2-OptionalOutputsVerifyType"</w:delText>
        </w:r>
        <w:bookmarkStart w:id="15118" w:name="_Toc10199422"/>
        <w:bookmarkStart w:id="15119" w:name="_Toc10203560"/>
        <w:bookmarkStart w:id="15120" w:name="_Toc10207698"/>
        <w:bookmarkEnd w:id="15118"/>
        <w:bookmarkEnd w:id="15119"/>
        <w:bookmarkEnd w:id="15120"/>
      </w:del>
    </w:p>
    <w:p w14:paraId="5386E2D2" w14:textId="162631C2" w:rsidR="00564C22" w:rsidDel="00B33063" w:rsidRDefault="009B1AF1" w:rsidP="00564C22">
      <w:pPr>
        <w:pStyle w:val="Code"/>
        <w:spacing w:line="259" w:lineRule="auto"/>
        <w:rPr>
          <w:del w:id="15121" w:author="Andreas Kuehne" w:date="2019-05-31T12:22:00Z"/>
        </w:rPr>
      </w:pPr>
      <w:del w:id="15122" w:author="Andreas Kuehne" w:date="2019-05-31T12:22:00Z">
        <w:r w:rsidDel="00B33063">
          <w:delText xml:space="preserve">    }</w:delText>
        </w:r>
        <w:bookmarkStart w:id="15123" w:name="_Toc10199423"/>
        <w:bookmarkStart w:id="15124" w:name="_Toc10203561"/>
        <w:bookmarkStart w:id="15125" w:name="_Toc10207699"/>
        <w:bookmarkEnd w:id="15123"/>
        <w:bookmarkEnd w:id="15124"/>
        <w:bookmarkEnd w:id="15125"/>
      </w:del>
    </w:p>
    <w:p w14:paraId="78B87424" w14:textId="5224480B" w:rsidR="00564C22" w:rsidDel="00B33063" w:rsidRDefault="009B1AF1" w:rsidP="00564C22">
      <w:pPr>
        <w:pStyle w:val="Code"/>
        <w:spacing w:line="259" w:lineRule="auto"/>
        <w:rPr>
          <w:del w:id="15126" w:author="Andreas Kuehne" w:date="2019-05-31T12:22:00Z"/>
        </w:rPr>
      </w:pPr>
      <w:del w:id="15127" w:author="Andreas Kuehne" w:date="2019-05-31T12:22:00Z">
        <w:r w:rsidDel="00B33063">
          <w:delText xml:space="preserve">  }</w:delText>
        </w:r>
        <w:bookmarkStart w:id="15128" w:name="_Toc10199424"/>
        <w:bookmarkStart w:id="15129" w:name="_Toc10203562"/>
        <w:bookmarkStart w:id="15130" w:name="_Toc10207700"/>
        <w:bookmarkEnd w:id="15128"/>
        <w:bookmarkEnd w:id="15129"/>
        <w:bookmarkEnd w:id="15130"/>
      </w:del>
    </w:p>
    <w:p w14:paraId="574C91D2" w14:textId="187C110F" w:rsidR="00564C22" w:rsidDel="00B33063" w:rsidRDefault="009B1AF1" w:rsidP="00564C22">
      <w:pPr>
        <w:pStyle w:val="Code"/>
        <w:spacing w:line="259" w:lineRule="auto"/>
        <w:rPr>
          <w:del w:id="15131" w:author="Andreas Kuehne" w:date="2019-05-31T12:22:00Z"/>
        </w:rPr>
      </w:pPr>
      <w:del w:id="15132" w:author="Andreas Kuehne" w:date="2019-05-31T12:22:00Z">
        <w:r w:rsidDel="00B33063">
          <w:delText>}</w:delText>
        </w:r>
        <w:bookmarkStart w:id="15133" w:name="_Toc10199425"/>
        <w:bookmarkStart w:id="15134" w:name="_Toc10203563"/>
        <w:bookmarkStart w:id="15135" w:name="_Toc10207701"/>
        <w:bookmarkEnd w:id="15133"/>
        <w:bookmarkEnd w:id="15134"/>
        <w:bookmarkEnd w:id="15135"/>
      </w:del>
    </w:p>
    <w:p w14:paraId="2F831229" w14:textId="6AA73713" w:rsidR="00564C22" w:rsidDel="00B33063" w:rsidRDefault="00564C22" w:rsidP="00564C22">
      <w:pPr>
        <w:rPr>
          <w:del w:id="15136" w:author="Andreas Kuehne" w:date="2019-05-31T12:22:00Z"/>
        </w:rPr>
      </w:pPr>
      <w:bookmarkStart w:id="15137" w:name="_Toc10199426"/>
      <w:bookmarkStart w:id="15138" w:name="_Toc10203564"/>
      <w:bookmarkStart w:id="15139" w:name="_Toc10207702"/>
      <w:bookmarkEnd w:id="15137"/>
      <w:bookmarkEnd w:id="15138"/>
      <w:bookmarkEnd w:id="15139"/>
    </w:p>
    <w:p w14:paraId="525C85D0" w14:textId="036F672D" w:rsidR="00564C22" w:rsidDel="00B33063" w:rsidRDefault="009B1AF1" w:rsidP="00564C22">
      <w:pPr>
        <w:pStyle w:val="berschrift4"/>
        <w:rPr>
          <w:del w:id="15140" w:author="Andreas Kuehne" w:date="2019-05-31T12:22:00Z"/>
        </w:rPr>
      </w:pPr>
      <w:del w:id="15141" w:author="Andreas Kuehne" w:date="2019-05-31T12:22:00Z">
        <w:r w:rsidDel="00B33063">
          <w:delText>VerifyResponse – XML Syntax</w:delText>
        </w:r>
        <w:bookmarkStart w:id="15142" w:name="_Toc10199427"/>
        <w:bookmarkStart w:id="15143" w:name="_Toc10203565"/>
        <w:bookmarkStart w:id="15144" w:name="_Toc10207703"/>
        <w:bookmarkEnd w:id="15142"/>
        <w:bookmarkEnd w:id="15143"/>
        <w:bookmarkEnd w:id="15144"/>
      </w:del>
    </w:p>
    <w:p w14:paraId="42864B03" w14:textId="5AEA724D" w:rsidR="00564C22" w:rsidRPr="5404FA76" w:rsidDel="00B33063" w:rsidRDefault="009B1AF1" w:rsidP="00564C22">
      <w:pPr>
        <w:rPr>
          <w:del w:id="15145" w:author="Andreas Kuehne" w:date="2019-05-31T12:22:00Z"/>
        </w:rPr>
      </w:pPr>
      <w:del w:id="15146" w:author="Andreas Kuehne" w:date="2019-05-31T12:22:00Z">
        <w:r w:rsidRPr="0CCF9147" w:rsidDel="00B33063">
          <w:delText xml:space="preserve">The XML type </w:delText>
        </w:r>
        <w:r w:rsidRPr="002062A5" w:rsidDel="00B33063">
          <w:rPr>
            <w:rFonts w:ascii="Courier New" w:eastAsia="Courier New" w:hAnsi="Courier New" w:cs="Courier New"/>
          </w:rPr>
          <w:delText>VerifyResponseType</w:delText>
        </w:r>
        <w:r w:rsidRPr="0CCF9147" w:rsidDel="00B33063">
          <w:delText xml:space="preserve"> SHALL implement the requirements defined in the </w:delText>
        </w:r>
        <w:r w:rsidRPr="002062A5" w:rsidDel="00B33063">
          <w:rPr>
            <w:rFonts w:ascii="Courier New" w:eastAsia="Courier New" w:hAnsi="Courier New" w:cs="Courier New"/>
          </w:rPr>
          <w:delText>VerifyResponse</w:delText>
        </w:r>
        <w:r w:rsidDel="00B33063">
          <w:delText xml:space="preserve"> </w:delText>
        </w:r>
        <w:r w:rsidRPr="005A6FFD" w:rsidDel="00B33063">
          <w:delText>component.</w:delText>
        </w:r>
        <w:bookmarkStart w:id="15147" w:name="_Toc10199428"/>
        <w:bookmarkStart w:id="15148" w:name="_Toc10203566"/>
        <w:bookmarkStart w:id="15149" w:name="_Toc10207704"/>
        <w:bookmarkEnd w:id="15147"/>
        <w:bookmarkEnd w:id="15148"/>
        <w:bookmarkEnd w:id="15149"/>
      </w:del>
    </w:p>
    <w:p w14:paraId="34F892C0" w14:textId="0EDA1543" w:rsidR="00564C22" w:rsidDel="00B33063" w:rsidRDefault="009B1AF1" w:rsidP="00564C22">
      <w:pPr>
        <w:rPr>
          <w:del w:id="15150" w:author="Andreas Kuehne" w:date="2019-05-31T12:22:00Z"/>
        </w:rPr>
      </w:pPr>
      <w:del w:id="15151"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VerifyResponseType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15152" w:name="_Toc10199429"/>
        <w:bookmarkStart w:id="15153" w:name="_Toc10203567"/>
        <w:bookmarkStart w:id="15154" w:name="_Toc10207705"/>
        <w:bookmarkEnd w:id="15152"/>
        <w:bookmarkEnd w:id="15153"/>
        <w:bookmarkEnd w:id="15154"/>
      </w:del>
    </w:p>
    <w:p w14:paraId="3F228F5D" w14:textId="7B168F1A" w:rsidR="00564C22" w:rsidDel="00B33063" w:rsidRDefault="009B1AF1" w:rsidP="00564C22">
      <w:pPr>
        <w:pStyle w:val="Code"/>
        <w:rPr>
          <w:del w:id="15155" w:author="Andreas Kuehne" w:date="2019-05-31T12:22:00Z"/>
        </w:rPr>
      </w:pPr>
      <w:del w:id="15156"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VerifyResponseType</w:delText>
        </w:r>
        <w:r w:rsidDel="00B33063">
          <w:rPr>
            <w:color w:val="943634" w:themeColor="accent2" w:themeShade="BF"/>
          </w:rPr>
          <w:delText>"</w:delText>
        </w:r>
        <w:r w:rsidDel="00B33063">
          <w:rPr>
            <w:color w:val="31849B" w:themeColor="accent5" w:themeShade="BF"/>
          </w:rPr>
          <w:delText>&gt;</w:delText>
        </w:r>
        <w:bookmarkStart w:id="15157" w:name="_Toc10199430"/>
        <w:bookmarkStart w:id="15158" w:name="_Toc10203568"/>
        <w:bookmarkStart w:id="15159" w:name="_Toc10207706"/>
        <w:bookmarkEnd w:id="15157"/>
        <w:bookmarkEnd w:id="15158"/>
        <w:bookmarkEnd w:id="15159"/>
      </w:del>
    </w:p>
    <w:p w14:paraId="2BE2C4CB" w14:textId="6C0F5266" w:rsidR="00564C22" w:rsidDel="00B33063" w:rsidRDefault="009B1AF1" w:rsidP="00564C22">
      <w:pPr>
        <w:pStyle w:val="Code"/>
        <w:rPr>
          <w:del w:id="15160" w:author="Andreas Kuehne" w:date="2019-05-31T12:22:00Z"/>
        </w:rPr>
      </w:pPr>
      <w:del w:id="15161" w:author="Andreas Kuehne" w:date="2019-05-31T12:22:00Z">
        <w:r w:rsidDel="00B33063">
          <w:rPr>
            <w:color w:val="31849B" w:themeColor="accent5" w:themeShade="BF"/>
          </w:rPr>
          <w:delText xml:space="preserve">  &lt;xs:complexContent&gt;</w:delText>
        </w:r>
        <w:bookmarkStart w:id="15162" w:name="_Toc10199431"/>
        <w:bookmarkStart w:id="15163" w:name="_Toc10203569"/>
        <w:bookmarkStart w:id="15164" w:name="_Toc10207707"/>
        <w:bookmarkEnd w:id="15162"/>
        <w:bookmarkEnd w:id="15163"/>
        <w:bookmarkEnd w:id="15164"/>
      </w:del>
    </w:p>
    <w:p w14:paraId="35A469B4" w14:textId="3B4DD71E" w:rsidR="00564C22" w:rsidDel="00B33063" w:rsidRDefault="009B1AF1" w:rsidP="00564C22">
      <w:pPr>
        <w:pStyle w:val="Code"/>
        <w:rPr>
          <w:del w:id="15165" w:author="Andreas Kuehne" w:date="2019-05-31T12:22:00Z"/>
        </w:rPr>
      </w:pPr>
      <w:del w:id="15166" w:author="Andreas Kuehne" w:date="2019-05-31T12:22:00Z">
        <w:r w:rsidDel="00B33063">
          <w:rPr>
            <w:color w:val="31849B" w:themeColor="accent5" w:themeShade="BF"/>
          </w:rPr>
          <w:delText xml:space="preserve">    &lt;xs:extension</w:delText>
        </w:r>
        <w:r w:rsidDel="00B33063">
          <w:rPr>
            <w:color w:val="943634" w:themeColor="accent2" w:themeShade="BF"/>
          </w:rPr>
          <w:delText xml:space="preserve"> base="</w:delText>
        </w:r>
        <w:r w:rsidDel="00B33063">
          <w:rPr>
            <w:color w:val="244061" w:themeColor="accent1" w:themeShade="80"/>
          </w:rPr>
          <w:delText>dsb:ResponseBaseType</w:delText>
        </w:r>
        <w:r w:rsidDel="00B33063">
          <w:rPr>
            <w:color w:val="943634" w:themeColor="accent2" w:themeShade="BF"/>
          </w:rPr>
          <w:delText>"</w:delText>
        </w:r>
        <w:r w:rsidDel="00B33063">
          <w:rPr>
            <w:color w:val="31849B" w:themeColor="accent5" w:themeShade="BF"/>
          </w:rPr>
          <w:delText>&gt;</w:delText>
        </w:r>
        <w:bookmarkStart w:id="15167" w:name="_Toc10199432"/>
        <w:bookmarkStart w:id="15168" w:name="_Toc10203570"/>
        <w:bookmarkStart w:id="15169" w:name="_Toc10207708"/>
        <w:bookmarkEnd w:id="15167"/>
        <w:bookmarkEnd w:id="15168"/>
        <w:bookmarkEnd w:id="15169"/>
      </w:del>
    </w:p>
    <w:p w14:paraId="7F77DC94" w14:textId="73875507" w:rsidR="00564C22" w:rsidDel="00B33063" w:rsidRDefault="009B1AF1" w:rsidP="00564C22">
      <w:pPr>
        <w:pStyle w:val="Code"/>
        <w:rPr>
          <w:del w:id="15170" w:author="Andreas Kuehne" w:date="2019-05-31T12:22:00Z"/>
        </w:rPr>
      </w:pPr>
      <w:del w:id="15171" w:author="Andreas Kuehne" w:date="2019-05-31T12:22:00Z">
        <w:r w:rsidDel="00B33063">
          <w:rPr>
            <w:color w:val="31849B" w:themeColor="accent5" w:themeShade="BF"/>
          </w:rPr>
          <w:delText xml:space="preserve">      &lt;xs:sequence&gt;</w:delText>
        </w:r>
        <w:bookmarkStart w:id="15172" w:name="_Toc10199433"/>
        <w:bookmarkStart w:id="15173" w:name="_Toc10203571"/>
        <w:bookmarkStart w:id="15174" w:name="_Toc10207709"/>
        <w:bookmarkEnd w:id="15172"/>
        <w:bookmarkEnd w:id="15173"/>
        <w:bookmarkEnd w:id="15174"/>
      </w:del>
    </w:p>
    <w:p w14:paraId="345610D4" w14:textId="1AFD0D7D" w:rsidR="00564C22" w:rsidDel="00B33063" w:rsidRDefault="009B1AF1" w:rsidP="00564C22">
      <w:pPr>
        <w:pStyle w:val="Code"/>
        <w:rPr>
          <w:del w:id="15175" w:author="Andreas Kuehne" w:date="2019-05-31T12:22:00Z"/>
        </w:rPr>
      </w:pPr>
      <w:del w:id="15176"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OptionalOutputs</w:delText>
        </w:r>
        <w:r w:rsidDel="00B33063">
          <w:rPr>
            <w:color w:val="943634" w:themeColor="accent2" w:themeShade="BF"/>
          </w:rPr>
          <w:delText>" type="</w:delText>
        </w:r>
        <w:r w:rsidDel="00B33063">
          <w:rPr>
            <w:color w:val="244061" w:themeColor="accent1" w:themeShade="80"/>
          </w:rPr>
          <w:delText>dss2:OptionalOutputsVerifyType</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5177" w:name="_Toc10199434"/>
        <w:bookmarkStart w:id="15178" w:name="_Toc10203572"/>
        <w:bookmarkStart w:id="15179" w:name="_Toc10207710"/>
        <w:bookmarkEnd w:id="15177"/>
        <w:bookmarkEnd w:id="15178"/>
        <w:bookmarkEnd w:id="15179"/>
      </w:del>
    </w:p>
    <w:p w14:paraId="64D0609E" w14:textId="59917A78" w:rsidR="00564C22" w:rsidDel="00B33063" w:rsidRDefault="009B1AF1" w:rsidP="00564C22">
      <w:pPr>
        <w:pStyle w:val="Code"/>
        <w:rPr>
          <w:del w:id="15180" w:author="Andreas Kuehne" w:date="2019-05-31T12:22:00Z"/>
        </w:rPr>
      </w:pPr>
      <w:del w:id="15181" w:author="Andreas Kuehne" w:date="2019-05-31T12:22:00Z">
        <w:r w:rsidDel="00B33063">
          <w:rPr>
            <w:color w:val="31849B" w:themeColor="accent5" w:themeShade="BF"/>
          </w:rPr>
          <w:delText xml:space="preserve">      &lt;/xs:sequence&gt;</w:delText>
        </w:r>
        <w:bookmarkStart w:id="15182" w:name="_Toc10199435"/>
        <w:bookmarkStart w:id="15183" w:name="_Toc10203573"/>
        <w:bookmarkStart w:id="15184" w:name="_Toc10207711"/>
        <w:bookmarkEnd w:id="15182"/>
        <w:bookmarkEnd w:id="15183"/>
        <w:bookmarkEnd w:id="15184"/>
      </w:del>
    </w:p>
    <w:p w14:paraId="291771CE" w14:textId="487BE788" w:rsidR="00564C22" w:rsidDel="00B33063" w:rsidRDefault="009B1AF1" w:rsidP="00564C22">
      <w:pPr>
        <w:pStyle w:val="Code"/>
        <w:rPr>
          <w:del w:id="15185" w:author="Andreas Kuehne" w:date="2019-05-31T12:22:00Z"/>
        </w:rPr>
      </w:pPr>
      <w:del w:id="15186" w:author="Andreas Kuehne" w:date="2019-05-31T12:22:00Z">
        <w:r w:rsidDel="00B33063">
          <w:rPr>
            <w:color w:val="31849B" w:themeColor="accent5" w:themeShade="BF"/>
          </w:rPr>
          <w:delText xml:space="preserve">    &lt;/xs:extension&gt;</w:delText>
        </w:r>
        <w:bookmarkStart w:id="15187" w:name="_Toc10199436"/>
        <w:bookmarkStart w:id="15188" w:name="_Toc10203574"/>
        <w:bookmarkStart w:id="15189" w:name="_Toc10207712"/>
        <w:bookmarkEnd w:id="15187"/>
        <w:bookmarkEnd w:id="15188"/>
        <w:bookmarkEnd w:id="15189"/>
      </w:del>
    </w:p>
    <w:p w14:paraId="0375AE9A" w14:textId="21310B63" w:rsidR="00564C22" w:rsidDel="00B33063" w:rsidRDefault="009B1AF1" w:rsidP="00564C22">
      <w:pPr>
        <w:pStyle w:val="Code"/>
        <w:rPr>
          <w:del w:id="15190" w:author="Andreas Kuehne" w:date="2019-05-31T12:22:00Z"/>
        </w:rPr>
      </w:pPr>
      <w:del w:id="15191" w:author="Andreas Kuehne" w:date="2019-05-31T12:22:00Z">
        <w:r w:rsidDel="00B33063">
          <w:rPr>
            <w:color w:val="31849B" w:themeColor="accent5" w:themeShade="BF"/>
          </w:rPr>
          <w:delText xml:space="preserve">  &lt;/xs:complexContent&gt;</w:delText>
        </w:r>
        <w:bookmarkStart w:id="15192" w:name="_Toc10199437"/>
        <w:bookmarkStart w:id="15193" w:name="_Toc10203575"/>
        <w:bookmarkStart w:id="15194" w:name="_Toc10207713"/>
        <w:bookmarkEnd w:id="15192"/>
        <w:bookmarkEnd w:id="15193"/>
        <w:bookmarkEnd w:id="15194"/>
      </w:del>
    </w:p>
    <w:p w14:paraId="54B7F75A" w14:textId="080EBAF2" w:rsidR="00564C22" w:rsidDel="00B33063" w:rsidRDefault="009B1AF1" w:rsidP="00564C22">
      <w:pPr>
        <w:pStyle w:val="Code"/>
        <w:rPr>
          <w:del w:id="15195" w:author="Andreas Kuehne" w:date="2019-05-31T12:22:00Z"/>
        </w:rPr>
      </w:pPr>
      <w:del w:id="15196" w:author="Andreas Kuehne" w:date="2019-05-31T12:22:00Z">
        <w:r w:rsidDel="00B33063">
          <w:rPr>
            <w:color w:val="31849B" w:themeColor="accent5" w:themeShade="BF"/>
          </w:rPr>
          <w:delText>&lt;/xs:complexType&gt;</w:delText>
        </w:r>
        <w:bookmarkStart w:id="15197" w:name="_Toc10199438"/>
        <w:bookmarkStart w:id="15198" w:name="_Toc10203576"/>
        <w:bookmarkStart w:id="15199" w:name="_Toc10207714"/>
        <w:bookmarkEnd w:id="15197"/>
        <w:bookmarkEnd w:id="15198"/>
        <w:bookmarkEnd w:id="15199"/>
      </w:del>
    </w:p>
    <w:p w14:paraId="30991462" w14:textId="43E95C74" w:rsidR="00564C22" w:rsidDel="00B33063" w:rsidRDefault="009B1AF1" w:rsidP="00564C22">
      <w:pPr>
        <w:spacing w:line="259" w:lineRule="auto"/>
        <w:rPr>
          <w:del w:id="15200" w:author="Andreas Kuehne" w:date="2019-05-31T12:22:00Z"/>
        </w:rPr>
      </w:pPr>
      <w:del w:id="15201"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VerifyResponseType</w:delText>
        </w:r>
        <w:r w:rsidRPr="71C71F8C" w:rsidDel="00B33063">
          <w:delText xml:space="preserve"> </w:delText>
        </w:r>
        <w:r w:rsidDel="00B33063">
          <w:delText xml:space="preserve">XML element SHALL implement in XML syntax the sub-component that has a name equal to its local name. </w:delText>
        </w:r>
        <w:bookmarkStart w:id="15202" w:name="_Toc10199439"/>
        <w:bookmarkStart w:id="15203" w:name="_Toc10203577"/>
        <w:bookmarkStart w:id="15204" w:name="_Toc10207715"/>
        <w:bookmarkEnd w:id="15202"/>
        <w:bookmarkEnd w:id="15203"/>
        <w:bookmarkEnd w:id="15204"/>
      </w:del>
    </w:p>
    <w:p w14:paraId="7BAFC186" w14:textId="3245CC26" w:rsidR="00564C22" w:rsidDel="00B33063" w:rsidRDefault="009B1AF1" w:rsidP="00564C22">
      <w:pPr>
        <w:pStyle w:val="berschrift3"/>
        <w:rPr>
          <w:del w:id="15205" w:author="Andreas Kuehne" w:date="2019-05-31T12:22:00Z"/>
        </w:rPr>
      </w:pPr>
      <w:bookmarkStart w:id="15206" w:name="_RefCompD39ED54B"/>
      <w:del w:id="15207" w:author="Andreas Kuehne" w:date="2019-05-31T12:22:00Z">
        <w:r w:rsidDel="00B33063">
          <w:delText>Component PendingRequest</w:delText>
        </w:r>
        <w:bookmarkStart w:id="15208" w:name="_Toc10199440"/>
        <w:bookmarkStart w:id="15209" w:name="_Toc10203578"/>
        <w:bookmarkStart w:id="15210" w:name="_Toc10207716"/>
        <w:bookmarkEnd w:id="15206"/>
        <w:bookmarkEnd w:id="15208"/>
        <w:bookmarkEnd w:id="15209"/>
        <w:bookmarkEnd w:id="15210"/>
      </w:del>
    </w:p>
    <w:p w14:paraId="20A02E4A" w14:textId="28950CA1" w:rsidR="00564C22" w:rsidDel="00B33063" w:rsidRDefault="001725A5" w:rsidP="00564C22">
      <w:pPr>
        <w:rPr>
          <w:del w:id="15211" w:author="Andreas Kuehne" w:date="2019-05-31T12:22:00Z"/>
        </w:rPr>
      </w:pPr>
      <w:del w:id="15212" w:author="Andreas Kuehne" w:date="2019-05-31T12:22:00Z">
        <w:r w:rsidRPr="003A06D0" w:rsidDel="00B33063">
          <w:delText xml:space="preserve">The </w:delText>
        </w:r>
        <w:r w:rsidRPr="003A06D0" w:rsidDel="00B33063">
          <w:rPr>
            <w:rFonts w:ascii="Courier New" w:eastAsia="Courier New" w:hAnsi="Courier New" w:cs="Courier New"/>
            <w:lang w:val="en-GB"/>
          </w:rPr>
          <w:delText>PendingRequest</w:delText>
        </w:r>
        <w:r w:rsidRPr="003A06D0" w:rsidDel="00B33063">
          <w:delText xml:space="preserve"> component is sent by the client to retrieve the result of a previous request. The client MUST provide the </w:delText>
        </w:r>
        <w:r w:rsidRPr="003A06D0" w:rsidDel="00B33063">
          <w:rPr>
            <w:rStyle w:val="Datatype"/>
            <w:lang w:val="en-GB"/>
          </w:rPr>
          <w:delText xml:space="preserve">ResponseID </w:delText>
        </w:r>
        <w:r w:rsidRPr="003A06D0" w:rsidDel="00B33063">
          <w:delText xml:space="preserve">received with the initial response. The </w:delText>
        </w:r>
        <w:r w:rsidRPr="003A06D0" w:rsidDel="00B33063">
          <w:rPr>
            <w:rStyle w:val="Datatype"/>
            <w:lang w:val="en-GB"/>
          </w:rPr>
          <w:delText>Profile</w:delText>
        </w:r>
        <w:r w:rsidRPr="003A06D0" w:rsidDel="00B33063">
          <w:delText xml:space="preserve"> element MUST NOT be present as the profile selection was done with the initial request.</w:delText>
        </w:r>
        <w:bookmarkStart w:id="15213" w:name="_Toc10199441"/>
        <w:bookmarkStart w:id="15214" w:name="_Toc10203579"/>
        <w:bookmarkStart w:id="15215" w:name="_Toc10207717"/>
        <w:bookmarkEnd w:id="15213"/>
        <w:bookmarkEnd w:id="15214"/>
        <w:bookmarkEnd w:id="15215"/>
      </w:del>
    </w:p>
    <w:p w14:paraId="3C1C830E" w14:textId="775B1E26" w:rsidR="00564C22" w:rsidDel="00B33063" w:rsidRDefault="009B1AF1" w:rsidP="00564C22">
      <w:pPr>
        <w:rPr>
          <w:del w:id="15216" w:author="Andreas Kuehne" w:date="2019-05-31T12:22:00Z"/>
        </w:rPr>
      </w:pPr>
      <w:del w:id="15217" w:author="Andreas Kuehne" w:date="2019-05-31T12:22:00Z">
        <w:r w:rsidDel="00B33063">
          <w:delText xml:space="preserve">This components extends the component </w:delText>
        </w:r>
        <w:r w:rsidDel="00B33063">
          <w:fldChar w:fldCharType="begin"/>
        </w:r>
        <w:r w:rsidDel="00B33063">
          <w:delInstrText xml:space="preserve"> REF _RefComp82EE85A6 \r \h </w:delInstrText>
        </w:r>
        <w:r w:rsidDel="00B33063">
          <w:fldChar w:fldCharType="separate"/>
        </w:r>
        <w:r w:rsidDel="00B33063">
          <w:rPr>
            <w:rStyle w:val="Datatype"/>
            <w:rFonts w:eastAsia="Courier New" w:cs="Courier New"/>
          </w:rPr>
          <w:delText>RequestBase</w:delText>
        </w:r>
        <w:r w:rsidDel="00B33063">
          <w:fldChar w:fldCharType="end"/>
        </w:r>
        <w:r w:rsidDel="00B33063">
          <w:delText>. The inherited sub-components are not repeated here.</w:delText>
        </w:r>
        <w:bookmarkStart w:id="15218" w:name="_Toc10199442"/>
        <w:bookmarkStart w:id="15219" w:name="_Toc10203580"/>
        <w:bookmarkStart w:id="15220" w:name="_Toc10207718"/>
        <w:bookmarkEnd w:id="15218"/>
        <w:bookmarkEnd w:id="15219"/>
        <w:bookmarkEnd w:id="15220"/>
      </w:del>
    </w:p>
    <w:p w14:paraId="2CDC9671" w14:textId="1636C11A" w:rsidR="00564C22" w:rsidDel="00B33063" w:rsidRDefault="009B1AF1" w:rsidP="00564C22">
      <w:pPr>
        <w:rPr>
          <w:del w:id="15221" w:author="Andreas Kuehne" w:date="2019-05-31T12:22:00Z"/>
        </w:rPr>
      </w:pPr>
      <w:del w:id="15222" w:author="Andreas Kuehne" w:date="2019-05-31T12:22:00Z">
        <w:r w:rsidDel="00B33063">
          <w:delText>Below follows a list of the sub-components that constitute this component:</w:delText>
        </w:r>
        <w:bookmarkStart w:id="15223" w:name="_Toc10199443"/>
        <w:bookmarkStart w:id="15224" w:name="_Toc10203581"/>
        <w:bookmarkStart w:id="15225" w:name="_Toc10207719"/>
        <w:bookmarkEnd w:id="15223"/>
        <w:bookmarkEnd w:id="15224"/>
        <w:bookmarkEnd w:id="15225"/>
      </w:del>
    </w:p>
    <w:p w14:paraId="2584252D" w14:textId="26F5E69E" w:rsidR="00564C22" w:rsidDel="00B33063" w:rsidRDefault="009B1AF1" w:rsidP="00564C22">
      <w:pPr>
        <w:pStyle w:val="Member"/>
        <w:rPr>
          <w:del w:id="15226" w:author="Andreas Kuehne" w:date="2019-05-31T12:22:00Z"/>
        </w:rPr>
      </w:pPr>
      <w:del w:id="15227" w:author="Andreas Kuehne" w:date="2019-05-31T12:22:00Z">
        <w:r w:rsidDel="00B33063">
          <w:delText xml:space="preserve">The OPTIONAL </w:delText>
        </w:r>
        <w:r w:rsidRPr="35C1378D" w:rsidDel="00B33063">
          <w:rPr>
            <w:rStyle w:val="Datatype"/>
          </w:rPr>
          <w:delText>ClaimedIdentity</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_RefComp6228F725 \r \h </w:delInstrText>
        </w:r>
        <w:r w:rsidDel="00B33063">
          <w:fldChar w:fldCharType="separate"/>
        </w:r>
        <w:r w:rsidDel="00B33063">
          <w:rPr>
            <w:rStyle w:val="Datatype"/>
            <w:rFonts w:eastAsia="Courier New" w:cs="Courier New"/>
          </w:rPr>
          <w:delText>ClaimedIdentity</w:delText>
        </w:r>
        <w:r w:rsidDel="00B33063">
          <w:fldChar w:fldCharType="end"/>
        </w:r>
        <w:r w:rsidDel="00B33063">
          <w:delText xml:space="preserve">. </w:delText>
        </w:r>
        <w:r w:rsidRPr="003A06D0" w:rsidDel="00B33063">
          <w:delText>This element allows the authentication of the requestor.</w:delText>
        </w:r>
        <w:bookmarkStart w:id="15228" w:name="_Toc10199444"/>
        <w:bookmarkStart w:id="15229" w:name="_Toc10203582"/>
        <w:bookmarkStart w:id="15230" w:name="_Toc10207720"/>
        <w:bookmarkEnd w:id="15228"/>
        <w:bookmarkEnd w:id="15229"/>
        <w:bookmarkEnd w:id="15230"/>
      </w:del>
    </w:p>
    <w:p w14:paraId="5992E4B2" w14:textId="1B7EC24A" w:rsidR="00564C22" w:rsidDel="00B33063" w:rsidRDefault="009B1AF1" w:rsidP="00564C22">
      <w:pPr>
        <w:pStyle w:val="berschrift4"/>
        <w:rPr>
          <w:del w:id="15231" w:author="Andreas Kuehne" w:date="2019-05-31T12:22:00Z"/>
        </w:rPr>
      </w:pPr>
      <w:del w:id="15232" w:author="Andreas Kuehne" w:date="2019-05-31T12:22:00Z">
        <w:r w:rsidDel="00B33063">
          <w:delText>PendingRequest – JSON Syntax</w:delText>
        </w:r>
        <w:bookmarkStart w:id="15233" w:name="_Toc10199445"/>
        <w:bookmarkStart w:id="15234" w:name="_Toc10203583"/>
        <w:bookmarkStart w:id="15235" w:name="_Toc10207721"/>
        <w:bookmarkEnd w:id="15233"/>
        <w:bookmarkEnd w:id="15234"/>
        <w:bookmarkEnd w:id="15235"/>
      </w:del>
    </w:p>
    <w:p w14:paraId="735C6717" w14:textId="294DD3B6" w:rsidR="00564C22" w:rsidRPr="0248A3D1" w:rsidDel="00B33063" w:rsidRDefault="009B1AF1" w:rsidP="00564C22">
      <w:pPr>
        <w:rPr>
          <w:del w:id="15236" w:author="Andreas Kuehne" w:date="2019-05-31T12:22:00Z"/>
        </w:rPr>
      </w:pPr>
      <w:del w:id="15237"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PendingRequestType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PendingRequest</w:delText>
        </w:r>
        <w:r w:rsidDel="00B33063">
          <w:delText xml:space="preserve"> component.</w:delText>
        </w:r>
        <w:bookmarkStart w:id="15238" w:name="_Toc10199446"/>
        <w:bookmarkStart w:id="15239" w:name="_Toc10203584"/>
        <w:bookmarkStart w:id="15240" w:name="_Toc10207722"/>
        <w:bookmarkEnd w:id="15238"/>
        <w:bookmarkEnd w:id="15239"/>
        <w:bookmarkEnd w:id="15240"/>
      </w:del>
    </w:p>
    <w:p w14:paraId="3AEBC2CF" w14:textId="1D2A9906" w:rsidR="00564C22" w:rsidRPr="C2430093" w:rsidDel="00B33063" w:rsidRDefault="009B1AF1" w:rsidP="00564C22">
      <w:pPr>
        <w:spacing w:line="259" w:lineRule="auto"/>
        <w:rPr>
          <w:del w:id="15241" w:author="Andreas Kuehne" w:date="2019-05-31T12:22:00Z"/>
          <w:rFonts w:eastAsia="Arial" w:cs="Arial"/>
          <w:sz w:val="22"/>
          <w:szCs w:val="22"/>
        </w:rPr>
      </w:pPr>
      <w:del w:id="15242"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PendingRequest</w:delText>
        </w:r>
        <w:r w:rsidRPr="002062A5" w:rsidDel="00B33063">
          <w:rPr>
            <w:rFonts w:eastAsia="Arial" w:cs="Arial"/>
            <w:sz w:val="22"/>
            <w:szCs w:val="22"/>
          </w:rPr>
          <w:delText xml:space="preserve"> using JSON-specific names mapped as shown in the table below.</w:delText>
        </w:r>
        <w:bookmarkStart w:id="15243" w:name="_Toc10199447"/>
        <w:bookmarkStart w:id="15244" w:name="_Toc10203585"/>
        <w:bookmarkStart w:id="15245" w:name="_Toc10207723"/>
        <w:bookmarkEnd w:id="15243"/>
        <w:bookmarkEnd w:id="15244"/>
        <w:bookmarkEnd w:id="15245"/>
      </w:del>
    </w:p>
    <w:tbl>
      <w:tblPr>
        <w:tblStyle w:val="Gitternetztabelle1hell1"/>
        <w:tblW w:w="0" w:type="auto"/>
        <w:tblLook w:val="04A0" w:firstRow="1" w:lastRow="0" w:firstColumn="1" w:lastColumn="0" w:noHBand="0" w:noVBand="1"/>
      </w:tblPr>
      <w:tblGrid>
        <w:gridCol w:w="4675"/>
        <w:gridCol w:w="4675"/>
      </w:tblGrid>
      <w:tr w:rsidR="00564C22" w:rsidDel="00B33063" w14:paraId="55DE42C9" w14:textId="1270079F" w:rsidTr="00564C22">
        <w:trPr>
          <w:cnfStyle w:val="100000000000" w:firstRow="1" w:lastRow="0" w:firstColumn="0" w:lastColumn="0" w:oddVBand="0" w:evenVBand="0" w:oddHBand="0" w:evenHBand="0" w:firstRowFirstColumn="0" w:firstRowLastColumn="0" w:lastRowFirstColumn="0" w:lastRowLastColumn="0"/>
          <w:del w:id="1524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19D56F2" w14:textId="76BA779A" w:rsidR="00564C22" w:rsidDel="00B33063" w:rsidRDefault="009B1AF1" w:rsidP="00564C22">
            <w:pPr>
              <w:pStyle w:val="Beschriftung"/>
              <w:rPr>
                <w:del w:id="15247" w:author="Andreas Kuehne" w:date="2019-05-31T12:22:00Z"/>
              </w:rPr>
            </w:pPr>
            <w:del w:id="15248" w:author="Andreas Kuehne" w:date="2019-05-31T12:22:00Z">
              <w:r w:rsidDel="00B33063">
                <w:delText>Element</w:delText>
              </w:r>
              <w:bookmarkStart w:id="15249" w:name="_Toc10199448"/>
              <w:bookmarkStart w:id="15250" w:name="_Toc10203586"/>
              <w:bookmarkStart w:id="15251" w:name="_Toc10207724"/>
              <w:bookmarkEnd w:id="15249"/>
              <w:bookmarkEnd w:id="15250"/>
              <w:bookmarkEnd w:id="15251"/>
            </w:del>
          </w:p>
        </w:tc>
        <w:tc>
          <w:tcPr>
            <w:tcW w:w="4675" w:type="dxa"/>
          </w:tcPr>
          <w:p w14:paraId="0C1D29EE" w14:textId="7C5CE2A6"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5252" w:author="Andreas Kuehne" w:date="2019-05-31T12:22:00Z"/>
              </w:rPr>
            </w:pPr>
            <w:del w:id="15253" w:author="Andreas Kuehne" w:date="2019-05-31T12:22:00Z">
              <w:r w:rsidDel="00B33063">
                <w:delText>Implementing JSON member name</w:delText>
              </w:r>
              <w:bookmarkStart w:id="15254" w:name="_Toc10199449"/>
              <w:bookmarkStart w:id="15255" w:name="_Toc10203587"/>
              <w:bookmarkStart w:id="15256" w:name="_Toc10207725"/>
              <w:bookmarkEnd w:id="15254"/>
              <w:bookmarkEnd w:id="15255"/>
              <w:bookmarkEnd w:id="15256"/>
            </w:del>
          </w:p>
        </w:tc>
        <w:bookmarkStart w:id="15257" w:name="_Toc10199450"/>
        <w:bookmarkStart w:id="15258" w:name="_Toc10203588"/>
        <w:bookmarkStart w:id="15259" w:name="_Toc10207726"/>
        <w:bookmarkEnd w:id="15257"/>
        <w:bookmarkEnd w:id="15258"/>
        <w:bookmarkEnd w:id="15259"/>
      </w:tr>
      <w:tr w:rsidR="00564C22" w:rsidDel="00B33063" w14:paraId="2C3E782A" w14:textId="59109680" w:rsidTr="00564C22">
        <w:trPr>
          <w:del w:id="1526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AB50E9F" w14:textId="4ED8598D" w:rsidR="00564C22" w:rsidRPr="002062A5" w:rsidDel="00B33063" w:rsidRDefault="009B1AF1" w:rsidP="00564C22">
            <w:pPr>
              <w:pStyle w:val="Beschriftung"/>
              <w:rPr>
                <w:del w:id="15261" w:author="Andreas Kuehne" w:date="2019-05-31T12:22:00Z"/>
                <w:rStyle w:val="Datatype"/>
                <w:b w:val="0"/>
                <w:bCs w:val="0"/>
              </w:rPr>
            </w:pPr>
            <w:del w:id="15262" w:author="Andreas Kuehne" w:date="2019-05-31T12:22:00Z">
              <w:r w:rsidRPr="002062A5" w:rsidDel="00B33063">
                <w:rPr>
                  <w:rStyle w:val="Datatype"/>
                </w:rPr>
                <w:delText>ClaimedIdentity</w:delText>
              </w:r>
              <w:bookmarkStart w:id="15263" w:name="_Toc10199451"/>
              <w:bookmarkStart w:id="15264" w:name="_Toc10203589"/>
              <w:bookmarkStart w:id="15265" w:name="_Toc10207727"/>
              <w:bookmarkEnd w:id="15263"/>
              <w:bookmarkEnd w:id="15264"/>
              <w:bookmarkEnd w:id="15265"/>
            </w:del>
          </w:p>
        </w:tc>
        <w:tc>
          <w:tcPr>
            <w:tcW w:w="4675" w:type="dxa"/>
          </w:tcPr>
          <w:p w14:paraId="1EFEB3A5" w14:textId="0B5BBA8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5266" w:author="Andreas Kuehne" w:date="2019-05-31T12:22:00Z"/>
                <w:rStyle w:val="Datatype"/>
              </w:rPr>
            </w:pPr>
            <w:del w:id="15267" w:author="Andreas Kuehne" w:date="2019-05-31T12:22:00Z">
              <w:r w:rsidRPr="002062A5" w:rsidDel="00B33063">
                <w:rPr>
                  <w:rStyle w:val="Datatype"/>
                </w:rPr>
                <w:delText>claimedIdentity</w:delText>
              </w:r>
              <w:bookmarkStart w:id="15268" w:name="_Toc10199452"/>
              <w:bookmarkStart w:id="15269" w:name="_Toc10203590"/>
              <w:bookmarkStart w:id="15270" w:name="_Toc10207728"/>
              <w:bookmarkEnd w:id="15268"/>
              <w:bookmarkEnd w:id="15269"/>
              <w:bookmarkEnd w:id="15270"/>
            </w:del>
          </w:p>
        </w:tc>
        <w:bookmarkStart w:id="15271" w:name="_Toc10199453"/>
        <w:bookmarkStart w:id="15272" w:name="_Toc10203591"/>
        <w:bookmarkStart w:id="15273" w:name="_Toc10207729"/>
        <w:bookmarkEnd w:id="15271"/>
        <w:bookmarkEnd w:id="15272"/>
        <w:bookmarkEnd w:id="15273"/>
      </w:tr>
    </w:tbl>
    <w:p w14:paraId="7394B813" w14:textId="25643CFE" w:rsidR="00564C22" w:rsidRPr="0202B381" w:rsidDel="00B33063" w:rsidRDefault="009B1AF1" w:rsidP="00564C22">
      <w:pPr>
        <w:rPr>
          <w:del w:id="15274" w:author="Andreas Kuehne" w:date="2019-05-31T12:22:00Z"/>
        </w:rPr>
      </w:pPr>
      <w:del w:id="15275"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PendingRequestType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5276" w:name="_Toc10199454"/>
        <w:bookmarkStart w:id="15277" w:name="_Toc10203592"/>
        <w:bookmarkStart w:id="15278" w:name="_Toc10207730"/>
        <w:bookmarkEnd w:id="15276"/>
        <w:bookmarkEnd w:id="15277"/>
        <w:bookmarkEnd w:id="15278"/>
      </w:del>
    </w:p>
    <w:p w14:paraId="2B66A26C" w14:textId="4B86C0AE" w:rsidR="00564C22" w:rsidDel="00B33063" w:rsidRDefault="009B1AF1" w:rsidP="00564C22">
      <w:pPr>
        <w:pStyle w:val="Code"/>
        <w:spacing w:line="259" w:lineRule="auto"/>
        <w:rPr>
          <w:del w:id="15279" w:author="Andreas Kuehne" w:date="2019-05-31T12:22:00Z"/>
        </w:rPr>
      </w:pPr>
      <w:del w:id="15280" w:author="Andreas Kuehne" w:date="2019-05-31T12:22:00Z">
        <w:r w:rsidDel="00B33063">
          <w:rPr>
            <w:color w:val="31849B" w:themeColor="accent5" w:themeShade="BF"/>
          </w:rPr>
          <w:delText>"dss2-PendingRequestType"</w:delText>
        </w:r>
        <w:r w:rsidDel="00B33063">
          <w:delText>: {</w:delText>
        </w:r>
        <w:bookmarkStart w:id="15281" w:name="_Toc10199455"/>
        <w:bookmarkStart w:id="15282" w:name="_Toc10203593"/>
        <w:bookmarkStart w:id="15283" w:name="_Toc10207731"/>
        <w:bookmarkEnd w:id="15281"/>
        <w:bookmarkEnd w:id="15282"/>
        <w:bookmarkEnd w:id="15283"/>
      </w:del>
    </w:p>
    <w:p w14:paraId="1B71C3E8" w14:textId="101173D3" w:rsidR="00564C22" w:rsidDel="00B33063" w:rsidRDefault="009B1AF1" w:rsidP="00564C22">
      <w:pPr>
        <w:pStyle w:val="Code"/>
        <w:spacing w:line="259" w:lineRule="auto"/>
        <w:rPr>
          <w:del w:id="15284" w:author="Andreas Kuehne" w:date="2019-05-31T12:22:00Z"/>
        </w:rPr>
      </w:pPr>
      <w:del w:id="15285"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5286" w:name="_Toc10199456"/>
        <w:bookmarkStart w:id="15287" w:name="_Toc10203594"/>
        <w:bookmarkStart w:id="15288" w:name="_Toc10207732"/>
        <w:bookmarkEnd w:id="15286"/>
        <w:bookmarkEnd w:id="15287"/>
        <w:bookmarkEnd w:id="15288"/>
      </w:del>
    </w:p>
    <w:p w14:paraId="7675575F" w14:textId="5B7A718A" w:rsidR="00564C22" w:rsidDel="00B33063" w:rsidRDefault="009B1AF1" w:rsidP="00564C22">
      <w:pPr>
        <w:pStyle w:val="Code"/>
        <w:spacing w:line="259" w:lineRule="auto"/>
        <w:rPr>
          <w:del w:id="15289" w:author="Andreas Kuehne" w:date="2019-05-31T12:22:00Z"/>
        </w:rPr>
      </w:pPr>
      <w:del w:id="15290" w:author="Andreas Kuehne" w:date="2019-05-31T12:22:00Z">
        <w:r w:rsidDel="00B33063">
          <w:rPr>
            <w:color w:val="31849B" w:themeColor="accent5" w:themeShade="BF"/>
          </w:rPr>
          <w:delText xml:space="preserve">  "properties"</w:delText>
        </w:r>
        <w:r w:rsidDel="00B33063">
          <w:delText>: {</w:delText>
        </w:r>
        <w:bookmarkStart w:id="15291" w:name="_Toc10199457"/>
        <w:bookmarkStart w:id="15292" w:name="_Toc10203595"/>
        <w:bookmarkStart w:id="15293" w:name="_Toc10207733"/>
        <w:bookmarkEnd w:id="15291"/>
        <w:bookmarkEnd w:id="15292"/>
        <w:bookmarkEnd w:id="15293"/>
      </w:del>
    </w:p>
    <w:p w14:paraId="0EA5CB47" w14:textId="09947418" w:rsidR="00564C22" w:rsidDel="00B33063" w:rsidRDefault="009B1AF1" w:rsidP="00564C22">
      <w:pPr>
        <w:pStyle w:val="Code"/>
        <w:spacing w:line="259" w:lineRule="auto"/>
        <w:rPr>
          <w:del w:id="15294" w:author="Andreas Kuehne" w:date="2019-05-31T12:22:00Z"/>
        </w:rPr>
      </w:pPr>
      <w:del w:id="15295" w:author="Andreas Kuehne" w:date="2019-05-31T12:22:00Z">
        <w:r w:rsidDel="00B33063">
          <w:rPr>
            <w:color w:val="31849B" w:themeColor="accent5" w:themeShade="BF"/>
          </w:rPr>
          <w:delText xml:space="preserve">    "profile"</w:delText>
        </w:r>
        <w:r w:rsidDel="00B33063">
          <w:delText>: {</w:delText>
        </w:r>
        <w:bookmarkStart w:id="15296" w:name="_Toc10199458"/>
        <w:bookmarkStart w:id="15297" w:name="_Toc10203596"/>
        <w:bookmarkStart w:id="15298" w:name="_Toc10207734"/>
        <w:bookmarkEnd w:id="15296"/>
        <w:bookmarkEnd w:id="15297"/>
        <w:bookmarkEnd w:id="15298"/>
      </w:del>
    </w:p>
    <w:p w14:paraId="09742EB3" w14:textId="59B765DE" w:rsidR="00564C22" w:rsidDel="00B33063" w:rsidRDefault="009B1AF1" w:rsidP="00564C22">
      <w:pPr>
        <w:pStyle w:val="Code"/>
        <w:spacing w:line="259" w:lineRule="auto"/>
        <w:rPr>
          <w:del w:id="15299" w:author="Andreas Kuehne" w:date="2019-05-31T12:22:00Z"/>
        </w:rPr>
      </w:pPr>
      <w:del w:id="15300"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5301" w:name="_Toc10199459"/>
        <w:bookmarkStart w:id="15302" w:name="_Toc10203597"/>
        <w:bookmarkStart w:id="15303" w:name="_Toc10207735"/>
        <w:bookmarkEnd w:id="15301"/>
        <w:bookmarkEnd w:id="15302"/>
        <w:bookmarkEnd w:id="15303"/>
      </w:del>
    </w:p>
    <w:p w14:paraId="49303C94" w14:textId="3C328BFB" w:rsidR="00564C22" w:rsidDel="00B33063" w:rsidRDefault="009B1AF1" w:rsidP="00564C22">
      <w:pPr>
        <w:pStyle w:val="Code"/>
        <w:spacing w:line="259" w:lineRule="auto"/>
        <w:rPr>
          <w:del w:id="15304" w:author="Andreas Kuehne" w:date="2019-05-31T12:22:00Z"/>
        </w:rPr>
      </w:pPr>
      <w:del w:id="15305" w:author="Andreas Kuehne" w:date="2019-05-31T12:22:00Z">
        <w:r w:rsidDel="00B33063">
          <w:rPr>
            <w:color w:val="31849B" w:themeColor="accent5" w:themeShade="BF"/>
          </w:rPr>
          <w:delText xml:space="preserve">      "items"</w:delText>
        </w:r>
        <w:r w:rsidDel="00B33063">
          <w:delText>: {</w:delText>
        </w:r>
        <w:bookmarkStart w:id="15306" w:name="_Toc10199460"/>
        <w:bookmarkStart w:id="15307" w:name="_Toc10203598"/>
        <w:bookmarkStart w:id="15308" w:name="_Toc10207736"/>
        <w:bookmarkEnd w:id="15306"/>
        <w:bookmarkEnd w:id="15307"/>
        <w:bookmarkEnd w:id="15308"/>
      </w:del>
    </w:p>
    <w:p w14:paraId="5A90D268" w14:textId="18F46345" w:rsidR="00564C22" w:rsidDel="00B33063" w:rsidRDefault="009B1AF1" w:rsidP="00564C22">
      <w:pPr>
        <w:pStyle w:val="Code"/>
        <w:spacing w:line="259" w:lineRule="auto"/>
        <w:rPr>
          <w:del w:id="15309" w:author="Andreas Kuehne" w:date="2019-05-31T12:22:00Z"/>
        </w:rPr>
      </w:pPr>
      <w:del w:id="15310"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5311" w:name="_Toc10199461"/>
        <w:bookmarkStart w:id="15312" w:name="_Toc10203599"/>
        <w:bookmarkStart w:id="15313" w:name="_Toc10207737"/>
        <w:bookmarkEnd w:id="15311"/>
        <w:bookmarkEnd w:id="15312"/>
        <w:bookmarkEnd w:id="15313"/>
      </w:del>
    </w:p>
    <w:p w14:paraId="00E4B50E" w14:textId="3F3D0B72" w:rsidR="00564C22" w:rsidDel="00B33063" w:rsidRDefault="009B1AF1" w:rsidP="00564C22">
      <w:pPr>
        <w:pStyle w:val="Code"/>
        <w:spacing w:line="259" w:lineRule="auto"/>
        <w:rPr>
          <w:del w:id="15314" w:author="Andreas Kuehne" w:date="2019-05-31T12:22:00Z"/>
        </w:rPr>
      </w:pPr>
      <w:del w:id="15315" w:author="Andreas Kuehne" w:date="2019-05-31T12:22:00Z">
        <w:r w:rsidDel="00B33063">
          <w:delText xml:space="preserve">      }</w:delText>
        </w:r>
        <w:bookmarkStart w:id="15316" w:name="_Toc10199462"/>
        <w:bookmarkStart w:id="15317" w:name="_Toc10203600"/>
        <w:bookmarkStart w:id="15318" w:name="_Toc10207738"/>
        <w:bookmarkEnd w:id="15316"/>
        <w:bookmarkEnd w:id="15317"/>
        <w:bookmarkEnd w:id="15318"/>
      </w:del>
    </w:p>
    <w:p w14:paraId="61028252" w14:textId="52B98E14" w:rsidR="00564C22" w:rsidDel="00B33063" w:rsidRDefault="009B1AF1" w:rsidP="00564C22">
      <w:pPr>
        <w:pStyle w:val="Code"/>
        <w:spacing w:line="259" w:lineRule="auto"/>
        <w:rPr>
          <w:del w:id="15319" w:author="Andreas Kuehne" w:date="2019-05-31T12:22:00Z"/>
        </w:rPr>
      </w:pPr>
      <w:del w:id="15320" w:author="Andreas Kuehne" w:date="2019-05-31T12:22:00Z">
        <w:r w:rsidDel="00B33063">
          <w:delText xml:space="preserve">    },</w:delText>
        </w:r>
        <w:bookmarkStart w:id="15321" w:name="_Toc10199463"/>
        <w:bookmarkStart w:id="15322" w:name="_Toc10203601"/>
        <w:bookmarkStart w:id="15323" w:name="_Toc10207739"/>
        <w:bookmarkEnd w:id="15321"/>
        <w:bookmarkEnd w:id="15322"/>
        <w:bookmarkEnd w:id="15323"/>
      </w:del>
    </w:p>
    <w:p w14:paraId="384E7263" w14:textId="0685C3AD" w:rsidR="00564C22" w:rsidDel="00B33063" w:rsidRDefault="009B1AF1" w:rsidP="00564C22">
      <w:pPr>
        <w:pStyle w:val="Code"/>
        <w:spacing w:line="259" w:lineRule="auto"/>
        <w:rPr>
          <w:del w:id="15324" w:author="Andreas Kuehne" w:date="2019-05-31T12:22:00Z"/>
        </w:rPr>
      </w:pPr>
      <w:del w:id="15325" w:author="Andreas Kuehne" w:date="2019-05-31T12:22:00Z">
        <w:r w:rsidDel="00B33063">
          <w:rPr>
            <w:color w:val="31849B" w:themeColor="accent5" w:themeShade="BF"/>
          </w:rPr>
          <w:delText xml:space="preserve">    "reqID"</w:delText>
        </w:r>
        <w:r w:rsidDel="00B33063">
          <w:delText>: {</w:delText>
        </w:r>
        <w:bookmarkStart w:id="15326" w:name="_Toc10199464"/>
        <w:bookmarkStart w:id="15327" w:name="_Toc10203602"/>
        <w:bookmarkStart w:id="15328" w:name="_Toc10207740"/>
        <w:bookmarkEnd w:id="15326"/>
        <w:bookmarkEnd w:id="15327"/>
        <w:bookmarkEnd w:id="15328"/>
      </w:del>
    </w:p>
    <w:p w14:paraId="348702CD" w14:textId="29FF690D" w:rsidR="00564C22" w:rsidDel="00B33063" w:rsidRDefault="009B1AF1" w:rsidP="00564C22">
      <w:pPr>
        <w:pStyle w:val="Code"/>
        <w:spacing w:line="259" w:lineRule="auto"/>
        <w:rPr>
          <w:del w:id="15329" w:author="Andreas Kuehne" w:date="2019-05-31T12:22:00Z"/>
        </w:rPr>
      </w:pPr>
      <w:del w:id="15330"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5331" w:name="_Toc10199465"/>
        <w:bookmarkStart w:id="15332" w:name="_Toc10203603"/>
        <w:bookmarkStart w:id="15333" w:name="_Toc10207741"/>
        <w:bookmarkEnd w:id="15331"/>
        <w:bookmarkEnd w:id="15332"/>
        <w:bookmarkEnd w:id="15333"/>
      </w:del>
    </w:p>
    <w:p w14:paraId="3A834D36" w14:textId="02ED2916" w:rsidR="00564C22" w:rsidDel="00B33063" w:rsidRDefault="009B1AF1" w:rsidP="00564C22">
      <w:pPr>
        <w:pStyle w:val="Code"/>
        <w:spacing w:line="259" w:lineRule="auto"/>
        <w:rPr>
          <w:del w:id="15334" w:author="Andreas Kuehne" w:date="2019-05-31T12:22:00Z"/>
        </w:rPr>
      </w:pPr>
      <w:del w:id="15335" w:author="Andreas Kuehne" w:date="2019-05-31T12:22:00Z">
        <w:r w:rsidDel="00B33063">
          <w:delText xml:space="preserve">    },</w:delText>
        </w:r>
        <w:bookmarkStart w:id="15336" w:name="_Toc10199466"/>
        <w:bookmarkStart w:id="15337" w:name="_Toc10203604"/>
        <w:bookmarkStart w:id="15338" w:name="_Toc10207742"/>
        <w:bookmarkEnd w:id="15336"/>
        <w:bookmarkEnd w:id="15337"/>
        <w:bookmarkEnd w:id="15338"/>
      </w:del>
    </w:p>
    <w:p w14:paraId="5A35E92E" w14:textId="79319E18" w:rsidR="00564C22" w:rsidDel="00B33063" w:rsidRDefault="009B1AF1" w:rsidP="00564C22">
      <w:pPr>
        <w:pStyle w:val="Code"/>
        <w:spacing w:line="259" w:lineRule="auto"/>
        <w:rPr>
          <w:del w:id="15339" w:author="Andreas Kuehne" w:date="2019-05-31T12:22:00Z"/>
        </w:rPr>
      </w:pPr>
      <w:del w:id="15340" w:author="Andreas Kuehne" w:date="2019-05-31T12:22:00Z">
        <w:r w:rsidDel="00B33063">
          <w:rPr>
            <w:color w:val="31849B" w:themeColor="accent5" w:themeShade="BF"/>
          </w:rPr>
          <w:delText xml:space="preserve">    "claimedIdentity"</w:delText>
        </w:r>
        <w:r w:rsidDel="00B33063">
          <w:delText>: {</w:delText>
        </w:r>
        <w:bookmarkStart w:id="15341" w:name="_Toc10199467"/>
        <w:bookmarkStart w:id="15342" w:name="_Toc10203605"/>
        <w:bookmarkStart w:id="15343" w:name="_Toc10207743"/>
        <w:bookmarkEnd w:id="15341"/>
        <w:bookmarkEnd w:id="15342"/>
        <w:bookmarkEnd w:id="15343"/>
      </w:del>
    </w:p>
    <w:p w14:paraId="613F7E5F" w14:textId="77936801" w:rsidR="00564C22" w:rsidDel="00B33063" w:rsidRDefault="009B1AF1" w:rsidP="00564C22">
      <w:pPr>
        <w:pStyle w:val="Code"/>
        <w:spacing w:line="259" w:lineRule="auto"/>
        <w:rPr>
          <w:del w:id="15344" w:author="Andreas Kuehne" w:date="2019-05-31T12:22:00Z"/>
        </w:rPr>
      </w:pPr>
      <w:del w:id="15345"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"#/definitions/dss2-ClaimedIdentityType"</w:delText>
        </w:r>
        <w:bookmarkStart w:id="15346" w:name="_Toc10199468"/>
        <w:bookmarkStart w:id="15347" w:name="_Toc10203606"/>
        <w:bookmarkStart w:id="15348" w:name="_Toc10207744"/>
        <w:bookmarkEnd w:id="15346"/>
        <w:bookmarkEnd w:id="15347"/>
        <w:bookmarkEnd w:id="15348"/>
      </w:del>
    </w:p>
    <w:p w14:paraId="5BDFFB98" w14:textId="305461E3" w:rsidR="00564C22" w:rsidDel="00B33063" w:rsidRDefault="009B1AF1" w:rsidP="00564C22">
      <w:pPr>
        <w:pStyle w:val="Code"/>
        <w:spacing w:line="259" w:lineRule="auto"/>
        <w:rPr>
          <w:del w:id="15349" w:author="Andreas Kuehne" w:date="2019-05-31T12:22:00Z"/>
        </w:rPr>
      </w:pPr>
      <w:del w:id="15350" w:author="Andreas Kuehne" w:date="2019-05-31T12:22:00Z">
        <w:r w:rsidDel="00B33063">
          <w:delText xml:space="preserve">    }</w:delText>
        </w:r>
        <w:bookmarkStart w:id="15351" w:name="_Toc10199469"/>
        <w:bookmarkStart w:id="15352" w:name="_Toc10203607"/>
        <w:bookmarkStart w:id="15353" w:name="_Toc10207745"/>
        <w:bookmarkEnd w:id="15351"/>
        <w:bookmarkEnd w:id="15352"/>
        <w:bookmarkEnd w:id="15353"/>
      </w:del>
    </w:p>
    <w:p w14:paraId="3AC3E470" w14:textId="0C0A5B5B" w:rsidR="00564C22" w:rsidDel="00B33063" w:rsidRDefault="009B1AF1" w:rsidP="00564C22">
      <w:pPr>
        <w:pStyle w:val="Code"/>
        <w:spacing w:line="259" w:lineRule="auto"/>
        <w:rPr>
          <w:del w:id="15354" w:author="Andreas Kuehne" w:date="2019-05-31T12:22:00Z"/>
        </w:rPr>
      </w:pPr>
      <w:del w:id="15355" w:author="Andreas Kuehne" w:date="2019-05-31T12:22:00Z">
        <w:r w:rsidDel="00B33063">
          <w:delText xml:space="preserve">  }</w:delText>
        </w:r>
        <w:bookmarkStart w:id="15356" w:name="_Toc10199470"/>
        <w:bookmarkStart w:id="15357" w:name="_Toc10203608"/>
        <w:bookmarkStart w:id="15358" w:name="_Toc10207746"/>
        <w:bookmarkEnd w:id="15356"/>
        <w:bookmarkEnd w:id="15357"/>
        <w:bookmarkEnd w:id="15358"/>
      </w:del>
    </w:p>
    <w:p w14:paraId="081F7DF3" w14:textId="5E1FA3E7" w:rsidR="00564C22" w:rsidDel="00B33063" w:rsidRDefault="009B1AF1" w:rsidP="00564C22">
      <w:pPr>
        <w:pStyle w:val="Code"/>
        <w:spacing w:line="259" w:lineRule="auto"/>
        <w:rPr>
          <w:del w:id="15359" w:author="Andreas Kuehne" w:date="2019-05-31T12:22:00Z"/>
        </w:rPr>
      </w:pPr>
      <w:del w:id="15360" w:author="Andreas Kuehne" w:date="2019-05-31T12:22:00Z">
        <w:r w:rsidDel="00B33063">
          <w:delText>}</w:delText>
        </w:r>
        <w:bookmarkStart w:id="15361" w:name="_Toc10199471"/>
        <w:bookmarkStart w:id="15362" w:name="_Toc10203609"/>
        <w:bookmarkStart w:id="15363" w:name="_Toc10207747"/>
        <w:bookmarkEnd w:id="15361"/>
        <w:bookmarkEnd w:id="15362"/>
        <w:bookmarkEnd w:id="15363"/>
      </w:del>
    </w:p>
    <w:p w14:paraId="3B2F7DEA" w14:textId="7EDFADDB" w:rsidR="00564C22" w:rsidDel="00B33063" w:rsidRDefault="00564C22" w:rsidP="00564C22">
      <w:pPr>
        <w:rPr>
          <w:del w:id="15364" w:author="Andreas Kuehne" w:date="2019-05-31T12:22:00Z"/>
        </w:rPr>
      </w:pPr>
      <w:bookmarkStart w:id="15365" w:name="_Toc10199472"/>
      <w:bookmarkStart w:id="15366" w:name="_Toc10203610"/>
      <w:bookmarkStart w:id="15367" w:name="_Toc10207748"/>
      <w:bookmarkEnd w:id="15365"/>
      <w:bookmarkEnd w:id="15366"/>
      <w:bookmarkEnd w:id="15367"/>
    </w:p>
    <w:p w14:paraId="27FE3B0C" w14:textId="18EB06A9" w:rsidR="00564C22" w:rsidDel="00B33063" w:rsidRDefault="009B1AF1" w:rsidP="00564C22">
      <w:pPr>
        <w:pStyle w:val="berschrift4"/>
        <w:rPr>
          <w:del w:id="15368" w:author="Andreas Kuehne" w:date="2019-05-31T12:22:00Z"/>
        </w:rPr>
      </w:pPr>
      <w:del w:id="15369" w:author="Andreas Kuehne" w:date="2019-05-31T12:22:00Z">
        <w:r w:rsidDel="00B33063">
          <w:delText>PendingRequest – XML Syntax</w:delText>
        </w:r>
        <w:bookmarkStart w:id="15370" w:name="_Toc10199473"/>
        <w:bookmarkStart w:id="15371" w:name="_Toc10203611"/>
        <w:bookmarkStart w:id="15372" w:name="_Toc10207749"/>
        <w:bookmarkEnd w:id="15370"/>
        <w:bookmarkEnd w:id="15371"/>
        <w:bookmarkEnd w:id="15372"/>
      </w:del>
    </w:p>
    <w:p w14:paraId="5F2C084F" w14:textId="615291B5" w:rsidR="00564C22" w:rsidRPr="5404FA76" w:rsidDel="00B33063" w:rsidRDefault="009B1AF1" w:rsidP="00564C22">
      <w:pPr>
        <w:rPr>
          <w:del w:id="15373" w:author="Andreas Kuehne" w:date="2019-05-31T12:22:00Z"/>
        </w:rPr>
      </w:pPr>
      <w:del w:id="15374" w:author="Andreas Kuehne" w:date="2019-05-31T12:22:00Z">
        <w:r w:rsidRPr="0CCF9147" w:rsidDel="00B33063">
          <w:delText xml:space="preserve">The XML type </w:delText>
        </w:r>
        <w:r w:rsidRPr="002062A5" w:rsidDel="00B33063">
          <w:rPr>
            <w:rFonts w:ascii="Courier New" w:eastAsia="Courier New" w:hAnsi="Courier New" w:cs="Courier New"/>
          </w:rPr>
          <w:delText>PendingRequestType</w:delText>
        </w:r>
        <w:r w:rsidRPr="0CCF9147" w:rsidDel="00B33063">
          <w:delText xml:space="preserve"> SHALL implement the requirements defined in the </w:delText>
        </w:r>
        <w:r w:rsidRPr="002062A5" w:rsidDel="00B33063">
          <w:rPr>
            <w:rFonts w:ascii="Courier New" w:eastAsia="Courier New" w:hAnsi="Courier New" w:cs="Courier New"/>
          </w:rPr>
          <w:delText>PendingRequest</w:delText>
        </w:r>
        <w:r w:rsidDel="00B33063">
          <w:delText xml:space="preserve"> </w:delText>
        </w:r>
        <w:r w:rsidRPr="005A6FFD" w:rsidDel="00B33063">
          <w:delText>component.</w:delText>
        </w:r>
        <w:bookmarkStart w:id="15375" w:name="_Toc10199474"/>
        <w:bookmarkStart w:id="15376" w:name="_Toc10203612"/>
        <w:bookmarkStart w:id="15377" w:name="_Toc10207750"/>
        <w:bookmarkEnd w:id="15375"/>
        <w:bookmarkEnd w:id="15376"/>
        <w:bookmarkEnd w:id="15377"/>
      </w:del>
    </w:p>
    <w:p w14:paraId="3747AD72" w14:textId="6D906C43" w:rsidR="00564C22" w:rsidDel="00B33063" w:rsidRDefault="009B1AF1" w:rsidP="00564C22">
      <w:pPr>
        <w:rPr>
          <w:del w:id="15378" w:author="Andreas Kuehne" w:date="2019-05-31T12:22:00Z"/>
        </w:rPr>
      </w:pPr>
      <w:del w:id="15379"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PendingRequestType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15380" w:name="_Toc10199475"/>
        <w:bookmarkStart w:id="15381" w:name="_Toc10203613"/>
        <w:bookmarkStart w:id="15382" w:name="_Toc10207751"/>
        <w:bookmarkEnd w:id="15380"/>
        <w:bookmarkEnd w:id="15381"/>
        <w:bookmarkEnd w:id="15382"/>
      </w:del>
    </w:p>
    <w:p w14:paraId="53D5B3B9" w14:textId="105BDCF4" w:rsidR="00564C22" w:rsidDel="00B33063" w:rsidRDefault="009B1AF1" w:rsidP="00564C22">
      <w:pPr>
        <w:pStyle w:val="Code"/>
        <w:rPr>
          <w:del w:id="15383" w:author="Andreas Kuehne" w:date="2019-05-31T12:22:00Z"/>
        </w:rPr>
      </w:pPr>
      <w:del w:id="15384"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PendingRequestType</w:delText>
        </w:r>
        <w:r w:rsidDel="00B33063">
          <w:rPr>
            <w:color w:val="943634" w:themeColor="accent2" w:themeShade="BF"/>
          </w:rPr>
          <w:delText>"</w:delText>
        </w:r>
        <w:r w:rsidDel="00B33063">
          <w:rPr>
            <w:color w:val="31849B" w:themeColor="accent5" w:themeShade="BF"/>
          </w:rPr>
          <w:delText>&gt;</w:delText>
        </w:r>
        <w:bookmarkStart w:id="15385" w:name="_Toc10199476"/>
        <w:bookmarkStart w:id="15386" w:name="_Toc10203614"/>
        <w:bookmarkStart w:id="15387" w:name="_Toc10207752"/>
        <w:bookmarkEnd w:id="15385"/>
        <w:bookmarkEnd w:id="15386"/>
        <w:bookmarkEnd w:id="15387"/>
      </w:del>
    </w:p>
    <w:p w14:paraId="485C9AB8" w14:textId="1B77EB1B" w:rsidR="00564C22" w:rsidDel="00B33063" w:rsidRDefault="009B1AF1" w:rsidP="00564C22">
      <w:pPr>
        <w:pStyle w:val="Code"/>
        <w:rPr>
          <w:del w:id="15388" w:author="Andreas Kuehne" w:date="2019-05-31T12:22:00Z"/>
        </w:rPr>
      </w:pPr>
      <w:del w:id="15389" w:author="Andreas Kuehne" w:date="2019-05-31T12:22:00Z">
        <w:r w:rsidDel="00B33063">
          <w:rPr>
            <w:color w:val="31849B" w:themeColor="accent5" w:themeShade="BF"/>
          </w:rPr>
          <w:delText xml:space="preserve">  &lt;xs:complexContent&gt;</w:delText>
        </w:r>
        <w:bookmarkStart w:id="15390" w:name="_Toc10199477"/>
        <w:bookmarkStart w:id="15391" w:name="_Toc10203615"/>
        <w:bookmarkStart w:id="15392" w:name="_Toc10207753"/>
        <w:bookmarkEnd w:id="15390"/>
        <w:bookmarkEnd w:id="15391"/>
        <w:bookmarkEnd w:id="15392"/>
      </w:del>
    </w:p>
    <w:p w14:paraId="23A86EDF" w14:textId="31A559BB" w:rsidR="00564C22" w:rsidDel="00B33063" w:rsidRDefault="009B1AF1" w:rsidP="00564C22">
      <w:pPr>
        <w:pStyle w:val="Code"/>
        <w:rPr>
          <w:del w:id="15393" w:author="Andreas Kuehne" w:date="2019-05-31T12:22:00Z"/>
        </w:rPr>
      </w:pPr>
      <w:del w:id="15394" w:author="Andreas Kuehne" w:date="2019-05-31T12:22:00Z">
        <w:r w:rsidDel="00B33063">
          <w:rPr>
            <w:color w:val="31849B" w:themeColor="accent5" w:themeShade="BF"/>
          </w:rPr>
          <w:delText xml:space="preserve">    &lt;xs:extension</w:delText>
        </w:r>
        <w:r w:rsidDel="00B33063">
          <w:rPr>
            <w:color w:val="943634" w:themeColor="accent2" w:themeShade="BF"/>
          </w:rPr>
          <w:delText xml:space="preserve"> base="</w:delText>
        </w:r>
        <w:r w:rsidDel="00B33063">
          <w:rPr>
            <w:color w:val="244061" w:themeColor="accent1" w:themeShade="80"/>
          </w:rPr>
          <w:delText>dsb:RequestBaseType</w:delText>
        </w:r>
        <w:r w:rsidDel="00B33063">
          <w:rPr>
            <w:color w:val="943634" w:themeColor="accent2" w:themeShade="BF"/>
          </w:rPr>
          <w:delText>"</w:delText>
        </w:r>
        <w:r w:rsidDel="00B33063">
          <w:rPr>
            <w:color w:val="31849B" w:themeColor="accent5" w:themeShade="BF"/>
          </w:rPr>
          <w:delText>&gt;</w:delText>
        </w:r>
        <w:bookmarkStart w:id="15395" w:name="_Toc10199478"/>
        <w:bookmarkStart w:id="15396" w:name="_Toc10203616"/>
        <w:bookmarkStart w:id="15397" w:name="_Toc10207754"/>
        <w:bookmarkEnd w:id="15395"/>
        <w:bookmarkEnd w:id="15396"/>
        <w:bookmarkEnd w:id="15397"/>
      </w:del>
    </w:p>
    <w:p w14:paraId="0FB21551" w14:textId="7F773828" w:rsidR="00564C22" w:rsidDel="00B33063" w:rsidRDefault="009B1AF1" w:rsidP="00564C22">
      <w:pPr>
        <w:pStyle w:val="Code"/>
        <w:rPr>
          <w:del w:id="15398" w:author="Andreas Kuehne" w:date="2019-05-31T12:22:00Z"/>
        </w:rPr>
      </w:pPr>
      <w:del w:id="15399" w:author="Andreas Kuehne" w:date="2019-05-31T12:22:00Z">
        <w:r w:rsidDel="00B33063">
          <w:rPr>
            <w:color w:val="31849B" w:themeColor="accent5" w:themeShade="BF"/>
          </w:rPr>
          <w:delText xml:space="preserve">      &lt;xs:sequence&gt;</w:delText>
        </w:r>
        <w:bookmarkStart w:id="15400" w:name="_Toc10199479"/>
        <w:bookmarkStart w:id="15401" w:name="_Toc10203617"/>
        <w:bookmarkStart w:id="15402" w:name="_Toc10207755"/>
        <w:bookmarkEnd w:id="15400"/>
        <w:bookmarkEnd w:id="15401"/>
        <w:bookmarkEnd w:id="15402"/>
      </w:del>
    </w:p>
    <w:p w14:paraId="3DE86FA9" w14:textId="2301397F" w:rsidR="00564C22" w:rsidDel="00B33063" w:rsidRDefault="009B1AF1" w:rsidP="00564C22">
      <w:pPr>
        <w:pStyle w:val="Code"/>
        <w:rPr>
          <w:del w:id="15403" w:author="Andreas Kuehne" w:date="2019-05-31T12:22:00Z"/>
        </w:rPr>
      </w:pPr>
      <w:del w:id="15404"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ClaimedIdentity</w:delText>
        </w:r>
        <w:r w:rsidDel="00B33063">
          <w:rPr>
            <w:color w:val="943634" w:themeColor="accent2" w:themeShade="BF"/>
          </w:rPr>
          <w:delText>" type="</w:delText>
        </w:r>
        <w:r w:rsidDel="00B33063">
          <w:rPr>
            <w:color w:val="244061" w:themeColor="accent1" w:themeShade="80"/>
          </w:rPr>
          <w:delText>dss2:ClaimedIdentityType</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5405" w:name="_Toc10199480"/>
        <w:bookmarkStart w:id="15406" w:name="_Toc10203618"/>
        <w:bookmarkStart w:id="15407" w:name="_Toc10207756"/>
        <w:bookmarkEnd w:id="15405"/>
        <w:bookmarkEnd w:id="15406"/>
        <w:bookmarkEnd w:id="15407"/>
      </w:del>
    </w:p>
    <w:p w14:paraId="191078D1" w14:textId="1646FF66" w:rsidR="00564C22" w:rsidDel="00B33063" w:rsidRDefault="009B1AF1" w:rsidP="00564C22">
      <w:pPr>
        <w:pStyle w:val="Code"/>
        <w:rPr>
          <w:del w:id="15408" w:author="Andreas Kuehne" w:date="2019-05-31T12:22:00Z"/>
        </w:rPr>
      </w:pPr>
      <w:del w:id="15409" w:author="Andreas Kuehne" w:date="2019-05-31T12:22:00Z">
        <w:r w:rsidDel="00B33063">
          <w:rPr>
            <w:color w:val="31849B" w:themeColor="accent5" w:themeShade="BF"/>
          </w:rPr>
          <w:delText xml:space="preserve">      &lt;/xs:sequence&gt;</w:delText>
        </w:r>
        <w:bookmarkStart w:id="15410" w:name="_Toc10199481"/>
        <w:bookmarkStart w:id="15411" w:name="_Toc10203619"/>
        <w:bookmarkStart w:id="15412" w:name="_Toc10207757"/>
        <w:bookmarkEnd w:id="15410"/>
        <w:bookmarkEnd w:id="15411"/>
        <w:bookmarkEnd w:id="15412"/>
      </w:del>
    </w:p>
    <w:p w14:paraId="27F7BC46" w14:textId="462AB0C4" w:rsidR="00564C22" w:rsidDel="00B33063" w:rsidRDefault="009B1AF1" w:rsidP="00564C22">
      <w:pPr>
        <w:pStyle w:val="Code"/>
        <w:rPr>
          <w:del w:id="15413" w:author="Andreas Kuehne" w:date="2019-05-31T12:22:00Z"/>
        </w:rPr>
      </w:pPr>
      <w:del w:id="15414" w:author="Andreas Kuehne" w:date="2019-05-31T12:22:00Z">
        <w:r w:rsidDel="00B33063">
          <w:rPr>
            <w:color w:val="31849B" w:themeColor="accent5" w:themeShade="BF"/>
          </w:rPr>
          <w:delText xml:space="preserve">    &lt;/xs:extension&gt;</w:delText>
        </w:r>
        <w:bookmarkStart w:id="15415" w:name="_Toc10199482"/>
        <w:bookmarkStart w:id="15416" w:name="_Toc10203620"/>
        <w:bookmarkStart w:id="15417" w:name="_Toc10207758"/>
        <w:bookmarkEnd w:id="15415"/>
        <w:bookmarkEnd w:id="15416"/>
        <w:bookmarkEnd w:id="15417"/>
      </w:del>
    </w:p>
    <w:p w14:paraId="65FE94CE" w14:textId="2BA261E6" w:rsidR="00564C22" w:rsidDel="00B33063" w:rsidRDefault="009B1AF1" w:rsidP="00564C22">
      <w:pPr>
        <w:pStyle w:val="Code"/>
        <w:rPr>
          <w:del w:id="15418" w:author="Andreas Kuehne" w:date="2019-05-31T12:22:00Z"/>
        </w:rPr>
      </w:pPr>
      <w:del w:id="15419" w:author="Andreas Kuehne" w:date="2019-05-31T12:22:00Z">
        <w:r w:rsidDel="00B33063">
          <w:rPr>
            <w:color w:val="31849B" w:themeColor="accent5" w:themeShade="BF"/>
          </w:rPr>
          <w:delText xml:space="preserve">  &lt;/xs:complexContent&gt;</w:delText>
        </w:r>
        <w:bookmarkStart w:id="15420" w:name="_Toc10199483"/>
        <w:bookmarkStart w:id="15421" w:name="_Toc10203621"/>
        <w:bookmarkStart w:id="15422" w:name="_Toc10207759"/>
        <w:bookmarkEnd w:id="15420"/>
        <w:bookmarkEnd w:id="15421"/>
        <w:bookmarkEnd w:id="15422"/>
      </w:del>
    </w:p>
    <w:p w14:paraId="729F98B2" w14:textId="03035AAA" w:rsidR="00564C22" w:rsidDel="00B33063" w:rsidRDefault="009B1AF1" w:rsidP="00564C22">
      <w:pPr>
        <w:pStyle w:val="Code"/>
        <w:rPr>
          <w:del w:id="15423" w:author="Andreas Kuehne" w:date="2019-05-31T12:22:00Z"/>
        </w:rPr>
      </w:pPr>
      <w:del w:id="15424" w:author="Andreas Kuehne" w:date="2019-05-31T12:22:00Z">
        <w:r w:rsidDel="00B33063">
          <w:rPr>
            <w:color w:val="31849B" w:themeColor="accent5" w:themeShade="BF"/>
          </w:rPr>
          <w:delText>&lt;/xs:complexType&gt;</w:delText>
        </w:r>
        <w:bookmarkStart w:id="15425" w:name="_Toc10199484"/>
        <w:bookmarkStart w:id="15426" w:name="_Toc10203622"/>
        <w:bookmarkStart w:id="15427" w:name="_Toc10207760"/>
        <w:bookmarkEnd w:id="15425"/>
        <w:bookmarkEnd w:id="15426"/>
        <w:bookmarkEnd w:id="15427"/>
      </w:del>
    </w:p>
    <w:p w14:paraId="6FB1DA26" w14:textId="16142E00" w:rsidR="00564C22" w:rsidDel="00B33063" w:rsidRDefault="009B1AF1" w:rsidP="00564C22">
      <w:pPr>
        <w:spacing w:line="259" w:lineRule="auto"/>
        <w:rPr>
          <w:del w:id="15428" w:author="Andreas Kuehne" w:date="2019-05-31T12:22:00Z"/>
        </w:rPr>
      </w:pPr>
      <w:del w:id="15429"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PendingRequestType</w:delText>
        </w:r>
        <w:r w:rsidRPr="71C71F8C" w:rsidDel="00B33063">
          <w:delText xml:space="preserve"> </w:delText>
        </w:r>
        <w:r w:rsidDel="00B33063">
          <w:delText xml:space="preserve">XML element SHALL implement in XML syntax the sub-component that has a name equal to its local name. </w:delText>
        </w:r>
        <w:bookmarkStart w:id="15430" w:name="_Toc10199485"/>
        <w:bookmarkStart w:id="15431" w:name="_Toc10203623"/>
        <w:bookmarkStart w:id="15432" w:name="_Toc10207761"/>
        <w:bookmarkEnd w:id="15430"/>
        <w:bookmarkEnd w:id="15431"/>
        <w:bookmarkEnd w:id="15432"/>
      </w:del>
    </w:p>
    <w:p w14:paraId="150ADCD1" w14:textId="5F026028" w:rsidR="006D31DB" w:rsidDel="00B33063" w:rsidRDefault="009B1AF1" w:rsidP="00564C22">
      <w:pPr>
        <w:pStyle w:val="berschrift2"/>
        <w:rPr>
          <w:del w:id="15433" w:author="Andreas Kuehne" w:date="2019-05-31T12:22:00Z"/>
        </w:rPr>
      </w:pPr>
      <w:del w:id="15434" w:author="Andreas Kuehne" w:date="2019-05-31T12:22:00Z">
        <w:r w:rsidDel="00B33063">
          <w:delText>Optional data structures defined in this document</w:delText>
        </w:r>
        <w:bookmarkStart w:id="15435" w:name="_Toc10199486"/>
        <w:bookmarkStart w:id="15436" w:name="_Toc10203624"/>
        <w:bookmarkStart w:id="15437" w:name="_Toc10207762"/>
        <w:bookmarkEnd w:id="15435"/>
        <w:bookmarkEnd w:id="15436"/>
        <w:bookmarkEnd w:id="15437"/>
      </w:del>
    </w:p>
    <w:p w14:paraId="5CC5FEE3" w14:textId="3CAB1DA9" w:rsidR="00564C22" w:rsidRPr="5404FA76" w:rsidDel="00B33063" w:rsidRDefault="009B1AF1" w:rsidP="00564C22">
      <w:pPr>
        <w:rPr>
          <w:del w:id="15438" w:author="Andreas Kuehne" w:date="2019-05-31T12:22:00Z"/>
        </w:rPr>
      </w:pPr>
      <w:del w:id="15439" w:author="Andreas Kuehne" w:date="2019-05-31T12:22:00Z">
        <w:r w:rsidRPr="0CCF9147" w:rsidDel="00B33063">
          <w:delText>The XML elements of this section are defined in the XML namespace '</w:delText>
        </w:r>
        <w:r w:rsidRPr="002062A5" w:rsidDel="00B33063">
          <w:rPr>
            <w:rFonts w:ascii="Courier New" w:eastAsia="Courier New" w:hAnsi="Courier New" w:cs="Courier New"/>
          </w:rPr>
          <w:delText>http://docs.oasis-open.org/dss-x/ns/core</w:delText>
        </w:r>
        <w:r w:rsidRPr="005A6FFD" w:rsidDel="00B33063">
          <w:delText>'.</w:delText>
        </w:r>
        <w:bookmarkStart w:id="15440" w:name="_Toc10199487"/>
        <w:bookmarkStart w:id="15441" w:name="_Toc10203625"/>
        <w:bookmarkStart w:id="15442" w:name="_Toc10207763"/>
        <w:bookmarkEnd w:id="15440"/>
        <w:bookmarkEnd w:id="15441"/>
        <w:bookmarkEnd w:id="15442"/>
      </w:del>
    </w:p>
    <w:p w14:paraId="32D036D0" w14:textId="0B9DB650" w:rsidR="00564C22" w:rsidDel="00B33063" w:rsidRDefault="00564C22" w:rsidP="00564C22">
      <w:pPr>
        <w:rPr>
          <w:del w:id="15443" w:author="Andreas Kuehne" w:date="2019-05-31T12:22:00Z"/>
        </w:rPr>
      </w:pPr>
      <w:bookmarkStart w:id="15444" w:name="_Toc10199488"/>
      <w:bookmarkStart w:id="15445" w:name="_Toc10203626"/>
      <w:bookmarkStart w:id="15446" w:name="_Toc10207764"/>
      <w:bookmarkEnd w:id="15444"/>
      <w:bookmarkEnd w:id="15445"/>
      <w:bookmarkEnd w:id="15446"/>
    </w:p>
    <w:p w14:paraId="78D39610" w14:textId="753D57DF" w:rsidR="00564C22" w:rsidDel="00B33063" w:rsidRDefault="009B1AF1" w:rsidP="00564C22">
      <w:pPr>
        <w:pStyle w:val="berschrift3"/>
        <w:rPr>
          <w:del w:id="15447" w:author="Andreas Kuehne" w:date="2019-05-31T12:22:00Z"/>
        </w:rPr>
      </w:pPr>
      <w:bookmarkStart w:id="15448" w:name="_RefCompDACDADA1"/>
      <w:del w:id="15449" w:author="Andreas Kuehne" w:date="2019-05-31T12:22:00Z">
        <w:r w:rsidDel="00B33063">
          <w:delText>Component RequestID</w:delText>
        </w:r>
        <w:bookmarkStart w:id="15450" w:name="_Toc10199489"/>
        <w:bookmarkStart w:id="15451" w:name="_Toc10203627"/>
        <w:bookmarkStart w:id="15452" w:name="_Toc10207765"/>
        <w:bookmarkEnd w:id="15448"/>
        <w:bookmarkEnd w:id="15450"/>
        <w:bookmarkEnd w:id="15451"/>
        <w:bookmarkEnd w:id="15452"/>
      </w:del>
    </w:p>
    <w:p w14:paraId="6830CF1C" w14:textId="4D60FAF9" w:rsidR="00564C22" w:rsidDel="00B33063" w:rsidRDefault="00564C22" w:rsidP="00564C22">
      <w:pPr>
        <w:rPr>
          <w:del w:id="15453" w:author="Andreas Kuehne" w:date="2019-05-31T12:22:00Z"/>
        </w:rPr>
      </w:pPr>
      <w:bookmarkStart w:id="15454" w:name="_Toc10199490"/>
      <w:bookmarkStart w:id="15455" w:name="_Toc10203628"/>
      <w:bookmarkStart w:id="15456" w:name="_Toc10207766"/>
      <w:bookmarkEnd w:id="15454"/>
      <w:bookmarkEnd w:id="15455"/>
      <w:bookmarkEnd w:id="15456"/>
    </w:p>
    <w:p w14:paraId="33864335" w14:textId="5162DD54" w:rsidR="00564C22" w:rsidDel="00B33063" w:rsidRDefault="009B1AF1" w:rsidP="00564C22">
      <w:pPr>
        <w:rPr>
          <w:del w:id="15457" w:author="Andreas Kuehne" w:date="2019-05-31T12:22:00Z"/>
        </w:rPr>
      </w:pPr>
      <w:del w:id="15458" w:author="Andreas Kuehne" w:date="2019-05-31T12:22:00Z">
        <w:r w:rsidDel="00B33063">
          <w:delText>Below follows a list of the sub-components that constitute this component:</w:delText>
        </w:r>
        <w:bookmarkStart w:id="15459" w:name="_Toc10199491"/>
        <w:bookmarkStart w:id="15460" w:name="_Toc10203629"/>
        <w:bookmarkStart w:id="15461" w:name="_Toc10207767"/>
        <w:bookmarkEnd w:id="15459"/>
        <w:bookmarkEnd w:id="15460"/>
        <w:bookmarkEnd w:id="15461"/>
      </w:del>
    </w:p>
    <w:p w14:paraId="40CD2085" w14:textId="4829FF5B" w:rsidR="00564C22" w:rsidDel="00B33063" w:rsidRDefault="009B1AF1" w:rsidP="00564C22">
      <w:pPr>
        <w:pStyle w:val="Member"/>
        <w:rPr>
          <w:del w:id="15462" w:author="Andreas Kuehne" w:date="2019-05-31T12:22:00Z"/>
        </w:rPr>
      </w:pPr>
      <w:del w:id="15463" w:author="Andreas Kuehne" w:date="2019-05-31T12:22:00Z">
        <w:r w:rsidDel="00B33063">
          <w:delText xml:space="preserve">The </w:delText>
        </w:r>
        <w:r w:rsidRPr="35C1378D" w:rsidDel="00B33063">
          <w:rPr>
            <w:rStyle w:val="Datatype"/>
          </w:rPr>
          <w:delText>value</w:delText>
        </w:r>
        <w:r w:rsidDel="00B33063">
          <w:delText xml:space="preserve"> element MUST contain one instance of a string. </w:delText>
        </w:r>
        <w:bookmarkStart w:id="15464" w:name="_Toc10199492"/>
        <w:bookmarkStart w:id="15465" w:name="_Toc10203630"/>
        <w:bookmarkStart w:id="15466" w:name="_Toc10207768"/>
        <w:bookmarkEnd w:id="15464"/>
        <w:bookmarkEnd w:id="15465"/>
        <w:bookmarkEnd w:id="15466"/>
      </w:del>
    </w:p>
    <w:p w14:paraId="1865671C" w14:textId="4DC75873" w:rsidR="00564C22" w:rsidDel="00B33063" w:rsidRDefault="009B1AF1" w:rsidP="00564C22">
      <w:pPr>
        <w:pStyle w:val="berschrift4"/>
        <w:rPr>
          <w:del w:id="15467" w:author="Andreas Kuehne" w:date="2019-05-31T12:22:00Z"/>
        </w:rPr>
      </w:pPr>
      <w:del w:id="15468" w:author="Andreas Kuehne" w:date="2019-05-31T12:22:00Z">
        <w:r w:rsidDel="00B33063">
          <w:delText>RequestID – JSON Syntax</w:delText>
        </w:r>
        <w:bookmarkStart w:id="15469" w:name="_Toc10199493"/>
        <w:bookmarkStart w:id="15470" w:name="_Toc10203631"/>
        <w:bookmarkStart w:id="15471" w:name="_Toc10207769"/>
        <w:bookmarkEnd w:id="15469"/>
        <w:bookmarkEnd w:id="15470"/>
        <w:bookmarkEnd w:id="15471"/>
      </w:del>
    </w:p>
    <w:p w14:paraId="05315A04" w14:textId="369C4BB8" w:rsidR="00564C22" w:rsidRPr="4593A2D4" w:rsidDel="00B33063" w:rsidRDefault="009B1AF1" w:rsidP="00564C22">
      <w:pPr>
        <w:rPr>
          <w:del w:id="15472" w:author="Andreas Kuehne" w:date="2019-05-31T12:22:00Z"/>
        </w:rPr>
      </w:pPr>
      <w:del w:id="15473" w:author="Andreas Kuehne" w:date="2019-05-31T12:22:00Z">
        <w:r w:rsidRPr="002062A5" w:rsidDel="00B33063">
          <w:rPr>
            <w:rFonts w:eastAsia="Arial" w:cs="Arial"/>
            <w:sz w:val="22"/>
            <w:szCs w:val="22"/>
          </w:rPr>
          <w:delText xml:space="preserve">The component </w:delText>
        </w:r>
        <w:r w:rsidRPr="002062A5" w:rsidDel="00B33063">
          <w:rPr>
            <w:rFonts w:ascii="Courier New" w:eastAsia="Courier New" w:hAnsi="Courier New" w:cs="Courier New"/>
          </w:rPr>
          <w:delText>RequestID</w:delText>
        </w:r>
        <w:r w:rsidRPr="002062A5" w:rsidDel="00B33063">
          <w:rPr>
            <w:rFonts w:eastAsia="Arial" w:cs="Arial"/>
            <w:sz w:val="22"/>
            <w:szCs w:val="22"/>
          </w:rPr>
          <w:delText xml:space="preserve"> is derived from the string type.</w:delText>
        </w:r>
        <w:bookmarkStart w:id="15474" w:name="_Toc10199494"/>
        <w:bookmarkStart w:id="15475" w:name="_Toc10203632"/>
        <w:bookmarkStart w:id="15476" w:name="_Toc10207770"/>
        <w:bookmarkEnd w:id="15474"/>
        <w:bookmarkEnd w:id="15475"/>
        <w:bookmarkEnd w:id="15476"/>
      </w:del>
    </w:p>
    <w:p w14:paraId="515711CF" w14:textId="25119295" w:rsidR="00564C22" w:rsidDel="00B33063" w:rsidRDefault="00564C22" w:rsidP="00564C22">
      <w:pPr>
        <w:rPr>
          <w:del w:id="15477" w:author="Andreas Kuehne" w:date="2019-05-31T12:22:00Z"/>
        </w:rPr>
      </w:pPr>
      <w:bookmarkStart w:id="15478" w:name="_Toc10199495"/>
      <w:bookmarkStart w:id="15479" w:name="_Toc10203633"/>
      <w:bookmarkStart w:id="15480" w:name="_Toc10207771"/>
      <w:bookmarkEnd w:id="15478"/>
      <w:bookmarkEnd w:id="15479"/>
      <w:bookmarkEnd w:id="15480"/>
    </w:p>
    <w:p w14:paraId="1453218C" w14:textId="30E0FAE8" w:rsidR="00564C22" w:rsidDel="00B33063" w:rsidRDefault="009B1AF1" w:rsidP="00564C22">
      <w:pPr>
        <w:pStyle w:val="berschrift4"/>
        <w:rPr>
          <w:del w:id="15481" w:author="Andreas Kuehne" w:date="2019-05-31T12:22:00Z"/>
        </w:rPr>
      </w:pPr>
      <w:del w:id="15482" w:author="Andreas Kuehne" w:date="2019-05-31T12:22:00Z">
        <w:r w:rsidDel="00B33063">
          <w:delText>RequestID – XML Syntax</w:delText>
        </w:r>
        <w:bookmarkStart w:id="15483" w:name="_Toc10199496"/>
        <w:bookmarkStart w:id="15484" w:name="_Toc10203634"/>
        <w:bookmarkStart w:id="15485" w:name="_Toc10207772"/>
        <w:bookmarkEnd w:id="15483"/>
        <w:bookmarkEnd w:id="15484"/>
        <w:bookmarkEnd w:id="15485"/>
      </w:del>
    </w:p>
    <w:p w14:paraId="543AA830" w14:textId="73D37DDC" w:rsidR="00564C22" w:rsidRPr="5404FA76" w:rsidDel="00B33063" w:rsidRDefault="009B1AF1" w:rsidP="00564C22">
      <w:pPr>
        <w:rPr>
          <w:del w:id="15486" w:author="Andreas Kuehne" w:date="2019-05-31T12:22:00Z"/>
        </w:rPr>
      </w:pPr>
      <w:del w:id="15487" w:author="Andreas Kuehne" w:date="2019-05-31T12:22:00Z">
        <w:r w:rsidRPr="0CCF9147" w:rsidDel="00B33063">
          <w:delText xml:space="preserve">The XML type </w:delText>
        </w:r>
        <w:r w:rsidRPr="002062A5" w:rsidDel="00B33063">
          <w:rPr>
            <w:rFonts w:ascii="Courier New" w:eastAsia="Courier New" w:hAnsi="Courier New" w:cs="Courier New"/>
          </w:rPr>
          <w:delText>RequestID</w:delText>
        </w:r>
        <w:r w:rsidRPr="0CCF9147" w:rsidDel="00B33063">
          <w:delText xml:space="preserve"> SHALL implement the requirements defined in the </w:delText>
        </w:r>
        <w:r w:rsidRPr="002062A5" w:rsidDel="00B33063">
          <w:rPr>
            <w:rFonts w:ascii="Courier New" w:eastAsia="Courier New" w:hAnsi="Courier New" w:cs="Courier New"/>
          </w:rPr>
          <w:delText>RequestID</w:delText>
        </w:r>
        <w:r w:rsidDel="00B33063">
          <w:delText xml:space="preserve"> </w:delText>
        </w:r>
        <w:r w:rsidRPr="005A6FFD" w:rsidDel="00B33063">
          <w:delText>component.</w:delText>
        </w:r>
        <w:bookmarkStart w:id="15488" w:name="_Toc10199497"/>
        <w:bookmarkStart w:id="15489" w:name="_Toc10203635"/>
        <w:bookmarkStart w:id="15490" w:name="_Toc10207773"/>
        <w:bookmarkEnd w:id="15488"/>
        <w:bookmarkEnd w:id="15489"/>
        <w:bookmarkEnd w:id="15490"/>
      </w:del>
    </w:p>
    <w:p w14:paraId="69531958" w14:textId="4A81FC4B" w:rsidR="00564C22" w:rsidDel="00B33063" w:rsidRDefault="009B1AF1" w:rsidP="00564C22">
      <w:pPr>
        <w:rPr>
          <w:del w:id="15491" w:author="Andreas Kuehne" w:date="2019-05-31T12:22:00Z"/>
        </w:rPr>
      </w:pPr>
      <w:del w:id="15492"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RequestID</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15493" w:name="_Toc10199498"/>
        <w:bookmarkStart w:id="15494" w:name="_Toc10203636"/>
        <w:bookmarkStart w:id="15495" w:name="_Toc10207774"/>
        <w:bookmarkEnd w:id="15493"/>
        <w:bookmarkEnd w:id="15494"/>
        <w:bookmarkEnd w:id="15495"/>
      </w:del>
    </w:p>
    <w:p w14:paraId="340031FE" w14:textId="278D9FAE" w:rsidR="00564C22" w:rsidDel="00B33063" w:rsidRDefault="009B1AF1" w:rsidP="00564C22">
      <w:pPr>
        <w:pStyle w:val="Code"/>
        <w:rPr>
          <w:del w:id="15496" w:author="Andreas Kuehne" w:date="2019-05-31T12:22:00Z"/>
        </w:rPr>
      </w:pPr>
      <w:del w:id="15497" w:author="Andreas Kuehne" w:date="2019-05-31T12:22:00Z">
        <w:r w:rsidDel="00B33063">
          <w:rPr>
            <w:color w:val="31849B" w:themeColor="accent5" w:themeShade="BF"/>
          </w:rPr>
          <w:delText>&lt;xs:simpleType</w:delText>
        </w:r>
        <w:r w:rsidDel="00B33063">
          <w:rPr>
            <w:color w:val="943634" w:themeColor="accent2" w:themeShade="BF"/>
          </w:rPr>
          <w:delText xml:space="preserve"> name="</w:delText>
        </w:r>
        <w:r w:rsidDel="00B33063">
          <w:rPr>
            <w:color w:val="244061" w:themeColor="accent1" w:themeShade="80"/>
          </w:rPr>
          <w:delText>RequestID</w:delText>
        </w:r>
        <w:r w:rsidDel="00B33063">
          <w:rPr>
            <w:color w:val="943634" w:themeColor="accent2" w:themeShade="BF"/>
          </w:rPr>
          <w:delText>"</w:delText>
        </w:r>
        <w:r w:rsidDel="00B33063">
          <w:rPr>
            <w:color w:val="31849B" w:themeColor="accent5" w:themeShade="BF"/>
          </w:rPr>
          <w:delText>&gt;</w:delText>
        </w:r>
        <w:bookmarkStart w:id="15498" w:name="_Toc10199499"/>
        <w:bookmarkStart w:id="15499" w:name="_Toc10203637"/>
        <w:bookmarkStart w:id="15500" w:name="_Toc10207775"/>
        <w:bookmarkEnd w:id="15498"/>
        <w:bookmarkEnd w:id="15499"/>
        <w:bookmarkEnd w:id="15500"/>
      </w:del>
    </w:p>
    <w:p w14:paraId="068A9BC4" w14:textId="2DD4D94A" w:rsidR="00564C22" w:rsidDel="00B33063" w:rsidRDefault="009B1AF1" w:rsidP="00564C22">
      <w:pPr>
        <w:pStyle w:val="Code"/>
        <w:rPr>
          <w:del w:id="15501" w:author="Andreas Kuehne" w:date="2019-05-31T12:22:00Z"/>
        </w:rPr>
      </w:pPr>
      <w:del w:id="15502" w:author="Andreas Kuehne" w:date="2019-05-31T12:22:00Z">
        <w:r w:rsidDel="00B33063">
          <w:rPr>
            <w:color w:val="31849B" w:themeColor="accent5" w:themeShade="BF"/>
          </w:rPr>
          <w:delText xml:space="preserve">  &lt;xs:restriction</w:delText>
        </w:r>
        <w:r w:rsidDel="00B33063">
          <w:rPr>
            <w:color w:val="943634" w:themeColor="accent2" w:themeShade="BF"/>
          </w:rPr>
          <w:delText xml:space="preserve"> base="</w:delText>
        </w:r>
        <w:r w:rsidDel="00B33063">
          <w:rPr>
            <w:color w:val="244061" w:themeColor="accent1" w:themeShade="80"/>
          </w:rPr>
          <w:delText>xs:string</w:delText>
        </w:r>
        <w:r w:rsidDel="00B33063">
          <w:rPr>
            <w:color w:val="943634" w:themeColor="accent2" w:themeShade="BF"/>
          </w:rPr>
          <w:delText>"</w:delText>
        </w:r>
        <w:r w:rsidDel="00B33063">
          <w:rPr>
            <w:color w:val="31849B" w:themeColor="accent5" w:themeShade="BF"/>
          </w:rPr>
          <w:delText>/&gt;</w:delText>
        </w:r>
        <w:bookmarkStart w:id="15503" w:name="_Toc10199500"/>
        <w:bookmarkStart w:id="15504" w:name="_Toc10203638"/>
        <w:bookmarkStart w:id="15505" w:name="_Toc10207776"/>
        <w:bookmarkEnd w:id="15503"/>
        <w:bookmarkEnd w:id="15504"/>
        <w:bookmarkEnd w:id="15505"/>
      </w:del>
    </w:p>
    <w:p w14:paraId="0E86746A" w14:textId="081318C7" w:rsidR="00564C22" w:rsidDel="00B33063" w:rsidRDefault="009B1AF1" w:rsidP="00564C22">
      <w:pPr>
        <w:pStyle w:val="Code"/>
        <w:rPr>
          <w:del w:id="15506" w:author="Andreas Kuehne" w:date="2019-05-31T12:22:00Z"/>
        </w:rPr>
      </w:pPr>
      <w:del w:id="15507" w:author="Andreas Kuehne" w:date="2019-05-31T12:22:00Z">
        <w:r w:rsidDel="00B33063">
          <w:rPr>
            <w:color w:val="31849B" w:themeColor="accent5" w:themeShade="BF"/>
          </w:rPr>
          <w:delText>&lt;/xs:simpleType&gt;</w:delText>
        </w:r>
        <w:bookmarkStart w:id="15508" w:name="_Toc10199501"/>
        <w:bookmarkStart w:id="15509" w:name="_Toc10203639"/>
        <w:bookmarkStart w:id="15510" w:name="_Toc10207777"/>
        <w:bookmarkEnd w:id="15508"/>
        <w:bookmarkEnd w:id="15509"/>
        <w:bookmarkEnd w:id="15510"/>
      </w:del>
    </w:p>
    <w:p w14:paraId="572CC18D" w14:textId="581CB2BC" w:rsidR="00564C22" w:rsidDel="00B33063" w:rsidRDefault="009B1AF1" w:rsidP="00564C22">
      <w:pPr>
        <w:spacing w:line="259" w:lineRule="auto"/>
        <w:rPr>
          <w:del w:id="15511" w:author="Andreas Kuehne" w:date="2019-05-31T12:22:00Z"/>
        </w:rPr>
      </w:pPr>
      <w:del w:id="15512"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RequestID</w:delText>
        </w:r>
        <w:r w:rsidRPr="71C71F8C" w:rsidDel="00B33063">
          <w:delText xml:space="preserve"> </w:delText>
        </w:r>
        <w:r w:rsidDel="00B33063">
          <w:delText xml:space="preserve">XML element SHALL implement in XML syntax the sub-component that has a name equal to its local name. </w:delText>
        </w:r>
        <w:bookmarkStart w:id="15513" w:name="_Toc10199502"/>
        <w:bookmarkStart w:id="15514" w:name="_Toc10203640"/>
        <w:bookmarkStart w:id="15515" w:name="_Toc10207778"/>
        <w:bookmarkEnd w:id="15513"/>
        <w:bookmarkEnd w:id="15514"/>
        <w:bookmarkEnd w:id="15515"/>
      </w:del>
    </w:p>
    <w:p w14:paraId="6B0A1D28" w14:textId="3E52E36B" w:rsidR="00564C22" w:rsidDel="00B33063" w:rsidRDefault="009B1AF1" w:rsidP="00564C22">
      <w:pPr>
        <w:pStyle w:val="berschrift3"/>
        <w:rPr>
          <w:del w:id="15516" w:author="Andreas Kuehne" w:date="2019-05-31T12:22:00Z"/>
        </w:rPr>
      </w:pPr>
      <w:bookmarkStart w:id="15517" w:name="_RefComp854EF302"/>
      <w:del w:id="15518" w:author="Andreas Kuehne" w:date="2019-05-31T12:22:00Z">
        <w:r w:rsidDel="00B33063">
          <w:delText>Component ResponseID</w:delText>
        </w:r>
        <w:bookmarkStart w:id="15519" w:name="_Toc10199503"/>
        <w:bookmarkStart w:id="15520" w:name="_Toc10203641"/>
        <w:bookmarkStart w:id="15521" w:name="_Toc10207779"/>
        <w:bookmarkEnd w:id="15517"/>
        <w:bookmarkEnd w:id="15519"/>
        <w:bookmarkEnd w:id="15520"/>
        <w:bookmarkEnd w:id="15521"/>
      </w:del>
    </w:p>
    <w:p w14:paraId="7E0D66B0" w14:textId="0CEB56DE" w:rsidR="00564C22" w:rsidDel="00B33063" w:rsidRDefault="00564C22" w:rsidP="00564C22">
      <w:pPr>
        <w:rPr>
          <w:del w:id="15522" w:author="Andreas Kuehne" w:date="2019-05-31T12:22:00Z"/>
        </w:rPr>
      </w:pPr>
      <w:bookmarkStart w:id="15523" w:name="_Toc10199504"/>
      <w:bookmarkStart w:id="15524" w:name="_Toc10203642"/>
      <w:bookmarkStart w:id="15525" w:name="_Toc10207780"/>
      <w:bookmarkEnd w:id="15523"/>
      <w:bookmarkEnd w:id="15524"/>
      <w:bookmarkEnd w:id="15525"/>
    </w:p>
    <w:p w14:paraId="63296226" w14:textId="5A2FA2ED" w:rsidR="00564C22" w:rsidDel="00B33063" w:rsidRDefault="009B1AF1" w:rsidP="00564C22">
      <w:pPr>
        <w:rPr>
          <w:del w:id="15526" w:author="Andreas Kuehne" w:date="2019-05-31T12:22:00Z"/>
        </w:rPr>
      </w:pPr>
      <w:del w:id="15527" w:author="Andreas Kuehne" w:date="2019-05-31T12:22:00Z">
        <w:r w:rsidDel="00B33063">
          <w:delText>Below follows a list of the sub-components that constitute this component:</w:delText>
        </w:r>
        <w:bookmarkStart w:id="15528" w:name="_Toc10199505"/>
        <w:bookmarkStart w:id="15529" w:name="_Toc10203643"/>
        <w:bookmarkStart w:id="15530" w:name="_Toc10207781"/>
        <w:bookmarkEnd w:id="15528"/>
        <w:bookmarkEnd w:id="15529"/>
        <w:bookmarkEnd w:id="15530"/>
      </w:del>
    </w:p>
    <w:p w14:paraId="45A74184" w14:textId="062F0506" w:rsidR="00564C22" w:rsidDel="00B33063" w:rsidRDefault="009B1AF1" w:rsidP="00564C22">
      <w:pPr>
        <w:pStyle w:val="Member"/>
        <w:rPr>
          <w:del w:id="15531" w:author="Andreas Kuehne" w:date="2019-05-31T12:22:00Z"/>
        </w:rPr>
      </w:pPr>
      <w:del w:id="15532" w:author="Andreas Kuehne" w:date="2019-05-31T12:22:00Z">
        <w:r w:rsidDel="00B33063">
          <w:delText xml:space="preserve">The </w:delText>
        </w:r>
        <w:r w:rsidRPr="35C1378D" w:rsidDel="00B33063">
          <w:rPr>
            <w:rStyle w:val="Datatype"/>
          </w:rPr>
          <w:delText>value</w:delText>
        </w:r>
        <w:r w:rsidDel="00B33063">
          <w:delText xml:space="preserve"> element MUST contain one instance of a string. </w:delText>
        </w:r>
        <w:bookmarkStart w:id="15533" w:name="_Toc10199506"/>
        <w:bookmarkStart w:id="15534" w:name="_Toc10203644"/>
        <w:bookmarkStart w:id="15535" w:name="_Toc10207782"/>
        <w:bookmarkEnd w:id="15533"/>
        <w:bookmarkEnd w:id="15534"/>
        <w:bookmarkEnd w:id="15535"/>
      </w:del>
    </w:p>
    <w:p w14:paraId="3C894C81" w14:textId="4187F3C5" w:rsidR="00564C22" w:rsidDel="00B33063" w:rsidRDefault="009B1AF1" w:rsidP="00564C22">
      <w:pPr>
        <w:pStyle w:val="berschrift4"/>
        <w:rPr>
          <w:del w:id="15536" w:author="Andreas Kuehne" w:date="2019-05-31T12:22:00Z"/>
        </w:rPr>
      </w:pPr>
      <w:del w:id="15537" w:author="Andreas Kuehne" w:date="2019-05-31T12:22:00Z">
        <w:r w:rsidDel="00B33063">
          <w:delText>ResponseID – JSON Syntax</w:delText>
        </w:r>
        <w:bookmarkStart w:id="15538" w:name="_Toc10199507"/>
        <w:bookmarkStart w:id="15539" w:name="_Toc10203645"/>
        <w:bookmarkStart w:id="15540" w:name="_Toc10207783"/>
        <w:bookmarkEnd w:id="15538"/>
        <w:bookmarkEnd w:id="15539"/>
        <w:bookmarkEnd w:id="15540"/>
      </w:del>
    </w:p>
    <w:p w14:paraId="7A48CBC0" w14:textId="2D94352E" w:rsidR="00564C22" w:rsidRPr="4593A2D4" w:rsidDel="00B33063" w:rsidRDefault="009B1AF1" w:rsidP="00564C22">
      <w:pPr>
        <w:rPr>
          <w:del w:id="15541" w:author="Andreas Kuehne" w:date="2019-05-31T12:22:00Z"/>
        </w:rPr>
      </w:pPr>
      <w:del w:id="15542" w:author="Andreas Kuehne" w:date="2019-05-31T12:22:00Z">
        <w:r w:rsidRPr="002062A5" w:rsidDel="00B33063">
          <w:rPr>
            <w:rFonts w:eastAsia="Arial" w:cs="Arial"/>
            <w:sz w:val="22"/>
            <w:szCs w:val="22"/>
          </w:rPr>
          <w:delText xml:space="preserve">The component </w:delText>
        </w:r>
        <w:r w:rsidRPr="002062A5" w:rsidDel="00B33063">
          <w:rPr>
            <w:rFonts w:ascii="Courier New" w:eastAsia="Courier New" w:hAnsi="Courier New" w:cs="Courier New"/>
          </w:rPr>
          <w:delText>ResponseID</w:delText>
        </w:r>
        <w:r w:rsidRPr="002062A5" w:rsidDel="00B33063">
          <w:rPr>
            <w:rFonts w:eastAsia="Arial" w:cs="Arial"/>
            <w:sz w:val="22"/>
            <w:szCs w:val="22"/>
          </w:rPr>
          <w:delText xml:space="preserve"> is derived from the string type.</w:delText>
        </w:r>
        <w:bookmarkStart w:id="15543" w:name="_Toc10199508"/>
        <w:bookmarkStart w:id="15544" w:name="_Toc10203646"/>
        <w:bookmarkStart w:id="15545" w:name="_Toc10207784"/>
        <w:bookmarkEnd w:id="15543"/>
        <w:bookmarkEnd w:id="15544"/>
        <w:bookmarkEnd w:id="15545"/>
      </w:del>
    </w:p>
    <w:p w14:paraId="55BD6B40" w14:textId="29C90219" w:rsidR="00564C22" w:rsidDel="00B33063" w:rsidRDefault="00564C22" w:rsidP="00564C22">
      <w:pPr>
        <w:rPr>
          <w:del w:id="15546" w:author="Andreas Kuehne" w:date="2019-05-31T12:22:00Z"/>
        </w:rPr>
      </w:pPr>
      <w:bookmarkStart w:id="15547" w:name="_Toc10199509"/>
      <w:bookmarkStart w:id="15548" w:name="_Toc10203647"/>
      <w:bookmarkStart w:id="15549" w:name="_Toc10207785"/>
      <w:bookmarkEnd w:id="15547"/>
      <w:bookmarkEnd w:id="15548"/>
      <w:bookmarkEnd w:id="15549"/>
    </w:p>
    <w:p w14:paraId="5EC862AB" w14:textId="19DD5BDE" w:rsidR="00564C22" w:rsidDel="00B33063" w:rsidRDefault="009B1AF1" w:rsidP="00564C22">
      <w:pPr>
        <w:pStyle w:val="berschrift4"/>
        <w:rPr>
          <w:del w:id="15550" w:author="Andreas Kuehne" w:date="2019-05-31T12:22:00Z"/>
        </w:rPr>
      </w:pPr>
      <w:del w:id="15551" w:author="Andreas Kuehne" w:date="2019-05-31T12:22:00Z">
        <w:r w:rsidDel="00B33063">
          <w:delText>ResponseID – XML Syntax</w:delText>
        </w:r>
        <w:bookmarkStart w:id="15552" w:name="_Toc10199510"/>
        <w:bookmarkStart w:id="15553" w:name="_Toc10203648"/>
        <w:bookmarkStart w:id="15554" w:name="_Toc10207786"/>
        <w:bookmarkEnd w:id="15552"/>
        <w:bookmarkEnd w:id="15553"/>
        <w:bookmarkEnd w:id="15554"/>
      </w:del>
    </w:p>
    <w:p w14:paraId="487E33F4" w14:textId="39FEFCB0" w:rsidR="00564C22" w:rsidRPr="5404FA76" w:rsidDel="00B33063" w:rsidRDefault="009B1AF1" w:rsidP="00564C22">
      <w:pPr>
        <w:rPr>
          <w:del w:id="15555" w:author="Andreas Kuehne" w:date="2019-05-31T12:22:00Z"/>
        </w:rPr>
      </w:pPr>
      <w:del w:id="15556" w:author="Andreas Kuehne" w:date="2019-05-31T12:22:00Z">
        <w:r w:rsidRPr="0CCF9147" w:rsidDel="00B33063">
          <w:delText xml:space="preserve">The XML type </w:delText>
        </w:r>
        <w:r w:rsidRPr="002062A5" w:rsidDel="00B33063">
          <w:rPr>
            <w:rFonts w:ascii="Courier New" w:eastAsia="Courier New" w:hAnsi="Courier New" w:cs="Courier New"/>
          </w:rPr>
          <w:delText>ResponseID</w:delText>
        </w:r>
        <w:r w:rsidRPr="0CCF9147" w:rsidDel="00B33063">
          <w:delText xml:space="preserve"> SHALL implement the requirements defined in the </w:delText>
        </w:r>
        <w:r w:rsidRPr="002062A5" w:rsidDel="00B33063">
          <w:rPr>
            <w:rFonts w:ascii="Courier New" w:eastAsia="Courier New" w:hAnsi="Courier New" w:cs="Courier New"/>
          </w:rPr>
          <w:delText>ResponseID</w:delText>
        </w:r>
        <w:r w:rsidDel="00B33063">
          <w:delText xml:space="preserve"> </w:delText>
        </w:r>
        <w:r w:rsidRPr="005A6FFD" w:rsidDel="00B33063">
          <w:delText>component.</w:delText>
        </w:r>
        <w:bookmarkStart w:id="15557" w:name="_Toc10199511"/>
        <w:bookmarkStart w:id="15558" w:name="_Toc10203649"/>
        <w:bookmarkStart w:id="15559" w:name="_Toc10207787"/>
        <w:bookmarkEnd w:id="15557"/>
        <w:bookmarkEnd w:id="15558"/>
        <w:bookmarkEnd w:id="15559"/>
      </w:del>
    </w:p>
    <w:p w14:paraId="2C9BFED2" w14:textId="0D25C2E7" w:rsidR="00564C22" w:rsidDel="00B33063" w:rsidRDefault="009B1AF1" w:rsidP="00564C22">
      <w:pPr>
        <w:rPr>
          <w:del w:id="15560" w:author="Andreas Kuehne" w:date="2019-05-31T12:22:00Z"/>
        </w:rPr>
      </w:pPr>
      <w:del w:id="15561"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ResponseID</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15562" w:name="_Toc10199512"/>
        <w:bookmarkStart w:id="15563" w:name="_Toc10203650"/>
        <w:bookmarkStart w:id="15564" w:name="_Toc10207788"/>
        <w:bookmarkEnd w:id="15562"/>
        <w:bookmarkEnd w:id="15563"/>
        <w:bookmarkEnd w:id="15564"/>
      </w:del>
    </w:p>
    <w:p w14:paraId="778B7655" w14:textId="6FD90E78" w:rsidR="00564C22" w:rsidDel="00B33063" w:rsidRDefault="009B1AF1" w:rsidP="00564C22">
      <w:pPr>
        <w:pStyle w:val="Code"/>
        <w:rPr>
          <w:del w:id="15565" w:author="Andreas Kuehne" w:date="2019-05-31T12:22:00Z"/>
        </w:rPr>
      </w:pPr>
      <w:del w:id="15566" w:author="Andreas Kuehne" w:date="2019-05-31T12:22:00Z">
        <w:r w:rsidDel="00B33063">
          <w:rPr>
            <w:color w:val="31849B" w:themeColor="accent5" w:themeShade="BF"/>
          </w:rPr>
          <w:delText>&lt;xs:simpleType</w:delText>
        </w:r>
        <w:r w:rsidDel="00B33063">
          <w:rPr>
            <w:color w:val="943634" w:themeColor="accent2" w:themeShade="BF"/>
          </w:rPr>
          <w:delText xml:space="preserve"> name="</w:delText>
        </w:r>
        <w:r w:rsidDel="00B33063">
          <w:rPr>
            <w:color w:val="244061" w:themeColor="accent1" w:themeShade="80"/>
          </w:rPr>
          <w:delText>ResponseID</w:delText>
        </w:r>
        <w:r w:rsidDel="00B33063">
          <w:rPr>
            <w:color w:val="943634" w:themeColor="accent2" w:themeShade="BF"/>
          </w:rPr>
          <w:delText>"</w:delText>
        </w:r>
        <w:r w:rsidDel="00B33063">
          <w:rPr>
            <w:color w:val="31849B" w:themeColor="accent5" w:themeShade="BF"/>
          </w:rPr>
          <w:delText>&gt;</w:delText>
        </w:r>
        <w:bookmarkStart w:id="15567" w:name="_Toc10199513"/>
        <w:bookmarkStart w:id="15568" w:name="_Toc10203651"/>
        <w:bookmarkStart w:id="15569" w:name="_Toc10207789"/>
        <w:bookmarkEnd w:id="15567"/>
        <w:bookmarkEnd w:id="15568"/>
        <w:bookmarkEnd w:id="15569"/>
      </w:del>
    </w:p>
    <w:p w14:paraId="3C4795FD" w14:textId="60A4A33D" w:rsidR="00564C22" w:rsidDel="00B33063" w:rsidRDefault="009B1AF1" w:rsidP="00564C22">
      <w:pPr>
        <w:pStyle w:val="Code"/>
        <w:rPr>
          <w:del w:id="15570" w:author="Andreas Kuehne" w:date="2019-05-31T12:22:00Z"/>
        </w:rPr>
      </w:pPr>
      <w:del w:id="15571" w:author="Andreas Kuehne" w:date="2019-05-31T12:22:00Z">
        <w:r w:rsidDel="00B33063">
          <w:rPr>
            <w:color w:val="31849B" w:themeColor="accent5" w:themeShade="BF"/>
          </w:rPr>
          <w:delText xml:space="preserve">  &lt;xs:restriction</w:delText>
        </w:r>
        <w:r w:rsidDel="00B33063">
          <w:rPr>
            <w:color w:val="943634" w:themeColor="accent2" w:themeShade="BF"/>
          </w:rPr>
          <w:delText xml:space="preserve"> base="</w:delText>
        </w:r>
        <w:r w:rsidDel="00B33063">
          <w:rPr>
            <w:color w:val="244061" w:themeColor="accent1" w:themeShade="80"/>
          </w:rPr>
          <w:delText>xs:string</w:delText>
        </w:r>
        <w:r w:rsidDel="00B33063">
          <w:rPr>
            <w:color w:val="943634" w:themeColor="accent2" w:themeShade="BF"/>
          </w:rPr>
          <w:delText>"</w:delText>
        </w:r>
        <w:r w:rsidDel="00B33063">
          <w:rPr>
            <w:color w:val="31849B" w:themeColor="accent5" w:themeShade="BF"/>
          </w:rPr>
          <w:delText>/&gt;</w:delText>
        </w:r>
        <w:bookmarkStart w:id="15572" w:name="_Toc10199514"/>
        <w:bookmarkStart w:id="15573" w:name="_Toc10203652"/>
        <w:bookmarkStart w:id="15574" w:name="_Toc10207790"/>
        <w:bookmarkEnd w:id="15572"/>
        <w:bookmarkEnd w:id="15573"/>
        <w:bookmarkEnd w:id="15574"/>
      </w:del>
    </w:p>
    <w:p w14:paraId="2151CF2C" w14:textId="4018379D" w:rsidR="00564C22" w:rsidDel="00B33063" w:rsidRDefault="009B1AF1" w:rsidP="00564C22">
      <w:pPr>
        <w:pStyle w:val="Code"/>
        <w:rPr>
          <w:del w:id="15575" w:author="Andreas Kuehne" w:date="2019-05-31T12:22:00Z"/>
        </w:rPr>
      </w:pPr>
      <w:del w:id="15576" w:author="Andreas Kuehne" w:date="2019-05-31T12:22:00Z">
        <w:r w:rsidDel="00B33063">
          <w:rPr>
            <w:color w:val="31849B" w:themeColor="accent5" w:themeShade="BF"/>
          </w:rPr>
          <w:delText>&lt;/xs:simpleType&gt;</w:delText>
        </w:r>
        <w:bookmarkStart w:id="15577" w:name="_Toc10199515"/>
        <w:bookmarkStart w:id="15578" w:name="_Toc10203653"/>
        <w:bookmarkStart w:id="15579" w:name="_Toc10207791"/>
        <w:bookmarkEnd w:id="15577"/>
        <w:bookmarkEnd w:id="15578"/>
        <w:bookmarkEnd w:id="15579"/>
      </w:del>
    </w:p>
    <w:p w14:paraId="5A8590AB" w14:textId="6FAFF548" w:rsidR="00564C22" w:rsidDel="00B33063" w:rsidRDefault="009B1AF1" w:rsidP="00564C22">
      <w:pPr>
        <w:spacing w:line="259" w:lineRule="auto"/>
        <w:rPr>
          <w:del w:id="15580" w:author="Andreas Kuehne" w:date="2019-05-31T12:22:00Z"/>
        </w:rPr>
      </w:pPr>
      <w:del w:id="15581"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ResponseID</w:delText>
        </w:r>
        <w:r w:rsidRPr="71C71F8C" w:rsidDel="00B33063">
          <w:delText xml:space="preserve"> </w:delText>
        </w:r>
        <w:r w:rsidDel="00B33063">
          <w:delText xml:space="preserve">XML element SHALL implement in XML syntax the sub-component that has a name equal to its local name. </w:delText>
        </w:r>
        <w:bookmarkStart w:id="15582" w:name="_Toc10199516"/>
        <w:bookmarkStart w:id="15583" w:name="_Toc10203654"/>
        <w:bookmarkStart w:id="15584" w:name="_Toc10207792"/>
        <w:bookmarkEnd w:id="15582"/>
        <w:bookmarkEnd w:id="15583"/>
        <w:bookmarkEnd w:id="15584"/>
      </w:del>
    </w:p>
    <w:p w14:paraId="510BC71D" w14:textId="5A458DE6" w:rsidR="00564C22" w:rsidDel="00B33063" w:rsidRDefault="009B1AF1" w:rsidP="00564C22">
      <w:pPr>
        <w:pStyle w:val="berschrift3"/>
        <w:rPr>
          <w:del w:id="15585" w:author="Andreas Kuehne" w:date="2019-05-31T12:22:00Z"/>
        </w:rPr>
      </w:pPr>
      <w:bookmarkStart w:id="15586" w:name="_RefCompE88C5C04"/>
      <w:del w:id="15587" w:author="Andreas Kuehne" w:date="2019-05-31T12:22:00Z">
        <w:r w:rsidDel="00B33063">
          <w:delText>Component OptionalInputsBase</w:delText>
        </w:r>
        <w:bookmarkStart w:id="15588" w:name="_Toc10199517"/>
        <w:bookmarkStart w:id="15589" w:name="_Toc10203655"/>
        <w:bookmarkStart w:id="15590" w:name="_Toc10207793"/>
        <w:bookmarkEnd w:id="15586"/>
        <w:bookmarkEnd w:id="15588"/>
        <w:bookmarkEnd w:id="15589"/>
        <w:bookmarkEnd w:id="15590"/>
      </w:del>
    </w:p>
    <w:p w14:paraId="4BE278F4" w14:textId="19D05729" w:rsidR="00564C22" w:rsidDel="00B33063" w:rsidRDefault="001725A5" w:rsidP="00564C22">
      <w:pPr>
        <w:rPr>
          <w:del w:id="15591" w:author="Andreas Kuehne" w:date="2019-05-31T12:22:00Z"/>
        </w:rPr>
      </w:pPr>
      <w:del w:id="15592" w:author="Andreas Kuehne" w:date="2019-05-31T12:22:00Z">
        <w:r w:rsidRPr="003A06D0" w:rsidDel="00B33063">
          <w:delText xml:space="preserve">The </w:delText>
        </w:r>
        <w:r w:rsidRPr="003A06D0" w:rsidDel="00B33063">
          <w:rPr>
            <w:rFonts w:ascii="Courier New" w:eastAsia="Courier New" w:hAnsi="Courier New" w:cs="Courier New"/>
            <w:lang w:val="en-GB"/>
          </w:rPr>
          <w:delText>OptionalInputsBase</w:delText>
        </w:r>
        <w:r w:rsidRPr="003A06D0" w:rsidDel="00B33063">
          <w:delText xml:space="preserve"> contains a common set of additional inputs associated with the processing of the request. Profiles will specify the allowed optional inputs and their default values. If a server doesn’t recognize or can’t handle any optional input, it MUST reject the request with a </w:delText>
        </w:r>
        <w:r w:rsidRPr="003A06D0" w:rsidDel="00B33063">
          <w:rPr>
            <w:rStyle w:val="Datatype"/>
            <w:lang w:val="en-GB"/>
          </w:rPr>
          <w:delText>ResultMajor</w:delText>
        </w:r>
        <w:r w:rsidRPr="003A06D0" w:rsidDel="00B33063">
          <w:delText xml:space="preserve"> code of </w:delText>
        </w:r>
        <w:r w:rsidRPr="003A06D0" w:rsidDel="00B33063">
          <w:rPr>
            <w:rStyle w:val="Datatype"/>
            <w:lang w:val="en-GB"/>
          </w:rPr>
          <w:delText>RequesterError</w:delText>
        </w:r>
        <w:r w:rsidRPr="003A06D0" w:rsidDel="00B33063">
          <w:delText xml:space="preserve"> and a </w:delText>
        </w:r>
        <w:r w:rsidRPr="003A06D0" w:rsidDel="00B33063">
          <w:rPr>
            <w:rStyle w:val="Datatype"/>
            <w:lang w:val="en-GB"/>
          </w:rPr>
          <w:delText>ResultMinor</w:delText>
        </w:r>
        <w:r w:rsidRPr="003A06D0" w:rsidDel="00B33063">
          <w:delText xml:space="preserve"> code of </w:delText>
        </w:r>
        <w:r w:rsidRPr="003A06D0" w:rsidDel="00B33063">
          <w:rPr>
            <w:rStyle w:val="Datatype"/>
            <w:lang w:val="en-GB"/>
          </w:rPr>
          <w:delText>NotSupported.</w:delText>
        </w:r>
        <w:r w:rsidR="00EF78A5" w:rsidDel="00B33063">
          <w:rPr>
            <w:rStyle w:val="Datatype"/>
            <w:lang w:val="en-GB"/>
          </w:rPr>
          <w:delText xml:space="preserve"> </w:delText>
        </w:r>
        <w:r w:rsidRPr="003A06D0" w:rsidDel="00B33063">
          <w:delText xml:space="preserve">All request messages can contain an </w:delText>
        </w:r>
        <w:r w:rsidRPr="003A06D0" w:rsidDel="00B33063">
          <w:rPr>
            <w:rStyle w:val="Datatype"/>
            <w:lang w:val="en-GB"/>
          </w:rPr>
          <w:delText>OptionalInputSign</w:delText>
        </w:r>
        <w:r w:rsidRPr="003A06D0" w:rsidDel="00B33063">
          <w:delText xml:space="preserve"> or </w:delText>
        </w:r>
        <w:r w:rsidRPr="003A06D0" w:rsidDel="00B33063">
          <w:rPr>
            <w:rStyle w:val="Datatype"/>
            <w:lang w:val="en-GB"/>
          </w:rPr>
          <w:delText>OptionalInputVerify</w:delText>
        </w:r>
        <w:r w:rsidRPr="003A06D0" w:rsidDel="00B33063">
          <w:delText xml:space="preserve"> element depending on the method called. The </w:delText>
        </w:r>
        <w:r w:rsidRPr="003A06D0" w:rsidDel="00B33063">
          <w:rPr>
            <w:rFonts w:ascii="Courier New" w:eastAsia="Courier New" w:hAnsi="Courier New" w:cs="Courier New"/>
            <w:lang w:val="en-GB"/>
          </w:rPr>
          <w:delText>OptionalInputsBase</w:delText>
        </w:r>
        <w:r w:rsidRPr="003A06D0" w:rsidDel="00B33063">
          <w:delText xml:space="preserve"> component defines the elements that are common to all optional inputs defined in this document. Several optional inputs are defined in this document, and profiles can define additional ones.</w:delText>
        </w:r>
        <w:bookmarkStart w:id="15593" w:name="_Toc10199518"/>
        <w:bookmarkStart w:id="15594" w:name="_Toc10203656"/>
        <w:bookmarkStart w:id="15595" w:name="_Toc10207794"/>
        <w:bookmarkEnd w:id="15593"/>
        <w:bookmarkEnd w:id="15594"/>
        <w:bookmarkEnd w:id="15595"/>
      </w:del>
    </w:p>
    <w:p w14:paraId="4A47052D" w14:textId="10D5FA47" w:rsidR="00564C22" w:rsidDel="00B33063" w:rsidRDefault="009B1AF1" w:rsidP="00564C22">
      <w:pPr>
        <w:rPr>
          <w:del w:id="15596" w:author="Andreas Kuehne" w:date="2019-05-31T12:22:00Z"/>
        </w:rPr>
      </w:pPr>
      <w:del w:id="15597" w:author="Andreas Kuehne" w:date="2019-05-31T12:22:00Z">
        <w:r w:rsidDel="00B33063">
          <w:delText xml:space="preserve">This components extends the component </w:delText>
        </w:r>
        <w:r w:rsidDel="00B33063">
          <w:fldChar w:fldCharType="begin"/>
        </w:r>
        <w:r w:rsidDel="00B33063">
          <w:delInstrText xml:space="preserve"> REF _RefCompD7570695 \r \h </w:delInstrText>
        </w:r>
        <w:r w:rsidDel="00B33063">
          <w:fldChar w:fldCharType="separate"/>
        </w:r>
        <w:r w:rsidDel="00B33063">
          <w:rPr>
            <w:rStyle w:val="Datatype"/>
            <w:rFonts w:eastAsia="Courier New" w:cs="Courier New"/>
          </w:rPr>
          <w:delText>OptionalInputs</w:delText>
        </w:r>
        <w:r w:rsidDel="00B33063">
          <w:fldChar w:fldCharType="end"/>
        </w:r>
        <w:r w:rsidDel="00B33063">
          <w:delText>. The inherited sub-components are not repeated here.</w:delText>
        </w:r>
        <w:bookmarkStart w:id="15598" w:name="_Toc10199519"/>
        <w:bookmarkStart w:id="15599" w:name="_Toc10203657"/>
        <w:bookmarkStart w:id="15600" w:name="_Toc10207795"/>
        <w:bookmarkEnd w:id="15598"/>
        <w:bookmarkEnd w:id="15599"/>
        <w:bookmarkEnd w:id="15600"/>
      </w:del>
    </w:p>
    <w:p w14:paraId="219E75B4" w14:textId="231FF5F2" w:rsidR="00564C22" w:rsidDel="00B33063" w:rsidRDefault="009B1AF1" w:rsidP="00564C22">
      <w:pPr>
        <w:rPr>
          <w:del w:id="15601" w:author="Andreas Kuehne" w:date="2019-05-31T12:22:00Z"/>
        </w:rPr>
      </w:pPr>
      <w:del w:id="15602" w:author="Andreas Kuehne" w:date="2019-05-31T12:22:00Z">
        <w:r w:rsidDel="00B33063">
          <w:delText>Below follows a list of the sub-components that constitute this component:</w:delText>
        </w:r>
        <w:bookmarkStart w:id="15603" w:name="_Toc10199520"/>
        <w:bookmarkStart w:id="15604" w:name="_Toc10203658"/>
        <w:bookmarkStart w:id="15605" w:name="_Toc10207796"/>
        <w:bookmarkEnd w:id="15603"/>
        <w:bookmarkEnd w:id="15604"/>
        <w:bookmarkEnd w:id="15605"/>
      </w:del>
    </w:p>
    <w:p w14:paraId="57163283" w14:textId="7A712667" w:rsidR="00564C22" w:rsidDel="00B33063" w:rsidRDefault="009B1AF1" w:rsidP="00564C22">
      <w:pPr>
        <w:pStyle w:val="Member"/>
        <w:rPr>
          <w:del w:id="15606" w:author="Andreas Kuehne" w:date="2019-05-31T12:22:00Z"/>
        </w:rPr>
      </w:pPr>
      <w:del w:id="15607" w:author="Andreas Kuehne" w:date="2019-05-31T12:22:00Z">
        <w:r w:rsidDel="00B33063">
          <w:delText xml:space="preserve">The OPTIONAL </w:delText>
        </w:r>
        <w:r w:rsidRPr="35C1378D" w:rsidDel="00B33063">
          <w:rPr>
            <w:rStyle w:val="Datatype"/>
          </w:rPr>
          <w:delText>ClaimedIdentity</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_RefComp6228F725 \r \h </w:delInstrText>
        </w:r>
        <w:r w:rsidDel="00B33063">
          <w:fldChar w:fldCharType="separate"/>
        </w:r>
        <w:r w:rsidDel="00B33063">
          <w:rPr>
            <w:rStyle w:val="Datatype"/>
            <w:rFonts w:eastAsia="Courier New" w:cs="Courier New"/>
          </w:rPr>
          <w:delText>ClaimedIdentity</w:delText>
        </w:r>
        <w:r w:rsidDel="00B33063">
          <w:fldChar w:fldCharType="end"/>
        </w:r>
        <w:r w:rsidDel="00B33063">
          <w:delText xml:space="preserve">. </w:delText>
        </w:r>
        <w:r w:rsidRPr="003A06D0" w:rsidDel="00B33063">
          <w:delText>This element indicates the identity of the client who is making a request. The server may use this to parameterize any aspect of its processing. Profiles that make use of this element MUST define its semantics.</w:delText>
        </w:r>
        <w:bookmarkStart w:id="15608" w:name="_Toc10199521"/>
        <w:bookmarkStart w:id="15609" w:name="_Toc10203659"/>
        <w:bookmarkStart w:id="15610" w:name="_Toc10207797"/>
        <w:bookmarkEnd w:id="15608"/>
        <w:bookmarkEnd w:id="15609"/>
        <w:bookmarkEnd w:id="15610"/>
      </w:del>
    </w:p>
    <w:p w14:paraId="099CA74E" w14:textId="5ABE178B" w:rsidR="00564C22" w:rsidDel="00B33063" w:rsidRDefault="009B1AF1" w:rsidP="00564C22">
      <w:pPr>
        <w:pStyle w:val="Member"/>
        <w:rPr>
          <w:del w:id="15611" w:author="Andreas Kuehne" w:date="2019-05-31T12:22:00Z"/>
        </w:rPr>
      </w:pPr>
      <w:del w:id="15612" w:author="Andreas Kuehne" w:date="2019-05-31T12:22:00Z">
        <w:r w:rsidDel="00B33063">
          <w:delText xml:space="preserve">The OPTIONAL </w:delText>
        </w:r>
        <w:r w:rsidRPr="35C1378D" w:rsidDel="00B33063">
          <w:rPr>
            <w:rStyle w:val="Datatype"/>
          </w:rPr>
          <w:delText>Schemas</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_RefComp94AB9E83 \r \h </w:delInstrText>
        </w:r>
        <w:r w:rsidDel="00B33063">
          <w:fldChar w:fldCharType="separate"/>
        </w:r>
        <w:r w:rsidDel="00B33063">
          <w:rPr>
            <w:rStyle w:val="Datatype"/>
            <w:rFonts w:eastAsia="Courier New" w:cs="Courier New"/>
          </w:rPr>
          <w:delText>Schemas</w:delText>
        </w:r>
        <w:r w:rsidDel="00B33063">
          <w:fldChar w:fldCharType="end"/>
        </w:r>
        <w:r w:rsidDel="00B33063">
          <w:delText xml:space="preserve">. </w:delText>
        </w:r>
        <w:r w:rsidRPr="003A06D0" w:rsidDel="00B33063">
          <w:delText xml:space="preserve">The </w:delText>
        </w:r>
        <w:r w:rsidRPr="003A06D0" w:rsidDel="00B33063">
          <w:rPr>
            <w:rStyle w:val="Datatype"/>
            <w:lang w:val="en-GB"/>
          </w:rPr>
          <w:delText>Schemas</w:delText>
        </w:r>
        <w:r w:rsidRPr="003A06D0" w:rsidDel="00B33063">
          <w:delText xml:space="preserve"> element provides a mechanism for transporting XML schemas required for validating an XML document along with the request message.</w:delText>
        </w:r>
        <w:bookmarkStart w:id="15613" w:name="_Toc10199522"/>
        <w:bookmarkStart w:id="15614" w:name="_Toc10203660"/>
        <w:bookmarkStart w:id="15615" w:name="_Toc10207798"/>
        <w:bookmarkEnd w:id="15613"/>
        <w:bookmarkEnd w:id="15614"/>
        <w:bookmarkEnd w:id="15615"/>
      </w:del>
    </w:p>
    <w:p w14:paraId="59CB1B66" w14:textId="729B3CCA" w:rsidR="00564C22" w:rsidDel="00B33063" w:rsidRDefault="009B1AF1" w:rsidP="00564C22">
      <w:pPr>
        <w:pStyle w:val="Member"/>
        <w:rPr>
          <w:del w:id="15616" w:author="Andreas Kuehne" w:date="2019-05-31T12:22:00Z"/>
        </w:rPr>
      </w:pPr>
      <w:del w:id="15617" w:author="Andreas Kuehne" w:date="2019-05-31T12:22:00Z">
        <w:r w:rsidDel="00B33063">
          <w:delText xml:space="preserve">The OPTIONAL </w:delText>
        </w:r>
        <w:r w:rsidRPr="35C1378D" w:rsidDel="00B33063">
          <w:rPr>
            <w:rStyle w:val="Datatype"/>
          </w:rPr>
          <w:delText>AddTimestamp</w:delText>
        </w:r>
        <w:r w:rsidDel="00B33063">
          <w:delText xml:space="preserve"> element, if present, MAY occur zero or more times containing a URI. </w:delText>
        </w:r>
        <w:r w:rsidRPr="003A06D0" w:rsidDel="00B33063">
          <w:delText xml:space="preserve">The </w:delText>
        </w:r>
        <w:r w:rsidRPr="003A06D0" w:rsidDel="00B33063">
          <w:rPr>
            <w:rStyle w:val="Datatype"/>
            <w:lang w:val="en-GB"/>
          </w:rPr>
          <w:delText>AddTimestamp</w:delText>
        </w:r>
        <w:r w:rsidRPr="003A06D0" w:rsidDel="00B33063">
          <w:delText xml:space="preserve"> element indicates that the client wishes the server to embed a timestamp token as a property or attribute of the resultant or the supplied signature. The timestamp token will be applied to the signature value in the case of CMS/PKCS7 signatures or the </w:delText>
        </w:r>
        <w:r w:rsidRPr="003A06D0" w:rsidDel="00B33063">
          <w:rPr>
            <w:rStyle w:val="Element"/>
            <w:lang w:val="en-GB"/>
          </w:rPr>
          <w:delText>&lt;ds:SignatureValue&gt;</w:delText>
        </w:r>
        <w:r w:rsidRPr="003A06D0" w:rsidDel="00B33063">
          <w:delText xml:space="preserve"> element in the case of XML signatures. Note: Procedures for handling other forms of timestamp may be defined in profiles of the Core.  In particular, the DSS AdES profile </w:delText>
        </w:r>
        <w:r w:rsidRPr="003A06D0" w:rsidDel="00B33063">
          <w:rPr>
            <w:b/>
            <w:bCs/>
            <w:lang w:val="en-GB"/>
          </w:rPr>
          <w:delText xml:space="preserve">[DSS-AdES-P] </w:delText>
        </w:r>
        <w:r w:rsidRPr="003A06D0" w:rsidDel="00B33063">
          <w:delText xml:space="preserve">defines procedures for generating timestamps over the content which is about to be signed (sometimes called content timestamps), and the DSS Timestamp profile </w:delText>
        </w:r>
        <w:r w:rsidRPr="003A06D0" w:rsidDel="00B33063">
          <w:rPr>
            <w:b/>
            <w:bCs/>
            <w:lang w:val="en-GB"/>
          </w:rPr>
          <w:delText xml:space="preserve">[DSS-TS-P] </w:delText>
        </w:r>
        <w:r w:rsidRPr="003A06D0" w:rsidDel="00B33063">
          <w:delText>defines procedures for handling standalone timestamps.</w:delText>
        </w:r>
        <w:bookmarkStart w:id="15618" w:name="_Toc10199523"/>
        <w:bookmarkStart w:id="15619" w:name="_Toc10203661"/>
        <w:bookmarkStart w:id="15620" w:name="_Toc10207799"/>
        <w:bookmarkEnd w:id="15618"/>
        <w:bookmarkEnd w:id="15619"/>
        <w:bookmarkEnd w:id="15620"/>
      </w:del>
    </w:p>
    <w:p w14:paraId="5FE6FD82" w14:textId="7301ABBB" w:rsidR="00564C22" w:rsidDel="00B33063" w:rsidRDefault="009B1AF1" w:rsidP="00564C22">
      <w:pPr>
        <w:pStyle w:val="Member"/>
        <w:rPr>
          <w:del w:id="15621" w:author="Andreas Kuehne" w:date="2019-05-31T12:22:00Z"/>
        </w:rPr>
      </w:pPr>
      <w:del w:id="15622" w:author="Andreas Kuehne" w:date="2019-05-31T12:22:00Z">
        <w:r w:rsidDel="00B33063">
          <w:delText xml:space="preserve">The OPTIONAL </w:delText>
        </w:r>
        <w:r w:rsidRPr="35C1378D" w:rsidDel="00B33063">
          <w:rPr>
            <w:rStyle w:val="Datatype"/>
          </w:rPr>
          <w:delText>EnforceAsynchronousProcessing</w:delText>
        </w:r>
        <w:r w:rsidDel="00B33063">
          <w:delText xml:space="preserve"> element, if present, MUST contain a boolean. Its default value is '</w:delText>
        </w:r>
        <w:r w:rsidDel="00B33063">
          <w:rPr>
            <w:color w:val="244061" w:themeColor="accent1" w:themeShade="80"/>
          </w:rPr>
          <w:delText>false</w:delText>
        </w:r>
        <w:r w:rsidDel="00B33063">
          <w:delText xml:space="preserve">'. </w:delText>
        </w:r>
        <w:bookmarkStart w:id="15623" w:name="_Toc10199524"/>
        <w:bookmarkStart w:id="15624" w:name="_Toc10203662"/>
        <w:bookmarkStart w:id="15625" w:name="_Toc10207800"/>
        <w:bookmarkEnd w:id="15623"/>
        <w:bookmarkEnd w:id="15624"/>
        <w:bookmarkEnd w:id="15625"/>
      </w:del>
    </w:p>
    <w:p w14:paraId="3B983BD1" w14:textId="28B04175" w:rsidR="00564C22" w:rsidDel="00B33063" w:rsidRDefault="009B1AF1" w:rsidP="00564C22">
      <w:pPr>
        <w:pStyle w:val="Member"/>
        <w:rPr>
          <w:del w:id="15626" w:author="Andreas Kuehne" w:date="2019-05-31T12:22:00Z"/>
        </w:rPr>
      </w:pPr>
      <w:del w:id="15627" w:author="Andreas Kuehne" w:date="2019-05-31T12:22:00Z">
        <w:r w:rsidDel="00B33063">
          <w:delText xml:space="preserve">The OPTIONAL </w:delText>
        </w:r>
        <w:r w:rsidRPr="35C1378D" w:rsidDel="00B33063">
          <w:rPr>
            <w:rStyle w:val="Datatype"/>
          </w:rPr>
          <w:delText>Nonce</w:delText>
        </w:r>
        <w:r w:rsidDel="00B33063">
          <w:delText xml:space="preserve"> element, if present, MUST contain an integer. </w:delText>
        </w:r>
        <w:r w:rsidR="001F57CC" w:rsidRPr="003A06D0" w:rsidDel="00B33063">
          <w:rPr>
            <w:lang w:val="en-GB"/>
          </w:rPr>
          <w:delText>The Nonce element MAY be used to provide a large random number to enable the client correlate a timestamp request with the response.</w:delText>
        </w:r>
        <w:bookmarkStart w:id="15628" w:name="_Toc10199525"/>
        <w:bookmarkStart w:id="15629" w:name="_Toc10203663"/>
        <w:bookmarkStart w:id="15630" w:name="_Toc10207801"/>
        <w:bookmarkEnd w:id="15628"/>
        <w:bookmarkEnd w:id="15629"/>
        <w:bookmarkEnd w:id="15630"/>
      </w:del>
    </w:p>
    <w:p w14:paraId="5A3BA7BA" w14:textId="053B70BF" w:rsidR="00564C22" w:rsidDel="00B33063" w:rsidRDefault="009B1AF1" w:rsidP="00564C22">
      <w:pPr>
        <w:pStyle w:val="berschrift4"/>
        <w:rPr>
          <w:del w:id="15631" w:author="Andreas Kuehne" w:date="2019-05-31T12:22:00Z"/>
        </w:rPr>
      </w:pPr>
      <w:del w:id="15632" w:author="Andreas Kuehne" w:date="2019-05-31T12:22:00Z">
        <w:r w:rsidDel="00B33063">
          <w:delText>OptionalInputsBase – JSON Syntax</w:delText>
        </w:r>
        <w:bookmarkStart w:id="15633" w:name="_Toc10199526"/>
        <w:bookmarkStart w:id="15634" w:name="_Toc10203664"/>
        <w:bookmarkStart w:id="15635" w:name="_Toc10207802"/>
        <w:bookmarkEnd w:id="15633"/>
        <w:bookmarkEnd w:id="15634"/>
        <w:bookmarkEnd w:id="15635"/>
      </w:del>
    </w:p>
    <w:p w14:paraId="3D9E6C81" w14:textId="7B54DA60" w:rsidR="00564C22" w:rsidRPr="4593A2D4" w:rsidDel="00B33063" w:rsidRDefault="009B1AF1" w:rsidP="00564C22">
      <w:pPr>
        <w:rPr>
          <w:del w:id="15636" w:author="Andreas Kuehne" w:date="2019-05-31T12:22:00Z"/>
        </w:rPr>
      </w:pPr>
      <w:del w:id="15637" w:author="Andreas Kuehne" w:date="2019-05-31T12:22:00Z">
        <w:r w:rsidRPr="002062A5" w:rsidDel="00B33063">
          <w:rPr>
            <w:rFonts w:eastAsia="Arial" w:cs="Arial"/>
            <w:sz w:val="22"/>
            <w:szCs w:val="22"/>
          </w:rPr>
          <w:delText xml:space="preserve">The component </w:delText>
        </w:r>
        <w:r w:rsidRPr="002062A5" w:rsidDel="00B33063">
          <w:rPr>
            <w:rFonts w:ascii="Courier New" w:eastAsia="Courier New" w:hAnsi="Courier New" w:cs="Courier New"/>
          </w:rPr>
          <w:delText>OptionalInputsBase</w:delText>
        </w:r>
        <w:r w:rsidRPr="002062A5" w:rsidDel="00B33063">
          <w:rPr>
            <w:rFonts w:eastAsia="Arial" w:cs="Arial"/>
            <w:sz w:val="22"/>
            <w:szCs w:val="22"/>
          </w:rPr>
          <w:delText xml:space="preserve"> is abstract and therefore has no JSON definition.</w:delText>
        </w:r>
        <w:bookmarkStart w:id="15638" w:name="_Toc10199527"/>
        <w:bookmarkStart w:id="15639" w:name="_Toc10203665"/>
        <w:bookmarkStart w:id="15640" w:name="_Toc10207803"/>
        <w:bookmarkEnd w:id="15638"/>
        <w:bookmarkEnd w:id="15639"/>
        <w:bookmarkEnd w:id="15640"/>
      </w:del>
    </w:p>
    <w:p w14:paraId="01B553DA" w14:textId="014A832C" w:rsidR="00564C22" w:rsidDel="00B33063" w:rsidRDefault="00564C22" w:rsidP="00564C22">
      <w:pPr>
        <w:rPr>
          <w:del w:id="15641" w:author="Andreas Kuehne" w:date="2019-05-31T12:22:00Z"/>
        </w:rPr>
      </w:pPr>
      <w:bookmarkStart w:id="15642" w:name="_Toc10199528"/>
      <w:bookmarkStart w:id="15643" w:name="_Toc10203666"/>
      <w:bookmarkStart w:id="15644" w:name="_Toc10207804"/>
      <w:bookmarkEnd w:id="15642"/>
      <w:bookmarkEnd w:id="15643"/>
      <w:bookmarkEnd w:id="15644"/>
    </w:p>
    <w:p w14:paraId="245E9482" w14:textId="13A281B6" w:rsidR="00564C22" w:rsidDel="00B33063" w:rsidRDefault="009B1AF1" w:rsidP="00564C22">
      <w:pPr>
        <w:pStyle w:val="berschrift4"/>
        <w:rPr>
          <w:del w:id="15645" w:author="Andreas Kuehne" w:date="2019-05-31T12:22:00Z"/>
        </w:rPr>
      </w:pPr>
      <w:del w:id="15646" w:author="Andreas Kuehne" w:date="2019-05-31T12:22:00Z">
        <w:r w:rsidDel="00B33063">
          <w:delText>OptionalInputsBase – XML Syntax</w:delText>
        </w:r>
        <w:bookmarkStart w:id="15647" w:name="_Toc10199529"/>
        <w:bookmarkStart w:id="15648" w:name="_Toc10203667"/>
        <w:bookmarkStart w:id="15649" w:name="_Toc10207805"/>
        <w:bookmarkEnd w:id="15647"/>
        <w:bookmarkEnd w:id="15648"/>
        <w:bookmarkEnd w:id="15649"/>
      </w:del>
    </w:p>
    <w:p w14:paraId="5B740F8D" w14:textId="1255E5D9" w:rsidR="00564C22" w:rsidRPr="5404FA76" w:rsidDel="00B33063" w:rsidRDefault="009B1AF1" w:rsidP="00564C22">
      <w:pPr>
        <w:rPr>
          <w:del w:id="15650" w:author="Andreas Kuehne" w:date="2019-05-31T12:22:00Z"/>
        </w:rPr>
      </w:pPr>
      <w:del w:id="15651" w:author="Andreas Kuehne" w:date="2019-05-31T12:22:00Z">
        <w:r w:rsidRPr="0CCF9147" w:rsidDel="00B33063">
          <w:delText xml:space="preserve">The XML type </w:delText>
        </w:r>
        <w:r w:rsidRPr="002062A5" w:rsidDel="00B33063">
          <w:rPr>
            <w:rFonts w:ascii="Courier New" w:eastAsia="Courier New" w:hAnsi="Courier New" w:cs="Courier New"/>
          </w:rPr>
          <w:delText>OptionalInputsBaseType</w:delText>
        </w:r>
        <w:r w:rsidRPr="0CCF9147" w:rsidDel="00B33063">
          <w:delText xml:space="preserve"> SHALL implement the requirements defined in the </w:delText>
        </w:r>
        <w:r w:rsidRPr="002062A5" w:rsidDel="00B33063">
          <w:rPr>
            <w:rFonts w:ascii="Courier New" w:eastAsia="Courier New" w:hAnsi="Courier New" w:cs="Courier New"/>
          </w:rPr>
          <w:delText>OptionalInputsBase</w:delText>
        </w:r>
        <w:r w:rsidDel="00B33063">
          <w:delText xml:space="preserve"> </w:delText>
        </w:r>
        <w:r w:rsidRPr="005A6FFD" w:rsidDel="00B33063">
          <w:delText>component.</w:delText>
        </w:r>
        <w:bookmarkStart w:id="15652" w:name="_Toc10199530"/>
        <w:bookmarkStart w:id="15653" w:name="_Toc10203668"/>
        <w:bookmarkStart w:id="15654" w:name="_Toc10207806"/>
        <w:bookmarkEnd w:id="15652"/>
        <w:bookmarkEnd w:id="15653"/>
        <w:bookmarkEnd w:id="15654"/>
      </w:del>
    </w:p>
    <w:p w14:paraId="0E857A47" w14:textId="6894B49F" w:rsidR="00564C22" w:rsidDel="00B33063" w:rsidRDefault="009B1AF1" w:rsidP="00564C22">
      <w:pPr>
        <w:rPr>
          <w:del w:id="15655" w:author="Andreas Kuehne" w:date="2019-05-31T12:22:00Z"/>
        </w:rPr>
      </w:pPr>
      <w:del w:id="15656"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OptionalInputsBaseType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15657" w:name="_Toc10199531"/>
        <w:bookmarkStart w:id="15658" w:name="_Toc10203669"/>
        <w:bookmarkStart w:id="15659" w:name="_Toc10207807"/>
        <w:bookmarkEnd w:id="15657"/>
        <w:bookmarkEnd w:id="15658"/>
        <w:bookmarkEnd w:id="15659"/>
      </w:del>
    </w:p>
    <w:p w14:paraId="31B0B868" w14:textId="5DE0A5AA" w:rsidR="00564C22" w:rsidDel="00B33063" w:rsidRDefault="009B1AF1" w:rsidP="00564C22">
      <w:pPr>
        <w:pStyle w:val="Code"/>
        <w:rPr>
          <w:del w:id="15660" w:author="Andreas Kuehne" w:date="2019-05-31T12:22:00Z"/>
        </w:rPr>
      </w:pPr>
      <w:del w:id="15661"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OptionalInputsBaseType</w:delText>
        </w:r>
        <w:r w:rsidDel="00B33063">
          <w:rPr>
            <w:color w:val="943634" w:themeColor="accent2" w:themeShade="BF"/>
          </w:rPr>
          <w:delText>" abstract="</w:delText>
        </w:r>
        <w:r w:rsidDel="00B33063">
          <w:rPr>
            <w:color w:val="244061" w:themeColor="accent1" w:themeShade="80"/>
          </w:rPr>
          <w:delText>true</w:delText>
        </w:r>
        <w:r w:rsidDel="00B33063">
          <w:rPr>
            <w:color w:val="943634" w:themeColor="accent2" w:themeShade="BF"/>
          </w:rPr>
          <w:delText>"</w:delText>
        </w:r>
        <w:r w:rsidDel="00B33063">
          <w:rPr>
            <w:color w:val="31849B" w:themeColor="accent5" w:themeShade="BF"/>
          </w:rPr>
          <w:delText>&gt;</w:delText>
        </w:r>
        <w:bookmarkStart w:id="15662" w:name="_Toc10199532"/>
        <w:bookmarkStart w:id="15663" w:name="_Toc10203670"/>
        <w:bookmarkStart w:id="15664" w:name="_Toc10207808"/>
        <w:bookmarkEnd w:id="15662"/>
        <w:bookmarkEnd w:id="15663"/>
        <w:bookmarkEnd w:id="15664"/>
      </w:del>
    </w:p>
    <w:p w14:paraId="639F339D" w14:textId="562F29BD" w:rsidR="00564C22" w:rsidDel="00B33063" w:rsidRDefault="009B1AF1" w:rsidP="00564C22">
      <w:pPr>
        <w:pStyle w:val="Code"/>
        <w:rPr>
          <w:del w:id="15665" w:author="Andreas Kuehne" w:date="2019-05-31T12:22:00Z"/>
        </w:rPr>
      </w:pPr>
      <w:del w:id="15666" w:author="Andreas Kuehne" w:date="2019-05-31T12:22:00Z">
        <w:r w:rsidDel="00B33063">
          <w:rPr>
            <w:color w:val="31849B" w:themeColor="accent5" w:themeShade="BF"/>
          </w:rPr>
          <w:delText xml:space="preserve">  &lt;xs:complexContent&gt;</w:delText>
        </w:r>
        <w:bookmarkStart w:id="15667" w:name="_Toc10199533"/>
        <w:bookmarkStart w:id="15668" w:name="_Toc10203671"/>
        <w:bookmarkStart w:id="15669" w:name="_Toc10207809"/>
        <w:bookmarkEnd w:id="15667"/>
        <w:bookmarkEnd w:id="15668"/>
        <w:bookmarkEnd w:id="15669"/>
      </w:del>
    </w:p>
    <w:p w14:paraId="6D8BF2F6" w14:textId="4688D946" w:rsidR="00564C22" w:rsidDel="00B33063" w:rsidRDefault="009B1AF1" w:rsidP="00564C22">
      <w:pPr>
        <w:pStyle w:val="Code"/>
        <w:rPr>
          <w:del w:id="15670" w:author="Andreas Kuehne" w:date="2019-05-31T12:22:00Z"/>
        </w:rPr>
      </w:pPr>
      <w:del w:id="15671" w:author="Andreas Kuehne" w:date="2019-05-31T12:22:00Z">
        <w:r w:rsidDel="00B33063">
          <w:rPr>
            <w:color w:val="31849B" w:themeColor="accent5" w:themeShade="BF"/>
          </w:rPr>
          <w:delText xml:space="preserve">    &lt;xs:extension</w:delText>
        </w:r>
        <w:r w:rsidDel="00B33063">
          <w:rPr>
            <w:color w:val="943634" w:themeColor="accent2" w:themeShade="BF"/>
          </w:rPr>
          <w:delText xml:space="preserve"> base="</w:delText>
        </w:r>
        <w:r w:rsidDel="00B33063">
          <w:rPr>
            <w:color w:val="244061" w:themeColor="accent1" w:themeShade="80"/>
          </w:rPr>
          <w:delText>dsb:OptionalInputsType</w:delText>
        </w:r>
        <w:r w:rsidDel="00B33063">
          <w:rPr>
            <w:color w:val="943634" w:themeColor="accent2" w:themeShade="BF"/>
          </w:rPr>
          <w:delText>"</w:delText>
        </w:r>
        <w:r w:rsidDel="00B33063">
          <w:rPr>
            <w:color w:val="31849B" w:themeColor="accent5" w:themeShade="BF"/>
          </w:rPr>
          <w:delText>&gt;</w:delText>
        </w:r>
        <w:bookmarkStart w:id="15672" w:name="_Toc10199534"/>
        <w:bookmarkStart w:id="15673" w:name="_Toc10203672"/>
        <w:bookmarkStart w:id="15674" w:name="_Toc10207810"/>
        <w:bookmarkEnd w:id="15672"/>
        <w:bookmarkEnd w:id="15673"/>
        <w:bookmarkEnd w:id="15674"/>
      </w:del>
    </w:p>
    <w:p w14:paraId="2CF4BAE8" w14:textId="3C9B8849" w:rsidR="00564C22" w:rsidDel="00B33063" w:rsidRDefault="009B1AF1" w:rsidP="00564C22">
      <w:pPr>
        <w:pStyle w:val="Code"/>
        <w:rPr>
          <w:del w:id="15675" w:author="Andreas Kuehne" w:date="2019-05-31T12:22:00Z"/>
        </w:rPr>
      </w:pPr>
      <w:del w:id="15676" w:author="Andreas Kuehne" w:date="2019-05-31T12:22:00Z">
        <w:r w:rsidDel="00B33063">
          <w:rPr>
            <w:color w:val="31849B" w:themeColor="accent5" w:themeShade="BF"/>
          </w:rPr>
          <w:delText xml:space="preserve">      &lt;xs:sequence&gt;</w:delText>
        </w:r>
        <w:bookmarkStart w:id="15677" w:name="_Toc10199535"/>
        <w:bookmarkStart w:id="15678" w:name="_Toc10203673"/>
        <w:bookmarkStart w:id="15679" w:name="_Toc10207811"/>
        <w:bookmarkEnd w:id="15677"/>
        <w:bookmarkEnd w:id="15678"/>
        <w:bookmarkEnd w:id="15679"/>
      </w:del>
    </w:p>
    <w:p w14:paraId="43B333B8" w14:textId="4A933E8B" w:rsidR="00564C22" w:rsidDel="00B33063" w:rsidRDefault="009B1AF1" w:rsidP="00564C22">
      <w:pPr>
        <w:pStyle w:val="Code"/>
        <w:rPr>
          <w:del w:id="15680" w:author="Andreas Kuehne" w:date="2019-05-31T12:22:00Z"/>
        </w:rPr>
      </w:pPr>
      <w:del w:id="15681"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ClaimedIdentity</w:delText>
        </w:r>
        <w:r w:rsidDel="00B33063">
          <w:rPr>
            <w:color w:val="943634" w:themeColor="accent2" w:themeShade="BF"/>
          </w:rPr>
          <w:delText>" type="</w:delText>
        </w:r>
        <w:r w:rsidDel="00B33063">
          <w:rPr>
            <w:color w:val="244061" w:themeColor="accent1" w:themeShade="80"/>
          </w:rPr>
          <w:delText>dss2:ClaimedIdentityType</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5682" w:name="_Toc10199536"/>
        <w:bookmarkStart w:id="15683" w:name="_Toc10203674"/>
        <w:bookmarkStart w:id="15684" w:name="_Toc10207812"/>
        <w:bookmarkEnd w:id="15682"/>
        <w:bookmarkEnd w:id="15683"/>
        <w:bookmarkEnd w:id="15684"/>
      </w:del>
    </w:p>
    <w:p w14:paraId="4CD3E0BA" w14:textId="305DFB54" w:rsidR="00564C22" w:rsidDel="00B33063" w:rsidRDefault="009B1AF1" w:rsidP="00564C22">
      <w:pPr>
        <w:pStyle w:val="Code"/>
        <w:rPr>
          <w:del w:id="15685" w:author="Andreas Kuehne" w:date="2019-05-31T12:22:00Z"/>
        </w:rPr>
      </w:pPr>
      <w:del w:id="15686"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Schemas</w:delText>
        </w:r>
        <w:r w:rsidDel="00B33063">
          <w:rPr>
            <w:color w:val="943634" w:themeColor="accent2" w:themeShade="BF"/>
          </w:rPr>
          <w:delText>" type="</w:delText>
        </w:r>
        <w:r w:rsidDel="00B33063">
          <w:rPr>
            <w:color w:val="244061" w:themeColor="accent1" w:themeShade="80"/>
          </w:rPr>
          <w:delText>dss2:SchemasType</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5687" w:name="_Toc10199537"/>
        <w:bookmarkStart w:id="15688" w:name="_Toc10203675"/>
        <w:bookmarkStart w:id="15689" w:name="_Toc10207813"/>
        <w:bookmarkEnd w:id="15687"/>
        <w:bookmarkEnd w:id="15688"/>
        <w:bookmarkEnd w:id="15689"/>
      </w:del>
    </w:p>
    <w:p w14:paraId="776112F6" w14:textId="1816FF4A" w:rsidR="00564C22" w:rsidDel="00B33063" w:rsidRDefault="009B1AF1" w:rsidP="00564C22">
      <w:pPr>
        <w:pStyle w:val="Code"/>
        <w:rPr>
          <w:del w:id="15690" w:author="Andreas Kuehne" w:date="2019-05-31T12:22:00Z"/>
        </w:rPr>
      </w:pPr>
      <w:del w:id="15691"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AddTimestamp</w:delText>
        </w:r>
        <w:r w:rsidDel="00B33063">
          <w:rPr>
            <w:color w:val="943634" w:themeColor="accent2" w:themeShade="BF"/>
          </w:rPr>
          <w:delText>" type="</w:delText>
        </w:r>
        <w:r w:rsidDel="00B33063">
          <w:rPr>
            <w:color w:val="244061" w:themeColor="accent1" w:themeShade="80"/>
          </w:rPr>
          <w:delText>xs:anyURI</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5692" w:name="_Toc10199538"/>
        <w:bookmarkStart w:id="15693" w:name="_Toc10203676"/>
        <w:bookmarkStart w:id="15694" w:name="_Toc10207814"/>
        <w:bookmarkEnd w:id="15692"/>
        <w:bookmarkEnd w:id="15693"/>
        <w:bookmarkEnd w:id="15694"/>
      </w:del>
    </w:p>
    <w:p w14:paraId="62216DF0" w14:textId="43E89F43" w:rsidR="00564C22" w:rsidDel="00B33063" w:rsidRDefault="009B1AF1" w:rsidP="00564C22">
      <w:pPr>
        <w:pStyle w:val="Code"/>
        <w:rPr>
          <w:del w:id="15695" w:author="Andreas Kuehne" w:date="2019-05-31T12:22:00Z"/>
        </w:rPr>
      </w:pPr>
      <w:del w:id="15696"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EnforceAsynchronousProcessing</w:delText>
        </w:r>
        <w:r w:rsidDel="00B33063">
          <w:rPr>
            <w:color w:val="943634" w:themeColor="accent2" w:themeShade="BF"/>
          </w:rPr>
          <w:delText>" type="</w:delText>
        </w:r>
        <w:r w:rsidDel="00B33063">
          <w:rPr>
            <w:color w:val="244061" w:themeColor="accent1" w:themeShade="80"/>
          </w:rPr>
          <w:delText>xs:boolean</w:delText>
        </w:r>
        <w:r w:rsidDel="00B33063">
          <w:rPr>
            <w:color w:val="943634" w:themeColor="accent2" w:themeShade="BF"/>
          </w:rPr>
          <w:delText>" default="</w:delText>
        </w:r>
        <w:r w:rsidDel="00B33063">
          <w:rPr>
            <w:color w:val="244061" w:themeColor="accent1" w:themeShade="80"/>
          </w:rPr>
          <w:delText>false</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5697" w:name="_Toc10199539"/>
        <w:bookmarkStart w:id="15698" w:name="_Toc10203677"/>
        <w:bookmarkStart w:id="15699" w:name="_Toc10207815"/>
        <w:bookmarkEnd w:id="15697"/>
        <w:bookmarkEnd w:id="15698"/>
        <w:bookmarkEnd w:id="15699"/>
      </w:del>
    </w:p>
    <w:p w14:paraId="378372B8" w14:textId="6460D5E1" w:rsidR="00564C22" w:rsidDel="00B33063" w:rsidRDefault="009B1AF1" w:rsidP="00564C22">
      <w:pPr>
        <w:pStyle w:val="Code"/>
        <w:rPr>
          <w:del w:id="15700" w:author="Andreas Kuehne" w:date="2019-05-31T12:22:00Z"/>
        </w:rPr>
      </w:pPr>
      <w:del w:id="15701"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Nonce</w:delText>
        </w:r>
        <w:r w:rsidDel="00B33063">
          <w:rPr>
            <w:color w:val="943634" w:themeColor="accent2" w:themeShade="BF"/>
          </w:rPr>
          <w:delText>" type="</w:delText>
        </w:r>
        <w:r w:rsidDel="00B33063">
          <w:rPr>
            <w:color w:val="244061" w:themeColor="accent1" w:themeShade="80"/>
          </w:rPr>
          <w:delText>xs:integer</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5702" w:name="_Toc10199540"/>
        <w:bookmarkStart w:id="15703" w:name="_Toc10203678"/>
        <w:bookmarkStart w:id="15704" w:name="_Toc10207816"/>
        <w:bookmarkEnd w:id="15702"/>
        <w:bookmarkEnd w:id="15703"/>
        <w:bookmarkEnd w:id="15704"/>
      </w:del>
    </w:p>
    <w:p w14:paraId="48D4D136" w14:textId="5269F7FE" w:rsidR="00564C22" w:rsidDel="00B33063" w:rsidRDefault="009B1AF1" w:rsidP="00564C22">
      <w:pPr>
        <w:pStyle w:val="Code"/>
        <w:rPr>
          <w:del w:id="15705" w:author="Andreas Kuehne" w:date="2019-05-31T12:22:00Z"/>
        </w:rPr>
      </w:pPr>
      <w:del w:id="15706" w:author="Andreas Kuehne" w:date="2019-05-31T12:22:00Z">
        <w:r w:rsidDel="00B33063">
          <w:rPr>
            <w:color w:val="31849B" w:themeColor="accent5" w:themeShade="BF"/>
          </w:rPr>
          <w:delText xml:space="preserve">      &lt;/xs:sequence&gt;</w:delText>
        </w:r>
        <w:bookmarkStart w:id="15707" w:name="_Toc10199541"/>
        <w:bookmarkStart w:id="15708" w:name="_Toc10203679"/>
        <w:bookmarkStart w:id="15709" w:name="_Toc10207817"/>
        <w:bookmarkEnd w:id="15707"/>
        <w:bookmarkEnd w:id="15708"/>
        <w:bookmarkEnd w:id="15709"/>
      </w:del>
    </w:p>
    <w:p w14:paraId="276AF2B0" w14:textId="467528B7" w:rsidR="00564C22" w:rsidDel="00B33063" w:rsidRDefault="009B1AF1" w:rsidP="00564C22">
      <w:pPr>
        <w:pStyle w:val="Code"/>
        <w:rPr>
          <w:del w:id="15710" w:author="Andreas Kuehne" w:date="2019-05-31T12:22:00Z"/>
        </w:rPr>
      </w:pPr>
      <w:del w:id="15711" w:author="Andreas Kuehne" w:date="2019-05-31T12:22:00Z">
        <w:r w:rsidDel="00B33063">
          <w:rPr>
            <w:color w:val="31849B" w:themeColor="accent5" w:themeShade="BF"/>
          </w:rPr>
          <w:delText xml:space="preserve">    &lt;/xs:extension&gt;</w:delText>
        </w:r>
        <w:bookmarkStart w:id="15712" w:name="_Toc10199542"/>
        <w:bookmarkStart w:id="15713" w:name="_Toc10203680"/>
        <w:bookmarkStart w:id="15714" w:name="_Toc10207818"/>
        <w:bookmarkEnd w:id="15712"/>
        <w:bookmarkEnd w:id="15713"/>
        <w:bookmarkEnd w:id="15714"/>
      </w:del>
    </w:p>
    <w:p w14:paraId="4CED1D42" w14:textId="197DEA2A" w:rsidR="00564C22" w:rsidDel="00B33063" w:rsidRDefault="009B1AF1" w:rsidP="00564C22">
      <w:pPr>
        <w:pStyle w:val="Code"/>
        <w:rPr>
          <w:del w:id="15715" w:author="Andreas Kuehne" w:date="2019-05-31T12:22:00Z"/>
        </w:rPr>
      </w:pPr>
      <w:del w:id="15716" w:author="Andreas Kuehne" w:date="2019-05-31T12:22:00Z">
        <w:r w:rsidDel="00B33063">
          <w:rPr>
            <w:color w:val="31849B" w:themeColor="accent5" w:themeShade="BF"/>
          </w:rPr>
          <w:delText xml:space="preserve">  &lt;/xs:complexContent&gt;</w:delText>
        </w:r>
        <w:bookmarkStart w:id="15717" w:name="_Toc10199543"/>
        <w:bookmarkStart w:id="15718" w:name="_Toc10203681"/>
        <w:bookmarkStart w:id="15719" w:name="_Toc10207819"/>
        <w:bookmarkEnd w:id="15717"/>
        <w:bookmarkEnd w:id="15718"/>
        <w:bookmarkEnd w:id="15719"/>
      </w:del>
    </w:p>
    <w:p w14:paraId="3F884637" w14:textId="554A7C79" w:rsidR="00564C22" w:rsidDel="00B33063" w:rsidRDefault="009B1AF1" w:rsidP="00564C22">
      <w:pPr>
        <w:pStyle w:val="Code"/>
        <w:rPr>
          <w:del w:id="15720" w:author="Andreas Kuehne" w:date="2019-05-31T12:22:00Z"/>
        </w:rPr>
      </w:pPr>
      <w:del w:id="15721" w:author="Andreas Kuehne" w:date="2019-05-31T12:22:00Z">
        <w:r w:rsidDel="00B33063">
          <w:rPr>
            <w:color w:val="31849B" w:themeColor="accent5" w:themeShade="BF"/>
          </w:rPr>
          <w:delText>&lt;/xs:complexType&gt;</w:delText>
        </w:r>
        <w:bookmarkStart w:id="15722" w:name="_Toc10199544"/>
        <w:bookmarkStart w:id="15723" w:name="_Toc10203682"/>
        <w:bookmarkStart w:id="15724" w:name="_Toc10207820"/>
        <w:bookmarkEnd w:id="15722"/>
        <w:bookmarkEnd w:id="15723"/>
        <w:bookmarkEnd w:id="15724"/>
      </w:del>
    </w:p>
    <w:p w14:paraId="69FA92A1" w14:textId="799733E9" w:rsidR="00564C22" w:rsidDel="00B33063" w:rsidRDefault="009B1AF1" w:rsidP="00564C22">
      <w:pPr>
        <w:spacing w:line="259" w:lineRule="auto"/>
        <w:rPr>
          <w:del w:id="15725" w:author="Andreas Kuehne" w:date="2019-05-31T12:22:00Z"/>
        </w:rPr>
      </w:pPr>
      <w:del w:id="15726"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OptionalInputsBaseType</w:delText>
        </w:r>
        <w:r w:rsidRPr="71C71F8C" w:rsidDel="00B33063">
          <w:delText xml:space="preserve"> </w:delText>
        </w:r>
        <w:r w:rsidDel="00B33063">
          <w:delText xml:space="preserve">XML element SHALL implement in XML syntax the sub-component that has a name equal to its local name. </w:delText>
        </w:r>
        <w:bookmarkStart w:id="15727" w:name="_Toc10199545"/>
        <w:bookmarkStart w:id="15728" w:name="_Toc10203683"/>
        <w:bookmarkStart w:id="15729" w:name="_Toc10207821"/>
        <w:bookmarkEnd w:id="15727"/>
        <w:bookmarkEnd w:id="15728"/>
        <w:bookmarkEnd w:id="15729"/>
      </w:del>
    </w:p>
    <w:p w14:paraId="4CD824D9" w14:textId="39DB2FC1" w:rsidR="00564C22" w:rsidDel="00B33063" w:rsidRDefault="009B1AF1" w:rsidP="00564C22">
      <w:pPr>
        <w:pStyle w:val="berschrift3"/>
        <w:rPr>
          <w:del w:id="15730" w:author="Andreas Kuehne" w:date="2019-05-31T12:22:00Z"/>
        </w:rPr>
      </w:pPr>
      <w:bookmarkStart w:id="15731" w:name="_RefComp84D46F92"/>
      <w:del w:id="15732" w:author="Andreas Kuehne" w:date="2019-05-31T12:22:00Z">
        <w:r w:rsidDel="00B33063">
          <w:delText>Component OptionalInputsSign</w:delText>
        </w:r>
        <w:bookmarkStart w:id="15733" w:name="_Toc10199546"/>
        <w:bookmarkStart w:id="15734" w:name="_Toc10203684"/>
        <w:bookmarkStart w:id="15735" w:name="_Toc10207822"/>
        <w:bookmarkEnd w:id="15731"/>
        <w:bookmarkEnd w:id="15733"/>
        <w:bookmarkEnd w:id="15734"/>
        <w:bookmarkEnd w:id="15735"/>
      </w:del>
    </w:p>
    <w:p w14:paraId="1B0A6410" w14:textId="7C881ABE" w:rsidR="00564C22" w:rsidDel="00B33063" w:rsidRDefault="001725A5" w:rsidP="00564C22">
      <w:pPr>
        <w:rPr>
          <w:del w:id="15736" w:author="Andreas Kuehne" w:date="2019-05-31T12:22:00Z"/>
        </w:rPr>
      </w:pPr>
      <w:del w:id="15737" w:author="Andreas Kuehne" w:date="2019-05-31T12:22:00Z">
        <w:r w:rsidRPr="003A06D0" w:rsidDel="00B33063">
          <w:delText xml:space="preserve">The </w:delText>
        </w:r>
        <w:r w:rsidRPr="003A06D0" w:rsidDel="00B33063">
          <w:rPr>
            <w:rFonts w:ascii="Courier New" w:eastAsia="Courier New" w:hAnsi="Courier New" w:cs="Courier New"/>
            <w:lang w:val="en-GB"/>
          </w:rPr>
          <w:delText>OptionalInputsSign</w:delText>
        </w:r>
        <w:r w:rsidRPr="003A06D0" w:rsidDel="00B33063">
          <w:delText xml:space="preserve"> component defines a set of additional inputs associated with the processing of a signing </w:delText>
        </w:r>
        <w:r w:rsidR="005A05CB" w:rsidRPr="003A06D0" w:rsidDel="00B33063">
          <w:delText>request. The</w:delText>
        </w:r>
        <w:r w:rsidRPr="003A06D0" w:rsidDel="00B33063">
          <w:delText xml:space="preserve"> </w:delText>
        </w:r>
        <w:r w:rsidRPr="003A06D0" w:rsidDel="00B33063">
          <w:rPr>
            <w:rFonts w:ascii="Courier New" w:eastAsia="Courier New" w:hAnsi="Courier New" w:cs="Courier New"/>
            <w:lang w:val="en-GB"/>
          </w:rPr>
          <w:delText xml:space="preserve">OptionalInputsSign </w:delText>
        </w:r>
        <w:r w:rsidRPr="003A06D0" w:rsidDel="00B33063">
          <w:rPr>
            <w:rFonts w:eastAsia="Courier New"/>
            <w:lang w:val="en-GB"/>
          </w:rPr>
          <w:delText>component</w:delText>
        </w:r>
        <w:r w:rsidRPr="003A06D0" w:rsidDel="00B33063">
          <w:delText xml:space="preserve"> contains additional inputs associated with the processing of a signing request. Profiles MAY specify the allowed optional inputs and their default values. The definition of an optional input MAY include a default value, so that a client may omit the </w:delText>
        </w:r>
        <w:r w:rsidRPr="003A06D0" w:rsidDel="00B33063">
          <w:rPr>
            <w:rFonts w:ascii="Courier New" w:eastAsia="Courier New" w:hAnsi="Courier New" w:cs="Courier New"/>
            <w:lang w:val="en-GB"/>
          </w:rPr>
          <w:delText>OptionalInputsSign</w:delText>
        </w:r>
        <w:r w:rsidRPr="003A06D0" w:rsidDel="00B33063">
          <w:delText xml:space="preserve"> yet still get service from any profile-compliant DSS server. If a server doesn’t recognize or can’t handle any optional input, it MUST reject the request with a </w:delText>
        </w:r>
        <w:r w:rsidRPr="003A06D0" w:rsidDel="00B33063">
          <w:rPr>
            <w:rStyle w:val="Datatype"/>
            <w:lang w:val="en-GB"/>
          </w:rPr>
          <w:delText>ResultMajor</w:delText>
        </w:r>
        <w:r w:rsidRPr="003A06D0" w:rsidDel="00B33063">
          <w:delText xml:space="preserve"> code of </w:delText>
        </w:r>
        <w:r w:rsidRPr="003A06D0" w:rsidDel="00B33063">
          <w:rPr>
            <w:rStyle w:val="Datatype"/>
            <w:lang w:val="en-GB"/>
          </w:rPr>
          <w:delText>RequesterError</w:delText>
        </w:r>
        <w:r w:rsidRPr="003A06D0" w:rsidDel="00B33063">
          <w:delText xml:space="preserve"> and a </w:delText>
        </w:r>
        <w:r w:rsidRPr="003A06D0" w:rsidDel="00B33063">
          <w:rPr>
            <w:rStyle w:val="Datatype"/>
            <w:lang w:val="en-GB"/>
          </w:rPr>
          <w:delText>ResultMinor</w:delText>
        </w:r>
        <w:r w:rsidRPr="003A06D0" w:rsidDel="00B33063">
          <w:delText xml:space="preserve"> code of </w:delText>
        </w:r>
        <w:r w:rsidRPr="003A06D0" w:rsidDel="00B33063">
          <w:rPr>
            <w:rStyle w:val="Datatype"/>
            <w:lang w:val="en-GB"/>
          </w:rPr>
          <w:delText>NotSupported</w:delText>
        </w:r>
        <w:r w:rsidRPr="003A06D0" w:rsidDel="00B33063">
          <w:delText>.</w:delText>
        </w:r>
        <w:bookmarkStart w:id="15738" w:name="_Toc10199547"/>
        <w:bookmarkStart w:id="15739" w:name="_Toc10203685"/>
        <w:bookmarkStart w:id="15740" w:name="_Toc10207823"/>
        <w:bookmarkEnd w:id="15738"/>
        <w:bookmarkEnd w:id="15739"/>
        <w:bookmarkEnd w:id="15740"/>
      </w:del>
    </w:p>
    <w:p w14:paraId="78AD7B5F" w14:textId="2B4211EB" w:rsidR="00564C22" w:rsidDel="00B33063" w:rsidRDefault="009B1AF1" w:rsidP="00564C22">
      <w:pPr>
        <w:rPr>
          <w:del w:id="15741" w:author="Andreas Kuehne" w:date="2019-05-31T12:22:00Z"/>
        </w:rPr>
      </w:pPr>
      <w:del w:id="15742" w:author="Andreas Kuehne" w:date="2019-05-31T12:22:00Z">
        <w:r w:rsidDel="00B33063">
          <w:delText xml:space="preserve">This components extends the component </w:delText>
        </w:r>
        <w:r w:rsidDel="00B33063">
          <w:fldChar w:fldCharType="begin"/>
        </w:r>
        <w:r w:rsidDel="00B33063">
          <w:delInstrText xml:space="preserve"> REF _RefCompE88C5C04 \r \h </w:delInstrText>
        </w:r>
        <w:r w:rsidDel="00B33063">
          <w:fldChar w:fldCharType="separate"/>
        </w:r>
        <w:r w:rsidDel="00B33063">
          <w:rPr>
            <w:rStyle w:val="Datatype"/>
            <w:rFonts w:eastAsia="Courier New" w:cs="Courier New"/>
          </w:rPr>
          <w:delText>OptionalInputsBase</w:delText>
        </w:r>
        <w:r w:rsidDel="00B33063">
          <w:fldChar w:fldCharType="end"/>
        </w:r>
        <w:r w:rsidDel="00B33063">
          <w:delText>. The inherited sub-components are not repeated here.</w:delText>
        </w:r>
        <w:bookmarkStart w:id="15743" w:name="_Toc10199548"/>
        <w:bookmarkStart w:id="15744" w:name="_Toc10203686"/>
        <w:bookmarkStart w:id="15745" w:name="_Toc10207824"/>
        <w:bookmarkEnd w:id="15743"/>
        <w:bookmarkEnd w:id="15744"/>
        <w:bookmarkEnd w:id="15745"/>
      </w:del>
    </w:p>
    <w:p w14:paraId="3262E93E" w14:textId="34ECAE64" w:rsidR="00564C22" w:rsidDel="00B33063" w:rsidRDefault="009B1AF1" w:rsidP="00564C22">
      <w:pPr>
        <w:rPr>
          <w:del w:id="15746" w:author="Andreas Kuehne" w:date="2019-05-31T12:22:00Z"/>
        </w:rPr>
      </w:pPr>
      <w:del w:id="15747" w:author="Andreas Kuehne" w:date="2019-05-31T12:22:00Z">
        <w:r w:rsidDel="00B33063">
          <w:delText>Below follows a list of the sub-components that constitute this component:</w:delText>
        </w:r>
        <w:bookmarkStart w:id="15748" w:name="_Toc10199549"/>
        <w:bookmarkStart w:id="15749" w:name="_Toc10203687"/>
        <w:bookmarkStart w:id="15750" w:name="_Toc10207825"/>
        <w:bookmarkEnd w:id="15748"/>
        <w:bookmarkEnd w:id="15749"/>
        <w:bookmarkEnd w:id="15750"/>
      </w:del>
    </w:p>
    <w:p w14:paraId="179AC193" w14:textId="1D281A5F" w:rsidR="00564C22" w:rsidDel="00B33063" w:rsidRDefault="009B1AF1" w:rsidP="00564C22">
      <w:pPr>
        <w:pStyle w:val="Member"/>
        <w:rPr>
          <w:del w:id="15751" w:author="Andreas Kuehne" w:date="2019-05-31T12:22:00Z"/>
        </w:rPr>
      </w:pPr>
      <w:del w:id="15752" w:author="Andreas Kuehne" w:date="2019-05-31T12:22:00Z">
        <w:r w:rsidDel="00B33063">
          <w:delText xml:space="preserve">The OPTIONAL </w:delText>
        </w:r>
        <w:r w:rsidRPr="35C1378D" w:rsidDel="00B33063">
          <w:rPr>
            <w:rStyle w:val="Datatype"/>
          </w:rPr>
          <w:delText>SignatureType</w:delText>
        </w:r>
        <w:r w:rsidDel="00B33063">
          <w:delText xml:space="preserve"> element, if present, MUST contain a URI. </w:delText>
        </w:r>
        <w:r w:rsidRPr="003A06D0" w:rsidDel="00B33063">
          <w:delText xml:space="preserve">The </w:delText>
        </w:r>
        <w:r w:rsidRPr="003A06D0" w:rsidDel="00B33063">
          <w:rPr>
            <w:rStyle w:val="Datatype"/>
            <w:lang w:val="en-GB"/>
          </w:rPr>
          <w:delText>SignatureType</w:delText>
        </w:r>
        <w:r w:rsidRPr="003A06D0" w:rsidDel="00B33063">
          <w:delText xml:space="preserve"> element indicates the type of signature or timestamp to produce (such as a XML signature, a XML timestamp, a RFC 3161 timestamp, a CMS signature, etc.). See section 7.1 for some URI references that MAY be used as the value of this element.</w:delText>
        </w:r>
        <w:bookmarkStart w:id="15753" w:name="_Toc10199550"/>
        <w:bookmarkStart w:id="15754" w:name="_Toc10203688"/>
        <w:bookmarkStart w:id="15755" w:name="_Toc10207826"/>
        <w:bookmarkEnd w:id="15753"/>
        <w:bookmarkEnd w:id="15754"/>
        <w:bookmarkEnd w:id="15755"/>
      </w:del>
    </w:p>
    <w:p w14:paraId="2700D3E9" w14:textId="2ECB7FF4" w:rsidR="00564C22" w:rsidDel="00B33063" w:rsidRDefault="009B1AF1" w:rsidP="00564C22">
      <w:pPr>
        <w:pStyle w:val="Member"/>
        <w:rPr>
          <w:del w:id="15756" w:author="Andreas Kuehne" w:date="2019-05-31T12:22:00Z"/>
        </w:rPr>
      </w:pPr>
      <w:del w:id="15757" w:author="Andreas Kuehne" w:date="2019-05-31T12:22:00Z">
        <w:r w:rsidDel="00B33063">
          <w:delText xml:space="preserve">The OPTIONAL </w:delText>
        </w:r>
        <w:r w:rsidRPr="35C1378D" w:rsidDel="00B33063">
          <w:rPr>
            <w:rStyle w:val="Datatype"/>
          </w:rPr>
          <w:delText>IntendedAudience</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_RefCompCA0B0FDF \r \h </w:delInstrText>
        </w:r>
        <w:r w:rsidDel="00B33063">
          <w:fldChar w:fldCharType="separate"/>
        </w:r>
        <w:r w:rsidDel="00B33063">
          <w:rPr>
            <w:rStyle w:val="Datatype"/>
            <w:rFonts w:eastAsia="Courier New" w:cs="Courier New"/>
          </w:rPr>
          <w:delText>IntendedAudience</w:delText>
        </w:r>
        <w:r w:rsidDel="00B33063">
          <w:fldChar w:fldCharType="end"/>
        </w:r>
        <w:r w:rsidDel="00B33063">
          <w:delText xml:space="preserve">. </w:delText>
        </w:r>
        <w:r w:rsidRPr="003A06D0" w:rsidDel="00B33063">
          <w:delText>This element gives a hint regarding the target audience of the requested signature.</w:delText>
        </w:r>
        <w:bookmarkStart w:id="15758" w:name="_Toc10199551"/>
        <w:bookmarkStart w:id="15759" w:name="_Toc10203689"/>
        <w:bookmarkStart w:id="15760" w:name="_Toc10207827"/>
        <w:bookmarkEnd w:id="15758"/>
        <w:bookmarkEnd w:id="15759"/>
        <w:bookmarkEnd w:id="15760"/>
      </w:del>
    </w:p>
    <w:p w14:paraId="65CE4B43" w14:textId="5DFF8691" w:rsidR="00564C22" w:rsidDel="00B33063" w:rsidRDefault="009B1AF1" w:rsidP="00564C22">
      <w:pPr>
        <w:pStyle w:val="Member"/>
        <w:rPr>
          <w:del w:id="15761" w:author="Andreas Kuehne" w:date="2019-05-31T12:22:00Z"/>
        </w:rPr>
      </w:pPr>
      <w:del w:id="15762" w:author="Andreas Kuehne" w:date="2019-05-31T12:22:00Z">
        <w:r w:rsidDel="00B33063">
          <w:delText xml:space="preserve">The OPTIONAL </w:delText>
        </w:r>
        <w:r w:rsidRPr="35C1378D" w:rsidDel="00B33063">
          <w:rPr>
            <w:rStyle w:val="Datatype"/>
          </w:rPr>
          <w:delText>KeySelector</w:delText>
        </w:r>
        <w:r w:rsidDel="00B33063">
          <w:delText xml:space="preserve"> element, if present, MAY occur zero or more times containing a sub-component. If present each instance MUST satisfy the requirements specified in this document in section </w:delText>
        </w:r>
        <w:r w:rsidDel="00B33063">
          <w:fldChar w:fldCharType="begin"/>
        </w:r>
        <w:r w:rsidDel="00B33063">
          <w:delInstrText xml:space="preserve"> REF _RefCompA7F4B833 \r \h </w:delInstrText>
        </w:r>
        <w:r w:rsidDel="00B33063">
          <w:fldChar w:fldCharType="separate"/>
        </w:r>
        <w:r w:rsidDel="00B33063">
          <w:rPr>
            <w:rStyle w:val="Datatype"/>
            <w:rFonts w:eastAsia="Courier New" w:cs="Courier New"/>
          </w:rPr>
          <w:delText>KeySelector</w:delText>
        </w:r>
        <w:r w:rsidDel="00B33063">
          <w:fldChar w:fldCharType="end"/>
        </w:r>
        <w:r w:rsidDel="00B33063">
          <w:delText xml:space="preserve">. </w:delText>
        </w:r>
        <w:r w:rsidRPr="003A06D0" w:rsidDel="00B33063">
          <w:delText xml:space="preserve">The </w:delText>
        </w:r>
        <w:r w:rsidRPr="003A06D0" w:rsidDel="00B33063">
          <w:rPr>
            <w:rStyle w:val="Datatype"/>
            <w:lang w:val="en-GB"/>
          </w:rPr>
          <w:delText xml:space="preserve">KeySelector </w:delText>
        </w:r>
        <w:r w:rsidRPr="003A06D0" w:rsidDel="00B33063">
          <w:delText xml:space="preserve">provides details which key or sets of keys the client is expecting to be used. </w:delText>
        </w:r>
        <w:bookmarkStart w:id="15763" w:name="_Toc10199552"/>
        <w:bookmarkStart w:id="15764" w:name="_Toc10203690"/>
        <w:bookmarkStart w:id="15765" w:name="_Toc10207828"/>
        <w:bookmarkEnd w:id="15763"/>
        <w:bookmarkEnd w:id="15764"/>
        <w:bookmarkEnd w:id="15765"/>
      </w:del>
    </w:p>
    <w:p w14:paraId="362A3D54" w14:textId="2F8325D5" w:rsidR="00564C22" w:rsidDel="00B33063" w:rsidRDefault="009B1AF1" w:rsidP="00564C22">
      <w:pPr>
        <w:pStyle w:val="Member"/>
        <w:rPr>
          <w:del w:id="15766" w:author="Andreas Kuehne" w:date="2019-05-31T12:22:00Z"/>
        </w:rPr>
      </w:pPr>
      <w:del w:id="15767" w:author="Andreas Kuehne" w:date="2019-05-31T12:22:00Z">
        <w:r w:rsidDel="00B33063">
          <w:delText xml:space="preserve">The OPTIONAL </w:delText>
        </w:r>
        <w:r w:rsidRPr="35C1378D" w:rsidDel="00B33063">
          <w:rPr>
            <w:rStyle w:val="Datatype"/>
          </w:rPr>
          <w:delText>Properties</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_RefComp4FDBD855 \r \h </w:delInstrText>
        </w:r>
        <w:r w:rsidDel="00B33063">
          <w:fldChar w:fldCharType="separate"/>
        </w:r>
        <w:r w:rsidDel="00B33063">
          <w:rPr>
            <w:rStyle w:val="Datatype"/>
            <w:rFonts w:eastAsia="Courier New" w:cs="Courier New"/>
          </w:rPr>
          <w:delText>PropertiesHolder</w:delText>
        </w:r>
        <w:r w:rsidDel="00B33063">
          <w:fldChar w:fldCharType="end"/>
        </w:r>
        <w:r w:rsidDel="00B33063">
          <w:delText xml:space="preserve">. </w:delText>
        </w:r>
        <w:r w:rsidRPr="003A06D0" w:rsidDel="00B33063">
          <w:delText xml:space="preserve">The </w:delText>
        </w:r>
        <w:r w:rsidRPr="003A06D0" w:rsidDel="00B33063">
          <w:rPr>
            <w:rStyle w:val="Datatype"/>
            <w:lang w:val="en-GB"/>
          </w:rPr>
          <w:delText>Properties</w:delText>
        </w:r>
        <w:r w:rsidRPr="003A06D0" w:rsidDel="00B33063">
          <w:delText xml:space="preserve"> element is used to instruct the server to add certain signed or unsigned properties (aka “signature attributes”) into the signature. The client MAY send the server a particular value to use for each property, or leave the value up to the server to determine. The server MAY add additional properties, even if these aren’t requested by the client.</w:delText>
        </w:r>
        <w:bookmarkStart w:id="15768" w:name="_Toc10199553"/>
        <w:bookmarkStart w:id="15769" w:name="_Toc10203691"/>
        <w:bookmarkStart w:id="15770" w:name="_Toc10207829"/>
        <w:bookmarkEnd w:id="15768"/>
        <w:bookmarkEnd w:id="15769"/>
        <w:bookmarkEnd w:id="15770"/>
      </w:del>
    </w:p>
    <w:p w14:paraId="0D7FA040" w14:textId="3D69DAC9" w:rsidR="00564C22" w:rsidDel="00B33063" w:rsidRDefault="009B1AF1" w:rsidP="00564C22">
      <w:pPr>
        <w:pStyle w:val="Member"/>
        <w:rPr>
          <w:del w:id="15771" w:author="Andreas Kuehne" w:date="2019-05-31T12:22:00Z"/>
        </w:rPr>
      </w:pPr>
      <w:del w:id="15772" w:author="Andreas Kuehne" w:date="2019-05-31T12:22:00Z">
        <w:r w:rsidDel="00B33063">
          <w:delText xml:space="preserve">The OPTIONAL </w:delText>
        </w:r>
        <w:r w:rsidRPr="35C1378D" w:rsidDel="00B33063">
          <w:rPr>
            <w:rStyle w:val="Datatype"/>
          </w:rPr>
          <w:delText>IncludeObject</w:delText>
        </w:r>
        <w:r w:rsidDel="00B33063">
          <w:delText xml:space="preserve"> element, if present, MAY occur zero or more times containing a sub-component. If present each instance MUST satisfy the requirements specified in this document in section </w:delText>
        </w:r>
        <w:r w:rsidDel="00B33063">
          <w:fldChar w:fldCharType="begin"/>
        </w:r>
        <w:r w:rsidDel="00B33063">
          <w:delInstrText xml:space="preserve"> REF _RefCompDAECD6A5 \r \h </w:delInstrText>
        </w:r>
        <w:r w:rsidDel="00B33063">
          <w:fldChar w:fldCharType="separate"/>
        </w:r>
        <w:r w:rsidDel="00B33063">
          <w:rPr>
            <w:rStyle w:val="Datatype"/>
            <w:rFonts w:eastAsia="Courier New" w:cs="Courier New"/>
          </w:rPr>
          <w:delText>IncludeObject</w:delText>
        </w:r>
        <w:r w:rsidDel="00B33063">
          <w:fldChar w:fldCharType="end"/>
        </w:r>
        <w:r w:rsidDel="00B33063">
          <w:delText xml:space="preserve">. </w:delText>
        </w:r>
        <w:r w:rsidRPr="003A06D0" w:rsidDel="00B33063">
          <w:delText xml:space="preserve">The </w:delText>
        </w:r>
        <w:r w:rsidRPr="003A06D0" w:rsidDel="00B33063">
          <w:rPr>
            <w:rStyle w:val="Datatype"/>
            <w:lang w:val="en-GB"/>
          </w:rPr>
          <w:delText>IncludeObject</w:delText>
        </w:r>
        <w:r w:rsidRPr="003A06D0" w:rsidDel="00B33063">
          <w:delText xml:space="preserve"> element is used to request the creation of an </w:delText>
        </w:r>
        <w:r w:rsidR="005A05CB" w:rsidRPr="003A06D0" w:rsidDel="00B33063">
          <w:delText>XMLDSig</w:delText>
        </w:r>
        <w:r w:rsidRPr="003A06D0" w:rsidDel="00B33063">
          <w:delText xml:space="preserve"> enveloping signature.</w:delText>
        </w:r>
        <w:bookmarkStart w:id="15773" w:name="_Toc10199554"/>
        <w:bookmarkStart w:id="15774" w:name="_Toc10203692"/>
        <w:bookmarkStart w:id="15775" w:name="_Toc10207830"/>
        <w:bookmarkEnd w:id="15773"/>
        <w:bookmarkEnd w:id="15774"/>
        <w:bookmarkEnd w:id="15775"/>
      </w:del>
    </w:p>
    <w:p w14:paraId="74337DD4" w14:textId="61A9218E" w:rsidR="00564C22" w:rsidDel="00B33063" w:rsidRDefault="009B1AF1" w:rsidP="00564C22">
      <w:pPr>
        <w:pStyle w:val="Member"/>
        <w:rPr>
          <w:del w:id="15776" w:author="Andreas Kuehne" w:date="2019-05-31T12:22:00Z"/>
        </w:rPr>
      </w:pPr>
      <w:del w:id="15777" w:author="Andreas Kuehne" w:date="2019-05-31T12:22:00Z">
        <w:r w:rsidDel="00B33063">
          <w:delText xml:space="preserve">The OPTIONAL </w:delText>
        </w:r>
        <w:r w:rsidRPr="35C1378D" w:rsidDel="00B33063">
          <w:rPr>
            <w:rStyle w:val="Datatype"/>
          </w:rPr>
          <w:delText>IncludeEContent</w:delText>
        </w:r>
        <w:r w:rsidDel="00B33063">
          <w:delText xml:space="preserve"> element, if present, MUST contain a boolean. Its default value is '</w:delText>
        </w:r>
        <w:r w:rsidDel="00B33063">
          <w:rPr>
            <w:color w:val="244061" w:themeColor="accent1" w:themeShade="80"/>
          </w:rPr>
          <w:delText>false</w:delText>
        </w:r>
        <w:r w:rsidDel="00B33063">
          <w:delText xml:space="preserve">'. </w:delText>
        </w:r>
        <w:r w:rsidRPr="003A06D0" w:rsidDel="00B33063">
          <w:delText xml:space="preserve"> If the value of the </w:delText>
        </w:r>
        <w:r w:rsidRPr="003A06D0" w:rsidDel="00B33063">
          <w:rPr>
            <w:rStyle w:val="Datatype"/>
            <w:lang w:val="en-GB"/>
          </w:rPr>
          <w:delText>IncludeEContent</w:delText>
        </w:r>
        <w:r w:rsidRPr="003A06D0" w:rsidDel="00B33063">
          <w:delText xml:space="preserve"> is </w:delText>
        </w:r>
        <w:r w:rsidRPr="003A06D0" w:rsidDel="00B33063">
          <w:rPr>
            <w:rStyle w:val="Datatype"/>
            <w:lang w:val="en-GB"/>
          </w:rPr>
          <w:delText xml:space="preserve">‘true’ </w:delText>
        </w:r>
        <w:r w:rsidRPr="003A06D0" w:rsidDel="00B33063">
          <w:delText>a CMS signature includes enveloped (or ‘encapsulated’) content.</w:delText>
        </w:r>
        <w:bookmarkStart w:id="15778" w:name="_Toc10199555"/>
        <w:bookmarkStart w:id="15779" w:name="_Toc10203693"/>
        <w:bookmarkStart w:id="15780" w:name="_Toc10207831"/>
        <w:bookmarkEnd w:id="15778"/>
        <w:bookmarkEnd w:id="15779"/>
        <w:bookmarkEnd w:id="15780"/>
      </w:del>
    </w:p>
    <w:p w14:paraId="766F3243" w14:textId="44E572D2" w:rsidR="00564C22" w:rsidDel="00B33063" w:rsidRDefault="009B1AF1" w:rsidP="00564C22">
      <w:pPr>
        <w:pStyle w:val="Member"/>
        <w:rPr>
          <w:del w:id="15781" w:author="Andreas Kuehne" w:date="2019-05-31T12:22:00Z"/>
        </w:rPr>
      </w:pPr>
      <w:del w:id="15782" w:author="Andreas Kuehne" w:date="2019-05-31T12:22:00Z">
        <w:r w:rsidDel="00B33063">
          <w:delText xml:space="preserve">The OPTIONAL </w:delText>
        </w:r>
        <w:r w:rsidRPr="35C1378D" w:rsidDel="00B33063">
          <w:rPr>
            <w:rStyle w:val="Datatype"/>
          </w:rPr>
          <w:delText>SignaturePlacement</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_RefCompB8907B72 \r \h </w:delInstrText>
        </w:r>
        <w:r w:rsidDel="00B33063">
          <w:fldChar w:fldCharType="separate"/>
        </w:r>
        <w:r w:rsidDel="00B33063">
          <w:rPr>
            <w:rStyle w:val="Datatype"/>
            <w:rFonts w:eastAsia="Courier New" w:cs="Courier New"/>
          </w:rPr>
          <w:delText>SignaturePlacement</w:delText>
        </w:r>
        <w:r w:rsidDel="00B33063">
          <w:fldChar w:fldCharType="end"/>
        </w:r>
        <w:r w:rsidDel="00B33063">
          <w:delText xml:space="preserve">. </w:delText>
        </w:r>
        <w:r w:rsidRPr="003A06D0" w:rsidDel="00B33063">
          <w:delText xml:space="preserve">The </w:delText>
        </w:r>
        <w:r w:rsidRPr="003A06D0" w:rsidDel="00B33063">
          <w:rPr>
            <w:rStyle w:val="Datatype"/>
            <w:lang w:val="en-GB"/>
          </w:rPr>
          <w:delText>SignaturePlacement</w:delText>
        </w:r>
        <w:r w:rsidRPr="003A06D0" w:rsidDel="00B33063">
          <w:delText xml:space="preserve"> element is used to request the creation of an </w:delText>
        </w:r>
        <w:r w:rsidR="005A05CB" w:rsidRPr="003A06D0" w:rsidDel="00B33063">
          <w:delText>XMLDSig</w:delText>
        </w:r>
        <w:r w:rsidRPr="003A06D0" w:rsidDel="00B33063">
          <w:delText xml:space="preserve"> enveloped signature placed within a document. The resulting document with the enveloped signature is placed in the optional output </w:delText>
        </w:r>
        <w:r w:rsidRPr="003A06D0" w:rsidDel="00B33063">
          <w:rPr>
            <w:rStyle w:val="Datatype"/>
            <w:lang w:val="en-GB"/>
          </w:rPr>
          <w:delText>DocumentWithSignature</w:delText>
        </w:r>
        <w:r w:rsidRPr="003A06D0" w:rsidDel="00B33063">
          <w:delText>.</w:delText>
        </w:r>
        <w:bookmarkStart w:id="15783" w:name="_Toc10199556"/>
        <w:bookmarkStart w:id="15784" w:name="_Toc10203694"/>
        <w:bookmarkStart w:id="15785" w:name="_Toc10207832"/>
        <w:bookmarkEnd w:id="15783"/>
        <w:bookmarkEnd w:id="15784"/>
        <w:bookmarkEnd w:id="15785"/>
      </w:del>
    </w:p>
    <w:p w14:paraId="22E8251C" w14:textId="100D86FA" w:rsidR="00564C22" w:rsidDel="00B33063" w:rsidRDefault="009B1AF1" w:rsidP="00564C22">
      <w:pPr>
        <w:pStyle w:val="Member"/>
        <w:rPr>
          <w:del w:id="15786" w:author="Andreas Kuehne" w:date="2019-05-31T12:22:00Z"/>
        </w:rPr>
      </w:pPr>
      <w:del w:id="15787" w:author="Andreas Kuehne" w:date="2019-05-31T12:22:00Z">
        <w:r w:rsidDel="00B33063">
          <w:delText xml:space="preserve">The OPTIONAL </w:delText>
        </w:r>
        <w:r w:rsidRPr="35C1378D" w:rsidDel="00B33063">
          <w:rPr>
            <w:rStyle w:val="Datatype"/>
          </w:rPr>
          <w:delText>SignedReferences</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_RefComp3A028835 \r \h </w:delInstrText>
        </w:r>
        <w:r w:rsidDel="00B33063">
          <w:fldChar w:fldCharType="separate"/>
        </w:r>
        <w:r w:rsidDel="00B33063">
          <w:rPr>
            <w:rStyle w:val="Datatype"/>
            <w:rFonts w:eastAsia="Courier New" w:cs="Courier New"/>
          </w:rPr>
          <w:delText>SignedReferences</w:delText>
        </w:r>
        <w:r w:rsidDel="00B33063">
          <w:fldChar w:fldCharType="end"/>
        </w:r>
        <w:r w:rsidDel="00B33063">
          <w:delText xml:space="preserve">. </w:delText>
        </w:r>
        <w:r w:rsidRPr="003A06D0" w:rsidDel="00B33063">
          <w:delText xml:space="preserve">The </w:delText>
        </w:r>
        <w:r w:rsidRPr="003A06D0" w:rsidDel="00B33063">
          <w:rPr>
            <w:rStyle w:val="Datatype"/>
            <w:lang w:val="en-GB"/>
          </w:rPr>
          <w:delText>SignedReferences</w:delText>
        </w:r>
        <w:r w:rsidRPr="003A06D0" w:rsidDel="00B33063">
          <w:delText xml:space="preserve"> element gives the client greater control over how the &lt;ds:Reference&gt; elements of a </w:delText>
        </w:r>
        <w:r w:rsidR="005A05CB" w:rsidRPr="003A06D0" w:rsidDel="00B33063">
          <w:delText>XMLDSig</w:delText>
        </w:r>
        <w:r w:rsidRPr="003A06D0" w:rsidDel="00B33063">
          <w:delText xml:space="preserve"> signature are formed.</w:delText>
        </w:r>
        <w:bookmarkStart w:id="15788" w:name="_Toc10199557"/>
        <w:bookmarkStart w:id="15789" w:name="_Toc10203695"/>
        <w:bookmarkStart w:id="15790" w:name="_Toc10207833"/>
        <w:bookmarkEnd w:id="15788"/>
        <w:bookmarkEnd w:id="15789"/>
        <w:bookmarkEnd w:id="15790"/>
      </w:del>
    </w:p>
    <w:p w14:paraId="3EE464E2" w14:textId="1E119699" w:rsidR="00564C22" w:rsidDel="00B33063" w:rsidRDefault="009B1AF1" w:rsidP="00564C22">
      <w:pPr>
        <w:pStyle w:val="Member"/>
        <w:rPr>
          <w:del w:id="15791" w:author="Andreas Kuehne" w:date="2019-05-31T12:22:00Z"/>
        </w:rPr>
      </w:pPr>
      <w:del w:id="15792" w:author="Andreas Kuehne" w:date="2019-05-31T12:22:00Z">
        <w:r w:rsidDel="00B33063">
          <w:delText xml:space="preserve">The OPTIONAL </w:delText>
        </w:r>
        <w:r w:rsidRPr="35C1378D" w:rsidDel="00B33063">
          <w:rPr>
            <w:rStyle w:val="Datatype"/>
          </w:rPr>
          <w:delText>SignatureAlgorithm</w:delText>
        </w:r>
        <w:r w:rsidDel="00B33063">
          <w:delText xml:space="preserve"> element, if present, MUST contain a string. </w:delText>
        </w:r>
        <w:r w:rsidRPr="003A06D0" w:rsidDel="00B33063">
          <w:delText xml:space="preserve">The </w:delText>
        </w:r>
        <w:r w:rsidRPr="003A06D0" w:rsidDel="00B33063">
          <w:rPr>
            <w:rStyle w:val="Datatype"/>
            <w:lang w:val="en-GB"/>
          </w:rPr>
          <w:delText>SignatureAlgorithm</w:delText>
        </w:r>
        <w:r w:rsidRPr="003A06D0" w:rsidDel="00B33063">
          <w:delText xml:space="preserve"> element MAY be used to request a specific signing algorithm. This may be useful to narrow down the set of algorithms the server may apply. Support for specific signature algorithms may change over time and the use of other input elements, especially </w:delText>
        </w:r>
        <w:r w:rsidRPr="003A06D0" w:rsidDel="00B33063">
          <w:rPr>
            <w:rStyle w:val="Datatype"/>
            <w:lang w:val="en-GB"/>
          </w:rPr>
          <w:delText>Profile</w:delText>
        </w:r>
        <w:r w:rsidRPr="003A06D0" w:rsidDel="00B33063">
          <w:delText xml:space="preserve"> and </w:delText>
        </w:r>
        <w:r w:rsidRPr="003A06D0" w:rsidDel="00B33063">
          <w:rPr>
            <w:rStyle w:val="Datatype"/>
            <w:lang w:val="en-GB"/>
          </w:rPr>
          <w:delText>ServicePolicy</w:delText>
        </w:r>
        <w:r w:rsidRPr="003A06D0" w:rsidDel="00B33063">
          <w:delText xml:space="preserve">. The use of the </w:delText>
        </w:r>
        <w:r w:rsidRPr="003A06D0" w:rsidDel="00B33063">
          <w:rPr>
            <w:rStyle w:val="Datatype"/>
            <w:lang w:val="en-GB"/>
          </w:rPr>
          <w:delText>SignatureAlgorithm</w:delText>
        </w:r>
        <w:r w:rsidRPr="003A06D0" w:rsidDel="00B33063">
          <w:delText xml:space="preserve"> value is context specific, maybe different when requesting a CMS or XML signature. </w:delText>
        </w:r>
        <w:bookmarkStart w:id="15793" w:name="_Toc10199558"/>
        <w:bookmarkStart w:id="15794" w:name="_Toc10203696"/>
        <w:bookmarkStart w:id="15795" w:name="_Toc10207834"/>
        <w:bookmarkEnd w:id="15793"/>
        <w:bookmarkEnd w:id="15794"/>
        <w:bookmarkEnd w:id="15795"/>
      </w:del>
    </w:p>
    <w:p w14:paraId="5AFF1767" w14:textId="3426EEC6" w:rsidR="00564C22" w:rsidDel="00B33063" w:rsidRDefault="009B1AF1" w:rsidP="00564C22">
      <w:pPr>
        <w:pStyle w:val="Member"/>
        <w:rPr>
          <w:del w:id="15796" w:author="Andreas Kuehne" w:date="2019-05-31T12:22:00Z"/>
        </w:rPr>
      </w:pPr>
      <w:del w:id="15797" w:author="Andreas Kuehne" w:date="2019-05-31T12:22:00Z">
        <w:r w:rsidDel="00B33063">
          <w:delText xml:space="preserve">The OPTIONAL </w:delText>
        </w:r>
        <w:r w:rsidRPr="35C1378D" w:rsidDel="00B33063">
          <w:rPr>
            <w:rStyle w:val="Datatype"/>
          </w:rPr>
          <w:delText>SignatureQualityLevel</w:delText>
        </w:r>
        <w:r w:rsidDel="00B33063">
          <w:delText xml:space="preserve"> element, if present, MUST contain a URI. </w:delText>
        </w:r>
        <w:r w:rsidRPr="003A06D0" w:rsidDel="00B33063">
          <w:delText>Legal and regulatory frameworks distinguish signatures by their level of quality, where a higher level of quality usually implies stronger restrictions on holder identification, protection of private key and certification of signature creation device and software. A server MAY be able to generate signatures of different quality levels. This element allows the requester to define a minimum signature quality level. Values for this URI may be specified by profiles.</w:delText>
        </w:r>
        <w:bookmarkStart w:id="15798" w:name="_Toc10199559"/>
        <w:bookmarkStart w:id="15799" w:name="_Toc10203697"/>
        <w:bookmarkStart w:id="15800" w:name="_Toc10207835"/>
        <w:bookmarkEnd w:id="15798"/>
        <w:bookmarkEnd w:id="15799"/>
        <w:bookmarkEnd w:id="15800"/>
      </w:del>
    </w:p>
    <w:p w14:paraId="0731BA71" w14:textId="08A208C6" w:rsidR="00564C22" w:rsidDel="00B33063" w:rsidRDefault="009B1AF1" w:rsidP="00564C22">
      <w:pPr>
        <w:pStyle w:val="berschrift4"/>
        <w:rPr>
          <w:del w:id="15801" w:author="Andreas Kuehne" w:date="2019-05-31T12:22:00Z"/>
        </w:rPr>
      </w:pPr>
      <w:del w:id="15802" w:author="Andreas Kuehne" w:date="2019-05-31T12:22:00Z">
        <w:r w:rsidDel="00B33063">
          <w:delText>OptionalInputsSign – JSON Syntax</w:delText>
        </w:r>
        <w:bookmarkStart w:id="15803" w:name="_Toc10199560"/>
        <w:bookmarkStart w:id="15804" w:name="_Toc10203698"/>
        <w:bookmarkStart w:id="15805" w:name="_Toc10207836"/>
        <w:bookmarkEnd w:id="15803"/>
        <w:bookmarkEnd w:id="15804"/>
        <w:bookmarkEnd w:id="15805"/>
      </w:del>
    </w:p>
    <w:p w14:paraId="19CA235F" w14:textId="3D274519" w:rsidR="00564C22" w:rsidRPr="0248A3D1" w:rsidDel="00B33063" w:rsidRDefault="009B1AF1" w:rsidP="00564C22">
      <w:pPr>
        <w:rPr>
          <w:del w:id="15806" w:author="Andreas Kuehne" w:date="2019-05-31T12:22:00Z"/>
        </w:rPr>
      </w:pPr>
      <w:del w:id="15807"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OptionalInputsSignType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OptionalInputsSign</w:delText>
        </w:r>
        <w:r w:rsidDel="00B33063">
          <w:delText xml:space="preserve"> component.</w:delText>
        </w:r>
        <w:bookmarkStart w:id="15808" w:name="_Toc10199561"/>
        <w:bookmarkStart w:id="15809" w:name="_Toc10203699"/>
        <w:bookmarkStart w:id="15810" w:name="_Toc10207837"/>
        <w:bookmarkEnd w:id="15808"/>
        <w:bookmarkEnd w:id="15809"/>
        <w:bookmarkEnd w:id="15810"/>
      </w:del>
    </w:p>
    <w:p w14:paraId="7ABBAE54" w14:textId="0BF18A75" w:rsidR="00564C22" w:rsidRPr="C2430093" w:rsidDel="00B33063" w:rsidRDefault="009B1AF1" w:rsidP="00564C22">
      <w:pPr>
        <w:spacing w:line="259" w:lineRule="auto"/>
        <w:rPr>
          <w:del w:id="15811" w:author="Andreas Kuehne" w:date="2019-05-31T12:22:00Z"/>
          <w:rFonts w:eastAsia="Arial" w:cs="Arial"/>
          <w:sz w:val="22"/>
          <w:szCs w:val="22"/>
        </w:rPr>
      </w:pPr>
      <w:del w:id="15812"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OptionalInputsSign</w:delText>
        </w:r>
        <w:r w:rsidRPr="002062A5" w:rsidDel="00B33063">
          <w:rPr>
            <w:rFonts w:eastAsia="Arial" w:cs="Arial"/>
            <w:sz w:val="22"/>
            <w:szCs w:val="22"/>
          </w:rPr>
          <w:delText xml:space="preserve"> using JSON-specific names mapped as shown in the table below.</w:delText>
        </w:r>
        <w:bookmarkStart w:id="15813" w:name="_Toc10199562"/>
        <w:bookmarkStart w:id="15814" w:name="_Toc10203700"/>
        <w:bookmarkStart w:id="15815" w:name="_Toc10207838"/>
        <w:bookmarkEnd w:id="15813"/>
        <w:bookmarkEnd w:id="15814"/>
        <w:bookmarkEnd w:id="15815"/>
      </w:del>
    </w:p>
    <w:tbl>
      <w:tblPr>
        <w:tblStyle w:val="Gitternetztabelle1hell1"/>
        <w:tblW w:w="0" w:type="auto"/>
        <w:tblLook w:val="04A0" w:firstRow="1" w:lastRow="0" w:firstColumn="1" w:lastColumn="0" w:noHBand="0" w:noVBand="1"/>
      </w:tblPr>
      <w:tblGrid>
        <w:gridCol w:w="4675"/>
        <w:gridCol w:w="4675"/>
      </w:tblGrid>
      <w:tr w:rsidR="00564C22" w:rsidDel="00B33063" w14:paraId="180ADA6A" w14:textId="7BB67844" w:rsidTr="00564C22">
        <w:trPr>
          <w:cnfStyle w:val="100000000000" w:firstRow="1" w:lastRow="0" w:firstColumn="0" w:lastColumn="0" w:oddVBand="0" w:evenVBand="0" w:oddHBand="0" w:evenHBand="0" w:firstRowFirstColumn="0" w:firstRowLastColumn="0" w:lastRowFirstColumn="0" w:lastRowLastColumn="0"/>
          <w:del w:id="1581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D1BBCE9" w14:textId="1DFB1AE4" w:rsidR="00564C22" w:rsidDel="00B33063" w:rsidRDefault="009B1AF1" w:rsidP="00564C22">
            <w:pPr>
              <w:pStyle w:val="Beschriftung"/>
              <w:rPr>
                <w:del w:id="15817" w:author="Andreas Kuehne" w:date="2019-05-31T12:22:00Z"/>
              </w:rPr>
            </w:pPr>
            <w:del w:id="15818" w:author="Andreas Kuehne" w:date="2019-05-31T12:22:00Z">
              <w:r w:rsidDel="00B33063">
                <w:delText>Element</w:delText>
              </w:r>
              <w:bookmarkStart w:id="15819" w:name="_Toc10199563"/>
              <w:bookmarkStart w:id="15820" w:name="_Toc10203701"/>
              <w:bookmarkStart w:id="15821" w:name="_Toc10207839"/>
              <w:bookmarkEnd w:id="15819"/>
              <w:bookmarkEnd w:id="15820"/>
              <w:bookmarkEnd w:id="15821"/>
            </w:del>
          </w:p>
        </w:tc>
        <w:tc>
          <w:tcPr>
            <w:tcW w:w="4675" w:type="dxa"/>
          </w:tcPr>
          <w:p w14:paraId="7C2AFBCD" w14:textId="41FF56EC"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5822" w:author="Andreas Kuehne" w:date="2019-05-31T12:22:00Z"/>
              </w:rPr>
            </w:pPr>
            <w:del w:id="15823" w:author="Andreas Kuehne" w:date="2019-05-31T12:22:00Z">
              <w:r w:rsidDel="00B33063">
                <w:delText>Implementing JSON member name</w:delText>
              </w:r>
              <w:bookmarkStart w:id="15824" w:name="_Toc10199564"/>
              <w:bookmarkStart w:id="15825" w:name="_Toc10203702"/>
              <w:bookmarkStart w:id="15826" w:name="_Toc10207840"/>
              <w:bookmarkEnd w:id="15824"/>
              <w:bookmarkEnd w:id="15825"/>
              <w:bookmarkEnd w:id="15826"/>
            </w:del>
          </w:p>
        </w:tc>
        <w:bookmarkStart w:id="15827" w:name="_Toc10199565"/>
        <w:bookmarkStart w:id="15828" w:name="_Toc10203703"/>
        <w:bookmarkStart w:id="15829" w:name="_Toc10207841"/>
        <w:bookmarkEnd w:id="15827"/>
        <w:bookmarkEnd w:id="15828"/>
        <w:bookmarkEnd w:id="15829"/>
      </w:tr>
      <w:tr w:rsidR="00564C22" w:rsidDel="00B33063" w14:paraId="77C34A04" w14:textId="5582CB22" w:rsidTr="00564C22">
        <w:trPr>
          <w:del w:id="1583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369E08F" w14:textId="46784881" w:rsidR="00564C22" w:rsidRPr="002062A5" w:rsidDel="00B33063" w:rsidRDefault="009B1AF1" w:rsidP="00564C22">
            <w:pPr>
              <w:pStyle w:val="Beschriftung"/>
              <w:rPr>
                <w:del w:id="15831" w:author="Andreas Kuehne" w:date="2019-05-31T12:22:00Z"/>
                <w:rStyle w:val="Datatype"/>
                <w:b w:val="0"/>
                <w:bCs w:val="0"/>
              </w:rPr>
            </w:pPr>
            <w:del w:id="15832" w:author="Andreas Kuehne" w:date="2019-05-31T12:22:00Z">
              <w:r w:rsidRPr="002062A5" w:rsidDel="00B33063">
                <w:rPr>
                  <w:rStyle w:val="Datatype"/>
                </w:rPr>
                <w:delText>SignatureType</w:delText>
              </w:r>
              <w:bookmarkStart w:id="15833" w:name="_Toc10199566"/>
              <w:bookmarkStart w:id="15834" w:name="_Toc10203704"/>
              <w:bookmarkStart w:id="15835" w:name="_Toc10207842"/>
              <w:bookmarkEnd w:id="15833"/>
              <w:bookmarkEnd w:id="15834"/>
              <w:bookmarkEnd w:id="15835"/>
            </w:del>
          </w:p>
        </w:tc>
        <w:tc>
          <w:tcPr>
            <w:tcW w:w="4675" w:type="dxa"/>
          </w:tcPr>
          <w:p w14:paraId="3FD8B5CD" w14:textId="18A38DC7"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5836" w:author="Andreas Kuehne" w:date="2019-05-31T12:22:00Z"/>
                <w:rStyle w:val="Datatype"/>
              </w:rPr>
            </w:pPr>
            <w:del w:id="15837" w:author="Andreas Kuehne" w:date="2019-05-31T12:22:00Z">
              <w:r w:rsidRPr="002062A5" w:rsidDel="00B33063">
                <w:rPr>
                  <w:rStyle w:val="Datatype"/>
                </w:rPr>
                <w:delText>sigType</w:delText>
              </w:r>
              <w:bookmarkStart w:id="15838" w:name="_Toc10199567"/>
              <w:bookmarkStart w:id="15839" w:name="_Toc10203705"/>
              <w:bookmarkStart w:id="15840" w:name="_Toc10207843"/>
              <w:bookmarkEnd w:id="15838"/>
              <w:bookmarkEnd w:id="15839"/>
              <w:bookmarkEnd w:id="15840"/>
            </w:del>
          </w:p>
        </w:tc>
        <w:bookmarkStart w:id="15841" w:name="_Toc10199568"/>
        <w:bookmarkStart w:id="15842" w:name="_Toc10203706"/>
        <w:bookmarkStart w:id="15843" w:name="_Toc10207844"/>
        <w:bookmarkEnd w:id="15841"/>
        <w:bookmarkEnd w:id="15842"/>
        <w:bookmarkEnd w:id="15843"/>
      </w:tr>
      <w:tr w:rsidR="00564C22" w:rsidDel="00B33063" w14:paraId="181342C4" w14:textId="644E5CF2" w:rsidTr="00564C22">
        <w:trPr>
          <w:del w:id="1584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9FB85C6" w14:textId="41B10682" w:rsidR="00564C22" w:rsidRPr="002062A5" w:rsidDel="00B33063" w:rsidRDefault="009B1AF1" w:rsidP="00564C22">
            <w:pPr>
              <w:pStyle w:val="Beschriftung"/>
              <w:rPr>
                <w:del w:id="15845" w:author="Andreas Kuehne" w:date="2019-05-31T12:22:00Z"/>
                <w:rStyle w:val="Datatype"/>
                <w:b w:val="0"/>
                <w:bCs w:val="0"/>
              </w:rPr>
            </w:pPr>
            <w:del w:id="15846" w:author="Andreas Kuehne" w:date="2019-05-31T12:22:00Z">
              <w:r w:rsidRPr="002062A5" w:rsidDel="00B33063">
                <w:rPr>
                  <w:rStyle w:val="Datatype"/>
                </w:rPr>
                <w:delText>IntendedAudience</w:delText>
              </w:r>
              <w:bookmarkStart w:id="15847" w:name="_Toc10199569"/>
              <w:bookmarkStart w:id="15848" w:name="_Toc10203707"/>
              <w:bookmarkStart w:id="15849" w:name="_Toc10207845"/>
              <w:bookmarkEnd w:id="15847"/>
              <w:bookmarkEnd w:id="15848"/>
              <w:bookmarkEnd w:id="15849"/>
            </w:del>
          </w:p>
        </w:tc>
        <w:tc>
          <w:tcPr>
            <w:tcW w:w="4675" w:type="dxa"/>
          </w:tcPr>
          <w:p w14:paraId="6147BC64" w14:textId="039E206B"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5850" w:author="Andreas Kuehne" w:date="2019-05-31T12:22:00Z"/>
                <w:rStyle w:val="Datatype"/>
              </w:rPr>
            </w:pPr>
            <w:del w:id="15851" w:author="Andreas Kuehne" w:date="2019-05-31T12:22:00Z">
              <w:r w:rsidRPr="002062A5" w:rsidDel="00B33063">
                <w:rPr>
                  <w:rStyle w:val="Datatype"/>
                </w:rPr>
                <w:delText>aud</w:delText>
              </w:r>
              <w:bookmarkStart w:id="15852" w:name="_Toc10199570"/>
              <w:bookmarkStart w:id="15853" w:name="_Toc10203708"/>
              <w:bookmarkStart w:id="15854" w:name="_Toc10207846"/>
              <w:bookmarkEnd w:id="15852"/>
              <w:bookmarkEnd w:id="15853"/>
              <w:bookmarkEnd w:id="15854"/>
            </w:del>
          </w:p>
        </w:tc>
        <w:bookmarkStart w:id="15855" w:name="_Toc10199571"/>
        <w:bookmarkStart w:id="15856" w:name="_Toc10203709"/>
        <w:bookmarkStart w:id="15857" w:name="_Toc10207847"/>
        <w:bookmarkEnd w:id="15855"/>
        <w:bookmarkEnd w:id="15856"/>
        <w:bookmarkEnd w:id="15857"/>
      </w:tr>
      <w:tr w:rsidR="00564C22" w:rsidDel="00B33063" w14:paraId="095BC6A6" w14:textId="6668E6A6" w:rsidTr="00564C22">
        <w:trPr>
          <w:del w:id="1585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5F5050A" w14:textId="072312E2" w:rsidR="00564C22" w:rsidRPr="002062A5" w:rsidDel="00B33063" w:rsidRDefault="009B1AF1" w:rsidP="00564C22">
            <w:pPr>
              <w:pStyle w:val="Beschriftung"/>
              <w:rPr>
                <w:del w:id="15859" w:author="Andreas Kuehne" w:date="2019-05-31T12:22:00Z"/>
                <w:rStyle w:val="Datatype"/>
                <w:b w:val="0"/>
                <w:bCs w:val="0"/>
              </w:rPr>
            </w:pPr>
            <w:del w:id="15860" w:author="Andreas Kuehne" w:date="2019-05-31T12:22:00Z">
              <w:r w:rsidRPr="002062A5" w:rsidDel="00B33063">
                <w:rPr>
                  <w:rStyle w:val="Datatype"/>
                </w:rPr>
                <w:delText>KeySelector</w:delText>
              </w:r>
              <w:bookmarkStart w:id="15861" w:name="_Toc10199572"/>
              <w:bookmarkStart w:id="15862" w:name="_Toc10203710"/>
              <w:bookmarkStart w:id="15863" w:name="_Toc10207848"/>
              <w:bookmarkEnd w:id="15861"/>
              <w:bookmarkEnd w:id="15862"/>
              <w:bookmarkEnd w:id="15863"/>
            </w:del>
          </w:p>
        </w:tc>
        <w:tc>
          <w:tcPr>
            <w:tcW w:w="4675" w:type="dxa"/>
          </w:tcPr>
          <w:p w14:paraId="13CF0E14" w14:textId="501C3D4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5864" w:author="Andreas Kuehne" w:date="2019-05-31T12:22:00Z"/>
                <w:rStyle w:val="Datatype"/>
              </w:rPr>
            </w:pPr>
            <w:del w:id="15865" w:author="Andreas Kuehne" w:date="2019-05-31T12:22:00Z">
              <w:r w:rsidRPr="002062A5" w:rsidDel="00B33063">
                <w:rPr>
                  <w:rStyle w:val="Datatype"/>
                </w:rPr>
                <w:delText>keySel</w:delText>
              </w:r>
              <w:bookmarkStart w:id="15866" w:name="_Toc10199573"/>
              <w:bookmarkStart w:id="15867" w:name="_Toc10203711"/>
              <w:bookmarkStart w:id="15868" w:name="_Toc10207849"/>
              <w:bookmarkEnd w:id="15866"/>
              <w:bookmarkEnd w:id="15867"/>
              <w:bookmarkEnd w:id="15868"/>
            </w:del>
          </w:p>
        </w:tc>
        <w:bookmarkStart w:id="15869" w:name="_Toc10199574"/>
        <w:bookmarkStart w:id="15870" w:name="_Toc10203712"/>
        <w:bookmarkStart w:id="15871" w:name="_Toc10207850"/>
        <w:bookmarkEnd w:id="15869"/>
        <w:bookmarkEnd w:id="15870"/>
        <w:bookmarkEnd w:id="15871"/>
      </w:tr>
      <w:tr w:rsidR="00564C22" w:rsidDel="00B33063" w14:paraId="3A0DD1A2" w14:textId="0FE26E65" w:rsidTr="00564C22">
        <w:trPr>
          <w:del w:id="1587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0E07652" w14:textId="08DA9F18" w:rsidR="00564C22" w:rsidRPr="002062A5" w:rsidDel="00B33063" w:rsidRDefault="009B1AF1" w:rsidP="00564C22">
            <w:pPr>
              <w:pStyle w:val="Beschriftung"/>
              <w:rPr>
                <w:del w:id="15873" w:author="Andreas Kuehne" w:date="2019-05-31T12:22:00Z"/>
                <w:rStyle w:val="Datatype"/>
                <w:b w:val="0"/>
                <w:bCs w:val="0"/>
              </w:rPr>
            </w:pPr>
            <w:del w:id="15874" w:author="Andreas Kuehne" w:date="2019-05-31T12:22:00Z">
              <w:r w:rsidRPr="002062A5" w:rsidDel="00B33063">
                <w:rPr>
                  <w:rStyle w:val="Datatype"/>
                </w:rPr>
                <w:delText>Properties</w:delText>
              </w:r>
              <w:bookmarkStart w:id="15875" w:name="_Toc10199575"/>
              <w:bookmarkStart w:id="15876" w:name="_Toc10203713"/>
              <w:bookmarkStart w:id="15877" w:name="_Toc10207851"/>
              <w:bookmarkEnd w:id="15875"/>
              <w:bookmarkEnd w:id="15876"/>
              <w:bookmarkEnd w:id="15877"/>
            </w:del>
          </w:p>
        </w:tc>
        <w:tc>
          <w:tcPr>
            <w:tcW w:w="4675" w:type="dxa"/>
          </w:tcPr>
          <w:p w14:paraId="5E27DB1D" w14:textId="59A7A7E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5878" w:author="Andreas Kuehne" w:date="2019-05-31T12:22:00Z"/>
                <w:rStyle w:val="Datatype"/>
              </w:rPr>
            </w:pPr>
            <w:del w:id="15879" w:author="Andreas Kuehne" w:date="2019-05-31T12:22:00Z">
              <w:r w:rsidRPr="002062A5" w:rsidDel="00B33063">
                <w:rPr>
                  <w:rStyle w:val="Datatype"/>
                </w:rPr>
                <w:delText>props</w:delText>
              </w:r>
              <w:bookmarkStart w:id="15880" w:name="_Toc10199576"/>
              <w:bookmarkStart w:id="15881" w:name="_Toc10203714"/>
              <w:bookmarkStart w:id="15882" w:name="_Toc10207852"/>
              <w:bookmarkEnd w:id="15880"/>
              <w:bookmarkEnd w:id="15881"/>
              <w:bookmarkEnd w:id="15882"/>
            </w:del>
          </w:p>
        </w:tc>
        <w:bookmarkStart w:id="15883" w:name="_Toc10199577"/>
        <w:bookmarkStart w:id="15884" w:name="_Toc10203715"/>
        <w:bookmarkStart w:id="15885" w:name="_Toc10207853"/>
        <w:bookmarkEnd w:id="15883"/>
        <w:bookmarkEnd w:id="15884"/>
        <w:bookmarkEnd w:id="15885"/>
      </w:tr>
      <w:tr w:rsidR="00564C22" w:rsidDel="00B33063" w14:paraId="6554FE79" w14:textId="6E72C467" w:rsidTr="00564C22">
        <w:trPr>
          <w:del w:id="1588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F30157C" w14:textId="4A62D145" w:rsidR="00564C22" w:rsidRPr="002062A5" w:rsidDel="00B33063" w:rsidRDefault="009B1AF1" w:rsidP="00564C22">
            <w:pPr>
              <w:pStyle w:val="Beschriftung"/>
              <w:rPr>
                <w:del w:id="15887" w:author="Andreas Kuehne" w:date="2019-05-31T12:22:00Z"/>
                <w:rStyle w:val="Datatype"/>
                <w:b w:val="0"/>
                <w:bCs w:val="0"/>
              </w:rPr>
            </w:pPr>
            <w:del w:id="15888" w:author="Andreas Kuehne" w:date="2019-05-31T12:22:00Z">
              <w:r w:rsidRPr="002062A5" w:rsidDel="00B33063">
                <w:rPr>
                  <w:rStyle w:val="Datatype"/>
                </w:rPr>
                <w:delText>IncludeObject</w:delText>
              </w:r>
              <w:bookmarkStart w:id="15889" w:name="_Toc10199578"/>
              <w:bookmarkStart w:id="15890" w:name="_Toc10203716"/>
              <w:bookmarkStart w:id="15891" w:name="_Toc10207854"/>
              <w:bookmarkEnd w:id="15889"/>
              <w:bookmarkEnd w:id="15890"/>
              <w:bookmarkEnd w:id="15891"/>
            </w:del>
          </w:p>
        </w:tc>
        <w:tc>
          <w:tcPr>
            <w:tcW w:w="4675" w:type="dxa"/>
          </w:tcPr>
          <w:p w14:paraId="32B50386" w14:textId="2E2C2421"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5892" w:author="Andreas Kuehne" w:date="2019-05-31T12:22:00Z"/>
                <w:rStyle w:val="Datatype"/>
              </w:rPr>
            </w:pPr>
            <w:del w:id="15893" w:author="Andreas Kuehne" w:date="2019-05-31T12:22:00Z">
              <w:r w:rsidRPr="002062A5" w:rsidDel="00B33063">
                <w:rPr>
                  <w:rStyle w:val="Datatype"/>
                </w:rPr>
                <w:delText>incObj</w:delText>
              </w:r>
              <w:bookmarkStart w:id="15894" w:name="_Toc10199579"/>
              <w:bookmarkStart w:id="15895" w:name="_Toc10203717"/>
              <w:bookmarkStart w:id="15896" w:name="_Toc10207855"/>
              <w:bookmarkEnd w:id="15894"/>
              <w:bookmarkEnd w:id="15895"/>
              <w:bookmarkEnd w:id="15896"/>
            </w:del>
          </w:p>
        </w:tc>
        <w:bookmarkStart w:id="15897" w:name="_Toc10199580"/>
        <w:bookmarkStart w:id="15898" w:name="_Toc10203718"/>
        <w:bookmarkStart w:id="15899" w:name="_Toc10207856"/>
        <w:bookmarkEnd w:id="15897"/>
        <w:bookmarkEnd w:id="15898"/>
        <w:bookmarkEnd w:id="15899"/>
      </w:tr>
      <w:tr w:rsidR="00564C22" w:rsidDel="00B33063" w14:paraId="4FBFCC23" w14:textId="6DF93496" w:rsidTr="00564C22">
        <w:trPr>
          <w:del w:id="1590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8B35D26" w14:textId="57C66A58" w:rsidR="00564C22" w:rsidRPr="002062A5" w:rsidDel="00B33063" w:rsidRDefault="009B1AF1" w:rsidP="00564C22">
            <w:pPr>
              <w:pStyle w:val="Beschriftung"/>
              <w:rPr>
                <w:del w:id="15901" w:author="Andreas Kuehne" w:date="2019-05-31T12:22:00Z"/>
                <w:rStyle w:val="Datatype"/>
                <w:b w:val="0"/>
                <w:bCs w:val="0"/>
              </w:rPr>
            </w:pPr>
            <w:del w:id="15902" w:author="Andreas Kuehne" w:date="2019-05-31T12:22:00Z">
              <w:r w:rsidRPr="002062A5" w:rsidDel="00B33063">
                <w:rPr>
                  <w:rStyle w:val="Datatype"/>
                </w:rPr>
                <w:delText>IncludeEContent</w:delText>
              </w:r>
              <w:bookmarkStart w:id="15903" w:name="_Toc10199581"/>
              <w:bookmarkStart w:id="15904" w:name="_Toc10203719"/>
              <w:bookmarkStart w:id="15905" w:name="_Toc10207857"/>
              <w:bookmarkEnd w:id="15903"/>
              <w:bookmarkEnd w:id="15904"/>
              <w:bookmarkEnd w:id="15905"/>
            </w:del>
          </w:p>
        </w:tc>
        <w:tc>
          <w:tcPr>
            <w:tcW w:w="4675" w:type="dxa"/>
          </w:tcPr>
          <w:p w14:paraId="64093193" w14:textId="4EB76DB9"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5906" w:author="Andreas Kuehne" w:date="2019-05-31T12:22:00Z"/>
                <w:rStyle w:val="Datatype"/>
              </w:rPr>
            </w:pPr>
            <w:del w:id="15907" w:author="Andreas Kuehne" w:date="2019-05-31T12:22:00Z">
              <w:r w:rsidRPr="002062A5" w:rsidDel="00B33063">
                <w:rPr>
                  <w:rStyle w:val="Datatype"/>
                </w:rPr>
                <w:delText>incContent</w:delText>
              </w:r>
              <w:bookmarkStart w:id="15908" w:name="_Toc10199582"/>
              <w:bookmarkStart w:id="15909" w:name="_Toc10203720"/>
              <w:bookmarkStart w:id="15910" w:name="_Toc10207858"/>
              <w:bookmarkEnd w:id="15908"/>
              <w:bookmarkEnd w:id="15909"/>
              <w:bookmarkEnd w:id="15910"/>
            </w:del>
          </w:p>
        </w:tc>
        <w:bookmarkStart w:id="15911" w:name="_Toc10199583"/>
        <w:bookmarkStart w:id="15912" w:name="_Toc10203721"/>
        <w:bookmarkStart w:id="15913" w:name="_Toc10207859"/>
        <w:bookmarkEnd w:id="15911"/>
        <w:bookmarkEnd w:id="15912"/>
        <w:bookmarkEnd w:id="15913"/>
      </w:tr>
      <w:tr w:rsidR="00564C22" w:rsidDel="00B33063" w14:paraId="4E1713B7" w14:textId="63145785" w:rsidTr="00564C22">
        <w:trPr>
          <w:del w:id="1591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C073E99" w14:textId="584C25D5" w:rsidR="00564C22" w:rsidRPr="002062A5" w:rsidDel="00B33063" w:rsidRDefault="009B1AF1" w:rsidP="00564C22">
            <w:pPr>
              <w:pStyle w:val="Beschriftung"/>
              <w:rPr>
                <w:del w:id="15915" w:author="Andreas Kuehne" w:date="2019-05-31T12:22:00Z"/>
                <w:rStyle w:val="Datatype"/>
                <w:b w:val="0"/>
                <w:bCs w:val="0"/>
              </w:rPr>
            </w:pPr>
            <w:del w:id="15916" w:author="Andreas Kuehne" w:date="2019-05-31T12:22:00Z">
              <w:r w:rsidRPr="002062A5" w:rsidDel="00B33063">
                <w:rPr>
                  <w:rStyle w:val="Datatype"/>
                </w:rPr>
                <w:delText>SignaturePlacement</w:delText>
              </w:r>
              <w:bookmarkStart w:id="15917" w:name="_Toc10199584"/>
              <w:bookmarkStart w:id="15918" w:name="_Toc10203722"/>
              <w:bookmarkStart w:id="15919" w:name="_Toc10207860"/>
              <w:bookmarkEnd w:id="15917"/>
              <w:bookmarkEnd w:id="15918"/>
              <w:bookmarkEnd w:id="15919"/>
            </w:del>
          </w:p>
        </w:tc>
        <w:tc>
          <w:tcPr>
            <w:tcW w:w="4675" w:type="dxa"/>
          </w:tcPr>
          <w:p w14:paraId="0CF92BEE" w14:textId="449A008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5920" w:author="Andreas Kuehne" w:date="2019-05-31T12:22:00Z"/>
                <w:rStyle w:val="Datatype"/>
              </w:rPr>
            </w:pPr>
            <w:del w:id="15921" w:author="Andreas Kuehne" w:date="2019-05-31T12:22:00Z">
              <w:r w:rsidRPr="002062A5" w:rsidDel="00B33063">
                <w:rPr>
                  <w:rStyle w:val="Datatype"/>
                </w:rPr>
                <w:delText>sigPlacement</w:delText>
              </w:r>
              <w:bookmarkStart w:id="15922" w:name="_Toc10199585"/>
              <w:bookmarkStart w:id="15923" w:name="_Toc10203723"/>
              <w:bookmarkStart w:id="15924" w:name="_Toc10207861"/>
              <w:bookmarkEnd w:id="15922"/>
              <w:bookmarkEnd w:id="15923"/>
              <w:bookmarkEnd w:id="15924"/>
            </w:del>
          </w:p>
        </w:tc>
        <w:bookmarkStart w:id="15925" w:name="_Toc10199586"/>
        <w:bookmarkStart w:id="15926" w:name="_Toc10203724"/>
        <w:bookmarkStart w:id="15927" w:name="_Toc10207862"/>
        <w:bookmarkEnd w:id="15925"/>
        <w:bookmarkEnd w:id="15926"/>
        <w:bookmarkEnd w:id="15927"/>
      </w:tr>
      <w:tr w:rsidR="00564C22" w:rsidDel="00B33063" w14:paraId="76AAE9ED" w14:textId="7509A570" w:rsidTr="00564C22">
        <w:trPr>
          <w:del w:id="1592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65C2D8B" w14:textId="1139E985" w:rsidR="00564C22" w:rsidRPr="002062A5" w:rsidDel="00B33063" w:rsidRDefault="009B1AF1" w:rsidP="00564C22">
            <w:pPr>
              <w:pStyle w:val="Beschriftung"/>
              <w:rPr>
                <w:del w:id="15929" w:author="Andreas Kuehne" w:date="2019-05-31T12:22:00Z"/>
                <w:rStyle w:val="Datatype"/>
                <w:b w:val="0"/>
                <w:bCs w:val="0"/>
              </w:rPr>
            </w:pPr>
            <w:del w:id="15930" w:author="Andreas Kuehne" w:date="2019-05-31T12:22:00Z">
              <w:r w:rsidRPr="002062A5" w:rsidDel="00B33063">
                <w:rPr>
                  <w:rStyle w:val="Datatype"/>
                </w:rPr>
                <w:delText>SignedReferences</w:delText>
              </w:r>
              <w:bookmarkStart w:id="15931" w:name="_Toc10199587"/>
              <w:bookmarkStart w:id="15932" w:name="_Toc10203725"/>
              <w:bookmarkStart w:id="15933" w:name="_Toc10207863"/>
              <w:bookmarkEnd w:id="15931"/>
              <w:bookmarkEnd w:id="15932"/>
              <w:bookmarkEnd w:id="15933"/>
            </w:del>
          </w:p>
        </w:tc>
        <w:tc>
          <w:tcPr>
            <w:tcW w:w="4675" w:type="dxa"/>
          </w:tcPr>
          <w:p w14:paraId="794C1412" w14:textId="6AF5DC19"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5934" w:author="Andreas Kuehne" w:date="2019-05-31T12:22:00Z"/>
                <w:rStyle w:val="Datatype"/>
              </w:rPr>
            </w:pPr>
            <w:del w:id="15935" w:author="Andreas Kuehne" w:date="2019-05-31T12:22:00Z">
              <w:r w:rsidRPr="002062A5" w:rsidDel="00B33063">
                <w:rPr>
                  <w:rStyle w:val="Datatype"/>
                </w:rPr>
                <w:delText>signedRefs</w:delText>
              </w:r>
              <w:bookmarkStart w:id="15936" w:name="_Toc10199588"/>
              <w:bookmarkStart w:id="15937" w:name="_Toc10203726"/>
              <w:bookmarkStart w:id="15938" w:name="_Toc10207864"/>
              <w:bookmarkEnd w:id="15936"/>
              <w:bookmarkEnd w:id="15937"/>
              <w:bookmarkEnd w:id="15938"/>
            </w:del>
          </w:p>
        </w:tc>
        <w:bookmarkStart w:id="15939" w:name="_Toc10199589"/>
        <w:bookmarkStart w:id="15940" w:name="_Toc10203727"/>
        <w:bookmarkStart w:id="15941" w:name="_Toc10207865"/>
        <w:bookmarkEnd w:id="15939"/>
        <w:bookmarkEnd w:id="15940"/>
        <w:bookmarkEnd w:id="15941"/>
      </w:tr>
      <w:tr w:rsidR="00564C22" w:rsidDel="00B33063" w14:paraId="4AEBCA82" w14:textId="407BE875" w:rsidTr="00564C22">
        <w:trPr>
          <w:del w:id="1594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5DD1ED0" w14:textId="7CE68AA9" w:rsidR="00564C22" w:rsidRPr="002062A5" w:rsidDel="00B33063" w:rsidRDefault="009B1AF1" w:rsidP="00564C22">
            <w:pPr>
              <w:pStyle w:val="Beschriftung"/>
              <w:rPr>
                <w:del w:id="15943" w:author="Andreas Kuehne" w:date="2019-05-31T12:22:00Z"/>
                <w:rStyle w:val="Datatype"/>
                <w:b w:val="0"/>
                <w:bCs w:val="0"/>
              </w:rPr>
            </w:pPr>
            <w:del w:id="15944" w:author="Andreas Kuehne" w:date="2019-05-31T12:22:00Z">
              <w:r w:rsidRPr="002062A5" w:rsidDel="00B33063">
                <w:rPr>
                  <w:rStyle w:val="Datatype"/>
                </w:rPr>
                <w:delText>SignatureAlgorithm</w:delText>
              </w:r>
              <w:bookmarkStart w:id="15945" w:name="_Toc10199590"/>
              <w:bookmarkStart w:id="15946" w:name="_Toc10203728"/>
              <w:bookmarkStart w:id="15947" w:name="_Toc10207866"/>
              <w:bookmarkEnd w:id="15945"/>
              <w:bookmarkEnd w:id="15946"/>
              <w:bookmarkEnd w:id="15947"/>
            </w:del>
          </w:p>
        </w:tc>
        <w:tc>
          <w:tcPr>
            <w:tcW w:w="4675" w:type="dxa"/>
          </w:tcPr>
          <w:p w14:paraId="5EF3D2D3" w14:textId="63549F9B"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5948" w:author="Andreas Kuehne" w:date="2019-05-31T12:22:00Z"/>
                <w:rStyle w:val="Datatype"/>
              </w:rPr>
            </w:pPr>
            <w:del w:id="15949" w:author="Andreas Kuehne" w:date="2019-05-31T12:22:00Z">
              <w:r w:rsidRPr="002062A5" w:rsidDel="00B33063">
                <w:rPr>
                  <w:rStyle w:val="Datatype"/>
                </w:rPr>
                <w:delText>sigAlgo</w:delText>
              </w:r>
              <w:bookmarkStart w:id="15950" w:name="_Toc10199591"/>
              <w:bookmarkStart w:id="15951" w:name="_Toc10203729"/>
              <w:bookmarkStart w:id="15952" w:name="_Toc10207867"/>
              <w:bookmarkEnd w:id="15950"/>
              <w:bookmarkEnd w:id="15951"/>
              <w:bookmarkEnd w:id="15952"/>
            </w:del>
          </w:p>
        </w:tc>
        <w:bookmarkStart w:id="15953" w:name="_Toc10199592"/>
        <w:bookmarkStart w:id="15954" w:name="_Toc10203730"/>
        <w:bookmarkStart w:id="15955" w:name="_Toc10207868"/>
        <w:bookmarkEnd w:id="15953"/>
        <w:bookmarkEnd w:id="15954"/>
        <w:bookmarkEnd w:id="15955"/>
      </w:tr>
      <w:tr w:rsidR="00564C22" w:rsidDel="00B33063" w14:paraId="1379FDC3" w14:textId="381C6AB9" w:rsidTr="00564C22">
        <w:trPr>
          <w:del w:id="1595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2C4BF9B" w14:textId="29CB1474" w:rsidR="00564C22" w:rsidRPr="002062A5" w:rsidDel="00B33063" w:rsidRDefault="009B1AF1" w:rsidP="00564C22">
            <w:pPr>
              <w:pStyle w:val="Beschriftung"/>
              <w:rPr>
                <w:del w:id="15957" w:author="Andreas Kuehne" w:date="2019-05-31T12:22:00Z"/>
                <w:rStyle w:val="Datatype"/>
                <w:b w:val="0"/>
                <w:bCs w:val="0"/>
              </w:rPr>
            </w:pPr>
            <w:del w:id="15958" w:author="Andreas Kuehne" w:date="2019-05-31T12:22:00Z">
              <w:r w:rsidRPr="002062A5" w:rsidDel="00B33063">
                <w:rPr>
                  <w:rStyle w:val="Datatype"/>
                </w:rPr>
                <w:delText>SignatureQualityLevel</w:delText>
              </w:r>
              <w:bookmarkStart w:id="15959" w:name="_Toc10199593"/>
              <w:bookmarkStart w:id="15960" w:name="_Toc10203731"/>
              <w:bookmarkStart w:id="15961" w:name="_Toc10207869"/>
              <w:bookmarkEnd w:id="15959"/>
              <w:bookmarkEnd w:id="15960"/>
              <w:bookmarkEnd w:id="15961"/>
            </w:del>
          </w:p>
        </w:tc>
        <w:tc>
          <w:tcPr>
            <w:tcW w:w="4675" w:type="dxa"/>
          </w:tcPr>
          <w:p w14:paraId="60F78A1A" w14:textId="1BE194F6"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5962" w:author="Andreas Kuehne" w:date="2019-05-31T12:22:00Z"/>
                <w:rStyle w:val="Datatype"/>
              </w:rPr>
            </w:pPr>
            <w:del w:id="15963" w:author="Andreas Kuehne" w:date="2019-05-31T12:22:00Z">
              <w:r w:rsidRPr="002062A5" w:rsidDel="00B33063">
                <w:rPr>
                  <w:rStyle w:val="Datatype"/>
                </w:rPr>
                <w:delText>quality</w:delText>
              </w:r>
              <w:bookmarkStart w:id="15964" w:name="_Toc10199594"/>
              <w:bookmarkStart w:id="15965" w:name="_Toc10203732"/>
              <w:bookmarkStart w:id="15966" w:name="_Toc10207870"/>
              <w:bookmarkEnd w:id="15964"/>
              <w:bookmarkEnd w:id="15965"/>
              <w:bookmarkEnd w:id="15966"/>
            </w:del>
          </w:p>
        </w:tc>
        <w:bookmarkStart w:id="15967" w:name="_Toc10199595"/>
        <w:bookmarkStart w:id="15968" w:name="_Toc10203733"/>
        <w:bookmarkStart w:id="15969" w:name="_Toc10207871"/>
        <w:bookmarkEnd w:id="15967"/>
        <w:bookmarkEnd w:id="15968"/>
        <w:bookmarkEnd w:id="15969"/>
      </w:tr>
    </w:tbl>
    <w:p w14:paraId="4A08CE0C" w14:textId="6B7B5F36" w:rsidR="00564C22" w:rsidRPr="0202B381" w:rsidDel="00B33063" w:rsidRDefault="009B1AF1" w:rsidP="00564C22">
      <w:pPr>
        <w:rPr>
          <w:del w:id="15970" w:author="Andreas Kuehne" w:date="2019-05-31T12:22:00Z"/>
        </w:rPr>
      </w:pPr>
      <w:del w:id="15971"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OptionalInputsSignType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5972" w:name="_Toc10199596"/>
        <w:bookmarkStart w:id="15973" w:name="_Toc10203734"/>
        <w:bookmarkStart w:id="15974" w:name="_Toc10207872"/>
        <w:bookmarkEnd w:id="15972"/>
        <w:bookmarkEnd w:id="15973"/>
        <w:bookmarkEnd w:id="15974"/>
      </w:del>
    </w:p>
    <w:p w14:paraId="4ED582A4" w14:textId="06469171" w:rsidR="00564C22" w:rsidDel="00B33063" w:rsidRDefault="009B1AF1" w:rsidP="00564C22">
      <w:pPr>
        <w:pStyle w:val="Code"/>
        <w:spacing w:line="259" w:lineRule="auto"/>
        <w:rPr>
          <w:del w:id="15975" w:author="Andreas Kuehne" w:date="2019-05-31T12:22:00Z"/>
        </w:rPr>
      </w:pPr>
      <w:del w:id="15976" w:author="Andreas Kuehne" w:date="2019-05-31T12:22:00Z">
        <w:r w:rsidDel="00B33063">
          <w:rPr>
            <w:color w:val="31849B" w:themeColor="accent5" w:themeShade="BF"/>
          </w:rPr>
          <w:delText>"dss2-OptionalInputsSignType"</w:delText>
        </w:r>
        <w:r w:rsidDel="00B33063">
          <w:delText>: {</w:delText>
        </w:r>
        <w:bookmarkStart w:id="15977" w:name="_Toc10199597"/>
        <w:bookmarkStart w:id="15978" w:name="_Toc10203735"/>
        <w:bookmarkStart w:id="15979" w:name="_Toc10207873"/>
        <w:bookmarkEnd w:id="15977"/>
        <w:bookmarkEnd w:id="15978"/>
        <w:bookmarkEnd w:id="15979"/>
      </w:del>
    </w:p>
    <w:p w14:paraId="7001B713" w14:textId="0E61A340" w:rsidR="00564C22" w:rsidDel="00B33063" w:rsidRDefault="009B1AF1" w:rsidP="00564C22">
      <w:pPr>
        <w:pStyle w:val="Code"/>
        <w:spacing w:line="259" w:lineRule="auto"/>
        <w:rPr>
          <w:del w:id="15980" w:author="Andreas Kuehne" w:date="2019-05-31T12:22:00Z"/>
        </w:rPr>
      </w:pPr>
      <w:del w:id="15981"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5982" w:name="_Toc10199598"/>
        <w:bookmarkStart w:id="15983" w:name="_Toc10203736"/>
        <w:bookmarkStart w:id="15984" w:name="_Toc10207874"/>
        <w:bookmarkEnd w:id="15982"/>
        <w:bookmarkEnd w:id="15983"/>
        <w:bookmarkEnd w:id="15984"/>
      </w:del>
    </w:p>
    <w:p w14:paraId="0CD94A84" w14:textId="76201BA9" w:rsidR="00564C22" w:rsidDel="00B33063" w:rsidRDefault="009B1AF1" w:rsidP="00564C22">
      <w:pPr>
        <w:pStyle w:val="Code"/>
        <w:spacing w:line="259" w:lineRule="auto"/>
        <w:rPr>
          <w:del w:id="15985" w:author="Andreas Kuehne" w:date="2019-05-31T12:22:00Z"/>
        </w:rPr>
      </w:pPr>
      <w:del w:id="15986" w:author="Andreas Kuehne" w:date="2019-05-31T12:22:00Z">
        <w:r w:rsidDel="00B33063">
          <w:rPr>
            <w:color w:val="31849B" w:themeColor="accent5" w:themeShade="BF"/>
          </w:rPr>
          <w:delText xml:space="preserve">  "properties"</w:delText>
        </w:r>
        <w:r w:rsidDel="00B33063">
          <w:delText>: {</w:delText>
        </w:r>
        <w:bookmarkStart w:id="15987" w:name="_Toc10199599"/>
        <w:bookmarkStart w:id="15988" w:name="_Toc10203737"/>
        <w:bookmarkStart w:id="15989" w:name="_Toc10207875"/>
        <w:bookmarkEnd w:id="15987"/>
        <w:bookmarkEnd w:id="15988"/>
        <w:bookmarkEnd w:id="15989"/>
      </w:del>
    </w:p>
    <w:p w14:paraId="070C721D" w14:textId="38E077B3" w:rsidR="00564C22" w:rsidDel="00B33063" w:rsidRDefault="009B1AF1" w:rsidP="00564C22">
      <w:pPr>
        <w:pStyle w:val="Code"/>
        <w:spacing w:line="259" w:lineRule="auto"/>
        <w:rPr>
          <w:del w:id="15990" w:author="Andreas Kuehne" w:date="2019-05-31T12:22:00Z"/>
        </w:rPr>
      </w:pPr>
      <w:del w:id="15991" w:author="Andreas Kuehne" w:date="2019-05-31T12:22:00Z">
        <w:r w:rsidDel="00B33063">
          <w:rPr>
            <w:color w:val="31849B" w:themeColor="accent5" w:themeShade="BF"/>
          </w:rPr>
          <w:delText xml:space="preserve">    "policy"</w:delText>
        </w:r>
        <w:r w:rsidDel="00B33063">
          <w:delText>: {</w:delText>
        </w:r>
        <w:bookmarkStart w:id="15992" w:name="_Toc10199600"/>
        <w:bookmarkStart w:id="15993" w:name="_Toc10203738"/>
        <w:bookmarkStart w:id="15994" w:name="_Toc10207876"/>
        <w:bookmarkEnd w:id="15992"/>
        <w:bookmarkEnd w:id="15993"/>
        <w:bookmarkEnd w:id="15994"/>
      </w:del>
    </w:p>
    <w:p w14:paraId="038272F1" w14:textId="6DE554E4" w:rsidR="00564C22" w:rsidDel="00B33063" w:rsidRDefault="009B1AF1" w:rsidP="00564C22">
      <w:pPr>
        <w:pStyle w:val="Code"/>
        <w:spacing w:line="259" w:lineRule="auto"/>
        <w:rPr>
          <w:del w:id="15995" w:author="Andreas Kuehne" w:date="2019-05-31T12:22:00Z"/>
        </w:rPr>
      </w:pPr>
      <w:del w:id="15996"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5997" w:name="_Toc10199601"/>
        <w:bookmarkStart w:id="15998" w:name="_Toc10203739"/>
        <w:bookmarkStart w:id="15999" w:name="_Toc10207877"/>
        <w:bookmarkEnd w:id="15997"/>
        <w:bookmarkEnd w:id="15998"/>
        <w:bookmarkEnd w:id="15999"/>
      </w:del>
    </w:p>
    <w:p w14:paraId="3E804811" w14:textId="4CA97D28" w:rsidR="00564C22" w:rsidDel="00B33063" w:rsidRDefault="009B1AF1" w:rsidP="00564C22">
      <w:pPr>
        <w:pStyle w:val="Code"/>
        <w:spacing w:line="259" w:lineRule="auto"/>
        <w:rPr>
          <w:del w:id="16000" w:author="Andreas Kuehne" w:date="2019-05-31T12:22:00Z"/>
        </w:rPr>
      </w:pPr>
      <w:del w:id="16001" w:author="Andreas Kuehne" w:date="2019-05-31T12:22:00Z">
        <w:r w:rsidDel="00B33063">
          <w:rPr>
            <w:color w:val="31849B" w:themeColor="accent5" w:themeShade="BF"/>
          </w:rPr>
          <w:delText xml:space="preserve">      "items"</w:delText>
        </w:r>
        <w:r w:rsidDel="00B33063">
          <w:delText>: {</w:delText>
        </w:r>
        <w:bookmarkStart w:id="16002" w:name="_Toc10199602"/>
        <w:bookmarkStart w:id="16003" w:name="_Toc10203740"/>
        <w:bookmarkStart w:id="16004" w:name="_Toc10207878"/>
        <w:bookmarkEnd w:id="16002"/>
        <w:bookmarkEnd w:id="16003"/>
        <w:bookmarkEnd w:id="16004"/>
      </w:del>
    </w:p>
    <w:p w14:paraId="5A5976B6" w14:textId="332BF819" w:rsidR="00564C22" w:rsidDel="00B33063" w:rsidRDefault="009B1AF1" w:rsidP="00564C22">
      <w:pPr>
        <w:pStyle w:val="Code"/>
        <w:spacing w:line="259" w:lineRule="auto"/>
        <w:rPr>
          <w:del w:id="16005" w:author="Andreas Kuehne" w:date="2019-05-31T12:22:00Z"/>
        </w:rPr>
      </w:pPr>
      <w:del w:id="16006"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6007" w:name="_Toc10199603"/>
        <w:bookmarkStart w:id="16008" w:name="_Toc10203741"/>
        <w:bookmarkStart w:id="16009" w:name="_Toc10207879"/>
        <w:bookmarkEnd w:id="16007"/>
        <w:bookmarkEnd w:id="16008"/>
        <w:bookmarkEnd w:id="16009"/>
      </w:del>
    </w:p>
    <w:p w14:paraId="352C0959" w14:textId="10D2B184" w:rsidR="00564C22" w:rsidDel="00B33063" w:rsidRDefault="009B1AF1" w:rsidP="00564C22">
      <w:pPr>
        <w:pStyle w:val="Code"/>
        <w:spacing w:line="259" w:lineRule="auto"/>
        <w:rPr>
          <w:del w:id="16010" w:author="Andreas Kuehne" w:date="2019-05-31T12:22:00Z"/>
        </w:rPr>
      </w:pPr>
      <w:del w:id="16011" w:author="Andreas Kuehne" w:date="2019-05-31T12:22:00Z">
        <w:r w:rsidDel="00B33063">
          <w:delText xml:space="preserve">      }</w:delText>
        </w:r>
        <w:bookmarkStart w:id="16012" w:name="_Toc10199604"/>
        <w:bookmarkStart w:id="16013" w:name="_Toc10203742"/>
        <w:bookmarkStart w:id="16014" w:name="_Toc10207880"/>
        <w:bookmarkEnd w:id="16012"/>
        <w:bookmarkEnd w:id="16013"/>
        <w:bookmarkEnd w:id="16014"/>
      </w:del>
    </w:p>
    <w:p w14:paraId="756F5E04" w14:textId="196E33D3" w:rsidR="00564C22" w:rsidDel="00B33063" w:rsidRDefault="009B1AF1" w:rsidP="00564C22">
      <w:pPr>
        <w:pStyle w:val="Code"/>
        <w:spacing w:line="259" w:lineRule="auto"/>
        <w:rPr>
          <w:del w:id="16015" w:author="Andreas Kuehne" w:date="2019-05-31T12:22:00Z"/>
        </w:rPr>
      </w:pPr>
      <w:del w:id="16016" w:author="Andreas Kuehne" w:date="2019-05-31T12:22:00Z">
        <w:r w:rsidDel="00B33063">
          <w:delText xml:space="preserve">    },</w:delText>
        </w:r>
        <w:bookmarkStart w:id="16017" w:name="_Toc10199605"/>
        <w:bookmarkStart w:id="16018" w:name="_Toc10203743"/>
        <w:bookmarkStart w:id="16019" w:name="_Toc10207881"/>
        <w:bookmarkEnd w:id="16017"/>
        <w:bookmarkEnd w:id="16018"/>
        <w:bookmarkEnd w:id="16019"/>
      </w:del>
    </w:p>
    <w:p w14:paraId="4C76B29E" w14:textId="4417F9AB" w:rsidR="00564C22" w:rsidDel="00B33063" w:rsidRDefault="009B1AF1" w:rsidP="00564C22">
      <w:pPr>
        <w:pStyle w:val="Code"/>
        <w:spacing w:line="259" w:lineRule="auto"/>
        <w:rPr>
          <w:del w:id="16020" w:author="Andreas Kuehne" w:date="2019-05-31T12:22:00Z"/>
        </w:rPr>
      </w:pPr>
      <w:del w:id="16021" w:author="Andreas Kuehne" w:date="2019-05-31T12:22:00Z">
        <w:r w:rsidDel="00B33063">
          <w:rPr>
            <w:color w:val="31849B" w:themeColor="accent5" w:themeShade="BF"/>
          </w:rPr>
          <w:delText xml:space="preserve">    "lang"</w:delText>
        </w:r>
        <w:r w:rsidDel="00B33063">
          <w:delText>: {</w:delText>
        </w:r>
        <w:bookmarkStart w:id="16022" w:name="_Toc10199606"/>
        <w:bookmarkStart w:id="16023" w:name="_Toc10203744"/>
        <w:bookmarkStart w:id="16024" w:name="_Toc10207882"/>
        <w:bookmarkEnd w:id="16022"/>
        <w:bookmarkEnd w:id="16023"/>
        <w:bookmarkEnd w:id="16024"/>
      </w:del>
    </w:p>
    <w:p w14:paraId="00AF3849" w14:textId="243482FA" w:rsidR="00564C22" w:rsidDel="00B33063" w:rsidRDefault="009B1AF1" w:rsidP="00564C22">
      <w:pPr>
        <w:pStyle w:val="Code"/>
        <w:spacing w:line="259" w:lineRule="auto"/>
        <w:rPr>
          <w:del w:id="16025" w:author="Andreas Kuehne" w:date="2019-05-31T12:22:00Z"/>
        </w:rPr>
      </w:pPr>
      <w:del w:id="16026"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6027" w:name="_Toc10199607"/>
        <w:bookmarkStart w:id="16028" w:name="_Toc10203745"/>
        <w:bookmarkStart w:id="16029" w:name="_Toc10207883"/>
        <w:bookmarkEnd w:id="16027"/>
        <w:bookmarkEnd w:id="16028"/>
        <w:bookmarkEnd w:id="16029"/>
      </w:del>
    </w:p>
    <w:p w14:paraId="5D0EF6AD" w14:textId="232B0AF3" w:rsidR="00564C22" w:rsidDel="00B33063" w:rsidRDefault="009B1AF1" w:rsidP="00564C22">
      <w:pPr>
        <w:pStyle w:val="Code"/>
        <w:spacing w:line="259" w:lineRule="auto"/>
        <w:rPr>
          <w:del w:id="16030" w:author="Andreas Kuehne" w:date="2019-05-31T12:22:00Z"/>
        </w:rPr>
      </w:pPr>
      <w:del w:id="16031" w:author="Andreas Kuehne" w:date="2019-05-31T12:22:00Z">
        <w:r w:rsidDel="00B33063">
          <w:delText xml:space="preserve">    },</w:delText>
        </w:r>
        <w:bookmarkStart w:id="16032" w:name="_Toc10199608"/>
        <w:bookmarkStart w:id="16033" w:name="_Toc10203746"/>
        <w:bookmarkStart w:id="16034" w:name="_Toc10207884"/>
        <w:bookmarkEnd w:id="16032"/>
        <w:bookmarkEnd w:id="16033"/>
        <w:bookmarkEnd w:id="16034"/>
      </w:del>
    </w:p>
    <w:p w14:paraId="221A207E" w14:textId="7DB74499" w:rsidR="00564C22" w:rsidDel="00B33063" w:rsidRDefault="009B1AF1" w:rsidP="00564C22">
      <w:pPr>
        <w:pStyle w:val="Code"/>
        <w:spacing w:line="259" w:lineRule="auto"/>
        <w:rPr>
          <w:del w:id="16035" w:author="Andreas Kuehne" w:date="2019-05-31T12:22:00Z"/>
        </w:rPr>
      </w:pPr>
      <w:del w:id="16036" w:author="Andreas Kuehne" w:date="2019-05-31T12:22:00Z">
        <w:r w:rsidDel="00B33063">
          <w:rPr>
            <w:color w:val="31849B" w:themeColor="accent5" w:themeShade="BF"/>
          </w:rPr>
          <w:delText xml:space="preserve">    "other"</w:delText>
        </w:r>
        <w:r w:rsidDel="00B33063">
          <w:delText>: {</w:delText>
        </w:r>
        <w:bookmarkStart w:id="16037" w:name="_Toc10199609"/>
        <w:bookmarkStart w:id="16038" w:name="_Toc10203747"/>
        <w:bookmarkStart w:id="16039" w:name="_Toc10207885"/>
        <w:bookmarkEnd w:id="16037"/>
        <w:bookmarkEnd w:id="16038"/>
        <w:bookmarkEnd w:id="16039"/>
      </w:del>
    </w:p>
    <w:p w14:paraId="5F5D5850" w14:textId="147282A6" w:rsidR="00564C22" w:rsidDel="00B33063" w:rsidRDefault="009B1AF1" w:rsidP="00564C22">
      <w:pPr>
        <w:pStyle w:val="Code"/>
        <w:spacing w:line="259" w:lineRule="auto"/>
        <w:rPr>
          <w:del w:id="16040" w:author="Andreas Kuehne" w:date="2019-05-31T12:22:00Z"/>
        </w:rPr>
      </w:pPr>
      <w:del w:id="16041"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6042" w:name="_Toc10199610"/>
        <w:bookmarkStart w:id="16043" w:name="_Toc10203748"/>
        <w:bookmarkStart w:id="16044" w:name="_Toc10207886"/>
        <w:bookmarkEnd w:id="16042"/>
        <w:bookmarkEnd w:id="16043"/>
        <w:bookmarkEnd w:id="16044"/>
      </w:del>
    </w:p>
    <w:p w14:paraId="1B11ED66" w14:textId="6ADC7C68" w:rsidR="00564C22" w:rsidDel="00B33063" w:rsidRDefault="009B1AF1" w:rsidP="00564C22">
      <w:pPr>
        <w:pStyle w:val="Code"/>
        <w:spacing w:line="259" w:lineRule="auto"/>
        <w:rPr>
          <w:del w:id="16045" w:author="Andreas Kuehne" w:date="2019-05-31T12:22:00Z"/>
        </w:rPr>
      </w:pPr>
      <w:del w:id="16046" w:author="Andreas Kuehne" w:date="2019-05-31T12:22:00Z">
        <w:r w:rsidDel="00B33063">
          <w:rPr>
            <w:color w:val="31849B" w:themeColor="accent5" w:themeShade="BF"/>
          </w:rPr>
          <w:delText xml:space="preserve">      "items"</w:delText>
        </w:r>
        <w:r w:rsidDel="00B33063">
          <w:delText>: {</w:delText>
        </w:r>
        <w:bookmarkStart w:id="16047" w:name="_Toc10199611"/>
        <w:bookmarkStart w:id="16048" w:name="_Toc10203749"/>
        <w:bookmarkStart w:id="16049" w:name="_Toc10207887"/>
        <w:bookmarkEnd w:id="16047"/>
        <w:bookmarkEnd w:id="16048"/>
        <w:bookmarkEnd w:id="16049"/>
      </w:del>
    </w:p>
    <w:p w14:paraId="19CD30F5" w14:textId="2CC3AF9B" w:rsidR="00564C22" w:rsidDel="00B33063" w:rsidRDefault="009B1AF1" w:rsidP="00564C22">
      <w:pPr>
        <w:pStyle w:val="Code"/>
        <w:spacing w:line="259" w:lineRule="auto"/>
        <w:rPr>
          <w:del w:id="16050" w:author="Andreas Kuehne" w:date="2019-05-31T12:22:00Z"/>
        </w:rPr>
      </w:pPr>
      <w:del w:id="16051"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"#/definitions/dsb-AnyType"</w:delText>
        </w:r>
        <w:bookmarkStart w:id="16052" w:name="_Toc10199612"/>
        <w:bookmarkStart w:id="16053" w:name="_Toc10203750"/>
        <w:bookmarkStart w:id="16054" w:name="_Toc10207888"/>
        <w:bookmarkEnd w:id="16052"/>
        <w:bookmarkEnd w:id="16053"/>
        <w:bookmarkEnd w:id="16054"/>
      </w:del>
    </w:p>
    <w:p w14:paraId="6FDBE4BE" w14:textId="7FD51BCB" w:rsidR="00564C22" w:rsidDel="00B33063" w:rsidRDefault="009B1AF1" w:rsidP="00564C22">
      <w:pPr>
        <w:pStyle w:val="Code"/>
        <w:spacing w:line="259" w:lineRule="auto"/>
        <w:rPr>
          <w:del w:id="16055" w:author="Andreas Kuehne" w:date="2019-05-31T12:22:00Z"/>
        </w:rPr>
      </w:pPr>
      <w:del w:id="16056" w:author="Andreas Kuehne" w:date="2019-05-31T12:22:00Z">
        <w:r w:rsidDel="00B33063">
          <w:delText xml:space="preserve">      }</w:delText>
        </w:r>
        <w:bookmarkStart w:id="16057" w:name="_Toc10199613"/>
        <w:bookmarkStart w:id="16058" w:name="_Toc10203751"/>
        <w:bookmarkStart w:id="16059" w:name="_Toc10207889"/>
        <w:bookmarkEnd w:id="16057"/>
        <w:bookmarkEnd w:id="16058"/>
        <w:bookmarkEnd w:id="16059"/>
      </w:del>
    </w:p>
    <w:p w14:paraId="61E340A3" w14:textId="4467EA9B" w:rsidR="00564C22" w:rsidDel="00B33063" w:rsidRDefault="009B1AF1" w:rsidP="00564C22">
      <w:pPr>
        <w:pStyle w:val="Code"/>
        <w:spacing w:line="259" w:lineRule="auto"/>
        <w:rPr>
          <w:del w:id="16060" w:author="Andreas Kuehne" w:date="2019-05-31T12:22:00Z"/>
        </w:rPr>
      </w:pPr>
      <w:del w:id="16061" w:author="Andreas Kuehne" w:date="2019-05-31T12:22:00Z">
        <w:r w:rsidDel="00B33063">
          <w:delText xml:space="preserve">    },</w:delText>
        </w:r>
        <w:bookmarkStart w:id="16062" w:name="_Toc10199614"/>
        <w:bookmarkStart w:id="16063" w:name="_Toc10203752"/>
        <w:bookmarkStart w:id="16064" w:name="_Toc10207890"/>
        <w:bookmarkEnd w:id="16062"/>
        <w:bookmarkEnd w:id="16063"/>
        <w:bookmarkEnd w:id="16064"/>
      </w:del>
    </w:p>
    <w:p w14:paraId="6633918B" w14:textId="72C38B73" w:rsidR="00564C22" w:rsidDel="00B33063" w:rsidRDefault="009B1AF1" w:rsidP="00564C22">
      <w:pPr>
        <w:pStyle w:val="Code"/>
        <w:spacing w:line="259" w:lineRule="auto"/>
        <w:rPr>
          <w:del w:id="16065" w:author="Andreas Kuehne" w:date="2019-05-31T12:22:00Z"/>
        </w:rPr>
      </w:pPr>
      <w:del w:id="16066" w:author="Andreas Kuehne" w:date="2019-05-31T12:22:00Z">
        <w:r w:rsidDel="00B33063">
          <w:rPr>
            <w:color w:val="31849B" w:themeColor="accent5" w:themeShade="BF"/>
          </w:rPr>
          <w:delText xml:space="preserve">    "claimedIdentity"</w:delText>
        </w:r>
        <w:r w:rsidDel="00B33063">
          <w:delText>: {</w:delText>
        </w:r>
        <w:bookmarkStart w:id="16067" w:name="_Toc10199615"/>
        <w:bookmarkStart w:id="16068" w:name="_Toc10203753"/>
        <w:bookmarkStart w:id="16069" w:name="_Toc10207891"/>
        <w:bookmarkEnd w:id="16067"/>
        <w:bookmarkEnd w:id="16068"/>
        <w:bookmarkEnd w:id="16069"/>
      </w:del>
    </w:p>
    <w:p w14:paraId="636363A6" w14:textId="0E31DF88" w:rsidR="00564C22" w:rsidDel="00B33063" w:rsidRDefault="009B1AF1" w:rsidP="00564C22">
      <w:pPr>
        <w:pStyle w:val="Code"/>
        <w:spacing w:line="259" w:lineRule="auto"/>
        <w:rPr>
          <w:del w:id="16070" w:author="Andreas Kuehne" w:date="2019-05-31T12:22:00Z"/>
        </w:rPr>
      </w:pPr>
      <w:del w:id="16071"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"#/definitions/dss2-ClaimedIdentityType"</w:delText>
        </w:r>
        <w:bookmarkStart w:id="16072" w:name="_Toc10199616"/>
        <w:bookmarkStart w:id="16073" w:name="_Toc10203754"/>
        <w:bookmarkStart w:id="16074" w:name="_Toc10207892"/>
        <w:bookmarkEnd w:id="16072"/>
        <w:bookmarkEnd w:id="16073"/>
        <w:bookmarkEnd w:id="16074"/>
      </w:del>
    </w:p>
    <w:p w14:paraId="76F2D58E" w14:textId="3612F4FE" w:rsidR="00564C22" w:rsidDel="00B33063" w:rsidRDefault="009B1AF1" w:rsidP="00564C22">
      <w:pPr>
        <w:pStyle w:val="Code"/>
        <w:spacing w:line="259" w:lineRule="auto"/>
        <w:rPr>
          <w:del w:id="16075" w:author="Andreas Kuehne" w:date="2019-05-31T12:22:00Z"/>
        </w:rPr>
      </w:pPr>
      <w:del w:id="16076" w:author="Andreas Kuehne" w:date="2019-05-31T12:22:00Z">
        <w:r w:rsidDel="00B33063">
          <w:delText xml:space="preserve">    },</w:delText>
        </w:r>
        <w:bookmarkStart w:id="16077" w:name="_Toc10199617"/>
        <w:bookmarkStart w:id="16078" w:name="_Toc10203755"/>
        <w:bookmarkStart w:id="16079" w:name="_Toc10207893"/>
        <w:bookmarkEnd w:id="16077"/>
        <w:bookmarkEnd w:id="16078"/>
        <w:bookmarkEnd w:id="16079"/>
      </w:del>
    </w:p>
    <w:p w14:paraId="5CF7AB42" w14:textId="1D4A460F" w:rsidR="00564C22" w:rsidDel="00B33063" w:rsidRDefault="009B1AF1" w:rsidP="00564C22">
      <w:pPr>
        <w:pStyle w:val="Code"/>
        <w:spacing w:line="259" w:lineRule="auto"/>
        <w:rPr>
          <w:del w:id="16080" w:author="Andreas Kuehne" w:date="2019-05-31T12:22:00Z"/>
        </w:rPr>
      </w:pPr>
      <w:del w:id="16081" w:author="Andreas Kuehne" w:date="2019-05-31T12:22:00Z">
        <w:r w:rsidDel="00B33063">
          <w:rPr>
            <w:color w:val="31849B" w:themeColor="accent5" w:themeShade="BF"/>
          </w:rPr>
          <w:delText xml:space="preserve">    "schemas"</w:delText>
        </w:r>
        <w:r w:rsidDel="00B33063">
          <w:delText>: {</w:delText>
        </w:r>
        <w:bookmarkStart w:id="16082" w:name="_Toc10199618"/>
        <w:bookmarkStart w:id="16083" w:name="_Toc10203756"/>
        <w:bookmarkStart w:id="16084" w:name="_Toc10207894"/>
        <w:bookmarkEnd w:id="16082"/>
        <w:bookmarkEnd w:id="16083"/>
        <w:bookmarkEnd w:id="16084"/>
      </w:del>
    </w:p>
    <w:p w14:paraId="2471FACA" w14:textId="63208F87" w:rsidR="00564C22" w:rsidDel="00B33063" w:rsidRDefault="009B1AF1" w:rsidP="00564C22">
      <w:pPr>
        <w:pStyle w:val="Code"/>
        <w:spacing w:line="259" w:lineRule="auto"/>
        <w:rPr>
          <w:del w:id="16085" w:author="Andreas Kuehne" w:date="2019-05-31T12:22:00Z"/>
        </w:rPr>
      </w:pPr>
      <w:del w:id="16086"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"#/definitions/dss2-SchemasType"</w:delText>
        </w:r>
        <w:bookmarkStart w:id="16087" w:name="_Toc10199619"/>
        <w:bookmarkStart w:id="16088" w:name="_Toc10203757"/>
        <w:bookmarkStart w:id="16089" w:name="_Toc10207895"/>
        <w:bookmarkEnd w:id="16087"/>
        <w:bookmarkEnd w:id="16088"/>
        <w:bookmarkEnd w:id="16089"/>
      </w:del>
    </w:p>
    <w:p w14:paraId="43AEDBDE" w14:textId="7031250B" w:rsidR="00564C22" w:rsidDel="00B33063" w:rsidRDefault="009B1AF1" w:rsidP="00564C22">
      <w:pPr>
        <w:pStyle w:val="Code"/>
        <w:spacing w:line="259" w:lineRule="auto"/>
        <w:rPr>
          <w:del w:id="16090" w:author="Andreas Kuehne" w:date="2019-05-31T12:22:00Z"/>
        </w:rPr>
      </w:pPr>
      <w:del w:id="16091" w:author="Andreas Kuehne" w:date="2019-05-31T12:22:00Z">
        <w:r w:rsidDel="00B33063">
          <w:delText xml:space="preserve">    },</w:delText>
        </w:r>
        <w:bookmarkStart w:id="16092" w:name="_Toc10199620"/>
        <w:bookmarkStart w:id="16093" w:name="_Toc10203758"/>
        <w:bookmarkStart w:id="16094" w:name="_Toc10207896"/>
        <w:bookmarkEnd w:id="16092"/>
        <w:bookmarkEnd w:id="16093"/>
        <w:bookmarkEnd w:id="16094"/>
      </w:del>
    </w:p>
    <w:p w14:paraId="2635AE3D" w14:textId="6942B5D9" w:rsidR="00564C22" w:rsidDel="00B33063" w:rsidRDefault="009B1AF1" w:rsidP="00564C22">
      <w:pPr>
        <w:pStyle w:val="Code"/>
        <w:spacing w:line="259" w:lineRule="auto"/>
        <w:rPr>
          <w:del w:id="16095" w:author="Andreas Kuehne" w:date="2019-05-31T12:22:00Z"/>
        </w:rPr>
      </w:pPr>
      <w:del w:id="16096" w:author="Andreas Kuehne" w:date="2019-05-31T12:22:00Z">
        <w:r w:rsidDel="00B33063">
          <w:rPr>
            <w:color w:val="31849B" w:themeColor="accent5" w:themeShade="BF"/>
          </w:rPr>
          <w:delText xml:space="preserve">    "addTimestamp"</w:delText>
        </w:r>
        <w:r w:rsidDel="00B33063">
          <w:delText>: {</w:delText>
        </w:r>
        <w:bookmarkStart w:id="16097" w:name="_Toc10199621"/>
        <w:bookmarkStart w:id="16098" w:name="_Toc10203759"/>
        <w:bookmarkStart w:id="16099" w:name="_Toc10207897"/>
        <w:bookmarkEnd w:id="16097"/>
        <w:bookmarkEnd w:id="16098"/>
        <w:bookmarkEnd w:id="16099"/>
      </w:del>
    </w:p>
    <w:p w14:paraId="746A24C9" w14:textId="645DFACE" w:rsidR="00564C22" w:rsidDel="00B33063" w:rsidRDefault="009B1AF1" w:rsidP="00564C22">
      <w:pPr>
        <w:pStyle w:val="Code"/>
        <w:spacing w:line="259" w:lineRule="auto"/>
        <w:rPr>
          <w:del w:id="16100" w:author="Andreas Kuehne" w:date="2019-05-31T12:22:00Z"/>
        </w:rPr>
      </w:pPr>
      <w:del w:id="16101"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6102" w:name="_Toc10199622"/>
        <w:bookmarkStart w:id="16103" w:name="_Toc10203760"/>
        <w:bookmarkStart w:id="16104" w:name="_Toc10207898"/>
        <w:bookmarkEnd w:id="16102"/>
        <w:bookmarkEnd w:id="16103"/>
        <w:bookmarkEnd w:id="16104"/>
      </w:del>
    </w:p>
    <w:p w14:paraId="27122FED" w14:textId="0AFE7911" w:rsidR="00564C22" w:rsidDel="00B33063" w:rsidRDefault="009B1AF1" w:rsidP="00564C22">
      <w:pPr>
        <w:pStyle w:val="Code"/>
        <w:spacing w:line="259" w:lineRule="auto"/>
        <w:rPr>
          <w:del w:id="16105" w:author="Andreas Kuehne" w:date="2019-05-31T12:22:00Z"/>
        </w:rPr>
      </w:pPr>
      <w:del w:id="16106" w:author="Andreas Kuehne" w:date="2019-05-31T12:22:00Z">
        <w:r w:rsidDel="00B33063">
          <w:rPr>
            <w:color w:val="31849B" w:themeColor="accent5" w:themeShade="BF"/>
          </w:rPr>
          <w:delText xml:space="preserve">      "items"</w:delText>
        </w:r>
        <w:r w:rsidDel="00B33063">
          <w:delText>: {</w:delText>
        </w:r>
        <w:bookmarkStart w:id="16107" w:name="_Toc10199623"/>
        <w:bookmarkStart w:id="16108" w:name="_Toc10203761"/>
        <w:bookmarkStart w:id="16109" w:name="_Toc10207899"/>
        <w:bookmarkEnd w:id="16107"/>
        <w:bookmarkEnd w:id="16108"/>
        <w:bookmarkEnd w:id="16109"/>
      </w:del>
    </w:p>
    <w:p w14:paraId="7FC56924" w14:textId="647DDF60" w:rsidR="00564C22" w:rsidDel="00B33063" w:rsidRDefault="009B1AF1" w:rsidP="00564C22">
      <w:pPr>
        <w:pStyle w:val="Code"/>
        <w:spacing w:line="259" w:lineRule="auto"/>
        <w:rPr>
          <w:del w:id="16110" w:author="Andreas Kuehne" w:date="2019-05-31T12:22:00Z"/>
        </w:rPr>
      </w:pPr>
      <w:del w:id="16111"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6112" w:name="_Toc10199624"/>
        <w:bookmarkStart w:id="16113" w:name="_Toc10203762"/>
        <w:bookmarkStart w:id="16114" w:name="_Toc10207900"/>
        <w:bookmarkEnd w:id="16112"/>
        <w:bookmarkEnd w:id="16113"/>
        <w:bookmarkEnd w:id="16114"/>
      </w:del>
    </w:p>
    <w:p w14:paraId="535F864F" w14:textId="395A0861" w:rsidR="00564C22" w:rsidDel="00B33063" w:rsidRDefault="009B1AF1" w:rsidP="00564C22">
      <w:pPr>
        <w:pStyle w:val="Code"/>
        <w:spacing w:line="259" w:lineRule="auto"/>
        <w:rPr>
          <w:del w:id="16115" w:author="Andreas Kuehne" w:date="2019-05-31T12:22:00Z"/>
        </w:rPr>
      </w:pPr>
      <w:del w:id="16116" w:author="Andreas Kuehne" w:date="2019-05-31T12:22:00Z">
        <w:r w:rsidDel="00B33063">
          <w:delText xml:space="preserve">      }</w:delText>
        </w:r>
        <w:bookmarkStart w:id="16117" w:name="_Toc10199625"/>
        <w:bookmarkStart w:id="16118" w:name="_Toc10203763"/>
        <w:bookmarkStart w:id="16119" w:name="_Toc10207901"/>
        <w:bookmarkEnd w:id="16117"/>
        <w:bookmarkEnd w:id="16118"/>
        <w:bookmarkEnd w:id="16119"/>
      </w:del>
    </w:p>
    <w:p w14:paraId="12B064D6" w14:textId="7B52FB2F" w:rsidR="00564C22" w:rsidDel="00B33063" w:rsidRDefault="009B1AF1" w:rsidP="00564C22">
      <w:pPr>
        <w:pStyle w:val="Code"/>
        <w:spacing w:line="259" w:lineRule="auto"/>
        <w:rPr>
          <w:del w:id="16120" w:author="Andreas Kuehne" w:date="2019-05-31T12:22:00Z"/>
        </w:rPr>
      </w:pPr>
      <w:del w:id="16121" w:author="Andreas Kuehne" w:date="2019-05-31T12:22:00Z">
        <w:r w:rsidDel="00B33063">
          <w:delText xml:space="preserve">    },</w:delText>
        </w:r>
        <w:bookmarkStart w:id="16122" w:name="_Toc10199626"/>
        <w:bookmarkStart w:id="16123" w:name="_Toc10203764"/>
        <w:bookmarkStart w:id="16124" w:name="_Toc10207902"/>
        <w:bookmarkEnd w:id="16122"/>
        <w:bookmarkEnd w:id="16123"/>
        <w:bookmarkEnd w:id="16124"/>
      </w:del>
    </w:p>
    <w:p w14:paraId="14191AF2" w14:textId="78A334A9" w:rsidR="00564C22" w:rsidDel="00B33063" w:rsidRDefault="009B1AF1" w:rsidP="00564C22">
      <w:pPr>
        <w:pStyle w:val="Code"/>
        <w:spacing w:line="259" w:lineRule="auto"/>
        <w:rPr>
          <w:del w:id="16125" w:author="Andreas Kuehne" w:date="2019-05-31T12:22:00Z"/>
        </w:rPr>
      </w:pPr>
      <w:del w:id="16126" w:author="Andreas Kuehne" w:date="2019-05-31T12:22:00Z">
        <w:r w:rsidDel="00B33063">
          <w:rPr>
            <w:color w:val="31849B" w:themeColor="accent5" w:themeShade="BF"/>
          </w:rPr>
          <w:delText xml:space="preserve">    "enforceAsync"</w:delText>
        </w:r>
        <w:r w:rsidDel="00B33063">
          <w:delText>: {</w:delText>
        </w:r>
        <w:bookmarkStart w:id="16127" w:name="_Toc10199627"/>
        <w:bookmarkStart w:id="16128" w:name="_Toc10203765"/>
        <w:bookmarkStart w:id="16129" w:name="_Toc10207903"/>
        <w:bookmarkEnd w:id="16127"/>
        <w:bookmarkEnd w:id="16128"/>
        <w:bookmarkEnd w:id="16129"/>
      </w:del>
    </w:p>
    <w:p w14:paraId="222B680B" w14:textId="7907B34B" w:rsidR="00564C22" w:rsidDel="00B33063" w:rsidRDefault="009B1AF1" w:rsidP="00564C22">
      <w:pPr>
        <w:pStyle w:val="Code"/>
        <w:spacing w:line="259" w:lineRule="auto"/>
        <w:rPr>
          <w:del w:id="16130" w:author="Andreas Kuehne" w:date="2019-05-31T12:22:00Z"/>
        </w:rPr>
      </w:pPr>
      <w:del w:id="16131"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"boolean"</w:delText>
        </w:r>
        <w:bookmarkStart w:id="16132" w:name="_Toc10199628"/>
        <w:bookmarkStart w:id="16133" w:name="_Toc10203766"/>
        <w:bookmarkStart w:id="16134" w:name="_Toc10207904"/>
        <w:bookmarkEnd w:id="16132"/>
        <w:bookmarkEnd w:id="16133"/>
        <w:bookmarkEnd w:id="16134"/>
      </w:del>
    </w:p>
    <w:p w14:paraId="76433553" w14:textId="4C3303DF" w:rsidR="00564C22" w:rsidDel="00B33063" w:rsidRDefault="009B1AF1" w:rsidP="00564C22">
      <w:pPr>
        <w:pStyle w:val="Code"/>
        <w:spacing w:line="259" w:lineRule="auto"/>
        <w:rPr>
          <w:del w:id="16135" w:author="Andreas Kuehne" w:date="2019-05-31T12:22:00Z"/>
        </w:rPr>
      </w:pPr>
      <w:del w:id="16136" w:author="Andreas Kuehne" w:date="2019-05-31T12:22:00Z">
        <w:r w:rsidDel="00B33063">
          <w:delText xml:space="preserve">    },</w:delText>
        </w:r>
        <w:bookmarkStart w:id="16137" w:name="_Toc10199629"/>
        <w:bookmarkStart w:id="16138" w:name="_Toc10203767"/>
        <w:bookmarkStart w:id="16139" w:name="_Toc10207905"/>
        <w:bookmarkEnd w:id="16137"/>
        <w:bookmarkEnd w:id="16138"/>
        <w:bookmarkEnd w:id="16139"/>
      </w:del>
    </w:p>
    <w:p w14:paraId="0B61AE5C" w14:textId="37662535" w:rsidR="00564C22" w:rsidDel="00B33063" w:rsidRDefault="009B1AF1" w:rsidP="00564C22">
      <w:pPr>
        <w:pStyle w:val="Code"/>
        <w:spacing w:line="259" w:lineRule="auto"/>
        <w:rPr>
          <w:del w:id="16140" w:author="Andreas Kuehne" w:date="2019-05-31T12:22:00Z"/>
        </w:rPr>
      </w:pPr>
      <w:del w:id="16141" w:author="Andreas Kuehne" w:date="2019-05-31T12:22:00Z">
        <w:r w:rsidDel="00B33063">
          <w:rPr>
            <w:color w:val="31849B" w:themeColor="accent5" w:themeShade="BF"/>
          </w:rPr>
          <w:delText xml:space="preserve">    "nonce"</w:delText>
        </w:r>
        <w:r w:rsidDel="00B33063">
          <w:delText>: {</w:delText>
        </w:r>
        <w:bookmarkStart w:id="16142" w:name="_Toc10199630"/>
        <w:bookmarkStart w:id="16143" w:name="_Toc10203768"/>
        <w:bookmarkStart w:id="16144" w:name="_Toc10207906"/>
        <w:bookmarkEnd w:id="16142"/>
        <w:bookmarkEnd w:id="16143"/>
        <w:bookmarkEnd w:id="16144"/>
      </w:del>
    </w:p>
    <w:p w14:paraId="3D6AC6FB" w14:textId="301D522C" w:rsidR="00564C22" w:rsidDel="00B33063" w:rsidRDefault="009B1AF1" w:rsidP="00564C22">
      <w:pPr>
        <w:pStyle w:val="Code"/>
        <w:spacing w:line="259" w:lineRule="auto"/>
        <w:rPr>
          <w:del w:id="16145" w:author="Andreas Kuehne" w:date="2019-05-31T12:22:00Z"/>
        </w:rPr>
      </w:pPr>
      <w:del w:id="16146"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"integer"</w:delText>
        </w:r>
        <w:bookmarkStart w:id="16147" w:name="_Toc10199631"/>
        <w:bookmarkStart w:id="16148" w:name="_Toc10203769"/>
        <w:bookmarkStart w:id="16149" w:name="_Toc10207907"/>
        <w:bookmarkEnd w:id="16147"/>
        <w:bookmarkEnd w:id="16148"/>
        <w:bookmarkEnd w:id="16149"/>
      </w:del>
    </w:p>
    <w:p w14:paraId="44605091" w14:textId="6BF6FD53" w:rsidR="00564C22" w:rsidDel="00B33063" w:rsidRDefault="009B1AF1" w:rsidP="00564C22">
      <w:pPr>
        <w:pStyle w:val="Code"/>
        <w:spacing w:line="259" w:lineRule="auto"/>
        <w:rPr>
          <w:del w:id="16150" w:author="Andreas Kuehne" w:date="2019-05-31T12:22:00Z"/>
        </w:rPr>
      </w:pPr>
      <w:del w:id="16151" w:author="Andreas Kuehne" w:date="2019-05-31T12:22:00Z">
        <w:r w:rsidDel="00B33063">
          <w:delText xml:space="preserve">    },</w:delText>
        </w:r>
        <w:bookmarkStart w:id="16152" w:name="_Toc10199632"/>
        <w:bookmarkStart w:id="16153" w:name="_Toc10203770"/>
        <w:bookmarkStart w:id="16154" w:name="_Toc10207908"/>
        <w:bookmarkEnd w:id="16152"/>
        <w:bookmarkEnd w:id="16153"/>
        <w:bookmarkEnd w:id="16154"/>
      </w:del>
    </w:p>
    <w:p w14:paraId="3DFFAC28" w14:textId="24099115" w:rsidR="00564C22" w:rsidDel="00B33063" w:rsidRDefault="009B1AF1" w:rsidP="00564C22">
      <w:pPr>
        <w:pStyle w:val="Code"/>
        <w:spacing w:line="259" w:lineRule="auto"/>
        <w:rPr>
          <w:del w:id="16155" w:author="Andreas Kuehne" w:date="2019-05-31T12:22:00Z"/>
        </w:rPr>
      </w:pPr>
      <w:del w:id="16156" w:author="Andreas Kuehne" w:date="2019-05-31T12:22:00Z">
        <w:r w:rsidDel="00B33063">
          <w:rPr>
            <w:color w:val="31849B" w:themeColor="accent5" w:themeShade="BF"/>
          </w:rPr>
          <w:delText xml:space="preserve">    "sigType"</w:delText>
        </w:r>
        <w:r w:rsidDel="00B33063">
          <w:delText>: {</w:delText>
        </w:r>
        <w:bookmarkStart w:id="16157" w:name="_Toc10199633"/>
        <w:bookmarkStart w:id="16158" w:name="_Toc10203771"/>
        <w:bookmarkStart w:id="16159" w:name="_Toc10207909"/>
        <w:bookmarkEnd w:id="16157"/>
        <w:bookmarkEnd w:id="16158"/>
        <w:bookmarkEnd w:id="16159"/>
      </w:del>
    </w:p>
    <w:p w14:paraId="147C6070" w14:textId="1AABC59D" w:rsidR="00564C22" w:rsidDel="00B33063" w:rsidRDefault="009B1AF1" w:rsidP="00564C22">
      <w:pPr>
        <w:pStyle w:val="Code"/>
        <w:spacing w:line="259" w:lineRule="auto"/>
        <w:rPr>
          <w:del w:id="16160" w:author="Andreas Kuehne" w:date="2019-05-31T12:22:00Z"/>
        </w:rPr>
      </w:pPr>
      <w:del w:id="16161"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6162" w:name="_Toc10199634"/>
        <w:bookmarkStart w:id="16163" w:name="_Toc10203772"/>
        <w:bookmarkStart w:id="16164" w:name="_Toc10207910"/>
        <w:bookmarkEnd w:id="16162"/>
        <w:bookmarkEnd w:id="16163"/>
        <w:bookmarkEnd w:id="16164"/>
      </w:del>
    </w:p>
    <w:p w14:paraId="028C5D5E" w14:textId="1778ACA1" w:rsidR="00564C22" w:rsidDel="00B33063" w:rsidRDefault="009B1AF1" w:rsidP="00564C22">
      <w:pPr>
        <w:pStyle w:val="Code"/>
        <w:spacing w:line="259" w:lineRule="auto"/>
        <w:rPr>
          <w:del w:id="16165" w:author="Andreas Kuehne" w:date="2019-05-31T12:22:00Z"/>
        </w:rPr>
      </w:pPr>
      <w:del w:id="16166" w:author="Andreas Kuehne" w:date="2019-05-31T12:22:00Z">
        <w:r w:rsidDel="00B33063">
          <w:delText xml:space="preserve">    },</w:delText>
        </w:r>
        <w:bookmarkStart w:id="16167" w:name="_Toc10199635"/>
        <w:bookmarkStart w:id="16168" w:name="_Toc10203773"/>
        <w:bookmarkStart w:id="16169" w:name="_Toc10207911"/>
        <w:bookmarkEnd w:id="16167"/>
        <w:bookmarkEnd w:id="16168"/>
        <w:bookmarkEnd w:id="16169"/>
      </w:del>
    </w:p>
    <w:p w14:paraId="5DE686DC" w14:textId="7AD8FA06" w:rsidR="00564C22" w:rsidDel="00B33063" w:rsidRDefault="009B1AF1" w:rsidP="00564C22">
      <w:pPr>
        <w:pStyle w:val="Code"/>
        <w:spacing w:line="259" w:lineRule="auto"/>
        <w:rPr>
          <w:del w:id="16170" w:author="Andreas Kuehne" w:date="2019-05-31T12:22:00Z"/>
        </w:rPr>
      </w:pPr>
      <w:del w:id="16171" w:author="Andreas Kuehne" w:date="2019-05-31T12:22:00Z">
        <w:r w:rsidDel="00B33063">
          <w:rPr>
            <w:color w:val="31849B" w:themeColor="accent5" w:themeShade="BF"/>
          </w:rPr>
          <w:delText xml:space="preserve">    "aud"</w:delText>
        </w:r>
        <w:r w:rsidDel="00B33063">
          <w:delText>: {</w:delText>
        </w:r>
        <w:bookmarkStart w:id="16172" w:name="_Toc10199636"/>
        <w:bookmarkStart w:id="16173" w:name="_Toc10203774"/>
        <w:bookmarkStart w:id="16174" w:name="_Toc10207912"/>
        <w:bookmarkEnd w:id="16172"/>
        <w:bookmarkEnd w:id="16173"/>
        <w:bookmarkEnd w:id="16174"/>
      </w:del>
    </w:p>
    <w:p w14:paraId="6FD08A1A" w14:textId="1F76CABE" w:rsidR="00564C22" w:rsidDel="00B33063" w:rsidRDefault="009B1AF1" w:rsidP="00564C22">
      <w:pPr>
        <w:pStyle w:val="Code"/>
        <w:spacing w:line="259" w:lineRule="auto"/>
        <w:rPr>
          <w:del w:id="16175" w:author="Andreas Kuehne" w:date="2019-05-31T12:22:00Z"/>
        </w:rPr>
      </w:pPr>
      <w:del w:id="16176"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"#/definitions/dss2-IntendedAudienceType"</w:delText>
        </w:r>
        <w:bookmarkStart w:id="16177" w:name="_Toc10199637"/>
        <w:bookmarkStart w:id="16178" w:name="_Toc10203775"/>
        <w:bookmarkStart w:id="16179" w:name="_Toc10207913"/>
        <w:bookmarkEnd w:id="16177"/>
        <w:bookmarkEnd w:id="16178"/>
        <w:bookmarkEnd w:id="16179"/>
      </w:del>
    </w:p>
    <w:p w14:paraId="2E4EF2AB" w14:textId="363F87EE" w:rsidR="00564C22" w:rsidDel="00B33063" w:rsidRDefault="009B1AF1" w:rsidP="00564C22">
      <w:pPr>
        <w:pStyle w:val="Code"/>
        <w:spacing w:line="259" w:lineRule="auto"/>
        <w:rPr>
          <w:del w:id="16180" w:author="Andreas Kuehne" w:date="2019-05-31T12:22:00Z"/>
        </w:rPr>
      </w:pPr>
      <w:del w:id="16181" w:author="Andreas Kuehne" w:date="2019-05-31T12:22:00Z">
        <w:r w:rsidDel="00B33063">
          <w:delText xml:space="preserve">    },</w:delText>
        </w:r>
        <w:bookmarkStart w:id="16182" w:name="_Toc10199638"/>
        <w:bookmarkStart w:id="16183" w:name="_Toc10203776"/>
        <w:bookmarkStart w:id="16184" w:name="_Toc10207914"/>
        <w:bookmarkEnd w:id="16182"/>
        <w:bookmarkEnd w:id="16183"/>
        <w:bookmarkEnd w:id="16184"/>
      </w:del>
    </w:p>
    <w:p w14:paraId="25C06144" w14:textId="40A09DB8" w:rsidR="00564C22" w:rsidDel="00B33063" w:rsidRDefault="009B1AF1" w:rsidP="00564C22">
      <w:pPr>
        <w:pStyle w:val="Code"/>
        <w:spacing w:line="259" w:lineRule="auto"/>
        <w:rPr>
          <w:del w:id="16185" w:author="Andreas Kuehne" w:date="2019-05-31T12:22:00Z"/>
        </w:rPr>
      </w:pPr>
      <w:del w:id="16186" w:author="Andreas Kuehne" w:date="2019-05-31T12:22:00Z">
        <w:r w:rsidDel="00B33063">
          <w:rPr>
            <w:color w:val="31849B" w:themeColor="accent5" w:themeShade="BF"/>
          </w:rPr>
          <w:delText xml:space="preserve">    "keySel"</w:delText>
        </w:r>
        <w:r w:rsidDel="00B33063">
          <w:delText>: {</w:delText>
        </w:r>
        <w:bookmarkStart w:id="16187" w:name="_Toc10199639"/>
        <w:bookmarkStart w:id="16188" w:name="_Toc10203777"/>
        <w:bookmarkStart w:id="16189" w:name="_Toc10207915"/>
        <w:bookmarkEnd w:id="16187"/>
        <w:bookmarkEnd w:id="16188"/>
        <w:bookmarkEnd w:id="16189"/>
      </w:del>
    </w:p>
    <w:p w14:paraId="60602AB1" w14:textId="383B482B" w:rsidR="00564C22" w:rsidDel="00B33063" w:rsidRDefault="009B1AF1" w:rsidP="00564C22">
      <w:pPr>
        <w:pStyle w:val="Code"/>
        <w:spacing w:line="259" w:lineRule="auto"/>
        <w:rPr>
          <w:del w:id="16190" w:author="Andreas Kuehne" w:date="2019-05-31T12:22:00Z"/>
        </w:rPr>
      </w:pPr>
      <w:del w:id="16191"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6192" w:name="_Toc10199640"/>
        <w:bookmarkStart w:id="16193" w:name="_Toc10203778"/>
        <w:bookmarkStart w:id="16194" w:name="_Toc10207916"/>
        <w:bookmarkEnd w:id="16192"/>
        <w:bookmarkEnd w:id="16193"/>
        <w:bookmarkEnd w:id="16194"/>
      </w:del>
    </w:p>
    <w:p w14:paraId="6452C2F5" w14:textId="3B5A7450" w:rsidR="00564C22" w:rsidDel="00B33063" w:rsidRDefault="009B1AF1" w:rsidP="00564C22">
      <w:pPr>
        <w:pStyle w:val="Code"/>
        <w:spacing w:line="259" w:lineRule="auto"/>
        <w:rPr>
          <w:del w:id="16195" w:author="Andreas Kuehne" w:date="2019-05-31T12:22:00Z"/>
        </w:rPr>
      </w:pPr>
      <w:del w:id="16196" w:author="Andreas Kuehne" w:date="2019-05-31T12:22:00Z">
        <w:r w:rsidDel="00B33063">
          <w:rPr>
            <w:color w:val="31849B" w:themeColor="accent5" w:themeShade="BF"/>
          </w:rPr>
          <w:delText xml:space="preserve">      "items"</w:delText>
        </w:r>
        <w:r w:rsidDel="00B33063">
          <w:delText>: {</w:delText>
        </w:r>
        <w:bookmarkStart w:id="16197" w:name="_Toc10199641"/>
        <w:bookmarkStart w:id="16198" w:name="_Toc10203779"/>
        <w:bookmarkStart w:id="16199" w:name="_Toc10207917"/>
        <w:bookmarkEnd w:id="16197"/>
        <w:bookmarkEnd w:id="16198"/>
        <w:bookmarkEnd w:id="16199"/>
      </w:del>
    </w:p>
    <w:p w14:paraId="560E181B" w14:textId="1CBC52D1" w:rsidR="00564C22" w:rsidDel="00B33063" w:rsidRDefault="009B1AF1" w:rsidP="00564C22">
      <w:pPr>
        <w:pStyle w:val="Code"/>
        <w:spacing w:line="259" w:lineRule="auto"/>
        <w:rPr>
          <w:del w:id="16200" w:author="Andreas Kuehne" w:date="2019-05-31T12:22:00Z"/>
        </w:rPr>
      </w:pPr>
      <w:del w:id="16201"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"#/definitions/dss2-KeySelectorType"</w:delText>
        </w:r>
        <w:bookmarkStart w:id="16202" w:name="_Toc10199642"/>
        <w:bookmarkStart w:id="16203" w:name="_Toc10203780"/>
        <w:bookmarkStart w:id="16204" w:name="_Toc10207918"/>
        <w:bookmarkEnd w:id="16202"/>
        <w:bookmarkEnd w:id="16203"/>
        <w:bookmarkEnd w:id="16204"/>
      </w:del>
    </w:p>
    <w:p w14:paraId="75BF9B3F" w14:textId="48E2783A" w:rsidR="00564C22" w:rsidDel="00B33063" w:rsidRDefault="009B1AF1" w:rsidP="00564C22">
      <w:pPr>
        <w:pStyle w:val="Code"/>
        <w:spacing w:line="259" w:lineRule="auto"/>
        <w:rPr>
          <w:del w:id="16205" w:author="Andreas Kuehne" w:date="2019-05-31T12:22:00Z"/>
        </w:rPr>
      </w:pPr>
      <w:del w:id="16206" w:author="Andreas Kuehne" w:date="2019-05-31T12:22:00Z">
        <w:r w:rsidDel="00B33063">
          <w:delText xml:space="preserve">      }</w:delText>
        </w:r>
        <w:bookmarkStart w:id="16207" w:name="_Toc10199643"/>
        <w:bookmarkStart w:id="16208" w:name="_Toc10203781"/>
        <w:bookmarkStart w:id="16209" w:name="_Toc10207919"/>
        <w:bookmarkEnd w:id="16207"/>
        <w:bookmarkEnd w:id="16208"/>
        <w:bookmarkEnd w:id="16209"/>
      </w:del>
    </w:p>
    <w:p w14:paraId="52B3BF1D" w14:textId="1B5F79DE" w:rsidR="00564C22" w:rsidDel="00B33063" w:rsidRDefault="009B1AF1" w:rsidP="00564C22">
      <w:pPr>
        <w:pStyle w:val="Code"/>
        <w:spacing w:line="259" w:lineRule="auto"/>
        <w:rPr>
          <w:del w:id="16210" w:author="Andreas Kuehne" w:date="2019-05-31T12:22:00Z"/>
        </w:rPr>
      </w:pPr>
      <w:del w:id="16211" w:author="Andreas Kuehne" w:date="2019-05-31T12:22:00Z">
        <w:r w:rsidDel="00B33063">
          <w:delText xml:space="preserve">    },</w:delText>
        </w:r>
        <w:bookmarkStart w:id="16212" w:name="_Toc10199644"/>
        <w:bookmarkStart w:id="16213" w:name="_Toc10203782"/>
        <w:bookmarkStart w:id="16214" w:name="_Toc10207920"/>
        <w:bookmarkEnd w:id="16212"/>
        <w:bookmarkEnd w:id="16213"/>
        <w:bookmarkEnd w:id="16214"/>
      </w:del>
    </w:p>
    <w:p w14:paraId="54B7A5DC" w14:textId="1D70A31A" w:rsidR="00564C22" w:rsidDel="00B33063" w:rsidRDefault="009B1AF1" w:rsidP="00564C22">
      <w:pPr>
        <w:pStyle w:val="Code"/>
        <w:spacing w:line="259" w:lineRule="auto"/>
        <w:rPr>
          <w:del w:id="16215" w:author="Andreas Kuehne" w:date="2019-05-31T12:22:00Z"/>
        </w:rPr>
      </w:pPr>
      <w:del w:id="16216" w:author="Andreas Kuehne" w:date="2019-05-31T12:22:00Z">
        <w:r w:rsidDel="00B33063">
          <w:rPr>
            <w:color w:val="31849B" w:themeColor="accent5" w:themeShade="BF"/>
          </w:rPr>
          <w:delText xml:space="preserve">    "props"</w:delText>
        </w:r>
        <w:r w:rsidDel="00B33063">
          <w:delText>: {</w:delText>
        </w:r>
        <w:bookmarkStart w:id="16217" w:name="_Toc10199645"/>
        <w:bookmarkStart w:id="16218" w:name="_Toc10203783"/>
        <w:bookmarkStart w:id="16219" w:name="_Toc10207921"/>
        <w:bookmarkEnd w:id="16217"/>
        <w:bookmarkEnd w:id="16218"/>
        <w:bookmarkEnd w:id="16219"/>
      </w:del>
    </w:p>
    <w:p w14:paraId="2462B919" w14:textId="278F710A" w:rsidR="00564C22" w:rsidDel="00B33063" w:rsidRDefault="009B1AF1" w:rsidP="00564C22">
      <w:pPr>
        <w:pStyle w:val="Code"/>
        <w:spacing w:line="259" w:lineRule="auto"/>
        <w:rPr>
          <w:del w:id="16220" w:author="Andreas Kuehne" w:date="2019-05-31T12:22:00Z"/>
        </w:rPr>
      </w:pPr>
      <w:del w:id="16221"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"#/definitions/dss2-PropertiesHolderType"</w:delText>
        </w:r>
        <w:bookmarkStart w:id="16222" w:name="_Toc10199646"/>
        <w:bookmarkStart w:id="16223" w:name="_Toc10203784"/>
        <w:bookmarkStart w:id="16224" w:name="_Toc10207922"/>
        <w:bookmarkEnd w:id="16222"/>
        <w:bookmarkEnd w:id="16223"/>
        <w:bookmarkEnd w:id="16224"/>
      </w:del>
    </w:p>
    <w:p w14:paraId="7A63B531" w14:textId="508A7BD3" w:rsidR="00564C22" w:rsidDel="00B33063" w:rsidRDefault="009B1AF1" w:rsidP="00564C22">
      <w:pPr>
        <w:pStyle w:val="Code"/>
        <w:spacing w:line="259" w:lineRule="auto"/>
        <w:rPr>
          <w:del w:id="16225" w:author="Andreas Kuehne" w:date="2019-05-31T12:22:00Z"/>
        </w:rPr>
      </w:pPr>
      <w:del w:id="16226" w:author="Andreas Kuehne" w:date="2019-05-31T12:22:00Z">
        <w:r w:rsidDel="00B33063">
          <w:delText xml:space="preserve">    },</w:delText>
        </w:r>
        <w:bookmarkStart w:id="16227" w:name="_Toc10199647"/>
        <w:bookmarkStart w:id="16228" w:name="_Toc10203785"/>
        <w:bookmarkStart w:id="16229" w:name="_Toc10207923"/>
        <w:bookmarkEnd w:id="16227"/>
        <w:bookmarkEnd w:id="16228"/>
        <w:bookmarkEnd w:id="16229"/>
      </w:del>
    </w:p>
    <w:p w14:paraId="5E2B1315" w14:textId="5EB81295" w:rsidR="00564C22" w:rsidDel="00B33063" w:rsidRDefault="009B1AF1" w:rsidP="00564C22">
      <w:pPr>
        <w:pStyle w:val="Code"/>
        <w:spacing w:line="259" w:lineRule="auto"/>
        <w:rPr>
          <w:del w:id="16230" w:author="Andreas Kuehne" w:date="2019-05-31T12:22:00Z"/>
        </w:rPr>
      </w:pPr>
      <w:del w:id="16231" w:author="Andreas Kuehne" w:date="2019-05-31T12:22:00Z">
        <w:r w:rsidDel="00B33063">
          <w:rPr>
            <w:color w:val="31849B" w:themeColor="accent5" w:themeShade="BF"/>
          </w:rPr>
          <w:delText xml:space="preserve">    "incObj"</w:delText>
        </w:r>
        <w:r w:rsidDel="00B33063">
          <w:delText>: {</w:delText>
        </w:r>
        <w:bookmarkStart w:id="16232" w:name="_Toc10199648"/>
        <w:bookmarkStart w:id="16233" w:name="_Toc10203786"/>
        <w:bookmarkStart w:id="16234" w:name="_Toc10207924"/>
        <w:bookmarkEnd w:id="16232"/>
        <w:bookmarkEnd w:id="16233"/>
        <w:bookmarkEnd w:id="16234"/>
      </w:del>
    </w:p>
    <w:p w14:paraId="3587F741" w14:textId="20B80C3D" w:rsidR="00564C22" w:rsidDel="00B33063" w:rsidRDefault="009B1AF1" w:rsidP="00564C22">
      <w:pPr>
        <w:pStyle w:val="Code"/>
        <w:spacing w:line="259" w:lineRule="auto"/>
        <w:rPr>
          <w:del w:id="16235" w:author="Andreas Kuehne" w:date="2019-05-31T12:22:00Z"/>
        </w:rPr>
      </w:pPr>
      <w:del w:id="16236"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6237" w:name="_Toc10199649"/>
        <w:bookmarkStart w:id="16238" w:name="_Toc10203787"/>
        <w:bookmarkStart w:id="16239" w:name="_Toc10207925"/>
        <w:bookmarkEnd w:id="16237"/>
        <w:bookmarkEnd w:id="16238"/>
        <w:bookmarkEnd w:id="16239"/>
      </w:del>
    </w:p>
    <w:p w14:paraId="3C253E4C" w14:textId="1634F6EB" w:rsidR="00564C22" w:rsidDel="00B33063" w:rsidRDefault="009B1AF1" w:rsidP="00564C22">
      <w:pPr>
        <w:pStyle w:val="Code"/>
        <w:spacing w:line="259" w:lineRule="auto"/>
        <w:rPr>
          <w:del w:id="16240" w:author="Andreas Kuehne" w:date="2019-05-31T12:22:00Z"/>
        </w:rPr>
      </w:pPr>
      <w:del w:id="16241" w:author="Andreas Kuehne" w:date="2019-05-31T12:22:00Z">
        <w:r w:rsidDel="00B33063">
          <w:rPr>
            <w:color w:val="31849B" w:themeColor="accent5" w:themeShade="BF"/>
          </w:rPr>
          <w:delText xml:space="preserve">      "items"</w:delText>
        </w:r>
        <w:r w:rsidDel="00B33063">
          <w:delText>: {</w:delText>
        </w:r>
        <w:bookmarkStart w:id="16242" w:name="_Toc10199650"/>
        <w:bookmarkStart w:id="16243" w:name="_Toc10203788"/>
        <w:bookmarkStart w:id="16244" w:name="_Toc10207926"/>
        <w:bookmarkEnd w:id="16242"/>
        <w:bookmarkEnd w:id="16243"/>
        <w:bookmarkEnd w:id="16244"/>
      </w:del>
    </w:p>
    <w:p w14:paraId="7BD3C099" w14:textId="4BC5F8C2" w:rsidR="00564C22" w:rsidDel="00B33063" w:rsidRDefault="009B1AF1" w:rsidP="00564C22">
      <w:pPr>
        <w:pStyle w:val="Code"/>
        <w:spacing w:line="259" w:lineRule="auto"/>
        <w:rPr>
          <w:del w:id="16245" w:author="Andreas Kuehne" w:date="2019-05-31T12:22:00Z"/>
        </w:rPr>
      </w:pPr>
      <w:del w:id="16246"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"#/definitions/dss2-IncludeObjectType"</w:delText>
        </w:r>
        <w:bookmarkStart w:id="16247" w:name="_Toc10199651"/>
        <w:bookmarkStart w:id="16248" w:name="_Toc10203789"/>
        <w:bookmarkStart w:id="16249" w:name="_Toc10207927"/>
        <w:bookmarkEnd w:id="16247"/>
        <w:bookmarkEnd w:id="16248"/>
        <w:bookmarkEnd w:id="16249"/>
      </w:del>
    </w:p>
    <w:p w14:paraId="0590A95E" w14:textId="644D41C8" w:rsidR="00564C22" w:rsidDel="00B33063" w:rsidRDefault="009B1AF1" w:rsidP="00564C22">
      <w:pPr>
        <w:pStyle w:val="Code"/>
        <w:spacing w:line="259" w:lineRule="auto"/>
        <w:rPr>
          <w:del w:id="16250" w:author="Andreas Kuehne" w:date="2019-05-31T12:22:00Z"/>
        </w:rPr>
      </w:pPr>
      <w:del w:id="16251" w:author="Andreas Kuehne" w:date="2019-05-31T12:22:00Z">
        <w:r w:rsidDel="00B33063">
          <w:delText xml:space="preserve">      }</w:delText>
        </w:r>
        <w:bookmarkStart w:id="16252" w:name="_Toc10199652"/>
        <w:bookmarkStart w:id="16253" w:name="_Toc10203790"/>
        <w:bookmarkStart w:id="16254" w:name="_Toc10207928"/>
        <w:bookmarkEnd w:id="16252"/>
        <w:bookmarkEnd w:id="16253"/>
        <w:bookmarkEnd w:id="16254"/>
      </w:del>
    </w:p>
    <w:p w14:paraId="19BE3153" w14:textId="1F67D6D3" w:rsidR="00564C22" w:rsidDel="00B33063" w:rsidRDefault="009B1AF1" w:rsidP="00564C22">
      <w:pPr>
        <w:pStyle w:val="Code"/>
        <w:spacing w:line="259" w:lineRule="auto"/>
        <w:rPr>
          <w:del w:id="16255" w:author="Andreas Kuehne" w:date="2019-05-31T12:22:00Z"/>
        </w:rPr>
      </w:pPr>
      <w:del w:id="16256" w:author="Andreas Kuehne" w:date="2019-05-31T12:22:00Z">
        <w:r w:rsidDel="00B33063">
          <w:delText xml:space="preserve">    },</w:delText>
        </w:r>
        <w:bookmarkStart w:id="16257" w:name="_Toc10199653"/>
        <w:bookmarkStart w:id="16258" w:name="_Toc10203791"/>
        <w:bookmarkStart w:id="16259" w:name="_Toc10207929"/>
        <w:bookmarkEnd w:id="16257"/>
        <w:bookmarkEnd w:id="16258"/>
        <w:bookmarkEnd w:id="16259"/>
      </w:del>
    </w:p>
    <w:p w14:paraId="3076FD24" w14:textId="2FDDEB7C" w:rsidR="00564C22" w:rsidDel="00B33063" w:rsidRDefault="009B1AF1" w:rsidP="00564C22">
      <w:pPr>
        <w:pStyle w:val="Code"/>
        <w:spacing w:line="259" w:lineRule="auto"/>
        <w:rPr>
          <w:del w:id="16260" w:author="Andreas Kuehne" w:date="2019-05-31T12:22:00Z"/>
        </w:rPr>
      </w:pPr>
      <w:del w:id="16261" w:author="Andreas Kuehne" w:date="2019-05-31T12:22:00Z">
        <w:r w:rsidDel="00B33063">
          <w:rPr>
            <w:color w:val="31849B" w:themeColor="accent5" w:themeShade="BF"/>
          </w:rPr>
          <w:delText xml:space="preserve">    "incContent"</w:delText>
        </w:r>
        <w:r w:rsidDel="00B33063">
          <w:delText>: {</w:delText>
        </w:r>
        <w:bookmarkStart w:id="16262" w:name="_Toc10199654"/>
        <w:bookmarkStart w:id="16263" w:name="_Toc10203792"/>
        <w:bookmarkStart w:id="16264" w:name="_Toc10207930"/>
        <w:bookmarkEnd w:id="16262"/>
        <w:bookmarkEnd w:id="16263"/>
        <w:bookmarkEnd w:id="16264"/>
      </w:del>
    </w:p>
    <w:p w14:paraId="5FDA2C90" w14:textId="1F029872" w:rsidR="00564C22" w:rsidDel="00B33063" w:rsidRDefault="009B1AF1" w:rsidP="00564C22">
      <w:pPr>
        <w:pStyle w:val="Code"/>
        <w:spacing w:line="259" w:lineRule="auto"/>
        <w:rPr>
          <w:del w:id="16265" w:author="Andreas Kuehne" w:date="2019-05-31T12:22:00Z"/>
        </w:rPr>
      </w:pPr>
      <w:del w:id="16266"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"boolean",</w:delText>
        </w:r>
        <w:bookmarkStart w:id="16267" w:name="_Toc10199655"/>
        <w:bookmarkStart w:id="16268" w:name="_Toc10203793"/>
        <w:bookmarkStart w:id="16269" w:name="_Toc10207931"/>
        <w:bookmarkEnd w:id="16267"/>
        <w:bookmarkEnd w:id="16268"/>
        <w:bookmarkEnd w:id="16269"/>
      </w:del>
    </w:p>
    <w:p w14:paraId="4FEC6C06" w14:textId="53D8F050" w:rsidR="00564C22" w:rsidDel="00B33063" w:rsidRDefault="009B1AF1" w:rsidP="00564C22">
      <w:pPr>
        <w:pStyle w:val="Code"/>
        <w:spacing w:line="259" w:lineRule="auto"/>
        <w:rPr>
          <w:del w:id="16270" w:author="Andreas Kuehne" w:date="2019-05-31T12:22:00Z"/>
        </w:rPr>
      </w:pPr>
      <w:del w:id="16271" w:author="Andreas Kuehne" w:date="2019-05-31T12:22:00Z">
        <w:r w:rsidDel="00B33063">
          <w:rPr>
            <w:color w:val="31849B" w:themeColor="accent5" w:themeShade="BF"/>
          </w:rPr>
          <w:delText xml:space="preserve">      "default"</w:delText>
        </w:r>
        <w:r w:rsidDel="00B33063">
          <w:delText xml:space="preserve">: </w:delText>
        </w:r>
        <w:r w:rsidDel="00B33063">
          <w:rPr>
            <w:color w:val="244061" w:themeColor="accent1" w:themeShade="80"/>
          </w:rPr>
          <w:delText>"false"</w:delText>
        </w:r>
        <w:bookmarkStart w:id="16272" w:name="_Toc10199656"/>
        <w:bookmarkStart w:id="16273" w:name="_Toc10203794"/>
        <w:bookmarkStart w:id="16274" w:name="_Toc10207932"/>
        <w:bookmarkEnd w:id="16272"/>
        <w:bookmarkEnd w:id="16273"/>
        <w:bookmarkEnd w:id="16274"/>
      </w:del>
    </w:p>
    <w:p w14:paraId="3BF9089B" w14:textId="30416BD1" w:rsidR="00564C22" w:rsidDel="00B33063" w:rsidRDefault="009B1AF1" w:rsidP="00564C22">
      <w:pPr>
        <w:pStyle w:val="Code"/>
        <w:spacing w:line="259" w:lineRule="auto"/>
        <w:rPr>
          <w:del w:id="16275" w:author="Andreas Kuehne" w:date="2019-05-31T12:22:00Z"/>
        </w:rPr>
      </w:pPr>
      <w:del w:id="16276" w:author="Andreas Kuehne" w:date="2019-05-31T12:22:00Z">
        <w:r w:rsidDel="00B33063">
          <w:delText xml:space="preserve">    },</w:delText>
        </w:r>
        <w:bookmarkStart w:id="16277" w:name="_Toc10199657"/>
        <w:bookmarkStart w:id="16278" w:name="_Toc10203795"/>
        <w:bookmarkStart w:id="16279" w:name="_Toc10207933"/>
        <w:bookmarkEnd w:id="16277"/>
        <w:bookmarkEnd w:id="16278"/>
        <w:bookmarkEnd w:id="16279"/>
      </w:del>
    </w:p>
    <w:p w14:paraId="5BCC07C3" w14:textId="6D6C57B2" w:rsidR="00564C22" w:rsidDel="00B33063" w:rsidRDefault="009B1AF1" w:rsidP="00564C22">
      <w:pPr>
        <w:pStyle w:val="Code"/>
        <w:spacing w:line="259" w:lineRule="auto"/>
        <w:rPr>
          <w:del w:id="16280" w:author="Andreas Kuehne" w:date="2019-05-31T12:22:00Z"/>
        </w:rPr>
      </w:pPr>
      <w:del w:id="16281" w:author="Andreas Kuehne" w:date="2019-05-31T12:22:00Z">
        <w:r w:rsidDel="00B33063">
          <w:rPr>
            <w:color w:val="31849B" w:themeColor="accent5" w:themeShade="BF"/>
          </w:rPr>
          <w:delText xml:space="preserve">    "sigPlacement"</w:delText>
        </w:r>
        <w:r w:rsidDel="00B33063">
          <w:delText>: {</w:delText>
        </w:r>
        <w:bookmarkStart w:id="16282" w:name="_Toc10199658"/>
        <w:bookmarkStart w:id="16283" w:name="_Toc10203796"/>
        <w:bookmarkStart w:id="16284" w:name="_Toc10207934"/>
        <w:bookmarkEnd w:id="16282"/>
        <w:bookmarkEnd w:id="16283"/>
        <w:bookmarkEnd w:id="16284"/>
      </w:del>
    </w:p>
    <w:p w14:paraId="3D529B6E" w14:textId="34D125D0" w:rsidR="00564C22" w:rsidDel="00B33063" w:rsidRDefault="009B1AF1" w:rsidP="00564C22">
      <w:pPr>
        <w:pStyle w:val="Code"/>
        <w:spacing w:line="259" w:lineRule="auto"/>
        <w:rPr>
          <w:del w:id="16285" w:author="Andreas Kuehne" w:date="2019-05-31T12:22:00Z"/>
        </w:rPr>
      </w:pPr>
      <w:del w:id="16286"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"#/definitions/dss2-SignaturePlacementType"</w:delText>
        </w:r>
        <w:bookmarkStart w:id="16287" w:name="_Toc10199659"/>
        <w:bookmarkStart w:id="16288" w:name="_Toc10203797"/>
        <w:bookmarkStart w:id="16289" w:name="_Toc10207935"/>
        <w:bookmarkEnd w:id="16287"/>
        <w:bookmarkEnd w:id="16288"/>
        <w:bookmarkEnd w:id="16289"/>
      </w:del>
    </w:p>
    <w:p w14:paraId="2521B1C4" w14:textId="7C5F761B" w:rsidR="00564C22" w:rsidDel="00B33063" w:rsidRDefault="009B1AF1" w:rsidP="00564C22">
      <w:pPr>
        <w:pStyle w:val="Code"/>
        <w:spacing w:line="259" w:lineRule="auto"/>
        <w:rPr>
          <w:del w:id="16290" w:author="Andreas Kuehne" w:date="2019-05-31T12:22:00Z"/>
        </w:rPr>
      </w:pPr>
      <w:del w:id="16291" w:author="Andreas Kuehne" w:date="2019-05-31T12:22:00Z">
        <w:r w:rsidDel="00B33063">
          <w:delText xml:space="preserve">    },</w:delText>
        </w:r>
        <w:bookmarkStart w:id="16292" w:name="_Toc10199660"/>
        <w:bookmarkStart w:id="16293" w:name="_Toc10203798"/>
        <w:bookmarkStart w:id="16294" w:name="_Toc10207936"/>
        <w:bookmarkEnd w:id="16292"/>
        <w:bookmarkEnd w:id="16293"/>
        <w:bookmarkEnd w:id="16294"/>
      </w:del>
    </w:p>
    <w:p w14:paraId="18AD67C6" w14:textId="14C98A0E" w:rsidR="00564C22" w:rsidDel="00B33063" w:rsidRDefault="009B1AF1" w:rsidP="00564C22">
      <w:pPr>
        <w:pStyle w:val="Code"/>
        <w:spacing w:line="259" w:lineRule="auto"/>
        <w:rPr>
          <w:del w:id="16295" w:author="Andreas Kuehne" w:date="2019-05-31T12:22:00Z"/>
        </w:rPr>
      </w:pPr>
      <w:del w:id="16296" w:author="Andreas Kuehne" w:date="2019-05-31T12:22:00Z">
        <w:r w:rsidDel="00B33063">
          <w:rPr>
            <w:color w:val="31849B" w:themeColor="accent5" w:themeShade="BF"/>
          </w:rPr>
          <w:delText xml:space="preserve">    "signedRefs"</w:delText>
        </w:r>
        <w:r w:rsidDel="00B33063">
          <w:delText>: {</w:delText>
        </w:r>
        <w:bookmarkStart w:id="16297" w:name="_Toc10199661"/>
        <w:bookmarkStart w:id="16298" w:name="_Toc10203799"/>
        <w:bookmarkStart w:id="16299" w:name="_Toc10207937"/>
        <w:bookmarkEnd w:id="16297"/>
        <w:bookmarkEnd w:id="16298"/>
        <w:bookmarkEnd w:id="16299"/>
      </w:del>
    </w:p>
    <w:p w14:paraId="4F72D9EA" w14:textId="309E7577" w:rsidR="00564C22" w:rsidDel="00B33063" w:rsidRDefault="009B1AF1" w:rsidP="00564C22">
      <w:pPr>
        <w:pStyle w:val="Code"/>
        <w:spacing w:line="259" w:lineRule="auto"/>
        <w:rPr>
          <w:del w:id="16300" w:author="Andreas Kuehne" w:date="2019-05-31T12:22:00Z"/>
        </w:rPr>
      </w:pPr>
      <w:del w:id="16301"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"#/definitions/dss2-SignedReferencesType"</w:delText>
        </w:r>
        <w:bookmarkStart w:id="16302" w:name="_Toc10199662"/>
        <w:bookmarkStart w:id="16303" w:name="_Toc10203800"/>
        <w:bookmarkStart w:id="16304" w:name="_Toc10207938"/>
        <w:bookmarkEnd w:id="16302"/>
        <w:bookmarkEnd w:id="16303"/>
        <w:bookmarkEnd w:id="16304"/>
      </w:del>
    </w:p>
    <w:p w14:paraId="041ECEB0" w14:textId="75142A10" w:rsidR="00564C22" w:rsidDel="00B33063" w:rsidRDefault="009B1AF1" w:rsidP="00564C22">
      <w:pPr>
        <w:pStyle w:val="Code"/>
        <w:spacing w:line="259" w:lineRule="auto"/>
        <w:rPr>
          <w:del w:id="16305" w:author="Andreas Kuehne" w:date="2019-05-31T12:22:00Z"/>
        </w:rPr>
      </w:pPr>
      <w:del w:id="16306" w:author="Andreas Kuehne" w:date="2019-05-31T12:22:00Z">
        <w:r w:rsidDel="00B33063">
          <w:delText xml:space="preserve">    },</w:delText>
        </w:r>
        <w:bookmarkStart w:id="16307" w:name="_Toc10199663"/>
        <w:bookmarkStart w:id="16308" w:name="_Toc10203801"/>
        <w:bookmarkStart w:id="16309" w:name="_Toc10207939"/>
        <w:bookmarkEnd w:id="16307"/>
        <w:bookmarkEnd w:id="16308"/>
        <w:bookmarkEnd w:id="16309"/>
      </w:del>
    </w:p>
    <w:p w14:paraId="2CEBDFE6" w14:textId="3E819E09" w:rsidR="00564C22" w:rsidDel="00B33063" w:rsidRDefault="009B1AF1" w:rsidP="00564C22">
      <w:pPr>
        <w:pStyle w:val="Code"/>
        <w:spacing w:line="259" w:lineRule="auto"/>
        <w:rPr>
          <w:del w:id="16310" w:author="Andreas Kuehne" w:date="2019-05-31T12:22:00Z"/>
        </w:rPr>
      </w:pPr>
      <w:del w:id="16311" w:author="Andreas Kuehne" w:date="2019-05-31T12:22:00Z">
        <w:r w:rsidDel="00B33063">
          <w:rPr>
            <w:color w:val="31849B" w:themeColor="accent5" w:themeShade="BF"/>
          </w:rPr>
          <w:delText xml:space="preserve">    "sigAlgo"</w:delText>
        </w:r>
        <w:r w:rsidDel="00B33063">
          <w:delText>: {</w:delText>
        </w:r>
        <w:bookmarkStart w:id="16312" w:name="_Toc10199664"/>
        <w:bookmarkStart w:id="16313" w:name="_Toc10203802"/>
        <w:bookmarkStart w:id="16314" w:name="_Toc10207940"/>
        <w:bookmarkEnd w:id="16312"/>
        <w:bookmarkEnd w:id="16313"/>
        <w:bookmarkEnd w:id="16314"/>
      </w:del>
    </w:p>
    <w:p w14:paraId="6FF9499A" w14:textId="6FD37BE9" w:rsidR="00564C22" w:rsidDel="00B33063" w:rsidRDefault="009B1AF1" w:rsidP="00564C22">
      <w:pPr>
        <w:pStyle w:val="Code"/>
        <w:spacing w:line="259" w:lineRule="auto"/>
        <w:rPr>
          <w:del w:id="16315" w:author="Andreas Kuehne" w:date="2019-05-31T12:22:00Z"/>
        </w:rPr>
      </w:pPr>
      <w:del w:id="16316"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6317" w:name="_Toc10199665"/>
        <w:bookmarkStart w:id="16318" w:name="_Toc10203803"/>
        <w:bookmarkStart w:id="16319" w:name="_Toc10207941"/>
        <w:bookmarkEnd w:id="16317"/>
        <w:bookmarkEnd w:id="16318"/>
        <w:bookmarkEnd w:id="16319"/>
      </w:del>
    </w:p>
    <w:p w14:paraId="49898AFC" w14:textId="48775642" w:rsidR="00564C22" w:rsidDel="00B33063" w:rsidRDefault="009B1AF1" w:rsidP="00564C22">
      <w:pPr>
        <w:pStyle w:val="Code"/>
        <w:spacing w:line="259" w:lineRule="auto"/>
        <w:rPr>
          <w:del w:id="16320" w:author="Andreas Kuehne" w:date="2019-05-31T12:22:00Z"/>
        </w:rPr>
      </w:pPr>
      <w:del w:id="16321" w:author="Andreas Kuehne" w:date="2019-05-31T12:22:00Z">
        <w:r w:rsidDel="00B33063">
          <w:delText xml:space="preserve">    },</w:delText>
        </w:r>
        <w:bookmarkStart w:id="16322" w:name="_Toc10199666"/>
        <w:bookmarkStart w:id="16323" w:name="_Toc10203804"/>
        <w:bookmarkStart w:id="16324" w:name="_Toc10207942"/>
        <w:bookmarkEnd w:id="16322"/>
        <w:bookmarkEnd w:id="16323"/>
        <w:bookmarkEnd w:id="16324"/>
      </w:del>
    </w:p>
    <w:p w14:paraId="3CA5D112" w14:textId="20A3E84B" w:rsidR="00564C22" w:rsidDel="00B33063" w:rsidRDefault="009B1AF1" w:rsidP="00564C22">
      <w:pPr>
        <w:pStyle w:val="Code"/>
        <w:spacing w:line="259" w:lineRule="auto"/>
        <w:rPr>
          <w:del w:id="16325" w:author="Andreas Kuehne" w:date="2019-05-31T12:22:00Z"/>
        </w:rPr>
      </w:pPr>
      <w:del w:id="16326" w:author="Andreas Kuehne" w:date="2019-05-31T12:22:00Z">
        <w:r w:rsidDel="00B33063">
          <w:rPr>
            <w:color w:val="31849B" w:themeColor="accent5" w:themeShade="BF"/>
          </w:rPr>
          <w:delText xml:space="preserve">    "quality"</w:delText>
        </w:r>
        <w:r w:rsidDel="00B33063">
          <w:delText>: {</w:delText>
        </w:r>
        <w:bookmarkStart w:id="16327" w:name="_Toc10199667"/>
        <w:bookmarkStart w:id="16328" w:name="_Toc10203805"/>
        <w:bookmarkStart w:id="16329" w:name="_Toc10207943"/>
        <w:bookmarkEnd w:id="16327"/>
        <w:bookmarkEnd w:id="16328"/>
        <w:bookmarkEnd w:id="16329"/>
      </w:del>
    </w:p>
    <w:p w14:paraId="40526C1E" w14:textId="7FF8B1F0" w:rsidR="00564C22" w:rsidDel="00B33063" w:rsidRDefault="009B1AF1" w:rsidP="00564C22">
      <w:pPr>
        <w:pStyle w:val="Code"/>
        <w:spacing w:line="259" w:lineRule="auto"/>
        <w:rPr>
          <w:del w:id="16330" w:author="Andreas Kuehne" w:date="2019-05-31T12:22:00Z"/>
        </w:rPr>
      </w:pPr>
      <w:del w:id="16331"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6332" w:name="_Toc10199668"/>
        <w:bookmarkStart w:id="16333" w:name="_Toc10203806"/>
        <w:bookmarkStart w:id="16334" w:name="_Toc10207944"/>
        <w:bookmarkEnd w:id="16332"/>
        <w:bookmarkEnd w:id="16333"/>
        <w:bookmarkEnd w:id="16334"/>
      </w:del>
    </w:p>
    <w:p w14:paraId="350A86CD" w14:textId="6587F62D" w:rsidR="00564C22" w:rsidDel="00B33063" w:rsidRDefault="009B1AF1" w:rsidP="00564C22">
      <w:pPr>
        <w:pStyle w:val="Code"/>
        <w:spacing w:line="259" w:lineRule="auto"/>
        <w:rPr>
          <w:del w:id="16335" w:author="Andreas Kuehne" w:date="2019-05-31T12:22:00Z"/>
        </w:rPr>
      </w:pPr>
      <w:del w:id="16336" w:author="Andreas Kuehne" w:date="2019-05-31T12:22:00Z">
        <w:r w:rsidDel="00B33063">
          <w:delText xml:space="preserve">    }</w:delText>
        </w:r>
        <w:bookmarkStart w:id="16337" w:name="_Toc10199669"/>
        <w:bookmarkStart w:id="16338" w:name="_Toc10203807"/>
        <w:bookmarkStart w:id="16339" w:name="_Toc10207945"/>
        <w:bookmarkEnd w:id="16337"/>
        <w:bookmarkEnd w:id="16338"/>
        <w:bookmarkEnd w:id="16339"/>
      </w:del>
    </w:p>
    <w:p w14:paraId="6FE24062" w14:textId="7DC70519" w:rsidR="00564C22" w:rsidDel="00B33063" w:rsidRDefault="009B1AF1" w:rsidP="00564C22">
      <w:pPr>
        <w:pStyle w:val="Code"/>
        <w:spacing w:line="259" w:lineRule="auto"/>
        <w:rPr>
          <w:del w:id="16340" w:author="Andreas Kuehne" w:date="2019-05-31T12:22:00Z"/>
        </w:rPr>
      </w:pPr>
      <w:del w:id="16341" w:author="Andreas Kuehne" w:date="2019-05-31T12:22:00Z">
        <w:r w:rsidDel="00B33063">
          <w:delText xml:space="preserve">  }</w:delText>
        </w:r>
        <w:bookmarkStart w:id="16342" w:name="_Toc10199670"/>
        <w:bookmarkStart w:id="16343" w:name="_Toc10203808"/>
        <w:bookmarkStart w:id="16344" w:name="_Toc10207946"/>
        <w:bookmarkEnd w:id="16342"/>
        <w:bookmarkEnd w:id="16343"/>
        <w:bookmarkEnd w:id="16344"/>
      </w:del>
    </w:p>
    <w:p w14:paraId="55CCEE9B" w14:textId="574194DA" w:rsidR="00564C22" w:rsidDel="00B33063" w:rsidRDefault="009B1AF1" w:rsidP="00564C22">
      <w:pPr>
        <w:pStyle w:val="Code"/>
        <w:spacing w:line="259" w:lineRule="auto"/>
        <w:rPr>
          <w:del w:id="16345" w:author="Andreas Kuehne" w:date="2019-05-31T12:22:00Z"/>
        </w:rPr>
      </w:pPr>
      <w:del w:id="16346" w:author="Andreas Kuehne" w:date="2019-05-31T12:22:00Z">
        <w:r w:rsidDel="00B33063">
          <w:delText>}</w:delText>
        </w:r>
        <w:bookmarkStart w:id="16347" w:name="_Toc10199671"/>
        <w:bookmarkStart w:id="16348" w:name="_Toc10203809"/>
        <w:bookmarkStart w:id="16349" w:name="_Toc10207947"/>
        <w:bookmarkEnd w:id="16347"/>
        <w:bookmarkEnd w:id="16348"/>
        <w:bookmarkEnd w:id="16349"/>
      </w:del>
    </w:p>
    <w:p w14:paraId="31EA85A7" w14:textId="09F85540" w:rsidR="00564C22" w:rsidDel="00B33063" w:rsidRDefault="00564C22" w:rsidP="00564C22">
      <w:pPr>
        <w:rPr>
          <w:del w:id="16350" w:author="Andreas Kuehne" w:date="2019-05-31T12:22:00Z"/>
        </w:rPr>
      </w:pPr>
      <w:bookmarkStart w:id="16351" w:name="_Toc10199672"/>
      <w:bookmarkStart w:id="16352" w:name="_Toc10203810"/>
      <w:bookmarkStart w:id="16353" w:name="_Toc10207948"/>
      <w:bookmarkEnd w:id="16351"/>
      <w:bookmarkEnd w:id="16352"/>
      <w:bookmarkEnd w:id="16353"/>
    </w:p>
    <w:p w14:paraId="0D162D3D" w14:textId="3917C1D4" w:rsidR="00564C22" w:rsidDel="00B33063" w:rsidRDefault="009B1AF1" w:rsidP="00564C22">
      <w:pPr>
        <w:pStyle w:val="berschrift4"/>
        <w:rPr>
          <w:del w:id="16354" w:author="Andreas Kuehne" w:date="2019-05-31T12:22:00Z"/>
        </w:rPr>
      </w:pPr>
      <w:del w:id="16355" w:author="Andreas Kuehne" w:date="2019-05-31T12:22:00Z">
        <w:r w:rsidDel="00B33063">
          <w:delText>OptionalInputsSign – XML Syntax</w:delText>
        </w:r>
        <w:bookmarkStart w:id="16356" w:name="_Toc10199673"/>
        <w:bookmarkStart w:id="16357" w:name="_Toc10203811"/>
        <w:bookmarkStart w:id="16358" w:name="_Toc10207949"/>
        <w:bookmarkEnd w:id="16356"/>
        <w:bookmarkEnd w:id="16357"/>
        <w:bookmarkEnd w:id="16358"/>
      </w:del>
    </w:p>
    <w:p w14:paraId="26D24146" w14:textId="62D67687" w:rsidR="00564C22" w:rsidRPr="5404FA76" w:rsidDel="00B33063" w:rsidRDefault="009B1AF1" w:rsidP="00564C22">
      <w:pPr>
        <w:rPr>
          <w:del w:id="16359" w:author="Andreas Kuehne" w:date="2019-05-31T12:22:00Z"/>
        </w:rPr>
      </w:pPr>
      <w:del w:id="16360" w:author="Andreas Kuehne" w:date="2019-05-31T12:22:00Z">
        <w:r w:rsidRPr="0CCF9147" w:rsidDel="00B33063">
          <w:delText xml:space="preserve">The XML type </w:delText>
        </w:r>
        <w:r w:rsidRPr="002062A5" w:rsidDel="00B33063">
          <w:rPr>
            <w:rFonts w:ascii="Courier New" w:eastAsia="Courier New" w:hAnsi="Courier New" w:cs="Courier New"/>
          </w:rPr>
          <w:delText>OptionalInputsSignType</w:delText>
        </w:r>
        <w:r w:rsidRPr="0CCF9147" w:rsidDel="00B33063">
          <w:delText xml:space="preserve"> SHALL implement the requirements defined in the </w:delText>
        </w:r>
        <w:r w:rsidRPr="002062A5" w:rsidDel="00B33063">
          <w:rPr>
            <w:rFonts w:ascii="Courier New" w:eastAsia="Courier New" w:hAnsi="Courier New" w:cs="Courier New"/>
          </w:rPr>
          <w:delText>OptionalInputsSign</w:delText>
        </w:r>
        <w:r w:rsidDel="00B33063">
          <w:delText xml:space="preserve"> </w:delText>
        </w:r>
        <w:r w:rsidRPr="005A6FFD" w:rsidDel="00B33063">
          <w:delText>component.</w:delText>
        </w:r>
        <w:bookmarkStart w:id="16361" w:name="_Toc10199674"/>
        <w:bookmarkStart w:id="16362" w:name="_Toc10203812"/>
        <w:bookmarkStart w:id="16363" w:name="_Toc10207950"/>
        <w:bookmarkEnd w:id="16361"/>
        <w:bookmarkEnd w:id="16362"/>
        <w:bookmarkEnd w:id="16363"/>
      </w:del>
    </w:p>
    <w:p w14:paraId="6B1ED22D" w14:textId="60B8ECE2" w:rsidR="00564C22" w:rsidDel="00B33063" w:rsidRDefault="009B1AF1" w:rsidP="00564C22">
      <w:pPr>
        <w:rPr>
          <w:del w:id="16364" w:author="Andreas Kuehne" w:date="2019-05-31T12:22:00Z"/>
        </w:rPr>
      </w:pPr>
      <w:del w:id="16365"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OptionalInputsSignType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16366" w:name="_Toc10199675"/>
        <w:bookmarkStart w:id="16367" w:name="_Toc10203813"/>
        <w:bookmarkStart w:id="16368" w:name="_Toc10207951"/>
        <w:bookmarkEnd w:id="16366"/>
        <w:bookmarkEnd w:id="16367"/>
        <w:bookmarkEnd w:id="16368"/>
      </w:del>
    </w:p>
    <w:p w14:paraId="1871E796" w14:textId="23F77CBA" w:rsidR="00564C22" w:rsidDel="00B33063" w:rsidRDefault="009B1AF1" w:rsidP="00564C22">
      <w:pPr>
        <w:pStyle w:val="Code"/>
        <w:rPr>
          <w:del w:id="16369" w:author="Andreas Kuehne" w:date="2019-05-31T12:22:00Z"/>
        </w:rPr>
      </w:pPr>
      <w:del w:id="16370"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OptionalInputsSignType</w:delText>
        </w:r>
        <w:r w:rsidDel="00B33063">
          <w:rPr>
            <w:color w:val="943634" w:themeColor="accent2" w:themeShade="BF"/>
          </w:rPr>
          <w:delText>"</w:delText>
        </w:r>
        <w:r w:rsidDel="00B33063">
          <w:rPr>
            <w:color w:val="31849B" w:themeColor="accent5" w:themeShade="BF"/>
          </w:rPr>
          <w:delText>&gt;</w:delText>
        </w:r>
        <w:bookmarkStart w:id="16371" w:name="_Toc10199676"/>
        <w:bookmarkStart w:id="16372" w:name="_Toc10203814"/>
        <w:bookmarkStart w:id="16373" w:name="_Toc10207952"/>
        <w:bookmarkEnd w:id="16371"/>
        <w:bookmarkEnd w:id="16372"/>
        <w:bookmarkEnd w:id="16373"/>
      </w:del>
    </w:p>
    <w:p w14:paraId="64CE13DF" w14:textId="7B3A4A53" w:rsidR="00564C22" w:rsidDel="00B33063" w:rsidRDefault="009B1AF1" w:rsidP="00564C22">
      <w:pPr>
        <w:pStyle w:val="Code"/>
        <w:rPr>
          <w:del w:id="16374" w:author="Andreas Kuehne" w:date="2019-05-31T12:22:00Z"/>
        </w:rPr>
      </w:pPr>
      <w:del w:id="16375" w:author="Andreas Kuehne" w:date="2019-05-31T12:22:00Z">
        <w:r w:rsidDel="00B33063">
          <w:rPr>
            <w:color w:val="31849B" w:themeColor="accent5" w:themeShade="BF"/>
          </w:rPr>
          <w:delText xml:space="preserve">  &lt;xs:complexContent&gt;</w:delText>
        </w:r>
        <w:bookmarkStart w:id="16376" w:name="_Toc10199677"/>
        <w:bookmarkStart w:id="16377" w:name="_Toc10203815"/>
        <w:bookmarkStart w:id="16378" w:name="_Toc10207953"/>
        <w:bookmarkEnd w:id="16376"/>
        <w:bookmarkEnd w:id="16377"/>
        <w:bookmarkEnd w:id="16378"/>
      </w:del>
    </w:p>
    <w:p w14:paraId="50DD3C8F" w14:textId="1DD387D0" w:rsidR="00564C22" w:rsidDel="00B33063" w:rsidRDefault="009B1AF1" w:rsidP="00564C22">
      <w:pPr>
        <w:pStyle w:val="Code"/>
        <w:rPr>
          <w:del w:id="16379" w:author="Andreas Kuehne" w:date="2019-05-31T12:22:00Z"/>
        </w:rPr>
      </w:pPr>
      <w:del w:id="16380" w:author="Andreas Kuehne" w:date="2019-05-31T12:22:00Z">
        <w:r w:rsidDel="00B33063">
          <w:rPr>
            <w:color w:val="31849B" w:themeColor="accent5" w:themeShade="BF"/>
          </w:rPr>
          <w:delText xml:space="preserve">    &lt;xs:extension</w:delText>
        </w:r>
        <w:r w:rsidDel="00B33063">
          <w:rPr>
            <w:color w:val="943634" w:themeColor="accent2" w:themeShade="BF"/>
          </w:rPr>
          <w:delText xml:space="preserve"> base="</w:delText>
        </w:r>
        <w:r w:rsidDel="00B33063">
          <w:rPr>
            <w:color w:val="244061" w:themeColor="accent1" w:themeShade="80"/>
          </w:rPr>
          <w:delText>dss2:OptionalInputsBaseType</w:delText>
        </w:r>
        <w:r w:rsidDel="00B33063">
          <w:rPr>
            <w:color w:val="943634" w:themeColor="accent2" w:themeShade="BF"/>
          </w:rPr>
          <w:delText>"</w:delText>
        </w:r>
        <w:r w:rsidDel="00B33063">
          <w:rPr>
            <w:color w:val="31849B" w:themeColor="accent5" w:themeShade="BF"/>
          </w:rPr>
          <w:delText>&gt;</w:delText>
        </w:r>
        <w:bookmarkStart w:id="16381" w:name="_Toc10199678"/>
        <w:bookmarkStart w:id="16382" w:name="_Toc10203816"/>
        <w:bookmarkStart w:id="16383" w:name="_Toc10207954"/>
        <w:bookmarkEnd w:id="16381"/>
        <w:bookmarkEnd w:id="16382"/>
        <w:bookmarkEnd w:id="16383"/>
      </w:del>
    </w:p>
    <w:p w14:paraId="52691F07" w14:textId="4BBB9499" w:rsidR="00564C22" w:rsidDel="00B33063" w:rsidRDefault="009B1AF1" w:rsidP="00564C22">
      <w:pPr>
        <w:pStyle w:val="Code"/>
        <w:rPr>
          <w:del w:id="16384" w:author="Andreas Kuehne" w:date="2019-05-31T12:22:00Z"/>
        </w:rPr>
      </w:pPr>
      <w:del w:id="16385" w:author="Andreas Kuehne" w:date="2019-05-31T12:22:00Z">
        <w:r w:rsidDel="00B33063">
          <w:rPr>
            <w:color w:val="31849B" w:themeColor="accent5" w:themeShade="BF"/>
          </w:rPr>
          <w:delText xml:space="preserve">      &lt;xs:sequence&gt;</w:delText>
        </w:r>
        <w:bookmarkStart w:id="16386" w:name="_Toc10199679"/>
        <w:bookmarkStart w:id="16387" w:name="_Toc10203817"/>
        <w:bookmarkStart w:id="16388" w:name="_Toc10207955"/>
        <w:bookmarkEnd w:id="16386"/>
        <w:bookmarkEnd w:id="16387"/>
        <w:bookmarkEnd w:id="16388"/>
      </w:del>
    </w:p>
    <w:p w14:paraId="25D82AA8" w14:textId="24026EA6" w:rsidR="00564C22" w:rsidDel="00B33063" w:rsidRDefault="009B1AF1" w:rsidP="00564C22">
      <w:pPr>
        <w:pStyle w:val="Code"/>
        <w:rPr>
          <w:del w:id="16389" w:author="Andreas Kuehne" w:date="2019-05-31T12:22:00Z"/>
        </w:rPr>
      </w:pPr>
      <w:del w:id="16390"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SignatureType</w:delText>
        </w:r>
        <w:r w:rsidDel="00B33063">
          <w:rPr>
            <w:color w:val="943634" w:themeColor="accent2" w:themeShade="BF"/>
          </w:rPr>
          <w:delText>" type="</w:delText>
        </w:r>
        <w:r w:rsidDel="00B33063">
          <w:rPr>
            <w:color w:val="244061" w:themeColor="accent1" w:themeShade="80"/>
          </w:rPr>
          <w:delText>xs:anyURI</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6391" w:name="_Toc10199680"/>
        <w:bookmarkStart w:id="16392" w:name="_Toc10203818"/>
        <w:bookmarkStart w:id="16393" w:name="_Toc10207956"/>
        <w:bookmarkEnd w:id="16391"/>
        <w:bookmarkEnd w:id="16392"/>
        <w:bookmarkEnd w:id="16393"/>
      </w:del>
    </w:p>
    <w:p w14:paraId="70E94412" w14:textId="67F75E38" w:rsidR="00564C22" w:rsidDel="00B33063" w:rsidRDefault="009B1AF1" w:rsidP="00564C22">
      <w:pPr>
        <w:pStyle w:val="Code"/>
        <w:rPr>
          <w:del w:id="16394" w:author="Andreas Kuehne" w:date="2019-05-31T12:22:00Z"/>
        </w:rPr>
      </w:pPr>
      <w:del w:id="16395"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IntendedAudience</w:delText>
        </w:r>
        <w:r w:rsidDel="00B33063">
          <w:rPr>
            <w:color w:val="943634" w:themeColor="accent2" w:themeShade="BF"/>
          </w:rPr>
          <w:delText>" type="</w:delText>
        </w:r>
        <w:r w:rsidDel="00B33063">
          <w:rPr>
            <w:color w:val="244061" w:themeColor="accent1" w:themeShade="80"/>
          </w:rPr>
          <w:delText>dss2:IntendedAudienceType</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6396" w:name="_Toc10199681"/>
        <w:bookmarkStart w:id="16397" w:name="_Toc10203819"/>
        <w:bookmarkStart w:id="16398" w:name="_Toc10207957"/>
        <w:bookmarkEnd w:id="16396"/>
        <w:bookmarkEnd w:id="16397"/>
        <w:bookmarkEnd w:id="16398"/>
      </w:del>
    </w:p>
    <w:p w14:paraId="3FE56CF6" w14:textId="112A4EF2" w:rsidR="00564C22" w:rsidDel="00B33063" w:rsidRDefault="009B1AF1" w:rsidP="00564C22">
      <w:pPr>
        <w:pStyle w:val="Code"/>
        <w:rPr>
          <w:del w:id="16399" w:author="Andreas Kuehne" w:date="2019-05-31T12:22:00Z"/>
        </w:rPr>
      </w:pPr>
      <w:del w:id="16400"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KeySelector</w:delText>
        </w:r>
        <w:r w:rsidDel="00B33063">
          <w:rPr>
            <w:color w:val="943634" w:themeColor="accent2" w:themeShade="BF"/>
          </w:rPr>
          <w:delText>" type="</w:delText>
        </w:r>
        <w:r w:rsidDel="00B33063">
          <w:rPr>
            <w:color w:val="244061" w:themeColor="accent1" w:themeShade="80"/>
          </w:rPr>
          <w:delText>dss2:KeySelectorType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6401" w:name="_Toc10199682"/>
        <w:bookmarkStart w:id="16402" w:name="_Toc10203820"/>
        <w:bookmarkStart w:id="16403" w:name="_Toc10207958"/>
        <w:bookmarkEnd w:id="16401"/>
        <w:bookmarkEnd w:id="16402"/>
        <w:bookmarkEnd w:id="16403"/>
      </w:del>
    </w:p>
    <w:p w14:paraId="5F91EE1C" w14:textId="4869832F" w:rsidR="00564C22" w:rsidDel="00B33063" w:rsidRDefault="009B1AF1" w:rsidP="00564C22">
      <w:pPr>
        <w:pStyle w:val="Code"/>
        <w:rPr>
          <w:del w:id="16404" w:author="Andreas Kuehne" w:date="2019-05-31T12:22:00Z"/>
        </w:rPr>
      </w:pPr>
      <w:del w:id="16405"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Properties</w:delText>
        </w:r>
        <w:r w:rsidDel="00B33063">
          <w:rPr>
            <w:color w:val="943634" w:themeColor="accent2" w:themeShade="BF"/>
          </w:rPr>
          <w:delText>" type="</w:delText>
        </w:r>
        <w:r w:rsidDel="00B33063">
          <w:rPr>
            <w:color w:val="244061" w:themeColor="accent1" w:themeShade="80"/>
          </w:rPr>
          <w:delText>dss2:PropertiesHolderType</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6406" w:name="_Toc10199683"/>
        <w:bookmarkStart w:id="16407" w:name="_Toc10203821"/>
        <w:bookmarkStart w:id="16408" w:name="_Toc10207959"/>
        <w:bookmarkEnd w:id="16406"/>
        <w:bookmarkEnd w:id="16407"/>
        <w:bookmarkEnd w:id="16408"/>
      </w:del>
    </w:p>
    <w:p w14:paraId="7C6892B7" w14:textId="6A353EA9" w:rsidR="00564C22" w:rsidDel="00B33063" w:rsidRDefault="009B1AF1" w:rsidP="00564C22">
      <w:pPr>
        <w:pStyle w:val="Code"/>
        <w:rPr>
          <w:del w:id="16409" w:author="Andreas Kuehne" w:date="2019-05-31T12:22:00Z"/>
        </w:rPr>
      </w:pPr>
      <w:del w:id="16410"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IncludeObject</w:delText>
        </w:r>
        <w:r w:rsidDel="00B33063">
          <w:rPr>
            <w:color w:val="943634" w:themeColor="accent2" w:themeShade="BF"/>
          </w:rPr>
          <w:delText>" type="</w:delText>
        </w:r>
        <w:r w:rsidDel="00B33063">
          <w:rPr>
            <w:color w:val="244061" w:themeColor="accent1" w:themeShade="80"/>
          </w:rPr>
          <w:delText>dss2:IncludeObjectType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6411" w:name="_Toc10199684"/>
        <w:bookmarkStart w:id="16412" w:name="_Toc10203822"/>
        <w:bookmarkStart w:id="16413" w:name="_Toc10207960"/>
        <w:bookmarkEnd w:id="16411"/>
        <w:bookmarkEnd w:id="16412"/>
        <w:bookmarkEnd w:id="16413"/>
      </w:del>
    </w:p>
    <w:p w14:paraId="52D181EC" w14:textId="07FBC3ED" w:rsidR="00564C22" w:rsidDel="00B33063" w:rsidRDefault="009B1AF1" w:rsidP="00564C22">
      <w:pPr>
        <w:pStyle w:val="Code"/>
        <w:rPr>
          <w:del w:id="16414" w:author="Andreas Kuehne" w:date="2019-05-31T12:22:00Z"/>
        </w:rPr>
      </w:pPr>
      <w:del w:id="16415"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IncludeEContent</w:delText>
        </w:r>
        <w:r w:rsidDel="00B33063">
          <w:rPr>
            <w:color w:val="943634" w:themeColor="accent2" w:themeShade="BF"/>
          </w:rPr>
          <w:delText>" type="</w:delText>
        </w:r>
        <w:r w:rsidDel="00B33063">
          <w:rPr>
            <w:color w:val="244061" w:themeColor="accent1" w:themeShade="80"/>
          </w:rPr>
          <w:delText>xs:boolean</w:delText>
        </w:r>
        <w:r w:rsidDel="00B33063">
          <w:rPr>
            <w:color w:val="943634" w:themeColor="accent2" w:themeShade="BF"/>
          </w:rPr>
          <w:delText>" default="</w:delText>
        </w:r>
        <w:r w:rsidDel="00B33063">
          <w:rPr>
            <w:color w:val="244061" w:themeColor="accent1" w:themeShade="80"/>
          </w:rPr>
          <w:delText>false</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6416" w:name="_Toc10199685"/>
        <w:bookmarkStart w:id="16417" w:name="_Toc10203823"/>
        <w:bookmarkStart w:id="16418" w:name="_Toc10207961"/>
        <w:bookmarkEnd w:id="16416"/>
        <w:bookmarkEnd w:id="16417"/>
        <w:bookmarkEnd w:id="16418"/>
      </w:del>
    </w:p>
    <w:p w14:paraId="4A7215EC" w14:textId="633E04F9" w:rsidR="00564C22" w:rsidDel="00B33063" w:rsidRDefault="009B1AF1" w:rsidP="00564C22">
      <w:pPr>
        <w:pStyle w:val="Code"/>
        <w:rPr>
          <w:del w:id="16419" w:author="Andreas Kuehne" w:date="2019-05-31T12:22:00Z"/>
        </w:rPr>
      </w:pPr>
      <w:del w:id="16420"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SignaturePlacement</w:delText>
        </w:r>
        <w:r w:rsidDel="00B33063">
          <w:rPr>
            <w:color w:val="943634" w:themeColor="accent2" w:themeShade="BF"/>
          </w:rPr>
          <w:delText>" type="</w:delText>
        </w:r>
        <w:r w:rsidDel="00B33063">
          <w:rPr>
            <w:color w:val="244061" w:themeColor="accent1" w:themeShade="80"/>
          </w:rPr>
          <w:delText>dss2:SignaturePlacementType</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6421" w:name="_Toc10199686"/>
        <w:bookmarkStart w:id="16422" w:name="_Toc10203824"/>
        <w:bookmarkStart w:id="16423" w:name="_Toc10207962"/>
        <w:bookmarkEnd w:id="16421"/>
        <w:bookmarkEnd w:id="16422"/>
        <w:bookmarkEnd w:id="16423"/>
      </w:del>
    </w:p>
    <w:p w14:paraId="15BFDAC0" w14:textId="74B03EBA" w:rsidR="00564C22" w:rsidDel="00B33063" w:rsidRDefault="009B1AF1" w:rsidP="00564C22">
      <w:pPr>
        <w:pStyle w:val="Code"/>
        <w:rPr>
          <w:del w:id="16424" w:author="Andreas Kuehne" w:date="2019-05-31T12:22:00Z"/>
        </w:rPr>
      </w:pPr>
      <w:del w:id="16425"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SignedReferences</w:delText>
        </w:r>
        <w:r w:rsidDel="00B33063">
          <w:rPr>
            <w:color w:val="943634" w:themeColor="accent2" w:themeShade="BF"/>
          </w:rPr>
          <w:delText>" type="</w:delText>
        </w:r>
        <w:r w:rsidDel="00B33063">
          <w:rPr>
            <w:color w:val="244061" w:themeColor="accent1" w:themeShade="80"/>
          </w:rPr>
          <w:delText>dss2:SignedReferencesType</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6426" w:name="_Toc10199687"/>
        <w:bookmarkStart w:id="16427" w:name="_Toc10203825"/>
        <w:bookmarkStart w:id="16428" w:name="_Toc10207963"/>
        <w:bookmarkEnd w:id="16426"/>
        <w:bookmarkEnd w:id="16427"/>
        <w:bookmarkEnd w:id="16428"/>
      </w:del>
    </w:p>
    <w:p w14:paraId="7C37AD52" w14:textId="506C0525" w:rsidR="00564C22" w:rsidDel="00B33063" w:rsidRDefault="009B1AF1" w:rsidP="00564C22">
      <w:pPr>
        <w:pStyle w:val="Code"/>
        <w:rPr>
          <w:del w:id="16429" w:author="Andreas Kuehne" w:date="2019-05-31T12:22:00Z"/>
        </w:rPr>
      </w:pPr>
      <w:del w:id="16430"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SignatureAlgorithm</w:delText>
        </w:r>
        <w:r w:rsidDel="00B33063">
          <w:rPr>
            <w:color w:val="943634" w:themeColor="accent2" w:themeShade="BF"/>
          </w:rPr>
          <w:delText>" type="</w:delText>
        </w:r>
        <w:r w:rsidDel="00B33063">
          <w:rPr>
            <w:color w:val="244061" w:themeColor="accent1" w:themeShade="80"/>
          </w:rPr>
          <w:delText>xs:string</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6431" w:name="_Toc10199688"/>
        <w:bookmarkStart w:id="16432" w:name="_Toc10203826"/>
        <w:bookmarkStart w:id="16433" w:name="_Toc10207964"/>
        <w:bookmarkEnd w:id="16431"/>
        <w:bookmarkEnd w:id="16432"/>
        <w:bookmarkEnd w:id="16433"/>
      </w:del>
    </w:p>
    <w:p w14:paraId="7F011E1E" w14:textId="472CAD0B" w:rsidR="00564C22" w:rsidDel="00B33063" w:rsidRDefault="009B1AF1" w:rsidP="00564C22">
      <w:pPr>
        <w:pStyle w:val="Code"/>
        <w:rPr>
          <w:del w:id="16434" w:author="Andreas Kuehne" w:date="2019-05-31T12:22:00Z"/>
        </w:rPr>
      </w:pPr>
      <w:del w:id="16435"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SignatureQualityLevel</w:delText>
        </w:r>
        <w:r w:rsidDel="00B33063">
          <w:rPr>
            <w:color w:val="943634" w:themeColor="accent2" w:themeShade="BF"/>
          </w:rPr>
          <w:delText>" type="</w:delText>
        </w:r>
        <w:r w:rsidDel="00B33063">
          <w:rPr>
            <w:color w:val="244061" w:themeColor="accent1" w:themeShade="80"/>
          </w:rPr>
          <w:delText>xs:anyURI</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6436" w:name="_Toc10199689"/>
        <w:bookmarkStart w:id="16437" w:name="_Toc10203827"/>
        <w:bookmarkStart w:id="16438" w:name="_Toc10207965"/>
        <w:bookmarkEnd w:id="16436"/>
        <w:bookmarkEnd w:id="16437"/>
        <w:bookmarkEnd w:id="16438"/>
      </w:del>
    </w:p>
    <w:p w14:paraId="68ED6480" w14:textId="056B8EB0" w:rsidR="00564C22" w:rsidDel="00B33063" w:rsidRDefault="009B1AF1" w:rsidP="00564C22">
      <w:pPr>
        <w:pStyle w:val="Code"/>
        <w:rPr>
          <w:del w:id="16439" w:author="Andreas Kuehne" w:date="2019-05-31T12:22:00Z"/>
        </w:rPr>
      </w:pPr>
      <w:del w:id="16440" w:author="Andreas Kuehne" w:date="2019-05-31T12:22:00Z">
        <w:r w:rsidDel="00B33063">
          <w:rPr>
            <w:color w:val="31849B" w:themeColor="accent5" w:themeShade="BF"/>
          </w:rPr>
          <w:delText xml:space="preserve">      &lt;/xs:sequence&gt;</w:delText>
        </w:r>
        <w:bookmarkStart w:id="16441" w:name="_Toc10199690"/>
        <w:bookmarkStart w:id="16442" w:name="_Toc10203828"/>
        <w:bookmarkStart w:id="16443" w:name="_Toc10207966"/>
        <w:bookmarkEnd w:id="16441"/>
        <w:bookmarkEnd w:id="16442"/>
        <w:bookmarkEnd w:id="16443"/>
      </w:del>
    </w:p>
    <w:p w14:paraId="76356939" w14:textId="60607991" w:rsidR="00564C22" w:rsidDel="00B33063" w:rsidRDefault="009B1AF1" w:rsidP="00564C22">
      <w:pPr>
        <w:pStyle w:val="Code"/>
        <w:rPr>
          <w:del w:id="16444" w:author="Andreas Kuehne" w:date="2019-05-31T12:22:00Z"/>
        </w:rPr>
      </w:pPr>
      <w:del w:id="16445" w:author="Andreas Kuehne" w:date="2019-05-31T12:22:00Z">
        <w:r w:rsidDel="00B33063">
          <w:rPr>
            <w:color w:val="31849B" w:themeColor="accent5" w:themeShade="BF"/>
          </w:rPr>
          <w:delText xml:space="preserve">    &lt;/xs:extension&gt;</w:delText>
        </w:r>
        <w:bookmarkStart w:id="16446" w:name="_Toc10199691"/>
        <w:bookmarkStart w:id="16447" w:name="_Toc10203829"/>
        <w:bookmarkStart w:id="16448" w:name="_Toc10207967"/>
        <w:bookmarkEnd w:id="16446"/>
        <w:bookmarkEnd w:id="16447"/>
        <w:bookmarkEnd w:id="16448"/>
      </w:del>
    </w:p>
    <w:p w14:paraId="7A12B108" w14:textId="46856A10" w:rsidR="00564C22" w:rsidDel="00B33063" w:rsidRDefault="009B1AF1" w:rsidP="00564C22">
      <w:pPr>
        <w:pStyle w:val="Code"/>
        <w:rPr>
          <w:del w:id="16449" w:author="Andreas Kuehne" w:date="2019-05-31T12:22:00Z"/>
        </w:rPr>
      </w:pPr>
      <w:del w:id="16450" w:author="Andreas Kuehne" w:date="2019-05-31T12:22:00Z">
        <w:r w:rsidDel="00B33063">
          <w:rPr>
            <w:color w:val="31849B" w:themeColor="accent5" w:themeShade="BF"/>
          </w:rPr>
          <w:delText xml:space="preserve">  &lt;/xs:complexContent&gt;</w:delText>
        </w:r>
        <w:bookmarkStart w:id="16451" w:name="_Toc10199692"/>
        <w:bookmarkStart w:id="16452" w:name="_Toc10203830"/>
        <w:bookmarkStart w:id="16453" w:name="_Toc10207968"/>
        <w:bookmarkEnd w:id="16451"/>
        <w:bookmarkEnd w:id="16452"/>
        <w:bookmarkEnd w:id="16453"/>
      </w:del>
    </w:p>
    <w:p w14:paraId="3A1E6D87" w14:textId="2687BB4A" w:rsidR="00564C22" w:rsidDel="00B33063" w:rsidRDefault="009B1AF1" w:rsidP="00564C22">
      <w:pPr>
        <w:pStyle w:val="Code"/>
        <w:rPr>
          <w:del w:id="16454" w:author="Andreas Kuehne" w:date="2019-05-31T12:22:00Z"/>
        </w:rPr>
      </w:pPr>
      <w:del w:id="16455" w:author="Andreas Kuehne" w:date="2019-05-31T12:22:00Z">
        <w:r w:rsidDel="00B33063">
          <w:rPr>
            <w:color w:val="31849B" w:themeColor="accent5" w:themeShade="BF"/>
          </w:rPr>
          <w:delText>&lt;/xs:complexType&gt;</w:delText>
        </w:r>
        <w:bookmarkStart w:id="16456" w:name="_Toc10199693"/>
        <w:bookmarkStart w:id="16457" w:name="_Toc10203831"/>
        <w:bookmarkStart w:id="16458" w:name="_Toc10207969"/>
        <w:bookmarkEnd w:id="16456"/>
        <w:bookmarkEnd w:id="16457"/>
        <w:bookmarkEnd w:id="16458"/>
      </w:del>
    </w:p>
    <w:p w14:paraId="3C5CA3FE" w14:textId="01157BF5" w:rsidR="00564C22" w:rsidDel="00B33063" w:rsidRDefault="009B1AF1" w:rsidP="00564C22">
      <w:pPr>
        <w:spacing w:line="259" w:lineRule="auto"/>
        <w:rPr>
          <w:del w:id="16459" w:author="Andreas Kuehne" w:date="2019-05-31T12:22:00Z"/>
        </w:rPr>
      </w:pPr>
      <w:del w:id="16460"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OptionalInputsSignType</w:delText>
        </w:r>
        <w:r w:rsidRPr="71C71F8C" w:rsidDel="00B33063">
          <w:delText xml:space="preserve"> </w:delText>
        </w:r>
        <w:r w:rsidDel="00B33063">
          <w:delText xml:space="preserve">XML element SHALL implement in XML syntax the sub-component that has a name equal to its local name. </w:delText>
        </w:r>
        <w:bookmarkStart w:id="16461" w:name="_Toc10199694"/>
        <w:bookmarkStart w:id="16462" w:name="_Toc10203832"/>
        <w:bookmarkStart w:id="16463" w:name="_Toc10207970"/>
        <w:bookmarkEnd w:id="16461"/>
        <w:bookmarkEnd w:id="16462"/>
        <w:bookmarkEnd w:id="16463"/>
      </w:del>
    </w:p>
    <w:p w14:paraId="490C19D8" w14:textId="4E2A81F5" w:rsidR="00564C22" w:rsidDel="00B33063" w:rsidRDefault="009B1AF1" w:rsidP="00564C22">
      <w:pPr>
        <w:pStyle w:val="berschrift3"/>
        <w:rPr>
          <w:del w:id="16464" w:author="Andreas Kuehne" w:date="2019-05-31T12:22:00Z"/>
        </w:rPr>
      </w:pPr>
      <w:bookmarkStart w:id="16465" w:name="_RefComp5BA2A20A"/>
      <w:del w:id="16466" w:author="Andreas Kuehne" w:date="2019-05-31T12:22:00Z">
        <w:r w:rsidDel="00B33063">
          <w:delText>Component OptionalInputsVerify</w:delText>
        </w:r>
        <w:bookmarkStart w:id="16467" w:name="_Toc10199695"/>
        <w:bookmarkStart w:id="16468" w:name="_Toc10203833"/>
        <w:bookmarkStart w:id="16469" w:name="_Toc10207971"/>
        <w:bookmarkEnd w:id="16465"/>
        <w:bookmarkEnd w:id="16467"/>
        <w:bookmarkEnd w:id="16468"/>
        <w:bookmarkEnd w:id="16469"/>
      </w:del>
    </w:p>
    <w:p w14:paraId="704853C0" w14:textId="62E6DC44" w:rsidR="00564C22" w:rsidDel="00B33063" w:rsidRDefault="001725A5" w:rsidP="00564C22">
      <w:pPr>
        <w:rPr>
          <w:del w:id="16470" w:author="Andreas Kuehne" w:date="2019-05-31T12:22:00Z"/>
        </w:rPr>
      </w:pPr>
      <w:del w:id="16471" w:author="Andreas Kuehne" w:date="2019-05-31T12:22:00Z">
        <w:r w:rsidRPr="003A06D0" w:rsidDel="00B33063">
          <w:delText xml:space="preserve">The </w:delText>
        </w:r>
        <w:r w:rsidRPr="003A06D0" w:rsidDel="00B33063">
          <w:rPr>
            <w:rFonts w:ascii="Courier New" w:eastAsia="Courier New" w:hAnsi="Courier New" w:cs="Courier New"/>
            <w:lang w:val="en-GB"/>
          </w:rPr>
          <w:delText>OptionalInputsVerify</w:delText>
        </w:r>
        <w:r w:rsidRPr="003A06D0" w:rsidDel="00B33063">
          <w:delText xml:space="preserve"> component defines a set of additional inputs associated with the processing of a verification request. Profiles MAY specify the allowed optional inputs and their default values. The definition of an optional input MAY include a default value, so that a client may omit the OptionalInputsVerify yet still get service from any profile-compliant DSS </w:delText>
        </w:r>
        <w:r w:rsidR="005A05CB" w:rsidRPr="003A06D0" w:rsidDel="00B33063">
          <w:delText>server. If</w:delText>
        </w:r>
        <w:r w:rsidRPr="003A06D0" w:rsidDel="00B33063">
          <w:delText xml:space="preserve"> a server doesn’t recognize or can’t handle any optional input, it MUST reject the request with a </w:delText>
        </w:r>
        <w:r w:rsidRPr="003A06D0" w:rsidDel="00B33063">
          <w:rPr>
            <w:rStyle w:val="Datatype"/>
            <w:lang w:val="en-GB"/>
          </w:rPr>
          <w:delText>ResultMajor</w:delText>
        </w:r>
        <w:r w:rsidRPr="003A06D0" w:rsidDel="00B33063">
          <w:delText xml:space="preserve"> code of </w:delText>
        </w:r>
        <w:r w:rsidRPr="003A06D0" w:rsidDel="00B33063">
          <w:rPr>
            <w:rStyle w:val="Datatype"/>
            <w:lang w:val="en-GB"/>
          </w:rPr>
          <w:delText>RequesterError</w:delText>
        </w:r>
        <w:r w:rsidRPr="003A06D0" w:rsidDel="00B33063">
          <w:delText xml:space="preserve"> and a </w:delText>
        </w:r>
        <w:r w:rsidRPr="003A06D0" w:rsidDel="00B33063">
          <w:rPr>
            <w:rStyle w:val="Datatype"/>
            <w:lang w:val="en-GB"/>
          </w:rPr>
          <w:delText>ResultMinor</w:delText>
        </w:r>
        <w:r w:rsidRPr="003A06D0" w:rsidDel="00B33063">
          <w:delText xml:space="preserve"> code of </w:delText>
        </w:r>
        <w:r w:rsidRPr="003A06D0" w:rsidDel="00B33063">
          <w:rPr>
            <w:rStyle w:val="Datatype"/>
            <w:lang w:val="en-GB"/>
          </w:rPr>
          <w:delText>NotSupported</w:delText>
        </w:r>
        <w:r w:rsidRPr="003A06D0" w:rsidDel="00B33063">
          <w:delText>.</w:delText>
        </w:r>
        <w:bookmarkStart w:id="16472" w:name="_Toc10199696"/>
        <w:bookmarkStart w:id="16473" w:name="_Toc10203834"/>
        <w:bookmarkStart w:id="16474" w:name="_Toc10207972"/>
        <w:bookmarkEnd w:id="16472"/>
        <w:bookmarkEnd w:id="16473"/>
        <w:bookmarkEnd w:id="16474"/>
      </w:del>
    </w:p>
    <w:p w14:paraId="21C1D640" w14:textId="375179B2" w:rsidR="00564C22" w:rsidDel="00B33063" w:rsidRDefault="009B1AF1" w:rsidP="00564C22">
      <w:pPr>
        <w:rPr>
          <w:del w:id="16475" w:author="Andreas Kuehne" w:date="2019-05-31T12:22:00Z"/>
        </w:rPr>
      </w:pPr>
      <w:del w:id="16476" w:author="Andreas Kuehne" w:date="2019-05-31T12:22:00Z">
        <w:r w:rsidDel="00B33063">
          <w:delText xml:space="preserve">This components extends the component </w:delText>
        </w:r>
        <w:r w:rsidDel="00B33063">
          <w:fldChar w:fldCharType="begin"/>
        </w:r>
        <w:r w:rsidDel="00B33063">
          <w:delInstrText xml:space="preserve"> REF _RefCompE88C5C04 \r \h </w:delInstrText>
        </w:r>
        <w:r w:rsidDel="00B33063">
          <w:fldChar w:fldCharType="separate"/>
        </w:r>
        <w:r w:rsidDel="00B33063">
          <w:rPr>
            <w:rStyle w:val="Datatype"/>
            <w:rFonts w:eastAsia="Courier New" w:cs="Courier New"/>
          </w:rPr>
          <w:delText>OptionalInputsBase</w:delText>
        </w:r>
        <w:r w:rsidDel="00B33063">
          <w:fldChar w:fldCharType="end"/>
        </w:r>
        <w:r w:rsidDel="00B33063">
          <w:delText>. The inherited sub-components are not repeated here.</w:delText>
        </w:r>
        <w:bookmarkStart w:id="16477" w:name="_Toc10199697"/>
        <w:bookmarkStart w:id="16478" w:name="_Toc10203835"/>
        <w:bookmarkStart w:id="16479" w:name="_Toc10207973"/>
        <w:bookmarkEnd w:id="16477"/>
        <w:bookmarkEnd w:id="16478"/>
        <w:bookmarkEnd w:id="16479"/>
      </w:del>
    </w:p>
    <w:p w14:paraId="24452580" w14:textId="3305F187" w:rsidR="00564C22" w:rsidDel="00B33063" w:rsidRDefault="009B1AF1" w:rsidP="00564C22">
      <w:pPr>
        <w:rPr>
          <w:del w:id="16480" w:author="Andreas Kuehne" w:date="2019-05-31T12:22:00Z"/>
        </w:rPr>
      </w:pPr>
      <w:del w:id="16481" w:author="Andreas Kuehne" w:date="2019-05-31T12:22:00Z">
        <w:r w:rsidDel="00B33063">
          <w:delText>Below follows a list of the sub-components that constitute this component:</w:delText>
        </w:r>
        <w:bookmarkStart w:id="16482" w:name="_Toc10199698"/>
        <w:bookmarkStart w:id="16483" w:name="_Toc10203836"/>
        <w:bookmarkStart w:id="16484" w:name="_Toc10207974"/>
        <w:bookmarkEnd w:id="16482"/>
        <w:bookmarkEnd w:id="16483"/>
        <w:bookmarkEnd w:id="16484"/>
      </w:del>
    </w:p>
    <w:p w14:paraId="0BBC6796" w14:textId="449045A3" w:rsidR="00564C22" w:rsidDel="00B33063" w:rsidRDefault="009B1AF1" w:rsidP="00564C22">
      <w:pPr>
        <w:pStyle w:val="Member"/>
        <w:rPr>
          <w:del w:id="16485" w:author="Andreas Kuehne" w:date="2019-05-31T12:22:00Z"/>
        </w:rPr>
      </w:pPr>
      <w:del w:id="16486" w:author="Andreas Kuehne" w:date="2019-05-31T12:22:00Z">
        <w:r w:rsidDel="00B33063">
          <w:delText xml:space="preserve">The OPTIONAL </w:delText>
        </w:r>
        <w:r w:rsidRPr="35C1378D" w:rsidDel="00B33063">
          <w:rPr>
            <w:rStyle w:val="Datatype"/>
          </w:rPr>
          <w:delText>UseVerificationTime</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_RefComp6E7DE514 \r \h </w:delInstrText>
        </w:r>
        <w:r w:rsidDel="00B33063">
          <w:fldChar w:fldCharType="separate"/>
        </w:r>
        <w:r w:rsidDel="00B33063">
          <w:rPr>
            <w:rStyle w:val="Datatype"/>
            <w:rFonts w:eastAsia="Courier New" w:cs="Courier New"/>
          </w:rPr>
          <w:delText>UseVerificationTime</w:delText>
        </w:r>
        <w:r w:rsidDel="00B33063">
          <w:fldChar w:fldCharType="end"/>
        </w:r>
        <w:r w:rsidDel="00B33063">
          <w:delText xml:space="preserve">. </w:delText>
        </w:r>
        <w:r w:rsidRPr="003A06D0" w:rsidDel="00B33063">
          <w:delText xml:space="preserve">The </w:delText>
        </w:r>
        <w:r w:rsidRPr="003A06D0" w:rsidDel="00B33063">
          <w:rPr>
            <w:rStyle w:val="Datatype"/>
            <w:lang w:val="en-GB"/>
          </w:rPr>
          <w:delText>UseVerificationTime</w:delText>
        </w:r>
        <w:r w:rsidRPr="003A06D0" w:rsidDel="00B33063">
          <w:delText xml:space="preserve"> element instructs the server to attempt to determine the signature’s validity at the specified time, instead of a time determined by the server policy.</w:delText>
        </w:r>
        <w:bookmarkStart w:id="16487" w:name="_Toc10199699"/>
        <w:bookmarkStart w:id="16488" w:name="_Toc10203837"/>
        <w:bookmarkStart w:id="16489" w:name="_Toc10207975"/>
        <w:bookmarkEnd w:id="16487"/>
        <w:bookmarkEnd w:id="16488"/>
        <w:bookmarkEnd w:id="16489"/>
      </w:del>
    </w:p>
    <w:p w14:paraId="55DE8EED" w14:textId="565AA726" w:rsidR="00564C22" w:rsidDel="00B33063" w:rsidRDefault="009B1AF1" w:rsidP="00564C22">
      <w:pPr>
        <w:pStyle w:val="Member"/>
        <w:rPr>
          <w:del w:id="16490" w:author="Andreas Kuehne" w:date="2019-05-31T12:22:00Z"/>
        </w:rPr>
      </w:pPr>
      <w:del w:id="16491" w:author="Andreas Kuehne" w:date="2019-05-31T12:22:00Z">
        <w:r w:rsidDel="00B33063">
          <w:delText xml:space="preserve">The OPTIONAL </w:delText>
        </w:r>
        <w:r w:rsidRPr="35C1378D" w:rsidDel="00B33063">
          <w:rPr>
            <w:rStyle w:val="Datatype"/>
          </w:rPr>
          <w:delText>ReturnVerificationTimeInfo</w:delText>
        </w:r>
        <w:r w:rsidDel="00B33063">
          <w:delText xml:space="preserve"> element, if present, MUST contain a boolean. Its default value is '</w:delText>
        </w:r>
        <w:r w:rsidDel="00B33063">
          <w:rPr>
            <w:color w:val="244061" w:themeColor="accent1" w:themeShade="80"/>
          </w:rPr>
          <w:delText>false</w:delText>
        </w:r>
        <w:r w:rsidDel="00B33063">
          <w:delText xml:space="preserve">'. </w:delText>
        </w:r>
        <w:r w:rsidRPr="003A06D0" w:rsidDel="00B33063">
          <w:delText>This element cam be used by the client to obtain the time instant used by the server to validate the signature.</w:delText>
        </w:r>
        <w:bookmarkStart w:id="16492" w:name="_Toc10199700"/>
        <w:bookmarkStart w:id="16493" w:name="_Toc10203838"/>
        <w:bookmarkStart w:id="16494" w:name="_Toc10207976"/>
        <w:bookmarkEnd w:id="16492"/>
        <w:bookmarkEnd w:id="16493"/>
        <w:bookmarkEnd w:id="16494"/>
      </w:del>
    </w:p>
    <w:p w14:paraId="561E0518" w14:textId="7CC66469" w:rsidR="00564C22" w:rsidDel="00B33063" w:rsidRDefault="009B1AF1" w:rsidP="00564C22">
      <w:pPr>
        <w:pStyle w:val="Member"/>
        <w:rPr>
          <w:del w:id="16495" w:author="Andreas Kuehne" w:date="2019-05-31T12:22:00Z"/>
        </w:rPr>
      </w:pPr>
      <w:del w:id="16496" w:author="Andreas Kuehne" w:date="2019-05-31T12:22:00Z">
        <w:r w:rsidDel="00B33063">
          <w:delText xml:space="preserve">The OPTIONAL </w:delText>
        </w:r>
        <w:r w:rsidRPr="35C1378D" w:rsidDel="00B33063">
          <w:rPr>
            <w:rStyle w:val="Datatype"/>
          </w:rPr>
          <w:delText>AdditionalKeyInfo</w:delText>
        </w:r>
        <w:r w:rsidDel="00B33063">
          <w:delText xml:space="preserve"> element, if present, MAY occur zero or more times containing a sub-component. If present each instance MUST satisfy the requirements specified in this document in section </w:delText>
        </w:r>
        <w:r w:rsidDel="00B33063">
          <w:fldChar w:fldCharType="begin"/>
        </w:r>
        <w:r w:rsidDel="00B33063">
          <w:delInstrText xml:space="preserve"> REF _RefCompB4921F5C \r \h </w:delInstrText>
        </w:r>
        <w:r w:rsidDel="00B33063">
          <w:fldChar w:fldCharType="separate"/>
        </w:r>
        <w:r w:rsidDel="00B33063">
          <w:rPr>
            <w:rStyle w:val="Datatype"/>
            <w:rFonts w:eastAsia="Courier New" w:cs="Courier New"/>
          </w:rPr>
          <w:delText>AdditionalKeyInfo</w:delText>
        </w:r>
        <w:r w:rsidDel="00B33063">
          <w:fldChar w:fldCharType="end"/>
        </w:r>
        <w:r w:rsidDel="00B33063">
          <w:delText xml:space="preserve">. </w:delText>
        </w:r>
        <w:r w:rsidRPr="003A06D0" w:rsidDel="00B33063">
          <w:delText>This element provides the server with additional data (such as certificates and CRLs) which it can use to validate the signature. These options are not allowed in multi-signature verification.</w:delText>
        </w:r>
        <w:bookmarkStart w:id="16497" w:name="_Toc10199701"/>
        <w:bookmarkStart w:id="16498" w:name="_Toc10203839"/>
        <w:bookmarkStart w:id="16499" w:name="_Toc10207977"/>
        <w:bookmarkEnd w:id="16497"/>
        <w:bookmarkEnd w:id="16498"/>
        <w:bookmarkEnd w:id="16499"/>
      </w:del>
    </w:p>
    <w:p w14:paraId="58B6523E" w14:textId="02E0FACA" w:rsidR="00564C22" w:rsidDel="00B33063" w:rsidRDefault="009B1AF1" w:rsidP="00564C22">
      <w:pPr>
        <w:pStyle w:val="Member"/>
        <w:rPr>
          <w:del w:id="16500" w:author="Andreas Kuehne" w:date="2019-05-31T12:22:00Z"/>
        </w:rPr>
      </w:pPr>
      <w:del w:id="16501" w:author="Andreas Kuehne" w:date="2019-05-31T12:22:00Z">
        <w:r w:rsidDel="00B33063">
          <w:delText xml:space="preserve">The OPTIONAL </w:delText>
        </w:r>
        <w:r w:rsidRPr="35C1378D" w:rsidDel="00B33063">
          <w:rPr>
            <w:rStyle w:val="Datatype"/>
          </w:rPr>
          <w:delText>ReturnProcessingDetails</w:delText>
        </w:r>
        <w:r w:rsidDel="00B33063">
          <w:delText xml:space="preserve"> element, if present, MUST contain a boolean. Its default value is '</w:delText>
        </w:r>
        <w:r w:rsidDel="00B33063">
          <w:rPr>
            <w:color w:val="244061" w:themeColor="accent1" w:themeShade="80"/>
          </w:rPr>
          <w:delText>false</w:delText>
        </w:r>
        <w:r w:rsidDel="00B33063">
          <w:delText xml:space="preserve">'. </w:delText>
        </w:r>
        <w:r w:rsidRPr="003A06D0" w:rsidDel="00B33063">
          <w:delText xml:space="preserve">This element instructs the server to return a </w:delText>
        </w:r>
        <w:r w:rsidRPr="003A06D0" w:rsidDel="00B33063">
          <w:rPr>
            <w:rStyle w:val="Datatype"/>
            <w:lang w:val="en-GB"/>
          </w:rPr>
          <w:delText>ProcessingDetails</w:delText>
        </w:r>
        <w:r w:rsidRPr="003A06D0" w:rsidDel="00B33063">
          <w:delText xml:space="preserve"> element. It is not allowed in multi-signature verification.</w:delText>
        </w:r>
        <w:bookmarkStart w:id="16502" w:name="_Toc10199702"/>
        <w:bookmarkStart w:id="16503" w:name="_Toc10203840"/>
        <w:bookmarkStart w:id="16504" w:name="_Toc10207978"/>
        <w:bookmarkEnd w:id="16502"/>
        <w:bookmarkEnd w:id="16503"/>
        <w:bookmarkEnd w:id="16504"/>
      </w:del>
    </w:p>
    <w:p w14:paraId="657DFD45" w14:textId="4FBE4895" w:rsidR="00564C22" w:rsidDel="00B33063" w:rsidRDefault="009B1AF1" w:rsidP="00564C22">
      <w:pPr>
        <w:pStyle w:val="Member"/>
        <w:rPr>
          <w:del w:id="16505" w:author="Andreas Kuehne" w:date="2019-05-31T12:22:00Z"/>
        </w:rPr>
      </w:pPr>
      <w:del w:id="16506" w:author="Andreas Kuehne" w:date="2019-05-31T12:22:00Z">
        <w:r w:rsidDel="00B33063">
          <w:delText xml:space="preserve">The OPTIONAL </w:delText>
        </w:r>
        <w:r w:rsidRPr="35C1378D" w:rsidDel="00B33063">
          <w:rPr>
            <w:rStyle w:val="Datatype"/>
          </w:rPr>
          <w:delText>ReturnSigningTimeInfo</w:delText>
        </w:r>
        <w:r w:rsidDel="00B33063">
          <w:delText xml:space="preserve"> element, if present, MUST contain a boolean. Its default value is '</w:delText>
        </w:r>
        <w:r w:rsidDel="00B33063">
          <w:rPr>
            <w:color w:val="244061" w:themeColor="accent1" w:themeShade="80"/>
          </w:rPr>
          <w:delText>false</w:delText>
        </w:r>
        <w:r w:rsidDel="00B33063">
          <w:delText xml:space="preserve">'. </w:delText>
        </w:r>
        <w:r w:rsidRPr="003A06D0" w:rsidDel="00B33063">
          <w:delText xml:space="preserve">This element allows the client to instruct the server to return the time instant associated to the signature creation as a </w:delText>
        </w:r>
        <w:r w:rsidRPr="003A06D0" w:rsidDel="00B33063">
          <w:rPr>
            <w:rStyle w:val="Datatype"/>
            <w:lang w:val="en-GB"/>
          </w:rPr>
          <w:delText xml:space="preserve">SigningTimeInfo </w:delText>
        </w:r>
        <w:r w:rsidRPr="003A06D0" w:rsidDel="00B33063">
          <w:delText>element.</w:delText>
        </w:r>
        <w:bookmarkStart w:id="16507" w:name="_Toc10199703"/>
        <w:bookmarkStart w:id="16508" w:name="_Toc10203841"/>
        <w:bookmarkStart w:id="16509" w:name="_Toc10207979"/>
        <w:bookmarkEnd w:id="16507"/>
        <w:bookmarkEnd w:id="16508"/>
        <w:bookmarkEnd w:id="16509"/>
      </w:del>
    </w:p>
    <w:p w14:paraId="2D6A3DB9" w14:textId="2AB6829E" w:rsidR="00564C22" w:rsidDel="00B33063" w:rsidRDefault="009B1AF1" w:rsidP="00564C22">
      <w:pPr>
        <w:pStyle w:val="Member"/>
        <w:rPr>
          <w:del w:id="16510" w:author="Andreas Kuehne" w:date="2019-05-31T12:22:00Z"/>
        </w:rPr>
      </w:pPr>
      <w:del w:id="16511" w:author="Andreas Kuehne" w:date="2019-05-31T12:22:00Z">
        <w:r w:rsidDel="00B33063">
          <w:delText xml:space="preserve">The OPTIONAL </w:delText>
        </w:r>
        <w:r w:rsidRPr="35C1378D" w:rsidDel="00B33063">
          <w:rPr>
            <w:rStyle w:val="Datatype"/>
          </w:rPr>
          <w:delText>ReturnSignerIdentity</w:delText>
        </w:r>
        <w:r w:rsidDel="00B33063">
          <w:delText xml:space="preserve"> element, if present, MUST contain a boolean. Its default value is '</w:delText>
        </w:r>
        <w:r w:rsidDel="00B33063">
          <w:rPr>
            <w:color w:val="244061" w:themeColor="accent1" w:themeShade="80"/>
          </w:rPr>
          <w:delText>false</w:delText>
        </w:r>
        <w:r w:rsidDel="00B33063">
          <w:delText xml:space="preserve">'. </w:delText>
        </w:r>
        <w:r w:rsidRPr="003A06D0" w:rsidDel="00B33063">
          <w:delText xml:space="preserve"> </w:delText>
        </w:r>
        <w:bookmarkStart w:id="16512" w:name="_Toc10199704"/>
        <w:bookmarkStart w:id="16513" w:name="_Toc10203842"/>
        <w:bookmarkStart w:id="16514" w:name="_Toc10207980"/>
        <w:bookmarkEnd w:id="16512"/>
        <w:bookmarkEnd w:id="16513"/>
        <w:bookmarkEnd w:id="16514"/>
      </w:del>
    </w:p>
    <w:p w14:paraId="5FCEAD22" w14:textId="2B7E6424" w:rsidR="00564C22" w:rsidDel="00B33063" w:rsidRDefault="009B1AF1" w:rsidP="00564C22">
      <w:pPr>
        <w:pStyle w:val="Member"/>
        <w:rPr>
          <w:del w:id="16515" w:author="Andreas Kuehne" w:date="2019-05-31T12:22:00Z"/>
        </w:rPr>
      </w:pPr>
      <w:del w:id="16516" w:author="Andreas Kuehne" w:date="2019-05-31T12:22:00Z">
        <w:r w:rsidDel="00B33063">
          <w:delText xml:space="preserve">The OPTIONAL </w:delText>
        </w:r>
        <w:r w:rsidRPr="35C1378D" w:rsidDel="00B33063">
          <w:rPr>
            <w:rStyle w:val="Datatype"/>
          </w:rPr>
          <w:delText>ReturnAugmentedSignature</w:delText>
        </w:r>
        <w:r w:rsidDel="00B33063">
          <w:delText xml:space="preserve"> element, if present, MUST contain a URI. </w:delText>
        </w:r>
        <w:r w:rsidRPr="003A06D0" w:rsidDel="00B33063">
          <w:delText xml:space="preserve">This element allows the client to instruct the server to return an </w:delText>
        </w:r>
        <w:r w:rsidRPr="003A06D0" w:rsidDel="00B33063">
          <w:rPr>
            <w:rStyle w:val="Datatype"/>
            <w:lang w:val="en-GB"/>
          </w:rPr>
          <w:fldChar w:fldCharType="begin"/>
        </w:r>
        <w:r w:rsidRPr="003A06D0" w:rsidDel="00B33063">
          <w:rPr>
            <w:rStyle w:val="Datatype"/>
            <w:lang w:val="en-GB"/>
          </w:rPr>
          <w:delInstrText xml:space="preserve"> REF _RefCompD541428D \h </w:delInstrText>
        </w:r>
        <w:r w:rsidR="005538B5" w:rsidRPr="003A06D0" w:rsidDel="00B33063">
          <w:rPr>
            <w:rStyle w:val="Datatype"/>
            <w:lang w:val="en-GB"/>
          </w:rPr>
          <w:delInstrText xml:space="preserve"> \* MERGEFORMAT </w:delInstrText>
        </w:r>
        <w:r w:rsidRPr="003A06D0" w:rsidDel="00B33063">
          <w:rPr>
            <w:rStyle w:val="Datatype"/>
            <w:lang w:val="en-GB"/>
          </w:rPr>
        </w:r>
        <w:r w:rsidRPr="003A06D0" w:rsidDel="00B33063">
          <w:rPr>
            <w:rStyle w:val="Datatype"/>
            <w:lang w:val="en-GB"/>
          </w:rPr>
          <w:fldChar w:fldCharType="separate"/>
        </w:r>
        <w:r w:rsidRPr="003A06D0" w:rsidDel="00B33063">
          <w:rPr>
            <w:rStyle w:val="Datatype"/>
            <w:lang w:val="en-GB"/>
          </w:rPr>
          <w:delText>AugmentedSignature</w:delText>
        </w:r>
        <w:r w:rsidRPr="003A06D0" w:rsidDel="00B33063">
          <w:rPr>
            <w:rStyle w:val="Datatype"/>
            <w:lang w:val="en-GB"/>
          </w:rPr>
          <w:fldChar w:fldCharType="end"/>
        </w:r>
        <w:r w:rsidRPr="003A06D0" w:rsidDel="00B33063">
          <w:delText xml:space="preserve"> </w:delText>
        </w:r>
        <w:r w:rsidR="005538B5" w:rsidRPr="003A06D0" w:rsidDel="00B33063">
          <w:delText xml:space="preserve">optional </w:delText>
        </w:r>
        <w:r w:rsidRPr="003A06D0" w:rsidDel="00B33063">
          <w:delText>output</w:delText>
        </w:r>
        <w:r w:rsidR="005538B5" w:rsidRPr="003A06D0" w:rsidDel="00B33063">
          <w:delText xml:space="preserve"> component</w:delText>
        </w:r>
        <w:r w:rsidRPr="003A06D0" w:rsidDel="00B33063">
          <w:delText>, containing an augmented signature. This document does not define values for this element, but profiles may provide a set of URIs.</w:delText>
        </w:r>
        <w:bookmarkStart w:id="16517" w:name="_Toc10199705"/>
        <w:bookmarkStart w:id="16518" w:name="_Toc10203843"/>
        <w:bookmarkStart w:id="16519" w:name="_Toc10207981"/>
        <w:bookmarkEnd w:id="16517"/>
        <w:bookmarkEnd w:id="16518"/>
        <w:bookmarkEnd w:id="16519"/>
      </w:del>
    </w:p>
    <w:p w14:paraId="16D4E3C5" w14:textId="6B9CB6D9" w:rsidR="00564C22" w:rsidDel="00B33063" w:rsidRDefault="009B1AF1" w:rsidP="00564C22">
      <w:pPr>
        <w:pStyle w:val="Member"/>
        <w:rPr>
          <w:del w:id="16520" w:author="Andreas Kuehne" w:date="2019-05-31T12:22:00Z"/>
        </w:rPr>
      </w:pPr>
      <w:del w:id="16521" w:author="Andreas Kuehne" w:date="2019-05-31T12:22:00Z">
        <w:r w:rsidDel="00B33063">
          <w:delText xml:space="preserve">The OPTIONAL </w:delText>
        </w:r>
        <w:r w:rsidRPr="35C1378D" w:rsidDel="00B33063">
          <w:rPr>
            <w:rStyle w:val="Datatype"/>
          </w:rPr>
          <w:delText>ReturnTimestampedSignature</w:delText>
        </w:r>
        <w:r w:rsidDel="00B33063">
          <w:delText xml:space="preserve"> element, if present, MAY occur zero or more times containing a URI. </w:delText>
        </w:r>
        <w:r w:rsidRPr="003A06D0" w:rsidDel="00B33063">
          <w:delText>It indicates that the client wishes the server to update the signature after its verification by embedding a signature timestamp token as an unauthenticated attribute (see "</w:delText>
        </w:r>
        <w:r w:rsidRPr="003A06D0" w:rsidDel="00B33063">
          <w:rPr>
            <w:rStyle w:val="Datatype"/>
            <w:lang w:val="en-GB"/>
          </w:rPr>
          <w:delText>unauthAttrs</w:delText>
        </w:r>
        <w:r w:rsidRPr="003A06D0" w:rsidDel="00B33063">
          <w:delText>" in section 9.1 [RFC 3852]) or *</w:delText>
        </w:r>
        <w:r w:rsidRPr="003A06D0" w:rsidDel="00B33063">
          <w:rPr>
            <w:rStyle w:val="Datatype"/>
            <w:lang w:val="en-GB"/>
          </w:rPr>
          <w:delText>unsigned</w:delText>
        </w:r>
        <w:r w:rsidRPr="003A06D0" w:rsidDel="00B33063">
          <w:delText>* property (see section 6.2.5 "The UnsignedSignatureProperties element" and section 7.3 "The SignatureTimeStamp element" [XAdES]) of the supplied signature. The timestamp token will be on the signature value in the case of CMS/PKCS7signatures or the &lt;ds:SignatureValue&gt; element in the case of XML signatures.</w:delText>
        </w:r>
        <w:bookmarkStart w:id="16522" w:name="_Toc10199706"/>
        <w:bookmarkStart w:id="16523" w:name="_Toc10203844"/>
        <w:bookmarkStart w:id="16524" w:name="_Toc10207982"/>
        <w:bookmarkEnd w:id="16522"/>
        <w:bookmarkEnd w:id="16523"/>
        <w:bookmarkEnd w:id="16524"/>
      </w:del>
    </w:p>
    <w:p w14:paraId="0032BE0F" w14:textId="53722402" w:rsidR="00564C22" w:rsidDel="00B33063" w:rsidRDefault="009B1AF1" w:rsidP="00564C22">
      <w:pPr>
        <w:pStyle w:val="Member"/>
        <w:rPr>
          <w:del w:id="16525" w:author="Andreas Kuehne" w:date="2019-05-31T12:22:00Z"/>
        </w:rPr>
      </w:pPr>
      <w:del w:id="16526" w:author="Andreas Kuehne" w:date="2019-05-31T12:22:00Z">
        <w:r w:rsidDel="00B33063">
          <w:delText xml:space="preserve">The OPTIONAL </w:delText>
        </w:r>
        <w:r w:rsidRPr="35C1378D" w:rsidDel="00B33063">
          <w:rPr>
            <w:rStyle w:val="Datatype"/>
          </w:rPr>
          <w:delText>VerifyManifests</w:delText>
        </w:r>
        <w:r w:rsidDel="00B33063">
          <w:delText xml:space="preserve"> element, if present, MUST contain a boolean. Its default value is '</w:delText>
        </w:r>
        <w:r w:rsidDel="00B33063">
          <w:rPr>
            <w:color w:val="244061" w:themeColor="accent1" w:themeShade="80"/>
          </w:rPr>
          <w:delText>false</w:delText>
        </w:r>
        <w:r w:rsidDel="00B33063">
          <w:delText xml:space="preserve">'. </w:delText>
        </w:r>
        <w:r w:rsidRPr="003A06D0" w:rsidDel="00B33063">
          <w:delText>This element is allowed in multi-signature verification requests.</w:delText>
        </w:r>
        <w:bookmarkStart w:id="16527" w:name="_Toc10199707"/>
        <w:bookmarkStart w:id="16528" w:name="_Toc10203845"/>
        <w:bookmarkStart w:id="16529" w:name="_Toc10207983"/>
        <w:bookmarkEnd w:id="16527"/>
        <w:bookmarkEnd w:id="16528"/>
        <w:bookmarkEnd w:id="16529"/>
      </w:del>
    </w:p>
    <w:p w14:paraId="35B1EF7C" w14:textId="0BC78FEC" w:rsidR="00564C22" w:rsidDel="00B33063" w:rsidRDefault="009B1AF1" w:rsidP="00564C22">
      <w:pPr>
        <w:pStyle w:val="berschrift4"/>
        <w:rPr>
          <w:del w:id="16530" w:author="Andreas Kuehne" w:date="2019-05-31T12:22:00Z"/>
        </w:rPr>
      </w:pPr>
      <w:del w:id="16531" w:author="Andreas Kuehne" w:date="2019-05-31T12:22:00Z">
        <w:r w:rsidDel="00B33063">
          <w:delText>OptionalInputsVerify – JSON Syntax</w:delText>
        </w:r>
        <w:bookmarkStart w:id="16532" w:name="_Toc10199708"/>
        <w:bookmarkStart w:id="16533" w:name="_Toc10203846"/>
        <w:bookmarkStart w:id="16534" w:name="_Toc10207984"/>
        <w:bookmarkEnd w:id="16532"/>
        <w:bookmarkEnd w:id="16533"/>
        <w:bookmarkEnd w:id="16534"/>
      </w:del>
    </w:p>
    <w:p w14:paraId="063D3E12" w14:textId="71003620" w:rsidR="00564C22" w:rsidRPr="0248A3D1" w:rsidDel="00B33063" w:rsidRDefault="009B1AF1" w:rsidP="00564C22">
      <w:pPr>
        <w:rPr>
          <w:del w:id="16535" w:author="Andreas Kuehne" w:date="2019-05-31T12:22:00Z"/>
        </w:rPr>
      </w:pPr>
      <w:del w:id="16536"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OptionalInputsVerifyType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OptionalInputsVerify</w:delText>
        </w:r>
        <w:r w:rsidDel="00B33063">
          <w:delText xml:space="preserve"> component.</w:delText>
        </w:r>
        <w:bookmarkStart w:id="16537" w:name="_Toc10199709"/>
        <w:bookmarkStart w:id="16538" w:name="_Toc10203847"/>
        <w:bookmarkStart w:id="16539" w:name="_Toc10207985"/>
        <w:bookmarkEnd w:id="16537"/>
        <w:bookmarkEnd w:id="16538"/>
        <w:bookmarkEnd w:id="16539"/>
      </w:del>
    </w:p>
    <w:p w14:paraId="7682E81E" w14:textId="41B09F84" w:rsidR="00564C22" w:rsidRPr="C2430093" w:rsidDel="00B33063" w:rsidRDefault="009B1AF1" w:rsidP="00564C22">
      <w:pPr>
        <w:spacing w:line="259" w:lineRule="auto"/>
        <w:rPr>
          <w:del w:id="16540" w:author="Andreas Kuehne" w:date="2019-05-31T12:22:00Z"/>
          <w:rFonts w:eastAsia="Arial" w:cs="Arial"/>
          <w:sz w:val="22"/>
          <w:szCs w:val="22"/>
        </w:rPr>
      </w:pPr>
      <w:del w:id="16541"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OptionalInputsVerify</w:delText>
        </w:r>
        <w:r w:rsidRPr="002062A5" w:rsidDel="00B33063">
          <w:rPr>
            <w:rFonts w:eastAsia="Arial" w:cs="Arial"/>
            <w:sz w:val="22"/>
            <w:szCs w:val="22"/>
          </w:rPr>
          <w:delText xml:space="preserve"> using JSON-specific names mapped as shown in the table below.</w:delText>
        </w:r>
        <w:bookmarkStart w:id="16542" w:name="_Toc10199710"/>
        <w:bookmarkStart w:id="16543" w:name="_Toc10203848"/>
        <w:bookmarkStart w:id="16544" w:name="_Toc10207986"/>
        <w:bookmarkEnd w:id="16542"/>
        <w:bookmarkEnd w:id="16543"/>
        <w:bookmarkEnd w:id="16544"/>
      </w:del>
    </w:p>
    <w:tbl>
      <w:tblPr>
        <w:tblStyle w:val="Gitternetztabelle1hell1"/>
        <w:tblW w:w="0" w:type="auto"/>
        <w:tblLook w:val="04A0" w:firstRow="1" w:lastRow="0" w:firstColumn="1" w:lastColumn="0" w:noHBand="0" w:noVBand="1"/>
      </w:tblPr>
      <w:tblGrid>
        <w:gridCol w:w="4675"/>
        <w:gridCol w:w="4675"/>
      </w:tblGrid>
      <w:tr w:rsidR="00564C22" w:rsidDel="00B33063" w14:paraId="7AF06CDF" w14:textId="11C68ABA" w:rsidTr="00564C22">
        <w:trPr>
          <w:cnfStyle w:val="100000000000" w:firstRow="1" w:lastRow="0" w:firstColumn="0" w:lastColumn="0" w:oddVBand="0" w:evenVBand="0" w:oddHBand="0" w:evenHBand="0" w:firstRowFirstColumn="0" w:firstRowLastColumn="0" w:lastRowFirstColumn="0" w:lastRowLastColumn="0"/>
          <w:del w:id="1654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70FADDA" w14:textId="6899AA4E" w:rsidR="00564C22" w:rsidDel="00B33063" w:rsidRDefault="009B1AF1" w:rsidP="00564C22">
            <w:pPr>
              <w:pStyle w:val="Beschriftung"/>
              <w:rPr>
                <w:del w:id="16546" w:author="Andreas Kuehne" w:date="2019-05-31T12:22:00Z"/>
              </w:rPr>
            </w:pPr>
            <w:del w:id="16547" w:author="Andreas Kuehne" w:date="2019-05-31T12:22:00Z">
              <w:r w:rsidDel="00B33063">
                <w:delText>Element</w:delText>
              </w:r>
              <w:bookmarkStart w:id="16548" w:name="_Toc10199711"/>
              <w:bookmarkStart w:id="16549" w:name="_Toc10203849"/>
              <w:bookmarkStart w:id="16550" w:name="_Toc10207987"/>
              <w:bookmarkEnd w:id="16548"/>
              <w:bookmarkEnd w:id="16549"/>
              <w:bookmarkEnd w:id="16550"/>
            </w:del>
          </w:p>
        </w:tc>
        <w:tc>
          <w:tcPr>
            <w:tcW w:w="4675" w:type="dxa"/>
          </w:tcPr>
          <w:p w14:paraId="4F8D4DD9" w14:textId="011806B9"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6551" w:author="Andreas Kuehne" w:date="2019-05-31T12:22:00Z"/>
              </w:rPr>
            </w:pPr>
            <w:del w:id="16552" w:author="Andreas Kuehne" w:date="2019-05-31T12:22:00Z">
              <w:r w:rsidDel="00B33063">
                <w:delText>Implementing JSON member name</w:delText>
              </w:r>
              <w:bookmarkStart w:id="16553" w:name="_Toc10199712"/>
              <w:bookmarkStart w:id="16554" w:name="_Toc10203850"/>
              <w:bookmarkStart w:id="16555" w:name="_Toc10207988"/>
              <w:bookmarkEnd w:id="16553"/>
              <w:bookmarkEnd w:id="16554"/>
              <w:bookmarkEnd w:id="16555"/>
            </w:del>
          </w:p>
        </w:tc>
        <w:bookmarkStart w:id="16556" w:name="_Toc10199713"/>
        <w:bookmarkStart w:id="16557" w:name="_Toc10203851"/>
        <w:bookmarkStart w:id="16558" w:name="_Toc10207989"/>
        <w:bookmarkEnd w:id="16556"/>
        <w:bookmarkEnd w:id="16557"/>
        <w:bookmarkEnd w:id="16558"/>
      </w:tr>
      <w:tr w:rsidR="00564C22" w:rsidDel="00B33063" w14:paraId="7980DB49" w14:textId="3AF468E0" w:rsidTr="00564C22">
        <w:trPr>
          <w:del w:id="1655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48DAE8E" w14:textId="7DF22410" w:rsidR="00564C22" w:rsidRPr="002062A5" w:rsidDel="00B33063" w:rsidRDefault="009B1AF1" w:rsidP="00564C22">
            <w:pPr>
              <w:pStyle w:val="Beschriftung"/>
              <w:rPr>
                <w:del w:id="16560" w:author="Andreas Kuehne" w:date="2019-05-31T12:22:00Z"/>
                <w:rStyle w:val="Datatype"/>
                <w:b w:val="0"/>
                <w:bCs w:val="0"/>
              </w:rPr>
            </w:pPr>
            <w:del w:id="16561" w:author="Andreas Kuehne" w:date="2019-05-31T12:22:00Z">
              <w:r w:rsidRPr="002062A5" w:rsidDel="00B33063">
                <w:rPr>
                  <w:rStyle w:val="Datatype"/>
                </w:rPr>
                <w:delText>UseVerificationTime</w:delText>
              </w:r>
              <w:bookmarkStart w:id="16562" w:name="_Toc10199714"/>
              <w:bookmarkStart w:id="16563" w:name="_Toc10203852"/>
              <w:bookmarkStart w:id="16564" w:name="_Toc10207990"/>
              <w:bookmarkEnd w:id="16562"/>
              <w:bookmarkEnd w:id="16563"/>
              <w:bookmarkEnd w:id="16564"/>
            </w:del>
          </w:p>
        </w:tc>
        <w:tc>
          <w:tcPr>
            <w:tcW w:w="4675" w:type="dxa"/>
          </w:tcPr>
          <w:p w14:paraId="7A6E6E0D" w14:textId="3C7A4D4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565" w:author="Andreas Kuehne" w:date="2019-05-31T12:22:00Z"/>
                <w:rStyle w:val="Datatype"/>
              </w:rPr>
            </w:pPr>
            <w:del w:id="16566" w:author="Andreas Kuehne" w:date="2019-05-31T12:22:00Z">
              <w:r w:rsidRPr="002062A5" w:rsidDel="00B33063">
                <w:rPr>
                  <w:rStyle w:val="Datatype"/>
                </w:rPr>
                <w:delText>useVerificationTime</w:delText>
              </w:r>
              <w:bookmarkStart w:id="16567" w:name="_Toc10199715"/>
              <w:bookmarkStart w:id="16568" w:name="_Toc10203853"/>
              <w:bookmarkStart w:id="16569" w:name="_Toc10207991"/>
              <w:bookmarkEnd w:id="16567"/>
              <w:bookmarkEnd w:id="16568"/>
              <w:bookmarkEnd w:id="16569"/>
            </w:del>
          </w:p>
        </w:tc>
        <w:bookmarkStart w:id="16570" w:name="_Toc10199716"/>
        <w:bookmarkStart w:id="16571" w:name="_Toc10203854"/>
        <w:bookmarkStart w:id="16572" w:name="_Toc10207992"/>
        <w:bookmarkEnd w:id="16570"/>
        <w:bookmarkEnd w:id="16571"/>
        <w:bookmarkEnd w:id="16572"/>
      </w:tr>
      <w:tr w:rsidR="00564C22" w:rsidDel="00B33063" w14:paraId="190A3517" w14:textId="536EB581" w:rsidTr="00564C22">
        <w:trPr>
          <w:del w:id="1657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F697561" w14:textId="31AF9496" w:rsidR="00564C22" w:rsidRPr="002062A5" w:rsidDel="00B33063" w:rsidRDefault="009B1AF1" w:rsidP="00564C22">
            <w:pPr>
              <w:pStyle w:val="Beschriftung"/>
              <w:rPr>
                <w:del w:id="16574" w:author="Andreas Kuehne" w:date="2019-05-31T12:22:00Z"/>
                <w:rStyle w:val="Datatype"/>
                <w:b w:val="0"/>
                <w:bCs w:val="0"/>
              </w:rPr>
            </w:pPr>
            <w:del w:id="16575" w:author="Andreas Kuehne" w:date="2019-05-31T12:22:00Z">
              <w:r w:rsidRPr="002062A5" w:rsidDel="00B33063">
                <w:rPr>
                  <w:rStyle w:val="Datatype"/>
                </w:rPr>
                <w:delText>ReturnVerificationTimeInfo</w:delText>
              </w:r>
              <w:bookmarkStart w:id="16576" w:name="_Toc10199717"/>
              <w:bookmarkStart w:id="16577" w:name="_Toc10203855"/>
              <w:bookmarkStart w:id="16578" w:name="_Toc10207993"/>
              <w:bookmarkEnd w:id="16576"/>
              <w:bookmarkEnd w:id="16577"/>
              <w:bookmarkEnd w:id="16578"/>
            </w:del>
          </w:p>
        </w:tc>
        <w:tc>
          <w:tcPr>
            <w:tcW w:w="4675" w:type="dxa"/>
          </w:tcPr>
          <w:p w14:paraId="6BC8FFCC" w14:textId="405336EB"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579" w:author="Andreas Kuehne" w:date="2019-05-31T12:22:00Z"/>
                <w:rStyle w:val="Datatype"/>
              </w:rPr>
            </w:pPr>
            <w:del w:id="16580" w:author="Andreas Kuehne" w:date="2019-05-31T12:22:00Z">
              <w:r w:rsidRPr="002062A5" w:rsidDel="00B33063">
                <w:rPr>
                  <w:rStyle w:val="Datatype"/>
                </w:rPr>
                <w:delText>returnVerificationTime</w:delText>
              </w:r>
              <w:bookmarkStart w:id="16581" w:name="_Toc10199718"/>
              <w:bookmarkStart w:id="16582" w:name="_Toc10203856"/>
              <w:bookmarkStart w:id="16583" w:name="_Toc10207994"/>
              <w:bookmarkEnd w:id="16581"/>
              <w:bookmarkEnd w:id="16582"/>
              <w:bookmarkEnd w:id="16583"/>
            </w:del>
          </w:p>
        </w:tc>
        <w:bookmarkStart w:id="16584" w:name="_Toc10199719"/>
        <w:bookmarkStart w:id="16585" w:name="_Toc10203857"/>
        <w:bookmarkStart w:id="16586" w:name="_Toc10207995"/>
        <w:bookmarkEnd w:id="16584"/>
        <w:bookmarkEnd w:id="16585"/>
        <w:bookmarkEnd w:id="16586"/>
      </w:tr>
      <w:tr w:rsidR="00564C22" w:rsidDel="00B33063" w14:paraId="7411D58D" w14:textId="71C1C636" w:rsidTr="00564C22">
        <w:trPr>
          <w:del w:id="1658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7A37020" w14:textId="057BBB18" w:rsidR="00564C22" w:rsidRPr="002062A5" w:rsidDel="00B33063" w:rsidRDefault="009B1AF1" w:rsidP="00564C22">
            <w:pPr>
              <w:pStyle w:val="Beschriftung"/>
              <w:rPr>
                <w:del w:id="16588" w:author="Andreas Kuehne" w:date="2019-05-31T12:22:00Z"/>
                <w:rStyle w:val="Datatype"/>
                <w:b w:val="0"/>
                <w:bCs w:val="0"/>
              </w:rPr>
            </w:pPr>
            <w:del w:id="16589" w:author="Andreas Kuehne" w:date="2019-05-31T12:22:00Z">
              <w:r w:rsidRPr="002062A5" w:rsidDel="00B33063">
                <w:rPr>
                  <w:rStyle w:val="Datatype"/>
                </w:rPr>
                <w:delText>AdditionalKeyInfo</w:delText>
              </w:r>
              <w:bookmarkStart w:id="16590" w:name="_Toc10199720"/>
              <w:bookmarkStart w:id="16591" w:name="_Toc10203858"/>
              <w:bookmarkStart w:id="16592" w:name="_Toc10207996"/>
              <w:bookmarkEnd w:id="16590"/>
              <w:bookmarkEnd w:id="16591"/>
              <w:bookmarkEnd w:id="16592"/>
            </w:del>
          </w:p>
        </w:tc>
        <w:tc>
          <w:tcPr>
            <w:tcW w:w="4675" w:type="dxa"/>
          </w:tcPr>
          <w:p w14:paraId="14113B04" w14:textId="04B6BEC9"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593" w:author="Andreas Kuehne" w:date="2019-05-31T12:22:00Z"/>
                <w:rStyle w:val="Datatype"/>
              </w:rPr>
            </w:pPr>
            <w:del w:id="16594" w:author="Andreas Kuehne" w:date="2019-05-31T12:22:00Z">
              <w:r w:rsidRPr="002062A5" w:rsidDel="00B33063">
                <w:rPr>
                  <w:rStyle w:val="Datatype"/>
                </w:rPr>
                <w:delText>addKeyInfo</w:delText>
              </w:r>
              <w:bookmarkStart w:id="16595" w:name="_Toc10199721"/>
              <w:bookmarkStart w:id="16596" w:name="_Toc10203859"/>
              <w:bookmarkStart w:id="16597" w:name="_Toc10207997"/>
              <w:bookmarkEnd w:id="16595"/>
              <w:bookmarkEnd w:id="16596"/>
              <w:bookmarkEnd w:id="16597"/>
            </w:del>
          </w:p>
        </w:tc>
        <w:bookmarkStart w:id="16598" w:name="_Toc10199722"/>
        <w:bookmarkStart w:id="16599" w:name="_Toc10203860"/>
        <w:bookmarkStart w:id="16600" w:name="_Toc10207998"/>
        <w:bookmarkEnd w:id="16598"/>
        <w:bookmarkEnd w:id="16599"/>
        <w:bookmarkEnd w:id="16600"/>
      </w:tr>
      <w:tr w:rsidR="00564C22" w:rsidDel="00B33063" w14:paraId="6A74FCAB" w14:textId="734181CF" w:rsidTr="00564C22">
        <w:trPr>
          <w:del w:id="1660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B3A7EE7" w14:textId="2A815E6B" w:rsidR="00564C22" w:rsidRPr="002062A5" w:rsidDel="00B33063" w:rsidRDefault="009B1AF1" w:rsidP="00564C22">
            <w:pPr>
              <w:pStyle w:val="Beschriftung"/>
              <w:rPr>
                <w:del w:id="16602" w:author="Andreas Kuehne" w:date="2019-05-31T12:22:00Z"/>
                <w:rStyle w:val="Datatype"/>
                <w:b w:val="0"/>
                <w:bCs w:val="0"/>
              </w:rPr>
            </w:pPr>
            <w:del w:id="16603" w:author="Andreas Kuehne" w:date="2019-05-31T12:22:00Z">
              <w:r w:rsidRPr="002062A5" w:rsidDel="00B33063">
                <w:rPr>
                  <w:rStyle w:val="Datatype"/>
                </w:rPr>
                <w:delText>ReturnProcessingDetails</w:delText>
              </w:r>
              <w:bookmarkStart w:id="16604" w:name="_Toc10199723"/>
              <w:bookmarkStart w:id="16605" w:name="_Toc10203861"/>
              <w:bookmarkStart w:id="16606" w:name="_Toc10207999"/>
              <w:bookmarkEnd w:id="16604"/>
              <w:bookmarkEnd w:id="16605"/>
              <w:bookmarkEnd w:id="16606"/>
            </w:del>
          </w:p>
        </w:tc>
        <w:tc>
          <w:tcPr>
            <w:tcW w:w="4675" w:type="dxa"/>
          </w:tcPr>
          <w:p w14:paraId="3E234759" w14:textId="4050B521"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607" w:author="Andreas Kuehne" w:date="2019-05-31T12:22:00Z"/>
                <w:rStyle w:val="Datatype"/>
              </w:rPr>
            </w:pPr>
            <w:del w:id="16608" w:author="Andreas Kuehne" w:date="2019-05-31T12:22:00Z">
              <w:r w:rsidRPr="002062A5" w:rsidDel="00B33063">
                <w:rPr>
                  <w:rStyle w:val="Datatype"/>
                </w:rPr>
                <w:delText>returnProcDetails</w:delText>
              </w:r>
              <w:bookmarkStart w:id="16609" w:name="_Toc10199724"/>
              <w:bookmarkStart w:id="16610" w:name="_Toc10203862"/>
              <w:bookmarkStart w:id="16611" w:name="_Toc10208000"/>
              <w:bookmarkEnd w:id="16609"/>
              <w:bookmarkEnd w:id="16610"/>
              <w:bookmarkEnd w:id="16611"/>
            </w:del>
          </w:p>
        </w:tc>
        <w:bookmarkStart w:id="16612" w:name="_Toc10199725"/>
        <w:bookmarkStart w:id="16613" w:name="_Toc10203863"/>
        <w:bookmarkStart w:id="16614" w:name="_Toc10208001"/>
        <w:bookmarkEnd w:id="16612"/>
        <w:bookmarkEnd w:id="16613"/>
        <w:bookmarkEnd w:id="16614"/>
      </w:tr>
      <w:tr w:rsidR="00564C22" w:rsidDel="00B33063" w14:paraId="25EAC784" w14:textId="3122EA3A" w:rsidTr="00564C22">
        <w:trPr>
          <w:del w:id="1661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50E1612" w14:textId="1D01D57A" w:rsidR="00564C22" w:rsidRPr="002062A5" w:rsidDel="00B33063" w:rsidRDefault="009B1AF1" w:rsidP="00564C22">
            <w:pPr>
              <w:pStyle w:val="Beschriftung"/>
              <w:rPr>
                <w:del w:id="16616" w:author="Andreas Kuehne" w:date="2019-05-31T12:22:00Z"/>
                <w:rStyle w:val="Datatype"/>
                <w:b w:val="0"/>
                <w:bCs w:val="0"/>
              </w:rPr>
            </w:pPr>
            <w:del w:id="16617" w:author="Andreas Kuehne" w:date="2019-05-31T12:22:00Z">
              <w:r w:rsidRPr="002062A5" w:rsidDel="00B33063">
                <w:rPr>
                  <w:rStyle w:val="Datatype"/>
                </w:rPr>
                <w:delText>ReturnSigningTimeInfo</w:delText>
              </w:r>
              <w:bookmarkStart w:id="16618" w:name="_Toc10199726"/>
              <w:bookmarkStart w:id="16619" w:name="_Toc10203864"/>
              <w:bookmarkStart w:id="16620" w:name="_Toc10208002"/>
              <w:bookmarkEnd w:id="16618"/>
              <w:bookmarkEnd w:id="16619"/>
              <w:bookmarkEnd w:id="16620"/>
            </w:del>
          </w:p>
        </w:tc>
        <w:tc>
          <w:tcPr>
            <w:tcW w:w="4675" w:type="dxa"/>
          </w:tcPr>
          <w:p w14:paraId="2871843C" w14:textId="1CEC526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621" w:author="Andreas Kuehne" w:date="2019-05-31T12:22:00Z"/>
                <w:rStyle w:val="Datatype"/>
              </w:rPr>
            </w:pPr>
            <w:del w:id="16622" w:author="Andreas Kuehne" w:date="2019-05-31T12:22:00Z">
              <w:r w:rsidRPr="002062A5" w:rsidDel="00B33063">
                <w:rPr>
                  <w:rStyle w:val="Datatype"/>
                </w:rPr>
                <w:delText>returnSigningTime</w:delText>
              </w:r>
              <w:bookmarkStart w:id="16623" w:name="_Toc10199727"/>
              <w:bookmarkStart w:id="16624" w:name="_Toc10203865"/>
              <w:bookmarkStart w:id="16625" w:name="_Toc10208003"/>
              <w:bookmarkEnd w:id="16623"/>
              <w:bookmarkEnd w:id="16624"/>
              <w:bookmarkEnd w:id="16625"/>
            </w:del>
          </w:p>
        </w:tc>
        <w:bookmarkStart w:id="16626" w:name="_Toc10199728"/>
        <w:bookmarkStart w:id="16627" w:name="_Toc10203866"/>
        <w:bookmarkStart w:id="16628" w:name="_Toc10208004"/>
        <w:bookmarkEnd w:id="16626"/>
        <w:bookmarkEnd w:id="16627"/>
        <w:bookmarkEnd w:id="16628"/>
      </w:tr>
      <w:tr w:rsidR="00564C22" w:rsidDel="00B33063" w14:paraId="48CE52A2" w14:textId="1AF413B0" w:rsidTr="00564C22">
        <w:trPr>
          <w:del w:id="1662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AF4E500" w14:textId="152C1E02" w:rsidR="00564C22" w:rsidRPr="002062A5" w:rsidDel="00B33063" w:rsidRDefault="009B1AF1" w:rsidP="00564C22">
            <w:pPr>
              <w:pStyle w:val="Beschriftung"/>
              <w:rPr>
                <w:del w:id="16630" w:author="Andreas Kuehne" w:date="2019-05-31T12:22:00Z"/>
                <w:rStyle w:val="Datatype"/>
                <w:b w:val="0"/>
                <w:bCs w:val="0"/>
              </w:rPr>
            </w:pPr>
            <w:del w:id="16631" w:author="Andreas Kuehne" w:date="2019-05-31T12:22:00Z">
              <w:r w:rsidRPr="002062A5" w:rsidDel="00B33063">
                <w:rPr>
                  <w:rStyle w:val="Datatype"/>
                </w:rPr>
                <w:delText>ReturnSignerIdentity</w:delText>
              </w:r>
              <w:bookmarkStart w:id="16632" w:name="_Toc10199729"/>
              <w:bookmarkStart w:id="16633" w:name="_Toc10203867"/>
              <w:bookmarkStart w:id="16634" w:name="_Toc10208005"/>
              <w:bookmarkEnd w:id="16632"/>
              <w:bookmarkEnd w:id="16633"/>
              <w:bookmarkEnd w:id="16634"/>
            </w:del>
          </w:p>
        </w:tc>
        <w:tc>
          <w:tcPr>
            <w:tcW w:w="4675" w:type="dxa"/>
          </w:tcPr>
          <w:p w14:paraId="600206DE" w14:textId="74B33B3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635" w:author="Andreas Kuehne" w:date="2019-05-31T12:22:00Z"/>
                <w:rStyle w:val="Datatype"/>
              </w:rPr>
            </w:pPr>
            <w:del w:id="16636" w:author="Andreas Kuehne" w:date="2019-05-31T12:22:00Z">
              <w:r w:rsidRPr="002062A5" w:rsidDel="00B33063">
                <w:rPr>
                  <w:rStyle w:val="Datatype"/>
                </w:rPr>
                <w:delText>returnSigner</w:delText>
              </w:r>
              <w:bookmarkStart w:id="16637" w:name="_Toc10199730"/>
              <w:bookmarkStart w:id="16638" w:name="_Toc10203868"/>
              <w:bookmarkStart w:id="16639" w:name="_Toc10208006"/>
              <w:bookmarkEnd w:id="16637"/>
              <w:bookmarkEnd w:id="16638"/>
              <w:bookmarkEnd w:id="16639"/>
            </w:del>
          </w:p>
        </w:tc>
        <w:bookmarkStart w:id="16640" w:name="_Toc10199731"/>
        <w:bookmarkStart w:id="16641" w:name="_Toc10203869"/>
        <w:bookmarkStart w:id="16642" w:name="_Toc10208007"/>
        <w:bookmarkEnd w:id="16640"/>
        <w:bookmarkEnd w:id="16641"/>
        <w:bookmarkEnd w:id="16642"/>
      </w:tr>
      <w:tr w:rsidR="00564C22" w:rsidDel="00B33063" w14:paraId="636F12AB" w14:textId="522A2CE5" w:rsidTr="00564C22">
        <w:trPr>
          <w:del w:id="1664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E44DE7B" w14:textId="4F5CF413" w:rsidR="00564C22" w:rsidRPr="002062A5" w:rsidDel="00B33063" w:rsidRDefault="009B1AF1" w:rsidP="00564C22">
            <w:pPr>
              <w:pStyle w:val="Beschriftung"/>
              <w:rPr>
                <w:del w:id="16644" w:author="Andreas Kuehne" w:date="2019-05-31T12:22:00Z"/>
                <w:rStyle w:val="Datatype"/>
                <w:b w:val="0"/>
                <w:bCs w:val="0"/>
              </w:rPr>
            </w:pPr>
            <w:del w:id="16645" w:author="Andreas Kuehne" w:date="2019-05-31T12:22:00Z">
              <w:r w:rsidRPr="002062A5" w:rsidDel="00B33063">
                <w:rPr>
                  <w:rStyle w:val="Datatype"/>
                </w:rPr>
                <w:delText>ReturnAugmentedSignature</w:delText>
              </w:r>
              <w:bookmarkStart w:id="16646" w:name="_Toc10199732"/>
              <w:bookmarkStart w:id="16647" w:name="_Toc10203870"/>
              <w:bookmarkStart w:id="16648" w:name="_Toc10208008"/>
              <w:bookmarkEnd w:id="16646"/>
              <w:bookmarkEnd w:id="16647"/>
              <w:bookmarkEnd w:id="16648"/>
            </w:del>
          </w:p>
        </w:tc>
        <w:tc>
          <w:tcPr>
            <w:tcW w:w="4675" w:type="dxa"/>
          </w:tcPr>
          <w:p w14:paraId="2317CF0E" w14:textId="401DCC0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649" w:author="Andreas Kuehne" w:date="2019-05-31T12:22:00Z"/>
                <w:rStyle w:val="Datatype"/>
              </w:rPr>
            </w:pPr>
            <w:del w:id="16650" w:author="Andreas Kuehne" w:date="2019-05-31T12:22:00Z">
              <w:r w:rsidRPr="002062A5" w:rsidDel="00B33063">
                <w:rPr>
                  <w:rStyle w:val="Datatype"/>
                </w:rPr>
                <w:delText>returnAugmented</w:delText>
              </w:r>
              <w:bookmarkStart w:id="16651" w:name="_Toc10199733"/>
              <w:bookmarkStart w:id="16652" w:name="_Toc10203871"/>
              <w:bookmarkStart w:id="16653" w:name="_Toc10208009"/>
              <w:bookmarkEnd w:id="16651"/>
              <w:bookmarkEnd w:id="16652"/>
              <w:bookmarkEnd w:id="16653"/>
            </w:del>
          </w:p>
        </w:tc>
        <w:bookmarkStart w:id="16654" w:name="_Toc10199734"/>
        <w:bookmarkStart w:id="16655" w:name="_Toc10203872"/>
        <w:bookmarkStart w:id="16656" w:name="_Toc10208010"/>
        <w:bookmarkEnd w:id="16654"/>
        <w:bookmarkEnd w:id="16655"/>
        <w:bookmarkEnd w:id="16656"/>
      </w:tr>
      <w:tr w:rsidR="00564C22" w:rsidDel="00B33063" w14:paraId="2BB49D1F" w14:textId="43205CFE" w:rsidTr="00564C22">
        <w:trPr>
          <w:del w:id="1665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72C0802" w14:textId="77B7B238" w:rsidR="00564C22" w:rsidRPr="002062A5" w:rsidDel="00B33063" w:rsidRDefault="009B1AF1" w:rsidP="00564C22">
            <w:pPr>
              <w:pStyle w:val="Beschriftung"/>
              <w:rPr>
                <w:del w:id="16658" w:author="Andreas Kuehne" w:date="2019-05-31T12:22:00Z"/>
                <w:rStyle w:val="Datatype"/>
                <w:b w:val="0"/>
                <w:bCs w:val="0"/>
              </w:rPr>
            </w:pPr>
            <w:del w:id="16659" w:author="Andreas Kuehne" w:date="2019-05-31T12:22:00Z">
              <w:r w:rsidRPr="002062A5" w:rsidDel="00B33063">
                <w:rPr>
                  <w:rStyle w:val="Datatype"/>
                </w:rPr>
                <w:delText>ReturnTimestampedSignature</w:delText>
              </w:r>
              <w:bookmarkStart w:id="16660" w:name="_Toc10199735"/>
              <w:bookmarkStart w:id="16661" w:name="_Toc10203873"/>
              <w:bookmarkStart w:id="16662" w:name="_Toc10208011"/>
              <w:bookmarkEnd w:id="16660"/>
              <w:bookmarkEnd w:id="16661"/>
              <w:bookmarkEnd w:id="16662"/>
            </w:del>
          </w:p>
        </w:tc>
        <w:tc>
          <w:tcPr>
            <w:tcW w:w="4675" w:type="dxa"/>
          </w:tcPr>
          <w:p w14:paraId="2F3BFF0F" w14:textId="081C5CC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663" w:author="Andreas Kuehne" w:date="2019-05-31T12:22:00Z"/>
                <w:rStyle w:val="Datatype"/>
              </w:rPr>
            </w:pPr>
            <w:del w:id="16664" w:author="Andreas Kuehne" w:date="2019-05-31T12:22:00Z">
              <w:r w:rsidRPr="002062A5" w:rsidDel="00B33063">
                <w:rPr>
                  <w:rStyle w:val="Datatype"/>
                </w:rPr>
                <w:delText>returnTimestamped</w:delText>
              </w:r>
              <w:bookmarkStart w:id="16665" w:name="_Toc10199736"/>
              <w:bookmarkStart w:id="16666" w:name="_Toc10203874"/>
              <w:bookmarkStart w:id="16667" w:name="_Toc10208012"/>
              <w:bookmarkEnd w:id="16665"/>
              <w:bookmarkEnd w:id="16666"/>
              <w:bookmarkEnd w:id="16667"/>
            </w:del>
          </w:p>
        </w:tc>
        <w:bookmarkStart w:id="16668" w:name="_Toc10199737"/>
        <w:bookmarkStart w:id="16669" w:name="_Toc10203875"/>
        <w:bookmarkStart w:id="16670" w:name="_Toc10208013"/>
        <w:bookmarkEnd w:id="16668"/>
        <w:bookmarkEnd w:id="16669"/>
        <w:bookmarkEnd w:id="16670"/>
      </w:tr>
      <w:tr w:rsidR="00564C22" w:rsidDel="00B33063" w14:paraId="30CA64B2" w14:textId="04017381" w:rsidTr="00564C22">
        <w:trPr>
          <w:del w:id="1667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AFC6A5B" w14:textId="45FCBB17" w:rsidR="00564C22" w:rsidRPr="002062A5" w:rsidDel="00B33063" w:rsidRDefault="009B1AF1" w:rsidP="00564C22">
            <w:pPr>
              <w:pStyle w:val="Beschriftung"/>
              <w:rPr>
                <w:del w:id="16672" w:author="Andreas Kuehne" w:date="2019-05-31T12:22:00Z"/>
                <w:rStyle w:val="Datatype"/>
                <w:b w:val="0"/>
                <w:bCs w:val="0"/>
              </w:rPr>
            </w:pPr>
            <w:del w:id="16673" w:author="Andreas Kuehne" w:date="2019-05-31T12:22:00Z">
              <w:r w:rsidRPr="002062A5" w:rsidDel="00B33063">
                <w:rPr>
                  <w:rStyle w:val="Datatype"/>
                </w:rPr>
                <w:delText>VerifyManifests</w:delText>
              </w:r>
              <w:bookmarkStart w:id="16674" w:name="_Toc10199738"/>
              <w:bookmarkStart w:id="16675" w:name="_Toc10203876"/>
              <w:bookmarkStart w:id="16676" w:name="_Toc10208014"/>
              <w:bookmarkEnd w:id="16674"/>
              <w:bookmarkEnd w:id="16675"/>
              <w:bookmarkEnd w:id="16676"/>
            </w:del>
          </w:p>
        </w:tc>
        <w:tc>
          <w:tcPr>
            <w:tcW w:w="4675" w:type="dxa"/>
          </w:tcPr>
          <w:p w14:paraId="5088F275" w14:textId="67E2D48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677" w:author="Andreas Kuehne" w:date="2019-05-31T12:22:00Z"/>
                <w:rStyle w:val="Datatype"/>
              </w:rPr>
            </w:pPr>
            <w:del w:id="16678" w:author="Andreas Kuehne" w:date="2019-05-31T12:22:00Z">
              <w:r w:rsidRPr="002062A5" w:rsidDel="00B33063">
                <w:rPr>
                  <w:rStyle w:val="Datatype"/>
                </w:rPr>
                <w:delText>verifyManifests</w:delText>
              </w:r>
              <w:bookmarkStart w:id="16679" w:name="_Toc10199739"/>
              <w:bookmarkStart w:id="16680" w:name="_Toc10203877"/>
              <w:bookmarkStart w:id="16681" w:name="_Toc10208015"/>
              <w:bookmarkEnd w:id="16679"/>
              <w:bookmarkEnd w:id="16680"/>
              <w:bookmarkEnd w:id="16681"/>
            </w:del>
          </w:p>
        </w:tc>
        <w:bookmarkStart w:id="16682" w:name="_Toc10199740"/>
        <w:bookmarkStart w:id="16683" w:name="_Toc10203878"/>
        <w:bookmarkStart w:id="16684" w:name="_Toc10208016"/>
        <w:bookmarkEnd w:id="16682"/>
        <w:bookmarkEnd w:id="16683"/>
        <w:bookmarkEnd w:id="16684"/>
      </w:tr>
    </w:tbl>
    <w:p w14:paraId="5F85D39C" w14:textId="08B8FFB4" w:rsidR="00564C22" w:rsidRPr="0202B381" w:rsidDel="00B33063" w:rsidRDefault="009B1AF1" w:rsidP="00564C22">
      <w:pPr>
        <w:rPr>
          <w:del w:id="16685" w:author="Andreas Kuehne" w:date="2019-05-31T12:22:00Z"/>
        </w:rPr>
      </w:pPr>
      <w:del w:id="16686"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OptionalInputsVerifyType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6687" w:name="_Toc10199741"/>
        <w:bookmarkStart w:id="16688" w:name="_Toc10203879"/>
        <w:bookmarkStart w:id="16689" w:name="_Toc10208017"/>
        <w:bookmarkEnd w:id="16687"/>
        <w:bookmarkEnd w:id="16688"/>
        <w:bookmarkEnd w:id="16689"/>
      </w:del>
    </w:p>
    <w:p w14:paraId="2C13E46F" w14:textId="22506265" w:rsidR="00564C22" w:rsidDel="00B33063" w:rsidRDefault="009B1AF1" w:rsidP="00564C22">
      <w:pPr>
        <w:pStyle w:val="Code"/>
        <w:spacing w:line="259" w:lineRule="auto"/>
        <w:rPr>
          <w:del w:id="16690" w:author="Andreas Kuehne" w:date="2019-05-31T12:22:00Z"/>
        </w:rPr>
      </w:pPr>
      <w:del w:id="16691" w:author="Andreas Kuehne" w:date="2019-05-31T12:22:00Z">
        <w:r w:rsidDel="00B33063">
          <w:rPr>
            <w:color w:val="31849B" w:themeColor="accent5" w:themeShade="BF"/>
          </w:rPr>
          <w:delText>"dss2-OptionalInputsVerifyType"</w:delText>
        </w:r>
        <w:r w:rsidDel="00B33063">
          <w:delText>: {</w:delText>
        </w:r>
        <w:bookmarkStart w:id="16692" w:name="_Toc10199742"/>
        <w:bookmarkStart w:id="16693" w:name="_Toc10203880"/>
        <w:bookmarkStart w:id="16694" w:name="_Toc10208018"/>
        <w:bookmarkEnd w:id="16692"/>
        <w:bookmarkEnd w:id="16693"/>
        <w:bookmarkEnd w:id="16694"/>
      </w:del>
    </w:p>
    <w:p w14:paraId="122F4B39" w14:textId="13D1AC63" w:rsidR="00564C22" w:rsidDel="00B33063" w:rsidRDefault="009B1AF1" w:rsidP="00564C22">
      <w:pPr>
        <w:pStyle w:val="Code"/>
        <w:spacing w:line="259" w:lineRule="auto"/>
        <w:rPr>
          <w:del w:id="16695" w:author="Andreas Kuehne" w:date="2019-05-31T12:22:00Z"/>
        </w:rPr>
      </w:pPr>
      <w:del w:id="16696"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6697" w:name="_Toc10199743"/>
        <w:bookmarkStart w:id="16698" w:name="_Toc10203881"/>
        <w:bookmarkStart w:id="16699" w:name="_Toc10208019"/>
        <w:bookmarkEnd w:id="16697"/>
        <w:bookmarkEnd w:id="16698"/>
        <w:bookmarkEnd w:id="16699"/>
      </w:del>
    </w:p>
    <w:p w14:paraId="3B657577" w14:textId="5D638D92" w:rsidR="00564C22" w:rsidDel="00B33063" w:rsidRDefault="009B1AF1" w:rsidP="00564C22">
      <w:pPr>
        <w:pStyle w:val="Code"/>
        <w:spacing w:line="259" w:lineRule="auto"/>
        <w:rPr>
          <w:del w:id="16700" w:author="Andreas Kuehne" w:date="2019-05-31T12:22:00Z"/>
        </w:rPr>
      </w:pPr>
      <w:del w:id="16701" w:author="Andreas Kuehne" w:date="2019-05-31T12:22:00Z">
        <w:r w:rsidDel="00B33063">
          <w:rPr>
            <w:color w:val="31849B" w:themeColor="accent5" w:themeShade="BF"/>
          </w:rPr>
          <w:delText xml:space="preserve">  "properties"</w:delText>
        </w:r>
        <w:r w:rsidDel="00B33063">
          <w:delText>: {</w:delText>
        </w:r>
        <w:bookmarkStart w:id="16702" w:name="_Toc10199744"/>
        <w:bookmarkStart w:id="16703" w:name="_Toc10203882"/>
        <w:bookmarkStart w:id="16704" w:name="_Toc10208020"/>
        <w:bookmarkEnd w:id="16702"/>
        <w:bookmarkEnd w:id="16703"/>
        <w:bookmarkEnd w:id="16704"/>
      </w:del>
    </w:p>
    <w:p w14:paraId="3E583311" w14:textId="23C675C7" w:rsidR="00564C22" w:rsidDel="00B33063" w:rsidRDefault="009B1AF1" w:rsidP="00564C22">
      <w:pPr>
        <w:pStyle w:val="Code"/>
        <w:spacing w:line="259" w:lineRule="auto"/>
        <w:rPr>
          <w:del w:id="16705" w:author="Andreas Kuehne" w:date="2019-05-31T12:22:00Z"/>
        </w:rPr>
      </w:pPr>
      <w:del w:id="16706" w:author="Andreas Kuehne" w:date="2019-05-31T12:22:00Z">
        <w:r w:rsidDel="00B33063">
          <w:rPr>
            <w:color w:val="31849B" w:themeColor="accent5" w:themeShade="BF"/>
          </w:rPr>
          <w:delText xml:space="preserve">    "policy"</w:delText>
        </w:r>
        <w:r w:rsidDel="00B33063">
          <w:delText>: {</w:delText>
        </w:r>
        <w:bookmarkStart w:id="16707" w:name="_Toc10199745"/>
        <w:bookmarkStart w:id="16708" w:name="_Toc10203883"/>
        <w:bookmarkStart w:id="16709" w:name="_Toc10208021"/>
        <w:bookmarkEnd w:id="16707"/>
        <w:bookmarkEnd w:id="16708"/>
        <w:bookmarkEnd w:id="16709"/>
      </w:del>
    </w:p>
    <w:p w14:paraId="58ABEF09" w14:textId="7BC207F4" w:rsidR="00564C22" w:rsidDel="00B33063" w:rsidRDefault="009B1AF1" w:rsidP="00564C22">
      <w:pPr>
        <w:pStyle w:val="Code"/>
        <w:spacing w:line="259" w:lineRule="auto"/>
        <w:rPr>
          <w:del w:id="16710" w:author="Andreas Kuehne" w:date="2019-05-31T12:22:00Z"/>
        </w:rPr>
      </w:pPr>
      <w:del w:id="16711"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6712" w:name="_Toc10199746"/>
        <w:bookmarkStart w:id="16713" w:name="_Toc10203884"/>
        <w:bookmarkStart w:id="16714" w:name="_Toc10208022"/>
        <w:bookmarkEnd w:id="16712"/>
        <w:bookmarkEnd w:id="16713"/>
        <w:bookmarkEnd w:id="16714"/>
      </w:del>
    </w:p>
    <w:p w14:paraId="56FE20A2" w14:textId="3AFED404" w:rsidR="00564C22" w:rsidDel="00B33063" w:rsidRDefault="009B1AF1" w:rsidP="00564C22">
      <w:pPr>
        <w:pStyle w:val="Code"/>
        <w:spacing w:line="259" w:lineRule="auto"/>
        <w:rPr>
          <w:del w:id="16715" w:author="Andreas Kuehne" w:date="2019-05-31T12:22:00Z"/>
        </w:rPr>
      </w:pPr>
      <w:del w:id="16716" w:author="Andreas Kuehne" w:date="2019-05-31T12:22:00Z">
        <w:r w:rsidDel="00B33063">
          <w:rPr>
            <w:color w:val="31849B" w:themeColor="accent5" w:themeShade="BF"/>
          </w:rPr>
          <w:delText xml:space="preserve">      "items"</w:delText>
        </w:r>
        <w:r w:rsidDel="00B33063">
          <w:delText>: {</w:delText>
        </w:r>
        <w:bookmarkStart w:id="16717" w:name="_Toc10199747"/>
        <w:bookmarkStart w:id="16718" w:name="_Toc10203885"/>
        <w:bookmarkStart w:id="16719" w:name="_Toc10208023"/>
        <w:bookmarkEnd w:id="16717"/>
        <w:bookmarkEnd w:id="16718"/>
        <w:bookmarkEnd w:id="16719"/>
      </w:del>
    </w:p>
    <w:p w14:paraId="6E36C40F" w14:textId="7FDCFDF6" w:rsidR="00564C22" w:rsidDel="00B33063" w:rsidRDefault="009B1AF1" w:rsidP="00564C22">
      <w:pPr>
        <w:pStyle w:val="Code"/>
        <w:spacing w:line="259" w:lineRule="auto"/>
        <w:rPr>
          <w:del w:id="16720" w:author="Andreas Kuehne" w:date="2019-05-31T12:22:00Z"/>
        </w:rPr>
      </w:pPr>
      <w:del w:id="16721"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6722" w:name="_Toc10199748"/>
        <w:bookmarkStart w:id="16723" w:name="_Toc10203886"/>
        <w:bookmarkStart w:id="16724" w:name="_Toc10208024"/>
        <w:bookmarkEnd w:id="16722"/>
        <w:bookmarkEnd w:id="16723"/>
        <w:bookmarkEnd w:id="16724"/>
      </w:del>
    </w:p>
    <w:p w14:paraId="460C7227" w14:textId="2FBBB369" w:rsidR="00564C22" w:rsidDel="00B33063" w:rsidRDefault="009B1AF1" w:rsidP="00564C22">
      <w:pPr>
        <w:pStyle w:val="Code"/>
        <w:spacing w:line="259" w:lineRule="auto"/>
        <w:rPr>
          <w:del w:id="16725" w:author="Andreas Kuehne" w:date="2019-05-31T12:22:00Z"/>
        </w:rPr>
      </w:pPr>
      <w:del w:id="16726" w:author="Andreas Kuehne" w:date="2019-05-31T12:22:00Z">
        <w:r w:rsidDel="00B33063">
          <w:delText xml:space="preserve">      }</w:delText>
        </w:r>
        <w:bookmarkStart w:id="16727" w:name="_Toc10199749"/>
        <w:bookmarkStart w:id="16728" w:name="_Toc10203887"/>
        <w:bookmarkStart w:id="16729" w:name="_Toc10208025"/>
        <w:bookmarkEnd w:id="16727"/>
        <w:bookmarkEnd w:id="16728"/>
        <w:bookmarkEnd w:id="16729"/>
      </w:del>
    </w:p>
    <w:p w14:paraId="66842200" w14:textId="4B257925" w:rsidR="00564C22" w:rsidDel="00B33063" w:rsidRDefault="009B1AF1" w:rsidP="00564C22">
      <w:pPr>
        <w:pStyle w:val="Code"/>
        <w:spacing w:line="259" w:lineRule="auto"/>
        <w:rPr>
          <w:del w:id="16730" w:author="Andreas Kuehne" w:date="2019-05-31T12:22:00Z"/>
        </w:rPr>
      </w:pPr>
      <w:del w:id="16731" w:author="Andreas Kuehne" w:date="2019-05-31T12:22:00Z">
        <w:r w:rsidDel="00B33063">
          <w:delText xml:space="preserve">    },</w:delText>
        </w:r>
        <w:bookmarkStart w:id="16732" w:name="_Toc10199750"/>
        <w:bookmarkStart w:id="16733" w:name="_Toc10203888"/>
        <w:bookmarkStart w:id="16734" w:name="_Toc10208026"/>
        <w:bookmarkEnd w:id="16732"/>
        <w:bookmarkEnd w:id="16733"/>
        <w:bookmarkEnd w:id="16734"/>
      </w:del>
    </w:p>
    <w:p w14:paraId="7619400D" w14:textId="0880393F" w:rsidR="00564C22" w:rsidDel="00B33063" w:rsidRDefault="009B1AF1" w:rsidP="00564C22">
      <w:pPr>
        <w:pStyle w:val="Code"/>
        <w:spacing w:line="259" w:lineRule="auto"/>
        <w:rPr>
          <w:del w:id="16735" w:author="Andreas Kuehne" w:date="2019-05-31T12:22:00Z"/>
        </w:rPr>
      </w:pPr>
      <w:del w:id="16736" w:author="Andreas Kuehne" w:date="2019-05-31T12:22:00Z">
        <w:r w:rsidDel="00B33063">
          <w:rPr>
            <w:color w:val="31849B" w:themeColor="accent5" w:themeShade="BF"/>
          </w:rPr>
          <w:delText xml:space="preserve">    "lang"</w:delText>
        </w:r>
        <w:r w:rsidDel="00B33063">
          <w:delText>: {</w:delText>
        </w:r>
        <w:bookmarkStart w:id="16737" w:name="_Toc10199751"/>
        <w:bookmarkStart w:id="16738" w:name="_Toc10203889"/>
        <w:bookmarkStart w:id="16739" w:name="_Toc10208027"/>
        <w:bookmarkEnd w:id="16737"/>
        <w:bookmarkEnd w:id="16738"/>
        <w:bookmarkEnd w:id="16739"/>
      </w:del>
    </w:p>
    <w:p w14:paraId="41BB1BB3" w14:textId="5F9AE5AE" w:rsidR="00564C22" w:rsidDel="00B33063" w:rsidRDefault="009B1AF1" w:rsidP="00564C22">
      <w:pPr>
        <w:pStyle w:val="Code"/>
        <w:spacing w:line="259" w:lineRule="auto"/>
        <w:rPr>
          <w:del w:id="16740" w:author="Andreas Kuehne" w:date="2019-05-31T12:22:00Z"/>
        </w:rPr>
      </w:pPr>
      <w:del w:id="16741"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6742" w:name="_Toc10199752"/>
        <w:bookmarkStart w:id="16743" w:name="_Toc10203890"/>
        <w:bookmarkStart w:id="16744" w:name="_Toc10208028"/>
        <w:bookmarkEnd w:id="16742"/>
        <w:bookmarkEnd w:id="16743"/>
        <w:bookmarkEnd w:id="16744"/>
      </w:del>
    </w:p>
    <w:p w14:paraId="422267F0" w14:textId="058E5038" w:rsidR="00564C22" w:rsidDel="00B33063" w:rsidRDefault="009B1AF1" w:rsidP="00564C22">
      <w:pPr>
        <w:pStyle w:val="Code"/>
        <w:spacing w:line="259" w:lineRule="auto"/>
        <w:rPr>
          <w:del w:id="16745" w:author="Andreas Kuehne" w:date="2019-05-31T12:22:00Z"/>
        </w:rPr>
      </w:pPr>
      <w:del w:id="16746" w:author="Andreas Kuehne" w:date="2019-05-31T12:22:00Z">
        <w:r w:rsidDel="00B33063">
          <w:delText xml:space="preserve">    },</w:delText>
        </w:r>
        <w:bookmarkStart w:id="16747" w:name="_Toc10199753"/>
        <w:bookmarkStart w:id="16748" w:name="_Toc10203891"/>
        <w:bookmarkStart w:id="16749" w:name="_Toc10208029"/>
        <w:bookmarkEnd w:id="16747"/>
        <w:bookmarkEnd w:id="16748"/>
        <w:bookmarkEnd w:id="16749"/>
      </w:del>
    </w:p>
    <w:p w14:paraId="3CFA27B9" w14:textId="12E836B6" w:rsidR="00564C22" w:rsidDel="00B33063" w:rsidRDefault="009B1AF1" w:rsidP="00564C22">
      <w:pPr>
        <w:pStyle w:val="Code"/>
        <w:spacing w:line="259" w:lineRule="auto"/>
        <w:rPr>
          <w:del w:id="16750" w:author="Andreas Kuehne" w:date="2019-05-31T12:22:00Z"/>
        </w:rPr>
      </w:pPr>
      <w:del w:id="16751" w:author="Andreas Kuehne" w:date="2019-05-31T12:22:00Z">
        <w:r w:rsidDel="00B33063">
          <w:rPr>
            <w:color w:val="31849B" w:themeColor="accent5" w:themeShade="BF"/>
          </w:rPr>
          <w:delText xml:space="preserve">    "other"</w:delText>
        </w:r>
        <w:r w:rsidDel="00B33063">
          <w:delText>: {</w:delText>
        </w:r>
        <w:bookmarkStart w:id="16752" w:name="_Toc10199754"/>
        <w:bookmarkStart w:id="16753" w:name="_Toc10203892"/>
        <w:bookmarkStart w:id="16754" w:name="_Toc10208030"/>
        <w:bookmarkEnd w:id="16752"/>
        <w:bookmarkEnd w:id="16753"/>
        <w:bookmarkEnd w:id="16754"/>
      </w:del>
    </w:p>
    <w:p w14:paraId="63D2AD43" w14:textId="4B533DC6" w:rsidR="00564C22" w:rsidDel="00B33063" w:rsidRDefault="009B1AF1" w:rsidP="00564C22">
      <w:pPr>
        <w:pStyle w:val="Code"/>
        <w:spacing w:line="259" w:lineRule="auto"/>
        <w:rPr>
          <w:del w:id="16755" w:author="Andreas Kuehne" w:date="2019-05-31T12:22:00Z"/>
        </w:rPr>
      </w:pPr>
      <w:del w:id="16756"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6757" w:name="_Toc10199755"/>
        <w:bookmarkStart w:id="16758" w:name="_Toc10203893"/>
        <w:bookmarkStart w:id="16759" w:name="_Toc10208031"/>
        <w:bookmarkEnd w:id="16757"/>
        <w:bookmarkEnd w:id="16758"/>
        <w:bookmarkEnd w:id="16759"/>
      </w:del>
    </w:p>
    <w:p w14:paraId="244DC101" w14:textId="22D5810C" w:rsidR="00564C22" w:rsidDel="00B33063" w:rsidRDefault="009B1AF1" w:rsidP="00564C22">
      <w:pPr>
        <w:pStyle w:val="Code"/>
        <w:spacing w:line="259" w:lineRule="auto"/>
        <w:rPr>
          <w:del w:id="16760" w:author="Andreas Kuehne" w:date="2019-05-31T12:22:00Z"/>
        </w:rPr>
      </w:pPr>
      <w:del w:id="16761" w:author="Andreas Kuehne" w:date="2019-05-31T12:22:00Z">
        <w:r w:rsidDel="00B33063">
          <w:rPr>
            <w:color w:val="31849B" w:themeColor="accent5" w:themeShade="BF"/>
          </w:rPr>
          <w:delText xml:space="preserve">      "items"</w:delText>
        </w:r>
        <w:r w:rsidDel="00B33063">
          <w:delText>: {</w:delText>
        </w:r>
        <w:bookmarkStart w:id="16762" w:name="_Toc10199756"/>
        <w:bookmarkStart w:id="16763" w:name="_Toc10203894"/>
        <w:bookmarkStart w:id="16764" w:name="_Toc10208032"/>
        <w:bookmarkEnd w:id="16762"/>
        <w:bookmarkEnd w:id="16763"/>
        <w:bookmarkEnd w:id="16764"/>
      </w:del>
    </w:p>
    <w:p w14:paraId="55F1F8C9" w14:textId="10E4FA88" w:rsidR="00564C22" w:rsidDel="00B33063" w:rsidRDefault="009B1AF1" w:rsidP="00564C22">
      <w:pPr>
        <w:pStyle w:val="Code"/>
        <w:spacing w:line="259" w:lineRule="auto"/>
        <w:rPr>
          <w:del w:id="16765" w:author="Andreas Kuehne" w:date="2019-05-31T12:22:00Z"/>
        </w:rPr>
      </w:pPr>
      <w:del w:id="16766"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"#/definitions/dsb-AnyType"</w:delText>
        </w:r>
        <w:bookmarkStart w:id="16767" w:name="_Toc10199757"/>
        <w:bookmarkStart w:id="16768" w:name="_Toc10203895"/>
        <w:bookmarkStart w:id="16769" w:name="_Toc10208033"/>
        <w:bookmarkEnd w:id="16767"/>
        <w:bookmarkEnd w:id="16768"/>
        <w:bookmarkEnd w:id="16769"/>
      </w:del>
    </w:p>
    <w:p w14:paraId="3EE2246A" w14:textId="347709EE" w:rsidR="00564C22" w:rsidDel="00B33063" w:rsidRDefault="009B1AF1" w:rsidP="00564C22">
      <w:pPr>
        <w:pStyle w:val="Code"/>
        <w:spacing w:line="259" w:lineRule="auto"/>
        <w:rPr>
          <w:del w:id="16770" w:author="Andreas Kuehne" w:date="2019-05-31T12:22:00Z"/>
        </w:rPr>
      </w:pPr>
      <w:del w:id="16771" w:author="Andreas Kuehne" w:date="2019-05-31T12:22:00Z">
        <w:r w:rsidDel="00B33063">
          <w:delText xml:space="preserve">      }</w:delText>
        </w:r>
        <w:bookmarkStart w:id="16772" w:name="_Toc10199758"/>
        <w:bookmarkStart w:id="16773" w:name="_Toc10203896"/>
        <w:bookmarkStart w:id="16774" w:name="_Toc10208034"/>
        <w:bookmarkEnd w:id="16772"/>
        <w:bookmarkEnd w:id="16773"/>
        <w:bookmarkEnd w:id="16774"/>
      </w:del>
    </w:p>
    <w:p w14:paraId="049BD7D8" w14:textId="79E9DAF3" w:rsidR="00564C22" w:rsidDel="00B33063" w:rsidRDefault="009B1AF1" w:rsidP="00564C22">
      <w:pPr>
        <w:pStyle w:val="Code"/>
        <w:spacing w:line="259" w:lineRule="auto"/>
        <w:rPr>
          <w:del w:id="16775" w:author="Andreas Kuehne" w:date="2019-05-31T12:22:00Z"/>
        </w:rPr>
      </w:pPr>
      <w:del w:id="16776" w:author="Andreas Kuehne" w:date="2019-05-31T12:22:00Z">
        <w:r w:rsidDel="00B33063">
          <w:delText xml:space="preserve">    },</w:delText>
        </w:r>
        <w:bookmarkStart w:id="16777" w:name="_Toc10199759"/>
        <w:bookmarkStart w:id="16778" w:name="_Toc10203897"/>
        <w:bookmarkStart w:id="16779" w:name="_Toc10208035"/>
        <w:bookmarkEnd w:id="16777"/>
        <w:bookmarkEnd w:id="16778"/>
        <w:bookmarkEnd w:id="16779"/>
      </w:del>
    </w:p>
    <w:p w14:paraId="69B42B12" w14:textId="7EC285AA" w:rsidR="00564C22" w:rsidDel="00B33063" w:rsidRDefault="009B1AF1" w:rsidP="00564C22">
      <w:pPr>
        <w:pStyle w:val="Code"/>
        <w:spacing w:line="259" w:lineRule="auto"/>
        <w:rPr>
          <w:del w:id="16780" w:author="Andreas Kuehne" w:date="2019-05-31T12:22:00Z"/>
        </w:rPr>
      </w:pPr>
      <w:del w:id="16781" w:author="Andreas Kuehne" w:date="2019-05-31T12:22:00Z">
        <w:r w:rsidDel="00B33063">
          <w:rPr>
            <w:color w:val="31849B" w:themeColor="accent5" w:themeShade="BF"/>
          </w:rPr>
          <w:delText xml:space="preserve">    "claimedIdentity"</w:delText>
        </w:r>
        <w:r w:rsidDel="00B33063">
          <w:delText>: {</w:delText>
        </w:r>
        <w:bookmarkStart w:id="16782" w:name="_Toc10199760"/>
        <w:bookmarkStart w:id="16783" w:name="_Toc10203898"/>
        <w:bookmarkStart w:id="16784" w:name="_Toc10208036"/>
        <w:bookmarkEnd w:id="16782"/>
        <w:bookmarkEnd w:id="16783"/>
        <w:bookmarkEnd w:id="16784"/>
      </w:del>
    </w:p>
    <w:p w14:paraId="3FE534D2" w14:textId="53F18C8C" w:rsidR="00564C22" w:rsidDel="00B33063" w:rsidRDefault="009B1AF1" w:rsidP="00564C22">
      <w:pPr>
        <w:pStyle w:val="Code"/>
        <w:spacing w:line="259" w:lineRule="auto"/>
        <w:rPr>
          <w:del w:id="16785" w:author="Andreas Kuehne" w:date="2019-05-31T12:22:00Z"/>
        </w:rPr>
      </w:pPr>
      <w:del w:id="16786"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"#/definitions/dss2-ClaimedIdentityType"</w:delText>
        </w:r>
        <w:bookmarkStart w:id="16787" w:name="_Toc10199761"/>
        <w:bookmarkStart w:id="16788" w:name="_Toc10203899"/>
        <w:bookmarkStart w:id="16789" w:name="_Toc10208037"/>
        <w:bookmarkEnd w:id="16787"/>
        <w:bookmarkEnd w:id="16788"/>
        <w:bookmarkEnd w:id="16789"/>
      </w:del>
    </w:p>
    <w:p w14:paraId="5728299D" w14:textId="2FA9F525" w:rsidR="00564C22" w:rsidDel="00B33063" w:rsidRDefault="009B1AF1" w:rsidP="00564C22">
      <w:pPr>
        <w:pStyle w:val="Code"/>
        <w:spacing w:line="259" w:lineRule="auto"/>
        <w:rPr>
          <w:del w:id="16790" w:author="Andreas Kuehne" w:date="2019-05-31T12:22:00Z"/>
        </w:rPr>
      </w:pPr>
      <w:del w:id="16791" w:author="Andreas Kuehne" w:date="2019-05-31T12:22:00Z">
        <w:r w:rsidDel="00B33063">
          <w:delText xml:space="preserve">    },</w:delText>
        </w:r>
        <w:bookmarkStart w:id="16792" w:name="_Toc10199762"/>
        <w:bookmarkStart w:id="16793" w:name="_Toc10203900"/>
        <w:bookmarkStart w:id="16794" w:name="_Toc10208038"/>
        <w:bookmarkEnd w:id="16792"/>
        <w:bookmarkEnd w:id="16793"/>
        <w:bookmarkEnd w:id="16794"/>
      </w:del>
    </w:p>
    <w:p w14:paraId="3AD15742" w14:textId="0AAFAFA8" w:rsidR="00564C22" w:rsidDel="00B33063" w:rsidRDefault="009B1AF1" w:rsidP="00564C22">
      <w:pPr>
        <w:pStyle w:val="Code"/>
        <w:spacing w:line="259" w:lineRule="auto"/>
        <w:rPr>
          <w:del w:id="16795" w:author="Andreas Kuehne" w:date="2019-05-31T12:22:00Z"/>
        </w:rPr>
      </w:pPr>
      <w:del w:id="16796" w:author="Andreas Kuehne" w:date="2019-05-31T12:22:00Z">
        <w:r w:rsidDel="00B33063">
          <w:rPr>
            <w:color w:val="31849B" w:themeColor="accent5" w:themeShade="BF"/>
          </w:rPr>
          <w:delText xml:space="preserve">    "schemas"</w:delText>
        </w:r>
        <w:r w:rsidDel="00B33063">
          <w:delText>: {</w:delText>
        </w:r>
        <w:bookmarkStart w:id="16797" w:name="_Toc10199763"/>
        <w:bookmarkStart w:id="16798" w:name="_Toc10203901"/>
        <w:bookmarkStart w:id="16799" w:name="_Toc10208039"/>
        <w:bookmarkEnd w:id="16797"/>
        <w:bookmarkEnd w:id="16798"/>
        <w:bookmarkEnd w:id="16799"/>
      </w:del>
    </w:p>
    <w:p w14:paraId="0C0D560C" w14:textId="43C973FA" w:rsidR="00564C22" w:rsidDel="00B33063" w:rsidRDefault="009B1AF1" w:rsidP="00564C22">
      <w:pPr>
        <w:pStyle w:val="Code"/>
        <w:spacing w:line="259" w:lineRule="auto"/>
        <w:rPr>
          <w:del w:id="16800" w:author="Andreas Kuehne" w:date="2019-05-31T12:22:00Z"/>
        </w:rPr>
      </w:pPr>
      <w:del w:id="16801"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"#/definitions/dss2-SchemasType"</w:delText>
        </w:r>
        <w:bookmarkStart w:id="16802" w:name="_Toc10199764"/>
        <w:bookmarkStart w:id="16803" w:name="_Toc10203902"/>
        <w:bookmarkStart w:id="16804" w:name="_Toc10208040"/>
        <w:bookmarkEnd w:id="16802"/>
        <w:bookmarkEnd w:id="16803"/>
        <w:bookmarkEnd w:id="16804"/>
      </w:del>
    </w:p>
    <w:p w14:paraId="76AAC061" w14:textId="35E94E5A" w:rsidR="00564C22" w:rsidDel="00B33063" w:rsidRDefault="009B1AF1" w:rsidP="00564C22">
      <w:pPr>
        <w:pStyle w:val="Code"/>
        <w:spacing w:line="259" w:lineRule="auto"/>
        <w:rPr>
          <w:del w:id="16805" w:author="Andreas Kuehne" w:date="2019-05-31T12:22:00Z"/>
        </w:rPr>
      </w:pPr>
      <w:del w:id="16806" w:author="Andreas Kuehne" w:date="2019-05-31T12:22:00Z">
        <w:r w:rsidDel="00B33063">
          <w:delText xml:space="preserve">    },</w:delText>
        </w:r>
        <w:bookmarkStart w:id="16807" w:name="_Toc10199765"/>
        <w:bookmarkStart w:id="16808" w:name="_Toc10203903"/>
        <w:bookmarkStart w:id="16809" w:name="_Toc10208041"/>
        <w:bookmarkEnd w:id="16807"/>
        <w:bookmarkEnd w:id="16808"/>
        <w:bookmarkEnd w:id="16809"/>
      </w:del>
    </w:p>
    <w:p w14:paraId="0FA34805" w14:textId="3C82E039" w:rsidR="00564C22" w:rsidDel="00B33063" w:rsidRDefault="009B1AF1" w:rsidP="00564C22">
      <w:pPr>
        <w:pStyle w:val="Code"/>
        <w:spacing w:line="259" w:lineRule="auto"/>
        <w:rPr>
          <w:del w:id="16810" w:author="Andreas Kuehne" w:date="2019-05-31T12:22:00Z"/>
        </w:rPr>
      </w:pPr>
      <w:del w:id="16811" w:author="Andreas Kuehne" w:date="2019-05-31T12:22:00Z">
        <w:r w:rsidDel="00B33063">
          <w:rPr>
            <w:color w:val="31849B" w:themeColor="accent5" w:themeShade="BF"/>
          </w:rPr>
          <w:delText xml:space="preserve">    "addTimestamp"</w:delText>
        </w:r>
        <w:r w:rsidDel="00B33063">
          <w:delText>: {</w:delText>
        </w:r>
        <w:bookmarkStart w:id="16812" w:name="_Toc10199766"/>
        <w:bookmarkStart w:id="16813" w:name="_Toc10203904"/>
        <w:bookmarkStart w:id="16814" w:name="_Toc10208042"/>
        <w:bookmarkEnd w:id="16812"/>
        <w:bookmarkEnd w:id="16813"/>
        <w:bookmarkEnd w:id="16814"/>
      </w:del>
    </w:p>
    <w:p w14:paraId="060EA82F" w14:textId="6EDB3802" w:rsidR="00564C22" w:rsidDel="00B33063" w:rsidRDefault="009B1AF1" w:rsidP="00564C22">
      <w:pPr>
        <w:pStyle w:val="Code"/>
        <w:spacing w:line="259" w:lineRule="auto"/>
        <w:rPr>
          <w:del w:id="16815" w:author="Andreas Kuehne" w:date="2019-05-31T12:22:00Z"/>
        </w:rPr>
      </w:pPr>
      <w:del w:id="16816"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6817" w:name="_Toc10199767"/>
        <w:bookmarkStart w:id="16818" w:name="_Toc10203905"/>
        <w:bookmarkStart w:id="16819" w:name="_Toc10208043"/>
        <w:bookmarkEnd w:id="16817"/>
        <w:bookmarkEnd w:id="16818"/>
        <w:bookmarkEnd w:id="16819"/>
      </w:del>
    </w:p>
    <w:p w14:paraId="7B56C7AC" w14:textId="4F7BDE30" w:rsidR="00564C22" w:rsidDel="00B33063" w:rsidRDefault="009B1AF1" w:rsidP="00564C22">
      <w:pPr>
        <w:pStyle w:val="Code"/>
        <w:spacing w:line="259" w:lineRule="auto"/>
        <w:rPr>
          <w:del w:id="16820" w:author="Andreas Kuehne" w:date="2019-05-31T12:22:00Z"/>
        </w:rPr>
      </w:pPr>
      <w:del w:id="16821" w:author="Andreas Kuehne" w:date="2019-05-31T12:22:00Z">
        <w:r w:rsidDel="00B33063">
          <w:rPr>
            <w:color w:val="31849B" w:themeColor="accent5" w:themeShade="BF"/>
          </w:rPr>
          <w:delText xml:space="preserve">      "items"</w:delText>
        </w:r>
        <w:r w:rsidDel="00B33063">
          <w:delText>: {</w:delText>
        </w:r>
        <w:bookmarkStart w:id="16822" w:name="_Toc10199768"/>
        <w:bookmarkStart w:id="16823" w:name="_Toc10203906"/>
        <w:bookmarkStart w:id="16824" w:name="_Toc10208044"/>
        <w:bookmarkEnd w:id="16822"/>
        <w:bookmarkEnd w:id="16823"/>
        <w:bookmarkEnd w:id="16824"/>
      </w:del>
    </w:p>
    <w:p w14:paraId="4B36FEF4" w14:textId="2E29A2B5" w:rsidR="00564C22" w:rsidDel="00B33063" w:rsidRDefault="009B1AF1" w:rsidP="00564C22">
      <w:pPr>
        <w:pStyle w:val="Code"/>
        <w:spacing w:line="259" w:lineRule="auto"/>
        <w:rPr>
          <w:del w:id="16825" w:author="Andreas Kuehne" w:date="2019-05-31T12:22:00Z"/>
        </w:rPr>
      </w:pPr>
      <w:del w:id="16826"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6827" w:name="_Toc10199769"/>
        <w:bookmarkStart w:id="16828" w:name="_Toc10203907"/>
        <w:bookmarkStart w:id="16829" w:name="_Toc10208045"/>
        <w:bookmarkEnd w:id="16827"/>
        <w:bookmarkEnd w:id="16828"/>
        <w:bookmarkEnd w:id="16829"/>
      </w:del>
    </w:p>
    <w:p w14:paraId="17DFBF05" w14:textId="3F1A74B6" w:rsidR="00564C22" w:rsidDel="00B33063" w:rsidRDefault="009B1AF1" w:rsidP="00564C22">
      <w:pPr>
        <w:pStyle w:val="Code"/>
        <w:spacing w:line="259" w:lineRule="auto"/>
        <w:rPr>
          <w:del w:id="16830" w:author="Andreas Kuehne" w:date="2019-05-31T12:22:00Z"/>
        </w:rPr>
      </w:pPr>
      <w:del w:id="16831" w:author="Andreas Kuehne" w:date="2019-05-31T12:22:00Z">
        <w:r w:rsidDel="00B33063">
          <w:delText xml:space="preserve">      }</w:delText>
        </w:r>
        <w:bookmarkStart w:id="16832" w:name="_Toc10199770"/>
        <w:bookmarkStart w:id="16833" w:name="_Toc10203908"/>
        <w:bookmarkStart w:id="16834" w:name="_Toc10208046"/>
        <w:bookmarkEnd w:id="16832"/>
        <w:bookmarkEnd w:id="16833"/>
        <w:bookmarkEnd w:id="16834"/>
      </w:del>
    </w:p>
    <w:p w14:paraId="7DAFD743" w14:textId="0E68ACED" w:rsidR="00564C22" w:rsidDel="00B33063" w:rsidRDefault="009B1AF1" w:rsidP="00564C22">
      <w:pPr>
        <w:pStyle w:val="Code"/>
        <w:spacing w:line="259" w:lineRule="auto"/>
        <w:rPr>
          <w:del w:id="16835" w:author="Andreas Kuehne" w:date="2019-05-31T12:22:00Z"/>
        </w:rPr>
      </w:pPr>
      <w:del w:id="16836" w:author="Andreas Kuehne" w:date="2019-05-31T12:22:00Z">
        <w:r w:rsidDel="00B33063">
          <w:delText xml:space="preserve">    },</w:delText>
        </w:r>
        <w:bookmarkStart w:id="16837" w:name="_Toc10199771"/>
        <w:bookmarkStart w:id="16838" w:name="_Toc10203909"/>
        <w:bookmarkStart w:id="16839" w:name="_Toc10208047"/>
        <w:bookmarkEnd w:id="16837"/>
        <w:bookmarkEnd w:id="16838"/>
        <w:bookmarkEnd w:id="16839"/>
      </w:del>
    </w:p>
    <w:p w14:paraId="5DE22B3C" w14:textId="421FC31D" w:rsidR="00564C22" w:rsidDel="00B33063" w:rsidRDefault="009B1AF1" w:rsidP="00564C22">
      <w:pPr>
        <w:pStyle w:val="Code"/>
        <w:spacing w:line="259" w:lineRule="auto"/>
        <w:rPr>
          <w:del w:id="16840" w:author="Andreas Kuehne" w:date="2019-05-31T12:22:00Z"/>
        </w:rPr>
      </w:pPr>
      <w:del w:id="16841" w:author="Andreas Kuehne" w:date="2019-05-31T12:22:00Z">
        <w:r w:rsidDel="00B33063">
          <w:rPr>
            <w:color w:val="31849B" w:themeColor="accent5" w:themeShade="BF"/>
          </w:rPr>
          <w:delText xml:space="preserve">    "enforceAsync"</w:delText>
        </w:r>
        <w:r w:rsidDel="00B33063">
          <w:delText>: {</w:delText>
        </w:r>
        <w:bookmarkStart w:id="16842" w:name="_Toc10199772"/>
        <w:bookmarkStart w:id="16843" w:name="_Toc10203910"/>
        <w:bookmarkStart w:id="16844" w:name="_Toc10208048"/>
        <w:bookmarkEnd w:id="16842"/>
        <w:bookmarkEnd w:id="16843"/>
        <w:bookmarkEnd w:id="16844"/>
      </w:del>
    </w:p>
    <w:p w14:paraId="48A18D6A" w14:textId="6CE82258" w:rsidR="00564C22" w:rsidDel="00B33063" w:rsidRDefault="009B1AF1" w:rsidP="00564C22">
      <w:pPr>
        <w:pStyle w:val="Code"/>
        <w:spacing w:line="259" w:lineRule="auto"/>
        <w:rPr>
          <w:del w:id="16845" w:author="Andreas Kuehne" w:date="2019-05-31T12:22:00Z"/>
        </w:rPr>
      </w:pPr>
      <w:del w:id="16846"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"boolean"</w:delText>
        </w:r>
        <w:bookmarkStart w:id="16847" w:name="_Toc10199773"/>
        <w:bookmarkStart w:id="16848" w:name="_Toc10203911"/>
        <w:bookmarkStart w:id="16849" w:name="_Toc10208049"/>
        <w:bookmarkEnd w:id="16847"/>
        <w:bookmarkEnd w:id="16848"/>
        <w:bookmarkEnd w:id="16849"/>
      </w:del>
    </w:p>
    <w:p w14:paraId="78BAF592" w14:textId="15870904" w:rsidR="00564C22" w:rsidDel="00B33063" w:rsidRDefault="009B1AF1" w:rsidP="00564C22">
      <w:pPr>
        <w:pStyle w:val="Code"/>
        <w:spacing w:line="259" w:lineRule="auto"/>
        <w:rPr>
          <w:del w:id="16850" w:author="Andreas Kuehne" w:date="2019-05-31T12:22:00Z"/>
        </w:rPr>
      </w:pPr>
      <w:del w:id="16851" w:author="Andreas Kuehne" w:date="2019-05-31T12:22:00Z">
        <w:r w:rsidDel="00B33063">
          <w:delText xml:space="preserve">    },</w:delText>
        </w:r>
        <w:bookmarkStart w:id="16852" w:name="_Toc10199774"/>
        <w:bookmarkStart w:id="16853" w:name="_Toc10203912"/>
        <w:bookmarkStart w:id="16854" w:name="_Toc10208050"/>
        <w:bookmarkEnd w:id="16852"/>
        <w:bookmarkEnd w:id="16853"/>
        <w:bookmarkEnd w:id="16854"/>
      </w:del>
    </w:p>
    <w:p w14:paraId="376BC89E" w14:textId="0CD7D7F0" w:rsidR="00564C22" w:rsidDel="00B33063" w:rsidRDefault="009B1AF1" w:rsidP="00564C22">
      <w:pPr>
        <w:pStyle w:val="Code"/>
        <w:spacing w:line="259" w:lineRule="auto"/>
        <w:rPr>
          <w:del w:id="16855" w:author="Andreas Kuehne" w:date="2019-05-31T12:22:00Z"/>
        </w:rPr>
      </w:pPr>
      <w:del w:id="16856" w:author="Andreas Kuehne" w:date="2019-05-31T12:22:00Z">
        <w:r w:rsidDel="00B33063">
          <w:rPr>
            <w:color w:val="31849B" w:themeColor="accent5" w:themeShade="BF"/>
          </w:rPr>
          <w:delText xml:space="preserve">    "nonce"</w:delText>
        </w:r>
        <w:r w:rsidDel="00B33063">
          <w:delText>: {</w:delText>
        </w:r>
        <w:bookmarkStart w:id="16857" w:name="_Toc10199775"/>
        <w:bookmarkStart w:id="16858" w:name="_Toc10203913"/>
        <w:bookmarkStart w:id="16859" w:name="_Toc10208051"/>
        <w:bookmarkEnd w:id="16857"/>
        <w:bookmarkEnd w:id="16858"/>
        <w:bookmarkEnd w:id="16859"/>
      </w:del>
    </w:p>
    <w:p w14:paraId="3CFC2280" w14:textId="093DDD5D" w:rsidR="00564C22" w:rsidDel="00B33063" w:rsidRDefault="009B1AF1" w:rsidP="00564C22">
      <w:pPr>
        <w:pStyle w:val="Code"/>
        <w:spacing w:line="259" w:lineRule="auto"/>
        <w:rPr>
          <w:del w:id="16860" w:author="Andreas Kuehne" w:date="2019-05-31T12:22:00Z"/>
        </w:rPr>
      </w:pPr>
      <w:del w:id="16861"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"integer"</w:delText>
        </w:r>
        <w:bookmarkStart w:id="16862" w:name="_Toc10199776"/>
        <w:bookmarkStart w:id="16863" w:name="_Toc10203914"/>
        <w:bookmarkStart w:id="16864" w:name="_Toc10208052"/>
        <w:bookmarkEnd w:id="16862"/>
        <w:bookmarkEnd w:id="16863"/>
        <w:bookmarkEnd w:id="16864"/>
      </w:del>
    </w:p>
    <w:p w14:paraId="2FC45ED2" w14:textId="36BD6E84" w:rsidR="00564C22" w:rsidDel="00B33063" w:rsidRDefault="009B1AF1" w:rsidP="00564C22">
      <w:pPr>
        <w:pStyle w:val="Code"/>
        <w:spacing w:line="259" w:lineRule="auto"/>
        <w:rPr>
          <w:del w:id="16865" w:author="Andreas Kuehne" w:date="2019-05-31T12:22:00Z"/>
        </w:rPr>
      </w:pPr>
      <w:del w:id="16866" w:author="Andreas Kuehne" w:date="2019-05-31T12:22:00Z">
        <w:r w:rsidDel="00B33063">
          <w:delText xml:space="preserve">    },</w:delText>
        </w:r>
        <w:bookmarkStart w:id="16867" w:name="_Toc10199777"/>
        <w:bookmarkStart w:id="16868" w:name="_Toc10203915"/>
        <w:bookmarkStart w:id="16869" w:name="_Toc10208053"/>
        <w:bookmarkEnd w:id="16867"/>
        <w:bookmarkEnd w:id="16868"/>
        <w:bookmarkEnd w:id="16869"/>
      </w:del>
    </w:p>
    <w:p w14:paraId="1B765B5C" w14:textId="7BE2C430" w:rsidR="00564C22" w:rsidDel="00B33063" w:rsidRDefault="009B1AF1" w:rsidP="00564C22">
      <w:pPr>
        <w:pStyle w:val="Code"/>
        <w:spacing w:line="259" w:lineRule="auto"/>
        <w:rPr>
          <w:del w:id="16870" w:author="Andreas Kuehne" w:date="2019-05-31T12:22:00Z"/>
        </w:rPr>
      </w:pPr>
      <w:del w:id="16871" w:author="Andreas Kuehne" w:date="2019-05-31T12:22:00Z">
        <w:r w:rsidDel="00B33063">
          <w:rPr>
            <w:color w:val="31849B" w:themeColor="accent5" w:themeShade="BF"/>
          </w:rPr>
          <w:delText xml:space="preserve">    "useVerificationTime"</w:delText>
        </w:r>
        <w:r w:rsidDel="00B33063">
          <w:delText>: {</w:delText>
        </w:r>
        <w:bookmarkStart w:id="16872" w:name="_Toc10199778"/>
        <w:bookmarkStart w:id="16873" w:name="_Toc10203916"/>
        <w:bookmarkStart w:id="16874" w:name="_Toc10208054"/>
        <w:bookmarkEnd w:id="16872"/>
        <w:bookmarkEnd w:id="16873"/>
        <w:bookmarkEnd w:id="16874"/>
      </w:del>
    </w:p>
    <w:p w14:paraId="269B8D53" w14:textId="411FB1BD" w:rsidR="00564C22" w:rsidDel="00B33063" w:rsidRDefault="009B1AF1" w:rsidP="00564C22">
      <w:pPr>
        <w:pStyle w:val="Code"/>
        <w:spacing w:line="259" w:lineRule="auto"/>
        <w:rPr>
          <w:del w:id="16875" w:author="Andreas Kuehne" w:date="2019-05-31T12:22:00Z"/>
        </w:rPr>
      </w:pPr>
      <w:del w:id="16876"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"#/definitions/dss2-UseVerificationTimeType"</w:delText>
        </w:r>
        <w:bookmarkStart w:id="16877" w:name="_Toc10199779"/>
        <w:bookmarkStart w:id="16878" w:name="_Toc10203917"/>
        <w:bookmarkStart w:id="16879" w:name="_Toc10208055"/>
        <w:bookmarkEnd w:id="16877"/>
        <w:bookmarkEnd w:id="16878"/>
        <w:bookmarkEnd w:id="16879"/>
      </w:del>
    </w:p>
    <w:p w14:paraId="388965C5" w14:textId="2CF52C1F" w:rsidR="00564C22" w:rsidDel="00B33063" w:rsidRDefault="009B1AF1" w:rsidP="00564C22">
      <w:pPr>
        <w:pStyle w:val="Code"/>
        <w:spacing w:line="259" w:lineRule="auto"/>
        <w:rPr>
          <w:del w:id="16880" w:author="Andreas Kuehne" w:date="2019-05-31T12:22:00Z"/>
        </w:rPr>
      </w:pPr>
      <w:del w:id="16881" w:author="Andreas Kuehne" w:date="2019-05-31T12:22:00Z">
        <w:r w:rsidDel="00B33063">
          <w:delText xml:space="preserve">    },</w:delText>
        </w:r>
        <w:bookmarkStart w:id="16882" w:name="_Toc10199780"/>
        <w:bookmarkStart w:id="16883" w:name="_Toc10203918"/>
        <w:bookmarkStart w:id="16884" w:name="_Toc10208056"/>
        <w:bookmarkEnd w:id="16882"/>
        <w:bookmarkEnd w:id="16883"/>
        <w:bookmarkEnd w:id="16884"/>
      </w:del>
    </w:p>
    <w:p w14:paraId="0A120E63" w14:textId="5C26E407" w:rsidR="00564C22" w:rsidDel="00B33063" w:rsidRDefault="009B1AF1" w:rsidP="00564C22">
      <w:pPr>
        <w:pStyle w:val="Code"/>
        <w:spacing w:line="259" w:lineRule="auto"/>
        <w:rPr>
          <w:del w:id="16885" w:author="Andreas Kuehne" w:date="2019-05-31T12:22:00Z"/>
        </w:rPr>
      </w:pPr>
      <w:del w:id="16886" w:author="Andreas Kuehne" w:date="2019-05-31T12:22:00Z">
        <w:r w:rsidDel="00B33063">
          <w:rPr>
            <w:color w:val="31849B" w:themeColor="accent5" w:themeShade="BF"/>
          </w:rPr>
          <w:delText xml:space="preserve">    "returnVerificationTime"</w:delText>
        </w:r>
        <w:r w:rsidDel="00B33063">
          <w:delText>: {</w:delText>
        </w:r>
        <w:bookmarkStart w:id="16887" w:name="_Toc10199781"/>
        <w:bookmarkStart w:id="16888" w:name="_Toc10203919"/>
        <w:bookmarkStart w:id="16889" w:name="_Toc10208057"/>
        <w:bookmarkEnd w:id="16887"/>
        <w:bookmarkEnd w:id="16888"/>
        <w:bookmarkEnd w:id="16889"/>
      </w:del>
    </w:p>
    <w:p w14:paraId="71BE9AF1" w14:textId="5AF403C5" w:rsidR="00564C22" w:rsidDel="00B33063" w:rsidRDefault="009B1AF1" w:rsidP="00564C22">
      <w:pPr>
        <w:pStyle w:val="Code"/>
        <w:spacing w:line="259" w:lineRule="auto"/>
        <w:rPr>
          <w:del w:id="16890" w:author="Andreas Kuehne" w:date="2019-05-31T12:22:00Z"/>
        </w:rPr>
      </w:pPr>
      <w:del w:id="16891"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"boolean",</w:delText>
        </w:r>
        <w:bookmarkStart w:id="16892" w:name="_Toc10199782"/>
        <w:bookmarkStart w:id="16893" w:name="_Toc10203920"/>
        <w:bookmarkStart w:id="16894" w:name="_Toc10208058"/>
        <w:bookmarkEnd w:id="16892"/>
        <w:bookmarkEnd w:id="16893"/>
        <w:bookmarkEnd w:id="16894"/>
      </w:del>
    </w:p>
    <w:p w14:paraId="384B0B7C" w14:textId="704AE4D4" w:rsidR="00564C22" w:rsidDel="00B33063" w:rsidRDefault="009B1AF1" w:rsidP="00564C22">
      <w:pPr>
        <w:pStyle w:val="Code"/>
        <w:spacing w:line="259" w:lineRule="auto"/>
        <w:rPr>
          <w:del w:id="16895" w:author="Andreas Kuehne" w:date="2019-05-31T12:22:00Z"/>
        </w:rPr>
      </w:pPr>
      <w:del w:id="16896" w:author="Andreas Kuehne" w:date="2019-05-31T12:22:00Z">
        <w:r w:rsidDel="00B33063">
          <w:rPr>
            <w:color w:val="31849B" w:themeColor="accent5" w:themeShade="BF"/>
          </w:rPr>
          <w:delText xml:space="preserve">      "default"</w:delText>
        </w:r>
        <w:r w:rsidDel="00B33063">
          <w:delText xml:space="preserve">: </w:delText>
        </w:r>
        <w:r w:rsidDel="00B33063">
          <w:rPr>
            <w:color w:val="244061" w:themeColor="accent1" w:themeShade="80"/>
          </w:rPr>
          <w:delText>"false"</w:delText>
        </w:r>
        <w:bookmarkStart w:id="16897" w:name="_Toc10199783"/>
        <w:bookmarkStart w:id="16898" w:name="_Toc10203921"/>
        <w:bookmarkStart w:id="16899" w:name="_Toc10208059"/>
        <w:bookmarkEnd w:id="16897"/>
        <w:bookmarkEnd w:id="16898"/>
        <w:bookmarkEnd w:id="16899"/>
      </w:del>
    </w:p>
    <w:p w14:paraId="3204584F" w14:textId="2DCF4C83" w:rsidR="00564C22" w:rsidDel="00B33063" w:rsidRDefault="009B1AF1" w:rsidP="00564C22">
      <w:pPr>
        <w:pStyle w:val="Code"/>
        <w:spacing w:line="259" w:lineRule="auto"/>
        <w:rPr>
          <w:del w:id="16900" w:author="Andreas Kuehne" w:date="2019-05-31T12:22:00Z"/>
        </w:rPr>
      </w:pPr>
      <w:del w:id="16901" w:author="Andreas Kuehne" w:date="2019-05-31T12:22:00Z">
        <w:r w:rsidDel="00B33063">
          <w:delText xml:space="preserve">    },</w:delText>
        </w:r>
        <w:bookmarkStart w:id="16902" w:name="_Toc10199784"/>
        <w:bookmarkStart w:id="16903" w:name="_Toc10203922"/>
        <w:bookmarkStart w:id="16904" w:name="_Toc10208060"/>
        <w:bookmarkEnd w:id="16902"/>
        <w:bookmarkEnd w:id="16903"/>
        <w:bookmarkEnd w:id="16904"/>
      </w:del>
    </w:p>
    <w:p w14:paraId="6BBC9461" w14:textId="2FCE3D15" w:rsidR="00564C22" w:rsidDel="00B33063" w:rsidRDefault="009B1AF1" w:rsidP="00564C22">
      <w:pPr>
        <w:pStyle w:val="Code"/>
        <w:spacing w:line="259" w:lineRule="auto"/>
        <w:rPr>
          <w:del w:id="16905" w:author="Andreas Kuehne" w:date="2019-05-31T12:22:00Z"/>
        </w:rPr>
      </w:pPr>
      <w:del w:id="16906" w:author="Andreas Kuehne" w:date="2019-05-31T12:22:00Z">
        <w:r w:rsidDel="00B33063">
          <w:rPr>
            <w:color w:val="31849B" w:themeColor="accent5" w:themeShade="BF"/>
          </w:rPr>
          <w:delText xml:space="preserve">    "addKeyInfo"</w:delText>
        </w:r>
        <w:r w:rsidDel="00B33063">
          <w:delText>: {</w:delText>
        </w:r>
        <w:bookmarkStart w:id="16907" w:name="_Toc10199785"/>
        <w:bookmarkStart w:id="16908" w:name="_Toc10203923"/>
        <w:bookmarkStart w:id="16909" w:name="_Toc10208061"/>
        <w:bookmarkEnd w:id="16907"/>
        <w:bookmarkEnd w:id="16908"/>
        <w:bookmarkEnd w:id="16909"/>
      </w:del>
    </w:p>
    <w:p w14:paraId="3C954A98" w14:textId="213F85E4" w:rsidR="00564C22" w:rsidDel="00B33063" w:rsidRDefault="009B1AF1" w:rsidP="00564C22">
      <w:pPr>
        <w:pStyle w:val="Code"/>
        <w:spacing w:line="259" w:lineRule="auto"/>
        <w:rPr>
          <w:del w:id="16910" w:author="Andreas Kuehne" w:date="2019-05-31T12:22:00Z"/>
        </w:rPr>
      </w:pPr>
      <w:del w:id="16911"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6912" w:name="_Toc10199786"/>
        <w:bookmarkStart w:id="16913" w:name="_Toc10203924"/>
        <w:bookmarkStart w:id="16914" w:name="_Toc10208062"/>
        <w:bookmarkEnd w:id="16912"/>
        <w:bookmarkEnd w:id="16913"/>
        <w:bookmarkEnd w:id="16914"/>
      </w:del>
    </w:p>
    <w:p w14:paraId="465B7EB6" w14:textId="47D4975C" w:rsidR="00564C22" w:rsidDel="00B33063" w:rsidRDefault="009B1AF1" w:rsidP="00564C22">
      <w:pPr>
        <w:pStyle w:val="Code"/>
        <w:spacing w:line="259" w:lineRule="auto"/>
        <w:rPr>
          <w:del w:id="16915" w:author="Andreas Kuehne" w:date="2019-05-31T12:22:00Z"/>
        </w:rPr>
      </w:pPr>
      <w:del w:id="16916" w:author="Andreas Kuehne" w:date="2019-05-31T12:22:00Z">
        <w:r w:rsidDel="00B33063">
          <w:rPr>
            <w:color w:val="31849B" w:themeColor="accent5" w:themeShade="BF"/>
          </w:rPr>
          <w:delText xml:space="preserve">      "items"</w:delText>
        </w:r>
        <w:r w:rsidDel="00B33063">
          <w:delText>: {</w:delText>
        </w:r>
        <w:bookmarkStart w:id="16917" w:name="_Toc10199787"/>
        <w:bookmarkStart w:id="16918" w:name="_Toc10203925"/>
        <w:bookmarkStart w:id="16919" w:name="_Toc10208063"/>
        <w:bookmarkEnd w:id="16917"/>
        <w:bookmarkEnd w:id="16918"/>
        <w:bookmarkEnd w:id="16919"/>
      </w:del>
    </w:p>
    <w:p w14:paraId="3F18EF9F" w14:textId="0FEE659A" w:rsidR="00564C22" w:rsidDel="00B33063" w:rsidRDefault="009B1AF1" w:rsidP="00564C22">
      <w:pPr>
        <w:pStyle w:val="Code"/>
        <w:spacing w:line="259" w:lineRule="auto"/>
        <w:rPr>
          <w:del w:id="16920" w:author="Andreas Kuehne" w:date="2019-05-31T12:22:00Z"/>
        </w:rPr>
      </w:pPr>
      <w:del w:id="16921"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"#/definitions/dss2-AdditionalKeyInfoType"</w:delText>
        </w:r>
        <w:bookmarkStart w:id="16922" w:name="_Toc10199788"/>
        <w:bookmarkStart w:id="16923" w:name="_Toc10203926"/>
        <w:bookmarkStart w:id="16924" w:name="_Toc10208064"/>
        <w:bookmarkEnd w:id="16922"/>
        <w:bookmarkEnd w:id="16923"/>
        <w:bookmarkEnd w:id="16924"/>
      </w:del>
    </w:p>
    <w:p w14:paraId="3AAD88FE" w14:textId="2766F640" w:rsidR="00564C22" w:rsidDel="00B33063" w:rsidRDefault="009B1AF1" w:rsidP="00564C22">
      <w:pPr>
        <w:pStyle w:val="Code"/>
        <w:spacing w:line="259" w:lineRule="auto"/>
        <w:rPr>
          <w:del w:id="16925" w:author="Andreas Kuehne" w:date="2019-05-31T12:22:00Z"/>
        </w:rPr>
      </w:pPr>
      <w:del w:id="16926" w:author="Andreas Kuehne" w:date="2019-05-31T12:22:00Z">
        <w:r w:rsidDel="00B33063">
          <w:delText xml:space="preserve">      }</w:delText>
        </w:r>
        <w:bookmarkStart w:id="16927" w:name="_Toc10199789"/>
        <w:bookmarkStart w:id="16928" w:name="_Toc10203927"/>
        <w:bookmarkStart w:id="16929" w:name="_Toc10208065"/>
        <w:bookmarkEnd w:id="16927"/>
        <w:bookmarkEnd w:id="16928"/>
        <w:bookmarkEnd w:id="16929"/>
      </w:del>
    </w:p>
    <w:p w14:paraId="2E6D5722" w14:textId="3FD7EC0D" w:rsidR="00564C22" w:rsidDel="00B33063" w:rsidRDefault="009B1AF1" w:rsidP="00564C22">
      <w:pPr>
        <w:pStyle w:val="Code"/>
        <w:spacing w:line="259" w:lineRule="auto"/>
        <w:rPr>
          <w:del w:id="16930" w:author="Andreas Kuehne" w:date="2019-05-31T12:22:00Z"/>
        </w:rPr>
      </w:pPr>
      <w:del w:id="16931" w:author="Andreas Kuehne" w:date="2019-05-31T12:22:00Z">
        <w:r w:rsidDel="00B33063">
          <w:delText xml:space="preserve">    },</w:delText>
        </w:r>
        <w:bookmarkStart w:id="16932" w:name="_Toc10199790"/>
        <w:bookmarkStart w:id="16933" w:name="_Toc10203928"/>
        <w:bookmarkStart w:id="16934" w:name="_Toc10208066"/>
        <w:bookmarkEnd w:id="16932"/>
        <w:bookmarkEnd w:id="16933"/>
        <w:bookmarkEnd w:id="16934"/>
      </w:del>
    </w:p>
    <w:p w14:paraId="33B48B8B" w14:textId="48E7B430" w:rsidR="00564C22" w:rsidDel="00B33063" w:rsidRDefault="009B1AF1" w:rsidP="00564C22">
      <w:pPr>
        <w:pStyle w:val="Code"/>
        <w:spacing w:line="259" w:lineRule="auto"/>
        <w:rPr>
          <w:del w:id="16935" w:author="Andreas Kuehne" w:date="2019-05-31T12:22:00Z"/>
        </w:rPr>
      </w:pPr>
      <w:del w:id="16936" w:author="Andreas Kuehne" w:date="2019-05-31T12:22:00Z">
        <w:r w:rsidDel="00B33063">
          <w:rPr>
            <w:color w:val="31849B" w:themeColor="accent5" w:themeShade="BF"/>
          </w:rPr>
          <w:delText xml:space="preserve">    "returnProcDetails"</w:delText>
        </w:r>
        <w:r w:rsidDel="00B33063">
          <w:delText>: {</w:delText>
        </w:r>
        <w:bookmarkStart w:id="16937" w:name="_Toc10199791"/>
        <w:bookmarkStart w:id="16938" w:name="_Toc10203929"/>
        <w:bookmarkStart w:id="16939" w:name="_Toc10208067"/>
        <w:bookmarkEnd w:id="16937"/>
        <w:bookmarkEnd w:id="16938"/>
        <w:bookmarkEnd w:id="16939"/>
      </w:del>
    </w:p>
    <w:p w14:paraId="305A2552" w14:textId="6D2340A6" w:rsidR="00564C22" w:rsidDel="00B33063" w:rsidRDefault="009B1AF1" w:rsidP="00564C22">
      <w:pPr>
        <w:pStyle w:val="Code"/>
        <w:spacing w:line="259" w:lineRule="auto"/>
        <w:rPr>
          <w:del w:id="16940" w:author="Andreas Kuehne" w:date="2019-05-31T12:22:00Z"/>
        </w:rPr>
      </w:pPr>
      <w:del w:id="16941"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"boolean",</w:delText>
        </w:r>
        <w:bookmarkStart w:id="16942" w:name="_Toc10199792"/>
        <w:bookmarkStart w:id="16943" w:name="_Toc10203930"/>
        <w:bookmarkStart w:id="16944" w:name="_Toc10208068"/>
        <w:bookmarkEnd w:id="16942"/>
        <w:bookmarkEnd w:id="16943"/>
        <w:bookmarkEnd w:id="16944"/>
      </w:del>
    </w:p>
    <w:p w14:paraId="0D567BC1" w14:textId="6B401AAA" w:rsidR="00564C22" w:rsidDel="00B33063" w:rsidRDefault="009B1AF1" w:rsidP="00564C22">
      <w:pPr>
        <w:pStyle w:val="Code"/>
        <w:spacing w:line="259" w:lineRule="auto"/>
        <w:rPr>
          <w:del w:id="16945" w:author="Andreas Kuehne" w:date="2019-05-31T12:22:00Z"/>
        </w:rPr>
      </w:pPr>
      <w:del w:id="16946" w:author="Andreas Kuehne" w:date="2019-05-31T12:22:00Z">
        <w:r w:rsidDel="00B33063">
          <w:rPr>
            <w:color w:val="31849B" w:themeColor="accent5" w:themeShade="BF"/>
          </w:rPr>
          <w:delText xml:space="preserve">      "default"</w:delText>
        </w:r>
        <w:r w:rsidDel="00B33063">
          <w:delText xml:space="preserve">: </w:delText>
        </w:r>
        <w:r w:rsidDel="00B33063">
          <w:rPr>
            <w:color w:val="244061" w:themeColor="accent1" w:themeShade="80"/>
          </w:rPr>
          <w:delText>"false"</w:delText>
        </w:r>
        <w:bookmarkStart w:id="16947" w:name="_Toc10199793"/>
        <w:bookmarkStart w:id="16948" w:name="_Toc10203931"/>
        <w:bookmarkStart w:id="16949" w:name="_Toc10208069"/>
        <w:bookmarkEnd w:id="16947"/>
        <w:bookmarkEnd w:id="16948"/>
        <w:bookmarkEnd w:id="16949"/>
      </w:del>
    </w:p>
    <w:p w14:paraId="49D66119" w14:textId="1863BF43" w:rsidR="00564C22" w:rsidDel="00B33063" w:rsidRDefault="009B1AF1" w:rsidP="00564C22">
      <w:pPr>
        <w:pStyle w:val="Code"/>
        <w:spacing w:line="259" w:lineRule="auto"/>
        <w:rPr>
          <w:del w:id="16950" w:author="Andreas Kuehne" w:date="2019-05-31T12:22:00Z"/>
        </w:rPr>
      </w:pPr>
      <w:del w:id="16951" w:author="Andreas Kuehne" w:date="2019-05-31T12:22:00Z">
        <w:r w:rsidDel="00B33063">
          <w:delText xml:space="preserve">    },</w:delText>
        </w:r>
        <w:bookmarkStart w:id="16952" w:name="_Toc10199794"/>
        <w:bookmarkStart w:id="16953" w:name="_Toc10203932"/>
        <w:bookmarkStart w:id="16954" w:name="_Toc10208070"/>
        <w:bookmarkEnd w:id="16952"/>
        <w:bookmarkEnd w:id="16953"/>
        <w:bookmarkEnd w:id="16954"/>
      </w:del>
    </w:p>
    <w:p w14:paraId="4057C896" w14:textId="458C8C85" w:rsidR="00564C22" w:rsidDel="00B33063" w:rsidRDefault="009B1AF1" w:rsidP="00564C22">
      <w:pPr>
        <w:pStyle w:val="Code"/>
        <w:spacing w:line="259" w:lineRule="auto"/>
        <w:rPr>
          <w:del w:id="16955" w:author="Andreas Kuehne" w:date="2019-05-31T12:22:00Z"/>
        </w:rPr>
      </w:pPr>
      <w:del w:id="16956" w:author="Andreas Kuehne" w:date="2019-05-31T12:22:00Z">
        <w:r w:rsidDel="00B33063">
          <w:rPr>
            <w:color w:val="31849B" w:themeColor="accent5" w:themeShade="BF"/>
          </w:rPr>
          <w:delText xml:space="preserve">    "returnSigningTime"</w:delText>
        </w:r>
        <w:r w:rsidDel="00B33063">
          <w:delText>: {</w:delText>
        </w:r>
        <w:bookmarkStart w:id="16957" w:name="_Toc10199795"/>
        <w:bookmarkStart w:id="16958" w:name="_Toc10203933"/>
        <w:bookmarkStart w:id="16959" w:name="_Toc10208071"/>
        <w:bookmarkEnd w:id="16957"/>
        <w:bookmarkEnd w:id="16958"/>
        <w:bookmarkEnd w:id="16959"/>
      </w:del>
    </w:p>
    <w:p w14:paraId="02B6E76E" w14:textId="6875FCEF" w:rsidR="00564C22" w:rsidDel="00B33063" w:rsidRDefault="009B1AF1" w:rsidP="00564C22">
      <w:pPr>
        <w:pStyle w:val="Code"/>
        <w:spacing w:line="259" w:lineRule="auto"/>
        <w:rPr>
          <w:del w:id="16960" w:author="Andreas Kuehne" w:date="2019-05-31T12:22:00Z"/>
        </w:rPr>
      </w:pPr>
      <w:del w:id="16961"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"boolean",</w:delText>
        </w:r>
        <w:bookmarkStart w:id="16962" w:name="_Toc10199796"/>
        <w:bookmarkStart w:id="16963" w:name="_Toc10203934"/>
        <w:bookmarkStart w:id="16964" w:name="_Toc10208072"/>
        <w:bookmarkEnd w:id="16962"/>
        <w:bookmarkEnd w:id="16963"/>
        <w:bookmarkEnd w:id="16964"/>
      </w:del>
    </w:p>
    <w:p w14:paraId="3DD91EA2" w14:textId="5FE12DF8" w:rsidR="00564C22" w:rsidDel="00B33063" w:rsidRDefault="009B1AF1" w:rsidP="00564C22">
      <w:pPr>
        <w:pStyle w:val="Code"/>
        <w:spacing w:line="259" w:lineRule="auto"/>
        <w:rPr>
          <w:del w:id="16965" w:author="Andreas Kuehne" w:date="2019-05-31T12:22:00Z"/>
        </w:rPr>
      </w:pPr>
      <w:del w:id="16966" w:author="Andreas Kuehne" w:date="2019-05-31T12:22:00Z">
        <w:r w:rsidDel="00B33063">
          <w:rPr>
            <w:color w:val="31849B" w:themeColor="accent5" w:themeShade="BF"/>
          </w:rPr>
          <w:delText xml:space="preserve">      "default"</w:delText>
        </w:r>
        <w:r w:rsidDel="00B33063">
          <w:delText xml:space="preserve">: </w:delText>
        </w:r>
        <w:r w:rsidDel="00B33063">
          <w:rPr>
            <w:color w:val="244061" w:themeColor="accent1" w:themeShade="80"/>
          </w:rPr>
          <w:delText>"false"</w:delText>
        </w:r>
        <w:bookmarkStart w:id="16967" w:name="_Toc10199797"/>
        <w:bookmarkStart w:id="16968" w:name="_Toc10203935"/>
        <w:bookmarkStart w:id="16969" w:name="_Toc10208073"/>
        <w:bookmarkEnd w:id="16967"/>
        <w:bookmarkEnd w:id="16968"/>
        <w:bookmarkEnd w:id="16969"/>
      </w:del>
    </w:p>
    <w:p w14:paraId="4D79051E" w14:textId="05AD0224" w:rsidR="00564C22" w:rsidDel="00B33063" w:rsidRDefault="009B1AF1" w:rsidP="00564C22">
      <w:pPr>
        <w:pStyle w:val="Code"/>
        <w:spacing w:line="259" w:lineRule="auto"/>
        <w:rPr>
          <w:del w:id="16970" w:author="Andreas Kuehne" w:date="2019-05-31T12:22:00Z"/>
        </w:rPr>
      </w:pPr>
      <w:del w:id="16971" w:author="Andreas Kuehne" w:date="2019-05-31T12:22:00Z">
        <w:r w:rsidDel="00B33063">
          <w:delText xml:space="preserve">    },</w:delText>
        </w:r>
        <w:bookmarkStart w:id="16972" w:name="_Toc10199798"/>
        <w:bookmarkStart w:id="16973" w:name="_Toc10203936"/>
        <w:bookmarkStart w:id="16974" w:name="_Toc10208074"/>
        <w:bookmarkEnd w:id="16972"/>
        <w:bookmarkEnd w:id="16973"/>
        <w:bookmarkEnd w:id="16974"/>
      </w:del>
    </w:p>
    <w:p w14:paraId="36C63FB1" w14:textId="6921E662" w:rsidR="00564C22" w:rsidDel="00B33063" w:rsidRDefault="009B1AF1" w:rsidP="00564C22">
      <w:pPr>
        <w:pStyle w:val="Code"/>
        <w:spacing w:line="259" w:lineRule="auto"/>
        <w:rPr>
          <w:del w:id="16975" w:author="Andreas Kuehne" w:date="2019-05-31T12:22:00Z"/>
        </w:rPr>
      </w:pPr>
      <w:del w:id="16976" w:author="Andreas Kuehne" w:date="2019-05-31T12:22:00Z">
        <w:r w:rsidDel="00B33063">
          <w:rPr>
            <w:color w:val="31849B" w:themeColor="accent5" w:themeShade="BF"/>
          </w:rPr>
          <w:delText xml:space="preserve">    "returnSigner"</w:delText>
        </w:r>
        <w:r w:rsidDel="00B33063">
          <w:delText>: {</w:delText>
        </w:r>
        <w:bookmarkStart w:id="16977" w:name="_Toc10199799"/>
        <w:bookmarkStart w:id="16978" w:name="_Toc10203937"/>
        <w:bookmarkStart w:id="16979" w:name="_Toc10208075"/>
        <w:bookmarkEnd w:id="16977"/>
        <w:bookmarkEnd w:id="16978"/>
        <w:bookmarkEnd w:id="16979"/>
      </w:del>
    </w:p>
    <w:p w14:paraId="6E864370" w14:textId="620AC363" w:rsidR="00564C22" w:rsidDel="00B33063" w:rsidRDefault="009B1AF1" w:rsidP="00564C22">
      <w:pPr>
        <w:pStyle w:val="Code"/>
        <w:spacing w:line="259" w:lineRule="auto"/>
        <w:rPr>
          <w:del w:id="16980" w:author="Andreas Kuehne" w:date="2019-05-31T12:22:00Z"/>
        </w:rPr>
      </w:pPr>
      <w:del w:id="16981"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"boolean",</w:delText>
        </w:r>
        <w:bookmarkStart w:id="16982" w:name="_Toc10199800"/>
        <w:bookmarkStart w:id="16983" w:name="_Toc10203938"/>
        <w:bookmarkStart w:id="16984" w:name="_Toc10208076"/>
        <w:bookmarkEnd w:id="16982"/>
        <w:bookmarkEnd w:id="16983"/>
        <w:bookmarkEnd w:id="16984"/>
      </w:del>
    </w:p>
    <w:p w14:paraId="2FD60D3C" w14:textId="2559D29B" w:rsidR="00564C22" w:rsidDel="00B33063" w:rsidRDefault="009B1AF1" w:rsidP="00564C22">
      <w:pPr>
        <w:pStyle w:val="Code"/>
        <w:spacing w:line="259" w:lineRule="auto"/>
        <w:rPr>
          <w:del w:id="16985" w:author="Andreas Kuehne" w:date="2019-05-31T12:22:00Z"/>
        </w:rPr>
      </w:pPr>
      <w:del w:id="16986" w:author="Andreas Kuehne" w:date="2019-05-31T12:22:00Z">
        <w:r w:rsidDel="00B33063">
          <w:rPr>
            <w:color w:val="31849B" w:themeColor="accent5" w:themeShade="BF"/>
          </w:rPr>
          <w:delText xml:space="preserve">      "default"</w:delText>
        </w:r>
        <w:r w:rsidDel="00B33063">
          <w:delText xml:space="preserve">: </w:delText>
        </w:r>
        <w:r w:rsidDel="00B33063">
          <w:rPr>
            <w:color w:val="244061" w:themeColor="accent1" w:themeShade="80"/>
          </w:rPr>
          <w:delText>"false"</w:delText>
        </w:r>
        <w:bookmarkStart w:id="16987" w:name="_Toc10199801"/>
        <w:bookmarkStart w:id="16988" w:name="_Toc10203939"/>
        <w:bookmarkStart w:id="16989" w:name="_Toc10208077"/>
        <w:bookmarkEnd w:id="16987"/>
        <w:bookmarkEnd w:id="16988"/>
        <w:bookmarkEnd w:id="16989"/>
      </w:del>
    </w:p>
    <w:p w14:paraId="41C67FDA" w14:textId="1E940495" w:rsidR="00564C22" w:rsidDel="00B33063" w:rsidRDefault="009B1AF1" w:rsidP="00564C22">
      <w:pPr>
        <w:pStyle w:val="Code"/>
        <w:spacing w:line="259" w:lineRule="auto"/>
        <w:rPr>
          <w:del w:id="16990" w:author="Andreas Kuehne" w:date="2019-05-31T12:22:00Z"/>
        </w:rPr>
      </w:pPr>
      <w:del w:id="16991" w:author="Andreas Kuehne" w:date="2019-05-31T12:22:00Z">
        <w:r w:rsidDel="00B33063">
          <w:delText xml:space="preserve">    },</w:delText>
        </w:r>
        <w:bookmarkStart w:id="16992" w:name="_Toc10199802"/>
        <w:bookmarkStart w:id="16993" w:name="_Toc10203940"/>
        <w:bookmarkStart w:id="16994" w:name="_Toc10208078"/>
        <w:bookmarkEnd w:id="16992"/>
        <w:bookmarkEnd w:id="16993"/>
        <w:bookmarkEnd w:id="16994"/>
      </w:del>
    </w:p>
    <w:p w14:paraId="7723ABDA" w14:textId="69557663" w:rsidR="00564C22" w:rsidDel="00B33063" w:rsidRDefault="009B1AF1" w:rsidP="00564C22">
      <w:pPr>
        <w:pStyle w:val="Code"/>
        <w:spacing w:line="259" w:lineRule="auto"/>
        <w:rPr>
          <w:del w:id="16995" w:author="Andreas Kuehne" w:date="2019-05-31T12:22:00Z"/>
        </w:rPr>
      </w:pPr>
      <w:del w:id="16996" w:author="Andreas Kuehne" w:date="2019-05-31T12:22:00Z">
        <w:r w:rsidDel="00B33063">
          <w:rPr>
            <w:color w:val="31849B" w:themeColor="accent5" w:themeShade="BF"/>
          </w:rPr>
          <w:delText xml:space="preserve">    "returnAugmented"</w:delText>
        </w:r>
        <w:r w:rsidDel="00B33063">
          <w:delText>: {</w:delText>
        </w:r>
        <w:bookmarkStart w:id="16997" w:name="_Toc10199803"/>
        <w:bookmarkStart w:id="16998" w:name="_Toc10203941"/>
        <w:bookmarkStart w:id="16999" w:name="_Toc10208079"/>
        <w:bookmarkEnd w:id="16997"/>
        <w:bookmarkEnd w:id="16998"/>
        <w:bookmarkEnd w:id="16999"/>
      </w:del>
    </w:p>
    <w:p w14:paraId="2E84CC59" w14:textId="7B955D31" w:rsidR="00564C22" w:rsidDel="00B33063" w:rsidRDefault="009B1AF1" w:rsidP="00564C22">
      <w:pPr>
        <w:pStyle w:val="Code"/>
        <w:spacing w:line="259" w:lineRule="auto"/>
        <w:rPr>
          <w:del w:id="17000" w:author="Andreas Kuehne" w:date="2019-05-31T12:22:00Z"/>
        </w:rPr>
      </w:pPr>
      <w:del w:id="17001"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7002" w:name="_Toc10199804"/>
        <w:bookmarkStart w:id="17003" w:name="_Toc10203942"/>
        <w:bookmarkStart w:id="17004" w:name="_Toc10208080"/>
        <w:bookmarkEnd w:id="17002"/>
        <w:bookmarkEnd w:id="17003"/>
        <w:bookmarkEnd w:id="17004"/>
      </w:del>
    </w:p>
    <w:p w14:paraId="37A03971" w14:textId="2719B8FE" w:rsidR="00564C22" w:rsidDel="00B33063" w:rsidRDefault="009B1AF1" w:rsidP="00564C22">
      <w:pPr>
        <w:pStyle w:val="Code"/>
        <w:spacing w:line="259" w:lineRule="auto"/>
        <w:rPr>
          <w:del w:id="17005" w:author="Andreas Kuehne" w:date="2019-05-31T12:22:00Z"/>
        </w:rPr>
      </w:pPr>
      <w:del w:id="17006" w:author="Andreas Kuehne" w:date="2019-05-31T12:22:00Z">
        <w:r w:rsidDel="00B33063">
          <w:delText xml:space="preserve">    },</w:delText>
        </w:r>
        <w:bookmarkStart w:id="17007" w:name="_Toc10199805"/>
        <w:bookmarkStart w:id="17008" w:name="_Toc10203943"/>
        <w:bookmarkStart w:id="17009" w:name="_Toc10208081"/>
        <w:bookmarkEnd w:id="17007"/>
        <w:bookmarkEnd w:id="17008"/>
        <w:bookmarkEnd w:id="17009"/>
      </w:del>
    </w:p>
    <w:p w14:paraId="18C865FE" w14:textId="0FFEBAA7" w:rsidR="00564C22" w:rsidDel="00B33063" w:rsidRDefault="009B1AF1" w:rsidP="00564C22">
      <w:pPr>
        <w:pStyle w:val="Code"/>
        <w:spacing w:line="259" w:lineRule="auto"/>
        <w:rPr>
          <w:del w:id="17010" w:author="Andreas Kuehne" w:date="2019-05-31T12:22:00Z"/>
        </w:rPr>
      </w:pPr>
      <w:del w:id="17011" w:author="Andreas Kuehne" w:date="2019-05-31T12:22:00Z">
        <w:r w:rsidDel="00B33063">
          <w:rPr>
            <w:color w:val="31849B" w:themeColor="accent5" w:themeShade="BF"/>
          </w:rPr>
          <w:delText xml:space="preserve">    "returnTimestamped"</w:delText>
        </w:r>
        <w:r w:rsidDel="00B33063">
          <w:delText>: {</w:delText>
        </w:r>
        <w:bookmarkStart w:id="17012" w:name="_Toc10199806"/>
        <w:bookmarkStart w:id="17013" w:name="_Toc10203944"/>
        <w:bookmarkStart w:id="17014" w:name="_Toc10208082"/>
        <w:bookmarkEnd w:id="17012"/>
        <w:bookmarkEnd w:id="17013"/>
        <w:bookmarkEnd w:id="17014"/>
      </w:del>
    </w:p>
    <w:p w14:paraId="5AFD6EC1" w14:textId="145BBD86" w:rsidR="00564C22" w:rsidDel="00B33063" w:rsidRDefault="009B1AF1" w:rsidP="00564C22">
      <w:pPr>
        <w:pStyle w:val="Code"/>
        <w:spacing w:line="259" w:lineRule="auto"/>
        <w:rPr>
          <w:del w:id="17015" w:author="Andreas Kuehne" w:date="2019-05-31T12:22:00Z"/>
        </w:rPr>
      </w:pPr>
      <w:del w:id="17016"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7017" w:name="_Toc10199807"/>
        <w:bookmarkStart w:id="17018" w:name="_Toc10203945"/>
        <w:bookmarkStart w:id="17019" w:name="_Toc10208083"/>
        <w:bookmarkEnd w:id="17017"/>
        <w:bookmarkEnd w:id="17018"/>
        <w:bookmarkEnd w:id="17019"/>
      </w:del>
    </w:p>
    <w:p w14:paraId="478EC5C5" w14:textId="679FBD7E" w:rsidR="00564C22" w:rsidDel="00B33063" w:rsidRDefault="009B1AF1" w:rsidP="00564C22">
      <w:pPr>
        <w:pStyle w:val="Code"/>
        <w:spacing w:line="259" w:lineRule="auto"/>
        <w:rPr>
          <w:del w:id="17020" w:author="Andreas Kuehne" w:date="2019-05-31T12:22:00Z"/>
        </w:rPr>
      </w:pPr>
      <w:del w:id="17021" w:author="Andreas Kuehne" w:date="2019-05-31T12:22:00Z">
        <w:r w:rsidDel="00B33063">
          <w:rPr>
            <w:color w:val="31849B" w:themeColor="accent5" w:themeShade="BF"/>
          </w:rPr>
          <w:delText xml:space="preserve">      "items"</w:delText>
        </w:r>
        <w:r w:rsidDel="00B33063">
          <w:delText>: {</w:delText>
        </w:r>
        <w:bookmarkStart w:id="17022" w:name="_Toc10199808"/>
        <w:bookmarkStart w:id="17023" w:name="_Toc10203946"/>
        <w:bookmarkStart w:id="17024" w:name="_Toc10208084"/>
        <w:bookmarkEnd w:id="17022"/>
        <w:bookmarkEnd w:id="17023"/>
        <w:bookmarkEnd w:id="17024"/>
      </w:del>
    </w:p>
    <w:p w14:paraId="4B45E05F" w14:textId="5C5484F4" w:rsidR="00564C22" w:rsidDel="00B33063" w:rsidRDefault="009B1AF1" w:rsidP="00564C22">
      <w:pPr>
        <w:pStyle w:val="Code"/>
        <w:spacing w:line="259" w:lineRule="auto"/>
        <w:rPr>
          <w:del w:id="17025" w:author="Andreas Kuehne" w:date="2019-05-31T12:22:00Z"/>
        </w:rPr>
      </w:pPr>
      <w:del w:id="17026"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7027" w:name="_Toc10199809"/>
        <w:bookmarkStart w:id="17028" w:name="_Toc10203947"/>
        <w:bookmarkStart w:id="17029" w:name="_Toc10208085"/>
        <w:bookmarkEnd w:id="17027"/>
        <w:bookmarkEnd w:id="17028"/>
        <w:bookmarkEnd w:id="17029"/>
      </w:del>
    </w:p>
    <w:p w14:paraId="52BD7321" w14:textId="32DD7800" w:rsidR="00564C22" w:rsidDel="00B33063" w:rsidRDefault="009B1AF1" w:rsidP="00564C22">
      <w:pPr>
        <w:pStyle w:val="Code"/>
        <w:spacing w:line="259" w:lineRule="auto"/>
        <w:rPr>
          <w:del w:id="17030" w:author="Andreas Kuehne" w:date="2019-05-31T12:22:00Z"/>
        </w:rPr>
      </w:pPr>
      <w:del w:id="17031" w:author="Andreas Kuehne" w:date="2019-05-31T12:22:00Z">
        <w:r w:rsidDel="00B33063">
          <w:delText xml:space="preserve">      }</w:delText>
        </w:r>
        <w:bookmarkStart w:id="17032" w:name="_Toc10199810"/>
        <w:bookmarkStart w:id="17033" w:name="_Toc10203948"/>
        <w:bookmarkStart w:id="17034" w:name="_Toc10208086"/>
        <w:bookmarkEnd w:id="17032"/>
        <w:bookmarkEnd w:id="17033"/>
        <w:bookmarkEnd w:id="17034"/>
      </w:del>
    </w:p>
    <w:p w14:paraId="48F691EE" w14:textId="50E7F282" w:rsidR="00564C22" w:rsidDel="00B33063" w:rsidRDefault="009B1AF1" w:rsidP="00564C22">
      <w:pPr>
        <w:pStyle w:val="Code"/>
        <w:spacing w:line="259" w:lineRule="auto"/>
        <w:rPr>
          <w:del w:id="17035" w:author="Andreas Kuehne" w:date="2019-05-31T12:22:00Z"/>
        </w:rPr>
      </w:pPr>
      <w:del w:id="17036" w:author="Andreas Kuehne" w:date="2019-05-31T12:22:00Z">
        <w:r w:rsidDel="00B33063">
          <w:delText xml:space="preserve">    },</w:delText>
        </w:r>
        <w:bookmarkStart w:id="17037" w:name="_Toc10199811"/>
        <w:bookmarkStart w:id="17038" w:name="_Toc10203949"/>
        <w:bookmarkStart w:id="17039" w:name="_Toc10208087"/>
        <w:bookmarkEnd w:id="17037"/>
        <w:bookmarkEnd w:id="17038"/>
        <w:bookmarkEnd w:id="17039"/>
      </w:del>
    </w:p>
    <w:p w14:paraId="3649223E" w14:textId="4401ED71" w:rsidR="00564C22" w:rsidDel="00B33063" w:rsidRDefault="009B1AF1" w:rsidP="00564C22">
      <w:pPr>
        <w:pStyle w:val="Code"/>
        <w:spacing w:line="259" w:lineRule="auto"/>
        <w:rPr>
          <w:del w:id="17040" w:author="Andreas Kuehne" w:date="2019-05-31T12:22:00Z"/>
        </w:rPr>
      </w:pPr>
      <w:del w:id="17041" w:author="Andreas Kuehne" w:date="2019-05-31T12:22:00Z">
        <w:r w:rsidDel="00B33063">
          <w:rPr>
            <w:color w:val="31849B" w:themeColor="accent5" w:themeShade="BF"/>
          </w:rPr>
          <w:delText xml:space="preserve">    "verifyManifests"</w:delText>
        </w:r>
        <w:r w:rsidDel="00B33063">
          <w:delText>: {</w:delText>
        </w:r>
        <w:bookmarkStart w:id="17042" w:name="_Toc10199812"/>
        <w:bookmarkStart w:id="17043" w:name="_Toc10203950"/>
        <w:bookmarkStart w:id="17044" w:name="_Toc10208088"/>
        <w:bookmarkEnd w:id="17042"/>
        <w:bookmarkEnd w:id="17043"/>
        <w:bookmarkEnd w:id="17044"/>
      </w:del>
    </w:p>
    <w:p w14:paraId="2EB362A4" w14:textId="375FD2DC" w:rsidR="00564C22" w:rsidDel="00B33063" w:rsidRDefault="009B1AF1" w:rsidP="00564C22">
      <w:pPr>
        <w:pStyle w:val="Code"/>
        <w:spacing w:line="259" w:lineRule="auto"/>
        <w:rPr>
          <w:del w:id="17045" w:author="Andreas Kuehne" w:date="2019-05-31T12:22:00Z"/>
        </w:rPr>
      </w:pPr>
      <w:del w:id="17046"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"boolean",</w:delText>
        </w:r>
        <w:bookmarkStart w:id="17047" w:name="_Toc10199813"/>
        <w:bookmarkStart w:id="17048" w:name="_Toc10203951"/>
        <w:bookmarkStart w:id="17049" w:name="_Toc10208089"/>
        <w:bookmarkEnd w:id="17047"/>
        <w:bookmarkEnd w:id="17048"/>
        <w:bookmarkEnd w:id="17049"/>
      </w:del>
    </w:p>
    <w:p w14:paraId="32DBF74F" w14:textId="21E06CC0" w:rsidR="00564C22" w:rsidDel="00B33063" w:rsidRDefault="009B1AF1" w:rsidP="00564C22">
      <w:pPr>
        <w:pStyle w:val="Code"/>
        <w:spacing w:line="259" w:lineRule="auto"/>
        <w:rPr>
          <w:del w:id="17050" w:author="Andreas Kuehne" w:date="2019-05-31T12:22:00Z"/>
        </w:rPr>
      </w:pPr>
      <w:del w:id="17051" w:author="Andreas Kuehne" w:date="2019-05-31T12:22:00Z">
        <w:r w:rsidDel="00B33063">
          <w:rPr>
            <w:color w:val="31849B" w:themeColor="accent5" w:themeShade="BF"/>
          </w:rPr>
          <w:delText xml:space="preserve">      "default"</w:delText>
        </w:r>
        <w:r w:rsidDel="00B33063">
          <w:delText xml:space="preserve">: </w:delText>
        </w:r>
        <w:r w:rsidDel="00B33063">
          <w:rPr>
            <w:color w:val="244061" w:themeColor="accent1" w:themeShade="80"/>
          </w:rPr>
          <w:delText>"false"</w:delText>
        </w:r>
        <w:bookmarkStart w:id="17052" w:name="_Toc10199814"/>
        <w:bookmarkStart w:id="17053" w:name="_Toc10203952"/>
        <w:bookmarkStart w:id="17054" w:name="_Toc10208090"/>
        <w:bookmarkEnd w:id="17052"/>
        <w:bookmarkEnd w:id="17053"/>
        <w:bookmarkEnd w:id="17054"/>
      </w:del>
    </w:p>
    <w:p w14:paraId="3BAB6159" w14:textId="02B34E35" w:rsidR="00564C22" w:rsidDel="00B33063" w:rsidRDefault="009B1AF1" w:rsidP="00564C22">
      <w:pPr>
        <w:pStyle w:val="Code"/>
        <w:spacing w:line="259" w:lineRule="auto"/>
        <w:rPr>
          <w:del w:id="17055" w:author="Andreas Kuehne" w:date="2019-05-31T12:22:00Z"/>
        </w:rPr>
      </w:pPr>
      <w:del w:id="17056" w:author="Andreas Kuehne" w:date="2019-05-31T12:22:00Z">
        <w:r w:rsidDel="00B33063">
          <w:delText xml:space="preserve">    }</w:delText>
        </w:r>
        <w:bookmarkStart w:id="17057" w:name="_Toc10199815"/>
        <w:bookmarkStart w:id="17058" w:name="_Toc10203953"/>
        <w:bookmarkStart w:id="17059" w:name="_Toc10208091"/>
        <w:bookmarkEnd w:id="17057"/>
        <w:bookmarkEnd w:id="17058"/>
        <w:bookmarkEnd w:id="17059"/>
      </w:del>
    </w:p>
    <w:p w14:paraId="38C27065" w14:textId="3095C9AF" w:rsidR="00564C22" w:rsidDel="00B33063" w:rsidRDefault="009B1AF1" w:rsidP="00564C22">
      <w:pPr>
        <w:pStyle w:val="Code"/>
        <w:spacing w:line="259" w:lineRule="auto"/>
        <w:rPr>
          <w:del w:id="17060" w:author="Andreas Kuehne" w:date="2019-05-31T12:22:00Z"/>
        </w:rPr>
      </w:pPr>
      <w:del w:id="17061" w:author="Andreas Kuehne" w:date="2019-05-31T12:22:00Z">
        <w:r w:rsidDel="00B33063">
          <w:delText xml:space="preserve">  }</w:delText>
        </w:r>
        <w:bookmarkStart w:id="17062" w:name="_Toc10199816"/>
        <w:bookmarkStart w:id="17063" w:name="_Toc10203954"/>
        <w:bookmarkStart w:id="17064" w:name="_Toc10208092"/>
        <w:bookmarkEnd w:id="17062"/>
        <w:bookmarkEnd w:id="17063"/>
        <w:bookmarkEnd w:id="17064"/>
      </w:del>
    </w:p>
    <w:p w14:paraId="165E9D19" w14:textId="72B0FF43" w:rsidR="00564C22" w:rsidDel="00B33063" w:rsidRDefault="009B1AF1" w:rsidP="00564C22">
      <w:pPr>
        <w:pStyle w:val="Code"/>
        <w:spacing w:line="259" w:lineRule="auto"/>
        <w:rPr>
          <w:del w:id="17065" w:author="Andreas Kuehne" w:date="2019-05-31T12:22:00Z"/>
        </w:rPr>
      </w:pPr>
      <w:del w:id="17066" w:author="Andreas Kuehne" w:date="2019-05-31T12:22:00Z">
        <w:r w:rsidDel="00B33063">
          <w:delText>}</w:delText>
        </w:r>
        <w:bookmarkStart w:id="17067" w:name="_Toc10199817"/>
        <w:bookmarkStart w:id="17068" w:name="_Toc10203955"/>
        <w:bookmarkStart w:id="17069" w:name="_Toc10208093"/>
        <w:bookmarkEnd w:id="17067"/>
        <w:bookmarkEnd w:id="17068"/>
        <w:bookmarkEnd w:id="17069"/>
      </w:del>
    </w:p>
    <w:p w14:paraId="46BD89B8" w14:textId="0B3D975E" w:rsidR="00564C22" w:rsidDel="00B33063" w:rsidRDefault="00564C22" w:rsidP="00564C22">
      <w:pPr>
        <w:rPr>
          <w:del w:id="17070" w:author="Andreas Kuehne" w:date="2019-05-31T12:22:00Z"/>
        </w:rPr>
      </w:pPr>
      <w:bookmarkStart w:id="17071" w:name="_Toc10199818"/>
      <w:bookmarkStart w:id="17072" w:name="_Toc10203956"/>
      <w:bookmarkStart w:id="17073" w:name="_Toc10208094"/>
      <w:bookmarkEnd w:id="17071"/>
      <w:bookmarkEnd w:id="17072"/>
      <w:bookmarkEnd w:id="17073"/>
    </w:p>
    <w:p w14:paraId="7059362D" w14:textId="62AEDE3E" w:rsidR="00564C22" w:rsidDel="00B33063" w:rsidRDefault="009B1AF1" w:rsidP="00564C22">
      <w:pPr>
        <w:pStyle w:val="berschrift4"/>
        <w:rPr>
          <w:del w:id="17074" w:author="Andreas Kuehne" w:date="2019-05-31T12:22:00Z"/>
        </w:rPr>
      </w:pPr>
      <w:del w:id="17075" w:author="Andreas Kuehne" w:date="2019-05-31T12:22:00Z">
        <w:r w:rsidDel="00B33063">
          <w:delText>OptionalInputsVerify – XML Syntax</w:delText>
        </w:r>
        <w:bookmarkStart w:id="17076" w:name="_Toc10199819"/>
        <w:bookmarkStart w:id="17077" w:name="_Toc10203957"/>
        <w:bookmarkStart w:id="17078" w:name="_Toc10208095"/>
        <w:bookmarkEnd w:id="17076"/>
        <w:bookmarkEnd w:id="17077"/>
        <w:bookmarkEnd w:id="17078"/>
      </w:del>
    </w:p>
    <w:p w14:paraId="2980507D" w14:textId="435023E0" w:rsidR="00564C22" w:rsidRPr="5404FA76" w:rsidDel="00B33063" w:rsidRDefault="009B1AF1" w:rsidP="00564C22">
      <w:pPr>
        <w:rPr>
          <w:del w:id="17079" w:author="Andreas Kuehne" w:date="2019-05-31T12:22:00Z"/>
        </w:rPr>
      </w:pPr>
      <w:del w:id="17080" w:author="Andreas Kuehne" w:date="2019-05-31T12:22:00Z">
        <w:r w:rsidRPr="0CCF9147" w:rsidDel="00B33063">
          <w:delText xml:space="preserve">The XML type </w:delText>
        </w:r>
        <w:r w:rsidRPr="002062A5" w:rsidDel="00B33063">
          <w:rPr>
            <w:rFonts w:ascii="Courier New" w:eastAsia="Courier New" w:hAnsi="Courier New" w:cs="Courier New"/>
          </w:rPr>
          <w:delText>OptionalInputsVerifyType</w:delText>
        </w:r>
        <w:r w:rsidRPr="0CCF9147" w:rsidDel="00B33063">
          <w:delText xml:space="preserve"> SHALL implement the requirements defined in the </w:delText>
        </w:r>
        <w:r w:rsidRPr="002062A5" w:rsidDel="00B33063">
          <w:rPr>
            <w:rFonts w:ascii="Courier New" w:eastAsia="Courier New" w:hAnsi="Courier New" w:cs="Courier New"/>
          </w:rPr>
          <w:delText>OptionalInputsVerify</w:delText>
        </w:r>
        <w:r w:rsidDel="00B33063">
          <w:delText xml:space="preserve"> </w:delText>
        </w:r>
        <w:r w:rsidRPr="005A6FFD" w:rsidDel="00B33063">
          <w:delText>component.</w:delText>
        </w:r>
        <w:bookmarkStart w:id="17081" w:name="_Toc10199820"/>
        <w:bookmarkStart w:id="17082" w:name="_Toc10203958"/>
        <w:bookmarkStart w:id="17083" w:name="_Toc10208096"/>
        <w:bookmarkEnd w:id="17081"/>
        <w:bookmarkEnd w:id="17082"/>
        <w:bookmarkEnd w:id="17083"/>
      </w:del>
    </w:p>
    <w:p w14:paraId="3A9C93DE" w14:textId="39BA2E69" w:rsidR="00564C22" w:rsidDel="00B33063" w:rsidRDefault="009B1AF1" w:rsidP="00564C22">
      <w:pPr>
        <w:rPr>
          <w:del w:id="17084" w:author="Andreas Kuehne" w:date="2019-05-31T12:22:00Z"/>
        </w:rPr>
      </w:pPr>
      <w:del w:id="17085"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OptionalInputsVerifyType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17086" w:name="_Toc10199821"/>
        <w:bookmarkStart w:id="17087" w:name="_Toc10203959"/>
        <w:bookmarkStart w:id="17088" w:name="_Toc10208097"/>
        <w:bookmarkEnd w:id="17086"/>
        <w:bookmarkEnd w:id="17087"/>
        <w:bookmarkEnd w:id="17088"/>
      </w:del>
    </w:p>
    <w:p w14:paraId="23E177ED" w14:textId="1E63741F" w:rsidR="00564C22" w:rsidDel="00B33063" w:rsidRDefault="009B1AF1" w:rsidP="00564C22">
      <w:pPr>
        <w:pStyle w:val="Code"/>
        <w:rPr>
          <w:del w:id="17089" w:author="Andreas Kuehne" w:date="2019-05-31T12:22:00Z"/>
        </w:rPr>
      </w:pPr>
      <w:del w:id="17090"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OptionalInputsVerifyType</w:delText>
        </w:r>
        <w:r w:rsidDel="00B33063">
          <w:rPr>
            <w:color w:val="943634" w:themeColor="accent2" w:themeShade="BF"/>
          </w:rPr>
          <w:delText>"</w:delText>
        </w:r>
        <w:r w:rsidDel="00B33063">
          <w:rPr>
            <w:color w:val="31849B" w:themeColor="accent5" w:themeShade="BF"/>
          </w:rPr>
          <w:delText>&gt;</w:delText>
        </w:r>
        <w:bookmarkStart w:id="17091" w:name="_Toc10199822"/>
        <w:bookmarkStart w:id="17092" w:name="_Toc10203960"/>
        <w:bookmarkStart w:id="17093" w:name="_Toc10208098"/>
        <w:bookmarkEnd w:id="17091"/>
        <w:bookmarkEnd w:id="17092"/>
        <w:bookmarkEnd w:id="17093"/>
      </w:del>
    </w:p>
    <w:p w14:paraId="1BC2957E" w14:textId="5B9E8988" w:rsidR="00564C22" w:rsidDel="00B33063" w:rsidRDefault="009B1AF1" w:rsidP="00564C22">
      <w:pPr>
        <w:pStyle w:val="Code"/>
        <w:rPr>
          <w:del w:id="17094" w:author="Andreas Kuehne" w:date="2019-05-31T12:22:00Z"/>
        </w:rPr>
      </w:pPr>
      <w:del w:id="17095" w:author="Andreas Kuehne" w:date="2019-05-31T12:22:00Z">
        <w:r w:rsidDel="00B33063">
          <w:rPr>
            <w:color w:val="31849B" w:themeColor="accent5" w:themeShade="BF"/>
          </w:rPr>
          <w:delText xml:space="preserve">  &lt;xs:complexContent&gt;</w:delText>
        </w:r>
        <w:bookmarkStart w:id="17096" w:name="_Toc10199823"/>
        <w:bookmarkStart w:id="17097" w:name="_Toc10203961"/>
        <w:bookmarkStart w:id="17098" w:name="_Toc10208099"/>
        <w:bookmarkEnd w:id="17096"/>
        <w:bookmarkEnd w:id="17097"/>
        <w:bookmarkEnd w:id="17098"/>
      </w:del>
    </w:p>
    <w:p w14:paraId="12EDC6D0" w14:textId="610960D7" w:rsidR="00564C22" w:rsidDel="00B33063" w:rsidRDefault="009B1AF1" w:rsidP="00564C22">
      <w:pPr>
        <w:pStyle w:val="Code"/>
        <w:rPr>
          <w:del w:id="17099" w:author="Andreas Kuehne" w:date="2019-05-31T12:22:00Z"/>
        </w:rPr>
      </w:pPr>
      <w:del w:id="17100" w:author="Andreas Kuehne" w:date="2019-05-31T12:22:00Z">
        <w:r w:rsidDel="00B33063">
          <w:rPr>
            <w:color w:val="31849B" w:themeColor="accent5" w:themeShade="BF"/>
          </w:rPr>
          <w:delText xml:space="preserve">    &lt;xs:extension</w:delText>
        </w:r>
        <w:r w:rsidDel="00B33063">
          <w:rPr>
            <w:color w:val="943634" w:themeColor="accent2" w:themeShade="BF"/>
          </w:rPr>
          <w:delText xml:space="preserve"> base="</w:delText>
        </w:r>
        <w:r w:rsidDel="00B33063">
          <w:rPr>
            <w:color w:val="244061" w:themeColor="accent1" w:themeShade="80"/>
          </w:rPr>
          <w:delText>dss2:OptionalInputsBaseType</w:delText>
        </w:r>
        <w:r w:rsidDel="00B33063">
          <w:rPr>
            <w:color w:val="943634" w:themeColor="accent2" w:themeShade="BF"/>
          </w:rPr>
          <w:delText>"</w:delText>
        </w:r>
        <w:r w:rsidDel="00B33063">
          <w:rPr>
            <w:color w:val="31849B" w:themeColor="accent5" w:themeShade="BF"/>
          </w:rPr>
          <w:delText>&gt;</w:delText>
        </w:r>
        <w:bookmarkStart w:id="17101" w:name="_Toc10199824"/>
        <w:bookmarkStart w:id="17102" w:name="_Toc10203962"/>
        <w:bookmarkStart w:id="17103" w:name="_Toc10208100"/>
        <w:bookmarkEnd w:id="17101"/>
        <w:bookmarkEnd w:id="17102"/>
        <w:bookmarkEnd w:id="17103"/>
      </w:del>
    </w:p>
    <w:p w14:paraId="46F0CA57" w14:textId="68A01395" w:rsidR="00564C22" w:rsidDel="00B33063" w:rsidRDefault="009B1AF1" w:rsidP="00564C22">
      <w:pPr>
        <w:pStyle w:val="Code"/>
        <w:rPr>
          <w:del w:id="17104" w:author="Andreas Kuehne" w:date="2019-05-31T12:22:00Z"/>
        </w:rPr>
      </w:pPr>
      <w:del w:id="17105" w:author="Andreas Kuehne" w:date="2019-05-31T12:22:00Z">
        <w:r w:rsidDel="00B33063">
          <w:rPr>
            <w:color w:val="31849B" w:themeColor="accent5" w:themeShade="BF"/>
          </w:rPr>
          <w:delText xml:space="preserve">      &lt;xs:sequence&gt;</w:delText>
        </w:r>
        <w:bookmarkStart w:id="17106" w:name="_Toc10199825"/>
        <w:bookmarkStart w:id="17107" w:name="_Toc10203963"/>
        <w:bookmarkStart w:id="17108" w:name="_Toc10208101"/>
        <w:bookmarkEnd w:id="17106"/>
        <w:bookmarkEnd w:id="17107"/>
        <w:bookmarkEnd w:id="17108"/>
      </w:del>
    </w:p>
    <w:p w14:paraId="1E8F4EF6" w14:textId="0DE806EF" w:rsidR="00564C22" w:rsidDel="00B33063" w:rsidRDefault="009B1AF1" w:rsidP="00564C22">
      <w:pPr>
        <w:pStyle w:val="Code"/>
        <w:rPr>
          <w:del w:id="17109" w:author="Andreas Kuehne" w:date="2019-05-31T12:22:00Z"/>
        </w:rPr>
      </w:pPr>
      <w:del w:id="17110"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UseVerificationTime</w:delText>
        </w:r>
        <w:r w:rsidDel="00B33063">
          <w:rPr>
            <w:color w:val="943634" w:themeColor="accent2" w:themeShade="BF"/>
          </w:rPr>
          <w:delText>" type="</w:delText>
        </w:r>
        <w:r w:rsidDel="00B33063">
          <w:rPr>
            <w:color w:val="244061" w:themeColor="accent1" w:themeShade="80"/>
          </w:rPr>
          <w:delText>dss2:UseVerificationTimeType</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7111" w:name="_Toc10199826"/>
        <w:bookmarkStart w:id="17112" w:name="_Toc10203964"/>
        <w:bookmarkStart w:id="17113" w:name="_Toc10208102"/>
        <w:bookmarkEnd w:id="17111"/>
        <w:bookmarkEnd w:id="17112"/>
        <w:bookmarkEnd w:id="17113"/>
      </w:del>
    </w:p>
    <w:p w14:paraId="7AD507A9" w14:textId="72712872" w:rsidR="00564C22" w:rsidDel="00B33063" w:rsidRDefault="009B1AF1" w:rsidP="00564C22">
      <w:pPr>
        <w:pStyle w:val="Code"/>
        <w:rPr>
          <w:del w:id="17114" w:author="Andreas Kuehne" w:date="2019-05-31T12:22:00Z"/>
        </w:rPr>
      </w:pPr>
      <w:del w:id="17115"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ReturnVerificationTimeInfo</w:delText>
        </w:r>
        <w:r w:rsidDel="00B33063">
          <w:rPr>
            <w:color w:val="943634" w:themeColor="accent2" w:themeShade="BF"/>
          </w:rPr>
          <w:delText>" type="</w:delText>
        </w:r>
        <w:r w:rsidDel="00B33063">
          <w:rPr>
            <w:color w:val="244061" w:themeColor="accent1" w:themeShade="80"/>
          </w:rPr>
          <w:delText>xs:boolean</w:delText>
        </w:r>
        <w:r w:rsidDel="00B33063">
          <w:rPr>
            <w:color w:val="943634" w:themeColor="accent2" w:themeShade="BF"/>
          </w:rPr>
          <w:delText>" default="</w:delText>
        </w:r>
        <w:r w:rsidDel="00B33063">
          <w:rPr>
            <w:color w:val="244061" w:themeColor="accent1" w:themeShade="80"/>
          </w:rPr>
          <w:delText>false</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7116" w:name="_Toc10199827"/>
        <w:bookmarkStart w:id="17117" w:name="_Toc10203965"/>
        <w:bookmarkStart w:id="17118" w:name="_Toc10208103"/>
        <w:bookmarkEnd w:id="17116"/>
        <w:bookmarkEnd w:id="17117"/>
        <w:bookmarkEnd w:id="17118"/>
      </w:del>
    </w:p>
    <w:p w14:paraId="5993C57F" w14:textId="09DB3D5F" w:rsidR="00564C22" w:rsidDel="00B33063" w:rsidRDefault="009B1AF1" w:rsidP="00564C22">
      <w:pPr>
        <w:pStyle w:val="Code"/>
        <w:rPr>
          <w:del w:id="17119" w:author="Andreas Kuehne" w:date="2019-05-31T12:22:00Z"/>
        </w:rPr>
      </w:pPr>
      <w:del w:id="17120"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AdditionalKeyInfo</w:delText>
        </w:r>
        <w:r w:rsidDel="00B33063">
          <w:rPr>
            <w:color w:val="943634" w:themeColor="accent2" w:themeShade="BF"/>
          </w:rPr>
          <w:delText>" type="</w:delText>
        </w:r>
        <w:r w:rsidDel="00B33063">
          <w:rPr>
            <w:color w:val="244061" w:themeColor="accent1" w:themeShade="80"/>
          </w:rPr>
          <w:delText>dss2:AdditionalKeyInfoType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7121" w:name="_Toc10199828"/>
        <w:bookmarkStart w:id="17122" w:name="_Toc10203966"/>
        <w:bookmarkStart w:id="17123" w:name="_Toc10208104"/>
        <w:bookmarkEnd w:id="17121"/>
        <w:bookmarkEnd w:id="17122"/>
        <w:bookmarkEnd w:id="17123"/>
      </w:del>
    </w:p>
    <w:p w14:paraId="150C7095" w14:textId="4E79A99A" w:rsidR="00564C22" w:rsidDel="00B33063" w:rsidRDefault="009B1AF1" w:rsidP="00564C22">
      <w:pPr>
        <w:pStyle w:val="Code"/>
        <w:rPr>
          <w:del w:id="17124" w:author="Andreas Kuehne" w:date="2019-05-31T12:22:00Z"/>
        </w:rPr>
      </w:pPr>
      <w:del w:id="17125"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ReturnProcessingDetails</w:delText>
        </w:r>
        <w:r w:rsidDel="00B33063">
          <w:rPr>
            <w:color w:val="943634" w:themeColor="accent2" w:themeShade="BF"/>
          </w:rPr>
          <w:delText>" type="</w:delText>
        </w:r>
        <w:r w:rsidDel="00B33063">
          <w:rPr>
            <w:color w:val="244061" w:themeColor="accent1" w:themeShade="80"/>
          </w:rPr>
          <w:delText>xs:boolean</w:delText>
        </w:r>
        <w:r w:rsidDel="00B33063">
          <w:rPr>
            <w:color w:val="943634" w:themeColor="accent2" w:themeShade="BF"/>
          </w:rPr>
          <w:delText>" default="</w:delText>
        </w:r>
        <w:r w:rsidDel="00B33063">
          <w:rPr>
            <w:color w:val="244061" w:themeColor="accent1" w:themeShade="80"/>
          </w:rPr>
          <w:delText>false</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7126" w:name="_Toc10199829"/>
        <w:bookmarkStart w:id="17127" w:name="_Toc10203967"/>
        <w:bookmarkStart w:id="17128" w:name="_Toc10208105"/>
        <w:bookmarkEnd w:id="17126"/>
        <w:bookmarkEnd w:id="17127"/>
        <w:bookmarkEnd w:id="17128"/>
      </w:del>
    </w:p>
    <w:p w14:paraId="1947B6A2" w14:textId="6EBE4747" w:rsidR="00564C22" w:rsidDel="00B33063" w:rsidRDefault="009B1AF1" w:rsidP="00564C22">
      <w:pPr>
        <w:pStyle w:val="Code"/>
        <w:rPr>
          <w:del w:id="17129" w:author="Andreas Kuehne" w:date="2019-05-31T12:22:00Z"/>
        </w:rPr>
      </w:pPr>
      <w:del w:id="17130"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ReturnSigningTimeInfo</w:delText>
        </w:r>
        <w:r w:rsidDel="00B33063">
          <w:rPr>
            <w:color w:val="943634" w:themeColor="accent2" w:themeShade="BF"/>
          </w:rPr>
          <w:delText>" type="</w:delText>
        </w:r>
        <w:r w:rsidDel="00B33063">
          <w:rPr>
            <w:color w:val="244061" w:themeColor="accent1" w:themeShade="80"/>
          </w:rPr>
          <w:delText>xs:boolean</w:delText>
        </w:r>
        <w:r w:rsidDel="00B33063">
          <w:rPr>
            <w:color w:val="943634" w:themeColor="accent2" w:themeShade="BF"/>
          </w:rPr>
          <w:delText>" default="</w:delText>
        </w:r>
        <w:r w:rsidDel="00B33063">
          <w:rPr>
            <w:color w:val="244061" w:themeColor="accent1" w:themeShade="80"/>
          </w:rPr>
          <w:delText>false</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7131" w:name="_Toc10199830"/>
        <w:bookmarkStart w:id="17132" w:name="_Toc10203968"/>
        <w:bookmarkStart w:id="17133" w:name="_Toc10208106"/>
        <w:bookmarkEnd w:id="17131"/>
        <w:bookmarkEnd w:id="17132"/>
        <w:bookmarkEnd w:id="17133"/>
      </w:del>
    </w:p>
    <w:p w14:paraId="6F3628A9" w14:textId="0EC038DF" w:rsidR="00564C22" w:rsidDel="00B33063" w:rsidRDefault="009B1AF1" w:rsidP="00564C22">
      <w:pPr>
        <w:pStyle w:val="Code"/>
        <w:rPr>
          <w:del w:id="17134" w:author="Andreas Kuehne" w:date="2019-05-31T12:22:00Z"/>
        </w:rPr>
      </w:pPr>
      <w:del w:id="17135"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ReturnSignerIdentity</w:delText>
        </w:r>
        <w:r w:rsidDel="00B33063">
          <w:rPr>
            <w:color w:val="943634" w:themeColor="accent2" w:themeShade="BF"/>
          </w:rPr>
          <w:delText>" type="</w:delText>
        </w:r>
        <w:r w:rsidDel="00B33063">
          <w:rPr>
            <w:color w:val="244061" w:themeColor="accent1" w:themeShade="80"/>
          </w:rPr>
          <w:delText>xs:boolean</w:delText>
        </w:r>
        <w:r w:rsidDel="00B33063">
          <w:rPr>
            <w:color w:val="943634" w:themeColor="accent2" w:themeShade="BF"/>
          </w:rPr>
          <w:delText>" default="</w:delText>
        </w:r>
        <w:r w:rsidDel="00B33063">
          <w:rPr>
            <w:color w:val="244061" w:themeColor="accent1" w:themeShade="80"/>
          </w:rPr>
          <w:delText>false</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7136" w:name="_Toc10199831"/>
        <w:bookmarkStart w:id="17137" w:name="_Toc10203969"/>
        <w:bookmarkStart w:id="17138" w:name="_Toc10208107"/>
        <w:bookmarkEnd w:id="17136"/>
        <w:bookmarkEnd w:id="17137"/>
        <w:bookmarkEnd w:id="17138"/>
      </w:del>
    </w:p>
    <w:p w14:paraId="0BC2C3FF" w14:textId="21153984" w:rsidR="00564C22" w:rsidDel="00B33063" w:rsidRDefault="009B1AF1" w:rsidP="00564C22">
      <w:pPr>
        <w:pStyle w:val="Code"/>
        <w:rPr>
          <w:del w:id="17139" w:author="Andreas Kuehne" w:date="2019-05-31T12:22:00Z"/>
        </w:rPr>
      </w:pPr>
      <w:del w:id="17140"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ReturnAugmentedSignature</w:delText>
        </w:r>
        <w:r w:rsidDel="00B33063">
          <w:rPr>
            <w:color w:val="943634" w:themeColor="accent2" w:themeShade="BF"/>
          </w:rPr>
          <w:delText>" type="</w:delText>
        </w:r>
        <w:r w:rsidDel="00B33063">
          <w:rPr>
            <w:color w:val="244061" w:themeColor="accent1" w:themeShade="80"/>
          </w:rPr>
          <w:delText>xs:anyURI</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7141" w:name="_Toc10199832"/>
        <w:bookmarkStart w:id="17142" w:name="_Toc10203970"/>
        <w:bookmarkStart w:id="17143" w:name="_Toc10208108"/>
        <w:bookmarkEnd w:id="17141"/>
        <w:bookmarkEnd w:id="17142"/>
        <w:bookmarkEnd w:id="17143"/>
      </w:del>
    </w:p>
    <w:p w14:paraId="49E5D6FE" w14:textId="41F979C8" w:rsidR="00564C22" w:rsidDel="00B33063" w:rsidRDefault="009B1AF1" w:rsidP="00564C22">
      <w:pPr>
        <w:pStyle w:val="Code"/>
        <w:rPr>
          <w:del w:id="17144" w:author="Andreas Kuehne" w:date="2019-05-31T12:22:00Z"/>
        </w:rPr>
      </w:pPr>
      <w:del w:id="17145"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ReturnTimestampedSignature</w:delText>
        </w:r>
        <w:r w:rsidDel="00B33063">
          <w:rPr>
            <w:color w:val="943634" w:themeColor="accent2" w:themeShade="BF"/>
          </w:rPr>
          <w:delText>" type="</w:delText>
        </w:r>
        <w:r w:rsidDel="00B33063">
          <w:rPr>
            <w:color w:val="244061" w:themeColor="accent1" w:themeShade="80"/>
          </w:rPr>
          <w:delText>xs:anyURI</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7146" w:name="_Toc10199833"/>
        <w:bookmarkStart w:id="17147" w:name="_Toc10203971"/>
        <w:bookmarkStart w:id="17148" w:name="_Toc10208109"/>
        <w:bookmarkEnd w:id="17146"/>
        <w:bookmarkEnd w:id="17147"/>
        <w:bookmarkEnd w:id="17148"/>
      </w:del>
    </w:p>
    <w:p w14:paraId="1175A172" w14:textId="47420127" w:rsidR="00564C22" w:rsidDel="00B33063" w:rsidRDefault="009B1AF1" w:rsidP="00564C22">
      <w:pPr>
        <w:pStyle w:val="Code"/>
        <w:rPr>
          <w:del w:id="17149" w:author="Andreas Kuehne" w:date="2019-05-31T12:22:00Z"/>
        </w:rPr>
      </w:pPr>
      <w:del w:id="17150"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VerifyManifests</w:delText>
        </w:r>
        <w:r w:rsidDel="00B33063">
          <w:rPr>
            <w:color w:val="943634" w:themeColor="accent2" w:themeShade="BF"/>
          </w:rPr>
          <w:delText>" type="</w:delText>
        </w:r>
        <w:r w:rsidDel="00B33063">
          <w:rPr>
            <w:color w:val="244061" w:themeColor="accent1" w:themeShade="80"/>
          </w:rPr>
          <w:delText>xs:boolean</w:delText>
        </w:r>
        <w:r w:rsidDel="00B33063">
          <w:rPr>
            <w:color w:val="943634" w:themeColor="accent2" w:themeShade="BF"/>
          </w:rPr>
          <w:delText>" default="</w:delText>
        </w:r>
        <w:r w:rsidDel="00B33063">
          <w:rPr>
            <w:color w:val="244061" w:themeColor="accent1" w:themeShade="80"/>
          </w:rPr>
          <w:delText>false</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7151" w:name="_Toc10199834"/>
        <w:bookmarkStart w:id="17152" w:name="_Toc10203972"/>
        <w:bookmarkStart w:id="17153" w:name="_Toc10208110"/>
        <w:bookmarkEnd w:id="17151"/>
        <w:bookmarkEnd w:id="17152"/>
        <w:bookmarkEnd w:id="17153"/>
      </w:del>
    </w:p>
    <w:p w14:paraId="68BF5DB7" w14:textId="23551717" w:rsidR="00564C22" w:rsidDel="00B33063" w:rsidRDefault="009B1AF1" w:rsidP="00564C22">
      <w:pPr>
        <w:pStyle w:val="Code"/>
        <w:rPr>
          <w:del w:id="17154" w:author="Andreas Kuehne" w:date="2019-05-31T12:22:00Z"/>
        </w:rPr>
      </w:pPr>
      <w:del w:id="17155" w:author="Andreas Kuehne" w:date="2019-05-31T12:22:00Z">
        <w:r w:rsidDel="00B33063">
          <w:rPr>
            <w:color w:val="31849B" w:themeColor="accent5" w:themeShade="BF"/>
          </w:rPr>
          <w:delText xml:space="preserve">      &lt;/xs:sequence&gt;</w:delText>
        </w:r>
        <w:bookmarkStart w:id="17156" w:name="_Toc10199835"/>
        <w:bookmarkStart w:id="17157" w:name="_Toc10203973"/>
        <w:bookmarkStart w:id="17158" w:name="_Toc10208111"/>
        <w:bookmarkEnd w:id="17156"/>
        <w:bookmarkEnd w:id="17157"/>
        <w:bookmarkEnd w:id="17158"/>
      </w:del>
    </w:p>
    <w:p w14:paraId="107B2461" w14:textId="126E4DB8" w:rsidR="00564C22" w:rsidDel="00B33063" w:rsidRDefault="009B1AF1" w:rsidP="00564C22">
      <w:pPr>
        <w:pStyle w:val="Code"/>
        <w:rPr>
          <w:del w:id="17159" w:author="Andreas Kuehne" w:date="2019-05-31T12:22:00Z"/>
        </w:rPr>
      </w:pPr>
      <w:del w:id="17160" w:author="Andreas Kuehne" w:date="2019-05-31T12:22:00Z">
        <w:r w:rsidDel="00B33063">
          <w:rPr>
            <w:color w:val="31849B" w:themeColor="accent5" w:themeShade="BF"/>
          </w:rPr>
          <w:delText xml:space="preserve">    &lt;/xs:extension&gt;</w:delText>
        </w:r>
        <w:bookmarkStart w:id="17161" w:name="_Toc10199836"/>
        <w:bookmarkStart w:id="17162" w:name="_Toc10203974"/>
        <w:bookmarkStart w:id="17163" w:name="_Toc10208112"/>
        <w:bookmarkEnd w:id="17161"/>
        <w:bookmarkEnd w:id="17162"/>
        <w:bookmarkEnd w:id="17163"/>
      </w:del>
    </w:p>
    <w:p w14:paraId="5F2F4A1E" w14:textId="516ED1F9" w:rsidR="00564C22" w:rsidDel="00B33063" w:rsidRDefault="009B1AF1" w:rsidP="00564C22">
      <w:pPr>
        <w:pStyle w:val="Code"/>
        <w:rPr>
          <w:del w:id="17164" w:author="Andreas Kuehne" w:date="2019-05-31T12:22:00Z"/>
        </w:rPr>
      </w:pPr>
      <w:del w:id="17165" w:author="Andreas Kuehne" w:date="2019-05-31T12:22:00Z">
        <w:r w:rsidDel="00B33063">
          <w:rPr>
            <w:color w:val="31849B" w:themeColor="accent5" w:themeShade="BF"/>
          </w:rPr>
          <w:delText xml:space="preserve">  &lt;/xs:complexContent&gt;</w:delText>
        </w:r>
        <w:bookmarkStart w:id="17166" w:name="_Toc10199837"/>
        <w:bookmarkStart w:id="17167" w:name="_Toc10203975"/>
        <w:bookmarkStart w:id="17168" w:name="_Toc10208113"/>
        <w:bookmarkEnd w:id="17166"/>
        <w:bookmarkEnd w:id="17167"/>
        <w:bookmarkEnd w:id="17168"/>
      </w:del>
    </w:p>
    <w:p w14:paraId="343B5989" w14:textId="1E104DF5" w:rsidR="00564C22" w:rsidDel="00B33063" w:rsidRDefault="009B1AF1" w:rsidP="00564C22">
      <w:pPr>
        <w:pStyle w:val="Code"/>
        <w:rPr>
          <w:del w:id="17169" w:author="Andreas Kuehne" w:date="2019-05-31T12:22:00Z"/>
        </w:rPr>
      </w:pPr>
      <w:del w:id="17170" w:author="Andreas Kuehne" w:date="2019-05-31T12:22:00Z">
        <w:r w:rsidDel="00B33063">
          <w:rPr>
            <w:color w:val="31849B" w:themeColor="accent5" w:themeShade="BF"/>
          </w:rPr>
          <w:delText>&lt;/xs:complexType&gt;</w:delText>
        </w:r>
        <w:bookmarkStart w:id="17171" w:name="_Toc10199838"/>
        <w:bookmarkStart w:id="17172" w:name="_Toc10203976"/>
        <w:bookmarkStart w:id="17173" w:name="_Toc10208114"/>
        <w:bookmarkEnd w:id="17171"/>
        <w:bookmarkEnd w:id="17172"/>
        <w:bookmarkEnd w:id="17173"/>
      </w:del>
    </w:p>
    <w:p w14:paraId="63E6A12D" w14:textId="52B16252" w:rsidR="00564C22" w:rsidDel="00B33063" w:rsidRDefault="009B1AF1" w:rsidP="00564C22">
      <w:pPr>
        <w:spacing w:line="259" w:lineRule="auto"/>
        <w:rPr>
          <w:del w:id="17174" w:author="Andreas Kuehne" w:date="2019-05-31T12:22:00Z"/>
        </w:rPr>
      </w:pPr>
      <w:del w:id="17175"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OptionalInputsVerifyType</w:delText>
        </w:r>
        <w:r w:rsidRPr="71C71F8C" w:rsidDel="00B33063">
          <w:delText xml:space="preserve"> </w:delText>
        </w:r>
        <w:r w:rsidDel="00B33063">
          <w:delText xml:space="preserve">XML element SHALL implement in XML syntax the sub-component that has a name equal to its local name. </w:delText>
        </w:r>
        <w:bookmarkStart w:id="17176" w:name="_Toc10199839"/>
        <w:bookmarkStart w:id="17177" w:name="_Toc10203977"/>
        <w:bookmarkStart w:id="17178" w:name="_Toc10208115"/>
        <w:bookmarkEnd w:id="17176"/>
        <w:bookmarkEnd w:id="17177"/>
        <w:bookmarkEnd w:id="17178"/>
      </w:del>
    </w:p>
    <w:p w14:paraId="21C23555" w14:textId="2EB9BF6E" w:rsidR="00564C22" w:rsidDel="00B33063" w:rsidRDefault="009B1AF1" w:rsidP="00564C22">
      <w:pPr>
        <w:pStyle w:val="berschrift3"/>
        <w:rPr>
          <w:del w:id="17179" w:author="Andreas Kuehne" w:date="2019-05-31T12:22:00Z"/>
        </w:rPr>
      </w:pPr>
      <w:bookmarkStart w:id="17180" w:name="_RefComp66F5F9F8"/>
      <w:del w:id="17181" w:author="Andreas Kuehne" w:date="2019-05-31T12:22:00Z">
        <w:r w:rsidDel="00B33063">
          <w:delText>Component OptionalOutputsBase</w:delText>
        </w:r>
        <w:bookmarkStart w:id="17182" w:name="_Toc10199840"/>
        <w:bookmarkStart w:id="17183" w:name="_Toc10203978"/>
        <w:bookmarkStart w:id="17184" w:name="_Toc10208116"/>
        <w:bookmarkEnd w:id="17180"/>
        <w:bookmarkEnd w:id="17182"/>
        <w:bookmarkEnd w:id="17183"/>
        <w:bookmarkEnd w:id="17184"/>
      </w:del>
    </w:p>
    <w:p w14:paraId="3284CCA1" w14:textId="50CAFF81" w:rsidR="00564C22" w:rsidDel="00B33063" w:rsidRDefault="001725A5" w:rsidP="00564C22">
      <w:pPr>
        <w:rPr>
          <w:del w:id="17185" w:author="Andreas Kuehne" w:date="2019-05-31T12:22:00Z"/>
        </w:rPr>
      </w:pPr>
      <w:del w:id="17186" w:author="Andreas Kuehne" w:date="2019-05-31T12:22:00Z">
        <w:r w:rsidRPr="003A06D0" w:rsidDel="00B33063">
          <w:delText xml:space="preserve">The </w:delText>
        </w:r>
        <w:r w:rsidRPr="003A06D0" w:rsidDel="00B33063">
          <w:rPr>
            <w:rStyle w:val="Datatype"/>
            <w:lang w:val="en-GB"/>
          </w:rPr>
          <w:delText>OptionalOutputsBase</w:delText>
        </w:r>
        <w:r w:rsidRPr="003A06D0" w:rsidDel="00B33063">
          <w:delText xml:space="preserve"> contains a common set of additional outputs associated with the processing of the request. The client MAY request the server to respond with certain optional outputs by sending certain optional inputs. The server MAY also respond with outputs the client didn’t request, depending on the s</w:delText>
        </w:r>
        <w:r w:rsidR="000B4B21" w:rsidRPr="003A06D0" w:rsidDel="00B33063">
          <w:delText>erver’s profile and policy</w:delText>
        </w:r>
        <w:r w:rsidRPr="003A06D0" w:rsidDel="00B33063">
          <w:delText>.</w:delText>
        </w:r>
        <w:bookmarkStart w:id="17187" w:name="_Toc10199841"/>
        <w:bookmarkStart w:id="17188" w:name="_Toc10203979"/>
        <w:bookmarkStart w:id="17189" w:name="_Toc10208117"/>
        <w:bookmarkEnd w:id="17187"/>
        <w:bookmarkEnd w:id="17188"/>
        <w:bookmarkEnd w:id="17189"/>
      </w:del>
    </w:p>
    <w:p w14:paraId="2BAB12A8" w14:textId="056835B0" w:rsidR="00564C22" w:rsidDel="00B33063" w:rsidRDefault="009B1AF1" w:rsidP="00564C22">
      <w:pPr>
        <w:rPr>
          <w:del w:id="17190" w:author="Andreas Kuehne" w:date="2019-05-31T12:22:00Z"/>
        </w:rPr>
      </w:pPr>
      <w:del w:id="17191" w:author="Andreas Kuehne" w:date="2019-05-31T12:22:00Z">
        <w:r w:rsidDel="00B33063">
          <w:delText xml:space="preserve">This components extends the component </w:delText>
        </w:r>
        <w:r w:rsidDel="00B33063">
          <w:fldChar w:fldCharType="begin"/>
        </w:r>
        <w:r w:rsidDel="00B33063">
          <w:delInstrText xml:space="preserve"> REF _RefComp8DCB9802 \r \h </w:delInstrText>
        </w:r>
        <w:r w:rsidDel="00B33063">
          <w:fldChar w:fldCharType="separate"/>
        </w:r>
        <w:r w:rsidDel="00B33063">
          <w:rPr>
            <w:rStyle w:val="Datatype"/>
            <w:rFonts w:eastAsia="Courier New" w:cs="Courier New"/>
          </w:rPr>
          <w:delText>OptionalOutputs</w:delText>
        </w:r>
        <w:r w:rsidDel="00B33063">
          <w:fldChar w:fldCharType="end"/>
        </w:r>
        <w:r w:rsidDel="00B33063">
          <w:delText>. The inherited sub-components are not repeated here.</w:delText>
        </w:r>
        <w:bookmarkStart w:id="17192" w:name="_Toc10199842"/>
        <w:bookmarkStart w:id="17193" w:name="_Toc10203980"/>
        <w:bookmarkStart w:id="17194" w:name="_Toc10208118"/>
        <w:bookmarkEnd w:id="17192"/>
        <w:bookmarkEnd w:id="17193"/>
        <w:bookmarkEnd w:id="17194"/>
      </w:del>
    </w:p>
    <w:p w14:paraId="5CF78C86" w14:textId="7D3E81BF" w:rsidR="00564C22" w:rsidDel="00B33063" w:rsidRDefault="009B1AF1" w:rsidP="00564C22">
      <w:pPr>
        <w:rPr>
          <w:del w:id="17195" w:author="Andreas Kuehne" w:date="2019-05-31T12:22:00Z"/>
        </w:rPr>
      </w:pPr>
      <w:del w:id="17196" w:author="Andreas Kuehne" w:date="2019-05-31T12:22:00Z">
        <w:r w:rsidDel="00B33063">
          <w:delText>Below follows a list of the sub-components that constitute this component:</w:delText>
        </w:r>
        <w:bookmarkStart w:id="17197" w:name="_Toc10199843"/>
        <w:bookmarkStart w:id="17198" w:name="_Toc10203981"/>
        <w:bookmarkStart w:id="17199" w:name="_Toc10208119"/>
        <w:bookmarkEnd w:id="17197"/>
        <w:bookmarkEnd w:id="17198"/>
        <w:bookmarkEnd w:id="17199"/>
      </w:del>
    </w:p>
    <w:p w14:paraId="1FD6D430" w14:textId="2C303984" w:rsidR="00564C22" w:rsidDel="00B33063" w:rsidRDefault="009B1AF1" w:rsidP="00564C22">
      <w:pPr>
        <w:pStyle w:val="Member"/>
        <w:rPr>
          <w:del w:id="17200" w:author="Andreas Kuehne" w:date="2019-05-31T12:22:00Z"/>
        </w:rPr>
      </w:pPr>
      <w:del w:id="17201" w:author="Andreas Kuehne" w:date="2019-05-31T12:22:00Z">
        <w:r w:rsidDel="00B33063">
          <w:delText xml:space="preserve">The OPTIONAL </w:delText>
        </w:r>
        <w:r w:rsidRPr="35C1378D" w:rsidDel="00B33063">
          <w:rPr>
            <w:rStyle w:val="Datatype"/>
          </w:rPr>
          <w:delText>Schemas</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_RefComp94AB9E83 \r \h </w:delInstrText>
        </w:r>
        <w:r w:rsidDel="00B33063">
          <w:fldChar w:fldCharType="separate"/>
        </w:r>
        <w:r w:rsidDel="00B33063">
          <w:rPr>
            <w:rStyle w:val="Datatype"/>
            <w:rFonts w:eastAsia="Courier New" w:cs="Courier New"/>
          </w:rPr>
          <w:delText>Schemas</w:delText>
        </w:r>
        <w:r w:rsidDel="00B33063">
          <w:fldChar w:fldCharType="end"/>
        </w:r>
        <w:r w:rsidDel="00B33063">
          <w:delText xml:space="preserve">. </w:delText>
        </w:r>
        <w:r w:rsidRPr="003A06D0" w:rsidDel="00B33063">
          <w:delText xml:space="preserve">The </w:delText>
        </w:r>
        <w:r w:rsidRPr="003A06D0" w:rsidDel="00B33063">
          <w:rPr>
            <w:rStyle w:val="Datatype"/>
            <w:lang w:val="en-GB"/>
          </w:rPr>
          <w:delText>Schemas</w:delText>
        </w:r>
        <w:r w:rsidRPr="003A06D0" w:rsidDel="00B33063">
          <w:delText xml:space="preserve"> element is typically used as an optional input in a </w:delText>
        </w:r>
        <w:r w:rsidRPr="003A06D0" w:rsidDel="00B33063">
          <w:rPr>
            <w:rStyle w:val="Datatype"/>
            <w:lang w:val="en-GB"/>
          </w:rPr>
          <w:delText>VerifyRequest</w:delText>
        </w:r>
        <w:r w:rsidRPr="003A06D0" w:rsidDel="00B33063">
          <w:delText xml:space="preserve">. However, there are situations where it may be used as an optional output. For example, a service that makes use of the </w:delText>
        </w:r>
        <w:r w:rsidRPr="003A06D0" w:rsidDel="00B33063">
          <w:rPr>
            <w:rStyle w:val="Datatype"/>
            <w:lang w:val="en-GB"/>
          </w:rPr>
          <w:delText>ReturnUpdatedSignature</w:delText>
        </w:r>
        <w:r w:rsidRPr="003A06D0" w:rsidDel="00B33063">
          <w:delText xml:space="preserve"> mechanism may, after verifying a signature over an input document, generate a signature over a document of a different schema than the input document. In this case the </w:delText>
        </w:r>
        <w:r w:rsidRPr="003A06D0" w:rsidDel="00B33063">
          <w:rPr>
            <w:rStyle w:val="Datatype"/>
            <w:lang w:val="en-GB"/>
          </w:rPr>
          <w:delText>Schemas</w:delText>
        </w:r>
        <w:r w:rsidRPr="003A06D0" w:rsidDel="00B33063">
          <w:delText xml:space="preserve"> element MAY be used to communicate the XML schemas required for validating a returned XML document.</w:delText>
        </w:r>
        <w:bookmarkStart w:id="17202" w:name="_Toc10199844"/>
        <w:bookmarkStart w:id="17203" w:name="_Toc10203982"/>
        <w:bookmarkStart w:id="17204" w:name="_Toc10208120"/>
        <w:bookmarkEnd w:id="17202"/>
        <w:bookmarkEnd w:id="17203"/>
        <w:bookmarkEnd w:id="17204"/>
      </w:del>
    </w:p>
    <w:p w14:paraId="0F96F14F" w14:textId="1CCFD59C" w:rsidR="00564C22" w:rsidDel="00B33063" w:rsidRDefault="009B1AF1" w:rsidP="00564C22">
      <w:pPr>
        <w:pStyle w:val="berschrift4"/>
        <w:rPr>
          <w:del w:id="17205" w:author="Andreas Kuehne" w:date="2019-05-31T12:22:00Z"/>
        </w:rPr>
      </w:pPr>
      <w:del w:id="17206" w:author="Andreas Kuehne" w:date="2019-05-31T12:22:00Z">
        <w:r w:rsidDel="00B33063">
          <w:delText>OptionalOutputsBase – JSON Syntax</w:delText>
        </w:r>
        <w:bookmarkStart w:id="17207" w:name="_Toc10199845"/>
        <w:bookmarkStart w:id="17208" w:name="_Toc10203983"/>
        <w:bookmarkStart w:id="17209" w:name="_Toc10208121"/>
        <w:bookmarkEnd w:id="17207"/>
        <w:bookmarkEnd w:id="17208"/>
        <w:bookmarkEnd w:id="17209"/>
      </w:del>
    </w:p>
    <w:p w14:paraId="2CB41C32" w14:textId="334834D4" w:rsidR="00564C22" w:rsidRPr="4593A2D4" w:rsidDel="00B33063" w:rsidRDefault="009B1AF1" w:rsidP="00564C22">
      <w:pPr>
        <w:rPr>
          <w:del w:id="17210" w:author="Andreas Kuehne" w:date="2019-05-31T12:22:00Z"/>
        </w:rPr>
      </w:pPr>
      <w:del w:id="17211" w:author="Andreas Kuehne" w:date="2019-05-31T12:22:00Z">
        <w:r w:rsidRPr="002062A5" w:rsidDel="00B33063">
          <w:rPr>
            <w:rFonts w:eastAsia="Arial" w:cs="Arial"/>
            <w:sz w:val="22"/>
            <w:szCs w:val="22"/>
          </w:rPr>
          <w:delText xml:space="preserve">The component </w:delText>
        </w:r>
        <w:r w:rsidRPr="002062A5" w:rsidDel="00B33063">
          <w:rPr>
            <w:rFonts w:ascii="Courier New" w:eastAsia="Courier New" w:hAnsi="Courier New" w:cs="Courier New"/>
          </w:rPr>
          <w:delText>OptionalOutputsBase</w:delText>
        </w:r>
        <w:r w:rsidRPr="002062A5" w:rsidDel="00B33063">
          <w:rPr>
            <w:rFonts w:eastAsia="Arial" w:cs="Arial"/>
            <w:sz w:val="22"/>
            <w:szCs w:val="22"/>
          </w:rPr>
          <w:delText xml:space="preserve"> is abstract and therefore has no JSON definition.</w:delText>
        </w:r>
        <w:bookmarkStart w:id="17212" w:name="_Toc10199846"/>
        <w:bookmarkStart w:id="17213" w:name="_Toc10203984"/>
        <w:bookmarkStart w:id="17214" w:name="_Toc10208122"/>
        <w:bookmarkEnd w:id="17212"/>
        <w:bookmarkEnd w:id="17213"/>
        <w:bookmarkEnd w:id="17214"/>
      </w:del>
    </w:p>
    <w:p w14:paraId="14AA825C" w14:textId="741F6E06" w:rsidR="00564C22" w:rsidDel="00B33063" w:rsidRDefault="00564C22" w:rsidP="00564C22">
      <w:pPr>
        <w:rPr>
          <w:del w:id="17215" w:author="Andreas Kuehne" w:date="2019-05-31T12:22:00Z"/>
        </w:rPr>
      </w:pPr>
      <w:bookmarkStart w:id="17216" w:name="_Toc10199847"/>
      <w:bookmarkStart w:id="17217" w:name="_Toc10203985"/>
      <w:bookmarkStart w:id="17218" w:name="_Toc10208123"/>
      <w:bookmarkEnd w:id="17216"/>
      <w:bookmarkEnd w:id="17217"/>
      <w:bookmarkEnd w:id="17218"/>
    </w:p>
    <w:p w14:paraId="6C57AEE1" w14:textId="6E1BFC37" w:rsidR="00564C22" w:rsidDel="00B33063" w:rsidRDefault="009B1AF1" w:rsidP="00564C22">
      <w:pPr>
        <w:pStyle w:val="berschrift4"/>
        <w:rPr>
          <w:del w:id="17219" w:author="Andreas Kuehne" w:date="2019-05-31T12:22:00Z"/>
        </w:rPr>
      </w:pPr>
      <w:del w:id="17220" w:author="Andreas Kuehne" w:date="2019-05-31T12:22:00Z">
        <w:r w:rsidDel="00B33063">
          <w:delText>OptionalOutputsBase – XML Syntax</w:delText>
        </w:r>
        <w:bookmarkStart w:id="17221" w:name="_Toc10199848"/>
        <w:bookmarkStart w:id="17222" w:name="_Toc10203986"/>
        <w:bookmarkStart w:id="17223" w:name="_Toc10208124"/>
        <w:bookmarkEnd w:id="17221"/>
        <w:bookmarkEnd w:id="17222"/>
        <w:bookmarkEnd w:id="17223"/>
      </w:del>
    </w:p>
    <w:p w14:paraId="7ADCD510" w14:textId="70A73881" w:rsidR="00564C22" w:rsidRPr="5404FA76" w:rsidDel="00B33063" w:rsidRDefault="009B1AF1" w:rsidP="00564C22">
      <w:pPr>
        <w:rPr>
          <w:del w:id="17224" w:author="Andreas Kuehne" w:date="2019-05-31T12:22:00Z"/>
        </w:rPr>
      </w:pPr>
      <w:del w:id="17225" w:author="Andreas Kuehne" w:date="2019-05-31T12:22:00Z">
        <w:r w:rsidRPr="0CCF9147" w:rsidDel="00B33063">
          <w:delText xml:space="preserve">The XML type </w:delText>
        </w:r>
        <w:r w:rsidRPr="002062A5" w:rsidDel="00B33063">
          <w:rPr>
            <w:rFonts w:ascii="Courier New" w:eastAsia="Courier New" w:hAnsi="Courier New" w:cs="Courier New"/>
          </w:rPr>
          <w:delText>OptionalOutputsBaseType</w:delText>
        </w:r>
        <w:r w:rsidRPr="0CCF9147" w:rsidDel="00B33063">
          <w:delText xml:space="preserve"> SHALL implement the requirements defined in the </w:delText>
        </w:r>
        <w:r w:rsidRPr="002062A5" w:rsidDel="00B33063">
          <w:rPr>
            <w:rFonts w:ascii="Courier New" w:eastAsia="Courier New" w:hAnsi="Courier New" w:cs="Courier New"/>
          </w:rPr>
          <w:delText>OptionalOutputsBase</w:delText>
        </w:r>
        <w:r w:rsidDel="00B33063">
          <w:delText xml:space="preserve"> </w:delText>
        </w:r>
        <w:r w:rsidRPr="005A6FFD" w:rsidDel="00B33063">
          <w:delText>component.</w:delText>
        </w:r>
        <w:bookmarkStart w:id="17226" w:name="_Toc10199849"/>
        <w:bookmarkStart w:id="17227" w:name="_Toc10203987"/>
        <w:bookmarkStart w:id="17228" w:name="_Toc10208125"/>
        <w:bookmarkEnd w:id="17226"/>
        <w:bookmarkEnd w:id="17227"/>
        <w:bookmarkEnd w:id="17228"/>
      </w:del>
    </w:p>
    <w:p w14:paraId="04E6B33D" w14:textId="378494C7" w:rsidR="00564C22" w:rsidDel="00B33063" w:rsidRDefault="009B1AF1" w:rsidP="00564C22">
      <w:pPr>
        <w:rPr>
          <w:del w:id="17229" w:author="Andreas Kuehne" w:date="2019-05-31T12:22:00Z"/>
        </w:rPr>
      </w:pPr>
      <w:del w:id="17230"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OptionalOutputsBaseType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17231" w:name="_Toc10199850"/>
        <w:bookmarkStart w:id="17232" w:name="_Toc10203988"/>
        <w:bookmarkStart w:id="17233" w:name="_Toc10208126"/>
        <w:bookmarkEnd w:id="17231"/>
        <w:bookmarkEnd w:id="17232"/>
        <w:bookmarkEnd w:id="17233"/>
      </w:del>
    </w:p>
    <w:p w14:paraId="2176D858" w14:textId="40DC942B" w:rsidR="00564C22" w:rsidDel="00B33063" w:rsidRDefault="009B1AF1" w:rsidP="00564C22">
      <w:pPr>
        <w:pStyle w:val="Code"/>
        <w:rPr>
          <w:del w:id="17234" w:author="Andreas Kuehne" w:date="2019-05-31T12:22:00Z"/>
        </w:rPr>
      </w:pPr>
      <w:del w:id="17235"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OptionalOutputsBaseType</w:delText>
        </w:r>
        <w:r w:rsidDel="00B33063">
          <w:rPr>
            <w:color w:val="943634" w:themeColor="accent2" w:themeShade="BF"/>
          </w:rPr>
          <w:delText>" abstract="</w:delText>
        </w:r>
        <w:r w:rsidDel="00B33063">
          <w:rPr>
            <w:color w:val="244061" w:themeColor="accent1" w:themeShade="80"/>
          </w:rPr>
          <w:delText>true</w:delText>
        </w:r>
        <w:r w:rsidDel="00B33063">
          <w:rPr>
            <w:color w:val="943634" w:themeColor="accent2" w:themeShade="BF"/>
          </w:rPr>
          <w:delText>"</w:delText>
        </w:r>
        <w:r w:rsidDel="00B33063">
          <w:rPr>
            <w:color w:val="31849B" w:themeColor="accent5" w:themeShade="BF"/>
          </w:rPr>
          <w:delText>&gt;</w:delText>
        </w:r>
        <w:bookmarkStart w:id="17236" w:name="_Toc10199851"/>
        <w:bookmarkStart w:id="17237" w:name="_Toc10203989"/>
        <w:bookmarkStart w:id="17238" w:name="_Toc10208127"/>
        <w:bookmarkEnd w:id="17236"/>
        <w:bookmarkEnd w:id="17237"/>
        <w:bookmarkEnd w:id="17238"/>
      </w:del>
    </w:p>
    <w:p w14:paraId="67566FBF" w14:textId="01A868AE" w:rsidR="00564C22" w:rsidDel="00B33063" w:rsidRDefault="009B1AF1" w:rsidP="00564C22">
      <w:pPr>
        <w:pStyle w:val="Code"/>
        <w:rPr>
          <w:del w:id="17239" w:author="Andreas Kuehne" w:date="2019-05-31T12:22:00Z"/>
        </w:rPr>
      </w:pPr>
      <w:del w:id="17240" w:author="Andreas Kuehne" w:date="2019-05-31T12:22:00Z">
        <w:r w:rsidDel="00B33063">
          <w:rPr>
            <w:color w:val="31849B" w:themeColor="accent5" w:themeShade="BF"/>
          </w:rPr>
          <w:delText xml:space="preserve">  &lt;xs:complexContent&gt;</w:delText>
        </w:r>
        <w:bookmarkStart w:id="17241" w:name="_Toc10199852"/>
        <w:bookmarkStart w:id="17242" w:name="_Toc10203990"/>
        <w:bookmarkStart w:id="17243" w:name="_Toc10208128"/>
        <w:bookmarkEnd w:id="17241"/>
        <w:bookmarkEnd w:id="17242"/>
        <w:bookmarkEnd w:id="17243"/>
      </w:del>
    </w:p>
    <w:p w14:paraId="7A09F309" w14:textId="04384F97" w:rsidR="00564C22" w:rsidDel="00B33063" w:rsidRDefault="009B1AF1" w:rsidP="00564C22">
      <w:pPr>
        <w:pStyle w:val="Code"/>
        <w:rPr>
          <w:del w:id="17244" w:author="Andreas Kuehne" w:date="2019-05-31T12:22:00Z"/>
        </w:rPr>
      </w:pPr>
      <w:del w:id="17245" w:author="Andreas Kuehne" w:date="2019-05-31T12:22:00Z">
        <w:r w:rsidDel="00B33063">
          <w:rPr>
            <w:color w:val="31849B" w:themeColor="accent5" w:themeShade="BF"/>
          </w:rPr>
          <w:delText xml:space="preserve">    &lt;xs:extension</w:delText>
        </w:r>
        <w:r w:rsidDel="00B33063">
          <w:rPr>
            <w:color w:val="943634" w:themeColor="accent2" w:themeShade="BF"/>
          </w:rPr>
          <w:delText xml:space="preserve"> base="</w:delText>
        </w:r>
        <w:r w:rsidDel="00B33063">
          <w:rPr>
            <w:color w:val="244061" w:themeColor="accent1" w:themeShade="80"/>
          </w:rPr>
          <w:delText>dsb:OptionalOutputsType</w:delText>
        </w:r>
        <w:r w:rsidDel="00B33063">
          <w:rPr>
            <w:color w:val="943634" w:themeColor="accent2" w:themeShade="BF"/>
          </w:rPr>
          <w:delText>"</w:delText>
        </w:r>
        <w:r w:rsidDel="00B33063">
          <w:rPr>
            <w:color w:val="31849B" w:themeColor="accent5" w:themeShade="BF"/>
          </w:rPr>
          <w:delText>&gt;</w:delText>
        </w:r>
        <w:bookmarkStart w:id="17246" w:name="_Toc10199853"/>
        <w:bookmarkStart w:id="17247" w:name="_Toc10203991"/>
        <w:bookmarkStart w:id="17248" w:name="_Toc10208129"/>
        <w:bookmarkEnd w:id="17246"/>
        <w:bookmarkEnd w:id="17247"/>
        <w:bookmarkEnd w:id="17248"/>
      </w:del>
    </w:p>
    <w:p w14:paraId="6ABD9BC0" w14:textId="0A406A6C" w:rsidR="00564C22" w:rsidDel="00B33063" w:rsidRDefault="009B1AF1" w:rsidP="00564C22">
      <w:pPr>
        <w:pStyle w:val="Code"/>
        <w:rPr>
          <w:del w:id="17249" w:author="Andreas Kuehne" w:date="2019-05-31T12:22:00Z"/>
        </w:rPr>
      </w:pPr>
      <w:del w:id="17250" w:author="Andreas Kuehne" w:date="2019-05-31T12:22:00Z">
        <w:r w:rsidDel="00B33063">
          <w:rPr>
            <w:color w:val="31849B" w:themeColor="accent5" w:themeShade="BF"/>
          </w:rPr>
          <w:delText xml:space="preserve">      &lt;xs:sequence&gt;</w:delText>
        </w:r>
        <w:bookmarkStart w:id="17251" w:name="_Toc10199854"/>
        <w:bookmarkStart w:id="17252" w:name="_Toc10203992"/>
        <w:bookmarkStart w:id="17253" w:name="_Toc10208130"/>
        <w:bookmarkEnd w:id="17251"/>
        <w:bookmarkEnd w:id="17252"/>
        <w:bookmarkEnd w:id="17253"/>
      </w:del>
    </w:p>
    <w:p w14:paraId="070CFBC8" w14:textId="3AB92E72" w:rsidR="00564C22" w:rsidDel="00B33063" w:rsidRDefault="009B1AF1" w:rsidP="00564C22">
      <w:pPr>
        <w:pStyle w:val="Code"/>
        <w:rPr>
          <w:del w:id="17254" w:author="Andreas Kuehne" w:date="2019-05-31T12:22:00Z"/>
        </w:rPr>
      </w:pPr>
      <w:del w:id="17255"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Schemas</w:delText>
        </w:r>
        <w:r w:rsidDel="00B33063">
          <w:rPr>
            <w:color w:val="943634" w:themeColor="accent2" w:themeShade="BF"/>
          </w:rPr>
          <w:delText>" type="</w:delText>
        </w:r>
        <w:r w:rsidDel="00B33063">
          <w:rPr>
            <w:color w:val="244061" w:themeColor="accent1" w:themeShade="80"/>
          </w:rPr>
          <w:delText>dss2:SchemasType</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7256" w:name="_Toc10199855"/>
        <w:bookmarkStart w:id="17257" w:name="_Toc10203993"/>
        <w:bookmarkStart w:id="17258" w:name="_Toc10208131"/>
        <w:bookmarkEnd w:id="17256"/>
        <w:bookmarkEnd w:id="17257"/>
        <w:bookmarkEnd w:id="17258"/>
      </w:del>
    </w:p>
    <w:p w14:paraId="1823D1C5" w14:textId="3FD31230" w:rsidR="00564C22" w:rsidDel="00B33063" w:rsidRDefault="009B1AF1" w:rsidP="00564C22">
      <w:pPr>
        <w:pStyle w:val="Code"/>
        <w:rPr>
          <w:del w:id="17259" w:author="Andreas Kuehne" w:date="2019-05-31T12:22:00Z"/>
        </w:rPr>
      </w:pPr>
      <w:del w:id="17260" w:author="Andreas Kuehne" w:date="2019-05-31T12:22:00Z">
        <w:r w:rsidDel="00B33063">
          <w:rPr>
            <w:color w:val="31849B" w:themeColor="accent5" w:themeShade="BF"/>
          </w:rPr>
          <w:delText xml:space="preserve">      &lt;/xs:sequence&gt;</w:delText>
        </w:r>
        <w:bookmarkStart w:id="17261" w:name="_Toc10199856"/>
        <w:bookmarkStart w:id="17262" w:name="_Toc10203994"/>
        <w:bookmarkStart w:id="17263" w:name="_Toc10208132"/>
        <w:bookmarkEnd w:id="17261"/>
        <w:bookmarkEnd w:id="17262"/>
        <w:bookmarkEnd w:id="17263"/>
      </w:del>
    </w:p>
    <w:p w14:paraId="31332931" w14:textId="48A8C61D" w:rsidR="00564C22" w:rsidDel="00B33063" w:rsidRDefault="009B1AF1" w:rsidP="00564C22">
      <w:pPr>
        <w:pStyle w:val="Code"/>
        <w:rPr>
          <w:del w:id="17264" w:author="Andreas Kuehne" w:date="2019-05-31T12:22:00Z"/>
        </w:rPr>
      </w:pPr>
      <w:del w:id="17265" w:author="Andreas Kuehne" w:date="2019-05-31T12:22:00Z">
        <w:r w:rsidDel="00B33063">
          <w:rPr>
            <w:color w:val="31849B" w:themeColor="accent5" w:themeShade="BF"/>
          </w:rPr>
          <w:delText xml:space="preserve">    &lt;/xs:extension&gt;</w:delText>
        </w:r>
        <w:bookmarkStart w:id="17266" w:name="_Toc10199857"/>
        <w:bookmarkStart w:id="17267" w:name="_Toc10203995"/>
        <w:bookmarkStart w:id="17268" w:name="_Toc10208133"/>
        <w:bookmarkEnd w:id="17266"/>
        <w:bookmarkEnd w:id="17267"/>
        <w:bookmarkEnd w:id="17268"/>
      </w:del>
    </w:p>
    <w:p w14:paraId="12C0003D" w14:textId="5E63B573" w:rsidR="00564C22" w:rsidDel="00B33063" w:rsidRDefault="009B1AF1" w:rsidP="00564C22">
      <w:pPr>
        <w:pStyle w:val="Code"/>
        <w:rPr>
          <w:del w:id="17269" w:author="Andreas Kuehne" w:date="2019-05-31T12:22:00Z"/>
        </w:rPr>
      </w:pPr>
      <w:del w:id="17270" w:author="Andreas Kuehne" w:date="2019-05-31T12:22:00Z">
        <w:r w:rsidDel="00B33063">
          <w:rPr>
            <w:color w:val="31849B" w:themeColor="accent5" w:themeShade="BF"/>
          </w:rPr>
          <w:delText xml:space="preserve">  &lt;/xs:complexContent&gt;</w:delText>
        </w:r>
        <w:bookmarkStart w:id="17271" w:name="_Toc10199858"/>
        <w:bookmarkStart w:id="17272" w:name="_Toc10203996"/>
        <w:bookmarkStart w:id="17273" w:name="_Toc10208134"/>
        <w:bookmarkEnd w:id="17271"/>
        <w:bookmarkEnd w:id="17272"/>
        <w:bookmarkEnd w:id="17273"/>
      </w:del>
    </w:p>
    <w:p w14:paraId="6AD5E9EB" w14:textId="345BAC0F" w:rsidR="00564C22" w:rsidDel="00B33063" w:rsidRDefault="009B1AF1" w:rsidP="00564C22">
      <w:pPr>
        <w:pStyle w:val="Code"/>
        <w:rPr>
          <w:del w:id="17274" w:author="Andreas Kuehne" w:date="2019-05-31T12:22:00Z"/>
        </w:rPr>
      </w:pPr>
      <w:del w:id="17275" w:author="Andreas Kuehne" w:date="2019-05-31T12:22:00Z">
        <w:r w:rsidDel="00B33063">
          <w:rPr>
            <w:color w:val="31849B" w:themeColor="accent5" w:themeShade="BF"/>
          </w:rPr>
          <w:delText>&lt;/xs:complexType&gt;</w:delText>
        </w:r>
        <w:bookmarkStart w:id="17276" w:name="_Toc10199859"/>
        <w:bookmarkStart w:id="17277" w:name="_Toc10203997"/>
        <w:bookmarkStart w:id="17278" w:name="_Toc10208135"/>
        <w:bookmarkEnd w:id="17276"/>
        <w:bookmarkEnd w:id="17277"/>
        <w:bookmarkEnd w:id="17278"/>
      </w:del>
    </w:p>
    <w:p w14:paraId="2B7BBA55" w14:textId="03B58C3A" w:rsidR="00564C22" w:rsidDel="00B33063" w:rsidRDefault="009B1AF1" w:rsidP="00564C22">
      <w:pPr>
        <w:spacing w:line="259" w:lineRule="auto"/>
        <w:rPr>
          <w:del w:id="17279" w:author="Andreas Kuehne" w:date="2019-05-31T12:22:00Z"/>
        </w:rPr>
      </w:pPr>
      <w:del w:id="17280"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OptionalOutputsBaseType</w:delText>
        </w:r>
        <w:r w:rsidRPr="71C71F8C" w:rsidDel="00B33063">
          <w:delText xml:space="preserve"> </w:delText>
        </w:r>
        <w:r w:rsidDel="00B33063">
          <w:delText xml:space="preserve">XML element SHALL implement in XML syntax the sub-component that has a name equal to its local name. </w:delText>
        </w:r>
        <w:bookmarkStart w:id="17281" w:name="_Toc10199860"/>
        <w:bookmarkStart w:id="17282" w:name="_Toc10203998"/>
        <w:bookmarkStart w:id="17283" w:name="_Toc10208136"/>
        <w:bookmarkEnd w:id="17281"/>
        <w:bookmarkEnd w:id="17282"/>
        <w:bookmarkEnd w:id="17283"/>
      </w:del>
    </w:p>
    <w:p w14:paraId="44A82053" w14:textId="050AA802" w:rsidR="00564C22" w:rsidDel="00B33063" w:rsidRDefault="009B1AF1" w:rsidP="00564C22">
      <w:pPr>
        <w:pStyle w:val="berschrift3"/>
        <w:rPr>
          <w:del w:id="17284" w:author="Andreas Kuehne" w:date="2019-05-31T12:22:00Z"/>
        </w:rPr>
      </w:pPr>
      <w:bookmarkStart w:id="17285" w:name="_RefCompF7F54724"/>
      <w:del w:id="17286" w:author="Andreas Kuehne" w:date="2019-05-31T12:22:00Z">
        <w:r w:rsidDel="00B33063">
          <w:delText>Component OptionalOutputsSign</w:delText>
        </w:r>
        <w:bookmarkStart w:id="17287" w:name="_Toc10199861"/>
        <w:bookmarkStart w:id="17288" w:name="_Toc10203999"/>
        <w:bookmarkStart w:id="17289" w:name="_Toc10208137"/>
        <w:bookmarkEnd w:id="17285"/>
        <w:bookmarkEnd w:id="17287"/>
        <w:bookmarkEnd w:id="17288"/>
        <w:bookmarkEnd w:id="17289"/>
      </w:del>
    </w:p>
    <w:p w14:paraId="00ECFB01" w14:textId="27465B53" w:rsidR="00564C22" w:rsidDel="00B33063" w:rsidRDefault="001725A5" w:rsidP="00564C22">
      <w:pPr>
        <w:rPr>
          <w:del w:id="17290" w:author="Andreas Kuehne" w:date="2019-05-31T12:22:00Z"/>
        </w:rPr>
      </w:pPr>
      <w:del w:id="17291" w:author="Andreas Kuehne" w:date="2019-05-31T12:22:00Z">
        <w:r w:rsidRPr="003A06D0" w:rsidDel="00B33063">
          <w:delText xml:space="preserve">The </w:delText>
        </w:r>
        <w:r w:rsidRPr="003A06D0" w:rsidDel="00B33063">
          <w:rPr>
            <w:rFonts w:ascii="Courier New" w:eastAsia="Courier New" w:hAnsi="Courier New" w:cs="Courier New"/>
            <w:lang w:val="en-GB"/>
          </w:rPr>
          <w:delText>OptionalOutputsSignType</w:delText>
        </w:r>
        <w:r w:rsidRPr="003A06D0" w:rsidDel="00B33063">
          <w:rPr>
            <w:rFonts w:eastAsia="Arial" w:cs="Arial"/>
            <w:sz w:val="22"/>
            <w:szCs w:val="22"/>
            <w:lang w:val="en-GB"/>
          </w:rPr>
          <w:delText xml:space="preserve"> </w:delText>
        </w:r>
        <w:r w:rsidRPr="003A06D0" w:rsidDel="00B33063">
          <w:delText>component defines a set of additional outputs associated with the processing of a signing request. This document does not define any additional outputs but profiles may extend the set of additional outputs.</w:delText>
        </w:r>
        <w:bookmarkStart w:id="17292" w:name="_Toc10199862"/>
        <w:bookmarkStart w:id="17293" w:name="_Toc10204000"/>
        <w:bookmarkStart w:id="17294" w:name="_Toc10208138"/>
        <w:bookmarkEnd w:id="17292"/>
        <w:bookmarkEnd w:id="17293"/>
        <w:bookmarkEnd w:id="17294"/>
      </w:del>
    </w:p>
    <w:p w14:paraId="1E660997" w14:textId="09625EA1" w:rsidR="00564C22" w:rsidDel="00B33063" w:rsidRDefault="009B1AF1" w:rsidP="00564C22">
      <w:pPr>
        <w:rPr>
          <w:del w:id="17295" w:author="Andreas Kuehne" w:date="2019-05-31T12:22:00Z"/>
        </w:rPr>
      </w:pPr>
      <w:del w:id="17296" w:author="Andreas Kuehne" w:date="2019-05-31T12:22:00Z">
        <w:r w:rsidDel="00B33063">
          <w:delText xml:space="preserve">This components extends the component </w:delText>
        </w:r>
        <w:r w:rsidDel="00B33063">
          <w:fldChar w:fldCharType="begin"/>
        </w:r>
        <w:r w:rsidDel="00B33063">
          <w:delInstrText xml:space="preserve"> REF _RefComp66F5F9F8 \r \h </w:delInstrText>
        </w:r>
        <w:r w:rsidDel="00B33063">
          <w:fldChar w:fldCharType="separate"/>
        </w:r>
        <w:r w:rsidDel="00B33063">
          <w:rPr>
            <w:rStyle w:val="Datatype"/>
            <w:rFonts w:eastAsia="Courier New" w:cs="Courier New"/>
          </w:rPr>
          <w:delText>OptionalOutputsBase</w:delText>
        </w:r>
        <w:r w:rsidDel="00B33063">
          <w:fldChar w:fldCharType="end"/>
        </w:r>
        <w:r w:rsidDel="00B33063">
          <w:delText>. The inherited sub-components are not repeated here.</w:delText>
        </w:r>
        <w:bookmarkStart w:id="17297" w:name="_Toc10199863"/>
        <w:bookmarkStart w:id="17298" w:name="_Toc10204001"/>
        <w:bookmarkStart w:id="17299" w:name="_Toc10208139"/>
        <w:bookmarkEnd w:id="17297"/>
        <w:bookmarkEnd w:id="17298"/>
        <w:bookmarkEnd w:id="17299"/>
      </w:del>
    </w:p>
    <w:p w14:paraId="4B8AB07C" w14:textId="6668890B" w:rsidR="00564C22" w:rsidDel="00B33063" w:rsidRDefault="009B1AF1" w:rsidP="00564C22">
      <w:pPr>
        <w:rPr>
          <w:del w:id="17300" w:author="Andreas Kuehne" w:date="2019-05-31T12:22:00Z"/>
        </w:rPr>
      </w:pPr>
      <w:del w:id="17301" w:author="Andreas Kuehne" w:date="2019-05-31T12:22:00Z">
        <w:r w:rsidDel="00B33063">
          <w:delText>Below follows a list of the sub-components that constitute this component:</w:delText>
        </w:r>
        <w:bookmarkStart w:id="17302" w:name="_Toc10199864"/>
        <w:bookmarkStart w:id="17303" w:name="_Toc10204002"/>
        <w:bookmarkStart w:id="17304" w:name="_Toc10208140"/>
        <w:bookmarkEnd w:id="17302"/>
        <w:bookmarkEnd w:id="17303"/>
        <w:bookmarkEnd w:id="17304"/>
      </w:del>
    </w:p>
    <w:p w14:paraId="22A16718" w14:textId="5418B12F" w:rsidR="00564C22" w:rsidDel="00B33063" w:rsidRDefault="009B1AF1" w:rsidP="00564C22">
      <w:pPr>
        <w:pStyle w:val="Member"/>
        <w:rPr>
          <w:del w:id="17305" w:author="Andreas Kuehne" w:date="2019-05-31T12:22:00Z"/>
        </w:rPr>
      </w:pPr>
      <w:del w:id="17306" w:author="Andreas Kuehne" w:date="2019-05-31T12:22:00Z">
        <w:r w:rsidDel="00B33063">
          <w:delText xml:space="preserve">The OPTIONAL </w:delText>
        </w:r>
        <w:r w:rsidRPr="35C1378D" w:rsidDel="00B33063">
          <w:rPr>
            <w:rStyle w:val="Datatype"/>
          </w:rPr>
          <w:delText>DocumentWithSignature</w:delText>
        </w:r>
        <w:r w:rsidDel="00B33063">
          <w:delText xml:space="preserve"> element, if present, MAY occur zero or more times containing a sub-component. If present each instance MUST satisfy the requirements specified in this document in section </w:delText>
        </w:r>
        <w:r w:rsidDel="00B33063">
          <w:fldChar w:fldCharType="begin"/>
        </w:r>
        <w:r w:rsidDel="00B33063">
          <w:delInstrText xml:space="preserve"> REF _RefComp8A57247D \r \h </w:delInstrText>
        </w:r>
        <w:r w:rsidDel="00B33063">
          <w:fldChar w:fldCharType="separate"/>
        </w:r>
        <w:r w:rsidDel="00B33063">
          <w:rPr>
            <w:rStyle w:val="Datatype"/>
            <w:rFonts w:eastAsia="Courier New" w:cs="Courier New"/>
          </w:rPr>
          <w:delText>DocumentWithSignature</w:delText>
        </w:r>
        <w:r w:rsidDel="00B33063">
          <w:fldChar w:fldCharType="end"/>
        </w:r>
        <w:r w:rsidDel="00B33063">
          <w:delText xml:space="preserve">. </w:delText>
        </w:r>
        <w:r w:rsidR="00333ECA" w:rsidRPr="00333ECA" w:rsidDel="00B33063">
          <w:delText>The use cases described in this document assume zero or one document including a signature being returned by this element. Profiles may define processing rules how to handle unbounded cardinality.</w:delText>
        </w:r>
        <w:bookmarkStart w:id="17307" w:name="_Toc10199865"/>
        <w:bookmarkStart w:id="17308" w:name="_Toc10204003"/>
        <w:bookmarkStart w:id="17309" w:name="_Toc10208141"/>
        <w:bookmarkEnd w:id="17307"/>
        <w:bookmarkEnd w:id="17308"/>
        <w:bookmarkEnd w:id="17309"/>
      </w:del>
    </w:p>
    <w:p w14:paraId="24FCBE04" w14:textId="3690ECD6" w:rsidR="00564C22" w:rsidDel="00B33063" w:rsidRDefault="009B1AF1" w:rsidP="00564C22">
      <w:pPr>
        <w:pStyle w:val="berschrift4"/>
        <w:rPr>
          <w:del w:id="17310" w:author="Andreas Kuehne" w:date="2019-05-31T12:22:00Z"/>
        </w:rPr>
      </w:pPr>
      <w:del w:id="17311" w:author="Andreas Kuehne" w:date="2019-05-31T12:22:00Z">
        <w:r w:rsidDel="00B33063">
          <w:delText>OptionalOutputsSign – JSON Syntax</w:delText>
        </w:r>
        <w:bookmarkStart w:id="17312" w:name="_Toc10199866"/>
        <w:bookmarkStart w:id="17313" w:name="_Toc10204004"/>
        <w:bookmarkStart w:id="17314" w:name="_Toc10208142"/>
        <w:bookmarkEnd w:id="17312"/>
        <w:bookmarkEnd w:id="17313"/>
        <w:bookmarkEnd w:id="17314"/>
      </w:del>
    </w:p>
    <w:p w14:paraId="0F125F12" w14:textId="6106F863" w:rsidR="00564C22" w:rsidRPr="0248A3D1" w:rsidDel="00B33063" w:rsidRDefault="009B1AF1" w:rsidP="00564C22">
      <w:pPr>
        <w:rPr>
          <w:del w:id="17315" w:author="Andreas Kuehne" w:date="2019-05-31T12:22:00Z"/>
        </w:rPr>
      </w:pPr>
      <w:del w:id="17316"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OptionalOutputsSignType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OptionalOutputsSign</w:delText>
        </w:r>
        <w:r w:rsidDel="00B33063">
          <w:delText xml:space="preserve"> component.</w:delText>
        </w:r>
        <w:bookmarkStart w:id="17317" w:name="_Toc10199867"/>
        <w:bookmarkStart w:id="17318" w:name="_Toc10204005"/>
        <w:bookmarkStart w:id="17319" w:name="_Toc10208143"/>
        <w:bookmarkEnd w:id="17317"/>
        <w:bookmarkEnd w:id="17318"/>
        <w:bookmarkEnd w:id="17319"/>
      </w:del>
    </w:p>
    <w:p w14:paraId="4ED5F12E" w14:textId="497F8304" w:rsidR="00564C22" w:rsidRPr="C2430093" w:rsidDel="00B33063" w:rsidRDefault="009B1AF1" w:rsidP="00564C22">
      <w:pPr>
        <w:spacing w:line="259" w:lineRule="auto"/>
        <w:rPr>
          <w:del w:id="17320" w:author="Andreas Kuehne" w:date="2019-05-31T12:22:00Z"/>
          <w:rFonts w:eastAsia="Arial" w:cs="Arial"/>
          <w:sz w:val="22"/>
          <w:szCs w:val="22"/>
        </w:rPr>
      </w:pPr>
      <w:del w:id="17321"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OptionalOutputsSign</w:delText>
        </w:r>
        <w:r w:rsidRPr="002062A5" w:rsidDel="00B33063">
          <w:rPr>
            <w:rFonts w:eastAsia="Arial" w:cs="Arial"/>
            <w:sz w:val="22"/>
            <w:szCs w:val="22"/>
          </w:rPr>
          <w:delText xml:space="preserve"> using JSON-specific names mapped as shown in the table below.</w:delText>
        </w:r>
        <w:bookmarkStart w:id="17322" w:name="_Toc10199868"/>
        <w:bookmarkStart w:id="17323" w:name="_Toc10204006"/>
        <w:bookmarkStart w:id="17324" w:name="_Toc10208144"/>
        <w:bookmarkEnd w:id="17322"/>
        <w:bookmarkEnd w:id="17323"/>
        <w:bookmarkEnd w:id="17324"/>
      </w:del>
    </w:p>
    <w:tbl>
      <w:tblPr>
        <w:tblStyle w:val="Gitternetztabelle1hell1"/>
        <w:tblW w:w="0" w:type="auto"/>
        <w:tblLook w:val="04A0" w:firstRow="1" w:lastRow="0" w:firstColumn="1" w:lastColumn="0" w:noHBand="0" w:noVBand="1"/>
      </w:tblPr>
      <w:tblGrid>
        <w:gridCol w:w="4675"/>
        <w:gridCol w:w="4675"/>
      </w:tblGrid>
      <w:tr w:rsidR="00564C22" w:rsidDel="00B33063" w14:paraId="24300EC8" w14:textId="1A65A062" w:rsidTr="00564C22">
        <w:trPr>
          <w:cnfStyle w:val="100000000000" w:firstRow="1" w:lastRow="0" w:firstColumn="0" w:lastColumn="0" w:oddVBand="0" w:evenVBand="0" w:oddHBand="0" w:evenHBand="0" w:firstRowFirstColumn="0" w:firstRowLastColumn="0" w:lastRowFirstColumn="0" w:lastRowLastColumn="0"/>
          <w:del w:id="1732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0926208" w14:textId="01918B90" w:rsidR="00564C22" w:rsidDel="00B33063" w:rsidRDefault="009B1AF1" w:rsidP="00564C22">
            <w:pPr>
              <w:pStyle w:val="Beschriftung"/>
              <w:rPr>
                <w:del w:id="17326" w:author="Andreas Kuehne" w:date="2019-05-31T12:22:00Z"/>
              </w:rPr>
            </w:pPr>
            <w:del w:id="17327" w:author="Andreas Kuehne" w:date="2019-05-31T12:22:00Z">
              <w:r w:rsidDel="00B33063">
                <w:delText>Element</w:delText>
              </w:r>
              <w:bookmarkStart w:id="17328" w:name="_Toc10199869"/>
              <w:bookmarkStart w:id="17329" w:name="_Toc10204007"/>
              <w:bookmarkStart w:id="17330" w:name="_Toc10208145"/>
              <w:bookmarkEnd w:id="17328"/>
              <w:bookmarkEnd w:id="17329"/>
              <w:bookmarkEnd w:id="17330"/>
            </w:del>
          </w:p>
        </w:tc>
        <w:tc>
          <w:tcPr>
            <w:tcW w:w="4675" w:type="dxa"/>
          </w:tcPr>
          <w:p w14:paraId="0AC78B1A" w14:textId="71BA7D4B"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7331" w:author="Andreas Kuehne" w:date="2019-05-31T12:22:00Z"/>
              </w:rPr>
            </w:pPr>
            <w:del w:id="17332" w:author="Andreas Kuehne" w:date="2019-05-31T12:22:00Z">
              <w:r w:rsidDel="00B33063">
                <w:delText>Implementing JSON member name</w:delText>
              </w:r>
              <w:bookmarkStart w:id="17333" w:name="_Toc10199870"/>
              <w:bookmarkStart w:id="17334" w:name="_Toc10204008"/>
              <w:bookmarkStart w:id="17335" w:name="_Toc10208146"/>
              <w:bookmarkEnd w:id="17333"/>
              <w:bookmarkEnd w:id="17334"/>
              <w:bookmarkEnd w:id="17335"/>
            </w:del>
          </w:p>
        </w:tc>
        <w:bookmarkStart w:id="17336" w:name="_Toc10199871"/>
        <w:bookmarkStart w:id="17337" w:name="_Toc10204009"/>
        <w:bookmarkStart w:id="17338" w:name="_Toc10208147"/>
        <w:bookmarkEnd w:id="17336"/>
        <w:bookmarkEnd w:id="17337"/>
        <w:bookmarkEnd w:id="17338"/>
      </w:tr>
      <w:tr w:rsidR="00564C22" w:rsidDel="00B33063" w14:paraId="722C58B9" w14:textId="6DC404C9" w:rsidTr="00564C22">
        <w:trPr>
          <w:del w:id="1733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2B3E5AF" w14:textId="261262C4" w:rsidR="00564C22" w:rsidRPr="002062A5" w:rsidDel="00B33063" w:rsidRDefault="009B1AF1" w:rsidP="00564C22">
            <w:pPr>
              <w:pStyle w:val="Beschriftung"/>
              <w:rPr>
                <w:del w:id="17340" w:author="Andreas Kuehne" w:date="2019-05-31T12:22:00Z"/>
                <w:rStyle w:val="Datatype"/>
                <w:b w:val="0"/>
                <w:bCs w:val="0"/>
              </w:rPr>
            </w:pPr>
            <w:del w:id="17341" w:author="Andreas Kuehne" w:date="2019-05-31T12:22:00Z">
              <w:r w:rsidRPr="002062A5" w:rsidDel="00B33063">
                <w:rPr>
                  <w:rStyle w:val="Datatype"/>
                </w:rPr>
                <w:delText>DocumentWithSignature</w:delText>
              </w:r>
              <w:bookmarkStart w:id="17342" w:name="_Toc10199872"/>
              <w:bookmarkStart w:id="17343" w:name="_Toc10204010"/>
              <w:bookmarkStart w:id="17344" w:name="_Toc10208148"/>
              <w:bookmarkEnd w:id="17342"/>
              <w:bookmarkEnd w:id="17343"/>
              <w:bookmarkEnd w:id="17344"/>
            </w:del>
          </w:p>
        </w:tc>
        <w:tc>
          <w:tcPr>
            <w:tcW w:w="4675" w:type="dxa"/>
          </w:tcPr>
          <w:p w14:paraId="2A7F56A9" w14:textId="50DDF31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345" w:author="Andreas Kuehne" w:date="2019-05-31T12:22:00Z"/>
                <w:rStyle w:val="Datatype"/>
              </w:rPr>
            </w:pPr>
            <w:del w:id="17346" w:author="Andreas Kuehne" w:date="2019-05-31T12:22:00Z">
              <w:r w:rsidRPr="002062A5" w:rsidDel="00B33063">
                <w:rPr>
                  <w:rStyle w:val="Datatype"/>
                </w:rPr>
                <w:delText>docWithSignature</w:delText>
              </w:r>
              <w:bookmarkStart w:id="17347" w:name="_Toc10199873"/>
              <w:bookmarkStart w:id="17348" w:name="_Toc10204011"/>
              <w:bookmarkStart w:id="17349" w:name="_Toc10208149"/>
              <w:bookmarkEnd w:id="17347"/>
              <w:bookmarkEnd w:id="17348"/>
              <w:bookmarkEnd w:id="17349"/>
            </w:del>
          </w:p>
        </w:tc>
        <w:bookmarkStart w:id="17350" w:name="_Toc10199874"/>
        <w:bookmarkStart w:id="17351" w:name="_Toc10204012"/>
        <w:bookmarkStart w:id="17352" w:name="_Toc10208150"/>
        <w:bookmarkEnd w:id="17350"/>
        <w:bookmarkEnd w:id="17351"/>
        <w:bookmarkEnd w:id="17352"/>
      </w:tr>
    </w:tbl>
    <w:p w14:paraId="2A54AE6A" w14:textId="4776443B" w:rsidR="00564C22" w:rsidRPr="0202B381" w:rsidDel="00B33063" w:rsidRDefault="009B1AF1" w:rsidP="00564C22">
      <w:pPr>
        <w:rPr>
          <w:del w:id="17353" w:author="Andreas Kuehne" w:date="2019-05-31T12:22:00Z"/>
        </w:rPr>
      </w:pPr>
      <w:del w:id="17354"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OptionalOutputsSignType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7355" w:name="_Toc10199875"/>
        <w:bookmarkStart w:id="17356" w:name="_Toc10204013"/>
        <w:bookmarkStart w:id="17357" w:name="_Toc10208151"/>
        <w:bookmarkEnd w:id="17355"/>
        <w:bookmarkEnd w:id="17356"/>
        <w:bookmarkEnd w:id="17357"/>
      </w:del>
    </w:p>
    <w:p w14:paraId="0DB3E011" w14:textId="0F16811D" w:rsidR="00564C22" w:rsidDel="00B33063" w:rsidRDefault="009B1AF1" w:rsidP="00564C22">
      <w:pPr>
        <w:pStyle w:val="Code"/>
        <w:spacing w:line="259" w:lineRule="auto"/>
        <w:rPr>
          <w:del w:id="17358" w:author="Andreas Kuehne" w:date="2019-05-31T12:22:00Z"/>
        </w:rPr>
      </w:pPr>
      <w:del w:id="17359" w:author="Andreas Kuehne" w:date="2019-05-31T12:22:00Z">
        <w:r w:rsidDel="00B33063">
          <w:rPr>
            <w:color w:val="31849B" w:themeColor="accent5" w:themeShade="BF"/>
          </w:rPr>
          <w:delText>"dss2-OptionalOutputsSignType"</w:delText>
        </w:r>
        <w:r w:rsidDel="00B33063">
          <w:delText>: {</w:delText>
        </w:r>
        <w:bookmarkStart w:id="17360" w:name="_Toc10199876"/>
        <w:bookmarkStart w:id="17361" w:name="_Toc10204014"/>
        <w:bookmarkStart w:id="17362" w:name="_Toc10208152"/>
        <w:bookmarkEnd w:id="17360"/>
        <w:bookmarkEnd w:id="17361"/>
        <w:bookmarkEnd w:id="17362"/>
      </w:del>
    </w:p>
    <w:p w14:paraId="48A7B18F" w14:textId="029EAD9A" w:rsidR="00564C22" w:rsidDel="00B33063" w:rsidRDefault="009B1AF1" w:rsidP="00564C22">
      <w:pPr>
        <w:pStyle w:val="Code"/>
        <w:spacing w:line="259" w:lineRule="auto"/>
        <w:rPr>
          <w:del w:id="17363" w:author="Andreas Kuehne" w:date="2019-05-31T12:22:00Z"/>
        </w:rPr>
      </w:pPr>
      <w:del w:id="17364"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7365" w:name="_Toc10199877"/>
        <w:bookmarkStart w:id="17366" w:name="_Toc10204015"/>
        <w:bookmarkStart w:id="17367" w:name="_Toc10208153"/>
        <w:bookmarkEnd w:id="17365"/>
        <w:bookmarkEnd w:id="17366"/>
        <w:bookmarkEnd w:id="17367"/>
      </w:del>
    </w:p>
    <w:p w14:paraId="64539C6E" w14:textId="48D7C206" w:rsidR="00564C22" w:rsidDel="00B33063" w:rsidRDefault="009B1AF1" w:rsidP="00564C22">
      <w:pPr>
        <w:pStyle w:val="Code"/>
        <w:spacing w:line="259" w:lineRule="auto"/>
        <w:rPr>
          <w:del w:id="17368" w:author="Andreas Kuehne" w:date="2019-05-31T12:22:00Z"/>
        </w:rPr>
      </w:pPr>
      <w:del w:id="17369" w:author="Andreas Kuehne" w:date="2019-05-31T12:22:00Z">
        <w:r w:rsidDel="00B33063">
          <w:rPr>
            <w:color w:val="31849B" w:themeColor="accent5" w:themeShade="BF"/>
          </w:rPr>
          <w:delText xml:space="preserve">  "properties"</w:delText>
        </w:r>
        <w:r w:rsidDel="00B33063">
          <w:delText>: {</w:delText>
        </w:r>
        <w:bookmarkStart w:id="17370" w:name="_Toc10199878"/>
        <w:bookmarkStart w:id="17371" w:name="_Toc10204016"/>
        <w:bookmarkStart w:id="17372" w:name="_Toc10208154"/>
        <w:bookmarkEnd w:id="17370"/>
        <w:bookmarkEnd w:id="17371"/>
        <w:bookmarkEnd w:id="17372"/>
      </w:del>
    </w:p>
    <w:p w14:paraId="76A50DDC" w14:textId="2470FCB4" w:rsidR="00564C22" w:rsidDel="00B33063" w:rsidRDefault="009B1AF1" w:rsidP="00564C22">
      <w:pPr>
        <w:pStyle w:val="Code"/>
        <w:spacing w:line="259" w:lineRule="auto"/>
        <w:rPr>
          <w:del w:id="17373" w:author="Andreas Kuehne" w:date="2019-05-31T12:22:00Z"/>
        </w:rPr>
      </w:pPr>
      <w:del w:id="17374" w:author="Andreas Kuehne" w:date="2019-05-31T12:22:00Z">
        <w:r w:rsidDel="00B33063">
          <w:rPr>
            <w:color w:val="31849B" w:themeColor="accent5" w:themeShade="BF"/>
          </w:rPr>
          <w:delText xml:space="preserve">    "policy"</w:delText>
        </w:r>
        <w:r w:rsidDel="00B33063">
          <w:delText>: {</w:delText>
        </w:r>
        <w:bookmarkStart w:id="17375" w:name="_Toc10199879"/>
        <w:bookmarkStart w:id="17376" w:name="_Toc10204017"/>
        <w:bookmarkStart w:id="17377" w:name="_Toc10208155"/>
        <w:bookmarkEnd w:id="17375"/>
        <w:bookmarkEnd w:id="17376"/>
        <w:bookmarkEnd w:id="17377"/>
      </w:del>
    </w:p>
    <w:p w14:paraId="3511B253" w14:textId="0DC83083" w:rsidR="00564C22" w:rsidDel="00B33063" w:rsidRDefault="009B1AF1" w:rsidP="00564C22">
      <w:pPr>
        <w:pStyle w:val="Code"/>
        <w:spacing w:line="259" w:lineRule="auto"/>
        <w:rPr>
          <w:del w:id="17378" w:author="Andreas Kuehne" w:date="2019-05-31T12:22:00Z"/>
        </w:rPr>
      </w:pPr>
      <w:del w:id="17379"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7380" w:name="_Toc10199880"/>
        <w:bookmarkStart w:id="17381" w:name="_Toc10204018"/>
        <w:bookmarkStart w:id="17382" w:name="_Toc10208156"/>
        <w:bookmarkEnd w:id="17380"/>
        <w:bookmarkEnd w:id="17381"/>
        <w:bookmarkEnd w:id="17382"/>
      </w:del>
    </w:p>
    <w:p w14:paraId="02F2E84E" w14:textId="45236105" w:rsidR="00564C22" w:rsidDel="00B33063" w:rsidRDefault="009B1AF1" w:rsidP="00564C22">
      <w:pPr>
        <w:pStyle w:val="Code"/>
        <w:spacing w:line="259" w:lineRule="auto"/>
        <w:rPr>
          <w:del w:id="17383" w:author="Andreas Kuehne" w:date="2019-05-31T12:22:00Z"/>
        </w:rPr>
      </w:pPr>
      <w:del w:id="17384" w:author="Andreas Kuehne" w:date="2019-05-31T12:22:00Z">
        <w:r w:rsidDel="00B33063">
          <w:rPr>
            <w:color w:val="31849B" w:themeColor="accent5" w:themeShade="BF"/>
          </w:rPr>
          <w:delText xml:space="preserve">      "items"</w:delText>
        </w:r>
        <w:r w:rsidDel="00B33063">
          <w:delText>: {</w:delText>
        </w:r>
        <w:bookmarkStart w:id="17385" w:name="_Toc10199881"/>
        <w:bookmarkStart w:id="17386" w:name="_Toc10204019"/>
        <w:bookmarkStart w:id="17387" w:name="_Toc10208157"/>
        <w:bookmarkEnd w:id="17385"/>
        <w:bookmarkEnd w:id="17386"/>
        <w:bookmarkEnd w:id="17387"/>
      </w:del>
    </w:p>
    <w:p w14:paraId="3BC6BD1F" w14:textId="0714185A" w:rsidR="00564C22" w:rsidDel="00B33063" w:rsidRDefault="009B1AF1" w:rsidP="00564C22">
      <w:pPr>
        <w:pStyle w:val="Code"/>
        <w:spacing w:line="259" w:lineRule="auto"/>
        <w:rPr>
          <w:del w:id="17388" w:author="Andreas Kuehne" w:date="2019-05-31T12:22:00Z"/>
        </w:rPr>
      </w:pPr>
      <w:del w:id="17389"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7390" w:name="_Toc10199882"/>
        <w:bookmarkStart w:id="17391" w:name="_Toc10204020"/>
        <w:bookmarkStart w:id="17392" w:name="_Toc10208158"/>
        <w:bookmarkEnd w:id="17390"/>
        <w:bookmarkEnd w:id="17391"/>
        <w:bookmarkEnd w:id="17392"/>
      </w:del>
    </w:p>
    <w:p w14:paraId="52521E5D" w14:textId="20E58C4D" w:rsidR="00564C22" w:rsidDel="00B33063" w:rsidRDefault="009B1AF1" w:rsidP="00564C22">
      <w:pPr>
        <w:pStyle w:val="Code"/>
        <w:spacing w:line="259" w:lineRule="auto"/>
        <w:rPr>
          <w:del w:id="17393" w:author="Andreas Kuehne" w:date="2019-05-31T12:22:00Z"/>
        </w:rPr>
      </w:pPr>
      <w:del w:id="17394" w:author="Andreas Kuehne" w:date="2019-05-31T12:22:00Z">
        <w:r w:rsidDel="00B33063">
          <w:delText xml:space="preserve">      }</w:delText>
        </w:r>
        <w:bookmarkStart w:id="17395" w:name="_Toc10199883"/>
        <w:bookmarkStart w:id="17396" w:name="_Toc10204021"/>
        <w:bookmarkStart w:id="17397" w:name="_Toc10208159"/>
        <w:bookmarkEnd w:id="17395"/>
        <w:bookmarkEnd w:id="17396"/>
        <w:bookmarkEnd w:id="17397"/>
      </w:del>
    </w:p>
    <w:p w14:paraId="3363A6EF" w14:textId="4D3D9AB0" w:rsidR="00564C22" w:rsidDel="00B33063" w:rsidRDefault="009B1AF1" w:rsidP="00564C22">
      <w:pPr>
        <w:pStyle w:val="Code"/>
        <w:spacing w:line="259" w:lineRule="auto"/>
        <w:rPr>
          <w:del w:id="17398" w:author="Andreas Kuehne" w:date="2019-05-31T12:22:00Z"/>
        </w:rPr>
      </w:pPr>
      <w:del w:id="17399" w:author="Andreas Kuehne" w:date="2019-05-31T12:22:00Z">
        <w:r w:rsidDel="00B33063">
          <w:delText xml:space="preserve">    },</w:delText>
        </w:r>
        <w:bookmarkStart w:id="17400" w:name="_Toc10199884"/>
        <w:bookmarkStart w:id="17401" w:name="_Toc10204022"/>
        <w:bookmarkStart w:id="17402" w:name="_Toc10208160"/>
        <w:bookmarkEnd w:id="17400"/>
        <w:bookmarkEnd w:id="17401"/>
        <w:bookmarkEnd w:id="17402"/>
      </w:del>
    </w:p>
    <w:p w14:paraId="1107EDCD" w14:textId="2339A6DC" w:rsidR="00564C22" w:rsidDel="00B33063" w:rsidRDefault="009B1AF1" w:rsidP="00564C22">
      <w:pPr>
        <w:pStyle w:val="Code"/>
        <w:spacing w:line="259" w:lineRule="auto"/>
        <w:rPr>
          <w:del w:id="17403" w:author="Andreas Kuehne" w:date="2019-05-31T12:22:00Z"/>
        </w:rPr>
      </w:pPr>
      <w:del w:id="17404" w:author="Andreas Kuehne" w:date="2019-05-31T12:22:00Z">
        <w:r w:rsidDel="00B33063">
          <w:rPr>
            <w:color w:val="31849B" w:themeColor="accent5" w:themeShade="BF"/>
          </w:rPr>
          <w:delText xml:space="preserve">    "other"</w:delText>
        </w:r>
        <w:r w:rsidDel="00B33063">
          <w:delText>: {</w:delText>
        </w:r>
        <w:bookmarkStart w:id="17405" w:name="_Toc10199885"/>
        <w:bookmarkStart w:id="17406" w:name="_Toc10204023"/>
        <w:bookmarkStart w:id="17407" w:name="_Toc10208161"/>
        <w:bookmarkEnd w:id="17405"/>
        <w:bookmarkEnd w:id="17406"/>
        <w:bookmarkEnd w:id="17407"/>
      </w:del>
    </w:p>
    <w:p w14:paraId="783A962E" w14:textId="12CE5681" w:rsidR="00564C22" w:rsidDel="00B33063" w:rsidRDefault="009B1AF1" w:rsidP="00564C22">
      <w:pPr>
        <w:pStyle w:val="Code"/>
        <w:spacing w:line="259" w:lineRule="auto"/>
        <w:rPr>
          <w:del w:id="17408" w:author="Andreas Kuehne" w:date="2019-05-31T12:22:00Z"/>
        </w:rPr>
      </w:pPr>
      <w:del w:id="17409"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7410" w:name="_Toc10199886"/>
        <w:bookmarkStart w:id="17411" w:name="_Toc10204024"/>
        <w:bookmarkStart w:id="17412" w:name="_Toc10208162"/>
        <w:bookmarkEnd w:id="17410"/>
        <w:bookmarkEnd w:id="17411"/>
        <w:bookmarkEnd w:id="17412"/>
      </w:del>
    </w:p>
    <w:p w14:paraId="7AA05233" w14:textId="569CFB36" w:rsidR="00564C22" w:rsidDel="00B33063" w:rsidRDefault="009B1AF1" w:rsidP="00564C22">
      <w:pPr>
        <w:pStyle w:val="Code"/>
        <w:spacing w:line="259" w:lineRule="auto"/>
        <w:rPr>
          <w:del w:id="17413" w:author="Andreas Kuehne" w:date="2019-05-31T12:22:00Z"/>
        </w:rPr>
      </w:pPr>
      <w:del w:id="17414" w:author="Andreas Kuehne" w:date="2019-05-31T12:22:00Z">
        <w:r w:rsidDel="00B33063">
          <w:rPr>
            <w:color w:val="31849B" w:themeColor="accent5" w:themeShade="BF"/>
          </w:rPr>
          <w:delText xml:space="preserve">      "items"</w:delText>
        </w:r>
        <w:r w:rsidDel="00B33063">
          <w:delText>: {</w:delText>
        </w:r>
        <w:bookmarkStart w:id="17415" w:name="_Toc10199887"/>
        <w:bookmarkStart w:id="17416" w:name="_Toc10204025"/>
        <w:bookmarkStart w:id="17417" w:name="_Toc10208163"/>
        <w:bookmarkEnd w:id="17415"/>
        <w:bookmarkEnd w:id="17416"/>
        <w:bookmarkEnd w:id="17417"/>
      </w:del>
    </w:p>
    <w:p w14:paraId="737E7984" w14:textId="1EF65FD7" w:rsidR="00564C22" w:rsidDel="00B33063" w:rsidRDefault="009B1AF1" w:rsidP="00564C22">
      <w:pPr>
        <w:pStyle w:val="Code"/>
        <w:spacing w:line="259" w:lineRule="auto"/>
        <w:rPr>
          <w:del w:id="17418" w:author="Andreas Kuehne" w:date="2019-05-31T12:22:00Z"/>
        </w:rPr>
      </w:pPr>
      <w:del w:id="17419"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"#/definitions/dsb-AnyType"</w:delText>
        </w:r>
        <w:bookmarkStart w:id="17420" w:name="_Toc10199888"/>
        <w:bookmarkStart w:id="17421" w:name="_Toc10204026"/>
        <w:bookmarkStart w:id="17422" w:name="_Toc10208164"/>
        <w:bookmarkEnd w:id="17420"/>
        <w:bookmarkEnd w:id="17421"/>
        <w:bookmarkEnd w:id="17422"/>
      </w:del>
    </w:p>
    <w:p w14:paraId="5608BB0E" w14:textId="3EFD6159" w:rsidR="00564C22" w:rsidDel="00B33063" w:rsidRDefault="009B1AF1" w:rsidP="00564C22">
      <w:pPr>
        <w:pStyle w:val="Code"/>
        <w:spacing w:line="259" w:lineRule="auto"/>
        <w:rPr>
          <w:del w:id="17423" w:author="Andreas Kuehne" w:date="2019-05-31T12:22:00Z"/>
        </w:rPr>
      </w:pPr>
      <w:del w:id="17424" w:author="Andreas Kuehne" w:date="2019-05-31T12:22:00Z">
        <w:r w:rsidDel="00B33063">
          <w:delText xml:space="preserve">      }</w:delText>
        </w:r>
        <w:bookmarkStart w:id="17425" w:name="_Toc10199889"/>
        <w:bookmarkStart w:id="17426" w:name="_Toc10204027"/>
        <w:bookmarkStart w:id="17427" w:name="_Toc10208165"/>
        <w:bookmarkEnd w:id="17425"/>
        <w:bookmarkEnd w:id="17426"/>
        <w:bookmarkEnd w:id="17427"/>
      </w:del>
    </w:p>
    <w:p w14:paraId="27FCFCE7" w14:textId="380927E7" w:rsidR="00564C22" w:rsidDel="00B33063" w:rsidRDefault="009B1AF1" w:rsidP="00564C22">
      <w:pPr>
        <w:pStyle w:val="Code"/>
        <w:spacing w:line="259" w:lineRule="auto"/>
        <w:rPr>
          <w:del w:id="17428" w:author="Andreas Kuehne" w:date="2019-05-31T12:22:00Z"/>
        </w:rPr>
      </w:pPr>
      <w:del w:id="17429" w:author="Andreas Kuehne" w:date="2019-05-31T12:22:00Z">
        <w:r w:rsidDel="00B33063">
          <w:delText xml:space="preserve">    },</w:delText>
        </w:r>
        <w:bookmarkStart w:id="17430" w:name="_Toc10199890"/>
        <w:bookmarkStart w:id="17431" w:name="_Toc10204028"/>
        <w:bookmarkStart w:id="17432" w:name="_Toc10208166"/>
        <w:bookmarkEnd w:id="17430"/>
        <w:bookmarkEnd w:id="17431"/>
        <w:bookmarkEnd w:id="17432"/>
      </w:del>
    </w:p>
    <w:p w14:paraId="2F7EE437" w14:textId="6273D959" w:rsidR="00564C22" w:rsidDel="00B33063" w:rsidRDefault="009B1AF1" w:rsidP="00564C22">
      <w:pPr>
        <w:pStyle w:val="Code"/>
        <w:spacing w:line="259" w:lineRule="auto"/>
        <w:rPr>
          <w:del w:id="17433" w:author="Andreas Kuehne" w:date="2019-05-31T12:22:00Z"/>
        </w:rPr>
      </w:pPr>
      <w:del w:id="17434" w:author="Andreas Kuehne" w:date="2019-05-31T12:22:00Z">
        <w:r w:rsidDel="00B33063">
          <w:rPr>
            <w:color w:val="31849B" w:themeColor="accent5" w:themeShade="BF"/>
          </w:rPr>
          <w:delText xml:space="preserve">    "schemas"</w:delText>
        </w:r>
        <w:r w:rsidDel="00B33063">
          <w:delText>: {</w:delText>
        </w:r>
        <w:bookmarkStart w:id="17435" w:name="_Toc10199891"/>
        <w:bookmarkStart w:id="17436" w:name="_Toc10204029"/>
        <w:bookmarkStart w:id="17437" w:name="_Toc10208167"/>
        <w:bookmarkEnd w:id="17435"/>
        <w:bookmarkEnd w:id="17436"/>
        <w:bookmarkEnd w:id="17437"/>
      </w:del>
    </w:p>
    <w:p w14:paraId="3205D199" w14:textId="5B420752" w:rsidR="00564C22" w:rsidDel="00B33063" w:rsidRDefault="009B1AF1" w:rsidP="00564C22">
      <w:pPr>
        <w:pStyle w:val="Code"/>
        <w:spacing w:line="259" w:lineRule="auto"/>
        <w:rPr>
          <w:del w:id="17438" w:author="Andreas Kuehne" w:date="2019-05-31T12:22:00Z"/>
        </w:rPr>
      </w:pPr>
      <w:del w:id="17439"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"#/definitions/dss2-SchemasType"</w:delText>
        </w:r>
        <w:bookmarkStart w:id="17440" w:name="_Toc10199892"/>
        <w:bookmarkStart w:id="17441" w:name="_Toc10204030"/>
        <w:bookmarkStart w:id="17442" w:name="_Toc10208168"/>
        <w:bookmarkEnd w:id="17440"/>
        <w:bookmarkEnd w:id="17441"/>
        <w:bookmarkEnd w:id="17442"/>
      </w:del>
    </w:p>
    <w:p w14:paraId="2446963A" w14:textId="4F3B93FC" w:rsidR="00564C22" w:rsidDel="00B33063" w:rsidRDefault="009B1AF1" w:rsidP="00564C22">
      <w:pPr>
        <w:pStyle w:val="Code"/>
        <w:spacing w:line="259" w:lineRule="auto"/>
        <w:rPr>
          <w:del w:id="17443" w:author="Andreas Kuehne" w:date="2019-05-31T12:22:00Z"/>
        </w:rPr>
      </w:pPr>
      <w:del w:id="17444" w:author="Andreas Kuehne" w:date="2019-05-31T12:22:00Z">
        <w:r w:rsidDel="00B33063">
          <w:delText xml:space="preserve">    },</w:delText>
        </w:r>
        <w:bookmarkStart w:id="17445" w:name="_Toc10199893"/>
        <w:bookmarkStart w:id="17446" w:name="_Toc10204031"/>
        <w:bookmarkStart w:id="17447" w:name="_Toc10208169"/>
        <w:bookmarkEnd w:id="17445"/>
        <w:bookmarkEnd w:id="17446"/>
        <w:bookmarkEnd w:id="17447"/>
      </w:del>
    </w:p>
    <w:p w14:paraId="42FDF906" w14:textId="7F17E4B3" w:rsidR="00564C22" w:rsidDel="00B33063" w:rsidRDefault="009B1AF1" w:rsidP="00564C22">
      <w:pPr>
        <w:pStyle w:val="Code"/>
        <w:spacing w:line="259" w:lineRule="auto"/>
        <w:rPr>
          <w:del w:id="17448" w:author="Andreas Kuehne" w:date="2019-05-31T12:22:00Z"/>
        </w:rPr>
      </w:pPr>
      <w:del w:id="17449" w:author="Andreas Kuehne" w:date="2019-05-31T12:22:00Z">
        <w:r w:rsidDel="00B33063">
          <w:rPr>
            <w:color w:val="31849B" w:themeColor="accent5" w:themeShade="BF"/>
          </w:rPr>
          <w:delText xml:space="preserve">    "docWithSignature"</w:delText>
        </w:r>
        <w:r w:rsidDel="00B33063">
          <w:delText>: {</w:delText>
        </w:r>
        <w:bookmarkStart w:id="17450" w:name="_Toc10199894"/>
        <w:bookmarkStart w:id="17451" w:name="_Toc10204032"/>
        <w:bookmarkStart w:id="17452" w:name="_Toc10208170"/>
        <w:bookmarkEnd w:id="17450"/>
        <w:bookmarkEnd w:id="17451"/>
        <w:bookmarkEnd w:id="17452"/>
      </w:del>
    </w:p>
    <w:p w14:paraId="24473FBC" w14:textId="16714BEC" w:rsidR="00564C22" w:rsidDel="00B33063" w:rsidRDefault="009B1AF1" w:rsidP="00564C22">
      <w:pPr>
        <w:pStyle w:val="Code"/>
        <w:spacing w:line="259" w:lineRule="auto"/>
        <w:rPr>
          <w:del w:id="17453" w:author="Andreas Kuehne" w:date="2019-05-31T12:22:00Z"/>
        </w:rPr>
      </w:pPr>
      <w:del w:id="17454"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7455" w:name="_Toc10199895"/>
        <w:bookmarkStart w:id="17456" w:name="_Toc10204033"/>
        <w:bookmarkStart w:id="17457" w:name="_Toc10208171"/>
        <w:bookmarkEnd w:id="17455"/>
        <w:bookmarkEnd w:id="17456"/>
        <w:bookmarkEnd w:id="17457"/>
      </w:del>
    </w:p>
    <w:p w14:paraId="5C64DFFE" w14:textId="47DE06ED" w:rsidR="00564C22" w:rsidDel="00B33063" w:rsidRDefault="009B1AF1" w:rsidP="00564C22">
      <w:pPr>
        <w:pStyle w:val="Code"/>
        <w:spacing w:line="259" w:lineRule="auto"/>
        <w:rPr>
          <w:del w:id="17458" w:author="Andreas Kuehne" w:date="2019-05-31T12:22:00Z"/>
        </w:rPr>
      </w:pPr>
      <w:del w:id="17459" w:author="Andreas Kuehne" w:date="2019-05-31T12:22:00Z">
        <w:r w:rsidDel="00B33063">
          <w:rPr>
            <w:color w:val="31849B" w:themeColor="accent5" w:themeShade="BF"/>
          </w:rPr>
          <w:delText xml:space="preserve">      "items"</w:delText>
        </w:r>
        <w:r w:rsidDel="00B33063">
          <w:delText>: {</w:delText>
        </w:r>
        <w:bookmarkStart w:id="17460" w:name="_Toc10199896"/>
        <w:bookmarkStart w:id="17461" w:name="_Toc10204034"/>
        <w:bookmarkStart w:id="17462" w:name="_Toc10208172"/>
        <w:bookmarkEnd w:id="17460"/>
        <w:bookmarkEnd w:id="17461"/>
        <w:bookmarkEnd w:id="17462"/>
      </w:del>
    </w:p>
    <w:p w14:paraId="24F2052B" w14:textId="10E7B697" w:rsidR="00564C22" w:rsidDel="00B33063" w:rsidRDefault="009B1AF1" w:rsidP="00564C22">
      <w:pPr>
        <w:pStyle w:val="Code"/>
        <w:spacing w:line="259" w:lineRule="auto"/>
        <w:rPr>
          <w:del w:id="17463" w:author="Andreas Kuehne" w:date="2019-05-31T12:22:00Z"/>
        </w:rPr>
      </w:pPr>
      <w:del w:id="17464"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"#/definitions/dss2-DocumentWithSignatureType"</w:delText>
        </w:r>
        <w:bookmarkStart w:id="17465" w:name="_Toc10199897"/>
        <w:bookmarkStart w:id="17466" w:name="_Toc10204035"/>
        <w:bookmarkStart w:id="17467" w:name="_Toc10208173"/>
        <w:bookmarkEnd w:id="17465"/>
        <w:bookmarkEnd w:id="17466"/>
        <w:bookmarkEnd w:id="17467"/>
      </w:del>
    </w:p>
    <w:p w14:paraId="73BCF9B1" w14:textId="5A986BAC" w:rsidR="00564C22" w:rsidDel="00B33063" w:rsidRDefault="009B1AF1" w:rsidP="00564C22">
      <w:pPr>
        <w:pStyle w:val="Code"/>
        <w:spacing w:line="259" w:lineRule="auto"/>
        <w:rPr>
          <w:del w:id="17468" w:author="Andreas Kuehne" w:date="2019-05-31T12:22:00Z"/>
        </w:rPr>
      </w:pPr>
      <w:del w:id="17469" w:author="Andreas Kuehne" w:date="2019-05-31T12:22:00Z">
        <w:r w:rsidDel="00B33063">
          <w:delText xml:space="preserve">      }</w:delText>
        </w:r>
        <w:bookmarkStart w:id="17470" w:name="_Toc10199898"/>
        <w:bookmarkStart w:id="17471" w:name="_Toc10204036"/>
        <w:bookmarkStart w:id="17472" w:name="_Toc10208174"/>
        <w:bookmarkEnd w:id="17470"/>
        <w:bookmarkEnd w:id="17471"/>
        <w:bookmarkEnd w:id="17472"/>
      </w:del>
    </w:p>
    <w:p w14:paraId="33C3E88C" w14:textId="35A5959F" w:rsidR="00564C22" w:rsidDel="00B33063" w:rsidRDefault="009B1AF1" w:rsidP="00564C22">
      <w:pPr>
        <w:pStyle w:val="Code"/>
        <w:spacing w:line="259" w:lineRule="auto"/>
        <w:rPr>
          <w:del w:id="17473" w:author="Andreas Kuehne" w:date="2019-05-31T12:22:00Z"/>
        </w:rPr>
      </w:pPr>
      <w:del w:id="17474" w:author="Andreas Kuehne" w:date="2019-05-31T12:22:00Z">
        <w:r w:rsidDel="00B33063">
          <w:delText xml:space="preserve">    }</w:delText>
        </w:r>
        <w:bookmarkStart w:id="17475" w:name="_Toc10199899"/>
        <w:bookmarkStart w:id="17476" w:name="_Toc10204037"/>
        <w:bookmarkStart w:id="17477" w:name="_Toc10208175"/>
        <w:bookmarkEnd w:id="17475"/>
        <w:bookmarkEnd w:id="17476"/>
        <w:bookmarkEnd w:id="17477"/>
      </w:del>
    </w:p>
    <w:p w14:paraId="7DBD1667" w14:textId="70E2EA3A" w:rsidR="00564C22" w:rsidDel="00B33063" w:rsidRDefault="009B1AF1" w:rsidP="00564C22">
      <w:pPr>
        <w:pStyle w:val="Code"/>
        <w:spacing w:line="259" w:lineRule="auto"/>
        <w:rPr>
          <w:del w:id="17478" w:author="Andreas Kuehne" w:date="2019-05-31T12:22:00Z"/>
        </w:rPr>
      </w:pPr>
      <w:del w:id="17479" w:author="Andreas Kuehne" w:date="2019-05-31T12:22:00Z">
        <w:r w:rsidDel="00B33063">
          <w:delText xml:space="preserve">  }</w:delText>
        </w:r>
        <w:bookmarkStart w:id="17480" w:name="_Toc10199900"/>
        <w:bookmarkStart w:id="17481" w:name="_Toc10204038"/>
        <w:bookmarkStart w:id="17482" w:name="_Toc10208176"/>
        <w:bookmarkEnd w:id="17480"/>
        <w:bookmarkEnd w:id="17481"/>
        <w:bookmarkEnd w:id="17482"/>
      </w:del>
    </w:p>
    <w:p w14:paraId="5A115B90" w14:textId="69E52DB1" w:rsidR="00564C22" w:rsidDel="00B33063" w:rsidRDefault="009B1AF1" w:rsidP="00564C22">
      <w:pPr>
        <w:pStyle w:val="Code"/>
        <w:spacing w:line="259" w:lineRule="auto"/>
        <w:rPr>
          <w:del w:id="17483" w:author="Andreas Kuehne" w:date="2019-05-31T12:22:00Z"/>
        </w:rPr>
      </w:pPr>
      <w:del w:id="17484" w:author="Andreas Kuehne" w:date="2019-05-31T12:22:00Z">
        <w:r w:rsidDel="00B33063">
          <w:delText>}</w:delText>
        </w:r>
        <w:bookmarkStart w:id="17485" w:name="_Toc10199901"/>
        <w:bookmarkStart w:id="17486" w:name="_Toc10204039"/>
        <w:bookmarkStart w:id="17487" w:name="_Toc10208177"/>
        <w:bookmarkEnd w:id="17485"/>
        <w:bookmarkEnd w:id="17486"/>
        <w:bookmarkEnd w:id="17487"/>
      </w:del>
    </w:p>
    <w:p w14:paraId="66F27DC0" w14:textId="1816DFBB" w:rsidR="00564C22" w:rsidDel="00B33063" w:rsidRDefault="00564C22" w:rsidP="00564C22">
      <w:pPr>
        <w:rPr>
          <w:del w:id="17488" w:author="Andreas Kuehne" w:date="2019-05-31T12:22:00Z"/>
        </w:rPr>
      </w:pPr>
      <w:bookmarkStart w:id="17489" w:name="_Toc10199902"/>
      <w:bookmarkStart w:id="17490" w:name="_Toc10204040"/>
      <w:bookmarkStart w:id="17491" w:name="_Toc10208178"/>
      <w:bookmarkEnd w:id="17489"/>
      <w:bookmarkEnd w:id="17490"/>
      <w:bookmarkEnd w:id="17491"/>
    </w:p>
    <w:p w14:paraId="7FCF11CD" w14:textId="33DE83D5" w:rsidR="00564C22" w:rsidDel="00B33063" w:rsidRDefault="009B1AF1" w:rsidP="00564C22">
      <w:pPr>
        <w:pStyle w:val="berschrift4"/>
        <w:rPr>
          <w:del w:id="17492" w:author="Andreas Kuehne" w:date="2019-05-31T12:22:00Z"/>
        </w:rPr>
      </w:pPr>
      <w:del w:id="17493" w:author="Andreas Kuehne" w:date="2019-05-31T12:22:00Z">
        <w:r w:rsidDel="00B33063">
          <w:delText>OptionalOutputsSign – XML Syntax</w:delText>
        </w:r>
        <w:bookmarkStart w:id="17494" w:name="_Toc10199903"/>
        <w:bookmarkStart w:id="17495" w:name="_Toc10204041"/>
        <w:bookmarkStart w:id="17496" w:name="_Toc10208179"/>
        <w:bookmarkEnd w:id="17494"/>
        <w:bookmarkEnd w:id="17495"/>
        <w:bookmarkEnd w:id="17496"/>
      </w:del>
    </w:p>
    <w:p w14:paraId="45EAEA9F" w14:textId="4FADD67B" w:rsidR="00564C22" w:rsidRPr="5404FA76" w:rsidDel="00B33063" w:rsidRDefault="009B1AF1" w:rsidP="00564C22">
      <w:pPr>
        <w:rPr>
          <w:del w:id="17497" w:author="Andreas Kuehne" w:date="2019-05-31T12:22:00Z"/>
        </w:rPr>
      </w:pPr>
      <w:del w:id="17498" w:author="Andreas Kuehne" w:date="2019-05-31T12:22:00Z">
        <w:r w:rsidRPr="0CCF9147" w:rsidDel="00B33063">
          <w:delText xml:space="preserve">The XML type </w:delText>
        </w:r>
        <w:r w:rsidRPr="002062A5" w:rsidDel="00B33063">
          <w:rPr>
            <w:rFonts w:ascii="Courier New" w:eastAsia="Courier New" w:hAnsi="Courier New" w:cs="Courier New"/>
          </w:rPr>
          <w:delText>OptionalOutputsSignType</w:delText>
        </w:r>
        <w:r w:rsidRPr="0CCF9147" w:rsidDel="00B33063">
          <w:delText xml:space="preserve"> SHALL implement the requirements defined in the </w:delText>
        </w:r>
        <w:r w:rsidRPr="002062A5" w:rsidDel="00B33063">
          <w:rPr>
            <w:rFonts w:ascii="Courier New" w:eastAsia="Courier New" w:hAnsi="Courier New" w:cs="Courier New"/>
          </w:rPr>
          <w:delText>OptionalOutputsSign</w:delText>
        </w:r>
        <w:r w:rsidDel="00B33063">
          <w:delText xml:space="preserve"> </w:delText>
        </w:r>
        <w:r w:rsidRPr="005A6FFD" w:rsidDel="00B33063">
          <w:delText>component.</w:delText>
        </w:r>
        <w:bookmarkStart w:id="17499" w:name="_Toc10199904"/>
        <w:bookmarkStart w:id="17500" w:name="_Toc10204042"/>
        <w:bookmarkStart w:id="17501" w:name="_Toc10208180"/>
        <w:bookmarkEnd w:id="17499"/>
        <w:bookmarkEnd w:id="17500"/>
        <w:bookmarkEnd w:id="17501"/>
      </w:del>
    </w:p>
    <w:p w14:paraId="6037A70F" w14:textId="031783AB" w:rsidR="00564C22" w:rsidDel="00B33063" w:rsidRDefault="009B1AF1" w:rsidP="00564C22">
      <w:pPr>
        <w:rPr>
          <w:del w:id="17502" w:author="Andreas Kuehne" w:date="2019-05-31T12:22:00Z"/>
        </w:rPr>
      </w:pPr>
      <w:del w:id="17503"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OptionalOutputsSignType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17504" w:name="_Toc10199905"/>
        <w:bookmarkStart w:id="17505" w:name="_Toc10204043"/>
        <w:bookmarkStart w:id="17506" w:name="_Toc10208181"/>
        <w:bookmarkEnd w:id="17504"/>
        <w:bookmarkEnd w:id="17505"/>
        <w:bookmarkEnd w:id="17506"/>
      </w:del>
    </w:p>
    <w:p w14:paraId="5210C75C" w14:textId="2EEE9C7C" w:rsidR="00564C22" w:rsidDel="00B33063" w:rsidRDefault="009B1AF1" w:rsidP="00564C22">
      <w:pPr>
        <w:pStyle w:val="Code"/>
        <w:rPr>
          <w:del w:id="17507" w:author="Andreas Kuehne" w:date="2019-05-31T12:22:00Z"/>
        </w:rPr>
      </w:pPr>
      <w:del w:id="17508"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OptionalOutputsSignType</w:delText>
        </w:r>
        <w:r w:rsidDel="00B33063">
          <w:rPr>
            <w:color w:val="943634" w:themeColor="accent2" w:themeShade="BF"/>
          </w:rPr>
          <w:delText>"</w:delText>
        </w:r>
        <w:r w:rsidDel="00B33063">
          <w:rPr>
            <w:color w:val="31849B" w:themeColor="accent5" w:themeShade="BF"/>
          </w:rPr>
          <w:delText>&gt;</w:delText>
        </w:r>
        <w:bookmarkStart w:id="17509" w:name="_Toc10199906"/>
        <w:bookmarkStart w:id="17510" w:name="_Toc10204044"/>
        <w:bookmarkStart w:id="17511" w:name="_Toc10208182"/>
        <w:bookmarkEnd w:id="17509"/>
        <w:bookmarkEnd w:id="17510"/>
        <w:bookmarkEnd w:id="17511"/>
      </w:del>
    </w:p>
    <w:p w14:paraId="68BCF740" w14:textId="04899E20" w:rsidR="00564C22" w:rsidDel="00B33063" w:rsidRDefault="009B1AF1" w:rsidP="00564C22">
      <w:pPr>
        <w:pStyle w:val="Code"/>
        <w:rPr>
          <w:del w:id="17512" w:author="Andreas Kuehne" w:date="2019-05-31T12:22:00Z"/>
        </w:rPr>
      </w:pPr>
      <w:del w:id="17513" w:author="Andreas Kuehne" w:date="2019-05-31T12:22:00Z">
        <w:r w:rsidDel="00B33063">
          <w:rPr>
            <w:color w:val="31849B" w:themeColor="accent5" w:themeShade="BF"/>
          </w:rPr>
          <w:delText xml:space="preserve">  &lt;xs:complexContent&gt;</w:delText>
        </w:r>
        <w:bookmarkStart w:id="17514" w:name="_Toc10199907"/>
        <w:bookmarkStart w:id="17515" w:name="_Toc10204045"/>
        <w:bookmarkStart w:id="17516" w:name="_Toc10208183"/>
        <w:bookmarkEnd w:id="17514"/>
        <w:bookmarkEnd w:id="17515"/>
        <w:bookmarkEnd w:id="17516"/>
      </w:del>
    </w:p>
    <w:p w14:paraId="3466427E" w14:textId="4E839A2C" w:rsidR="00564C22" w:rsidDel="00B33063" w:rsidRDefault="009B1AF1" w:rsidP="00564C22">
      <w:pPr>
        <w:pStyle w:val="Code"/>
        <w:rPr>
          <w:del w:id="17517" w:author="Andreas Kuehne" w:date="2019-05-31T12:22:00Z"/>
        </w:rPr>
      </w:pPr>
      <w:del w:id="17518" w:author="Andreas Kuehne" w:date="2019-05-31T12:22:00Z">
        <w:r w:rsidDel="00B33063">
          <w:rPr>
            <w:color w:val="31849B" w:themeColor="accent5" w:themeShade="BF"/>
          </w:rPr>
          <w:delText xml:space="preserve">    &lt;xs:extension</w:delText>
        </w:r>
        <w:r w:rsidDel="00B33063">
          <w:rPr>
            <w:color w:val="943634" w:themeColor="accent2" w:themeShade="BF"/>
          </w:rPr>
          <w:delText xml:space="preserve"> base="</w:delText>
        </w:r>
        <w:r w:rsidDel="00B33063">
          <w:rPr>
            <w:color w:val="244061" w:themeColor="accent1" w:themeShade="80"/>
          </w:rPr>
          <w:delText>dss2:OptionalOutputsBaseType</w:delText>
        </w:r>
        <w:r w:rsidDel="00B33063">
          <w:rPr>
            <w:color w:val="943634" w:themeColor="accent2" w:themeShade="BF"/>
          </w:rPr>
          <w:delText>"</w:delText>
        </w:r>
        <w:r w:rsidDel="00B33063">
          <w:rPr>
            <w:color w:val="31849B" w:themeColor="accent5" w:themeShade="BF"/>
          </w:rPr>
          <w:delText>&gt;</w:delText>
        </w:r>
        <w:bookmarkStart w:id="17519" w:name="_Toc10199908"/>
        <w:bookmarkStart w:id="17520" w:name="_Toc10204046"/>
        <w:bookmarkStart w:id="17521" w:name="_Toc10208184"/>
        <w:bookmarkEnd w:id="17519"/>
        <w:bookmarkEnd w:id="17520"/>
        <w:bookmarkEnd w:id="17521"/>
      </w:del>
    </w:p>
    <w:p w14:paraId="5211B95C" w14:textId="0B91DE97" w:rsidR="00564C22" w:rsidDel="00B33063" w:rsidRDefault="009B1AF1" w:rsidP="00564C22">
      <w:pPr>
        <w:pStyle w:val="Code"/>
        <w:rPr>
          <w:del w:id="17522" w:author="Andreas Kuehne" w:date="2019-05-31T12:22:00Z"/>
        </w:rPr>
      </w:pPr>
      <w:del w:id="17523" w:author="Andreas Kuehne" w:date="2019-05-31T12:22:00Z">
        <w:r w:rsidDel="00B33063">
          <w:rPr>
            <w:color w:val="31849B" w:themeColor="accent5" w:themeShade="BF"/>
          </w:rPr>
          <w:delText xml:space="preserve">      &lt;xs:sequence&gt;</w:delText>
        </w:r>
        <w:bookmarkStart w:id="17524" w:name="_Toc10199909"/>
        <w:bookmarkStart w:id="17525" w:name="_Toc10204047"/>
        <w:bookmarkStart w:id="17526" w:name="_Toc10208185"/>
        <w:bookmarkEnd w:id="17524"/>
        <w:bookmarkEnd w:id="17525"/>
        <w:bookmarkEnd w:id="17526"/>
      </w:del>
    </w:p>
    <w:p w14:paraId="0D00D33E" w14:textId="4F0C828A" w:rsidR="00564C22" w:rsidDel="00B33063" w:rsidRDefault="009B1AF1" w:rsidP="00564C22">
      <w:pPr>
        <w:pStyle w:val="Code"/>
        <w:rPr>
          <w:del w:id="17527" w:author="Andreas Kuehne" w:date="2019-05-31T12:22:00Z"/>
        </w:rPr>
      </w:pPr>
      <w:del w:id="17528"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DocumentWithSignature</w:delText>
        </w:r>
        <w:r w:rsidDel="00B33063">
          <w:rPr>
            <w:color w:val="943634" w:themeColor="accent2" w:themeShade="BF"/>
          </w:rPr>
          <w:delText>" type="</w:delText>
        </w:r>
        <w:r w:rsidDel="00B33063">
          <w:rPr>
            <w:color w:val="244061" w:themeColor="accent1" w:themeShade="80"/>
          </w:rPr>
          <w:delText>dss2:DocumentWithSignatureType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7529" w:name="_Toc10199910"/>
        <w:bookmarkStart w:id="17530" w:name="_Toc10204048"/>
        <w:bookmarkStart w:id="17531" w:name="_Toc10208186"/>
        <w:bookmarkEnd w:id="17529"/>
        <w:bookmarkEnd w:id="17530"/>
        <w:bookmarkEnd w:id="17531"/>
      </w:del>
    </w:p>
    <w:p w14:paraId="73B4BCAC" w14:textId="3DF39F93" w:rsidR="00564C22" w:rsidDel="00B33063" w:rsidRDefault="009B1AF1" w:rsidP="00564C22">
      <w:pPr>
        <w:pStyle w:val="Code"/>
        <w:rPr>
          <w:del w:id="17532" w:author="Andreas Kuehne" w:date="2019-05-31T12:22:00Z"/>
        </w:rPr>
      </w:pPr>
      <w:del w:id="17533" w:author="Andreas Kuehne" w:date="2019-05-31T12:22:00Z">
        <w:r w:rsidDel="00B33063">
          <w:rPr>
            <w:color w:val="31849B" w:themeColor="accent5" w:themeShade="BF"/>
          </w:rPr>
          <w:delText xml:space="preserve">      &lt;/xs:sequence&gt;</w:delText>
        </w:r>
        <w:bookmarkStart w:id="17534" w:name="_Toc10199911"/>
        <w:bookmarkStart w:id="17535" w:name="_Toc10204049"/>
        <w:bookmarkStart w:id="17536" w:name="_Toc10208187"/>
        <w:bookmarkEnd w:id="17534"/>
        <w:bookmarkEnd w:id="17535"/>
        <w:bookmarkEnd w:id="17536"/>
      </w:del>
    </w:p>
    <w:p w14:paraId="77B719CD" w14:textId="448AFEF0" w:rsidR="00564C22" w:rsidDel="00B33063" w:rsidRDefault="009B1AF1" w:rsidP="00564C22">
      <w:pPr>
        <w:pStyle w:val="Code"/>
        <w:rPr>
          <w:del w:id="17537" w:author="Andreas Kuehne" w:date="2019-05-31T12:22:00Z"/>
        </w:rPr>
      </w:pPr>
      <w:del w:id="17538" w:author="Andreas Kuehne" w:date="2019-05-31T12:22:00Z">
        <w:r w:rsidDel="00B33063">
          <w:rPr>
            <w:color w:val="31849B" w:themeColor="accent5" w:themeShade="BF"/>
          </w:rPr>
          <w:delText xml:space="preserve">    &lt;/xs:extension&gt;</w:delText>
        </w:r>
        <w:bookmarkStart w:id="17539" w:name="_Toc10199912"/>
        <w:bookmarkStart w:id="17540" w:name="_Toc10204050"/>
        <w:bookmarkStart w:id="17541" w:name="_Toc10208188"/>
        <w:bookmarkEnd w:id="17539"/>
        <w:bookmarkEnd w:id="17540"/>
        <w:bookmarkEnd w:id="17541"/>
      </w:del>
    </w:p>
    <w:p w14:paraId="4665CF79" w14:textId="2CD029B2" w:rsidR="00564C22" w:rsidDel="00B33063" w:rsidRDefault="009B1AF1" w:rsidP="00564C22">
      <w:pPr>
        <w:pStyle w:val="Code"/>
        <w:rPr>
          <w:del w:id="17542" w:author="Andreas Kuehne" w:date="2019-05-31T12:22:00Z"/>
        </w:rPr>
      </w:pPr>
      <w:del w:id="17543" w:author="Andreas Kuehne" w:date="2019-05-31T12:22:00Z">
        <w:r w:rsidDel="00B33063">
          <w:rPr>
            <w:color w:val="31849B" w:themeColor="accent5" w:themeShade="BF"/>
          </w:rPr>
          <w:delText xml:space="preserve">  &lt;/xs:complexContent&gt;</w:delText>
        </w:r>
        <w:bookmarkStart w:id="17544" w:name="_Toc10199913"/>
        <w:bookmarkStart w:id="17545" w:name="_Toc10204051"/>
        <w:bookmarkStart w:id="17546" w:name="_Toc10208189"/>
        <w:bookmarkEnd w:id="17544"/>
        <w:bookmarkEnd w:id="17545"/>
        <w:bookmarkEnd w:id="17546"/>
      </w:del>
    </w:p>
    <w:p w14:paraId="4AD5347E" w14:textId="4BA4BF12" w:rsidR="00564C22" w:rsidDel="00B33063" w:rsidRDefault="009B1AF1" w:rsidP="00564C22">
      <w:pPr>
        <w:pStyle w:val="Code"/>
        <w:rPr>
          <w:del w:id="17547" w:author="Andreas Kuehne" w:date="2019-05-31T12:22:00Z"/>
        </w:rPr>
      </w:pPr>
      <w:del w:id="17548" w:author="Andreas Kuehne" w:date="2019-05-31T12:22:00Z">
        <w:r w:rsidDel="00B33063">
          <w:rPr>
            <w:color w:val="31849B" w:themeColor="accent5" w:themeShade="BF"/>
          </w:rPr>
          <w:delText>&lt;/xs:complexType&gt;</w:delText>
        </w:r>
        <w:bookmarkStart w:id="17549" w:name="_Toc10199914"/>
        <w:bookmarkStart w:id="17550" w:name="_Toc10204052"/>
        <w:bookmarkStart w:id="17551" w:name="_Toc10208190"/>
        <w:bookmarkEnd w:id="17549"/>
        <w:bookmarkEnd w:id="17550"/>
        <w:bookmarkEnd w:id="17551"/>
      </w:del>
    </w:p>
    <w:p w14:paraId="704B8FF3" w14:textId="7C5D1A71" w:rsidR="00564C22" w:rsidDel="00B33063" w:rsidRDefault="009B1AF1" w:rsidP="00564C22">
      <w:pPr>
        <w:spacing w:line="259" w:lineRule="auto"/>
        <w:rPr>
          <w:del w:id="17552" w:author="Andreas Kuehne" w:date="2019-05-31T12:22:00Z"/>
        </w:rPr>
      </w:pPr>
      <w:del w:id="17553"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OptionalOutputsSignType</w:delText>
        </w:r>
        <w:r w:rsidRPr="71C71F8C" w:rsidDel="00B33063">
          <w:delText xml:space="preserve"> </w:delText>
        </w:r>
        <w:r w:rsidDel="00B33063">
          <w:delText xml:space="preserve">XML element SHALL implement in XML syntax the sub-component that has a name equal to its local name. </w:delText>
        </w:r>
        <w:bookmarkStart w:id="17554" w:name="_Toc10199915"/>
        <w:bookmarkStart w:id="17555" w:name="_Toc10204053"/>
        <w:bookmarkStart w:id="17556" w:name="_Toc10208191"/>
        <w:bookmarkEnd w:id="17554"/>
        <w:bookmarkEnd w:id="17555"/>
        <w:bookmarkEnd w:id="17556"/>
      </w:del>
    </w:p>
    <w:p w14:paraId="1DDE56BD" w14:textId="2CB91800" w:rsidR="00564C22" w:rsidDel="00B33063" w:rsidRDefault="009B1AF1" w:rsidP="00564C22">
      <w:pPr>
        <w:pStyle w:val="berschrift3"/>
        <w:rPr>
          <w:del w:id="17557" w:author="Andreas Kuehne" w:date="2019-05-31T12:22:00Z"/>
        </w:rPr>
      </w:pPr>
      <w:bookmarkStart w:id="17558" w:name="_RefComp66C2CB3B"/>
      <w:del w:id="17559" w:author="Andreas Kuehne" w:date="2019-05-31T12:22:00Z">
        <w:r w:rsidDel="00B33063">
          <w:delText>Component OptionalOutputsVerify</w:delText>
        </w:r>
        <w:bookmarkStart w:id="17560" w:name="_Toc10199916"/>
        <w:bookmarkStart w:id="17561" w:name="_Toc10204054"/>
        <w:bookmarkStart w:id="17562" w:name="_Toc10208192"/>
        <w:bookmarkEnd w:id="17558"/>
        <w:bookmarkEnd w:id="17560"/>
        <w:bookmarkEnd w:id="17561"/>
        <w:bookmarkEnd w:id="17562"/>
      </w:del>
    </w:p>
    <w:p w14:paraId="75B25511" w14:textId="71D90BF8" w:rsidR="00564C22" w:rsidDel="00B33063" w:rsidRDefault="001725A5" w:rsidP="00564C22">
      <w:pPr>
        <w:rPr>
          <w:del w:id="17563" w:author="Andreas Kuehne" w:date="2019-05-31T12:22:00Z"/>
        </w:rPr>
      </w:pPr>
      <w:del w:id="17564" w:author="Andreas Kuehne" w:date="2019-05-31T12:22:00Z">
        <w:r w:rsidRPr="003A06D0" w:rsidDel="00B33063">
          <w:delText xml:space="preserve">The </w:delText>
        </w:r>
        <w:r w:rsidRPr="003A06D0" w:rsidDel="00B33063">
          <w:rPr>
            <w:rFonts w:ascii="Courier New" w:eastAsia="Courier New" w:hAnsi="Courier New" w:cs="Courier New"/>
            <w:lang w:val="en-GB"/>
          </w:rPr>
          <w:delText>OptionalOutputsVerify</w:delText>
        </w:r>
        <w:r w:rsidRPr="003A06D0" w:rsidDel="00B33063">
          <w:delText xml:space="preserve"> component defines a set of additional outputs associated with the processing of a verification request.</w:delText>
        </w:r>
        <w:bookmarkStart w:id="17565" w:name="_Toc10199917"/>
        <w:bookmarkStart w:id="17566" w:name="_Toc10204055"/>
        <w:bookmarkStart w:id="17567" w:name="_Toc10208193"/>
        <w:bookmarkEnd w:id="17565"/>
        <w:bookmarkEnd w:id="17566"/>
        <w:bookmarkEnd w:id="17567"/>
      </w:del>
    </w:p>
    <w:p w14:paraId="55766728" w14:textId="02B15183" w:rsidR="00564C22" w:rsidDel="00B33063" w:rsidRDefault="009B1AF1" w:rsidP="00564C22">
      <w:pPr>
        <w:rPr>
          <w:del w:id="17568" w:author="Andreas Kuehne" w:date="2019-05-31T12:22:00Z"/>
        </w:rPr>
      </w:pPr>
      <w:del w:id="17569" w:author="Andreas Kuehne" w:date="2019-05-31T12:22:00Z">
        <w:r w:rsidDel="00B33063">
          <w:delText xml:space="preserve">This components extends the component </w:delText>
        </w:r>
        <w:r w:rsidDel="00B33063">
          <w:fldChar w:fldCharType="begin"/>
        </w:r>
        <w:r w:rsidDel="00B33063">
          <w:delInstrText xml:space="preserve"> REF _RefComp66F5F9F8 \r \h </w:delInstrText>
        </w:r>
        <w:r w:rsidDel="00B33063">
          <w:fldChar w:fldCharType="separate"/>
        </w:r>
        <w:r w:rsidDel="00B33063">
          <w:rPr>
            <w:rStyle w:val="Datatype"/>
            <w:rFonts w:eastAsia="Courier New" w:cs="Courier New"/>
          </w:rPr>
          <w:delText>OptionalOutputsBase</w:delText>
        </w:r>
        <w:r w:rsidDel="00B33063">
          <w:fldChar w:fldCharType="end"/>
        </w:r>
        <w:r w:rsidDel="00B33063">
          <w:delText>. The inherited sub-components are not repeated here.</w:delText>
        </w:r>
        <w:bookmarkStart w:id="17570" w:name="_Toc10199918"/>
        <w:bookmarkStart w:id="17571" w:name="_Toc10204056"/>
        <w:bookmarkStart w:id="17572" w:name="_Toc10208194"/>
        <w:bookmarkEnd w:id="17570"/>
        <w:bookmarkEnd w:id="17571"/>
        <w:bookmarkEnd w:id="17572"/>
      </w:del>
    </w:p>
    <w:p w14:paraId="3A605EA5" w14:textId="3999BF05" w:rsidR="00564C22" w:rsidDel="00B33063" w:rsidRDefault="009B1AF1" w:rsidP="00564C22">
      <w:pPr>
        <w:rPr>
          <w:del w:id="17573" w:author="Andreas Kuehne" w:date="2019-05-31T12:22:00Z"/>
        </w:rPr>
      </w:pPr>
      <w:del w:id="17574" w:author="Andreas Kuehne" w:date="2019-05-31T12:22:00Z">
        <w:r w:rsidDel="00B33063">
          <w:delText>Below follows a list of the sub-components that constitute this component:</w:delText>
        </w:r>
        <w:bookmarkStart w:id="17575" w:name="_Toc10199919"/>
        <w:bookmarkStart w:id="17576" w:name="_Toc10204057"/>
        <w:bookmarkStart w:id="17577" w:name="_Toc10208195"/>
        <w:bookmarkEnd w:id="17575"/>
        <w:bookmarkEnd w:id="17576"/>
        <w:bookmarkEnd w:id="17577"/>
      </w:del>
    </w:p>
    <w:p w14:paraId="1E1BB61D" w14:textId="0958869C" w:rsidR="00564C22" w:rsidDel="00B33063" w:rsidRDefault="009B1AF1" w:rsidP="00564C22">
      <w:pPr>
        <w:pStyle w:val="Member"/>
        <w:rPr>
          <w:del w:id="17578" w:author="Andreas Kuehne" w:date="2019-05-31T12:22:00Z"/>
        </w:rPr>
      </w:pPr>
      <w:del w:id="17579" w:author="Andreas Kuehne" w:date="2019-05-31T12:22:00Z">
        <w:r w:rsidDel="00B33063">
          <w:delText xml:space="preserve">The OPTIONAL </w:delText>
        </w:r>
        <w:r w:rsidRPr="35C1378D" w:rsidDel="00B33063">
          <w:rPr>
            <w:rStyle w:val="Datatype"/>
          </w:rPr>
          <w:delText>VerifyManifestResults</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_RefCompE4381A2D \r \h </w:delInstrText>
        </w:r>
        <w:r w:rsidDel="00B33063">
          <w:fldChar w:fldCharType="separate"/>
        </w:r>
        <w:r w:rsidDel="00B33063">
          <w:rPr>
            <w:rStyle w:val="Datatype"/>
            <w:rFonts w:eastAsia="Courier New" w:cs="Courier New"/>
          </w:rPr>
          <w:delText>VerifyManifestResults</w:delText>
        </w:r>
        <w:r w:rsidDel="00B33063">
          <w:fldChar w:fldCharType="end"/>
        </w:r>
        <w:r w:rsidDel="00B33063">
          <w:delText xml:space="preserve">. </w:delText>
        </w:r>
        <w:bookmarkStart w:id="17580" w:name="_Toc10199920"/>
        <w:bookmarkStart w:id="17581" w:name="_Toc10204058"/>
        <w:bookmarkStart w:id="17582" w:name="_Toc10208196"/>
        <w:bookmarkEnd w:id="17580"/>
        <w:bookmarkEnd w:id="17581"/>
        <w:bookmarkEnd w:id="17582"/>
      </w:del>
    </w:p>
    <w:p w14:paraId="282625AB" w14:textId="6233EC6B" w:rsidR="00564C22" w:rsidDel="00B33063" w:rsidRDefault="009B1AF1" w:rsidP="00564C22">
      <w:pPr>
        <w:pStyle w:val="Member"/>
        <w:rPr>
          <w:del w:id="17583" w:author="Andreas Kuehne" w:date="2019-05-31T12:22:00Z"/>
        </w:rPr>
      </w:pPr>
      <w:del w:id="17584" w:author="Andreas Kuehne" w:date="2019-05-31T12:22:00Z">
        <w:r w:rsidDel="00B33063">
          <w:delText xml:space="preserve">The OPTIONAL </w:delText>
        </w:r>
        <w:r w:rsidRPr="35C1378D" w:rsidDel="00B33063">
          <w:rPr>
            <w:rStyle w:val="Datatype"/>
          </w:rPr>
          <w:delText>SigningTimeInfo</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_RefComp02F13485 \r \h </w:delInstrText>
        </w:r>
        <w:r w:rsidDel="00B33063">
          <w:fldChar w:fldCharType="separate"/>
        </w:r>
        <w:r w:rsidDel="00B33063">
          <w:rPr>
            <w:rStyle w:val="Datatype"/>
            <w:rFonts w:eastAsia="Courier New" w:cs="Courier New"/>
          </w:rPr>
          <w:delText>SigningTimeInfo</w:delText>
        </w:r>
        <w:r w:rsidDel="00B33063">
          <w:fldChar w:fldCharType="end"/>
        </w:r>
        <w:r w:rsidDel="00B33063">
          <w:delText xml:space="preserve">. </w:delText>
        </w:r>
        <w:r w:rsidRPr="003A06D0" w:rsidDel="00B33063">
          <w:delText xml:space="preserve">The </w:delText>
        </w:r>
        <w:r w:rsidRPr="003A06D0" w:rsidDel="00B33063">
          <w:rPr>
            <w:rStyle w:val="Datatype"/>
            <w:lang w:val="en-GB"/>
          </w:rPr>
          <w:delText>SigningTimeInfo</w:delText>
        </w:r>
        <w:r w:rsidRPr="003A06D0" w:rsidDel="00B33063">
          <w:delText xml:space="preserve"> element returns the signature’s creation date and time. When there's no way for the server to determine the signing time, the server MUST omit this element.</w:delText>
        </w:r>
        <w:bookmarkStart w:id="17585" w:name="_Toc10199921"/>
        <w:bookmarkStart w:id="17586" w:name="_Toc10204059"/>
        <w:bookmarkStart w:id="17587" w:name="_Toc10208197"/>
        <w:bookmarkEnd w:id="17585"/>
        <w:bookmarkEnd w:id="17586"/>
        <w:bookmarkEnd w:id="17587"/>
      </w:del>
    </w:p>
    <w:p w14:paraId="5A7FCE43" w14:textId="64851393" w:rsidR="00564C22" w:rsidDel="00B33063" w:rsidRDefault="009B1AF1" w:rsidP="00564C22">
      <w:pPr>
        <w:pStyle w:val="Member"/>
        <w:rPr>
          <w:del w:id="17588" w:author="Andreas Kuehne" w:date="2019-05-31T12:22:00Z"/>
        </w:rPr>
      </w:pPr>
      <w:del w:id="17589" w:author="Andreas Kuehne" w:date="2019-05-31T12:22:00Z">
        <w:r w:rsidDel="00B33063">
          <w:delText xml:space="preserve">The OPTIONAL </w:delText>
        </w:r>
        <w:r w:rsidRPr="35C1378D" w:rsidDel="00B33063">
          <w:rPr>
            <w:rStyle w:val="Datatype"/>
          </w:rPr>
          <w:delText>VerificationTimeInfo</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_RefCompADA9612D \r \h </w:delInstrText>
        </w:r>
        <w:r w:rsidDel="00B33063">
          <w:fldChar w:fldCharType="separate"/>
        </w:r>
        <w:r w:rsidDel="00B33063">
          <w:rPr>
            <w:rStyle w:val="Datatype"/>
            <w:rFonts w:eastAsia="Courier New" w:cs="Courier New"/>
          </w:rPr>
          <w:delText>VerificationTimeInfo</w:delText>
        </w:r>
        <w:r w:rsidDel="00B33063">
          <w:fldChar w:fldCharType="end"/>
        </w:r>
        <w:r w:rsidDel="00B33063">
          <w:delText xml:space="preserve">. </w:delText>
        </w:r>
        <w:r w:rsidRPr="003A06D0" w:rsidDel="00B33063">
          <w:delText xml:space="preserve">In addition to the verification time, the server MAY include in the </w:delText>
        </w:r>
        <w:r w:rsidRPr="003A06D0" w:rsidDel="00B33063">
          <w:rPr>
            <w:rStyle w:val="Datatype"/>
            <w:lang w:val="en-GB"/>
          </w:rPr>
          <w:delText>VerificationTimeInfo</w:delText>
        </w:r>
        <w:r w:rsidRPr="003A06D0" w:rsidDel="00B33063">
          <w:delText xml:space="preserve"> element any other relevant time instants that may have been used when determining the verification time or that may be useful for its qualification.</w:delText>
        </w:r>
        <w:bookmarkStart w:id="17590" w:name="_Toc10199922"/>
        <w:bookmarkStart w:id="17591" w:name="_Toc10204060"/>
        <w:bookmarkStart w:id="17592" w:name="_Toc10208198"/>
        <w:bookmarkEnd w:id="17590"/>
        <w:bookmarkEnd w:id="17591"/>
        <w:bookmarkEnd w:id="17592"/>
      </w:del>
    </w:p>
    <w:p w14:paraId="7418C291" w14:textId="4D0F457C" w:rsidR="00564C22" w:rsidDel="00B33063" w:rsidRDefault="009B1AF1" w:rsidP="00564C22">
      <w:pPr>
        <w:pStyle w:val="Member"/>
        <w:rPr>
          <w:del w:id="17593" w:author="Andreas Kuehne" w:date="2019-05-31T12:22:00Z"/>
        </w:rPr>
      </w:pPr>
      <w:del w:id="17594" w:author="Andreas Kuehne" w:date="2019-05-31T12:22:00Z">
        <w:r w:rsidDel="00B33063">
          <w:delText xml:space="preserve">The OPTIONAL </w:delText>
        </w:r>
        <w:r w:rsidRPr="35C1378D" w:rsidDel="00B33063">
          <w:rPr>
            <w:rStyle w:val="Datatype"/>
          </w:rPr>
          <w:delText>ProcessingDetails</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_RefCompE64F9E9A \r \h </w:delInstrText>
        </w:r>
        <w:r w:rsidDel="00B33063">
          <w:fldChar w:fldCharType="separate"/>
        </w:r>
        <w:r w:rsidDel="00B33063">
          <w:rPr>
            <w:rStyle w:val="Datatype"/>
            <w:rFonts w:eastAsia="Courier New" w:cs="Courier New"/>
          </w:rPr>
          <w:delText>ProcessingDetails</w:delText>
        </w:r>
        <w:r w:rsidDel="00B33063">
          <w:fldChar w:fldCharType="end"/>
        </w:r>
        <w:r w:rsidDel="00B33063">
          <w:delText xml:space="preserve">. </w:delText>
        </w:r>
        <w:r w:rsidRPr="003A06D0" w:rsidDel="00B33063">
          <w:delText xml:space="preserve">The </w:delText>
        </w:r>
        <w:r w:rsidRPr="003A06D0" w:rsidDel="00B33063">
          <w:rPr>
            <w:rStyle w:val="Datatype"/>
            <w:lang w:val="en-GB"/>
          </w:rPr>
          <w:delText>ProcessingDetails</w:delText>
        </w:r>
        <w:r w:rsidRPr="003A06D0" w:rsidDel="00B33063">
          <w:delText xml:space="preserve"> element elaborates on what signature verification steps succeeded or failed.</w:delText>
        </w:r>
        <w:bookmarkStart w:id="17595" w:name="_Toc10199923"/>
        <w:bookmarkStart w:id="17596" w:name="_Toc10204061"/>
        <w:bookmarkStart w:id="17597" w:name="_Toc10208199"/>
        <w:bookmarkEnd w:id="17595"/>
        <w:bookmarkEnd w:id="17596"/>
        <w:bookmarkEnd w:id="17597"/>
      </w:del>
    </w:p>
    <w:p w14:paraId="74ED39E5" w14:textId="154B7E8F" w:rsidR="00564C22" w:rsidDel="00B33063" w:rsidRDefault="009B1AF1" w:rsidP="00564C22">
      <w:pPr>
        <w:pStyle w:val="Member"/>
        <w:rPr>
          <w:del w:id="17598" w:author="Andreas Kuehne" w:date="2019-05-31T12:22:00Z"/>
        </w:rPr>
      </w:pPr>
      <w:del w:id="17599" w:author="Andreas Kuehne" w:date="2019-05-31T12:22:00Z">
        <w:r w:rsidDel="00B33063">
          <w:delText xml:space="preserve">The OPTIONAL </w:delText>
        </w:r>
        <w:r w:rsidRPr="35C1378D" w:rsidDel="00B33063">
          <w:rPr>
            <w:rStyle w:val="Datatype"/>
          </w:rPr>
          <w:delText>SignerIdentity</w:delText>
        </w:r>
        <w:r w:rsidDel="00B33063">
          <w:delText xml:space="preserve"> element, if present, MUST contain a sub-component. A given element MUST satisfy the requirements specified in section </w:delText>
        </w:r>
        <w:r w:rsidDel="00B33063">
          <w:fldChar w:fldCharType="begin"/>
        </w:r>
        <w:r w:rsidDel="00B33063">
          <w:delInstrText xml:space="preserve"> REF _RefComp26F1F54E \r \h </w:delInstrText>
        </w:r>
        <w:r w:rsidDel="00B33063">
          <w:fldChar w:fldCharType="separate"/>
        </w:r>
        <w:r w:rsidDel="00B33063">
          <w:rPr>
            <w:rStyle w:val="Datatype"/>
            <w:rFonts w:eastAsia="Courier New" w:cs="Courier New"/>
          </w:rPr>
          <w:delText>NameID</w:delText>
        </w:r>
        <w:r w:rsidDel="00B33063">
          <w:fldChar w:fldCharType="end"/>
        </w:r>
        <w:r w:rsidDel="00B33063">
          <w:delText xml:space="preserve">. </w:delText>
        </w:r>
        <w:r w:rsidRPr="003A06D0" w:rsidDel="00B33063">
          <w:delText xml:space="preserve">The </w:delText>
        </w:r>
        <w:r w:rsidRPr="003A06D0" w:rsidDel="00B33063">
          <w:rPr>
            <w:rStyle w:val="Datatype"/>
            <w:lang w:val="en-GB"/>
          </w:rPr>
          <w:delText>SignerIdentity</w:delText>
        </w:r>
        <w:r w:rsidRPr="003A06D0" w:rsidDel="00B33063">
          <w:delText xml:space="preserve"> element contains an indication of who performed the signature.</w:delText>
        </w:r>
        <w:bookmarkStart w:id="17600" w:name="_Toc10199924"/>
        <w:bookmarkStart w:id="17601" w:name="_Toc10204062"/>
        <w:bookmarkStart w:id="17602" w:name="_Toc10208200"/>
        <w:bookmarkEnd w:id="17600"/>
        <w:bookmarkEnd w:id="17601"/>
        <w:bookmarkEnd w:id="17602"/>
      </w:del>
    </w:p>
    <w:p w14:paraId="4BD304E5" w14:textId="6EF2231F" w:rsidR="00564C22" w:rsidDel="00B33063" w:rsidRDefault="009B1AF1" w:rsidP="00564C22">
      <w:pPr>
        <w:pStyle w:val="Member"/>
        <w:rPr>
          <w:del w:id="17603" w:author="Andreas Kuehne" w:date="2019-05-31T12:22:00Z"/>
        </w:rPr>
      </w:pPr>
      <w:del w:id="17604" w:author="Andreas Kuehne" w:date="2019-05-31T12:22:00Z">
        <w:r w:rsidDel="00B33063">
          <w:delText xml:space="preserve">The OPTIONAL </w:delText>
        </w:r>
        <w:r w:rsidRPr="35C1378D" w:rsidDel="00B33063">
          <w:rPr>
            <w:rStyle w:val="Datatype"/>
          </w:rPr>
          <w:delText>AugmentedSignature</w:delText>
        </w:r>
        <w:r w:rsidDel="00B33063">
          <w:delText xml:space="preserve"> element, if present, MAY occur zero or more times containing a sub-component. If present each instance MUST satisfy the requirements specified in this document in section </w:delText>
        </w:r>
        <w:r w:rsidDel="00B33063">
          <w:fldChar w:fldCharType="begin"/>
        </w:r>
        <w:r w:rsidDel="00B33063">
          <w:delInstrText xml:space="preserve"> REF _RefCompD541428D \r \h </w:delInstrText>
        </w:r>
        <w:r w:rsidDel="00B33063">
          <w:fldChar w:fldCharType="separate"/>
        </w:r>
        <w:r w:rsidDel="00B33063">
          <w:rPr>
            <w:rStyle w:val="Datatype"/>
            <w:rFonts w:eastAsia="Courier New" w:cs="Courier New"/>
          </w:rPr>
          <w:delText>AugmentedSignature</w:delText>
        </w:r>
        <w:r w:rsidDel="00B33063">
          <w:fldChar w:fldCharType="end"/>
        </w:r>
        <w:r w:rsidDel="00B33063">
          <w:delText xml:space="preserve">. </w:delText>
        </w:r>
        <w:r w:rsidRPr="003A06D0" w:rsidDel="00B33063">
          <w:delText>This element contains the processed signature.</w:delText>
        </w:r>
        <w:bookmarkStart w:id="17605" w:name="_Toc10199925"/>
        <w:bookmarkStart w:id="17606" w:name="_Toc10204063"/>
        <w:bookmarkStart w:id="17607" w:name="_Toc10208201"/>
        <w:bookmarkEnd w:id="17605"/>
        <w:bookmarkEnd w:id="17606"/>
        <w:bookmarkEnd w:id="17607"/>
      </w:del>
    </w:p>
    <w:p w14:paraId="796FA506" w14:textId="219E80C7" w:rsidR="00564C22" w:rsidDel="00B33063" w:rsidRDefault="009B1AF1" w:rsidP="00564C22">
      <w:pPr>
        <w:pStyle w:val="Member"/>
        <w:rPr>
          <w:del w:id="17608" w:author="Andreas Kuehne" w:date="2019-05-31T12:22:00Z"/>
        </w:rPr>
      </w:pPr>
      <w:del w:id="17609" w:author="Andreas Kuehne" w:date="2019-05-31T12:22:00Z">
        <w:r w:rsidDel="00B33063">
          <w:delText xml:space="preserve">The OPTIONAL </w:delText>
        </w:r>
        <w:r w:rsidRPr="35C1378D" w:rsidDel="00B33063">
          <w:rPr>
            <w:rStyle w:val="Datatype"/>
          </w:rPr>
          <w:delText>TimestampedSignature</w:delText>
        </w:r>
        <w:r w:rsidDel="00B33063">
          <w:delText xml:space="preserve"> element, if present, MAY occur zero or more times containing a sub-component. If present each instance MUST satisfy the requirements specified in this document in section </w:delText>
        </w:r>
        <w:r w:rsidDel="00B33063">
          <w:fldChar w:fldCharType="begin"/>
        </w:r>
        <w:r w:rsidDel="00B33063">
          <w:delInstrText xml:space="preserve"> REF _RefCompD541428D \r \h </w:delInstrText>
        </w:r>
        <w:r w:rsidDel="00B33063">
          <w:fldChar w:fldCharType="separate"/>
        </w:r>
        <w:r w:rsidDel="00B33063">
          <w:rPr>
            <w:rStyle w:val="Datatype"/>
            <w:rFonts w:eastAsia="Courier New" w:cs="Courier New"/>
          </w:rPr>
          <w:delText>AugmentedSignature</w:delText>
        </w:r>
        <w:r w:rsidDel="00B33063">
          <w:fldChar w:fldCharType="end"/>
        </w:r>
        <w:r w:rsidDel="00B33063">
          <w:delText xml:space="preserve">. </w:delText>
        </w:r>
        <w:r w:rsidRPr="003A06D0" w:rsidDel="00B33063">
          <w:delText xml:space="preserve">The </w:delText>
        </w:r>
        <w:r w:rsidRPr="003A06D0" w:rsidDel="00B33063">
          <w:rPr>
            <w:rStyle w:val="Datatype"/>
            <w:lang w:val="en-GB"/>
          </w:rPr>
          <w:delText>TimestampedSignature</w:delText>
        </w:r>
        <w:r w:rsidRPr="003A06D0" w:rsidDel="00B33063">
          <w:delText xml:space="preserve"> element contains the returned timestamped signature.</w:delText>
        </w:r>
        <w:bookmarkStart w:id="17610" w:name="_Toc10199926"/>
        <w:bookmarkStart w:id="17611" w:name="_Toc10204064"/>
        <w:bookmarkStart w:id="17612" w:name="_Toc10208202"/>
        <w:bookmarkEnd w:id="17610"/>
        <w:bookmarkEnd w:id="17611"/>
        <w:bookmarkEnd w:id="17612"/>
      </w:del>
    </w:p>
    <w:p w14:paraId="4B1ABD3B" w14:textId="33C02311" w:rsidR="00564C22" w:rsidDel="00B33063" w:rsidRDefault="009B1AF1" w:rsidP="00564C22">
      <w:pPr>
        <w:pStyle w:val="berschrift4"/>
        <w:rPr>
          <w:del w:id="17613" w:author="Andreas Kuehne" w:date="2019-05-31T12:22:00Z"/>
        </w:rPr>
      </w:pPr>
      <w:del w:id="17614" w:author="Andreas Kuehne" w:date="2019-05-31T12:22:00Z">
        <w:r w:rsidDel="00B33063">
          <w:delText>OptionalOutputsVerify – JSON Syntax</w:delText>
        </w:r>
        <w:bookmarkStart w:id="17615" w:name="_Toc10199927"/>
        <w:bookmarkStart w:id="17616" w:name="_Toc10204065"/>
        <w:bookmarkStart w:id="17617" w:name="_Toc10208203"/>
        <w:bookmarkEnd w:id="17615"/>
        <w:bookmarkEnd w:id="17616"/>
        <w:bookmarkEnd w:id="17617"/>
      </w:del>
    </w:p>
    <w:p w14:paraId="5BDA698E" w14:textId="160C853C" w:rsidR="00564C22" w:rsidRPr="0248A3D1" w:rsidDel="00B33063" w:rsidRDefault="009B1AF1" w:rsidP="00564C22">
      <w:pPr>
        <w:rPr>
          <w:del w:id="17618" w:author="Andreas Kuehne" w:date="2019-05-31T12:22:00Z"/>
        </w:rPr>
      </w:pPr>
      <w:del w:id="17619"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OptionalOutputsVerifyType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OptionalOutputsVerify</w:delText>
        </w:r>
        <w:r w:rsidDel="00B33063">
          <w:delText xml:space="preserve"> component.</w:delText>
        </w:r>
        <w:bookmarkStart w:id="17620" w:name="_Toc10199928"/>
        <w:bookmarkStart w:id="17621" w:name="_Toc10204066"/>
        <w:bookmarkStart w:id="17622" w:name="_Toc10208204"/>
        <w:bookmarkEnd w:id="17620"/>
        <w:bookmarkEnd w:id="17621"/>
        <w:bookmarkEnd w:id="17622"/>
      </w:del>
    </w:p>
    <w:p w14:paraId="651066B8" w14:textId="61A9EE73" w:rsidR="00564C22" w:rsidRPr="C2430093" w:rsidDel="00B33063" w:rsidRDefault="009B1AF1" w:rsidP="00564C22">
      <w:pPr>
        <w:spacing w:line="259" w:lineRule="auto"/>
        <w:rPr>
          <w:del w:id="17623" w:author="Andreas Kuehne" w:date="2019-05-31T12:22:00Z"/>
          <w:rFonts w:eastAsia="Arial" w:cs="Arial"/>
          <w:sz w:val="22"/>
          <w:szCs w:val="22"/>
        </w:rPr>
      </w:pPr>
      <w:del w:id="17624"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OptionalOutputsVerify</w:delText>
        </w:r>
        <w:r w:rsidRPr="002062A5" w:rsidDel="00B33063">
          <w:rPr>
            <w:rFonts w:eastAsia="Arial" w:cs="Arial"/>
            <w:sz w:val="22"/>
            <w:szCs w:val="22"/>
          </w:rPr>
          <w:delText xml:space="preserve"> using JSON-specific names mapped as shown in the table below.</w:delText>
        </w:r>
        <w:bookmarkStart w:id="17625" w:name="_Toc10199929"/>
        <w:bookmarkStart w:id="17626" w:name="_Toc10204067"/>
        <w:bookmarkStart w:id="17627" w:name="_Toc10208205"/>
        <w:bookmarkEnd w:id="17625"/>
        <w:bookmarkEnd w:id="17626"/>
        <w:bookmarkEnd w:id="17627"/>
      </w:del>
    </w:p>
    <w:tbl>
      <w:tblPr>
        <w:tblStyle w:val="Gitternetztabelle1hell1"/>
        <w:tblW w:w="0" w:type="auto"/>
        <w:tblLook w:val="04A0" w:firstRow="1" w:lastRow="0" w:firstColumn="1" w:lastColumn="0" w:noHBand="0" w:noVBand="1"/>
      </w:tblPr>
      <w:tblGrid>
        <w:gridCol w:w="4675"/>
        <w:gridCol w:w="4675"/>
      </w:tblGrid>
      <w:tr w:rsidR="00564C22" w:rsidDel="00B33063" w14:paraId="3BD5CB1F" w14:textId="5BEB5015" w:rsidTr="00564C22">
        <w:trPr>
          <w:cnfStyle w:val="100000000000" w:firstRow="1" w:lastRow="0" w:firstColumn="0" w:lastColumn="0" w:oddVBand="0" w:evenVBand="0" w:oddHBand="0" w:evenHBand="0" w:firstRowFirstColumn="0" w:firstRowLastColumn="0" w:lastRowFirstColumn="0" w:lastRowLastColumn="0"/>
          <w:del w:id="1762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1417D88" w14:textId="25F528A9" w:rsidR="00564C22" w:rsidDel="00B33063" w:rsidRDefault="009B1AF1" w:rsidP="00564C22">
            <w:pPr>
              <w:pStyle w:val="Beschriftung"/>
              <w:rPr>
                <w:del w:id="17629" w:author="Andreas Kuehne" w:date="2019-05-31T12:22:00Z"/>
              </w:rPr>
            </w:pPr>
            <w:del w:id="17630" w:author="Andreas Kuehne" w:date="2019-05-31T12:22:00Z">
              <w:r w:rsidDel="00B33063">
                <w:delText>Element</w:delText>
              </w:r>
              <w:bookmarkStart w:id="17631" w:name="_Toc10199930"/>
              <w:bookmarkStart w:id="17632" w:name="_Toc10204068"/>
              <w:bookmarkStart w:id="17633" w:name="_Toc10208206"/>
              <w:bookmarkEnd w:id="17631"/>
              <w:bookmarkEnd w:id="17632"/>
              <w:bookmarkEnd w:id="17633"/>
            </w:del>
          </w:p>
        </w:tc>
        <w:tc>
          <w:tcPr>
            <w:tcW w:w="4675" w:type="dxa"/>
          </w:tcPr>
          <w:p w14:paraId="08799856" w14:textId="447BC96E"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7634" w:author="Andreas Kuehne" w:date="2019-05-31T12:22:00Z"/>
              </w:rPr>
            </w:pPr>
            <w:del w:id="17635" w:author="Andreas Kuehne" w:date="2019-05-31T12:22:00Z">
              <w:r w:rsidDel="00B33063">
                <w:delText>Implementing JSON member name</w:delText>
              </w:r>
              <w:bookmarkStart w:id="17636" w:name="_Toc10199931"/>
              <w:bookmarkStart w:id="17637" w:name="_Toc10204069"/>
              <w:bookmarkStart w:id="17638" w:name="_Toc10208207"/>
              <w:bookmarkEnd w:id="17636"/>
              <w:bookmarkEnd w:id="17637"/>
              <w:bookmarkEnd w:id="17638"/>
            </w:del>
          </w:p>
        </w:tc>
        <w:bookmarkStart w:id="17639" w:name="_Toc10199932"/>
        <w:bookmarkStart w:id="17640" w:name="_Toc10204070"/>
        <w:bookmarkStart w:id="17641" w:name="_Toc10208208"/>
        <w:bookmarkEnd w:id="17639"/>
        <w:bookmarkEnd w:id="17640"/>
        <w:bookmarkEnd w:id="17641"/>
      </w:tr>
      <w:tr w:rsidR="00564C22" w:rsidDel="00B33063" w14:paraId="6E32FB75" w14:textId="7CB104F2" w:rsidTr="00564C22">
        <w:trPr>
          <w:del w:id="1764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3DE40BA" w14:textId="6A460A77" w:rsidR="00564C22" w:rsidRPr="002062A5" w:rsidDel="00B33063" w:rsidRDefault="009B1AF1" w:rsidP="00564C22">
            <w:pPr>
              <w:pStyle w:val="Beschriftung"/>
              <w:rPr>
                <w:del w:id="17643" w:author="Andreas Kuehne" w:date="2019-05-31T12:22:00Z"/>
                <w:rStyle w:val="Datatype"/>
                <w:b w:val="0"/>
                <w:bCs w:val="0"/>
              </w:rPr>
            </w:pPr>
            <w:del w:id="17644" w:author="Andreas Kuehne" w:date="2019-05-31T12:22:00Z">
              <w:r w:rsidRPr="002062A5" w:rsidDel="00B33063">
                <w:rPr>
                  <w:rStyle w:val="Datatype"/>
                </w:rPr>
                <w:delText>VerifyManifestResults</w:delText>
              </w:r>
              <w:bookmarkStart w:id="17645" w:name="_Toc10199933"/>
              <w:bookmarkStart w:id="17646" w:name="_Toc10204071"/>
              <w:bookmarkStart w:id="17647" w:name="_Toc10208209"/>
              <w:bookmarkEnd w:id="17645"/>
              <w:bookmarkEnd w:id="17646"/>
              <w:bookmarkEnd w:id="17647"/>
            </w:del>
          </w:p>
        </w:tc>
        <w:tc>
          <w:tcPr>
            <w:tcW w:w="4675" w:type="dxa"/>
          </w:tcPr>
          <w:p w14:paraId="5065D897" w14:textId="214F5D0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648" w:author="Andreas Kuehne" w:date="2019-05-31T12:22:00Z"/>
                <w:rStyle w:val="Datatype"/>
              </w:rPr>
            </w:pPr>
            <w:del w:id="17649" w:author="Andreas Kuehne" w:date="2019-05-31T12:22:00Z">
              <w:r w:rsidRPr="002062A5" w:rsidDel="00B33063">
                <w:rPr>
                  <w:rStyle w:val="Datatype"/>
                </w:rPr>
                <w:delText>result</w:delText>
              </w:r>
              <w:bookmarkStart w:id="17650" w:name="_Toc10199934"/>
              <w:bookmarkStart w:id="17651" w:name="_Toc10204072"/>
              <w:bookmarkStart w:id="17652" w:name="_Toc10208210"/>
              <w:bookmarkEnd w:id="17650"/>
              <w:bookmarkEnd w:id="17651"/>
              <w:bookmarkEnd w:id="17652"/>
            </w:del>
          </w:p>
        </w:tc>
        <w:bookmarkStart w:id="17653" w:name="_Toc10199935"/>
        <w:bookmarkStart w:id="17654" w:name="_Toc10204073"/>
        <w:bookmarkStart w:id="17655" w:name="_Toc10208211"/>
        <w:bookmarkEnd w:id="17653"/>
        <w:bookmarkEnd w:id="17654"/>
        <w:bookmarkEnd w:id="17655"/>
      </w:tr>
      <w:tr w:rsidR="00564C22" w:rsidDel="00B33063" w14:paraId="2D6090AC" w14:textId="1C84C1E4" w:rsidTr="00564C22">
        <w:trPr>
          <w:del w:id="1765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4E5B935" w14:textId="6043F9F4" w:rsidR="00564C22" w:rsidRPr="002062A5" w:rsidDel="00B33063" w:rsidRDefault="009B1AF1" w:rsidP="00564C22">
            <w:pPr>
              <w:pStyle w:val="Beschriftung"/>
              <w:rPr>
                <w:del w:id="17657" w:author="Andreas Kuehne" w:date="2019-05-31T12:22:00Z"/>
                <w:rStyle w:val="Datatype"/>
                <w:b w:val="0"/>
                <w:bCs w:val="0"/>
              </w:rPr>
            </w:pPr>
            <w:del w:id="17658" w:author="Andreas Kuehne" w:date="2019-05-31T12:22:00Z">
              <w:r w:rsidRPr="002062A5" w:rsidDel="00B33063">
                <w:rPr>
                  <w:rStyle w:val="Datatype"/>
                </w:rPr>
                <w:delText>SigningTimeInfo</w:delText>
              </w:r>
              <w:bookmarkStart w:id="17659" w:name="_Toc10199936"/>
              <w:bookmarkStart w:id="17660" w:name="_Toc10204074"/>
              <w:bookmarkStart w:id="17661" w:name="_Toc10208212"/>
              <w:bookmarkEnd w:id="17659"/>
              <w:bookmarkEnd w:id="17660"/>
              <w:bookmarkEnd w:id="17661"/>
            </w:del>
          </w:p>
        </w:tc>
        <w:tc>
          <w:tcPr>
            <w:tcW w:w="4675" w:type="dxa"/>
          </w:tcPr>
          <w:p w14:paraId="6BFEE9E9" w14:textId="61E4AB19"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662" w:author="Andreas Kuehne" w:date="2019-05-31T12:22:00Z"/>
                <w:rStyle w:val="Datatype"/>
              </w:rPr>
            </w:pPr>
            <w:del w:id="17663" w:author="Andreas Kuehne" w:date="2019-05-31T12:22:00Z">
              <w:r w:rsidRPr="002062A5" w:rsidDel="00B33063">
                <w:rPr>
                  <w:rStyle w:val="Datatype"/>
                </w:rPr>
                <w:delText>signingTimeInfo</w:delText>
              </w:r>
              <w:bookmarkStart w:id="17664" w:name="_Toc10199937"/>
              <w:bookmarkStart w:id="17665" w:name="_Toc10204075"/>
              <w:bookmarkStart w:id="17666" w:name="_Toc10208213"/>
              <w:bookmarkEnd w:id="17664"/>
              <w:bookmarkEnd w:id="17665"/>
              <w:bookmarkEnd w:id="17666"/>
            </w:del>
          </w:p>
        </w:tc>
        <w:bookmarkStart w:id="17667" w:name="_Toc10199938"/>
        <w:bookmarkStart w:id="17668" w:name="_Toc10204076"/>
        <w:bookmarkStart w:id="17669" w:name="_Toc10208214"/>
        <w:bookmarkEnd w:id="17667"/>
        <w:bookmarkEnd w:id="17668"/>
        <w:bookmarkEnd w:id="17669"/>
      </w:tr>
      <w:tr w:rsidR="00564C22" w:rsidDel="00B33063" w14:paraId="6620D8FF" w14:textId="46D44D0C" w:rsidTr="00564C22">
        <w:trPr>
          <w:del w:id="1767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C9AE83B" w14:textId="557B34A1" w:rsidR="00564C22" w:rsidRPr="002062A5" w:rsidDel="00B33063" w:rsidRDefault="009B1AF1" w:rsidP="00564C22">
            <w:pPr>
              <w:pStyle w:val="Beschriftung"/>
              <w:rPr>
                <w:del w:id="17671" w:author="Andreas Kuehne" w:date="2019-05-31T12:22:00Z"/>
                <w:rStyle w:val="Datatype"/>
                <w:b w:val="0"/>
                <w:bCs w:val="0"/>
              </w:rPr>
            </w:pPr>
            <w:del w:id="17672" w:author="Andreas Kuehne" w:date="2019-05-31T12:22:00Z">
              <w:r w:rsidRPr="002062A5" w:rsidDel="00B33063">
                <w:rPr>
                  <w:rStyle w:val="Datatype"/>
                </w:rPr>
                <w:delText>VerificationTimeInfo</w:delText>
              </w:r>
              <w:bookmarkStart w:id="17673" w:name="_Toc10199939"/>
              <w:bookmarkStart w:id="17674" w:name="_Toc10204077"/>
              <w:bookmarkStart w:id="17675" w:name="_Toc10208215"/>
              <w:bookmarkEnd w:id="17673"/>
              <w:bookmarkEnd w:id="17674"/>
              <w:bookmarkEnd w:id="17675"/>
            </w:del>
          </w:p>
        </w:tc>
        <w:tc>
          <w:tcPr>
            <w:tcW w:w="4675" w:type="dxa"/>
          </w:tcPr>
          <w:p w14:paraId="0DCBFFCB" w14:textId="53BE4E72"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676" w:author="Andreas Kuehne" w:date="2019-05-31T12:22:00Z"/>
                <w:rStyle w:val="Datatype"/>
              </w:rPr>
            </w:pPr>
            <w:del w:id="17677" w:author="Andreas Kuehne" w:date="2019-05-31T12:22:00Z">
              <w:r w:rsidRPr="002062A5" w:rsidDel="00B33063">
                <w:rPr>
                  <w:rStyle w:val="Datatype"/>
                </w:rPr>
                <w:delText>verificationTimeInfo</w:delText>
              </w:r>
              <w:bookmarkStart w:id="17678" w:name="_Toc10199940"/>
              <w:bookmarkStart w:id="17679" w:name="_Toc10204078"/>
              <w:bookmarkStart w:id="17680" w:name="_Toc10208216"/>
              <w:bookmarkEnd w:id="17678"/>
              <w:bookmarkEnd w:id="17679"/>
              <w:bookmarkEnd w:id="17680"/>
            </w:del>
          </w:p>
        </w:tc>
        <w:bookmarkStart w:id="17681" w:name="_Toc10199941"/>
        <w:bookmarkStart w:id="17682" w:name="_Toc10204079"/>
        <w:bookmarkStart w:id="17683" w:name="_Toc10208217"/>
        <w:bookmarkEnd w:id="17681"/>
        <w:bookmarkEnd w:id="17682"/>
        <w:bookmarkEnd w:id="17683"/>
      </w:tr>
      <w:tr w:rsidR="00564C22" w:rsidDel="00B33063" w14:paraId="1827CC5B" w14:textId="4F74FC73" w:rsidTr="00564C22">
        <w:trPr>
          <w:del w:id="1768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531AF11" w14:textId="66B9EE89" w:rsidR="00564C22" w:rsidRPr="002062A5" w:rsidDel="00B33063" w:rsidRDefault="009B1AF1" w:rsidP="00564C22">
            <w:pPr>
              <w:pStyle w:val="Beschriftung"/>
              <w:rPr>
                <w:del w:id="17685" w:author="Andreas Kuehne" w:date="2019-05-31T12:22:00Z"/>
                <w:rStyle w:val="Datatype"/>
                <w:b w:val="0"/>
                <w:bCs w:val="0"/>
              </w:rPr>
            </w:pPr>
            <w:del w:id="17686" w:author="Andreas Kuehne" w:date="2019-05-31T12:22:00Z">
              <w:r w:rsidRPr="002062A5" w:rsidDel="00B33063">
                <w:rPr>
                  <w:rStyle w:val="Datatype"/>
                </w:rPr>
                <w:delText>ProcessingDetails</w:delText>
              </w:r>
              <w:bookmarkStart w:id="17687" w:name="_Toc10199942"/>
              <w:bookmarkStart w:id="17688" w:name="_Toc10204080"/>
              <w:bookmarkStart w:id="17689" w:name="_Toc10208218"/>
              <w:bookmarkEnd w:id="17687"/>
              <w:bookmarkEnd w:id="17688"/>
              <w:bookmarkEnd w:id="17689"/>
            </w:del>
          </w:p>
        </w:tc>
        <w:tc>
          <w:tcPr>
            <w:tcW w:w="4675" w:type="dxa"/>
          </w:tcPr>
          <w:p w14:paraId="2E15DF64" w14:textId="6D757E2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690" w:author="Andreas Kuehne" w:date="2019-05-31T12:22:00Z"/>
                <w:rStyle w:val="Datatype"/>
              </w:rPr>
            </w:pPr>
            <w:del w:id="17691" w:author="Andreas Kuehne" w:date="2019-05-31T12:22:00Z">
              <w:r w:rsidRPr="002062A5" w:rsidDel="00B33063">
                <w:rPr>
                  <w:rStyle w:val="Datatype"/>
                </w:rPr>
                <w:delText>procDetails</w:delText>
              </w:r>
              <w:bookmarkStart w:id="17692" w:name="_Toc10199943"/>
              <w:bookmarkStart w:id="17693" w:name="_Toc10204081"/>
              <w:bookmarkStart w:id="17694" w:name="_Toc10208219"/>
              <w:bookmarkEnd w:id="17692"/>
              <w:bookmarkEnd w:id="17693"/>
              <w:bookmarkEnd w:id="17694"/>
            </w:del>
          </w:p>
        </w:tc>
        <w:bookmarkStart w:id="17695" w:name="_Toc10199944"/>
        <w:bookmarkStart w:id="17696" w:name="_Toc10204082"/>
        <w:bookmarkStart w:id="17697" w:name="_Toc10208220"/>
        <w:bookmarkEnd w:id="17695"/>
        <w:bookmarkEnd w:id="17696"/>
        <w:bookmarkEnd w:id="17697"/>
      </w:tr>
      <w:tr w:rsidR="00564C22" w:rsidDel="00B33063" w14:paraId="3F157EC4" w14:textId="77263CDF" w:rsidTr="00564C22">
        <w:trPr>
          <w:del w:id="1769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9D78E68" w14:textId="329CEA7C" w:rsidR="00564C22" w:rsidRPr="002062A5" w:rsidDel="00B33063" w:rsidRDefault="009B1AF1" w:rsidP="00564C22">
            <w:pPr>
              <w:pStyle w:val="Beschriftung"/>
              <w:rPr>
                <w:del w:id="17699" w:author="Andreas Kuehne" w:date="2019-05-31T12:22:00Z"/>
                <w:rStyle w:val="Datatype"/>
                <w:b w:val="0"/>
                <w:bCs w:val="0"/>
              </w:rPr>
            </w:pPr>
            <w:del w:id="17700" w:author="Andreas Kuehne" w:date="2019-05-31T12:22:00Z">
              <w:r w:rsidRPr="002062A5" w:rsidDel="00B33063">
                <w:rPr>
                  <w:rStyle w:val="Datatype"/>
                </w:rPr>
                <w:delText>SignerIdentity</w:delText>
              </w:r>
              <w:bookmarkStart w:id="17701" w:name="_Toc10199945"/>
              <w:bookmarkStart w:id="17702" w:name="_Toc10204083"/>
              <w:bookmarkStart w:id="17703" w:name="_Toc10208221"/>
              <w:bookmarkEnd w:id="17701"/>
              <w:bookmarkEnd w:id="17702"/>
              <w:bookmarkEnd w:id="17703"/>
            </w:del>
          </w:p>
        </w:tc>
        <w:tc>
          <w:tcPr>
            <w:tcW w:w="4675" w:type="dxa"/>
          </w:tcPr>
          <w:p w14:paraId="6D7F1354" w14:textId="48516F4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704" w:author="Andreas Kuehne" w:date="2019-05-31T12:22:00Z"/>
                <w:rStyle w:val="Datatype"/>
              </w:rPr>
            </w:pPr>
            <w:del w:id="17705" w:author="Andreas Kuehne" w:date="2019-05-31T12:22:00Z">
              <w:r w:rsidRPr="002062A5" w:rsidDel="00B33063">
                <w:rPr>
                  <w:rStyle w:val="Datatype"/>
                </w:rPr>
                <w:delText>signerIdentity</w:delText>
              </w:r>
              <w:bookmarkStart w:id="17706" w:name="_Toc10199946"/>
              <w:bookmarkStart w:id="17707" w:name="_Toc10204084"/>
              <w:bookmarkStart w:id="17708" w:name="_Toc10208222"/>
              <w:bookmarkEnd w:id="17706"/>
              <w:bookmarkEnd w:id="17707"/>
              <w:bookmarkEnd w:id="17708"/>
            </w:del>
          </w:p>
        </w:tc>
        <w:bookmarkStart w:id="17709" w:name="_Toc10199947"/>
        <w:bookmarkStart w:id="17710" w:name="_Toc10204085"/>
        <w:bookmarkStart w:id="17711" w:name="_Toc10208223"/>
        <w:bookmarkEnd w:id="17709"/>
        <w:bookmarkEnd w:id="17710"/>
        <w:bookmarkEnd w:id="17711"/>
      </w:tr>
      <w:tr w:rsidR="00564C22" w:rsidDel="00B33063" w14:paraId="36EB3CED" w14:textId="707B4FE2" w:rsidTr="00564C22">
        <w:trPr>
          <w:del w:id="1771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6AD0BC8" w14:textId="67CC45D4" w:rsidR="00564C22" w:rsidRPr="002062A5" w:rsidDel="00B33063" w:rsidRDefault="009B1AF1" w:rsidP="00564C22">
            <w:pPr>
              <w:pStyle w:val="Beschriftung"/>
              <w:rPr>
                <w:del w:id="17713" w:author="Andreas Kuehne" w:date="2019-05-31T12:22:00Z"/>
                <w:rStyle w:val="Datatype"/>
                <w:b w:val="0"/>
                <w:bCs w:val="0"/>
              </w:rPr>
            </w:pPr>
            <w:del w:id="17714" w:author="Andreas Kuehne" w:date="2019-05-31T12:22:00Z">
              <w:r w:rsidRPr="002062A5" w:rsidDel="00B33063">
                <w:rPr>
                  <w:rStyle w:val="Datatype"/>
                </w:rPr>
                <w:delText>AugmentedSignature</w:delText>
              </w:r>
              <w:bookmarkStart w:id="17715" w:name="_Toc10199948"/>
              <w:bookmarkStart w:id="17716" w:name="_Toc10204086"/>
              <w:bookmarkStart w:id="17717" w:name="_Toc10208224"/>
              <w:bookmarkEnd w:id="17715"/>
              <w:bookmarkEnd w:id="17716"/>
              <w:bookmarkEnd w:id="17717"/>
            </w:del>
          </w:p>
        </w:tc>
        <w:tc>
          <w:tcPr>
            <w:tcW w:w="4675" w:type="dxa"/>
          </w:tcPr>
          <w:p w14:paraId="27A9C4AF" w14:textId="67C7A11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718" w:author="Andreas Kuehne" w:date="2019-05-31T12:22:00Z"/>
                <w:rStyle w:val="Datatype"/>
              </w:rPr>
            </w:pPr>
            <w:del w:id="17719" w:author="Andreas Kuehne" w:date="2019-05-31T12:22:00Z">
              <w:r w:rsidRPr="002062A5" w:rsidDel="00B33063">
                <w:rPr>
                  <w:rStyle w:val="Datatype"/>
                </w:rPr>
                <w:delText>augSig</w:delText>
              </w:r>
              <w:bookmarkStart w:id="17720" w:name="_Toc10199949"/>
              <w:bookmarkStart w:id="17721" w:name="_Toc10204087"/>
              <w:bookmarkStart w:id="17722" w:name="_Toc10208225"/>
              <w:bookmarkEnd w:id="17720"/>
              <w:bookmarkEnd w:id="17721"/>
              <w:bookmarkEnd w:id="17722"/>
            </w:del>
          </w:p>
        </w:tc>
        <w:bookmarkStart w:id="17723" w:name="_Toc10199950"/>
        <w:bookmarkStart w:id="17724" w:name="_Toc10204088"/>
        <w:bookmarkStart w:id="17725" w:name="_Toc10208226"/>
        <w:bookmarkEnd w:id="17723"/>
        <w:bookmarkEnd w:id="17724"/>
        <w:bookmarkEnd w:id="17725"/>
      </w:tr>
      <w:tr w:rsidR="00564C22" w:rsidDel="00B33063" w14:paraId="3F32945C" w14:textId="7E451EF7" w:rsidTr="00564C22">
        <w:trPr>
          <w:del w:id="1772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98D1148" w14:textId="398DC239" w:rsidR="00564C22" w:rsidRPr="002062A5" w:rsidDel="00B33063" w:rsidRDefault="009B1AF1" w:rsidP="00564C22">
            <w:pPr>
              <w:pStyle w:val="Beschriftung"/>
              <w:rPr>
                <w:del w:id="17727" w:author="Andreas Kuehne" w:date="2019-05-31T12:22:00Z"/>
                <w:rStyle w:val="Datatype"/>
                <w:b w:val="0"/>
                <w:bCs w:val="0"/>
              </w:rPr>
            </w:pPr>
            <w:del w:id="17728" w:author="Andreas Kuehne" w:date="2019-05-31T12:22:00Z">
              <w:r w:rsidRPr="002062A5" w:rsidDel="00B33063">
                <w:rPr>
                  <w:rStyle w:val="Datatype"/>
                </w:rPr>
                <w:delText>TimestampedSignature</w:delText>
              </w:r>
              <w:bookmarkStart w:id="17729" w:name="_Toc10199951"/>
              <w:bookmarkStart w:id="17730" w:name="_Toc10204089"/>
              <w:bookmarkStart w:id="17731" w:name="_Toc10208227"/>
              <w:bookmarkEnd w:id="17729"/>
              <w:bookmarkEnd w:id="17730"/>
              <w:bookmarkEnd w:id="17731"/>
            </w:del>
          </w:p>
        </w:tc>
        <w:tc>
          <w:tcPr>
            <w:tcW w:w="4675" w:type="dxa"/>
          </w:tcPr>
          <w:p w14:paraId="33DCF869" w14:textId="35AB0E01"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732" w:author="Andreas Kuehne" w:date="2019-05-31T12:22:00Z"/>
                <w:rStyle w:val="Datatype"/>
              </w:rPr>
            </w:pPr>
            <w:del w:id="17733" w:author="Andreas Kuehne" w:date="2019-05-31T12:22:00Z">
              <w:r w:rsidRPr="002062A5" w:rsidDel="00B33063">
                <w:rPr>
                  <w:rStyle w:val="Datatype"/>
                </w:rPr>
                <w:delText>timestampedSig</w:delText>
              </w:r>
              <w:bookmarkStart w:id="17734" w:name="_Toc10199952"/>
              <w:bookmarkStart w:id="17735" w:name="_Toc10204090"/>
              <w:bookmarkStart w:id="17736" w:name="_Toc10208228"/>
              <w:bookmarkEnd w:id="17734"/>
              <w:bookmarkEnd w:id="17735"/>
              <w:bookmarkEnd w:id="17736"/>
            </w:del>
          </w:p>
        </w:tc>
        <w:bookmarkStart w:id="17737" w:name="_Toc10199953"/>
        <w:bookmarkStart w:id="17738" w:name="_Toc10204091"/>
        <w:bookmarkStart w:id="17739" w:name="_Toc10208229"/>
        <w:bookmarkEnd w:id="17737"/>
        <w:bookmarkEnd w:id="17738"/>
        <w:bookmarkEnd w:id="17739"/>
      </w:tr>
    </w:tbl>
    <w:p w14:paraId="12725A74" w14:textId="0EEAD5FE" w:rsidR="00564C22" w:rsidRPr="0202B381" w:rsidDel="00B33063" w:rsidRDefault="009B1AF1" w:rsidP="00564C22">
      <w:pPr>
        <w:rPr>
          <w:del w:id="17740" w:author="Andreas Kuehne" w:date="2019-05-31T12:22:00Z"/>
        </w:rPr>
      </w:pPr>
      <w:del w:id="17741"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OptionalOutputsVerifyType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7742" w:name="_Toc10199954"/>
        <w:bookmarkStart w:id="17743" w:name="_Toc10204092"/>
        <w:bookmarkStart w:id="17744" w:name="_Toc10208230"/>
        <w:bookmarkEnd w:id="17742"/>
        <w:bookmarkEnd w:id="17743"/>
        <w:bookmarkEnd w:id="17744"/>
      </w:del>
    </w:p>
    <w:p w14:paraId="4804BD20" w14:textId="7A3C9175" w:rsidR="00564C22" w:rsidDel="00B33063" w:rsidRDefault="009B1AF1" w:rsidP="00564C22">
      <w:pPr>
        <w:pStyle w:val="Code"/>
        <w:spacing w:line="259" w:lineRule="auto"/>
        <w:rPr>
          <w:del w:id="17745" w:author="Andreas Kuehne" w:date="2019-05-31T12:22:00Z"/>
        </w:rPr>
      </w:pPr>
      <w:del w:id="17746" w:author="Andreas Kuehne" w:date="2019-05-31T12:22:00Z">
        <w:r w:rsidDel="00B33063">
          <w:rPr>
            <w:color w:val="31849B" w:themeColor="accent5" w:themeShade="BF"/>
          </w:rPr>
          <w:delText>"dss2-OptionalOutputsVerifyType"</w:delText>
        </w:r>
        <w:r w:rsidDel="00B33063">
          <w:delText>: {</w:delText>
        </w:r>
        <w:bookmarkStart w:id="17747" w:name="_Toc10199955"/>
        <w:bookmarkStart w:id="17748" w:name="_Toc10204093"/>
        <w:bookmarkStart w:id="17749" w:name="_Toc10208231"/>
        <w:bookmarkEnd w:id="17747"/>
        <w:bookmarkEnd w:id="17748"/>
        <w:bookmarkEnd w:id="17749"/>
      </w:del>
    </w:p>
    <w:p w14:paraId="78D85C2C" w14:textId="25C2F67D" w:rsidR="00564C22" w:rsidDel="00B33063" w:rsidRDefault="009B1AF1" w:rsidP="00564C22">
      <w:pPr>
        <w:pStyle w:val="Code"/>
        <w:spacing w:line="259" w:lineRule="auto"/>
        <w:rPr>
          <w:del w:id="17750" w:author="Andreas Kuehne" w:date="2019-05-31T12:22:00Z"/>
        </w:rPr>
      </w:pPr>
      <w:del w:id="17751"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7752" w:name="_Toc10199956"/>
        <w:bookmarkStart w:id="17753" w:name="_Toc10204094"/>
        <w:bookmarkStart w:id="17754" w:name="_Toc10208232"/>
        <w:bookmarkEnd w:id="17752"/>
        <w:bookmarkEnd w:id="17753"/>
        <w:bookmarkEnd w:id="17754"/>
      </w:del>
    </w:p>
    <w:p w14:paraId="1F55053D" w14:textId="47A3FD6C" w:rsidR="00564C22" w:rsidDel="00B33063" w:rsidRDefault="009B1AF1" w:rsidP="00564C22">
      <w:pPr>
        <w:pStyle w:val="Code"/>
        <w:spacing w:line="259" w:lineRule="auto"/>
        <w:rPr>
          <w:del w:id="17755" w:author="Andreas Kuehne" w:date="2019-05-31T12:22:00Z"/>
        </w:rPr>
      </w:pPr>
      <w:del w:id="17756" w:author="Andreas Kuehne" w:date="2019-05-31T12:22:00Z">
        <w:r w:rsidDel="00B33063">
          <w:rPr>
            <w:color w:val="31849B" w:themeColor="accent5" w:themeShade="BF"/>
          </w:rPr>
          <w:delText xml:space="preserve">  "properties"</w:delText>
        </w:r>
        <w:r w:rsidDel="00B33063">
          <w:delText>: {</w:delText>
        </w:r>
        <w:bookmarkStart w:id="17757" w:name="_Toc10199957"/>
        <w:bookmarkStart w:id="17758" w:name="_Toc10204095"/>
        <w:bookmarkStart w:id="17759" w:name="_Toc10208233"/>
        <w:bookmarkEnd w:id="17757"/>
        <w:bookmarkEnd w:id="17758"/>
        <w:bookmarkEnd w:id="17759"/>
      </w:del>
    </w:p>
    <w:p w14:paraId="1BB6B560" w14:textId="446EA861" w:rsidR="00564C22" w:rsidDel="00B33063" w:rsidRDefault="009B1AF1" w:rsidP="00564C22">
      <w:pPr>
        <w:pStyle w:val="Code"/>
        <w:spacing w:line="259" w:lineRule="auto"/>
        <w:rPr>
          <w:del w:id="17760" w:author="Andreas Kuehne" w:date="2019-05-31T12:22:00Z"/>
        </w:rPr>
      </w:pPr>
      <w:del w:id="17761" w:author="Andreas Kuehne" w:date="2019-05-31T12:22:00Z">
        <w:r w:rsidDel="00B33063">
          <w:rPr>
            <w:color w:val="31849B" w:themeColor="accent5" w:themeShade="BF"/>
          </w:rPr>
          <w:delText xml:space="preserve">    "policy"</w:delText>
        </w:r>
        <w:r w:rsidDel="00B33063">
          <w:delText>: {</w:delText>
        </w:r>
        <w:bookmarkStart w:id="17762" w:name="_Toc10199958"/>
        <w:bookmarkStart w:id="17763" w:name="_Toc10204096"/>
        <w:bookmarkStart w:id="17764" w:name="_Toc10208234"/>
        <w:bookmarkEnd w:id="17762"/>
        <w:bookmarkEnd w:id="17763"/>
        <w:bookmarkEnd w:id="17764"/>
      </w:del>
    </w:p>
    <w:p w14:paraId="4B58F0E7" w14:textId="444B6490" w:rsidR="00564C22" w:rsidDel="00B33063" w:rsidRDefault="009B1AF1" w:rsidP="00564C22">
      <w:pPr>
        <w:pStyle w:val="Code"/>
        <w:spacing w:line="259" w:lineRule="auto"/>
        <w:rPr>
          <w:del w:id="17765" w:author="Andreas Kuehne" w:date="2019-05-31T12:22:00Z"/>
        </w:rPr>
      </w:pPr>
      <w:del w:id="17766"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7767" w:name="_Toc10199959"/>
        <w:bookmarkStart w:id="17768" w:name="_Toc10204097"/>
        <w:bookmarkStart w:id="17769" w:name="_Toc10208235"/>
        <w:bookmarkEnd w:id="17767"/>
        <w:bookmarkEnd w:id="17768"/>
        <w:bookmarkEnd w:id="17769"/>
      </w:del>
    </w:p>
    <w:p w14:paraId="2E1E9D45" w14:textId="569217AC" w:rsidR="00564C22" w:rsidDel="00B33063" w:rsidRDefault="009B1AF1" w:rsidP="00564C22">
      <w:pPr>
        <w:pStyle w:val="Code"/>
        <w:spacing w:line="259" w:lineRule="auto"/>
        <w:rPr>
          <w:del w:id="17770" w:author="Andreas Kuehne" w:date="2019-05-31T12:22:00Z"/>
        </w:rPr>
      </w:pPr>
      <w:del w:id="17771" w:author="Andreas Kuehne" w:date="2019-05-31T12:22:00Z">
        <w:r w:rsidDel="00B33063">
          <w:rPr>
            <w:color w:val="31849B" w:themeColor="accent5" w:themeShade="BF"/>
          </w:rPr>
          <w:delText xml:space="preserve">      "items"</w:delText>
        </w:r>
        <w:r w:rsidDel="00B33063">
          <w:delText>: {</w:delText>
        </w:r>
        <w:bookmarkStart w:id="17772" w:name="_Toc10199960"/>
        <w:bookmarkStart w:id="17773" w:name="_Toc10204098"/>
        <w:bookmarkStart w:id="17774" w:name="_Toc10208236"/>
        <w:bookmarkEnd w:id="17772"/>
        <w:bookmarkEnd w:id="17773"/>
        <w:bookmarkEnd w:id="17774"/>
      </w:del>
    </w:p>
    <w:p w14:paraId="67842140" w14:textId="0E1ADD84" w:rsidR="00564C22" w:rsidDel="00B33063" w:rsidRDefault="009B1AF1" w:rsidP="00564C22">
      <w:pPr>
        <w:pStyle w:val="Code"/>
        <w:spacing w:line="259" w:lineRule="auto"/>
        <w:rPr>
          <w:del w:id="17775" w:author="Andreas Kuehne" w:date="2019-05-31T12:22:00Z"/>
        </w:rPr>
      </w:pPr>
      <w:del w:id="17776"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7777" w:name="_Toc10199961"/>
        <w:bookmarkStart w:id="17778" w:name="_Toc10204099"/>
        <w:bookmarkStart w:id="17779" w:name="_Toc10208237"/>
        <w:bookmarkEnd w:id="17777"/>
        <w:bookmarkEnd w:id="17778"/>
        <w:bookmarkEnd w:id="17779"/>
      </w:del>
    </w:p>
    <w:p w14:paraId="52FC9580" w14:textId="13D9BCB9" w:rsidR="00564C22" w:rsidDel="00B33063" w:rsidRDefault="009B1AF1" w:rsidP="00564C22">
      <w:pPr>
        <w:pStyle w:val="Code"/>
        <w:spacing w:line="259" w:lineRule="auto"/>
        <w:rPr>
          <w:del w:id="17780" w:author="Andreas Kuehne" w:date="2019-05-31T12:22:00Z"/>
        </w:rPr>
      </w:pPr>
      <w:del w:id="17781" w:author="Andreas Kuehne" w:date="2019-05-31T12:22:00Z">
        <w:r w:rsidDel="00B33063">
          <w:delText xml:space="preserve">      }</w:delText>
        </w:r>
        <w:bookmarkStart w:id="17782" w:name="_Toc10199962"/>
        <w:bookmarkStart w:id="17783" w:name="_Toc10204100"/>
        <w:bookmarkStart w:id="17784" w:name="_Toc10208238"/>
        <w:bookmarkEnd w:id="17782"/>
        <w:bookmarkEnd w:id="17783"/>
        <w:bookmarkEnd w:id="17784"/>
      </w:del>
    </w:p>
    <w:p w14:paraId="3F003601" w14:textId="1214E975" w:rsidR="00564C22" w:rsidDel="00B33063" w:rsidRDefault="009B1AF1" w:rsidP="00564C22">
      <w:pPr>
        <w:pStyle w:val="Code"/>
        <w:spacing w:line="259" w:lineRule="auto"/>
        <w:rPr>
          <w:del w:id="17785" w:author="Andreas Kuehne" w:date="2019-05-31T12:22:00Z"/>
        </w:rPr>
      </w:pPr>
      <w:del w:id="17786" w:author="Andreas Kuehne" w:date="2019-05-31T12:22:00Z">
        <w:r w:rsidDel="00B33063">
          <w:delText xml:space="preserve">    },</w:delText>
        </w:r>
        <w:bookmarkStart w:id="17787" w:name="_Toc10199963"/>
        <w:bookmarkStart w:id="17788" w:name="_Toc10204101"/>
        <w:bookmarkStart w:id="17789" w:name="_Toc10208239"/>
        <w:bookmarkEnd w:id="17787"/>
        <w:bookmarkEnd w:id="17788"/>
        <w:bookmarkEnd w:id="17789"/>
      </w:del>
    </w:p>
    <w:p w14:paraId="06248A6D" w14:textId="35EA1CDC" w:rsidR="00564C22" w:rsidDel="00B33063" w:rsidRDefault="009B1AF1" w:rsidP="00564C22">
      <w:pPr>
        <w:pStyle w:val="Code"/>
        <w:spacing w:line="259" w:lineRule="auto"/>
        <w:rPr>
          <w:del w:id="17790" w:author="Andreas Kuehne" w:date="2019-05-31T12:22:00Z"/>
        </w:rPr>
      </w:pPr>
      <w:del w:id="17791" w:author="Andreas Kuehne" w:date="2019-05-31T12:22:00Z">
        <w:r w:rsidDel="00B33063">
          <w:rPr>
            <w:color w:val="31849B" w:themeColor="accent5" w:themeShade="BF"/>
          </w:rPr>
          <w:delText xml:space="preserve">    "other"</w:delText>
        </w:r>
        <w:r w:rsidDel="00B33063">
          <w:delText>: {</w:delText>
        </w:r>
        <w:bookmarkStart w:id="17792" w:name="_Toc10199964"/>
        <w:bookmarkStart w:id="17793" w:name="_Toc10204102"/>
        <w:bookmarkStart w:id="17794" w:name="_Toc10208240"/>
        <w:bookmarkEnd w:id="17792"/>
        <w:bookmarkEnd w:id="17793"/>
        <w:bookmarkEnd w:id="17794"/>
      </w:del>
    </w:p>
    <w:p w14:paraId="42DF24B4" w14:textId="16D98C22" w:rsidR="00564C22" w:rsidDel="00B33063" w:rsidRDefault="009B1AF1" w:rsidP="00564C22">
      <w:pPr>
        <w:pStyle w:val="Code"/>
        <w:spacing w:line="259" w:lineRule="auto"/>
        <w:rPr>
          <w:del w:id="17795" w:author="Andreas Kuehne" w:date="2019-05-31T12:22:00Z"/>
        </w:rPr>
      </w:pPr>
      <w:del w:id="17796"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7797" w:name="_Toc10199965"/>
        <w:bookmarkStart w:id="17798" w:name="_Toc10204103"/>
        <w:bookmarkStart w:id="17799" w:name="_Toc10208241"/>
        <w:bookmarkEnd w:id="17797"/>
        <w:bookmarkEnd w:id="17798"/>
        <w:bookmarkEnd w:id="17799"/>
      </w:del>
    </w:p>
    <w:p w14:paraId="058FF492" w14:textId="5425C14E" w:rsidR="00564C22" w:rsidDel="00B33063" w:rsidRDefault="009B1AF1" w:rsidP="00564C22">
      <w:pPr>
        <w:pStyle w:val="Code"/>
        <w:spacing w:line="259" w:lineRule="auto"/>
        <w:rPr>
          <w:del w:id="17800" w:author="Andreas Kuehne" w:date="2019-05-31T12:22:00Z"/>
        </w:rPr>
      </w:pPr>
      <w:del w:id="17801" w:author="Andreas Kuehne" w:date="2019-05-31T12:22:00Z">
        <w:r w:rsidDel="00B33063">
          <w:rPr>
            <w:color w:val="31849B" w:themeColor="accent5" w:themeShade="BF"/>
          </w:rPr>
          <w:delText xml:space="preserve">      "items"</w:delText>
        </w:r>
        <w:r w:rsidDel="00B33063">
          <w:delText>: {</w:delText>
        </w:r>
        <w:bookmarkStart w:id="17802" w:name="_Toc10199966"/>
        <w:bookmarkStart w:id="17803" w:name="_Toc10204104"/>
        <w:bookmarkStart w:id="17804" w:name="_Toc10208242"/>
        <w:bookmarkEnd w:id="17802"/>
        <w:bookmarkEnd w:id="17803"/>
        <w:bookmarkEnd w:id="17804"/>
      </w:del>
    </w:p>
    <w:p w14:paraId="7EA63D15" w14:textId="4FD75A98" w:rsidR="00564C22" w:rsidDel="00B33063" w:rsidRDefault="009B1AF1" w:rsidP="00564C22">
      <w:pPr>
        <w:pStyle w:val="Code"/>
        <w:spacing w:line="259" w:lineRule="auto"/>
        <w:rPr>
          <w:del w:id="17805" w:author="Andreas Kuehne" w:date="2019-05-31T12:22:00Z"/>
        </w:rPr>
      </w:pPr>
      <w:del w:id="17806"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"#/definitions/dsb-AnyType"</w:delText>
        </w:r>
        <w:bookmarkStart w:id="17807" w:name="_Toc10199967"/>
        <w:bookmarkStart w:id="17808" w:name="_Toc10204105"/>
        <w:bookmarkStart w:id="17809" w:name="_Toc10208243"/>
        <w:bookmarkEnd w:id="17807"/>
        <w:bookmarkEnd w:id="17808"/>
        <w:bookmarkEnd w:id="17809"/>
      </w:del>
    </w:p>
    <w:p w14:paraId="4A8249BC" w14:textId="15DE2792" w:rsidR="00564C22" w:rsidDel="00B33063" w:rsidRDefault="009B1AF1" w:rsidP="00564C22">
      <w:pPr>
        <w:pStyle w:val="Code"/>
        <w:spacing w:line="259" w:lineRule="auto"/>
        <w:rPr>
          <w:del w:id="17810" w:author="Andreas Kuehne" w:date="2019-05-31T12:22:00Z"/>
        </w:rPr>
      </w:pPr>
      <w:del w:id="17811" w:author="Andreas Kuehne" w:date="2019-05-31T12:22:00Z">
        <w:r w:rsidDel="00B33063">
          <w:delText xml:space="preserve">      }</w:delText>
        </w:r>
        <w:bookmarkStart w:id="17812" w:name="_Toc10199968"/>
        <w:bookmarkStart w:id="17813" w:name="_Toc10204106"/>
        <w:bookmarkStart w:id="17814" w:name="_Toc10208244"/>
        <w:bookmarkEnd w:id="17812"/>
        <w:bookmarkEnd w:id="17813"/>
        <w:bookmarkEnd w:id="17814"/>
      </w:del>
    </w:p>
    <w:p w14:paraId="03539BED" w14:textId="613EACD8" w:rsidR="00564C22" w:rsidDel="00B33063" w:rsidRDefault="009B1AF1" w:rsidP="00564C22">
      <w:pPr>
        <w:pStyle w:val="Code"/>
        <w:spacing w:line="259" w:lineRule="auto"/>
        <w:rPr>
          <w:del w:id="17815" w:author="Andreas Kuehne" w:date="2019-05-31T12:22:00Z"/>
        </w:rPr>
      </w:pPr>
      <w:del w:id="17816" w:author="Andreas Kuehne" w:date="2019-05-31T12:22:00Z">
        <w:r w:rsidDel="00B33063">
          <w:delText xml:space="preserve">    },</w:delText>
        </w:r>
        <w:bookmarkStart w:id="17817" w:name="_Toc10199969"/>
        <w:bookmarkStart w:id="17818" w:name="_Toc10204107"/>
        <w:bookmarkStart w:id="17819" w:name="_Toc10208245"/>
        <w:bookmarkEnd w:id="17817"/>
        <w:bookmarkEnd w:id="17818"/>
        <w:bookmarkEnd w:id="17819"/>
      </w:del>
    </w:p>
    <w:p w14:paraId="3991726B" w14:textId="71C5687A" w:rsidR="00564C22" w:rsidDel="00B33063" w:rsidRDefault="009B1AF1" w:rsidP="00564C22">
      <w:pPr>
        <w:pStyle w:val="Code"/>
        <w:spacing w:line="259" w:lineRule="auto"/>
        <w:rPr>
          <w:del w:id="17820" w:author="Andreas Kuehne" w:date="2019-05-31T12:22:00Z"/>
        </w:rPr>
      </w:pPr>
      <w:del w:id="17821" w:author="Andreas Kuehne" w:date="2019-05-31T12:22:00Z">
        <w:r w:rsidDel="00B33063">
          <w:rPr>
            <w:color w:val="31849B" w:themeColor="accent5" w:themeShade="BF"/>
          </w:rPr>
          <w:delText xml:space="preserve">    "schemas"</w:delText>
        </w:r>
        <w:r w:rsidDel="00B33063">
          <w:delText>: {</w:delText>
        </w:r>
        <w:bookmarkStart w:id="17822" w:name="_Toc10199970"/>
        <w:bookmarkStart w:id="17823" w:name="_Toc10204108"/>
        <w:bookmarkStart w:id="17824" w:name="_Toc10208246"/>
        <w:bookmarkEnd w:id="17822"/>
        <w:bookmarkEnd w:id="17823"/>
        <w:bookmarkEnd w:id="17824"/>
      </w:del>
    </w:p>
    <w:p w14:paraId="1BDF49DE" w14:textId="67E419C6" w:rsidR="00564C22" w:rsidDel="00B33063" w:rsidRDefault="009B1AF1" w:rsidP="00564C22">
      <w:pPr>
        <w:pStyle w:val="Code"/>
        <w:spacing w:line="259" w:lineRule="auto"/>
        <w:rPr>
          <w:del w:id="17825" w:author="Andreas Kuehne" w:date="2019-05-31T12:22:00Z"/>
        </w:rPr>
      </w:pPr>
      <w:del w:id="17826"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"#/definitions/dss2-SchemasType"</w:delText>
        </w:r>
        <w:bookmarkStart w:id="17827" w:name="_Toc10199971"/>
        <w:bookmarkStart w:id="17828" w:name="_Toc10204109"/>
        <w:bookmarkStart w:id="17829" w:name="_Toc10208247"/>
        <w:bookmarkEnd w:id="17827"/>
        <w:bookmarkEnd w:id="17828"/>
        <w:bookmarkEnd w:id="17829"/>
      </w:del>
    </w:p>
    <w:p w14:paraId="60218FB4" w14:textId="6B348EB9" w:rsidR="00564C22" w:rsidDel="00B33063" w:rsidRDefault="009B1AF1" w:rsidP="00564C22">
      <w:pPr>
        <w:pStyle w:val="Code"/>
        <w:spacing w:line="259" w:lineRule="auto"/>
        <w:rPr>
          <w:del w:id="17830" w:author="Andreas Kuehne" w:date="2019-05-31T12:22:00Z"/>
        </w:rPr>
      </w:pPr>
      <w:del w:id="17831" w:author="Andreas Kuehne" w:date="2019-05-31T12:22:00Z">
        <w:r w:rsidDel="00B33063">
          <w:delText xml:space="preserve">    },</w:delText>
        </w:r>
        <w:bookmarkStart w:id="17832" w:name="_Toc10199972"/>
        <w:bookmarkStart w:id="17833" w:name="_Toc10204110"/>
        <w:bookmarkStart w:id="17834" w:name="_Toc10208248"/>
        <w:bookmarkEnd w:id="17832"/>
        <w:bookmarkEnd w:id="17833"/>
        <w:bookmarkEnd w:id="17834"/>
      </w:del>
    </w:p>
    <w:p w14:paraId="0292E63A" w14:textId="7A5722E9" w:rsidR="00564C22" w:rsidDel="00B33063" w:rsidRDefault="009B1AF1" w:rsidP="00564C22">
      <w:pPr>
        <w:pStyle w:val="Code"/>
        <w:spacing w:line="259" w:lineRule="auto"/>
        <w:rPr>
          <w:del w:id="17835" w:author="Andreas Kuehne" w:date="2019-05-31T12:22:00Z"/>
        </w:rPr>
      </w:pPr>
      <w:del w:id="17836" w:author="Andreas Kuehne" w:date="2019-05-31T12:22:00Z">
        <w:r w:rsidDel="00B33063">
          <w:rPr>
            <w:color w:val="31849B" w:themeColor="accent5" w:themeShade="BF"/>
          </w:rPr>
          <w:delText xml:space="preserve">    "result"</w:delText>
        </w:r>
        <w:r w:rsidDel="00B33063">
          <w:delText>: {</w:delText>
        </w:r>
        <w:bookmarkStart w:id="17837" w:name="_Toc10199973"/>
        <w:bookmarkStart w:id="17838" w:name="_Toc10204111"/>
        <w:bookmarkStart w:id="17839" w:name="_Toc10208249"/>
        <w:bookmarkEnd w:id="17837"/>
        <w:bookmarkEnd w:id="17838"/>
        <w:bookmarkEnd w:id="17839"/>
      </w:del>
    </w:p>
    <w:p w14:paraId="5896FFE2" w14:textId="456EC6DA" w:rsidR="00564C22" w:rsidDel="00B33063" w:rsidRDefault="009B1AF1" w:rsidP="00564C22">
      <w:pPr>
        <w:pStyle w:val="Code"/>
        <w:spacing w:line="259" w:lineRule="auto"/>
        <w:rPr>
          <w:del w:id="17840" w:author="Andreas Kuehne" w:date="2019-05-31T12:22:00Z"/>
        </w:rPr>
      </w:pPr>
      <w:del w:id="17841"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"#/definitions/dss2-VerifyManifestResultsType"</w:delText>
        </w:r>
        <w:bookmarkStart w:id="17842" w:name="_Toc10199974"/>
        <w:bookmarkStart w:id="17843" w:name="_Toc10204112"/>
        <w:bookmarkStart w:id="17844" w:name="_Toc10208250"/>
        <w:bookmarkEnd w:id="17842"/>
        <w:bookmarkEnd w:id="17843"/>
        <w:bookmarkEnd w:id="17844"/>
      </w:del>
    </w:p>
    <w:p w14:paraId="33E35F84" w14:textId="45401221" w:rsidR="00564C22" w:rsidDel="00B33063" w:rsidRDefault="009B1AF1" w:rsidP="00564C22">
      <w:pPr>
        <w:pStyle w:val="Code"/>
        <w:spacing w:line="259" w:lineRule="auto"/>
        <w:rPr>
          <w:del w:id="17845" w:author="Andreas Kuehne" w:date="2019-05-31T12:22:00Z"/>
        </w:rPr>
      </w:pPr>
      <w:del w:id="17846" w:author="Andreas Kuehne" w:date="2019-05-31T12:22:00Z">
        <w:r w:rsidDel="00B33063">
          <w:delText xml:space="preserve">    },</w:delText>
        </w:r>
        <w:bookmarkStart w:id="17847" w:name="_Toc10199975"/>
        <w:bookmarkStart w:id="17848" w:name="_Toc10204113"/>
        <w:bookmarkStart w:id="17849" w:name="_Toc10208251"/>
        <w:bookmarkEnd w:id="17847"/>
        <w:bookmarkEnd w:id="17848"/>
        <w:bookmarkEnd w:id="17849"/>
      </w:del>
    </w:p>
    <w:p w14:paraId="34D41056" w14:textId="3228CCD2" w:rsidR="00564C22" w:rsidDel="00B33063" w:rsidRDefault="009B1AF1" w:rsidP="00564C22">
      <w:pPr>
        <w:pStyle w:val="Code"/>
        <w:spacing w:line="259" w:lineRule="auto"/>
        <w:rPr>
          <w:del w:id="17850" w:author="Andreas Kuehne" w:date="2019-05-31T12:22:00Z"/>
        </w:rPr>
      </w:pPr>
      <w:del w:id="17851" w:author="Andreas Kuehne" w:date="2019-05-31T12:22:00Z">
        <w:r w:rsidDel="00B33063">
          <w:rPr>
            <w:color w:val="31849B" w:themeColor="accent5" w:themeShade="BF"/>
          </w:rPr>
          <w:delText xml:space="preserve">    "signingTimeInfo"</w:delText>
        </w:r>
        <w:r w:rsidDel="00B33063">
          <w:delText>: {</w:delText>
        </w:r>
        <w:bookmarkStart w:id="17852" w:name="_Toc10199976"/>
        <w:bookmarkStart w:id="17853" w:name="_Toc10204114"/>
        <w:bookmarkStart w:id="17854" w:name="_Toc10208252"/>
        <w:bookmarkEnd w:id="17852"/>
        <w:bookmarkEnd w:id="17853"/>
        <w:bookmarkEnd w:id="17854"/>
      </w:del>
    </w:p>
    <w:p w14:paraId="468394B9" w14:textId="5CF78759" w:rsidR="00564C22" w:rsidDel="00B33063" w:rsidRDefault="009B1AF1" w:rsidP="00564C22">
      <w:pPr>
        <w:pStyle w:val="Code"/>
        <w:spacing w:line="259" w:lineRule="auto"/>
        <w:rPr>
          <w:del w:id="17855" w:author="Andreas Kuehne" w:date="2019-05-31T12:22:00Z"/>
        </w:rPr>
      </w:pPr>
      <w:del w:id="17856"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"#/definitions/dss2-SigningTimeInfoType"</w:delText>
        </w:r>
        <w:bookmarkStart w:id="17857" w:name="_Toc10199977"/>
        <w:bookmarkStart w:id="17858" w:name="_Toc10204115"/>
        <w:bookmarkStart w:id="17859" w:name="_Toc10208253"/>
        <w:bookmarkEnd w:id="17857"/>
        <w:bookmarkEnd w:id="17858"/>
        <w:bookmarkEnd w:id="17859"/>
      </w:del>
    </w:p>
    <w:p w14:paraId="40ED631C" w14:textId="509A8C0A" w:rsidR="00564C22" w:rsidDel="00B33063" w:rsidRDefault="009B1AF1" w:rsidP="00564C22">
      <w:pPr>
        <w:pStyle w:val="Code"/>
        <w:spacing w:line="259" w:lineRule="auto"/>
        <w:rPr>
          <w:del w:id="17860" w:author="Andreas Kuehne" w:date="2019-05-31T12:22:00Z"/>
        </w:rPr>
      </w:pPr>
      <w:del w:id="17861" w:author="Andreas Kuehne" w:date="2019-05-31T12:22:00Z">
        <w:r w:rsidDel="00B33063">
          <w:delText xml:space="preserve">    },</w:delText>
        </w:r>
        <w:bookmarkStart w:id="17862" w:name="_Toc10199978"/>
        <w:bookmarkStart w:id="17863" w:name="_Toc10204116"/>
        <w:bookmarkStart w:id="17864" w:name="_Toc10208254"/>
        <w:bookmarkEnd w:id="17862"/>
        <w:bookmarkEnd w:id="17863"/>
        <w:bookmarkEnd w:id="17864"/>
      </w:del>
    </w:p>
    <w:p w14:paraId="6E000435" w14:textId="0EA58FED" w:rsidR="00564C22" w:rsidDel="00B33063" w:rsidRDefault="009B1AF1" w:rsidP="00564C22">
      <w:pPr>
        <w:pStyle w:val="Code"/>
        <w:spacing w:line="259" w:lineRule="auto"/>
        <w:rPr>
          <w:del w:id="17865" w:author="Andreas Kuehne" w:date="2019-05-31T12:22:00Z"/>
        </w:rPr>
      </w:pPr>
      <w:del w:id="17866" w:author="Andreas Kuehne" w:date="2019-05-31T12:22:00Z">
        <w:r w:rsidDel="00B33063">
          <w:rPr>
            <w:color w:val="31849B" w:themeColor="accent5" w:themeShade="BF"/>
          </w:rPr>
          <w:delText xml:space="preserve">    "verificationTimeInfo"</w:delText>
        </w:r>
        <w:r w:rsidDel="00B33063">
          <w:delText>: {</w:delText>
        </w:r>
        <w:bookmarkStart w:id="17867" w:name="_Toc10199979"/>
        <w:bookmarkStart w:id="17868" w:name="_Toc10204117"/>
        <w:bookmarkStart w:id="17869" w:name="_Toc10208255"/>
        <w:bookmarkEnd w:id="17867"/>
        <w:bookmarkEnd w:id="17868"/>
        <w:bookmarkEnd w:id="17869"/>
      </w:del>
    </w:p>
    <w:p w14:paraId="11AE59B2" w14:textId="09012554" w:rsidR="00564C22" w:rsidDel="00B33063" w:rsidRDefault="009B1AF1" w:rsidP="00564C22">
      <w:pPr>
        <w:pStyle w:val="Code"/>
        <w:spacing w:line="259" w:lineRule="auto"/>
        <w:rPr>
          <w:del w:id="17870" w:author="Andreas Kuehne" w:date="2019-05-31T12:22:00Z"/>
        </w:rPr>
      </w:pPr>
      <w:del w:id="17871"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"#/definitions/dss2-VerificationTimeInfoType"</w:delText>
        </w:r>
        <w:bookmarkStart w:id="17872" w:name="_Toc10199980"/>
        <w:bookmarkStart w:id="17873" w:name="_Toc10204118"/>
        <w:bookmarkStart w:id="17874" w:name="_Toc10208256"/>
        <w:bookmarkEnd w:id="17872"/>
        <w:bookmarkEnd w:id="17873"/>
        <w:bookmarkEnd w:id="17874"/>
      </w:del>
    </w:p>
    <w:p w14:paraId="68B3BFA1" w14:textId="3AF9423A" w:rsidR="00564C22" w:rsidDel="00B33063" w:rsidRDefault="009B1AF1" w:rsidP="00564C22">
      <w:pPr>
        <w:pStyle w:val="Code"/>
        <w:spacing w:line="259" w:lineRule="auto"/>
        <w:rPr>
          <w:del w:id="17875" w:author="Andreas Kuehne" w:date="2019-05-31T12:22:00Z"/>
        </w:rPr>
      </w:pPr>
      <w:del w:id="17876" w:author="Andreas Kuehne" w:date="2019-05-31T12:22:00Z">
        <w:r w:rsidDel="00B33063">
          <w:delText xml:space="preserve">    },</w:delText>
        </w:r>
        <w:bookmarkStart w:id="17877" w:name="_Toc10199981"/>
        <w:bookmarkStart w:id="17878" w:name="_Toc10204119"/>
        <w:bookmarkStart w:id="17879" w:name="_Toc10208257"/>
        <w:bookmarkEnd w:id="17877"/>
        <w:bookmarkEnd w:id="17878"/>
        <w:bookmarkEnd w:id="17879"/>
      </w:del>
    </w:p>
    <w:p w14:paraId="52CB65A5" w14:textId="5ACD6B9E" w:rsidR="00564C22" w:rsidDel="00B33063" w:rsidRDefault="009B1AF1" w:rsidP="00564C22">
      <w:pPr>
        <w:pStyle w:val="Code"/>
        <w:spacing w:line="259" w:lineRule="auto"/>
        <w:rPr>
          <w:del w:id="17880" w:author="Andreas Kuehne" w:date="2019-05-31T12:22:00Z"/>
        </w:rPr>
      </w:pPr>
      <w:del w:id="17881" w:author="Andreas Kuehne" w:date="2019-05-31T12:22:00Z">
        <w:r w:rsidDel="00B33063">
          <w:rPr>
            <w:color w:val="31849B" w:themeColor="accent5" w:themeShade="BF"/>
          </w:rPr>
          <w:delText xml:space="preserve">    "procDetails"</w:delText>
        </w:r>
        <w:r w:rsidDel="00B33063">
          <w:delText>: {</w:delText>
        </w:r>
        <w:bookmarkStart w:id="17882" w:name="_Toc10199982"/>
        <w:bookmarkStart w:id="17883" w:name="_Toc10204120"/>
        <w:bookmarkStart w:id="17884" w:name="_Toc10208258"/>
        <w:bookmarkEnd w:id="17882"/>
        <w:bookmarkEnd w:id="17883"/>
        <w:bookmarkEnd w:id="17884"/>
      </w:del>
    </w:p>
    <w:p w14:paraId="600742D5" w14:textId="3EECA878" w:rsidR="00564C22" w:rsidDel="00B33063" w:rsidRDefault="009B1AF1" w:rsidP="00564C22">
      <w:pPr>
        <w:pStyle w:val="Code"/>
        <w:spacing w:line="259" w:lineRule="auto"/>
        <w:rPr>
          <w:del w:id="17885" w:author="Andreas Kuehne" w:date="2019-05-31T12:22:00Z"/>
        </w:rPr>
      </w:pPr>
      <w:del w:id="17886"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"#/definitions/dss2-ProcessingDetailsType"</w:delText>
        </w:r>
        <w:bookmarkStart w:id="17887" w:name="_Toc10199983"/>
        <w:bookmarkStart w:id="17888" w:name="_Toc10204121"/>
        <w:bookmarkStart w:id="17889" w:name="_Toc10208259"/>
        <w:bookmarkEnd w:id="17887"/>
        <w:bookmarkEnd w:id="17888"/>
        <w:bookmarkEnd w:id="17889"/>
      </w:del>
    </w:p>
    <w:p w14:paraId="119BC1B2" w14:textId="0122B8DD" w:rsidR="00564C22" w:rsidDel="00B33063" w:rsidRDefault="009B1AF1" w:rsidP="00564C22">
      <w:pPr>
        <w:pStyle w:val="Code"/>
        <w:spacing w:line="259" w:lineRule="auto"/>
        <w:rPr>
          <w:del w:id="17890" w:author="Andreas Kuehne" w:date="2019-05-31T12:22:00Z"/>
        </w:rPr>
      </w:pPr>
      <w:del w:id="17891" w:author="Andreas Kuehne" w:date="2019-05-31T12:22:00Z">
        <w:r w:rsidDel="00B33063">
          <w:delText xml:space="preserve">    },</w:delText>
        </w:r>
        <w:bookmarkStart w:id="17892" w:name="_Toc10199984"/>
        <w:bookmarkStart w:id="17893" w:name="_Toc10204122"/>
        <w:bookmarkStart w:id="17894" w:name="_Toc10208260"/>
        <w:bookmarkEnd w:id="17892"/>
        <w:bookmarkEnd w:id="17893"/>
        <w:bookmarkEnd w:id="17894"/>
      </w:del>
    </w:p>
    <w:p w14:paraId="1F6274C0" w14:textId="0A52B6A2" w:rsidR="00564C22" w:rsidDel="00B33063" w:rsidRDefault="009B1AF1" w:rsidP="00564C22">
      <w:pPr>
        <w:pStyle w:val="Code"/>
        <w:spacing w:line="259" w:lineRule="auto"/>
        <w:rPr>
          <w:del w:id="17895" w:author="Andreas Kuehne" w:date="2019-05-31T12:22:00Z"/>
        </w:rPr>
      </w:pPr>
      <w:del w:id="17896" w:author="Andreas Kuehne" w:date="2019-05-31T12:22:00Z">
        <w:r w:rsidDel="00B33063">
          <w:rPr>
            <w:color w:val="31849B" w:themeColor="accent5" w:themeShade="BF"/>
          </w:rPr>
          <w:delText xml:space="preserve">    "signerIdentity"</w:delText>
        </w:r>
        <w:r w:rsidDel="00B33063">
          <w:delText>: {</w:delText>
        </w:r>
        <w:bookmarkStart w:id="17897" w:name="_Toc10199985"/>
        <w:bookmarkStart w:id="17898" w:name="_Toc10204123"/>
        <w:bookmarkStart w:id="17899" w:name="_Toc10208261"/>
        <w:bookmarkEnd w:id="17897"/>
        <w:bookmarkEnd w:id="17898"/>
        <w:bookmarkEnd w:id="17899"/>
      </w:del>
    </w:p>
    <w:p w14:paraId="1F25AE3D" w14:textId="1F778BDE" w:rsidR="00564C22" w:rsidDel="00B33063" w:rsidRDefault="009B1AF1" w:rsidP="00564C22">
      <w:pPr>
        <w:pStyle w:val="Code"/>
        <w:spacing w:line="259" w:lineRule="auto"/>
        <w:rPr>
          <w:del w:id="17900" w:author="Andreas Kuehne" w:date="2019-05-31T12:22:00Z"/>
        </w:rPr>
      </w:pPr>
      <w:del w:id="17901"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"#/definitions/saml2rw-NameIDType"</w:delText>
        </w:r>
        <w:bookmarkStart w:id="17902" w:name="_Toc10199986"/>
        <w:bookmarkStart w:id="17903" w:name="_Toc10204124"/>
        <w:bookmarkStart w:id="17904" w:name="_Toc10208262"/>
        <w:bookmarkEnd w:id="17902"/>
        <w:bookmarkEnd w:id="17903"/>
        <w:bookmarkEnd w:id="17904"/>
      </w:del>
    </w:p>
    <w:p w14:paraId="039A0E64" w14:textId="7E2E9D52" w:rsidR="00564C22" w:rsidDel="00B33063" w:rsidRDefault="009B1AF1" w:rsidP="00564C22">
      <w:pPr>
        <w:pStyle w:val="Code"/>
        <w:spacing w:line="259" w:lineRule="auto"/>
        <w:rPr>
          <w:del w:id="17905" w:author="Andreas Kuehne" w:date="2019-05-31T12:22:00Z"/>
        </w:rPr>
      </w:pPr>
      <w:del w:id="17906" w:author="Andreas Kuehne" w:date="2019-05-31T12:22:00Z">
        <w:r w:rsidDel="00B33063">
          <w:delText xml:space="preserve">    },</w:delText>
        </w:r>
        <w:bookmarkStart w:id="17907" w:name="_Toc10199987"/>
        <w:bookmarkStart w:id="17908" w:name="_Toc10204125"/>
        <w:bookmarkStart w:id="17909" w:name="_Toc10208263"/>
        <w:bookmarkEnd w:id="17907"/>
        <w:bookmarkEnd w:id="17908"/>
        <w:bookmarkEnd w:id="17909"/>
      </w:del>
    </w:p>
    <w:p w14:paraId="4826B698" w14:textId="17F2EFF5" w:rsidR="00564C22" w:rsidDel="00B33063" w:rsidRDefault="009B1AF1" w:rsidP="00564C22">
      <w:pPr>
        <w:pStyle w:val="Code"/>
        <w:spacing w:line="259" w:lineRule="auto"/>
        <w:rPr>
          <w:del w:id="17910" w:author="Andreas Kuehne" w:date="2019-05-31T12:22:00Z"/>
        </w:rPr>
      </w:pPr>
      <w:del w:id="17911" w:author="Andreas Kuehne" w:date="2019-05-31T12:22:00Z">
        <w:r w:rsidDel="00B33063">
          <w:rPr>
            <w:color w:val="31849B" w:themeColor="accent5" w:themeShade="BF"/>
          </w:rPr>
          <w:delText xml:space="preserve">    "augSig"</w:delText>
        </w:r>
        <w:r w:rsidDel="00B33063">
          <w:delText>: {</w:delText>
        </w:r>
        <w:bookmarkStart w:id="17912" w:name="_Toc10199988"/>
        <w:bookmarkStart w:id="17913" w:name="_Toc10204126"/>
        <w:bookmarkStart w:id="17914" w:name="_Toc10208264"/>
        <w:bookmarkEnd w:id="17912"/>
        <w:bookmarkEnd w:id="17913"/>
        <w:bookmarkEnd w:id="17914"/>
      </w:del>
    </w:p>
    <w:p w14:paraId="1037BBC4" w14:textId="31354644" w:rsidR="00564C22" w:rsidDel="00B33063" w:rsidRDefault="009B1AF1" w:rsidP="00564C22">
      <w:pPr>
        <w:pStyle w:val="Code"/>
        <w:spacing w:line="259" w:lineRule="auto"/>
        <w:rPr>
          <w:del w:id="17915" w:author="Andreas Kuehne" w:date="2019-05-31T12:22:00Z"/>
        </w:rPr>
      </w:pPr>
      <w:del w:id="17916"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7917" w:name="_Toc10199989"/>
        <w:bookmarkStart w:id="17918" w:name="_Toc10204127"/>
        <w:bookmarkStart w:id="17919" w:name="_Toc10208265"/>
        <w:bookmarkEnd w:id="17917"/>
        <w:bookmarkEnd w:id="17918"/>
        <w:bookmarkEnd w:id="17919"/>
      </w:del>
    </w:p>
    <w:p w14:paraId="452AF9D0" w14:textId="400A2973" w:rsidR="00564C22" w:rsidDel="00B33063" w:rsidRDefault="009B1AF1" w:rsidP="00564C22">
      <w:pPr>
        <w:pStyle w:val="Code"/>
        <w:spacing w:line="259" w:lineRule="auto"/>
        <w:rPr>
          <w:del w:id="17920" w:author="Andreas Kuehne" w:date="2019-05-31T12:22:00Z"/>
        </w:rPr>
      </w:pPr>
      <w:del w:id="17921" w:author="Andreas Kuehne" w:date="2019-05-31T12:22:00Z">
        <w:r w:rsidDel="00B33063">
          <w:rPr>
            <w:color w:val="31849B" w:themeColor="accent5" w:themeShade="BF"/>
          </w:rPr>
          <w:delText xml:space="preserve">      "items"</w:delText>
        </w:r>
        <w:r w:rsidDel="00B33063">
          <w:delText>: {</w:delText>
        </w:r>
        <w:bookmarkStart w:id="17922" w:name="_Toc10199990"/>
        <w:bookmarkStart w:id="17923" w:name="_Toc10204128"/>
        <w:bookmarkStart w:id="17924" w:name="_Toc10208266"/>
        <w:bookmarkEnd w:id="17922"/>
        <w:bookmarkEnd w:id="17923"/>
        <w:bookmarkEnd w:id="17924"/>
      </w:del>
    </w:p>
    <w:p w14:paraId="1CBE6F77" w14:textId="5580BD33" w:rsidR="00564C22" w:rsidDel="00B33063" w:rsidRDefault="009B1AF1" w:rsidP="00564C22">
      <w:pPr>
        <w:pStyle w:val="Code"/>
        <w:spacing w:line="259" w:lineRule="auto"/>
        <w:rPr>
          <w:del w:id="17925" w:author="Andreas Kuehne" w:date="2019-05-31T12:22:00Z"/>
        </w:rPr>
      </w:pPr>
      <w:del w:id="17926"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"#/definitions/dss2-AugmentedSignatureType"</w:delText>
        </w:r>
        <w:bookmarkStart w:id="17927" w:name="_Toc10199991"/>
        <w:bookmarkStart w:id="17928" w:name="_Toc10204129"/>
        <w:bookmarkStart w:id="17929" w:name="_Toc10208267"/>
        <w:bookmarkEnd w:id="17927"/>
        <w:bookmarkEnd w:id="17928"/>
        <w:bookmarkEnd w:id="17929"/>
      </w:del>
    </w:p>
    <w:p w14:paraId="50C6E5F8" w14:textId="30E044A7" w:rsidR="00564C22" w:rsidDel="00B33063" w:rsidRDefault="009B1AF1" w:rsidP="00564C22">
      <w:pPr>
        <w:pStyle w:val="Code"/>
        <w:spacing w:line="259" w:lineRule="auto"/>
        <w:rPr>
          <w:del w:id="17930" w:author="Andreas Kuehne" w:date="2019-05-31T12:22:00Z"/>
        </w:rPr>
      </w:pPr>
      <w:del w:id="17931" w:author="Andreas Kuehne" w:date="2019-05-31T12:22:00Z">
        <w:r w:rsidDel="00B33063">
          <w:delText xml:space="preserve">      }</w:delText>
        </w:r>
        <w:bookmarkStart w:id="17932" w:name="_Toc10199992"/>
        <w:bookmarkStart w:id="17933" w:name="_Toc10204130"/>
        <w:bookmarkStart w:id="17934" w:name="_Toc10208268"/>
        <w:bookmarkEnd w:id="17932"/>
        <w:bookmarkEnd w:id="17933"/>
        <w:bookmarkEnd w:id="17934"/>
      </w:del>
    </w:p>
    <w:p w14:paraId="79714EB4" w14:textId="435848D3" w:rsidR="00564C22" w:rsidDel="00B33063" w:rsidRDefault="009B1AF1" w:rsidP="00564C22">
      <w:pPr>
        <w:pStyle w:val="Code"/>
        <w:spacing w:line="259" w:lineRule="auto"/>
        <w:rPr>
          <w:del w:id="17935" w:author="Andreas Kuehne" w:date="2019-05-31T12:22:00Z"/>
        </w:rPr>
      </w:pPr>
      <w:del w:id="17936" w:author="Andreas Kuehne" w:date="2019-05-31T12:22:00Z">
        <w:r w:rsidDel="00B33063">
          <w:delText xml:space="preserve">    },</w:delText>
        </w:r>
        <w:bookmarkStart w:id="17937" w:name="_Toc10199993"/>
        <w:bookmarkStart w:id="17938" w:name="_Toc10204131"/>
        <w:bookmarkStart w:id="17939" w:name="_Toc10208269"/>
        <w:bookmarkEnd w:id="17937"/>
        <w:bookmarkEnd w:id="17938"/>
        <w:bookmarkEnd w:id="17939"/>
      </w:del>
    </w:p>
    <w:p w14:paraId="0AE55A03" w14:textId="68283790" w:rsidR="00564C22" w:rsidDel="00B33063" w:rsidRDefault="009B1AF1" w:rsidP="00564C22">
      <w:pPr>
        <w:pStyle w:val="Code"/>
        <w:spacing w:line="259" w:lineRule="auto"/>
        <w:rPr>
          <w:del w:id="17940" w:author="Andreas Kuehne" w:date="2019-05-31T12:22:00Z"/>
        </w:rPr>
      </w:pPr>
      <w:del w:id="17941" w:author="Andreas Kuehne" w:date="2019-05-31T12:22:00Z">
        <w:r w:rsidDel="00B33063">
          <w:rPr>
            <w:color w:val="31849B" w:themeColor="accent5" w:themeShade="BF"/>
          </w:rPr>
          <w:delText xml:space="preserve">    "timestampedSig"</w:delText>
        </w:r>
        <w:r w:rsidDel="00B33063">
          <w:delText>: {</w:delText>
        </w:r>
        <w:bookmarkStart w:id="17942" w:name="_Toc10199994"/>
        <w:bookmarkStart w:id="17943" w:name="_Toc10204132"/>
        <w:bookmarkStart w:id="17944" w:name="_Toc10208270"/>
        <w:bookmarkEnd w:id="17942"/>
        <w:bookmarkEnd w:id="17943"/>
        <w:bookmarkEnd w:id="17944"/>
      </w:del>
    </w:p>
    <w:p w14:paraId="1BBADA11" w14:textId="183BC996" w:rsidR="00564C22" w:rsidDel="00B33063" w:rsidRDefault="009B1AF1" w:rsidP="00564C22">
      <w:pPr>
        <w:pStyle w:val="Code"/>
        <w:spacing w:line="259" w:lineRule="auto"/>
        <w:rPr>
          <w:del w:id="17945" w:author="Andreas Kuehne" w:date="2019-05-31T12:22:00Z"/>
        </w:rPr>
      </w:pPr>
      <w:del w:id="17946"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7947" w:name="_Toc10199995"/>
        <w:bookmarkStart w:id="17948" w:name="_Toc10204133"/>
        <w:bookmarkStart w:id="17949" w:name="_Toc10208271"/>
        <w:bookmarkEnd w:id="17947"/>
        <w:bookmarkEnd w:id="17948"/>
        <w:bookmarkEnd w:id="17949"/>
      </w:del>
    </w:p>
    <w:p w14:paraId="6A4C81C2" w14:textId="2DE1CC72" w:rsidR="00564C22" w:rsidDel="00B33063" w:rsidRDefault="009B1AF1" w:rsidP="00564C22">
      <w:pPr>
        <w:pStyle w:val="Code"/>
        <w:spacing w:line="259" w:lineRule="auto"/>
        <w:rPr>
          <w:del w:id="17950" w:author="Andreas Kuehne" w:date="2019-05-31T12:22:00Z"/>
        </w:rPr>
      </w:pPr>
      <w:del w:id="17951" w:author="Andreas Kuehne" w:date="2019-05-31T12:22:00Z">
        <w:r w:rsidDel="00B33063">
          <w:rPr>
            <w:color w:val="31849B" w:themeColor="accent5" w:themeShade="BF"/>
          </w:rPr>
          <w:delText xml:space="preserve">      "items"</w:delText>
        </w:r>
        <w:r w:rsidDel="00B33063">
          <w:delText>: {</w:delText>
        </w:r>
        <w:bookmarkStart w:id="17952" w:name="_Toc10199996"/>
        <w:bookmarkStart w:id="17953" w:name="_Toc10204134"/>
        <w:bookmarkStart w:id="17954" w:name="_Toc10208272"/>
        <w:bookmarkEnd w:id="17952"/>
        <w:bookmarkEnd w:id="17953"/>
        <w:bookmarkEnd w:id="17954"/>
      </w:del>
    </w:p>
    <w:p w14:paraId="141AE98A" w14:textId="6E0725FD" w:rsidR="00564C22" w:rsidDel="00B33063" w:rsidRDefault="009B1AF1" w:rsidP="00564C22">
      <w:pPr>
        <w:pStyle w:val="Code"/>
        <w:spacing w:line="259" w:lineRule="auto"/>
        <w:rPr>
          <w:del w:id="17955" w:author="Andreas Kuehne" w:date="2019-05-31T12:22:00Z"/>
        </w:rPr>
      </w:pPr>
      <w:del w:id="17956"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"#/definitions/dss2-AugmentedSignatureType"</w:delText>
        </w:r>
        <w:bookmarkStart w:id="17957" w:name="_Toc10199997"/>
        <w:bookmarkStart w:id="17958" w:name="_Toc10204135"/>
        <w:bookmarkStart w:id="17959" w:name="_Toc10208273"/>
        <w:bookmarkEnd w:id="17957"/>
        <w:bookmarkEnd w:id="17958"/>
        <w:bookmarkEnd w:id="17959"/>
      </w:del>
    </w:p>
    <w:p w14:paraId="677E027C" w14:textId="4C2E67D7" w:rsidR="00564C22" w:rsidDel="00B33063" w:rsidRDefault="009B1AF1" w:rsidP="00564C22">
      <w:pPr>
        <w:pStyle w:val="Code"/>
        <w:spacing w:line="259" w:lineRule="auto"/>
        <w:rPr>
          <w:del w:id="17960" w:author="Andreas Kuehne" w:date="2019-05-31T12:22:00Z"/>
        </w:rPr>
      </w:pPr>
      <w:del w:id="17961" w:author="Andreas Kuehne" w:date="2019-05-31T12:22:00Z">
        <w:r w:rsidDel="00B33063">
          <w:delText xml:space="preserve">      }</w:delText>
        </w:r>
        <w:bookmarkStart w:id="17962" w:name="_Toc10199998"/>
        <w:bookmarkStart w:id="17963" w:name="_Toc10204136"/>
        <w:bookmarkStart w:id="17964" w:name="_Toc10208274"/>
        <w:bookmarkEnd w:id="17962"/>
        <w:bookmarkEnd w:id="17963"/>
        <w:bookmarkEnd w:id="17964"/>
      </w:del>
    </w:p>
    <w:p w14:paraId="68324774" w14:textId="15A74C10" w:rsidR="00564C22" w:rsidDel="00B33063" w:rsidRDefault="009B1AF1" w:rsidP="00564C22">
      <w:pPr>
        <w:pStyle w:val="Code"/>
        <w:spacing w:line="259" w:lineRule="auto"/>
        <w:rPr>
          <w:del w:id="17965" w:author="Andreas Kuehne" w:date="2019-05-31T12:22:00Z"/>
        </w:rPr>
      </w:pPr>
      <w:del w:id="17966" w:author="Andreas Kuehne" w:date="2019-05-31T12:22:00Z">
        <w:r w:rsidDel="00B33063">
          <w:delText xml:space="preserve">    }</w:delText>
        </w:r>
        <w:bookmarkStart w:id="17967" w:name="_Toc10199999"/>
        <w:bookmarkStart w:id="17968" w:name="_Toc10204137"/>
        <w:bookmarkStart w:id="17969" w:name="_Toc10208275"/>
        <w:bookmarkEnd w:id="17967"/>
        <w:bookmarkEnd w:id="17968"/>
        <w:bookmarkEnd w:id="17969"/>
      </w:del>
    </w:p>
    <w:p w14:paraId="6BEC295F" w14:textId="68B75BE7" w:rsidR="00564C22" w:rsidDel="00B33063" w:rsidRDefault="009B1AF1" w:rsidP="00564C22">
      <w:pPr>
        <w:pStyle w:val="Code"/>
        <w:spacing w:line="259" w:lineRule="auto"/>
        <w:rPr>
          <w:del w:id="17970" w:author="Andreas Kuehne" w:date="2019-05-31T12:22:00Z"/>
        </w:rPr>
      </w:pPr>
      <w:del w:id="17971" w:author="Andreas Kuehne" w:date="2019-05-31T12:22:00Z">
        <w:r w:rsidDel="00B33063">
          <w:delText xml:space="preserve">  }</w:delText>
        </w:r>
        <w:bookmarkStart w:id="17972" w:name="_Toc10200000"/>
        <w:bookmarkStart w:id="17973" w:name="_Toc10204138"/>
        <w:bookmarkStart w:id="17974" w:name="_Toc10208276"/>
        <w:bookmarkEnd w:id="17972"/>
        <w:bookmarkEnd w:id="17973"/>
        <w:bookmarkEnd w:id="17974"/>
      </w:del>
    </w:p>
    <w:p w14:paraId="5DFC017E" w14:textId="029C2DA0" w:rsidR="00564C22" w:rsidDel="00B33063" w:rsidRDefault="009B1AF1" w:rsidP="00564C22">
      <w:pPr>
        <w:pStyle w:val="Code"/>
        <w:spacing w:line="259" w:lineRule="auto"/>
        <w:rPr>
          <w:del w:id="17975" w:author="Andreas Kuehne" w:date="2019-05-31T12:22:00Z"/>
        </w:rPr>
      </w:pPr>
      <w:del w:id="17976" w:author="Andreas Kuehne" w:date="2019-05-31T12:22:00Z">
        <w:r w:rsidDel="00B33063">
          <w:delText>}</w:delText>
        </w:r>
        <w:bookmarkStart w:id="17977" w:name="_Toc10200001"/>
        <w:bookmarkStart w:id="17978" w:name="_Toc10204139"/>
        <w:bookmarkStart w:id="17979" w:name="_Toc10208277"/>
        <w:bookmarkEnd w:id="17977"/>
        <w:bookmarkEnd w:id="17978"/>
        <w:bookmarkEnd w:id="17979"/>
      </w:del>
    </w:p>
    <w:p w14:paraId="27D232D7" w14:textId="3C8F0F5E" w:rsidR="00564C22" w:rsidDel="00B33063" w:rsidRDefault="00564C22" w:rsidP="00564C22">
      <w:pPr>
        <w:rPr>
          <w:del w:id="17980" w:author="Andreas Kuehne" w:date="2019-05-31T12:22:00Z"/>
        </w:rPr>
      </w:pPr>
      <w:bookmarkStart w:id="17981" w:name="_Toc10200002"/>
      <w:bookmarkStart w:id="17982" w:name="_Toc10204140"/>
      <w:bookmarkStart w:id="17983" w:name="_Toc10208278"/>
      <w:bookmarkEnd w:id="17981"/>
      <w:bookmarkEnd w:id="17982"/>
      <w:bookmarkEnd w:id="17983"/>
    </w:p>
    <w:p w14:paraId="45F52371" w14:textId="4F14E9FF" w:rsidR="00564C22" w:rsidDel="00B33063" w:rsidRDefault="009B1AF1" w:rsidP="00564C22">
      <w:pPr>
        <w:pStyle w:val="berschrift4"/>
        <w:rPr>
          <w:del w:id="17984" w:author="Andreas Kuehne" w:date="2019-05-31T12:22:00Z"/>
        </w:rPr>
      </w:pPr>
      <w:del w:id="17985" w:author="Andreas Kuehne" w:date="2019-05-31T12:22:00Z">
        <w:r w:rsidDel="00B33063">
          <w:delText>OptionalOutputsVerify – XML Syntax</w:delText>
        </w:r>
        <w:bookmarkStart w:id="17986" w:name="_Toc10200003"/>
        <w:bookmarkStart w:id="17987" w:name="_Toc10204141"/>
        <w:bookmarkStart w:id="17988" w:name="_Toc10208279"/>
        <w:bookmarkEnd w:id="17986"/>
        <w:bookmarkEnd w:id="17987"/>
        <w:bookmarkEnd w:id="17988"/>
      </w:del>
    </w:p>
    <w:p w14:paraId="685D8EE0" w14:textId="232BF889" w:rsidR="00564C22" w:rsidRPr="5404FA76" w:rsidDel="00B33063" w:rsidRDefault="009B1AF1" w:rsidP="00564C22">
      <w:pPr>
        <w:rPr>
          <w:del w:id="17989" w:author="Andreas Kuehne" w:date="2019-05-31T12:22:00Z"/>
        </w:rPr>
      </w:pPr>
      <w:del w:id="17990" w:author="Andreas Kuehne" w:date="2019-05-31T12:22:00Z">
        <w:r w:rsidRPr="0CCF9147" w:rsidDel="00B33063">
          <w:delText xml:space="preserve">The XML type </w:delText>
        </w:r>
        <w:r w:rsidRPr="002062A5" w:rsidDel="00B33063">
          <w:rPr>
            <w:rFonts w:ascii="Courier New" w:eastAsia="Courier New" w:hAnsi="Courier New" w:cs="Courier New"/>
          </w:rPr>
          <w:delText>OptionalOutputsVerifyType</w:delText>
        </w:r>
        <w:r w:rsidRPr="0CCF9147" w:rsidDel="00B33063">
          <w:delText xml:space="preserve"> SHALL implement the requirements defined in the </w:delText>
        </w:r>
        <w:r w:rsidRPr="002062A5" w:rsidDel="00B33063">
          <w:rPr>
            <w:rFonts w:ascii="Courier New" w:eastAsia="Courier New" w:hAnsi="Courier New" w:cs="Courier New"/>
          </w:rPr>
          <w:delText>OptionalOutputsVerify</w:delText>
        </w:r>
        <w:r w:rsidDel="00B33063">
          <w:delText xml:space="preserve"> </w:delText>
        </w:r>
        <w:r w:rsidRPr="005A6FFD" w:rsidDel="00B33063">
          <w:delText>component.</w:delText>
        </w:r>
        <w:bookmarkStart w:id="17991" w:name="_Toc10200004"/>
        <w:bookmarkStart w:id="17992" w:name="_Toc10204142"/>
        <w:bookmarkStart w:id="17993" w:name="_Toc10208280"/>
        <w:bookmarkEnd w:id="17991"/>
        <w:bookmarkEnd w:id="17992"/>
        <w:bookmarkEnd w:id="17993"/>
      </w:del>
    </w:p>
    <w:p w14:paraId="683F05A2" w14:textId="3D5DAD68" w:rsidR="00564C22" w:rsidDel="00B33063" w:rsidRDefault="009B1AF1" w:rsidP="00564C22">
      <w:pPr>
        <w:rPr>
          <w:del w:id="17994" w:author="Andreas Kuehne" w:date="2019-05-31T12:22:00Z"/>
        </w:rPr>
      </w:pPr>
      <w:del w:id="17995"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OptionalOutputsVerifyType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17996" w:name="_Toc10200005"/>
        <w:bookmarkStart w:id="17997" w:name="_Toc10204143"/>
        <w:bookmarkStart w:id="17998" w:name="_Toc10208281"/>
        <w:bookmarkEnd w:id="17996"/>
        <w:bookmarkEnd w:id="17997"/>
        <w:bookmarkEnd w:id="17998"/>
      </w:del>
    </w:p>
    <w:p w14:paraId="54C80505" w14:textId="542859A8" w:rsidR="00564C22" w:rsidDel="00B33063" w:rsidRDefault="009B1AF1" w:rsidP="00564C22">
      <w:pPr>
        <w:pStyle w:val="Code"/>
        <w:rPr>
          <w:del w:id="17999" w:author="Andreas Kuehne" w:date="2019-05-31T12:22:00Z"/>
        </w:rPr>
      </w:pPr>
      <w:del w:id="18000"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OptionalOutputsVerifyType</w:delText>
        </w:r>
        <w:r w:rsidDel="00B33063">
          <w:rPr>
            <w:color w:val="943634" w:themeColor="accent2" w:themeShade="BF"/>
          </w:rPr>
          <w:delText>"</w:delText>
        </w:r>
        <w:r w:rsidDel="00B33063">
          <w:rPr>
            <w:color w:val="31849B" w:themeColor="accent5" w:themeShade="BF"/>
          </w:rPr>
          <w:delText>&gt;</w:delText>
        </w:r>
        <w:bookmarkStart w:id="18001" w:name="_Toc10200006"/>
        <w:bookmarkStart w:id="18002" w:name="_Toc10204144"/>
        <w:bookmarkStart w:id="18003" w:name="_Toc10208282"/>
        <w:bookmarkEnd w:id="18001"/>
        <w:bookmarkEnd w:id="18002"/>
        <w:bookmarkEnd w:id="18003"/>
      </w:del>
    </w:p>
    <w:p w14:paraId="1875839C" w14:textId="64110B7B" w:rsidR="00564C22" w:rsidDel="00B33063" w:rsidRDefault="009B1AF1" w:rsidP="00564C22">
      <w:pPr>
        <w:pStyle w:val="Code"/>
        <w:rPr>
          <w:del w:id="18004" w:author="Andreas Kuehne" w:date="2019-05-31T12:22:00Z"/>
        </w:rPr>
      </w:pPr>
      <w:del w:id="18005" w:author="Andreas Kuehne" w:date="2019-05-31T12:22:00Z">
        <w:r w:rsidDel="00B33063">
          <w:rPr>
            <w:color w:val="31849B" w:themeColor="accent5" w:themeShade="BF"/>
          </w:rPr>
          <w:delText xml:space="preserve">  &lt;xs:complexContent&gt;</w:delText>
        </w:r>
        <w:bookmarkStart w:id="18006" w:name="_Toc10200007"/>
        <w:bookmarkStart w:id="18007" w:name="_Toc10204145"/>
        <w:bookmarkStart w:id="18008" w:name="_Toc10208283"/>
        <w:bookmarkEnd w:id="18006"/>
        <w:bookmarkEnd w:id="18007"/>
        <w:bookmarkEnd w:id="18008"/>
      </w:del>
    </w:p>
    <w:p w14:paraId="6F46B5A3" w14:textId="53F773A5" w:rsidR="00564C22" w:rsidDel="00B33063" w:rsidRDefault="009B1AF1" w:rsidP="00564C22">
      <w:pPr>
        <w:pStyle w:val="Code"/>
        <w:rPr>
          <w:del w:id="18009" w:author="Andreas Kuehne" w:date="2019-05-31T12:22:00Z"/>
        </w:rPr>
      </w:pPr>
      <w:del w:id="18010" w:author="Andreas Kuehne" w:date="2019-05-31T12:22:00Z">
        <w:r w:rsidDel="00B33063">
          <w:rPr>
            <w:color w:val="31849B" w:themeColor="accent5" w:themeShade="BF"/>
          </w:rPr>
          <w:delText xml:space="preserve">    &lt;xs:extension</w:delText>
        </w:r>
        <w:r w:rsidDel="00B33063">
          <w:rPr>
            <w:color w:val="943634" w:themeColor="accent2" w:themeShade="BF"/>
          </w:rPr>
          <w:delText xml:space="preserve"> base="</w:delText>
        </w:r>
        <w:r w:rsidDel="00B33063">
          <w:rPr>
            <w:color w:val="244061" w:themeColor="accent1" w:themeShade="80"/>
          </w:rPr>
          <w:delText>dss2:OptionalOutputsBaseType</w:delText>
        </w:r>
        <w:r w:rsidDel="00B33063">
          <w:rPr>
            <w:color w:val="943634" w:themeColor="accent2" w:themeShade="BF"/>
          </w:rPr>
          <w:delText>"</w:delText>
        </w:r>
        <w:r w:rsidDel="00B33063">
          <w:rPr>
            <w:color w:val="31849B" w:themeColor="accent5" w:themeShade="BF"/>
          </w:rPr>
          <w:delText>&gt;</w:delText>
        </w:r>
        <w:bookmarkStart w:id="18011" w:name="_Toc10200008"/>
        <w:bookmarkStart w:id="18012" w:name="_Toc10204146"/>
        <w:bookmarkStart w:id="18013" w:name="_Toc10208284"/>
        <w:bookmarkEnd w:id="18011"/>
        <w:bookmarkEnd w:id="18012"/>
        <w:bookmarkEnd w:id="18013"/>
      </w:del>
    </w:p>
    <w:p w14:paraId="06B31060" w14:textId="76747515" w:rsidR="00564C22" w:rsidDel="00B33063" w:rsidRDefault="009B1AF1" w:rsidP="00564C22">
      <w:pPr>
        <w:pStyle w:val="Code"/>
        <w:rPr>
          <w:del w:id="18014" w:author="Andreas Kuehne" w:date="2019-05-31T12:22:00Z"/>
        </w:rPr>
      </w:pPr>
      <w:del w:id="18015" w:author="Andreas Kuehne" w:date="2019-05-31T12:22:00Z">
        <w:r w:rsidDel="00B33063">
          <w:rPr>
            <w:color w:val="31849B" w:themeColor="accent5" w:themeShade="BF"/>
          </w:rPr>
          <w:delText xml:space="preserve">      &lt;xs:sequence&gt;</w:delText>
        </w:r>
        <w:bookmarkStart w:id="18016" w:name="_Toc10200009"/>
        <w:bookmarkStart w:id="18017" w:name="_Toc10204147"/>
        <w:bookmarkStart w:id="18018" w:name="_Toc10208285"/>
        <w:bookmarkEnd w:id="18016"/>
        <w:bookmarkEnd w:id="18017"/>
        <w:bookmarkEnd w:id="18018"/>
      </w:del>
    </w:p>
    <w:p w14:paraId="1E87E48E" w14:textId="01BEA241" w:rsidR="00564C22" w:rsidDel="00B33063" w:rsidRDefault="009B1AF1" w:rsidP="00564C22">
      <w:pPr>
        <w:pStyle w:val="Code"/>
        <w:rPr>
          <w:del w:id="18019" w:author="Andreas Kuehne" w:date="2019-05-31T12:22:00Z"/>
        </w:rPr>
      </w:pPr>
      <w:del w:id="18020"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VerifyManifestResults</w:delText>
        </w:r>
        <w:r w:rsidDel="00B33063">
          <w:rPr>
            <w:color w:val="943634" w:themeColor="accent2" w:themeShade="BF"/>
          </w:rPr>
          <w:delText>" type="</w:delText>
        </w:r>
        <w:r w:rsidDel="00B33063">
          <w:rPr>
            <w:color w:val="244061" w:themeColor="accent1" w:themeShade="80"/>
          </w:rPr>
          <w:delText>dss2:VerifyManifestResultsType</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8021" w:name="_Toc10200010"/>
        <w:bookmarkStart w:id="18022" w:name="_Toc10204148"/>
        <w:bookmarkStart w:id="18023" w:name="_Toc10208286"/>
        <w:bookmarkEnd w:id="18021"/>
        <w:bookmarkEnd w:id="18022"/>
        <w:bookmarkEnd w:id="18023"/>
      </w:del>
    </w:p>
    <w:p w14:paraId="5E57DF78" w14:textId="281E1D47" w:rsidR="00564C22" w:rsidDel="00B33063" w:rsidRDefault="009B1AF1" w:rsidP="00564C22">
      <w:pPr>
        <w:pStyle w:val="Code"/>
        <w:rPr>
          <w:del w:id="18024" w:author="Andreas Kuehne" w:date="2019-05-31T12:22:00Z"/>
        </w:rPr>
      </w:pPr>
      <w:del w:id="18025"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SigningTimeInfo</w:delText>
        </w:r>
        <w:r w:rsidDel="00B33063">
          <w:rPr>
            <w:color w:val="943634" w:themeColor="accent2" w:themeShade="BF"/>
          </w:rPr>
          <w:delText>" type="</w:delText>
        </w:r>
        <w:r w:rsidDel="00B33063">
          <w:rPr>
            <w:color w:val="244061" w:themeColor="accent1" w:themeShade="80"/>
          </w:rPr>
          <w:delText>dss2:SigningTimeInfoType</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8026" w:name="_Toc10200011"/>
        <w:bookmarkStart w:id="18027" w:name="_Toc10204149"/>
        <w:bookmarkStart w:id="18028" w:name="_Toc10208287"/>
        <w:bookmarkEnd w:id="18026"/>
        <w:bookmarkEnd w:id="18027"/>
        <w:bookmarkEnd w:id="18028"/>
      </w:del>
    </w:p>
    <w:p w14:paraId="6C24EE29" w14:textId="35485F17" w:rsidR="00564C22" w:rsidDel="00B33063" w:rsidRDefault="009B1AF1" w:rsidP="00564C22">
      <w:pPr>
        <w:pStyle w:val="Code"/>
        <w:rPr>
          <w:del w:id="18029" w:author="Andreas Kuehne" w:date="2019-05-31T12:22:00Z"/>
        </w:rPr>
      </w:pPr>
      <w:del w:id="18030"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VerificationTimeInfo</w:delText>
        </w:r>
        <w:r w:rsidDel="00B33063">
          <w:rPr>
            <w:color w:val="943634" w:themeColor="accent2" w:themeShade="BF"/>
          </w:rPr>
          <w:delText>" type="</w:delText>
        </w:r>
        <w:r w:rsidDel="00B33063">
          <w:rPr>
            <w:color w:val="244061" w:themeColor="accent1" w:themeShade="80"/>
          </w:rPr>
          <w:delText>dss2:VerificationTimeInfoType</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8031" w:name="_Toc10200012"/>
        <w:bookmarkStart w:id="18032" w:name="_Toc10204150"/>
        <w:bookmarkStart w:id="18033" w:name="_Toc10208288"/>
        <w:bookmarkEnd w:id="18031"/>
        <w:bookmarkEnd w:id="18032"/>
        <w:bookmarkEnd w:id="18033"/>
      </w:del>
    </w:p>
    <w:p w14:paraId="5FD1867D" w14:textId="195309A5" w:rsidR="00564C22" w:rsidDel="00B33063" w:rsidRDefault="009B1AF1" w:rsidP="00564C22">
      <w:pPr>
        <w:pStyle w:val="Code"/>
        <w:rPr>
          <w:del w:id="18034" w:author="Andreas Kuehne" w:date="2019-05-31T12:22:00Z"/>
        </w:rPr>
      </w:pPr>
      <w:del w:id="18035"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ProcessingDetails</w:delText>
        </w:r>
        <w:r w:rsidDel="00B33063">
          <w:rPr>
            <w:color w:val="943634" w:themeColor="accent2" w:themeShade="BF"/>
          </w:rPr>
          <w:delText>" type="</w:delText>
        </w:r>
        <w:r w:rsidDel="00B33063">
          <w:rPr>
            <w:color w:val="244061" w:themeColor="accent1" w:themeShade="80"/>
          </w:rPr>
          <w:delText>dss2:ProcessingDetailsType</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8036" w:name="_Toc10200013"/>
        <w:bookmarkStart w:id="18037" w:name="_Toc10204151"/>
        <w:bookmarkStart w:id="18038" w:name="_Toc10208289"/>
        <w:bookmarkEnd w:id="18036"/>
        <w:bookmarkEnd w:id="18037"/>
        <w:bookmarkEnd w:id="18038"/>
      </w:del>
    </w:p>
    <w:p w14:paraId="04216353" w14:textId="70EFAA05" w:rsidR="00564C22" w:rsidDel="00B33063" w:rsidRDefault="009B1AF1" w:rsidP="00564C22">
      <w:pPr>
        <w:pStyle w:val="Code"/>
        <w:rPr>
          <w:del w:id="18039" w:author="Andreas Kuehne" w:date="2019-05-31T12:22:00Z"/>
        </w:rPr>
      </w:pPr>
      <w:del w:id="18040"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SignerIdentity</w:delText>
        </w:r>
        <w:r w:rsidDel="00B33063">
          <w:rPr>
            <w:color w:val="943634" w:themeColor="accent2" w:themeShade="BF"/>
          </w:rPr>
          <w:delText>" type="</w:delText>
        </w:r>
        <w:r w:rsidDel="00B33063">
          <w:rPr>
            <w:color w:val="244061" w:themeColor="accent1" w:themeShade="80"/>
          </w:rPr>
          <w:delText>saml2-rw:NameIDType</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8041" w:name="_Toc10200014"/>
        <w:bookmarkStart w:id="18042" w:name="_Toc10204152"/>
        <w:bookmarkStart w:id="18043" w:name="_Toc10208290"/>
        <w:bookmarkEnd w:id="18041"/>
        <w:bookmarkEnd w:id="18042"/>
        <w:bookmarkEnd w:id="18043"/>
      </w:del>
    </w:p>
    <w:p w14:paraId="0FEC0893" w14:textId="6DC459FB" w:rsidR="00564C22" w:rsidDel="00B33063" w:rsidRDefault="009B1AF1" w:rsidP="00564C22">
      <w:pPr>
        <w:pStyle w:val="Code"/>
        <w:rPr>
          <w:del w:id="18044" w:author="Andreas Kuehne" w:date="2019-05-31T12:22:00Z"/>
        </w:rPr>
      </w:pPr>
      <w:del w:id="18045"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AugmentedSignature</w:delText>
        </w:r>
        <w:r w:rsidDel="00B33063">
          <w:rPr>
            <w:color w:val="943634" w:themeColor="accent2" w:themeShade="BF"/>
          </w:rPr>
          <w:delText>" type="</w:delText>
        </w:r>
        <w:r w:rsidDel="00B33063">
          <w:rPr>
            <w:color w:val="244061" w:themeColor="accent1" w:themeShade="80"/>
          </w:rPr>
          <w:delText>dss2:AugmentedSignatureType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8046" w:name="_Toc10200015"/>
        <w:bookmarkStart w:id="18047" w:name="_Toc10204153"/>
        <w:bookmarkStart w:id="18048" w:name="_Toc10208291"/>
        <w:bookmarkEnd w:id="18046"/>
        <w:bookmarkEnd w:id="18047"/>
        <w:bookmarkEnd w:id="18048"/>
      </w:del>
    </w:p>
    <w:p w14:paraId="6D11A353" w14:textId="02661B2B" w:rsidR="00564C22" w:rsidDel="00B33063" w:rsidRDefault="009B1AF1" w:rsidP="00564C22">
      <w:pPr>
        <w:pStyle w:val="Code"/>
        <w:rPr>
          <w:del w:id="18049" w:author="Andreas Kuehne" w:date="2019-05-31T12:22:00Z"/>
        </w:rPr>
      </w:pPr>
      <w:del w:id="18050"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TimestampedSignature</w:delText>
        </w:r>
        <w:r w:rsidDel="00B33063">
          <w:rPr>
            <w:color w:val="943634" w:themeColor="accent2" w:themeShade="BF"/>
          </w:rPr>
          <w:delText>" type="</w:delText>
        </w:r>
        <w:r w:rsidDel="00B33063">
          <w:rPr>
            <w:color w:val="244061" w:themeColor="accent1" w:themeShade="80"/>
          </w:rPr>
          <w:delText>dss2:AugmentedSignatureType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8051" w:name="_Toc10200016"/>
        <w:bookmarkStart w:id="18052" w:name="_Toc10204154"/>
        <w:bookmarkStart w:id="18053" w:name="_Toc10208292"/>
        <w:bookmarkEnd w:id="18051"/>
        <w:bookmarkEnd w:id="18052"/>
        <w:bookmarkEnd w:id="18053"/>
      </w:del>
    </w:p>
    <w:p w14:paraId="58B3A2A2" w14:textId="304CE3E3" w:rsidR="00564C22" w:rsidDel="00B33063" w:rsidRDefault="009B1AF1" w:rsidP="00564C22">
      <w:pPr>
        <w:pStyle w:val="Code"/>
        <w:rPr>
          <w:del w:id="18054" w:author="Andreas Kuehne" w:date="2019-05-31T12:22:00Z"/>
        </w:rPr>
      </w:pPr>
      <w:del w:id="18055" w:author="Andreas Kuehne" w:date="2019-05-31T12:22:00Z">
        <w:r w:rsidDel="00B33063">
          <w:rPr>
            <w:color w:val="31849B" w:themeColor="accent5" w:themeShade="BF"/>
          </w:rPr>
          <w:delText xml:space="preserve">      &lt;/xs:sequence&gt;</w:delText>
        </w:r>
        <w:bookmarkStart w:id="18056" w:name="_Toc10200017"/>
        <w:bookmarkStart w:id="18057" w:name="_Toc10204155"/>
        <w:bookmarkStart w:id="18058" w:name="_Toc10208293"/>
        <w:bookmarkEnd w:id="18056"/>
        <w:bookmarkEnd w:id="18057"/>
        <w:bookmarkEnd w:id="18058"/>
      </w:del>
    </w:p>
    <w:p w14:paraId="7E7307E0" w14:textId="7DEE58A9" w:rsidR="00564C22" w:rsidDel="00B33063" w:rsidRDefault="009B1AF1" w:rsidP="00564C22">
      <w:pPr>
        <w:pStyle w:val="Code"/>
        <w:rPr>
          <w:del w:id="18059" w:author="Andreas Kuehne" w:date="2019-05-31T12:22:00Z"/>
        </w:rPr>
      </w:pPr>
      <w:del w:id="18060" w:author="Andreas Kuehne" w:date="2019-05-31T12:22:00Z">
        <w:r w:rsidDel="00B33063">
          <w:rPr>
            <w:color w:val="31849B" w:themeColor="accent5" w:themeShade="BF"/>
          </w:rPr>
          <w:delText xml:space="preserve">    &lt;/xs:extension&gt;</w:delText>
        </w:r>
        <w:bookmarkStart w:id="18061" w:name="_Toc10200018"/>
        <w:bookmarkStart w:id="18062" w:name="_Toc10204156"/>
        <w:bookmarkStart w:id="18063" w:name="_Toc10208294"/>
        <w:bookmarkEnd w:id="18061"/>
        <w:bookmarkEnd w:id="18062"/>
        <w:bookmarkEnd w:id="18063"/>
      </w:del>
    </w:p>
    <w:p w14:paraId="1E021337" w14:textId="2401E66C" w:rsidR="00564C22" w:rsidDel="00B33063" w:rsidRDefault="009B1AF1" w:rsidP="00564C22">
      <w:pPr>
        <w:pStyle w:val="Code"/>
        <w:rPr>
          <w:del w:id="18064" w:author="Andreas Kuehne" w:date="2019-05-31T12:22:00Z"/>
        </w:rPr>
      </w:pPr>
      <w:del w:id="18065" w:author="Andreas Kuehne" w:date="2019-05-31T12:22:00Z">
        <w:r w:rsidDel="00B33063">
          <w:rPr>
            <w:color w:val="31849B" w:themeColor="accent5" w:themeShade="BF"/>
          </w:rPr>
          <w:delText xml:space="preserve">  &lt;/xs:complexContent&gt;</w:delText>
        </w:r>
        <w:bookmarkStart w:id="18066" w:name="_Toc10200019"/>
        <w:bookmarkStart w:id="18067" w:name="_Toc10204157"/>
        <w:bookmarkStart w:id="18068" w:name="_Toc10208295"/>
        <w:bookmarkEnd w:id="18066"/>
        <w:bookmarkEnd w:id="18067"/>
        <w:bookmarkEnd w:id="18068"/>
      </w:del>
    </w:p>
    <w:p w14:paraId="50A7DBC1" w14:textId="073288A0" w:rsidR="00564C22" w:rsidDel="00B33063" w:rsidRDefault="009B1AF1" w:rsidP="00564C22">
      <w:pPr>
        <w:pStyle w:val="Code"/>
        <w:rPr>
          <w:del w:id="18069" w:author="Andreas Kuehne" w:date="2019-05-31T12:22:00Z"/>
        </w:rPr>
      </w:pPr>
      <w:del w:id="18070" w:author="Andreas Kuehne" w:date="2019-05-31T12:22:00Z">
        <w:r w:rsidDel="00B33063">
          <w:rPr>
            <w:color w:val="31849B" w:themeColor="accent5" w:themeShade="BF"/>
          </w:rPr>
          <w:delText>&lt;/xs:complexType&gt;</w:delText>
        </w:r>
        <w:bookmarkStart w:id="18071" w:name="_Toc10200020"/>
        <w:bookmarkStart w:id="18072" w:name="_Toc10204158"/>
        <w:bookmarkStart w:id="18073" w:name="_Toc10208296"/>
        <w:bookmarkEnd w:id="18071"/>
        <w:bookmarkEnd w:id="18072"/>
        <w:bookmarkEnd w:id="18073"/>
      </w:del>
    </w:p>
    <w:p w14:paraId="52A64C7C" w14:textId="37CB4C51" w:rsidR="00564C22" w:rsidDel="00B33063" w:rsidRDefault="009B1AF1" w:rsidP="00564C22">
      <w:pPr>
        <w:spacing w:line="259" w:lineRule="auto"/>
        <w:rPr>
          <w:del w:id="18074" w:author="Andreas Kuehne" w:date="2019-05-31T12:22:00Z"/>
        </w:rPr>
      </w:pPr>
      <w:del w:id="18075"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OptionalOutputsVerifyType</w:delText>
        </w:r>
        <w:r w:rsidRPr="71C71F8C" w:rsidDel="00B33063">
          <w:delText xml:space="preserve"> </w:delText>
        </w:r>
        <w:r w:rsidDel="00B33063">
          <w:delText xml:space="preserve">XML element SHALL implement in XML syntax the sub-component that has a name equal to its local name. </w:delText>
        </w:r>
        <w:bookmarkStart w:id="18076" w:name="_Toc10200021"/>
        <w:bookmarkStart w:id="18077" w:name="_Toc10204159"/>
        <w:bookmarkStart w:id="18078" w:name="_Toc10208297"/>
        <w:bookmarkEnd w:id="18076"/>
        <w:bookmarkEnd w:id="18077"/>
        <w:bookmarkEnd w:id="18078"/>
      </w:del>
    </w:p>
    <w:p w14:paraId="50D114ED" w14:textId="426AF7C3" w:rsidR="00564C22" w:rsidDel="00B33063" w:rsidRDefault="009B1AF1" w:rsidP="00564C22">
      <w:pPr>
        <w:pStyle w:val="berschrift3"/>
        <w:rPr>
          <w:del w:id="18079" w:author="Andreas Kuehne" w:date="2019-05-31T12:22:00Z"/>
        </w:rPr>
      </w:pPr>
      <w:bookmarkStart w:id="18080" w:name="_RefComp6228F725"/>
      <w:del w:id="18081" w:author="Andreas Kuehne" w:date="2019-05-31T12:22:00Z">
        <w:r w:rsidDel="00B33063">
          <w:delText>Component ClaimedIdentity</w:delText>
        </w:r>
        <w:bookmarkStart w:id="18082" w:name="_Toc10200022"/>
        <w:bookmarkStart w:id="18083" w:name="_Toc10204160"/>
        <w:bookmarkStart w:id="18084" w:name="_Toc10208298"/>
        <w:bookmarkEnd w:id="18080"/>
        <w:bookmarkEnd w:id="18082"/>
        <w:bookmarkEnd w:id="18083"/>
        <w:bookmarkEnd w:id="18084"/>
      </w:del>
    </w:p>
    <w:p w14:paraId="001CA6D0" w14:textId="7F44451A" w:rsidR="00564C22" w:rsidDel="00B33063" w:rsidRDefault="001725A5" w:rsidP="00564C22">
      <w:pPr>
        <w:rPr>
          <w:del w:id="18085" w:author="Andreas Kuehne" w:date="2019-05-31T12:22:00Z"/>
        </w:rPr>
      </w:pPr>
      <w:del w:id="18086" w:author="Andreas Kuehne" w:date="2019-05-31T12:22:00Z">
        <w:r w:rsidRPr="003A06D0" w:rsidDel="00B33063">
          <w:delText>This element indicates the identity of the client who is making a request. The server may use this to parameterize any aspect of its processing. Profiles that make use of this element MUST define its semantics.</w:delText>
        </w:r>
        <w:bookmarkStart w:id="18087" w:name="_Toc10200023"/>
        <w:bookmarkStart w:id="18088" w:name="_Toc10204161"/>
        <w:bookmarkStart w:id="18089" w:name="_Toc10208299"/>
        <w:bookmarkEnd w:id="18087"/>
        <w:bookmarkEnd w:id="18088"/>
        <w:bookmarkEnd w:id="18089"/>
      </w:del>
    </w:p>
    <w:p w14:paraId="66381D73" w14:textId="4241FF7F" w:rsidR="00564C22" w:rsidDel="00B33063" w:rsidRDefault="009B1AF1" w:rsidP="00564C22">
      <w:pPr>
        <w:rPr>
          <w:del w:id="18090" w:author="Andreas Kuehne" w:date="2019-05-31T12:22:00Z"/>
        </w:rPr>
      </w:pPr>
      <w:del w:id="18091" w:author="Andreas Kuehne" w:date="2019-05-31T12:22:00Z">
        <w:r w:rsidDel="00B33063">
          <w:delText>Below follows a list of the sub-components that constitute this component:</w:delText>
        </w:r>
        <w:bookmarkStart w:id="18092" w:name="_Toc10200024"/>
        <w:bookmarkStart w:id="18093" w:name="_Toc10204162"/>
        <w:bookmarkStart w:id="18094" w:name="_Toc10208300"/>
        <w:bookmarkEnd w:id="18092"/>
        <w:bookmarkEnd w:id="18093"/>
        <w:bookmarkEnd w:id="18094"/>
      </w:del>
    </w:p>
    <w:p w14:paraId="11CEC536" w14:textId="120CC3F7" w:rsidR="00564C22" w:rsidDel="00B33063" w:rsidRDefault="009B1AF1" w:rsidP="00564C22">
      <w:pPr>
        <w:pStyle w:val="Member"/>
        <w:rPr>
          <w:del w:id="18095" w:author="Andreas Kuehne" w:date="2019-05-31T12:22:00Z"/>
        </w:rPr>
      </w:pPr>
      <w:del w:id="18096" w:author="Andreas Kuehne" w:date="2019-05-31T12:22:00Z">
        <w:r w:rsidDel="00B33063">
          <w:delText xml:space="preserve">The </w:delText>
        </w:r>
        <w:r w:rsidRPr="35C1378D" w:rsidDel="00B33063">
          <w:rPr>
            <w:rStyle w:val="Datatype"/>
          </w:rPr>
          <w:delText>Name</w:delText>
        </w:r>
        <w:r w:rsidDel="00B33063">
          <w:delText xml:space="preserve"> element MUST contain one instance of a sub-component. This element MUST satisfy the requirements specified in section </w:delText>
        </w:r>
        <w:r w:rsidDel="00B33063">
          <w:fldChar w:fldCharType="begin"/>
        </w:r>
        <w:r w:rsidDel="00B33063">
          <w:delInstrText xml:space="preserve"> REF _RefComp26F1F54E \r \h </w:delInstrText>
        </w:r>
        <w:r w:rsidDel="00B33063">
          <w:fldChar w:fldCharType="separate"/>
        </w:r>
        <w:r w:rsidDel="00B33063">
          <w:rPr>
            <w:rStyle w:val="Datatype"/>
            <w:rFonts w:eastAsia="Courier New" w:cs="Courier New"/>
          </w:rPr>
          <w:delText>NameID</w:delText>
        </w:r>
        <w:r w:rsidDel="00B33063">
          <w:fldChar w:fldCharType="end"/>
        </w:r>
        <w:r w:rsidDel="00B33063">
          <w:delText xml:space="preserve">. </w:delText>
        </w:r>
        <w:r w:rsidRPr="003A06D0" w:rsidDel="00B33063">
          <w:delText xml:space="preserve">The claimed identity may be authenticated using the security binding, according to section 6, or using authentication data provided in the </w:delText>
        </w:r>
        <w:r w:rsidRPr="003A06D0" w:rsidDel="00B33063">
          <w:rPr>
            <w:rStyle w:val="Datatype"/>
            <w:lang w:val="en-GB"/>
          </w:rPr>
          <w:delText>SupportingInfo</w:delText>
        </w:r>
        <w:r w:rsidRPr="003A06D0" w:rsidDel="00B33063">
          <w:delText xml:space="preserve"> element. The server MUST check that the asserted </w:delText>
        </w:r>
        <w:r w:rsidRPr="003A06D0" w:rsidDel="00B33063">
          <w:rPr>
            <w:rStyle w:val="Datatype"/>
            <w:lang w:val="en-GB"/>
          </w:rPr>
          <w:delText>Name</w:delText>
        </w:r>
        <w:r w:rsidRPr="003A06D0" w:rsidDel="00B33063">
          <w:delText xml:space="preserve"> is authenticated before relying upon the </w:delText>
        </w:r>
        <w:r w:rsidRPr="003A06D0" w:rsidDel="00B33063">
          <w:rPr>
            <w:rStyle w:val="Datatype"/>
            <w:lang w:val="en-GB"/>
          </w:rPr>
          <w:delText>Name</w:delText>
        </w:r>
        <w:r w:rsidRPr="003A06D0" w:rsidDel="00B33063">
          <w:delText>.</w:delText>
        </w:r>
        <w:bookmarkStart w:id="18097" w:name="_Toc10200025"/>
        <w:bookmarkStart w:id="18098" w:name="_Toc10204163"/>
        <w:bookmarkStart w:id="18099" w:name="_Toc10208301"/>
        <w:bookmarkEnd w:id="18097"/>
        <w:bookmarkEnd w:id="18098"/>
        <w:bookmarkEnd w:id="18099"/>
      </w:del>
    </w:p>
    <w:p w14:paraId="447050DB" w14:textId="37068A6D" w:rsidR="00564C22" w:rsidDel="00B33063" w:rsidRDefault="009B1AF1" w:rsidP="00564C22">
      <w:pPr>
        <w:pStyle w:val="Member"/>
        <w:rPr>
          <w:del w:id="18100" w:author="Andreas Kuehne" w:date="2019-05-31T12:22:00Z"/>
        </w:rPr>
      </w:pPr>
      <w:del w:id="18101" w:author="Andreas Kuehne" w:date="2019-05-31T12:22:00Z">
        <w:r w:rsidDel="00B33063">
          <w:delText xml:space="preserve">The OPTIONAL </w:delText>
        </w:r>
        <w:r w:rsidRPr="35C1378D" w:rsidDel="00B33063">
          <w:rPr>
            <w:rStyle w:val="Datatype"/>
          </w:rPr>
          <w:delText>SupportingInfo</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_RefComp2CFDDCC6 \r \h </w:delInstrText>
        </w:r>
        <w:r w:rsidDel="00B33063">
          <w:fldChar w:fldCharType="separate"/>
        </w:r>
        <w:r w:rsidDel="00B33063">
          <w:rPr>
            <w:rStyle w:val="Datatype"/>
            <w:rFonts w:eastAsia="Courier New" w:cs="Courier New"/>
          </w:rPr>
          <w:delText>Any</w:delText>
        </w:r>
        <w:r w:rsidDel="00B33063">
          <w:fldChar w:fldCharType="end"/>
        </w:r>
        <w:r w:rsidDel="00B33063">
          <w:delText xml:space="preserve">. </w:delText>
        </w:r>
        <w:r w:rsidRPr="003A06D0" w:rsidDel="00B33063">
          <w:delText xml:space="preserve">The </w:delText>
        </w:r>
        <w:r w:rsidRPr="003A06D0" w:rsidDel="00B33063">
          <w:rPr>
            <w:rStyle w:val="Datatype"/>
            <w:lang w:val="en-GB"/>
          </w:rPr>
          <w:delText>SupportingInfo</w:delText>
        </w:r>
        <w:r w:rsidRPr="003A06D0" w:rsidDel="00B33063">
          <w:delText xml:space="preserve"> element can be used by profiles to carry information related to the claimed identity. One possible use of </w:delText>
        </w:r>
        <w:r w:rsidRPr="003A06D0" w:rsidDel="00B33063">
          <w:rPr>
            <w:rStyle w:val="Datatype"/>
            <w:lang w:val="en-GB"/>
          </w:rPr>
          <w:delText>SupportingInfo</w:delText>
        </w:r>
        <w:r w:rsidRPr="003A06D0" w:rsidDel="00B33063">
          <w:delText xml:space="preserve"> is to carry authentication data that authenticates the request as originating from the claimed identity (examples of authentication data include a password or SAML Assertion, a signature or MAC calculated over the request using a client key). </w:delText>
        </w:r>
        <w:bookmarkStart w:id="18102" w:name="_Toc10200026"/>
        <w:bookmarkStart w:id="18103" w:name="_Toc10204164"/>
        <w:bookmarkStart w:id="18104" w:name="_Toc10208302"/>
        <w:bookmarkEnd w:id="18102"/>
        <w:bookmarkEnd w:id="18103"/>
        <w:bookmarkEnd w:id="18104"/>
      </w:del>
    </w:p>
    <w:p w14:paraId="23DAA9CB" w14:textId="443AEF73" w:rsidR="00564C22" w:rsidDel="00B33063" w:rsidRDefault="009B1AF1" w:rsidP="00564C22">
      <w:pPr>
        <w:pStyle w:val="berschrift4"/>
        <w:rPr>
          <w:del w:id="18105" w:author="Andreas Kuehne" w:date="2019-05-31T12:22:00Z"/>
        </w:rPr>
      </w:pPr>
      <w:del w:id="18106" w:author="Andreas Kuehne" w:date="2019-05-31T12:22:00Z">
        <w:r w:rsidDel="00B33063">
          <w:delText>ClaimedIdentity – JSON Syntax</w:delText>
        </w:r>
        <w:bookmarkStart w:id="18107" w:name="_Toc10200027"/>
        <w:bookmarkStart w:id="18108" w:name="_Toc10204165"/>
        <w:bookmarkStart w:id="18109" w:name="_Toc10208303"/>
        <w:bookmarkEnd w:id="18107"/>
        <w:bookmarkEnd w:id="18108"/>
        <w:bookmarkEnd w:id="18109"/>
      </w:del>
    </w:p>
    <w:p w14:paraId="16B0881F" w14:textId="718A056E" w:rsidR="00564C22" w:rsidRPr="0248A3D1" w:rsidDel="00B33063" w:rsidRDefault="009B1AF1" w:rsidP="00564C22">
      <w:pPr>
        <w:rPr>
          <w:del w:id="18110" w:author="Andreas Kuehne" w:date="2019-05-31T12:22:00Z"/>
        </w:rPr>
      </w:pPr>
      <w:del w:id="18111"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ClaimedIdentityType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ClaimedIdentity</w:delText>
        </w:r>
        <w:r w:rsidDel="00B33063">
          <w:delText xml:space="preserve"> component.</w:delText>
        </w:r>
        <w:bookmarkStart w:id="18112" w:name="_Toc10200028"/>
        <w:bookmarkStart w:id="18113" w:name="_Toc10204166"/>
        <w:bookmarkStart w:id="18114" w:name="_Toc10208304"/>
        <w:bookmarkEnd w:id="18112"/>
        <w:bookmarkEnd w:id="18113"/>
        <w:bookmarkEnd w:id="18114"/>
      </w:del>
    </w:p>
    <w:p w14:paraId="0D62C9A8" w14:textId="19505A14" w:rsidR="00564C22" w:rsidRPr="C2430093" w:rsidDel="00B33063" w:rsidRDefault="009B1AF1" w:rsidP="00564C22">
      <w:pPr>
        <w:spacing w:line="259" w:lineRule="auto"/>
        <w:rPr>
          <w:del w:id="18115" w:author="Andreas Kuehne" w:date="2019-05-31T12:22:00Z"/>
          <w:rFonts w:eastAsia="Arial" w:cs="Arial"/>
          <w:sz w:val="22"/>
          <w:szCs w:val="22"/>
        </w:rPr>
      </w:pPr>
      <w:del w:id="18116"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ClaimedIdentity</w:delText>
        </w:r>
        <w:r w:rsidRPr="002062A5" w:rsidDel="00B33063">
          <w:rPr>
            <w:rFonts w:eastAsia="Arial" w:cs="Arial"/>
            <w:sz w:val="22"/>
            <w:szCs w:val="22"/>
          </w:rPr>
          <w:delText xml:space="preserve"> using JSON-specific names mapped as shown in the table below.</w:delText>
        </w:r>
        <w:bookmarkStart w:id="18117" w:name="_Toc10200029"/>
        <w:bookmarkStart w:id="18118" w:name="_Toc10204167"/>
        <w:bookmarkStart w:id="18119" w:name="_Toc10208305"/>
        <w:bookmarkEnd w:id="18117"/>
        <w:bookmarkEnd w:id="18118"/>
        <w:bookmarkEnd w:id="18119"/>
      </w:del>
    </w:p>
    <w:tbl>
      <w:tblPr>
        <w:tblStyle w:val="Gitternetztabelle1hell1"/>
        <w:tblW w:w="0" w:type="auto"/>
        <w:tblLook w:val="04A0" w:firstRow="1" w:lastRow="0" w:firstColumn="1" w:lastColumn="0" w:noHBand="0" w:noVBand="1"/>
      </w:tblPr>
      <w:tblGrid>
        <w:gridCol w:w="4675"/>
        <w:gridCol w:w="4675"/>
      </w:tblGrid>
      <w:tr w:rsidR="00564C22" w:rsidDel="00B33063" w14:paraId="7FEEEF6B" w14:textId="0B692931" w:rsidTr="00564C22">
        <w:trPr>
          <w:cnfStyle w:val="100000000000" w:firstRow="1" w:lastRow="0" w:firstColumn="0" w:lastColumn="0" w:oddVBand="0" w:evenVBand="0" w:oddHBand="0" w:evenHBand="0" w:firstRowFirstColumn="0" w:firstRowLastColumn="0" w:lastRowFirstColumn="0" w:lastRowLastColumn="0"/>
          <w:del w:id="1812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1DEF4F2" w14:textId="1EEE0662" w:rsidR="00564C22" w:rsidDel="00B33063" w:rsidRDefault="009B1AF1" w:rsidP="00564C22">
            <w:pPr>
              <w:pStyle w:val="Beschriftung"/>
              <w:rPr>
                <w:del w:id="18121" w:author="Andreas Kuehne" w:date="2019-05-31T12:22:00Z"/>
              </w:rPr>
            </w:pPr>
            <w:del w:id="18122" w:author="Andreas Kuehne" w:date="2019-05-31T12:22:00Z">
              <w:r w:rsidDel="00B33063">
                <w:delText>Element</w:delText>
              </w:r>
              <w:bookmarkStart w:id="18123" w:name="_Toc10200030"/>
              <w:bookmarkStart w:id="18124" w:name="_Toc10204168"/>
              <w:bookmarkStart w:id="18125" w:name="_Toc10208306"/>
              <w:bookmarkEnd w:id="18123"/>
              <w:bookmarkEnd w:id="18124"/>
              <w:bookmarkEnd w:id="18125"/>
            </w:del>
          </w:p>
        </w:tc>
        <w:tc>
          <w:tcPr>
            <w:tcW w:w="4675" w:type="dxa"/>
          </w:tcPr>
          <w:p w14:paraId="0167A343" w14:textId="0694896F"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8126" w:author="Andreas Kuehne" w:date="2019-05-31T12:22:00Z"/>
              </w:rPr>
            </w:pPr>
            <w:del w:id="18127" w:author="Andreas Kuehne" w:date="2019-05-31T12:22:00Z">
              <w:r w:rsidDel="00B33063">
                <w:delText>Implementing JSON member name</w:delText>
              </w:r>
              <w:bookmarkStart w:id="18128" w:name="_Toc10200031"/>
              <w:bookmarkStart w:id="18129" w:name="_Toc10204169"/>
              <w:bookmarkStart w:id="18130" w:name="_Toc10208307"/>
              <w:bookmarkEnd w:id="18128"/>
              <w:bookmarkEnd w:id="18129"/>
              <w:bookmarkEnd w:id="18130"/>
            </w:del>
          </w:p>
        </w:tc>
        <w:bookmarkStart w:id="18131" w:name="_Toc10200032"/>
        <w:bookmarkStart w:id="18132" w:name="_Toc10204170"/>
        <w:bookmarkStart w:id="18133" w:name="_Toc10208308"/>
        <w:bookmarkEnd w:id="18131"/>
        <w:bookmarkEnd w:id="18132"/>
        <w:bookmarkEnd w:id="18133"/>
      </w:tr>
      <w:tr w:rsidR="00564C22" w:rsidDel="00B33063" w14:paraId="2DA2692B" w14:textId="2E607ED4" w:rsidTr="00564C22">
        <w:trPr>
          <w:del w:id="1813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C63D0EA" w14:textId="18E65BD7" w:rsidR="00564C22" w:rsidRPr="002062A5" w:rsidDel="00B33063" w:rsidRDefault="009B1AF1" w:rsidP="00564C22">
            <w:pPr>
              <w:pStyle w:val="Beschriftung"/>
              <w:rPr>
                <w:del w:id="18135" w:author="Andreas Kuehne" w:date="2019-05-31T12:22:00Z"/>
                <w:rStyle w:val="Datatype"/>
                <w:b w:val="0"/>
                <w:bCs w:val="0"/>
              </w:rPr>
            </w:pPr>
            <w:del w:id="18136" w:author="Andreas Kuehne" w:date="2019-05-31T12:22:00Z">
              <w:r w:rsidRPr="002062A5" w:rsidDel="00B33063">
                <w:rPr>
                  <w:rStyle w:val="Datatype"/>
                </w:rPr>
                <w:delText>Name</w:delText>
              </w:r>
              <w:bookmarkStart w:id="18137" w:name="_Toc10200033"/>
              <w:bookmarkStart w:id="18138" w:name="_Toc10204171"/>
              <w:bookmarkStart w:id="18139" w:name="_Toc10208309"/>
              <w:bookmarkEnd w:id="18137"/>
              <w:bookmarkEnd w:id="18138"/>
              <w:bookmarkEnd w:id="18139"/>
            </w:del>
          </w:p>
        </w:tc>
        <w:tc>
          <w:tcPr>
            <w:tcW w:w="4675" w:type="dxa"/>
          </w:tcPr>
          <w:p w14:paraId="6C525561" w14:textId="2BAD31E9"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140" w:author="Andreas Kuehne" w:date="2019-05-31T12:22:00Z"/>
                <w:rStyle w:val="Datatype"/>
              </w:rPr>
            </w:pPr>
            <w:del w:id="18141" w:author="Andreas Kuehne" w:date="2019-05-31T12:22:00Z">
              <w:r w:rsidRPr="002062A5" w:rsidDel="00B33063">
                <w:rPr>
                  <w:rStyle w:val="Datatype"/>
                </w:rPr>
                <w:delText>name</w:delText>
              </w:r>
              <w:bookmarkStart w:id="18142" w:name="_Toc10200034"/>
              <w:bookmarkStart w:id="18143" w:name="_Toc10204172"/>
              <w:bookmarkStart w:id="18144" w:name="_Toc10208310"/>
              <w:bookmarkEnd w:id="18142"/>
              <w:bookmarkEnd w:id="18143"/>
              <w:bookmarkEnd w:id="18144"/>
            </w:del>
          </w:p>
        </w:tc>
        <w:bookmarkStart w:id="18145" w:name="_Toc10200035"/>
        <w:bookmarkStart w:id="18146" w:name="_Toc10204173"/>
        <w:bookmarkStart w:id="18147" w:name="_Toc10208311"/>
        <w:bookmarkEnd w:id="18145"/>
        <w:bookmarkEnd w:id="18146"/>
        <w:bookmarkEnd w:id="18147"/>
      </w:tr>
      <w:tr w:rsidR="00564C22" w:rsidDel="00B33063" w14:paraId="49201824" w14:textId="2A6AA119" w:rsidTr="00564C22">
        <w:trPr>
          <w:del w:id="1814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AA96512" w14:textId="40165475" w:rsidR="00564C22" w:rsidRPr="002062A5" w:rsidDel="00B33063" w:rsidRDefault="009B1AF1" w:rsidP="00564C22">
            <w:pPr>
              <w:pStyle w:val="Beschriftung"/>
              <w:rPr>
                <w:del w:id="18149" w:author="Andreas Kuehne" w:date="2019-05-31T12:22:00Z"/>
                <w:rStyle w:val="Datatype"/>
                <w:b w:val="0"/>
                <w:bCs w:val="0"/>
              </w:rPr>
            </w:pPr>
            <w:del w:id="18150" w:author="Andreas Kuehne" w:date="2019-05-31T12:22:00Z">
              <w:r w:rsidRPr="002062A5" w:rsidDel="00B33063">
                <w:rPr>
                  <w:rStyle w:val="Datatype"/>
                </w:rPr>
                <w:delText>SupportingInfo</w:delText>
              </w:r>
              <w:bookmarkStart w:id="18151" w:name="_Toc10200036"/>
              <w:bookmarkStart w:id="18152" w:name="_Toc10204174"/>
              <w:bookmarkStart w:id="18153" w:name="_Toc10208312"/>
              <w:bookmarkEnd w:id="18151"/>
              <w:bookmarkEnd w:id="18152"/>
              <w:bookmarkEnd w:id="18153"/>
            </w:del>
          </w:p>
        </w:tc>
        <w:tc>
          <w:tcPr>
            <w:tcW w:w="4675" w:type="dxa"/>
          </w:tcPr>
          <w:p w14:paraId="5F974432" w14:textId="72C27E0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154" w:author="Andreas Kuehne" w:date="2019-05-31T12:22:00Z"/>
                <w:rStyle w:val="Datatype"/>
              </w:rPr>
            </w:pPr>
            <w:del w:id="18155" w:author="Andreas Kuehne" w:date="2019-05-31T12:22:00Z">
              <w:r w:rsidRPr="002062A5" w:rsidDel="00B33063">
                <w:rPr>
                  <w:rStyle w:val="Datatype"/>
                </w:rPr>
                <w:delText>suppInfo</w:delText>
              </w:r>
              <w:bookmarkStart w:id="18156" w:name="_Toc10200037"/>
              <w:bookmarkStart w:id="18157" w:name="_Toc10204175"/>
              <w:bookmarkStart w:id="18158" w:name="_Toc10208313"/>
              <w:bookmarkEnd w:id="18156"/>
              <w:bookmarkEnd w:id="18157"/>
              <w:bookmarkEnd w:id="18158"/>
            </w:del>
          </w:p>
        </w:tc>
        <w:bookmarkStart w:id="18159" w:name="_Toc10200038"/>
        <w:bookmarkStart w:id="18160" w:name="_Toc10204176"/>
        <w:bookmarkStart w:id="18161" w:name="_Toc10208314"/>
        <w:bookmarkEnd w:id="18159"/>
        <w:bookmarkEnd w:id="18160"/>
        <w:bookmarkEnd w:id="18161"/>
      </w:tr>
    </w:tbl>
    <w:p w14:paraId="6F4AFF15" w14:textId="39C3174F" w:rsidR="00564C22" w:rsidRPr="0202B381" w:rsidDel="00B33063" w:rsidRDefault="009B1AF1" w:rsidP="00564C22">
      <w:pPr>
        <w:rPr>
          <w:del w:id="18162" w:author="Andreas Kuehne" w:date="2019-05-31T12:22:00Z"/>
        </w:rPr>
      </w:pPr>
      <w:del w:id="18163"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ClaimedIdentityType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8164" w:name="_Toc10200039"/>
        <w:bookmarkStart w:id="18165" w:name="_Toc10204177"/>
        <w:bookmarkStart w:id="18166" w:name="_Toc10208315"/>
        <w:bookmarkEnd w:id="18164"/>
        <w:bookmarkEnd w:id="18165"/>
        <w:bookmarkEnd w:id="18166"/>
      </w:del>
    </w:p>
    <w:p w14:paraId="2B28B8F3" w14:textId="4B6E8540" w:rsidR="00564C22" w:rsidDel="00B33063" w:rsidRDefault="009B1AF1" w:rsidP="00564C22">
      <w:pPr>
        <w:pStyle w:val="Code"/>
        <w:spacing w:line="259" w:lineRule="auto"/>
        <w:rPr>
          <w:del w:id="18167" w:author="Andreas Kuehne" w:date="2019-05-31T12:22:00Z"/>
        </w:rPr>
      </w:pPr>
      <w:del w:id="18168" w:author="Andreas Kuehne" w:date="2019-05-31T12:22:00Z">
        <w:r w:rsidDel="00B33063">
          <w:rPr>
            <w:color w:val="31849B" w:themeColor="accent5" w:themeShade="BF"/>
          </w:rPr>
          <w:delText>"dss2-ClaimedIdentityType"</w:delText>
        </w:r>
        <w:r w:rsidDel="00B33063">
          <w:delText>: {</w:delText>
        </w:r>
        <w:bookmarkStart w:id="18169" w:name="_Toc10200040"/>
        <w:bookmarkStart w:id="18170" w:name="_Toc10204178"/>
        <w:bookmarkStart w:id="18171" w:name="_Toc10208316"/>
        <w:bookmarkEnd w:id="18169"/>
        <w:bookmarkEnd w:id="18170"/>
        <w:bookmarkEnd w:id="18171"/>
      </w:del>
    </w:p>
    <w:p w14:paraId="544C008B" w14:textId="595DADD8" w:rsidR="00564C22" w:rsidDel="00B33063" w:rsidRDefault="009B1AF1" w:rsidP="00564C22">
      <w:pPr>
        <w:pStyle w:val="Code"/>
        <w:spacing w:line="259" w:lineRule="auto"/>
        <w:rPr>
          <w:del w:id="18172" w:author="Andreas Kuehne" w:date="2019-05-31T12:22:00Z"/>
        </w:rPr>
      </w:pPr>
      <w:del w:id="18173"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8174" w:name="_Toc10200041"/>
        <w:bookmarkStart w:id="18175" w:name="_Toc10204179"/>
        <w:bookmarkStart w:id="18176" w:name="_Toc10208317"/>
        <w:bookmarkEnd w:id="18174"/>
        <w:bookmarkEnd w:id="18175"/>
        <w:bookmarkEnd w:id="18176"/>
      </w:del>
    </w:p>
    <w:p w14:paraId="02BDAC2B" w14:textId="7398B8B3" w:rsidR="00564C22" w:rsidDel="00B33063" w:rsidRDefault="009B1AF1" w:rsidP="00564C22">
      <w:pPr>
        <w:pStyle w:val="Code"/>
        <w:spacing w:line="259" w:lineRule="auto"/>
        <w:rPr>
          <w:del w:id="18177" w:author="Andreas Kuehne" w:date="2019-05-31T12:22:00Z"/>
        </w:rPr>
      </w:pPr>
      <w:del w:id="18178" w:author="Andreas Kuehne" w:date="2019-05-31T12:22:00Z">
        <w:r w:rsidDel="00B33063">
          <w:rPr>
            <w:color w:val="31849B" w:themeColor="accent5" w:themeShade="BF"/>
          </w:rPr>
          <w:delText xml:space="preserve">  "properties"</w:delText>
        </w:r>
        <w:r w:rsidDel="00B33063">
          <w:delText>: {</w:delText>
        </w:r>
        <w:bookmarkStart w:id="18179" w:name="_Toc10200042"/>
        <w:bookmarkStart w:id="18180" w:name="_Toc10204180"/>
        <w:bookmarkStart w:id="18181" w:name="_Toc10208318"/>
        <w:bookmarkEnd w:id="18179"/>
        <w:bookmarkEnd w:id="18180"/>
        <w:bookmarkEnd w:id="18181"/>
      </w:del>
    </w:p>
    <w:p w14:paraId="41828EAA" w14:textId="30ED0D09" w:rsidR="00564C22" w:rsidDel="00B33063" w:rsidRDefault="009B1AF1" w:rsidP="00564C22">
      <w:pPr>
        <w:pStyle w:val="Code"/>
        <w:spacing w:line="259" w:lineRule="auto"/>
        <w:rPr>
          <w:del w:id="18182" w:author="Andreas Kuehne" w:date="2019-05-31T12:22:00Z"/>
        </w:rPr>
      </w:pPr>
      <w:del w:id="18183" w:author="Andreas Kuehne" w:date="2019-05-31T12:22:00Z">
        <w:r w:rsidDel="00B33063">
          <w:rPr>
            <w:color w:val="31849B" w:themeColor="accent5" w:themeShade="BF"/>
          </w:rPr>
          <w:delText xml:space="preserve">    "name"</w:delText>
        </w:r>
        <w:r w:rsidDel="00B33063">
          <w:delText>: {</w:delText>
        </w:r>
        <w:bookmarkStart w:id="18184" w:name="_Toc10200043"/>
        <w:bookmarkStart w:id="18185" w:name="_Toc10204181"/>
        <w:bookmarkStart w:id="18186" w:name="_Toc10208319"/>
        <w:bookmarkEnd w:id="18184"/>
        <w:bookmarkEnd w:id="18185"/>
        <w:bookmarkEnd w:id="18186"/>
      </w:del>
    </w:p>
    <w:p w14:paraId="48A7ED92" w14:textId="08C5DF50" w:rsidR="00564C22" w:rsidDel="00B33063" w:rsidRDefault="009B1AF1" w:rsidP="00564C22">
      <w:pPr>
        <w:pStyle w:val="Code"/>
        <w:spacing w:line="259" w:lineRule="auto"/>
        <w:rPr>
          <w:del w:id="18187" w:author="Andreas Kuehne" w:date="2019-05-31T12:22:00Z"/>
        </w:rPr>
      </w:pPr>
      <w:del w:id="18188"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"#/definitions/saml2rw-NameIDType"</w:delText>
        </w:r>
        <w:bookmarkStart w:id="18189" w:name="_Toc10200044"/>
        <w:bookmarkStart w:id="18190" w:name="_Toc10204182"/>
        <w:bookmarkStart w:id="18191" w:name="_Toc10208320"/>
        <w:bookmarkEnd w:id="18189"/>
        <w:bookmarkEnd w:id="18190"/>
        <w:bookmarkEnd w:id="18191"/>
      </w:del>
    </w:p>
    <w:p w14:paraId="6D51D466" w14:textId="78C82BD2" w:rsidR="00564C22" w:rsidDel="00B33063" w:rsidRDefault="009B1AF1" w:rsidP="00564C22">
      <w:pPr>
        <w:pStyle w:val="Code"/>
        <w:spacing w:line="259" w:lineRule="auto"/>
        <w:rPr>
          <w:del w:id="18192" w:author="Andreas Kuehne" w:date="2019-05-31T12:22:00Z"/>
        </w:rPr>
      </w:pPr>
      <w:del w:id="18193" w:author="Andreas Kuehne" w:date="2019-05-31T12:22:00Z">
        <w:r w:rsidDel="00B33063">
          <w:delText xml:space="preserve">    },</w:delText>
        </w:r>
        <w:bookmarkStart w:id="18194" w:name="_Toc10200045"/>
        <w:bookmarkStart w:id="18195" w:name="_Toc10204183"/>
        <w:bookmarkStart w:id="18196" w:name="_Toc10208321"/>
        <w:bookmarkEnd w:id="18194"/>
        <w:bookmarkEnd w:id="18195"/>
        <w:bookmarkEnd w:id="18196"/>
      </w:del>
    </w:p>
    <w:p w14:paraId="774E4F80" w14:textId="40F13A0C" w:rsidR="00564C22" w:rsidDel="00B33063" w:rsidRDefault="009B1AF1" w:rsidP="00564C22">
      <w:pPr>
        <w:pStyle w:val="Code"/>
        <w:spacing w:line="259" w:lineRule="auto"/>
        <w:rPr>
          <w:del w:id="18197" w:author="Andreas Kuehne" w:date="2019-05-31T12:22:00Z"/>
        </w:rPr>
      </w:pPr>
      <w:del w:id="18198" w:author="Andreas Kuehne" w:date="2019-05-31T12:22:00Z">
        <w:r w:rsidDel="00B33063">
          <w:rPr>
            <w:color w:val="31849B" w:themeColor="accent5" w:themeShade="BF"/>
          </w:rPr>
          <w:delText xml:space="preserve">    "suppInfo"</w:delText>
        </w:r>
        <w:r w:rsidDel="00B33063">
          <w:delText>: {</w:delText>
        </w:r>
        <w:bookmarkStart w:id="18199" w:name="_Toc10200046"/>
        <w:bookmarkStart w:id="18200" w:name="_Toc10204184"/>
        <w:bookmarkStart w:id="18201" w:name="_Toc10208322"/>
        <w:bookmarkEnd w:id="18199"/>
        <w:bookmarkEnd w:id="18200"/>
        <w:bookmarkEnd w:id="18201"/>
      </w:del>
    </w:p>
    <w:p w14:paraId="124CEAD9" w14:textId="35F712FA" w:rsidR="00564C22" w:rsidDel="00B33063" w:rsidRDefault="009B1AF1" w:rsidP="00564C22">
      <w:pPr>
        <w:pStyle w:val="Code"/>
        <w:spacing w:line="259" w:lineRule="auto"/>
        <w:rPr>
          <w:del w:id="18202" w:author="Andreas Kuehne" w:date="2019-05-31T12:22:00Z"/>
        </w:rPr>
      </w:pPr>
      <w:del w:id="18203"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"#/definitions/dsb-AnyType"</w:delText>
        </w:r>
        <w:bookmarkStart w:id="18204" w:name="_Toc10200047"/>
        <w:bookmarkStart w:id="18205" w:name="_Toc10204185"/>
        <w:bookmarkStart w:id="18206" w:name="_Toc10208323"/>
        <w:bookmarkEnd w:id="18204"/>
        <w:bookmarkEnd w:id="18205"/>
        <w:bookmarkEnd w:id="18206"/>
      </w:del>
    </w:p>
    <w:p w14:paraId="2BDA385C" w14:textId="27AE8CED" w:rsidR="00564C22" w:rsidDel="00B33063" w:rsidRDefault="009B1AF1" w:rsidP="00564C22">
      <w:pPr>
        <w:pStyle w:val="Code"/>
        <w:spacing w:line="259" w:lineRule="auto"/>
        <w:rPr>
          <w:del w:id="18207" w:author="Andreas Kuehne" w:date="2019-05-31T12:22:00Z"/>
        </w:rPr>
      </w:pPr>
      <w:del w:id="18208" w:author="Andreas Kuehne" w:date="2019-05-31T12:22:00Z">
        <w:r w:rsidDel="00B33063">
          <w:delText xml:space="preserve">    }</w:delText>
        </w:r>
        <w:bookmarkStart w:id="18209" w:name="_Toc10200048"/>
        <w:bookmarkStart w:id="18210" w:name="_Toc10204186"/>
        <w:bookmarkStart w:id="18211" w:name="_Toc10208324"/>
        <w:bookmarkEnd w:id="18209"/>
        <w:bookmarkEnd w:id="18210"/>
        <w:bookmarkEnd w:id="18211"/>
      </w:del>
    </w:p>
    <w:p w14:paraId="6DB0FDBB" w14:textId="1E0A96A3" w:rsidR="00564C22" w:rsidDel="00B33063" w:rsidRDefault="009B1AF1" w:rsidP="00564C22">
      <w:pPr>
        <w:pStyle w:val="Code"/>
        <w:spacing w:line="259" w:lineRule="auto"/>
        <w:rPr>
          <w:del w:id="18212" w:author="Andreas Kuehne" w:date="2019-05-31T12:22:00Z"/>
        </w:rPr>
      </w:pPr>
      <w:del w:id="18213" w:author="Andreas Kuehne" w:date="2019-05-31T12:22:00Z">
        <w:r w:rsidDel="00B33063">
          <w:delText xml:space="preserve">  },</w:delText>
        </w:r>
        <w:bookmarkStart w:id="18214" w:name="_Toc10200049"/>
        <w:bookmarkStart w:id="18215" w:name="_Toc10204187"/>
        <w:bookmarkStart w:id="18216" w:name="_Toc10208325"/>
        <w:bookmarkEnd w:id="18214"/>
        <w:bookmarkEnd w:id="18215"/>
        <w:bookmarkEnd w:id="18216"/>
      </w:del>
    </w:p>
    <w:p w14:paraId="3A02E6BF" w14:textId="4220043F" w:rsidR="00564C22" w:rsidDel="00B33063" w:rsidRDefault="009B1AF1" w:rsidP="00564C22">
      <w:pPr>
        <w:pStyle w:val="Code"/>
        <w:spacing w:line="259" w:lineRule="auto"/>
        <w:rPr>
          <w:del w:id="18217" w:author="Andreas Kuehne" w:date="2019-05-31T12:22:00Z"/>
        </w:rPr>
      </w:pPr>
      <w:del w:id="18218"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"name"</w:delText>
        </w:r>
        <w:r w:rsidDel="00B33063">
          <w:delText>]</w:delText>
        </w:r>
        <w:bookmarkStart w:id="18219" w:name="_Toc10200050"/>
        <w:bookmarkStart w:id="18220" w:name="_Toc10204188"/>
        <w:bookmarkStart w:id="18221" w:name="_Toc10208326"/>
        <w:bookmarkEnd w:id="18219"/>
        <w:bookmarkEnd w:id="18220"/>
        <w:bookmarkEnd w:id="18221"/>
      </w:del>
    </w:p>
    <w:p w14:paraId="1C5AF1F3" w14:textId="4A496345" w:rsidR="00564C22" w:rsidDel="00B33063" w:rsidRDefault="009B1AF1" w:rsidP="00564C22">
      <w:pPr>
        <w:pStyle w:val="Code"/>
        <w:spacing w:line="259" w:lineRule="auto"/>
        <w:rPr>
          <w:del w:id="18222" w:author="Andreas Kuehne" w:date="2019-05-31T12:22:00Z"/>
        </w:rPr>
      </w:pPr>
      <w:del w:id="18223" w:author="Andreas Kuehne" w:date="2019-05-31T12:22:00Z">
        <w:r w:rsidDel="00B33063">
          <w:delText>}</w:delText>
        </w:r>
        <w:bookmarkStart w:id="18224" w:name="_Toc10200051"/>
        <w:bookmarkStart w:id="18225" w:name="_Toc10204189"/>
        <w:bookmarkStart w:id="18226" w:name="_Toc10208327"/>
        <w:bookmarkEnd w:id="18224"/>
        <w:bookmarkEnd w:id="18225"/>
        <w:bookmarkEnd w:id="18226"/>
      </w:del>
    </w:p>
    <w:p w14:paraId="6800B278" w14:textId="7C722714" w:rsidR="00564C22" w:rsidDel="00B33063" w:rsidRDefault="00564C22" w:rsidP="00564C22">
      <w:pPr>
        <w:rPr>
          <w:del w:id="18227" w:author="Andreas Kuehne" w:date="2019-05-31T12:22:00Z"/>
        </w:rPr>
      </w:pPr>
      <w:bookmarkStart w:id="18228" w:name="_Toc10200052"/>
      <w:bookmarkStart w:id="18229" w:name="_Toc10204190"/>
      <w:bookmarkStart w:id="18230" w:name="_Toc10208328"/>
      <w:bookmarkEnd w:id="18228"/>
      <w:bookmarkEnd w:id="18229"/>
      <w:bookmarkEnd w:id="18230"/>
    </w:p>
    <w:p w14:paraId="7DCB9276" w14:textId="63FD9D4E" w:rsidR="00564C22" w:rsidDel="00B33063" w:rsidRDefault="009B1AF1" w:rsidP="00564C22">
      <w:pPr>
        <w:pStyle w:val="berschrift4"/>
        <w:rPr>
          <w:del w:id="18231" w:author="Andreas Kuehne" w:date="2019-05-31T12:22:00Z"/>
        </w:rPr>
      </w:pPr>
      <w:del w:id="18232" w:author="Andreas Kuehne" w:date="2019-05-31T12:22:00Z">
        <w:r w:rsidDel="00B33063">
          <w:delText>ClaimedIdentity – XML Syntax</w:delText>
        </w:r>
        <w:bookmarkStart w:id="18233" w:name="_Toc10200053"/>
        <w:bookmarkStart w:id="18234" w:name="_Toc10204191"/>
        <w:bookmarkStart w:id="18235" w:name="_Toc10208329"/>
        <w:bookmarkEnd w:id="18233"/>
        <w:bookmarkEnd w:id="18234"/>
        <w:bookmarkEnd w:id="18235"/>
      </w:del>
    </w:p>
    <w:p w14:paraId="05BEB627" w14:textId="47293478" w:rsidR="00564C22" w:rsidRPr="5404FA76" w:rsidDel="00B33063" w:rsidRDefault="009B1AF1" w:rsidP="00564C22">
      <w:pPr>
        <w:rPr>
          <w:del w:id="18236" w:author="Andreas Kuehne" w:date="2019-05-31T12:22:00Z"/>
        </w:rPr>
      </w:pPr>
      <w:del w:id="18237" w:author="Andreas Kuehne" w:date="2019-05-31T12:22:00Z">
        <w:r w:rsidRPr="0CCF9147" w:rsidDel="00B33063">
          <w:delText xml:space="preserve">The XML type </w:delText>
        </w:r>
        <w:r w:rsidRPr="002062A5" w:rsidDel="00B33063">
          <w:rPr>
            <w:rFonts w:ascii="Courier New" w:eastAsia="Courier New" w:hAnsi="Courier New" w:cs="Courier New"/>
          </w:rPr>
          <w:delText>ClaimedIdentityType</w:delText>
        </w:r>
        <w:r w:rsidRPr="0CCF9147" w:rsidDel="00B33063">
          <w:delText xml:space="preserve"> SHALL implement the requirements defined in the </w:delText>
        </w:r>
        <w:r w:rsidRPr="002062A5" w:rsidDel="00B33063">
          <w:rPr>
            <w:rFonts w:ascii="Courier New" w:eastAsia="Courier New" w:hAnsi="Courier New" w:cs="Courier New"/>
          </w:rPr>
          <w:delText>ClaimedIdentity</w:delText>
        </w:r>
        <w:r w:rsidDel="00B33063">
          <w:delText xml:space="preserve"> </w:delText>
        </w:r>
        <w:r w:rsidRPr="005A6FFD" w:rsidDel="00B33063">
          <w:delText>component.</w:delText>
        </w:r>
        <w:bookmarkStart w:id="18238" w:name="_Toc10200054"/>
        <w:bookmarkStart w:id="18239" w:name="_Toc10204192"/>
        <w:bookmarkStart w:id="18240" w:name="_Toc10208330"/>
        <w:bookmarkEnd w:id="18238"/>
        <w:bookmarkEnd w:id="18239"/>
        <w:bookmarkEnd w:id="18240"/>
      </w:del>
    </w:p>
    <w:p w14:paraId="005E9E42" w14:textId="63A88C35" w:rsidR="00564C22" w:rsidDel="00B33063" w:rsidRDefault="009B1AF1" w:rsidP="00564C22">
      <w:pPr>
        <w:rPr>
          <w:del w:id="18241" w:author="Andreas Kuehne" w:date="2019-05-31T12:22:00Z"/>
        </w:rPr>
      </w:pPr>
      <w:del w:id="18242"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ClaimedIdentityType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18243" w:name="_Toc10200055"/>
        <w:bookmarkStart w:id="18244" w:name="_Toc10204193"/>
        <w:bookmarkStart w:id="18245" w:name="_Toc10208331"/>
        <w:bookmarkEnd w:id="18243"/>
        <w:bookmarkEnd w:id="18244"/>
        <w:bookmarkEnd w:id="18245"/>
      </w:del>
    </w:p>
    <w:p w14:paraId="48EA0445" w14:textId="6AA4860C" w:rsidR="00564C22" w:rsidDel="00B33063" w:rsidRDefault="009B1AF1" w:rsidP="00564C22">
      <w:pPr>
        <w:pStyle w:val="Code"/>
        <w:rPr>
          <w:del w:id="18246" w:author="Andreas Kuehne" w:date="2019-05-31T12:22:00Z"/>
        </w:rPr>
      </w:pPr>
      <w:del w:id="18247"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ClaimedIdentityType</w:delText>
        </w:r>
        <w:r w:rsidDel="00B33063">
          <w:rPr>
            <w:color w:val="943634" w:themeColor="accent2" w:themeShade="BF"/>
          </w:rPr>
          <w:delText>"</w:delText>
        </w:r>
        <w:r w:rsidDel="00B33063">
          <w:rPr>
            <w:color w:val="31849B" w:themeColor="accent5" w:themeShade="BF"/>
          </w:rPr>
          <w:delText>&gt;</w:delText>
        </w:r>
        <w:bookmarkStart w:id="18248" w:name="_Toc10200056"/>
        <w:bookmarkStart w:id="18249" w:name="_Toc10204194"/>
        <w:bookmarkStart w:id="18250" w:name="_Toc10208332"/>
        <w:bookmarkEnd w:id="18248"/>
        <w:bookmarkEnd w:id="18249"/>
        <w:bookmarkEnd w:id="18250"/>
      </w:del>
    </w:p>
    <w:p w14:paraId="54B2B10B" w14:textId="4A7BDF4D" w:rsidR="00564C22" w:rsidDel="00B33063" w:rsidRDefault="009B1AF1" w:rsidP="00564C22">
      <w:pPr>
        <w:pStyle w:val="Code"/>
        <w:rPr>
          <w:del w:id="18251" w:author="Andreas Kuehne" w:date="2019-05-31T12:22:00Z"/>
        </w:rPr>
      </w:pPr>
      <w:del w:id="18252" w:author="Andreas Kuehne" w:date="2019-05-31T12:22:00Z">
        <w:r w:rsidDel="00B33063">
          <w:rPr>
            <w:color w:val="31849B" w:themeColor="accent5" w:themeShade="BF"/>
          </w:rPr>
          <w:delText xml:space="preserve">  &lt;xs:sequence&gt;</w:delText>
        </w:r>
        <w:bookmarkStart w:id="18253" w:name="_Toc10200057"/>
        <w:bookmarkStart w:id="18254" w:name="_Toc10204195"/>
        <w:bookmarkStart w:id="18255" w:name="_Toc10208333"/>
        <w:bookmarkEnd w:id="18253"/>
        <w:bookmarkEnd w:id="18254"/>
        <w:bookmarkEnd w:id="18255"/>
      </w:del>
    </w:p>
    <w:p w14:paraId="663EE363" w14:textId="57A7DC76" w:rsidR="00564C22" w:rsidDel="00B33063" w:rsidRDefault="009B1AF1" w:rsidP="00564C22">
      <w:pPr>
        <w:pStyle w:val="Code"/>
        <w:rPr>
          <w:del w:id="18256" w:author="Andreas Kuehne" w:date="2019-05-31T12:22:00Z"/>
        </w:rPr>
      </w:pPr>
      <w:del w:id="18257"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Name</w:delText>
        </w:r>
        <w:r w:rsidDel="00B33063">
          <w:rPr>
            <w:color w:val="943634" w:themeColor="accent2" w:themeShade="BF"/>
          </w:rPr>
          <w:delText>" type="</w:delText>
        </w:r>
        <w:r w:rsidDel="00B33063">
          <w:rPr>
            <w:color w:val="244061" w:themeColor="accent1" w:themeShade="80"/>
          </w:rPr>
          <w:delText>saml2-rw:NameIDType</w:delText>
        </w:r>
        <w:r w:rsidDel="00B33063">
          <w:rPr>
            <w:color w:val="943634" w:themeColor="accent2" w:themeShade="BF"/>
          </w:rPr>
          <w:delText>"</w:delText>
        </w:r>
        <w:r w:rsidDel="00B33063">
          <w:rPr>
            <w:color w:val="31849B" w:themeColor="accent5" w:themeShade="BF"/>
          </w:rPr>
          <w:delText>/&gt;</w:delText>
        </w:r>
        <w:bookmarkStart w:id="18258" w:name="_Toc10200058"/>
        <w:bookmarkStart w:id="18259" w:name="_Toc10204196"/>
        <w:bookmarkStart w:id="18260" w:name="_Toc10208334"/>
        <w:bookmarkEnd w:id="18258"/>
        <w:bookmarkEnd w:id="18259"/>
        <w:bookmarkEnd w:id="18260"/>
      </w:del>
    </w:p>
    <w:p w14:paraId="15A6387D" w14:textId="5930FC75" w:rsidR="00564C22" w:rsidDel="00B33063" w:rsidRDefault="009B1AF1" w:rsidP="00564C22">
      <w:pPr>
        <w:pStyle w:val="Code"/>
        <w:rPr>
          <w:del w:id="18261" w:author="Andreas Kuehne" w:date="2019-05-31T12:22:00Z"/>
        </w:rPr>
      </w:pPr>
      <w:del w:id="18262"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SupportingInfo</w:delText>
        </w:r>
        <w:r w:rsidDel="00B33063">
          <w:rPr>
            <w:color w:val="943634" w:themeColor="accent2" w:themeShade="BF"/>
          </w:rPr>
          <w:delText>" type="</w:delText>
        </w:r>
        <w:r w:rsidDel="00B33063">
          <w:rPr>
            <w:color w:val="244061" w:themeColor="accent1" w:themeShade="80"/>
          </w:rPr>
          <w:delText>dsb:AnyType</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8263" w:name="_Toc10200059"/>
        <w:bookmarkStart w:id="18264" w:name="_Toc10204197"/>
        <w:bookmarkStart w:id="18265" w:name="_Toc10208335"/>
        <w:bookmarkEnd w:id="18263"/>
        <w:bookmarkEnd w:id="18264"/>
        <w:bookmarkEnd w:id="18265"/>
      </w:del>
    </w:p>
    <w:p w14:paraId="24D1DFFD" w14:textId="30FA2C0F" w:rsidR="00564C22" w:rsidDel="00B33063" w:rsidRDefault="009B1AF1" w:rsidP="00564C22">
      <w:pPr>
        <w:pStyle w:val="Code"/>
        <w:rPr>
          <w:del w:id="18266" w:author="Andreas Kuehne" w:date="2019-05-31T12:22:00Z"/>
        </w:rPr>
      </w:pPr>
      <w:del w:id="18267" w:author="Andreas Kuehne" w:date="2019-05-31T12:22:00Z">
        <w:r w:rsidDel="00B33063">
          <w:rPr>
            <w:color w:val="31849B" w:themeColor="accent5" w:themeShade="BF"/>
          </w:rPr>
          <w:delText xml:space="preserve">  &lt;/xs:sequence&gt;</w:delText>
        </w:r>
        <w:bookmarkStart w:id="18268" w:name="_Toc10200060"/>
        <w:bookmarkStart w:id="18269" w:name="_Toc10204198"/>
        <w:bookmarkStart w:id="18270" w:name="_Toc10208336"/>
        <w:bookmarkEnd w:id="18268"/>
        <w:bookmarkEnd w:id="18269"/>
        <w:bookmarkEnd w:id="18270"/>
      </w:del>
    </w:p>
    <w:p w14:paraId="228AB8D1" w14:textId="26F937A7" w:rsidR="00564C22" w:rsidDel="00B33063" w:rsidRDefault="009B1AF1" w:rsidP="00564C22">
      <w:pPr>
        <w:pStyle w:val="Code"/>
        <w:rPr>
          <w:del w:id="18271" w:author="Andreas Kuehne" w:date="2019-05-31T12:22:00Z"/>
        </w:rPr>
      </w:pPr>
      <w:del w:id="18272" w:author="Andreas Kuehne" w:date="2019-05-31T12:22:00Z">
        <w:r w:rsidDel="00B33063">
          <w:rPr>
            <w:color w:val="31849B" w:themeColor="accent5" w:themeShade="BF"/>
          </w:rPr>
          <w:delText>&lt;/xs:complexType&gt;</w:delText>
        </w:r>
        <w:bookmarkStart w:id="18273" w:name="_Toc10200061"/>
        <w:bookmarkStart w:id="18274" w:name="_Toc10204199"/>
        <w:bookmarkStart w:id="18275" w:name="_Toc10208337"/>
        <w:bookmarkEnd w:id="18273"/>
        <w:bookmarkEnd w:id="18274"/>
        <w:bookmarkEnd w:id="18275"/>
      </w:del>
    </w:p>
    <w:p w14:paraId="3EE0DD7A" w14:textId="72C421DB" w:rsidR="00564C22" w:rsidDel="00B33063" w:rsidRDefault="009B1AF1" w:rsidP="00564C22">
      <w:pPr>
        <w:spacing w:line="259" w:lineRule="auto"/>
        <w:rPr>
          <w:del w:id="18276" w:author="Andreas Kuehne" w:date="2019-05-31T12:22:00Z"/>
        </w:rPr>
      </w:pPr>
      <w:del w:id="18277"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ClaimedIdentityType</w:delText>
        </w:r>
        <w:r w:rsidRPr="71C71F8C" w:rsidDel="00B33063">
          <w:delText xml:space="preserve"> </w:delText>
        </w:r>
        <w:r w:rsidDel="00B33063">
          <w:delText xml:space="preserve">XML element SHALL implement in XML syntax the sub-component that has a name equal to its local name. </w:delText>
        </w:r>
        <w:bookmarkStart w:id="18278" w:name="_Toc10200062"/>
        <w:bookmarkStart w:id="18279" w:name="_Toc10204200"/>
        <w:bookmarkStart w:id="18280" w:name="_Toc10208338"/>
        <w:bookmarkEnd w:id="18278"/>
        <w:bookmarkEnd w:id="18279"/>
        <w:bookmarkEnd w:id="18280"/>
      </w:del>
    </w:p>
    <w:p w14:paraId="539D69F6" w14:textId="4CF9A587" w:rsidR="00564C22" w:rsidDel="00B33063" w:rsidRDefault="009B1AF1" w:rsidP="00564C22">
      <w:pPr>
        <w:pStyle w:val="berschrift3"/>
        <w:rPr>
          <w:del w:id="18281" w:author="Andreas Kuehne" w:date="2019-05-31T12:22:00Z"/>
        </w:rPr>
      </w:pPr>
      <w:bookmarkStart w:id="18282" w:name="_RefComp94AB9E83"/>
      <w:del w:id="18283" w:author="Andreas Kuehne" w:date="2019-05-31T12:22:00Z">
        <w:r w:rsidDel="00B33063">
          <w:delText>Component Schemas</w:delText>
        </w:r>
        <w:bookmarkStart w:id="18284" w:name="_Toc10200063"/>
        <w:bookmarkStart w:id="18285" w:name="_Toc10204201"/>
        <w:bookmarkStart w:id="18286" w:name="_Toc10208339"/>
        <w:bookmarkEnd w:id="18282"/>
        <w:bookmarkEnd w:id="18284"/>
        <w:bookmarkEnd w:id="18285"/>
        <w:bookmarkEnd w:id="18286"/>
      </w:del>
    </w:p>
    <w:p w14:paraId="58F6D7A2" w14:textId="3D63A5CA" w:rsidR="00564C22" w:rsidDel="00B33063" w:rsidRDefault="001725A5" w:rsidP="00564C22">
      <w:pPr>
        <w:rPr>
          <w:del w:id="18287" w:author="Andreas Kuehne" w:date="2019-05-31T12:22:00Z"/>
        </w:rPr>
      </w:pPr>
      <w:del w:id="18288" w:author="Andreas Kuehne" w:date="2019-05-31T12:22:00Z">
        <w:r w:rsidRPr="003A06D0" w:rsidDel="00B33063">
          <w:delText xml:space="preserve">The </w:delText>
        </w:r>
        <w:r w:rsidRPr="003A06D0" w:rsidDel="00B33063">
          <w:rPr>
            <w:rFonts w:ascii="Courier New" w:eastAsia="Courier New" w:hAnsi="Courier New" w:cs="Courier New"/>
            <w:lang w:val="en-GB"/>
          </w:rPr>
          <w:delText>Schemas</w:delText>
        </w:r>
        <w:r w:rsidRPr="003A06D0" w:rsidDel="00B33063">
          <w:delText xml:space="preserve"> component provides an in band mechanism for communicating XML schemas required for validating an XML document.</w:delText>
        </w:r>
        <w:bookmarkStart w:id="18289" w:name="_Toc10200064"/>
        <w:bookmarkStart w:id="18290" w:name="_Toc10204202"/>
        <w:bookmarkStart w:id="18291" w:name="_Toc10208340"/>
        <w:bookmarkEnd w:id="18289"/>
        <w:bookmarkEnd w:id="18290"/>
        <w:bookmarkEnd w:id="18291"/>
      </w:del>
    </w:p>
    <w:p w14:paraId="10BB56D1" w14:textId="3E89D656" w:rsidR="00564C22" w:rsidDel="00B33063" w:rsidRDefault="009B1AF1" w:rsidP="00564C22">
      <w:pPr>
        <w:rPr>
          <w:del w:id="18292" w:author="Andreas Kuehne" w:date="2019-05-31T12:22:00Z"/>
        </w:rPr>
      </w:pPr>
      <w:del w:id="18293" w:author="Andreas Kuehne" w:date="2019-05-31T12:22:00Z">
        <w:r w:rsidDel="00B33063">
          <w:delText>Below follows a list of the sub-components that constitute this component:</w:delText>
        </w:r>
        <w:bookmarkStart w:id="18294" w:name="_Toc10200065"/>
        <w:bookmarkStart w:id="18295" w:name="_Toc10204203"/>
        <w:bookmarkStart w:id="18296" w:name="_Toc10208341"/>
        <w:bookmarkEnd w:id="18294"/>
        <w:bookmarkEnd w:id="18295"/>
        <w:bookmarkEnd w:id="18296"/>
      </w:del>
    </w:p>
    <w:p w14:paraId="7DFE5827" w14:textId="0D645BBC" w:rsidR="00564C22" w:rsidDel="00B33063" w:rsidRDefault="009B1AF1" w:rsidP="00564C22">
      <w:pPr>
        <w:pStyle w:val="Member"/>
        <w:rPr>
          <w:del w:id="18297" w:author="Andreas Kuehne" w:date="2019-05-31T12:22:00Z"/>
        </w:rPr>
      </w:pPr>
      <w:del w:id="18298" w:author="Andreas Kuehne" w:date="2019-05-31T12:22:00Z">
        <w:r w:rsidDel="00B33063">
          <w:delText xml:space="preserve">The </w:delText>
        </w:r>
        <w:r w:rsidRPr="35C1378D" w:rsidDel="00B33063">
          <w:rPr>
            <w:rStyle w:val="Datatype"/>
          </w:rPr>
          <w:delText>Schema</w:delText>
        </w:r>
        <w:r w:rsidDel="00B33063">
          <w:delText xml:space="preserve"> element MUST occur 1 or more times containing a sub-component. Each instance MUST satisfy the requirements specified in this document in section </w:delText>
        </w:r>
        <w:r w:rsidDel="00B33063">
          <w:fldChar w:fldCharType="begin"/>
        </w:r>
        <w:r w:rsidDel="00B33063">
          <w:delInstrText xml:space="preserve"> REF _RefComp1F72664D \r \h </w:delInstrText>
        </w:r>
        <w:r w:rsidDel="00B33063">
          <w:fldChar w:fldCharType="separate"/>
        </w:r>
        <w:r w:rsidDel="00B33063">
          <w:rPr>
            <w:rStyle w:val="Datatype"/>
            <w:rFonts w:eastAsia="Courier New" w:cs="Courier New"/>
          </w:rPr>
          <w:delText>Document</w:delText>
        </w:r>
        <w:r w:rsidDel="00B33063">
          <w:fldChar w:fldCharType="end"/>
        </w:r>
        <w:r w:rsidDel="00B33063">
          <w:delText xml:space="preserve">. </w:delText>
        </w:r>
        <w:bookmarkStart w:id="18299" w:name="_Toc10200066"/>
        <w:bookmarkStart w:id="18300" w:name="_Toc10204204"/>
        <w:bookmarkStart w:id="18301" w:name="_Toc10208342"/>
        <w:bookmarkEnd w:id="18299"/>
        <w:bookmarkEnd w:id="18300"/>
        <w:bookmarkEnd w:id="18301"/>
      </w:del>
    </w:p>
    <w:p w14:paraId="2188D445" w14:textId="0CE97EA5" w:rsidR="00564C22" w:rsidDel="00B33063" w:rsidRDefault="009B1AF1" w:rsidP="00564C22">
      <w:pPr>
        <w:pStyle w:val="Non-normativeCommentHeading"/>
        <w:rPr>
          <w:del w:id="18302" w:author="Andreas Kuehne" w:date="2019-05-31T12:22:00Z"/>
        </w:rPr>
      </w:pPr>
      <w:del w:id="18303" w:author="Andreas Kuehne" w:date="2019-05-31T12:22:00Z">
        <w:r w:rsidDel="00B33063">
          <w:delText>Non-normative Comment:</w:delText>
        </w:r>
        <w:bookmarkStart w:id="18304" w:name="_Toc10200067"/>
        <w:bookmarkStart w:id="18305" w:name="_Toc10204205"/>
        <w:bookmarkStart w:id="18306" w:name="_Toc10208343"/>
        <w:bookmarkEnd w:id="18304"/>
        <w:bookmarkEnd w:id="18305"/>
        <w:bookmarkEnd w:id="18306"/>
      </w:del>
    </w:p>
    <w:p w14:paraId="19441789" w14:textId="4DD8BEC4" w:rsidR="00564C22" w:rsidDel="00B33063" w:rsidRDefault="001725A5" w:rsidP="00564C22">
      <w:pPr>
        <w:pStyle w:val="Non-normativeComment"/>
        <w:rPr>
          <w:del w:id="18307" w:author="Andreas Kuehne" w:date="2019-05-31T12:22:00Z"/>
        </w:rPr>
      </w:pPr>
      <w:del w:id="18308" w:author="Andreas Kuehne" w:date="2019-05-31T12:22:00Z">
        <w:r w:rsidRPr="003A06D0" w:rsidDel="00B33063">
          <w:delText xml:space="preserve">Note: It is recommended to use </w:delText>
        </w:r>
        <w:r w:rsidRPr="003A06D0" w:rsidDel="00B33063">
          <w:rPr>
            <w:rStyle w:val="Datatype"/>
            <w:lang w:val="en-GB"/>
          </w:rPr>
          <w:delText>xml:id</w:delText>
        </w:r>
        <w:r w:rsidRPr="003A06D0" w:rsidDel="00B33063">
          <w:delText xml:space="preserve"> as defined in [xml:id] as id in the payload being referenced by a </w:delText>
        </w:r>
        <w:r w:rsidRPr="003A06D0" w:rsidDel="00B33063">
          <w:rPr>
            <w:rStyle w:val="Datatype"/>
            <w:lang w:val="en-GB"/>
          </w:rPr>
          <w:delText>&lt;ds:Reference&gt;</w:delText>
        </w:r>
        <w:r w:rsidRPr="003A06D0" w:rsidDel="00B33063">
          <w:delText xml:space="preserve">, because the schema then does not have to be supplied for identifying the </w:delText>
        </w:r>
        <w:r w:rsidRPr="003A06D0" w:rsidDel="00B33063">
          <w:rPr>
            <w:rStyle w:val="Datatype"/>
            <w:lang w:val="en-GB"/>
          </w:rPr>
          <w:delText>Id</w:delText>
        </w:r>
        <w:r w:rsidRPr="003A06D0" w:rsidDel="00B33063">
          <w:delText xml:space="preserve"> elements.</w:delText>
        </w:r>
        <w:bookmarkStart w:id="18309" w:name="_Toc10200068"/>
        <w:bookmarkStart w:id="18310" w:name="_Toc10204206"/>
        <w:bookmarkStart w:id="18311" w:name="_Toc10208344"/>
        <w:bookmarkEnd w:id="18309"/>
        <w:bookmarkEnd w:id="18310"/>
        <w:bookmarkEnd w:id="18311"/>
      </w:del>
    </w:p>
    <w:p w14:paraId="6447ACA6" w14:textId="26733675" w:rsidR="00564C22" w:rsidDel="00B33063" w:rsidRDefault="009B1AF1" w:rsidP="00564C22">
      <w:pPr>
        <w:pStyle w:val="berschrift4"/>
        <w:rPr>
          <w:del w:id="18312" w:author="Andreas Kuehne" w:date="2019-05-31T12:22:00Z"/>
        </w:rPr>
      </w:pPr>
      <w:del w:id="18313" w:author="Andreas Kuehne" w:date="2019-05-31T12:22:00Z">
        <w:r w:rsidDel="00B33063">
          <w:delText>Schemas – JSON Syntax</w:delText>
        </w:r>
        <w:bookmarkStart w:id="18314" w:name="_Toc10200069"/>
        <w:bookmarkStart w:id="18315" w:name="_Toc10204207"/>
        <w:bookmarkStart w:id="18316" w:name="_Toc10208345"/>
        <w:bookmarkEnd w:id="18314"/>
        <w:bookmarkEnd w:id="18315"/>
        <w:bookmarkEnd w:id="18316"/>
      </w:del>
    </w:p>
    <w:p w14:paraId="2CB739E4" w14:textId="700587FC" w:rsidR="00564C22" w:rsidRPr="0248A3D1" w:rsidDel="00B33063" w:rsidRDefault="009B1AF1" w:rsidP="00564C22">
      <w:pPr>
        <w:rPr>
          <w:del w:id="18317" w:author="Andreas Kuehne" w:date="2019-05-31T12:22:00Z"/>
        </w:rPr>
      </w:pPr>
      <w:del w:id="18318"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SchemasType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Schemas</w:delText>
        </w:r>
        <w:r w:rsidDel="00B33063">
          <w:delText xml:space="preserve"> component.</w:delText>
        </w:r>
        <w:bookmarkStart w:id="18319" w:name="_Toc10200070"/>
        <w:bookmarkStart w:id="18320" w:name="_Toc10204208"/>
        <w:bookmarkStart w:id="18321" w:name="_Toc10208346"/>
        <w:bookmarkEnd w:id="18319"/>
        <w:bookmarkEnd w:id="18320"/>
        <w:bookmarkEnd w:id="18321"/>
      </w:del>
    </w:p>
    <w:p w14:paraId="0C34B4A7" w14:textId="59039C0A" w:rsidR="00564C22" w:rsidRPr="C2430093" w:rsidDel="00B33063" w:rsidRDefault="009B1AF1" w:rsidP="00564C22">
      <w:pPr>
        <w:spacing w:line="259" w:lineRule="auto"/>
        <w:rPr>
          <w:del w:id="18322" w:author="Andreas Kuehne" w:date="2019-05-31T12:22:00Z"/>
          <w:rFonts w:eastAsia="Arial" w:cs="Arial"/>
          <w:sz w:val="22"/>
          <w:szCs w:val="22"/>
        </w:rPr>
      </w:pPr>
      <w:del w:id="18323"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Schemas</w:delText>
        </w:r>
        <w:r w:rsidRPr="002062A5" w:rsidDel="00B33063">
          <w:rPr>
            <w:rFonts w:eastAsia="Arial" w:cs="Arial"/>
            <w:sz w:val="22"/>
            <w:szCs w:val="22"/>
          </w:rPr>
          <w:delText xml:space="preserve"> using JSON-specific names mapped as shown in the table below.</w:delText>
        </w:r>
        <w:bookmarkStart w:id="18324" w:name="_Toc10200071"/>
        <w:bookmarkStart w:id="18325" w:name="_Toc10204209"/>
        <w:bookmarkStart w:id="18326" w:name="_Toc10208347"/>
        <w:bookmarkEnd w:id="18324"/>
        <w:bookmarkEnd w:id="18325"/>
        <w:bookmarkEnd w:id="18326"/>
      </w:del>
    </w:p>
    <w:tbl>
      <w:tblPr>
        <w:tblStyle w:val="Gitternetztabelle1hell1"/>
        <w:tblW w:w="0" w:type="auto"/>
        <w:tblLook w:val="04A0" w:firstRow="1" w:lastRow="0" w:firstColumn="1" w:lastColumn="0" w:noHBand="0" w:noVBand="1"/>
      </w:tblPr>
      <w:tblGrid>
        <w:gridCol w:w="4675"/>
        <w:gridCol w:w="4675"/>
      </w:tblGrid>
      <w:tr w:rsidR="00564C22" w:rsidDel="00B33063" w14:paraId="733A765A" w14:textId="5E574205" w:rsidTr="00564C22">
        <w:trPr>
          <w:cnfStyle w:val="100000000000" w:firstRow="1" w:lastRow="0" w:firstColumn="0" w:lastColumn="0" w:oddVBand="0" w:evenVBand="0" w:oddHBand="0" w:evenHBand="0" w:firstRowFirstColumn="0" w:firstRowLastColumn="0" w:lastRowFirstColumn="0" w:lastRowLastColumn="0"/>
          <w:del w:id="1832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D030F75" w14:textId="0607DC8B" w:rsidR="00564C22" w:rsidDel="00B33063" w:rsidRDefault="009B1AF1" w:rsidP="00564C22">
            <w:pPr>
              <w:pStyle w:val="Beschriftung"/>
              <w:rPr>
                <w:del w:id="18328" w:author="Andreas Kuehne" w:date="2019-05-31T12:22:00Z"/>
              </w:rPr>
            </w:pPr>
            <w:del w:id="18329" w:author="Andreas Kuehne" w:date="2019-05-31T12:22:00Z">
              <w:r w:rsidDel="00B33063">
                <w:delText>Element</w:delText>
              </w:r>
              <w:bookmarkStart w:id="18330" w:name="_Toc10200072"/>
              <w:bookmarkStart w:id="18331" w:name="_Toc10204210"/>
              <w:bookmarkStart w:id="18332" w:name="_Toc10208348"/>
              <w:bookmarkEnd w:id="18330"/>
              <w:bookmarkEnd w:id="18331"/>
              <w:bookmarkEnd w:id="18332"/>
            </w:del>
          </w:p>
        </w:tc>
        <w:tc>
          <w:tcPr>
            <w:tcW w:w="4675" w:type="dxa"/>
          </w:tcPr>
          <w:p w14:paraId="5974DC76" w14:textId="1C35FDD3"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8333" w:author="Andreas Kuehne" w:date="2019-05-31T12:22:00Z"/>
              </w:rPr>
            </w:pPr>
            <w:del w:id="18334" w:author="Andreas Kuehne" w:date="2019-05-31T12:22:00Z">
              <w:r w:rsidDel="00B33063">
                <w:delText>Implementing JSON member name</w:delText>
              </w:r>
              <w:bookmarkStart w:id="18335" w:name="_Toc10200073"/>
              <w:bookmarkStart w:id="18336" w:name="_Toc10204211"/>
              <w:bookmarkStart w:id="18337" w:name="_Toc10208349"/>
              <w:bookmarkEnd w:id="18335"/>
              <w:bookmarkEnd w:id="18336"/>
              <w:bookmarkEnd w:id="18337"/>
            </w:del>
          </w:p>
        </w:tc>
        <w:bookmarkStart w:id="18338" w:name="_Toc10200074"/>
        <w:bookmarkStart w:id="18339" w:name="_Toc10204212"/>
        <w:bookmarkStart w:id="18340" w:name="_Toc10208350"/>
        <w:bookmarkEnd w:id="18338"/>
        <w:bookmarkEnd w:id="18339"/>
        <w:bookmarkEnd w:id="18340"/>
      </w:tr>
      <w:tr w:rsidR="00564C22" w:rsidDel="00B33063" w14:paraId="373CCF99" w14:textId="59B7F9F2" w:rsidTr="00564C22">
        <w:trPr>
          <w:del w:id="1834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4DB5295" w14:textId="32E664BA" w:rsidR="00564C22" w:rsidRPr="002062A5" w:rsidDel="00B33063" w:rsidRDefault="009B1AF1" w:rsidP="00564C22">
            <w:pPr>
              <w:pStyle w:val="Beschriftung"/>
              <w:rPr>
                <w:del w:id="18342" w:author="Andreas Kuehne" w:date="2019-05-31T12:22:00Z"/>
                <w:rStyle w:val="Datatype"/>
                <w:b w:val="0"/>
                <w:bCs w:val="0"/>
              </w:rPr>
            </w:pPr>
            <w:del w:id="18343" w:author="Andreas Kuehne" w:date="2019-05-31T12:22:00Z">
              <w:r w:rsidRPr="002062A5" w:rsidDel="00B33063">
                <w:rPr>
                  <w:rStyle w:val="Datatype"/>
                </w:rPr>
                <w:delText>Schema</w:delText>
              </w:r>
              <w:bookmarkStart w:id="18344" w:name="_Toc10200075"/>
              <w:bookmarkStart w:id="18345" w:name="_Toc10204213"/>
              <w:bookmarkStart w:id="18346" w:name="_Toc10208351"/>
              <w:bookmarkEnd w:id="18344"/>
              <w:bookmarkEnd w:id="18345"/>
              <w:bookmarkEnd w:id="18346"/>
            </w:del>
          </w:p>
        </w:tc>
        <w:tc>
          <w:tcPr>
            <w:tcW w:w="4675" w:type="dxa"/>
          </w:tcPr>
          <w:p w14:paraId="0CFBE996" w14:textId="2CC34197"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347" w:author="Andreas Kuehne" w:date="2019-05-31T12:22:00Z"/>
                <w:rStyle w:val="Datatype"/>
              </w:rPr>
            </w:pPr>
            <w:del w:id="18348" w:author="Andreas Kuehne" w:date="2019-05-31T12:22:00Z">
              <w:r w:rsidRPr="002062A5" w:rsidDel="00B33063">
                <w:rPr>
                  <w:rStyle w:val="Datatype"/>
                </w:rPr>
                <w:delText>schema</w:delText>
              </w:r>
              <w:bookmarkStart w:id="18349" w:name="_Toc10200076"/>
              <w:bookmarkStart w:id="18350" w:name="_Toc10204214"/>
              <w:bookmarkStart w:id="18351" w:name="_Toc10208352"/>
              <w:bookmarkEnd w:id="18349"/>
              <w:bookmarkEnd w:id="18350"/>
              <w:bookmarkEnd w:id="18351"/>
            </w:del>
          </w:p>
        </w:tc>
        <w:bookmarkStart w:id="18352" w:name="_Toc10200077"/>
        <w:bookmarkStart w:id="18353" w:name="_Toc10204215"/>
        <w:bookmarkStart w:id="18354" w:name="_Toc10208353"/>
        <w:bookmarkEnd w:id="18352"/>
        <w:bookmarkEnd w:id="18353"/>
        <w:bookmarkEnd w:id="18354"/>
      </w:tr>
    </w:tbl>
    <w:p w14:paraId="32F4EB96" w14:textId="069740B3" w:rsidR="00564C22" w:rsidRPr="0202B381" w:rsidDel="00B33063" w:rsidRDefault="009B1AF1" w:rsidP="00564C22">
      <w:pPr>
        <w:rPr>
          <w:del w:id="18355" w:author="Andreas Kuehne" w:date="2019-05-31T12:22:00Z"/>
        </w:rPr>
      </w:pPr>
      <w:del w:id="18356"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SchemasType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8357" w:name="_Toc10200078"/>
        <w:bookmarkStart w:id="18358" w:name="_Toc10204216"/>
        <w:bookmarkStart w:id="18359" w:name="_Toc10208354"/>
        <w:bookmarkEnd w:id="18357"/>
        <w:bookmarkEnd w:id="18358"/>
        <w:bookmarkEnd w:id="18359"/>
      </w:del>
    </w:p>
    <w:p w14:paraId="78FEAC82" w14:textId="30AA105F" w:rsidR="00564C22" w:rsidDel="00B33063" w:rsidRDefault="009B1AF1" w:rsidP="00564C22">
      <w:pPr>
        <w:pStyle w:val="Code"/>
        <w:spacing w:line="259" w:lineRule="auto"/>
        <w:rPr>
          <w:del w:id="18360" w:author="Andreas Kuehne" w:date="2019-05-31T12:22:00Z"/>
        </w:rPr>
      </w:pPr>
      <w:del w:id="18361" w:author="Andreas Kuehne" w:date="2019-05-31T12:22:00Z">
        <w:r w:rsidDel="00B33063">
          <w:rPr>
            <w:color w:val="31849B" w:themeColor="accent5" w:themeShade="BF"/>
          </w:rPr>
          <w:delText>"dss2-SchemasType"</w:delText>
        </w:r>
        <w:r w:rsidDel="00B33063">
          <w:delText>: {</w:delText>
        </w:r>
        <w:bookmarkStart w:id="18362" w:name="_Toc10200079"/>
        <w:bookmarkStart w:id="18363" w:name="_Toc10204217"/>
        <w:bookmarkStart w:id="18364" w:name="_Toc10208355"/>
        <w:bookmarkEnd w:id="18362"/>
        <w:bookmarkEnd w:id="18363"/>
        <w:bookmarkEnd w:id="18364"/>
      </w:del>
    </w:p>
    <w:p w14:paraId="5D2D0151" w14:textId="6E6E3575" w:rsidR="00564C22" w:rsidDel="00B33063" w:rsidRDefault="009B1AF1" w:rsidP="00564C22">
      <w:pPr>
        <w:pStyle w:val="Code"/>
        <w:spacing w:line="259" w:lineRule="auto"/>
        <w:rPr>
          <w:del w:id="18365" w:author="Andreas Kuehne" w:date="2019-05-31T12:22:00Z"/>
        </w:rPr>
      </w:pPr>
      <w:del w:id="18366"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8367" w:name="_Toc10200080"/>
        <w:bookmarkStart w:id="18368" w:name="_Toc10204218"/>
        <w:bookmarkStart w:id="18369" w:name="_Toc10208356"/>
        <w:bookmarkEnd w:id="18367"/>
        <w:bookmarkEnd w:id="18368"/>
        <w:bookmarkEnd w:id="18369"/>
      </w:del>
    </w:p>
    <w:p w14:paraId="229877A4" w14:textId="3488763A" w:rsidR="00564C22" w:rsidDel="00B33063" w:rsidRDefault="009B1AF1" w:rsidP="00564C22">
      <w:pPr>
        <w:pStyle w:val="Code"/>
        <w:spacing w:line="259" w:lineRule="auto"/>
        <w:rPr>
          <w:del w:id="18370" w:author="Andreas Kuehne" w:date="2019-05-31T12:22:00Z"/>
        </w:rPr>
      </w:pPr>
      <w:del w:id="18371" w:author="Andreas Kuehne" w:date="2019-05-31T12:22:00Z">
        <w:r w:rsidDel="00B33063">
          <w:rPr>
            <w:color w:val="31849B" w:themeColor="accent5" w:themeShade="BF"/>
          </w:rPr>
          <w:delText xml:space="preserve">  "properties"</w:delText>
        </w:r>
        <w:r w:rsidDel="00B33063">
          <w:delText>: {</w:delText>
        </w:r>
        <w:bookmarkStart w:id="18372" w:name="_Toc10200081"/>
        <w:bookmarkStart w:id="18373" w:name="_Toc10204219"/>
        <w:bookmarkStart w:id="18374" w:name="_Toc10208357"/>
        <w:bookmarkEnd w:id="18372"/>
        <w:bookmarkEnd w:id="18373"/>
        <w:bookmarkEnd w:id="18374"/>
      </w:del>
    </w:p>
    <w:p w14:paraId="4E3281AE" w14:textId="0BD2D2A6" w:rsidR="00564C22" w:rsidDel="00B33063" w:rsidRDefault="009B1AF1" w:rsidP="00564C22">
      <w:pPr>
        <w:pStyle w:val="Code"/>
        <w:spacing w:line="259" w:lineRule="auto"/>
        <w:rPr>
          <w:del w:id="18375" w:author="Andreas Kuehne" w:date="2019-05-31T12:22:00Z"/>
        </w:rPr>
      </w:pPr>
      <w:del w:id="18376" w:author="Andreas Kuehne" w:date="2019-05-31T12:22:00Z">
        <w:r w:rsidDel="00B33063">
          <w:rPr>
            <w:color w:val="31849B" w:themeColor="accent5" w:themeShade="BF"/>
          </w:rPr>
          <w:delText xml:space="preserve">    "schema"</w:delText>
        </w:r>
        <w:r w:rsidDel="00B33063">
          <w:delText>: {</w:delText>
        </w:r>
        <w:bookmarkStart w:id="18377" w:name="_Toc10200082"/>
        <w:bookmarkStart w:id="18378" w:name="_Toc10204220"/>
        <w:bookmarkStart w:id="18379" w:name="_Toc10208358"/>
        <w:bookmarkEnd w:id="18377"/>
        <w:bookmarkEnd w:id="18378"/>
        <w:bookmarkEnd w:id="18379"/>
      </w:del>
    </w:p>
    <w:p w14:paraId="02A5C569" w14:textId="3E44F820" w:rsidR="00564C22" w:rsidDel="00B33063" w:rsidRDefault="009B1AF1" w:rsidP="00564C22">
      <w:pPr>
        <w:pStyle w:val="Code"/>
        <w:spacing w:line="259" w:lineRule="auto"/>
        <w:rPr>
          <w:del w:id="18380" w:author="Andreas Kuehne" w:date="2019-05-31T12:22:00Z"/>
        </w:rPr>
      </w:pPr>
      <w:del w:id="18381"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8382" w:name="_Toc10200083"/>
        <w:bookmarkStart w:id="18383" w:name="_Toc10204221"/>
        <w:bookmarkStart w:id="18384" w:name="_Toc10208359"/>
        <w:bookmarkEnd w:id="18382"/>
        <w:bookmarkEnd w:id="18383"/>
        <w:bookmarkEnd w:id="18384"/>
      </w:del>
    </w:p>
    <w:p w14:paraId="2C92EE6A" w14:textId="36613147" w:rsidR="00564C22" w:rsidDel="00B33063" w:rsidRDefault="009B1AF1" w:rsidP="00564C22">
      <w:pPr>
        <w:pStyle w:val="Code"/>
        <w:spacing w:line="259" w:lineRule="auto"/>
        <w:rPr>
          <w:del w:id="18385" w:author="Andreas Kuehne" w:date="2019-05-31T12:22:00Z"/>
        </w:rPr>
      </w:pPr>
      <w:del w:id="18386" w:author="Andreas Kuehne" w:date="2019-05-31T12:22:00Z">
        <w:r w:rsidDel="00B33063">
          <w:rPr>
            <w:color w:val="31849B" w:themeColor="accent5" w:themeShade="BF"/>
          </w:rPr>
          <w:delText xml:space="preserve">      "items"</w:delText>
        </w:r>
        <w:r w:rsidDel="00B33063">
          <w:delText>: {</w:delText>
        </w:r>
        <w:bookmarkStart w:id="18387" w:name="_Toc10200084"/>
        <w:bookmarkStart w:id="18388" w:name="_Toc10204222"/>
        <w:bookmarkStart w:id="18389" w:name="_Toc10208360"/>
        <w:bookmarkEnd w:id="18387"/>
        <w:bookmarkEnd w:id="18388"/>
        <w:bookmarkEnd w:id="18389"/>
      </w:del>
    </w:p>
    <w:p w14:paraId="1BD124DD" w14:textId="73BABFF8" w:rsidR="00564C22" w:rsidDel="00B33063" w:rsidRDefault="009B1AF1" w:rsidP="00564C22">
      <w:pPr>
        <w:pStyle w:val="Code"/>
        <w:spacing w:line="259" w:lineRule="auto"/>
        <w:rPr>
          <w:del w:id="18390" w:author="Andreas Kuehne" w:date="2019-05-31T12:22:00Z"/>
        </w:rPr>
      </w:pPr>
      <w:del w:id="18391"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"#/definitions/dss2-DocumentType"</w:delText>
        </w:r>
        <w:bookmarkStart w:id="18392" w:name="_Toc10200085"/>
        <w:bookmarkStart w:id="18393" w:name="_Toc10204223"/>
        <w:bookmarkStart w:id="18394" w:name="_Toc10208361"/>
        <w:bookmarkEnd w:id="18392"/>
        <w:bookmarkEnd w:id="18393"/>
        <w:bookmarkEnd w:id="18394"/>
      </w:del>
    </w:p>
    <w:p w14:paraId="41800049" w14:textId="2ABD9F1E" w:rsidR="00564C22" w:rsidDel="00B33063" w:rsidRDefault="009B1AF1" w:rsidP="00564C22">
      <w:pPr>
        <w:pStyle w:val="Code"/>
        <w:spacing w:line="259" w:lineRule="auto"/>
        <w:rPr>
          <w:del w:id="18395" w:author="Andreas Kuehne" w:date="2019-05-31T12:22:00Z"/>
        </w:rPr>
      </w:pPr>
      <w:del w:id="18396" w:author="Andreas Kuehne" w:date="2019-05-31T12:22:00Z">
        <w:r w:rsidDel="00B33063">
          <w:delText xml:space="preserve">      }</w:delText>
        </w:r>
        <w:bookmarkStart w:id="18397" w:name="_Toc10200086"/>
        <w:bookmarkStart w:id="18398" w:name="_Toc10204224"/>
        <w:bookmarkStart w:id="18399" w:name="_Toc10208362"/>
        <w:bookmarkEnd w:id="18397"/>
        <w:bookmarkEnd w:id="18398"/>
        <w:bookmarkEnd w:id="18399"/>
      </w:del>
    </w:p>
    <w:p w14:paraId="6697CDBA" w14:textId="2D3EC7B6" w:rsidR="00564C22" w:rsidDel="00B33063" w:rsidRDefault="009B1AF1" w:rsidP="00564C22">
      <w:pPr>
        <w:pStyle w:val="Code"/>
        <w:spacing w:line="259" w:lineRule="auto"/>
        <w:rPr>
          <w:del w:id="18400" w:author="Andreas Kuehne" w:date="2019-05-31T12:22:00Z"/>
        </w:rPr>
      </w:pPr>
      <w:del w:id="18401" w:author="Andreas Kuehne" w:date="2019-05-31T12:22:00Z">
        <w:r w:rsidDel="00B33063">
          <w:delText xml:space="preserve">    }</w:delText>
        </w:r>
        <w:bookmarkStart w:id="18402" w:name="_Toc10200087"/>
        <w:bookmarkStart w:id="18403" w:name="_Toc10204225"/>
        <w:bookmarkStart w:id="18404" w:name="_Toc10208363"/>
        <w:bookmarkEnd w:id="18402"/>
        <w:bookmarkEnd w:id="18403"/>
        <w:bookmarkEnd w:id="18404"/>
      </w:del>
    </w:p>
    <w:p w14:paraId="68BC5746" w14:textId="42AB8C2C" w:rsidR="00564C22" w:rsidDel="00B33063" w:rsidRDefault="009B1AF1" w:rsidP="00564C22">
      <w:pPr>
        <w:pStyle w:val="Code"/>
        <w:spacing w:line="259" w:lineRule="auto"/>
        <w:rPr>
          <w:del w:id="18405" w:author="Andreas Kuehne" w:date="2019-05-31T12:22:00Z"/>
        </w:rPr>
      </w:pPr>
      <w:del w:id="18406" w:author="Andreas Kuehne" w:date="2019-05-31T12:22:00Z">
        <w:r w:rsidDel="00B33063">
          <w:delText xml:space="preserve">  },</w:delText>
        </w:r>
        <w:bookmarkStart w:id="18407" w:name="_Toc10200088"/>
        <w:bookmarkStart w:id="18408" w:name="_Toc10204226"/>
        <w:bookmarkStart w:id="18409" w:name="_Toc10208364"/>
        <w:bookmarkEnd w:id="18407"/>
        <w:bookmarkEnd w:id="18408"/>
        <w:bookmarkEnd w:id="18409"/>
      </w:del>
    </w:p>
    <w:p w14:paraId="1C6CF831" w14:textId="528F223E" w:rsidR="00564C22" w:rsidDel="00B33063" w:rsidRDefault="009B1AF1" w:rsidP="00564C22">
      <w:pPr>
        <w:pStyle w:val="Code"/>
        <w:spacing w:line="259" w:lineRule="auto"/>
        <w:rPr>
          <w:del w:id="18410" w:author="Andreas Kuehne" w:date="2019-05-31T12:22:00Z"/>
        </w:rPr>
      </w:pPr>
      <w:del w:id="18411"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"schema"</w:delText>
        </w:r>
        <w:r w:rsidDel="00B33063">
          <w:delText>]</w:delText>
        </w:r>
        <w:bookmarkStart w:id="18412" w:name="_Toc10200089"/>
        <w:bookmarkStart w:id="18413" w:name="_Toc10204227"/>
        <w:bookmarkStart w:id="18414" w:name="_Toc10208365"/>
        <w:bookmarkEnd w:id="18412"/>
        <w:bookmarkEnd w:id="18413"/>
        <w:bookmarkEnd w:id="18414"/>
      </w:del>
    </w:p>
    <w:p w14:paraId="1B7A2886" w14:textId="17868CA2" w:rsidR="00564C22" w:rsidDel="00B33063" w:rsidRDefault="009B1AF1" w:rsidP="00564C22">
      <w:pPr>
        <w:pStyle w:val="Code"/>
        <w:spacing w:line="259" w:lineRule="auto"/>
        <w:rPr>
          <w:del w:id="18415" w:author="Andreas Kuehne" w:date="2019-05-31T12:22:00Z"/>
        </w:rPr>
      </w:pPr>
      <w:del w:id="18416" w:author="Andreas Kuehne" w:date="2019-05-31T12:22:00Z">
        <w:r w:rsidDel="00B33063">
          <w:delText>}</w:delText>
        </w:r>
        <w:bookmarkStart w:id="18417" w:name="_Toc10200090"/>
        <w:bookmarkStart w:id="18418" w:name="_Toc10204228"/>
        <w:bookmarkStart w:id="18419" w:name="_Toc10208366"/>
        <w:bookmarkEnd w:id="18417"/>
        <w:bookmarkEnd w:id="18418"/>
        <w:bookmarkEnd w:id="18419"/>
      </w:del>
    </w:p>
    <w:p w14:paraId="3871636A" w14:textId="1FCDE145" w:rsidR="00564C22" w:rsidDel="00B33063" w:rsidRDefault="00564C22" w:rsidP="00564C22">
      <w:pPr>
        <w:rPr>
          <w:del w:id="18420" w:author="Andreas Kuehne" w:date="2019-05-31T12:22:00Z"/>
        </w:rPr>
      </w:pPr>
      <w:bookmarkStart w:id="18421" w:name="_Toc10200091"/>
      <w:bookmarkStart w:id="18422" w:name="_Toc10204229"/>
      <w:bookmarkStart w:id="18423" w:name="_Toc10208367"/>
      <w:bookmarkEnd w:id="18421"/>
      <w:bookmarkEnd w:id="18422"/>
      <w:bookmarkEnd w:id="18423"/>
    </w:p>
    <w:p w14:paraId="70FF9EF7" w14:textId="36823CDD" w:rsidR="00564C22" w:rsidDel="00B33063" w:rsidRDefault="009B1AF1" w:rsidP="00564C22">
      <w:pPr>
        <w:pStyle w:val="berschrift4"/>
        <w:rPr>
          <w:del w:id="18424" w:author="Andreas Kuehne" w:date="2019-05-31T12:22:00Z"/>
        </w:rPr>
      </w:pPr>
      <w:del w:id="18425" w:author="Andreas Kuehne" w:date="2019-05-31T12:22:00Z">
        <w:r w:rsidDel="00B33063">
          <w:delText>Schemas – XML Syntax</w:delText>
        </w:r>
        <w:bookmarkStart w:id="18426" w:name="_Toc10200092"/>
        <w:bookmarkStart w:id="18427" w:name="_Toc10204230"/>
        <w:bookmarkStart w:id="18428" w:name="_Toc10208368"/>
        <w:bookmarkEnd w:id="18426"/>
        <w:bookmarkEnd w:id="18427"/>
        <w:bookmarkEnd w:id="18428"/>
      </w:del>
    </w:p>
    <w:p w14:paraId="1982522F" w14:textId="08D88492" w:rsidR="00564C22" w:rsidRPr="5404FA76" w:rsidDel="00B33063" w:rsidRDefault="009B1AF1" w:rsidP="00564C22">
      <w:pPr>
        <w:rPr>
          <w:del w:id="18429" w:author="Andreas Kuehne" w:date="2019-05-31T12:22:00Z"/>
        </w:rPr>
      </w:pPr>
      <w:del w:id="18430" w:author="Andreas Kuehne" w:date="2019-05-31T12:22:00Z">
        <w:r w:rsidRPr="0CCF9147" w:rsidDel="00B33063">
          <w:delText xml:space="preserve">The XML type </w:delText>
        </w:r>
        <w:r w:rsidRPr="002062A5" w:rsidDel="00B33063">
          <w:rPr>
            <w:rFonts w:ascii="Courier New" w:eastAsia="Courier New" w:hAnsi="Courier New" w:cs="Courier New"/>
          </w:rPr>
          <w:delText>SchemasType</w:delText>
        </w:r>
        <w:r w:rsidRPr="0CCF9147" w:rsidDel="00B33063">
          <w:delText xml:space="preserve"> SHALL implement the requirements defined in the </w:delText>
        </w:r>
        <w:r w:rsidRPr="002062A5" w:rsidDel="00B33063">
          <w:rPr>
            <w:rFonts w:ascii="Courier New" w:eastAsia="Courier New" w:hAnsi="Courier New" w:cs="Courier New"/>
          </w:rPr>
          <w:delText>Schemas</w:delText>
        </w:r>
        <w:r w:rsidDel="00B33063">
          <w:delText xml:space="preserve"> </w:delText>
        </w:r>
        <w:r w:rsidRPr="005A6FFD" w:rsidDel="00B33063">
          <w:delText>component.</w:delText>
        </w:r>
        <w:bookmarkStart w:id="18431" w:name="_Toc10200093"/>
        <w:bookmarkStart w:id="18432" w:name="_Toc10204231"/>
        <w:bookmarkStart w:id="18433" w:name="_Toc10208369"/>
        <w:bookmarkEnd w:id="18431"/>
        <w:bookmarkEnd w:id="18432"/>
        <w:bookmarkEnd w:id="18433"/>
      </w:del>
    </w:p>
    <w:p w14:paraId="379790A5" w14:textId="0721F5B1" w:rsidR="00564C22" w:rsidDel="00B33063" w:rsidRDefault="009B1AF1" w:rsidP="00564C22">
      <w:pPr>
        <w:rPr>
          <w:del w:id="18434" w:author="Andreas Kuehne" w:date="2019-05-31T12:22:00Z"/>
        </w:rPr>
      </w:pPr>
      <w:del w:id="18435"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SchemasType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18436" w:name="_Toc10200094"/>
        <w:bookmarkStart w:id="18437" w:name="_Toc10204232"/>
        <w:bookmarkStart w:id="18438" w:name="_Toc10208370"/>
        <w:bookmarkEnd w:id="18436"/>
        <w:bookmarkEnd w:id="18437"/>
        <w:bookmarkEnd w:id="18438"/>
      </w:del>
    </w:p>
    <w:p w14:paraId="4C94CCED" w14:textId="62831A5E" w:rsidR="00564C22" w:rsidDel="00B33063" w:rsidRDefault="009B1AF1" w:rsidP="00564C22">
      <w:pPr>
        <w:pStyle w:val="Code"/>
        <w:rPr>
          <w:del w:id="18439" w:author="Andreas Kuehne" w:date="2019-05-31T12:22:00Z"/>
        </w:rPr>
      </w:pPr>
      <w:del w:id="18440"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SchemasType</w:delText>
        </w:r>
        <w:r w:rsidDel="00B33063">
          <w:rPr>
            <w:color w:val="943634" w:themeColor="accent2" w:themeShade="BF"/>
          </w:rPr>
          <w:delText>"</w:delText>
        </w:r>
        <w:r w:rsidDel="00B33063">
          <w:rPr>
            <w:color w:val="31849B" w:themeColor="accent5" w:themeShade="BF"/>
          </w:rPr>
          <w:delText>&gt;</w:delText>
        </w:r>
        <w:bookmarkStart w:id="18441" w:name="_Toc10200095"/>
        <w:bookmarkStart w:id="18442" w:name="_Toc10204233"/>
        <w:bookmarkStart w:id="18443" w:name="_Toc10208371"/>
        <w:bookmarkEnd w:id="18441"/>
        <w:bookmarkEnd w:id="18442"/>
        <w:bookmarkEnd w:id="18443"/>
      </w:del>
    </w:p>
    <w:p w14:paraId="038688C7" w14:textId="00BE88BC" w:rsidR="00564C22" w:rsidDel="00B33063" w:rsidRDefault="009B1AF1" w:rsidP="00564C22">
      <w:pPr>
        <w:pStyle w:val="Code"/>
        <w:rPr>
          <w:del w:id="18444" w:author="Andreas Kuehne" w:date="2019-05-31T12:22:00Z"/>
        </w:rPr>
      </w:pPr>
      <w:del w:id="18445" w:author="Andreas Kuehne" w:date="2019-05-31T12:22:00Z">
        <w:r w:rsidDel="00B33063">
          <w:rPr>
            <w:color w:val="31849B" w:themeColor="accent5" w:themeShade="BF"/>
          </w:rPr>
          <w:delText xml:space="preserve">  &lt;xs:sequence&gt;</w:delText>
        </w:r>
        <w:bookmarkStart w:id="18446" w:name="_Toc10200096"/>
        <w:bookmarkStart w:id="18447" w:name="_Toc10204234"/>
        <w:bookmarkStart w:id="18448" w:name="_Toc10208372"/>
        <w:bookmarkEnd w:id="18446"/>
        <w:bookmarkEnd w:id="18447"/>
        <w:bookmarkEnd w:id="18448"/>
      </w:del>
    </w:p>
    <w:p w14:paraId="5B39E440" w14:textId="735EF4F8" w:rsidR="00564C22" w:rsidDel="00B33063" w:rsidRDefault="009B1AF1" w:rsidP="00564C22">
      <w:pPr>
        <w:pStyle w:val="Code"/>
        <w:rPr>
          <w:del w:id="18449" w:author="Andreas Kuehne" w:date="2019-05-31T12:22:00Z"/>
        </w:rPr>
      </w:pPr>
      <w:del w:id="18450"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Schema</w:delText>
        </w:r>
        <w:r w:rsidDel="00B33063">
          <w:rPr>
            <w:color w:val="943634" w:themeColor="accent2" w:themeShade="BF"/>
          </w:rPr>
          <w:delText>" type="</w:delText>
        </w:r>
        <w:r w:rsidDel="00B33063">
          <w:rPr>
            <w:color w:val="244061" w:themeColor="accent1" w:themeShade="80"/>
          </w:rPr>
          <w:delText>dss2:DocumentType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w:delText>
        </w:r>
        <w:r w:rsidDel="00B33063">
          <w:rPr>
            <w:color w:val="31849B" w:themeColor="accent5" w:themeShade="BF"/>
          </w:rPr>
          <w:delText>/&gt;</w:delText>
        </w:r>
        <w:bookmarkStart w:id="18451" w:name="_Toc10200097"/>
        <w:bookmarkStart w:id="18452" w:name="_Toc10204235"/>
        <w:bookmarkStart w:id="18453" w:name="_Toc10208373"/>
        <w:bookmarkEnd w:id="18451"/>
        <w:bookmarkEnd w:id="18452"/>
        <w:bookmarkEnd w:id="18453"/>
      </w:del>
    </w:p>
    <w:p w14:paraId="56F660A9" w14:textId="28C2C543" w:rsidR="00564C22" w:rsidDel="00B33063" w:rsidRDefault="009B1AF1" w:rsidP="00564C22">
      <w:pPr>
        <w:pStyle w:val="Code"/>
        <w:rPr>
          <w:del w:id="18454" w:author="Andreas Kuehne" w:date="2019-05-31T12:22:00Z"/>
        </w:rPr>
      </w:pPr>
      <w:del w:id="18455" w:author="Andreas Kuehne" w:date="2019-05-31T12:22:00Z">
        <w:r w:rsidDel="00B33063">
          <w:rPr>
            <w:color w:val="31849B" w:themeColor="accent5" w:themeShade="BF"/>
          </w:rPr>
          <w:delText xml:space="preserve">  &lt;/xs:sequence&gt;</w:delText>
        </w:r>
        <w:bookmarkStart w:id="18456" w:name="_Toc10200098"/>
        <w:bookmarkStart w:id="18457" w:name="_Toc10204236"/>
        <w:bookmarkStart w:id="18458" w:name="_Toc10208374"/>
        <w:bookmarkEnd w:id="18456"/>
        <w:bookmarkEnd w:id="18457"/>
        <w:bookmarkEnd w:id="18458"/>
      </w:del>
    </w:p>
    <w:p w14:paraId="44E7256F" w14:textId="1EFEFE5E" w:rsidR="00564C22" w:rsidDel="00B33063" w:rsidRDefault="009B1AF1" w:rsidP="00564C22">
      <w:pPr>
        <w:pStyle w:val="Code"/>
        <w:rPr>
          <w:del w:id="18459" w:author="Andreas Kuehne" w:date="2019-05-31T12:22:00Z"/>
        </w:rPr>
      </w:pPr>
      <w:del w:id="18460" w:author="Andreas Kuehne" w:date="2019-05-31T12:22:00Z">
        <w:r w:rsidDel="00B33063">
          <w:rPr>
            <w:color w:val="31849B" w:themeColor="accent5" w:themeShade="BF"/>
          </w:rPr>
          <w:delText>&lt;/xs:complexType&gt;</w:delText>
        </w:r>
        <w:bookmarkStart w:id="18461" w:name="_Toc10200099"/>
        <w:bookmarkStart w:id="18462" w:name="_Toc10204237"/>
        <w:bookmarkStart w:id="18463" w:name="_Toc10208375"/>
        <w:bookmarkEnd w:id="18461"/>
        <w:bookmarkEnd w:id="18462"/>
        <w:bookmarkEnd w:id="18463"/>
      </w:del>
    </w:p>
    <w:p w14:paraId="7293FEB2" w14:textId="38A28255" w:rsidR="00564C22" w:rsidDel="00B33063" w:rsidRDefault="009B1AF1" w:rsidP="00564C22">
      <w:pPr>
        <w:spacing w:line="259" w:lineRule="auto"/>
        <w:rPr>
          <w:del w:id="18464" w:author="Andreas Kuehne" w:date="2019-05-31T12:22:00Z"/>
        </w:rPr>
      </w:pPr>
      <w:del w:id="18465"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SchemasType</w:delText>
        </w:r>
        <w:r w:rsidRPr="71C71F8C" w:rsidDel="00B33063">
          <w:delText xml:space="preserve"> </w:delText>
        </w:r>
        <w:r w:rsidDel="00B33063">
          <w:delText xml:space="preserve">XML element SHALL implement in XML syntax the sub-component that has a name equal to its local name. </w:delText>
        </w:r>
        <w:bookmarkStart w:id="18466" w:name="_Toc10200100"/>
        <w:bookmarkStart w:id="18467" w:name="_Toc10204238"/>
        <w:bookmarkStart w:id="18468" w:name="_Toc10208376"/>
        <w:bookmarkEnd w:id="18466"/>
        <w:bookmarkEnd w:id="18467"/>
        <w:bookmarkEnd w:id="18468"/>
      </w:del>
    </w:p>
    <w:p w14:paraId="329ED7AB" w14:textId="2EC5BA77" w:rsidR="00564C22" w:rsidDel="00B33063" w:rsidRDefault="009B1AF1" w:rsidP="00564C22">
      <w:pPr>
        <w:pStyle w:val="berschrift3"/>
        <w:rPr>
          <w:del w:id="18469" w:author="Andreas Kuehne" w:date="2019-05-31T12:22:00Z"/>
        </w:rPr>
      </w:pPr>
      <w:bookmarkStart w:id="18470" w:name="_RefCompCA0B0FDF"/>
      <w:del w:id="18471" w:author="Andreas Kuehne" w:date="2019-05-31T12:22:00Z">
        <w:r w:rsidDel="00B33063">
          <w:delText>Component IntendedAudience</w:delText>
        </w:r>
        <w:bookmarkStart w:id="18472" w:name="_Toc10200101"/>
        <w:bookmarkStart w:id="18473" w:name="_Toc10204239"/>
        <w:bookmarkStart w:id="18474" w:name="_Toc10208377"/>
        <w:bookmarkEnd w:id="18470"/>
        <w:bookmarkEnd w:id="18472"/>
        <w:bookmarkEnd w:id="18473"/>
        <w:bookmarkEnd w:id="18474"/>
      </w:del>
    </w:p>
    <w:p w14:paraId="12C48F45" w14:textId="13A816D7" w:rsidR="00564C22" w:rsidDel="00B33063" w:rsidRDefault="001725A5" w:rsidP="00564C22">
      <w:pPr>
        <w:rPr>
          <w:del w:id="18475" w:author="Andreas Kuehne" w:date="2019-05-31T12:22:00Z"/>
        </w:rPr>
      </w:pPr>
      <w:del w:id="18476" w:author="Andreas Kuehne" w:date="2019-05-31T12:22:00Z">
        <w:r w:rsidRPr="003A06D0" w:rsidDel="00B33063">
          <w:delText xml:space="preserve">The </w:delText>
        </w:r>
        <w:r w:rsidRPr="003A06D0" w:rsidDel="00B33063">
          <w:rPr>
            <w:rFonts w:ascii="Courier New" w:eastAsia="Courier New" w:hAnsi="Courier New" w:cs="Courier New"/>
            <w:lang w:val="en-GB"/>
          </w:rPr>
          <w:delText>IntendedAudience</w:delText>
        </w:r>
        <w:r w:rsidRPr="003A06D0" w:rsidDel="00B33063">
          <w:delText xml:space="preserve"> element tells the server who the target audience of this signature is. The server MAY use this to parameterize any aspect of its processing (for example, the server MAY choose to sign with a key that it knows a particular recipient trusts).</w:delText>
        </w:r>
        <w:bookmarkStart w:id="18477" w:name="_Toc10200102"/>
        <w:bookmarkStart w:id="18478" w:name="_Toc10204240"/>
        <w:bookmarkStart w:id="18479" w:name="_Toc10208378"/>
        <w:bookmarkEnd w:id="18477"/>
        <w:bookmarkEnd w:id="18478"/>
        <w:bookmarkEnd w:id="18479"/>
      </w:del>
    </w:p>
    <w:p w14:paraId="19B8FCDF" w14:textId="6E03AA2E" w:rsidR="00564C22" w:rsidDel="00B33063" w:rsidRDefault="009B1AF1" w:rsidP="00564C22">
      <w:pPr>
        <w:rPr>
          <w:del w:id="18480" w:author="Andreas Kuehne" w:date="2019-05-31T12:22:00Z"/>
        </w:rPr>
      </w:pPr>
      <w:del w:id="18481" w:author="Andreas Kuehne" w:date="2019-05-31T12:22:00Z">
        <w:r w:rsidDel="00B33063">
          <w:delText>Below follows a list of the sub-components that constitute this component:</w:delText>
        </w:r>
        <w:bookmarkStart w:id="18482" w:name="_Toc10200103"/>
        <w:bookmarkStart w:id="18483" w:name="_Toc10204241"/>
        <w:bookmarkStart w:id="18484" w:name="_Toc10208379"/>
        <w:bookmarkEnd w:id="18482"/>
        <w:bookmarkEnd w:id="18483"/>
        <w:bookmarkEnd w:id="18484"/>
      </w:del>
    </w:p>
    <w:p w14:paraId="68C9B054" w14:textId="0DF2EF43" w:rsidR="00564C22" w:rsidDel="00B33063" w:rsidRDefault="009B1AF1" w:rsidP="00564C22">
      <w:pPr>
        <w:pStyle w:val="Member"/>
        <w:rPr>
          <w:del w:id="18485" w:author="Andreas Kuehne" w:date="2019-05-31T12:22:00Z"/>
        </w:rPr>
      </w:pPr>
      <w:del w:id="18486" w:author="Andreas Kuehne" w:date="2019-05-31T12:22:00Z">
        <w:r w:rsidDel="00B33063">
          <w:delText xml:space="preserve">The </w:delText>
        </w:r>
        <w:r w:rsidRPr="35C1378D" w:rsidDel="00B33063">
          <w:rPr>
            <w:rStyle w:val="Datatype"/>
          </w:rPr>
          <w:delText>Recipient</w:delText>
        </w:r>
        <w:r w:rsidDel="00B33063">
          <w:delText xml:space="preserve"> element MUST occur 1 or more times containing a sub-component. Each instance MUST satisfy the requirements specified in section </w:delText>
        </w:r>
        <w:r w:rsidDel="00B33063">
          <w:fldChar w:fldCharType="begin"/>
        </w:r>
        <w:r w:rsidDel="00B33063">
          <w:delInstrText xml:space="preserve"> REF _RefComp26F1F54E \r \h </w:delInstrText>
        </w:r>
        <w:r w:rsidDel="00B33063">
          <w:fldChar w:fldCharType="separate"/>
        </w:r>
        <w:r w:rsidDel="00B33063">
          <w:rPr>
            <w:rStyle w:val="Datatype"/>
            <w:rFonts w:eastAsia="Courier New" w:cs="Courier New"/>
          </w:rPr>
          <w:delText>NameID</w:delText>
        </w:r>
        <w:r w:rsidDel="00B33063">
          <w:fldChar w:fldCharType="end"/>
        </w:r>
        <w:r w:rsidDel="00B33063">
          <w:delText xml:space="preserve">. </w:delText>
        </w:r>
        <w:bookmarkStart w:id="18487" w:name="_Toc10200104"/>
        <w:bookmarkStart w:id="18488" w:name="_Toc10204242"/>
        <w:bookmarkStart w:id="18489" w:name="_Toc10208380"/>
        <w:bookmarkEnd w:id="18487"/>
        <w:bookmarkEnd w:id="18488"/>
        <w:bookmarkEnd w:id="18489"/>
      </w:del>
    </w:p>
    <w:p w14:paraId="1C7E84FF" w14:textId="719394C2" w:rsidR="00564C22" w:rsidDel="00B33063" w:rsidRDefault="009B1AF1" w:rsidP="00564C22">
      <w:pPr>
        <w:pStyle w:val="berschrift4"/>
        <w:rPr>
          <w:del w:id="18490" w:author="Andreas Kuehne" w:date="2019-05-31T12:22:00Z"/>
        </w:rPr>
      </w:pPr>
      <w:del w:id="18491" w:author="Andreas Kuehne" w:date="2019-05-31T12:22:00Z">
        <w:r w:rsidDel="00B33063">
          <w:delText>IntendedAudience – JSON Syntax</w:delText>
        </w:r>
        <w:bookmarkStart w:id="18492" w:name="_Toc10200105"/>
        <w:bookmarkStart w:id="18493" w:name="_Toc10204243"/>
        <w:bookmarkStart w:id="18494" w:name="_Toc10208381"/>
        <w:bookmarkEnd w:id="18492"/>
        <w:bookmarkEnd w:id="18493"/>
        <w:bookmarkEnd w:id="18494"/>
      </w:del>
    </w:p>
    <w:p w14:paraId="3CC0F57E" w14:textId="2BC4793E" w:rsidR="00564C22" w:rsidRPr="0248A3D1" w:rsidDel="00B33063" w:rsidRDefault="009B1AF1" w:rsidP="00564C22">
      <w:pPr>
        <w:rPr>
          <w:del w:id="18495" w:author="Andreas Kuehne" w:date="2019-05-31T12:22:00Z"/>
        </w:rPr>
      </w:pPr>
      <w:del w:id="18496"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IntendedAudienceType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IntendedAudience</w:delText>
        </w:r>
        <w:r w:rsidDel="00B33063">
          <w:delText xml:space="preserve"> component.</w:delText>
        </w:r>
        <w:bookmarkStart w:id="18497" w:name="_Toc10200106"/>
        <w:bookmarkStart w:id="18498" w:name="_Toc10204244"/>
        <w:bookmarkStart w:id="18499" w:name="_Toc10208382"/>
        <w:bookmarkEnd w:id="18497"/>
        <w:bookmarkEnd w:id="18498"/>
        <w:bookmarkEnd w:id="18499"/>
      </w:del>
    </w:p>
    <w:p w14:paraId="5196A7DB" w14:textId="7163830F" w:rsidR="00564C22" w:rsidRPr="C2430093" w:rsidDel="00B33063" w:rsidRDefault="009B1AF1" w:rsidP="00564C22">
      <w:pPr>
        <w:spacing w:line="259" w:lineRule="auto"/>
        <w:rPr>
          <w:del w:id="18500" w:author="Andreas Kuehne" w:date="2019-05-31T12:22:00Z"/>
          <w:rFonts w:eastAsia="Arial" w:cs="Arial"/>
          <w:sz w:val="22"/>
          <w:szCs w:val="22"/>
        </w:rPr>
      </w:pPr>
      <w:del w:id="18501"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IntendedAudience</w:delText>
        </w:r>
        <w:r w:rsidRPr="002062A5" w:rsidDel="00B33063">
          <w:rPr>
            <w:rFonts w:eastAsia="Arial" w:cs="Arial"/>
            <w:sz w:val="22"/>
            <w:szCs w:val="22"/>
          </w:rPr>
          <w:delText xml:space="preserve"> using JSON-specific names mapped as shown in the table below.</w:delText>
        </w:r>
        <w:bookmarkStart w:id="18502" w:name="_Toc10200107"/>
        <w:bookmarkStart w:id="18503" w:name="_Toc10204245"/>
        <w:bookmarkStart w:id="18504" w:name="_Toc10208383"/>
        <w:bookmarkEnd w:id="18502"/>
        <w:bookmarkEnd w:id="18503"/>
        <w:bookmarkEnd w:id="18504"/>
      </w:del>
    </w:p>
    <w:tbl>
      <w:tblPr>
        <w:tblStyle w:val="Gitternetztabelle1hell1"/>
        <w:tblW w:w="0" w:type="auto"/>
        <w:tblLook w:val="04A0" w:firstRow="1" w:lastRow="0" w:firstColumn="1" w:lastColumn="0" w:noHBand="0" w:noVBand="1"/>
      </w:tblPr>
      <w:tblGrid>
        <w:gridCol w:w="4675"/>
        <w:gridCol w:w="4675"/>
      </w:tblGrid>
      <w:tr w:rsidR="00564C22" w:rsidDel="00B33063" w14:paraId="714DCA7F" w14:textId="3D9F021A" w:rsidTr="00564C22">
        <w:trPr>
          <w:cnfStyle w:val="100000000000" w:firstRow="1" w:lastRow="0" w:firstColumn="0" w:lastColumn="0" w:oddVBand="0" w:evenVBand="0" w:oddHBand="0" w:evenHBand="0" w:firstRowFirstColumn="0" w:firstRowLastColumn="0" w:lastRowFirstColumn="0" w:lastRowLastColumn="0"/>
          <w:del w:id="1850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BB26888" w14:textId="6ED15730" w:rsidR="00564C22" w:rsidDel="00B33063" w:rsidRDefault="009B1AF1" w:rsidP="00564C22">
            <w:pPr>
              <w:pStyle w:val="Beschriftung"/>
              <w:rPr>
                <w:del w:id="18506" w:author="Andreas Kuehne" w:date="2019-05-31T12:22:00Z"/>
              </w:rPr>
            </w:pPr>
            <w:del w:id="18507" w:author="Andreas Kuehne" w:date="2019-05-31T12:22:00Z">
              <w:r w:rsidDel="00B33063">
                <w:delText>Element</w:delText>
              </w:r>
              <w:bookmarkStart w:id="18508" w:name="_Toc10200108"/>
              <w:bookmarkStart w:id="18509" w:name="_Toc10204246"/>
              <w:bookmarkStart w:id="18510" w:name="_Toc10208384"/>
              <w:bookmarkEnd w:id="18508"/>
              <w:bookmarkEnd w:id="18509"/>
              <w:bookmarkEnd w:id="18510"/>
            </w:del>
          </w:p>
        </w:tc>
        <w:tc>
          <w:tcPr>
            <w:tcW w:w="4675" w:type="dxa"/>
          </w:tcPr>
          <w:p w14:paraId="2660F96E" w14:textId="68486D89"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8511" w:author="Andreas Kuehne" w:date="2019-05-31T12:22:00Z"/>
              </w:rPr>
            </w:pPr>
            <w:del w:id="18512" w:author="Andreas Kuehne" w:date="2019-05-31T12:22:00Z">
              <w:r w:rsidDel="00B33063">
                <w:delText>Implementing JSON member name</w:delText>
              </w:r>
              <w:bookmarkStart w:id="18513" w:name="_Toc10200109"/>
              <w:bookmarkStart w:id="18514" w:name="_Toc10204247"/>
              <w:bookmarkStart w:id="18515" w:name="_Toc10208385"/>
              <w:bookmarkEnd w:id="18513"/>
              <w:bookmarkEnd w:id="18514"/>
              <w:bookmarkEnd w:id="18515"/>
            </w:del>
          </w:p>
        </w:tc>
        <w:bookmarkStart w:id="18516" w:name="_Toc10200110"/>
        <w:bookmarkStart w:id="18517" w:name="_Toc10204248"/>
        <w:bookmarkStart w:id="18518" w:name="_Toc10208386"/>
        <w:bookmarkEnd w:id="18516"/>
        <w:bookmarkEnd w:id="18517"/>
        <w:bookmarkEnd w:id="18518"/>
      </w:tr>
      <w:tr w:rsidR="00564C22" w:rsidDel="00B33063" w14:paraId="08EDD88A" w14:textId="638EAA12" w:rsidTr="00564C22">
        <w:trPr>
          <w:del w:id="1851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05E6CA9" w14:textId="3091DA6D" w:rsidR="00564C22" w:rsidRPr="002062A5" w:rsidDel="00B33063" w:rsidRDefault="009B1AF1" w:rsidP="00564C22">
            <w:pPr>
              <w:pStyle w:val="Beschriftung"/>
              <w:rPr>
                <w:del w:id="18520" w:author="Andreas Kuehne" w:date="2019-05-31T12:22:00Z"/>
                <w:rStyle w:val="Datatype"/>
                <w:b w:val="0"/>
                <w:bCs w:val="0"/>
              </w:rPr>
            </w:pPr>
            <w:del w:id="18521" w:author="Andreas Kuehne" w:date="2019-05-31T12:22:00Z">
              <w:r w:rsidRPr="002062A5" w:rsidDel="00B33063">
                <w:rPr>
                  <w:rStyle w:val="Datatype"/>
                </w:rPr>
                <w:delText>Recipient</w:delText>
              </w:r>
              <w:bookmarkStart w:id="18522" w:name="_Toc10200111"/>
              <w:bookmarkStart w:id="18523" w:name="_Toc10204249"/>
              <w:bookmarkStart w:id="18524" w:name="_Toc10208387"/>
              <w:bookmarkEnd w:id="18522"/>
              <w:bookmarkEnd w:id="18523"/>
              <w:bookmarkEnd w:id="18524"/>
            </w:del>
          </w:p>
        </w:tc>
        <w:tc>
          <w:tcPr>
            <w:tcW w:w="4675" w:type="dxa"/>
          </w:tcPr>
          <w:p w14:paraId="517B796B" w14:textId="3E47CCF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525" w:author="Andreas Kuehne" w:date="2019-05-31T12:22:00Z"/>
                <w:rStyle w:val="Datatype"/>
              </w:rPr>
            </w:pPr>
            <w:del w:id="18526" w:author="Andreas Kuehne" w:date="2019-05-31T12:22:00Z">
              <w:r w:rsidRPr="002062A5" w:rsidDel="00B33063">
                <w:rPr>
                  <w:rStyle w:val="Datatype"/>
                </w:rPr>
                <w:delText>recipient</w:delText>
              </w:r>
              <w:bookmarkStart w:id="18527" w:name="_Toc10200112"/>
              <w:bookmarkStart w:id="18528" w:name="_Toc10204250"/>
              <w:bookmarkStart w:id="18529" w:name="_Toc10208388"/>
              <w:bookmarkEnd w:id="18527"/>
              <w:bookmarkEnd w:id="18528"/>
              <w:bookmarkEnd w:id="18529"/>
            </w:del>
          </w:p>
        </w:tc>
        <w:bookmarkStart w:id="18530" w:name="_Toc10200113"/>
        <w:bookmarkStart w:id="18531" w:name="_Toc10204251"/>
        <w:bookmarkStart w:id="18532" w:name="_Toc10208389"/>
        <w:bookmarkEnd w:id="18530"/>
        <w:bookmarkEnd w:id="18531"/>
        <w:bookmarkEnd w:id="18532"/>
      </w:tr>
    </w:tbl>
    <w:p w14:paraId="2798D15E" w14:textId="6C53C417" w:rsidR="00564C22" w:rsidRPr="0202B381" w:rsidDel="00B33063" w:rsidRDefault="009B1AF1" w:rsidP="00564C22">
      <w:pPr>
        <w:rPr>
          <w:del w:id="18533" w:author="Andreas Kuehne" w:date="2019-05-31T12:22:00Z"/>
        </w:rPr>
      </w:pPr>
      <w:del w:id="18534"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IntendedAudienceType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8535" w:name="_Toc10200114"/>
        <w:bookmarkStart w:id="18536" w:name="_Toc10204252"/>
        <w:bookmarkStart w:id="18537" w:name="_Toc10208390"/>
        <w:bookmarkEnd w:id="18535"/>
        <w:bookmarkEnd w:id="18536"/>
        <w:bookmarkEnd w:id="18537"/>
      </w:del>
    </w:p>
    <w:p w14:paraId="2CA4D592" w14:textId="03224AAF" w:rsidR="00564C22" w:rsidDel="00B33063" w:rsidRDefault="009B1AF1" w:rsidP="00564C22">
      <w:pPr>
        <w:pStyle w:val="Code"/>
        <w:spacing w:line="259" w:lineRule="auto"/>
        <w:rPr>
          <w:del w:id="18538" w:author="Andreas Kuehne" w:date="2019-05-31T12:22:00Z"/>
        </w:rPr>
      </w:pPr>
      <w:del w:id="18539" w:author="Andreas Kuehne" w:date="2019-05-31T12:22:00Z">
        <w:r w:rsidDel="00B33063">
          <w:rPr>
            <w:color w:val="31849B" w:themeColor="accent5" w:themeShade="BF"/>
          </w:rPr>
          <w:delText>"dss2-IntendedAudienceType"</w:delText>
        </w:r>
        <w:r w:rsidDel="00B33063">
          <w:delText>: {</w:delText>
        </w:r>
        <w:bookmarkStart w:id="18540" w:name="_Toc10200115"/>
        <w:bookmarkStart w:id="18541" w:name="_Toc10204253"/>
        <w:bookmarkStart w:id="18542" w:name="_Toc10208391"/>
        <w:bookmarkEnd w:id="18540"/>
        <w:bookmarkEnd w:id="18541"/>
        <w:bookmarkEnd w:id="18542"/>
      </w:del>
    </w:p>
    <w:p w14:paraId="4AA21463" w14:textId="7F9E4A07" w:rsidR="00564C22" w:rsidDel="00B33063" w:rsidRDefault="009B1AF1" w:rsidP="00564C22">
      <w:pPr>
        <w:pStyle w:val="Code"/>
        <w:spacing w:line="259" w:lineRule="auto"/>
        <w:rPr>
          <w:del w:id="18543" w:author="Andreas Kuehne" w:date="2019-05-31T12:22:00Z"/>
        </w:rPr>
      </w:pPr>
      <w:del w:id="18544"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8545" w:name="_Toc10200116"/>
        <w:bookmarkStart w:id="18546" w:name="_Toc10204254"/>
        <w:bookmarkStart w:id="18547" w:name="_Toc10208392"/>
        <w:bookmarkEnd w:id="18545"/>
        <w:bookmarkEnd w:id="18546"/>
        <w:bookmarkEnd w:id="18547"/>
      </w:del>
    </w:p>
    <w:p w14:paraId="46F4E558" w14:textId="4554A4FF" w:rsidR="00564C22" w:rsidDel="00B33063" w:rsidRDefault="009B1AF1" w:rsidP="00564C22">
      <w:pPr>
        <w:pStyle w:val="Code"/>
        <w:spacing w:line="259" w:lineRule="auto"/>
        <w:rPr>
          <w:del w:id="18548" w:author="Andreas Kuehne" w:date="2019-05-31T12:22:00Z"/>
        </w:rPr>
      </w:pPr>
      <w:del w:id="18549" w:author="Andreas Kuehne" w:date="2019-05-31T12:22:00Z">
        <w:r w:rsidDel="00B33063">
          <w:rPr>
            <w:color w:val="31849B" w:themeColor="accent5" w:themeShade="BF"/>
          </w:rPr>
          <w:delText xml:space="preserve">  "properties"</w:delText>
        </w:r>
        <w:r w:rsidDel="00B33063">
          <w:delText>: {</w:delText>
        </w:r>
        <w:bookmarkStart w:id="18550" w:name="_Toc10200117"/>
        <w:bookmarkStart w:id="18551" w:name="_Toc10204255"/>
        <w:bookmarkStart w:id="18552" w:name="_Toc10208393"/>
        <w:bookmarkEnd w:id="18550"/>
        <w:bookmarkEnd w:id="18551"/>
        <w:bookmarkEnd w:id="18552"/>
      </w:del>
    </w:p>
    <w:p w14:paraId="3C0F3078" w14:textId="148FB38E" w:rsidR="00564C22" w:rsidDel="00B33063" w:rsidRDefault="009B1AF1" w:rsidP="00564C22">
      <w:pPr>
        <w:pStyle w:val="Code"/>
        <w:spacing w:line="259" w:lineRule="auto"/>
        <w:rPr>
          <w:del w:id="18553" w:author="Andreas Kuehne" w:date="2019-05-31T12:22:00Z"/>
        </w:rPr>
      </w:pPr>
      <w:del w:id="18554" w:author="Andreas Kuehne" w:date="2019-05-31T12:22:00Z">
        <w:r w:rsidDel="00B33063">
          <w:rPr>
            <w:color w:val="31849B" w:themeColor="accent5" w:themeShade="BF"/>
          </w:rPr>
          <w:delText xml:space="preserve">    "recipient"</w:delText>
        </w:r>
        <w:r w:rsidDel="00B33063">
          <w:delText>: {</w:delText>
        </w:r>
        <w:bookmarkStart w:id="18555" w:name="_Toc10200118"/>
        <w:bookmarkStart w:id="18556" w:name="_Toc10204256"/>
        <w:bookmarkStart w:id="18557" w:name="_Toc10208394"/>
        <w:bookmarkEnd w:id="18555"/>
        <w:bookmarkEnd w:id="18556"/>
        <w:bookmarkEnd w:id="18557"/>
      </w:del>
    </w:p>
    <w:p w14:paraId="2DC33AB8" w14:textId="1D06EE6E" w:rsidR="00564C22" w:rsidDel="00B33063" w:rsidRDefault="009B1AF1" w:rsidP="00564C22">
      <w:pPr>
        <w:pStyle w:val="Code"/>
        <w:spacing w:line="259" w:lineRule="auto"/>
        <w:rPr>
          <w:del w:id="18558" w:author="Andreas Kuehne" w:date="2019-05-31T12:22:00Z"/>
        </w:rPr>
      </w:pPr>
      <w:del w:id="18559"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8560" w:name="_Toc10200119"/>
        <w:bookmarkStart w:id="18561" w:name="_Toc10204257"/>
        <w:bookmarkStart w:id="18562" w:name="_Toc10208395"/>
        <w:bookmarkEnd w:id="18560"/>
        <w:bookmarkEnd w:id="18561"/>
        <w:bookmarkEnd w:id="18562"/>
      </w:del>
    </w:p>
    <w:p w14:paraId="35B0777E" w14:textId="56DFC24B" w:rsidR="00564C22" w:rsidDel="00B33063" w:rsidRDefault="009B1AF1" w:rsidP="00564C22">
      <w:pPr>
        <w:pStyle w:val="Code"/>
        <w:spacing w:line="259" w:lineRule="auto"/>
        <w:rPr>
          <w:del w:id="18563" w:author="Andreas Kuehne" w:date="2019-05-31T12:22:00Z"/>
        </w:rPr>
      </w:pPr>
      <w:del w:id="18564" w:author="Andreas Kuehne" w:date="2019-05-31T12:22:00Z">
        <w:r w:rsidDel="00B33063">
          <w:rPr>
            <w:color w:val="31849B" w:themeColor="accent5" w:themeShade="BF"/>
          </w:rPr>
          <w:delText xml:space="preserve">      "items"</w:delText>
        </w:r>
        <w:r w:rsidDel="00B33063">
          <w:delText>: {</w:delText>
        </w:r>
        <w:bookmarkStart w:id="18565" w:name="_Toc10200120"/>
        <w:bookmarkStart w:id="18566" w:name="_Toc10204258"/>
        <w:bookmarkStart w:id="18567" w:name="_Toc10208396"/>
        <w:bookmarkEnd w:id="18565"/>
        <w:bookmarkEnd w:id="18566"/>
        <w:bookmarkEnd w:id="18567"/>
      </w:del>
    </w:p>
    <w:p w14:paraId="4DE4DDA9" w14:textId="4CADEDA8" w:rsidR="00564C22" w:rsidDel="00B33063" w:rsidRDefault="009B1AF1" w:rsidP="00564C22">
      <w:pPr>
        <w:pStyle w:val="Code"/>
        <w:spacing w:line="259" w:lineRule="auto"/>
        <w:rPr>
          <w:del w:id="18568" w:author="Andreas Kuehne" w:date="2019-05-31T12:22:00Z"/>
        </w:rPr>
      </w:pPr>
      <w:del w:id="18569"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"#/definitions/saml2rw-NameIDType"</w:delText>
        </w:r>
        <w:bookmarkStart w:id="18570" w:name="_Toc10200121"/>
        <w:bookmarkStart w:id="18571" w:name="_Toc10204259"/>
        <w:bookmarkStart w:id="18572" w:name="_Toc10208397"/>
        <w:bookmarkEnd w:id="18570"/>
        <w:bookmarkEnd w:id="18571"/>
        <w:bookmarkEnd w:id="18572"/>
      </w:del>
    </w:p>
    <w:p w14:paraId="601881C5" w14:textId="0D7B9367" w:rsidR="00564C22" w:rsidDel="00B33063" w:rsidRDefault="009B1AF1" w:rsidP="00564C22">
      <w:pPr>
        <w:pStyle w:val="Code"/>
        <w:spacing w:line="259" w:lineRule="auto"/>
        <w:rPr>
          <w:del w:id="18573" w:author="Andreas Kuehne" w:date="2019-05-31T12:22:00Z"/>
        </w:rPr>
      </w:pPr>
      <w:del w:id="18574" w:author="Andreas Kuehne" w:date="2019-05-31T12:22:00Z">
        <w:r w:rsidDel="00B33063">
          <w:delText xml:space="preserve">      }</w:delText>
        </w:r>
        <w:bookmarkStart w:id="18575" w:name="_Toc10200122"/>
        <w:bookmarkStart w:id="18576" w:name="_Toc10204260"/>
        <w:bookmarkStart w:id="18577" w:name="_Toc10208398"/>
        <w:bookmarkEnd w:id="18575"/>
        <w:bookmarkEnd w:id="18576"/>
        <w:bookmarkEnd w:id="18577"/>
      </w:del>
    </w:p>
    <w:p w14:paraId="2737598E" w14:textId="1EC1D639" w:rsidR="00564C22" w:rsidDel="00B33063" w:rsidRDefault="009B1AF1" w:rsidP="00564C22">
      <w:pPr>
        <w:pStyle w:val="Code"/>
        <w:spacing w:line="259" w:lineRule="auto"/>
        <w:rPr>
          <w:del w:id="18578" w:author="Andreas Kuehne" w:date="2019-05-31T12:22:00Z"/>
        </w:rPr>
      </w:pPr>
      <w:del w:id="18579" w:author="Andreas Kuehne" w:date="2019-05-31T12:22:00Z">
        <w:r w:rsidDel="00B33063">
          <w:delText xml:space="preserve">    }</w:delText>
        </w:r>
        <w:bookmarkStart w:id="18580" w:name="_Toc10200123"/>
        <w:bookmarkStart w:id="18581" w:name="_Toc10204261"/>
        <w:bookmarkStart w:id="18582" w:name="_Toc10208399"/>
        <w:bookmarkEnd w:id="18580"/>
        <w:bookmarkEnd w:id="18581"/>
        <w:bookmarkEnd w:id="18582"/>
      </w:del>
    </w:p>
    <w:p w14:paraId="11736126" w14:textId="03AD0E92" w:rsidR="00564C22" w:rsidDel="00B33063" w:rsidRDefault="009B1AF1" w:rsidP="00564C22">
      <w:pPr>
        <w:pStyle w:val="Code"/>
        <w:spacing w:line="259" w:lineRule="auto"/>
        <w:rPr>
          <w:del w:id="18583" w:author="Andreas Kuehne" w:date="2019-05-31T12:22:00Z"/>
        </w:rPr>
      </w:pPr>
      <w:del w:id="18584" w:author="Andreas Kuehne" w:date="2019-05-31T12:22:00Z">
        <w:r w:rsidDel="00B33063">
          <w:delText xml:space="preserve">  },</w:delText>
        </w:r>
        <w:bookmarkStart w:id="18585" w:name="_Toc10200124"/>
        <w:bookmarkStart w:id="18586" w:name="_Toc10204262"/>
        <w:bookmarkStart w:id="18587" w:name="_Toc10208400"/>
        <w:bookmarkEnd w:id="18585"/>
        <w:bookmarkEnd w:id="18586"/>
        <w:bookmarkEnd w:id="18587"/>
      </w:del>
    </w:p>
    <w:p w14:paraId="1262AA00" w14:textId="0A2211E3" w:rsidR="00564C22" w:rsidDel="00B33063" w:rsidRDefault="009B1AF1" w:rsidP="00564C22">
      <w:pPr>
        <w:pStyle w:val="Code"/>
        <w:spacing w:line="259" w:lineRule="auto"/>
        <w:rPr>
          <w:del w:id="18588" w:author="Andreas Kuehne" w:date="2019-05-31T12:22:00Z"/>
        </w:rPr>
      </w:pPr>
      <w:del w:id="18589"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"recipient"</w:delText>
        </w:r>
        <w:r w:rsidDel="00B33063">
          <w:delText>]</w:delText>
        </w:r>
        <w:bookmarkStart w:id="18590" w:name="_Toc10200125"/>
        <w:bookmarkStart w:id="18591" w:name="_Toc10204263"/>
        <w:bookmarkStart w:id="18592" w:name="_Toc10208401"/>
        <w:bookmarkEnd w:id="18590"/>
        <w:bookmarkEnd w:id="18591"/>
        <w:bookmarkEnd w:id="18592"/>
      </w:del>
    </w:p>
    <w:p w14:paraId="6E208881" w14:textId="3796A115" w:rsidR="00564C22" w:rsidDel="00B33063" w:rsidRDefault="009B1AF1" w:rsidP="00564C22">
      <w:pPr>
        <w:pStyle w:val="Code"/>
        <w:spacing w:line="259" w:lineRule="auto"/>
        <w:rPr>
          <w:del w:id="18593" w:author="Andreas Kuehne" w:date="2019-05-31T12:22:00Z"/>
        </w:rPr>
      </w:pPr>
      <w:del w:id="18594" w:author="Andreas Kuehne" w:date="2019-05-31T12:22:00Z">
        <w:r w:rsidDel="00B33063">
          <w:delText>}</w:delText>
        </w:r>
        <w:bookmarkStart w:id="18595" w:name="_Toc10200126"/>
        <w:bookmarkStart w:id="18596" w:name="_Toc10204264"/>
        <w:bookmarkStart w:id="18597" w:name="_Toc10208402"/>
        <w:bookmarkEnd w:id="18595"/>
        <w:bookmarkEnd w:id="18596"/>
        <w:bookmarkEnd w:id="18597"/>
      </w:del>
    </w:p>
    <w:p w14:paraId="7121BA24" w14:textId="28AE6E3C" w:rsidR="00564C22" w:rsidDel="00B33063" w:rsidRDefault="00564C22" w:rsidP="00564C22">
      <w:pPr>
        <w:rPr>
          <w:del w:id="18598" w:author="Andreas Kuehne" w:date="2019-05-31T12:22:00Z"/>
        </w:rPr>
      </w:pPr>
      <w:bookmarkStart w:id="18599" w:name="_Toc10200127"/>
      <w:bookmarkStart w:id="18600" w:name="_Toc10204265"/>
      <w:bookmarkStart w:id="18601" w:name="_Toc10208403"/>
      <w:bookmarkEnd w:id="18599"/>
      <w:bookmarkEnd w:id="18600"/>
      <w:bookmarkEnd w:id="18601"/>
    </w:p>
    <w:p w14:paraId="35EEEBE4" w14:textId="75FE47DD" w:rsidR="00564C22" w:rsidDel="00B33063" w:rsidRDefault="009B1AF1" w:rsidP="00564C22">
      <w:pPr>
        <w:pStyle w:val="berschrift4"/>
        <w:rPr>
          <w:del w:id="18602" w:author="Andreas Kuehne" w:date="2019-05-31T12:22:00Z"/>
        </w:rPr>
      </w:pPr>
      <w:del w:id="18603" w:author="Andreas Kuehne" w:date="2019-05-31T12:22:00Z">
        <w:r w:rsidDel="00B33063">
          <w:delText>IntendedAudience – XML Syntax</w:delText>
        </w:r>
        <w:bookmarkStart w:id="18604" w:name="_Toc10200128"/>
        <w:bookmarkStart w:id="18605" w:name="_Toc10204266"/>
        <w:bookmarkStart w:id="18606" w:name="_Toc10208404"/>
        <w:bookmarkEnd w:id="18604"/>
        <w:bookmarkEnd w:id="18605"/>
        <w:bookmarkEnd w:id="18606"/>
      </w:del>
    </w:p>
    <w:p w14:paraId="29DC6A90" w14:textId="725188A4" w:rsidR="00564C22" w:rsidRPr="5404FA76" w:rsidDel="00B33063" w:rsidRDefault="009B1AF1" w:rsidP="00564C22">
      <w:pPr>
        <w:rPr>
          <w:del w:id="18607" w:author="Andreas Kuehne" w:date="2019-05-31T12:22:00Z"/>
        </w:rPr>
      </w:pPr>
      <w:del w:id="18608" w:author="Andreas Kuehne" w:date="2019-05-31T12:22:00Z">
        <w:r w:rsidRPr="0CCF9147" w:rsidDel="00B33063">
          <w:delText xml:space="preserve">The XML type </w:delText>
        </w:r>
        <w:r w:rsidRPr="002062A5" w:rsidDel="00B33063">
          <w:rPr>
            <w:rFonts w:ascii="Courier New" w:eastAsia="Courier New" w:hAnsi="Courier New" w:cs="Courier New"/>
          </w:rPr>
          <w:delText>IntendedAudienceType</w:delText>
        </w:r>
        <w:r w:rsidRPr="0CCF9147" w:rsidDel="00B33063">
          <w:delText xml:space="preserve"> SHALL implement the requirements defined in the </w:delText>
        </w:r>
        <w:r w:rsidRPr="002062A5" w:rsidDel="00B33063">
          <w:rPr>
            <w:rFonts w:ascii="Courier New" w:eastAsia="Courier New" w:hAnsi="Courier New" w:cs="Courier New"/>
          </w:rPr>
          <w:delText>IntendedAudience</w:delText>
        </w:r>
        <w:r w:rsidDel="00B33063">
          <w:delText xml:space="preserve"> </w:delText>
        </w:r>
        <w:r w:rsidRPr="005A6FFD" w:rsidDel="00B33063">
          <w:delText>component.</w:delText>
        </w:r>
        <w:bookmarkStart w:id="18609" w:name="_Toc10200129"/>
        <w:bookmarkStart w:id="18610" w:name="_Toc10204267"/>
        <w:bookmarkStart w:id="18611" w:name="_Toc10208405"/>
        <w:bookmarkEnd w:id="18609"/>
        <w:bookmarkEnd w:id="18610"/>
        <w:bookmarkEnd w:id="18611"/>
      </w:del>
    </w:p>
    <w:p w14:paraId="07F0DCE6" w14:textId="4F8066B8" w:rsidR="00564C22" w:rsidDel="00B33063" w:rsidRDefault="009B1AF1" w:rsidP="00564C22">
      <w:pPr>
        <w:rPr>
          <w:del w:id="18612" w:author="Andreas Kuehne" w:date="2019-05-31T12:22:00Z"/>
        </w:rPr>
      </w:pPr>
      <w:del w:id="18613"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IntendedAudienceType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18614" w:name="_Toc10200130"/>
        <w:bookmarkStart w:id="18615" w:name="_Toc10204268"/>
        <w:bookmarkStart w:id="18616" w:name="_Toc10208406"/>
        <w:bookmarkEnd w:id="18614"/>
        <w:bookmarkEnd w:id="18615"/>
        <w:bookmarkEnd w:id="18616"/>
      </w:del>
    </w:p>
    <w:p w14:paraId="3E571B14" w14:textId="2C55C42F" w:rsidR="00564C22" w:rsidDel="00B33063" w:rsidRDefault="009B1AF1" w:rsidP="00564C22">
      <w:pPr>
        <w:pStyle w:val="Code"/>
        <w:rPr>
          <w:del w:id="18617" w:author="Andreas Kuehne" w:date="2019-05-31T12:22:00Z"/>
        </w:rPr>
      </w:pPr>
      <w:del w:id="18618"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IntendedAudienceType</w:delText>
        </w:r>
        <w:r w:rsidDel="00B33063">
          <w:rPr>
            <w:color w:val="943634" w:themeColor="accent2" w:themeShade="BF"/>
          </w:rPr>
          <w:delText>"</w:delText>
        </w:r>
        <w:r w:rsidDel="00B33063">
          <w:rPr>
            <w:color w:val="31849B" w:themeColor="accent5" w:themeShade="BF"/>
          </w:rPr>
          <w:delText>&gt;</w:delText>
        </w:r>
        <w:bookmarkStart w:id="18619" w:name="_Toc10200131"/>
        <w:bookmarkStart w:id="18620" w:name="_Toc10204269"/>
        <w:bookmarkStart w:id="18621" w:name="_Toc10208407"/>
        <w:bookmarkEnd w:id="18619"/>
        <w:bookmarkEnd w:id="18620"/>
        <w:bookmarkEnd w:id="18621"/>
      </w:del>
    </w:p>
    <w:p w14:paraId="2EB69899" w14:textId="3D9DF09C" w:rsidR="00564C22" w:rsidDel="00B33063" w:rsidRDefault="009B1AF1" w:rsidP="00564C22">
      <w:pPr>
        <w:pStyle w:val="Code"/>
        <w:rPr>
          <w:del w:id="18622" w:author="Andreas Kuehne" w:date="2019-05-31T12:22:00Z"/>
        </w:rPr>
      </w:pPr>
      <w:del w:id="18623" w:author="Andreas Kuehne" w:date="2019-05-31T12:22:00Z">
        <w:r w:rsidDel="00B33063">
          <w:rPr>
            <w:color w:val="31849B" w:themeColor="accent5" w:themeShade="BF"/>
          </w:rPr>
          <w:delText xml:space="preserve">  &lt;xs:sequence&gt;</w:delText>
        </w:r>
        <w:bookmarkStart w:id="18624" w:name="_Toc10200132"/>
        <w:bookmarkStart w:id="18625" w:name="_Toc10204270"/>
        <w:bookmarkStart w:id="18626" w:name="_Toc10208408"/>
        <w:bookmarkEnd w:id="18624"/>
        <w:bookmarkEnd w:id="18625"/>
        <w:bookmarkEnd w:id="18626"/>
      </w:del>
    </w:p>
    <w:p w14:paraId="2E08E041" w14:textId="5136F996" w:rsidR="00564C22" w:rsidDel="00B33063" w:rsidRDefault="009B1AF1" w:rsidP="00564C22">
      <w:pPr>
        <w:pStyle w:val="Code"/>
        <w:rPr>
          <w:del w:id="18627" w:author="Andreas Kuehne" w:date="2019-05-31T12:22:00Z"/>
        </w:rPr>
      </w:pPr>
      <w:del w:id="18628"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Recipient</w:delText>
        </w:r>
        <w:r w:rsidDel="00B33063">
          <w:rPr>
            <w:color w:val="943634" w:themeColor="accent2" w:themeShade="BF"/>
          </w:rPr>
          <w:delText>" type="</w:delText>
        </w:r>
        <w:r w:rsidDel="00B33063">
          <w:rPr>
            <w:color w:val="244061" w:themeColor="accent1" w:themeShade="80"/>
          </w:rPr>
          <w:delText>saml2-rw:NameIDType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w:delText>
        </w:r>
        <w:r w:rsidDel="00B33063">
          <w:rPr>
            <w:color w:val="31849B" w:themeColor="accent5" w:themeShade="BF"/>
          </w:rPr>
          <w:delText>/&gt;</w:delText>
        </w:r>
        <w:bookmarkStart w:id="18629" w:name="_Toc10200133"/>
        <w:bookmarkStart w:id="18630" w:name="_Toc10204271"/>
        <w:bookmarkStart w:id="18631" w:name="_Toc10208409"/>
        <w:bookmarkEnd w:id="18629"/>
        <w:bookmarkEnd w:id="18630"/>
        <w:bookmarkEnd w:id="18631"/>
      </w:del>
    </w:p>
    <w:p w14:paraId="258FD9B5" w14:textId="5546207B" w:rsidR="00564C22" w:rsidDel="00B33063" w:rsidRDefault="009B1AF1" w:rsidP="00564C22">
      <w:pPr>
        <w:pStyle w:val="Code"/>
        <w:rPr>
          <w:del w:id="18632" w:author="Andreas Kuehne" w:date="2019-05-31T12:22:00Z"/>
        </w:rPr>
      </w:pPr>
      <w:del w:id="18633" w:author="Andreas Kuehne" w:date="2019-05-31T12:22:00Z">
        <w:r w:rsidDel="00B33063">
          <w:rPr>
            <w:color w:val="31849B" w:themeColor="accent5" w:themeShade="BF"/>
          </w:rPr>
          <w:delText xml:space="preserve">  &lt;/xs:sequence&gt;</w:delText>
        </w:r>
        <w:bookmarkStart w:id="18634" w:name="_Toc10200134"/>
        <w:bookmarkStart w:id="18635" w:name="_Toc10204272"/>
        <w:bookmarkStart w:id="18636" w:name="_Toc10208410"/>
        <w:bookmarkEnd w:id="18634"/>
        <w:bookmarkEnd w:id="18635"/>
        <w:bookmarkEnd w:id="18636"/>
      </w:del>
    </w:p>
    <w:p w14:paraId="1A9FC228" w14:textId="38103DFC" w:rsidR="00564C22" w:rsidDel="00B33063" w:rsidRDefault="009B1AF1" w:rsidP="00564C22">
      <w:pPr>
        <w:pStyle w:val="Code"/>
        <w:rPr>
          <w:del w:id="18637" w:author="Andreas Kuehne" w:date="2019-05-31T12:22:00Z"/>
        </w:rPr>
      </w:pPr>
      <w:del w:id="18638" w:author="Andreas Kuehne" w:date="2019-05-31T12:22:00Z">
        <w:r w:rsidDel="00B33063">
          <w:rPr>
            <w:color w:val="31849B" w:themeColor="accent5" w:themeShade="BF"/>
          </w:rPr>
          <w:delText>&lt;/xs:complexType&gt;</w:delText>
        </w:r>
        <w:bookmarkStart w:id="18639" w:name="_Toc10200135"/>
        <w:bookmarkStart w:id="18640" w:name="_Toc10204273"/>
        <w:bookmarkStart w:id="18641" w:name="_Toc10208411"/>
        <w:bookmarkEnd w:id="18639"/>
        <w:bookmarkEnd w:id="18640"/>
        <w:bookmarkEnd w:id="18641"/>
      </w:del>
    </w:p>
    <w:p w14:paraId="7DE8445B" w14:textId="08E33BB8" w:rsidR="00564C22" w:rsidDel="00B33063" w:rsidRDefault="009B1AF1" w:rsidP="00564C22">
      <w:pPr>
        <w:spacing w:line="259" w:lineRule="auto"/>
        <w:rPr>
          <w:del w:id="18642" w:author="Andreas Kuehne" w:date="2019-05-31T12:22:00Z"/>
        </w:rPr>
      </w:pPr>
      <w:del w:id="18643"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IntendedAudienceType</w:delText>
        </w:r>
        <w:r w:rsidRPr="71C71F8C" w:rsidDel="00B33063">
          <w:delText xml:space="preserve"> </w:delText>
        </w:r>
        <w:r w:rsidDel="00B33063">
          <w:delText xml:space="preserve">XML element SHALL implement in XML syntax the sub-component that has a name equal to its local name. </w:delText>
        </w:r>
        <w:bookmarkStart w:id="18644" w:name="_Toc10200136"/>
        <w:bookmarkStart w:id="18645" w:name="_Toc10204274"/>
        <w:bookmarkStart w:id="18646" w:name="_Toc10208412"/>
        <w:bookmarkEnd w:id="18644"/>
        <w:bookmarkEnd w:id="18645"/>
        <w:bookmarkEnd w:id="18646"/>
      </w:del>
    </w:p>
    <w:p w14:paraId="5293505E" w14:textId="333C91CD" w:rsidR="00564C22" w:rsidDel="00B33063" w:rsidRDefault="009B1AF1" w:rsidP="00564C22">
      <w:pPr>
        <w:pStyle w:val="berschrift3"/>
        <w:rPr>
          <w:del w:id="18647" w:author="Andreas Kuehne" w:date="2019-05-31T12:22:00Z"/>
        </w:rPr>
      </w:pPr>
      <w:bookmarkStart w:id="18648" w:name="_RefCompA7F4B833"/>
      <w:del w:id="18649" w:author="Andreas Kuehne" w:date="2019-05-31T12:22:00Z">
        <w:r w:rsidDel="00B33063">
          <w:delText>Component KeySelector</w:delText>
        </w:r>
        <w:bookmarkStart w:id="18650" w:name="_Toc10200137"/>
        <w:bookmarkStart w:id="18651" w:name="_Toc10204275"/>
        <w:bookmarkStart w:id="18652" w:name="_Toc10208413"/>
        <w:bookmarkEnd w:id="18648"/>
        <w:bookmarkEnd w:id="18650"/>
        <w:bookmarkEnd w:id="18651"/>
        <w:bookmarkEnd w:id="18652"/>
      </w:del>
    </w:p>
    <w:p w14:paraId="787F02FB" w14:textId="3C4E8B59" w:rsidR="00564C22" w:rsidDel="00B33063" w:rsidRDefault="001725A5" w:rsidP="00564C22">
      <w:pPr>
        <w:rPr>
          <w:del w:id="18653" w:author="Andreas Kuehne" w:date="2019-05-31T12:22:00Z"/>
        </w:rPr>
      </w:pPr>
      <w:del w:id="18654" w:author="Andreas Kuehne" w:date="2019-05-31T12:22:00Z">
        <w:r w:rsidRPr="003A06D0" w:rsidDel="00B33063">
          <w:delText xml:space="preserve">The </w:delText>
        </w:r>
        <w:r w:rsidRPr="003A06D0" w:rsidDel="00B33063">
          <w:rPr>
            <w:rFonts w:ascii="Courier New" w:eastAsia="Courier New" w:hAnsi="Courier New" w:cs="Courier New"/>
            <w:lang w:val="en-GB"/>
          </w:rPr>
          <w:delText>KeySelector</w:delText>
        </w:r>
        <w:r w:rsidRPr="003A06D0" w:rsidDel="00B33063">
          <w:delText xml:space="preserve"> component holds data that selects a specific key or certificate or group of certificates. Only one of its sub-components MUST be present. But a </w:delText>
        </w:r>
        <w:r w:rsidRPr="003A06D0" w:rsidDel="00B33063">
          <w:rPr>
            <w:rFonts w:ascii="Courier New" w:eastAsia="Courier New" w:hAnsi="Courier New" w:cs="Courier New"/>
            <w:lang w:val="en-GB"/>
          </w:rPr>
          <w:delText>KeySelector</w:delText>
        </w:r>
        <w:r w:rsidRPr="003A06D0" w:rsidDel="00B33063">
          <w:delText xml:space="preserve"> component can occur multiple times as a sub-component in the </w:delText>
        </w:r>
        <w:r w:rsidRPr="003A06D0" w:rsidDel="00B33063">
          <w:rPr>
            <w:rFonts w:ascii="Courier New" w:eastAsia="Courier New" w:hAnsi="Courier New" w:cs="Courier New"/>
            <w:lang w:val="en-GB"/>
          </w:rPr>
          <w:delText>OptionalInputsSign</w:delText>
        </w:r>
        <w:r w:rsidRPr="003A06D0" w:rsidDel="00B33063">
          <w:delText xml:space="preserve"> component</w:delText>
        </w:r>
        <w:bookmarkStart w:id="18655" w:name="_Toc10200138"/>
        <w:bookmarkStart w:id="18656" w:name="_Toc10204276"/>
        <w:bookmarkStart w:id="18657" w:name="_Toc10208414"/>
        <w:bookmarkEnd w:id="18655"/>
        <w:bookmarkEnd w:id="18656"/>
        <w:bookmarkEnd w:id="18657"/>
      </w:del>
    </w:p>
    <w:p w14:paraId="3BA25969" w14:textId="33C7BB2F" w:rsidR="00564C22" w:rsidDel="00B33063" w:rsidRDefault="009B1AF1" w:rsidP="00564C22">
      <w:pPr>
        <w:rPr>
          <w:del w:id="18658" w:author="Andreas Kuehne" w:date="2019-05-31T12:22:00Z"/>
        </w:rPr>
      </w:pPr>
      <w:del w:id="18659" w:author="Andreas Kuehne" w:date="2019-05-31T12:22:00Z">
        <w:r w:rsidDel="00B33063">
          <w:delText>Below follows a list of the sub-components that constitute this component:</w:delText>
        </w:r>
        <w:bookmarkStart w:id="18660" w:name="_Toc10200139"/>
        <w:bookmarkStart w:id="18661" w:name="_Toc10204277"/>
        <w:bookmarkStart w:id="18662" w:name="_Toc10208415"/>
        <w:bookmarkEnd w:id="18660"/>
        <w:bookmarkEnd w:id="18661"/>
        <w:bookmarkEnd w:id="18662"/>
      </w:del>
    </w:p>
    <w:p w14:paraId="5E4CDF4B" w14:textId="7AB8C681" w:rsidR="00564C22" w:rsidDel="00B33063" w:rsidRDefault="009B1AF1" w:rsidP="00564C22">
      <w:pPr>
        <w:pStyle w:val="Member"/>
        <w:rPr>
          <w:del w:id="18663" w:author="Andreas Kuehne" w:date="2019-05-31T12:22:00Z"/>
        </w:rPr>
      </w:pPr>
      <w:del w:id="18664" w:author="Andreas Kuehne" w:date="2019-05-31T12:22:00Z">
        <w:r w:rsidDel="00B33063">
          <w:delText xml:space="preserve">The OPTIONAL </w:delText>
        </w:r>
        <w:r w:rsidRPr="35C1378D" w:rsidDel="00B33063">
          <w:rPr>
            <w:rStyle w:val="Datatype"/>
          </w:rPr>
          <w:delText>X509Digest</w:delText>
        </w:r>
        <w:r w:rsidDel="00B33063">
          <w:delText xml:space="preserve"> element, if present, MUST contain one instance of a sub-component. This element MUST satisfy the requirements specified in this document in section </w:delText>
        </w:r>
        <w:r w:rsidDel="00B33063">
          <w:fldChar w:fldCharType="begin"/>
        </w:r>
        <w:r w:rsidDel="00B33063">
          <w:delInstrText xml:space="preserve"> REF _RefComp6A5A0489 \r \h </w:delInstrText>
        </w:r>
        <w:r w:rsidDel="00B33063">
          <w:fldChar w:fldCharType="separate"/>
        </w:r>
        <w:r w:rsidDel="00B33063">
          <w:rPr>
            <w:rStyle w:val="Datatype"/>
            <w:rFonts w:eastAsia="Courier New" w:cs="Courier New"/>
          </w:rPr>
          <w:delText>X509Digest</w:delText>
        </w:r>
        <w:r w:rsidDel="00B33063">
          <w:fldChar w:fldCharType="end"/>
        </w:r>
        <w:r w:rsidDel="00B33063">
          <w:delText xml:space="preserve">. </w:delText>
        </w:r>
        <w:bookmarkStart w:id="18665" w:name="_Toc10200140"/>
        <w:bookmarkStart w:id="18666" w:name="_Toc10204278"/>
        <w:bookmarkStart w:id="18667" w:name="_Toc10208416"/>
        <w:bookmarkEnd w:id="18665"/>
        <w:bookmarkEnd w:id="18666"/>
        <w:bookmarkEnd w:id="18667"/>
      </w:del>
    </w:p>
    <w:p w14:paraId="461F2B65" w14:textId="4BD2E6BF" w:rsidR="00564C22" w:rsidDel="00B33063" w:rsidRDefault="009B1AF1" w:rsidP="00564C22">
      <w:pPr>
        <w:pStyle w:val="Member"/>
        <w:rPr>
          <w:del w:id="18668" w:author="Andreas Kuehne" w:date="2019-05-31T12:22:00Z"/>
        </w:rPr>
      </w:pPr>
      <w:del w:id="18669" w:author="Andreas Kuehne" w:date="2019-05-31T12:22:00Z">
        <w:r w:rsidDel="00B33063">
          <w:delText xml:space="preserve">The OPTIONAL </w:delText>
        </w:r>
        <w:r w:rsidRPr="35C1378D" w:rsidDel="00B33063">
          <w:rPr>
            <w:rStyle w:val="Datatype"/>
          </w:rPr>
          <w:delText>X509SubjectName</w:delText>
        </w:r>
        <w:r w:rsidDel="00B33063">
          <w:delText xml:space="preserve"> element, if present, MUST contain one instance of a string. </w:delText>
        </w:r>
        <w:r w:rsidRPr="003A06D0" w:rsidDel="00B33063">
          <w:delText xml:space="preserve">The </w:delText>
        </w:r>
        <w:r w:rsidRPr="003A06D0" w:rsidDel="00B33063">
          <w:rPr>
            <w:rStyle w:val="Datatype"/>
            <w:lang w:val="en-GB"/>
          </w:rPr>
          <w:delText>X509SubjectName</w:delText>
        </w:r>
        <w:r w:rsidRPr="003A06D0" w:rsidDel="00B33063">
          <w:delText xml:space="preserve"> element contains an X.509 subject distinguished name that SHOULD be represented as a string that complies with section 3 of RFC4514 [LDAP-DN].</w:delText>
        </w:r>
        <w:bookmarkStart w:id="18670" w:name="_Toc10200141"/>
        <w:bookmarkStart w:id="18671" w:name="_Toc10204279"/>
        <w:bookmarkStart w:id="18672" w:name="_Toc10208417"/>
        <w:bookmarkEnd w:id="18670"/>
        <w:bookmarkEnd w:id="18671"/>
        <w:bookmarkEnd w:id="18672"/>
      </w:del>
    </w:p>
    <w:p w14:paraId="34D091CA" w14:textId="3C4CCF24" w:rsidR="00564C22" w:rsidDel="00B33063" w:rsidRDefault="009B1AF1" w:rsidP="00564C22">
      <w:pPr>
        <w:pStyle w:val="Member"/>
        <w:rPr>
          <w:del w:id="18673" w:author="Andreas Kuehne" w:date="2019-05-31T12:22:00Z"/>
        </w:rPr>
      </w:pPr>
      <w:del w:id="18674" w:author="Andreas Kuehne" w:date="2019-05-31T12:22:00Z">
        <w:r w:rsidDel="00B33063">
          <w:delText xml:space="preserve">The OPTIONAL </w:delText>
        </w:r>
        <w:r w:rsidRPr="35C1378D" w:rsidDel="00B33063">
          <w:rPr>
            <w:rStyle w:val="Datatype"/>
          </w:rPr>
          <w:delText>X509SKI</w:delText>
        </w:r>
        <w:r w:rsidDel="00B33063">
          <w:delText xml:space="preserve"> element, if present, MUST contain one instance of base64 encoded binary data. </w:delText>
        </w:r>
        <w:r w:rsidRPr="003A06D0" w:rsidDel="00B33063">
          <w:delText xml:space="preserve">The </w:delText>
        </w:r>
        <w:r w:rsidRPr="003A06D0" w:rsidDel="00B33063">
          <w:rPr>
            <w:rStyle w:val="Datatype"/>
            <w:lang w:val="en-GB"/>
          </w:rPr>
          <w:delText>X509SKI</w:delText>
        </w:r>
        <w:r w:rsidRPr="003A06D0" w:rsidDel="00B33063">
          <w:delText xml:space="preserve"> element contains the base64 encoded plain (i.e. non-DER-encoded) value of a X509 V.3 SubjectKeyIdentifier extension.</w:delText>
        </w:r>
        <w:bookmarkStart w:id="18675" w:name="_Toc10200142"/>
        <w:bookmarkStart w:id="18676" w:name="_Toc10204280"/>
        <w:bookmarkStart w:id="18677" w:name="_Toc10208418"/>
        <w:bookmarkEnd w:id="18675"/>
        <w:bookmarkEnd w:id="18676"/>
        <w:bookmarkEnd w:id="18677"/>
      </w:del>
    </w:p>
    <w:p w14:paraId="4075D2E4" w14:textId="5098BBE8" w:rsidR="00564C22" w:rsidDel="00B33063" w:rsidRDefault="009B1AF1" w:rsidP="00564C22">
      <w:pPr>
        <w:pStyle w:val="Member"/>
        <w:rPr>
          <w:del w:id="18678" w:author="Andreas Kuehne" w:date="2019-05-31T12:22:00Z"/>
        </w:rPr>
      </w:pPr>
      <w:del w:id="18679" w:author="Andreas Kuehne" w:date="2019-05-31T12:22:00Z">
        <w:r w:rsidDel="00B33063">
          <w:delText xml:space="preserve">The OPTIONAL </w:delText>
        </w:r>
        <w:r w:rsidRPr="35C1378D" w:rsidDel="00B33063">
          <w:rPr>
            <w:rStyle w:val="Datatype"/>
          </w:rPr>
          <w:delText>X509Certificate</w:delText>
        </w:r>
        <w:r w:rsidDel="00B33063">
          <w:delText xml:space="preserve"> element, if present, MUST contain one instance of base64 encoded binary data. </w:delText>
        </w:r>
        <w:r w:rsidRPr="003A06D0" w:rsidDel="00B33063">
          <w:delText xml:space="preserve">The </w:delText>
        </w:r>
        <w:r w:rsidRPr="003A06D0" w:rsidDel="00B33063">
          <w:rPr>
            <w:rStyle w:val="Datatype"/>
            <w:lang w:val="en-GB"/>
          </w:rPr>
          <w:delText>X509Certificate</w:delText>
        </w:r>
        <w:r w:rsidRPr="003A06D0" w:rsidDel="00B33063">
          <w:delText xml:space="preserve"> element contains a base64-encoded [X509V3] certificate.</w:delText>
        </w:r>
        <w:bookmarkStart w:id="18680" w:name="_Toc10200143"/>
        <w:bookmarkStart w:id="18681" w:name="_Toc10204281"/>
        <w:bookmarkStart w:id="18682" w:name="_Toc10208419"/>
        <w:bookmarkEnd w:id="18680"/>
        <w:bookmarkEnd w:id="18681"/>
        <w:bookmarkEnd w:id="18682"/>
      </w:del>
    </w:p>
    <w:p w14:paraId="03284CDF" w14:textId="271B03FB" w:rsidR="00564C22" w:rsidDel="00B33063" w:rsidRDefault="009B1AF1" w:rsidP="00564C22">
      <w:pPr>
        <w:pStyle w:val="Member"/>
        <w:rPr>
          <w:del w:id="18683" w:author="Andreas Kuehne" w:date="2019-05-31T12:22:00Z"/>
        </w:rPr>
      </w:pPr>
      <w:del w:id="18684" w:author="Andreas Kuehne" w:date="2019-05-31T12:22:00Z">
        <w:r w:rsidDel="00B33063">
          <w:delText xml:space="preserve">The OPTIONAL </w:delText>
        </w:r>
        <w:r w:rsidRPr="35C1378D" w:rsidDel="00B33063">
          <w:rPr>
            <w:rStyle w:val="Datatype"/>
          </w:rPr>
          <w:delText>KeyName</w:delText>
        </w:r>
        <w:r w:rsidDel="00B33063">
          <w:delText xml:space="preserve"> element, if present, MUST contain one instance of a string. </w:delText>
        </w:r>
        <w:r w:rsidRPr="003A06D0" w:rsidDel="00B33063">
          <w:delText xml:space="preserve">It selects a key to be used for signing in a generic way. Usually the client knows about the valid values for </w:delText>
        </w:r>
        <w:r w:rsidRPr="003A06D0" w:rsidDel="00B33063">
          <w:rPr>
            <w:rStyle w:val="Datatype"/>
            <w:lang w:val="en-GB"/>
          </w:rPr>
          <w:delText>KeyName</w:delText>
        </w:r>
        <w:r w:rsidRPr="003A06D0" w:rsidDel="00B33063">
          <w:delText>.</w:delText>
        </w:r>
        <w:bookmarkStart w:id="18685" w:name="_Toc10200144"/>
        <w:bookmarkStart w:id="18686" w:name="_Toc10204282"/>
        <w:bookmarkStart w:id="18687" w:name="_Toc10208420"/>
        <w:bookmarkEnd w:id="18685"/>
        <w:bookmarkEnd w:id="18686"/>
        <w:bookmarkEnd w:id="18687"/>
      </w:del>
    </w:p>
    <w:p w14:paraId="3C19CAE6" w14:textId="19CDCA7B" w:rsidR="00564C22" w:rsidDel="00B33063" w:rsidRDefault="009B1AF1" w:rsidP="00564C22">
      <w:pPr>
        <w:pStyle w:val="berschrift4"/>
        <w:rPr>
          <w:del w:id="18688" w:author="Andreas Kuehne" w:date="2019-05-31T12:22:00Z"/>
        </w:rPr>
      </w:pPr>
      <w:del w:id="18689" w:author="Andreas Kuehne" w:date="2019-05-31T12:22:00Z">
        <w:r w:rsidDel="00B33063">
          <w:delText>KeySelector – JSON Syntax</w:delText>
        </w:r>
        <w:bookmarkStart w:id="18690" w:name="_Toc10200145"/>
        <w:bookmarkStart w:id="18691" w:name="_Toc10204283"/>
        <w:bookmarkStart w:id="18692" w:name="_Toc10208421"/>
        <w:bookmarkEnd w:id="18690"/>
        <w:bookmarkEnd w:id="18691"/>
        <w:bookmarkEnd w:id="18692"/>
      </w:del>
    </w:p>
    <w:p w14:paraId="4489A2C3" w14:textId="238B6DD0" w:rsidR="00564C22" w:rsidRPr="0248A3D1" w:rsidDel="00B33063" w:rsidRDefault="009B1AF1" w:rsidP="00564C22">
      <w:pPr>
        <w:rPr>
          <w:del w:id="18693" w:author="Andreas Kuehne" w:date="2019-05-31T12:22:00Z"/>
        </w:rPr>
      </w:pPr>
      <w:del w:id="18694"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KeySelectorType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KeySelector</w:delText>
        </w:r>
        <w:r w:rsidDel="00B33063">
          <w:delText xml:space="preserve"> component.</w:delText>
        </w:r>
        <w:bookmarkStart w:id="18695" w:name="_Toc10200146"/>
        <w:bookmarkStart w:id="18696" w:name="_Toc10204284"/>
        <w:bookmarkStart w:id="18697" w:name="_Toc10208422"/>
        <w:bookmarkEnd w:id="18695"/>
        <w:bookmarkEnd w:id="18696"/>
        <w:bookmarkEnd w:id="18697"/>
      </w:del>
    </w:p>
    <w:p w14:paraId="6F35EF13" w14:textId="3EE669CB" w:rsidR="00564C22" w:rsidRPr="C2430093" w:rsidDel="00B33063" w:rsidRDefault="009B1AF1" w:rsidP="00564C22">
      <w:pPr>
        <w:spacing w:line="259" w:lineRule="auto"/>
        <w:rPr>
          <w:del w:id="18698" w:author="Andreas Kuehne" w:date="2019-05-31T12:22:00Z"/>
          <w:rFonts w:eastAsia="Arial" w:cs="Arial"/>
          <w:sz w:val="22"/>
          <w:szCs w:val="22"/>
        </w:rPr>
      </w:pPr>
      <w:del w:id="18699"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KeySelector</w:delText>
        </w:r>
        <w:r w:rsidRPr="002062A5" w:rsidDel="00B33063">
          <w:rPr>
            <w:rFonts w:eastAsia="Arial" w:cs="Arial"/>
            <w:sz w:val="22"/>
            <w:szCs w:val="22"/>
          </w:rPr>
          <w:delText xml:space="preserve"> using JSON-specific names mapped as shown in the table below.</w:delText>
        </w:r>
        <w:bookmarkStart w:id="18700" w:name="_Toc10200147"/>
        <w:bookmarkStart w:id="18701" w:name="_Toc10204285"/>
        <w:bookmarkStart w:id="18702" w:name="_Toc10208423"/>
        <w:bookmarkEnd w:id="18700"/>
        <w:bookmarkEnd w:id="18701"/>
        <w:bookmarkEnd w:id="18702"/>
      </w:del>
    </w:p>
    <w:tbl>
      <w:tblPr>
        <w:tblStyle w:val="Gitternetztabelle1hell1"/>
        <w:tblW w:w="0" w:type="auto"/>
        <w:tblLook w:val="04A0" w:firstRow="1" w:lastRow="0" w:firstColumn="1" w:lastColumn="0" w:noHBand="0" w:noVBand="1"/>
      </w:tblPr>
      <w:tblGrid>
        <w:gridCol w:w="4675"/>
        <w:gridCol w:w="4675"/>
      </w:tblGrid>
      <w:tr w:rsidR="00564C22" w:rsidDel="00B33063" w14:paraId="481C913B" w14:textId="38594833" w:rsidTr="00564C22">
        <w:trPr>
          <w:cnfStyle w:val="100000000000" w:firstRow="1" w:lastRow="0" w:firstColumn="0" w:lastColumn="0" w:oddVBand="0" w:evenVBand="0" w:oddHBand="0" w:evenHBand="0" w:firstRowFirstColumn="0" w:firstRowLastColumn="0" w:lastRowFirstColumn="0" w:lastRowLastColumn="0"/>
          <w:del w:id="1870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3219CC0" w14:textId="3D52B979" w:rsidR="00564C22" w:rsidDel="00B33063" w:rsidRDefault="009B1AF1" w:rsidP="00564C22">
            <w:pPr>
              <w:pStyle w:val="Beschriftung"/>
              <w:rPr>
                <w:del w:id="18704" w:author="Andreas Kuehne" w:date="2019-05-31T12:22:00Z"/>
              </w:rPr>
            </w:pPr>
            <w:del w:id="18705" w:author="Andreas Kuehne" w:date="2019-05-31T12:22:00Z">
              <w:r w:rsidDel="00B33063">
                <w:delText>Element</w:delText>
              </w:r>
              <w:bookmarkStart w:id="18706" w:name="_Toc10200148"/>
              <w:bookmarkStart w:id="18707" w:name="_Toc10204286"/>
              <w:bookmarkStart w:id="18708" w:name="_Toc10208424"/>
              <w:bookmarkEnd w:id="18706"/>
              <w:bookmarkEnd w:id="18707"/>
              <w:bookmarkEnd w:id="18708"/>
            </w:del>
          </w:p>
        </w:tc>
        <w:tc>
          <w:tcPr>
            <w:tcW w:w="4675" w:type="dxa"/>
          </w:tcPr>
          <w:p w14:paraId="3B871425" w14:textId="4D11A0F9"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8709" w:author="Andreas Kuehne" w:date="2019-05-31T12:22:00Z"/>
              </w:rPr>
            </w:pPr>
            <w:del w:id="18710" w:author="Andreas Kuehne" w:date="2019-05-31T12:22:00Z">
              <w:r w:rsidDel="00B33063">
                <w:delText>Implementing JSON member name</w:delText>
              </w:r>
              <w:bookmarkStart w:id="18711" w:name="_Toc10200149"/>
              <w:bookmarkStart w:id="18712" w:name="_Toc10204287"/>
              <w:bookmarkStart w:id="18713" w:name="_Toc10208425"/>
              <w:bookmarkEnd w:id="18711"/>
              <w:bookmarkEnd w:id="18712"/>
              <w:bookmarkEnd w:id="18713"/>
            </w:del>
          </w:p>
        </w:tc>
        <w:bookmarkStart w:id="18714" w:name="_Toc10200150"/>
        <w:bookmarkStart w:id="18715" w:name="_Toc10204288"/>
        <w:bookmarkStart w:id="18716" w:name="_Toc10208426"/>
        <w:bookmarkEnd w:id="18714"/>
        <w:bookmarkEnd w:id="18715"/>
        <w:bookmarkEnd w:id="18716"/>
      </w:tr>
      <w:tr w:rsidR="00564C22" w:rsidDel="00B33063" w14:paraId="2515355B" w14:textId="7B0E3BFB" w:rsidTr="00564C22">
        <w:trPr>
          <w:del w:id="1871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AFC6159" w14:textId="5ACA699B" w:rsidR="00564C22" w:rsidRPr="002062A5" w:rsidDel="00B33063" w:rsidRDefault="009B1AF1" w:rsidP="00564C22">
            <w:pPr>
              <w:pStyle w:val="Beschriftung"/>
              <w:rPr>
                <w:del w:id="18718" w:author="Andreas Kuehne" w:date="2019-05-31T12:22:00Z"/>
                <w:rStyle w:val="Datatype"/>
                <w:b w:val="0"/>
                <w:bCs w:val="0"/>
              </w:rPr>
            </w:pPr>
            <w:del w:id="18719" w:author="Andreas Kuehne" w:date="2019-05-31T12:22:00Z">
              <w:r w:rsidRPr="002062A5" w:rsidDel="00B33063">
                <w:rPr>
                  <w:rStyle w:val="Datatype"/>
                </w:rPr>
                <w:delText>X509Digest</w:delText>
              </w:r>
              <w:bookmarkStart w:id="18720" w:name="_Toc10200151"/>
              <w:bookmarkStart w:id="18721" w:name="_Toc10204289"/>
              <w:bookmarkStart w:id="18722" w:name="_Toc10208427"/>
              <w:bookmarkEnd w:id="18720"/>
              <w:bookmarkEnd w:id="18721"/>
              <w:bookmarkEnd w:id="18722"/>
            </w:del>
          </w:p>
        </w:tc>
        <w:tc>
          <w:tcPr>
            <w:tcW w:w="4675" w:type="dxa"/>
          </w:tcPr>
          <w:p w14:paraId="0F2F4FCD" w14:textId="6406FC69"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723" w:author="Andreas Kuehne" w:date="2019-05-31T12:22:00Z"/>
                <w:rStyle w:val="Datatype"/>
              </w:rPr>
            </w:pPr>
            <w:del w:id="18724" w:author="Andreas Kuehne" w:date="2019-05-31T12:22:00Z">
              <w:r w:rsidRPr="002062A5" w:rsidDel="00B33063">
                <w:rPr>
                  <w:rStyle w:val="Datatype"/>
                </w:rPr>
                <w:delText>x509Digest</w:delText>
              </w:r>
              <w:bookmarkStart w:id="18725" w:name="_Toc10200152"/>
              <w:bookmarkStart w:id="18726" w:name="_Toc10204290"/>
              <w:bookmarkStart w:id="18727" w:name="_Toc10208428"/>
              <w:bookmarkEnd w:id="18725"/>
              <w:bookmarkEnd w:id="18726"/>
              <w:bookmarkEnd w:id="18727"/>
            </w:del>
          </w:p>
        </w:tc>
        <w:bookmarkStart w:id="18728" w:name="_Toc10200153"/>
        <w:bookmarkStart w:id="18729" w:name="_Toc10204291"/>
        <w:bookmarkStart w:id="18730" w:name="_Toc10208429"/>
        <w:bookmarkEnd w:id="18728"/>
        <w:bookmarkEnd w:id="18729"/>
        <w:bookmarkEnd w:id="18730"/>
      </w:tr>
      <w:tr w:rsidR="00564C22" w:rsidDel="00B33063" w14:paraId="502F5AF9" w14:textId="53DDE5EE" w:rsidTr="00564C22">
        <w:trPr>
          <w:del w:id="1873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9AC9B48" w14:textId="2379CFDF" w:rsidR="00564C22" w:rsidRPr="002062A5" w:rsidDel="00B33063" w:rsidRDefault="009B1AF1" w:rsidP="00564C22">
            <w:pPr>
              <w:pStyle w:val="Beschriftung"/>
              <w:rPr>
                <w:del w:id="18732" w:author="Andreas Kuehne" w:date="2019-05-31T12:22:00Z"/>
                <w:rStyle w:val="Datatype"/>
                <w:b w:val="0"/>
                <w:bCs w:val="0"/>
              </w:rPr>
            </w:pPr>
            <w:del w:id="18733" w:author="Andreas Kuehne" w:date="2019-05-31T12:22:00Z">
              <w:r w:rsidRPr="002062A5" w:rsidDel="00B33063">
                <w:rPr>
                  <w:rStyle w:val="Datatype"/>
                </w:rPr>
                <w:delText>X509SubjectName</w:delText>
              </w:r>
              <w:bookmarkStart w:id="18734" w:name="_Toc10200154"/>
              <w:bookmarkStart w:id="18735" w:name="_Toc10204292"/>
              <w:bookmarkStart w:id="18736" w:name="_Toc10208430"/>
              <w:bookmarkEnd w:id="18734"/>
              <w:bookmarkEnd w:id="18735"/>
              <w:bookmarkEnd w:id="18736"/>
            </w:del>
          </w:p>
        </w:tc>
        <w:tc>
          <w:tcPr>
            <w:tcW w:w="4675" w:type="dxa"/>
          </w:tcPr>
          <w:p w14:paraId="2DCDEDFA" w14:textId="0E57A83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737" w:author="Andreas Kuehne" w:date="2019-05-31T12:22:00Z"/>
                <w:rStyle w:val="Datatype"/>
              </w:rPr>
            </w:pPr>
            <w:del w:id="18738" w:author="Andreas Kuehne" w:date="2019-05-31T12:22:00Z">
              <w:r w:rsidRPr="002062A5" w:rsidDel="00B33063">
                <w:rPr>
                  <w:rStyle w:val="Datatype"/>
                </w:rPr>
                <w:delText>sub</w:delText>
              </w:r>
              <w:bookmarkStart w:id="18739" w:name="_Toc10200155"/>
              <w:bookmarkStart w:id="18740" w:name="_Toc10204293"/>
              <w:bookmarkStart w:id="18741" w:name="_Toc10208431"/>
              <w:bookmarkEnd w:id="18739"/>
              <w:bookmarkEnd w:id="18740"/>
              <w:bookmarkEnd w:id="18741"/>
            </w:del>
          </w:p>
        </w:tc>
        <w:bookmarkStart w:id="18742" w:name="_Toc10200156"/>
        <w:bookmarkStart w:id="18743" w:name="_Toc10204294"/>
        <w:bookmarkStart w:id="18744" w:name="_Toc10208432"/>
        <w:bookmarkEnd w:id="18742"/>
        <w:bookmarkEnd w:id="18743"/>
        <w:bookmarkEnd w:id="18744"/>
      </w:tr>
      <w:tr w:rsidR="00564C22" w:rsidDel="00B33063" w14:paraId="6D83EC28" w14:textId="1ACA1F59" w:rsidTr="00564C22">
        <w:trPr>
          <w:del w:id="1874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3C1E36A" w14:textId="35DC39AC" w:rsidR="00564C22" w:rsidRPr="002062A5" w:rsidDel="00B33063" w:rsidRDefault="009B1AF1" w:rsidP="00564C22">
            <w:pPr>
              <w:pStyle w:val="Beschriftung"/>
              <w:rPr>
                <w:del w:id="18746" w:author="Andreas Kuehne" w:date="2019-05-31T12:22:00Z"/>
                <w:rStyle w:val="Datatype"/>
                <w:b w:val="0"/>
                <w:bCs w:val="0"/>
              </w:rPr>
            </w:pPr>
            <w:del w:id="18747" w:author="Andreas Kuehne" w:date="2019-05-31T12:22:00Z">
              <w:r w:rsidRPr="002062A5" w:rsidDel="00B33063">
                <w:rPr>
                  <w:rStyle w:val="Datatype"/>
                </w:rPr>
                <w:delText>X509SKI</w:delText>
              </w:r>
              <w:bookmarkStart w:id="18748" w:name="_Toc10200157"/>
              <w:bookmarkStart w:id="18749" w:name="_Toc10204295"/>
              <w:bookmarkStart w:id="18750" w:name="_Toc10208433"/>
              <w:bookmarkEnd w:id="18748"/>
              <w:bookmarkEnd w:id="18749"/>
              <w:bookmarkEnd w:id="18750"/>
            </w:del>
          </w:p>
        </w:tc>
        <w:tc>
          <w:tcPr>
            <w:tcW w:w="4675" w:type="dxa"/>
          </w:tcPr>
          <w:p w14:paraId="003E3500" w14:textId="181939C6"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751" w:author="Andreas Kuehne" w:date="2019-05-31T12:22:00Z"/>
                <w:rStyle w:val="Datatype"/>
              </w:rPr>
            </w:pPr>
            <w:del w:id="18752" w:author="Andreas Kuehne" w:date="2019-05-31T12:22:00Z">
              <w:r w:rsidRPr="002062A5" w:rsidDel="00B33063">
                <w:rPr>
                  <w:rStyle w:val="Datatype"/>
                </w:rPr>
                <w:delText>ski</w:delText>
              </w:r>
              <w:bookmarkStart w:id="18753" w:name="_Toc10200158"/>
              <w:bookmarkStart w:id="18754" w:name="_Toc10204296"/>
              <w:bookmarkStart w:id="18755" w:name="_Toc10208434"/>
              <w:bookmarkEnd w:id="18753"/>
              <w:bookmarkEnd w:id="18754"/>
              <w:bookmarkEnd w:id="18755"/>
            </w:del>
          </w:p>
        </w:tc>
        <w:bookmarkStart w:id="18756" w:name="_Toc10200159"/>
        <w:bookmarkStart w:id="18757" w:name="_Toc10204297"/>
        <w:bookmarkStart w:id="18758" w:name="_Toc10208435"/>
        <w:bookmarkEnd w:id="18756"/>
        <w:bookmarkEnd w:id="18757"/>
        <w:bookmarkEnd w:id="18758"/>
      </w:tr>
      <w:tr w:rsidR="00564C22" w:rsidDel="00B33063" w14:paraId="5D625297" w14:textId="226F61A1" w:rsidTr="00564C22">
        <w:trPr>
          <w:del w:id="1875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907AC58" w14:textId="354FBE91" w:rsidR="00564C22" w:rsidRPr="002062A5" w:rsidDel="00B33063" w:rsidRDefault="009B1AF1" w:rsidP="00564C22">
            <w:pPr>
              <w:pStyle w:val="Beschriftung"/>
              <w:rPr>
                <w:del w:id="18760" w:author="Andreas Kuehne" w:date="2019-05-31T12:22:00Z"/>
                <w:rStyle w:val="Datatype"/>
                <w:b w:val="0"/>
                <w:bCs w:val="0"/>
              </w:rPr>
            </w:pPr>
            <w:del w:id="18761" w:author="Andreas Kuehne" w:date="2019-05-31T12:22:00Z">
              <w:r w:rsidRPr="002062A5" w:rsidDel="00B33063">
                <w:rPr>
                  <w:rStyle w:val="Datatype"/>
                </w:rPr>
                <w:delText>X509Certificate</w:delText>
              </w:r>
              <w:bookmarkStart w:id="18762" w:name="_Toc10200160"/>
              <w:bookmarkStart w:id="18763" w:name="_Toc10204298"/>
              <w:bookmarkStart w:id="18764" w:name="_Toc10208436"/>
              <w:bookmarkEnd w:id="18762"/>
              <w:bookmarkEnd w:id="18763"/>
              <w:bookmarkEnd w:id="18764"/>
            </w:del>
          </w:p>
        </w:tc>
        <w:tc>
          <w:tcPr>
            <w:tcW w:w="4675" w:type="dxa"/>
          </w:tcPr>
          <w:p w14:paraId="366BB743" w14:textId="163FA37B"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765" w:author="Andreas Kuehne" w:date="2019-05-31T12:22:00Z"/>
                <w:rStyle w:val="Datatype"/>
              </w:rPr>
            </w:pPr>
            <w:del w:id="18766" w:author="Andreas Kuehne" w:date="2019-05-31T12:22:00Z">
              <w:r w:rsidRPr="002062A5" w:rsidDel="00B33063">
                <w:rPr>
                  <w:rStyle w:val="Datatype"/>
                </w:rPr>
                <w:delText>cert</w:delText>
              </w:r>
              <w:bookmarkStart w:id="18767" w:name="_Toc10200161"/>
              <w:bookmarkStart w:id="18768" w:name="_Toc10204299"/>
              <w:bookmarkStart w:id="18769" w:name="_Toc10208437"/>
              <w:bookmarkEnd w:id="18767"/>
              <w:bookmarkEnd w:id="18768"/>
              <w:bookmarkEnd w:id="18769"/>
            </w:del>
          </w:p>
        </w:tc>
        <w:bookmarkStart w:id="18770" w:name="_Toc10200162"/>
        <w:bookmarkStart w:id="18771" w:name="_Toc10204300"/>
        <w:bookmarkStart w:id="18772" w:name="_Toc10208438"/>
        <w:bookmarkEnd w:id="18770"/>
        <w:bookmarkEnd w:id="18771"/>
        <w:bookmarkEnd w:id="18772"/>
      </w:tr>
      <w:tr w:rsidR="00564C22" w:rsidDel="00B33063" w14:paraId="744A656E" w14:textId="7BED2463" w:rsidTr="00564C22">
        <w:trPr>
          <w:del w:id="1877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0074F1D" w14:textId="13C090B7" w:rsidR="00564C22" w:rsidRPr="002062A5" w:rsidDel="00B33063" w:rsidRDefault="009B1AF1" w:rsidP="00564C22">
            <w:pPr>
              <w:pStyle w:val="Beschriftung"/>
              <w:rPr>
                <w:del w:id="18774" w:author="Andreas Kuehne" w:date="2019-05-31T12:22:00Z"/>
                <w:rStyle w:val="Datatype"/>
                <w:b w:val="0"/>
                <w:bCs w:val="0"/>
              </w:rPr>
            </w:pPr>
            <w:del w:id="18775" w:author="Andreas Kuehne" w:date="2019-05-31T12:22:00Z">
              <w:r w:rsidRPr="002062A5" w:rsidDel="00B33063">
                <w:rPr>
                  <w:rStyle w:val="Datatype"/>
                </w:rPr>
                <w:delText>KeyName</w:delText>
              </w:r>
              <w:bookmarkStart w:id="18776" w:name="_Toc10200163"/>
              <w:bookmarkStart w:id="18777" w:name="_Toc10204301"/>
              <w:bookmarkStart w:id="18778" w:name="_Toc10208439"/>
              <w:bookmarkEnd w:id="18776"/>
              <w:bookmarkEnd w:id="18777"/>
              <w:bookmarkEnd w:id="18778"/>
            </w:del>
          </w:p>
        </w:tc>
        <w:tc>
          <w:tcPr>
            <w:tcW w:w="4675" w:type="dxa"/>
          </w:tcPr>
          <w:p w14:paraId="5372C05C" w14:textId="08BAA8D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779" w:author="Andreas Kuehne" w:date="2019-05-31T12:22:00Z"/>
                <w:rStyle w:val="Datatype"/>
              </w:rPr>
            </w:pPr>
            <w:del w:id="18780" w:author="Andreas Kuehne" w:date="2019-05-31T12:22:00Z">
              <w:r w:rsidRPr="002062A5" w:rsidDel="00B33063">
                <w:rPr>
                  <w:rStyle w:val="Datatype"/>
                </w:rPr>
                <w:delText>name</w:delText>
              </w:r>
              <w:bookmarkStart w:id="18781" w:name="_Toc10200164"/>
              <w:bookmarkStart w:id="18782" w:name="_Toc10204302"/>
              <w:bookmarkStart w:id="18783" w:name="_Toc10208440"/>
              <w:bookmarkEnd w:id="18781"/>
              <w:bookmarkEnd w:id="18782"/>
              <w:bookmarkEnd w:id="18783"/>
            </w:del>
          </w:p>
        </w:tc>
        <w:bookmarkStart w:id="18784" w:name="_Toc10200165"/>
        <w:bookmarkStart w:id="18785" w:name="_Toc10204303"/>
        <w:bookmarkStart w:id="18786" w:name="_Toc10208441"/>
        <w:bookmarkEnd w:id="18784"/>
        <w:bookmarkEnd w:id="18785"/>
        <w:bookmarkEnd w:id="18786"/>
      </w:tr>
    </w:tbl>
    <w:p w14:paraId="65222F42" w14:textId="609A8E7C" w:rsidR="00564C22" w:rsidRPr="0202B381" w:rsidDel="00B33063" w:rsidRDefault="009B1AF1" w:rsidP="00564C22">
      <w:pPr>
        <w:rPr>
          <w:del w:id="18787" w:author="Andreas Kuehne" w:date="2019-05-31T12:22:00Z"/>
        </w:rPr>
      </w:pPr>
      <w:del w:id="18788"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KeySelectorType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8789" w:name="_Toc10200166"/>
        <w:bookmarkStart w:id="18790" w:name="_Toc10204304"/>
        <w:bookmarkStart w:id="18791" w:name="_Toc10208442"/>
        <w:bookmarkEnd w:id="18789"/>
        <w:bookmarkEnd w:id="18790"/>
        <w:bookmarkEnd w:id="18791"/>
      </w:del>
    </w:p>
    <w:p w14:paraId="6B7BF262" w14:textId="093ECDE4" w:rsidR="00564C22" w:rsidDel="00B33063" w:rsidRDefault="009B1AF1" w:rsidP="00564C22">
      <w:pPr>
        <w:pStyle w:val="Code"/>
        <w:spacing w:line="259" w:lineRule="auto"/>
        <w:rPr>
          <w:del w:id="18792" w:author="Andreas Kuehne" w:date="2019-05-31T12:22:00Z"/>
        </w:rPr>
      </w:pPr>
      <w:del w:id="18793" w:author="Andreas Kuehne" w:date="2019-05-31T12:22:00Z">
        <w:r w:rsidDel="00B33063">
          <w:rPr>
            <w:color w:val="31849B" w:themeColor="accent5" w:themeShade="BF"/>
          </w:rPr>
          <w:delText>"dss2-KeySelectorType"</w:delText>
        </w:r>
        <w:r w:rsidDel="00B33063">
          <w:delText>: {</w:delText>
        </w:r>
        <w:bookmarkStart w:id="18794" w:name="_Toc10200167"/>
        <w:bookmarkStart w:id="18795" w:name="_Toc10204305"/>
        <w:bookmarkStart w:id="18796" w:name="_Toc10208443"/>
        <w:bookmarkEnd w:id="18794"/>
        <w:bookmarkEnd w:id="18795"/>
        <w:bookmarkEnd w:id="18796"/>
      </w:del>
    </w:p>
    <w:p w14:paraId="0D0E79AA" w14:textId="709572B9" w:rsidR="00564C22" w:rsidDel="00B33063" w:rsidRDefault="009B1AF1" w:rsidP="00564C22">
      <w:pPr>
        <w:pStyle w:val="Code"/>
        <w:spacing w:line="259" w:lineRule="auto"/>
        <w:rPr>
          <w:del w:id="18797" w:author="Andreas Kuehne" w:date="2019-05-31T12:22:00Z"/>
        </w:rPr>
      </w:pPr>
      <w:del w:id="18798"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8799" w:name="_Toc10200168"/>
        <w:bookmarkStart w:id="18800" w:name="_Toc10204306"/>
        <w:bookmarkStart w:id="18801" w:name="_Toc10208444"/>
        <w:bookmarkEnd w:id="18799"/>
        <w:bookmarkEnd w:id="18800"/>
        <w:bookmarkEnd w:id="18801"/>
      </w:del>
    </w:p>
    <w:p w14:paraId="7F5E1D23" w14:textId="634D419B" w:rsidR="00564C22" w:rsidDel="00B33063" w:rsidRDefault="009B1AF1" w:rsidP="00564C22">
      <w:pPr>
        <w:pStyle w:val="Code"/>
        <w:spacing w:line="259" w:lineRule="auto"/>
        <w:rPr>
          <w:del w:id="18802" w:author="Andreas Kuehne" w:date="2019-05-31T12:22:00Z"/>
        </w:rPr>
      </w:pPr>
      <w:del w:id="18803" w:author="Andreas Kuehne" w:date="2019-05-31T12:22:00Z">
        <w:r w:rsidDel="00B33063">
          <w:rPr>
            <w:color w:val="31849B" w:themeColor="accent5" w:themeShade="BF"/>
          </w:rPr>
          <w:delText xml:space="preserve">  "properties"</w:delText>
        </w:r>
        <w:r w:rsidDel="00B33063">
          <w:delText>: {</w:delText>
        </w:r>
        <w:bookmarkStart w:id="18804" w:name="_Toc10200169"/>
        <w:bookmarkStart w:id="18805" w:name="_Toc10204307"/>
        <w:bookmarkStart w:id="18806" w:name="_Toc10208445"/>
        <w:bookmarkEnd w:id="18804"/>
        <w:bookmarkEnd w:id="18805"/>
        <w:bookmarkEnd w:id="18806"/>
      </w:del>
    </w:p>
    <w:p w14:paraId="5890B243" w14:textId="097248E3" w:rsidR="00564C22" w:rsidDel="00B33063" w:rsidRDefault="009B1AF1" w:rsidP="00564C22">
      <w:pPr>
        <w:pStyle w:val="Code"/>
        <w:spacing w:line="259" w:lineRule="auto"/>
        <w:rPr>
          <w:del w:id="18807" w:author="Andreas Kuehne" w:date="2019-05-31T12:22:00Z"/>
        </w:rPr>
      </w:pPr>
      <w:del w:id="18808" w:author="Andreas Kuehne" w:date="2019-05-31T12:22:00Z">
        <w:r w:rsidDel="00B33063">
          <w:rPr>
            <w:color w:val="31849B" w:themeColor="accent5" w:themeShade="BF"/>
          </w:rPr>
          <w:delText xml:space="preserve">    "x509Digest"</w:delText>
        </w:r>
        <w:r w:rsidDel="00B33063">
          <w:delText>: {</w:delText>
        </w:r>
        <w:bookmarkStart w:id="18809" w:name="_Toc10200170"/>
        <w:bookmarkStart w:id="18810" w:name="_Toc10204308"/>
        <w:bookmarkStart w:id="18811" w:name="_Toc10208446"/>
        <w:bookmarkEnd w:id="18809"/>
        <w:bookmarkEnd w:id="18810"/>
        <w:bookmarkEnd w:id="18811"/>
      </w:del>
    </w:p>
    <w:p w14:paraId="42139991" w14:textId="7E1702AB" w:rsidR="00564C22" w:rsidDel="00B33063" w:rsidRDefault="009B1AF1" w:rsidP="00564C22">
      <w:pPr>
        <w:pStyle w:val="Code"/>
        <w:spacing w:line="259" w:lineRule="auto"/>
        <w:rPr>
          <w:del w:id="18812" w:author="Andreas Kuehne" w:date="2019-05-31T12:22:00Z"/>
        </w:rPr>
      </w:pPr>
      <w:del w:id="18813"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"#/definitions/dss2-X509DigestType"</w:delText>
        </w:r>
        <w:bookmarkStart w:id="18814" w:name="_Toc10200171"/>
        <w:bookmarkStart w:id="18815" w:name="_Toc10204309"/>
        <w:bookmarkStart w:id="18816" w:name="_Toc10208447"/>
        <w:bookmarkEnd w:id="18814"/>
        <w:bookmarkEnd w:id="18815"/>
        <w:bookmarkEnd w:id="18816"/>
      </w:del>
    </w:p>
    <w:p w14:paraId="04F738BB" w14:textId="2BD9B197" w:rsidR="00564C22" w:rsidDel="00B33063" w:rsidRDefault="009B1AF1" w:rsidP="00564C22">
      <w:pPr>
        <w:pStyle w:val="Code"/>
        <w:spacing w:line="259" w:lineRule="auto"/>
        <w:rPr>
          <w:del w:id="18817" w:author="Andreas Kuehne" w:date="2019-05-31T12:22:00Z"/>
        </w:rPr>
      </w:pPr>
      <w:del w:id="18818" w:author="Andreas Kuehne" w:date="2019-05-31T12:22:00Z">
        <w:r w:rsidDel="00B33063">
          <w:delText xml:space="preserve">    },</w:delText>
        </w:r>
        <w:bookmarkStart w:id="18819" w:name="_Toc10200172"/>
        <w:bookmarkStart w:id="18820" w:name="_Toc10204310"/>
        <w:bookmarkStart w:id="18821" w:name="_Toc10208448"/>
        <w:bookmarkEnd w:id="18819"/>
        <w:bookmarkEnd w:id="18820"/>
        <w:bookmarkEnd w:id="18821"/>
      </w:del>
    </w:p>
    <w:p w14:paraId="1B480460" w14:textId="66BB6A5D" w:rsidR="00564C22" w:rsidDel="00B33063" w:rsidRDefault="009B1AF1" w:rsidP="00564C22">
      <w:pPr>
        <w:pStyle w:val="Code"/>
        <w:spacing w:line="259" w:lineRule="auto"/>
        <w:rPr>
          <w:del w:id="18822" w:author="Andreas Kuehne" w:date="2019-05-31T12:22:00Z"/>
        </w:rPr>
      </w:pPr>
      <w:del w:id="18823" w:author="Andreas Kuehne" w:date="2019-05-31T12:22:00Z">
        <w:r w:rsidDel="00B33063">
          <w:rPr>
            <w:color w:val="31849B" w:themeColor="accent5" w:themeShade="BF"/>
          </w:rPr>
          <w:delText xml:space="preserve">    "sub"</w:delText>
        </w:r>
        <w:r w:rsidDel="00B33063">
          <w:delText>: {</w:delText>
        </w:r>
        <w:bookmarkStart w:id="18824" w:name="_Toc10200173"/>
        <w:bookmarkStart w:id="18825" w:name="_Toc10204311"/>
        <w:bookmarkStart w:id="18826" w:name="_Toc10208449"/>
        <w:bookmarkEnd w:id="18824"/>
        <w:bookmarkEnd w:id="18825"/>
        <w:bookmarkEnd w:id="18826"/>
      </w:del>
    </w:p>
    <w:p w14:paraId="34DC9152" w14:textId="7DE864C3" w:rsidR="00564C22" w:rsidDel="00B33063" w:rsidRDefault="009B1AF1" w:rsidP="00564C22">
      <w:pPr>
        <w:pStyle w:val="Code"/>
        <w:spacing w:line="259" w:lineRule="auto"/>
        <w:rPr>
          <w:del w:id="18827" w:author="Andreas Kuehne" w:date="2019-05-31T12:22:00Z"/>
        </w:rPr>
      </w:pPr>
      <w:del w:id="18828"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8829" w:name="_Toc10200174"/>
        <w:bookmarkStart w:id="18830" w:name="_Toc10204312"/>
        <w:bookmarkStart w:id="18831" w:name="_Toc10208450"/>
        <w:bookmarkEnd w:id="18829"/>
        <w:bookmarkEnd w:id="18830"/>
        <w:bookmarkEnd w:id="18831"/>
      </w:del>
    </w:p>
    <w:p w14:paraId="0CBFC458" w14:textId="49141A80" w:rsidR="00564C22" w:rsidDel="00B33063" w:rsidRDefault="009B1AF1" w:rsidP="00564C22">
      <w:pPr>
        <w:pStyle w:val="Code"/>
        <w:spacing w:line="259" w:lineRule="auto"/>
        <w:rPr>
          <w:del w:id="18832" w:author="Andreas Kuehne" w:date="2019-05-31T12:22:00Z"/>
        </w:rPr>
      </w:pPr>
      <w:del w:id="18833" w:author="Andreas Kuehne" w:date="2019-05-31T12:22:00Z">
        <w:r w:rsidDel="00B33063">
          <w:delText xml:space="preserve">    },</w:delText>
        </w:r>
        <w:bookmarkStart w:id="18834" w:name="_Toc10200175"/>
        <w:bookmarkStart w:id="18835" w:name="_Toc10204313"/>
        <w:bookmarkStart w:id="18836" w:name="_Toc10208451"/>
        <w:bookmarkEnd w:id="18834"/>
        <w:bookmarkEnd w:id="18835"/>
        <w:bookmarkEnd w:id="18836"/>
      </w:del>
    </w:p>
    <w:p w14:paraId="33DC175F" w14:textId="2291E55A" w:rsidR="00564C22" w:rsidDel="00B33063" w:rsidRDefault="009B1AF1" w:rsidP="00564C22">
      <w:pPr>
        <w:pStyle w:val="Code"/>
        <w:spacing w:line="259" w:lineRule="auto"/>
        <w:rPr>
          <w:del w:id="18837" w:author="Andreas Kuehne" w:date="2019-05-31T12:22:00Z"/>
        </w:rPr>
      </w:pPr>
      <w:del w:id="18838" w:author="Andreas Kuehne" w:date="2019-05-31T12:22:00Z">
        <w:r w:rsidDel="00B33063">
          <w:rPr>
            <w:color w:val="31849B" w:themeColor="accent5" w:themeShade="BF"/>
          </w:rPr>
          <w:delText xml:space="preserve">    "ski"</w:delText>
        </w:r>
        <w:r w:rsidDel="00B33063">
          <w:delText>: {</w:delText>
        </w:r>
        <w:bookmarkStart w:id="18839" w:name="_Toc10200176"/>
        <w:bookmarkStart w:id="18840" w:name="_Toc10204314"/>
        <w:bookmarkStart w:id="18841" w:name="_Toc10208452"/>
        <w:bookmarkEnd w:id="18839"/>
        <w:bookmarkEnd w:id="18840"/>
        <w:bookmarkEnd w:id="18841"/>
      </w:del>
    </w:p>
    <w:p w14:paraId="1D796238" w14:textId="38DFD27E" w:rsidR="00564C22" w:rsidDel="00B33063" w:rsidRDefault="009B1AF1" w:rsidP="00564C22">
      <w:pPr>
        <w:pStyle w:val="Code"/>
        <w:spacing w:line="259" w:lineRule="auto"/>
        <w:rPr>
          <w:del w:id="18842" w:author="Andreas Kuehne" w:date="2019-05-31T12:22:00Z"/>
        </w:rPr>
      </w:pPr>
      <w:del w:id="18843"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8844" w:name="_Toc10200177"/>
        <w:bookmarkStart w:id="18845" w:name="_Toc10204315"/>
        <w:bookmarkStart w:id="18846" w:name="_Toc10208453"/>
        <w:bookmarkEnd w:id="18844"/>
        <w:bookmarkEnd w:id="18845"/>
        <w:bookmarkEnd w:id="18846"/>
      </w:del>
    </w:p>
    <w:p w14:paraId="54B9B57D" w14:textId="3EC02EE1" w:rsidR="00564C22" w:rsidDel="00B33063" w:rsidRDefault="009B1AF1" w:rsidP="00564C22">
      <w:pPr>
        <w:pStyle w:val="Code"/>
        <w:spacing w:line="259" w:lineRule="auto"/>
        <w:rPr>
          <w:del w:id="18847" w:author="Andreas Kuehne" w:date="2019-05-31T12:22:00Z"/>
        </w:rPr>
      </w:pPr>
      <w:del w:id="18848" w:author="Andreas Kuehne" w:date="2019-05-31T12:22:00Z">
        <w:r w:rsidDel="00B33063">
          <w:delText xml:space="preserve">    },</w:delText>
        </w:r>
        <w:bookmarkStart w:id="18849" w:name="_Toc10200178"/>
        <w:bookmarkStart w:id="18850" w:name="_Toc10204316"/>
        <w:bookmarkStart w:id="18851" w:name="_Toc10208454"/>
        <w:bookmarkEnd w:id="18849"/>
        <w:bookmarkEnd w:id="18850"/>
        <w:bookmarkEnd w:id="18851"/>
      </w:del>
    </w:p>
    <w:p w14:paraId="7374709F" w14:textId="18B13C0C" w:rsidR="00564C22" w:rsidDel="00B33063" w:rsidRDefault="009B1AF1" w:rsidP="00564C22">
      <w:pPr>
        <w:pStyle w:val="Code"/>
        <w:spacing w:line="259" w:lineRule="auto"/>
        <w:rPr>
          <w:del w:id="18852" w:author="Andreas Kuehne" w:date="2019-05-31T12:22:00Z"/>
        </w:rPr>
      </w:pPr>
      <w:del w:id="18853" w:author="Andreas Kuehne" w:date="2019-05-31T12:22:00Z">
        <w:r w:rsidDel="00B33063">
          <w:rPr>
            <w:color w:val="31849B" w:themeColor="accent5" w:themeShade="BF"/>
          </w:rPr>
          <w:delText xml:space="preserve">    "cert"</w:delText>
        </w:r>
        <w:r w:rsidDel="00B33063">
          <w:delText>: {</w:delText>
        </w:r>
        <w:bookmarkStart w:id="18854" w:name="_Toc10200179"/>
        <w:bookmarkStart w:id="18855" w:name="_Toc10204317"/>
        <w:bookmarkStart w:id="18856" w:name="_Toc10208455"/>
        <w:bookmarkEnd w:id="18854"/>
        <w:bookmarkEnd w:id="18855"/>
        <w:bookmarkEnd w:id="18856"/>
      </w:del>
    </w:p>
    <w:p w14:paraId="55117966" w14:textId="64C20B4B" w:rsidR="00564C22" w:rsidDel="00B33063" w:rsidRDefault="009B1AF1" w:rsidP="00564C22">
      <w:pPr>
        <w:pStyle w:val="Code"/>
        <w:spacing w:line="259" w:lineRule="auto"/>
        <w:rPr>
          <w:del w:id="18857" w:author="Andreas Kuehne" w:date="2019-05-31T12:22:00Z"/>
        </w:rPr>
      </w:pPr>
      <w:del w:id="18858"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8859" w:name="_Toc10200180"/>
        <w:bookmarkStart w:id="18860" w:name="_Toc10204318"/>
        <w:bookmarkStart w:id="18861" w:name="_Toc10208456"/>
        <w:bookmarkEnd w:id="18859"/>
        <w:bookmarkEnd w:id="18860"/>
        <w:bookmarkEnd w:id="18861"/>
      </w:del>
    </w:p>
    <w:p w14:paraId="1A6B1ECA" w14:textId="1EA202E4" w:rsidR="00564C22" w:rsidDel="00B33063" w:rsidRDefault="009B1AF1" w:rsidP="00564C22">
      <w:pPr>
        <w:pStyle w:val="Code"/>
        <w:spacing w:line="259" w:lineRule="auto"/>
        <w:rPr>
          <w:del w:id="18862" w:author="Andreas Kuehne" w:date="2019-05-31T12:22:00Z"/>
        </w:rPr>
      </w:pPr>
      <w:del w:id="18863" w:author="Andreas Kuehne" w:date="2019-05-31T12:22:00Z">
        <w:r w:rsidDel="00B33063">
          <w:delText xml:space="preserve">    },</w:delText>
        </w:r>
        <w:bookmarkStart w:id="18864" w:name="_Toc10200181"/>
        <w:bookmarkStart w:id="18865" w:name="_Toc10204319"/>
        <w:bookmarkStart w:id="18866" w:name="_Toc10208457"/>
        <w:bookmarkEnd w:id="18864"/>
        <w:bookmarkEnd w:id="18865"/>
        <w:bookmarkEnd w:id="18866"/>
      </w:del>
    </w:p>
    <w:p w14:paraId="1A88F1F8" w14:textId="1104FBF3" w:rsidR="00564C22" w:rsidDel="00B33063" w:rsidRDefault="009B1AF1" w:rsidP="00564C22">
      <w:pPr>
        <w:pStyle w:val="Code"/>
        <w:spacing w:line="259" w:lineRule="auto"/>
        <w:rPr>
          <w:del w:id="18867" w:author="Andreas Kuehne" w:date="2019-05-31T12:22:00Z"/>
        </w:rPr>
      </w:pPr>
      <w:del w:id="18868" w:author="Andreas Kuehne" w:date="2019-05-31T12:22:00Z">
        <w:r w:rsidDel="00B33063">
          <w:rPr>
            <w:color w:val="31849B" w:themeColor="accent5" w:themeShade="BF"/>
          </w:rPr>
          <w:delText xml:space="preserve">    "name"</w:delText>
        </w:r>
        <w:r w:rsidDel="00B33063">
          <w:delText>: {</w:delText>
        </w:r>
        <w:bookmarkStart w:id="18869" w:name="_Toc10200182"/>
        <w:bookmarkStart w:id="18870" w:name="_Toc10204320"/>
        <w:bookmarkStart w:id="18871" w:name="_Toc10208458"/>
        <w:bookmarkEnd w:id="18869"/>
        <w:bookmarkEnd w:id="18870"/>
        <w:bookmarkEnd w:id="18871"/>
      </w:del>
    </w:p>
    <w:p w14:paraId="12B76E9E" w14:textId="388985C9" w:rsidR="00564C22" w:rsidDel="00B33063" w:rsidRDefault="009B1AF1" w:rsidP="00564C22">
      <w:pPr>
        <w:pStyle w:val="Code"/>
        <w:spacing w:line="259" w:lineRule="auto"/>
        <w:rPr>
          <w:del w:id="18872" w:author="Andreas Kuehne" w:date="2019-05-31T12:22:00Z"/>
        </w:rPr>
      </w:pPr>
      <w:del w:id="18873"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8874" w:name="_Toc10200183"/>
        <w:bookmarkStart w:id="18875" w:name="_Toc10204321"/>
        <w:bookmarkStart w:id="18876" w:name="_Toc10208459"/>
        <w:bookmarkEnd w:id="18874"/>
        <w:bookmarkEnd w:id="18875"/>
        <w:bookmarkEnd w:id="18876"/>
      </w:del>
    </w:p>
    <w:p w14:paraId="221B6DBB" w14:textId="7F853CF2" w:rsidR="00564C22" w:rsidDel="00B33063" w:rsidRDefault="009B1AF1" w:rsidP="00564C22">
      <w:pPr>
        <w:pStyle w:val="Code"/>
        <w:spacing w:line="259" w:lineRule="auto"/>
        <w:rPr>
          <w:del w:id="18877" w:author="Andreas Kuehne" w:date="2019-05-31T12:22:00Z"/>
        </w:rPr>
      </w:pPr>
      <w:del w:id="18878" w:author="Andreas Kuehne" w:date="2019-05-31T12:22:00Z">
        <w:r w:rsidDel="00B33063">
          <w:delText xml:space="preserve">    }</w:delText>
        </w:r>
        <w:bookmarkStart w:id="18879" w:name="_Toc10200184"/>
        <w:bookmarkStart w:id="18880" w:name="_Toc10204322"/>
        <w:bookmarkStart w:id="18881" w:name="_Toc10208460"/>
        <w:bookmarkEnd w:id="18879"/>
        <w:bookmarkEnd w:id="18880"/>
        <w:bookmarkEnd w:id="18881"/>
      </w:del>
    </w:p>
    <w:p w14:paraId="114D599B" w14:textId="0C75C68B" w:rsidR="00564C22" w:rsidDel="00B33063" w:rsidRDefault="009B1AF1" w:rsidP="00564C22">
      <w:pPr>
        <w:pStyle w:val="Code"/>
        <w:spacing w:line="259" w:lineRule="auto"/>
        <w:rPr>
          <w:del w:id="18882" w:author="Andreas Kuehne" w:date="2019-05-31T12:22:00Z"/>
        </w:rPr>
      </w:pPr>
      <w:del w:id="18883" w:author="Andreas Kuehne" w:date="2019-05-31T12:22:00Z">
        <w:r w:rsidDel="00B33063">
          <w:delText xml:space="preserve">  },</w:delText>
        </w:r>
        <w:bookmarkStart w:id="18884" w:name="_Toc10200185"/>
        <w:bookmarkStart w:id="18885" w:name="_Toc10204323"/>
        <w:bookmarkStart w:id="18886" w:name="_Toc10208461"/>
        <w:bookmarkEnd w:id="18884"/>
        <w:bookmarkEnd w:id="18885"/>
        <w:bookmarkEnd w:id="18886"/>
      </w:del>
    </w:p>
    <w:p w14:paraId="5F734B66" w14:textId="566CD4BA" w:rsidR="00564C22" w:rsidDel="00B33063" w:rsidRDefault="009B1AF1" w:rsidP="00564C22">
      <w:pPr>
        <w:pStyle w:val="Code"/>
        <w:spacing w:line="259" w:lineRule="auto"/>
        <w:rPr>
          <w:del w:id="18887" w:author="Andreas Kuehne" w:date="2019-05-31T12:22:00Z"/>
        </w:rPr>
      </w:pPr>
      <w:del w:id="18888" w:author="Andreas Kuehne" w:date="2019-05-31T12:22:00Z">
        <w:r w:rsidDel="00B33063">
          <w:rPr>
            <w:color w:val="31849B" w:themeColor="accent5" w:themeShade="BF"/>
          </w:rPr>
          <w:delText xml:space="preserve">  "minProperties"</w:delText>
        </w:r>
        <w:r w:rsidDel="00B33063">
          <w:delText xml:space="preserve">: </w:delText>
        </w:r>
        <w:r w:rsidDel="00B33063">
          <w:rPr>
            <w:color w:val="244061" w:themeColor="accent1" w:themeShade="80"/>
          </w:rPr>
          <w:delText>1,</w:delText>
        </w:r>
        <w:bookmarkStart w:id="18889" w:name="_Toc10200186"/>
        <w:bookmarkStart w:id="18890" w:name="_Toc10204324"/>
        <w:bookmarkStart w:id="18891" w:name="_Toc10208462"/>
        <w:bookmarkEnd w:id="18889"/>
        <w:bookmarkEnd w:id="18890"/>
        <w:bookmarkEnd w:id="18891"/>
      </w:del>
    </w:p>
    <w:p w14:paraId="65207BD1" w14:textId="3018DD87" w:rsidR="00564C22" w:rsidDel="00B33063" w:rsidRDefault="009B1AF1" w:rsidP="00564C22">
      <w:pPr>
        <w:pStyle w:val="Code"/>
        <w:spacing w:line="259" w:lineRule="auto"/>
        <w:rPr>
          <w:del w:id="18892" w:author="Andreas Kuehne" w:date="2019-05-31T12:22:00Z"/>
        </w:rPr>
      </w:pPr>
      <w:del w:id="18893" w:author="Andreas Kuehne" w:date="2019-05-31T12:22:00Z">
        <w:r w:rsidDel="00B33063">
          <w:rPr>
            <w:color w:val="31849B" w:themeColor="accent5" w:themeShade="BF"/>
          </w:rPr>
          <w:delText xml:space="preserve">  "maxProperties"</w:delText>
        </w:r>
        <w:r w:rsidDel="00B33063">
          <w:delText xml:space="preserve">: </w:delText>
        </w:r>
        <w:r w:rsidDel="00B33063">
          <w:rPr>
            <w:color w:val="244061" w:themeColor="accent1" w:themeShade="80"/>
          </w:rPr>
          <w:delText>1</w:delText>
        </w:r>
        <w:bookmarkStart w:id="18894" w:name="_Toc10200187"/>
        <w:bookmarkStart w:id="18895" w:name="_Toc10204325"/>
        <w:bookmarkStart w:id="18896" w:name="_Toc10208463"/>
        <w:bookmarkEnd w:id="18894"/>
        <w:bookmarkEnd w:id="18895"/>
        <w:bookmarkEnd w:id="18896"/>
      </w:del>
    </w:p>
    <w:p w14:paraId="2A3AF31E" w14:textId="5F7DA86C" w:rsidR="00564C22" w:rsidDel="00B33063" w:rsidRDefault="009B1AF1" w:rsidP="00564C22">
      <w:pPr>
        <w:pStyle w:val="Code"/>
        <w:spacing w:line="259" w:lineRule="auto"/>
        <w:rPr>
          <w:del w:id="18897" w:author="Andreas Kuehne" w:date="2019-05-31T12:22:00Z"/>
        </w:rPr>
      </w:pPr>
      <w:del w:id="18898" w:author="Andreas Kuehne" w:date="2019-05-31T12:22:00Z">
        <w:r w:rsidDel="00B33063">
          <w:delText>}</w:delText>
        </w:r>
        <w:bookmarkStart w:id="18899" w:name="_Toc10200188"/>
        <w:bookmarkStart w:id="18900" w:name="_Toc10204326"/>
        <w:bookmarkStart w:id="18901" w:name="_Toc10208464"/>
        <w:bookmarkEnd w:id="18899"/>
        <w:bookmarkEnd w:id="18900"/>
        <w:bookmarkEnd w:id="18901"/>
      </w:del>
    </w:p>
    <w:p w14:paraId="328D98D8" w14:textId="72B3108C" w:rsidR="00564C22" w:rsidDel="00B33063" w:rsidRDefault="00564C22" w:rsidP="00564C22">
      <w:pPr>
        <w:rPr>
          <w:del w:id="18902" w:author="Andreas Kuehne" w:date="2019-05-31T12:22:00Z"/>
        </w:rPr>
      </w:pPr>
      <w:bookmarkStart w:id="18903" w:name="_Toc10200189"/>
      <w:bookmarkStart w:id="18904" w:name="_Toc10204327"/>
      <w:bookmarkStart w:id="18905" w:name="_Toc10208465"/>
      <w:bookmarkEnd w:id="18903"/>
      <w:bookmarkEnd w:id="18904"/>
      <w:bookmarkEnd w:id="18905"/>
    </w:p>
    <w:p w14:paraId="7D2D733A" w14:textId="304816A2" w:rsidR="00564C22" w:rsidDel="00B33063" w:rsidRDefault="009B1AF1" w:rsidP="00564C22">
      <w:pPr>
        <w:pStyle w:val="berschrift4"/>
        <w:rPr>
          <w:del w:id="18906" w:author="Andreas Kuehne" w:date="2019-05-31T12:22:00Z"/>
        </w:rPr>
      </w:pPr>
      <w:del w:id="18907" w:author="Andreas Kuehne" w:date="2019-05-31T12:22:00Z">
        <w:r w:rsidDel="00B33063">
          <w:delText>KeySelector – XML Syntax</w:delText>
        </w:r>
        <w:bookmarkStart w:id="18908" w:name="_Toc10200190"/>
        <w:bookmarkStart w:id="18909" w:name="_Toc10204328"/>
        <w:bookmarkStart w:id="18910" w:name="_Toc10208466"/>
        <w:bookmarkEnd w:id="18908"/>
        <w:bookmarkEnd w:id="18909"/>
        <w:bookmarkEnd w:id="18910"/>
      </w:del>
    </w:p>
    <w:p w14:paraId="53AA7354" w14:textId="16CF088D" w:rsidR="00564C22" w:rsidRPr="5404FA76" w:rsidDel="00B33063" w:rsidRDefault="009B1AF1" w:rsidP="00564C22">
      <w:pPr>
        <w:rPr>
          <w:del w:id="18911" w:author="Andreas Kuehne" w:date="2019-05-31T12:22:00Z"/>
        </w:rPr>
      </w:pPr>
      <w:del w:id="18912" w:author="Andreas Kuehne" w:date="2019-05-31T12:22:00Z">
        <w:r w:rsidRPr="0CCF9147" w:rsidDel="00B33063">
          <w:delText xml:space="preserve">The XML type </w:delText>
        </w:r>
        <w:r w:rsidRPr="002062A5" w:rsidDel="00B33063">
          <w:rPr>
            <w:rFonts w:ascii="Courier New" w:eastAsia="Courier New" w:hAnsi="Courier New" w:cs="Courier New"/>
          </w:rPr>
          <w:delText>KeySelectorType</w:delText>
        </w:r>
        <w:r w:rsidRPr="0CCF9147" w:rsidDel="00B33063">
          <w:delText xml:space="preserve"> SHALL implement the requirements defined in the </w:delText>
        </w:r>
        <w:r w:rsidRPr="002062A5" w:rsidDel="00B33063">
          <w:rPr>
            <w:rFonts w:ascii="Courier New" w:eastAsia="Courier New" w:hAnsi="Courier New" w:cs="Courier New"/>
          </w:rPr>
          <w:delText>KeySelector</w:delText>
        </w:r>
        <w:r w:rsidDel="00B33063">
          <w:delText xml:space="preserve"> </w:delText>
        </w:r>
        <w:r w:rsidRPr="005A6FFD" w:rsidDel="00B33063">
          <w:delText>component.</w:delText>
        </w:r>
        <w:bookmarkStart w:id="18913" w:name="_Toc10200191"/>
        <w:bookmarkStart w:id="18914" w:name="_Toc10204329"/>
        <w:bookmarkStart w:id="18915" w:name="_Toc10208467"/>
        <w:bookmarkEnd w:id="18913"/>
        <w:bookmarkEnd w:id="18914"/>
        <w:bookmarkEnd w:id="18915"/>
      </w:del>
    </w:p>
    <w:p w14:paraId="4D172FB6" w14:textId="234D0480" w:rsidR="00564C22" w:rsidDel="00B33063" w:rsidRDefault="009B1AF1" w:rsidP="00564C22">
      <w:pPr>
        <w:rPr>
          <w:del w:id="18916" w:author="Andreas Kuehne" w:date="2019-05-31T12:22:00Z"/>
        </w:rPr>
      </w:pPr>
      <w:del w:id="18917"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KeySelectorType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18918" w:name="_Toc10200192"/>
        <w:bookmarkStart w:id="18919" w:name="_Toc10204330"/>
        <w:bookmarkStart w:id="18920" w:name="_Toc10208468"/>
        <w:bookmarkEnd w:id="18918"/>
        <w:bookmarkEnd w:id="18919"/>
        <w:bookmarkEnd w:id="18920"/>
      </w:del>
    </w:p>
    <w:p w14:paraId="0D8E3CED" w14:textId="60F75EE1" w:rsidR="00564C22" w:rsidDel="00B33063" w:rsidRDefault="009B1AF1" w:rsidP="00564C22">
      <w:pPr>
        <w:pStyle w:val="Code"/>
        <w:rPr>
          <w:del w:id="18921" w:author="Andreas Kuehne" w:date="2019-05-31T12:22:00Z"/>
        </w:rPr>
      </w:pPr>
      <w:del w:id="18922"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KeySelectorType</w:delText>
        </w:r>
        <w:r w:rsidDel="00B33063">
          <w:rPr>
            <w:color w:val="943634" w:themeColor="accent2" w:themeShade="BF"/>
          </w:rPr>
          <w:delText>"</w:delText>
        </w:r>
        <w:r w:rsidDel="00B33063">
          <w:rPr>
            <w:color w:val="31849B" w:themeColor="accent5" w:themeShade="BF"/>
          </w:rPr>
          <w:delText>&gt;</w:delText>
        </w:r>
        <w:bookmarkStart w:id="18923" w:name="_Toc10200193"/>
        <w:bookmarkStart w:id="18924" w:name="_Toc10204331"/>
        <w:bookmarkStart w:id="18925" w:name="_Toc10208469"/>
        <w:bookmarkEnd w:id="18923"/>
        <w:bookmarkEnd w:id="18924"/>
        <w:bookmarkEnd w:id="18925"/>
      </w:del>
    </w:p>
    <w:p w14:paraId="24C4017A" w14:textId="63B6B53B" w:rsidR="00564C22" w:rsidDel="00B33063" w:rsidRDefault="009B1AF1" w:rsidP="00564C22">
      <w:pPr>
        <w:pStyle w:val="Code"/>
        <w:rPr>
          <w:del w:id="18926" w:author="Andreas Kuehne" w:date="2019-05-31T12:22:00Z"/>
        </w:rPr>
      </w:pPr>
      <w:del w:id="18927" w:author="Andreas Kuehne" w:date="2019-05-31T12:22:00Z">
        <w:r w:rsidDel="00B33063">
          <w:rPr>
            <w:color w:val="31849B" w:themeColor="accent5" w:themeShade="BF"/>
          </w:rPr>
          <w:delText xml:space="preserve">  &lt;xs:choice&gt;</w:delText>
        </w:r>
        <w:bookmarkStart w:id="18928" w:name="_Toc10200194"/>
        <w:bookmarkStart w:id="18929" w:name="_Toc10204332"/>
        <w:bookmarkStart w:id="18930" w:name="_Toc10208470"/>
        <w:bookmarkEnd w:id="18928"/>
        <w:bookmarkEnd w:id="18929"/>
        <w:bookmarkEnd w:id="18930"/>
      </w:del>
    </w:p>
    <w:p w14:paraId="0E7973B3" w14:textId="7C445F9A" w:rsidR="00564C22" w:rsidDel="00B33063" w:rsidRDefault="009B1AF1" w:rsidP="00564C22">
      <w:pPr>
        <w:pStyle w:val="Code"/>
        <w:rPr>
          <w:del w:id="18931" w:author="Andreas Kuehne" w:date="2019-05-31T12:22:00Z"/>
        </w:rPr>
      </w:pPr>
      <w:del w:id="18932"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X509Digest</w:delText>
        </w:r>
        <w:r w:rsidDel="00B33063">
          <w:rPr>
            <w:color w:val="943634" w:themeColor="accent2" w:themeShade="BF"/>
          </w:rPr>
          <w:delText>" type="</w:delText>
        </w:r>
        <w:r w:rsidDel="00B33063">
          <w:rPr>
            <w:color w:val="244061" w:themeColor="accent1" w:themeShade="80"/>
          </w:rPr>
          <w:delText>dss2:X509DigestType</w:delText>
        </w:r>
        <w:r w:rsidDel="00B33063">
          <w:rPr>
            <w:color w:val="943634" w:themeColor="accent2" w:themeShade="BF"/>
          </w:rPr>
          <w:delText>"</w:delText>
        </w:r>
        <w:r w:rsidDel="00B33063">
          <w:rPr>
            <w:color w:val="31849B" w:themeColor="accent5" w:themeShade="BF"/>
          </w:rPr>
          <w:delText>/&gt;</w:delText>
        </w:r>
        <w:bookmarkStart w:id="18933" w:name="_Toc10200195"/>
        <w:bookmarkStart w:id="18934" w:name="_Toc10204333"/>
        <w:bookmarkStart w:id="18935" w:name="_Toc10208471"/>
        <w:bookmarkEnd w:id="18933"/>
        <w:bookmarkEnd w:id="18934"/>
        <w:bookmarkEnd w:id="18935"/>
      </w:del>
    </w:p>
    <w:p w14:paraId="64584D5A" w14:textId="761962CD" w:rsidR="00564C22" w:rsidDel="00B33063" w:rsidRDefault="009B1AF1" w:rsidP="00564C22">
      <w:pPr>
        <w:pStyle w:val="Code"/>
        <w:rPr>
          <w:del w:id="18936" w:author="Andreas Kuehne" w:date="2019-05-31T12:22:00Z"/>
        </w:rPr>
      </w:pPr>
      <w:del w:id="18937"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X509SubjectName</w:delText>
        </w:r>
        <w:r w:rsidDel="00B33063">
          <w:rPr>
            <w:color w:val="943634" w:themeColor="accent2" w:themeShade="BF"/>
          </w:rPr>
          <w:delText>" type="</w:delText>
        </w:r>
        <w:r w:rsidDel="00B33063">
          <w:rPr>
            <w:color w:val="244061" w:themeColor="accent1" w:themeShade="80"/>
          </w:rPr>
          <w:delText>xs:string</w:delText>
        </w:r>
        <w:r w:rsidDel="00B33063">
          <w:rPr>
            <w:color w:val="943634" w:themeColor="accent2" w:themeShade="BF"/>
          </w:rPr>
          <w:delText>"</w:delText>
        </w:r>
        <w:r w:rsidDel="00B33063">
          <w:rPr>
            <w:color w:val="31849B" w:themeColor="accent5" w:themeShade="BF"/>
          </w:rPr>
          <w:delText>/&gt;</w:delText>
        </w:r>
        <w:bookmarkStart w:id="18938" w:name="_Toc10200196"/>
        <w:bookmarkStart w:id="18939" w:name="_Toc10204334"/>
        <w:bookmarkStart w:id="18940" w:name="_Toc10208472"/>
        <w:bookmarkEnd w:id="18938"/>
        <w:bookmarkEnd w:id="18939"/>
        <w:bookmarkEnd w:id="18940"/>
      </w:del>
    </w:p>
    <w:p w14:paraId="2A9C5FCC" w14:textId="0E790A30" w:rsidR="00564C22" w:rsidDel="00B33063" w:rsidRDefault="009B1AF1" w:rsidP="00564C22">
      <w:pPr>
        <w:pStyle w:val="Code"/>
        <w:rPr>
          <w:del w:id="18941" w:author="Andreas Kuehne" w:date="2019-05-31T12:22:00Z"/>
        </w:rPr>
      </w:pPr>
      <w:del w:id="18942"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X509SKI</w:delText>
        </w:r>
        <w:r w:rsidDel="00B33063">
          <w:rPr>
            <w:color w:val="943634" w:themeColor="accent2" w:themeShade="BF"/>
          </w:rPr>
          <w:delText>" type="</w:delText>
        </w:r>
        <w:r w:rsidDel="00B33063">
          <w:rPr>
            <w:color w:val="244061" w:themeColor="accent1" w:themeShade="80"/>
          </w:rPr>
          <w:delText>xs:base64Binary</w:delText>
        </w:r>
        <w:r w:rsidDel="00B33063">
          <w:rPr>
            <w:color w:val="943634" w:themeColor="accent2" w:themeShade="BF"/>
          </w:rPr>
          <w:delText>"</w:delText>
        </w:r>
        <w:r w:rsidDel="00B33063">
          <w:rPr>
            <w:color w:val="31849B" w:themeColor="accent5" w:themeShade="BF"/>
          </w:rPr>
          <w:delText>/&gt;</w:delText>
        </w:r>
        <w:bookmarkStart w:id="18943" w:name="_Toc10200197"/>
        <w:bookmarkStart w:id="18944" w:name="_Toc10204335"/>
        <w:bookmarkStart w:id="18945" w:name="_Toc10208473"/>
        <w:bookmarkEnd w:id="18943"/>
        <w:bookmarkEnd w:id="18944"/>
        <w:bookmarkEnd w:id="18945"/>
      </w:del>
    </w:p>
    <w:p w14:paraId="4C13D061" w14:textId="49EF635F" w:rsidR="00564C22" w:rsidDel="00B33063" w:rsidRDefault="009B1AF1" w:rsidP="00564C22">
      <w:pPr>
        <w:pStyle w:val="Code"/>
        <w:rPr>
          <w:del w:id="18946" w:author="Andreas Kuehne" w:date="2019-05-31T12:22:00Z"/>
        </w:rPr>
      </w:pPr>
      <w:del w:id="18947"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X509Certificate</w:delText>
        </w:r>
        <w:r w:rsidDel="00B33063">
          <w:rPr>
            <w:color w:val="943634" w:themeColor="accent2" w:themeShade="BF"/>
          </w:rPr>
          <w:delText>" type="</w:delText>
        </w:r>
        <w:r w:rsidDel="00B33063">
          <w:rPr>
            <w:color w:val="244061" w:themeColor="accent1" w:themeShade="80"/>
          </w:rPr>
          <w:delText>xs:base64Binary</w:delText>
        </w:r>
        <w:r w:rsidDel="00B33063">
          <w:rPr>
            <w:color w:val="943634" w:themeColor="accent2" w:themeShade="BF"/>
          </w:rPr>
          <w:delText>"</w:delText>
        </w:r>
        <w:r w:rsidDel="00B33063">
          <w:rPr>
            <w:color w:val="31849B" w:themeColor="accent5" w:themeShade="BF"/>
          </w:rPr>
          <w:delText>/&gt;</w:delText>
        </w:r>
        <w:bookmarkStart w:id="18948" w:name="_Toc10200198"/>
        <w:bookmarkStart w:id="18949" w:name="_Toc10204336"/>
        <w:bookmarkStart w:id="18950" w:name="_Toc10208474"/>
        <w:bookmarkEnd w:id="18948"/>
        <w:bookmarkEnd w:id="18949"/>
        <w:bookmarkEnd w:id="18950"/>
      </w:del>
    </w:p>
    <w:p w14:paraId="2F2DE6B7" w14:textId="101BC33F" w:rsidR="00564C22" w:rsidDel="00B33063" w:rsidRDefault="009B1AF1" w:rsidP="00564C22">
      <w:pPr>
        <w:pStyle w:val="Code"/>
        <w:rPr>
          <w:del w:id="18951" w:author="Andreas Kuehne" w:date="2019-05-31T12:22:00Z"/>
        </w:rPr>
      </w:pPr>
      <w:del w:id="18952"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KeyName</w:delText>
        </w:r>
        <w:r w:rsidDel="00B33063">
          <w:rPr>
            <w:color w:val="943634" w:themeColor="accent2" w:themeShade="BF"/>
          </w:rPr>
          <w:delText>" type="</w:delText>
        </w:r>
        <w:r w:rsidDel="00B33063">
          <w:rPr>
            <w:color w:val="244061" w:themeColor="accent1" w:themeShade="80"/>
          </w:rPr>
          <w:delText>xs:string</w:delText>
        </w:r>
        <w:r w:rsidDel="00B33063">
          <w:rPr>
            <w:color w:val="943634" w:themeColor="accent2" w:themeShade="BF"/>
          </w:rPr>
          <w:delText>"</w:delText>
        </w:r>
        <w:r w:rsidDel="00B33063">
          <w:rPr>
            <w:color w:val="31849B" w:themeColor="accent5" w:themeShade="BF"/>
          </w:rPr>
          <w:delText>/&gt;</w:delText>
        </w:r>
        <w:bookmarkStart w:id="18953" w:name="_Toc10200199"/>
        <w:bookmarkStart w:id="18954" w:name="_Toc10204337"/>
        <w:bookmarkStart w:id="18955" w:name="_Toc10208475"/>
        <w:bookmarkEnd w:id="18953"/>
        <w:bookmarkEnd w:id="18954"/>
        <w:bookmarkEnd w:id="18955"/>
      </w:del>
    </w:p>
    <w:p w14:paraId="0EF8CD48" w14:textId="5C43FBD6" w:rsidR="00564C22" w:rsidDel="00B33063" w:rsidRDefault="009B1AF1" w:rsidP="00564C22">
      <w:pPr>
        <w:pStyle w:val="Code"/>
        <w:rPr>
          <w:del w:id="18956" w:author="Andreas Kuehne" w:date="2019-05-31T12:22:00Z"/>
        </w:rPr>
      </w:pPr>
      <w:del w:id="18957" w:author="Andreas Kuehne" w:date="2019-05-31T12:22:00Z">
        <w:r w:rsidDel="00B33063">
          <w:rPr>
            <w:color w:val="31849B" w:themeColor="accent5" w:themeShade="BF"/>
          </w:rPr>
          <w:delText xml:space="preserve">  &lt;/xs:choice&gt;</w:delText>
        </w:r>
        <w:bookmarkStart w:id="18958" w:name="_Toc10200200"/>
        <w:bookmarkStart w:id="18959" w:name="_Toc10204338"/>
        <w:bookmarkStart w:id="18960" w:name="_Toc10208476"/>
        <w:bookmarkEnd w:id="18958"/>
        <w:bookmarkEnd w:id="18959"/>
        <w:bookmarkEnd w:id="18960"/>
      </w:del>
    </w:p>
    <w:p w14:paraId="79E7EB9D" w14:textId="0E8F3A94" w:rsidR="00564C22" w:rsidDel="00B33063" w:rsidRDefault="009B1AF1" w:rsidP="00564C22">
      <w:pPr>
        <w:pStyle w:val="Code"/>
        <w:rPr>
          <w:del w:id="18961" w:author="Andreas Kuehne" w:date="2019-05-31T12:22:00Z"/>
        </w:rPr>
      </w:pPr>
      <w:del w:id="18962" w:author="Andreas Kuehne" w:date="2019-05-31T12:22:00Z">
        <w:r w:rsidDel="00B33063">
          <w:rPr>
            <w:color w:val="31849B" w:themeColor="accent5" w:themeShade="BF"/>
          </w:rPr>
          <w:delText>&lt;/xs:complexType&gt;</w:delText>
        </w:r>
        <w:bookmarkStart w:id="18963" w:name="_Toc10200201"/>
        <w:bookmarkStart w:id="18964" w:name="_Toc10204339"/>
        <w:bookmarkStart w:id="18965" w:name="_Toc10208477"/>
        <w:bookmarkEnd w:id="18963"/>
        <w:bookmarkEnd w:id="18964"/>
        <w:bookmarkEnd w:id="18965"/>
      </w:del>
    </w:p>
    <w:p w14:paraId="5146E989" w14:textId="0231FF41" w:rsidR="00564C22" w:rsidDel="00B33063" w:rsidRDefault="009B1AF1" w:rsidP="00564C22">
      <w:pPr>
        <w:spacing w:line="259" w:lineRule="auto"/>
        <w:rPr>
          <w:del w:id="18966" w:author="Andreas Kuehne" w:date="2019-05-31T12:22:00Z"/>
        </w:rPr>
      </w:pPr>
      <w:del w:id="18967"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KeySelectorType</w:delText>
        </w:r>
        <w:r w:rsidRPr="71C71F8C" w:rsidDel="00B33063">
          <w:delText xml:space="preserve"> </w:delText>
        </w:r>
        <w:r w:rsidDel="00B33063">
          <w:delText xml:space="preserve">XML element SHALL implement in XML syntax the sub-component that has a name equal to its local name. </w:delText>
        </w:r>
        <w:bookmarkStart w:id="18968" w:name="_Toc10200202"/>
        <w:bookmarkStart w:id="18969" w:name="_Toc10204340"/>
        <w:bookmarkStart w:id="18970" w:name="_Toc10208478"/>
        <w:bookmarkEnd w:id="18968"/>
        <w:bookmarkEnd w:id="18969"/>
        <w:bookmarkEnd w:id="18970"/>
      </w:del>
    </w:p>
    <w:p w14:paraId="2879FE38" w14:textId="2A424AE0" w:rsidR="00564C22" w:rsidDel="00B33063" w:rsidRDefault="009B1AF1" w:rsidP="00564C22">
      <w:pPr>
        <w:pStyle w:val="berschrift3"/>
        <w:rPr>
          <w:del w:id="18971" w:author="Andreas Kuehne" w:date="2019-05-31T12:22:00Z"/>
        </w:rPr>
      </w:pPr>
      <w:bookmarkStart w:id="18972" w:name="_RefComp6A5A0489"/>
      <w:del w:id="18973" w:author="Andreas Kuehne" w:date="2019-05-31T12:22:00Z">
        <w:r w:rsidDel="00B33063">
          <w:delText>Component X509Digest</w:delText>
        </w:r>
        <w:bookmarkStart w:id="18974" w:name="_Toc10200203"/>
        <w:bookmarkStart w:id="18975" w:name="_Toc10204341"/>
        <w:bookmarkStart w:id="18976" w:name="_Toc10208479"/>
        <w:bookmarkEnd w:id="18972"/>
        <w:bookmarkEnd w:id="18974"/>
        <w:bookmarkEnd w:id="18975"/>
        <w:bookmarkEnd w:id="18976"/>
      </w:del>
    </w:p>
    <w:p w14:paraId="6B1A6ED3" w14:textId="1CBE7161" w:rsidR="00564C22" w:rsidDel="00B33063" w:rsidRDefault="001725A5" w:rsidP="00564C22">
      <w:pPr>
        <w:rPr>
          <w:del w:id="18977" w:author="Andreas Kuehne" w:date="2019-05-31T12:22:00Z"/>
        </w:rPr>
      </w:pPr>
      <w:del w:id="18978" w:author="Andreas Kuehne" w:date="2019-05-31T12:22:00Z">
        <w:r w:rsidRPr="003A06D0" w:rsidDel="00B33063">
          <w:delText xml:space="preserve">The </w:delText>
        </w:r>
        <w:r w:rsidRPr="003A06D0" w:rsidDel="00B33063">
          <w:rPr>
            <w:rFonts w:ascii="Courier New" w:eastAsia="Courier New" w:hAnsi="Courier New" w:cs="Courier New"/>
            <w:lang w:val="en-GB"/>
          </w:rPr>
          <w:delText>X509Digest</w:delText>
        </w:r>
        <w:r w:rsidRPr="003A06D0" w:rsidDel="00B33063">
          <w:delText xml:space="preserve"> component contains a base64-encoded digest of a certificate. The digest algorithm URI is identified with a required Algorithm element. The input to the digest MUST be the raw octets that would be base64-encoded of a X509Certificate.</w:delText>
        </w:r>
        <w:bookmarkStart w:id="18979" w:name="_Toc10200204"/>
        <w:bookmarkStart w:id="18980" w:name="_Toc10204342"/>
        <w:bookmarkStart w:id="18981" w:name="_Toc10208480"/>
        <w:bookmarkEnd w:id="18979"/>
        <w:bookmarkEnd w:id="18980"/>
        <w:bookmarkEnd w:id="18981"/>
      </w:del>
    </w:p>
    <w:p w14:paraId="701A959A" w14:textId="39ED98D7" w:rsidR="00564C22" w:rsidDel="00B33063" w:rsidRDefault="009B1AF1" w:rsidP="00564C22">
      <w:pPr>
        <w:rPr>
          <w:del w:id="18982" w:author="Andreas Kuehne" w:date="2019-05-31T12:22:00Z"/>
        </w:rPr>
      </w:pPr>
      <w:del w:id="18983" w:author="Andreas Kuehne" w:date="2019-05-31T12:22:00Z">
        <w:r w:rsidDel="00B33063">
          <w:delText>Below follows a list of the sub-components that constitute this component:</w:delText>
        </w:r>
        <w:bookmarkStart w:id="18984" w:name="_Toc10200205"/>
        <w:bookmarkStart w:id="18985" w:name="_Toc10204343"/>
        <w:bookmarkStart w:id="18986" w:name="_Toc10208481"/>
        <w:bookmarkEnd w:id="18984"/>
        <w:bookmarkEnd w:id="18985"/>
        <w:bookmarkEnd w:id="18986"/>
      </w:del>
    </w:p>
    <w:p w14:paraId="46EA2603" w14:textId="4E758063" w:rsidR="00564C22" w:rsidDel="00B33063" w:rsidRDefault="009B1AF1" w:rsidP="00564C22">
      <w:pPr>
        <w:pStyle w:val="Member"/>
        <w:rPr>
          <w:del w:id="18987" w:author="Andreas Kuehne" w:date="2019-05-31T12:22:00Z"/>
        </w:rPr>
      </w:pPr>
      <w:del w:id="18988" w:author="Andreas Kuehne" w:date="2019-05-31T12:22:00Z">
        <w:r w:rsidDel="00B33063">
          <w:delText xml:space="preserve">The </w:delText>
        </w:r>
        <w:r w:rsidRPr="35C1378D" w:rsidDel="00B33063">
          <w:rPr>
            <w:rStyle w:val="Datatype"/>
          </w:rPr>
          <w:delText>value</w:delText>
        </w:r>
        <w:r w:rsidDel="00B33063">
          <w:delText xml:space="preserve"> element MUST contain one instance of base64 encoded binary data. </w:delText>
        </w:r>
        <w:bookmarkStart w:id="18989" w:name="_Toc10200206"/>
        <w:bookmarkStart w:id="18990" w:name="_Toc10204344"/>
        <w:bookmarkStart w:id="18991" w:name="_Toc10208482"/>
        <w:bookmarkEnd w:id="18989"/>
        <w:bookmarkEnd w:id="18990"/>
        <w:bookmarkEnd w:id="18991"/>
      </w:del>
    </w:p>
    <w:p w14:paraId="1FC11EAD" w14:textId="73C0445A" w:rsidR="00564C22" w:rsidDel="00B33063" w:rsidRDefault="009B1AF1" w:rsidP="00564C22">
      <w:pPr>
        <w:pStyle w:val="Member"/>
        <w:rPr>
          <w:del w:id="18992" w:author="Andreas Kuehne" w:date="2019-05-31T12:22:00Z"/>
        </w:rPr>
      </w:pPr>
      <w:del w:id="18993" w:author="Andreas Kuehne" w:date="2019-05-31T12:22:00Z">
        <w:r w:rsidDel="00B33063">
          <w:delText xml:space="preserve">The </w:delText>
        </w:r>
        <w:r w:rsidRPr="35C1378D" w:rsidDel="00B33063">
          <w:rPr>
            <w:rStyle w:val="Datatype"/>
          </w:rPr>
          <w:delText>Algorithm</w:delText>
        </w:r>
        <w:r w:rsidDel="00B33063">
          <w:delText xml:space="preserve"> element MUST contain one instance of a string. </w:delText>
        </w:r>
        <w:r w:rsidRPr="003A06D0" w:rsidDel="00B33063">
          <w:delText>The string describes the digest algorithm in an appropriate way for the server side processing. Depending on the signature format this may be an OID (e.g. ‘2.16.840.1.101.3.4.2.1’), an URI (e.g. ‘http://www.w3.org/2001/04/xmlenc#sha256’) or a descriptive string (‘SHA-256’).</w:delText>
        </w:r>
        <w:bookmarkStart w:id="18994" w:name="_Toc10200207"/>
        <w:bookmarkStart w:id="18995" w:name="_Toc10204345"/>
        <w:bookmarkStart w:id="18996" w:name="_Toc10208483"/>
        <w:bookmarkEnd w:id="18994"/>
        <w:bookmarkEnd w:id="18995"/>
        <w:bookmarkEnd w:id="18996"/>
      </w:del>
    </w:p>
    <w:p w14:paraId="4EC2A7AA" w14:textId="6F859A26" w:rsidR="00564C22" w:rsidDel="00B33063" w:rsidRDefault="009B1AF1" w:rsidP="00564C22">
      <w:pPr>
        <w:pStyle w:val="berschrift4"/>
        <w:rPr>
          <w:del w:id="18997" w:author="Andreas Kuehne" w:date="2019-05-31T12:22:00Z"/>
        </w:rPr>
      </w:pPr>
      <w:del w:id="18998" w:author="Andreas Kuehne" w:date="2019-05-31T12:22:00Z">
        <w:r w:rsidDel="00B33063">
          <w:delText>X509Digest – JSON Syntax</w:delText>
        </w:r>
        <w:bookmarkStart w:id="18999" w:name="_Toc10200208"/>
        <w:bookmarkStart w:id="19000" w:name="_Toc10204346"/>
        <w:bookmarkStart w:id="19001" w:name="_Toc10208484"/>
        <w:bookmarkEnd w:id="18999"/>
        <w:bookmarkEnd w:id="19000"/>
        <w:bookmarkEnd w:id="19001"/>
      </w:del>
    </w:p>
    <w:p w14:paraId="1CA71647" w14:textId="36C5A82A" w:rsidR="00564C22" w:rsidRPr="0248A3D1" w:rsidDel="00B33063" w:rsidRDefault="009B1AF1" w:rsidP="00564C22">
      <w:pPr>
        <w:rPr>
          <w:del w:id="19002" w:author="Andreas Kuehne" w:date="2019-05-31T12:22:00Z"/>
        </w:rPr>
      </w:pPr>
      <w:del w:id="19003"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X509DigestType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X509Digest</w:delText>
        </w:r>
        <w:r w:rsidDel="00B33063">
          <w:delText xml:space="preserve"> component.</w:delText>
        </w:r>
        <w:bookmarkStart w:id="19004" w:name="_Toc10200209"/>
        <w:bookmarkStart w:id="19005" w:name="_Toc10204347"/>
        <w:bookmarkStart w:id="19006" w:name="_Toc10208485"/>
        <w:bookmarkEnd w:id="19004"/>
        <w:bookmarkEnd w:id="19005"/>
        <w:bookmarkEnd w:id="19006"/>
      </w:del>
    </w:p>
    <w:p w14:paraId="510E5C63" w14:textId="4F046DEF" w:rsidR="00564C22" w:rsidRPr="C2430093" w:rsidDel="00B33063" w:rsidRDefault="009B1AF1" w:rsidP="00564C22">
      <w:pPr>
        <w:spacing w:line="259" w:lineRule="auto"/>
        <w:rPr>
          <w:del w:id="19007" w:author="Andreas Kuehne" w:date="2019-05-31T12:22:00Z"/>
          <w:rFonts w:eastAsia="Arial" w:cs="Arial"/>
          <w:sz w:val="22"/>
          <w:szCs w:val="22"/>
        </w:rPr>
      </w:pPr>
      <w:del w:id="19008"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X509Digest</w:delText>
        </w:r>
        <w:r w:rsidRPr="002062A5" w:rsidDel="00B33063">
          <w:rPr>
            <w:rFonts w:eastAsia="Arial" w:cs="Arial"/>
            <w:sz w:val="22"/>
            <w:szCs w:val="22"/>
          </w:rPr>
          <w:delText xml:space="preserve"> using JSON-specific names mapped as shown in the table below.</w:delText>
        </w:r>
        <w:bookmarkStart w:id="19009" w:name="_Toc10200210"/>
        <w:bookmarkStart w:id="19010" w:name="_Toc10204348"/>
        <w:bookmarkStart w:id="19011" w:name="_Toc10208486"/>
        <w:bookmarkEnd w:id="19009"/>
        <w:bookmarkEnd w:id="19010"/>
        <w:bookmarkEnd w:id="19011"/>
      </w:del>
    </w:p>
    <w:tbl>
      <w:tblPr>
        <w:tblStyle w:val="Gitternetztabelle1hell1"/>
        <w:tblW w:w="0" w:type="auto"/>
        <w:tblLook w:val="04A0" w:firstRow="1" w:lastRow="0" w:firstColumn="1" w:lastColumn="0" w:noHBand="0" w:noVBand="1"/>
      </w:tblPr>
      <w:tblGrid>
        <w:gridCol w:w="4675"/>
        <w:gridCol w:w="4675"/>
      </w:tblGrid>
      <w:tr w:rsidR="00564C22" w:rsidDel="00B33063" w14:paraId="5B439136" w14:textId="02EA90FB" w:rsidTr="00564C22">
        <w:trPr>
          <w:cnfStyle w:val="100000000000" w:firstRow="1" w:lastRow="0" w:firstColumn="0" w:lastColumn="0" w:oddVBand="0" w:evenVBand="0" w:oddHBand="0" w:evenHBand="0" w:firstRowFirstColumn="0" w:firstRowLastColumn="0" w:lastRowFirstColumn="0" w:lastRowLastColumn="0"/>
          <w:del w:id="1901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EFB1D74" w14:textId="5A77FA99" w:rsidR="00564C22" w:rsidDel="00B33063" w:rsidRDefault="009B1AF1" w:rsidP="00564C22">
            <w:pPr>
              <w:pStyle w:val="Beschriftung"/>
              <w:rPr>
                <w:del w:id="19013" w:author="Andreas Kuehne" w:date="2019-05-31T12:22:00Z"/>
              </w:rPr>
            </w:pPr>
            <w:del w:id="19014" w:author="Andreas Kuehne" w:date="2019-05-31T12:22:00Z">
              <w:r w:rsidDel="00B33063">
                <w:delText>Element</w:delText>
              </w:r>
              <w:bookmarkStart w:id="19015" w:name="_Toc10200211"/>
              <w:bookmarkStart w:id="19016" w:name="_Toc10204349"/>
              <w:bookmarkStart w:id="19017" w:name="_Toc10208487"/>
              <w:bookmarkEnd w:id="19015"/>
              <w:bookmarkEnd w:id="19016"/>
              <w:bookmarkEnd w:id="19017"/>
            </w:del>
          </w:p>
        </w:tc>
        <w:tc>
          <w:tcPr>
            <w:tcW w:w="4675" w:type="dxa"/>
          </w:tcPr>
          <w:p w14:paraId="72A5BCA9" w14:textId="552EE3EB"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9018" w:author="Andreas Kuehne" w:date="2019-05-31T12:22:00Z"/>
              </w:rPr>
            </w:pPr>
            <w:del w:id="19019" w:author="Andreas Kuehne" w:date="2019-05-31T12:22:00Z">
              <w:r w:rsidDel="00B33063">
                <w:delText>Implementing JSON member name</w:delText>
              </w:r>
              <w:bookmarkStart w:id="19020" w:name="_Toc10200212"/>
              <w:bookmarkStart w:id="19021" w:name="_Toc10204350"/>
              <w:bookmarkStart w:id="19022" w:name="_Toc10208488"/>
              <w:bookmarkEnd w:id="19020"/>
              <w:bookmarkEnd w:id="19021"/>
              <w:bookmarkEnd w:id="19022"/>
            </w:del>
          </w:p>
        </w:tc>
        <w:bookmarkStart w:id="19023" w:name="_Toc10200213"/>
        <w:bookmarkStart w:id="19024" w:name="_Toc10204351"/>
        <w:bookmarkStart w:id="19025" w:name="_Toc10208489"/>
        <w:bookmarkEnd w:id="19023"/>
        <w:bookmarkEnd w:id="19024"/>
        <w:bookmarkEnd w:id="19025"/>
      </w:tr>
      <w:tr w:rsidR="00564C22" w:rsidDel="00B33063" w14:paraId="1F54248D" w14:textId="5AABB160" w:rsidTr="00564C22">
        <w:trPr>
          <w:del w:id="1902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A269B29" w14:textId="5B01C27B" w:rsidR="00564C22" w:rsidRPr="002062A5" w:rsidDel="00B33063" w:rsidRDefault="009B1AF1" w:rsidP="00564C22">
            <w:pPr>
              <w:pStyle w:val="Beschriftung"/>
              <w:rPr>
                <w:del w:id="19027" w:author="Andreas Kuehne" w:date="2019-05-31T12:22:00Z"/>
                <w:rStyle w:val="Datatype"/>
                <w:b w:val="0"/>
                <w:bCs w:val="0"/>
              </w:rPr>
            </w:pPr>
            <w:del w:id="19028" w:author="Andreas Kuehne" w:date="2019-05-31T12:22:00Z">
              <w:r w:rsidRPr="002062A5" w:rsidDel="00B33063">
                <w:rPr>
                  <w:rStyle w:val="Datatype"/>
                </w:rPr>
                <w:delText>value</w:delText>
              </w:r>
              <w:bookmarkStart w:id="19029" w:name="_Toc10200214"/>
              <w:bookmarkStart w:id="19030" w:name="_Toc10204352"/>
              <w:bookmarkStart w:id="19031" w:name="_Toc10208490"/>
              <w:bookmarkEnd w:id="19029"/>
              <w:bookmarkEnd w:id="19030"/>
              <w:bookmarkEnd w:id="19031"/>
            </w:del>
          </w:p>
        </w:tc>
        <w:tc>
          <w:tcPr>
            <w:tcW w:w="4675" w:type="dxa"/>
          </w:tcPr>
          <w:p w14:paraId="461B45DE" w14:textId="1B53032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9032" w:author="Andreas Kuehne" w:date="2019-05-31T12:22:00Z"/>
                <w:rStyle w:val="Datatype"/>
              </w:rPr>
            </w:pPr>
            <w:del w:id="19033" w:author="Andreas Kuehne" w:date="2019-05-31T12:22:00Z">
              <w:r w:rsidRPr="002062A5" w:rsidDel="00B33063">
                <w:rPr>
                  <w:rStyle w:val="Datatype"/>
                </w:rPr>
                <w:delText>value</w:delText>
              </w:r>
              <w:bookmarkStart w:id="19034" w:name="_Toc10200215"/>
              <w:bookmarkStart w:id="19035" w:name="_Toc10204353"/>
              <w:bookmarkStart w:id="19036" w:name="_Toc10208491"/>
              <w:bookmarkEnd w:id="19034"/>
              <w:bookmarkEnd w:id="19035"/>
              <w:bookmarkEnd w:id="19036"/>
            </w:del>
          </w:p>
        </w:tc>
        <w:bookmarkStart w:id="19037" w:name="_Toc10200216"/>
        <w:bookmarkStart w:id="19038" w:name="_Toc10204354"/>
        <w:bookmarkStart w:id="19039" w:name="_Toc10208492"/>
        <w:bookmarkEnd w:id="19037"/>
        <w:bookmarkEnd w:id="19038"/>
        <w:bookmarkEnd w:id="19039"/>
      </w:tr>
      <w:tr w:rsidR="00564C22" w:rsidDel="00B33063" w14:paraId="566D1383" w14:textId="61842505" w:rsidTr="00564C22">
        <w:trPr>
          <w:del w:id="1904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A0AF2F6" w14:textId="7FE3297C" w:rsidR="00564C22" w:rsidRPr="002062A5" w:rsidDel="00B33063" w:rsidRDefault="009B1AF1" w:rsidP="00564C22">
            <w:pPr>
              <w:pStyle w:val="Beschriftung"/>
              <w:rPr>
                <w:del w:id="19041" w:author="Andreas Kuehne" w:date="2019-05-31T12:22:00Z"/>
                <w:rStyle w:val="Datatype"/>
                <w:b w:val="0"/>
                <w:bCs w:val="0"/>
              </w:rPr>
            </w:pPr>
            <w:del w:id="19042" w:author="Andreas Kuehne" w:date="2019-05-31T12:22:00Z">
              <w:r w:rsidRPr="002062A5" w:rsidDel="00B33063">
                <w:rPr>
                  <w:rStyle w:val="Datatype"/>
                </w:rPr>
                <w:delText>Algorithm</w:delText>
              </w:r>
              <w:bookmarkStart w:id="19043" w:name="_Toc10200217"/>
              <w:bookmarkStart w:id="19044" w:name="_Toc10204355"/>
              <w:bookmarkStart w:id="19045" w:name="_Toc10208493"/>
              <w:bookmarkEnd w:id="19043"/>
              <w:bookmarkEnd w:id="19044"/>
              <w:bookmarkEnd w:id="19045"/>
            </w:del>
          </w:p>
        </w:tc>
        <w:tc>
          <w:tcPr>
            <w:tcW w:w="4675" w:type="dxa"/>
          </w:tcPr>
          <w:p w14:paraId="1117BAFC" w14:textId="5CC08A3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9046" w:author="Andreas Kuehne" w:date="2019-05-31T12:22:00Z"/>
                <w:rStyle w:val="Datatype"/>
              </w:rPr>
            </w:pPr>
            <w:del w:id="19047" w:author="Andreas Kuehne" w:date="2019-05-31T12:22:00Z">
              <w:r w:rsidRPr="002062A5" w:rsidDel="00B33063">
                <w:rPr>
                  <w:rStyle w:val="Datatype"/>
                </w:rPr>
                <w:delText>alg</w:delText>
              </w:r>
              <w:bookmarkStart w:id="19048" w:name="_Toc10200218"/>
              <w:bookmarkStart w:id="19049" w:name="_Toc10204356"/>
              <w:bookmarkStart w:id="19050" w:name="_Toc10208494"/>
              <w:bookmarkEnd w:id="19048"/>
              <w:bookmarkEnd w:id="19049"/>
              <w:bookmarkEnd w:id="19050"/>
            </w:del>
          </w:p>
        </w:tc>
        <w:bookmarkStart w:id="19051" w:name="_Toc10200219"/>
        <w:bookmarkStart w:id="19052" w:name="_Toc10204357"/>
        <w:bookmarkStart w:id="19053" w:name="_Toc10208495"/>
        <w:bookmarkEnd w:id="19051"/>
        <w:bookmarkEnd w:id="19052"/>
        <w:bookmarkEnd w:id="19053"/>
      </w:tr>
    </w:tbl>
    <w:p w14:paraId="31926ABF" w14:textId="08A4B640" w:rsidR="00564C22" w:rsidRPr="0202B381" w:rsidDel="00B33063" w:rsidRDefault="009B1AF1" w:rsidP="00564C22">
      <w:pPr>
        <w:rPr>
          <w:del w:id="19054" w:author="Andreas Kuehne" w:date="2019-05-31T12:22:00Z"/>
        </w:rPr>
      </w:pPr>
      <w:del w:id="19055"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X509DigestType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9056" w:name="_Toc10200220"/>
        <w:bookmarkStart w:id="19057" w:name="_Toc10204358"/>
        <w:bookmarkStart w:id="19058" w:name="_Toc10208496"/>
        <w:bookmarkEnd w:id="19056"/>
        <w:bookmarkEnd w:id="19057"/>
        <w:bookmarkEnd w:id="19058"/>
      </w:del>
    </w:p>
    <w:p w14:paraId="5915F947" w14:textId="5CB79182" w:rsidR="00564C22" w:rsidDel="00B33063" w:rsidRDefault="009B1AF1" w:rsidP="00564C22">
      <w:pPr>
        <w:pStyle w:val="Code"/>
        <w:spacing w:line="259" w:lineRule="auto"/>
        <w:rPr>
          <w:del w:id="19059" w:author="Andreas Kuehne" w:date="2019-05-31T12:22:00Z"/>
        </w:rPr>
      </w:pPr>
      <w:del w:id="19060" w:author="Andreas Kuehne" w:date="2019-05-31T12:22:00Z">
        <w:r w:rsidDel="00B33063">
          <w:rPr>
            <w:color w:val="31849B" w:themeColor="accent5" w:themeShade="BF"/>
          </w:rPr>
          <w:delText>"dss2-X509DigestType"</w:delText>
        </w:r>
        <w:r w:rsidDel="00B33063">
          <w:delText>: {</w:delText>
        </w:r>
        <w:bookmarkStart w:id="19061" w:name="_Toc10200221"/>
        <w:bookmarkStart w:id="19062" w:name="_Toc10204359"/>
        <w:bookmarkStart w:id="19063" w:name="_Toc10208497"/>
        <w:bookmarkEnd w:id="19061"/>
        <w:bookmarkEnd w:id="19062"/>
        <w:bookmarkEnd w:id="19063"/>
      </w:del>
    </w:p>
    <w:p w14:paraId="3B08F51B" w14:textId="58B71FC6" w:rsidR="00564C22" w:rsidDel="00B33063" w:rsidRDefault="009B1AF1" w:rsidP="00564C22">
      <w:pPr>
        <w:pStyle w:val="Code"/>
        <w:spacing w:line="259" w:lineRule="auto"/>
        <w:rPr>
          <w:del w:id="19064" w:author="Andreas Kuehne" w:date="2019-05-31T12:22:00Z"/>
        </w:rPr>
      </w:pPr>
      <w:del w:id="19065"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9066" w:name="_Toc10200222"/>
        <w:bookmarkStart w:id="19067" w:name="_Toc10204360"/>
        <w:bookmarkStart w:id="19068" w:name="_Toc10208498"/>
        <w:bookmarkEnd w:id="19066"/>
        <w:bookmarkEnd w:id="19067"/>
        <w:bookmarkEnd w:id="19068"/>
      </w:del>
    </w:p>
    <w:p w14:paraId="61AFDE41" w14:textId="64DE197F" w:rsidR="00564C22" w:rsidDel="00B33063" w:rsidRDefault="009B1AF1" w:rsidP="00564C22">
      <w:pPr>
        <w:pStyle w:val="Code"/>
        <w:spacing w:line="259" w:lineRule="auto"/>
        <w:rPr>
          <w:del w:id="19069" w:author="Andreas Kuehne" w:date="2019-05-31T12:22:00Z"/>
        </w:rPr>
      </w:pPr>
      <w:del w:id="19070" w:author="Andreas Kuehne" w:date="2019-05-31T12:22:00Z">
        <w:r w:rsidDel="00B33063">
          <w:rPr>
            <w:color w:val="31849B" w:themeColor="accent5" w:themeShade="BF"/>
          </w:rPr>
          <w:delText xml:space="preserve">  "properties"</w:delText>
        </w:r>
        <w:r w:rsidDel="00B33063">
          <w:delText>: {</w:delText>
        </w:r>
        <w:bookmarkStart w:id="19071" w:name="_Toc10200223"/>
        <w:bookmarkStart w:id="19072" w:name="_Toc10204361"/>
        <w:bookmarkStart w:id="19073" w:name="_Toc10208499"/>
        <w:bookmarkEnd w:id="19071"/>
        <w:bookmarkEnd w:id="19072"/>
        <w:bookmarkEnd w:id="19073"/>
      </w:del>
    </w:p>
    <w:p w14:paraId="32EE4E76" w14:textId="0E60B8D1" w:rsidR="00564C22" w:rsidDel="00B33063" w:rsidRDefault="009B1AF1" w:rsidP="00564C22">
      <w:pPr>
        <w:pStyle w:val="Code"/>
        <w:spacing w:line="259" w:lineRule="auto"/>
        <w:rPr>
          <w:del w:id="19074" w:author="Andreas Kuehne" w:date="2019-05-31T12:22:00Z"/>
        </w:rPr>
      </w:pPr>
      <w:del w:id="19075" w:author="Andreas Kuehne" w:date="2019-05-31T12:22:00Z">
        <w:r w:rsidDel="00B33063">
          <w:rPr>
            <w:color w:val="31849B" w:themeColor="accent5" w:themeShade="BF"/>
          </w:rPr>
          <w:delText xml:space="preserve">    "value"</w:delText>
        </w:r>
        <w:r w:rsidDel="00B33063">
          <w:delText>: {</w:delText>
        </w:r>
        <w:bookmarkStart w:id="19076" w:name="_Toc10200224"/>
        <w:bookmarkStart w:id="19077" w:name="_Toc10204362"/>
        <w:bookmarkStart w:id="19078" w:name="_Toc10208500"/>
        <w:bookmarkEnd w:id="19076"/>
        <w:bookmarkEnd w:id="19077"/>
        <w:bookmarkEnd w:id="19078"/>
      </w:del>
    </w:p>
    <w:p w14:paraId="7B44DF74" w14:textId="06E52BF6" w:rsidR="00564C22" w:rsidDel="00B33063" w:rsidRDefault="009B1AF1" w:rsidP="00564C22">
      <w:pPr>
        <w:pStyle w:val="Code"/>
        <w:spacing w:line="259" w:lineRule="auto"/>
        <w:rPr>
          <w:del w:id="19079" w:author="Andreas Kuehne" w:date="2019-05-31T12:22:00Z"/>
        </w:rPr>
      </w:pPr>
      <w:del w:id="19080"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9081" w:name="_Toc10200225"/>
        <w:bookmarkStart w:id="19082" w:name="_Toc10204363"/>
        <w:bookmarkStart w:id="19083" w:name="_Toc10208501"/>
        <w:bookmarkEnd w:id="19081"/>
        <w:bookmarkEnd w:id="19082"/>
        <w:bookmarkEnd w:id="19083"/>
      </w:del>
    </w:p>
    <w:p w14:paraId="1C3D5623" w14:textId="09B1C6D2" w:rsidR="00564C22" w:rsidDel="00B33063" w:rsidRDefault="009B1AF1" w:rsidP="00564C22">
      <w:pPr>
        <w:pStyle w:val="Code"/>
        <w:spacing w:line="259" w:lineRule="auto"/>
        <w:rPr>
          <w:del w:id="19084" w:author="Andreas Kuehne" w:date="2019-05-31T12:22:00Z"/>
        </w:rPr>
      </w:pPr>
      <w:del w:id="19085" w:author="Andreas Kuehne" w:date="2019-05-31T12:22:00Z">
        <w:r w:rsidDel="00B33063">
          <w:delText xml:space="preserve">    },</w:delText>
        </w:r>
        <w:bookmarkStart w:id="19086" w:name="_Toc10200226"/>
        <w:bookmarkStart w:id="19087" w:name="_Toc10204364"/>
        <w:bookmarkStart w:id="19088" w:name="_Toc10208502"/>
        <w:bookmarkEnd w:id="19086"/>
        <w:bookmarkEnd w:id="19087"/>
        <w:bookmarkEnd w:id="19088"/>
      </w:del>
    </w:p>
    <w:p w14:paraId="781E2CE4" w14:textId="1F6783DB" w:rsidR="00564C22" w:rsidDel="00B33063" w:rsidRDefault="009B1AF1" w:rsidP="00564C22">
      <w:pPr>
        <w:pStyle w:val="Code"/>
        <w:spacing w:line="259" w:lineRule="auto"/>
        <w:rPr>
          <w:del w:id="19089" w:author="Andreas Kuehne" w:date="2019-05-31T12:22:00Z"/>
        </w:rPr>
      </w:pPr>
      <w:del w:id="19090" w:author="Andreas Kuehne" w:date="2019-05-31T12:22:00Z">
        <w:r w:rsidDel="00B33063">
          <w:rPr>
            <w:color w:val="31849B" w:themeColor="accent5" w:themeShade="BF"/>
          </w:rPr>
          <w:delText xml:space="preserve">    "alg"</w:delText>
        </w:r>
        <w:r w:rsidDel="00B33063">
          <w:delText>: {</w:delText>
        </w:r>
        <w:bookmarkStart w:id="19091" w:name="_Toc10200227"/>
        <w:bookmarkStart w:id="19092" w:name="_Toc10204365"/>
        <w:bookmarkStart w:id="19093" w:name="_Toc10208503"/>
        <w:bookmarkEnd w:id="19091"/>
        <w:bookmarkEnd w:id="19092"/>
        <w:bookmarkEnd w:id="19093"/>
      </w:del>
    </w:p>
    <w:p w14:paraId="38AD1F2A" w14:textId="3D6BB0FE" w:rsidR="00564C22" w:rsidDel="00B33063" w:rsidRDefault="009B1AF1" w:rsidP="00564C22">
      <w:pPr>
        <w:pStyle w:val="Code"/>
        <w:spacing w:line="259" w:lineRule="auto"/>
        <w:rPr>
          <w:del w:id="19094" w:author="Andreas Kuehne" w:date="2019-05-31T12:22:00Z"/>
        </w:rPr>
      </w:pPr>
      <w:del w:id="19095"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9096" w:name="_Toc10200228"/>
        <w:bookmarkStart w:id="19097" w:name="_Toc10204366"/>
        <w:bookmarkStart w:id="19098" w:name="_Toc10208504"/>
        <w:bookmarkEnd w:id="19096"/>
        <w:bookmarkEnd w:id="19097"/>
        <w:bookmarkEnd w:id="19098"/>
      </w:del>
    </w:p>
    <w:p w14:paraId="64915D4E" w14:textId="164216C7" w:rsidR="00564C22" w:rsidDel="00B33063" w:rsidRDefault="009B1AF1" w:rsidP="00564C22">
      <w:pPr>
        <w:pStyle w:val="Code"/>
        <w:spacing w:line="259" w:lineRule="auto"/>
        <w:rPr>
          <w:del w:id="19099" w:author="Andreas Kuehne" w:date="2019-05-31T12:22:00Z"/>
        </w:rPr>
      </w:pPr>
      <w:del w:id="19100" w:author="Andreas Kuehne" w:date="2019-05-31T12:22:00Z">
        <w:r w:rsidDel="00B33063">
          <w:delText xml:space="preserve">    }</w:delText>
        </w:r>
        <w:bookmarkStart w:id="19101" w:name="_Toc10200229"/>
        <w:bookmarkStart w:id="19102" w:name="_Toc10204367"/>
        <w:bookmarkStart w:id="19103" w:name="_Toc10208505"/>
        <w:bookmarkEnd w:id="19101"/>
        <w:bookmarkEnd w:id="19102"/>
        <w:bookmarkEnd w:id="19103"/>
      </w:del>
    </w:p>
    <w:p w14:paraId="37B56B61" w14:textId="7A394EAE" w:rsidR="00564C22" w:rsidDel="00B33063" w:rsidRDefault="009B1AF1" w:rsidP="00564C22">
      <w:pPr>
        <w:pStyle w:val="Code"/>
        <w:spacing w:line="259" w:lineRule="auto"/>
        <w:rPr>
          <w:del w:id="19104" w:author="Andreas Kuehne" w:date="2019-05-31T12:22:00Z"/>
        </w:rPr>
      </w:pPr>
      <w:del w:id="19105" w:author="Andreas Kuehne" w:date="2019-05-31T12:22:00Z">
        <w:r w:rsidDel="00B33063">
          <w:delText xml:space="preserve">  },</w:delText>
        </w:r>
        <w:bookmarkStart w:id="19106" w:name="_Toc10200230"/>
        <w:bookmarkStart w:id="19107" w:name="_Toc10204368"/>
        <w:bookmarkStart w:id="19108" w:name="_Toc10208506"/>
        <w:bookmarkEnd w:id="19106"/>
        <w:bookmarkEnd w:id="19107"/>
        <w:bookmarkEnd w:id="19108"/>
      </w:del>
    </w:p>
    <w:p w14:paraId="45E52D3F" w14:textId="6234AB99" w:rsidR="00564C22" w:rsidDel="00B33063" w:rsidRDefault="009B1AF1" w:rsidP="00564C22">
      <w:pPr>
        <w:pStyle w:val="Code"/>
        <w:spacing w:line="259" w:lineRule="auto"/>
        <w:rPr>
          <w:del w:id="19109" w:author="Andreas Kuehne" w:date="2019-05-31T12:22:00Z"/>
        </w:rPr>
      </w:pPr>
      <w:del w:id="19110"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"alg"</w:delText>
        </w:r>
        <w:r w:rsidDel="00B33063">
          <w:delText>]</w:delText>
        </w:r>
        <w:bookmarkStart w:id="19111" w:name="_Toc10200231"/>
        <w:bookmarkStart w:id="19112" w:name="_Toc10204369"/>
        <w:bookmarkStart w:id="19113" w:name="_Toc10208507"/>
        <w:bookmarkEnd w:id="19111"/>
        <w:bookmarkEnd w:id="19112"/>
        <w:bookmarkEnd w:id="19113"/>
      </w:del>
    </w:p>
    <w:p w14:paraId="0405AEE5" w14:textId="5CEE647C" w:rsidR="00564C22" w:rsidDel="00B33063" w:rsidRDefault="009B1AF1" w:rsidP="00564C22">
      <w:pPr>
        <w:pStyle w:val="Code"/>
        <w:spacing w:line="259" w:lineRule="auto"/>
        <w:rPr>
          <w:del w:id="19114" w:author="Andreas Kuehne" w:date="2019-05-31T12:22:00Z"/>
        </w:rPr>
      </w:pPr>
      <w:del w:id="19115" w:author="Andreas Kuehne" w:date="2019-05-31T12:22:00Z">
        <w:r w:rsidDel="00B33063">
          <w:delText>}</w:delText>
        </w:r>
        <w:bookmarkStart w:id="19116" w:name="_Toc10200232"/>
        <w:bookmarkStart w:id="19117" w:name="_Toc10204370"/>
        <w:bookmarkStart w:id="19118" w:name="_Toc10208508"/>
        <w:bookmarkEnd w:id="19116"/>
        <w:bookmarkEnd w:id="19117"/>
        <w:bookmarkEnd w:id="19118"/>
      </w:del>
    </w:p>
    <w:p w14:paraId="691334F8" w14:textId="4091DFCF" w:rsidR="00564C22" w:rsidDel="00B33063" w:rsidRDefault="00564C22" w:rsidP="00564C22">
      <w:pPr>
        <w:rPr>
          <w:del w:id="19119" w:author="Andreas Kuehne" w:date="2019-05-31T12:22:00Z"/>
        </w:rPr>
      </w:pPr>
      <w:bookmarkStart w:id="19120" w:name="_Toc10200233"/>
      <w:bookmarkStart w:id="19121" w:name="_Toc10204371"/>
      <w:bookmarkStart w:id="19122" w:name="_Toc10208509"/>
      <w:bookmarkEnd w:id="19120"/>
      <w:bookmarkEnd w:id="19121"/>
      <w:bookmarkEnd w:id="19122"/>
    </w:p>
    <w:p w14:paraId="20E40DA0" w14:textId="41B0D1E7" w:rsidR="00564C22" w:rsidDel="00B33063" w:rsidRDefault="009B1AF1" w:rsidP="00564C22">
      <w:pPr>
        <w:pStyle w:val="berschrift4"/>
        <w:rPr>
          <w:del w:id="19123" w:author="Andreas Kuehne" w:date="2019-05-31T12:22:00Z"/>
        </w:rPr>
      </w:pPr>
      <w:del w:id="19124" w:author="Andreas Kuehne" w:date="2019-05-31T12:22:00Z">
        <w:r w:rsidDel="00B33063">
          <w:delText>X509Digest – XML Syntax</w:delText>
        </w:r>
        <w:bookmarkStart w:id="19125" w:name="_Toc10200234"/>
        <w:bookmarkStart w:id="19126" w:name="_Toc10204372"/>
        <w:bookmarkStart w:id="19127" w:name="_Toc10208510"/>
        <w:bookmarkEnd w:id="19125"/>
        <w:bookmarkEnd w:id="19126"/>
        <w:bookmarkEnd w:id="19127"/>
      </w:del>
    </w:p>
    <w:p w14:paraId="67EB6C71" w14:textId="55B2FEEA" w:rsidR="00564C22" w:rsidRPr="5404FA76" w:rsidDel="00B33063" w:rsidRDefault="009B1AF1" w:rsidP="00564C22">
      <w:pPr>
        <w:rPr>
          <w:del w:id="19128" w:author="Andreas Kuehne" w:date="2019-05-31T12:22:00Z"/>
        </w:rPr>
      </w:pPr>
      <w:del w:id="19129" w:author="Andreas Kuehne" w:date="2019-05-31T12:22:00Z">
        <w:r w:rsidRPr="0CCF9147" w:rsidDel="00B33063">
          <w:delText xml:space="preserve">The XML type </w:delText>
        </w:r>
        <w:r w:rsidRPr="002062A5" w:rsidDel="00B33063">
          <w:rPr>
            <w:rFonts w:ascii="Courier New" w:eastAsia="Courier New" w:hAnsi="Courier New" w:cs="Courier New"/>
          </w:rPr>
          <w:delText>X509DigestType</w:delText>
        </w:r>
        <w:r w:rsidRPr="0CCF9147" w:rsidDel="00B33063">
          <w:delText xml:space="preserve"> SHALL implement the requirements defined in the </w:delText>
        </w:r>
        <w:r w:rsidRPr="002062A5" w:rsidDel="00B33063">
          <w:rPr>
            <w:rFonts w:ascii="Courier New" w:eastAsia="Courier New" w:hAnsi="Courier New" w:cs="Courier New"/>
          </w:rPr>
          <w:delText>X509Digest</w:delText>
        </w:r>
        <w:r w:rsidDel="00B33063">
          <w:delText xml:space="preserve"> </w:delText>
        </w:r>
        <w:r w:rsidRPr="005A6FFD" w:rsidDel="00B33063">
          <w:delText>component.</w:delText>
        </w:r>
        <w:bookmarkStart w:id="19130" w:name="_Toc10200235"/>
        <w:bookmarkStart w:id="19131" w:name="_Toc10204373"/>
        <w:bookmarkStart w:id="19132" w:name="_Toc10208511"/>
        <w:bookmarkEnd w:id="19130"/>
        <w:bookmarkEnd w:id="19131"/>
        <w:bookmarkEnd w:id="19132"/>
      </w:del>
    </w:p>
    <w:p w14:paraId="4DAC2987" w14:textId="10EEC655" w:rsidR="00564C22" w:rsidDel="00B33063" w:rsidRDefault="009B1AF1" w:rsidP="00564C22">
      <w:pPr>
        <w:rPr>
          <w:del w:id="19133" w:author="Andreas Kuehne" w:date="2019-05-31T12:22:00Z"/>
        </w:rPr>
      </w:pPr>
      <w:del w:id="19134"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X509DigestType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19135" w:name="_Toc10200236"/>
        <w:bookmarkStart w:id="19136" w:name="_Toc10204374"/>
        <w:bookmarkStart w:id="19137" w:name="_Toc10208512"/>
        <w:bookmarkEnd w:id="19135"/>
        <w:bookmarkEnd w:id="19136"/>
        <w:bookmarkEnd w:id="19137"/>
      </w:del>
    </w:p>
    <w:p w14:paraId="60C21142" w14:textId="2FB7456E" w:rsidR="00564C22" w:rsidDel="00B33063" w:rsidRDefault="009B1AF1" w:rsidP="00564C22">
      <w:pPr>
        <w:pStyle w:val="Code"/>
        <w:rPr>
          <w:del w:id="19138" w:author="Andreas Kuehne" w:date="2019-05-31T12:22:00Z"/>
        </w:rPr>
      </w:pPr>
      <w:del w:id="19139"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X509DigestType</w:delText>
        </w:r>
        <w:r w:rsidDel="00B33063">
          <w:rPr>
            <w:color w:val="943634" w:themeColor="accent2" w:themeShade="BF"/>
          </w:rPr>
          <w:delText>"</w:delText>
        </w:r>
        <w:r w:rsidDel="00B33063">
          <w:rPr>
            <w:color w:val="31849B" w:themeColor="accent5" w:themeShade="BF"/>
          </w:rPr>
          <w:delText>&gt;</w:delText>
        </w:r>
        <w:bookmarkStart w:id="19140" w:name="_Toc10200237"/>
        <w:bookmarkStart w:id="19141" w:name="_Toc10204375"/>
        <w:bookmarkStart w:id="19142" w:name="_Toc10208513"/>
        <w:bookmarkEnd w:id="19140"/>
        <w:bookmarkEnd w:id="19141"/>
        <w:bookmarkEnd w:id="19142"/>
      </w:del>
    </w:p>
    <w:p w14:paraId="101CFC6D" w14:textId="0D592E64" w:rsidR="00564C22" w:rsidDel="00B33063" w:rsidRDefault="009B1AF1" w:rsidP="00564C22">
      <w:pPr>
        <w:pStyle w:val="Code"/>
        <w:rPr>
          <w:del w:id="19143" w:author="Andreas Kuehne" w:date="2019-05-31T12:22:00Z"/>
        </w:rPr>
      </w:pPr>
      <w:del w:id="19144" w:author="Andreas Kuehne" w:date="2019-05-31T12:22:00Z">
        <w:r w:rsidDel="00B33063">
          <w:rPr>
            <w:color w:val="31849B" w:themeColor="accent5" w:themeShade="BF"/>
          </w:rPr>
          <w:delText xml:space="preserve">  &lt;xs:simpleContent&gt;</w:delText>
        </w:r>
        <w:bookmarkStart w:id="19145" w:name="_Toc10200238"/>
        <w:bookmarkStart w:id="19146" w:name="_Toc10204376"/>
        <w:bookmarkStart w:id="19147" w:name="_Toc10208514"/>
        <w:bookmarkEnd w:id="19145"/>
        <w:bookmarkEnd w:id="19146"/>
        <w:bookmarkEnd w:id="19147"/>
      </w:del>
    </w:p>
    <w:p w14:paraId="430CA735" w14:textId="0F44B074" w:rsidR="00564C22" w:rsidDel="00B33063" w:rsidRDefault="009B1AF1" w:rsidP="00564C22">
      <w:pPr>
        <w:pStyle w:val="Code"/>
        <w:rPr>
          <w:del w:id="19148" w:author="Andreas Kuehne" w:date="2019-05-31T12:22:00Z"/>
        </w:rPr>
      </w:pPr>
      <w:del w:id="19149" w:author="Andreas Kuehne" w:date="2019-05-31T12:22:00Z">
        <w:r w:rsidDel="00B33063">
          <w:rPr>
            <w:color w:val="31849B" w:themeColor="accent5" w:themeShade="BF"/>
          </w:rPr>
          <w:delText xml:space="preserve">    &lt;xs:extension</w:delText>
        </w:r>
        <w:r w:rsidDel="00B33063">
          <w:rPr>
            <w:color w:val="943634" w:themeColor="accent2" w:themeShade="BF"/>
          </w:rPr>
          <w:delText xml:space="preserve"> base="</w:delText>
        </w:r>
        <w:r w:rsidDel="00B33063">
          <w:rPr>
            <w:color w:val="244061" w:themeColor="accent1" w:themeShade="80"/>
          </w:rPr>
          <w:delText>xs:base64Binary</w:delText>
        </w:r>
        <w:r w:rsidDel="00B33063">
          <w:rPr>
            <w:color w:val="943634" w:themeColor="accent2" w:themeShade="BF"/>
          </w:rPr>
          <w:delText>"</w:delText>
        </w:r>
        <w:r w:rsidDel="00B33063">
          <w:rPr>
            <w:color w:val="31849B" w:themeColor="accent5" w:themeShade="BF"/>
          </w:rPr>
          <w:delText>&gt;</w:delText>
        </w:r>
        <w:bookmarkStart w:id="19150" w:name="_Toc10200239"/>
        <w:bookmarkStart w:id="19151" w:name="_Toc10204377"/>
        <w:bookmarkStart w:id="19152" w:name="_Toc10208515"/>
        <w:bookmarkEnd w:id="19150"/>
        <w:bookmarkEnd w:id="19151"/>
        <w:bookmarkEnd w:id="19152"/>
      </w:del>
    </w:p>
    <w:p w14:paraId="57776C47" w14:textId="52CA066B" w:rsidR="00564C22" w:rsidDel="00B33063" w:rsidRDefault="009B1AF1" w:rsidP="00564C22">
      <w:pPr>
        <w:pStyle w:val="Code"/>
        <w:rPr>
          <w:del w:id="19153" w:author="Andreas Kuehne" w:date="2019-05-31T12:22:00Z"/>
        </w:rPr>
      </w:pPr>
      <w:del w:id="19154"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Algorithm</w:delText>
        </w:r>
        <w:r w:rsidDel="00B33063">
          <w:rPr>
            <w:color w:val="943634" w:themeColor="accent2" w:themeShade="BF"/>
          </w:rPr>
          <w:delText>" type="</w:delText>
        </w:r>
        <w:r w:rsidDel="00B33063">
          <w:rPr>
            <w:color w:val="244061" w:themeColor="accent1" w:themeShade="80"/>
          </w:rPr>
          <w:delText>xs:string</w:delText>
        </w:r>
        <w:r w:rsidDel="00B33063">
          <w:rPr>
            <w:color w:val="943634" w:themeColor="accent2" w:themeShade="BF"/>
          </w:rPr>
          <w:delText>" use="</w:delText>
        </w:r>
        <w:r w:rsidDel="00B33063">
          <w:rPr>
            <w:color w:val="244061" w:themeColor="accent1" w:themeShade="80"/>
          </w:rPr>
          <w:delText>required</w:delText>
        </w:r>
        <w:r w:rsidDel="00B33063">
          <w:rPr>
            <w:color w:val="943634" w:themeColor="accent2" w:themeShade="BF"/>
          </w:rPr>
          <w:delText>"</w:delText>
        </w:r>
        <w:r w:rsidDel="00B33063">
          <w:rPr>
            <w:color w:val="31849B" w:themeColor="accent5" w:themeShade="BF"/>
          </w:rPr>
          <w:delText>/&gt;</w:delText>
        </w:r>
        <w:bookmarkStart w:id="19155" w:name="_Toc10200240"/>
        <w:bookmarkStart w:id="19156" w:name="_Toc10204378"/>
        <w:bookmarkStart w:id="19157" w:name="_Toc10208516"/>
        <w:bookmarkEnd w:id="19155"/>
        <w:bookmarkEnd w:id="19156"/>
        <w:bookmarkEnd w:id="19157"/>
      </w:del>
    </w:p>
    <w:p w14:paraId="1B81B956" w14:textId="60C8B612" w:rsidR="00564C22" w:rsidDel="00B33063" w:rsidRDefault="009B1AF1" w:rsidP="00564C22">
      <w:pPr>
        <w:pStyle w:val="Code"/>
        <w:rPr>
          <w:del w:id="19158" w:author="Andreas Kuehne" w:date="2019-05-31T12:22:00Z"/>
        </w:rPr>
      </w:pPr>
      <w:del w:id="19159" w:author="Andreas Kuehne" w:date="2019-05-31T12:22:00Z">
        <w:r w:rsidDel="00B33063">
          <w:rPr>
            <w:color w:val="31849B" w:themeColor="accent5" w:themeShade="BF"/>
          </w:rPr>
          <w:delText xml:space="preserve">    &lt;/xs:extension&gt;</w:delText>
        </w:r>
        <w:bookmarkStart w:id="19160" w:name="_Toc10200241"/>
        <w:bookmarkStart w:id="19161" w:name="_Toc10204379"/>
        <w:bookmarkStart w:id="19162" w:name="_Toc10208517"/>
        <w:bookmarkEnd w:id="19160"/>
        <w:bookmarkEnd w:id="19161"/>
        <w:bookmarkEnd w:id="19162"/>
      </w:del>
    </w:p>
    <w:p w14:paraId="5AAFCE0A" w14:textId="360DAAEF" w:rsidR="00564C22" w:rsidDel="00B33063" w:rsidRDefault="009B1AF1" w:rsidP="00564C22">
      <w:pPr>
        <w:pStyle w:val="Code"/>
        <w:rPr>
          <w:del w:id="19163" w:author="Andreas Kuehne" w:date="2019-05-31T12:22:00Z"/>
        </w:rPr>
      </w:pPr>
      <w:del w:id="19164" w:author="Andreas Kuehne" w:date="2019-05-31T12:22:00Z">
        <w:r w:rsidDel="00B33063">
          <w:rPr>
            <w:color w:val="31849B" w:themeColor="accent5" w:themeShade="BF"/>
          </w:rPr>
          <w:delText xml:space="preserve">  &lt;/xs:simpleContent&gt;</w:delText>
        </w:r>
        <w:bookmarkStart w:id="19165" w:name="_Toc10200242"/>
        <w:bookmarkStart w:id="19166" w:name="_Toc10204380"/>
        <w:bookmarkStart w:id="19167" w:name="_Toc10208518"/>
        <w:bookmarkEnd w:id="19165"/>
        <w:bookmarkEnd w:id="19166"/>
        <w:bookmarkEnd w:id="19167"/>
      </w:del>
    </w:p>
    <w:p w14:paraId="25803F82" w14:textId="129FE3AF" w:rsidR="00564C22" w:rsidDel="00B33063" w:rsidRDefault="009B1AF1" w:rsidP="00564C22">
      <w:pPr>
        <w:pStyle w:val="Code"/>
        <w:rPr>
          <w:del w:id="19168" w:author="Andreas Kuehne" w:date="2019-05-31T12:22:00Z"/>
        </w:rPr>
      </w:pPr>
      <w:del w:id="19169" w:author="Andreas Kuehne" w:date="2019-05-31T12:22:00Z">
        <w:r w:rsidDel="00B33063">
          <w:rPr>
            <w:color w:val="31849B" w:themeColor="accent5" w:themeShade="BF"/>
          </w:rPr>
          <w:delText>&lt;/xs:complexType&gt;</w:delText>
        </w:r>
        <w:bookmarkStart w:id="19170" w:name="_Toc10200243"/>
        <w:bookmarkStart w:id="19171" w:name="_Toc10204381"/>
        <w:bookmarkStart w:id="19172" w:name="_Toc10208519"/>
        <w:bookmarkEnd w:id="19170"/>
        <w:bookmarkEnd w:id="19171"/>
        <w:bookmarkEnd w:id="19172"/>
      </w:del>
    </w:p>
    <w:p w14:paraId="44112AF4" w14:textId="4967241F" w:rsidR="00564C22" w:rsidDel="00B33063" w:rsidRDefault="009B1AF1" w:rsidP="00564C22">
      <w:pPr>
        <w:spacing w:line="259" w:lineRule="auto"/>
        <w:rPr>
          <w:del w:id="19173" w:author="Andreas Kuehne" w:date="2019-05-31T12:22:00Z"/>
        </w:rPr>
      </w:pPr>
      <w:del w:id="19174"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X509DigestType</w:delText>
        </w:r>
        <w:r w:rsidRPr="71C71F8C" w:rsidDel="00B33063">
          <w:delText xml:space="preserve"> </w:delText>
        </w:r>
        <w:r w:rsidDel="00B33063">
          <w:delText xml:space="preserve">XML element SHALL implement in XML syntax the sub-component that has a name equal to its local name. </w:delText>
        </w:r>
        <w:bookmarkStart w:id="19175" w:name="_Toc10200244"/>
        <w:bookmarkStart w:id="19176" w:name="_Toc10204382"/>
        <w:bookmarkStart w:id="19177" w:name="_Toc10208520"/>
        <w:bookmarkEnd w:id="19175"/>
        <w:bookmarkEnd w:id="19176"/>
        <w:bookmarkEnd w:id="19177"/>
      </w:del>
    </w:p>
    <w:p w14:paraId="61A9AC7A" w14:textId="2CE37D79" w:rsidR="00564C22" w:rsidDel="00B33063" w:rsidRDefault="009B1AF1" w:rsidP="00564C22">
      <w:pPr>
        <w:pStyle w:val="berschrift3"/>
        <w:rPr>
          <w:del w:id="19178" w:author="Andreas Kuehne" w:date="2019-05-31T12:22:00Z"/>
        </w:rPr>
      </w:pPr>
      <w:bookmarkStart w:id="19179" w:name="_RefComp4FDBD855"/>
      <w:del w:id="19180" w:author="Andreas Kuehne" w:date="2019-05-31T12:22:00Z">
        <w:r w:rsidDel="00B33063">
          <w:delText>Component PropertiesHolder</w:delText>
        </w:r>
        <w:bookmarkStart w:id="19181" w:name="_Toc10200245"/>
        <w:bookmarkStart w:id="19182" w:name="_Toc10204383"/>
        <w:bookmarkStart w:id="19183" w:name="_Toc10208521"/>
        <w:bookmarkEnd w:id="19179"/>
        <w:bookmarkEnd w:id="19181"/>
        <w:bookmarkEnd w:id="19182"/>
        <w:bookmarkEnd w:id="19183"/>
      </w:del>
    </w:p>
    <w:p w14:paraId="454ABC5B" w14:textId="0949522D" w:rsidR="00564C22" w:rsidDel="00B33063" w:rsidRDefault="001725A5" w:rsidP="00564C22">
      <w:pPr>
        <w:rPr>
          <w:del w:id="19184" w:author="Andreas Kuehne" w:date="2019-05-31T12:22:00Z"/>
        </w:rPr>
      </w:pPr>
      <w:del w:id="19185" w:author="Andreas Kuehne" w:date="2019-05-31T12:22:00Z">
        <w:r w:rsidRPr="003A06D0" w:rsidDel="00B33063">
          <w:delText xml:space="preserve">The </w:delText>
        </w:r>
        <w:r w:rsidRPr="003A06D0" w:rsidDel="00B33063">
          <w:rPr>
            <w:rFonts w:ascii="Courier New" w:eastAsia="Courier New" w:hAnsi="Courier New" w:cs="Courier New"/>
            <w:lang w:val="en-GB"/>
          </w:rPr>
          <w:delText>PropertiesHolder</w:delText>
        </w:r>
        <w:r w:rsidRPr="003A06D0" w:rsidDel="00B33063">
          <w:delText xml:space="preserve"> component is used to request that the server add certain signed or unsigned properties (aka “signature attributes”) into the signature. The client can send the server a particular value to use for each property, or leave the value up to the server to determine. The server can add additional properties, even if these aren’t requested by the client.</w:delText>
        </w:r>
        <w:bookmarkStart w:id="19186" w:name="_Toc10200246"/>
        <w:bookmarkStart w:id="19187" w:name="_Toc10204384"/>
        <w:bookmarkStart w:id="19188" w:name="_Toc10208522"/>
        <w:bookmarkEnd w:id="19186"/>
        <w:bookmarkEnd w:id="19187"/>
        <w:bookmarkEnd w:id="19188"/>
      </w:del>
    </w:p>
    <w:p w14:paraId="5F28C872" w14:textId="6C82D1D1" w:rsidR="00564C22" w:rsidDel="00B33063" w:rsidRDefault="009B1AF1" w:rsidP="00564C22">
      <w:pPr>
        <w:rPr>
          <w:del w:id="19189" w:author="Andreas Kuehne" w:date="2019-05-31T12:22:00Z"/>
        </w:rPr>
      </w:pPr>
      <w:del w:id="19190" w:author="Andreas Kuehne" w:date="2019-05-31T12:22:00Z">
        <w:r w:rsidDel="00B33063">
          <w:delText>Below follows a list of the sub-components that constitute this component:</w:delText>
        </w:r>
        <w:bookmarkStart w:id="19191" w:name="_Toc10200247"/>
        <w:bookmarkStart w:id="19192" w:name="_Toc10204385"/>
        <w:bookmarkStart w:id="19193" w:name="_Toc10208523"/>
        <w:bookmarkEnd w:id="19191"/>
        <w:bookmarkEnd w:id="19192"/>
        <w:bookmarkEnd w:id="19193"/>
      </w:del>
    </w:p>
    <w:p w14:paraId="3A9EB201" w14:textId="2BFF0F1B" w:rsidR="00564C22" w:rsidDel="00B33063" w:rsidRDefault="009B1AF1" w:rsidP="00564C22">
      <w:pPr>
        <w:pStyle w:val="Member"/>
        <w:rPr>
          <w:del w:id="19194" w:author="Andreas Kuehne" w:date="2019-05-31T12:22:00Z"/>
        </w:rPr>
      </w:pPr>
      <w:del w:id="19195" w:author="Andreas Kuehne" w:date="2019-05-31T12:22:00Z">
        <w:r w:rsidDel="00B33063">
          <w:delText xml:space="preserve">The OPTIONAL </w:delText>
        </w:r>
        <w:r w:rsidRPr="35C1378D" w:rsidDel="00B33063">
          <w:rPr>
            <w:rStyle w:val="Datatype"/>
          </w:rPr>
          <w:delText>SignedProperties</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_RefComp73991475 \r \h </w:delInstrText>
        </w:r>
        <w:r w:rsidDel="00B33063">
          <w:fldChar w:fldCharType="separate"/>
        </w:r>
        <w:r w:rsidDel="00B33063">
          <w:rPr>
            <w:rStyle w:val="Datatype"/>
            <w:rFonts w:eastAsia="Courier New" w:cs="Courier New"/>
          </w:rPr>
          <w:delText>Properties</w:delText>
        </w:r>
        <w:r w:rsidDel="00B33063">
          <w:fldChar w:fldCharType="end"/>
        </w:r>
        <w:r w:rsidDel="00B33063">
          <w:delText xml:space="preserve">. </w:delText>
        </w:r>
        <w:r w:rsidRPr="003A06D0" w:rsidDel="00B33063">
          <w:delText>These properties will be covered by the signature.</w:delText>
        </w:r>
        <w:bookmarkStart w:id="19196" w:name="_Toc10200248"/>
        <w:bookmarkStart w:id="19197" w:name="_Toc10204386"/>
        <w:bookmarkStart w:id="19198" w:name="_Toc10208524"/>
        <w:bookmarkEnd w:id="19196"/>
        <w:bookmarkEnd w:id="19197"/>
        <w:bookmarkEnd w:id="19198"/>
      </w:del>
    </w:p>
    <w:p w14:paraId="751F9C1D" w14:textId="5F5E5307" w:rsidR="00564C22" w:rsidDel="00B33063" w:rsidRDefault="009B1AF1" w:rsidP="00564C22">
      <w:pPr>
        <w:pStyle w:val="Member"/>
        <w:rPr>
          <w:del w:id="19199" w:author="Andreas Kuehne" w:date="2019-05-31T12:22:00Z"/>
        </w:rPr>
      </w:pPr>
      <w:del w:id="19200" w:author="Andreas Kuehne" w:date="2019-05-31T12:22:00Z">
        <w:r w:rsidDel="00B33063">
          <w:delText xml:space="preserve">The OPTIONAL </w:delText>
        </w:r>
        <w:r w:rsidRPr="35C1378D" w:rsidDel="00B33063">
          <w:rPr>
            <w:rStyle w:val="Datatype"/>
          </w:rPr>
          <w:delText>UnsignedProperties</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_RefComp73991475 \r \h </w:delInstrText>
        </w:r>
        <w:r w:rsidDel="00B33063">
          <w:fldChar w:fldCharType="separate"/>
        </w:r>
        <w:r w:rsidDel="00B33063">
          <w:rPr>
            <w:rStyle w:val="Datatype"/>
            <w:rFonts w:eastAsia="Courier New" w:cs="Courier New"/>
          </w:rPr>
          <w:delText>Properties</w:delText>
        </w:r>
        <w:r w:rsidDel="00B33063">
          <w:fldChar w:fldCharType="end"/>
        </w:r>
        <w:r w:rsidDel="00B33063">
          <w:delText xml:space="preserve">. </w:delText>
        </w:r>
        <w:r w:rsidRPr="003A06D0" w:rsidDel="00B33063">
          <w:delText xml:space="preserve">These properties will </w:delText>
        </w:r>
        <w:r w:rsidRPr="003A06D0" w:rsidDel="00B33063">
          <w:rPr>
            <w:b/>
            <w:lang w:val="en-GB"/>
          </w:rPr>
          <w:delText>not</w:delText>
        </w:r>
        <w:r w:rsidRPr="003A06D0" w:rsidDel="00B33063">
          <w:delText xml:space="preserve"> be covered by the signature.</w:delText>
        </w:r>
        <w:bookmarkStart w:id="19201" w:name="_Toc10200249"/>
        <w:bookmarkStart w:id="19202" w:name="_Toc10204387"/>
        <w:bookmarkStart w:id="19203" w:name="_Toc10208525"/>
        <w:bookmarkEnd w:id="19201"/>
        <w:bookmarkEnd w:id="19202"/>
        <w:bookmarkEnd w:id="19203"/>
      </w:del>
    </w:p>
    <w:p w14:paraId="58B4F6E0" w14:textId="7068BCDB" w:rsidR="00564C22" w:rsidDel="00B33063" w:rsidRDefault="009B1AF1" w:rsidP="00564C22">
      <w:pPr>
        <w:pStyle w:val="berschrift4"/>
        <w:rPr>
          <w:del w:id="19204" w:author="Andreas Kuehne" w:date="2019-05-31T12:22:00Z"/>
        </w:rPr>
      </w:pPr>
      <w:del w:id="19205" w:author="Andreas Kuehne" w:date="2019-05-31T12:22:00Z">
        <w:r w:rsidDel="00B33063">
          <w:delText>PropertiesHolder – JSON Syntax</w:delText>
        </w:r>
        <w:bookmarkStart w:id="19206" w:name="_Toc10200250"/>
        <w:bookmarkStart w:id="19207" w:name="_Toc10204388"/>
        <w:bookmarkStart w:id="19208" w:name="_Toc10208526"/>
        <w:bookmarkEnd w:id="19206"/>
        <w:bookmarkEnd w:id="19207"/>
        <w:bookmarkEnd w:id="19208"/>
      </w:del>
    </w:p>
    <w:p w14:paraId="316FD069" w14:textId="573A29A1" w:rsidR="00564C22" w:rsidRPr="0248A3D1" w:rsidDel="00B33063" w:rsidRDefault="009B1AF1" w:rsidP="00564C22">
      <w:pPr>
        <w:rPr>
          <w:del w:id="19209" w:author="Andreas Kuehne" w:date="2019-05-31T12:22:00Z"/>
        </w:rPr>
      </w:pPr>
      <w:del w:id="19210"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PropertiesHolderType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PropertiesHolder</w:delText>
        </w:r>
        <w:r w:rsidDel="00B33063">
          <w:delText xml:space="preserve"> component.</w:delText>
        </w:r>
        <w:bookmarkStart w:id="19211" w:name="_Toc10200251"/>
        <w:bookmarkStart w:id="19212" w:name="_Toc10204389"/>
        <w:bookmarkStart w:id="19213" w:name="_Toc10208527"/>
        <w:bookmarkEnd w:id="19211"/>
        <w:bookmarkEnd w:id="19212"/>
        <w:bookmarkEnd w:id="19213"/>
      </w:del>
    </w:p>
    <w:p w14:paraId="299B083D" w14:textId="463DD834" w:rsidR="00564C22" w:rsidRPr="C2430093" w:rsidDel="00B33063" w:rsidRDefault="009B1AF1" w:rsidP="00564C22">
      <w:pPr>
        <w:spacing w:line="259" w:lineRule="auto"/>
        <w:rPr>
          <w:del w:id="19214" w:author="Andreas Kuehne" w:date="2019-05-31T12:22:00Z"/>
          <w:rFonts w:eastAsia="Arial" w:cs="Arial"/>
          <w:sz w:val="22"/>
          <w:szCs w:val="22"/>
        </w:rPr>
      </w:pPr>
      <w:del w:id="19215"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PropertiesHolder</w:delText>
        </w:r>
        <w:r w:rsidRPr="002062A5" w:rsidDel="00B33063">
          <w:rPr>
            <w:rFonts w:eastAsia="Arial" w:cs="Arial"/>
            <w:sz w:val="22"/>
            <w:szCs w:val="22"/>
          </w:rPr>
          <w:delText xml:space="preserve"> using JSON-specific names mapped as shown in the table below.</w:delText>
        </w:r>
        <w:bookmarkStart w:id="19216" w:name="_Toc10200252"/>
        <w:bookmarkStart w:id="19217" w:name="_Toc10204390"/>
        <w:bookmarkStart w:id="19218" w:name="_Toc10208528"/>
        <w:bookmarkEnd w:id="19216"/>
        <w:bookmarkEnd w:id="19217"/>
        <w:bookmarkEnd w:id="19218"/>
      </w:del>
    </w:p>
    <w:tbl>
      <w:tblPr>
        <w:tblStyle w:val="Gitternetztabelle1hell1"/>
        <w:tblW w:w="0" w:type="auto"/>
        <w:tblLook w:val="04A0" w:firstRow="1" w:lastRow="0" w:firstColumn="1" w:lastColumn="0" w:noHBand="0" w:noVBand="1"/>
      </w:tblPr>
      <w:tblGrid>
        <w:gridCol w:w="4675"/>
        <w:gridCol w:w="4675"/>
      </w:tblGrid>
      <w:tr w:rsidR="00564C22" w:rsidDel="00B33063" w14:paraId="5D3D7906" w14:textId="51A0C528" w:rsidTr="00564C22">
        <w:trPr>
          <w:cnfStyle w:val="100000000000" w:firstRow="1" w:lastRow="0" w:firstColumn="0" w:lastColumn="0" w:oddVBand="0" w:evenVBand="0" w:oddHBand="0" w:evenHBand="0" w:firstRowFirstColumn="0" w:firstRowLastColumn="0" w:lastRowFirstColumn="0" w:lastRowLastColumn="0"/>
          <w:del w:id="1921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B97D990" w14:textId="7BA4C578" w:rsidR="00564C22" w:rsidDel="00B33063" w:rsidRDefault="009B1AF1" w:rsidP="00564C22">
            <w:pPr>
              <w:pStyle w:val="Beschriftung"/>
              <w:rPr>
                <w:del w:id="19220" w:author="Andreas Kuehne" w:date="2019-05-31T12:22:00Z"/>
              </w:rPr>
            </w:pPr>
            <w:del w:id="19221" w:author="Andreas Kuehne" w:date="2019-05-31T12:22:00Z">
              <w:r w:rsidDel="00B33063">
                <w:delText>Element</w:delText>
              </w:r>
              <w:bookmarkStart w:id="19222" w:name="_Toc10200253"/>
              <w:bookmarkStart w:id="19223" w:name="_Toc10204391"/>
              <w:bookmarkStart w:id="19224" w:name="_Toc10208529"/>
              <w:bookmarkEnd w:id="19222"/>
              <w:bookmarkEnd w:id="19223"/>
              <w:bookmarkEnd w:id="19224"/>
            </w:del>
          </w:p>
        </w:tc>
        <w:tc>
          <w:tcPr>
            <w:tcW w:w="4675" w:type="dxa"/>
          </w:tcPr>
          <w:p w14:paraId="4B823524" w14:textId="4341E2A6"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9225" w:author="Andreas Kuehne" w:date="2019-05-31T12:22:00Z"/>
              </w:rPr>
            </w:pPr>
            <w:del w:id="19226" w:author="Andreas Kuehne" w:date="2019-05-31T12:22:00Z">
              <w:r w:rsidDel="00B33063">
                <w:delText>Implementing JSON member name</w:delText>
              </w:r>
              <w:bookmarkStart w:id="19227" w:name="_Toc10200254"/>
              <w:bookmarkStart w:id="19228" w:name="_Toc10204392"/>
              <w:bookmarkStart w:id="19229" w:name="_Toc10208530"/>
              <w:bookmarkEnd w:id="19227"/>
              <w:bookmarkEnd w:id="19228"/>
              <w:bookmarkEnd w:id="19229"/>
            </w:del>
          </w:p>
        </w:tc>
        <w:bookmarkStart w:id="19230" w:name="_Toc10200255"/>
        <w:bookmarkStart w:id="19231" w:name="_Toc10204393"/>
        <w:bookmarkStart w:id="19232" w:name="_Toc10208531"/>
        <w:bookmarkEnd w:id="19230"/>
        <w:bookmarkEnd w:id="19231"/>
        <w:bookmarkEnd w:id="19232"/>
      </w:tr>
      <w:tr w:rsidR="00564C22" w:rsidDel="00B33063" w14:paraId="77948088" w14:textId="114D58FA" w:rsidTr="00564C22">
        <w:trPr>
          <w:del w:id="1923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A58B7F2" w14:textId="0352B4CC" w:rsidR="00564C22" w:rsidRPr="002062A5" w:rsidDel="00B33063" w:rsidRDefault="009B1AF1" w:rsidP="00564C22">
            <w:pPr>
              <w:pStyle w:val="Beschriftung"/>
              <w:rPr>
                <w:del w:id="19234" w:author="Andreas Kuehne" w:date="2019-05-31T12:22:00Z"/>
                <w:rStyle w:val="Datatype"/>
                <w:b w:val="0"/>
                <w:bCs w:val="0"/>
              </w:rPr>
            </w:pPr>
            <w:del w:id="19235" w:author="Andreas Kuehne" w:date="2019-05-31T12:22:00Z">
              <w:r w:rsidRPr="002062A5" w:rsidDel="00B33063">
                <w:rPr>
                  <w:rStyle w:val="Datatype"/>
                </w:rPr>
                <w:delText>SignedProperties</w:delText>
              </w:r>
              <w:bookmarkStart w:id="19236" w:name="_Toc10200256"/>
              <w:bookmarkStart w:id="19237" w:name="_Toc10204394"/>
              <w:bookmarkStart w:id="19238" w:name="_Toc10208532"/>
              <w:bookmarkEnd w:id="19236"/>
              <w:bookmarkEnd w:id="19237"/>
              <w:bookmarkEnd w:id="19238"/>
            </w:del>
          </w:p>
        </w:tc>
        <w:tc>
          <w:tcPr>
            <w:tcW w:w="4675" w:type="dxa"/>
          </w:tcPr>
          <w:p w14:paraId="58956D72" w14:textId="5B74221B"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9239" w:author="Andreas Kuehne" w:date="2019-05-31T12:22:00Z"/>
                <w:rStyle w:val="Datatype"/>
              </w:rPr>
            </w:pPr>
            <w:del w:id="19240" w:author="Andreas Kuehne" w:date="2019-05-31T12:22:00Z">
              <w:r w:rsidRPr="002062A5" w:rsidDel="00B33063">
                <w:rPr>
                  <w:rStyle w:val="Datatype"/>
                </w:rPr>
                <w:delText>signedProps</w:delText>
              </w:r>
              <w:bookmarkStart w:id="19241" w:name="_Toc10200257"/>
              <w:bookmarkStart w:id="19242" w:name="_Toc10204395"/>
              <w:bookmarkStart w:id="19243" w:name="_Toc10208533"/>
              <w:bookmarkEnd w:id="19241"/>
              <w:bookmarkEnd w:id="19242"/>
              <w:bookmarkEnd w:id="19243"/>
            </w:del>
          </w:p>
        </w:tc>
        <w:bookmarkStart w:id="19244" w:name="_Toc10200258"/>
        <w:bookmarkStart w:id="19245" w:name="_Toc10204396"/>
        <w:bookmarkStart w:id="19246" w:name="_Toc10208534"/>
        <w:bookmarkEnd w:id="19244"/>
        <w:bookmarkEnd w:id="19245"/>
        <w:bookmarkEnd w:id="19246"/>
      </w:tr>
      <w:tr w:rsidR="00564C22" w:rsidDel="00B33063" w14:paraId="3C6847DB" w14:textId="1C762010" w:rsidTr="00564C22">
        <w:trPr>
          <w:del w:id="1924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713E49C" w14:textId="474AE341" w:rsidR="00564C22" w:rsidRPr="002062A5" w:rsidDel="00B33063" w:rsidRDefault="009B1AF1" w:rsidP="00564C22">
            <w:pPr>
              <w:pStyle w:val="Beschriftung"/>
              <w:rPr>
                <w:del w:id="19248" w:author="Andreas Kuehne" w:date="2019-05-31T12:22:00Z"/>
                <w:rStyle w:val="Datatype"/>
                <w:b w:val="0"/>
                <w:bCs w:val="0"/>
              </w:rPr>
            </w:pPr>
            <w:del w:id="19249" w:author="Andreas Kuehne" w:date="2019-05-31T12:22:00Z">
              <w:r w:rsidRPr="002062A5" w:rsidDel="00B33063">
                <w:rPr>
                  <w:rStyle w:val="Datatype"/>
                </w:rPr>
                <w:delText>UnsignedProperties</w:delText>
              </w:r>
              <w:bookmarkStart w:id="19250" w:name="_Toc10200259"/>
              <w:bookmarkStart w:id="19251" w:name="_Toc10204397"/>
              <w:bookmarkStart w:id="19252" w:name="_Toc10208535"/>
              <w:bookmarkEnd w:id="19250"/>
              <w:bookmarkEnd w:id="19251"/>
              <w:bookmarkEnd w:id="19252"/>
            </w:del>
          </w:p>
        </w:tc>
        <w:tc>
          <w:tcPr>
            <w:tcW w:w="4675" w:type="dxa"/>
          </w:tcPr>
          <w:p w14:paraId="7135EA3E" w14:textId="6D1D69F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9253" w:author="Andreas Kuehne" w:date="2019-05-31T12:22:00Z"/>
                <w:rStyle w:val="Datatype"/>
              </w:rPr>
            </w:pPr>
            <w:del w:id="19254" w:author="Andreas Kuehne" w:date="2019-05-31T12:22:00Z">
              <w:r w:rsidRPr="002062A5" w:rsidDel="00B33063">
                <w:rPr>
                  <w:rStyle w:val="Datatype"/>
                </w:rPr>
                <w:delText>unsignedProps</w:delText>
              </w:r>
              <w:bookmarkStart w:id="19255" w:name="_Toc10200260"/>
              <w:bookmarkStart w:id="19256" w:name="_Toc10204398"/>
              <w:bookmarkStart w:id="19257" w:name="_Toc10208536"/>
              <w:bookmarkEnd w:id="19255"/>
              <w:bookmarkEnd w:id="19256"/>
              <w:bookmarkEnd w:id="19257"/>
            </w:del>
          </w:p>
        </w:tc>
        <w:bookmarkStart w:id="19258" w:name="_Toc10200261"/>
        <w:bookmarkStart w:id="19259" w:name="_Toc10204399"/>
        <w:bookmarkStart w:id="19260" w:name="_Toc10208537"/>
        <w:bookmarkEnd w:id="19258"/>
        <w:bookmarkEnd w:id="19259"/>
        <w:bookmarkEnd w:id="19260"/>
      </w:tr>
    </w:tbl>
    <w:p w14:paraId="079975CD" w14:textId="02A1A8E5" w:rsidR="00564C22" w:rsidRPr="0202B381" w:rsidDel="00B33063" w:rsidRDefault="009B1AF1" w:rsidP="00564C22">
      <w:pPr>
        <w:rPr>
          <w:del w:id="19261" w:author="Andreas Kuehne" w:date="2019-05-31T12:22:00Z"/>
        </w:rPr>
      </w:pPr>
      <w:del w:id="19262"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PropertiesHolderType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9263" w:name="_Toc10200262"/>
        <w:bookmarkStart w:id="19264" w:name="_Toc10204400"/>
        <w:bookmarkStart w:id="19265" w:name="_Toc10208538"/>
        <w:bookmarkEnd w:id="19263"/>
        <w:bookmarkEnd w:id="19264"/>
        <w:bookmarkEnd w:id="19265"/>
      </w:del>
    </w:p>
    <w:p w14:paraId="2548F9C3" w14:textId="0D40D8A7" w:rsidR="00564C22" w:rsidDel="00B33063" w:rsidRDefault="009B1AF1" w:rsidP="00564C22">
      <w:pPr>
        <w:pStyle w:val="Code"/>
        <w:spacing w:line="259" w:lineRule="auto"/>
        <w:rPr>
          <w:del w:id="19266" w:author="Andreas Kuehne" w:date="2019-05-31T12:22:00Z"/>
        </w:rPr>
      </w:pPr>
      <w:del w:id="19267" w:author="Andreas Kuehne" w:date="2019-05-31T12:22:00Z">
        <w:r w:rsidDel="00B33063">
          <w:rPr>
            <w:color w:val="31849B" w:themeColor="accent5" w:themeShade="BF"/>
          </w:rPr>
          <w:delText>"dss2-PropertiesHolderType"</w:delText>
        </w:r>
        <w:r w:rsidDel="00B33063">
          <w:delText>: {</w:delText>
        </w:r>
        <w:bookmarkStart w:id="19268" w:name="_Toc10200263"/>
        <w:bookmarkStart w:id="19269" w:name="_Toc10204401"/>
        <w:bookmarkStart w:id="19270" w:name="_Toc10208539"/>
        <w:bookmarkEnd w:id="19268"/>
        <w:bookmarkEnd w:id="19269"/>
        <w:bookmarkEnd w:id="19270"/>
      </w:del>
    </w:p>
    <w:p w14:paraId="7BA281D5" w14:textId="70FC2DC9" w:rsidR="00564C22" w:rsidDel="00B33063" w:rsidRDefault="009B1AF1" w:rsidP="00564C22">
      <w:pPr>
        <w:pStyle w:val="Code"/>
        <w:spacing w:line="259" w:lineRule="auto"/>
        <w:rPr>
          <w:del w:id="19271" w:author="Andreas Kuehne" w:date="2019-05-31T12:22:00Z"/>
        </w:rPr>
      </w:pPr>
      <w:del w:id="19272"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9273" w:name="_Toc10200264"/>
        <w:bookmarkStart w:id="19274" w:name="_Toc10204402"/>
        <w:bookmarkStart w:id="19275" w:name="_Toc10208540"/>
        <w:bookmarkEnd w:id="19273"/>
        <w:bookmarkEnd w:id="19274"/>
        <w:bookmarkEnd w:id="19275"/>
      </w:del>
    </w:p>
    <w:p w14:paraId="245BB9F9" w14:textId="4051EE34" w:rsidR="00564C22" w:rsidDel="00B33063" w:rsidRDefault="009B1AF1" w:rsidP="00564C22">
      <w:pPr>
        <w:pStyle w:val="Code"/>
        <w:spacing w:line="259" w:lineRule="auto"/>
        <w:rPr>
          <w:del w:id="19276" w:author="Andreas Kuehne" w:date="2019-05-31T12:22:00Z"/>
        </w:rPr>
      </w:pPr>
      <w:del w:id="19277" w:author="Andreas Kuehne" w:date="2019-05-31T12:22:00Z">
        <w:r w:rsidDel="00B33063">
          <w:rPr>
            <w:color w:val="31849B" w:themeColor="accent5" w:themeShade="BF"/>
          </w:rPr>
          <w:delText xml:space="preserve">  "properties"</w:delText>
        </w:r>
        <w:r w:rsidDel="00B33063">
          <w:delText>: {</w:delText>
        </w:r>
        <w:bookmarkStart w:id="19278" w:name="_Toc10200265"/>
        <w:bookmarkStart w:id="19279" w:name="_Toc10204403"/>
        <w:bookmarkStart w:id="19280" w:name="_Toc10208541"/>
        <w:bookmarkEnd w:id="19278"/>
        <w:bookmarkEnd w:id="19279"/>
        <w:bookmarkEnd w:id="19280"/>
      </w:del>
    </w:p>
    <w:p w14:paraId="6DFA4704" w14:textId="1274CDF0" w:rsidR="00564C22" w:rsidDel="00B33063" w:rsidRDefault="009B1AF1" w:rsidP="00564C22">
      <w:pPr>
        <w:pStyle w:val="Code"/>
        <w:spacing w:line="259" w:lineRule="auto"/>
        <w:rPr>
          <w:del w:id="19281" w:author="Andreas Kuehne" w:date="2019-05-31T12:22:00Z"/>
        </w:rPr>
      </w:pPr>
      <w:del w:id="19282" w:author="Andreas Kuehne" w:date="2019-05-31T12:22:00Z">
        <w:r w:rsidDel="00B33063">
          <w:rPr>
            <w:color w:val="31849B" w:themeColor="accent5" w:themeShade="BF"/>
          </w:rPr>
          <w:delText xml:space="preserve">    "signedProps"</w:delText>
        </w:r>
        <w:r w:rsidDel="00B33063">
          <w:delText>: {</w:delText>
        </w:r>
        <w:bookmarkStart w:id="19283" w:name="_Toc10200266"/>
        <w:bookmarkStart w:id="19284" w:name="_Toc10204404"/>
        <w:bookmarkStart w:id="19285" w:name="_Toc10208542"/>
        <w:bookmarkEnd w:id="19283"/>
        <w:bookmarkEnd w:id="19284"/>
        <w:bookmarkEnd w:id="19285"/>
      </w:del>
    </w:p>
    <w:p w14:paraId="3583622F" w14:textId="7C8CF9E6" w:rsidR="00564C22" w:rsidDel="00B33063" w:rsidRDefault="009B1AF1" w:rsidP="00564C22">
      <w:pPr>
        <w:pStyle w:val="Code"/>
        <w:spacing w:line="259" w:lineRule="auto"/>
        <w:rPr>
          <w:del w:id="19286" w:author="Andreas Kuehne" w:date="2019-05-31T12:22:00Z"/>
        </w:rPr>
      </w:pPr>
      <w:del w:id="19287"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"#/definitions/dss2-PropertiesType"</w:delText>
        </w:r>
        <w:bookmarkStart w:id="19288" w:name="_Toc10200267"/>
        <w:bookmarkStart w:id="19289" w:name="_Toc10204405"/>
        <w:bookmarkStart w:id="19290" w:name="_Toc10208543"/>
        <w:bookmarkEnd w:id="19288"/>
        <w:bookmarkEnd w:id="19289"/>
        <w:bookmarkEnd w:id="19290"/>
      </w:del>
    </w:p>
    <w:p w14:paraId="0C5A7720" w14:textId="2C62E28D" w:rsidR="00564C22" w:rsidDel="00B33063" w:rsidRDefault="009B1AF1" w:rsidP="00564C22">
      <w:pPr>
        <w:pStyle w:val="Code"/>
        <w:spacing w:line="259" w:lineRule="auto"/>
        <w:rPr>
          <w:del w:id="19291" w:author="Andreas Kuehne" w:date="2019-05-31T12:22:00Z"/>
        </w:rPr>
      </w:pPr>
      <w:del w:id="19292" w:author="Andreas Kuehne" w:date="2019-05-31T12:22:00Z">
        <w:r w:rsidDel="00B33063">
          <w:delText xml:space="preserve">    },</w:delText>
        </w:r>
        <w:bookmarkStart w:id="19293" w:name="_Toc10200268"/>
        <w:bookmarkStart w:id="19294" w:name="_Toc10204406"/>
        <w:bookmarkStart w:id="19295" w:name="_Toc10208544"/>
        <w:bookmarkEnd w:id="19293"/>
        <w:bookmarkEnd w:id="19294"/>
        <w:bookmarkEnd w:id="19295"/>
      </w:del>
    </w:p>
    <w:p w14:paraId="0598B622" w14:textId="13DFD2A5" w:rsidR="00564C22" w:rsidDel="00B33063" w:rsidRDefault="009B1AF1" w:rsidP="00564C22">
      <w:pPr>
        <w:pStyle w:val="Code"/>
        <w:spacing w:line="259" w:lineRule="auto"/>
        <w:rPr>
          <w:del w:id="19296" w:author="Andreas Kuehne" w:date="2019-05-31T12:22:00Z"/>
        </w:rPr>
      </w:pPr>
      <w:del w:id="19297" w:author="Andreas Kuehne" w:date="2019-05-31T12:22:00Z">
        <w:r w:rsidDel="00B33063">
          <w:rPr>
            <w:color w:val="31849B" w:themeColor="accent5" w:themeShade="BF"/>
          </w:rPr>
          <w:delText xml:space="preserve">    "unsignedProps"</w:delText>
        </w:r>
        <w:r w:rsidDel="00B33063">
          <w:delText>: {</w:delText>
        </w:r>
        <w:bookmarkStart w:id="19298" w:name="_Toc10200269"/>
        <w:bookmarkStart w:id="19299" w:name="_Toc10204407"/>
        <w:bookmarkStart w:id="19300" w:name="_Toc10208545"/>
        <w:bookmarkEnd w:id="19298"/>
        <w:bookmarkEnd w:id="19299"/>
        <w:bookmarkEnd w:id="19300"/>
      </w:del>
    </w:p>
    <w:p w14:paraId="4E8FEFF9" w14:textId="47307F66" w:rsidR="00564C22" w:rsidDel="00B33063" w:rsidRDefault="009B1AF1" w:rsidP="00564C22">
      <w:pPr>
        <w:pStyle w:val="Code"/>
        <w:spacing w:line="259" w:lineRule="auto"/>
        <w:rPr>
          <w:del w:id="19301" w:author="Andreas Kuehne" w:date="2019-05-31T12:22:00Z"/>
        </w:rPr>
      </w:pPr>
      <w:del w:id="19302"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"#/definitions/dss2-PropertiesType"</w:delText>
        </w:r>
        <w:bookmarkStart w:id="19303" w:name="_Toc10200270"/>
        <w:bookmarkStart w:id="19304" w:name="_Toc10204408"/>
        <w:bookmarkStart w:id="19305" w:name="_Toc10208546"/>
        <w:bookmarkEnd w:id="19303"/>
        <w:bookmarkEnd w:id="19304"/>
        <w:bookmarkEnd w:id="19305"/>
      </w:del>
    </w:p>
    <w:p w14:paraId="02F5F116" w14:textId="174F9C96" w:rsidR="00564C22" w:rsidDel="00B33063" w:rsidRDefault="009B1AF1" w:rsidP="00564C22">
      <w:pPr>
        <w:pStyle w:val="Code"/>
        <w:spacing w:line="259" w:lineRule="auto"/>
        <w:rPr>
          <w:del w:id="19306" w:author="Andreas Kuehne" w:date="2019-05-31T12:22:00Z"/>
        </w:rPr>
      </w:pPr>
      <w:del w:id="19307" w:author="Andreas Kuehne" w:date="2019-05-31T12:22:00Z">
        <w:r w:rsidDel="00B33063">
          <w:delText xml:space="preserve">    }</w:delText>
        </w:r>
        <w:bookmarkStart w:id="19308" w:name="_Toc10200271"/>
        <w:bookmarkStart w:id="19309" w:name="_Toc10204409"/>
        <w:bookmarkStart w:id="19310" w:name="_Toc10208547"/>
        <w:bookmarkEnd w:id="19308"/>
        <w:bookmarkEnd w:id="19309"/>
        <w:bookmarkEnd w:id="19310"/>
      </w:del>
    </w:p>
    <w:p w14:paraId="302E935D" w14:textId="2B14E593" w:rsidR="00564C22" w:rsidDel="00B33063" w:rsidRDefault="009B1AF1" w:rsidP="00564C22">
      <w:pPr>
        <w:pStyle w:val="Code"/>
        <w:spacing w:line="259" w:lineRule="auto"/>
        <w:rPr>
          <w:del w:id="19311" w:author="Andreas Kuehne" w:date="2019-05-31T12:22:00Z"/>
        </w:rPr>
      </w:pPr>
      <w:del w:id="19312" w:author="Andreas Kuehne" w:date="2019-05-31T12:22:00Z">
        <w:r w:rsidDel="00B33063">
          <w:delText xml:space="preserve">  }</w:delText>
        </w:r>
        <w:bookmarkStart w:id="19313" w:name="_Toc10200272"/>
        <w:bookmarkStart w:id="19314" w:name="_Toc10204410"/>
        <w:bookmarkStart w:id="19315" w:name="_Toc10208548"/>
        <w:bookmarkEnd w:id="19313"/>
        <w:bookmarkEnd w:id="19314"/>
        <w:bookmarkEnd w:id="19315"/>
      </w:del>
    </w:p>
    <w:p w14:paraId="05D81D60" w14:textId="3A81E12B" w:rsidR="00564C22" w:rsidDel="00B33063" w:rsidRDefault="009B1AF1" w:rsidP="00564C22">
      <w:pPr>
        <w:pStyle w:val="Code"/>
        <w:spacing w:line="259" w:lineRule="auto"/>
        <w:rPr>
          <w:del w:id="19316" w:author="Andreas Kuehne" w:date="2019-05-31T12:22:00Z"/>
        </w:rPr>
      </w:pPr>
      <w:del w:id="19317" w:author="Andreas Kuehne" w:date="2019-05-31T12:22:00Z">
        <w:r w:rsidDel="00B33063">
          <w:delText>}</w:delText>
        </w:r>
        <w:bookmarkStart w:id="19318" w:name="_Toc10200273"/>
        <w:bookmarkStart w:id="19319" w:name="_Toc10204411"/>
        <w:bookmarkStart w:id="19320" w:name="_Toc10208549"/>
        <w:bookmarkEnd w:id="19318"/>
        <w:bookmarkEnd w:id="19319"/>
        <w:bookmarkEnd w:id="19320"/>
      </w:del>
    </w:p>
    <w:p w14:paraId="4EEB9409" w14:textId="23A8076A" w:rsidR="00564C22" w:rsidDel="00B33063" w:rsidRDefault="00564C22" w:rsidP="00564C22">
      <w:pPr>
        <w:rPr>
          <w:del w:id="19321" w:author="Andreas Kuehne" w:date="2019-05-31T12:22:00Z"/>
        </w:rPr>
      </w:pPr>
      <w:bookmarkStart w:id="19322" w:name="_Toc10200274"/>
      <w:bookmarkStart w:id="19323" w:name="_Toc10204412"/>
      <w:bookmarkStart w:id="19324" w:name="_Toc10208550"/>
      <w:bookmarkEnd w:id="19322"/>
      <w:bookmarkEnd w:id="19323"/>
      <w:bookmarkEnd w:id="19324"/>
    </w:p>
    <w:p w14:paraId="3E9B04E5" w14:textId="7932850D" w:rsidR="00564C22" w:rsidDel="00B33063" w:rsidRDefault="009B1AF1" w:rsidP="00564C22">
      <w:pPr>
        <w:pStyle w:val="berschrift4"/>
        <w:rPr>
          <w:del w:id="19325" w:author="Andreas Kuehne" w:date="2019-05-31T12:22:00Z"/>
        </w:rPr>
      </w:pPr>
      <w:del w:id="19326" w:author="Andreas Kuehne" w:date="2019-05-31T12:22:00Z">
        <w:r w:rsidDel="00B33063">
          <w:delText>PropertiesHolder – XML Syntax</w:delText>
        </w:r>
        <w:bookmarkStart w:id="19327" w:name="_Toc10200275"/>
        <w:bookmarkStart w:id="19328" w:name="_Toc10204413"/>
        <w:bookmarkStart w:id="19329" w:name="_Toc10208551"/>
        <w:bookmarkEnd w:id="19327"/>
        <w:bookmarkEnd w:id="19328"/>
        <w:bookmarkEnd w:id="19329"/>
      </w:del>
    </w:p>
    <w:p w14:paraId="5C17A70C" w14:textId="2E6F85AD" w:rsidR="00564C22" w:rsidRPr="5404FA76" w:rsidDel="00B33063" w:rsidRDefault="009B1AF1" w:rsidP="00564C22">
      <w:pPr>
        <w:rPr>
          <w:del w:id="19330" w:author="Andreas Kuehne" w:date="2019-05-31T12:22:00Z"/>
        </w:rPr>
      </w:pPr>
      <w:del w:id="19331" w:author="Andreas Kuehne" w:date="2019-05-31T12:22:00Z">
        <w:r w:rsidRPr="0CCF9147" w:rsidDel="00B33063">
          <w:delText xml:space="preserve">The XML type </w:delText>
        </w:r>
        <w:r w:rsidRPr="002062A5" w:rsidDel="00B33063">
          <w:rPr>
            <w:rFonts w:ascii="Courier New" w:eastAsia="Courier New" w:hAnsi="Courier New" w:cs="Courier New"/>
          </w:rPr>
          <w:delText>PropertiesHolderType</w:delText>
        </w:r>
        <w:r w:rsidRPr="0CCF9147" w:rsidDel="00B33063">
          <w:delText xml:space="preserve"> SHALL implement the requirements defined in the </w:delText>
        </w:r>
        <w:r w:rsidRPr="002062A5" w:rsidDel="00B33063">
          <w:rPr>
            <w:rFonts w:ascii="Courier New" w:eastAsia="Courier New" w:hAnsi="Courier New" w:cs="Courier New"/>
          </w:rPr>
          <w:delText>PropertiesHolder</w:delText>
        </w:r>
        <w:r w:rsidDel="00B33063">
          <w:delText xml:space="preserve"> </w:delText>
        </w:r>
        <w:r w:rsidRPr="005A6FFD" w:rsidDel="00B33063">
          <w:delText>component.</w:delText>
        </w:r>
        <w:bookmarkStart w:id="19332" w:name="_Toc10200276"/>
        <w:bookmarkStart w:id="19333" w:name="_Toc10204414"/>
        <w:bookmarkStart w:id="19334" w:name="_Toc10208552"/>
        <w:bookmarkEnd w:id="19332"/>
        <w:bookmarkEnd w:id="19333"/>
        <w:bookmarkEnd w:id="19334"/>
      </w:del>
    </w:p>
    <w:p w14:paraId="127059BE" w14:textId="26141F60" w:rsidR="00564C22" w:rsidDel="00B33063" w:rsidRDefault="009B1AF1" w:rsidP="00564C22">
      <w:pPr>
        <w:rPr>
          <w:del w:id="19335" w:author="Andreas Kuehne" w:date="2019-05-31T12:22:00Z"/>
        </w:rPr>
      </w:pPr>
      <w:del w:id="19336"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PropertiesHolderType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19337" w:name="_Toc10200277"/>
        <w:bookmarkStart w:id="19338" w:name="_Toc10204415"/>
        <w:bookmarkStart w:id="19339" w:name="_Toc10208553"/>
        <w:bookmarkEnd w:id="19337"/>
        <w:bookmarkEnd w:id="19338"/>
        <w:bookmarkEnd w:id="19339"/>
      </w:del>
    </w:p>
    <w:p w14:paraId="7B2F9474" w14:textId="2122910F" w:rsidR="00564C22" w:rsidDel="00B33063" w:rsidRDefault="009B1AF1" w:rsidP="00564C22">
      <w:pPr>
        <w:pStyle w:val="Code"/>
        <w:rPr>
          <w:del w:id="19340" w:author="Andreas Kuehne" w:date="2019-05-31T12:22:00Z"/>
        </w:rPr>
      </w:pPr>
      <w:del w:id="19341"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PropertiesHolderType</w:delText>
        </w:r>
        <w:r w:rsidDel="00B33063">
          <w:rPr>
            <w:color w:val="943634" w:themeColor="accent2" w:themeShade="BF"/>
          </w:rPr>
          <w:delText>"</w:delText>
        </w:r>
        <w:r w:rsidDel="00B33063">
          <w:rPr>
            <w:color w:val="31849B" w:themeColor="accent5" w:themeShade="BF"/>
          </w:rPr>
          <w:delText>&gt;</w:delText>
        </w:r>
        <w:bookmarkStart w:id="19342" w:name="_Toc10200278"/>
        <w:bookmarkStart w:id="19343" w:name="_Toc10204416"/>
        <w:bookmarkStart w:id="19344" w:name="_Toc10208554"/>
        <w:bookmarkEnd w:id="19342"/>
        <w:bookmarkEnd w:id="19343"/>
        <w:bookmarkEnd w:id="19344"/>
      </w:del>
    </w:p>
    <w:p w14:paraId="6B5F1C73" w14:textId="60B80D63" w:rsidR="00564C22" w:rsidDel="00B33063" w:rsidRDefault="009B1AF1" w:rsidP="00564C22">
      <w:pPr>
        <w:pStyle w:val="Code"/>
        <w:rPr>
          <w:del w:id="19345" w:author="Andreas Kuehne" w:date="2019-05-31T12:22:00Z"/>
        </w:rPr>
      </w:pPr>
      <w:del w:id="19346" w:author="Andreas Kuehne" w:date="2019-05-31T12:22:00Z">
        <w:r w:rsidDel="00B33063">
          <w:rPr>
            <w:color w:val="31849B" w:themeColor="accent5" w:themeShade="BF"/>
          </w:rPr>
          <w:delText xml:space="preserve">  &lt;xs:sequence&gt;</w:delText>
        </w:r>
        <w:bookmarkStart w:id="19347" w:name="_Toc10200279"/>
        <w:bookmarkStart w:id="19348" w:name="_Toc10204417"/>
        <w:bookmarkStart w:id="19349" w:name="_Toc10208555"/>
        <w:bookmarkEnd w:id="19347"/>
        <w:bookmarkEnd w:id="19348"/>
        <w:bookmarkEnd w:id="19349"/>
      </w:del>
    </w:p>
    <w:p w14:paraId="3AD360CA" w14:textId="1A74AB9A" w:rsidR="00564C22" w:rsidDel="00B33063" w:rsidRDefault="009B1AF1" w:rsidP="00564C22">
      <w:pPr>
        <w:pStyle w:val="Code"/>
        <w:rPr>
          <w:del w:id="19350" w:author="Andreas Kuehne" w:date="2019-05-31T12:22:00Z"/>
        </w:rPr>
      </w:pPr>
      <w:del w:id="19351"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SignedProperties</w:delText>
        </w:r>
        <w:r w:rsidDel="00B33063">
          <w:rPr>
            <w:color w:val="943634" w:themeColor="accent2" w:themeShade="BF"/>
          </w:rPr>
          <w:delText>" type="</w:delText>
        </w:r>
        <w:r w:rsidDel="00B33063">
          <w:rPr>
            <w:color w:val="244061" w:themeColor="accent1" w:themeShade="80"/>
          </w:rPr>
          <w:delText>dss2:PropertiesType</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9352" w:name="_Toc10200280"/>
        <w:bookmarkStart w:id="19353" w:name="_Toc10204418"/>
        <w:bookmarkStart w:id="19354" w:name="_Toc10208556"/>
        <w:bookmarkEnd w:id="19352"/>
        <w:bookmarkEnd w:id="19353"/>
        <w:bookmarkEnd w:id="19354"/>
      </w:del>
    </w:p>
    <w:p w14:paraId="5A34E658" w14:textId="04831F2B" w:rsidR="00564C22" w:rsidDel="00B33063" w:rsidRDefault="009B1AF1" w:rsidP="00564C22">
      <w:pPr>
        <w:pStyle w:val="Code"/>
        <w:rPr>
          <w:del w:id="19355" w:author="Andreas Kuehne" w:date="2019-05-31T12:22:00Z"/>
        </w:rPr>
      </w:pPr>
      <w:del w:id="19356"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UnsignedProperties</w:delText>
        </w:r>
        <w:r w:rsidDel="00B33063">
          <w:rPr>
            <w:color w:val="943634" w:themeColor="accent2" w:themeShade="BF"/>
          </w:rPr>
          <w:delText>" type="</w:delText>
        </w:r>
        <w:r w:rsidDel="00B33063">
          <w:rPr>
            <w:color w:val="244061" w:themeColor="accent1" w:themeShade="80"/>
          </w:rPr>
          <w:delText>dss2:PropertiesType</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9357" w:name="_Toc10200281"/>
        <w:bookmarkStart w:id="19358" w:name="_Toc10204419"/>
        <w:bookmarkStart w:id="19359" w:name="_Toc10208557"/>
        <w:bookmarkEnd w:id="19357"/>
        <w:bookmarkEnd w:id="19358"/>
        <w:bookmarkEnd w:id="19359"/>
      </w:del>
    </w:p>
    <w:p w14:paraId="3A75AA51" w14:textId="42D4F331" w:rsidR="00564C22" w:rsidDel="00B33063" w:rsidRDefault="009B1AF1" w:rsidP="00564C22">
      <w:pPr>
        <w:pStyle w:val="Code"/>
        <w:rPr>
          <w:del w:id="19360" w:author="Andreas Kuehne" w:date="2019-05-31T12:22:00Z"/>
        </w:rPr>
      </w:pPr>
      <w:del w:id="19361" w:author="Andreas Kuehne" w:date="2019-05-31T12:22:00Z">
        <w:r w:rsidDel="00B33063">
          <w:rPr>
            <w:color w:val="31849B" w:themeColor="accent5" w:themeShade="BF"/>
          </w:rPr>
          <w:delText xml:space="preserve">  &lt;/xs:sequence&gt;</w:delText>
        </w:r>
        <w:bookmarkStart w:id="19362" w:name="_Toc10200282"/>
        <w:bookmarkStart w:id="19363" w:name="_Toc10204420"/>
        <w:bookmarkStart w:id="19364" w:name="_Toc10208558"/>
        <w:bookmarkEnd w:id="19362"/>
        <w:bookmarkEnd w:id="19363"/>
        <w:bookmarkEnd w:id="19364"/>
      </w:del>
    </w:p>
    <w:p w14:paraId="4F13B1ED" w14:textId="707A44CE" w:rsidR="00564C22" w:rsidDel="00B33063" w:rsidRDefault="009B1AF1" w:rsidP="00564C22">
      <w:pPr>
        <w:pStyle w:val="Code"/>
        <w:rPr>
          <w:del w:id="19365" w:author="Andreas Kuehne" w:date="2019-05-31T12:22:00Z"/>
        </w:rPr>
      </w:pPr>
      <w:del w:id="19366" w:author="Andreas Kuehne" w:date="2019-05-31T12:22:00Z">
        <w:r w:rsidDel="00B33063">
          <w:rPr>
            <w:color w:val="31849B" w:themeColor="accent5" w:themeShade="BF"/>
          </w:rPr>
          <w:delText>&lt;/xs:complexType&gt;</w:delText>
        </w:r>
        <w:bookmarkStart w:id="19367" w:name="_Toc10200283"/>
        <w:bookmarkStart w:id="19368" w:name="_Toc10204421"/>
        <w:bookmarkStart w:id="19369" w:name="_Toc10208559"/>
        <w:bookmarkEnd w:id="19367"/>
        <w:bookmarkEnd w:id="19368"/>
        <w:bookmarkEnd w:id="19369"/>
      </w:del>
    </w:p>
    <w:p w14:paraId="419DBC65" w14:textId="4D787F11" w:rsidR="00564C22" w:rsidDel="00B33063" w:rsidRDefault="009B1AF1" w:rsidP="00564C22">
      <w:pPr>
        <w:spacing w:line="259" w:lineRule="auto"/>
        <w:rPr>
          <w:del w:id="19370" w:author="Andreas Kuehne" w:date="2019-05-31T12:22:00Z"/>
        </w:rPr>
      </w:pPr>
      <w:del w:id="19371"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PropertiesHolderType</w:delText>
        </w:r>
        <w:r w:rsidRPr="71C71F8C" w:rsidDel="00B33063">
          <w:delText xml:space="preserve"> </w:delText>
        </w:r>
        <w:r w:rsidDel="00B33063">
          <w:delText xml:space="preserve">XML element SHALL implement in XML syntax the sub-component that has a name equal to its local name. </w:delText>
        </w:r>
        <w:bookmarkStart w:id="19372" w:name="_Toc10200284"/>
        <w:bookmarkStart w:id="19373" w:name="_Toc10204422"/>
        <w:bookmarkStart w:id="19374" w:name="_Toc10208560"/>
        <w:bookmarkEnd w:id="19372"/>
        <w:bookmarkEnd w:id="19373"/>
        <w:bookmarkEnd w:id="19374"/>
      </w:del>
    </w:p>
    <w:p w14:paraId="5B514CBA" w14:textId="410048F5" w:rsidR="00564C22" w:rsidDel="00B33063" w:rsidRDefault="009B1AF1" w:rsidP="00564C22">
      <w:pPr>
        <w:pStyle w:val="berschrift3"/>
        <w:rPr>
          <w:del w:id="19375" w:author="Andreas Kuehne" w:date="2019-05-31T12:22:00Z"/>
        </w:rPr>
      </w:pPr>
      <w:bookmarkStart w:id="19376" w:name="_RefComp73991475"/>
      <w:del w:id="19377" w:author="Andreas Kuehne" w:date="2019-05-31T12:22:00Z">
        <w:r w:rsidDel="00B33063">
          <w:delText>Component Properties</w:delText>
        </w:r>
        <w:bookmarkStart w:id="19378" w:name="_Toc10200285"/>
        <w:bookmarkStart w:id="19379" w:name="_Toc10204423"/>
        <w:bookmarkStart w:id="19380" w:name="_Toc10208561"/>
        <w:bookmarkEnd w:id="19376"/>
        <w:bookmarkEnd w:id="19378"/>
        <w:bookmarkEnd w:id="19379"/>
        <w:bookmarkEnd w:id="19380"/>
      </w:del>
    </w:p>
    <w:p w14:paraId="58F953D6" w14:textId="42FBAA02" w:rsidR="00564C22" w:rsidDel="00B33063" w:rsidRDefault="00564C22" w:rsidP="00564C22">
      <w:pPr>
        <w:rPr>
          <w:del w:id="19381" w:author="Andreas Kuehne" w:date="2019-05-31T12:22:00Z"/>
        </w:rPr>
      </w:pPr>
      <w:bookmarkStart w:id="19382" w:name="_Toc10200286"/>
      <w:bookmarkStart w:id="19383" w:name="_Toc10204424"/>
      <w:bookmarkStart w:id="19384" w:name="_Toc10208562"/>
      <w:bookmarkEnd w:id="19382"/>
      <w:bookmarkEnd w:id="19383"/>
      <w:bookmarkEnd w:id="19384"/>
    </w:p>
    <w:p w14:paraId="70121188" w14:textId="1BA2401E" w:rsidR="00564C22" w:rsidDel="00B33063" w:rsidRDefault="009B1AF1" w:rsidP="00564C22">
      <w:pPr>
        <w:rPr>
          <w:del w:id="19385" w:author="Andreas Kuehne" w:date="2019-05-31T12:22:00Z"/>
        </w:rPr>
      </w:pPr>
      <w:del w:id="19386" w:author="Andreas Kuehne" w:date="2019-05-31T12:22:00Z">
        <w:r w:rsidDel="00B33063">
          <w:delText>Below follows a list of the sub-components that constitute this component:</w:delText>
        </w:r>
        <w:bookmarkStart w:id="19387" w:name="_Toc10200287"/>
        <w:bookmarkStart w:id="19388" w:name="_Toc10204425"/>
        <w:bookmarkStart w:id="19389" w:name="_Toc10208563"/>
        <w:bookmarkEnd w:id="19387"/>
        <w:bookmarkEnd w:id="19388"/>
        <w:bookmarkEnd w:id="19389"/>
      </w:del>
    </w:p>
    <w:p w14:paraId="0037719E" w14:textId="613BB12F" w:rsidR="00564C22" w:rsidDel="00B33063" w:rsidRDefault="009B1AF1" w:rsidP="00564C22">
      <w:pPr>
        <w:pStyle w:val="Member"/>
        <w:rPr>
          <w:del w:id="19390" w:author="Andreas Kuehne" w:date="2019-05-31T12:22:00Z"/>
        </w:rPr>
      </w:pPr>
      <w:del w:id="19391" w:author="Andreas Kuehne" w:date="2019-05-31T12:22:00Z">
        <w:r w:rsidDel="00B33063">
          <w:delText xml:space="preserve">The </w:delText>
        </w:r>
        <w:r w:rsidRPr="35C1378D" w:rsidDel="00B33063">
          <w:rPr>
            <w:rStyle w:val="Datatype"/>
          </w:rPr>
          <w:delText>Property</w:delText>
        </w:r>
        <w:r w:rsidDel="00B33063">
          <w:delText xml:space="preserve"> element MUST occur 1 or more times containing a sub-component. Each instance MUST satisfy the requirements specified in this document in section </w:delText>
        </w:r>
        <w:r w:rsidDel="00B33063">
          <w:fldChar w:fldCharType="begin"/>
        </w:r>
        <w:r w:rsidDel="00B33063">
          <w:delInstrText xml:space="preserve"> REF _RefComp9C78EDE7 \r \h </w:delInstrText>
        </w:r>
        <w:r w:rsidDel="00B33063">
          <w:fldChar w:fldCharType="separate"/>
        </w:r>
        <w:r w:rsidDel="00B33063">
          <w:rPr>
            <w:rStyle w:val="Datatype"/>
            <w:rFonts w:eastAsia="Courier New" w:cs="Courier New"/>
          </w:rPr>
          <w:delText>Property</w:delText>
        </w:r>
        <w:r w:rsidDel="00B33063">
          <w:fldChar w:fldCharType="end"/>
        </w:r>
        <w:r w:rsidDel="00B33063">
          <w:delText xml:space="preserve">. </w:delText>
        </w:r>
        <w:bookmarkStart w:id="19392" w:name="_Toc10200288"/>
        <w:bookmarkStart w:id="19393" w:name="_Toc10204426"/>
        <w:bookmarkStart w:id="19394" w:name="_Toc10208564"/>
        <w:bookmarkEnd w:id="19392"/>
        <w:bookmarkEnd w:id="19393"/>
        <w:bookmarkEnd w:id="19394"/>
      </w:del>
    </w:p>
    <w:p w14:paraId="6A0E5A64" w14:textId="5E7927EB" w:rsidR="00564C22" w:rsidDel="00B33063" w:rsidRDefault="009B1AF1" w:rsidP="00564C22">
      <w:pPr>
        <w:pStyle w:val="berschrift4"/>
        <w:rPr>
          <w:del w:id="19395" w:author="Andreas Kuehne" w:date="2019-05-31T12:22:00Z"/>
        </w:rPr>
      </w:pPr>
      <w:del w:id="19396" w:author="Andreas Kuehne" w:date="2019-05-31T12:22:00Z">
        <w:r w:rsidDel="00B33063">
          <w:delText>Properties – JSON Syntax</w:delText>
        </w:r>
        <w:bookmarkStart w:id="19397" w:name="_Toc10200289"/>
        <w:bookmarkStart w:id="19398" w:name="_Toc10204427"/>
        <w:bookmarkStart w:id="19399" w:name="_Toc10208565"/>
        <w:bookmarkEnd w:id="19397"/>
        <w:bookmarkEnd w:id="19398"/>
        <w:bookmarkEnd w:id="19399"/>
      </w:del>
    </w:p>
    <w:p w14:paraId="43AE9DAC" w14:textId="49CAC2CE" w:rsidR="00564C22" w:rsidRPr="0248A3D1" w:rsidDel="00B33063" w:rsidRDefault="009B1AF1" w:rsidP="00564C22">
      <w:pPr>
        <w:rPr>
          <w:del w:id="19400" w:author="Andreas Kuehne" w:date="2019-05-31T12:22:00Z"/>
        </w:rPr>
      </w:pPr>
      <w:del w:id="19401"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PropertiesType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Properties</w:delText>
        </w:r>
        <w:r w:rsidDel="00B33063">
          <w:delText xml:space="preserve"> component.</w:delText>
        </w:r>
        <w:bookmarkStart w:id="19402" w:name="_Toc10200290"/>
        <w:bookmarkStart w:id="19403" w:name="_Toc10204428"/>
        <w:bookmarkStart w:id="19404" w:name="_Toc10208566"/>
        <w:bookmarkEnd w:id="19402"/>
        <w:bookmarkEnd w:id="19403"/>
        <w:bookmarkEnd w:id="19404"/>
      </w:del>
    </w:p>
    <w:p w14:paraId="1CE3B491" w14:textId="7A7D2234" w:rsidR="00564C22" w:rsidRPr="C2430093" w:rsidDel="00B33063" w:rsidRDefault="009B1AF1" w:rsidP="00564C22">
      <w:pPr>
        <w:spacing w:line="259" w:lineRule="auto"/>
        <w:rPr>
          <w:del w:id="19405" w:author="Andreas Kuehne" w:date="2019-05-31T12:22:00Z"/>
          <w:rFonts w:eastAsia="Arial" w:cs="Arial"/>
          <w:sz w:val="22"/>
          <w:szCs w:val="22"/>
        </w:rPr>
      </w:pPr>
      <w:del w:id="19406"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Properties</w:delText>
        </w:r>
        <w:r w:rsidRPr="002062A5" w:rsidDel="00B33063">
          <w:rPr>
            <w:rFonts w:eastAsia="Arial" w:cs="Arial"/>
            <w:sz w:val="22"/>
            <w:szCs w:val="22"/>
          </w:rPr>
          <w:delText xml:space="preserve"> using JSON-specific names mapped as shown in the table below.</w:delText>
        </w:r>
        <w:bookmarkStart w:id="19407" w:name="_Toc10200291"/>
        <w:bookmarkStart w:id="19408" w:name="_Toc10204429"/>
        <w:bookmarkStart w:id="19409" w:name="_Toc10208567"/>
        <w:bookmarkEnd w:id="19407"/>
        <w:bookmarkEnd w:id="19408"/>
        <w:bookmarkEnd w:id="19409"/>
      </w:del>
    </w:p>
    <w:tbl>
      <w:tblPr>
        <w:tblStyle w:val="Gitternetztabelle1hell1"/>
        <w:tblW w:w="0" w:type="auto"/>
        <w:tblLook w:val="04A0" w:firstRow="1" w:lastRow="0" w:firstColumn="1" w:lastColumn="0" w:noHBand="0" w:noVBand="1"/>
      </w:tblPr>
      <w:tblGrid>
        <w:gridCol w:w="4675"/>
        <w:gridCol w:w="4675"/>
      </w:tblGrid>
      <w:tr w:rsidR="00564C22" w:rsidDel="00B33063" w14:paraId="250860A3" w14:textId="22755B47" w:rsidTr="00564C22">
        <w:trPr>
          <w:cnfStyle w:val="100000000000" w:firstRow="1" w:lastRow="0" w:firstColumn="0" w:lastColumn="0" w:oddVBand="0" w:evenVBand="0" w:oddHBand="0" w:evenHBand="0" w:firstRowFirstColumn="0" w:firstRowLastColumn="0" w:lastRowFirstColumn="0" w:lastRowLastColumn="0"/>
          <w:del w:id="1941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692D36C" w14:textId="709BE39C" w:rsidR="00564C22" w:rsidDel="00B33063" w:rsidRDefault="009B1AF1" w:rsidP="00564C22">
            <w:pPr>
              <w:pStyle w:val="Beschriftung"/>
              <w:rPr>
                <w:del w:id="19411" w:author="Andreas Kuehne" w:date="2019-05-31T12:22:00Z"/>
              </w:rPr>
            </w:pPr>
            <w:del w:id="19412" w:author="Andreas Kuehne" w:date="2019-05-31T12:22:00Z">
              <w:r w:rsidDel="00B33063">
                <w:delText>Element</w:delText>
              </w:r>
              <w:bookmarkStart w:id="19413" w:name="_Toc10200292"/>
              <w:bookmarkStart w:id="19414" w:name="_Toc10204430"/>
              <w:bookmarkStart w:id="19415" w:name="_Toc10208568"/>
              <w:bookmarkEnd w:id="19413"/>
              <w:bookmarkEnd w:id="19414"/>
              <w:bookmarkEnd w:id="19415"/>
            </w:del>
          </w:p>
        </w:tc>
        <w:tc>
          <w:tcPr>
            <w:tcW w:w="4675" w:type="dxa"/>
          </w:tcPr>
          <w:p w14:paraId="29C5D1A5" w14:textId="38294629"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9416" w:author="Andreas Kuehne" w:date="2019-05-31T12:22:00Z"/>
              </w:rPr>
            </w:pPr>
            <w:del w:id="19417" w:author="Andreas Kuehne" w:date="2019-05-31T12:22:00Z">
              <w:r w:rsidDel="00B33063">
                <w:delText>Implementing JSON member name</w:delText>
              </w:r>
              <w:bookmarkStart w:id="19418" w:name="_Toc10200293"/>
              <w:bookmarkStart w:id="19419" w:name="_Toc10204431"/>
              <w:bookmarkStart w:id="19420" w:name="_Toc10208569"/>
              <w:bookmarkEnd w:id="19418"/>
              <w:bookmarkEnd w:id="19419"/>
              <w:bookmarkEnd w:id="19420"/>
            </w:del>
          </w:p>
        </w:tc>
        <w:bookmarkStart w:id="19421" w:name="_Toc10200294"/>
        <w:bookmarkStart w:id="19422" w:name="_Toc10204432"/>
        <w:bookmarkStart w:id="19423" w:name="_Toc10208570"/>
        <w:bookmarkEnd w:id="19421"/>
        <w:bookmarkEnd w:id="19422"/>
        <w:bookmarkEnd w:id="19423"/>
      </w:tr>
      <w:tr w:rsidR="00564C22" w:rsidDel="00B33063" w14:paraId="31E99885" w14:textId="3EA0C9DA" w:rsidTr="00564C22">
        <w:trPr>
          <w:del w:id="1942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D7021CF" w14:textId="037B57F6" w:rsidR="00564C22" w:rsidRPr="002062A5" w:rsidDel="00B33063" w:rsidRDefault="009B1AF1" w:rsidP="00564C22">
            <w:pPr>
              <w:pStyle w:val="Beschriftung"/>
              <w:rPr>
                <w:del w:id="19425" w:author="Andreas Kuehne" w:date="2019-05-31T12:22:00Z"/>
                <w:rStyle w:val="Datatype"/>
                <w:b w:val="0"/>
                <w:bCs w:val="0"/>
              </w:rPr>
            </w:pPr>
            <w:del w:id="19426" w:author="Andreas Kuehne" w:date="2019-05-31T12:22:00Z">
              <w:r w:rsidRPr="002062A5" w:rsidDel="00B33063">
                <w:rPr>
                  <w:rStyle w:val="Datatype"/>
                </w:rPr>
                <w:delText>Property</w:delText>
              </w:r>
              <w:bookmarkStart w:id="19427" w:name="_Toc10200295"/>
              <w:bookmarkStart w:id="19428" w:name="_Toc10204433"/>
              <w:bookmarkStart w:id="19429" w:name="_Toc10208571"/>
              <w:bookmarkEnd w:id="19427"/>
              <w:bookmarkEnd w:id="19428"/>
              <w:bookmarkEnd w:id="19429"/>
            </w:del>
          </w:p>
        </w:tc>
        <w:tc>
          <w:tcPr>
            <w:tcW w:w="4675" w:type="dxa"/>
          </w:tcPr>
          <w:p w14:paraId="61CDDECF" w14:textId="0E0DB336"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9430" w:author="Andreas Kuehne" w:date="2019-05-31T12:22:00Z"/>
                <w:rStyle w:val="Datatype"/>
              </w:rPr>
            </w:pPr>
            <w:del w:id="19431" w:author="Andreas Kuehne" w:date="2019-05-31T12:22:00Z">
              <w:r w:rsidRPr="002062A5" w:rsidDel="00B33063">
                <w:rPr>
                  <w:rStyle w:val="Datatype"/>
                </w:rPr>
                <w:delText>prop</w:delText>
              </w:r>
              <w:bookmarkStart w:id="19432" w:name="_Toc10200296"/>
              <w:bookmarkStart w:id="19433" w:name="_Toc10204434"/>
              <w:bookmarkStart w:id="19434" w:name="_Toc10208572"/>
              <w:bookmarkEnd w:id="19432"/>
              <w:bookmarkEnd w:id="19433"/>
              <w:bookmarkEnd w:id="19434"/>
            </w:del>
          </w:p>
        </w:tc>
        <w:bookmarkStart w:id="19435" w:name="_Toc10200297"/>
        <w:bookmarkStart w:id="19436" w:name="_Toc10204435"/>
        <w:bookmarkStart w:id="19437" w:name="_Toc10208573"/>
        <w:bookmarkEnd w:id="19435"/>
        <w:bookmarkEnd w:id="19436"/>
        <w:bookmarkEnd w:id="19437"/>
      </w:tr>
    </w:tbl>
    <w:p w14:paraId="698D00AD" w14:textId="42360001" w:rsidR="00564C22" w:rsidRPr="0202B381" w:rsidDel="00B33063" w:rsidRDefault="009B1AF1" w:rsidP="00564C22">
      <w:pPr>
        <w:rPr>
          <w:del w:id="19438" w:author="Andreas Kuehne" w:date="2019-05-31T12:22:00Z"/>
        </w:rPr>
      </w:pPr>
      <w:del w:id="19439"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PropertiesType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9440" w:name="_Toc10200298"/>
        <w:bookmarkStart w:id="19441" w:name="_Toc10204436"/>
        <w:bookmarkStart w:id="19442" w:name="_Toc10208574"/>
        <w:bookmarkEnd w:id="19440"/>
        <w:bookmarkEnd w:id="19441"/>
        <w:bookmarkEnd w:id="19442"/>
      </w:del>
    </w:p>
    <w:p w14:paraId="615FEF4C" w14:textId="305EB471" w:rsidR="00564C22" w:rsidDel="00B33063" w:rsidRDefault="009B1AF1" w:rsidP="00564C22">
      <w:pPr>
        <w:pStyle w:val="Code"/>
        <w:spacing w:line="259" w:lineRule="auto"/>
        <w:rPr>
          <w:del w:id="19443" w:author="Andreas Kuehne" w:date="2019-05-31T12:22:00Z"/>
        </w:rPr>
      </w:pPr>
      <w:del w:id="19444" w:author="Andreas Kuehne" w:date="2019-05-31T12:22:00Z">
        <w:r w:rsidDel="00B33063">
          <w:rPr>
            <w:color w:val="31849B" w:themeColor="accent5" w:themeShade="BF"/>
          </w:rPr>
          <w:delText>"dss2-PropertiesType"</w:delText>
        </w:r>
        <w:r w:rsidDel="00B33063">
          <w:delText>: {</w:delText>
        </w:r>
        <w:bookmarkStart w:id="19445" w:name="_Toc10200299"/>
        <w:bookmarkStart w:id="19446" w:name="_Toc10204437"/>
        <w:bookmarkStart w:id="19447" w:name="_Toc10208575"/>
        <w:bookmarkEnd w:id="19445"/>
        <w:bookmarkEnd w:id="19446"/>
        <w:bookmarkEnd w:id="19447"/>
      </w:del>
    </w:p>
    <w:p w14:paraId="386C1984" w14:textId="090D9D3D" w:rsidR="00564C22" w:rsidDel="00B33063" w:rsidRDefault="009B1AF1" w:rsidP="00564C22">
      <w:pPr>
        <w:pStyle w:val="Code"/>
        <w:spacing w:line="259" w:lineRule="auto"/>
        <w:rPr>
          <w:del w:id="19448" w:author="Andreas Kuehne" w:date="2019-05-31T12:22:00Z"/>
        </w:rPr>
      </w:pPr>
      <w:del w:id="19449"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9450" w:name="_Toc10200300"/>
        <w:bookmarkStart w:id="19451" w:name="_Toc10204438"/>
        <w:bookmarkStart w:id="19452" w:name="_Toc10208576"/>
        <w:bookmarkEnd w:id="19450"/>
        <w:bookmarkEnd w:id="19451"/>
        <w:bookmarkEnd w:id="19452"/>
      </w:del>
    </w:p>
    <w:p w14:paraId="261BADCD" w14:textId="30679309" w:rsidR="00564C22" w:rsidDel="00B33063" w:rsidRDefault="009B1AF1" w:rsidP="00564C22">
      <w:pPr>
        <w:pStyle w:val="Code"/>
        <w:spacing w:line="259" w:lineRule="auto"/>
        <w:rPr>
          <w:del w:id="19453" w:author="Andreas Kuehne" w:date="2019-05-31T12:22:00Z"/>
        </w:rPr>
      </w:pPr>
      <w:del w:id="19454" w:author="Andreas Kuehne" w:date="2019-05-31T12:22:00Z">
        <w:r w:rsidDel="00B33063">
          <w:rPr>
            <w:color w:val="31849B" w:themeColor="accent5" w:themeShade="BF"/>
          </w:rPr>
          <w:delText xml:space="preserve">  "properties"</w:delText>
        </w:r>
        <w:r w:rsidDel="00B33063">
          <w:delText>: {</w:delText>
        </w:r>
        <w:bookmarkStart w:id="19455" w:name="_Toc10200301"/>
        <w:bookmarkStart w:id="19456" w:name="_Toc10204439"/>
        <w:bookmarkStart w:id="19457" w:name="_Toc10208577"/>
        <w:bookmarkEnd w:id="19455"/>
        <w:bookmarkEnd w:id="19456"/>
        <w:bookmarkEnd w:id="19457"/>
      </w:del>
    </w:p>
    <w:p w14:paraId="0EE76AF1" w14:textId="6B35A1A1" w:rsidR="00564C22" w:rsidDel="00B33063" w:rsidRDefault="009B1AF1" w:rsidP="00564C22">
      <w:pPr>
        <w:pStyle w:val="Code"/>
        <w:spacing w:line="259" w:lineRule="auto"/>
        <w:rPr>
          <w:del w:id="19458" w:author="Andreas Kuehne" w:date="2019-05-31T12:22:00Z"/>
        </w:rPr>
      </w:pPr>
      <w:del w:id="19459" w:author="Andreas Kuehne" w:date="2019-05-31T12:22:00Z">
        <w:r w:rsidDel="00B33063">
          <w:rPr>
            <w:color w:val="31849B" w:themeColor="accent5" w:themeShade="BF"/>
          </w:rPr>
          <w:delText xml:space="preserve">    "prop"</w:delText>
        </w:r>
        <w:r w:rsidDel="00B33063">
          <w:delText>: {</w:delText>
        </w:r>
        <w:bookmarkStart w:id="19460" w:name="_Toc10200302"/>
        <w:bookmarkStart w:id="19461" w:name="_Toc10204440"/>
        <w:bookmarkStart w:id="19462" w:name="_Toc10208578"/>
        <w:bookmarkEnd w:id="19460"/>
        <w:bookmarkEnd w:id="19461"/>
        <w:bookmarkEnd w:id="19462"/>
      </w:del>
    </w:p>
    <w:p w14:paraId="5EFE4E61" w14:textId="294B0B6B" w:rsidR="00564C22" w:rsidDel="00B33063" w:rsidRDefault="009B1AF1" w:rsidP="00564C22">
      <w:pPr>
        <w:pStyle w:val="Code"/>
        <w:spacing w:line="259" w:lineRule="auto"/>
        <w:rPr>
          <w:del w:id="19463" w:author="Andreas Kuehne" w:date="2019-05-31T12:22:00Z"/>
        </w:rPr>
      </w:pPr>
      <w:del w:id="19464"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9465" w:name="_Toc10200303"/>
        <w:bookmarkStart w:id="19466" w:name="_Toc10204441"/>
        <w:bookmarkStart w:id="19467" w:name="_Toc10208579"/>
        <w:bookmarkEnd w:id="19465"/>
        <w:bookmarkEnd w:id="19466"/>
        <w:bookmarkEnd w:id="19467"/>
      </w:del>
    </w:p>
    <w:p w14:paraId="5D11CD3B" w14:textId="7C48F7D4" w:rsidR="00564C22" w:rsidDel="00B33063" w:rsidRDefault="009B1AF1" w:rsidP="00564C22">
      <w:pPr>
        <w:pStyle w:val="Code"/>
        <w:spacing w:line="259" w:lineRule="auto"/>
        <w:rPr>
          <w:del w:id="19468" w:author="Andreas Kuehne" w:date="2019-05-31T12:22:00Z"/>
        </w:rPr>
      </w:pPr>
      <w:del w:id="19469" w:author="Andreas Kuehne" w:date="2019-05-31T12:22:00Z">
        <w:r w:rsidDel="00B33063">
          <w:rPr>
            <w:color w:val="31849B" w:themeColor="accent5" w:themeShade="BF"/>
          </w:rPr>
          <w:delText xml:space="preserve">      "items"</w:delText>
        </w:r>
        <w:r w:rsidDel="00B33063">
          <w:delText>: {</w:delText>
        </w:r>
        <w:bookmarkStart w:id="19470" w:name="_Toc10200304"/>
        <w:bookmarkStart w:id="19471" w:name="_Toc10204442"/>
        <w:bookmarkStart w:id="19472" w:name="_Toc10208580"/>
        <w:bookmarkEnd w:id="19470"/>
        <w:bookmarkEnd w:id="19471"/>
        <w:bookmarkEnd w:id="19472"/>
      </w:del>
    </w:p>
    <w:p w14:paraId="0EFB4327" w14:textId="0D5FD4C8" w:rsidR="00564C22" w:rsidDel="00B33063" w:rsidRDefault="009B1AF1" w:rsidP="00564C22">
      <w:pPr>
        <w:pStyle w:val="Code"/>
        <w:spacing w:line="259" w:lineRule="auto"/>
        <w:rPr>
          <w:del w:id="19473" w:author="Andreas Kuehne" w:date="2019-05-31T12:22:00Z"/>
        </w:rPr>
      </w:pPr>
      <w:del w:id="19474"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"#/definitions/dss2-PropertyType"</w:delText>
        </w:r>
        <w:bookmarkStart w:id="19475" w:name="_Toc10200305"/>
        <w:bookmarkStart w:id="19476" w:name="_Toc10204443"/>
        <w:bookmarkStart w:id="19477" w:name="_Toc10208581"/>
        <w:bookmarkEnd w:id="19475"/>
        <w:bookmarkEnd w:id="19476"/>
        <w:bookmarkEnd w:id="19477"/>
      </w:del>
    </w:p>
    <w:p w14:paraId="584BE62A" w14:textId="3C1AEBAB" w:rsidR="00564C22" w:rsidDel="00B33063" w:rsidRDefault="009B1AF1" w:rsidP="00564C22">
      <w:pPr>
        <w:pStyle w:val="Code"/>
        <w:spacing w:line="259" w:lineRule="auto"/>
        <w:rPr>
          <w:del w:id="19478" w:author="Andreas Kuehne" w:date="2019-05-31T12:22:00Z"/>
        </w:rPr>
      </w:pPr>
      <w:del w:id="19479" w:author="Andreas Kuehne" w:date="2019-05-31T12:22:00Z">
        <w:r w:rsidDel="00B33063">
          <w:delText xml:space="preserve">      }</w:delText>
        </w:r>
        <w:bookmarkStart w:id="19480" w:name="_Toc10200306"/>
        <w:bookmarkStart w:id="19481" w:name="_Toc10204444"/>
        <w:bookmarkStart w:id="19482" w:name="_Toc10208582"/>
        <w:bookmarkEnd w:id="19480"/>
        <w:bookmarkEnd w:id="19481"/>
        <w:bookmarkEnd w:id="19482"/>
      </w:del>
    </w:p>
    <w:p w14:paraId="72C9BF88" w14:textId="142202C6" w:rsidR="00564C22" w:rsidDel="00B33063" w:rsidRDefault="009B1AF1" w:rsidP="00564C22">
      <w:pPr>
        <w:pStyle w:val="Code"/>
        <w:spacing w:line="259" w:lineRule="auto"/>
        <w:rPr>
          <w:del w:id="19483" w:author="Andreas Kuehne" w:date="2019-05-31T12:22:00Z"/>
        </w:rPr>
      </w:pPr>
      <w:del w:id="19484" w:author="Andreas Kuehne" w:date="2019-05-31T12:22:00Z">
        <w:r w:rsidDel="00B33063">
          <w:delText xml:space="preserve">    }</w:delText>
        </w:r>
        <w:bookmarkStart w:id="19485" w:name="_Toc10200307"/>
        <w:bookmarkStart w:id="19486" w:name="_Toc10204445"/>
        <w:bookmarkStart w:id="19487" w:name="_Toc10208583"/>
        <w:bookmarkEnd w:id="19485"/>
        <w:bookmarkEnd w:id="19486"/>
        <w:bookmarkEnd w:id="19487"/>
      </w:del>
    </w:p>
    <w:p w14:paraId="40C5C249" w14:textId="2E57DEF8" w:rsidR="00564C22" w:rsidDel="00B33063" w:rsidRDefault="009B1AF1" w:rsidP="00564C22">
      <w:pPr>
        <w:pStyle w:val="Code"/>
        <w:spacing w:line="259" w:lineRule="auto"/>
        <w:rPr>
          <w:del w:id="19488" w:author="Andreas Kuehne" w:date="2019-05-31T12:22:00Z"/>
        </w:rPr>
      </w:pPr>
      <w:del w:id="19489" w:author="Andreas Kuehne" w:date="2019-05-31T12:22:00Z">
        <w:r w:rsidDel="00B33063">
          <w:delText xml:space="preserve">  },</w:delText>
        </w:r>
        <w:bookmarkStart w:id="19490" w:name="_Toc10200308"/>
        <w:bookmarkStart w:id="19491" w:name="_Toc10204446"/>
        <w:bookmarkStart w:id="19492" w:name="_Toc10208584"/>
        <w:bookmarkEnd w:id="19490"/>
        <w:bookmarkEnd w:id="19491"/>
        <w:bookmarkEnd w:id="19492"/>
      </w:del>
    </w:p>
    <w:p w14:paraId="7DBB4A59" w14:textId="5F34A949" w:rsidR="00564C22" w:rsidDel="00B33063" w:rsidRDefault="009B1AF1" w:rsidP="00564C22">
      <w:pPr>
        <w:pStyle w:val="Code"/>
        <w:spacing w:line="259" w:lineRule="auto"/>
        <w:rPr>
          <w:del w:id="19493" w:author="Andreas Kuehne" w:date="2019-05-31T12:22:00Z"/>
        </w:rPr>
      </w:pPr>
      <w:del w:id="19494"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"prop"</w:delText>
        </w:r>
        <w:r w:rsidDel="00B33063">
          <w:delText>]</w:delText>
        </w:r>
        <w:bookmarkStart w:id="19495" w:name="_Toc10200309"/>
        <w:bookmarkStart w:id="19496" w:name="_Toc10204447"/>
        <w:bookmarkStart w:id="19497" w:name="_Toc10208585"/>
        <w:bookmarkEnd w:id="19495"/>
        <w:bookmarkEnd w:id="19496"/>
        <w:bookmarkEnd w:id="19497"/>
      </w:del>
    </w:p>
    <w:p w14:paraId="152044C0" w14:textId="35D82B91" w:rsidR="00564C22" w:rsidDel="00B33063" w:rsidRDefault="009B1AF1" w:rsidP="00564C22">
      <w:pPr>
        <w:pStyle w:val="Code"/>
        <w:spacing w:line="259" w:lineRule="auto"/>
        <w:rPr>
          <w:del w:id="19498" w:author="Andreas Kuehne" w:date="2019-05-31T12:22:00Z"/>
        </w:rPr>
      </w:pPr>
      <w:del w:id="19499" w:author="Andreas Kuehne" w:date="2019-05-31T12:22:00Z">
        <w:r w:rsidDel="00B33063">
          <w:delText>}</w:delText>
        </w:r>
        <w:bookmarkStart w:id="19500" w:name="_Toc10200310"/>
        <w:bookmarkStart w:id="19501" w:name="_Toc10204448"/>
        <w:bookmarkStart w:id="19502" w:name="_Toc10208586"/>
        <w:bookmarkEnd w:id="19500"/>
        <w:bookmarkEnd w:id="19501"/>
        <w:bookmarkEnd w:id="19502"/>
      </w:del>
    </w:p>
    <w:p w14:paraId="11FA3C84" w14:textId="410C18EB" w:rsidR="00564C22" w:rsidDel="00B33063" w:rsidRDefault="00564C22" w:rsidP="00564C22">
      <w:pPr>
        <w:rPr>
          <w:del w:id="19503" w:author="Andreas Kuehne" w:date="2019-05-31T12:22:00Z"/>
        </w:rPr>
      </w:pPr>
      <w:bookmarkStart w:id="19504" w:name="_Toc10200311"/>
      <w:bookmarkStart w:id="19505" w:name="_Toc10204449"/>
      <w:bookmarkStart w:id="19506" w:name="_Toc10208587"/>
      <w:bookmarkEnd w:id="19504"/>
      <w:bookmarkEnd w:id="19505"/>
      <w:bookmarkEnd w:id="19506"/>
    </w:p>
    <w:p w14:paraId="47F0415C" w14:textId="05BB14A1" w:rsidR="00564C22" w:rsidDel="00B33063" w:rsidRDefault="009B1AF1" w:rsidP="00564C22">
      <w:pPr>
        <w:pStyle w:val="berschrift4"/>
        <w:rPr>
          <w:del w:id="19507" w:author="Andreas Kuehne" w:date="2019-05-31T12:22:00Z"/>
        </w:rPr>
      </w:pPr>
      <w:del w:id="19508" w:author="Andreas Kuehne" w:date="2019-05-31T12:22:00Z">
        <w:r w:rsidDel="00B33063">
          <w:delText>Properties – XML Syntax</w:delText>
        </w:r>
        <w:bookmarkStart w:id="19509" w:name="_Toc10200312"/>
        <w:bookmarkStart w:id="19510" w:name="_Toc10204450"/>
        <w:bookmarkStart w:id="19511" w:name="_Toc10208588"/>
        <w:bookmarkEnd w:id="19509"/>
        <w:bookmarkEnd w:id="19510"/>
        <w:bookmarkEnd w:id="19511"/>
      </w:del>
    </w:p>
    <w:p w14:paraId="6708431B" w14:textId="05539B07" w:rsidR="00564C22" w:rsidRPr="5404FA76" w:rsidDel="00B33063" w:rsidRDefault="009B1AF1" w:rsidP="00564C22">
      <w:pPr>
        <w:rPr>
          <w:del w:id="19512" w:author="Andreas Kuehne" w:date="2019-05-31T12:22:00Z"/>
        </w:rPr>
      </w:pPr>
      <w:del w:id="19513" w:author="Andreas Kuehne" w:date="2019-05-31T12:22:00Z">
        <w:r w:rsidRPr="0CCF9147" w:rsidDel="00B33063">
          <w:delText xml:space="preserve">The XML type </w:delText>
        </w:r>
        <w:r w:rsidRPr="002062A5" w:rsidDel="00B33063">
          <w:rPr>
            <w:rFonts w:ascii="Courier New" w:eastAsia="Courier New" w:hAnsi="Courier New" w:cs="Courier New"/>
          </w:rPr>
          <w:delText>PropertiesType</w:delText>
        </w:r>
        <w:r w:rsidRPr="0CCF9147" w:rsidDel="00B33063">
          <w:delText xml:space="preserve"> SHALL implement the requirements defined in the </w:delText>
        </w:r>
        <w:r w:rsidRPr="002062A5" w:rsidDel="00B33063">
          <w:rPr>
            <w:rFonts w:ascii="Courier New" w:eastAsia="Courier New" w:hAnsi="Courier New" w:cs="Courier New"/>
          </w:rPr>
          <w:delText>Properties</w:delText>
        </w:r>
        <w:r w:rsidDel="00B33063">
          <w:delText xml:space="preserve"> </w:delText>
        </w:r>
        <w:r w:rsidRPr="005A6FFD" w:rsidDel="00B33063">
          <w:delText>component.</w:delText>
        </w:r>
        <w:bookmarkStart w:id="19514" w:name="_Toc10200313"/>
        <w:bookmarkStart w:id="19515" w:name="_Toc10204451"/>
        <w:bookmarkStart w:id="19516" w:name="_Toc10208589"/>
        <w:bookmarkEnd w:id="19514"/>
        <w:bookmarkEnd w:id="19515"/>
        <w:bookmarkEnd w:id="19516"/>
      </w:del>
    </w:p>
    <w:p w14:paraId="43035719" w14:textId="5A9D345B" w:rsidR="00564C22" w:rsidDel="00B33063" w:rsidRDefault="009B1AF1" w:rsidP="00564C22">
      <w:pPr>
        <w:rPr>
          <w:del w:id="19517" w:author="Andreas Kuehne" w:date="2019-05-31T12:22:00Z"/>
        </w:rPr>
      </w:pPr>
      <w:del w:id="19518"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PropertiesType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19519" w:name="_Toc10200314"/>
        <w:bookmarkStart w:id="19520" w:name="_Toc10204452"/>
        <w:bookmarkStart w:id="19521" w:name="_Toc10208590"/>
        <w:bookmarkEnd w:id="19519"/>
        <w:bookmarkEnd w:id="19520"/>
        <w:bookmarkEnd w:id="19521"/>
      </w:del>
    </w:p>
    <w:p w14:paraId="72313052" w14:textId="326F9D18" w:rsidR="00564C22" w:rsidDel="00B33063" w:rsidRDefault="009B1AF1" w:rsidP="00564C22">
      <w:pPr>
        <w:pStyle w:val="Code"/>
        <w:rPr>
          <w:del w:id="19522" w:author="Andreas Kuehne" w:date="2019-05-31T12:22:00Z"/>
        </w:rPr>
      </w:pPr>
      <w:del w:id="19523"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PropertiesType</w:delText>
        </w:r>
        <w:r w:rsidDel="00B33063">
          <w:rPr>
            <w:color w:val="943634" w:themeColor="accent2" w:themeShade="BF"/>
          </w:rPr>
          <w:delText>"</w:delText>
        </w:r>
        <w:r w:rsidDel="00B33063">
          <w:rPr>
            <w:color w:val="31849B" w:themeColor="accent5" w:themeShade="BF"/>
          </w:rPr>
          <w:delText>&gt;</w:delText>
        </w:r>
        <w:bookmarkStart w:id="19524" w:name="_Toc10200315"/>
        <w:bookmarkStart w:id="19525" w:name="_Toc10204453"/>
        <w:bookmarkStart w:id="19526" w:name="_Toc10208591"/>
        <w:bookmarkEnd w:id="19524"/>
        <w:bookmarkEnd w:id="19525"/>
        <w:bookmarkEnd w:id="19526"/>
      </w:del>
    </w:p>
    <w:p w14:paraId="6417BC9D" w14:textId="046AB070" w:rsidR="00564C22" w:rsidDel="00B33063" w:rsidRDefault="009B1AF1" w:rsidP="00564C22">
      <w:pPr>
        <w:pStyle w:val="Code"/>
        <w:rPr>
          <w:del w:id="19527" w:author="Andreas Kuehne" w:date="2019-05-31T12:22:00Z"/>
        </w:rPr>
      </w:pPr>
      <w:del w:id="19528" w:author="Andreas Kuehne" w:date="2019-05-31T12:22:00Z">
        <w:r w:rsidDel="00B33063">
          <w:rPr>
            <w:color w:val="31849B" w:themeColor="accent5" w:themeShade="BF"/>
          </w:rPr>
          <w:delText xml:space="preserve">  &lt;xs:sequence&gt;</w:delText>
        </w:r>
        <w:bookmarkStart w:id="19529" w:name="_Toc10200316"/>
        <w:bookmarkStart w:id="19530" w:name="_Toc10204454"/>
        <w:bookmarkStart w:id="19531" w:name="_Toc10208592"/>
        <w:bookmarkEnd w:id="19529"/>
        <w:bookmarkEnd w:id="19530"/>
        <w:bookmarkEnd w:id="19531"/>
      </w:del>
    </w:p>
    <w:p w14:paraId="7DABB291" w14:textId="381DCF34" w:rsidR="00564C22" w:rsidDel="00B33063" w:rsidRDefault="009B1AF1" w:rsidP="00564C22">
      <w:pPr>
        <w:pStyle w:val="Code"/>
        <w:rPr>
          <w:del w:id="19532" w:author="Andreas Kuehne" w:date="2019-05-31T12:22:00Z"/>
        </w:rPr>
      </w:pPr>
      <w:del w:id="19533"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Property</w:delText>
        </w:r>
        <w:r w:rsidDel="00B33063">
          <w:rPr>
            <w:color w:val="943634" w:themeColor="accent2" w:themeShade="BF"/>
          </w:rPr>
          <w:delText>" type="</w:delText>
        </w:r>
        <w:r w:rsidDel="00B33063">
          <w:rPr>
            <w:color w:val="244061" w:themeColor="accent1" w:themeShade="80"/>
          </w:rPr>
          <w:delText>dss2:PropertyType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w:delText>
        </w:r>
        <w:r w:rsidDel="00B33063">
          <w:rPr>
            <w:color w:val="31849B" w:themeColor="accent5" w:themeShade="BF"/>
          </w:rPr>
          <w:delText>/&gt;</w:delText>
        </w:r>
        <w:bookmarkStart w:id="19534" w:name="_Toc10200317"/>
        <w:bookmarkStart w:id="19535" w:name="_Toc10204455"/>
        <w:bookmarkStart w:id="19536" w:name="_Toc10208593"/>
        <w:bookmarkEnd w:id="19534"/>
        <w:bookmarkEnd w:id="19535"/>
        <w:bookmarkEnd w:id="19536"/>
      </w:del>
    </w:p>
    <w:p w14:paraId="3EEE5538" w14:textId="05E45F78" w:rsidR="00564C22" w:rsidDel="00B33063" w:rsidRDefault="009B1AF1" w:rsidP="00564C22">
      <w:pPr>
        <w:pStyle w:val="Code"/>
        <w:rPr>
          <w:del w:id="19537" w:author="Andreas Kuehne" w:date="2019-05-31T12:22:00Z"/>
        </w:rPr>
      </w:pPr>
      <w:del w:id="19538" w:author="Andreas Kuehne" w:date="2019-05-31T12:22:00Z">
        <w:r w:rsidDel="00B33063">
          <w:rPr>
            <w:color w:val="31849B" w:themeColor="accent5" w:themeShade="BF"/>
          </w:rPr>
          <w:delText xml:space="preserve">  &lt;/xs:sequence&gt;</w:delText>
        </w:r>
        <w:bookmarkStart w:id="19539" w:name="_Toc10200318"/>
        <w:bookmarkStart w:id="19540" w:name="_Toc10204456"/>
        <w:bookmarkStart w:id="19541" w:name="_Toc10208594"/>
        <w:bookmarkEnd w:id="19539"/>
        <w:bookmarkEnd w:id="19540"/>
        <w:bookmarkEnd w:id="19541"/>
      </w:del>
    </w:p>
    <w:p w14:paraId="58481897" w14:textId="1F24E844" w:rsidR="00564C22" w:rsidDel="00B33063" w:rsidRDefault="009B1AF1" w:rsidP="00564C22">
      <w:pPr>
        <w:pStyle w:val="Code"/>
        <w:rPr>
          <w:del w:id="19542" w:author="Andreas Kuehne" w:date="2019-05-31T12:22:00Z"/>
        </w:rPr>
      </w:pPr>
      <w:del w:id="19543" w:author="Andreas Kuehne" w:date="2019-05-31T12:22:00Z">
        <w:r w:rsidDel="00B33063">
          <w:rPr>
            <w:color w:val="31849B" w:themeColor="accent5" w:themeShade="BF"/>
          </w:rPr>
          <w:delText>&lt;/xs:complexType&gt;</w:delText>
        </w:r>
        <w:bookmarkStart w:id="19544" w:name="_Toc10200319"/>
        <w:bookmarkStart w:id="19545" w:name="_Toc10204457"/>
        <w:bookmarkStart w:id="19546" w:name="_Toc10208595"/>
        <w:bookmarkEnd w:id="19544"/>
        <w:bookmarkEnd w:id="19545"/>
        <w:bookmarkEnd w:id="19546"/>
      </w:del>
    </w:p>
    <w:p w14:paraId="60E42B20" w14:textId="5F13E958" w:rsidR="00564C22" w:rsidDel="00B33063" w:rsidRDefault="009B1AF1" w:rsidP="00564C22">
      <w:pPr>
        <w:spacing w:line="259" w:lineRule="auto"/>
        <w:rPr>
          <w:del w:id="19547" w:author="Andreas Kuehne" w:date="2019-05-31T12:22:00Z"/>
        </w:rPr>
      </w:pPr>
      <w:del w:id="19548"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PropertiesType</w:delText>
        </w:r>
        <w:r w:rsidRPr="71C71F8C" w:rsidDel="00B33063">
          <w:delText xml:space="preserve"> </w:delText>
        </w:r>
        <w:r w:rsidDel="00B33063">
          <w:delText xml:space="preserve">XML element SHALL implement in XML syntax the sub-component that has a name equal to its local name. </w:delText>
        </w:r>
        <w:bookmarkStart w:id="19549" w:name="_Toc10200320"/>
        <w:bookmarkStart w:id="19550" w:name="_Toc10204458"/>
        <w:bookmarkStart w:id="19551" w:name="_Toc10208596"/>
        <w:bookmarkEnd w:id="19549"/>
        <w:bookmarkEnd w:id="19550"/>
        <w:bookmarkEnd w:id="19551"/>
      </w:del>
    </w:p>
    <w:p w14:paraId="2C575566" w14:textId="03A93556" w:rsidR="00564C22" w:rsidDel="00B33063" w:rsidRDefault="009B1AF1" w:rsidP="00564C22">
      <w:pPr>
        <w:pStyle w:val="berschrift3"/>
        <w:rPr>
          <w:del w:id="19552" w:author="Andreas Kuehne" w:date="2019-05-31T12:22:00Z"/>
        </w:rPr>
      </w:pPr>
      <w:bookmarkStart w:id="19553" w:name="_RefComp9C78EDE7"/>
      <w:del w:id="19554" w:author="Andreas Kuehne" w:date="2019-05-31T12:22:00Z">
        <w:r w:rsidDel="00B33063">
          <w:delText>Component Property</w:delText>
        </w:r>
        <w:bookmarkStart w:id="19555" w:name="_Toc10200321"/>
        <w:bookmarkStart w:id="19556" w:name="_Toc10204459"/>
        <w:bookmarkStart w:id="19557" w:name="_Toc10208597"/>
        <w:bookmarkEnd w:id="19553"/>
        <w:bookmarkEnd w:id="19555"/>
        <w:bookmarkEnd w:id="19556"/>
        <w:bookmarkEnd w:id="19557"/>
      </w:del>
    </w:p>
    <w:p w14:paraId="2D73FDAD" w14:textId="0D6FE881" w:rsidR="00564C22" w:rsidDel="00B33063" w:rsidRDefault="00564C22" w:rsidP="00564C22">
      <w:pPr>
        <w:rPr>
          <w:del w:id="19558" w:author="Andreas Kuehne" w:date="2019-05-31T12:22:00Z"/>
        </w:rPr>
      </w:pPr>
      <w:bookmarkStart w:id="19559" w:name="_Toc10200322"/>
      <w:bookmarkStart w:id="19560" w:name="_Toc10204460"/>
      <w:bookmarkStart w:id="19561" w:name="_Toc10208598"/>
      <w:bookmarkEnd w:id="19559"/>
      <w:bookmarkEnd w:id="19560"/>
      <w:bookmarkEnd w:id="19561"/>
    </w:p>
    <w:p w14:paraId="55D7A499" w14:textId="49525F9D" w:rsidR="00564C22" w:rsidDel="00B33063" w:rsidRDefault="009B1AF1" w:rsidP="00564C22">
      <w:pPr>
        <w:rPr>
          <w:del w:id="19562" w:author="Andreas Kuehne" w:date="2019-05-31T12:22:00Z"/>
        </w:rPr>
      </w:pPr>
      <w:del w:id="19563" w:author="Andreas Kuehne" w:date="2019-05-31T12:22:00Z">
        <w:r w:rsidDel="00B33063">
          <w:delText>Below follows a list of the sub-components that constitute this component:</w:delText>
        </w:r>
        <w:bookmarkStart w:id="19564" w:name="_Toc10200323"/>
        <w:bookmarkStart w:id="19565" w:name="_Toc10204461"/>
        <w:bookmarkStart w:id="19566" w:name="_Toc10208599"/>
        <w:bookmarkEnd w:id="19564"/>
        <w:bookmarkEnd w:id="19565"/>
        <w:bookmarkEnd w:id="19566"/>
      </w:del>
    </w:p>
    <w:p w14:paraId="4CD257C0" w14:textId="796BB603" w:rsidR="00564C22" w:rsidDel="00B33063" w:rsidRDefault="009B1AF1" w:rsidP="00564C22">
      <w:pPr>
        <w:pStyle w:val="Member"/>
        <w:rPr>
          <w:del w:id="19567" w:author="Andreas Kuehne" w:date="2019-05-31T12:22:00Z"/>
        </w:rPr>
      </w:pPr>
      <w:del w:id="19568" w:author="Andreas Kuehne" w:date="2019-05-31T12:22:00Z">
        <w:r w:rsidDel="00B33063">
          <w:delText xml:space="preserve">The </w:delText>
        </w:r>
        <w:r w:rsidRPr="35C1378D" w:rsidDel="00B33063">
          <w:rPr>
            <w:rStyle w:val="Datatype"/>
          </w:rPr>
          <w:delText>Identifier</w:delText>
        </w:r>
        <w:r w:rsidDel="00B33063">
          <w:delText xml:space="preserve"> element MUST contain one instance of a string. </w:delText>
        </w:r>
        <w:bookmarkStart w:id="19569" w:name="_Toc10200324"/>
        <w:bookmarkStart w:id="19570" w:name="_Toc10204462"/>
        <w:bookmarkStart w:id="19571" w:name="_Toc10208600"/>
        <w:bookmarkEnd w:id="19569"/>
        <w:bookmarkEnd w:id="19570"/>
        <w:bookmarkEnd w:id="19571"/>
      </w:del>
    </w:p>
    <w:p w14:paraId="3C7D363E" w14:textId="39961800" w:rsidR="00564C22" w:rsidDel="00B33063" w:rsidRDefault="009B1AF1" w:rsidP="00564C22">
      <w:pPr>
        <w:pStyle w:val="Member"/>
        <w:rPr>
          <w:del w:id="19572" w:author="Andreas Kuehne" w:date="2019-05-31T12:22:00Z"/>
        </w:rPr>
      </w:pPr>
      <w:del w:id="19573" w:author="Andreas Kuehne" w:date="2019-05-31T12:22:00Z">
        <w:r w:rsidDel="00B33063">
          <w:delText xml:space="preserve">The OPTIONAL </w:delText>
        </w:r>
        <w:r w:rsidRPr="35C1378D" w:rsidDel="00B33063">
          <w:rPr>
            <w:rStyle w:val="Datatype"/>
          </w:rPr>
          <w:delText>Value</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_RefComp2CFDDCC6 \r \h </w:delInstrText>
        </w:r>
        <w:r w:rsidDel="00B33063">
          <w:fldChar w:fldCharType="separate"/>
        </w:r>
        <w:r w:rsidDel="00B33063">
          <w:rPr>
            <w:rStyle w:val="Datatype"/>
            <w:rFonts w:eastAsia="Courier New" w:cs="Courier New"/>
          </w:rPr>
          <w:delText>Any</w:delText>
        </w:r>
        <w:r w:rsidDel="00B33063">
          <w:fldChar w:fldCharType="end"/>
        </w:r>
        <w:r w:rsidDel="00B33063">
          <w:delText xml:space="preserve">. </w:delText>
        </w:r>
        <w:r w:rsidRPr="003A06D0" w:rsidDel="00B33063">
          <w:delText xml:space="preserve">The </w:delText>
        </w:r>
        <w:r w:rsidRPr="003A06D0" w:rsidDel="00B33063">
          <w:rPr>
            <w:rStyle w:val="Datatype"/>
            <w:lang w:val="en-GB"/>
          </w:rPr>
          <w:delText>Value</w:delText>
        </w:r>
        <w:r w:rsidRPr="003A06D0" w:rsidDel="00B33063">
          <w:delText xml:space="preserve"> element contains arbitrary content wrapped in an </w:delText>
        </w:r>
        <w:r w:rsidR="0087606C" w:rsidRPr="0087606C" w:rsidDel="00B33063">
          <w:rPr>
            <w:rStyle w:val="Datatype"/>
          </w:rPr>
          <w:delText>Any</w:delText>
        </w:r>
        <w:r w:rsidR="0087606C" w:rsidDel="00B33063">
          <w:delText xml:space="preserve"> component</w:delText>
        </w:r>
        <w:r w:rsidRPr="003A06D0" w:rsidDel="00B33063">
          <w:delText>.</w:delText>
        </w:r>
        <w:bookmarkStart w:id="19574" w:name="_Toc10200325"/>
        <w:bookmarkStart w:id="19575" w:name="_Toc10204463"/>
        <w:bookmarkStart w:id="19576" w:name="_Toc10208601"/>
        <w:bookmarkEnd w:id="19574"/>
        <w:bookmarkEnd w:id="19575"/>
        <w:bookmarkEnd w:id="19576"/>
      </w:del>
    </w:p>
    <w:p w14:paraId="2A96CC08" w14:textId="444B860A" w:rsidR="00564C22" w:rsidDel="00B33063" w:rsidRDefault="009B1AF1" w:rsidP="00564C22">
      <w:pPr>
        <w:pStyle w:val="berschrift4"/>
        <w:rPr>
          <w:del w:id="19577" w:author="Andreas Kuehne" w:date="2019-05-31T12:22:00Z"/>
        </w:rPr>
      </w:pPr>
      <w:del w:id="19578" w:author="Andreas Kuehne" w:date="2019-05-31T12:22:00Z">
        <w:r w:rsidDel="00B33063">
          <w:delText>Property – JSON Syntax</w:delText>
        </w:r>
        <w:bookmarkStart w:id="19579" w:name="_Toc10200326"/>
        <w:bookmarkStart w:id="19580" w:name="_Toc10204464"/>
        <w:bookmarkStart w:id="19581" w:name="_Toc10208602"/>
        <w:bookmarkEnd w:id="19579"/>
        <w:bookmarkEnd w:id="19580"/>
        <w:bookmarkEnd w:id="19581"/>
      </w:del>
    </w:p>
    <w:p w14:paraId="761E0AC5" w14:textId="7E22C81D" w:rsidR="00564C22" w:rsidRPr="0248A3D1" w:rsidDel="00B33063" w:rsidRDefault="009B1AF1" w:rsidP="00564C22">
      <w:pPr>
        <w:rPr>
          <w:del w:id="19582" w:author="Andreas Kuehne" w:date="2019-05-31T12:22:00Z"/>
        </w:rPr>
      </w:pPr>
      <w:del w:id="19583"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PropertyType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Property</w:delText>
        </w:r>
        <w:r w:rsidDel="00B33063">
          <w:delText xml:space="preserve"> component.</w:delText>
        </w:r>
        <w:bookmarkStart w:id="19584" w:name="_Toc10200327"/>
        <w:bookmarkStart w:id="19585" w:name="_Toc10204465"/>
        <w:bookmarkStart w:id="19586" w:name="_Toc10208603"/>
        <w:bookmarkEnd w:id="19584"/>
        <w:bookmarkEnd w:id="19585"/>
        <w:bookmarkEnd w:id="19586"/>
      </w:del>
    </w:p>
    <w:p w14:paraId="79902CC9" w14:textId="66F7DAE0" w:rsidR="00564C22" w:rsidRPr="C2430093" w:rsidDel="00B33063" w:rsidRDefault="009B1AF1" w:rsidP="00564C22">
      <w:pPr>
        <w:spacing w:line="259" w:lineRule="auto"/>
        <w:rPr>
          <w:del w:id="19587" w:author="Andreas Kuehne" w:date="2019-05-31T12:22:00Z"/>
          <w:rFonts w:eastAsia="Arial" w:cs="Arial"/>
          <w:sz w:val="22"/>
          <w:szCs w:val="22"/>
        </w:rPr>
      </w:pPr>
      <w:del w:id="19588"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Property</w:delText>
        </w:r>
        <w:r w:rsidRPr="002062A5" w:rsidDel="00B33063">
          <w:rPr>
            <w:rFonts w:eastAsia="Arial" w:cs="Arial"/>
            <w:sz w:val="22"/>
            <w:szCs w:val="22"/>
          </w:rPr>
          <w:delText xml:space="preserve"> using JSON-specific names mapped as shown in the table below.</w:delText>
        </w:r>
        <w:bookmarkStart w:id="19589" w:name="_Toc10200328"/>
        <w:bookmarkStart w:id="19590" w:name="_Toc10204466"/>
        <w:bookmarkStart w:id="19591" w:name="_Toc10208604"/>
        <w:bookmarkEnd w:id="19589"/>
        <w:bookmarkEnd w:id="19590"/>
        <w:bookmarkEnd w:id="19591"/>
      </w:del>
    </w:p>
    <w:tbl>
      <w:tblPr>
        <w:tblStyle w:val="Gitternetztabelle1hell1"/>
        <w:tblW w:w="0" w:type="auto"/>
        <w:tblLook w:val="04A0" w:firstRow="1" w:lastRow="0" w:firstColumn="1" w:lastColumn="0" w:noHBand="0" w:noVBand="1"/>
      </w:tblPr>
      <w:tblGrid>
        <w:gridCol w:w="4675"/>
        <w:gridCol w:w="4675"/>
      </w:tblGrid>
      <w:tr w:rsidR="00564C22" w:rsidDel="00B33063" w14:paraId="11F79BB0" w14:textId="552CF29D" w:rsidTr="00564C22">
        <w:trPr>
          <w:cnfStyle w:val="100000000000" w:firstRow="1" w:lastRow="0" w:firstColumn="0" w:lastColumn="0" w:oddVBand="0" w:evenVBand="0" w:oddHBand="0" w:evenHBand="0" w:firstRowFirstColumn="0" w:firstRowLastColumn="0" w:lastRowFirstColumn="0" w:lastRowLastColumn="0"/>
          <w:del w:id="1959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B1319BA" w14:textId="5DA187A3" w:rsidR="00564C22" w:rsidDel="00B33063" w:rsidRDefault="009B1AF1" w:rsidP="00564C22">
            <w:pPr>
              <w:pStyle w:val="Beschriftung"/>
              <w:rPr>
                <w:del w:id="19593" w:author="Andreas Kuehne" w:date="2019-05-31T12:22:00Z"/>
              </w:rPr>
            </w:pPr>
            <w:del w:id="19594" w:author="Andreas Kuehne" w:date="2019-05-31T12:22:00Z">
              <w:r w:rsidDel="00B33063">
                <w:delText>Element</w:delText>
              </w:r>
              <w:bookmarkStart w:id="19595" w:name="_Toc10200329"/>
              <w:bookmarkStart w:id="19596" w:name="_Toc10204467"/>
              <w:bookmarkStart w:id="19597" w:name="_Toc10208605"/>
              <w:bookmarkEnd w:id="19595"/>
              <w:bookmarkEnd w:id="19596"/>
              <w:bookmarkEnd w:id="19597"/>
            </w:del>
          </w:p>
        </w:tc>
        <w:tc>
          <w:tcPr>
            <w:tcW w:w="4675" w:type="dxa"/>
          </w:tcPr>
          <w:p w14:paraId="16CEAE0B" w14:textId="7C68A272"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9598" w:author="Andreas Kuehne" w:date="2019-05-31T12:22:00Z"/>
              </w:rPr>
            </w:pPr>
            <w:del w:id="19599" w:author="Andreas Kuehne" w:date="2019-05-31T12:22:00Z">
              <w:r w:rsidDel="00B33063">
                <w:delText>Implementing JSON member name</w:delText>
              </w:r>
              <w:bookmarkStart w:id="19600" w:name="_Toc10200330"/>
              <w:bookmarkStart w:id="19601" w:name="_Toc10204468"/>
              <w:bookmarkStart w:id="19602" w:name="_Toc10208606"/>
              <w:bookmarkEnd w:id="19600"/>
              <w:bookmarkEnd w:id="19601"/>
              <w:bookmarkEnd w:id="19602"/>
            </w:del>
          </w:p>
        </w:tc>
        <w:bookmarkStart w:id="19603" w:name="_Toc10200331"/>
        <w:bookmarkStart w:id="19604" w:name="_Toc10204469"/>
        <w:bookmarkStart w:id="19605" w:name="_Toc10208607"/>
        <w:bookmarkEnd w:id="19603"/>
        <w:bookmarkEnd w:id="19604"/>
        <w:bookmarkEnd w:id="19605"/>
      </w:tr>
      <w:tr w:rsidR="00564C22" w:rsidDel="00B33063" w14:paraId="1E6BA204" w14:textId="09EFFDDB" w:rsidTr="00564C22">
        <w:trPr>
          <w:del w:id="1960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31C718C" w14:textId="7AE9C16C" w:rsidR="00564C22" w:rsidRPr="002062A5" w:rsidDel="00B33063" w:rsidRDefault="009B1AF1" w:rsidP="00564C22">
            <w:pPr>
              <w:pStyle w:val="Beschriftung"/>
              <w:rPr>
                <w:del w:id="19607" w:author="Andreas Kuehne" w:date="2019-05-31T12:22:00Z"/>
                <w:rStyle w:val="Datatype"/>
                <w:b w:val="0"/>
                <w:bCs w:val="0"/>
              </w:rPr>
            </w:pPr>
            <w:del w:id="19608" w:author="Andreas Kuehne" w:date="2019-05-31T12:22:00Z">
              <w:r w:rsidRPr="002062A5" w:rsidDel="00B33063">
                <w:rPr>
                  <w:rStyle w:val="Datatype"/>
                </w:rPr>
                <w:delText>Identifier</w:delText>
              </w:r>
              <w:bookmarkStart w:id="19609" w:name="_Toc10200332"/>
              <w:bookmarkStart w:id="19610" w:name="_Toc10204470"/>
              <w:bookmarkStart w:id="19611" w:name="_Toc10208608"/>
              <w:bookmarkEnd w:id="19609"/>
              <w:bookmarkEnd w:id="19610"/>
              <w:bookmarkEnd w:id="19611"/>
            </w:del>
          </w:p>
        </w:tc>
        <w:tc>
          <w:tcPr>
            <w:tcW w:w="4675" w:type="dxa"/>
          </w:tcPr>
          <w:p w14:paraId="553CF40E" w14:textId="5D9A77B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9612" w:author="Andreas Kuehne" w:date="2019-05-31T12:22:00Z"/>
                <w:rStyle w:val="Datatype"/>
              </w:rPr>
            </w:pPr>
            <w:del w:id="19613" w:author="Andreas Kuehne" w:date="2019-05-31T12:22:00Z">
              <w:r w:rsidRPr="002062A5" w:rsidDel="00B33063">
                <w:rPr>
                  <w:rStyle w:val="Datatype"/>
                </w:rPr>
                <w:delText>id</w:delText>
              </w:r>
              <w:bookmarkStart w:id="19614" w:name="_Toc10200333"/>
              <w:bookmarkStart w:id="19615" w:name="_Toc10204471"/>
              <w:bookmarkStart w:id="19616" w:name="_Toc10208609"/>
              <w:bookmarkEnd w:id="19614"/>
              <w:bookmarkEnd w:id="19615"/>
              <w:bookmarkEnd w:id="19616"/>
            </w:del>
          </w:p>
        </w:tc>
        <w:bookmarkStart w:id="19617" w:name="_Toc10200334"/>
        <w:bookmarkStart w:id="19618" w:name="_Toc10204472"/>
        <w:bookmarkStart w:id="19619" w:name="_Toc10208610"/>
        <w:bookmarkEnd w:id="19617"/>
        <w:bookmarkEnd w:id="19618"/>
        <w:bookmarkEnd w:id="19619"/>
      </w:tr>
      <w:tr w:rsidR="00564C22" w:rsidDel="00B33063" w14:paraId="65A5B43D" w14:textId="32B7043E" w:rsidTr="00564C22">
        <w:trPr>
          <w:del w:id="1962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23340A2" w14:textId="78AC1689" w:rsidR="00564C22" w:rsidRPr="002062A5" w:rsidDel="00B33063" w:rsidRDefault="009B1AF1" w:rsidP="00564C22">
            <w:pPr>
              <w:pStyle w:val="Beschriftung"/>
              <w:rPr>
                <w:del w:id="19621" w:author="Andreas Kuehne" w:date="2019-05-31T12:22:00Z"/>
                <w:rStyle w:val="Datatype"/>
                <w:b w:val="0"/>
                <w:bCs w:val="0"/>
              </w:rPr>
            </w:pPr>
            <w:del w:id="19622" w:author="Andreas Kuehne" w:date="2019-05-31T12:22:00Z">
              <w:r w:rsidRPr="002062A5" w:rsidDel="00B33063">
                <w:rPr>
                  <w:rStyle w:val="Datatype"/>
                </w:rPr>
                <w:delText>Value</w:delText>
              </w:r>
              <w:bookmarkStart w:id="19623" w:name="_Toc10200335"/>
              <w:bookmarkStart w:id="19624" w:name="_Toc10204473"/>
              <w:bookmarkStart w:id="19625" w:name="_Toc10208611"/>
              <w:bookmarkEnd w:id="19623"/>
              <w:bookmarkEnd w:id="19624"/>
              <w:bookmarkEnd w:id="19625"/>
            </w:del>
          </w:p>
        </w:tc>
        <w:tc>
          <w:tcPr>
            <w:tcW w:w="4675" w:type="dxa"/>
          </w:tcPr>
          <w:p w14:paraId="23433DC7" w14:textId="255B1811"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9626" w:author="Andreas Kuehne" w:date="2019-05-31T12:22:00Z"/>
                <w:rStyle w:val="Datatype"/>
              </w:rPr>
            </w:pPr>
            <w:del w:id="19627" w:author="Andreas Kuehne" w:date="2019-05-31T12:22:00Z">
              <w:r w:rsidRPr="002062A5" w:rsidDel="00B33063">
                <w:rPr>
                  <w:rStyle w:val="Datatype"/>
                </w:rPr>
                <w:delText>val</w:delText>
              </w:r>
              <w:bookmarkStart w:id="19628" w:name="_Toc10200336"/>
              <w:bookmarkStart w:id="19629" w:name="_Toc10204474"/>
              <w:bookmarkStart w:id="19630" w:name="_Toc10208612"/>
              <w:bookmarkEnd w:id="19628"/>
              <w:bookmarkEnd w:id="19629"/>
              <w:bookmarkEnd w:id="19630"/>
            </w:del>
          </w:p>
        </w:tc>
        <w:bookmarkStart w:id="19631" w:name="_Toc10200337"/>
        <w:bookmarkStart w:id="19632" w:name="_Toc10204475"/>
        <w:bookmarkStart w:id="19633" w:name="_Toc10208613"/>
        <w:bookmarkEnd w:id="19631"/>
        <w:bookmarkEnd w:id="19632"/>
        <w:bookmarkEnd w:id="19633"/>
      </w:tr>
    </w:tbl>
    <w:p w14:paraId="210063CD" w14:textId="0D2ACB4F" w:rsidR="00564C22" w:rsidRPr="0202B381" w:rsidDel="00B33063" w:rsidRDefault="009B1AF1" w:rsidP="00564C22">
      <w:pPr>
        <w:rPr>
          <w:del w:id="19634" w:author="Andreas Kuehne" w:date="2019-05-31T12:22:00Z"/>
        </w:rPr>
      </w:pPr>
      <w:del w:id="19635"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PropertyType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9636" w:name="_Toc10200338"/>
        <w:bookmarkStart w:id="19637" w:name="_Toc10204476"/>
        <w:bookmarkStart w:id="19638" w:name="_Toc10208614"/>
        <w:bookmarkEnd w:id="19636"/>
        <w:bookmarkEnd w:id="19637"/>
        <w:bookmarkEnd w:id="19638"/>
      </w:del>
    </w:p>
    <w:p w14:paraId="27016892" w14:textId="45B7B335" w:rsidR="00564C22" w:rsidDel="00B33063" w:rsidRDefault="009B1AF1" w:rsidP="00564C22">
      <w:pPr>
        <w:pStyle w:val="Code"/>
        <w:spacing w:line="259" w:lineRule="auto"/>
        <w:rPr>
          <w:del w:id="19639" w:author="Andreas Kuehne" w:date="2019-05-31T12:22:00Z"/>
        </w:rPr>
      </w:pPr>
      <w:del w:id="19640" w:author="Andreas Kuehne" w:date="2019-05-31T12:22:00Z">
        <w:r w:rsidDel="00B33063">
          <w:rPr>
            <w:color w:val="31849B" w:themeColor="accent5" w:themeShade="BF"/>
          </w:rPr>
          <w:delText>"dss2-PropertyType"</w:delText>
        </w:r>
        <w:r w:rsidDel="00B33063">
          <w:delText>: {</w:delText>
        </w:r>
        <w:bookmarkStart w:id="19641" w:name="_Toc10200339"/>
        <w:bookmarkStart w:id="19642" w:name="_Toc10204477"/>
        <w:bookmarkStart w:id="19643" w:name="_Toc10208615"/>
        <w:bookmarkEnd w:id="19641"/>
        <w:bookmarkEnd w:id="19642"/>
        <w:bookmarkEnd w:id="19643"/>
      </w:del>
    </w:p>
    <w:p w14:paraId="7C156C3F" w14:textId="788217CD" w:rsidR="00564C22" w:rsidDel="00B33063" w:rsidRDefault="009B1AF1" w:rsidP="00564C22">
      <w:pPr>
        <w:pStyle w:val="Code"/>
        <w:spacing w:line="259" w:lineRule="auto"/>
        <w:rPr>
          <w:del w:id="19644" w:author="Andreas Kuehne" w:date="2019-05-31T12:22:00Z"/>
        </w:rPr>
      </w:pPr>
      <w:del w:id="19645"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9646" w:name="_Toc10200340"/>
        <w:bookmarkStart w:id="19647" w:name="_Toc10204478"/>
        <w:bookmarkStart w:id="19648" w:name="_Toc10208616"/>
        <w:bookmarkEnd w:id="19646"/>
        <w:bookmarkEnd w:id="19647"/>
        <w:bookmarkEnd w:id="19648"/>
      </w:del>
    </w:p>
    <w:p w14:paraId="5CE6AA77" w14:textId="146BB62D" w:rsidR="00564C22" w:rsidDel="00B33063" w:rsidRDefault="009B1AF1" w:rsidP="00564C22">
      <w:pPr>
        <w:pStyle w:val="Code"/>
        <w:spacing w:line="259" w:lineRule="auto"/>
        <w:rPr>
          <w:del w:id="19649" w:author="Andreas Kuehne" w:date="2019-05-31T12:22:00Z"/>
        </w:rPr>
      </w:pPr>
      <w:del w:id="19650" w:author="Andreas Kuehne" w:date="2019-05-31T12:22:00Z">
        <w:r w:rsidDel="00B33063">
          <w:rPr>
            <w:color w:val="31849B" w:themeColor="accent5" w:themeShade="BF"/>
          </w:rPr>
          <w:delText xml:space="preserve">  "properties"</w:delText>
        </w:r>
        <w:r w:rsidDel="00B33063">
          <w:delText>: {</w:delText>
        </w:r>
        <w:bookmarkStart w:id="19651" w:name="_Toc10200341"/>
        <w:bookmarkStart w:id="19652" w:name="_Toc10204479"/>
        <w:bookmarkStart w:id="19653" w:name="_Toc10208617"/>
        <w:bookmarkEnd w:id="19651"/>
        <w:bookmarkEnd w:id="19652"/>
        <w:bookmarkEnd w:id="19653"/>
      </w:del>
    </w:p>
    <w:p w14:paraId="1826818E" w14:textId="2C023036" w:rsidR="00564C22" w:rsidDel="00B33063" w:rsidRDefault="009B1AF1" w:rsidP="00564C22">
      <w:pPr>
        <w:pStyle w:val="Code"/>
        <w:spacing w:line="259" w:lineRule="auto"/>
        <w:rPr>
          <w:del w:id="19654" w:author="Andreas Kuehne" w:date="2019-05-31T12:22:00Z"/>
        </w:rPr>
      </w:pPr>
      <w:del w:id="19655" w:author="Andreas Kuehne" w:date="2019-05-31T12:22:00Z">
        <w:r w:rsidDel="00B33063">
          <w:rPr>
            <w:color w:val="31849B" w:themeColor="accent5" w:themeShade="BF"/>
          </w:rPr>
          <w:delText xml:space="preserve">    "id"</w:delText>
        </w:r>
        <w:r w:rsidDel="00B33063">
          <w:delText>: {</w:delText>
        </w:r>
        <w:bookmarkStart w:id="19656" w:name="_Toc10200342"/>
        <w:bookmarkStart w:id="19657" w:name="_Toc10204480"/>
        <w:bookmarkStart w:id="19658" w:name="_Toc10208618"/>
        <w:bookmarkEnd w:id="19656"/>
        <w:bookmarkEnd w:id="19657"/>
        <w:bookmarkEnd w:id="19658"/>
      </w:del>
    </w:p>
    <w:p w14:paraId="1844F4C3" w14:textId="2F6B4ED5" w:rsidR="00564C22" w:rsidDel="00B33063" w:rsidRDefault="009B1AF1" w:rsidP="00564C22">
      <w:pPr>
        <w:pStyle w:val="Code"/>
        <w:spacing w:line="259" w:lineRule="auto"/>
        <w:rPr>
          <w:del w:id="19659" w:author="Andreas Kuehne" w:date="2019-05-31T12:22:00Z"/>
        </w:rPr>
      </w:pPr>
      <w:del w:id="19660"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9661" w:name="_Toc10200343"/>
        <w:bookmarkStart w:id="19662" w:name="_Toc10204481"/>
        <w:bookmarkStart w:id="19663" w:name="_Toc10208619"/>
        <w:bookmarkEnd w:id="19661"/>
        <w:bookmarkEnd w:id="19662"/>
        <w:bookmarkEnd w:id="19663"/>
      </w:del>
    </w:p>
    <w:p w14:paraId="286E9DF4" w14:textId="417372CC" w:rsidR="00564C22" w:rsidDel="00B33063" w:rsidRDefault="009B1AF1" w:rsidP="00564C22">
      <w:pPr>
        <w:pStyle w:val="Code"/>
        <w:spacing w:line="259" w:lineRule="auto"/>
        <w:rPr>
          <w:del w:id="19664" w:author="Andreas Kuehne" w:date="2019-05-31T12:22:00Z"/>
        </w:rPr>
      </w:pPr>
      <w:del w:id="19665" w:author="Andreas Kuehne" w:date="2019-05-31T12:22:00Z">
        <w:r w:rsidDel="00B33063">
          <w:delText xml:space="preserve">    },</w:delText>
        </w:r>
        <w:bookmarkStart w:id="19666" w:name="_Toc10200344"/>
        <w:bookmarkStart w:id="19667" w:name="_Toc10204482"/>
        <w:bookmarkStart w:id="19668" w:name="_Toc10208620"/>
        <w:bookmarkEnd w:id="19666"/>
        <w:bookmarkEnd w:id="19667"/>
        <w:bookmarkEnd w:id="19668"/>
      </w:del>
    </w:p>
    <w:p w14:paraId="36AE6D90" w14:textId="63703ECA" w:rsidR="00564C22" w:rsidDel="00B33063" w:rsidRDefault="009B1AF1" w:rsidP="00564C22">
      <w:pPr>
        <w:pStyle w:val="Code"/>
        <w:spacing w:line="259" w:lineRule="auto"/>
        <w:rPr>
          <w:del w:id="19669" w:author="Andreas Kuehne" w:date="2019-05-31T12:22:00Z"/>
        </w:rPr>
      </w:pPr>
      <w:del w:id="19670" w:author="Andreas Kuehne" w:date="2019-05-31T12:22:00Z">
        <w:r w:rsidDel="00B33063">
          <w:rPr>
            <w:color w:val="31849B" w:themeColor="accent5" w:themeShade="BF"/>
          </w:rPr>
          <w:delText xml:space="preserve">    "val"</w:delText>
        </w:r>
        <w:r w:rsidDel="00B33063">
          <w:delText>: {</w:delText>
        </w:r>
        <w:bookmarkStart w:id="19671" w:name="_Toc10200345"/>
        <w:bookmarkStart w:id="19672" w:name="_Toc10204483"/>
        <w:bookmarkStart w:id="19673" w:name="_Toc10208621"/>
        <w:bookmarkEnd w:id="19671"/>
        <w:bookmarkEnd w:id="19672"/>
        <w:bookmarkEnd w:id="19673"/>
      </w:del>
    </w:p>
    <w:p w14:paraId="5CADF192" w14:textId="2B515E37" w:rsidR="00564C22" w:rsidDel="00B33063" w:rsidRDefault="009B1AF1" w:rsidP="00564C22">
      <w:pPr>
        <w:pStyle w:val="Code"/>
        <w:spacing w:line="259" w:lineRule="auto"/>
        <w:rPr>
          <w:del w:id="19674" w:author="Andreas Kuehne" w:date="2019-05-31T12:22:00Z"/>
        </w:rPr>
      </w:pPr>
      <w:del w:id="19675"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"#/definitions/dsb-AnyType"</w:delText>
        </w:r>
        <w:bookmarkStart w:id="19676" w:name="_Toc10200346"/>
        <w:bookmarkStart w:id="19677" w:name="_Toc10204484"/>
        <w:bookmarkStart w:id="19678" w:name="_Toc10208622"/>
        <w:bookmarkEnd w:id="19676"/>
        <w:bookmarkEnd w:id="19677"/>
        <w:bookmarkEnd w:id="19678"/>
      </w:del>
    </w:p>
    <w:p w14:paraId="18195A17" w14:textId="45DF88A2" w:rsidR="00564C22" w:rsidDel="00B33063" w:rsidRDefault="009B1AF1" w:rsidP="00564C22">
      <w:pPr>
        <w:pStyle w:val="Code"/>
        <w:spacing w:line="259" w:lineRule="auto"/>
        <w:rPr>
          <w:del w:id="19679" w:author="Andreas Kuehne" w:date="2019-05-31T12:22:00Z"/>
        </w:rPr>
      </w:pPr>
      <w:del w:id="19680" w:author="Andreas Kuehne" w:date="2019-05-31T12:22:00Z">
        <w:r w:rsidDel="00B33063">
          <w:delText xml:space="preserve">    }</w:delText>
        </w:r>
        <w:bookmarkStart w:id="19681" w:name="_Toc10200347"/>
        <w:bookmarkStart w:id="19682" w:name="_Toc10204485"/>
        <w:bookmarkStart w:id="19683" w:name="_Toc10208623"/>
        <w:bookmarkEnd w:id="19681"/>
        <w:bookmarkEnd w:id="19682"/>
        <w:bookmarkEnd w:id="19683"/>
      </w:del>
    </w:p>
    <w:p w14:paraId="1FA1D4FC" w14:textId="53D55C6C" w:rsidR="00564C22" w:rsidDel="00B33063" w:rsidRDefault="009B1AF1" w:rsidP="00564C22">
      <w:pPr>
        <w:pStyle w:val="Code"/>
        <w:spacing w:line="259" w:lineRule="auto"/>
        <w:rPr>
          <w:del w:id="19684" w:author="Andreas Kuehne" w:date="2019-05-31T12:22:00Z"/>
        </w:rPr>
      </w:pPr>
      <w:del w:id="19685" w:author="Andreas Kuehne" w:date="2019-05-31T12:22:00Z">
        <w:r w:rsidDel="00B33063">
          <w:delText xml:space="preserve">  },</w:delText>
        </w:r>
        <w:bookmarkStart w:id="19686" w:name="_Toc10200348"/>
        <w:bookmarkStart w:id="19687" w:name="_Toc10204486"/>
        <w:bookmarkStart w:id="19688" w:name="_Toc10208624"/>
        <w:bookmarkEnd w:id="19686"/>
        <w:bookmarkEnd w:id="19687"/>
        <w:bookmarkEnd w:id="19688"/>
      </w:del>
    </w:p>
    <w:p w14:paraId="1E749CF8" w14:textId="75710F8C" w:rsidR="00564C22" w:rsidDel="00B33063" w:rsidRDefault="009B1AF1" w:rsidP="00564C22">
      <w:pPr>
        <w:pStyle w:val="Code"/>
        <w:spacing w:line="259" w:lineRule="auto"/>
        <w:rPr>
          <w:del w:id="19689" w:author="Andreas Kuehne" w:date="2019-05-31T12:22:00Z"/>
        </w:rPr>
      </w:pPr>
      <w:del w:id="19690"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"id"</w:delText>
        </w:r>
        <w:r w:rsidDel="00B33063">
          <w:delText>]</w:delText>
        </w:r>
        <w:bookmarkStart w:id="19691" w:name="_Toc10200349"/>
        <w:bookmarkStart w:id="19692" w:name="_Toc10204487"/>
        <w:bookmarkStart w:id="19693" w:name="_Toc10208625"/>
        <w:bookmarkEnd w:id="19691"/>
        <w:bookmarkEnd w:id="19692"/>
        <w:bookmarkEnd w:id="19693"/>
      </w:del>
    </w:p>
    <w:p w14:paraId="7AB68C43" w14:textId="5F929837" w:rsidR="00564C22" w:rsidDel="00B33063" w:rsidRDefault="009B1AF1" w:rsidP="00564C22">
      <w:pPr>
        <w:pStyle w:val="Code"/>
        <w:spacing w:line="259" w:lineRule="auto"/>
        <w:rPr>
          <w:del w:id="19694" w:author="Andreas Kuehne" w:date="2019-05-31T12:22:00Z"/>
        </w:rPr>
      </w:pPr>
      <w:del w:id="19695" w:author="Andreas Kuehne" w:date="2019-05-31T12:22:00Z">
        <w:r w:rsidDel="00B33063">
          <w:delText>}</w:delText>
        </w:r>
        <w:bookmarkStart w:id="19696" w:name="_Toc10200350"/>
        <w:bookmarkStart w:id="19697" w:name="_Toc10204488"/>
        <w:bookmarkStart w:id="19698" w:name="_Toc10208626"/>
        <w:bookmarkEnd w:id="19696"/>
        <w:bookmarkEnd w:id="19697"/>
        <w:bookmarkEnd w:id="19698"/>
      </w:del>
    </w:p>
    <w:p w14:paraId="482FF30E" w14:textId="15E67284" w:rsidR="00564C22" w:rsidDel="00B33063" w:rsidRDefault="00564C22" w:rsidP="00564C22">
      <w:pPr>
        <w:rPr>
          <w:del w:id="19699" w:author="Andreas Kuehne" w:date="2019-05-31T12:22:00Z"/>
        </w:rPr>
      </w:pPr>
      <w:bookmarkStart w:id="19700" w:name="_Toc10200351"/>
      <w:bookmarkStart w:id="19701" w:name="_Toc10204489"/>
      <w:bookmarkStart w:id="19702" w:name="_Toc10208627"/>
      <w:bookmarkEnd w:id="19700"/>
      <w:bookmarkEnd w:id="19701"/>
      <w:bookmarkEnd w:id="19702"/>
    </w:p>
    <w:p w14:paraId="728C3EB8" w14:textId="299EC623" w:rsidR="00564C22" w:rsidDel="00B33063" w:rsidRDefault="009B1AF1" w:rsidP="00564C22">
      <w:pPr>
        <w:pStyle w:val="berschrift4"/>
        <w:rPr>
          <w:del w:id="19703" w:author="Andreas Kuehne" w:date="2019-05-31T12:22:00Z"/>
        </w:rPr>
      </w:pPr>
      <w:del w:id="19704" w:author="Andreas Kuehne" w:date="2019-05-31T12:22:00Z">
        <w:r w:rsidDel="00B33063">
          <w:delText>Property – XML Syntax</w:delText>
        </w:r>
        <w:bookmarkStart w:id="19705" w:name="_Toc10200352"/>
        <w:bookmarkStart w:id="19706" w:name="_Toc10204490"/>
        <w:bookmarkStart w:id="19707" w:name="_Toc10208628"/>
        <w:bookmarkEnd w:id="19705"/>
        <w:bookmarkEnd w:id="19706"/>
        <w:bookmarkEnd w:id="19707"/>
      </w:del>
    </w:p>
    <w:p w14:paraId="094F027F" w14:textId="0704CE55" w:rsidR="00564C22" w:rsidRPr="5404FA76" w:rsidDel="00B33063" w:rsidRDefault="009B1AF1" w:rsidP="00564C22">
      <w:pPr>
        <w:rPr>
          <w:del w:id="19708" w:author="Andreas Kuehne" w:date="2019-05-31T12:22:00Z"/>
        </w:rPr>
      </w:pPr>
      <w:del w:id="19709" w:author="Andreas Kuehne" w:date="2019-05-31T12:22:00Z">
        <w:r w:rsidRPr="0CCF9147" w:rsidDel="00B33063">
          <w:delText xml:space="preserve">The XML type </w:delText>
        </w:r>
        <w:r w:rsidRPr="002062A5" w:rsidDel="00B33063">
          <w:rPr>
            <w:rFonts w:ascii="Courier New" w:eastAsia="Courier New" w:hAnsi="Courier New" w:cs="Courier New"/>
          </w:rPr>
          <w:delText>PropertyType</w:delText>
        </w:r>
        <w:r w:rsidRPr="0CCF9147" w:rsidDel="00B33063">
          <w:delText xml:space="preserve"> SHALL implement the requirements defined in the </w:delText>
        </w:r>
        <w:r w:rsidRPr="002062A5" w:rsidDel="00B33063">
          <w:rPr>
            <w:rFonts w:ascii="Courier New" w:eastAsia="Courier New" w:hAnsi="Courier New" w:cs="Courier New"/>
          </w:rPr>
          <w:delText>Property</w:delText>
        </w:r>
        <w:r w:rsidDel="00B33063">
          <w:delText xml:space="preserve"> </w:delText>
        </w:r>
        <w:r w:rsidRPr="005A6FFD" w:rsidDel="00B33063">
          <w:delText>component.</w:delText>
        </w:r>
        <w:bookmarkStart w:id="19710" w:name="_Toc10200353"/>
        <w:bookmarkStart w:id="19711" w:name="_Toc10204491"/>
        <w:bookmarkStart w:id="19712" w:name="_Toc10208629"/>
        <w:bookmarkEnd w:id="19710"/>
        <w:bookmarkEnd w:id="19711"/>
        <w:bookmarkEnd w:id="19712"/>
      </w:del>
    </w:p>
    <w:p w14:paraId="371F7A1C" w14:textId="3925320F" w:rsidR="00564C22" w:rsidDel="00B33063" w:rsidRDefault="009B1AF1" w:rsidP="00564C22">
      <w:pPr>
        <w:rPr>
          <w:del w:id="19713" w:author="Andreas Kuehne" w:date="2019-05-31T12:22:00Z"/>
        </w:rPr>
      </w:pPr>
      <w:del w:id="19714"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PropertyType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19715" w:name="_Toc10200354"/>
        <w:bookmarkStart w:id="19716" w:name="_Toc10204492"/>
        <w:bookmarkStart w:id="19717" w:name="_Toc10208630"/>
        <w:bookmarkEnd w:id="19715"/>
        <w:bookmarkEnd w:id="19716"/>
        <w:bookmarkEnd w:id="19717"/>
      </w:del>
    </w:p>
    <w:p w14:paraId="4D9C51F2" w14:textId="27FD9DFA" w:rsidR="00564C22" w:rsidDel="00B33063" w:rsidRDefault="009B1AF1" w:rsidP="00564C22">
      <w:pPr>
        <w:pStyle w:val="Code"/>
        <w:rPr>
          <w:del w:id="19718" w:author="Andreas Kuehne" w:date="2019-05-31T12:22:00Z"/>
        </w:rPr>
      </w:pPr>
      <w:del w:id="19719"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PropertyType</w:delText>
        </w:r>
        <w:r w:rsidDel="00B33063">
          <w:rPr>
            <w:color w:val="943634" w:themeColor="accent2" w:themeShade="BF"/>
          </w:rPr>
          <w:delText>"</w:delText>
        </w:r>
        <w:r w:rsidDel="00B33063">
          <w:rPr>
            <w:color w:val="31849B" w:themeColor="accent5" w:themeShade="BF"/>
          </w:rPr>
          <w:delText>&gt;</w:delText>
        </w:r>
        <w:bookmarkStart w:id="19720" w:name="_Toc10200355"/>
        <w:bookmarkStart w:id="19721" w:name="_Toc10204493"/>
        <w:bookmarkStart w:id="19722" w:name="_Toc10208631"/>
        <w:bookmarkEnd w:id="19720"/>
        <w:bookmarkEnd w:id="19721"/>
        <w:bookmarkEnd w:id="19722"/>
      </w:del>
    </w:p>
    <w:p w14:paraId="01009F96" w14:textId="38C40C2C" w:rsidR="00564C22" w:rsidDel="00B33063" w:rsidRDefault="009B1AF1" w:rsidP="00564C22">
      <w:pPr>
        <w:pStyle w:val="Code"/>
        <w:rPr>
          <w:del w:id="19723" w:author="Andreas Kuehne" w:date="2019-05-31T12:22:00Z"/>
        </w:rPr>
      </w:pPr>
      <w:del w:id="19724" w:author="Andreas Kuehne" w:date="2019-05-31T12:22:00Z">
        <w:r w:rsidDel="00B33063">
          <w:rPr>
            <w:color w:val="31849B" w:themeColor="accent5" w:themeShade="BF"/>
          </w:rPr>
          <w:delText xml:space="preserve">  &lt;xs:sequence&gt;</w:delText>
        </w:r>
        <w:bookmarkStart w:id="19725" w:name="_Toc10200356"/>
        <w:bookmarkStart w:id="19726" w:name="_Toc10204494"/>
        <w:bookmarkStart w:id="19727" w:name="_Toc10208632"/>
        <w:bookmarkEnd w:id="19725"/>
        <w:bookmarkEnd w:id="19726"/>
        <w:bookmarkEnd w:id="19727"/>
      </w:del>
    </w:p>
    <w:p w14:paraId="0FF6FBD6" w14:textId="2B6FA1A4" w:rsidR="00564C22" w:rsidDel="00B33063" w:rsidRDefault="009B1AF1" w:rsidP="00564C22">
      <w:pPr>
        <w:pStyle w:val="Code"/>
        <w:rPr>
          <w:del w:id="19728" w:author="Andreas Kuehne" w:date="2019-05-31T12:22:00Z"/>
        </w:rPr>
      </w:pPr>
      <w:del w:id="19729"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Identifier</w:delText>
        </w:r>
        <w:r w:rsidDel="00B33063">
          <w:rPr>
            <w:color w:val="943634" w:themeColor="accent2" w:themeShade="BF"/>
          </w:rPr>
          <w:delText>" type="</w:delText>
        </w:r>
        <w:r w:rsidDel="00B33063">
          <w:rPr>
            <w:color w:val="244061" w:themeColor="accent1" w:themeShade="80"/>
          </w:rPr>
          <w:delText>xs:string</w:delText>
        </w:r>
        <w:r w:rsidDel="00B33063">
          <w:rPr>
            <w:color w:val="943634" w:themeColor="accent2" w:themeShade="BF"/>
          </w:rPr>
          <w:delText>"</w:delText>
        </w:r>
        <w:r w:rsidDel="00B33063">
          <w:rPr>
            <w:color w:val="31849B" w:themeColor="accent5" w:themeShade="BF"/>
          </w:rPr>
          <w:delText>/&gt;</w:delText>
        </w:r>
        <w:bookmarkStart w:id="19730" w:name="_Toc10200357"/>
        <w:bookmarkStart w:id="19731" w:name="_Toc10204495"/>
        <w:bookmarkStart w:id="19732" w:name="_Toc10208633"/>
        <w:bookmarkEnd w:id="19730"/>
        <w:bookmarkEnd w:id="19731"/>
        <w:bookmarkEnd w:id="19732"/>
      </w:del>
    </w:p>
    <w:p w14:paraId="1127F905" w14:textId="27732B42" w:rsidR="00564C22" w:rsidDel="00B33063" w:rsidRDefault="009B1AF1" w:rsidP="00564C22">
      <w:pPr>
        <w:pStyle w:val="Code"/>
        <w:rPr>
          <w:del w:id="19733" w:author="Andreas Kuehne" w:date="2019-05-31T12:22:00Z"/>
        </w:rPr>
      </w:pPr>
      <w:del w:id="19734"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Value</w:delText>
        </w:r>
        <w:r w:rsidDel="00B33063">
          <w:rPr>
            <w:color w:val="943634" w:themeColor="accent2" w:themeShade="BF"/>
          </w:rPr>
          <w:delText>" type="</w:delText>
        </w:r>
        <w:r w:rsidDel="00B33063">
          <w:rPr>
            <w:color w:val="244061" w:themeColor="accent1" w:themeShade="80"/>
          </w:rPr>
          <w:delText>dsb:AnyType</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9735" w:name="_Toc10200358"/>
        <w:bookmarkStart w:id="19736" w:name="_Toc10204496"/>
        <w:bookmarkStart w:id="19737" w:name="_Toc10208634"/>
        <w:bookmarkEnd w:id="19735"/>
        <w:bookmarkEnd w:id="19736"/>
        <w:bookmarkEnd w:id="19737"/>
      </w:del>
    </w:p>
    <w:p w14:paraId="4588DD3D" w14:textId="664CBF3E" w:rsidR="00564C22" w:rsidDel="00B33063" w:rsidRDefault="009B1AF1" w:rsidP="00564C22">
      <w:pPr>
        <w:pStyle w:val="Code"/>
        <w:rPr>
          <w:del w:id="19738" w:author="Andreas Kuehne" w:date="2019-05-31T12:22:00Z"/>
        </w:rPr>
      </w:pPr>
      <w:del w:id="19739" w:author="Andreas Kuehne" w:date="2019-05-31T12:22:00Z">
        <w:r w:rsidDel="00B33063">
          <w:rPr>
            <w:color w:val="31849B" w:themeColor="accent5" w:themeShade="BF"/>
          </w:rPr>
          <w:delText xml:space="preserve">  &lt;/xs:sequence&gt;</w:delText>
        </w:r>
        <w:bookmarkStart w:id="19740" w:name="_Toc10200359"/>
        <w:bookmarkStart w:id="19741" w:name="_Toc10204497"/>
        <w:bookmarkStart w:id="19742" w:name="_Toc10208635"/>
        <w:bookmarkEnd w:id="19740"/>
        <w:bookmarkEnd w:id="19741"/>
        <w:bookmarkEnd w:id="19742"/>
      </w:del>
    </w:p>
    <w:p w14:paraId="2E9C59FF" w14:textId="3D6E6B26" w:rsidR="00564C22" w:rsidDel="00B33063" w:rsidRDefault="009B1AF1" w:rsidP="00564C22">
      <w:pPr>
        <w:pStyle w:val="Code"/>
        <w:rPr>
          <w:del w:id="19743" w:author="Andreas Kuehne" w:date="2019-05-31T12:22:00Z"/>
        </w:rPr>
      </w:pPr>
      <w:del w:id="19744" w:author="Andreas Kuehne" w:date="2019-05-31T12:22:00Z">
        <w:r w:rsidDel="00B33063">
          <w:rPr>
            <w:color w:val="31849B" w:themeColor="accent5" w:themeShade="BF"/>
          </w:rPr>
          <w:delText>&lt;/xs:complexType&gt;</w:delText>
        </w:r>
        <w:bookmarkStart w:id="19745" w:name="_Toc10200360"/>
        <w:bookmarkStart w:id="19746" w:name="_Toc10204498"/>
        <w:bookmarkStart w:id="19747" w:name="_Toc10208636"/>
        <w:bookmarkEnd w:id="19745"/>
        <w:bookmarkEnd w:id="19746"/>
        <w:bookmarkEnd w:id="19747"/>
      </w:del>
    </w:p>
    <w:p w14:paraId="3F354BED" w14:textId="682ED4F3" w:rsidR="00564C22" w:rsidDel="00B33063" w:rsidRDefault="009B1AF1" w:rsidP="00564C22">
      <w:pPr>
        <w:spacing w:line="259" w:lineRule="auto"/>
        <w:rPr>
          <w:del w:id="19748" w:author="Andreas Kuehne" w:date="2019-05-31T12:22:00Z"/>
        </w:rPr>
      </w:pPr>
      <w:del w:id="19749"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PropertyType</w:delText>
        </w:r>
        <w:r w:rsidRPr="71C71F8C" w:rsidDel="00B33063">
          <w:delText xml:space="preserve"> </w:delText>
        </w:r>
        <w:r w:rsidDel="00B33063">
          <w:delText xml:space="preserve">XML element SHALL implement in XML syntax the sub-component that has a name equal to its local name. </w:delText>
        </w:r>
        <w:r w:rsidRPr="003A06D0" w:rsidDel="00B33063">
          <w:delText>. Therefore it occurs in the XML schema, too.</w:delText>
        </w:r>
        <w:bookmarkStart w:id="19750" w:name="_Toc10200361"/>
        <w:bookmarkStart w:id="19751" w:name="_Toc10204499"/>
        <w:bookmarkStart w:id="19752" w:name="_Toc10208637"/>
        <w:bookmarkEnd w:id="19750"/>
        <w:bookmarkEnd w:id="19751"/>
        <w:bookmarkEnd w:id="19752"/>
      </w:del>
    </w:p>
    <w:p w14:paraId="7AAE9717" w14:textId="57D8D2C0" w:rsidR="00564C22" w:rsidDel="00B33063" w:rsidRDefault="009B1AF1" w:rsidP="00564C22">
      <w:pPr>
        <w:pStyle w:val="berschrift3"/>
        <w:rPr>
          <w:del w:id="19753" w:author="Andreas Kuehne" w:date="2019-05-31T12:22:00Z"/>
        </w:rPr>
      </w:pPr>
      <w:bookmarkStart w:id="19754" w:name="_RefCompDAECD6A5"/>
      <w:del w:id="19755" w:author="Andreas Kuehne" w:date="2019-05-31T12:22:00Z">
        <w:r w:rsidDel="00B33063">
          <w:delText>Component IncludeObject</w:delText>
        </w:r>
        <w:bookmarkStart w:id="19756" w:name="_Toc10200362"/>
        <w:bookmarkStart w:id="19757" w:name="_Toc10204500"/>
        <w:bookmarkStart w:id="19758" w:name="_Toc10208638"/>
        <w:bookmarkEnd w:id="19754"/>
        <w:bookmarkEnd w:id="19756"/>
        <w:bookmarkEnd w:id="19757"/>
        <w:bookmarkEnd w:id="19758"/>
      </w:del>
    </w:p>
    <w:p w14:paraId="16E73EF3" w14:textId="1297FE7F" w:rsidR="00564C22" w:rsidDel="00B33063" w:rsidRDefault="001725A5" w:rsidP="00564C22">
      <w:pPr>
        <w:rPr>
          <w:del w:id="19759" w:author="Andreas Kuehne" w:date="2019-05-31T12:22:00Z"/>
        </w:rPr>
      </w:pPr>
      <w:del w:id="19760" w:author="Andreas Kuehne" w:date="2019-05-31T12:22:00Z">
        <w:r w:rsidRPr="003A06D0" w:rsidDel="00B33063">
          <w:delText xml:space="preserve">The </w:delText>
        </w:r>
        <w:r w:rsidRPr="003A06D0" w:rsidDel="00B33063">
          <w:rPr>
            <w:rFonts w:ascii="Courier New" w:eastAsia="Courier New" w:hAnsi="Courier New" w:cs="Courier New"/>
            <w:lang w:val="en-GB"/>
          </w:rPr>
          <w:delText>IncludeObject</w:delText>
        </w:r>
        <w:r w:rsidRPr="003A06D0" w:rsidDel="00B33063">
          <w:delText xml:space="preserve"> component is used to request the creation of an </w:delText>
        </w:r>
        <w:r w:rsidR="005A05CB" w:rsidRPr="003A06D0" w:rsidDel="00B33063">
          <w:delText>XMLDSig</w:delText>
        </w:r>
        <w:r w:rsidRPr="003A06D0" w:rsidDel="00B33063">
          <w:delText xml:space="preserve"> enveloping signature. Multiple occurrences of this optional input can be present in a single </w:delText>
        </w:r>
        <w:r w:rsidRPr="003A06D0" w:rsidDel="00B33063">
          <w:rPr>
            <w:rStyle w:val="Datatype"/>
            <w:lang w:val="en-GB"/>
          </w:rPr>
          <w:delText>SignRequest</w:delText>
        </w:r>
        <w:r w:rsidRPr="003A06D0" w:rsidDel="00B33063">
          <w:delText xml:space="preserve"> message. Each occurrence will cause the inclusion of an object inside the signature being created.</w:delText>
        </w:r>
        <w:bookmarkStart w:id="19761" w:name="_Toc10200363"/>
        <w:bookmarkStart w:id="19762" w:name="_Toc10204501"/>
        <w:bookmarkStart w:id="19763" w:name="_Toc10208639"/>
        <w:bookmarkEnd w:id="19761"/>
        <w:bookmarkEnd w:id="19762"/>
        <w:bookmarkEnd w:id="19763"/>
      </w:del>
    </w:p>
    <w:p w14:paraId="4066B1D7" w14:textId="7DC55024" w:rsidR="00564C22" w:rsidDel="00B33063" w:rsidRDefault="009B1AF1" w:rsidP="00564C22">
      <w:pPr>
        <w:rPr>
          <w:del w:id="19764" w:author="Andreas Kuehne" w:date="2019-05-31T12:22:00Z"/>
        </w:rPr>
      </w:pPr>
      <w:del w:id="19765" w:author="Andreas Kuehne" w:date="2019-05-31T12:22:00Z">
        <w:r w:rsidDel="00B33063">
          <w:delText>Below follows a list of the sub-components that constitute this component:</w:delText>
        </w:r>
        <w:bookmarkStart w:id="19766" w:name="_Toc10200364"/>
        <w:bookmarkStart w:id="19767" w:name="_Toc10204502"/>
        <w:bookmarkStart w:id="19768" w:name="_Toc10208640"/>
        <w:bookmarkEnd w:id="19766"/>
        <w:bookmarkEnd w:id="19767"/>
        <w:bookmarkEnd w:id="19768"/>
      </w:del>
    </w:p>
    <w:p w14:paraId="3EC15C79" w14:textId="48F38137" w:rsidR="00564C22" w:rsidDel="00B33063" w:rsidRDefault="009B1AF1" w:rsidP="00564C22">
      <w:pPr>
        <w:pStyle w:val="Member"/>
        <w:rPr>
          <w:del w:id="19769" w:author="Andreas Kuehne" w:date="2019-05-31T12:22:00Z"/>
        </w:rPr>
      </w:pPr>
      <w:del w:id="19770" w:author="Andreas Kuehne" w:date="2019-05-31T12:22:00Z">
        <w:r w:rsidDel="00B33063">
          <w:delText xml:space="preserve">The OPTIONAL </w:delText>
        </w:r>
        <w:r w:rsidRPr="35C1378D" w:rsidDel="00B33063">
          <w:rPr>
            <w:rStyle w:val="Datatype"/>
          </w:rPr>
          <w:delText>WhichData</w:delText>
        </w:r>
        <w:r w:rsidDel="00B33063">
          <w:delText xml:space="preserve"> element, if present, MUST contain one instance of a unique identifier reference. </w:delText>
        </w:r>
        <w:r w:rsidR="00D56DEC" w:rsidRPr="00D56DEC" w:rsidDel="00B33063">
          <w:delText xml:space="preserve">This element identifies the input </w:delText>
        </w:r>
        <w:r w:rsidR="00092265" w:rsidRPr="00092265" w:rsidDel="00B33063">
          <w:rPr>
            <w:rStyle w:val="Datatype"/>
          </w:rPr>
          <w:delText>Base64Data</w:delText>
        </w:r>
        <w:r w:rsidR="00092265" w:rsidDel="00B33063">
          <w:delText xml:space="preserve"> component</w:delText>
        </w:r>
        <w:r w:rsidR="00D56DEC" w:rsidRPr="00D56DEC" w:rsidDel="00B33063">
          <w:delText xml:space="preserve"> which will be inserted into the returned signature.</w:delText>
        </w:r>
        <w:bookmarkStart w:id="19771" w:name="_Toc10200365"/>
        <w:bookmarkStart w:id="19772" w:name="_Toc10204503"/>
        <w:bookmarkStart w:id="19773" w:name="_Toc10208641"/>
        <w:bookmarkEnd w:id="19771"/>
        <w:bookmarkEnd w:id="19772"/>
        <w:bookmarkEnd w:id="19773"/>
      </w:del>
    </w:p>
    <w:p w14:paraId="1B055FDB" w14:textId="348BE1DF" w:rsidR="00564C22" w:rsidDel="00B33063" w:rsidRDefault="009B1AF1" w:rsidP="00564C22">
      <w:pPr>
        <w:pStyle w:val="Member"/>
        <w:rPr>
          <w:del w:id="19774" w:author="Andreas Kuehne" w:date="2019-05-31T12:22:00Z"/>
        </w:rPr>
      </w:pPr>
      <w:del w:id="19775" w:author="Andreas Kuehne" w:date="2019-05-31T12:22:00Z">
        <w:r w:rsidDel="00B33063">
          <w:delText xml:space="preserve">The OPTIONAL </w:delText>
        </w:r>
        <w:r w:rsidRPr="35C1378D" w:rsidDel="00B33063">
          <w:rPr>
            <w:rStyle w:val="Datatype"/>
          </w:rPr>
          <w:delText>HasObjectTagsAndAttributesSet</w:delText>
        </w:r>
        <w:r w:rsidDel="00B33063">
          <w:delText xml:space="preserve"> element, if present, MUST contain one instance of a boolean. Its default value is '</w:delText>
        </w:r>
        <w:r w:rsidDel="00B33063">
          <w:rPr>
            <w:color w:val="244061" w:themeColor="accent1" w:themeShade="80"/>
          </w:rPr>
          <w:delText>false</w:delText>
        </w:r>
        <w:r w:rsidDel="00B33063">
          <w:delText xml:space="preserve">'. </w:delText>
        </w:r>
        <w:bookmarkStart w:id="19776" w:name="_Toc10200366"/>
        <w:bookmarkStart w:id="19777" w:name="_Toc10204504"/>
        <w:bookmarkStart w:id="19778" w:name="_Toc10208642"/>
        <w:bookmarkEnd w:id="19776"/>
        <w:bookmarkEnd w:id="19777"/>
        <w:bookmarkEnd w:id="19778"/>
      </w:del>
    </w:p>
    <w:p w14:paraId="383B1C7E" w14:textId="17E13E0C" w:rsidR="00564C22" w:rsidDel="00B33063" w:rsidRDefault="009B1AF1" w:rsidP="00564C22">
      <w:pPr>
        <w:pStyle w:val="Member"/>
        <w:rPr>
          <w:del w:id="19779" w:author="Andreas Kuehne" w:date="2019-05-31T12:22:00Z"/>
        </w:rPr>
      </w:pPr>
      <w:del w:id="19780" w:author="Andreas Kuehne" w:date="2019-05-31T12:22:00Z">
        <w:r w:rsidDel="00B33063">
          <w:delText xml:space="preserve">The OPTIONAL </w:delText>
        </w:r>
        <w:r w:rsidRPr="35C1378D" w:rsidDel="00B33063">
          <w:rPr>
            <w:rStyle w:val="Datatype"/>
          </w:rPr>
          <w:delText>ObjId</w:delText>
        </w:r>
        <w:r w:rsidDel="00B33063">
          <w:delText xml:space="preserve"> element, if present, MUST contain one instance of a string. </w:delText>
        </w:r>
        <w:r w:rsidRPr="003A06D0" w:rsidDel="00B33063">
          <w:delText xml:space="preserve">It sets the </w:delText>
        </w:r>
        <w:r w:rsidRPr="003A06D0" w:rsidDel="00B33063">
          <w:rPr>
            <w:rStyle w:val="Datatype"/>
            <w:lang w:val="en-GB"/>
          </w:rPr>
          <w:delText>Id</w:delText>
        </w:r>
        <w:r w:rsidRPr="003A06D0" w:rsidDel="00B33063">
          <w:delText xml:space="preserve"> attribute on the returned </w:delText>
        </w:r>
        <w:r w:rsidRPr="003A06D0" w:rsidDel="00B33063">
          <w:rPr>
            <w:rStyle w:val="Datatype"/>
            <w:lang w:val="en-GB"/>
          </w:rPr>
          <w:delText>&lt;ds:Object&gt;</w:delText>
        </w:r>
        <w:r w:rsidRPr="003A06D0" w:rsidDel="00B33063">
          <w:delText>.</w:delText>
        </w:r>
        <w:bookmarkStart w:id="19781" w:name="_Toc10200367"/>
        <w:bookmarkStart w:id="19782" w:name="_Toc10204505"/>
        <w:bookmarkStart w:id="19783" w:name="_Toc10208643"/>
        <w:bookmarkEnd w:id="19781"/>
        <w:bookmarkEnd w:id="19782"/>
        <w:bookmarkEnd w:id="19783"/>
      </w:del>
    </w:p>
    <w:p w14:paraId="4EC0CFA3" w14:textId="1837E7EE" w:rsidR="00564C22" w:rsidDel="00B33063" w:rsidRDefault="009B1AF1" w:rsidP="00564C22">
      <w:pPr>
        <w:pStyle w:val="Member"/>
        <w:rPr>
          <w:del w:id="19784" w:author="Andreas Kuehne" w:date="2019-05-31T12:22:00Z"/>
        </w:rPr>
      </w:pPr>
      <w:del w:id="19785" w:author="Andreas Kuehne" w:date="2019-05-31T12:22:00Z">
        <w:r w:rsidDel="00B33063">
          <w:delText xml:space="preserve">The OPTIONAL </w:delText>
        </w:r>
        <w:r w:rsidRPr="35C1378D" w:rsidDel="00B33063">
          <w:rPr>
            <w:rStyle w:val="Datatype"/>
          </w:rPr>
          <w:delText>createReference</w:delText>
        </w:r>
        <w:r w:rsidDel="00B33063">
          <w:delText xml:space="preserve"> element, if present, MUST contain one instance of a boolean. Its default value is '</w:delText>
        </w:r>
        <w:r w:rsidDel="00B33063">
          <w:rPr>
            <w:color w:val="244061" w:themeColor="accent1" w:themeShade="80"/>
          </w:rPr>
          <w:delText>true</w:delText>
        </w:r>
        <w:r w:rsidDel="00B33063">
          <w:delText xml:space="preserve">'. </w:delText>
        </w:r>
        <w:r w:rsidRPr="003A06D0" w:rsidDel="00B33063">
          <w:delText xml:space="preserve">If the </w:delText>
        </w:r>
        <w:r w:rsidRPr="003A06D0" w:rsidDel="00B33063">
          <w:rPr>
            <w:rStyle w:val="Datatype"/>
            <w:lang w:val="en-GB"/>
          </w:rPr>
          <w:delText>createReference</w:delText>
        </w:r>
        <w:r w:rsidRPr="003A06D0" w:rsidDel="00B33063">
          <w:delText xml:space="preserve"> element is set to false inhibits the creation of the </w:delText>
        </w:r>
        <w:r w:rsidRPr="003A06D0" w:rsidDel="00B33063">
          <w:rPr>
            <w:rStyle w:val="Datatype"/>
            <w:lang w:val="en-GB"/>
          </w:rPr>
          <w:delText>&lt;ds:Reference&gt;</w:delText>
        </w:r>
        <w:r w:rsidRPr="003A06D0" w:rsidDel="00B33063">
          <w:delText xml:space="preserve"> associated to the </w:delText>
        </w:r>
        <w:r w:rsidRPr="003A06D0" w:rsidDel="00B33063">
          <w:rPr>
            <w:rStyle w:val="Datatype"/>
            <w:lang w:val="en-GB"/>
          </w:rPr>
          <w:delText>RefURI</w:delText>
        </w:r>
        <w:r w:rsidRPr="003A06D0" w:rsidDel="00B33063">
          <w:delText xml:space="preserve"> element of the input document referred by the </w:delText>
        </w:r>
        <w:r w:rsidRPr="003A06D0" w:rsidDel="00B33063">
          <w:rPr>
            <w:rStyle w:val="Datatype"/>
            <w:lang w:val="en-GB"/>
          </w:rPr>
          <w:delText>WhichD</w:delText>
        </w:r>
        <w:r w:rsidR="00092265" w:rsidDel="00B33063">
          <w:rPr>
            <w:rStyle w:val="Datatype"/>
            <w:lang w:val="en-GB"/>
          </w:rPr>
          <w:delText>a</w:delText>
        </w:r>
        <w:r w:rsidRPr="003A06D0" w:rsidDel="00B33063">
          <w:rPr>
            <w:rStyle w:val="Datatype"/>
            <w:lang w:val="en-GB"/>
          </w:rPr>
          <w:delText>t</w:delText>
        </w:r>
        <w:r w:rsidR="00092265" w:rsidDel="00B33063">
          <w:rPr>
            <w:rStyle w:val="Datatype"/>
            <w:lang w:val="en-GB"/>
          </w:rPr>
          <w:delText>a</w:delText>
        </w:r>
        <w:r w:rsidRPr="003A06D0" w:rsidDel="00B33063">
          <w:delText xml:space="preserve"> element, effectively allowing clients to include </w:delText>
        </w:r>
        <w:r w:rsidRPr="003A06D0" w:rsidDel="00B33063">
          <w:rPr>
            <w:rStyle w:val="Datatype"/>
            <w:lang w:val="en-GB"/>
          </w:rPr>
          <w:delText>&lt;ds:Object&gt;</w:delText>
        </w:r>
        <w:r w:rsidRPr="003A06D0" w:rsidDel="00B33063">
          <w:delText xml:space="preserve"> elements not covered/protected by the signature being created.</w:delText>
        </w:r>
        <w:bookmarkStart w:id="19786" w:name="_Toc10200368"/>
        <w:bookmarkStart w:id="19787" w:name="_Toc10204506"/>
        <w:bookmarkStart w:id="19788" w:name="_Toc10208644"/>
        <w:bookmarkEnd w:id="19786"/>
        <w:bookmarkEnd w:id="19787"/>
        <w:bookmarkEnd w:id="19788"/>
      </w:del>
    </w:p>
    <w:p w14:paraId="55EA6D17" w14:textId="4F69C98B" w:rsidR="00564C22" w:rsidDel="00B33063" w:rsidRDefault="009B1AF1" w:rsidP="00564C22">
      <w:pPr>
        <w:pStyle w:val="berschrift4"/>
        <w:rPr>
          <w:del w:id="19789" w:author="Andreas Kuehne" w:date="2019-05-31T12:22:00Z"/>
        </w:rPr>
      </w:pPr>
      <w:del w:id="19790" w:author="Andreas Kuehne" w:date="2019-05-31T12:22:00Z">
        <w:r w:rsidDel="00B33063">
          <w:delText>IncludeObject – JSON Syntax</w:delText>
        </w:r>
        <w:bookmarkStart w:id="19791" w:name="_Toc10200369"/>
        <w:bookmarkStart w:id="19792" w:name="_Toc10204507"/>
        <w:bookmarkStart w:id="19793" w:name="_Toc10208645"/>
        <w:bookmarkEnd w:id="19791"/>
        <w:bookmarkEnd w:id="19792"/>
        <w:bookmarkEnd w:id="19793"/>
      </w:del>
    </w:p>
    <w:p w14:paraId="1D67F322" w14:textId="419291B8" w:rsidR="00564C22" w:rsidRPr="0248A3D1" w:rsidDel="00B33063" w:rsidRDefault="009B1AF1" w:rsidP="00564C22">
      <w:pPr>
        <w:rPr>
          <w:del w:id="19794" w:author="Andreas Kuehne" w:date="2019-05-31T12:22:00Z"/>
        </w:rPr>
      </w:pPr>
      <w:del w:id="19795"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IncludeObjectType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IncludeObject</w:delText>
        </w:r>
        <w:r w:rsidDel="00B33063">
          <w:delText xml:space="preserve"> component.</w:delText>
        </w:r>
        <w:bookmarkStart w:id="19796" w:name="_Toc10200370"/>
        <w:bookmarkStart w:id="19797" w:name="_Toc10204508"/>
        <w:bookmarkStart w:id="19798" w:name="_Toc10208646"/>
        <w:bookmarkEnd w:id="19796"/>
        <w:bookmarkEnd w:id="19797"/>
        <w:bookmarkEnd w:id="19798"/>
      </w:del>
    </w:p>
    <w:p w14:paraId="37E728C8" w14:textId="74BD9627" w:rsidR="00564C22" w:rsidRPr="C2430093" w:rsidDel="00B33063" w:rsidRDefault="009B1AF1" w:rsidP="00564C22">
      <w:pPr>
        <w:spacing w:line="259" w:lineRule="auto"/>
        <w:rPr>
          <w:del w:id="19799" w:author="Andreas Kuehne" w:date="2019-05-31T12:22:00Z"/>
          <w:rFonts w:eastAsia="Arial" w:cs="Arial"/>
          <w:sz w:val="22"/>
          <w:szCs w:val="22"/>
        </w:rPr>
      </w:pPr>
      <w:del w:id="19800"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IncludeObject</w:delText>
        </w:r>
        <w:r w:rsidRPr="002062A5" w:rsidDel="00B33063">
          <w:rPr>
            <w:rFonts w:eastAsia="Arial" w:cs="Arial"/>
            <w:sz w:val="22"/>
            <w:szCs w:val="22"/>
          </w:rPr>
          <w:delText xml:space="preserve"> using JSON-specific names mapped as shown in the table below.</w:delText>
        </w:r>
        <w:bookmarkStart w:id="19801" w:name="_Toc10200371"/>
        <w:bookmarkStart w:id="19802" w:name="_Toc10204509"/>
        <w:bookmarkStart w:id="19803" w:name="_Toc10208647"/>
        <w:bookmarkEnd w:id="19801"/>
        <w:bookmarkEnd w:id="19802"/>
        <w:bookmarkEnd w:id="19803"/>
      </w:del>
    </w:p>
    <w:tbl>
      <w:tblPr>
        <w:tblStyle w:val="Gitternetztabelle1hell1"/>
        <w:tblW w:w="0" w:type="auto"/>
        <w:tblLook w:val="04A0" w:firstRow="1" w:lastRow="0" w:firstColumn="1" w:lastColumn="0" w:noHBand="0" w:noVBand="1"/>
      </w:tblPr>
      <w:tblGrid>
        <w:gridCol w:w="4675"/>
        <w:gridCol w:w="4675"/>
      </w:tblGrid>
      <w:tr w:rsidR="00564C22" w:rsidDel="00B33063" w14:paraId="2F7A0527" w14:textId="432B1130" w:rsidTr="00564C22">
        <w:trPr>
          <w:cnfStyle w:val="100000000000" w:firstRow="1" w:lastRow="0" w:firstColumn="0" w:lastColumn="0" w:oddVBand="0" w:evenVBand="0" w:oddHBand="0" w:evenHBand="0" w:firstRowFirstColumn="0" w:firstRowLastColumn="0" w:lastRowFirstColumn="0" w:lastRowLastColumn="0"/>
          <w:del w:id="1980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A145ACC" w14:textId="44607181" w:rsidR="00564C22" w:rsidDel="00B33063" w:rsidRDefault="009B1AF1" w:rsidP="00564C22">
            <w:pPr>
              <w:pStyle w:val="Beschriftung"/>
              <w:rPr>
                <w:del w:id="19805" w:author="Andreas Kuehne" w:date="2019-05-31T12:22:00Z"/>
              </w:rPr>
            </w:pPr>
            <w:del w:id="19806" w:author="Andreas Kuehne" w:date="2019-05-31T12:22:00Z">
              <w:r w:rsidDel="00B33063">
                <w:delText>Element</w:delText>
              </w:r>
              <w:bookmarkStart w:id="19807" w:name="_Toc10200372"/>
              <w:bookmarkStart w:id="19808" w:name="_Toc10204510"/>
              <w:bookmarkStart w:id="19809" w:name="_Toc10208648"/>
              <w:bookmarkEnd w:id="19807"/>
              <w:bookmarkEnd w:id="19808"/>
              <w:bookmarkEnd w:id="19809"/>
            </w:del>
          </w:p>
        </w:tc>
        <w:tc>
          <w:tcPr>
            <w:tcW w:w="4675" w:type="dxa"/>
          </w:tcPr>
          <w:p w14:paraId="39EC0B4B" w14:textId="6F7052F2"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9810" w:author="Andreas Kuehne" w:date="2019-05-31T12:22:00Z"/>
              </w:rPr>
            </w:pPr>
            <w:del w:id="19811" w:author="Andreas Kuehne" w:date="2019-05-31T12:22:00Z">
              <w:r w:rsidDel="00B33063">
                <w:delText>Implementing JSON member name</w:delText>
              </w:r>
              <w:bookmarkStart w:id="19812" w:name="_Toc10200373"/>
              <w:bookmarkStart w:id="19813" w:name="_Toc10204511"/>
              <w:bookmarkStart w:id="19814" w:name="_Toc10208649"/>
              <w:bookmarkEnd w:id="19812"/>
              <w:bookmarkEnd w:id="19813"/>
              <w:bookmarkEnd w:id="19814"/>
            </w:del>
          </w:p>
        </w:tc>
        <w:bookmarkStart w:id="19815" w:name="_Toc10200374"/>
        <w:bookmarkStart w:id="19816" w:name="_Toc10204512"/>
        <w:bookmarkStart w:id="19817" w:name="_Toc10208650"/>
        <w:bookmarkEnd w:id="19815"/>
        <w:bookmarkEnd w:id="19816"/>
        <w:bookmarkEnd w:id="19817"/>
      </w:tr>
      <w:tr w:rsidR="00564C22" w:rsidDel="00B33063" w14:paraId="77940C47" w14:textId="795AC5F0" w:rsidTr="00564C22">
        <w:trPr>
          <w:del w:id="1981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72478E3" w14:textId="23B7BDF3" w:rsidR="00564C22" w:rsidRPr="002062A5" w:rsidDel="00B33063" w:rsidRDefault="009B1AF1" w:rsidP="00564C22">
            <w:pPr>
              <w:pStyle w:val="Beschriftung"/>
              <w:rPr>
                <w:del w:id="19819" w:author="Andreas Kuehne" w:date="2019-05-31T12:22:00Z"/>
                <w:rStyle w:val="Datatype"/>
                <w:b w:val="0"/>
                <w:bCs w:val="0"/>
              </w:rPr>
            </w:pPr>
            <w:del w:id="19820" w:author="Andreas Kuehne" w:date="2019-05-31T12:22:00Z">
              <w:r w:rsidRPr="002062A5" w:rsidDel="00B33063">
                <w:rPr>
                  <w:rStyle w:val="Datatype"/>
                </w:rPr>
                <w:delText>WhichData</w:delText>
              </w:r>
              <w:bookmarkStart w:id="19821" w:name="_Toc10200375"/>
              <w:bookmarkStart w:id="19822" w:name="_Toc10204513"/>
              <w:bookmarkStart w:id="19823" w:name="_Toc10208651"/>
              <w:bookmarkEnd w:id="19821"/>
              <w:bookmarkEnd w:id="19822"/>
              <w:bookmarkEnd w:id="19823"/>
            </w:del>
          </w:p>
        </w:tc>
        <w:tc>
          <w:tcPr>
            <w:tcW w:w="4675" w:type="dxa"/>
          </w:tcPr>
          <w:p w14:paraId="4D3EA6DB" w14:textId="7BAB6551"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9824" w:author="Andreas Kuehne" w:date="2019-05-31T12:22:00Z"/>
                <w:rStyle w:val="Datatype"/>
              </w:rPr>
            </w:pPr>
            <w:del w:id="19825" w:author="Andreas Kuehne" w:date="2019-05-31T12:22:00Z">
              <w:r w:rsidRPr="002062A5" w:rsidDel="00B33063">
                <w:rPr>
                  <w:rStyle w:val="Datatype"/>
                </w:rPr>
                <w:delText>whichData</w:delText>
              </w:r>
              <w:bookmarkStart w:id="19826" w:name="_Toc10200376"/>
              <w:bookmarkStart w:id="19827" w:name="_Toc10204514"/>
              <w:bookmarkStart w:id="19828" w:name="_Toc10208652"/>
              <w:bookmarkEnd w:id="19826"/>
              <w:bookmarkEnd w:id="19827"/>
              <w:bookmarkEnd w:id="19828"/>
            </w:del>
          </w:p>
        </w:tc>
        <w:bookmarkStart w:id="19829" w:name="_Toc10200377"/>
        <w:bookmarkStart w:id="19830" w:name="_Toc10204515"/>
        <w:bookmarkStart w:id="19831" w:name="_Toc10208653"/>
        <w:bookmarkEnd w:id="19829"/>
        <w:bookmarkEnd w:id="19830"/>
        <w:bookmarkEnd w:id="19831"/>
      </w:tr>
      <w:tr w:rsidR="00564C22" w:rsidDel="00B33063" w14:paraId="5D1F7D6E" w14:textId="6CA8F7F6" w:rsidTr="00564C22">
        <w:trPr>
          <w:del w:id="1983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5A7EF24" w14:textId="085929AA" w:rsidR="00564C22" w:rsidRPr="002062A5" w:rsidDel="00B33063" w:rsidRDefault="009B1AF1" w:rsidP="00564C22">
            <w:pPr>
              <w:pStyle w:val="Beschriftung"/>
              <w:rPr>
                <w:del w:id="19833" w:author="Andreas Kuehne" w:date="2019-05-31T12:22:00Z"/>
                <w:rStyle w:val="Datatype"/>
                <w:b w:val="0"/>
                <w:bCs w:val="0"/>
              </w:rPr>
            </w:pPr>
            <w:del w:id="19834" w:author="Andreas Kuehne" w:date="2019-05-31T12:22:00Z">
              <w:r w:rsidRPr="002062A5" w:rsidDel="00B33063">
                <w:rPr>
                  <w:rStyle w:val="Datatype"/>
                </w:rPr>
                <w:delText>HasObjectTagsAndAttributesSet</w:delText>
              </w:r>
              <w:bookmarkStart w:id="19835" w:name="_Toc10200378"/>
              <w:bookmarkStart w:id="19836" w:name="_Toc10204516"/>
              <w:bookmarkStart w:id="19837" w:name="_Toc10208654"/>
              <w:bookmarkEnd w:id="19835"/>
              <w:bookmarkEnd w:id="19836"/>
              <w:bookmarkEnd w:id="19837"/>
            </w:del>
          </w:p>
        </w:tc>
        <w:tc>
          <w:tcPr>
            <w:tcW w:w="4675" w:type="dxa"/>
          </w:tcPr>
          <w:p w14:paraId="168DE88F" w14:textId="1A1682E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9838" w:author="Andreas Kuehne" w:date="2019-05-31T12:22:00Z"/>
                <w:rStyle w:val="Datatype"/>
              </w:rPr>
            </w:pPr>
            <w:del w:id="19839" w:author="Andreas Kuehne" w:date="2019-05-31T12:22:00Z">
              <w:r w:rsidRPr="002062A5" w:rsidDel="00B33063">
                <w:rPr>
                  <w:rStyle w:val="Datatype"/>
                </w:rPr>
                <w:delText>hasObjectTagsAndAttributesSet</w:delText>
              </w:r>
              <w:bookmarkStart w:id="19840" w:name="_Toc10200379"/>
              <w:bookmarkStart w:id="19841" w:name="_Toc10204517"/>
              <w:bookmarkStart w:id="19842" w:name="_Toc10208655"/>
              <w:bookmarkEnd w:id="19840"/>
              <w:bookmarkEnd w:id="19841"/>
              <w:bookmarkEnd w:id="19842"/>
            </w:del>
          </w:p>
        </w:tc>
        <w:bookmarkStart w:id="19843" w:name="_Toc10200380"/>
        <w:bookmarkStart w:id="19844" w:name="_Toc10204518"/>
        <w:bookmarkStart w:id="19845" w:name="_Toc10208656"/>
        <w:bookmarkEnd w:id="19843"/>
        <w:bookmarkEnd w:id="19844"/>
        <w:bookmarkEnd w:id="19845"/>
      </w:tr>
      <w:tr w:rsidR="00564C22" w:rsidDel="00B33063" w14:paraId="239618DF" w14:textId="6D863137" w:rsidTr="00564C22">
        <w:trPr>
          <w:del w:id="1984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C1BC9BE" w14:textId="3AFBEBD2" w:rsidR="00564C22" w:rsidRPr="002062A5" w:rsidDel="00B33063" w:rsidRDefault="009B1AF1" w:rsidP="00564C22">
            <w:pPr>
              <w:pStyle w:val="Beschriftung"/>
              <w:rPr>
                <w:del w:id="19847" w:author="Andreas Kuehne" w:date="2019-05-31T12:22:00Z"/>
                <w:rStyle w:val="Datatype"/>
                <w:b w:val="0"/>
                <w:bCs w:val="0"/>
              </w:rPr>
            </w:pPr>
            <w:del w:id="19848" w:author="Andreas Kuehne" w:date="2019-05-31T12:22:00Z">
              <w:r w:rsidRPr="002062A5" w:rsidDel="00B33063">
                <w:rPr>
                  <w:rStyle w:val="Datatype"/>
                </w:rPr>
                <w:delText>ObjId</w:delText>
              </w:r>
              <w:bookmarkStart w:id="19849" w:name="_Toc10200381"/>
              <w:bookmarkStart w:id="19850" w:name="_Toc10204519"/>
              <w:bookmarkStart w:id="19851" w:name="_Toc10208657"/>
              <w:bookmarkEnd w:id="19849"/>
              <w:bookmarkEnd w:id="19850"/>
              <w:bookmarkEnd w:id="19851"/>
            </w:del>
          </w:p>
        </w:tc>
        <w:tc>
          <w:tcPr>
            <w:tcW w:w="4675" w:type="dxa"/>
          </w:tcPr>
          <w:p w14:paraId="71173D43" w14:textId="2FCD2EB9"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9852" w:author="Andreas Kuehne" w:date="2019-05-31T12:22:00Z"/>
                <w:rStyle w:val="Datatype"/>
              </w:rPr>
            </w:pPr>
            <w:del w:id="19853" w:author="Andreas Kuehne" w:date="2019-05-31T12:22:00Z">
              <w:r w:rsidRPr="002062A5" w:rsidDel="00B33063">
                <w:rPr>
                  <w:rStyle w:val="Datatype"/>
                </w:rPr>
                <w:delText>objId</w:delText>
              </w:r>
              <w:bookmarkStart w:id="19854" w:name="_Toc10200382"/>
              <w:bookmarkStart w:id="19855" w:name="_Toc10204520"/>
              <w:bookmarkStart w:id="19856" w:name="_Toc10208658"/>
              <w:bookmarkEnd w:id="19854"/>
              <w:bookmarkEnd w:id="19855"/>
              <w:bookmarkEnd w:id="19856"/>
            </w:del>
          </w:p>
        </w:tc>
        <w:bookmarkStart w:id="19857" w:name="_Toc10200383"/>
        <w:bookmarkStart w:id="19858" w:name="_Toc10204521"/>
        <w:bookmarkStart w:id="19859" w:name="_Toc10208659"/>
        <w:bookmarkEnd w:id="19857"/>
        <w:bookmarkEnd w:id="19858"/>
        <w:bookmarkEnd w:id="19859"/>
      </w:tr>
      <w:tr w:rsidR="00564C22" w:rsidDel="00B33063" w14:paraId="3818B706" w14:textId="237348DE" w:rsidTr="00564C22">
        <w:trPr>
          <w:del w:id="1986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044DB48" w14:textId="38AE3A11" w:rsidR="00564C22" w:rsidRPr="002062A5" w:rsidDel="00B33063" w:rsidRDefault="009B1AF1" w:rsidP="00564C22">
            <w:pPr>
              <w:pStyle w:val="Beschriftung"/>
              <w:rPr>
                <w:del w:id="19861" w:author="Andreas Kuehne" w:date="2019-05-31T12:22:00Z"/>
                <w:rStyle w:val="Datatype"/>
                <w:b w:val="0"/>
                <w:bCs w:val="0"/>
              </w:rPr>
            </w:pPr>
            <w:del w:id="19862" w:author="Andreas Kuehne" w:date="2019-05-31T12:22:00Z">
              <w:r w:rsidRPr="002062A5" w:rsidDel="00B33063">
                <w:rPr>
                  <w:rStyle w:val="Datatype"/>
                </w:rPr>
                <w:delText>createReference</w:delText>
              </w:r>
              <w:bookmarkStart w:id="19863" w:name="_Toc10200384"/>
              <w:bookmarkStart w:id="19864" w:name="_Toc10204522"/>
              <w:bookmarkStart w:id="19865" w:name="_Toc10208660"/>
              <w:bookmarkEnd w:id="19863"/>
              <w:bookmarkEnd w:id="19864"/>
              <w:bookmarkEnd w:id="19865"/>
            </w:del>
          </w:p>
        </w:tc>
        <w:tc>
          <w:tcPr>
            <w:tcW w:w="4675" w:type="dxa"/>
          </w:tcPr>
          <w:p w14:paraId="7C9D42CD" w14:textId="1E0E3E28"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9866" w:author="Andreas Kuehne" w:date="2019-05-31T12:22:00Z"/>
                <w:rStyle w:val="Datatype"/>
              </w:rPr>
            </w:pPr>
            <w:del w:id="19867" w:author="Andreas Kuehne" w:date="2019-05-31T12:22:00Z">
              <w:r w:rsidRPr="002062A5" w:rsidDel="00B33063">
                <w:rPr>
                  <w:rStyle w:val="Datatype"/>
                </w:rPr>
                <w:delText>createRef</w:delText>
              </w:r>
              <w:bookmarkStart w:id="19868" w:name="_Toc10200385"/>
              <w:bookmarkStart w:id="19869" w:name="_Toc10204523"/>
              <w:bookmarkStart w:id="19870" w:name="_Toc10208661"/>
              <w:bookmarkEnd w:id="19868"/>
              <w:bookmarkEnd w:id="19869"/>
              <w:bookmarkEnd w:id="19870"/>
            </w:del>
          </w:p>
        </w:tc>
        <w:bookmarkStart w:id="19871" w:name="_Toc10200386"/>
        <w:bookmarkStart w:id="19872" w:name="_Toc10204524"/>
        <w:bookmarkStart w:id="19873" w:name="_Toc10208662"/>
        <w:bookmarkEnd w:id="19871"/>
        <w:bookmarkEnd w:id="19872"/>
        <w:bookmarkEnd w:id="19873"/>
      </w:tr>
    </w:tbl>
    <w:p w14:paraId="27322118" w14:textId="02ADA26A" w:rsidR="00564C22" w:rsidRPr="0202B381" w:rsidDel="00B33063" w:rsidRDefault="009B1AF1" w:rsidP="00564C22">
      <w:pPr>
        <w:rPr>
          <w:del w:id="19874" w:author="Andreas Kuehne" w:date="2019-05-31T12:22:00Z"/>
        </w:rPr>
      </w:pPr>
      <w:del w:id="19875"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IncludeObjectType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9876" w:name="_Toc10200387"/>
        <w:bookmarkStart w:id="19877" w:name="_Toc10204525"/>
        <w:bookmarkStart w:id="19878" w:name="_Toc10208663"/>
        <w:bookmarkEnd w:id="19876"/>
        <w:bookmarkEnd w:id="19877"/>
        <w:bookmarkEnd w:id="19878"/>
      </w:del>
    </w:p>
    <w:p w14:paraId="492C6D3C" w14:textId="4AF6107D" w:rsidR="00564C22" w:rsidDel="00B33063" w:rsidRDefault="009B1AF1" w:rsidP="00564C22">
      <w:pPr>
        <w:pStyle w:val="Code"/>
        <w:spacing w:line="259" w:lineRule="auto"/>
        <w:rPr>
          <w:del w:id="19879" w:author="Andreas Kuehne" w:date="2019-05-31T12:22:00Z"/>
        </w:rPr>
      </w:pPr>
      <w:del w:id="19880" w:author="Andreas Kuehne" w:date="2019-05-31T12:22:00Z">
        <w:r w:rsidDel="00B33063">
          <w:rPr>
            <w:color w:val="31849B" w:themeColor="accent5" w:themeShade="BF"/>
          </w:rPr>
          <w:delText>"dss2-IncludeObjectType"</w:delText>
        </w:r>
        <w:r w:rsidDel="00B33063">
          <w:delText>: {</w:delText>
        </w:r>
        <w:bookmarkStart w:id="19881" w:name="_Toc10200388"/>
        <w:bookmarkStart w:id="19882" w:name="_Toc10204526"/>
        <w:bookmarkStart w:id="19883" w:name="_Toc10208664"/>
        <w:bookmarkEnd w:id="19881"/>
        <w:bookmarkEnd w:id="19882"/>
        <w:bookmarkEnd w:id="19883"/>
      </w:del>
    </w:p>
    <w:p w14:paraId="486776A1" w14:textId="41A36E84" w:rsidR="00564C22" w:rsidDel="00B33063" w:rsidRDefault="009B1AF1" w:rsidP="00564C22">
      <w:pPr>
        <w:pStyle w:val="Code"/>
        <w:spacing w:line="259" w:lineRule="auto"/>
        <w:rPr>
          <w:del w:id="19884" w:author="Andreas Kuehne" w:date="2019-05-31T12:22:00Z"/>
        </w:rPr>
      </w:pPr>
      <w:del w:id="19885"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9886" w:name="_Toc10200389"/>
        <w:bookmarkStart w:id="19887" w:name="_Toc10204527"/>
        <w:bookmarkStart w:id="19888" w:name="_Toc10208665"/>
        <w:bookmarkEnd w:id="19886"/>
        <w:bookmarkEnd w:id="19887"/>
        <w:bookmarkEnd w:id="19888"/>
      </w:del>
    </w:p>
    <w:p w14:paraId="443EE48A" w14:textId="54D24D88" w:rsidR="00564C22" w:rsidDel="00B33063" w:rsidRDefault="009B1AF1" w:rsidP="00564C22">
      <w:pPr>
        <w:pStyle w:val="Code"/>
        <w:spacing w:line="259" w:lineRule="auto"/>
        <w:rPr>
          <w:del w:id="19889" w:author="Andreas Kuehne" w:date="2019-05-31T12:22:00Z"/>
        </w:rPr>
      </w:pPr>
      <w:del w:id="19890" w:author="Andreas Kuehne" w:date="2019-05-31T12:22:00Z">
        <w:r w:rsidDel="00B33063">
          <w:rPr>
            <w:color w:val="31849B" w:themeColor="accent5" w:themeShade="BF"/>
          </w:rPr>
          <w:delText xml:space="preserve">  "properties"</w:delText>
        </w:r>
        <w:r w:rsidDel="00B33063">
          <w:delText>: {</w:delText>
        </w:r>
        <w:bookmarkStart w:id="19891" w:name="_Toc10200390"/>
        <w:bookmarkStart w:id="19892" w:name="_Toc10204528"/>
        <w:bookmarkStart w:id="19893" w:name="_Toc10208666"/>
        <w:bookmarkEnd w:id="19891"/>
        <w:bookmarkEnd w:id="19892"/>
        <w:bookmarkEnd w:id="19893"/>
      </w:del>
    </w:p>
    <w:p w14:paraId="3BD26B1C" w14:textId="6A73D0B2" w:rsidR="00564C22" w:rsidDel="00B33063" w:rsidRDefault="009B1AF1" w:rsidP="00564C22">
      <w:pPr>
        <w:pStyle w:val="Code"/>
        <w:spacing w:line="259" w:lineRule="auto"/>
        <w:rPr>
          <w:del w:id="19894" w:author="Andreas Kuehne" w:date="2019-05-31T12:22:00Z"/>
        </w:rPr>
      </w:pPr>
      <w:del w:id="19895" w:author="Andreas Kuehne" w:date="2019-05-31T12:22:00Z">
        <w:r w:rsidDel="00B33063">
          <w:rPr>
            <w:color w:val="31849B" w:themeColor="accent5" w:themeShade="BF"/>
          </w:rPr>
          <w:delText xml:space="preserve">    "whichData"</w:delText>
        </w:r>
        <w:r w:rsidDel="00B33063">
          <w:delText>: {</w:delText>
        </w:r>
        <w:bookmarkStart w:id="19896" w:name="_Toc10200391"/>
        <w:bookmarkStart w:id="19897" w:name="_Toc10204529"/>
        <w:bookmarkStart w:id="19898" w:name="_Toc10208667"/>
        <w:bookmarkEnd w:id="19896"/>
        <w:bookmarkEnd w:id="19897"/>
        <w:bookmarkEnd w:id="19898"/>
      </w:del>
    </w:p>
    <w:p w14:paraId="1263D702" w14:textId="1A004A93" w:rsidR="00564C22" w:rsidDel="00B33063" w:rsidRDefault="009B1AF1" w:rsidP="00564C22">
      <w:pPr>
        <w:pStyle w:val="Code"/>
        <w:spacing w:line="259" w:lineRule="auto"/>
        <w:rPr>
          <w:del w:id="19899" w:author="Andreas Kuehne" w:date="2019-05-31T12:22:00Z"/>
        </w:rPr>
      </w:pPr>
      <w:del w:id="19900"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9901" w:name="_Toc10200392"/>
        <w:bookmarkStart w:id="19902" w:name="_Toc10204530"/>
        <w:bookmarkStart w:id="19903" w:name="_Toc10208668"/>
        <w:bookmarkEnd w:id="19901"/>
        <w:bookmarkEnd w:id="19902"/>
        <w:bookmarkEnd w:id="19903"/>
      </w:del>
    </w:p>
    <w:p w14:paraId="1B3C264B" w14:textId="76132C18" w:rsidR="00564C22" w:rsidDel="00B33063" w:rsidRDefault="009B1AF1" w:rsidP="00564C22">
      <w:pPr>
        <w:pStyle w:val="Code"/>
        <w:spacing w:line="259" w:lineRule="auto"/>
        <w:rPr>
          <w:del w:id="19904" w:author="Andreas Kuehne" w:date="2019-05-31T12:22:00Z"/>
        </w:rPr>
      </w:pPr>
      <w:del w:id="19905" w:author="Andreas Kuehne" w:date="2019-05-31T12:22:00Z">
        <w:r w:rsidDel="00B33063">
          <w:delText xml:space="preserve">    },</w:delText>
        </w:r>
        <w:bookmarkStart w:id="19906" w:name="_Toc10200393"/>
        <w:bookmarkStart w:id="19907" w:name="_Toc10204531"/>
        <w:bookmarkStart w:id="19908" w:name="_Toc10208669"/>
        <w:bookmarkEnd w:id="19906"/>
        <w:bookmarkEnd w:id="19907"/>
        <w:bookmarkEnd w:id="19908"/>
      </w:del>
    </w:p>
    <w:p w14:paraId="6D95D86B" w14:textId="175B5BD5" w:rsidR="00564C22" w:rsidDel="00B33063" w:rsidRDefault="009B1AF1" w:rsidP="00564C22">
      <w:pPr>
        <w:pStyle w:val="Code"/>
        <w:spacing w:line="259" w:lineRule="auto"/>
        <w:rPr>
          <w:del w:id="19909" w:author="Andreas Kuehne" w:date="2019-05-31T12:22:00Z"/>
        </w:rPr>
      </w:pPr>
      <w:del w:id="19910" w:author="Andreas Kuehne" w:date="2019-05-31T12:22:00Z">
        <w:r w:rsidDel="00B33063">
          <w:rPr>
            <w:color w:val="31849B" w:themeColor="accent5" w:themeShade="BF"/>
          </w:rPr>
          <w:delText xml:space="preserve">    "hasObjectTagsAndAttributesSet"</w:delText>
        </w:r>
        <w:r w:rsidDel="00B33063">
          <w:delText>: {</w:delText>
        </w:r>
        <w:bookmarkStart w:id="19911" w:name="_Toc10200394"/>
        <w:bookmarkStart w:id="19912" w:name="_Toc10204532"/>
        <w:bookmarkStart w:id="19913" w:name="_Toc10208670"/>
        <w:bookmarkEnd w:id="19911"/>
        <w:bookmarkEnd w:id="19912"/>
        <w:bookmarkEnd w:id="19913"/>
      </w:del>
    </w:p>
    <w:p w14:paraId="289C8486" w14:textId="32642A48" w:rsidR="00564C22" w:rsidDel="00B33063" w:rsidRDefault="009B1AF1" w:rsidP="00564C22">
      <w:pPr>
        <w:pStyle w:val="Code"/>
        <w:spacing w:line="259" w:lineRule="auto"/>
        <w:rPr>
          <w:del w:id="19914" w:author="Andreas Kuehne" w:date="2019-05-31T12:22:00Z"/>
        </w:rPr>
      </w:pPr>
      <w:del w:id="19915"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"boolean",</w:delText>
        </w:r>
        <w:bookmarkStart w:id="19916" w:name="_Toc10200395"/>
        <w:bookmarkStart w:id="19917" w:name="_Toc10204533"/>
        <w:bookmarkStart w:id="19918" w:name="_Toc10208671"/>
        <w:bookmarkEnd w:id="19916"/>
        <w:bookmarkEnd w:id="19917"/>
        <w:bookmarkEnd w:id="19918"/>
      </w:del>
    </w:p>
    <w:p w14:paraId="1794C1B4" w14:textId="25F262E9" w:rsidR="00564C22" w:rsidDel="00B33063" w:rsidRDefault="009B1AF1" w:rsidP="00564C22">
      <w:pPr>
        <w:pStyle w:val="Code"/>
        <w:spacing w:line="259" w:lineRule="auto"/>
        <w:rPr>
          <w:del w:id="19919" w:author="Andreas Kuehne" w:date="2019-05-31T12:22:00Z"/>
        </w:rPr>
      </w:pPr>
      <w:del w:id="19920" w:author="Andreas Kuehne" w:date="2019-05-31T12:22:00Z">
        <w:r w:rsidDel="00B33063">
          <w:rPr>
            <w:color w:val="31849B" w:themeColor="accent5" w:themeShade="BF"/>
          </w:rPr>
          <w:delText xml:space="preserve">      "default"</w:delText>
        </w:r>
        <w:r w:rsidDel="00B33063">
          <w:delText xml:space="preserve">: </w:delText>
        </w:r>
        <w:r w:rsidDel="00B33063">
          <w:rPr>
            <w:color w:val="244061" w:themeColor="accent1" w:themeShade="80"/>
          </w:rPr>
          <w:delText>"false"</w:delText>
        </w:r>
        <w:bookmarkStart w:id="19921" w:name="_Toc10200396"/>
        <w:bookmarkStart w:id="19922" w:name="_Toc10204534"/>
        <w:bookmarkStart w:id="19923" w:name="_Toc10208672"/>
        <w:bookmarkEnd w:id="19921"/>
        <w:bookmarkEnd w:id="19922"/>
        <w:bookmarkEnd w:id="19923"/>
      </w:del>
    </w:p>
    <w:p w14:paraId="40D7D2A2" w14:textId="69EABE61" w:rsidR="00564C22" w:rsidDel="00B33063" w:rsidRDefault="009B1AF1" w:rsidP="00564C22">
      <w:pPr>
        <w:pStyle w:val="Code"/>
        <w:spacing w:line="259" w:lineRule="auto"/>
        <w:rPr>
          <w:del w:id="19924" w:author="Andreas Kuehne" w:date="2019-05-31T12:22:00Z"/>
        </w:rPr>
      </w:pPr>
      <w:del w:id="19925" w:author="Andreas Kuehne" w:date="2019-05-31T12:22:00Z">
        <w:r w:rsidDel="00B33063">
          <w:delText xml:space="preserve">    },</w:delText>
        </w:r>
        <w:bookmarkStart w:id="19926" w:name="_Toc10200397"/>
        <w:bookmarkStart w:id="19927" w:name="_Toc10204535"/>
        <w:bookmarkStart w:id="19928" w:name="_Toc10208673"/>
        <w:bookmarkEnd w:id="19926"/>
        <w:bookmarkEnd w:id="19927"/>
        <w:bookmarkEnd w:id="19928"/>
      </w:del>
    </w:p>
    <w:p w14:paraId="32B86C31" w14:textId="43FB483D" w:rsidR="00564C22" w:rsidDel="00B33063" w:rsidRDefault="009B1AF1" w:rsidP="00564C22">
      <w:pPr>
        <w:pStyle w:val="Code"/>
        <w:spacing w:line="259" w:lineRule="auto"/>
        <w:rPr>
          <w:del w:id="19929" w:author="Andreas Kuehne" w:date="2019-05-31T12:22:00Z"/>
        </w:rPr>
      </w:pPr>
      <w:del w:id="19930" w:author="Andreas Kuehne" w:date="2019-05-31T12:22:00Z">
        <w:r w:rsidDel="00B33063">
          <w:rPr>
            <w:color w:val="31849B" w:themeColor="accent5" w:themeShade="BF"/>
          </w:rPr>
          <w:delText xml:space="preserve">    "objId"</w:delText>
        </w:r>
        <w:r w:rsidDel="00B33063">
          <w:delText>: {</w:delText>
        </w:r>
        <w:bookmarkStart w:id="19931" w:name="_Toc10200398"/>
        <w:bookmarkStart w:id="19932" w:name="_Toc10204536"/>
        <w:bookmarkStart w:id="19933" w:name="_Toc10208674"/>
        <w:bookmarkEnd w:id="19931"/>
        <w:bookmarkEnd w:id="19932"/>
        <w:bookmarkEnd w:id="19933"/>
      </w:del>
    </w:p>
    <w:p w14:paraId="681B5762" w14:textId="442B1E0B" w:rsidR="00564C22" w:rsidDel="00B33063" w:rsidRDefault="009B1AF1" w:rsidP="00564C22">
      <w:pPr>
        <w:pStyle w:val="Code"/>
        <w:spacing w:line="259" w:lineRule="auto"/>
        <w:rPr>
          <w:del w:id="19934" w:author="Andreas Kuehne" w:date="2019-05-31T12:22:00Z"/>
        </w:rPr>
      </w:pPr>
      <w:del w:id="19935"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9936" w:name="_Toc10200399"/>
        <w:bookmarkStart w:id="19937" w:name="_Toc10204537"/>
        <w:bookmarkStart w:id="19938" w:name="_Toc10208675"/>
        <w:bookmarkEnd w:id="19936"/>
        <w:bookmarkEnd w:id="19937"/>
        <w:bookmarkEnd w:id="19938"/>
      </w:del>
    </w:p>
    <w:p w14:paraId="7BF444A8" w14:textId="52853D56" w:rsidR="00564C22" w:rsidDel="00B33063" w:rsidRDefault="009B1AF1" w:rsidP="00564C22">
      <w:pPr>
        <w:pStyle w:val="Code"/>
        <w:spacing w:line="259" w:lineRule="auto"/>
        <w:rPr>
          <w:del w:id="19939" w:author="Andreas Kuehne" w:date="2019-05-31T12:22:00Z"/>
        </w:rPr>
      </w:pPr>
      <w:del w:id="19940" w:author="Andreas Kuehne" w:date="2019-05-31T12:22:00Z">
        <w:r w:rsidDel="00B33063">
          <w:delText xml:space="preserve">    },</w:delText>
        </w:r>
        <w:bookmarkStart w:id="19941" w:name="_Toc10200400"/>
        <w:bookmarkStart w:id="19942" w:name="_Toc10204538"/>
        <w:bookmarkStart w:id="19943" w:name="_Toc10208676"/>
        <w:bookmarkEnd w:id="19941"/>
        <w:bookmarkEnd w:id="19942"/>
        <w:bookmarkEnd w:id="19943"/>
      </w:del>
    </w:p>
    <w:p w14:paraId="64FADD1C" w14:textId="62F27FF2" w:rsidR="00564C22" w:rsidDel="00B33063" w:rsidRDefault="009B1AF1" w:rsidP="00564C22">
      <w:pPr>
        <w:pStyle w:val="Code"/>
        <w:spacing w:line="259" w:lineRule="auto"/>
        <w:rPr>
          <w:del w:id="19944" w:author="Andreas Kuehne" w:date="2019-05-31T12:22:00Z"/>
        </w:rPr>
      </w:pPr>
      <w:del w:id="19945" w:author="Andreas Kuehne" w:date="2019-05-31T12:22:00Z">
        <w:r w:rsidDel="00B33063">
          <w:rPr>
            <w:color w:val="31849B" w:themeColor="accent5" w:themeShade="BF"/>
          </w:rPr>
          <w:delText xml:space="preserve">    "createRef"</w:delText>
        </w:r>
        <w:r w:rsidDel="00B33063">
          <w:delText>: {</w:delText>
        </w:r>
        <w:bookmarkStart w:id="19946" w:name="_Toc10200401"/>
        <w:bookmarkStart w:id="19947" w:name="_Toc10204539"/>
        <w:bookmarkStart w:id="19948" w:name="_Toc10208677"/>
        <w:bookmarkEnd w:id="19946"/>
        <w:bookmarkEnd w:id="19947"/>
        <w:bookmarkEnd w:id="19948"/>
      </w:del>
    </w:p>
    <w:p w14:paraId="07017396" w14:textId="2BD8105E" w:rsidR="00564C22" w:rsidDel="00B33063" w:rsidRDefault="009B1AF1" w:rsidP="00564C22">
      <w:pPr>
        <w:pStyle w:val="Code"/>
        <w:spacing w:line="259" w:lineRule="auto"/>
        <w:rPr>
          <w:del w:id="19949" w:author="Andreas Kuehne" w:date="2019-05-31T12:22:00Z"/>
        </w:rPr>
      </w:pPr>
      <w:del w:id="19950"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"boolean",</w:delText>
        </w:r>
        <w:bookmarkStart w:id="19951" w:name="_Toc10200402"/>
        <w:bookmarkStart w:id="19952" w:name="_Toc10204540"/>
        <w:bookmarkStart w:id="19953" w:name="_Toc10208678"/>
        <w:bookmarkEnd w:id="19951"/>
        <w:bookmarkEnd w:id="19952"/>
        <w:bookmarkEnd w:id="19953"/>
      </w:del>
    </w:p>
    <w:p w14:paraId="5DBBF0FF" w14:textId="115B388F" w:rsidR="00564C22" w:rsidDel="00B33063" w:rsidRDefault="009B1AF1" w:rsidP="00564C22">
      <w:pPr>
        <w:pStyle w:val="Code"/>
        <w:spacing w:line="259" w:lineRule="auto"/>
        <w:rPr>
          <w:del w:id="19954" w:author="Andreas Kuehne" w:date="2019-05-31T12:22:00Z"/>
        </w:rPr>
      </w:pPr>
      <w:del w:id="19955" w:author="Andreas Kuehne" w:date="2019-05-31T12:22:00Z">
        <w:r w:rsidDel="00B33063">
          <w:rPr>
            <w:color w:val="31849B" w:themeColor="accent5" w:themeShade="BF"/>
          </w:rPr>
          <w:delText xml:space="preserve">      "default"</w:delText>
        </w:r>
        <w:r w:rsidDel="00B33063">
          <w:delText xml:space="preserve">: </w:delText>
        </w:r>
        <w:r w:rsidDel="00B33063">
          <w:rPr>
            <w:color w:val="244061" w:themeColor="accent1" w:themeShade="80"/>
          </w:rPr>
          <w:delText>"true"</w:delText>
        </w:r>
        <w:bookmarkStart w:id="19956" w:name="_Toc10200403"/>
        <w:bookmarkStart w:id="19957" w:name="_Toc10204541"/>
        <w:bookmarkStart w:id="19958" w:name="_Toc10208679"/>
        <w:bookmarkEnd w:id="19956"/>
        <w:bookmarkEnd w:id="19957"/>
        <w:bookmarkEnd w:id="19958"/>
      </w:del>
    </w:p>
    <w:p w14:paraId="0E1946A0" w14:textId="48EA1610" w:rsidR="00564C22" w:rsidDel="00B33063" w:rsidRDefault="009B1AF1" w:rsidP="00564C22">
      <w:pPr>
        <w:pStyle w:val="Code"/>
        <w:spacing w:line="259" w:lineRule="auto"/>
        <w:rPr>
          <w:del w:id="19959" w:author="Andreas Kuehne" w:date="2019-05-31T12:22:00Z"/>
        </w:rPr>
      </w:pPr>
      <w:del w:id="19960" w:author="Andreas Kuehne" w:date="2019-05-31T12:22:00Z">
        <w:r w:rsidDel="00B33063">
          <w:delText xml:space="preserve">    }</w:delText>
        </w:r>
        <w:bookmarkStart w:id="19961" w:name="_Toc10200404"/>
        <w:bookmarkStart w:id="19962" w:name="_Toc10204542"/>
        <w:bookmarkStart w:id="19963" w:name="_Toc10208680"/>
        <w:bookmarkEnd w:id="19961"/>
        <w:bookmarkEnd w:id="19962"/>
        <w:bookmarkEnd w:id="19963"/>
      </w:del>
    </w:p>
    <w:p w14:paraId="7AB70F62" w14:textId="2E218C34" w:rsidR="00564C22" w:rsidDel="00B33063" w:rsidRDefault="009B1AF1" w:rsidP="00564C22">
      <w:pPr>
        <w:pStyle w:val="Code"/>
        <w:spacing w:line="259" w:lineRule="auto"/>
        <w:rPr>
          <w:del w:id="19964" w:author="Andreas Kuehne" w:date="2019-05-31T12:22:00Z"/>
        </w:rPr>
      </w:pPr>
      <w:del w:id="19965" w:author="Andreas Kuehne" w:date="2019-05-31T12:22:00Z">
        <w:r w:rsidDel="00B33063">
          <w:delText xml:space="preserve">  }</w:delText>
        </w:r>
        <w:bookmarkStart w:id="19966" w:name="_Toc10200405"/>
        <w:bookmarkStart w:id="19967" w:name="_Toc10204543"/>
        <w:bookmarkStart w:id="19968" w:name="_Toc10208681"/>
        <w:bookmarkEnd w:id="19966"/>
        <w:bookmarkEnd w:id="19967"/>
        <w:bookmarkEnd w:id="19968"/>
      </w:del>
    </w:p>
    <w:p w14:paraId="5BD629B2" w14:textId="72C496D4" w:rsidR="00564C22" w:rsidDel="00B33063" w:rsidRDefault="009B1AF1" w:rsidP="00564C22">
      <w:pPr>
        <w:pStyle w:val="Code"/>
        <w:spacing w:line="259" w:lineRule="auto"/>
        <w:rPr>
          <w:del w:id="19969" w:author="Andreas Kuehne" w:date="2019-05-31T12:22:00Z"/>
        </w:rPr>
      </w:pPr>
      <w:del w:id="19970" w:author="Andreas Kuehne" w:date="2019-05-31T12:22:00Z">
        <w:r w:rsidDel="00B33063">
          <w:delText>}</w:delText>
        </w:r>
        <w:bookmarkStart w:id="19971" w:name="_Toc10200406"/>
        <w:bookmarkStart w:id="19972" w:name="_Toc10204544"/>
        <w:bookmarkStart w:id="19973" w:name="_Toc10208682"/>
        <w:bookmarkEnd w:id="19971"/>
        <w:bookmarkEnd w:id="19972"/>
        <w:bookmarkEnd w:id="19973"/>
      </w:del>
    </w:p>
    <w:p w14:paraId="420A7EAF" w14:textId="7ADB2A0A" w:rsidR="00564C22" w:rsidDel="00B33063" w:rsidRDefault="00564C22" w:rsidP="00564C22">
      <w:pPr>
        <w:rPr>
          <w:del w:id="19974" w:author="Andreas Kuehne" w:date="2019-05-31T12:22:00Z"/>
        </w:rPr>
      </w:pPr>
      <w:bookmarkStart w:id="19975" w:name="_Toc10200407"/>
      <w:bookmarkStart w:id="19976" w:name="_Toc10204545"/>
      <w:bookmarkStart w:id="19977" w:name="_Toc10208683"/>
      <w:bookmarkEnd w:id="19975"/>
      <w:bookmarkEnd w:id="19976"/>
      <w:bookmarkEnd w:id="19977"/>
    </w:p>
    <w:p w14:paraId="27AAE46E" w14:textId="2EFC9087" w:rsidR="00564C22" w:rsidDel="00B33063" w:rsidRDefault="009B1AF1" w:rsidP="00564C22">
      <w:pPr>
        <w:pStyle w:val="berschrift4"/>
        <w:rPr>
          <w:del w:id="19978" w:author="Andreas Kuehne" w:date="2019-05-31T12:22:00Z"/>
        </w:rPr>
      </w:pPr>
      <w:del w:id="19979" w:author="Andreas Kuehne" w:date="2019-05-31T12:22:00Z">
        <w:r w:rsidDel="00B33063">
          <w:delText>IncludeObject – XML Syntax</w:delText>
        </w:r>
        <w:bookmarkStart w:id="19980" w:name="_Toc10200408"/>
        <w:bookmarkStart w:id="19981" w:name="_Toc10204546"/>
        <w:bookmarkStart w:id="19982" w:name="_Toc10208684"/>
        <w:bookmarkEnd w:id="19980"/>
        <w:bookmarkEnd w:id="19981"/>
        <w:bookmarkEnd w:id="19982"/>
      </w:del>
    </w:p>
    <w:p w14:paraId="620A162B" w14:textId="736F9A00" w:rsidR="00564C22" w:rsidRPr="5404FA76" w:rsidDel="00B33063" w:rsidRDefault="009B1AF1" w:rsidP="00564C22">
      <w:pPr>
        <w:rPr>
          <w:del w:id="19983" w:author="Andreas Kuehne" w:date="2019-05-31T12:22:00Z"/>
        </w:rPr>
      </w:pPr>
      <w:del w:id="19984" w:author="Andreas Kuehne" w:date="2019-05-31T12:22:00Z">
        <w:r w:rsidRPr="0CCF9147" w:rsidDel="00B33063">
          <w:delText xml:space="preserve">The XML type </w:delText>
        </w:r>
        <w:r w:rsidRPr="002062A5" w:rsidDel="00B33063">
          <w:rPr>
            <w:rFonts w:ascii="Courier New" w:eastAsia="Courier New" w:hAnsi="Courier New" w:cs="Courier New"/>
          </w:rPr>
          <w:delText>IncludeObjectType</w:delText>
        </w:r>
        <w:r w:rsidRPr="0CCF9147" w:rsidDel="00B33063">
          <w:delText xml:space="preserve"> SHALL implement the requirements defined in the </w:delText>
        </w:r>
        <w:r w:rsidRPr="002062A5" w:rsidDel="00B33063">
          <w:rPr>
            <w:rFonts w:ascii="Courier New" w:eastAsia="Courier New" w:hAnsi="Courier New" w:cs="Courier New"/>
          </w:rPr>
          <w:delText>IncludeObject</w:delText>
        </w:r>
        <w:r w:rsidDel="00B33063">
          <w:delText xml:space="preserve"> </w:delText>
        </w:r>
        <w:r w:rsidRPr="005A6FFD" w:rsidDel="00B33063">
          <w:delText>component.</w:delText>
        </w:r>
        <w:bookmarkStart w:id="19985" w:name="_Toc10200409"/>
        <w:bookmarkStart w:id="19986" w:name="_Toc10204547"/>
        <w:bookmarkStart w:id="19987" w:name="_Toc10208685"/>
        <w:bookmarkEnd w:id="19985"/>
        <w:bookmarkEnd w:id="19986"/>
        <w:bookmarkEnd w:id="19987"/>
      </w:del>
    </w:p>
    <w:p w14:paraId="38015107" w14:textId="03C45627" w:rsidR="00564C22" w:rsidDel="00B33063" w:rsidRDefault="009B1AF1" w:rsidP="00564C22">
      <w:pPr>
        <w:rPr>
          <w:del w:id="19988" w:author="Andreas Kuehne" w:date="2019-05-31T12:22:00Z"/>
        </w:rPr>
      </w:pPr>
      <w:del w:id="19989"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IncludeObjectType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19990" w:name="_Toc10200410"/>
        <w:bookmarkStart w:id="19991" w:name="_Toc10204548"/>
        <w:bookmarkStart w:id="19992" w:name="_Toc10208686"/>
        <w:bookmarkEnd w:id="19990"/>
        <w:bookmarkEnd w:id="19991"/>
        <w:bookmarkEnd w:id="19992"/>
      </w:del>
    </w:p>
    <w:p w14:paraId="258E587B" w14:textId="17D06C86" w:rsidR="00564C22" w:rsidDel="00B33063" w:rsidRDefault="009B1AF1" w:rsidP="00564C22">
      <w:pPr>
        <w:pStyle w:val="Code"/>
        <w:rPr>
          <w:del w:id="19993" w:author="Andreas Kuehne" w:date="2019-05-31T12:22:00Z"/>
        </w:rPr>
      </w:pPr>
      <w:del w:id="19994"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IncludeObjectType</w:delText>
        </w:r>
        <w:r w:rsidDel="00B33063">
          <w:rPr>
            <w:color w:val="943634" w:themeColor="accent2" w:themeShade="BF"/>
          </w:rPr>
          <w:delText>"</w:delText>
        </w:r>
        <w:r w:rsidDel="00B33063">
          <w:rPr>
            <w:color w:val="31849B" w:themeColor="accent5" w:themeShade="BF"/>
          </w:rPr>
          <w:delText>&gt;</w:delText>
        </w:r>
        <w:bookmarkStart w:id="19995" w:name="_Toc10200411"/>
        <w:bookmarkStart w:id="19996" w:name="_Toc10204549"/>
        <w:bookmarkStart w:id="19997" w:name="_Toc10208687"/>
        <w:bookmarkEnd w:id="19995"/>
        <w:bookmarkEnd w:id="19996"/>
        <w:bookmarkEnd w:id="19997"/>
      </w:del>
    </w:p>
    <w:p w14:paraId="60E51F7A" w14:textId="5DB7E54C" w:rsidR="00564C22" w:rsidDel="00B33063" w:rsidRDefault="009B1AF1" w:rsidP="00564C22">
      <w:pPr>
        <w:pStyle w:val="Code"/>
        <w:rPr>
          <w:del w:id="19998" w:author="Andreas Kuehne" w:date="2019-05-31T12:22:00Z"/>
        </w:rPr>
      </w:pPr>
      <w:del w:id="19999"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WhichData</w:delText>
        </w:r>
        <w:r w:rsidDel="00B33063">
          <w:rPr>
            <w:color w:val="943634" w:themeColor="accent2" w:themeShade="BF"/>
          </w:rPr>
          <w:delText>" type="</w:delText>
        </w:r>
        <w:r w:rsidDel="00B33063">
          <w:rPr>
            <w:color w:val="244061" w:themeColor="accent1" w:themeShade="80"/>
          </w:rPr>
          <w:delText>xs:IDREF</w:delText>
        </w:r>
        <w:r w:rsidDel="00B33063">
          <w:rPr>
            <w:color w:val="943634" w:themeColor="accent2" w:themeShade="BF"/>
          </w:rPr>
          <w:delText>"</w:delText>
        </w:r>
        <w:r w:rsidDel="00B33063">
          <w:rPr>
            <w:color w:val="31849B" w:themeColor="accent5" w:themeShade="BF"/>
          </w:rPr>
          <w:delText>/&gt;</w:delText>
        </w:r>
        <w:bookmarkStart w:id="20000" w:name="_Toc10200412"/>
        <w:bookmarkStart w:id="20001" w:name="_Toc10204550"/>
        <w:bookmarkStart w:id="20002" w:name="_Toc10208688"/>
        <w:bookmarkEnd w:id="20000"/>
        <w:bookmarkEnd w:id="20001"/>
        <w:bookmarkEnd w:id="20002"/>
      </w:del>
    </w:p>
    <w:p w14:paraId="50F57F62" w14:textId="0EBB54A2" w:rsidR="00564C22" w:rsidDel="00B33063" w:rsidRDefault="009B1AF1" w:rsidP="00564C22">
      <w:pPr>
        <w:pStyle w:val="Code"/>
        <w:rPr>
          <w:del w:id="20003" w:author="Andreas Kuehne" w:date="2019-05-31T12:22:00Z"/>
        </w:rPr>
      </w:pPr>
      <w:del w:id="20004"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HasObjectTagsAndAttributesSet</w:delText>
        </w:r>
        <w:r w:rsidDel="00B33063">
          <w:rPr>
            <w:color w:val="943634" w:themeColor="accent2" w:themeShade="BF"/>
          </w:rPr>
          <w:delText>" type="</w:delText>
        </w:r>
        <w:r w:rsidDel="00B33063">
          <w:rPr>
            <w:color w:val="244061" w:themeColor="accent1" w:themeShade="80"/>
          </w:rPr>
          <w:delText>xs:boolean</w:delText>
        </w:r>
        <w:r w:rsidDel="00B33063">
          <w:rPr>
            <w:color w:val="943634" w:themeColor="accent2" w:themeShade="BF"/>
          </w:rPr>
          <w:delText>" default="</w:delText>
        </w:r>
        <w:r w:rsidDel="00B33063">
          <w:rPr>
            <w:color w:val="244061" w:themeColor="accent1" w:themeShade="80"/>
          </w:rPr>
          <w:delText>false</w:delText>
        </w:r>
        <w:r w:rsidDel="00B33063">
          <w:rPr>
            <w:color w:val="943634" w:themeColor="accent2" w:themeShade="BF"/>
          </w:rPr>
          <w:delText>"</w:delText>
        </w:r>
        <w:r w:rsidDel="00B33063">
          <w:rPr>
            <w:color w:val="31849B" w:themeColor="accent5" w:themeShade="BF"/>
          </w:rPr>
          <w:delText>/&gt;</w:delText>
        </w:r>
        <w:bookmarkStart w:id="20005" w:name="_Toc10200413"/>
        <w:bookmarkStart w:id="20006" w:name="_Toc10204551"/>
        <w:bookmarkStart w:id="20007" w:name="_Toc10208689"/>
        <w:bookmarkEnd w:id="20005"/>
        <w:bookmarkEnd w:id="20006"/>
        <w:bookmarkEnd w:id="20007"/>
      </w:del>
    </w:p>
    <w:p w14:paraId="7524BA4D" w14:textId="1344C47B" w:rsidR="00564C22" w:rsidDel="00B33063" w:rsidRDefault="009B1AF1" w:rsidP="00564C22">
      <w:pPr>
        <w:pStyle w:val="Code"/>
        <w:rPr>
          <w:del w:id="20008" w:author="Andreas Kuehne" w:date="2019-05-31T12:22:00Z"/>
        </w:rPr>
      </w:pPr>
      <w:del w:id="20009"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ObjId</w:delText>
        </w:r>
        <w:r w:rsidDel="00B33063">
          <w:rPr>
            <w:color w:val="943634" w:themeColor="accent2" w:themeShade="BF"/>
          </w:rPr>
          <w:delText>" type="</w:delText>
        </w:r>
        <w:r w:rsidDel="00B33063">
          <w:rPr>
            <w:color w:val="244061" w:themeColor="accent1" w:themeShade="80"/>
          </w:rPr>
          <w:delText>xs:string</w:delText>
        </w:r>
        <w:r w:rsidDel="00B33063">
          <w:rPr>
            <w:color w:val="943634" w:themeColor="accent2" w:themeShade="BF"/>
          </w:rPr>
          <w:delText>" use="</w:delText>
        </w:r>
        <w:r w:rsidDel="00B33063">
          <w:rPr>
            <w:color w:val="244061" w:themeColor="accent1" w:themeShade="80"/>
          </w:rPr>
          <w:delText>optional</w:delText>
        </w:r>
        <w:r w:rsidDel="00B33063">
          <w:rPr>
            <w:color w:val="943634" w:themeColor="accent2" w:themeShade="BF"/>
          </w:rPr>
          <w:delText>"</w:delText>
        </w:r>
        <w:r w:rsidDel="00B33063">
          <w:rPr>
            <w:color w:val="31849B" w:themeColor="accent5" w:themeShade="BF"/>
          </w:rPr>
          <w:delText>/&gt;</w:delText>
        </w:r>
        <w:bookmarkStart w:id="20010" w:name="_Toc10200414"/>
        <w:bookmarkStart w:id="20011" w:name="_Toc10204552"/>
        <w:bookmarkStart w:id="20012" w:name="_Toc10208690"/>
        <w:bookmarkEnd w:id="20010"/>
        <w:bookmarkEnd w:id="20011"/>
        <w:bookmarkEnd w:id="20012"/>
      </w:del>
    </w:p>
    <w:p w14:paraId="1D0C04CD" w14:textId="0CED11EF" w:rsidR="00564C22" w:rsidDel="00B33063" w:rsidRDefault="009B1AF1" w:rsidP="00564C22">
      <w:pPr>
        <w:pStyle w:val="Code"/>
        <w:rPr>
          <w:del w:id="20013" w:author="Andreas Kuehne" w:date="2019-05-31T12:22:00Z"/>
        </w:rPr>
      </w:pPr>
      <w:del w:id="20014"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createReference</w:delText>
        </w:r>
        <w:r w:rsidDel="00B33063">
          <w:rPr>
            <w:color w:val="943634" w:themeColor="accent2" w:themeShade="BF"/>
          </w:rPr>
          <w:delText>" type="</w:delText>
        </w:r>
        <w:r w:rsidDel="00B33063">
          <w:rPr>
            <w:color w:val="244061" w:themeColor="accent1" w:themeShade="80"/>
          </w:rPr>
          <w:delText>xs:boolean</w:delText>
        </w:r>
        <w:r w:rsidDel="00B33063">
          <w:rPr>
            <w:color w:val="943634" w:themeColor="accent2" w:themeShade="BF"/>
          </w:rPr>
          <w:delText>" default="</w:delText>
        </w:r>
        <w:r w:rsidDel="00B33063">
          <w:rPr>
            <w:color w:val="244061" w:themeColor="accent1" w:themeShade="80"/>
          </w:rPr>
          <w:delText>true</w:delText>
        </w:r>
        <w:r w:rsidDel="00B33063">
          <w:rPr>
            <w:color w:val="943634" w:themeColor="accent2" w:themeShade="BF"/>
          </w:rPr>
          <w:delText>" use="</w:delText>
        </w:r>
        <w:r w:rsidDel="00B33063">
          <w:rPr>
            <w:color w:val="244061" w:themeColor="accent1" w:themeShade="80"/>
          </w:rPr>
          <w:delText>optional</w:delText>
        </w:r>
        <w:r w:rsidDel="00B33063">
          <w:rPr>
            <w:color w:val="943634" w:themeColor="accent2" w:themeShade="BF"/>
          </w:rPr>
          <w:delText>"</w:delText>
        </w:r>
        <w:r w:rsidDel="00B33063">
          <w:rPr>
            <w:color w:val="31849B" w:themeColor="accent5" w:themeShade="BF"/>
          </w:rPr>
          <w:delText>/&gt;</w:delText>
        </w:r>
        <w:bookmarkStart w:id="20015" w:name="_Toc10200415"/>
        <w:bookmarkStart w:id="20016" w:name="_Toc10204553"/>
        <w:bookmarkStart w:id="20017" w:name="_Toc10208691"/>
        <w:bookmarkEnd w:id="20015"/>
        <w:bookmarkEnd w:id="20016"/>
        <w:bookmarkEnd w:id="20017"/>
      </w:del>
    </w:p>
    <w:p w14:paraId="7120E471" w14:textId="0BAED540" w:rsidR="00564C22" w:rsidDel="00B33063" w:rsidRDefault="009B1AF1" w:rsidP="00564C22">
      <w:pPr>
        <w:pStyle w:val="Code"/>
        <w:rPr>
          <w:del w:id="20018" w:author="Andreas Kuehne" w:date="2019-05-31T12:22:00Z"/>
        </w:rPr>
      </w:pPr>
      <w:del w:id="20019" w:author="Andreas Kuehne" w:date="2019-05-31T12:22:00Z">
        <w:r w:rsidDel="00B33063">
          <w:rPr>
            <w:color w:val="31849B" w:themeColor="accent5" w:themeShade="BF"/>
          </w:rPr>
          <w:delText>&lt;/xs:complexType&gt;</w:delText>
        </w:r>
        <w:bookmarkStart w:id="20020" w:name="_Toc10200416"/>
        <w:bookmarkStart w:id="20021" w:name="_Toc10204554"/>
        <w:bookmarkStart w:id="20022" w:name="_Toc10208692"/>
        <w:bookmarkEnd w:id="20020"/>
        <w:bookmarkEnd w:id="20021"/>
        <w:bookmarkEnd w:id="20022"/>
      </w:del>
    </w:p>
    <w:p w14:paraId="15E8B731" w14:textId="03243815" w:rsidR="00564C22" w:rsidDel="00B33063" w:rsidRDefault="009B1AF1" w:rsidP="00564C22">
      <w:pPr>
        <w:spacing w:line="259" w:lineRule="auto"/>
        <w:rPr>
          <w:del w:id="20023" w:author="Andreas Kuehne" w:date="2019-05-31T12:22:00Z"/>
        </w:rPr>
      </w:pPr>
      <w:del w:id="20024"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IncludeObjectType</w:delText>
        </w:r>
        <w:r w:rsidRPr="71C71F8C" w:rsidDel="00B33063">
          <w:delText xml:space="preserve"> </w:delText>
        </w:r>
        <w:r w:rsidDel="00B33063">
          <w:delText xml:space="preserve">XML element SHALL implement in XML syntax the sub-component that has a name equal to its local name. </w:delText>
        </w:r>
        <w:bookmarkStart w:id="20025" w:name="_Toc10200417"/>
        <w:bookmarkStart w:id="20026" w:name="_Toc10204555"/>
        <w:bookmarkStart w:id="20027" w:name="_Toc10208693"/>
        <w:bookmarkEnd w:id="20025"/>
        <w:bookmarkEnd w:id="20026"/>
        <w:bookmarkEnd w:id="20027"/>
      </w:del>
    </w:p>
    <w:p w14:paraId="1BC89B42" w14:textId="473545F5" w:rsidR="00564C22" w:rsidDel="00B33063" w:rsidRDefault="009B1AF1" w:rsidP="00564C22">
      <w:pPr>
        <w:pStyle w:val="berschrift3"/>
        <w:rPr>
          <w:del w:id="20028" w:author="Andreas Kuehne" w:date="2019-05-31T12:22:00Z"/>
        </w:rPr>
      </w:pPr>
      <w:bookmarkStart w:id="20029" w:name="_RefCompB8907B72"/>
      <w:del w:id="20030" w:author="Andreas Kuehne" w:date="2019-05-31T12:22:00Z">
        <w:r w:rsidDel="00B33063">
          <w:delText>Component SignaturePlacement</w:delText>
        </w:r>
        <w:bookmarkStart w:id="20031" w:name="_Toc10200418"/>
        <w:bookmarkStart w:id="20032" w:name="_Toc10204556"/>
        <w:bookmarkStart w:id="20033" w:name="_Toc10208694"/>
        <w:bookmarkEnd w:id="20029"/>
        <w:bookmarkEnd w:id="20031"/>
        <w:bookmarkEnd w:id="20032"/>
        <w:bookmarkEnd w:id="20033"/>
      </w:del>
    </w:p>
    <w:p w14:paraId="79F8FF40" w14:textId="349C38A4" w:rsidR="00564C22" w:rsidDel="00B33063" w:rsidRDefault="001725A5" w:rsidP="00564C22">
      <w:pPr>
        <w:rPr>
          <w:del w:id="20034" w:author="Andreas Kuehne" w:date="2019-05-31T12:22:00Z"/>
        </w:rPr>
      </w:pPr>
      <w:del w:id="20035" w:author="Andreas Kuehne" w:date="2019-05-31T12:22:00Z">
        <w:r w:rsidRPr="003A06D0" w:rsidDel="00B33063">
          <w:delText xml:space="preserve">The </w:delText>
        </w:r>
        <w:r w:rsidRPr="003A06D0" w:rsidDel="00B33063">
          <w:rPr>
            <w:rFonts w:ascii="Courier New" w:eastAsia="Courier New" w:hAnsi="Courier New" w:cs="Courier New"/>
            <w:lang w:val="en-GB"/>
          </w:rPr>
          <w:delText>SignaturePlacement</w:delText>
        </w:r>
        <w:r w:rsidRPr="003A06D0" w:rsidDel="00B33063">
          <w:delText xml:space="preserve"> component is used to request the creation of an </w:delText>
        </w:r>
        <w:r w:rsidR="005A05CB" w:rsidRPr="003A06D0" w:rsidDel="00B33063">
          <w:delText>XMLDSig</w:delText>
        </w:r>
        <w:r w:rsidRPr="003A06D0" w:rsidDel="00B33063">
          <w:delText xml:space="preserve"> enveloped signature placed within an input document. The resulting document with the enveloped signature is placed in the optional output </w:delText>
        </w:r>
        <w:r w:rsidRPr="003A06D0" w:rsidDel="00B33063">
          <w:rPr>
            <w:rFonts w:ascii="Courier New" w:eastAsia="Courier New" w:hAnsi="Courier New" w:cs="Courier New"/>
            <w:lang w:val="en-GB"/>
          </w:rPr>
          <w:delText>DocumentWithSignature</w:delText>
        </w:r>
        <w:r w:rsidRPr="003A06D0" w:rsidDel="00B33063">
          <w:delText xml:space="preserve"> element. The server places the signature in the document identified using the</w:delText>
        </w:r>
        <w:r w:rsidRPr="003A06D0" w:rsidDel="00B33063">
          <w:rPr>
            <w:rStyle w:val="Element"/>
            <w:lang w:val="en-GB"/>
          </w:rPr>
          <w:delText xml:space="preserve"> </w:delText>
        </w:r>
        <w:r w:rsidRPr="003A06D0" w:rsidDel="00B33063">
          <w:rPr>
            <w:rStyle w:val="Datatype"/>
            <w:lang w:val="en-GB"/>
          </w:rPr>
          <w:delText>WhichD</w:delText>
        </w:r>
        <w:r w:rsidR="00D56DEC" w:rsidDel="00B33063">
          <w:rPr>
            <w:rStyle w:val="Datatype"/>
            <w:lang w:val="en-GB"/>
          </w:rPr>
          <w:delText>a</w:delText>
        </w:r>
        <w:r w:rsidRPr="003A06D0" w:rsidDel="00B33063">
          <w:rPr>
            <w:rStyle w:val="Datatype"/>
            <w:lang w:val="en-GB"/>
          </w:rPr>
          <w:delText>t</w:delText>
        </w:r>
        <w:r w:rsidR="00D56DEC" w:rsidDel="00B33063">
          <w:rPr>
            <w:rStyle w:val="Datatype"/>
            <w:lang w:val="en-GB"/>
          </w:rPr>
          <w:delText>a</w:delText>
        </w:r>
        <w:r w:rsidRPr="003A06D0" w:rsidDel="00B33063">
          <w:delText xml:space="preserve"> </w:delText>
        </w:r>
        <w:r w:rsidR="00D56DEC" w:rsidDel="00B33063">
          <w:delText>element</w:delText>
        </w:r>
        <w:r w:rsidRPr="003A06D0" w:rsidDel="00B33063">
          <w:delText>. In the case of a non-XML input document then the server will return an error unless alternative procedures are defined by a profile or in the server policy for handling such a situation.</w:delText>
        </w:r>
        <w:bookmarkStart w:id="20036" w:name="_Toc10200419"/>
        <w:bookmarkStart w:id="20037" w:name="_Toc10204557"/>
        <w:bookmarkStart w:id="20038" w:name="_Toc10208695"/>
        <w:bookmarkEnd w:id="20036"/>
        <w:bookmarkEnd w:id="20037"/>
        <w:bookmarkEnd w:id="20038"/>
      </w:del>
    </w:p>
    <w:p w14:paraId="60653701" w14:textId="721CE8F4" w:rsidR="00564C22" w:rsidDel="00B33063" w:rsidRDefault="009B1AF1" w:rsidP="00564C22">
      <w:pPr>
        <w:rPr>
          <w:del w:id="20039" w:author="Andreas Kuehne" w:date="2019-05-31T12:22:00Z"/>
        </w:rPr>
      </w:pPr>
      <w:del w:id="20040" w:author="Andreas Kuehne" w:date="2019-05-31T12:22:00Z">
        <w:r w:rsidDel="00B33063">
          <w:delText>Below follows a list of the sub-components that constitute this component:</w:delText>
        </w:r>
        <w:bookmarkStart w:id="20041" w:name="_Toc10200420"/>
        <w:bookmarkStart w:id="20042" w:name="_Toc10204558"/>
        <w:bookmarkStart w:id="20043" w:name="_Toc10208696"/>
        <w:bookmarkEnd w:id="20041"/>
        <w:bookmarkEnd w:id="20042"/>
        <w:bookmarkEnd w:id="20043"/>
      </w:del>
    </w:p>
    <w:p w14:paraId="25FC0BD7" w14:textId="3A9FBE04" w:rsidR="00564C22" w:rsidDel="00B33063" w:rsidRDefault="009B1AF1" w:rsidP="00564C22">
      <w:pPr>
        <w:pStyle w:val="Member"/>
        <w:rPr>
          <w:del w:id="20044" w:author="Andreas Kuehne" w:date="2019-05-31T12:22:00Z"/>
        </w:rPr>
      </w:pPr>
      <w:del w:id="20045" w:author="Andreas Kuehne" w:date="2019-05-31T12:22:00Z">
        <w:r w:rsidDel="00B33063">
          <w:delText xml:space="preserve">The OPTIONAL </w:delText>
        </w:r>
        <w:r w:rsidRPr="35C1378D" w:rsidDel="00B33063">
          <w:rPr>
            <w:rStyle w:val="Datatype"/>
          </w:rPr>
          <w:delText>XPathAfter</w:delText>
        </w:r>
        <w:r w:rsidDel="00B33063">
          <w:delText xml:space="preserve"> element, if present, MUST contain one instance of a string. </w:delText>
        </w:r>
        <w:r w:rsidR="00DD3493" w:rsidDel="00B33063">
          <w:delText>This element</w:delText>
        </w:r>
        <w:r w:rsidRPr="003A06D0" w:rsidDel="00B33063">
          <w:delText xml:space="preserve"> holds an XPath expression which identifies an element, inside the XML input document, after which the signature will be inserted.</w:delText>
        </w:r>
        <w:bookmarkStart w:id="20046" w:name="_Toc10200421"/>
        <w:bookmarkStart w:id="20047" w:name="_Toc10204559"/>
        <w:bookmarkStart w:id="20048" w:name="_Toc10208697"/>
        <w:bookmarkEnd w:id="20046"/>
        <w:bookmarkEnd w:id="20047"/>
        <w:bookmarkEnd w:id="20048"/>
      </w:del>
    </w:p>
    <w:p w14:paraId="515EEEDA" w14:textId="01C61455" w:rsidR="00564C22" w:rsidDel="00B33063" w:rsidRDefault="009B1AF1" w:rsidP="00564C22">
      <w:pPr>
        <w:pStyle w:val="Member"/>
        <w:rPr>
          <w:del w:id="20049" w:author="Andreas Kuehne" w:date="2019-05-31T12:22:00Z"/>
        </w:rPr>
      </w:pPr>
      <w:del w:id="20050" w:author="Andreas Kuehne" w:date="2019-05-31T12:22:00Z">
        <w:r w:rsidDel="00B33063">
          <w:delText xml:space="preserve">The OPTIONAL </w:delText>
        </w:r>
        <w:r w:rsidRPr="35C1378D" w:rsidDel="00B33063">
          <w:rPr>
            <w:rStyle w:val="Datatype"/>
          </w:rPr>
          <w:delText>XPathFirstChildOf</w:delText>
        </w:r>
        <w:r w:rsidDel="00B33063">
          <w:delText xml:space="preserve"> element, if present, MUST contain one instance of a string. </w:delText>
        </w:r>
        <w:r w:rsidR="00DD3493" w:rsidDel="00B33063">
          <w:delText>This element</w:delText>
        </w:r>
        <w:r w:rsidRPr="003A06D0" w:rsidDel="00B33063">
          <w:delText xml:space="preserve"> holds an XPath expression which identifies an element, in the XML input document, which the signature will be inserted as the first child of.</w:delText>
        </w:r>
        <w:bookmarkStart w:id="20051" w:name="_Toc10200422"/>
        <w:bookmarkStart w:id="20052" w:name="_Toc10204560"/>
        <w:bookmarkStart w:id="20053" w:name="_Toc10208698"/>
        <w:bookmarkEnd w:id="20051"/>
        <w:bookmarkEnd w:id="20052"/>
        <w:bookmarkEnd w:id="20053"/>
      </w:del>
    </w:p>
    <w:p w14:paraId="41FE006E" w14:textId="11842E6A" w:rsidR="00564C22" w:rsidDel="00B33063" w:rsidRDefault="009B1AF1" w:rsidP="00564C22">
      <w:pPr>
        <w:pStyle w:val="Member"/>
        <w:rPr>
          <w:del w:id="20054" w:author="Andreas Kuehne" w:date="2019-05-31T12:22:00Z"/>
        </w:rPr>
      </w:pPr>
      <w:del w:id="20055" w:author="Andreas Kuehne" w:date="2019-05-31T12:22:00Z">
        <w:r w:rsidDel="00B33063">
          <w:delText xml:space="preserve">The OPTIONAL </w:delText>
        </w:r>
        <w:r w:rsidRPr="35C1378D" w:rsidDel="00B33063">
          <w:rPr>
            <w:rStyle w:val="Datatype"/>
          </w:rPr>
          <w:delText>NsPrefixMapping</w:delText>
        </w:r>
        <w:r w:rsidDel="00B33063">
          <w:delText xml:space="preserve"> element, if present, MAY occur zero or more times containing a sub-component. If present each instance MUST satisfy the requirements specified in this document in section </w:delText>
        </w:r>
        <w:r w:rsidDel="00B33063">
          <w:fldChar w:fldCharType="begin"/>
        </w:r>
        <w:r w:rsidDel="00B33063">
          <w:delInstrText xml:space="preserve"> REF _RefComp9A2799E1 \r \h </w:delInstrText>
        </w:r>
        <w:r w:rsidDel="00B33063">
          <w:fldChar w:fldCharType="separate"/>
        </w:r>
        <w:r w:rsidDel="00B33063">
          <w:rPr>
            <w:rStyle w:val="Datatype"/>
            <w:rFonts w:eastAsia="Courier New" w:cs="Courier New"/>
          </w:rPr>
          <w:delText>NsPrefixMapping</w:delText>
        </w:r>
        <w:r w:rsidDel="00B33063">
          <w:fldChar w:fldCharType="end"/>
        </w:r>
        <w:r w:rsidDel="00B33063">
          <w:delText xml:space="preserve">. </w:delText>
        </w:r>
        <w:bookmarkStart w:id="20056" w:name="_Toc10200423"/>
        <w:bookmarkStart w:id="20057" w:name="_Toc10204561"/>
        <w:bookmarkStart w:id="20058" w:name="_Toc10208699"/>
        <w:bookmarkEnd w:id="20056"/>
        <w:bookmarkEnd w:id="20057"/>
        <w:bookmarkEnd w:id="20058"/>
      </w:del>
    </w:p>
    <w:p w14:paraId="486350A1" w14:textId="0A970FC5" w:rsidR="00564C22" w:rsidDel="00B33063" w:rsidRDefault="009B1AF1" w:rsidP="00564C22">
      <w:pPr>
        <w:pStyle w:val="Member"/>
        <w:rPr>
          <w:del w:id="20059" w:author="Andreas Kuehne" w:date="2019-05-31T12:22:00Z"/>
        </w:rPr>
      </w:pPr>
      <w:del w:id="20060" w:author="Andreas Kuehne" w:date="2019-05-31T12:22:00Z">
        <w:r w:rsidDel="00B33063">
          <w:delText xml:space="preserve">The OPTIONAL </w:delText>
        </w:r>
        <w:r w:rsidRPr="35C1378D" w:rsidDel="00B33063">
          <w:rPr>
            <w:rStyle w:val="Datatype"/>
          </w:rPr>
          <w:delText>WhichData</w:delText>
        </w:r>
        <w:r w:rsidDel="00B33063">
          <w:delText xml:space="preserve"> element, if present, MUST contain one instance of a unique identifier reference. </w:delText>
        </w:r>
        <w:r w:rsidR="00D56DEC" w:rsidRPr="00D56DEC" w:rsidDel="00B33063">
          <w:delText xml:space="preserve">The </w:delText>
        </w:r>
        <w:r w:rsidR="00D56DEC" w:rsidRPr="00D56DEC" w:rsidDel="00B33063">
          <w:rPr>
            <w:rStyle w:val="Datatype"/>
          </w:rPr>
          <w:delText>WhichData</w:delText>
        </w:r>
        <w:r w:rsidR="00D56DEC" w:rsidRPr="00D56DEC" w:rsidDel="00B33063">
          <w:delText xml:space="preserve"> element identifies the input </w:delText>
        </w:r>
        <w:r w:rsidR="00092265" w:rsidRPr="00092265" w:rsidDel="00B33063">
          <w:rPr>
            <w:rStyle w:val="Datatype"/>
          </w:rPr>
          <w:delText>Base64Data</w:delText>
        </w:r>
        <w:r w:rsidR="00092265" w:rsidDel="00B33063">
          <w:delText xml:space="preserve"> component</w:delText>
        </w:r>
        <w:r w:rsidR="00D56DEC" w:rsidRPr="00D56DEC" w:rsidDel="00B33063">
          <w:delText xml:space="preserve"> </w:delText>
        </w:r>
        <w:r w:rsidR="00092265" w:rsidDel="00B33063">
          <w:delText xml:space="preserve">containing the document </w:delText>
        </w:r>
        <w:r w:rsidR="00D56DEC" w:rsidRPr="00D56DEC" w:rsidDel="00B33063">
          <w:delText>the signature will be inserted into.</w:delText>
        </w:r>
        <w:bookmarkStart w:id="20061" w:name="_Toc10200424"/>
        <w:bookmarkStart w:id="20062" w:name="_Toc10204562"/>
        <w:bookmarkStart w:id="20063" w:name="_Toc10208700"/>
        <w:bookmarkEnd w:id="20061"/>
        <w:bookmarkEnd w:id="20062"/>
        <w:bookmarkEnd w:id="20063"/>
      </w:del>
    </w:p>
    <w:p w14:paraId="25191412" w14:textId="05219090" w:rsidR="00564C22" w:rsidDel="00B33063" w:rsidRDefault="009B1AF1" w:rsidP="00564C22">
      <w:pPr>
        <w:pStyle w:val="Member"/>
        <w:rPr>
          <w:del w:id="20064" w:author="Andreas Kuehne" w:date="2019-05-31T12:22:00Z"/>
        </w:rPr>
      </w:pPr>
      <w:del w:id="20065" w:author="Andreas Kuehne" w:date="2019-05-31T12:22:00Z">
        <w:r w:rsidDel="00B33063">
          <w:delText xml:space="preserve">The OPTIONAL </w:delText>
        </w:r>
        <w:r w:rsidRPr="35C1378D" w:rsidDel="00B33063">
          <w:rPr>
            <w:rStyle w:val="Datatype"/>
          </w:rPr>
          <w:delText>CreateEnvelopedSignature</w:delText>
        </w:r>
        <w:r w:rsidDel="00B33063">
          <w:delText xml:space="preserve"> element, if present, MUST contain one instance of a boolean. Its default value is '</w:delText>
        </w:r>
        <w:r w:rsidDel="00B33063">
          <w:rPr>
            <w:color w:val="244061" w:themeColor="accent1" w:themeShade="80"/>
          </w:rPr>
          <w:delText>true</w:delText>
        </w:r>
        <w:r w:rsidDel="00B33063">
          <w:delText xml:space="preserve">'. </w:delText>
        </w:r>
        <w:r w:rsidRPr="003A06D0" w:rsidDel="00B33063">
          <w:delText xml:space="preserve">If the </w:delText>
        </w:r>
        <w:r w:rsidRPr="003A06D0" w:rsidDel="00B33063">
          <w:rPr>
            <w:rStyle w:val="Datatype"/>
            <w:lang w:val="en-GB"/>
          </w:rPr>
          <w:delText>CreateEnvelopedSignature</w:delText>
        </w:r>
        <w:r w:rsidRPr="003A06D0" w:rsidDel="00B33063">
          <w:delText xml:space="preserve"> element is set to true a reference having an enveloped signature transform is created.</w:delText>
        </w:r>
        <w:bookmarkStart w:id="20066" w:name="_Toc10200425"/>
        <w:bookmarkStart w:id="20067" w:name="_Toc10204563"/>
        <w:bookmarkStart w:id="20068" w:name="_Toc10208701"/>
        <w:bookmarkEnd w:id="20066"/>
        <w:bookmarkEnd w:id="20067"/>
        <w:bookmarkEnd w:id="20068"/>
      </w:del>
    </w:p>
    <w:p w14:paraId="4E23B960" w14:textId="4E93325F" w:rsidR="00564C22" w:rsidDel="00B33063" w:rsidRDefault="009B1AF1" w:rsidP="00564C22">
      <w:pPr>
        <w:pStyle w:val="berschrift4"/>
        <w:rPr>
          <w:del w:id="20069" w:author="Andreas Kuehne" w:date="2019-05-31T12:22:00Z"/>
        </w:rPr>
      </w:pPr>
      <w:del w:id="20070" w:author="Andreas Kuehne" w:date="2019-05-31T12:22:00Z">
        <w:r w:rsidDel="00B33063">
          <w:delText>SignaturePlacement – JSON Syntax</w:delText>
        </w:r>
        <w:bookmarkStart w:id="20071" w:name="_Toc10200426"/>
        <w:bookmarkStart w:id="20072" w:name="_Toc10204564"/>
        <w:bookmarkStart w:id="20073" w:name="_Toc10208702"/>
        <w:bookmarkEnd w:id="20071"/>
        <w:bookmarkEnd w:id="20072"/>
        <w:bookmarkEnd w:id="20073"/>
      </w:del>
    </w:p>
    <w:p w14:paraId="4B8B729D" w14:textId="201FFC66" w:rsidR="00564C22" w:rsidRPr="0248A3D1" w:rsidDel="00B33063" w:rsidRDefault="009B1AF1" w:rsidP="00564C22">
      <w:pPr>
        <w:rPr>
          <w:del w:id="20074" w:author="Andreas Kuehne" w:date="2019-05-31T12:22:00Z"/>
        </w:rPr>
      </w:pPr>
      <w:del w:id="20075"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SignaturePlacementType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SignaturePlacement</w:delText>
        </w:r>
        <w:r w:rsidDel="00B33063">
          <w:delText xml:space="preserve"> component.</w:delText>
        </w:r>
        <w:bookmarkStart w:id="20076" w:name="_Toc10200427"/>
        <w:bookmarkStart w:id="20077" w:name="_Toc10204565"/>
        <w:bookmarkStart w:id="20078" w:name="_Toc10208703"/>
        <w:bookmarkEnd w:id="20076"/>
        <w:bookmarkEnd w:id="20077"/>
        <w:bookmarkEnd w:id="20078"/>
      </w:del>
    </w:p>
    <w:p w14:paraId="3FB8C99A" w14:textId="5ED4FEB8" w:rsidR="00564C22" w:rsidRPr="C2430093" w:rsidDel="00B33063" w:rsidRDefault="009B1AF1" w:rsidP="00564C22">
      <w:pPr>
        <w:spacing w:line="259" w:lineRule="auto"/>
        <w:rPr>
          <w:del w:id="20079" w:author="Andreas Kuehne" w:date="2019-05-31T12:22:00Z"/>
          <w:rFonts w:eastAsia="Arial" w:cs="Arial"/>
          <w:sz w:val="22"/>
          <w:szCs w:val="22"/>
        </w:rPr>
      </w:pPr>
      <w:del w:id="20080"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SignaturePlacement</w:delText>
        </w:r>
        <w:r w:rsidRPr="002062A5" w:rsidDel="00B33063">
          <w:rPr>
            <w:rFonts w:eastAsia="Arial" w:cs="Arial"/>
            <w:sz w:val="22"/>
            <w:szCs w:val="22"/>
          </w:rPr>
          <w:delText xml:space="preserve"> using JSON-specific names mapped as shown in the table below.</w:delText>
        </w:r>
        <w:bookmarkStart w:id="20081" w:name="_Toc10200428"/>
        <w:bookmarkStart w:id="20082" w:name="_Toc10204566"/>
        <w:bookmarkStart w:id="20083" w:name="_Toc10208704"/>
        <w:bookmarkEnd w:id="20081"/>
        <w:bookmarkEnd w:id="20082"/>
        <w:bookmarkEnd w:id="20083"/>
      </w:del>
    </w:p>
    <w:tbl>
      <w:tblPr>
        <w:tblStyle w:val="Gitternetztabelle1hell1"/>
        <w:tblW w:w="0" w:type="auto"/>
        <w:tblLook w:val="04A0" w:firstRow="1" w:lastRow="0" w:firstColumn="1" w:lastColumn="0" w:noHBand="0" w:noVBand="1"/>
      </w:tblPr>
      <w:tblGrid>
        <w:gridCol w:w="4675"/>
        <w:gridCol w:w="4675"/>
      </w:tblGrid>
      <w:tr w:rsidR="00564C22" w:rsidDel="00B33063" w14:paraId="71D6DE87" w14:textId="53EAB57A" w:rsidTr="00564C22">
        <w:trPr>
          <w:cnfStyle w:val="100000000000" w:firstRow="1" w:lastRow="0" w:firstColumn="0" w:lastColumn="0" w:oddVBand="0" w:evenVBand="0" w:oddHBand="0" w:evenHBand="0" w:firstRowFirstColumn="0" w:firstRowLastColumn="0" w:lastRowFirstColumn="0" w:lastRowLastColumn="0"/>
          <w:del w:id="2008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F1AE73F" w14:textId="30F5C5DC" w:rsidR="00564C22" w:rsidDel="00B33063" w:rsidRDefault="009B1AF1" w:rsidP="00564C22">
            <w:pPr>
              <w:pStyle w:val="Beschriftung"/>
              <w:rPr>
                <w:del w:id="20085" w:author="Andreas Kuehne" w:date="2019-05-31T12:22:00Z"/>
              </w:rPr>
            </w:pPr>
            <w:del w:id="20086" w:author="Andreas Kuehne" w:date="2019-05-31T12:22:00Z">
              <w:r w:rsidDel="00B33063">
                <w:delText>Element</w:delText>
              </w:r>
              <w:bookmarkStart w:id="20087" w:name="_Toc10200429"/>
              <w:bookmarkStart w:id="20088" w:name="_Toc10204567"/>
              <w:bookmarkStart w:id="20089" w:name="_Toc10208705"/>
              <w:bookmarkEnd w:id="20087"/>
              <w:bookmarkEnd w:id="20088"/>
              <w:bookmarkEnd w:id="20089"/>
            </w:del>
          </w:p>
        </w:tc>
        <w:tc>
          <w:tcPr>
            <w:tcW w:w="4675" w:type="dxa"/>
          </w:tcPr>
          <w:p w14:paraId="36262E9C" w14:textId="21ABB926"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20090" w:author="Andreas Kuehne" w:date="2019-05-31T12:22:00Z"/>
              </w:rPr>
            </w:pPr>
            <w:del w:id="20091" w:author="Andreas Kuehne" w:date="2019-05-31T12:22:00Z">
              <w:r w:rsidDel="00B33063">
                <w:delText>Implementing JSON member name</w:delText>
              </w:r>
              <w:bookmarkStart w:id="20092" w:name="_Toc10200430"/>
              <w:bookmarkStart w:id="20093" w:name="_Toc10204568"/>
              <w:bookmarkStart w:id="20094" w:name="_Toc10208706"/>
              <w:bookmarkEnd w:id="20092"/>
              <w:bookmarkEnd w:id="20093"/>
              <w:bookmarkEnd w:id="20094"/>
            </w:del>
          </w:p>
        </w:tc>
        <w:bookmarkStart w:id="20095" w:name="_Toc10200431"/>
        <w:bookmarkStart w:id="20096" w:name="_Toc10204569"/>
        <w:bookmarkStart w:id="20097" w:name="_Toc10208707"/>
        <w:bookmarkEnd w:id="20095"/>
        <w:bookmarkEnd w:id="20096"/>
        <w:bookmarkEnd w:id="20097"/>
      </w:tr>
      <w:tr w:rsidR="00564C22" w:rsidDel="00B33063" w14:paraId="43B9D53C" w14:textId="24CA88DA" w:rsidTr="00564C22">
        <w:trPr>
          <w:del w:id="2009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B23C24C" w14:textId="4E7EFDB7" w:rsidR="00564C22" w:rsidRPr="002062A5" w:rsidDel="00B33063" w:rsidRDefault="009B1AF1" w:rsidP="00564C22">
            <w:pPr>
              <w:pStyle w:val="Beschriftung"/>
              <w:rPr>
                <w:del w:id="20099" w:author="Andreas Kuehne" w:date="2019-05-31T12:22:00Z"/>
                <w:rStyle w:val="Datatype"/>
                <w:b w:val="0"/>
                <w:bCs w:val="0"/>
              </w:rPr>
            </w:pPr>
            <w:del w:id="20100" w:author="Andreas Kuehne" w:date="2019-05-31T12:22:00Z">
              <w:r w:rsidRPr="002062A5" w:rsidDel="00B33063">
                <w:rPr>
                  <w:rStyle w:val="Datatype"/>
                </w:rPr>
                <w:delText>XPathAfter</w:delText>
              </w:r>
              <w:bookmarkStart w:id="20101" w:name="_Toc10200432"/>
              <w:bookmarkStart w:id="20102" w:name="_Toc10204570"/>
              <w:bookmarkStart w:id="20103" w:name="_Toc10208708"/>
              <w:bookmarkEnd w:id="20101"/>
              <w:bookmarkEnd w:id="20102"/>
              <w:bookmarkEnd w:id="20103"/>
            </w:del>
          </w:p>
        </w:tc>
        <w:tc>
          <w:tcPr>
            <w:tcW w:w="4675" w:type="dxa"/>
          </w:tcPr>
          <w:p w14:paraId="05E1D520" w14:textId="1A009E6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0104" w:author="Andreas Kuehne" w:date="2019-05-31T12:22:00Z"/>
                <w:rStyle w:val="Datatype"/>
              </w:rPr>
            </w:pPr>
            <w:del w:id="20105" w:author="Andreas Kuehne" w:date="2019-05-31T12:22:00Z">
              <w:r w:rsidRPr="002062A5" w:rsidDel="00B33063">
                <w:rPr>
                  <w:rStyle w:val="Datatype"/>
                </w:rPr>
                <w:delText>xPathAfter</w:delText>
              </w:r>
              <w:bookmarkStart w:id="20106" w:name="_Toc10200433"/>
              <w:bookmarkStart w:id="20107" w:name="_Toc10204571"/>
              <w:bookmarkStart w:id="20108" w:name="_Toc10208709"/>
              <w:bookmarkEnd w:id="20106"/>
              <w:bookmarkEnd w:id="20107"/>
              <w:bookmarkEnd w:id="20108"/>
            </w:del>
          </w:p>
        </w:tc>
        <w:bookmarkStart w:id="20109" w:name="_Toc10200434"/>
        <w:bookmarkStart w:id="20110" w:name="_Toc10204572"/>
        <w:bookmarkStart w:id="20111" w:name="_Toc10208710"/>
        <w:bookmarkEnd w:id="20109"/>
        <w:bookmarkEnd w:id="20110"/>
        <w:bookmarkEnd w:id="20111"/>
      </w:tr>
      <w:tr w:rsidR="00564C22" w:rsidDel="00B33063" w14:paraId="6F177EB4" w14:textId="31AAA569" w:rsidTr="00564C22">
        <w:trPr>
          <w:del w:id="2011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B3649DE" w14:textId="1992142F" w:rsidR="00564C22" w:rsidRPr="002062A5" w:rsidDel="00B33063" w:rsidRDefault="009B1AF1" w:rsidP="00564C22">
            <w:pPr>
              <w:pStyle w:val="Beschriftung"/>
              <w:rPr>
                <w:del w:id="20113" w:author="Andreas Kuehne" w:date="2019-05-31T12:22:00Z"/>
                <w:rStyle w:val="Datatype"/>
                <w:b w:val="0"/>
                <w:bCs w:val="0"/>
              </w:rPr>
            </w:pPr>
            <w:del w:id="20114" w:author="Andreas Kuehne" w:date="2019-05-31T12:22:00Z">
              <w:r w:rsidRPr="002062A5" w:rsidDel="00B33063">
                <w:rPr>
                  <w:rStyle w:val="Datatype"/>
                </w:rPr>
                <w:delText>XPathFirstChildOf</w:delText>
              </w:r>
              <w:bookmarkStart w:id="20115" w:name="_Toc10200435"/>
              <w:bookmarkStart w:id="20116" w:name="_Toc10204573"/>
              <w:bookmarkStart w:id="20117" w:name="_Toc10208711"/>
              <w:bookmarkEnd w:id="20115"/>
              <w:bookmarkEnd w:id="20116"/>
              <w:bookmarkEnd w:id="20117"/>
            </w:del>
          </w:p>
        </w:tc>
        <w:tc>
          <w:tcPr>
            <w:tcW w:w="4675" w:type="dxa"/>
          </w:tcPr>
          <w:p w14:paraId="7CBCB923" w14:textId="384B092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0118" w:author="Andreas Kuehne" w:date="2019-05-31T12:22:00Z"/>
                <w:rStyle w:val="Datatype"/>
              </w:rPr>
            </w:pPr>
            <w:del w:id="20119" w:author="Andreas Kuehne" w:date="2019-05-31T12:22:00Z">
              <w:r w:rsidRPr="002062A5" w:rsidDel="00B33063">
                <w:rPr>
                  <w:rStyle w:val="Datatype"/>
                </w:rPr>
                <w:delText>xPathFirstChildOf</w:delText>
              </w:r>
              <w:bookmarkStart w:id="20120" w:name="_Toc10200436"/>
              <w:bookmarkStart w:id="20121" w:name="_Toc10204574"/>
              <w:bookmarkStart w:id="20122" w:name="_Toc10208712"/>
              <w:bookmarkEnd w:id="20120"/>
              <w:bookmarkEnd w:id="20121"/>
              <w:bookmarkEnd w:id="20122"/>
            </w:del>
          </w:p>
        </w:tc>
        <w:bookmarkStart w:id="20123" w:name="_Toc10200437"/>
        <w:bookmarkStart w:id="20124" w:name="_Toc10204575"/>
        <w:bookmarkStart w:id="20125" w:name="_Toc10208713"/>
        <w:bookmarkEnd w:id="20123"/>
        <w:bookmarkEnd w:id="20124"/>
        <w:bookmarkEnd w:id="20125"/>
      </w:tr>
      <w:tr w:rsidR="00564C22" w:rsidDel="00B33063" w14:paraId="2C197E3A" w14:textId="50617CBE" w:rsidTr="00564C22">
        <w:trPr>
          <w:del w:id="2012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364BD7E" w14:textId="48628483" w:rsidR="00564C22" w:rsidRPr="002062A5" w:rsidDel="00B33063" w:rsidRDefault="009B1AF1" w:rsidP="00564C22">
            <w:pPr>
              <w:pStyle w:val="Beschriftung"/>
              <w:rPr>
                <w:del w:id="20127" w:author="Andreas Kuehne" w:date="2019-05-31T12:22:00Z"/>
                <w:rStyle w:val="Datatype"/>
                <w:b w:val="0"/>
                <w:bCs w:val="0"/>
              </w:rPr>
            </w:pPr>
            <w:del w:id="20128" w:author="Andreas Kuehne" w:date="2019-05-31T12:22:00Z">
              <w:r w:rsidRPr="002062A5" w:rsidDel="00B33063">
                <w:rPr>
                  <w:rStyle w:val="Datatype"/>
                </w:rPr>
                <w:delText>NsPrefixMapping</w:delText>
              </w:r>
              <w:bookmarkStart w:id="20129" w:name="_Toc10200438"/>
              <w:bookmarkStart w:id="20130" w:name="_Toc10204576"/>
              <w:bookmarkStart w:id="20131" w:name="_Toc10208714"/>
              <w:bookmarkEnd w:id="20129"/>
              <w:bookmarkEnd w:id="20130"/>
              <w:bookmarkEnd w:id="20131"/>
            </w:del>
          </w:p>
        </w:tc>
        <w:tc>
          <w:tcPr>
            <w:tcW w:w="4675" w:type="dxa"/>
          </w:tcPr>
          <w:p w14:paraId="7AC67F95" w14:textId="55559C7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0132" w:author="Andreas Kuehne" w:date="2019-05-31T12:22:00Z"/>
                <w:rStyle w:val="Datatype"/>
              </w:rPr>
            </w:pPr>
            <w:del w:id="20133" w:author="Andreas Kuehne" w:date="2019-05-31T12:22:00Z">
              <w:r w:rsidRPr="002062A5" w:rsidDel="00B33063">
                <w:rPr>
                  <w:rStyle w:val="Datatype"/>
                </w:rPr>
                <w:delText>nsDecl</w:delText>
              </w:r>
              <w:bookmarkStart w:id="20134" w:name="_Toc10200439"/>
              <w:bookmarkStart w:id="20135" w:name="_Toc10204577"/>
              <w:bookmarkStart w:id="20136" w:name="_Toc10208715"/>
              <w:bookmarkEnd w:id="20134"/>
              <w:bookmarkEnd w:id="20135"/>
              <w:bookmarkEnd w:id="20136"/>
            </w:del>
          </w:p>
        </w:tc>
        <w:bookmarkStart w:id="20137" w:name="_Toc10200440"/>
        <w:bookmarkStart w:id="20138" w:name="_Toc10204578"/>
        <w:bookmarkStart w:id="20139" w:name="_Toc10208716"/>
        <w:bookmarkEnd w:id="20137"/>
        <w:bookmarkEnd w:id="20138"/>
        <w:bookmarkEnd w:id="20139"/>
      </w:tr>
      <w:tr w:rsidR="00564C22" w:rsidDel="00B33063" w14:paraId="0CA934CF" w14:textId="59FBE0F8" w:rsidTr="00564C22">
        <w:trPr>
          <w:del w:id="2014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90C3DBA" w14:textId="34817550" w:rsidR="00564C22" w:rsidRPr="002062A5" w:rsidDel="00B33063" w:rsidRDefault="009B1AF1" w:rsidP="00564C22">
            <w:pPr>
              <w:pStyle w:val="Beschriftung"/>
              <w:rPr>
                <w:del w:id="20141" w:author="Andreas Kuehne" w:date="2019-05-31T12:22:00Z"/>
                <w:rStyle w:val="Datatype"/>
                <w:b w:val="0"/>
                <w:bCs w:val="0"/>
              </w:rPr>
            </w:pPr>
            <w:del w:id="20142" w:author="Andreas Kuehne" w:date="2019-05-31T12:22:00Z">
              <w:r w:rsidRPr="002062A5" w:rsidDel="00B33063">
                <w:rPr>
                  <w:rStyle w:val="Datatype"/>
                </w:rPr>
                <w:delText>WhichData</w:delText>
              </w:r>
              <w:bookmarkStart w:id="20143" w:name="_Toc10200441"/>
              <w:bookmarkStart w:id="20144" w:name="_Toc10204579"/>
              <w:bookmarkStart w:id="20145" w:name="_Toc10208717"/>
              <w:bookmarkEnd w:id="20143"/>
              <w:bookmarkEnd w:id="20144"/>
              <w:bookmarkEnd w:id="20145"/>
            </w:del>
          </w:p>
        </w:tc>
        <w:tc>
          <w:tcPr>
            <w:tcW w:w="4675" w:type="dxa"/>
          </w:tcPr>
          <w:p w14:paraId="15A8ED6D" w14:textId="37D74EE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0146" w:author="Andreas Kuehne" w:date="2019-05-31T12:22:00Z"/>
                <w:rStyle w:val="Datatype"/>
              </w:rPr>
            </w:pPr>
            <w:del w:id="20147" w:author="Andreas Kuehne" w:date="2019-05-31T12:22:00Z">
              <w:r w:rsidRPr="002062A5" w:rsidDel="00B33063">
                <w:rPr>
                  <w:rStyle w:val="Datatype"/>
                </w:rPr>
                <w:delText>whichData</w:delText>
              </w:r>
              <w:bookmarkStart w:id="20148" w:name="_Toc10200442"/>
              <w:bookmarkStart w:id="20149" w:name="_Toc10204580"/>
              <w:bookmarkStart w:id="20150" w:name="_Toc10208718"/>
              <w:bookmarkEnd w:id="20148"/>
              <w:bookmarkEnd w:id="20149"/>
              <w:bookmarkEnd w:id="20150"/>
            </w:del>
          </w:p>
        </w:tc>
        <w:bookmarkStart w:id="20151" w:name="_Toc10200443"/>
        <w:bookmarkStart w:id="20152" w:name="_Toc10204581"/>
        <w:bookmarkStart w:id="20153" w:name="_Toc10208719"/>
        <w:bookmarkEnd w:id="20151"/>
        <w:bookmarkEnd w:id="20152"/>
        <w:bookmarkEnd w:id="20153"/>
      </w:tr>
      <w:tr w:rsidR="00564C22" w:rsidDel="00B33063" w14:paraId="6A4910A9" w14:textId="38B8DCF7" w:rsidTr="00564C22">
        <w:trPr>
          <w:del w:id="2015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25BA43E" w14:textId="23AB9C9A" w:rsidR="00564C22" w:rsidRPr="002062A5" w:rsidDel="00B33063" w:rsidRDefault="009B1AF1" w:rsidP="00564C22">
            <w:pPr>
              <w:pStyle w:val="Beschriftung"/>
              <w:rPr>
                <w:del w:id="20155" w:author="Andreas Kuehne" w:date="2019-05-31T12:22:00Z"/>
                <w:rStyle w:val="Datatype"/>
                <w:b w:val="0"/>
                <w:bCs w:val="0"/>
              </w:rPr>
            </w:pPr>
            <w:del w:id="20156" w:author="Andreas Kuehne" w:date="2019-05-31T12:22:00Z">
              <w:r w:rsidRPr="002062A5" w:rsidDel="00B33063">
                <w:rPr>
                  <w:rStyle w:val="Datatype"/>
                </w:rPr>
                <w:delText>CreateEnvelopedSignature</w:delText>
              </w:r>
              <w:bookmarkStart w:id="20157" w:name="_Toc10200444"/>
              <w:bookmarkStart w:id="20158" w:name="_Toc10204582"/>
              <w:bookmarkStart w:id="20159" w:name="_Toc10208720"/>
              <w:bookmarkEnd w:id="20157"/>
              <w:bookmarkEnd w:id="20158"/>
              <w:bookmarkEnd w:id="20159"/>
            </w:del>
          </w:p>
        </w:tc>
        <w:tc>
          <w:tcPr>
            <w:tcW w:w="4675" w:type="dxa"/>
          </w:tcPr>
          <w:p w14:paraId="20B8BD76" w14:textId="61D16266"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0160" w:author="Andreas Kuehne" w:date="2019-05-31T12:22:00Z"/>
                <w:rStyle w:val="Datatype"/>
              </w:rPr>
            </w:pPr>
            <w:del w:id="20161" w:author="Andreas Kuehne" w:date="2019-05-31T12:22:00Z">
              <w:r w:rsidRPr="002062A5" w:rsidDel="00B33063">
                <w:rPr>
                  <w:rStyle w:val="Datatype"/>
                </w:rPr>
                <w:delText>createEnvelopedSignature</w:delText>
              </w:r>
              <w:bookmarkStart w:id="20162" w:name="_Toc10200445"/>
              <w:bookmarkStart w:id="20163" w:name="_Toc10204583"/>
              <w:bookmarkStart w:id="20164" w:name="_Toc10208721"/>
              <w:bookmarkEnd w:id="20162"/>
              <w:bookmarkEnd w:id="20163"/>
              <w:bookmarkEnd w:id="20164"/>
            </w:del>
          </w:p>
        </w:tc>
        <w:bookmarkStart w:id="20165" w:name="_Toc10200446"/>
        <w:bookmarkStart w:id="20166" w:name="_Toc10204584"/>
        <w:bookmarkStart w:id="20167" w:name="_Toc10208722"/>
        <w:bookmarkEnd w:id="20165"/>
        <w:bookmarkEnd w:id="20166"/>
        <w:bookmarkEnd w:id="20167"/>
      </w:tr>
    </w:tbl>
    <w:p w14:paraId="10111776" w14:textId="340DC33E" w:rsidR="00564C22" w:rsidRPr="0202B381" w:rsidDel="00B33063" w:rsidRDefault="009B1AF1" w:rsidP="00564C22">
      <w:pPr>
        <w:rPr>
          <w:del w:id="20168" w:author="Andreas Kuehne" w:date="2019-05-31T12:22:00Z"/>
        </w:rPr>
      </w:pPr>
      <w:del w:id="20169"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SignaturePlacementType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20170" w:name="_Toc10200447"/>
        <w:bookmarkStart w:id="20171" w:name="_Toc10204585"/>
        <w:bookmarkStart w:id="20172" w:name="_Toc10208723"/>
        <w:bookmarkEnd w:id="20170"/>
        <w:bookmarkEnd w:id="20171"/>
        <w:bookmarkEnd w:id="20172"/>
      </w:del>
    </w:p>
    <w:p w14:paraId="7ABDCB34" w14:textId="073D6CC2" w:rsidR="00564C22" w:rsidDel="00B33063" w:rsidRDefault="009B1AF1" w:rsidP="00564C22">
      <w:pPr>
        <w:pStyle w:val="Code"/>
        <w:spacing w:line="259" w:lineRule="auto"/>
        <w:rPr>
          <w:del w:id="20173" w:author="Andreas Kuehne" w:date="2019-05-31T12:22:00Z"/>
        </w:rPr>
      </w:pPr>
      <w:del w:id="20174" w:author="Andreas Kuehne" w:date="2019-05-31T12:22:00Z">
        <w:r w:rsidDel="00B33063">
          <w:rPr>
            <w:color w:val="31849B" w:themeColor="accent5" w:themeShade="BF"/>
          </w:rPr>
          <w:delText>"dss2-SignaturePlacementType"</w:delText>
        </w:r>
        <w:r w:rsidDel="00B33063">
          <w:delText>: {</w:delText>
        </w:r>
        <w:bookmarkStart w:id="20175" w:name="_Toc10200448"/>
        <w:bookmarkStart w:id="20176" w:name="_Toc10204586"/>
        <w:bookmarkStart w:id="20177" w:name="_Toc10208724"/>
        <w:bookmarkEnd w:id="20175"/>
        <w:bookmarkEnd w:id="20176"/>
        <w:bookmarkEnd w:id="20177"/>
      </w:del>
    </w:p>
    <w:p w14:paraId="5E2972B7" w14:textId="5B60E7C7" w:rsidR="00564C22" w:rsidDel="00B33063" w:rsidRDefault="009B1AF1" w:rsidP="00564C22">
      <w:pPr>
        <w:pStyle w:val="Code"/>
        <w:spacing w:line="259" w:lineRule="auto"/>
        <w:rPr>
          <w:del w:id="20178" w:author="Andreas Kuehne" w:date="2019-05-31T12:22:00Z"/>
        </w:rPr>
      </w:pPr>
      <w:del w:id="20179"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20180" w:name="_Toc10200449"/>
        <w:bookmarkStart w:id="20181" w:name="_Toc10204587"/>
        <w:bookmarkStart w:id="20182" w:name="_Toc10208725"/>
        <w:bookmarkEnd w:id="20180"/>
        <w:bookmarkEnd w:id="20181"/>
        <w:bookmarkEnd w:id="20182"/>
      </w:del>
    </w:p>
    <w:p w14:paraId="7722B4D0" w14:textId="61712EB9" w:rsidR="00564C22" w:rsidDel="00B33063" w:rsidRDefault="009B1AF1" w:rsidP="00564C22">
      <w:pPr>
        <w:pStyle w:val="Code"/>
        <w:spacing w:line="259" w:lineRule="auto"/>
        <w:rPr>
          <w:del w:id="20183" w:author="Andreas Kuehne" w:date="2019-05-31T12:22:00Z"/>
        </w:rPr>
      </w:pPr>
      <w:del w:id="20184" w:author="Andreas Kuehne" w:date="2019-05-31T12:22:00Z">
        <w:r w:rsidDel="00B33063">
          <w:rPr>
            <w:color w:val="31849B" w:themeColor="accent5" w:themeShade="BF"/>
          </w:rPr>
          <w:delText xml:space="preserve">  "properties"</w:delText>
        </w:r>
        <w:r w:rsidDel="00B33063">
          <w:delText>: {</w:delText>
        </w:r>
        <w:bookmarkStart w:id="20185" w:name="_Toc10200450"/>
        <w:bookmarkStart w:id="20186" w:name="_Toc10204588"/>
        <w:bookmarkStart w:id="20187" w:name="_Toc10208726"/>
        <w:bookmarkEnd w:id="20185"/>
        <w:bookmarkEnd w:id="20186"/>
        <w:bookmarkEnd w:id="20187"/>
      </w:del>
    </w:p>
    <w:p w14:paraId="097F83B4" w14:textId="6B4478BE" w:rsidR="00564C22" w:rsidDel="00B33063" w:rsidRDefault="009B1AF1" w:rsidP="00564C22">
      <w:pPr>
        <w:pStyle w:val="Code"/>
        <w:spacing w:line="259" w:lineRule="auto"/>
        <w:rPr>
          <w:del w:id="20188" w:author="Andreas Kuehne" w:date="2019-05-31T12:22:00Z"/>
        </w:rPr>
      </w:pPr>
      <w:del w:id="20189" w:author="Andreas Kuehne" w:date="2019-05-31T12:22:00Z">
        <w:r w:rsidDel="00B33063">
          <w:rPr>
            <w:color w:val="31849B" w:themeColor="accent5" w:themeShade="BF"/>
          </w:rPr>
          <w:delText xml:space="preserve">    "xpathFirstChildOf"</w:delText>
        </w:r>
        <w:r w:rsidDel="00B33063">
          <w:delText>: {</w:delText>
        </w:r>
        <w:bookmarkStart w:id="20190" w:name="_Toc10200451"/>
        <w:bookmarkStart w:id="20191" w:name="_Toc10204589"/>
        <w:bookmarkStart w:id="20192" w:name="_Toc10208727"/>
        <w:bookmarkEnd w:id="20190"/>
        <w:bookmarkEnd w:id="20191"/>
        <w:bookmarkEnd w:id="20192"/>
      </w:del>
    </w:p>
    <w:p w14:paraId="7BEC58D8" w14:textId="18971B61" w:rsidR="00564C22" w:rsidDel="00B33063" w:rsidRDefault="009B1AF1" w:rsidP="00564C22">
      <w:pPr>
        <w:pStyle w:val="Code"/>
        <w:spacing w:line="259" w:lineRule="auto"/>
        <w:rPr>
          <w:del w:id="20193" w:author="Andreas Kuehne" w:date="2019-05-31T12:22:00Z"/>
        </w:rPr>
      </w:pPr>
      <w:del w:id="20194"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20195" w:name="_Toc10200452"/>
        <w:bookmarkStart w:id="20196" w:name="_Toc10204590"/>
        <w:bookmarkStart w:id="20197" w:name="_Toc10208728"/>
        <w:bookmarkEnd w:id="20195"/>
        <w:bookmarkEnd w:id="20196"/>
        <w:bookmarkEnd w:id="20197"/>
      </w:del>
    </w:p>
    <w:p w14:paraId="3519491C" w14:textId="029950DF" w:rsidR="00564C22" w:rsidDel="00B33063" w:rsidRDefault="009B1AF1" w:rsidP="00564C22">
      <w:pPr>
        <w:pStyle w:val="Code"/>
        <w:spacing w:line="259" w:lineRule="auto"/>
        <w:rPr>
          <w:del w:id="20198" w:author="Andreas Kuehne" w:date="2019-05-31T12:22:00Z"/>
        </w:rPr>
      </w:pPr>
      <w:del w:id="20199" w:author="Andreas Kuehne" w:date="2019-05-31T12:22:00Z">
        <w:r w:rsidDel="00B33063">
          <w:delText xml:space="preserve">    },</w:delText>
        </w:r>
        <w:bookmarkStart w:id="20200" w:name="_Toc10200453"/>
        <w:bookmarkStart w:id="20201" w:name="_Toc10204591"/>
        <w:bookmarkStart w:id="20202" w:name="_Toc10208729"/>
        <w:bookmarkEnd w:id="20200"/>
        <w:bookmarkEnd w:id="20201"/>
        <w:bookmarkEnd w:id="20202"/>
      </w:del>
    </w:p>
    <w:p w14:paraId="26168DB7" w14:textId="4B0CED0C" w:rsidR="00564C22" w:rsidDel="00B33063" w:rsidRDefault="009B1AF1" w:rsidP="00564C22">
      <w:pPr>
        <w:pStyle w:val="Code"/>
        <w:spacing w:line="259" w:lineRule="auto"/>
        <w:rPr>
          <w:del w:id="20203" w:author="Andreas Kuehne" w:date="2019-05-31T12:22:00Z"/>
        </w:rPr>
      </w:pPr>
      <w:del w:id="20204" w:author="Andreas Kuehne" w:date="2019-05-31T12:22:00Z">
        <w:r w:rsidDel="00B33063">
          <w:rPr>
            <w:color w:val="31849B" w:themeColor="accent5" w:themeShade="BF"/>
          </w:rPr>
          <w:delText xml:space="preserve">    "xpathAfter"</w:delText>
        </w:r>
        <w:r w:rsidDel="00B33063">
          <w:delText>: {</w:delText>
        </w:r>
        <w:bookmarkStart w:id="20205" w:name="_Toc10200454"/>
        <w:bookmarkStart w:id="20206" w:name="_Toc10204592"/>
        <w:bookmarkStart w:id="20207" w:name="_Toc10208730"/>
        <w:bookmarkEnd w:id="20205"/>
        <w:bookmarkEnd w:id="20206"/>
        <w:bookmarkEnd w:id="20207"/>
      </w:del>
    </w:p>
    <w:p w14:paraId="4A477774" w14:textId="5545D7BE" w:rsidR="00564C22" w:rsidDel="00B33063" w:rsidRDefault="009B1AF1" w:rsidP="00564C22">
      <w:pPr>
        <w:pStyle w:val="Code"/>
        <w:spacing w:line="259" w:lineRule="auto"/>
        <w:rPr>
          <w:del w:id="20208" w:author="Andreas Kuehne" w:date="2019-05-31T12:22:00Z"/>
        </w:rPr>
      </w:pPr>
      <w:del w:id="20209"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20210" w:name="_Toc10200455"/>
        <w:bookmarkStart w:id="20211" w:name="_Toc10204593"/>
        <w:bookmarkStart w:id="20212" w:name="_Toc10208731"/>
        <w:bookmarkEnd w:id="20210"/>
        <w:bookmarkEnd w:id="20211"/>
        <w:bookmarkEnd w:id="20212"/>
      </w:del>
    </w:p>
    <w:p w14:paraId="32BE6C0B" w14:textId="0A8E2AB3" w:rsidR="00564C22" w:rsidDel="00B33063" w:rsidRDefault="009B1AF1" w:rsidP="00564C22">
      <w:pPr>
        <w:pStyle w:val="Code"/>
        <w:spacing w:line="259" w:lineRule="auto"/>
        <w:rPr>
          <w:del w:id="20213" w:author="Andreas Kuehne" w:date="2019-05-31T12:22:00Z"/>
        </w:rPr>
      </w:pPr>
      <w:del w:id="20214" w:author="Andreas Kuehne" w:date="2019-05-31T12:22:00Z">
        <w:r w:rsidDel="00B33063">
          <w:delText xml:space="preserve">    },</w:delText>
        </w:r>
        <w:bookmarkStart w:id="20215" w:name="_Toc10200456"/>
        <w:bookmarkStart w:id="20216" w:name="_Toc10204594"/>
        <w:bookmarkStart w:id="20217" w:name="_Toc10208732"/>
        <w:bookmarkEnd w:id="20215"/>
        <w:bookmarkEnd w:id="20216"/>
        <w:bookmarkEnd w:id="20217"/>
      </w:del>
    </w:p>
    <w:p w14:paraId="4E439FBD" w14:textId="5C18C778" w:rsidR="00564C22" w:rsidDel="00B33063" w:rsidRDefault="009B1AF1" w:rsidP="00564C22">
      <w:pPr>
        <w:pStyle w:val="Code"/>
        <w:spacing w:line="259" w:lineRule="auto"/>
        <w:rPr>
          <w:del w:id="20218" w:author="Andreas Kuehne" w:date="2019-05-31T12:22:00Z"/>
        </w:rPr>
      </w:pPr>
      <w:del w:id="20219" w:author="Andreas Kuehne" w:date="2019-05-31T12:22:00Z">
        <w:r w:rsidDel="00B33063">
          <w:rPr>
            <w:color w:val="31849B" w:themeColor="accent5" w:themeShade="BF"/>
          </w:rPr>
          <w:delText xml:space="preserve">    "xPathAfter"</w:delText>
        </w:r>
        <w:r w:rsidDel="00B33063">
          <w:delText>: {</w:delText>
        </w:r>
        <w:bookmarkStart w:id="20220" w:name="_Toc10200457"/>
        <w:bookmarkStart w:id="20221" w:name="_Toc10204595"/>
        <w:bookmarkStart w:id="20222" w:name="_Toc10208733"/>
        <w:bookmarkEnd w:id="20220"/>
        <w:bookmarkEnd w:id="20221"/>
        <w:bookmarkEnd w:id="20222"/>
      </w:del>
    </w:p>
    <w:p w14:paraId="1353E2EA" w14:textId="4F73611B" w:rsidR="00564C22" w:rsidDel="00B33063" w:rsidRDefault="009B1AF1" w:rsidP="00564C22">
      <w:pPr>
        <w:pStyle w:val="Code"/>
        <w:spacing w:line="259" w:lineRule="auto"/>
        <w:rPr>
          <w:del w:id="20223" w:author="Andreas Kuehne" w:date="2019-05-31T12:22:00Z"/>
        </w:rPr>
      </w:pPr>
      <w:del w:id="20224"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20225" w:name="_Toc10200458"/>
        <w:bookmarkStart w:id="20226" w:name="_Toc10204596"/>
        <w:bookmarkStart w:id="20227" w:name="_Toc10208734"/>
        <w:bookmarkEnd w:id="20225"/>
        <w:bookmarkEnd w:id="20226"/>
        <w:bookmarkEnd w:id="20227"/>
      </w:del>
    </w:p>
    <w:p w14:paraId="1434E8E7" w14:textId="60027CEB" w:rsidR="00564C22" w:rsidDel="00B33063" w:rsidRDefault="009B1AF1" w:rsidP="00564C22">
      <w:pPr>
        <w:pStyle w:val="Code"/>
        <w:spacing w:line="259" w:lineRule="auto"/>
        <w:rPr>
          <w:del w:id="20228" w:author="Andreas Kuehne" w:date="2019-05-31T12:22:00Z"/>
        </w:rPr>
      </w:pPr>
      <w:del w:id="20229" w:author="Andreas Kuehne" w:date="2019-05-31T12:22:00Z">
        <w:r w:rsidDel="00B33063">
          <w:delText xml:space="preserve">    },</w:delText>
        </w:r>
        <w:bookmarkStart w:id="20230" w:name="_Toc10200459"/>
        <w:bookmarkStart w:id="20231" w:name="_Toc10204597"/>
        <w:bookmarkStart w:id="20232" w:name="_Toc10208735"/>
        <w:bookmarkEnd w:id="20230"/>
        <w:bookmarkEnd w:id="20231"/>
        <w:bookmarkEnd w:id="20232"/>
      </w:del>
    </w:p>
    <w:p w14:paraId="4CD79ABE" w14:textId="70042CE1" w:rsidR="00564C22" w:rsidDel="00B33063" w:rsidRDefault="009B1AF1" w:rsidP="00564C22">
      <w:pPr>
        <w:pStyle w:val="Code"/>
        <w:spacing w:line="259" w:lineRule="auto"/>
        <w:rPr>
          <w:del w:id="20233" w:author="Andreas Kuehne" w:date="2019-05-31T12:22:00Z"/>
        </w:rPr>
      </w:pPr>
      <w:del w:id="20234" w:author="Andreas Kuehne" w:date="2019-05-31T12:22:00Z">
        <w:r w:rsidDel="00B33063">
          <w:rPr>
            <w:color w:val="31849B" w:themeColor="accent5" w:themeShade="BF"/>
          </w:rPr>
          <w:delText xml:space="preserve">    "xPathFirstChildOf"</w:delText>
        </w:r>
        <w:r w:rsidDel="00B33063">
          <w:delText>: {</w:delText>
        </w:r>
        <w:bookmarkStart w:id="20235" w:name="_Toc10200460"/>
        <w:bookmarkStart w:id="20236" w:name="_Toc10204598"/>
        <w:bookmarkStart w:id="20237" w:name="_Toc10208736"/>
        <w:bookmarkEnd w:id="20235"/>
        <w:bookmarkEnd w:id="20236"/>
        <w:bookmarkEnd w:id="20237"/>
      </w:del>
    </w:p>
    <w:p w14:paraId="0658470A" w14:textId="54D35111" w:rsidR="00564C22" w:rsidDel="00B33063" w:rsidRDefault="009B1AF1" w:rsidP="00564C22">
      <w:pPr>
        <w:pStyle w:val="Code"/>
        <w:spacing w:line="259" w:lineRule="auto"/>
        <w:rPr>
          <w:del w:id="20238" w:author="Andreas Kuehne" w:date="2019-05-31T12:22:00Z"/>
        </w:rPr>
      </w:pPr>
      <w:del w:id="20239"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20240" w:name="_Toc10200461"/>
        <w:bookmarkStart w:id="20241" w:name="_Toc10204599"/>
        <w:bookmarkStart w:id="20242" w:name="_Toc10208737"/>
        <w:bookmarkEnd w:id="20240"/>
        <w:bookmarkEnd w:id="20241"/>
        <w:bookmarkEnd w:id="20242"/>
      </w:del>
    </w:p>
    <w:p w14:paraId="03AA0036" w14:textId="4794AEB1" w:rsidR="00564C22" w:rsidDel="00B33063" w:rsidRDefault="009B1AF1" w:rsidP="00564C22">
      <w:pPr>
        <w:pStyle w:val="Code"/>
        <w:spacing w:line="259" w:lineRule="auto"/>
        <w:rPr>
          <w:del w:id="20243" w:author="Andreas Kuehne" w:date="2019-05-31T12:22:00Z"/>
        </w:rPr>
      </w:pPr>
      <w:del w:id="20244" w:author="Andreas Kuehne" w:date="2019-05-31T12:22:00Z">
        <w:r w:rsidDel="00B33063">
          <w:delText xml:space="preserve">    },</w:delText>
        </w:r>
        <w:bookmarkStart w:id="20245" w:name="_Toc10200462"/>
        <w:bookmarkStart w:id="20246" w:name="_Toc10204600"/>
        <w:bookmarkStart w:id="20247" w:name="_Toc10208738"/>
        <w:bookmarkEnd w:id="20245"/>
        <w:bookmarkEnd w:id="20246"/>
        <w:bookmarkEnd w:id="20247"/>
      </w:del>
    </w:p>
    <w:p w14:paraId="2BD6C639" w14:textId="69B6B411" w:rsidR="00564C22" w:rsidDel="00B33063" w:rsidRDefault="009B1AF1" w:rsidP="00564C22">
      <w:pPr>
        <w:pStyle w:val="Code"/>
        <w:spacing w:line="259" w:lineRule="auto"/>
        <w:rPr>
          <w:del w:id="20248" w:author="Andreas Kuehne" w:date="2019-05-31T12:22:00Z"/>
        </w:rPr>
      </w:pPr>
      <w:del w:id="20249" w:author="Andreas Kuehne" w:date="2019-05-31T12:22:00Z">
        <w:r w:rsidDel="00B33063">
          <w:rPr>
            <w:color w:val="31849B" w:themeColor="accent5" w:themeShade="BF"/>
          </w:rPr>
          <w:delText xml:space="preserve">    "nsDecl"</w:delText>
        </w:r>
        <w:r w:rsidDel="00B33063">
          <w:delText>: {</w:delText>
        </w:r>
        <w:bookmarkStart w:id="20250" w:name="_Toc10200463"/>
        <w:bookmarkStart w:id="20251" w:name="_Toc10204601"/>
        <w:bookmarkStart w:id="20252" w:name="_Toc10208739"/>
        <w:bookmarkEnd w:id="20250"/>
        <w:bookmarkEnd w:id="20251"/>
        <w:bookmarkEnd w:id="20252"/>
      </w:del>
    </w:p>
    <w:p w14:paraId="697F51CB" w14:textId="15E5CEB3" w:rsidR="00564C22" w:rsidDel="00B33063" w:rsidRDefault="009B1AF1" w:rsidP="00564C22">
      <w:pPr>
        <w:pStyle w:val="Code"/>
        <w:spacing w:line="259" w:lineRule="auto"/>
        <w:rPr>
          <w:del w:id="20253" w:author="Andreas Kuehne" w:date="2019-05-31T12:22:00Z"/>
        </w:rPr>
      </w:pPr>
      <w:del w:id="20254"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20255" w:name="_Toc10200464"/>
        <w:bookmarkStart w:id="20256" w:name="_Toc10204602"/>
        <w:bookmarkStart w:id="20257" w:name="_Toc10208740"/>
        <w:bookmarkEnd w:id="20255"/>
        <w:bookmarkEnd w:id="20256"/>
        <w:bookmarkEnd w:id="20257"/>
      </w:del>
    </w:p>
    <w:p w14:paraId="5471D7D3" w14:textId="75F58843" w:rsidR="00564C22" w:rsidDel="00B33063" w:rsidRDefault="009B1AF1" w:rsidP="00564C22">
      <w:pPr>
        <w:pStyle w:val="Code"/>
        <w:spacing w:line="259" w:lineRule="auto"/>
        <w:rPr>
          <w:del w:id="20258" w:author="Andreas Kuehne" w:date="2019-05-31T12:22:00Z"/>
        </w:rPr>
      </w:pPr>
      <w:del w:id="20259" w:author="Andreas Kuehne" w:date="2019-05-31T12:22:00Z">
        <w:r w:rsidDel="00B33063">
          <w:rPr>
            <w:color w:val="31849B" w:themeColor="accent5" w:themeShade="BF"/>
          </w:rPr>
          <w:delText xml:space="preserve">      "items"</w:delText>
        </w:r>
        <w:r w:rsidDel="00B33063">
          <w:delText>: {</w:delText>
        </w:r>
        <w:bookmarkStart w:id="20260" w:name="_Toc10200465"/>
        <w:bookmarkStart w:id="20261" w:name="_Toc10204603"/>
        <w:bookmarkStart w:id="20262" w:name="_Toc10208741"/>
        <w:bookmarkEnd w:id="20260"/>
        <w:bookmarkEnd w:id="20261"/>
        <w:bookmarkEnd w:id="20262"/>
      </w:del>
    </w:p>
    <w:p w14:paraId="2E7195E4" w14:textId="016A80B3" w:rsidR="00564C22" w:rsidDel="00B33063" w:rsidRDefault="009B1AF1" w:rsidP="00564C22">
      <w:pPr>
        <w:pStyle w:val="Code"/>
        <w:spacing w:line="259" w:lineRule="auto"/>
        <w:rPr>
          <w:del w:id="20263" w:author="Andreas Kuehne" w:date="2019-05-31T12:22:00Z"/>
        </w:rPr>
      </w:pPr>
      <w:del w:id="20264"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"#/definitions/dsb-NsPrefixMappingType"</w:delText>
        </w:r>
        <w:bookmarkStart w:id="20265" w:name="_Toc10200466"/>
        <w:bookmarkStart w:id="20266" w:name="_Toc10204604"/>
        <w:bookmarkStart w:id="20267" w:name="_Toc10208742"/>
        <w:bookmarkEnd w:id="20265"/>
        <w:bookmarkEnd w:id="20266"/>
        <w:bookmarkEnd w:id="20267"/>
      </w:del>
    </w:p>
    <w:p w14:paraId="5690164E" w14:textId="11CC4811" w:rsidR="00564C22" w:rsidDel="00B33063" w:rsidRDefault="009B1AF1" w:rsidP="00564C22">
      <w:pPr>
        <w:pStyle w:val="Code"/>
        <w:spacing w:line="259" w:lineRule="auto"/>
        <w:rPr>
          <w:del w:id="20268" w:author="Andreas Kuehne" w:date="2019-05-31T12:22:00Z"/>
        </w:rPr>
      </w:pPr>
      <w:del w:id="20269" w:author="Andreas Kuehne" w:date="2019-05-31T12:22:00Z">
        <w:r w:rsidDel="00B33063">
          <w:delText xml:space="preserve">      }</w:delText>
        </w:r>
        <w:bookmarkStart w:id="20270" w:name="_Toc10200467"/>
        <w:bookmarkStart w:id="20271" w:name="_Toc10204605"/>
        <w:bookmarkStart w:id="20272" w:name="_Toc10208743"/>
        <w:bookmarkEnd w:id="20270"/>
        <w:bookmarkEnd w:id="20271"/>
        <w:bookmarkEnd w:id="20272"/>
      </w:del>
    </w:p>
    <w:p w14:paraId="70B49D4D" w14:textId="38876175" w:rsidR="00564C22" w:rsidDel="00B33063" w:rsidRDefault="009B1AF1" w:rsidP="00564C22">
      <w:pPr>
        <w:pStyle w:val="Code"/>
        <w:spacing w:line="259" w:lineRule="auto"/>
        <w:rPr>
          <w:del w:id="20273" w:author="Andreas Kuehne" w:date="2019-05-31T12:22:00Z"/>
        </w:rPr>
      </w:pPr>
      <w:del w:id="20274" w:author="Andreas Kuehne" w:date="2019-05-31T12:22:00Z">
        <w:r w:rsidDel="00B33063">
          <w:delText xml:space="preserve">    },</w:delText>
        </w:r>
        <w:bookmarkStart w:id="20275" w:name="_Toc10200468"/>
        <w:bookmarkStart w:id="20276" w:name="_Toc10204606"/>
        <w:bookmarkStart w:id="20277" w:name="_Toc10208744"/>
        <w:bookmarkEnd w:id="20275"/>
        <w:bookmarkEnd w:id="20276"/>
        <w:bookmarkEnd w:id="20277"/>
      </w:del>
    </w:p>
    <w:p w14:paraId="5C03938C" w14:textId="025E89B8" w:rsidR="00564C22" w:rsidDel="00B33063" w:rsidRDefault="009B1AF1" w:rsidP="00564C22">
      <w:pPr>
        <w:pStyle w:val="Code"/>
        <w:spacing w:line="259" w:lineRule="auto"/>
        <w:rPr>
          <w:del w:id="20278" w:author="Andreas Kuehne" w:date="2019-05-31T12:22:00Z"/>
        </w:rPr>
      </w:pPr>
      <w:del w:id="20279" w:author="Andreas Kuehne" w:date="2019-05-31T12:22:00Z">
        <w:r w:rsidDel="00B33063">
          <w:rPr>
            <w:color w:val="31849B" w:themeColor="accent5" w:themeShade="BF"/>
          </w:rPr>
          <w:delText xml:space="preserve">    "whichData"</w:delText>
        </w:r>
        <w:r w:rsidDel="00B33063">
          <w:delText>: {</w:delText>
        </w:r>
        <w:bookmarkStart w:id="20280" w:name="_Toc10200469"/>
        <w:bookmarkStart w:id="20281" w:name="_Toc10204607"/>
        <w:bookmarkStart w:id="20282" w:name="_Toc10208745"/>
        <w:bookmarkEnd w:id="20280"/>
        <w:bookmarkEnd w:id="20281"/>
        <w:bookmarkEnd w:id="20282"/>
      </w:del>
    </w:p>
    <w:p w14:paraId="10405660" w14:textId="306A83C8" w:rsidR="00564C22" w:rsidDel="00B33063" w:rsidRDefault="009B1AF1" w:rsidP="00564C22">
      <w:pPr>
        <w:pStyle w:val="Code"/>
        <w:spacing w:line="259" w:lineRule="auto"/>
        <w:rPr>
          <w:del w:id="20283" w:author="Andreas Kuehne" w:date="2019-05-31T12:22:00Z"/>
        </w:rPr>
      </w:pPr>
      <w:del w:id="20284"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20285" w:name="_Toc10200470"/>
        <w:bookmarkStart w:id="20286" w:name="_Toc10204608"/>
        <w:bookmarkStart w:id="20287" w:name="_Toc10208746"/>
        <w:bookmarkEnd w:id="20285"/>
        <w:bookmarkEnd w:id="20286"/>
        <w:bookmarkEnd w:id="20287"/>
      </w:del>
    </w:p>
    <w:p w14:paraId="0F3E65AA" w14:textId="35E79931" w:rsidR="00564C22" w:rsidDel="00B33063" w:rsidRDefault="009B1AF1" w:rsidP="00564C22">
      <w:pPr>
        <w:pStyle w:val="Code"/>
        <w:spacing w:line="259" w:lineRule="auto"/>
        <w:rPr>
          <w:del w:id="20288" w:author="Andreas Kuehne" w:date="2019-05-31T12:22:00Z"/>
        </w:rPr>
      </w:pPr>
      <w:del w:id="20289" w:author="Andreas Kuehne" w:date="2019-05-31T12:22:00Z">
        <w:r w:rsidDel="00B33063">
          <w:delText xml:space="preserve">    },</w:delText>
        </w:r>
        <w:bookmarkStart w:id="20290" w:name="_Toc10200471"/>
        <w:bookmarkStart w:id="20291" w:name="_Toc10204609"/>
        <w:bookmarkStart w:id="20292" w:name="_Toc10208747"/>
        <w:bookmarkEnd w:id="20290"/>
        <w:bookmarkEnd w:id="20291"/>
        <w:bookmarkEnd w:id="20292"/>
      </w:del>
    </w:p>
    <w:p w14:paraId="67CED47E" w14:textId="4EB6B552" w:rsidR="00564C22" w:rsidDel="00B33063" w:rsidRDefault="009B1AF1" w:rsidP="00564C22">
      <w:pPr>
        <w:pStyle w:val="Code"/>
        <w:spacing w:line="259" w:lineRule="auto"/>
        <w:rPr>
          <w:del w:id="20293" w:author="Andreas Kuehne" w:date="2019-05-31T12:22:00Z"/>
        </w:rPr>
      </w:pPr>
      <w:del w:id="20294" w:author="Andreas Kuehne" w:date="2019-05-31T12:22:00Z">
        <w:r w:rsidDel="00B33063">
          <w:rPr>
            <w:color w:val="31849B" w:themeColor="accent5" w:themeShade="BF"/>
          </w:rPr>
          <w:delText xml:space="preserve">    "createEnvelopedSignature"</w:delText>
        </w:r>
        <w:r w:rsidDel="00B33063">
          <w:delText>: {</w:delText>
        </w:r>
        <w:bookmarkStart w:id="20295" w:name="_Toc10200472"/>
        <w:bookmarkStart w:id="20296" w:name="_Toc10204610"/>
        <w:bookmarkStart w:id="20297" w:name="_Toc10208748"/>
        <w:bookmarkEnd w:id="20295"/>
        <w:bookmarkEnd w:id="20296"/>
        <w:bookmarkEnd w:id="20297"/>
      </w:del>
    </w:p>
    <w:p w14:paraId="04BAC649" w14:textId="529C2339" w:rsidR="00564C22" w:rsidDel="00B33063" w:rsidRDefault="009B1AF1" w:rsidP="00564C22">
      <w:pPr>
        <w:pStyle w:val="Code"/>
        <w:spacing w:line="259" w:lineRule="auto"/>
        <w:rPr>
          <w:del w:id="20298" w:author="Andreas Kuehne" w:date="2019-05-31T12:22:00Z"/>
        </w:rPr>
      </w:pPr>
      <w:del w:id="20299"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"boolean",</w:delText>
        </w:r>
        <w:bookmarkStart w:id="20300" w:name="_Toc10200473"/>
        <w:bookmarkStart w:id="20301" w:name="_Toc10204611"/>
        <w:bookmarkStart w:id="20302" w:name="_Toc10208749"/>
        <w:bookmarkEnd w:id="20300"/>
        <w:bookmarkEnd w:id="20301"/>
        <w:bookmarkEnd w:id="20302"/>
      </w:del>
    </w:p>
    <w:p w14:paraId="0C559033" w14:textId="02044289" w:rsidR="00564C22" w:rsidDel="00B33063" w:rsidRDefault="009B1AF1" w:rsidP="00564C22">
      <w:pPr>
        <w:pStyle w:val="Code"/>
        <w:spacing w:line="259" w:lineRule="auto"/>
        <w:rPr>
          <w:del w:id="20303" w:author="Andreas Kuehne" w:date="2019-05-31T12:22:00Z"/>
        </w:rPr>
      </w:pPr>
      <w:del w:id="20304" w:author="Andreas Kuehne" w:date="2019-05-31T12:22:00Z">
        <w:r w:rsidDel="00B33063">
          <w:rPr>
            <w:color w:val="31849B" w:themeColor="accent5" w:themeShade="BF"/>
          </w:rPr>
          <w:delText xml:space="preserve">      "default"</w:delText>
        </w:r>
        <w:r w:rsidDel="00B33063">
          <w:delText xml:space="preserve">: </w:delText>
        </w:r>
        <w:r w:rsidDel="00B33063">
          <w:rPr>
            <w:color w:val="244061" w:themeColor="accent1" w:themeShade="80"/>
          </w:rPr>
          <w:delText>"true"</w:delText>
        </w:r>
        <w:bookmarkStart w:id="20305" w:name="_Toc10200474"/>
        <w:bookmarkStart w:id="20306" w:name="_Toc10204612"/>
        <w:bookmarkStart w:id="20307" w:name="_Toc10208750"/>
        <w:bookmarkEnd w:id="20305"/>
        <w:bookmarkEnd w:id="20306"/>
        <w:bookmarkEnd w:id="20307"/>
      </w:del>
    </w:p>
    <w:p w14:paraId="4989B86A" w14:textId="5F5DE824" w:rsidR="00564C22" w:rsidDel="00B33063" w:rsidRDefault="009B1AF1" w:rsidP="00564C22">
      <w:pPr>
        <w:pStyle w:val="Code"/>
        <w:spacing w:line="259" w:lineRule="auto"/>
        <w:rPr>
          <w:del w:id="20308" w:author="Andreas Kuehne" w:date="2019-05-31T12:22:00Z"/>
        </w:rPr>
      </w:pPr>
      <w:del w:id="20309" w:author="Andreas Kuehne" w:date="2019-05-31T12:22:00Z">
        <w:r w:rsidDel="00B33063">
          <w:delText xml:space="preserve">    }</w:delText>
        </w:r>
        <w:bookmarkStart w:id="20310" w:name="_Toc10200475"/>
        <w:bookmarkStart w:id="20311" w:name="_Toc10204613"/>
        <w:bookmarkStart w:id="20312" w:name="_Toc10208751"/>
        <w:bookmarkEnd w:id="20310"/>
        <w:bookmarkEnd w:id="20311"/>
        <w:bookmarkEnd w:id="20312"/>
      </w:del>
    </w:p>
    <w:p w14:paraId="437483B6" w14:textId="77B940FB" w:rsidR="00564C22" w:rsidDel="00B33063" w:rsidRDefault="009B1AF1" w:rsidP="00564C22">
      <w:pPr>
        <w:pStyle w:val="Code"/>
        <w:spacing w:line="259" w:lineRule="auto"/>
        <w:rPr>
          <w:del w:id="20313" w:author="Andreas Kuehne" w:date="2019-05-31T12:22:00Z"/>
        </w:rPr>
      </w:pPr>
      <w:del w:id="20314" w:author="Andreas Kuehne" w:date="2019-05-31T12:22:00Z">
        <w:r w:rsidDel="00B33063">
          <w:delText xml:space="preserve">  }</w:delText>
        </w:r>
        <w:bookmarkStart w:id="20315" w:name="_Toc10200476"/>
        <w:bookmarkStart w:id="20316" w:name="_Toc10204614"/>
        <w:bookmarkStart w:id="20317" w:name="_Toc10208752"/>
        <w:bookmarkEnd w:id="20315"/>
        <w:bookmarkEnd w:id="20316"/>
        <w:bookmarkEnd w:id="20317"/>
      </w:del>
    </w:p>
    <w:p w14:paraId="67EDC8B6" w14:textId="04FE6B06" w:rsidR="00564C22" w:rsidDel="00B33063" w:rsidRDefault="009B1AF1" w:rsidP="00564C22">
      <w:pPr>
        <w:pStyle w:val="Code"/>
        <w:spacing w:line="259" w:lineRule="auto"/>
        <w:rPr>
          <w:del w:id="20318" w:author="Andreas Kuehne" w:date="2019-05-31T12:22:00Z"/>
        </w:rPr>
      </w:pPr>
      <w:del w:id="20319" w:author="Andreas Kuehne" w:date="2019-05-31T12:22:00Z">
        <w:r w:rsidDel="00B33063">
          <w:delText>}</w:delText>
        </w:r>
        <w:bookmarkStart w:id="20320" w:name="_Toc10200477"/>
        <w:bookmarkStart w:id="20321" w:name="_Toc10204615"/>
        <w:bookmarkStart w:id="20322" w:name="_Toc10208753"/>
        <w:bookmarkEnd w:id="20320"/>
        <w:bookmarkEnd w:id="20321"/>
        <w:bookmarkEnd w:id="20322"/>
      </w:del>
    </w:p>
    <w:p w14:paraId="2839E807" w14:textId="2F5C89AA" w:rsidR="00564C22" w:rsidDel="00B33063" w:rsidRDefault="00564C22" w:rsidP="00564C22">
      <w:pPr>
        <w:rPr>
          <w:del w:id="20323" w:author="Andreas Kuehne" w:date="2019-05-31T12:22:00Z"/>
        </w:rPr>
      </w:pPr>
      <w:bookmarkStart w:id="20324" w:name="_Toc10200478"/>
      <w:bookmarkStart w:id="20325" w:name="_Toc10204616"/>
      <w:bookmarkStart w:id="20326" w:name="_Toc10208754"/>
      <w:bookmarkEnd w:id="20324"/>
      <w:bookmarkEnd w:id="20325"/>
      <w:bookmarkEnd w:id="20326"/>
    </w:p>
    <w:p w14:paraId="50871C53" w14:textId="604B35F5" w:rsidR="00564C22" w:rsidDel="00B33063" w:rsidRDefault="009B1AF1" w:rsidP="00564C22">
      <w:pPr>
        <w:pStyle w:val="berschrift4"/>
        <w:rPr>
          <w:del w:id="20327" w:author="Andreas Kuehne" w:date="2019-05-31T12:22:00Z"/>
        </w:rPr>
      </w:pPr>
      <w:del w:id="20328" w:author="Andreas Kuehne" w:date="2019-05-31T12:22:00Z">
        <w:r w:rsidDel="00B33063">
          <w:delText>SignaturePlacement – XML Syntax</w:delText>
        </w:r>
        <w:bookmarkStart w:id="20329" w:name="_Toc10200479"/>
        <w:bookmarkStart w:id="20330" w:name="_Toc10204617"/>
        <w:bookmarkStart w:id="20331" w:name="_Toc10208755"/>
        <w:bookmarkEnd w:id="20329"/>
        <w:bookmarkEnd w:id="20330"/>
        <w:bookmarkEnd w:id="20331"/>
      </w:del>
    </w:p>
    <w:p w14:paraId="6A567670" w14:textId="17074EA1" w:rsidR="00564C22" w:rsidRPr="5404FA76" w:rsidDel="00B33063" w:rsidRDefault="009B1AF1" w:rsidP="00564C22">
      <w:pPr>
        <w:rPr>
          <w:del w:id="20332" w:author="Andreas Kuehne" w:date="2019-05-31T12:22:00Z"/>
        </w:rPr>
      </w:pPr>
      <w:del w:id="20333" w:author="Andreas Kuehne" w:date="2019-05-31T12:22:00Z">
        <w:r w:rsidRPr="0CCF9147" w:rsidDel="00B33063">
          <w:delText xml:space="preserve">The XML type </w:delText>
        </w:r>
        <w:r w:rsidRPr="002062A5" w:rsidDel="00B33063">
          <w:rPr>
            <w:rFonts w:ascii="Courier New" w:eastAsia="Courier New" w:hAnsi="Courier New" w:cs="Courier New"/>
          </w:rPr>
          <w:delText>SignaturePlacementType</w:delText>
        </w:r>
        <w:r w:rsidRPr="0CCF9147" w:rsidDel="00B33063">
          <w:delText xml:space="preserve"> SHALL implement the requirements defined in the </w:delText>
        </w:r>
        <w:r w:rsidRPr="002062A5" w:rsidDel="00B33063">
          <w:rPr>
            <w:rFonts w:ascii="Courier New" w:eastAsia="Courier New" w:hAnsi="Courier New" w:cs="Courier New"/>
          </w:rPr>
          <w:delText>SignaturePlacement</w:delText>
        </w:r>
        <w:r w:rsidDel="00B33063">
          <w:delText xml:space="preserve"> </w:delText>
        </w:r>
        <w:r w:rsidRPr="005A6FFD" w:rsidDel="00B33063">
          <w:delText>component.</w:delText>
        </w:r>
        <w:bookmarkStart w:id="20334" w:name="_Toc10200480"/>
        <w:bookmarkStart w:id="20335" w:name="_Toc10204618"/>
        <w:bookmarkStart w:id="20336" w:name="_Toc10208756"/>
        <w:bookmarkEnd w:id="20334"/>
        <w:bookmarkEnd w:id="20335"/>
        <w:bookmarkEnd w:id="20336"/>
      </w:del>
    </w:p>
    <w:p w14:paraId="120AA22C" w14:textId="21C0A412" w:rsidR="00564C22" w:rsidDel="00B33063" w:rsidRDefault="009B1AF1" w:rsidP="00564C22">
      <w:pPr>
        <w:rPr>
          <w:del w:id="20337" w:author="Andreas Kuehne" w:date="2019-05-31T12:22:00Z"/>
        </w:rPr>
      </w:pPr>
      <w:del w:id="20338"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SignaturePlacementType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20339" w:name="_Toc10200481"/>
        <w:bookmarkStart w:id="20340" w:name="_Toc10204619"/>
        <w:bookmarkStart w:id="20341" w:name="_Toc10208757"/>
        <w:bookmarkEnd w:id="20339"/>
        <w:bookmarkEnd w:id="20340"/>
        <w:bookmarkEnd w:id="20341"/>
      </w:del>
    </w:p>
    <w:p w14:paraId="3CFC32A6" w14:textId="70E30A4C" w:rsidR="00564C22" w:rsidDel="00B33063" w:rsidRDefault="009B1AF1" w:rsidP="00564C22">
      <w:pPr>
        <w:pStyle w:val="Code"/>
        <w:rPr>
          <w:del w:id="20342" w:author="Andreas Kuehne" w:date="2019-05-31T12:22:00Z"/>
        </w:rPr>
      </w:pPr>
      <w:del w:id="20343"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SignaturePlacementType</w:delText>
        </w:r>
        <w:r w:rsidDel="00B33063">
          <w:rPr>
            <w:color w:val="943634" w:themeColor="accent2" w:themeShade="BF"/>
          </w:rPr>
          <w:delText>"</w:delText>
        </w:r>
        <w:r w:rsidDel="00B33063">
          <w:rPr>
            <w:color w:val="31849B" w:themeColor="accent5" w:themeShade="BF"/>
          </w:rPr>
          <w:delText>&gt;</w:delText>
        </w:r>
        <w:bookmarkStart w:id="20344" w:name="_Toc10200482"/>
        <w:bookmarkStart w:id="20345" w:name="_Toc10204620"/>
        <w:bookmarkStart w:id="20346" w:name="_Toc10208758"/>
        <w:bookmarkEnd w:id="20344"/>
        <w:bookmarkEnd w:id="20345"/>
        <w:bookmarkEnd w:id="20346"/>
      </w:del>
    </w:p>
    <w:p w14:paraId="322FDAC7" w14:textId="44C137F4" w:rsidR="00564C22" w:rsidDel="00B33063" w:rsidRDefault="009B1AF1" w:rsidP="00564C22">
      <w:pPr>
        <w:pStyle w:val="Code"/>
        <w:rPr>
          <w:del w:id="20347" w:author="Andreas Kuehne" w:date="2019-05-31T12:22:00Z"/>
        </w:rPr>
      </w:pPr>
      <w:del w:id="20348" w:author="Andreas Kuehne" w:date="2019-05-31T12:22:00Z">
        <w:r w:rsidDel="00B33063">
          <w:rPr>
            <w:color w:val="31849B" w:themeColor="accent5" w:themeShade="BF"/>
          </w:rPr>
          <w:delText xml:space="preserve">  &lt;xs:sequence&gt;</w:delText>
        </w:r>
        <w:bookmarkStart w:id="20349" w:name="_Toc10200483"/>
        <w:bookmarkStart w:id="20350" w:name="_Toc10204621"/>
        <w:bookmarkStart w:id="20351" w:name="_Toc10208759"/>
        <w:bookmarkEnd w:id="20349"/>
        <w:bookmarkEnd w:id="20350"/>
        <w:bookmarkEnd w:id="20351"/>
      </w:del>
    </w:p>
    <w:p w14:paraId="70E8E147" w14:textId="7ABC6142" w:rsidR="00564C22" w:rsidDel="00B33063" w:rsidRDefault="009B1AF1" w:rsidP="00564C22">
      <w:pPr>
        <w:pStyle w:val="Code"/>
        <w:rPr>
          <w:del w:id="20352" w:author="Andreas Kuehne" w:date="2019-05-31T12:22:00Z"/>
        </w:rPr>
      </w:pPr>
      <w:del w:id="20353" w:author="Andreas Kuehne" w:date="2019-05-31T12:22:00Z">
        <w:r w:rsidDel="00B33063">
          <w:rPr>
            <w:color w:val="31849B" w:themeColor="accent5" w:themeShade="BF"/>
          </w:rPr>
          <w:delText xml:space="preserve">    &lt;xs:choice&gt;</w:delText>
        </w:r>
        <w:bookmarkStart w:id="20354" w:name="_Toc10200484"/>
        <w:bookmarkStart w:id="20355" w:name="_Toc10204622"/>
        <w:bookmarkStart w:id="20356" w:name="_Toc10208760"/>
        <w:bookmarkEnd w:id="20354"/>
        <w:bookmarkEnd w:id="20355"/>
        <w:bookmarkEnd w:id="20356"/>
      </w:del>
    </w:p>
    <w:p w14:paraId="31174A98" w14:textId="324EAB45" w:rsidR="00564C22" w:rsidDel="00B33063" w:rsidRDefault="009B1AF1" w:rsidP="00564C22">
      <w:pPr>
        <w:pStyle w:val="Code"/>
        <w:rPr>
          <w:del w:id="20357" w:author="Andreas Kuehne" w:date="2019-05-31T12:22:00Z"/>
        </w:rPr>
      </w:pPr>
      <w:del w:id="20358"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XPathAfter</w:delText>
        </w:r>
        <w:r w:rsidDel="00B33063">
          <w:rPr>
            <w:color w:val="943634" w:themeColor="accent2" w:themeShade="BF"/>
          </w:rPr>
          <w:delText>" type="</w:delText>
        </w:r>
        <w:r w:rsidDel="00B33063">
          <w:rPr>
            <w:color w:val="244061" w:themeColor="accent1" w:themeShade="80"/>
          </w:rPr>
          <w:delText>xs:string</w:delText>
        </w:r>
        <w:r w:rsidDel="00B33063">
          <w:rPr>
            <w:color w:val="943634" w:themeColor="accent2" w:themeShade="BF"/>
          </w:rPr>
          <w:delText>"</w:delText>
        </w:r>
        <w:r w:rsidDel="00B33063">
          <w:rPr>
            <w:color w:val="31849B" w:themeColor="accent5" w:themeShade="BF"/>
          </w:rPr>
          <w:delText>/&gt;</w:delText>
        </w:r>
        <w:bookmarkStart w:id="20359" w:name="_Toc10200485"/>
        <w:bookmarkStart w:id="20360" w:name="_Toc10204623"/>
        <w:bookmarkStart w:id="20361" w:name="_Toc10208761"/>
        <w:bookmarkEnd w:id="20359"/>
        <w:bookmarkEnd w:id="20360"/>
        <w:bookmarkEnd w:id="20361"/>
      </w:del>
    </w:p>
    <w:p w14:paraId="65956EFA" w14:textId="49E3F432" w:rsidR="00564C22" w:rsidDel="00B33063" w:rsidRDefault="009B1AF1" w:rsidP="00564C22">
      <w:pPr>
        <w:pStyle w:val="Code"/>
        <w:rPr>
          <w:del w:id="20362" w:author="Andreas Kuehne" w:date="2019-05-31T12:22:00Z"/>
        </w:rPr>
      </w:pPr>
      <w:del w:id="20363"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XPathFirstChildOf</w:delText>
        </w:r>
        <w:r w:rsidDel="00B33063">
          <w:rPr>
            <w:color w:val="943634" w:themeColor="accent2" w:themeShade="BF"/>
          </w:rPr>
          <w:delText>" type="</w:delText>
        </w:r>
        <w:r w:rsidDel="00B33063">
          <w:rPr>
            <w:color w:val="244061" w:themeColor="accent1" w:themeShade="80"/>
          </w:rPr>
          <w:delText>xs:string</w:delText>
        </w:r>
        <w:r w:rsidDel="00B33063">
          <w:rPr>
            <w:color w:val="943634" w:themeColor="accent2" w:themeShade="BF"/>
          </w:rPr>
          <w:delText>"</w:delText>
        </w:r>
        <w:r w:rsidDel="00B33063">
          <w:rPr>
            <w:color w:val="31849B" w:themeColor="accent5" w:themeShade="BF"/>
          </w:rPr>
          <w:delText>/&gt;</w:delText>
        </w:r>
        <w:bookmarkStart w:id="20364" w:name="_Toc10200486"/>
        <w:bookmarkStart w:id="20365" w:name="_Toc10204624"/>
        <w:bookmarkStart w:id="20366" w:name="_Toc10208762"/>
        <w:bookmarkEnd w:id="20364"/>
        <w:bookmarkEnd w:id="20365"/>
        <w:bookmarkEnd w:id="20366"/>
      </w:del>
    </w:p>
    <w:p w14:paraId="30CF4AC8" w14:textId="4FFEB6C9" w:rsidR="00564C22" w:rsidDel="00B33063" w:rsidRDefault="009B1AF1" w:rsidP="00564C22">
      <w:pPr>
        <w:pStyle w:val="Code"/>
        <w:rPr>
          <w:del w:id="20367" w:author="Andreas Kuehne" w:date="2019-05-31T12:22:00Z"/>
        </w:rPr>
      </w:pPr>
      <w:del w:id="20368" w:author="Andreas Kuehne" w:date="2019-05-31T12:22:00Z">
        <w:r w:rsidDel="00B33063">
          <w:rPr>
            <w:color w:val="31849B" w:themeColor="accent5" w:themeShade="BF"/>
          </w:rPr>
          <w:delText xml:space="preserve">    &lt;/xs:choice&gt;</w:delText>
        </w:r>
        <w:bookmarkStart w:id="20369" w:name="_Toc10200487"/>
        <w:bookmarkStart w:id="20370" w:name="_Toc10204625"/>
        <w:bookmarkStart w:id="20371" w:name="_Toc10208763"/>
        <w:bookmarkEnd w:id="20369"/>
        <w:bookmarkEnd w:id="20370"/>
        <w:bookmarkEnd w:id="20371"/>
      </w:del>
    </w:p>
    <w:p w14:paraId="1B74ABF5" w14:textId="7DA39A80" w:rsidR="00564C22" w:rsidDel="00B33063" w:rsidRDefault="009B1AF1" w:rsidP="00564C22">
      <w:pPr>
        <w:pStyle w:val="Code"/>
        <w:rPr>
          <w:del w:id="20372" w:author="Andreas Kuehne" w:date="2019-05-31T12:22:00Z"/>
        </w:rPr>
      </w:pPr>
      <w:del w:id="20373"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NsPrefixMapping</w:delText>
        </w:r>
        <w:r w:rsidDel="00B33063">
          <w:rPr>
            <w:color w:val="943634" w:themeColor="accent2" w:themeShade="BF"/>
          </w:rPr>
          <w:delText>" type="</w:delText>
        </w:r>
        <w:r w:rsidDel="00B33063">
          <w:rPr>
            <w:color w:val="244061" w:themeColor="accent1" w:themeShade="80"/>
          </w:rPr>
          <w:delText>dsb:NsPrefixMappingType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20374" w:name="_Toc10200488"/>
        <w:bookmarkStart w:id="20375" w:name="_Toc10204626"/>
        <w:bookmarkStart w:id="20376" w:name="_Toc10208764"/>
        <w:bookmarkEnd w:id="20374"/>
        <w:bookmarkEnd w:id="20375"/>
        <w:bookmarkEnd w:id="20376"/>
      </w:del>
    </w:p>
    <w:p w14:paraId="65F58C8D" w14:textId="100094A8" w:rsidR="00564C22" w:rsidDel="00B33063" w:rsidRDefault="009B1AF1" w:rsidP="00564C22">
      <w:pPr>
        <w:pStyle w:val="Code"/>
        <w:rPr>
          <w:del w:id="20377" w:author="Andreas Kuehne" w:date="2019-05-31T12:22:00Z"/>
        </w:rPr>
      </w:pPr>
      <w:del w:id="20378" w:author="Andreas Kuehne" w:date="2019-05-31T12:22:00Z">
        <w:r w:rsidDel="00B33063">
          <w:rPr>
            <w:color w:val="31849B" w:themeColor="accent5" w:themeShade="BF"/>
          </w:rPr>
          <w:delText xml:space="preserve">  &lt;/xs:sequence&gt;</w:delText>
        </w:r>
        <w:bookmarkStart w:id="20379" w:name="_Toc10200489"/>
        <w:bookmarkStart w:id="20380" w:name="_Toc10204627"/>
        <w:bookmarkStart w:id="20381" w:name="_Toc10208765"/>
        <w:bookmarkEnd w:id="20379"/>
        <w:bookmarkEnd w:id="20380"/>
        <w:bookmarkEnd w:id="20381"/>
      </w:del>
    </w:p>
    <w:p w14:paraId="181DE00E" w14:textId="26B47AC2" w:rsidR="00564C22" w:rsidDel="00B33063" w:rsidRDefault="009B1AF1" w:rsidP="00564C22">
      <w:pPr>
        <w:pStyle w:val="Code"/>
        <w:rPr>
          <w:del w:id="20382" w:author="Andreas Kuehne" w:date="2019-05-31T12:22:00Z"/>
        </w:rPr>
      </w:pPr>
      <w:del w:id="20383"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WhichData</w:delText>
        </w:r>
        <w:r w:rsidDel="00B33063">
          <w:rPr>
            <w:color w:val="943634" w:themeColor="accent2" w:themeShade="BF"/>
          </w:rPr>
          <w:delText>" type="</w:delText>
        </w:r>
        <w:r w:rsidDel="00B33063">
          <w:rPr>
            <w:color w:val="244061" w:themeColor="accent1" w:themeShade="80"/>
          </w:rPr>
          <w:delText>xs:IDREF</w:delText>
        </w:r>
        <w:r w:rsidDel="00B33063">
          <w:rPr>
            <w:color w:val="943634" w:themeColor="accent2" w:themeShade="BF"/>
          </w:rPr>
          <w:delText>"</w:delText>
        </w:r>
        <w:r w:rsidDel="00B33063">
          <w:rPr>
            <w:color w:val="31849B" w:themeColor="accent5" w:themeShade="BF"/>
          </w:rPr>
          <w:delText>/&gt;</w:delText>
        </w:r>
        <w:bookmarkStart w:id="20384" w:name="_Toc10200490"/>
        <w:bookmarkStart w:id="20385" w:name="_Toc10204628"/>
        <w:bookmarkStart w:id="20386" w:name="_Toc10208766"/>
        <w:bookmarkEnd w:id="20384"/>
        <w:bookmarkEnd w:id="20385"/>
        <w:bookmarkEnd w:id="20386"/>
      </w:del>
    </w:p>
    <w:p w14:paraId="4D2942F7" w14:textId="36FB9DE1" w:rsidR="00564C22" w:rsidDel="00B33063" w:rsidRDefault="009B1AF1" w:rsidP="00564C22">
      <w:pPr>
        <w:pStyle w:val="Code"/>
        <w:rPr>
          <w:del w:id="20387" w:author="Andreas Kuehne" w:date="2019-05-31T12:22:00Z"/>
        </w:rPr>
      </w:pPr>
      <w:del w:id="20388"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CreateEnvelopedSignature</w:delText>
        </w:r>
        <w:r w:rsidDel="00B33063">
          <w:rPr>
            <w:color w:val="943634" w:themeColor="accent2" w:themeShade="BF"/>
          </w:rPr>
          <w:delText>" type="</w:delText>
        </w:r>
        <w:r w:rsidDel="00B33063">
          <w:rPr>
            <w:color w:val="244061" w:themeColor="accent1" w:themeShade="80"/>
          </w:rPr>
          <w:delText>xs:boolean</w:delText>
        </w:r>
        <w:r w:rsidDel="00B33063">
          <w:rPr>
            <w:color w:val="943634" w:themeColor="accent2" w:themeShade="BF"/>
          </w:rPr>
          <w:delText>" default="</w:delText>
        </w:r>
        <w:r w:rsidDel="00B33063">
          <w:rPr>
            <w:color w:val="244061" w:themeColor="accent1" w:themeShade="80"/>
          </w:rPr>
          <w:delText>true</w:delText>
        </w:r>
        <w:r w:rsidDel="00B33063">
          <w:rPr>
            <w:color w:val="943634" w:themeColor="accent2" w:themeShade="BF"/>
          </w:rPr>
          <w:delText>"</w:delText>
        </w:r>
        <w:r w:rsidDel="00B33063">
          <w:rPr>
            <w:color w:val="31849B" w:themeColor="accent5" w:themeShade="BF"/>
          </w:rPr>
          <w:delText>/&gt;</w:delText>
        </w:r>
        <w:bookmarkStart w:id="20389" w:name="_Toc10200491"/>
        <w:bookmarkStart w:id="20390" w:name="_Toc10204629"/>
        <w:bookmarkStart w:id="20391" w:name="_Toc10208767"/>
        <w:bookmarkEnd w:id="20389"/>
        <w:bookmarkEnd w:id="20390"/>
        <w:bookmarkEnd w:id="20391"/>
      </w:del>
    </w:p>
    <w:p w14:paraId="42FADB51" w14:textId="722E1DEC" w:rsidR="00564C22" w:rsidDel="00B33063" w:rsidRDefault="009B1AF1" w:rsidP="00564C22">
      <w:pPr>
        <w:pStyle w:val="Code"/>
        <w:rPr>
          <w:del w:id="20392" w:author="Andreas Kuehne" w:date="2019-05-31T12:22:00Z"/>
        </w:rPr>
      </w:pPr>
      <w:del w:id="20393" w:author="Andreas Kuehne" w:date="2019-05-31T12:22:00Z">
        <w:r w:rsidDel="00B33063">
          <w:rPr>
            <w:color w:val="31849B" w:themeColor="accent5" w:themeShade="BF"/>
          </w:rPr>
          <w:delText>&lt;/xs:complexType&gt;</w:delText>
        </w:r>
        <w:bookmarkStart w:id="20394" w:name="_Toc10200492"/>
        <w:bookmarkStart w:id="20395" w:name="_Toc10204630"/>
        <w:bookmarkStart w:id="20396" w:name="_Toc10208768"/>
        <w:bookmarkEnd w:id="20394"/>
        <w:bookmarkEnd w:id="20395"/>
        <w:bookmarkEnd w:id="20396"/>
      </w:del>
    </w:p>
    <w:p w14:paraId="2CBC873F" w14:textId="13544147" w:rsidR="00564C22" w:rsidDel="00B33063" w:rsidRDefault="009B1AF1" w:rsidP="00564C22">
      <w:pPr>
        <w:spacing w:line="259" w:lineRule="auto"/>
        <w:rPr>
          <w:del w:id="20397" w:author="Andreas Kuehne" w:date="2019-05-31T12:22:00Z"/>
        </w:rPr>
      </w:pPr>
      <w:del w:id="20398"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SignaturePlacementType</w:delText>
        </w:r>
        <w:r w:rsidRPr="71C71F8C" w:rsidDel="00B33063">
          <w:delText xml:space="preserve"> </w:delText>
        </w:r>
        <w:r w:rsidDel="00B33063">
          <w:delText xml:space="preserve">XML element SHALL implement in XML syntax the sub-component that has a name equal to its local name. </w:delText>
        </w:r>
        <w:bookmarkStart w:id="20399" w:name="_Toc10200493"/>
        <w:bookmarkStart w:id="20400" w:name="_Toc10204631"/>
        <w:bookmarkStart w:id="20401" w:name="_Toc10208769"/>
        <w:bookmarkEnd w:id="20399"/>
        <w:bookmarkEnd w:id="20400"/>
        <w:bookmarkEnd w:id="20401"/>
      </w:del>
    </w:p>
    <w:p w14:paraId="579D470A" w14:textId="4AC4FF8C" w:rsidR="00564C22" w:rsidDel="00B33063" w:rsidRDefault="009B1AF1" w:rsidP="00564C22">
      <w:pPr>
        <w:pStyle w:val="berschrift3"/>
        <w:rPr>
          <w:del w:id="20402" w:author="Andreas Kuehne" w:date="2019-05-31T12:22:00Z"/>
        </w:rPr>
      </w:pPr>
      <w:bookmarkStart w:id="20403" w:name="_RefComp8A57247D"/>
      <w:del w:id="20404" w:author="Andreas Kuehne" w:date="2019-05-31T12:22:00Z">
        <w:r w:rsidDel="00B33063">
          <w:delText>Component DocumentWithSignature</w:delText>
        </w:r>
        <w:bookmarkStart w:id="20405" w:name="_Toc10200494"/>
        <w:bookmarkStart w:id="20406" w:name="_Toc10204632"/>
        <w:bookmarkStart w:id="20407" w:name="_Toc10208770"/>
        <w:bookmarkEnd w:id="20403"/>
        <w:bookmarkEnd w:id="20405"/>
        <w:bookmarkEnd w:id="20406"/>
        <w:bookmarkEnd w:id="20407"/>
      </w:del>
    </w:p>
    <w:p w14:paraId="47BB2B97" w14:textId="300CAD0B" w:rsidR="00564C22" w:rsidDel="00B33063" w:rsidRDefault="001725A5" w:rsidP="00564C22">
      <w:pPr>
        <w:rPr>
          <w:del w:id="20408" w:author="Andreas Kuehne" w:date="2019-05-31T12:22:00Z"/>
        </w:rPr>
      </w:pPr>
      <w:del w:id="20409" w:author="Andreas Kuehne" w:date="2019-05-31T12:22:00Z">
        <w:r w:rsidRPr="003A06D0" w:rsidDel="00B33063">
          <w:delText xml:space="preserve">The </w:delText>
        </w:r>
        <w:r w:rsidRPr="003A06D0" w:rsidDel="00B33063">
          <w:rPr>
            <w:rFonts w:ascii="Courier New" w:eastAsia="Courier New" w:hAnsi="Courier New" w:cs="Courier New"/>
            <w:lang w:val="en-GB"/>
          </w:rPr>
          <w:delText>DocumentWithSignature</w:delText>
        </w:r>
        <w:r w:rsidRPr="003A06D0" w:rsidDel="00B33063">
          <w:delText xml:space="preserve"> component contains a </w:delText>
        </w:r>
        <w:r w:rsidR="00F71295" w:rsidRPr="00F71295" w:rsidDel="00B33063">
          <w:rPr>
            <w:rStyle w:val="Datatype"/>
          </w:rPr>
          <w:delText>Document</w:delText>
        </w:r>
        <w:r w:rsidRPr="003A06D0" w:rsidDel="00B33063">
          <w:delText xml:space="preserve"> with the signature inserted as requested with the </w:delText>
        </w:r>
        <w:r w:rsidRPr="00F71295" w:rsidDel="00B33063">
          <w:rPr>
            <w:rStyle w:val="Datatype"/>
          </w:rPr>
          <w:delText>SignaturePlacement</w:delText>
        </w:r>
        <w:r w:rsidRPr="003A06D0" w:rsidDel="00B33063">
          <w:delText xml:space="preserve"> component.</w:delText>
        </w:r>
        <w:bookmarkStart w:id="20410" w:name="_Toc10200495"/>
        <w:bookmarkStart w:id="20411" w:name="_Toc10204633"/>
        <w:bookmarkStart w:id="20412" w:name="_Toc10208771"/>
        <w:bookmarkEnd w:id="20410"/>
        <w:bookmarkEnd w:id="20411"/>
        <w:bookmarkEnd w:id="20412"/>
      </w:del>
    </w:p>
    <w:p w14:paraId="72841B57" w14:textId="3C293BBF" w:rsidR="00564C22" w:rsidDel="00B33063" w:rsidRDefault="009B1AF1" w:rsidP="00564C22">
      <w:pPr>
        <w:rPr>
          <w:del w:id="20413" w:author="Andreas Kuehne" w:date="2019-05-31T12:22:00Z"/>
        </w:rPr>
      </w:pPr>
      <w:del w:id="20414" w:author="Andreas Kuehne" w:date="2019-05-31T12:22:00Z">
        <w:r w:rsidDel="00B33063">
          <w:delText>Below follows a list of the sub-components that constitute this component:</w:delText>
        </w:r>
        <w:bookmarkStart w:id="20415" w:name="_Toc10200496"/>
        <w:bookmarkStart w:id="20416" w:name="_Toc10204634"/>
        <w:bookmarkStart w:id="20417" w:name="_Toc10208772"/>
        <w:bookmarkEnd w:id="20415"/>
        <w:bookmarkEnd w:id="20416"/>
        <w:bookmarkEnd w:id="20417"/>
      </w:del>
    </w:p>
    <w:p w14:paraId="5119D07D" w14:textId="691795C4" w:rsidR="00564C22" w:rsidDel="00B33063" w:rsidRDefault="009B1AF1" w:rsidP="00564C22">
      <w:pPr>
        <w:pStyle w:val="Member"/>
        <w:rPr>
          <w:del w:id="20418" w:author="Andreas Kuehne" w:date="2019-05-31T12:22:00Z"/>
        </w:rPr>
      </w:pPr>
      <w:del w:id="20419" w:author="Andreas Kuehne" w:date="2019-05-31T12:22:00Z">
        <w:r w:rsidDel="00B33063">
          <w:delText xml:space="preserve">The </w:delText>
        </w:r>
        <w:r w:rsidRPr="35C1378D" w:rsidDel="00B33063">
          <w:rPr>
            <w:rStyle w:val="Datatype"/>
          </w:rPr>
          <w:delText>Document</w:delText>
        </w:r>
        <w:r w:rsidDel="00B33063">
          <w:delText xml:space="preserve"> element MUST contain one instance of a sub-component. This element MUST satisfy the requirements specified in this document in section </w:delText>
        </w:r>
        <w:r w:rsidDel="00B33063">
          <w:fldChar w:fldCharType="begin"/>
        </w:r>
        <w:r w:rsidDel="00B33063">
          <w:delInstrText xml:space="preserve"> REF _RefComp1F72664D \r \h </w:delInstrText>
        </w:r>
        <w:r w:rsidDel="00B33063">
          <w:fldChar w:fldCharType="separate"/>
        </w:r>
        <w:r w:rsidDel="00B33063">
          <w:rPr>
            <w:rStyle w:val="Datatype"/>
            <w:rFonts w:eastAsia="Courier New" w:cs="Courier New"/>
          </w:rPr>
          <w:delText>Document</w:delText>
        </w:r>
        <w:r w:rsidDel="00B33063">
          <w:fldChar w:fldCharType="end"/>
        </w:r>
        <w:r w:rsidDel="00B33063">
          <w:delText xml:space="preserve">. </w:delText>
        </w:r>
        <w:r w:rsidRPr="003A06D0" w:rsidDel="00B33063">
          <w:delText>This contains the input document with a signature inserted in some fashion.</w:delText>
        </w:r>
        <w:bookmarkStart w:id="20420" w:name="_Toc10200497"/>
        <w:bookmarkStart w:id="20421" w:name="_Toc10204635"/>
        <w:bookmarkStart w:id="20422" w:name="_Toc10208773"/>
        <w:bookmarkEnd w:id="20420"/>
        <w:bookmarkEnd w:id="20421"/>
        <w:bookmarkEnd w:id="20422"/>
      </w:del>
    </w:p>
    <w:p w14:paraId="66603D39" w14:textId="70BD3FF3" w:rsidR="00564C22" w:rsidDel="00B33063" w:rsidRDefault="009B1AF1" w:rsidP="00564C22">
      <w:pPr>
        <w:pStyle w:val="Member"/>
        <w:rPr>
          <w:del w:id="20423" w:author="Andreas Kuehne" w:date="2019-05-31T12:22:00Z"/>
        </w:rPr>
      </w:pPr>
      <w:del w:id="20424" w:author="Andreas Kuehne" w:date="2019-05-31T12:22:00Z">
        <w:r w:rsidDel="00B33063">
          <w:delText xml:space="preserve">The OPTIONAL </w:delText>
        </w:r>
        <w:r w:rsidRPr="35C1378D" w:rsidDel="00B33063">
          <w:rPr>
            <w:rStyle w:val="Datatype"/>
          </w:rPr>
          <w:delText>WhichDoc</w:delText>
        </w:r>
        <w:r w:rsidDel="00B33063">
          <w:delText xml:space="preserve"> element, if present, MUST contain one instance of a URI. </w:delText>
        </w:r>
        <w:bookmarkStart w:id="20425" w:name="_Toc10200498"/>
        <w:bookmarkStart w:id="20426" w:name="_Toc10204636"/>
        <w:bookmarkStart w:id="20427" w:name="_Toc10208774"/>
        <w:bookmarkEnd w:id="20425"/>
        <w:bookmarkEnd w:id="20426"/>
        <w:bookmarkEnd w:id="20427"/>
      </w:del>
    </w:p>
    <w:p w14:paraId="1519B08A" w14:textId="5489FEB2" w:rsidR="00564C22" w:rsidDel="00B33063" w:rsidRDefault="009B1AF1" w:rsidP="00564C22">
      <w:pPr>
        <w:pStyle w:val="berschrift4"/>
        <w:rPr>
          <w:del w:id="20428" w:author="Andreas Kuehne" w:date="2019-05-31T12:22:00Z"/>
        </w:rPr>
      </w:pPr>
      <w:del w:id="20429" w:author="Andreas Kuehne" w:date="2019-05-31T12:22:00Z">
        <w:r w:rsidDel="00B33063">
          <w:delText>DocumentWithSignature – JSON Syntax</w:delText>
        </w:r>
        <w:bookmarkStart w:id="20430" w:name="_Toc10200499"/>
        <w:bookmarkStart w:id="20431" w:name="_Toc10204637"/>
        <w:bookmarkStart w:id="20432" w:name="_Toc10208775"/>
        <w:bookmarkEnd w:id="20430"/>
        <w:bookmarkEnd w:id="20431"/>
        <w:bookmarkEnd w:id="20432"/>
      </w:del>
    </w:p>
    <w:p w14:paraId="15966924" w14:textId="164E7EDB" w:rsidR="00564C22" w:rsidRPr="0248A3D1" w:rsidDel="00B33063" w:rsidRDefault="009B1AF1" w:rsidP="00564C22">
      <w:pPr>
        <w:rPr>
          <w:del w:id="20433" w:author="Andreas Kuehne" w:date="2019-05-31T12:22:00Z"/>
        </w:rPr>
      </w:pPr>
      <w:del w:id="20434"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DocumentWithSignatureType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DocumentWithSignature</w:delText>
        </w:r>
        <w:r w:rsidDel="00B33063">
          <w:delText xml:space="preserve"> component.</w:delText>
        </w:r>
        <w:bookmarkStart w:id="20435" w:name="_Toc10200500"/>
        <w:bookmarkStart w:id="20436" w:name="_Toc10204638"/>
        <w:bookmarkStart w:id="20437" w:name="_Toc10208776"/>
        <w:bookmarkEnd w:id="20435"/>
        <w:bookmarkEnd w:id="20436"/>
        <w:bookmarkEnd w:id="20437"/>
      </w:del>
    </w:p>
    <w:p w14:paraId="464C36BC" w14:textId="26FFE4E1" w:rsidR="00564C22" w:rsidRPr="C2430093" w:rsidDel="00B33063" w:rsidRDefault="009B1AF1" w:rsidP="00564C22">
      <w:pPr>
        <w:spacing w:line="259" w:lineRule="auto"/>
        <w:rPr>
          <w:del w:id="20438" w:author="Andreas Kuehne" w:date="2019-05-31T12:22:00Z"/>
          <w:rFonts w:eastAsia="Arial" w:cs="Arial"/>
          <w:sz w:val="22"/>
          <w:szCs w:val="22"/>
        </w:rPr>
      </w:pPr>
      <w:del w:id="20439"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DocumentWithSignature</w:delText>
        </w:r>
        <w:r w:rsidRPr="002062A5" w:rsidDel="00B33063">
          <w:rPr>
            <w:rFonts w:eastAsia="Arial" w:cs="Arial"/>
            <w:sz w:val="22"/>
            <w:szCs w:val="22"/>
          </w:rPr>
          <w:delText xml:space="preserve"> using JSON-specific names mapped as shown in the table below.</w:delText>
        </w:r>
        <w:bookmarkStart w:id="20440" w:name="_Toc10200501"/>
        <w:bookmarkStart w:id="20441" w:name="_Toc10204639"/>
        <w:bookmarkStart w:id="20442" w:name="_Toc10208777"/>
        <w:bookmarkEnd w:id="20440"/>
        <w:bookmarkEnd w:id="20441"/>
        <w:bookmarkEnd w:id="20442"/>
      </w:del>
    </w:p>
    <w:tbl>
      <w:tblPr>
        <w:tblStyle w:val="Gitternetztabelle1hell1"/>
        <w:tblW w:w="0" w:type="auto"/>
        <w:tblLook w:val="04A0" w:firstRow="1" w:lastRow="0" w:firstColumn="1" w:lastColumn="0" w:noHBand="0" w:noVBand="1"/>
      </w:tblPr>
      <w:tblGrid>
        <w:gridCol w:w="4675"/>
        <w:gridCol w:w="4675"/>
      </w:tblGrid>
      <w:tr w:rsidR="00564C22" w:rsidDel="00B33063" w14:paraId="7DAADD11" w14:textId="66FE9AEB" w:rsidTr="00564C22">
        <w:trPr>
          <w:cnfStyle w:val="100000000000" w:firstRow="1" w:lastRow="0" w:firstColumn="0" w:lastColumn="0" w:oddVBand="0" w:evenVBand="0" w:oddHBand="0" w:evenHBand="0" w:firstRowFirstColumn="0" w:firstRowLastColumn="0" w:lastRowFirstColumn="0" w:lastRowLastColumn="0"/>
          <w:del w:id="2044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4DCAE06" w14:textId="0836CE72" w:rsidR="00564C22" w:rsidDel="00B33063" w:rsidRDefault="009B1AF1" w:rsidP="00564C22">
            <w:pPr>
              <w:pStyle w:val="Beschriftung"/>
              <w:rPr>
                <w:del w:id="20444" w:author="Andreas Kuehne" w:date="2019-05-31T12:22:00Z"/>
              </w:rPr>
            </w:pPr>
            <w:del w:id="20445" w:author="Andreas Kuehne" w:date="2019-05-31T12:22:00Z">
              <w:r w:rsidDel="00B33063">
                <w:delText>Element</w:delText>
              </w:r>
              <w:bookmarkStart w:id="20446" w:name="_Toc10200502"/>
              <w:bookmarkStart w:id="20447" w:name="_Toc10204640"/>
              <w:bookmarkStart w:id="20448" w:name="_Toc10208778"/>
              <w:bookmarkEnd w:id="20446"/>
              <w:bookmarkEnd w:id="20447"/>
              <w:bookmarkEnd w:id="20448"/>
            </w:del>
          </w:p>
        </w:tc>
        <w:tc>
          <w:tcPr>
            <w:tcW w:w="4675" w:type="dxa"/>
          </w:tcPr>
          <w:p w14:paraId="510D1351" w14:textId="7B4A2872"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20449" w:author="Andreas Kuehne" w:date="2019-05-31T12:22:00Z"/>
              </w:rPr>
            </w:pPr>
            <w:del w:id="20450" w:author="Andreas Kuehne" w:date="2019-05-31T12:22:00Z">
              <w:r w:rsidDel="00B33063">
                <w:delText>Implementing JSON member name</w:delText>
              </w:r>
              <w:bookmarkStart w:id="20451" w:name="_Toc10200503"/>
              <w:bookmarkStart w:id="20452" w:name="_Toc10204641"/>
              <w:bookmarkStart w:id="20453" w:name="_Toc10208779"/>
              <w:bookmarkEnd w:id="20451"/>
              <w:bookmarkEnd w:id="20452"/>
              <w:bookmarkEnd w:id="20453"/>
            </w:del>
          </w:p>
        </w:tc>
        <w:bookmarkStart w:id="20454" w:name="_Toc10200504"/>
        <w:bookmarkStart w:id="20455" w:name="_Toc10204642"/>
        <w:bookmarkStart w:id="20456" w:name="_Toc10208780"/>
        <w:bookmarkEnd w:id="20454"/>
        <w:bookmarkEnd w:id="20455"/>
        <w:bookmarkEnd w:id="20456"/>
      </w:tr>
      <w:tr w:rsidR="00564C22" w:rsidDel="00B33063" w14:paraId="644C7D34" w14:textId="4A775704" w:rsidTr="00564C22">
        <w:trPr>
          <w:del w:id="2045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EEFE2CB" w14:textId="5B19EFBC" w:rsidR="00564C22" w:rsidRPr="002062A5" w:rsidDel="00B33063" w:rsidRDefault="009B1AF1" w:rsidP="00564C22">
            <w:pPr>
              <w:pStyle w:val="Beschriftung"/>
              <w:rPr>
                <w:del w:id="20458" w:author="Andreas Kuehne" w:date="2019-05-31T12:22:00Z"/>
                <w:rStyle w:val="Datatype"/>
                <w:b w:val="0"/>
                <w:bCs w:val="0"/>
              </w:rPr>
            </w:pPr>
            <w:del w:id="20459" w:author="Andreas Kuehne" w:date="2019-05-31T12:22:00Z">
              <w:r w:rsidRPr="002062A5" w:rsidDel="00B33063">
                <w:rPr>
                  <w:rStyle w:val="Datatype"/>
                </w:rPr>
                <w:delText>Document</w:delText>
              </w:r>
              <w:bookmarkStart w:id="20460" w:name="_Toc10200505"/>
              <w:bookmarkStart w:id="20461" w:name="_Toc10204643"/>
              <w:bookmarkStart w:id="20462" w:name="_Toc10208781"/>
              <w:bookmarkEnd w:id="20460"/>
              <w:bookmarkEnd w:id="20461"/>
              <w:bookmarkEnd w:id="20462"/>
            </w:del>
          </w:p>
        </w:tc>
        <w:tc>
          <w:tcPr>
            <w:tcW w:w="4675" w:type="dxa"/>
          </w:tcPr>
          <w:p w14:paraId="73DC44E8" w14:textId="0F0B959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0463" w:author="Andreas Kuehne" w:date="2019-05-31T12:22:00Z"/>
                <w:rStyle w:val="Datatype"/>
              </w:rPr>
            </w:pPr>
            <w:del w:id="20464" w:author="Andreas Kuehne" w:date="2019-05-31T12:22:00Z">
              <w:r w:rsidRPr="002062A5" w:rsidDel="00B33063">
                <w:rPr>
                  <w:rStyle w:val="Datatype"/>
                </w:rPr>
                <w:delText>doc</w:delText>
              </w:r>
              <w:bookmarkStart w:id="20465" w:name="_Toc10200506"/>
              <w:bookmarkStart w:id="20466" w:name="_Toc10204644"/>
              <w:bookmarkStart w:id="20467" w:name="_Toc10208782"/>
              <w:bookmarkEnd w:id="20465"/>
              <w:bookmarkEnd w:id="20466"/>
              <w:bookmarkEnd w:id="20467"/>
            </w:del>
          </w:p>
        </w:tc>
        <w:bookmarkStart w:id="20468" w:name="_Toc10200507"/>
        <w:bookmarkStart w:id="20469" w:name="_Toc10204645"/>
        <w:bookmarkStart w:id="20470" w:name="_Toc10208783"/>
        <w:bookmarkEnd w:id="20468"/>
        <w:bookmarkEnd w:id="20469"/>
        <w:bookmarkEnd w:id="20470"/>
      </w:tr>
      <w:tr w:rsidR="00564C22" w:rsidDel="00B33063" w14:paraId="54550694" w14:textId="732232E5" w:rsidTr="00564C22">
        <w:trPr>
          <w:del w:id="2047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56C16B8" w14:textId="69574C4A" w:rsidR="00564C22" w:rsidRPr="002062A5" w:rsidDel="00B33063" w:rsidRDefault="009B1AF1" w:rsidP="00564C22">
            <w:pPr>
              <w:pStyle w:val="Beschriftung"/>
              <w:rPr>
                <w:del w:id="20472" w:author="Andreas Kuehne" w:date="2019-05-31T12:22:00Z"/>
                <w:rStyle w:val="Datatype"/>
                <w:b w:val="0"/>
                <w:bCs w:val="0"/>
              </w:rPr>
            </w:pPr>
            <w:del w:id="20473" w:author="Andreas Kuehne" w:date="2019-05-31T12:22:00Z">
              <w:r w:rsidRPr="002062A5" w:rsidDel="00B33063">
                <w:rPr>
                  <w:rStyle w:val="Datatype"/>
                </w:rPr>
                <w:delText>WhichDoc</w:delText>
              </w:r>
              <w:bookmarkStart w:id="20474" w:name="_Toc10200508"/>
              <w:bookmarkStart w:id="20475" w:name="_Toc10204646"/>
              <w:bookmarkStart w:id="20476" w:name="_Toc10208784"/>
              <w:bookmarkEnd w:id="20474"/>
              <w:bookmarkEnd w:id="20475"/>
              <w:bookmarkEnd w:id="20476"/>
            </w:del>
          </w:p>
        </w:tc>
        <w:tc>
          <w:tcPr>
            <w:tcW w:w="4675" w:type="dxa"/>
          </w:tcPr>
          <w:p w14:paraId="7EB08115" w14:textId="5DC53F81"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0477" w:author="Andreas Kuehne" w:date="2019-05-31T12:22:00Z"/>
                <w:rStyle w:val="Datatype"/>
              </w:rPr>
            </w:pPr>
            <w:del w:id="20478" w:author="Andreas Kuehne" w:date="2019-05-31T12:22:00Z">
              <w:r w:rsidRPr="002062A5" w:rsidDel="00B33063">
                <w:rPr>
                  <w:rStyle w:val="Datatype"/>
                </w:rPr>
                <w:delText>whichDoc</w:delText>
              </w:r>
              <w:bookmarkStart w:id="20479" w:name="_Toc10200509"/>
              <w:bookmarkStart w:id="20480" w:name="_Toc10204647"/>
              <w:bookmarkStart w:id="20481" w:name="_Toc10208785"/>
              <w:bookmarkEnd w:id="20479"/>
              <w:bookmarkEnd w:id="20480"/>
              <w:bookmarkEnd w:id="20481"/>
            </w:del>
          </w:p>
        </w:tc>
        <w:bookmarkStart w:id="20482" w:name="_Toc10200510"/>
        <w:bookmarkStart w:id="20483" w:name="_Toc10204648"/>
        <w:bookmarkStart w:id="20484" w:name="_Toc10208786"/>
        <w:bookmarkEnd w:id="20482"/>
        <w:bookmarkEnd w:id="20483"/>
        <w:bookmarkEnd w:id="20484"/>
      </w:tr>
    </w:tbl>
    <w:p w14:paraId="5CEA30A8" w14:textId="3547DF11" w:rsidR="00564C22" w:rsidRPr="0202B381" w:rsidDel="00B33063" w:rsidRDefault="009B1AF1" w:rsidP="00564C22">
      <w:pPr>
        <w:rPr>
          <w:del w:id="20485" w:author="Andreas Kuehne" w:date="2019-05-31T12:22:00Z"/>
        </w:rPr>
      </w:pPr>
      <w:del w:id="20486"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DocumentWithSignatureType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20487" w:name="_Toc10200511"/>
        <w:bookmarkStart w:id="20488" w:name="_Toc10204649"/>
        <w:bookmarkStart w:id="20489" w:name="_Toc10208787"/>
        <w:bookmarkEnd w:id="20487"/>
        <w:bookmarkEnd w:id="20488"/>
        <w:bookmarkEnd w:id="20489"/>
      </w:del>
    </w:p>
    <w:p w14:paraId="1F599585" w14:textId="0E94D22A" w:rsidR="00564C22" w:rsidDel="00B33063" w:rsidRDefault="009B1AF1" w:rsidP="00564C22">
      <w:pPr>
        <w:pStyle w:val="Code"/>
        <w:spacing w:line="259" w:lineRule="auto"/>
        <w:rPr>
          <w:del w:id="20490" w:author="Andreas Kuehne" w:date="2019-05-31T12:22:00Z"/>
        </w:rPr>
      </w:pPr>
      <w:del w:id="20491" w:author="Andreas Kuehne" w:date="2019-05-31T12:22:00Z">
        <w:r w:rsidDel="00B33063">
          <w:rPr>
            <w:color w:val="31849B" w:themeColor="accent5" w:themeShade="BF"/>
          </w:rPr>
          <w:delText>"dss2-DocumentWithSignatureType"</w:delText>
        </w:r>
        <w:r w:rsidDel="00B33063">
          <w:delText>: {</w:delText>
        </w:r>
        <w:bookmarkStart w:id="20492" w:name="_Toc10200512"/>
        <w:bookmarkStart w:id="20493" w:name="_Toc10204650"/>
        <w:bookmarkStart w:id="20494" w:name="_Toc10208788"/>
        <w:bookmarkEnd w:id="20492"/>
        <w:bookmarkEnd w:id="20493"/>
        <w:bookmarkEnd w:id="20494"/>
      </w:del>
    </w:p>
    <w:p w14:paraId="4AC9C5CA" w14:textId="7EAEF60D" w:rsidR="00564C22" w:rsidDel="00B33063" w:rsidRDefault="009B1AF1" w:rsidP="00564C22">
      <w:pPr>
        <w:pStyle w:val="Code"/>
        <w:spacing w:line="259" w:lineRule="auto"/>
        <w:rPr>
          <w:del w:id="20495" w:author="Andreas Kuehne" w:date="2019-05-31T12:22:00Z"/>
        </w:rPr>
      </w:pPr>
      <w:del w:id="20496"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20497" w:name="_Toc10200513"/>
        <w:bookmarkStart w:id="20498" w:name="_Toc10204651"/>
        <w:bookmarkStart w:id="20499" w:name="_Toc10208789"/>
        <w:bookmarkEnd w:id="20497"/>
        <w:bookmarkEnd w:id="20498"/>
        <w:bookmarkEnd w:id="20499"/>
      </w:del>
    </w:p>
    <w:p w14:paraId="39B5B23F" w14:textId="7AF568D3" w:rsidR="00564C22" w:rsidDel="00B33063" w:rsidRDefault="009B1AF1" w:rsidP="00564C22">
      <w:pPr>
        <w:pStyle w:val="Code"/>
        <w:spacing w:line="259" w:lineRule="auto"/>
        <w:rPr>
          <w:del w:id="20500" w:author="Andreas Kuehne" w:date="2019-05-31T12:22:00Z"/>
        </w:rPr>
      </w:pPr>
      <w:del w:id="20501" w:author="Andreas Kuehne" w:date="2019-05-31T12:22:00Z">
        <w:r w:rsidDel="00B33063">
          <w:rPr>
            <w:color w:val="31849B" w:themeColor="accent5" w:themeShade="BF"/>
          </w:rPr>
          <w:delText xml:space="preserve">  "properties"</w:delText>
        </w:r>
        <w:r w:rsidDel="00B33063">
          <w:delText>: {</w:delText>
        </w:r>
        <w:bookmarkStart w:id="20502" w:name="_Toc10200514"/>
        <w:bookmarkStart w:id="20503" w:name="_Toc10204652"/>
        <w:bookmarkStart w:id="20504" w:name="_Toc10208790"/>
        <w:bookmarkEnd w:id="20502"/>
        <w:bookmarkEnd w:id="20503"/>
        <w:bookmarkEnd w:id="20504"/>
      </w:del>
    </w:p>
    <w:p w14:paraId="0A83E8E4" w14:textId="23D95DAB" w:rsidR="00564C22" w:rsidDel="00B33063" w:rsidRDefault="009B1AF1" w:rsidP="00564C22">
      <w:pPr>
        <w:pStyle w:val="Code"/>
        <w:spacing w:line="259" w:lineRule="auto"/>
        <w:rPr>
          <w:del w:id="20505" w:author="Andreas Kuehne" w:date="2019-05-31T12:22:00Z"/>
        </w:rPr>
      </w:pPr>
      <w:del w:id="20506" w:author="Andreas Kuehne" w:date="2019-05-31T12:22:00Z">
        <w:r w:rsidDel="00B33063">
          <w:rPr>
            <w:color w:val="31849B" w:themeColor="accent5" w:themeShade="BF"/>
          </w:rPr>
          <w:delText xml:space="preserve">    "doc"</w:delText>
        </w:r>
        <w:r w:rsidDel="00B33063">
          <w:delText>: {</w:delText>
        </w:r>
        <w:bookmarkStart w:id="20507" w:name="_Toc10200515"/>
        <w:bookmarkStart w:id="20508" w:name="_Toc10204653"/>
        <w:bookmarkStart w:id="20509" w:name="_Toc10208791"/>
        <w:bookmarkEnd w:id="20507"/>
        <w:bookmarkEnd w:id="20508"/>
        <w:bookmarkEnd w:id="20509"/>
      </w:del>
    </w:p>
    <w:p w14:paraId="018A29AE" w14:textId="1C91D788" w:rsidR="00564C22" w:rsidDel="00B33063" w:rsidRDefault="009B1AF1" w:rsidP="00564C22">
      <w:pPr>
        <w:pStyle w:val="Code"/>
        <w:spacing w:line="259" w:lineRule="auto"/>
        <w:rPr>
          <w:del w:id="20510" w:author="Andreas Kuehne" w:date="2019-05-31T12:22:00Z"/>
        </w:rPr>
      </w:pPr>
      <w:del w:id="20511"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"#/definitions/dss2-DocumentType"</w:delText>
        </w:r>
        <w:bookmarkStart w:id="20512" w:name="_Toc10200516"/>
        <w:bookmarkStart w:id="20513" w:name="_Toc10204654"/>
        <w:bookmarkStart w:id="20514" w:name="_Toc10208792"/>
        <w:bookmarkEnd w:id="20512"/>
        <w:bookmarkEnd w:id="20513"/>
        <w:bookmarkEnd w:id="20514"/>
      </w:del>
    </w:p>
    <w:p w14:paraId="2C6DAA31" w14:textId="64D4A6D6" w:rsidR="00564C22" w:rsidDel="00B33063" w:rsidRDefault="009B1AF1" w:rsidP="00564C22">
      <w:pPr>
        <w:pStyle w:val="Code"/>
        <w:spacing w:line="259" w:lineRule="auto"/>
        <w:rPr>
          <w:del w:id="20515" w:author="Andreas Kuehne" w:date="2019-05-31T12:22:00Z"/>
        </w:rPr>
      </w:pPr>
      <w:del w:id="20516" w:author="Andreas Kuehne" w:date="2019-05-31T12:22:00Z">
        <w:r w:rsidDel="00B33063">
          <w:delText xml:space="preserve">    },</w:delText>
        </w:r>
        <w:bookmarkStart w:id="20517" w:name="_Toc10200517"/>
        <w:bookmarkStart w:id="20518" w:name="_Toc10204655"/>
        <w:bookmarkStart w:id="20519" w:name="_Toc10208793"/>
        <w:bookmarkEnd w:id="20517"/>
        <w:bookmarkEnd w:id="20518"/>
        <w:bookmarkEnd w:id="20519"/>
      </w:del>
    </w:p>
    <w:p w14:paraId="0626D333" w14:textId="199B0BE9" w:rsidR="00564C22" w:rsidDel="00B33063" w:rsidRDefault="009B1AF1" w:rsidP="00564C22">
      <w:pPr>
        <w:pStyle w:val="Code"/>
        <w:spacing w:line="259" w:lineRule="auto"/>
        <w:rPr>
          <w:del w:id="20520" w:author="Andreas Kuehne" w:date="2019-05-31T12:22:00Z"/>
        </w:rPr>
      </w:pPr>
      <w:del w:id="20521" w:author="Andreas Kuehne" w:date="2019-05-31T12:22:00Z">
        <w:r w:rsidDel="00B33063">
          <w:rPr>
            <w:color w:val="31849B" w:themeColor="accent5" w:themeShade="BF"/>
          </w:rPr>
          <w:delText xml:space="preserve">    "whichDoc"</w:delText>
        </w:r>
        <w:r w:rsidDel="00B33063">
          <w:delText>: {</w:delText>
        </w:r>
        <w:bookmarkStart w:id="20522" w:name="_Toc10200518"/>
        <w:bookmarkStart w:id="20523" w:name="_Toc10204656"/>
        <w:bookmarkStart w:id="20524" w:name="_Toc10208794"/>
        <w:bookmarkEnd w:id="20522"/>
        <w:bookmarkEnd w:id="20523"/>
        <w:bookmarkEnd w:id="20524"/>
      </w:del>
    </w:p>
    <w:p w14:paraId="1A810FC1" w14:textId="1E4C55C3" w:rsidR="00564C22" w:rsidDel="00B33063" w:rsidRDefault="009B1AF1" w:rsidP="00564C22">
      <w:pPr>
        <w:pStyle w:val="Code"/>
        <w:spacing w:line="259" w:lineRule="auto"/>
        <w:rPr>
          <w:del w:id="20525" w:author="Andreas Kuehne" w:date="2019-05-31T12:22:00Z"/>
        </w:rPr>
      </w:pPr>
      <w:del w:id="20526"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20527" w:name="_Toc10200519"/>
        <w:bookmarkStart w:id="20528" w:name="_Toc10204657"/>
        <w:bookmarkStart w:id="20529" w:name="_Toc10208795"/>
        <w:bookmarkEnd w:id="20527"/>
        <w:bookmarkEnd w:id="20528"/>
        <w:bookmarkEnd w:id="20529"/>
      </w:del>
    </w:p>
    <w:p w14:paraId="64460E21" w14:textId="436FDE10" w:rsidR="00564C22" w:rsidDel="00B33063" w:rsidRDefault="009B1AF1" w:rsidP="00564C22">
      <w:pPr>
        <w:pStyle w:val="Code"/>
        <w:spacing w:line="259" w:lineRule="auto"/>
        <w:rPr>
          <w:del w:id="20530" w:author="Andreas Kuehne" w:date="2019-05-31T12:22:00Z"/>
        </w:rPr>
      </w:pPr>
      <w:del w:id="20531" w:author="Andreas Kuehne" w:date="2019-05-31T12:22:00Z">
        <w:r w:rsidDel="00B33063">
          <w:delText xml:space="preserve">    }</w:delText>
        </w:r>
        <w:bookmarkStart w:id="20532" w:name="_Toc10200520"/>
        <w:bookmarkStart w:id="20533" w:name="_Toc10204658"/>
        <w:bookmarkStart w:id="20534" w:name="_Toc10208796"/>
        <w:bookmarkEnd w:id="20532"/>
        <w:bookmarkEnd w:id="20533"/>
        <w:bookmarkEnd w:id="20534"/>
      </w:del>
    </w:p>
    <w:p w14:paraId="6E98F438" w14:textId="5CE21F11" w:rsidR="00564C22" w:rsidDel="00B33063" w:rsidRDefault="009B1AF1" w:rsidP="00564C22">
      <w:pPr>
        <w:pStyle w:val="Code"/>
        <w:spacing w:line="259" w:lineRule="auto"/>
        <w:rPr>
          <w:del w:id="20535" w:author="Andreas Kuehne" w:date="2019-05-31T12:22:00Z"/>
        </w:rPr>
      </w:pPr>
      <w:del w:id="20536" w:author="Andreas Kuehne" w:date="2019-05-31T12:22:00Z">
        <w:r w:rsidDel="00B33063">
          <w:delText xml:space="preserve">  },</w:delText>
        </w:r>
        <w:bookmarkStart w:id="20537" w:name="_Toc10200521"/>
        <w:bookmarkStart w:id="20538" w:name="_Toc10204659"/>
        <w:bookmarkStart w:id="20539" w:name="_Toc10208797"/>
        <w:bookmarkEnd w:id="20537"/>
        <w:bookmarkEnd w:id="20538"/>
        <w:bookmarkEnd w:id="20539"/>
      </w:del>
    </w:p>
    <w:p w14:paraId="7CDE03F9" w14:textId="21DC0BC2" w:rsidR="00564C22" w:rsidDel="00B33063" w:rsidRDefault="009B1AF1" w:rsidP="00564C22">
      <w:pPr>
        <w:pStyle w:val="Code"/>
        <w:spacing w:line="259" w:lineRule="auto"/>
        <w:rPr>
          <w:del w:id="20540" w:author="Andreas Kuehne" w:date="2019-05-31T12:22:00Z"/>
        </w:rPr>
      </w:pPr>
      <w:del w:id="20541"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"doc"</w:delText>
        </w:r>
        <w:r w:rsidDel="00B33063">
          <w:delText>]</w:delText>
        </w:r>
        <w:bookmarkStart w:id="20542" w:name="_Toc10200522"/>
        <w:bookmarkStart w:id="20543" w:name="_Toc10204660"/>
        <w:bookmarkStart w:id="20544" w:name="_Toc10208798"/>
        <w:bookmarkEnd w:id="20542"/>
        <w:bookmarkEnd w:id="20543"/>
        <w:bookmarkEnd w:id="20544"/>
      </w:del>
    </w:p>
    <w:p w14:paraId="6C4B5C91" w14:textId="6D6B2032" w:rsidR="00564C22" w:rsidDel="00B33063" w:rsidRDefault="009B1AF1" w:rsidP="00564C22">
      <w:pPr>
        <w:pStyle w:val="Code"/>
        <w:spacing w:line="259" w:lineRule="auto"/>
        <w:rPr>
          <w:del w:id="20545" w:author="Andreas Kuehne" w:date="2019-05-31T12:22:00Z"/>
        </w:rPr>
      </w:pPr>
      <w:del w:id="20546" w:author="Andreas Kuehne" w:date="2019-05-31T12:22:00Z">
        <w:r w:rsidDel="00B33063">
          <w:delText>}</w:delText>
        </w:r>
        <w:bookmarkStart w:id="20547" w:name="_Toc10200523"/>
        <w:bookmarkStart w:id="20548" w:name="_Toc10204661"/>
        <w:bookmarkStart w:id="20549" w:name="_Toc10208799"/>
        <w:bookmarkEnd w:id="20547"/>
        <w:bookmarkEnd w:id="20548"/>
        <w:bookmarkEnd w:id="20549"/>
      </w:del>
    </w:p>
    <w:p w14:paraId="222B2349" w14:textId="41BF0FC1" w:rsidR="00564C22" w:rsidDel="00B33063" w:rsidRDefault="00564C22" w:rsidP="00564C22">
      <w:pPr>
        <w:rPr>
          <w:del w:id="20550" w:author="Andreas Kuehne" w:date="2019-05-31T12:22:00Z"/>
        </w:rPr>
      </w:pPr>
      <w:bookmarkStart w:id="20551" w:name="_Toc10200524"/>
      <w:bookmarkStart w:id="20552" w:name="_Toc10204662"/>
      <w:bookmarkStart w:id="20553" w:name="_Toc10208800"/>
      <w:bookmarkEnd w:id="20551"/>
      <w:bookmarkEnd w:id="20552"/>
      <w:bookmarkEnd w:id="20553"/>
    </w:p>
    <w:p w14:paraId="6BF55DB1" w14:textId="0CCE2201" w:rsidR="00564C22" w:rsidDel="00B33063" w:rsidRDefault="009B1AF1" w:rsidP="00564C22">
      <w:pPr>
        <w:pStyle w:val="berschrift4"/>
        <w:rPr>
          <w:del w:id="20554" w:author="Andreas Kuehne" w:date="2019-05-31T12:22:00Z"/>
        </w:rPr>
      </w:pPr>
      <w:del w:id="20555" w:author="Andreas Kuehne" w:date="2019-05-31T12:22:00Z">
        <w:r w:rsidDel="00B33063">
          <w:delText>DocumentWithSignature – XML Syntax</w:delText>
        </w:r>
        <w:bookmarkStart w:id="20556" w:name="_Toc10200525"/>
        <w:bookmarkStart w:id="20557" w:name="_Toc10204663"/>
        <w:bookmarkStart w:id="20558" w:name="_Toc10208801"/>
        <w:bookmarkEnd w:id="20556"/>
        <w:bookmarkEnd w:id="20557"/>
        <w:bookmarkEnd w:id="20558"/>
      </w:del>
    </w:p>
    <w:p w14:paraId="3F1835A7" w14:textId="6627F1F6" w:rsidR="00564C22" w:rsidRPr="5404FA76" w:rsidDel="00B33063" w:rsidRDefault="009B1AF1" w:rsidP="00564C22">
      <w:pPr>
        <w:rPr>
          <w:del w:id="20559" w:author="Andreas Kuehne" w:date="2019-05-31T12:22:00Z"/>
        </w:rPr>
      </w:pPr>
      <w:del w:id="20560" w:author="Andreas Kuehne" w:date="2019-05-31T12:22:00Z">
        <w:r w:rsidRPr="0CCF9147" w:rsidDel="00B33063">
          <w:delText xml:space="preserve">The XML type </w:delText>
        </w:r>
        <w:r w:rsidRPr="002062A5" w:rsidDel="00B33063">
          <w:rPr>
            <w:rFonts w:ascii="Courier New" w:eastAsia="Courier New" w:hAnsi="Courier New" w:cs="Courier New"/>
          </w:rPr>
          <w:delText>DocumentWithSignatureType</w:delText>
        </w:r>
        <w:r w:rsidRPr="0CCF9147" w:rsidDel="00B33063">
          <w:delText xml:space="preserve"> SHALL implement the requirements defined in the </w:delText>
        </w:r>
        <w:r w:rsidRPr="002062A5" w:rsidDel="00B33063">
          <w:rPr>
            <w:rFonts w:ascii="Courier New" w:eastAsia="Courier New" w:hAnsi="Courier New" w:cs="Courier New"/>
          </w:rPr>
          <w:delText>DocumentWithSignature</w:delText>
        </w:r>
        <w:r w:rsidDel="00B33063">
          <w:delText xml:space="preserve"> </w:delText>
        </w:r>
        <w:r w:rsidRPr="005A6FFD" w:rsidDel="00B33063">
          <w:delText>component.</w:delText>
        </w:r>
        <w:bookmarkStart w:id="20561" w:name="_Toc10200526"/>
        <w:bookmarkStart w:id="20562" w:name="_Toc10204664"/>
        <w:bookmarkStart w:id="20563" w:name="_Toc10208802"/>
        <w:bookmarkEnd w:id="20561"/>
        <w:bookmarkEnd w:id="20562"/>
        <w:bookmarkEnd w:id="20563"/>
      </w:del>
    </w:p>
    <w:p w14:paraId="1ECF264E" w14:textId="6B179F9E" w:rsidR="00564C22" w:rsidDel="00B33063" w:rsidRDefault="009B1AF1" w:rsidP="00564C22">
      <w:pPr>
        <w:rPr>
          <w:del w:id="20564" w:author="Andreas Kuehne" w:date="2019-05-31T12:22:00Z"/>
        </w:rPr>
      </w:pPr>
      <w:del w:id="20565"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DocumentWithSignatureType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20566" w:name="_Toc10200527"/>
        <w:bookmarkStart w:id="20567" w:name="_Toc10204665"/>
        <w:bookmarkStart w:id="20568" w:name="_Toc10208803"/>
        <w:bookmarkEnd w:id="20566"/>
        <w:bookmarkEnd w:id="20567"/>
        <w:bookmarkEnd w:id="20568"/>
      </w:del>
    </w:p>
    <w:p w14:paraId="0BFD41A0" w14:textId="29ACB7A4" w:rsidR="00564C22" w:rsidDel="00B33063" w:rsidRDefault="009B1AF1" w:rsidP="00564C22">
      <w:pPr>
        <w:pStyle w:val="Code"/>
        <w:rPr>
          <w:del w:id="20569" w:author="Andreas Kuehne" w:date="2019-05-31T12:22:00Z"/>
        </w:rPr>
      </w:pPr>
      <w:del w:id="20570"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DocumentWithSignatureType</w:delText>
        </w:r>
        <w:r w:rsidDel="00B33063">
          <w:rPr>
            <w:color w:val="943634" w:themeColor="accent2" w:themeShade="BF"/>
          </w:rPr>
          <w:delText>"</w:delText>
        </w:r>
        <w:r w:rsidDel="00B33063">
          <w:rPr>
            <w:color w:val="31849B" w:themeColor="accent5" w:themeShade="BF"/>
          </w:rPr>
          <w:delText>&gt;</w:delText>
        </w:r>
        <w:bookmarkStart w:id="20571" w:name="_Toc10200528"/>
        <w:bookmarkStart w:id="20572" w:name="_Toc10204666"/>
        <w:bookmarkStart w:id="20573" w:name="_Toc10208804"/>
        <w:bookmarkEnd w:id="20571"/>
        <w:bookmarkEnd w:id="20572"/>
        <w:bookmarkEnd w:id="20573"/>
      </w:del>
    </w:p>
    <w:p w14:paraId="0DCB4EF3" w14:textId="493E5231" w:rsidR="00564C22" w:rsidDel="00B33063" w:rsidRDefault="009B1AF1" w:rsidP="00564C22">
      <w:pPr>
        <w:pStyle w:val="Code"/>
        <w:rPr>
          <w:del w:id="20574" w:author="Andreas Kuehne" w:date="2019-05-31T12:22:00Z"/>
        </w:rPr>
      </w:pPr>
      <w:del w:id="20575" w:author="Andreas Kuehne" w:date="2019-05-31T12:22:00Z">
        <w:r w:rsidDel="00B33063">
          <w:rPr>
            <w:color w:val="31849B" w:themeColor="accent5" w:themeShade="BF"/>
          </w:rPr>
          <w:delText xml:space="preserve">  &lt;xs:sequence&gt;</w:delText>
        </w:r>
        <w:bookmarkStart w:id="20576" w:name="_Toc10200529"/>
        <w:bookmarkStart w:id="20577" w:name="_Toc10204667"/>
        <w:bookmarkStart w:id="20578" w:name="_Toc10208805"/>
        <w:bookmarkEnd w:id="20576"/>
        <w:bookmarkEnd w:id="20577"/>
        <w:bookmarkEnd w:id="20578"/>
      </w:del>
    </w:p>
    <w:p w14:paraId="4BA0801E" w14:textId="4CDC96B5" w:rsidR="00564C22" w:rsidDel="00B33063" w:rsidRDefault="009B1AF1" w:rsidP="00564C22">
      <w:pPr>
        <w:pStyle w:val="Code"/>
        <w:rPr>
          <w:del w:id="20579" w:author="Andreas Kuehne" w:date="2019-05-31T12:22:00Z"/>
        </w:rPr>
      </w:pPr>
      <w:del w:id="20580"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Document</w:delText>
        </w:r>
        <w:r w:rsidDel="00B33063">
          <w:rPr>
            <w:color w:val="943634" w:themeColor="accent2" w:themeShade="BF"/>
          </w:rPr>
          <w:delText>" type="</w:delText>
        </w:r>
        <w:r w:rsidDel="00B33063">
          <w:rPr>
            <w:color w:val="244061" w:themeColor="accent1" w:themeShade="80"/>
          </w:rPr>
          <w:delText>dss2:DocumentType</w:delText>
        </w:r>
        <w:r w:rsidDel="00B33063">
          <w:rPr>
            <w:color w:val="943634" w:themeColor="accent2" w:themeShade="BF"/>
          </w:rPr>
          <w:delText>"</w:delText>
        </w:r>
        <w:r w:rsidDel="00B33063">
          <w:rPr>
            <w:color w:val="31849B" w:themeColor="accent5" w:themeShade="BF"/>
          </w:rPr>
          <w:delText>/&gt;</w:delText>
        </w:r>
        <w:bookmarkStart w:id="20581" w:name="_Toc10200530"/>
        <w:bookmarkStart w:id="20582" w:name="_Toc10204668"/>
        <w:bookmarkStart w:id="20583" w:name="_Toc10208806"/>
        <w:bookmarkEnd w:id="20581"/>
        <w:bookmarkEnd w:id="20582"/>
        <w:bookmarkEnd w:id="20583"/>
      </w:del>
    </w:p>
    <w:p w14:paraId="675FCF72" w14:textId="08BF2F2A" w:rsidR="00564C22" w:rsidDel="00B33063" w:rsidRDefault="009B1AF1" w:rsidP="00564C22">
      <w:pPr>
        <w:pStyle w:val="Code"/>
        <w:rPr>
          <w:del w:id="20584" w:author="Andreas Kuehne" w:date="2019-05-31T12:22:00Z"/>
        </w:rPr>
      </w:pPr>
      <w:del w:id="20585" w:author="Andreas Kuehne" w:date="2019-05-31T12:22:00Z">
        <w:r w:rsidDel="00B33063">
          <w:rPr>
            <w:color w:val="31849B" w:themeColor="accent5" w:themeShade="BF"/>
          </w:rPr>
          <w:delText xml:space="preserve">  &lt;/xs:sequence&gt;</w:delText>
        </w:r>
        <w:bookmarkStart w:id="20586" w:name="_Toc10200531"/>
        <w:bookmarkStart w:id="20587" w:name="_Toc10204669"/>
        <w:bookmarkStart w:id="20588" w:name="_Toc10208807"/>
        <w:bookmarkEnd w:id="20586"/>
        <w:bookmarkEnd w:id="20587"/>
        <w:bookmarkEnd w:id="20588"/>
      </w:del>
    </w:p>
    <w:p w14:paraId="61A62C5E" w14:textId="00ACDCAA" w:rsidR="00564C22" w:rsidDel="00B33063" w:rsidRDefault="009B1AF1" w:rsidP="00564C22">
      <w:pPr>
        <w:pStyle w:val="Code"/>
        <w:rPr>
          <w:del w:id="20589" w:author="Andreas Kuehne" w:date="2019-05-31T12:22:00Z"/>
        </w:rPr>
      </w:pPr>
      <w:del w:id="20590"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WhichDoc</w:delText>
        </w:r>
        <w:r w:rsidDel="00B33063">
          <w:rPr>
            <w:color w:val="943634" w:themeColor="accent2" w:themeShade="BF"/>
          </w:rPr>
          <w:delText>" type="</w:delText>
        </w:r>
        <w:r w:rsidDel="00B33063">
          <w:rPr>
            <w:color w:val="244061" w:themeColor="accent1" w:themeShade="80"/>
          </w:rPr>
          <w:delText>xs:anyURI</w:delText>
        </w:r>
        <w:r w:rsidDel="00B33063">
          <w:rPr>
            <w:color w:val="943634" w:themeColor="accent2" w:themeShade="BF"/>
          </w:rPr>
          <w:delText>" use="</w:delText>
        </w:r>
        <w:r w:rsidDel="00B33063">
          <w:rPr>
            <w:color w:val="244061" w:themeColor="accent1" w:themeShade="80"/>
          </w:rPr>
          <w:delText>optional</w:delText>
        </w:r>
        <w:r w:rsidDel="00B33063">
          <w:rPr>
            <w:color w:val="943634" w:themeColor="accent2" w:themeShade="BF"/>
          </w:rPr>
          <w:delText>"</w:delText>
        </w:r>
        <w:r w:rsidDel="00B33063">
          <w:rPr>
            <w:color w:val="31849B" w:themeColor="accent5" w:themeShade="BF"/>
          </w:rPr>
          <w:delText>/&gt;</w:delText>
        </w:r>
        <w:bookmarkStart w:id="20591" w:name="_Toc10200532"/>
        <w:bookmarkStart w:id="20592" w:name="_Toc10204670"/>
        <w:bookmarkStart w:id="20593" w:name="_Toc10208808"/>
        <w:bookmarkEnd w:id="20591"/>
        <w:bookmarkEnd w:id="20592"/>
        <w:bookmarkEnd w:id="20593"/>
      </w:del>
    </w:p>
    <w:p w14:paraId="3F00F7D4" w14:textId="6BD56F55" w:rsidR="00564C22" w:rsidDel="00B33063" w:rsidRDefault="009B1AF1" w:rsidP="00564C22">
      <w:pPr>
        <w:pStyle w:val="Code"/>
        <w:rPr>
          <w:del w:id="20594" w:author="Andreas Kuehne" w:date="2019-05-31T12:22:00Z"/>
        </w:rPr>
      </w:pPr>
      <w:del w:id="20595" w:author="Andreas Kuehne" w:date="2019-05-31T12:22:00Z">
        <w:r w:rsidDel="00B33063">
          <w:rPr>
            <w:color w:val="31849B" w:themeColor="accent5" w:themeShade="BF"/>
          </w:rPr>
          <w:delText>&lt;/xs:complexType&gt;</w:delText>
        </w:r>
        <w:bookmarkStart w:id="20596" w:name="_Toc10200533"/>
        <w:bookmarkStart w:id="20597" w:name="_Toc10204671"/>
        <w:bookmarkStart w:id="20598" w:name="_Toc10208809"/>
        <w:bookmarkEnd w:id="20596"/>
        <w:bookmarkEnd w:id="20597"/>
        <w:bookmarkEnd w:id="20598"/>
      </w:del>
    </w:p>
    <w:p w14:paraId="23304627" w14:textId="34449988" w:rsidR="00564C22" w:rsidDel="00B33063" w:rsidRDefault="009B1AF1" w:rsidP="00564C22">
      <w:pPr>
        <w:spacing w:line="259" w:lineRule="auto"/>
        <w:rPr>
          <w:del w:id="20599" w:author="Andreas Kuehne" w:date="2019-05-31T12:22:00Z"/>
        </w:rPr>
      </w:pPr>
      <w:del w:id="20600"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DocumentWithSignatureType</w:delText>
        </w:r>
        <w:r w:rsidRPr="71C71F8C" w:rsidDel="00B33063">
          <w:delText xml:space="preserve"> </w:delText>
        </w:r>
        <w:r w:rsidDel="00B33063">
          <w:delText xml:space="preserve">XML element SHALL implement in XML syntax the sub-component that has a name equal to its local name. </w:delText>
        </w:r>
        <w:bookmarkStart w:id="20601" w:name="_Toc10200534"/>
        <w:bookmarkStart w:id="20602" w:name="_Toc10204672"/>
        <w:bookmarkStart w:id="20603" w:name="_Toc10208810"/>
        <w:bookmarkEnd w:id="20601"/>
        <w:bookmarkEnd w:id="20602"/>
        <w:bookmarkEnd w:id="20603"/>
      </w:del>
    </w:p>
    <w:p w14:paraId="0DFFFA3F" w14:textId="3AC1924D" w:rsidR="00564C22" w:rsidDel="00B33063" w:rsidRDefault="009B1AF1" w:rsidP="00564C22">
      <w:pPr>
        <w:pStyle w:val="berschrift3"/>
        <w:rPr>
          <w:del w:id="20604" w:author="Andreas Kuehne" w:date="2019-05-31T12:22:00Z"/>
        </w:rPr>
      </w:pPr>
      <w:bookmarkStart w:id="20605" w:name="_RefComp3A028835"/>
      <w:del w:id="20606" w:author="Andreas Kuehne" w:date="2019-05-31T12:22:00Z">
        <w:r w:rsidDel="00B33063">
          <w:delText>Component SignedReferences</w:delText>
        </w:r>
        <w:bookmarkStart w:id="20607" w:name="_Toc10200535"/>
        <w:bookmarkStart w:id="20608" w:name="_Toc10204673"/>
        <w:bookmarkStart w:id="20609" w:name="_Toc10208811"/>
        <w:bookmarkEnd w:id="20605"/>
        <w:bookmarkEnd w:id="20607"/>
        <w:bookmarkEnd w:id="20608"/>
        <w:bookmarkEnd w:id="20609"/>
      </w:del>
    </w:p>
    <w:p w14:paraId="302FFF94" w14:textId="0B438925" w:rsidR="00564C22" w:rsidDel="00B33063" w:rsidRDefault="001725A5" w:rsidP="00564C22">
      <w:pPr>
        <w:rPr>
          <w:del w:id="20610" w:author="Andreas Kuehne" w:date="2019-05-31T12:22:00Z"/>
        </w:rPr>
      </w:pPr>
      <w:del w:id="20611" w:author="Andreas Kuehne" w:date="2019-05-31T12:22:00Z">
        <w:r w:rsidRPr="003A06D0" w:rsidDel="00B33063">
          <w:delText xml:space="preserve">The </w:delText>
        </w:r>
        <w:r w:rsidRPr="003A06D0" w:rsidDel="00B33063">
          <w:rPr>
            <w:rFonts w:ascii="Courier New" w:eastAsia="Courier New" w:hAnsi="Courier New" w:cs="Courier New"/>
            <w:lang w:val="en-GB"/>
          </w:rPr>
          <w:delText>SignedReferences</w:delText>
        </w:r>
        <w:r w:rsidRPr="003A06D0" w:rsidDel="00B33063">
          <w:delText xml:space="preserve"> component gives the client greater control over how the &lt;ds:Reference&gt; elements are formed.</w:delText>
        </w:r>
        <w:bookmarkStart w:id="20612" w:name="_Toc10200536"/>
        <w:bookmarkStart w:id="20613" w:name="_Toc10204674"/>
        <w:bookmarkStart w:id="20614" w:name="_Toc10208812"/>
        <w:bookmarkEnd w:id="20612"/>
        <w:bookmarkEnd w:id="20613"/>
        <w:bookmarkEnd w:id="20614"/>
      </w:del>
    </w:p>
    <w:p w14:paraId="3C6CAF8D" w14:textId="12CE0D6C" w:rsidR="00564C22" w:rsidDel="00B33063" w:rsidRDefault="009B1AF1" w:rsidP="00564C22">
      <w:pPr>
        <w:rPr>
          <w:del w:id="20615" w:author="Andreas Kuehne" w:date="2019-05-31T12:22:00Z"/>
        </w:rPr>
      </w:pPr>
      <w:del w:id="20616" w:author="Andreas Kuehne" w:date="2019-05-31T12:22:00Z">
        <w:r w:rsidDel="00B33063">
          <w:delText>Below follows a list of the sub-components that constitute this component:</w:delText>
        </w:r>
        <w:bookmarkStart w:id="20617" w:name="_Toc10200537"/>
        <w:bookmarkStart w:id="20618" w:name="_Toc10204675"/>
        <w:bookmarkStart w:id="20619" w:name="_Toc10208813"/>
        <w:bookmarkEnd w:id="20617"/>
        <w:bookmarkEnd w:id="20618"/>
        <w:bookmarkEnd w:id="20619"/>
      </w:del>
    </w:p>
    <w:p w14:paraId="30978572" w14:textId="5142750C" w:rsidR="00564C22" w:rsidDel="00B33063" w:rsidRDefault="009B1AF1" w:rsidP="00564C22">
      <w:pPr>
        <w:pStyle w:val="Member"/>
        <w:rPr>
          <w:del w:id="20620" w:author="Andreas Kuehne" w:date="2019-05-31T12:22:00Z"/>
        </w:rPr>
      </w:pPr>
      <w:del w:id="20621" w:author="Andreas Kuehne" w:date="2019-05-31T12:22:00Z">
        <w:r w:rsidDel="00B33063">
          <w:delText xml:space="preserve">The </w:delText>
        </w:r>
        <w:r w:rsidRPr="35C1378D" w:rsidDel="00B33063">
          <w:rPr>
            <w:rStyle w:val="Datatype"/>
          </w:rPr>
          <w:delText>SignedReference</w:delText>
        </w:r>
        <w:r w:rsidDel="00B33063">
          <w:delText xml:space="preserve"> element MUST occur 1 or more times containing a sub-component. Each instance MUST satisfy the requirements specified in this document in section </w:delText>
        </w:r>
        <w:r w:rsidDel="00B33063">
          <w:fldChar w:fldCharType="begin"/>
        </w:r>
        <w:r w:rsidDel="00B33063">
          <w:delInstrText xml:space="preserve"> REF _RefComp4D2F9EE5 \r \h </w:delInstrText>
        </w:r>
        <w:r w:rsidDel="00B33063">
          <w:fldChar w:fldCharType="separate"/>
        </w:r>
        <w:r w:rsidDel="00B33063">
          <w:rPr>
            <w:rStyle w:val="Datatype"/>
            <w:rFonts w:eastAsia="Courier New" w:cs="Courier New"/>
          </w:rPr>
          <w:delText>SignedReference</w:delText>
        </w:r>
        <w:r w:rsidDel="00B33063">
          <w:fldChar w:fldCharType="end"/>
        </w:r>
        <w:r w:rsidDel="00B33063">
          <w:delText xml:space="preserve">. </w:delText>
        </w:r>
        <w:bookmarkStart w:id="20622" w:name="_Toc10200538"/>
        <w:bookmarkStart w:id="20623" w:name="_Toc10204676"/>
        <w:bookmarkStart w:id="20624" w:name="_Toc10208814"/>
        <w:bookmarkEnd w:id="20622"/>
        <w:bookmarkEnd w:id="20623"/>
        <w:bookmarkEnd w:id="20624"/>
      </w:del>
    </w:p>
    <w:p w14:paraId="3FE73C5B" w14:textId="475CC163" w:rsidR="00564C22" w:rsidDel="00B33063" w:rsidRDefault="009B1AF1" w:rsidP="00564C22">
      <w:pPr>
        <w:pStyle w:val="berschrift4"/>
        <w:rPr>
          <w:del w:id="20625" w:author="Andreas Kuehne" w:date="2019-05-31T12:22:00Z"/>
        </w:rPr>
      </w:pPr>
      <w:del w:id="20626" w:author="Andreas Kuehne" w:date="2019-05-31T12:22:00Z">
        <w:r w:rsidDel="00B33063">
          <w:delText>SignedReferences – JSON Syntax</w:delText>
        </w:r>
        <w:bookmarkStart w:id="20627" w:name="_Toc10200539"/>
        <w:bookmarkStart w:id="20628" w:name="_Toc10204677"/>
        <w:bookmarkStart w:id="20629" w:name="_Toc10208815"/>
        <w:bookmarkEnd w:id="20627"/>
        <w:bookmarkEnd w:id="20628"/>
        <w:bookmarkEnd w:id="20629"/>
      </w:del>
    </w:p>
    <w:p w14:paraId="25035603" w14:textId="166745C4" w:rsidR="00564C22" w:rsidRPr="0248A3D1" w:rsidDel="00B33063" w:rsidRDefault="009B1AF1" w:rsidP="00564C22">
      <w:pPr>
        <w:rPr>
          <w:del w:id="20630" w:author="Andreas Kuehne" w:date="2019-05-31T12:22:00Z"/>
        </w:rPr>
      </w:pPr>
      <w:del w:id="20631"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SignedReferencesType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SignedReferences</w:delText>
        </w:r>
        <w:r w:rsidDel="00B33063">
          <w:delText xml:space="preserve"> component.</w:delText>
        </w:r>
        <w:bookmarkStart w:id="20632" w:name="_Toc10200540"/>
        <w:bookmarkStart w:id="20633" w:name="_Toc10204678"/>
        <w:bookmarkStart w:id="20634" w:name="_Toc10208816"/>
        <w:bookmarkEnd w:id="20632"/>
        <w:bookmarkEnd w:id="20633"/>
        <w:bookmarkEnd w:id="20634"/>
      </w:del>
    </w:p>
    <w:p w14:paraId="0C077A99" w14:textId="32EBF3F4" w:rsidR="00564C22" w:rsidRPr="C2430093" w:rsidDel="00B33063" w:rsidRDefault="009B1AF1" w:rsidP="00564C22">
      <w:pPr>
        <w:spacing w:line="259" w:lineRule="auto"/>
        <w:rPr>
          <w:del w:id="20635" w:author="Andreas Kuehne" w:date="2019-05-31T12:22:00Z"/>
          <w:rFonts w:eastAsia="Arial" w:cs="Arial"/>
          <w:sz w:val="22"/>
          <w:szCs w:val="22"/>
        </w:rPr>
      </w:pPr>
      <w:del w:id="20636"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SignedReferences</w:delText>
        </w:r>
        <w:r w:rsidRPr="002062A5" w:rsidDel="00B33063">
          <w:rPr>
            <w:rFonts w:eastAsia="Arial" w:cs="Arial"/>
            <w:sz w:val="22"/>
            <w:szCs w:val="22"/>
          </w:rPr>
          <w:delText xml:space="preserve"> using JSON-specific names mapped as shown in the table below.</w:delText>
        </w:r>
        <w:bookmarkStart w:id="20637" w:name="_Toc10200541"/>
        <w:bookmarkStart w:id="20638" w:name="_Toc10204679"/>
        <w:bookmarkStart w:id="20639" w:name="_Toc10208817"/>
        <w:bookmarkEnd w:id="20637"/>
        <w:bookmarkEnd w:id="20638"/>
        <w:bookmarkEnd w:id="20639"/>
      </w:del>
    </w:p>
    <w:tbl>
      <w:tblPr>
        <w:tblStyle w:val="Gitternetztabelle1hell1"/>
        <w:tblW w:w="0" w:type="auto"/>
        <w:tblLook w:val="04A0" w:firstRow="1" w:lastRow="0" w:firstColumn="1" w:lastColumn="0" w:noHBand="0" w:noVBand="1"/>
      </w:tblPr>
      <w:tblGrid>
        <w:gridCol w:w="4675"/>
        <w:gridCol w:w="4675"/>
      </w:tblGrid>
      <w:tr w:rsidR="00564C22" w:rsidDel="00B33063" w14:paraId="520A960B" w14:textId="6157B52E" w:rsidTr="00564C22">
        <w:trPr>
          <w:cnfStyle w:val="100000000000" w:firstRow="1" w:lastRow="0" w:firstColumn="0" w:lastColumn="0" w:oddVBand="0" w:evenVBand="0" w:oddHBand="0" w:evenHBand="0" w:firstRowFirstColumn="0" w:firstRowLastColumn="0" w:lastRowFirstColumn="0" w:lastRowLastColumn="0"/>
          <w:del w:id="2064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5F6FA54" w14:textId="4C40EFD0" w:rsidR="00564C22" w:rsidDel="00B33063" w:rsidRDefault="009B1AF1" w:rsidP="00564C22">
            <w:pPr>
              <w:pStyle w:val="Beschriftung"/>
              <w:rPr>
                <w:del w:id="20641" w:author="Andreas Kuehne" w:date="2019-05-31T12:22:00Z"/>
              </w:rPr>
            </w:pPr>
            <w:del w:id="20642" w:author="Andreas Kuehne" w:date="2019-05-31T12:22:00Z">
              <w:r w:rsidDel="00B33063">
                <w:delText>Element</w:delText>
              </w:r>
              <w:bookmarkStart w:id="20643" w:name="_Toc10200542"/>
              <w:bookmarkStart w:id="20644" w:name="_Toc10204680"/>
              <w:bookmarkStart w:id="20645" w:name="_Toc10208818"/>
              <w:bookmarkEnd w:id="20643"/>
              <w:bookmarkEnd w:id="20644"/>
              <w:bookmarkEnd w:id="20645"/>
            </w:del>
          </w:p>
        </w:tc>
        <w:tc>
          <w:tcPr>
            <w:tcW w:w="4675" w:type="dxa"/>
          </w:tcPr>
          <w:p w14:paraId="3EEE2B94" w14:textId="2371D727"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20646" w:author="Andreas Kuehne" w:date="2019-05-31T12:22:00Z"/>
              </w:rPr>
            </w:pPr>
            <w:del w:id="20647" w:author="Andreas Kuehne" w:date="2019-05-31T12:22:00Z">
              <w:r w:rsidDel="00B33063">
                <w:delText>Implementing JSON member name</w:delText>
              </w:r>
              <w:bookmarkStart w:id="20648" w:name="_Toc10200543"/>
              <w:bookmarkStart w:id="20649" w:name="_Toc10204681"/>
              <w:bookmarkStart w:id="20650" w:name="_Toc10208819"/>
              <w:bookmarkEnd w:id="20648"/>
              <w:bookmarkEnd w:id="20649"/>
              <w:bookmarkEnd w:id="20650"/>
            </w:del>
          </w:p>
        </w:tc>
        <w:bookmarkStart w:id="20651" w:name="_Toc10200544"/>
        <w:bookmarkStart w:id="20652" w:name="_Toc10204682"/>
        <w:bookmarkStart w:id="20653" w:name="_Toc10208820"/>
        <w:bookmarkEnd w:id="20651"/>
        <w:bookmarkEnd w:id="20652"/>
        <w:bookmarkEnd w:id="20653"/>
      </w:tr>
      <w:tr w:rsidR="00564C22" w:rsidDel="00B33063" w14:paraId="7F6B57D0" w14:textId="4ECD8580" w:rsidTr="00564C22">
        <w:trPr>
          <w:del w:id="2065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B2B168F" w14:textId="19257437" w:rsidR="00564C22" w:rsidRPr="002062A5" w:rsidDel="00B33063" w:rsidRDefault="009B1AF1" w:rsidP="00564C22">
            <w:pPr>
              <w:pStyle w:val="Beschriftung"/>
              <w:rPr>
                <w:del w:id="20655" w:author="Andreas Kuehne" w:date="2019-05-31T12:22:00Z"/>
                <w:rStyle w:val="Datatype"/>
                <w:b w:val="0"/>
                <w:bCs w:val="0"/>
              </w:rPr>
            </w:pPr>
            <w:del w:id="20656" w:author="Andreas Kuehne" w:date="2019-05-31T12:22:00Z">
              <w:r w:rsidRPr="002062A5" w:rsidDel="00B33063">
                <w:rPr>
                  <w:rStyle w:val="Datatype"/>
                </w:rPr>
                <w:delText>SignedReference</w:delText>
              </w:r>
              <w:bookmarkStart w:id="20657" w:name="_Toc10200545"/>
              <w:bookmarkStart w:id="20658" w:name="_Toc10204683"/>
              <w:bookmarkStart w:id="20659" w:name="_Toc10208821"/>
              <w:bookmarkEnd w:id="20657"/>
              <w:bookmarkEnd w:id="20658"/>
              <w:bookmarkEnd w:id="20659"/>
            </w:del>
          </w:p>
        </w:tc>
        <w:tc>
          <w:tcPr>
            <w:tcW w:w="4675" w:type="dxa"/>
          </w:tcPr>
          <w:p w14:paraId="3F0D61BD" w14:textId="01F5D3D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0660" w:author="Andreas Kuehne" w:date="2019-05-31T12:22:00Z"/>
                <w:rStyle w:val="Datatype"/>
              </w:rPr>
            </w:pPr>
            <w:del w:id="20661" w:author="Andreas Kuehne" w:date="2019-05-31T12:22:00Z">
              <w:r w:rsidRPr="002062A5" w:rsidDel="00B33063">
                <w:rPr>
                  <w:rStyle w:val="Datatype"/>
                </w:rPr>
                <w:delText>signedRef</w:delText>
              </w:r>
              <w:bookmarkStart w:id="20662" w:name="_Toc10200546"/>
              <w:bookmarkStart w:id="20663" w:name="_Toc10204684"/>
              <w:bookmarkStart w:id="20664" w:name="_Toc10208822"/>
              <w:bookmarkEnd w:id="20662"/>
              <w:bookmarkEnd w:id="20663"/>
              <w:bookmarkEnd w:id="20664"/>
            </w:del>
          </w:p>
        </w:tc>
        <w:bookmarkStart w:id="20665" w:name="_Toc10200547"/>
        <w:bookmarkStart w:id="20666" w:name="_Toc10204685"/>
        <w:bookmarkStart w:id="20667" w:name="_Toc10208823"/>
        <w:bookmarkEnd w:id="20665"/>
        <w:bookmarkEnd w:id="20666"/>
        <w:bookmarkEnd w:id="20667"/>
      </w:tr>
    </w:tbl>
    <w:p w14:paraId="5414C3B1" w14:textId="10D3A643" w:rsidR="00564C22" w:rsidRPr="0202B381" w:rsidDel="00B33063" w:rsidRDefault="009B1AF1" w:rsidP="00564C22">
      <w:pPr>
        <w:rPr>
          <w:del w:id="20668" w:author="Andreas Kuehne" w:date="2019-05-31T12:22:00Z"/>
        </w:rPr>
      </w:pPr>
      <w:del w:id="20669"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SignedReferencesType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20670" w:name="_Toc10200548"/>
        <w:bookmarkStart w:id="20671" w:name="_Toc10204686"/>
        <w:bookmarkStart w:id="20672" w:name="_Toc10208824"/>
        <w:bookmarkEnd w:id="20670"/>
        <w:bookmarkEnd w:id="20671"/>
        <w:bookmarkEnd w:id="20672"/>
      </w:del>
    </w:p>
    <w:p w14:paraId="3BA44454" w14:textId="4B9BC505" w:rsidR="00564C22" w:rsidDel="00B33063" w:rsidRDefault="009B1AF1" w:rsidP="00564C22">
      <w:pPr>
        <w:pStyle w:val="Code"/>
        <w:spacing w:line="259" w:lineRule="auto"/>
        <w:rPr>
          <w:del w:id="20673" w:author="Andreas Kuehne" w:date="2019-05-31T12:22:00Z"/>
        </w:rPr>
      </w:pPr>
      <w:del w:id="20674" w:author="Andreas Kuehne" w:date="2019-05-31T12:22:00Z">
        <w:r w:rsidDel="00B33063">
          <w:rPr>
            <w:color w:val="31849B" w:themeColor="accent5" w:themeShade="BF"/>
          </w:rPr>
          <w:delText>"dss2-SignedReferencesType"</w:delText>
        </w:r>
        <w:r w:rsidDel="00B33063">
          <w:delText>: {</w:delText>
        </w:r>
        <w:bookmarkStart w:id="20675" w:name="_Toc10200549"/>
        <w:bookmarkStart w:id="20676" w:name="_Toc10204687"/>
        <w:bookmarkStart w:id="20677" w:name="_Toc10208825"/>
        <w:bookmarkEnd w:id="20675"/>
        <w:bookmarkEnd w:id="20676"/>
        <w:bookmarkEnd w:id="20677"/>
      </w:del>
    </w:p>
    <w:p w14:paraId="27DE1AFE" w14:textId="66D14DB6" w:rsidR="00564C22" w:rsidDel="00B33063" w:rsidRDefault="009B1AF1" w:rsidP="00564C22">
      <w:pPr>
        <w:pStyle w:val="Code"/>
        <w:spacing w:line="259" w:lineRule="auto"/>
        <w:rPr>
          <w:del w:id="20678" w:author="Andreas Kuehne" w:date="2019-05-31T12:22:00Z"/>
        </w:rPr>
      </w:pPr>
      <w:del w:id="20679"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20680" w:name="_Toc10200550"/>
        <w:bookmarkStart w:id="20681" w:name="_Toc10204688"/>
        <w:bookmarkStart w:id="20682" w:name="_Toc10208826"/>
        <w:bookmarkEnd w:id="20680"/>
        <w:bookmarkEnd w:id="20681"/>
        <w:bookmarkEnd w:id="20682"/>
      </w:del>
    </w:p>
    <w:p w14:paraId="0EBE38E6" w14:textId="132AE0FE" w:rsidR="00564C22" w:rsidDel="00B33063" w:rsidRDefault="009B1AF1" w:rsidP="00564C22">
      <w:pPr>
        <w:pStyle w:val="Code"/>
        <w:spacing w:line="259" w:lineRule="auto"/>
        <w:rPr>
          <w:del w:id="20683" w:author="Andreas Kuehne" w:date="2019-05-31T12:22:00Z"/>
        </w:rPr>
      </w:pPr>
      <w:del w:id="20684" w:author="Andreas Kuehne" w:date="2019-05-31T12:22:00Z">
        <w:r w:rsidDel="00B33063">
          <w:rPr>
            <w:color w:val="31849B" w:themeColor="accent5" w:themeShade="BF"/>
          </w:rPr>
          <w:delText xml:space="preserve">  "properties"</w:delText>
        </w:r>
        <w:r w:rsidDel="00B33063">
          <w:delText>: {</w:delText>
        </w:r>
        <w:bookmarkStart w:id="20685" w:name="_Toc10200551"/>
        <w:bookmarkStart w:id="20686" w:name="_Toc10204689"/>
        <w:bookmarkStart w:id="20687" w:name="_Toc10208827"/>
        <w:bookmarkEnd w:id="20685"/>
        <w:bookmarkEnd w:id="20686"/>
        <w:bookmarkEnd w:id="20687"/>
      </w:del>
    </w:p>
    <w:p w14:paraId="329992FE" w14:textId="13AC8768" w:rsidR="00564C22" w:rsidDel="00B33063" w:rsidRDefault="009B1AF1" w:rsidP="00564C22">
      <w:pPr>
        <w:pStyle w:val="Code"/>
        <w:spacing w:line="259" w:lineRule="auto"/>
        <w:rPr>
          <w:del w:id="20688" w:author="Andreas Kuehne" w:date="2019-05-31T12:22:00Z"/>
        </w:rPr>
      </w:pPr>
      <w:del w:id="20689" w:author="Andreas Kuehne" w:date="2019-05-31T12:22:00Z">
        <w:r w:rsidDel="00B33063">
          <w:rPr>
            <w:color w:val="31849B" w:themeColor="accent5" w:themeShade="BF"/>
          </w:rPr>
          <w:delText xml:space="preserve">    "signedRef"</w:delText>
        </w:r>
        <w:r w:rsidDel="00B33063">
          <w:delText>: {</w:delText>
        </w:r>
        <w:bookmarkStart w:id="20690" w:name="_Toc10200552"/>
        <w:bookmarkStart w:id="20691" w:name="_Toc10204690"/>
        <w:bookmarkStart w:id="20692" w:name="_Toc10208828"/>
        <w:bookmarkEnd w:id="20690"/>
        <w:bookmarkEnd w:id="20691"/>
        <w:bookmarkEnd w:id="20692"/>
      </w:del>
    </w:p>
    <w:p w14:paraId="48A8E008" w14:textId="77BD2A7E" w:rsidR="00564C22" w:rsidDel="00B33063" w:rsidRDefault="009B1AF1" w:rsidP="00564C22">
      <w:pPr>
        <w:pStyle w:val="Code"/>
        <w:spacing w:line="259" w:lineRule="auto"/>
        <w:rPr>
          <w:del w:id="20693" w:author="Andreas Kuehne" w:date="2019-05-31T12:22:00Z"/>
        </w:rPr>
      </w:pPr>
      <w:del w:id="20694"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20695" w:name="_Toc10200553"/>
        <w:bookmarkStart w:id="20696" w:name="_Toc10204691"/>
        <w:bookmarkStart w:id="20697" w:name="_Toc10208829"/>
        <w:bookmarkEnd w:id="20695"/>
        <w:bookmarkEnd w:id="20696"/>
        <w:bookmarkEnd w:id="20697"/>
      </w:del>
    </w:p>
    <w:p w14:paraId="11A770DF" w14:textId="55A81A80" w:rsidR="00564C22" w:rsidDel="00B33063" w:rsidRDefault="009B1AF1" w:rsidP="00564C22">
      <w:pPr>
        <w:pStyle w:val="Code"/>
        <w:spacing w:line="259" w:lineRule="auto"/>
        <w:rPr>
          <w:del w:id="20698" w:author="Andreas Kuehne" w:date="2019-05-31T12:22:00Z"/>
        </w:rPr>
      </w:pPr>
      <w:del w:id="20699" w:author="Andreas Kuehne" w:date="2019-05-31T12:22:00Z">
        <w:r w:rsidDel="00B33063">
          <w:rPr>
            <w:color w:val="31849B" w:themeColor="accent5" w:themeShade="BF"/>
          </w:rPr>
          <w:delText xml:space="preserve">      "items"</w:delText>
        </w:r>
        <w:r w:rsidDel="00B33063">
          <w:delText>: {</w:delText>
        </w:r>
        <w:bookmarkStart w:id="20700" w:name="_Toc10200554"/>
        <w:bookmarkStart w:id="20701" w:name="_Toc10204692"/>
        <w:bookmarkStart w:id="20702" w:name="_Toc10208830"/>
        <w:bookmarkEnd w:id="20700"/>
        <w:bookmarkEnd w:id="20701"/>
        <w:bookmarkEnd w:id="20702"/>
      </w:del>
    </w:p>
    <w:p w14:paraId="5FA1C5F2" w14:textId="64173B06" w:rsidR="00564C22" w:rsidDel="00B33063" w:rsidRDefault="009B1AF1" w:rsidP="00564C22">
      <w:pPr>
        <w:pStyle w:val="Code"/>
        <w:spacing w:line="259" w:lineRule="auto"/>
        <w:rPr>
          <w:del w:id="20703" w:author="Andreas Kuehne" w:date="2019-05-31T12:22:00Z"/>
        </w:rPr>
      </w:pPr>
      <w:del w:id="20704"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"#/definitions/dss2-SignedReferenceType"</w:delText>
        </w:r>
        <w:bookmarkStart w:id="20705" w:name="_Toc10200555"/>
        <w:bookmarkStart w:id="20706" w:name="_Toc10204693"/>
        <w:bookmarkStart w:id="20707" w:name="_Toc10208831"/>
        <w:bookmarkEnd w:id="20705"/>
        <w:bookmarkEnd w:id="20706"/>
        <w:bookmarkEnd w:id="20707"/>
      </w:del>
    </w:p>
    <w:p w14:paraId="5C33B1D3" w14:textId="3C4739C1" w:rsidR="00564C22" w:rsidDel="00B33063" w:rsidRDefault="009B1AF1" w:rsidP="00564C22">
      <w:pPr>
        <w:pStyle w:val="Code"/>
        <w:spacing w:line="259" w:lineRule="auto"/>
        <w:rPr>
          <w:del w:id="20708" w:author="Andreas Kuehne" w:date="2019-05-31T12:22:00Z"/>
        </w:rPr>
      </w:pPr>
      <w:del w:id="20709" w:author="Andreas Kuehne" w:date="2019-05-31T12:22:00Z">
        <w:r w:rsidDel="00B33063">
          <w:delText xml:space="preserve">      }</w:delText>
        </w:r>
        <w:bookmarkStart w:id="20710" w:name="_Toc10200556"/>
        <w:bookmarkStart w:id="20711" w:name="_Toc10204694"/>
        <w:bookmarkStart w:id="20712" w:name="_Toc10208832"/>
        <w:bookmarkEnd w:id="20710"/>
        <w:bookmarkEnd w:id="20711"/>
        <w:bookmarkEnd w:id="20712"/>
      </w:del>
    </w:p>
    <w:p w14:paraId="4639CE7C" w14:textId="1D070F88" w:rsidR="00564C22" w:rsidDel="00B33063" w:rsidRDefault="009B1AF1" w:rsidP="00564C22">
      <w:pPr>
        <w:pStyle w:val="Code"/>
        <w:spacing w:line="259" w:lineRule="auto"/>
        <w:rPr>
          <w:del w:id="20713" w:author="Andreas Kuehne" w:date="2019-05-31T12:22:00Z"/>
        </w:rPr>
      </w:pPr>
      <w:del w:id="20714" w:author="Andreas Kuehne" w:date="2019-05-31T12:22:00Z">
        <w:r w:rsidDel="00B33063">
          <w:delText xml:space="preserve">    }</w:delText>
        </w:r>
        <w:bookmarkStart w:id="20715" w:name="_Toc10200557"/>
        <w:bookmarkStart w:id="20716" w:name="_Toc10204695"/>
        <w:bookmarkStart w:id="20717" w:name="_Toc10208833"/>
        <w:bookmarkEnd w:id="20715"/>
        <w:bookmarkEnd w:id="20716"/>
        <w:bookmarkEnd w:id="20717"/>
      </w:del>
    </w:p>
    <w:p w14:paraId="32B334ED" w14:textId="10DCD9DF" w:rsidR="00564C22" w:rsidDel="00B33063" w:rsidRDefault="009B1AF1" w:rsidP="00564C22">
      <w:pPr>
        <w:pStyle w:val="Code"/>
        <w:spacing w:line="259" w:lineRule="auto"/>
        <w:rPr>
          <w:del w:id="20718" w:author="Andreas Kuehne" w:date="2019-05-31T12:22:00Z"/>
        </w:rPr>
      </w:pPr>
      <w:del w:id="20719" w:author="Andreas Kuehne" w:date="2019-05-31T12:22:00Z">
        <w:r w:rsidDel="00B33063">
          <w:delText xml:space="preserve">  },</w:delText>
        </w:r>
        <w:bookmarkStart w:id="20720" w:name="_Toc10200558"/>
        <w:bookmarkStart w:id="20721" w:name="_Toc10204696"/>
        <w:bookmarkStart w:id="20722" w:name="_Toc10208834"/>
        <w:bookmarkEnd w:id="20720"/>
        <w:bookmarkEnd w:id="20721"/>
        <w:bookmarkEnd w:id="20722"/>
      </w:del>
    </w:p>
    <w:p w14:paraId="200245AF" w14:textId="11362E66" w:rsidR="00564C22" w:rsidDel="00B33063" w:rsidRDefault="009B1AF1" w:rsidP="00564C22">
      <w:pPr>
        <w:pStyle w:val="Code"/>
        <w:spacing w:line="259" w:lineRule="auto"/>
        <w:rPr>
          <w:del w:id="20723" w:author="Andreas Kuehne" w:date="2019-05-31T12:22:00Z"/>
        </w:rPr>
      </w:pPr>
      <w:del w:id="20724"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"signedRef"</w:delText>
        </w:r>
        <w:r w:rsidDel="00B33063">
          <w:delText>]</w:delText>
        </w:r>
        <w:bookmarkStart w:id="20725" w:name="_Toc10200559"/>
        <w:bookmarkStart w:id="20726" w:name="_Toc10204697"/>
        <w:bookmarkStart w:id="20727" w:name="_Toc10208835"/>
        <w:bookmarkEnd w:id="20725"/>
        <w:bookmarkEnd w:id="20726"/>
        <w:bookmarkEnd w:id="20727"/>
      </w:del>
    </w:p>
    <w:p w14:paraId="12381F65" w14:textId="74EE3224" w:rsidR="00564C22" w:rsidDel="00B33063" w:rsidRDefault="009B1AF1" w:rsidP="00564C22">
      <w:pPr>
        <w:pStyle w:val="Code"/>
        <w:spacing w:line="259" w:lineRule="auto"/>
        <w:rPr>
          <w:del w:id="20728" w:author="Andreas Kuehne" w:date="2019-05-31T12:22:00Z"/>
        </w:rPr>
      </w:pPr>
      <w:del w:id="20729" w:author="Andreas Kuehne" w:date="2019-05-31T12:22:00Z">
        <w:r w:rsidDel="00B33063">
          <w:delText>}</w:delText>
        </w:r>
        <w:bookmarkStart w:id="20730" w:name="_Toc10200560"/>
        <w:bookmarkStart w:id="20731" w:name="_Toc10204698"/>
        <w:bookmarkStart w:id="20732" w:name="_Toc10208836"/>
        <w:bookmarkEnd w:id="20730"/>
        <w:bookmarkEnd w:id="20731"/>
        <w:bookmarkEnd w:id="20732"/>
      </w:del>
    </w:p>
    <w:p w14:paraId="0E1930D9" w14:textId="7106755A" w:rsidR="00564C22" w:rsidDel="00B33063" w:rsidRDefault="00564C22" w:rsidP="00564C22">
      <w:pPr>
        <w:rPr>
          <w:del w:id="20733" w:author="Andreas Kuehne" w:date="2019-05-31T12:22:00Z"/>
        </w:rPr>
      </w:pPr>
      <w:bookmarkStart w:id="20734" w:name="_Toc10200561"/>
      <w:bookmarkStart w:id="20735" w:name="_Toc10204699"/>
      <w:bookmarkStart w:id="20736" w:name="_Toc10208837"/>
      <w:bookmarkEnd w:id="20734"/>
      <w:bookmarkEnd w:id="20735"/>
      <w:bookmarkEnd w:id="20736"/>
    </w:p>
    <w:p w14:paraId="7773AF6C" w14:textId="2F52F62F" w:rsidR="00564C22" w:rsidDel="00B33063" w:rsidRDefault="009B1AF1" w:rsidP="00564C22">
      <w:pPr>
        <w:pStyle w:val="berschrift4"/>
        <w:rPr>
          <w:del w:id="20737" w:author="Andreas Kuehne" w:date="2019-05-31T12:22:00Z"/>
        </w:rPr>
      </w:pPr>
      <w:del w:id="20738" w:author="Andreas Kuehne" w:date="2019-05-31T12:22:00Z">
        <w:r w:rsidDel="00B33063">
          <w:delText>SignedReferences – XML Syntax</w:delText>
        </w:r>
        <w:bookmarkStart w:id="20739" w:name="_Toc10200562"/>
        <w:bookmarkStart w:id="20740" w:name="_Toc10204700"/>
        <w:bookmarkStart w:id="20741" w:name="_Toc10208838"/>
        <w:bookmarkEnd w:id="20739"/>
        <w:bookmarkEnd w:id="20740"/>
        <w:bookmarkEnd w:id="20741"/>
      </w:del>
    </w:p>
    <w:p w14:paraId="2C1DC416" w14:textId="55D7410F" w:rsidR="00564C22" w:rsidRPr="5404FA76" w:rsidDel="00B33063" w:rsidRDefault="009B1AF1" w:rsidP="00564C22">
      <w:pPr>
        <w:rPr>
          <w:del w:id="20742" w:author="Andreas Kuehne" w:date="2019-05-31T12:22:00Z"/>
        </w:rPr>
      </w:pPr>
      <w:del w:id="20743" w:author="Andreas Kuehne" w:date="2019-05-31T12:22:00Z">
        <w:r w:rsidRPr="0CCF9147" w:rsidDel="00B33063">
          <w:delText xml:space="preserve">The XML type </w:delText>
        </w:r>
        <w:r w:rsidRPr="002062A5" w:rsidDel="00B33063">
          <w:rPr>
            <w:rFonts w:ascii="Courier New" w:eastAsia="Courier New" w:hAnsi="Courier New" w:cs="Courier New"/>
          </w:rPr>
          <w:delText>SignedReferencesType</w:delText>
        </w:r>
        <w:r w:rsidRPr="0CCF9147" w:rsidDel="00B33063">
          <w:delText xml:space="preserve"> SHALL implement the requirements defined in the </w:delText>
        </w:r>
        <w:r w:rsidRPr="002062A5" w:rsidDel="00B33063">
          <w:rPr>
            <w:rFonts w:ascii="Courier New" w:eastAsia="Courier New" w:hAnsi="Courier New" w:cs="Courier New"/>
          </w:rPr>
          <w:delText>SignedReferences</w:delText>
        </w:r>
        <w:r w:rsidDel="00B33063">
          <w:delText xml:space="preserve"> </w:delText>
        </w:r>
        <w:r w:rsidRPr="005A6FFD" w:rsidDel="00B33063">
          <w:delText>component.</w:delText>
        </w:r>
        <w:bookmarkStart w:id="20744" w:name="_Toc10200563"/>
        <w:bookmarkStart w:id="20745" w:name="_Toc10204701"/>
        <w:bookmarkStart w:id="20746" w:name="_Toc10208839"/>
        <w:bookmarkEnd w:id="20744"/>
        <w:bookmarkEnd w:id="20745"/>
        <w:bookmarkEnd w:id="20746"/>
      </w:del>
    </w:p>
    <w:p w14:paraId="0CF85198" w14:textId="7C2B77D2" w:rsidR="00564C22" w:rsidDel="00B33063" w:rsidRDefault="009B1AF1" w:rsidP="00564C22">
      <w:pPr>
        <w:rPr>
          <w:del w:id="20747" w:author="Andreas Kuehne" w:date="2019-05-31T12:22:00Z"/>
        </w:rPr>
      </w:pPr>
      <w:del w:id="20748"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SignedReferencesType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20749" w:name="_Toc10200564"/>
        <w:bookmarkStart w:id="20750" w:name="_Toc10204702"/>
        <w:bookmarkStart w:id="20751" w:name="_Toc10208840"/>
        <w:bookmarkEnd w:id="20749"/>
        <w:bookmarkEnd w:id="20750"/>
        <w:bookmarkEnd w:id="20751"/>
      </w:del>
    </w:p>
    <w:p w14:paraId="2D5EE047" w14:textId="68BED18D" w:rsidR="00564C22" w:rsidDel="00B33063" w:rsidRDefault="009B1AF1" w:rsidP="00564C22">
      <w:pPr>
        <w:pStyle w:val="Code"/>
        <w:rPr>
          <w:del w:id="20752" w:author="Andreas Kuehne" w:date="2019-05-31T12:22:00Z"/>
        </w:rPr>
      </w:pPr>
      <w:del w:id="20753"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SignedReferencesType</w:delText>
        </w:r>
        <w:r w:rsidDel="00B33063">
          <w:rPr>
            <w:color w:val="943634" w:themeColor="accent2" w:themeShade="BF"/>
          </w:rPr>
          <w:delText>"</w:delText>
        </w:r>
        <w:r w:rsidDel="00B33063">
          <w:rPr>
            <w:color w:val="31849B" w:themeColor="accent5" w:themeShade="BF"/>
          </w:rPr>
          <w:delText>&gt;</w:delText>
        </w:r>
        <w:bookmarkStart w:id="20754" w:name="_Toc10200565"/>
        <w:bookmarkStart w:id="20755" w:name="_Toc10204703"/>
        <w:bookmarkStart w:id="20756" w:name="_Toc10208841"/>
        <w:bookmarkEnd w:id="20754"/>
        <w:bookmarkEnd w:id="20755"/>
        <w:bookmarkEnd w:id="20756"/>
      </w:del>
    </w:p>
    <w:p w14:paraId="2BCED624" w14:textId="1112E51B" w:rsidR="00564C22" w:rsidDel="00B33063" w:rsidRDefault="009B1AF1" w:rsidP="00564C22">
      <w:pPr>
        <w:pStyle w:val="Code"/>
        <w:rPr>
          <w:del w:id="20757" w:author="Andreas Kuehne" w:date="2019-05-31T12:22:00Z"/>
        </w:rPr>
      </w:pPr>
      <w:del w:id="20758" w:author="Andreas Kuehne" w:date="2019-05-31T12:22:00Z">
        <w:r w:rsidDel="00B33063">
          <w:rPr>
            <w:color w:val="31849B" w:themeColor="accent5" w:themeShade="BF"/>
          </w:rPr>
          <w:delText xml:space="preserve">  &lt;xs:sequence&gt;</w:delText>
        </w:r>
        <w:bookmarkStart w:id="20759" w:name="_Toc10200566"/>
        <w:bookmarkStart w:id="20760" w:name="_Toc10204704"/>
        <w:bookmarkStart w:id="20761" w:name="_Toc10208842"/>
        <w:bookmarkEnd w:id="20759"/>
        <w:bookmarkEnd w:id="20760"/>
        <w:bookmarkEnd w:id="20761"/>
      </w:del>
    </w:p>
    <w:p w14:paraId="38F9EE75" w14:textId="4938F356" w:rsidR="00564C22" w:rsidDel="00B33063" w:rsidRDefault="009B1AF1" w:rsidP="00564C22">
      <w:pPr>
        <w:pStyle w:val="Code"/>
        <w:rPr>
          <w:del w:id="20762" w:author="Andreas Kuehne" w:date="2019-05-31T12:22:00Z"/>
        </w:rPr>
      </w:pPr>
      <w:del w:id="20763"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SignedReference</w:delText>
        </w:r>
        <w:r w:rsidDel="00B33063">
          <w:rPr>
            <w:color w:val="943634" w:themeColor="accent2" w:themeShade="BF"/>
          </w:rPr>
          <w:delText>" type="</w:delText>
        </w:r>
        <w:r w:rsidDel="00B33063">
          <w:rPr>
            <w:color w:val="244061" w:themeColor="accent1" w:themeShade="80"/>
          </w:rPr>
          <w:delText>dss2:SignedReferenceType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w:delText>
        </w:r>
        <w:r w:rsidDel="00B33063">
          <w:rPr>
            <w:color w:val="31849B" w:themeColor="accent5" w:themeShade="BF"/>
          </w:rPr>
          <w:delText>/&gt;</w:delText>
        </w:r>
        <w:bookmarkStart w:id="20764" w:name="_Toc10200567"/>
        <w:bookmarkStart w:id="20765" w:name="_Toc10204705"/>
        <w:bookmarkStart w:id="20766" w:name="_Toc10208843"/>
        <w:bookmarkEnd w:id="20764"/>
        <w:bookmarkEnd w:id="20765"/>
        <w:bookmarkEnd w:id="20766"/>
      </w:del>
    </w:p>
    <w:p w14:paraId="673DCE00" w14:textId="1CC61D98" w:rsidR="00564C22" w:rsidDel="00B33063" w:rsidRDefault="009B1AF1" w:rsidP="00564C22">
      <w:pPr>
        <w:pStyle w:val="Code"/>
        <w:rPr>
          <w:del w:id="20767" w:author="Andreas Kuehne" w:date="2019-05-31T12:22:00Z"/>
        </w:rPr>
      </w:pPr>
      <w:del w:id="20768" w:author="Andreas Kuehne" w:date="2019-05-31T12:22:00Z">
        <w:r w:rsidDel="00B33063">
          <w:rPr>
            <w:color w:val="31849B" w:themeColor="accent5" w:themeShade="BF"/>
          </w:rPr>
          <w:delText xml:space="preserve">  &lt;/xs:sequence&gt;</w:delText>
        </w:r>
        <w:bookmarkStart w:id="20769" w:name="_Toc10200568"/>
        <w:bookmarkStart w:id="20770" w:name="_Toc10204706"/>
        <w:bookmarkStart w:id="20771" w:name="_Toc10208844"/>
        <w:bookmarkEnd w:id="20769"/>
        <w:bookmarkEnd w:id="20770"/>
        <w:bookmarkEnd w:id="20771"/>
      </w:del>
    </w:p>
    <w:p w14:paraId="4914CB7D" w14:textId="3C91ED81" w:rsidR="00564C22" w:rsidDel="00B33063" w:rsidRDefault="009B1AF1" w:rsidP="00564C22">
      <w:pPr>
        <w:pStyle w:val="Code"/>
        <w:rPr>
          <w:del w:id="20772" w:author="Andreas Kuehne" w:date="2019-05-31T12:22:00Z"/>
        </w:rPr>
      </w:pPr>
      <w:del w:id="20773" w:author="Andreas Kuehne" w:date="2019-05-31T12:22:00Z">
        <w:r w:rsidDel="00B33063">
          <w:rPr>
            <w:color w:val="31849B" w:themeColor="accent5" w:themeShade="BF"/>
          </w:rPr>
          <w:delText>&lt;/xs:complexType&gt;</w:delText>
        </w:r>
        <w:bookmarkStart w:id="20774" w:name="_Toc10200569"/>
        <w:bookmarkStart w:id="20775" w:name="_Toc10204707"/>
        <w:bookmarkStart w:id="20776" w:name="_Toc10208845"/>
        <w:bookmarkEnd w:id="20774"/>
        <w:bookmarkEnd w:id="20775"/>
        <w:bookmarkEnd w:id="20776"/>
      </w:del>
    </w:p>
    <w:p w14:paraId="3DCF4D0E" w14:textId="17A5416A" w:rsidR="00564C22" w:rsidDel="00B33063" w:rsidRDefault="009B1AF1" w:rsidP="00564C22">
      <w:pPr>
        <w:spacing w:line="259" w:lineRule="auto"/>
        <w:rPr>
          <w:del w:id="20777" w:author="Andreas Kuehne" w:date="2019-05-31T12:22:00Z"/>
        </w:rPr>
      </w:pPr>
      <w:del w:id="20778"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SignedReferencesType</w:delText>
        </w:r>
        <w:r w:rsidRPr="71C71F8C" w:rsidDel="00B33063">
          <w:delText xml:space="preserve"> </w:delText>
        </w:r>
        <w:r w:rsidDel="00B33063">
          <w:delText xml:space="preserve">XML element SHALL implement in XML syntax the sub-component that has a name equal to its local name. </w:delText>
        </w:r>
        <w:bookmarkStart w:id="20779" w:name="_Toc10200570"/>
        <w:bookmarkStart w:id="20780" w:name="_Toc10204708"/>
        <w:bookmarkStart w:id="20781" w:name="_Toc10208846"/>
        <w:bookmarkEnd w:id="20779"/>
        <w:bookmarkEnd w:id="20780"/>
        <w:bookmarkEnd w:id="20781"/>
      </w:del>
    </w:p>
    <w:p w14:paraId="54CBF956" w14:textId="42D1A655" w:rsidR="00564C22" w:rsidDel="00B33063" w:rsidRDefault="009B1AF1" w:rsidP="00564C22">
      <w:pPr>
        <w:pStyle w:val="berschrift3"/>
        <w:rPr>
          <w:del w:id="20782" w:author="Andreas Kuehne" w:date="2019-05-31T12:22:00Z"/>
        </w:rPr>
      </w:pPr>
      <w:bookmarkStart w:id="20783" w:name="_RefComp4D2F9EE5"/>
      <w:del w:id="20784" w:author="Andreas Kuehne" w:date="2019-05-31T12:22:00Z">
        <w:r w:rsidDel="00B33063">
          <w:delText>Component SignedReference</w:delText>
        </w:r>
        <w:bookmarkStart w:id="20785" w:name="_Toc10200571"/>
        <w:bookmarkStart w:id="20786" w:name="_Toc10204709"/>
        <w:bookmarkStart w:id="20787" w:name="_Toc10208847"/>
        <w:bookmarkEnd w:id="20783"/>
        <w:bookmarkEnd w:id="20785"/>
        <w:bookmarkEnd w:id="20786"/>
        <w:bookmarkEnd w:id="20787"/>
      </w:del>
    </w:p>
    <w:p w14:paraId="30293D9F" w14:textId="58D61BF9" w:rsidR="00564C22" w:rsidDel="00B33063" w:rsidRDefault="001725A5" w:rsidP="00564C22">
      <w:pPr>
        <w:rPr>
          <w:del w:id="20788" w:author="Andreas Kuehne" w:date="2019-05-31T12:22:00Z"/>
        </w:rPr>
      </w:pPr>
      <w:del w:id="20789" w:author="Andreas Kuehne" w:date="2019-05-31T12:22:00Z">
        <w:r w:rsidRPr="003A06D0" w:rsidDel="00B33063">
          <w:delText xml:space="preserve">Each </w:delText>
        </w:r>
        <w:r w:rsidRPr="003A06D0" w:rsidDel="00B33063">
          <w:rPr>
            <w:rFonts w:ascii="Courier New" w:eastAsia="Courier New" w:hAnsi="Courier New" w:cs="Courier New"/>
            <w:lang w:val="en-GB"/>
          </w:rPr>
          <w:delText>SignedReference</w:delText>
        </w:r>
        <w:r w:rsidRPr="003A06D0" w:rsidDel="00B33063">
          <w:delText xml:space="preserve"> component refers to an input </w:delText>
        </w:r>
        <w:r w:rsidR="001579B5" w:rsidRPr="001579B5" w:rsidDel="00B33063">
          <w:rPr>
            <w:rStyle w:val="Datatype"/>
          </w:rPr>
          <w:delText>D</w:delText>
        </w:r>
        <w:r w:rsidRPr="001579B5" w:rsidDel="00B33063">
          <w:rPr>
            <w:rStyle w:val="Datatype"/>
          </w:rPr>
          <w:delText>ocument</w:delText>
        </w:r>
        <w:r w:rsidR="001579B5" w:rsidRPr="001579B5" w:rsidDel="00B33063">
          <w:rPr>
            <w:rStyle w:val="Datatype"/>
          </w:rPr>
          <w:delText>Base</w:delText>
        </w:r>
        <w:r w:rsidR="001579B5" w:rsidDel="00B33063">
          <w:delText xml:space="preserve"> component</w:delText>
        </w:r>
        <w:r w:rsidRPr="003A06D0" w:rsidDel="00B33063">
          <w:delText xml:space="preserve"> and allows multiple </w:delText>
        </w:r>
        <w:r w:rsidRPr="003A06D0" w:rsidDel="00B33063">
          <w:rPr>
            <w:rStyle w:val="Datatype"/>
            <w:lang w:val="en-GB"/>
          </w:rPr>
          <w:delText>&lt;ds:Reference&gt;</w:delText>
        </w:r>
        <w:r w:rsidRPr="003A06D0" w:rsidDel="00B33063">
          <w:delText xml:space="preserve"> elements to be based on a single </w:delText>
        </w:r>
        <w:r w:rsidR="001579B5" w:rsidDel="00B33063">
          <w:delText xml:space="preserve">or multiple </w:delText>
        </w:r>
        <w:r w:rsidRPr="003A06D0" w:rsidDel="00B33063">
          <w:delText>input document</w:delText>
        </w:r>
        <w:r w:rsidR="001579B5" w:rsidDel="00B33063">
          <w:delText>s</w:delText>
        </w:r>
        <w:r w:rsidRPr="003A06D0" w:rsidDel="00B33063">
          <w:delText xml:space="preserve">. Furthermore, the client can request additional transforms to be applied to each </w:delText>
        </w:r>
        <w:r w:rsidRPr="003A06D0" w:rsidDel="00B33063">
          <w:rPr>
            <w:rStyle w:val="Datatype"/>
            <w:lang w:val="en-GB"/>
          </w:rPr>
          <w:delText>&lt;ds:Reference&gt;</w:delText>
        </w:r>
        <w:r w:rsidRPr="003A06D0" w:rsidDel="00B33063">
          <w:delText xml:space="preserve">, and can set each </w:delText>
        </w:r>
        <w:r w:rsidRPr="003A06D0" w:rsidDel="00B33063">
          <w:rPr>
            <w:rStyle w:val="Datatype"/>
            <w:lang w:val="en-GB"/>
          </w:rPr>
          <w:delText>&lt;ds:Reference&gt;</w:delText>
        </w:r>
        <w:r w:rsidRPr="003A06D0" w:rsidDel="00B33063">
          <w:delText xml:space="preserve"> element’s </w:delText>
        </w:r>
        <w:r w:rsidRPr="003A06D0" w:rsidDel="00B33063">
          <w:rPr>
            <w:rStyle w:val="Datatype"/>
            <w:lang w:val="en-GB"/>
          </w:rPr>
          <w:delText>Id</w:delText>
        </w:r>
        <w:r w:rsidRPr="003A06D0" w:rsidDel="00B33063">
          <w:delText xml:space="preserve"> or </w:delText>
        </w:r>
        <w:r w:rsidRPr="003A06D0" w:rsidDel="00B33063">
          <w:rPr>
            <w:rStyle w:val="Datatype"/>
            <w:lang w:val="en-GB"/>
          </w:rPr>
          <w:delText>URI</w:delText>
        </w:r>
        <w:r w:rsidRPr="003A06D0" w:rsidDel="00B33063">
          <w:delText xml:space="preserve"> attribute. These aspects of the </w:delText>
        </w:r>
        <w:r w:rsidRPr="003A06D0" w:rsidDel="00B33063">
          <w:rPr>
            <w:rStyle w:val="Datatype"/>
            <w:lang w:val="en-GB"/>
          </w:rPr>
          <w:delText>&lt;ds:Reference&gt;</w:delText>
        </w:r>
        <w:r w:rsidRPr="003A06D0" w:rsidDel="00B33063">
          <w:delText xml:space="preserve"> can only be set through the </w:delText>
        </w:r>
        <w:r w:rsidRPr="003A06D0" w:rsidDel="00B33063">
          <w:rPr>
            <w:rFonts w:ascii="Courier New" w:eastAsia="Courier New" w:hAnsi="Courier New" w:cs="Courier New"/>
            <w:lang w:val="en-GB"/>
          </w:rPr>
          <w:delText>SignedReference</w:delText>
        </w:r>
        <w:r w:rsidRPr="003A06D0" w:rsidDel="00B33063">
          <w:delText xml:space="preserve"> component; they cannot be set through the input documents, since they are aspects of the reference to the input document, not the input document itself.</w:delText>
        </w:r>
        <w:bookmarkStart w:id="20790" w:name="_Toc10200572"/>
        <w:bookmarkStart w:id="20791" w:name="_Toc10204710"/>
        <w:bookmarkStart w:id="20792" w:name="_Toc10208848"/>
        <w:bookmarkEnd w:id="20790"/>
        <w:bookmarkEnd w:id="20791"/>
        <w:bookmarkEnd w:id="20792"/>
      </w:del>
    </w:p>
    <w:p w14:paraId="392DCD63" w14:textId="655B4CFF" w:rsidR="00564C22" w:rsidDel="00B33063" w:rsidRDefault="009B1AF1" w:rsidP="00564C22">
      <w:pPr>
        <w:rPr>
          <w:del w:id="20793" w:author="Andreas Kuehne" w:date="2019-05-31T12:22:00Z"/>
        </w:rPr>
      </w:pPr>
      <w:del w:id="20794" w:author="Andreas Kuehne" w:date="2019-05-31T12:22:00Z">
        <w:r w:rsidDel="00B33063">
          <w:delText>Below follows a list of the sub-components that constitute this component:</w:delText>
        </w:r>
        <w:bookmarkStart w:id="20795" w:name="_Toc10200573"/>
        <w:bookmarkStart w:id="20796" w:name="_Toc10204711"/>
        <w:bookmarkStart w:id="20797" w:name="_Toc10208849"/>
        <w:bookmarkEnd w:id="20795"/>
        <w:bookmarkEnd w:id="20796"/>
        <w:bookmarkEnd w:id="20797"/>
      </w:del>
    </w:p>
    <w:p w14:paraId="2D2D1387" w14:textId="7436362F" w:rsidR="00564C22" w:rsidDel="00B33063" w:rsidRDefault="009B1AF1" w:rsidP="00564C22">
      <w:pPr>
        <w:pStyle w:val="Member"/>
        <w:rPr>
          <w:del w:id="20798" w:author="Andreas Kuehne" w:date="2019-05-31T12:22:00Z"/>
        </w:rPr>
      </w:pPr>
      <w:del w:id="20799" w:author="Andreas Kuehne" w:date="2019-05-31T12:22:00Z">
        <w:r w:rsidDel="00B33063">
          <w:delText xml:space="preserve">The OPTIONAL </w:delText>
        </w:r>
        <w:r w:rsidRPr="35C1378D" w:rsidDel="00B33063">
          <w:rPr>
            <w:rStyle w:val="Datatype"/>
          </w:rPr>
          <w:delText>Transforms</w:delText>
        </w:r>
        <w:r w:rsidDel="00B33063">
          <w:delText xml:space="preserve"> element, if present, MUST contain a sub-component. A given element MUST satisfy the requirements specified in section </w:delText>
        </w:r>
        <w:r w:rsidDel="00B33063">
          <w:fldChar w:fldCharType="begin"/>
        </w:r>
        <w:r w:rsidDel="00B33063">
          <w:delInstrText xml:space="preserve"> REF _RefComp2EFBB742 \r \h </w:delInstrText>
        </w:r>
        <w:r w:rsidDel="00B33063">
          <w:fldChar w:fldCharType="separate"/>
        </w:r>
        <w:r w:rsidDel="00B33063">
          <w:rPr>
            <w:rStyle w:val="Datatype"/>
            <w:rFonts w:eastAsia="Courier New" w:cs="Courier New"/>
          </w:rPr>
          <w:delText>Transforms</w:delText>
        </w:r>
        <w:r w:rsidDel="00B33063">
          <w:fldChar w:fldCharType="end"/>
        </w:r>
        <w:r w:rsidDel="00B33063">
          <w:delText xml:space="preserve">. </w:delText>
        </w:r>
        <w:r w:rsidRPr="003A06D0" w:rsidDel="00B33063">
          <w:delText xml:space="preserve">The </w:delText>
        </w:r>
        <w:r w:rsidRPr="003A06D0" w:rsidDel="00B33063">
          <w:rPr>
            <w:rStyle w:val="Datatype"/>
            <w:lang w:val="en-GB"/>
          </w:rPr>
          <w:delText>Transforms</w:delText>
        </w:r>
        <w:r w:rsidRPr="003A06D0" w:rsidDel="00B33063">
          <w:delText xml:space="preserve"> element requests the server to perform additional transforms on this reference.</w:delText>
        </w:r>
        <w:bookmarkStart w:id="20800" w:name="_Toc10200574"/>
        <w:bookmarkStart w:id="20801" w:name="_Toc10204712"/>
        <w:bookmarkStart w:id="20802" w:name="_Toc10208850"/>
        <w:bookmarkEnd w:id="20800"/>
        <w:bookmarkEnd w:id="20801"/>
        <w:bookmarkEnd w:id="20802"/>
      </w:del>
    </w:p>
    <w:p w14:paraId="3552DD3D" w14:textId="0BFDDA9D" w:rsidR="00564C22" w:rsidDel="00B33063" w:rsidRDefault="009B1AF1" w:rsidP="00564C22">
      <w:pPr>
        <w:pStyle w:val="Member"/>
        <w:rPr>
          <w:del w:id="20803" w:author="Andreas Kuehne" w:date="2019-05-31T12:22:00Z"/>
        </w:rPr>
      </w:pPr>
      <w:del w:id="20804" w:author="Andreas Kuehne" w:date="2019-05-31T12:22:00Z">
        <w:r w:rsidDel="00B33063">
          <w:delText xml:space="preserve">The </w:delText>
        </w:r>
        <w:r w:rsidRPr="35C1378D" w:rsidDel="00B33063">
          <w:rPr>
            <w:rStyle w:val="Datatype"/>
          </w:rPr>
          <w:delText>WhichDocument</w:delText>
        </w:r>
        <w:r w:rsidDel="00B33063">
          <w:delText xml:space="preserve"> element MUST contain one instance of a unique identifier reference. </w:delText>
        </w:r>
        <w:r w:rsidRPr="003A06D0" w:rsidDel="00B33063">
          <w:delText xml:space="preserve">This defines which input </w:delText>
        </w:r>
        <w:r w:rsidR="001579B5" w:rsidRPr="001579B5" w:rsidDel="00B33063">
          <w:rPr>
            <w:rStyle w:val="Datatype"/>
          </w:rPr>
          <w:delText>DocumentBase</w:delText>
        </w:r>
        <w:r w:rsidR="001579B5" w:rsidDel="00B33063">
          <w:delText xml:space="preserve"> component</w:delText>
        </w:r>
        <w:r w:rsidRPr="003A06D0" w:rsidDel="00B33063">
          <w:delText xml:space="preserve"> this reference refers to.</w:delText>
        </w:r>
        <w:bookmarkStart w:id="20805" w:name="_Toc10200575"/>
        <w:bookmarkStart w:id="20806" w:name="_Toc10204713"/>
        <w:bookmarkStart w:id="20807" w:name="_Toc10208851"/>
        <w:bookmarkEnd w:id="20805"/>
        <w:bookmarkEnd w:id="20806"/>
        <w:bookmarkEnd w:id="20807"/>
      </w:del>
    </w:p>
    <w:p w14:paraId="46FE33AB" w14:textId="72B8FC15" w:rsidR="00564C22" w:rsidDel="00B33063" w:rsidRDefault="009B1AF1" w:rsidP="00564C22">
      <w:pPr>
        <w:pStyle w:val="Member"/>
        <w:rPr>
          <w:del w:id="20808" w:author="Andreas Kuehne" w:date="2019-05-31T12:22:00Z"/>
        </w:rPr>
      </w:pPr>
      <w:del w:id="20809" w:author="Andreas Kuehne" w:date="2019-05-31T12:22:00Z">
        <w:r w:rsidDel="00B33063">
          <w:delText xml:space="preserve">The OPTIONAL </w:delText>
        </w:r>
        <w:r w:rsidRPr="35C1378D" w:rsidDel="00B33063">
          <w:rPr>
            <w:rStyle w:val="Datatype"/>
          </w:rPr>
          <w:delText>RefURI</w:delText>
        </w:r>
        <w:r w:rsidDel="00B33063">
          <w:delText xml:space="preserve"> element, if present, MUST contain one instance of a URI. </w:delText>
        </w:r>
        <w:r w:rsidRPr="003A06D0" w:rsidDel="00B33063">
          <w:delText xml:space="preserve">If this element is present, the corresponding </w:delText>
        </w:r>
        <w:r w:rsidRPr="003A06D0" w:rsidDel="00B33063">
          <w:rPr>
            <w:rStyle w:val="Datatype"/>
            <w:lang w:val="en-GB"/>
          </w:rPr>
          <w:delText>&lt;ds:Reference&gt;</w:delText>
        </w:r>
        <w:r w:rsidRPr="003A06D0" w:rsidDel="00B33063">
          <w:delText xml:space="preserve"> element’s </w:delText>
        </w:r>
        <w:r w:rsidRPr="003A06D0" w:rsidDel="00B33063">
          <w:rPr>
            <w:rStyle w:val="Datatype"/>
            <w:lang w:val="en-GB"/>
          </w:rPr>
          <w:delText>URI</w:delText>
        </w:r>
        <w:r w:rsidRPr="003A06D0" w:rsidDel="00B33063">
          <w:delText xml:space="preserve"> attribute is set to its value. If it is not present, the </w:delText>
        </w:r>
        <w:r w:rsidRPr="003A06D0" w:rsidDel="00B33063">
          <w:rPr>
            <w:rStyle w:val="Datatype"/>
            <w:lang w:val="en-GB"/>
          </w:rPr>
          <w:delText>URI</w:delText>
        </w:r>
        <w:r w:rsidRPr="003A06D0" w:rsidDel="00B33063">
          <w:delText xml:space="preserve"> attribute is omitted in the corresponding </w:delText>
        </w:r>
        <w:r w:rsidRPr="003A06D0" w:rsidDel="00B33063">
          <w:rPr>
            <w:rStyle w:val="Datatype"/>
            <w:lang w:val="en-GB"/>
          </w:rPr>
          <w:delText>&lt;ds:Reference&gt;.</w:delText>
        </w:r>
        <w:bookmarkStart w:id="20810" w:name="_Toc10200576"/>
        <w:bookmarkStart w:id="20811" w:name="_Toc10204714"/>
        <w:bookmarkStart w:id="20812" w:name="_Toc10208852"/>
        <w:bookmarkEnd w:id="20810"/>
        <w:bookmarkEnd w:id="20811"/>
        <w:bookmarkEnd w:id="20812"/>
      </w:del>
    </w:p>
    <w:p w14:paraId="2110FE0A" w14:textId="7139FCC4" w:rsidR="00564C22" w:rsidDel="00B33063" w:rsidRDefault="009B1AF1" w:rsidP="00564C22">
      <w:pPr>
        <w:pStyle w:val="Member"/>
        <w:rPr>
          <w:del w:id="20813" w:author="Andreas Kuehne" w:date="2019-05-31T12:22:00Z"/>
        </w:rPr>
      </w:pPr>
      <w:del w:id="20814" w:author="Andreas Kuehne" w:date="2019-05-31T12:22:00Z">
        <w:r w:rsidDel="00B33063">
          <w:delText xml:space="preserve">The OPTIONAL </w:delText>
        </w:r>
        <w:r w:rsidRPr="35C1378D" w:rsidDel="00B33063">
          <w:rPr>
            <w:rStyle w:val="Datatype"/>
          </w:rPr>
          <w:delText>RefId</w:delText>
        </w:r>
        <w:r w:rsidDel="00B33063">
          <w:delText xml:space="preserve"> element, if present, MUST contain one instance of a string. </w:delText>
        </w:r>
        <w:r w:rsidRPr="003A06D0" w:rsidDel="00B33063">
          <w:delText xml:space="preserve">This element sets the </w:delText>
        </w:r>
        <w:r w:rsidRPr="003A06D0" w:rsidDel="00B33063">
          <w:rPr>
            <w:rStyle w:val="Datatype"/>
            <w:lang w:val="en-GB"/>
          </w:rPr>
          <w:delText>Id</w:delText>
        </w:r>
        <w:r w:rsidRPr="003A06D0" w:rsidDel="00B33063">
          <w:delText xml:space="preserve"> attribute of the corresponding </w:delText>
        </w:r>
        <w:r w:rsidRPr="003A06D0" w:rsidDel="00B33063">
          <w:rPr>
            <w:rStyle w:val="Datatype"/>
            <w:lang w:val="en-GB"/>
          </w:rPr>
          <w:delText>&lt;ds:Reference&gt;.</w:delText>
        </w:r>
        <w:bookmarkStart w:id="20815" w:name="_Toc10200577"/>
        <w:bookmarkStart w:id="20816" w:name="_Toc10204715"/>
        <w:bookmarkStart w:id="20817" w:name="_Toc10208853"/>
        <w:bookmarkEnd w:id="20815"/>
        <w:bookmarkEnd w:id="20816"/>
        <w:bookmarkEnd w:id="20817"/>
      </w:del>
    </w:p>
    <w:p w14:paraId="23EE9416" w14:textId="7A1FE9B4" w:rsidR="00564C22" w:rsidDel="00B33063" w:rsidRDefault="009B1AF1" w:rsidP="00564C22">
      <w:pPr>
        <w:pStyle w:val="berschrift4"/>
        <w:rPr>
          <w:del w:id="20818" w:author="Andreas Kuehne" w:date="2019-05-31T12:22:00Z"/>
        </w:rPr>
      </w:pPr>
      <w:del w:id="20819" w:author="Andreas Kuehne" w:date="2019-05-31T12:22:00Z">
        <w:r w:rsidDel="00B33063">
          <w:delText>SignedReference – JSON Syntax</w:delText>
        </w:r>
        <w:bookmarkStart w:id="20820" w:name="_Toc10200578"/>
        <w:bookmarkStart w:id="20821" w:name="_Toc10204716"/>
        <w:bookmarkStart w:id="20822" w:name="_Toc10208854"/>
        <w:bookmarkEnd w:id="20820"/>
        <w:bookmarkEnd w:id="20821"/>
        <w:bookmarkEnd w:id="20822"/>
      </w:del>
    </w:p>
    <w:p w14:paraId="12B3CA4A" w14:textId="0B709A90" w:rsidR="00564C22" w:rsidRPr="0248A3D1" w:rsidDel="00B33063" w:rsidRDefault="009B1AF1" w:rsidP="00564C22">
      <w:pPr>
        <w:rPr>
          <w:del w:id="20823" w:author="Andreas Kuehne" w:date="2019-05-31T12:22:00Z"/>
        </w:rPr>
      </w:pPr>
      <w:del w:id="20824"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SignedReferenceType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SignedReference</w:delText>
        </w:r>
        <w:r w:rsidDel="00B33063">
          <w:delText xml:space="preserve"> component.</w:delText>
        </w:r>
        <w:bookmarkStart w:id="20825" w:name="_Toc10200579"/>
        <w:bookmarkStart w:id="20826" w:name="_Toc10204717"/>
        <w:bookmarkStart w:id="20827" w:name="_Toc10208855"/>
        <w:bookmarkEnd w:id="20825"/>
        <w:bookmarkEnd w:id="20826"/>
        <w:bookmarkEnd w:id="20827"/>
      </w:del>
    </w:p>
    <w:p w14:paraId="16643880" w14:textId="2E7B6536" w:rsidR="00564C22" w:rsidRPr="C2430093" w:rsidDel="00B33063" w:rsidRDefault="009B1AF1" w:rsidP="00564C22">
      <w:pPr>
        <w:spacing w:line="259" w:lineRule="auto"/>
        <w:rPr>
          <w:del w:id="20828" w:author="Andreas Kuehne" w:date="2019-05-31T12:22:00Z"/>
          <w:rFonts w:eastAsia="Arial" w:cs="Arial"/>
          <w:sz w:val="22"/>
          <w:szCs w:val="22"/>
        </w:rPr>
      </w:pPr>
      <w:del w:id="20829"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SignedReference</w:delText>
        </w:r>
        <w:r w:rsidRPr="002062A5" w:rsidDel="00B33063">
          <w:rPr>
            <w:rFonts w:eastAsia="Arial" w:cs="Arial"/>
            <w:sz w:val="22"/>
            <w:szCs w:val="22"/>
          </w:rPr>
          <w:delText xml:space="preserve"> using JSON-specific names mapped as shown in the table below.</w:delText>
        </w:r>
        <w:bookmarkStart w:id="20830" w:name="_Toc10200580"/>
        <w:bookmarkStart w:id="20831" w:name="_Toc10204718"/>
        <w:bookmarkStart w:id="20832" w:name="_Toc10208856"/>
        <w:bookmarkEnd w:id="20830"/>
        <w:bookmarkEnd w:id="20831"/>
        <w:bookmarkEnd w:id="20832"/>
      </w:del>
    </w:p>
    <w:tbl>
      <w:tblPr>
        <w:tblStyle w:val="Gitternetztabelle1hell1"/>
        <w:tblW w:w="0" w:type="auto"/>
        <w:tblLook w:val="04A0" w:firstRow="1" w:lastRow="0" w:firstColumn="1" w:lastColumn="0" w:noHBand="0" w:noVBand="1"/>
      </w:tblPr>
      <w:tblGrid>
        <w:gridCol w:w="4675"/>
        <w:gridCol w:w="4675"/>
      </w:tblGrid>
      <w:tr w:rsidR="00564C22" w:rsidDel="00B33063" w14:paraId="7EE8BA3E" w14:textId="63F555AC" w:rsidTr="00564C22">
        <w:trPr>
          <w:cnfStyle w:val="100000000000" w:firstRow="1" w:lastRow="0" w:firstColumn="0" w:lastColumn="0" w:oddVBand="0" w:evenVBand="0" w:oddHBand="0" w:evenHBand="0" w:firstRowFirstColumn="0" w:firstRowLastColumn="0" w:lastRowFirstColumn="0" w:lastRowLastColumn="0"/>
          <w:del w:id="2083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DD84225" w14:textId="7DBD302A" w:rsidR="00564C22" w:rsidDel="00B33063" w:rsidRDefault="009B1AF1" w:rsidP="00564C22">
            <w:pPr>
              <w:pStyle w:val="Beschriftung"/>
              <w:rPr>
                <w:del w:id="20834" w:author="Andreas Kuehne" w:date="2019-05-31T12:22:00Z"/>
              </w:rPr>
            </w:pPr>
            <w:del w:id="20835" w:author="Andreas Kuehne" w:date="2019-05-31T12:22:00Z">
              <w:r w:rsidDel="00B33063">
                <w:delText>Element</w:delText>
              </w:r>
              <w:bookmarkStart w:id="20836" w:name="_Toc10200581"/>
              <w:bookmarkStart w:id="20837" w:name="_Toc10204719"/>
              <w:bookmarkStart w:id="20838" w:name="_Toc10208857"/>
              <w:bookmarkEnd w:id="20836"/>
              <w:bookmarkEnd w:id="20837"/>
              <w:bookmarkEnd w:id="20838"/>
            </w:del>
          </w:p>
        </w:tc>
        <w:tc>
          <w:tcPr>
            <w:tcW w:w="4675" w:type="dxa"/>
          </w:tcPr>
          <w:p w14:paraId="0C6E4F66" w14:textId="0138327B"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20839" w:author="Andreas Kuehne" w:date="2019-05-31T12:22:00Z"/>
              </w:rPr>
            </w:pPr>
            <w:del w:id="20840" w:author="Andreas Kuehne" w:date="2019-05-31T12:22:00Z">
              <w:r w:rsidDel="00B33063">
                <w:delText>Implementing JSON member name</w:delText>
              </w:r>
              <w:bookmarkStart w:id="20841" w:name="_Toc10200582"/>
              <w:bookmarkStart w:id="20842" w:name="_Toc10204720"/>
              <w:bookmarkStart w:id="20843" w:name="_Toc10208858"/>
              <w:bookmarkEnd w:id="20841"/>
              <w:bookmarkEnd w:id="20842"/>
              <w:bookmarkEnd w:id="20843"/>
            </w:del>
          </w:p>
        </w:tc>
        <w:bookmarkStart w:id="20844" w:name="_Toc10200583"/>
        <w:bookmarkStart w:id="20845" w:name="_Toc10204721"/>
        <w:bookmarkStart w:id="20846" w:name="_Toc10208859"/>
        <w:bookmarkEnd w:id="20844"/>
        <w:bookmarkEnd w:id="20845"/>
        <w:bookmarkEnd w:id="20846"/>
      </w:tr>
      <w:tr w:rsidR="00564C22" w:rsidDel="00B33063" w14:paraId="7E96961F" w14:textId="1B96B31B" w:rsidTr="00564C22">
        <w:trPr>
          <w:del w:id="2084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13DD396" w14:textId="3F2D31A5" w:rsidR="00564C22" w:rsidRPr="002062A5" w:rsidDel="00B33063" w:rsidRDefault="009B1AF1" w:rsidP="00564C22">
            <w:pPr>
              <w:pStyle w:val="Beschriftung"/>
              <w:rPr>
                <w:del w:id="20848" w:author="Andreas Kuehne" w:date="2019-05-31T12:22:00Z"/>
                <w:rStyle w:val="Datatype"/>
                <w:b w:val="0"/>
                <w:bCs w:val="0"/>
              </w:rPr>
            </w:pPr>
            <w:del w:id="20849" w:author="Andreas Kuehne" w:date="2019-05-31T12:22:00Z">
              <w:r w:rsidRPr="002062A5" w:rsidDel="00B33063">
                <w:rPr>
                  <w:rStyle w:val="Datatype"/>
                </w:rPr>
                <w:delText>Transforms</w:delText>
              </w:r>
              <w:bookmarkStart w:id="20850" w:name="_Toc10200584"/>
              <w:bookmarkStart w:id="20851" w:name="_Toc10204722"/>
              <w:bookmarkStart w:id="20852" w:name="_Toc10208860"/>
              <w:bookmarkEnd w:id="20850"/>
              <w:bookmarkEnd w:id="20851"/>
              <w:bookmarkEnd w:id="20852"/>
            </w:del>
          </w:p>
        </w:tc>
        <w:tc>
          <w:tcPr>
            <w:tcW w:w="4675" w:type="dxa"/>
          </w:tcPr>
          <w:p w14:paraId="7BEAED17" w14:textId="10BC1C4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0853" w:author="Andreas Kuehne" w:date="2019-05-31T12:22:00Z"/>
                <w:rStyle w:val="Datatype"/>
              </w:rPr>
            </w:pPr>
            <w:del w:id="20854" w:author="Andreas Kuehne" w:date="2019-05-31T12:22:00Z">
              <w:r w:rsidRPr="002062A5" w:rsidDel="00B33063">
                <w:rPr>
                  <w:rStyle w:val="Datatype"/>
                </w:rPr>
                <w:delText>transforms</w:delText>
              </w:r>
              <w:bookmarkStart w:id="20855" w:name="_Toc10200585"/>
              <w:bookmarkStart w:id="20856" w:name="_Toc10204723"/>
              <w:bookmarkStart w:id="20857" w:name="_Toc10208861"/>
              <w:bookmarkEnd w:id="20855"/>
              <w:bookmarkEnd w:id="20856"/>
              <w:bookmarkEnd w:id="20857"/>
            </w:del>
          </w:p>
        </w:tc>
        <w:bookmarkStart w:id="20858" w:name="_Toc10200586"/>
        <w:bookmarkStart w:id="20859" w:name="_Toc10204724"/>
        <w:bookmarkStart w:id="20860" w:name="_Toc10208862"/>
        <w:bookmarkEnd w:id="20858"/>
        <w:bookmarkEnd w:id="20859"/>
        <w:bookmarkEnd w:id="20860"/>
      </w:tr>
      <w:tr w:rsidR="00564C22" w:rsidDel="00B33063" w14:paraId="780DB9ED" w14:textId="3CE0F180" w:rsidTr="00564C22">
        <w:trPr>
          <w:del w:id="2086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20A0C62" w14:textId="66F4D9B0" w:rsidR="00564C22" w:rsidRPr="002062A5" w:rsidDel="00B33063" w:rsidRDefault="009B1AF1" w:rsidP="00564C22">
            <w:pPr>
              <w:pStyle w:val="Beschriftung"/>
              <w:rPr>
                <w:del w:id="20862" w:author="Andreas Kuehne" w:date="2019-05-31T12:22:00Z"/>
                <w:rStyle w:val="Datatype"/>
                <w:b w:val="0"/>
                <w:bCs w:val="0"/>
              </w:rPr>
            </w:pPr>
            <w:del w:id="20863" w:author="Andreas Kuehne" w:date="2019-05-31T12:22:00Z">
              <w:r w:rsidRPr="002062A5" w:rsidDel="00B33063">
                <w:rPr>
                  <w:rStyle w:val="Datatype"/>
                </w:rPr>
                <w:delText>WhichDocument</w:delText>
              </w:r>
              <w:bookmarkStart w:id="20864" w:name="_Toc10200587"/>
              <w:bookmarkStart w:id="20865" w:name="_Toc10204725"/>
              <w:bookmarkStart w:id="20866" w:name="_Toc10208863"/>
              <w:bookmarkEnd w:id="20864"/>
              <w:bookmarkEnd w:id="20865"/>
              <w:bookmarkEnd w:id="20866"/>
            </w:del>
          </w:p>
        </w:tc>
        <w:tc>
          <w:tcPr>
            <w:tcW w:w="4675" w:type="dxa"/>
          </w:tcPr>
          <w:p w14:paraId="068A05D0" w14:textId="4E08A64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0867" w:author="Andreas Kuehne" w:date="2019-05-31T12:22:00Z"/>
                <w:rStyle w:val="Datatype"/>
              </w:rPr>
            </w:pPr>
            <w:del w:id="20868" w:author="Andreas Kuehne" w:date="2019-05-31T12:22:00Z">
              <w:r w:rsidRPr="002062A5" w:rsidDel="00B33063">
                <w:rPr>
                  <w:rStyle w:val="Datatype"/>
                </w:rPr>
                <w:delText>whichDoc</w:delText>
              </w:r>
              <w:bookmarkStart w:id="20869" w:name="_Toc10200588"/>
              <w:bookmarkStart w:id="20870" w:name="_Toc10204726"/>
              <w:bookmarkStart w:id="20871" w:name="_Toc10208864"/>
              <w:bookmarkEnd w:id="20869"/>
              <w:bookmarkEnd w:id="20870"/>
              <w:bookmarkEnd w:id="20871"/>
            </w:del>
          </w:p>
        </w:tc>
        <w:bookmarkStart w:id="20872" w:name="_Toc10200589"/>
        <w:bookmarkStart w:id="20873" w:name="_Toc10204727"/>
        <w:bookmarkStart w:id="20874" w:name="_Toc10208865"/>
        <w:bookmarkEnd w:id="20872"/>
        <w:bookmarkEnd w:id="20873"/>
        <w:bookmarkEnd w:id="20874"/>
      </w:tr>
      <w:tr w:rsidR="00564C22" w:rsidDel="00B33063" w14:paraId="2396964E" w14:textId="4ADF790B" w:rsidTr="00564C22">
        <w:trPr>
          <w:del w:id="2087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1A2B03C" w14:textId="6582503F" w:rsidR="00564C22" w:rsidRPr="002062A5" w:rsidDel="00B33063" w:rsidRDefault="009B1AF1" w:rsidP="00564C22">
            <w:pPr>
              <w:pStyle w:val="Beschriftung"/>
              <w:rPr>
                <w:del w:id="20876" w:author="Andreas Kuehne" w:date="2019-05-31T12:22:00Z"/>
                <w:rStyle w:val="Datatype"/>
                <w:b w:val="0"/>
                <w:bCs w:val="0"/>
              </w:rPr>
            </w:pPr>
            <w:del w:id="20877" w:author="Andreas Kuehne" w:date="2019-05-31T12:22:00Z">
              <w:r w:rsidRPr="002062A5" w:rsidDel="00B33063">
                <w:rPr>
                  <w:rStyle w:val="Datatype"/>
                </w:rPr>
                <w:delText>RefURI</w:delText>
              </w:r>
              <w:bookmarkStart w:id="20878" w:name="_Toc10200590"/>
              <w:bookmarkStart w:id="20879" w:name="_Toc10204728"/>
              <w:bookmarkStart w:id="20880" w:name="_Toc10208866"/>
              <w:bookmarkEnd w:id="20878"/>
              <w:bookmarkEnd w:id="20879"/>
              <w:bookmarkEnd w:id="20880"/>
            </w:del>
          </w:p>
        </w:tc>
        <w:tc>
          <w:tcPr>
            <w:tcW w:w="4675" w:type="dxa"/>
          </w:tcPr>
          <w:p w14:paraId="194FC072" w14:textId="5F5B4128"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0881" w:author="Andreas Kuehne" w:date="2019-05-31T12:22:00Z"/>
                <w:rStyle w:val="Datatype"/>
              </w:rPr>
            </w:pPr>
            <w:del w:id="20882" w:author="Andreas Kuehne" w:date="2019-05-31T12:22:00Z">
              <w:r w:rsidRPr="002062A5" w:rsidDel="00B33063">
                <w:rPr>
                  <w:rStyle w:val="Datatype"/>
                </w:rPr>
                <w:delText>refURI</w:delText>
              </w:r>
              <w:bookmarkStart w:id="20883" w:name="_Toc10200591"/>
              <w:bookmarkStart w:id="20884" w:name="_Toc10204729"/>
              <w:bookmarkStart w:id="20885" w:name="_Toc10208867"/>
              <w:bookmarkEnd w:id="20883"/>
              <w:bookmarkEnd w:id="20884"/>
              <w:bookmarkEnd w:id="20885"/>
            </w:del>
          </w:p>
        </w:tc>
        <w:bookmarkStart w:id="20886" w:name="_Toc10200592"/>
        <w:bookmarkStart w:id="20887" w:name="_Toc10204730"/>
        <w:bookmarkStart w:id="20888" w:name="_Toc10208868"/>
        <w:bookmarkEnd w:id="20886"/>
        <w:bookmarkEnd w:id="20887"/>
        <w:bookmarkEnd w:id="20888"/>
      </w:tr>
      <w:tr w:rsidR="00564C22" w:rsidDel="00B33063" w14:paraId="75581C58" w14:textId="661F0426" w:rsidTr="00564C22">
        <w:trPr>
          <w:del w:id="2088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310ED59" w14:textId="214A1C1C" w:rsidR="00564C22" w:rsidRPr="002062A5" w:rsidDel="00B33063" w:rsidRDefault="009B1AF1" w:rsidP="00564C22">
            <w:pPr>
              <w:pStyle w:val="Beschriftung"/>
              <w:rPr>
                <w:del w:id="20890" w:author="Andreas Kuehne" w:date="2019-05-31T12:22:00Z"/>
                <w:rStyle w:val="Datatype"/>
                <w:b w:val="0"/>
                <w:bCs w:val="0"/>
              </w:rPr>
            </w:pPr>
            <w:del w:id="20891" w:author="Andreas Kuehne" w:date="2019-05-31T12:22:00Z">
              <w:r w:rsidRPr="002062A5" w:rsidDel="00B33063">
                <w:rPr>
                  <w:rStyle w:val="Datatype"/>
                </w:rPr>
                <w:delText>RefId</w:delText>
              </w:r>
              <w:bookmarkStart w:id="20892" w:name="_Toc10200593"/>
              <w:bookmarkStart w:id="20893" w:name="_Toc10204731"/>
              <w:bookmarkStart w:id="20894" w:name="_Toc10208869"/>
              <w:bookmarkEnd w:id="20892"/>
              <w:bookmarkEnd w:id="20893"/>
              <w:bookmarkEnd w:id="20894"/>
            </w:del>
          </w:p>
        </w:tc>
        <w:tc>
          <w:tcPr>
            <w:tcW w:w="4675" w:type="dxa"/>
          </w:tcPr>
          <w:p w14:paraId="1B6E6652" w14:textId="312B5314"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0895" w:author="Andreas Kuehne" w:date="2019-05-31T12:22:00Z"/>
                <w:rStyle w:val="Datatype"/>
              </w:rPr>
            </w:pPr>
            <w:del w:id="20896" w:author="Andreas Kuehne" w:date="2019-05-31T12:22:00Z">
              <w:r w:rsidRPr="002062A5" w:rsidDel="00B33063">
                <w:rPr>
                  <w:rStyle w:val="Datatype"/>
                </w:rPr>
                <w:delText>refId</w:delText>
              </w:r>
              <w:bookmarkStart w:id="20897" w:name="_Toc10200594"/>
              <w:bookmarkStart w:id="20898" w:name="_Toc10204732"/>
              <w:bookmarkStart w:id="20899" w:name="_Toc10208870"/>
              <w:bookmarkEnd w:id="20897"/>
              <w:bookmarkEnd w:id="20898"/>
              <w:bookmarkEnd w:id="20899"/>
            </w:del>
          </w:p>
        </w:tc>
        <w:bookmarkStart w:id="20900" w:name="_Toc10200595"/>
        <w:bookmarkStart w:id="20901" w:name="_Toc10204733"/>
        <w:bookmarkStart w:id="20902" w:name="_Toc10208871"/>
        <w:bookmarkEnd w:id="20900"/>
        <w:bookmarkEnd w:id="20901"/>
        <w:bookmarkEnd w:id="20902"/>
      </w:tr>
    </w:tbl>
    <w:p w14:paraId="504463E3" w14:textId="4E50C8B5" w:rsidR="00564C22" w:rsidRPr="0202B381" w:rsidDel="00B33063" w:rsidRDefault="009B1AF1" w:rsidP="00564C22">
      <w:pPr>
        <w:rPr>
          <w:del w:id="20903" w:author="Andreas Kuehne" w:date="2019-05-31T12:22:00Z"/>
        </w:rPr>
      </w:pPr>
      <w:del w:id="20904"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SignedReferenceType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20905" w:name="_Toc10200596"/>
        <w:bookmarkStart w:id="20906" w:name="_Toc10204734"/>
        <w:bookmarkStart w:id="20907" w:name="_Toc10208872"/>
        <w:bookmarkEnd w:id="20905"/>
        <w:bookmarkEnd w:id="20906"/>
        <w:bookmarkEnd w:id="20907"/>
      </w:del>
    </w:p>
    <w:p w14:paraId="6AB8E87C" w14:textId="61B78DF6" w:rsidR="00564C22" w:rsidDel="00B33063" w:rsidRDefault="009B1AF1" w:rsidP="00564C22">
      <w:pPr>
        <w:pStyle w:val="Code"/>
        <w:spacing w:line="259" w:lineRule="auto"/>
        <w:rPr>
          <w:del w:id="20908" w:author="Andreas Kuehne" w:date="2019-05-31T12:22:00Z"/>
        </w:rPr>
      </w:pPr>
      <w:del w:id="20909" w:author="Andreas Kuehne" w:date="2019-05-31T12:22:00Z">
        <w:r w:rsidDel="00B33063">
          <w:rPr>
            <w:color w:val="31849B" w:themeColor="accent5" w:themeShade="BF"/>
          </w:rPr>
          <w:delText>"dss2-SignedReferenceType"</w:delText>
        </w:r>
        <w:r w:rsidDel="00B33063">
          <w:delText>: {</w:delText>
        </w:r>
        <w:bookmarkStart w:id="20910" w:name="_Toc10200597"/>
        <w:bookmarkStart w:id="20911" w:name="_Toc10204735"/>
        <w:bookmarkStart w:id="20912" w:name="_Toc10208873"/>
        <w:bookmarkEnd w:id="20910"/>
        <w:bookmarkEnd w:id="20911"/>
        <w:bookmarkEnd w:id="20912"/>
      </w:del>
    </w:p>
    <w:p w14:paraId="52BBC1E6" w14:textId="7D5A43BB" w:rsidR="00564C22" w:rsidDel="00B33063" w:rsidRDefault="009B1AF1" w:rsidP="00564C22">
      <w:pPr>
        <w:pStyle w:val="Code"/>
        <w:spacing w:line="259" w:lineRule="auto"/>
        <w:rPr>
          <w:del w:id="20913" w:author="Andreas Kuehne" w:date="2019-05-31T12:22:00Z"/>
        </w:rPr>
      </w:pPr>
      <w:del w:id="20914"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20915" w:name="_Toc10200598"/>
        <w:bookmarkStart w:id="20916" w:name="_Toc10204736"/>
        <w:bookmarkStart w:id="20917" w:name="_Toc10208874"/>
        <w:bookmarkEnd w:id="20915"/>
        <w:bookmarkEnd w:id="20916"/>
        <w:bookmarkEnd w:id="20917"/>
      </w:del>
    </w:p>
    <w:p w14:paraId="080A8121" w14:textId="48A795DD" w:rsidR="00564C22" w:rsidDel="00B33063" w:rsidRDefault="009B1AF1" w:rsidP="00564C22">
      <w:pPr>
        <w:pStyle w:val="Code"/>
        <w:spacing w:line="259" w:lineRule="auto"/>
        <w:rPr>
          <w:del w:id="20918" w:author="Andreas Kuehne" w:date="2019-05-31T12:22:00Z"/>
        </w:rPr>
      </w:pPr>
      <w:del w:id="20919" w:author="Andreas Kuehne" w:date="2019-05-31T12:22:00Z">
        <w:r w:rsidDel="00B33063">
          <w:rPr>
            <w:color w:val="31849B" w:themeColor="accent5" w:themeShade="BF"/>
          </w:rPr>
          <w:delText xml:space="preserve">  "properties"</w:delText>
        </w:r>
        <w:r w:rsidDel="00B33063">
          <w:delText>: {</w:delText>
        </w:r>
        <w:bookmarkStart w:id="20920" w:name="_Toc10200599"/>
        <w:bookmarkStart w:id="20921" w:name="_Toc10204737"/>
        <w:bookmarkStart w:id="20922" w:name="_Toc10208875"/>
        <w:bookmarkEnd w:id="20920"/>
        <w:bookmarkEnd w:id="20921"/>
        <w:bookmarkEnd w:id="20922"/>
      </w:del>
    </w:p>
    <w:p w14:paraId="16088A09" w14:textId="4700B186" w:rsidR="00564C22" w:rsidDel="00B33063" w:rsidRDefault="009B1AF1" w:rsidP="00564C22">
      <w:pPr>
        <w:pStyle w:val="Code"/>
        <w:spacing w:line="259" w:lineRule="auto"/>
        <w:rPr>
          <w:del w:id="20923" w:author="Andreas Kuehne" w:date="2019-05-31T12:22:00Z"/>
        </w:rPr>
      </w:pPr>
      <w:del w:id="20924" w:author="Andreas Kuehne" w:date="2019-05-31T12:22:00Z">
        <w:r w:rsidDel="00B33063">
          <w:rPr>
            <w:color w:val="31849B" w:themeColor="accent5" w:themeShade="BF"/>
          </w:rPr>
          <w:delText xml:space="preserve">    "transforms"</w:delText>
        </w:r>
        <w:r w:rsidDel="00B33063">
          <w:delText>: {</w:delText>
        </w:r>
        <w:bookmarkStart w:id="20925" w:name="_Toc10200600"/>
        <w:bookmarkStart w:id="20926" w:name="_Toc10204738"/>
        <w:bookmarkStart w:id="20927" w:name="_Toc10208876"/>
        <w:bookmarkEnd w:id="20925"/>
        <w:bookmarkEnd w:id="20926"/>
        <w:bookmarkEnd w:id="20927"/>
      </w:del>
    </w:p>
    <w:p w14:paraId="60A433D7" w14:textId="3791E80E" w:rsidR="00564C22" w:rsidDel="00B33063" w:rsidRDefault="009B1AF1" w:rsidP="00564C22">
      <w:pPr>
        <w:pStyle w:val="Code"/>
        <w:spacing w:line="259" w:lineRule="auto"/>
        <w:rPr>
          <w:del w:id="20928" w:author="Andreas Kuehne" w:date="2019-05-31T12:22:00Z"/>
        </w:rPr>
      </w:pPr>
      <w:del w:id="20929"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"#/definitions/dsigrw-TransformsType"</w:delText>
        </w:r>
        <w:bookmarkStart w:id="20930" w:name="_Toc10200601"/>
        <w:bookmarkStart w:id="20931" w:name="_Toc10204739"/>
        <w:bookmarkStart w:id="20932" w:name="_Toc10208877"/>
        <w:bookmarkEnd w:id="20930"/>
        <w:bookmarkEnd w:id="20931"/>
        <w:bookmarkEnd w:id="20932"/>
      </w:del>
    </w:p>
    <w:p w14:paraId="16659E44" w14:textId="18367539" w:rsidR="00564C22" w:rsidDel="00B33063" w:rsidRDefault="009B1AF1" w:rsidP="00564C22">
      <w:pPr>
        <w:pStyle w:val="Code"/>
        <w:spacing w:line="259" w:lineRule="auto"/>
        <w:rPr>
          <w:del w:id="20933" w:author="Andreas Kuehne" w:date="2019-05-31T12:22:00Z"/>
        </w:rPr>
      </w:pPr>
      <w:del w:id="20934" w:author="Andreas Kuehne" w:date="2019-05-31T12:22:00Z">
        <w:r w:rsidDel="00B33063">
          <w:delText xml:space="preserve">    },</w:delText>
        </w:r>
        <w:bookmarkStart w:id="20935" w:name="_Toc10200602"/>
        <w:bookmarkStart w:id="20936" w:name="_Toc10204740"/>
        <w:bookmarkStart w:id="20937" w:name="_Toc10208878"/>
        <w:bookmarkEnd w:id="20935"/>
        <w:bookmarkEnd w:id="20936"/>
        <w:bookmarkEnd w:id="20937"/>
      </w:del>
    </w:p>
    <w:p w14:paraId="53756467" w14:textId="3B0F1ABE" w:rsidR="00564C22" w:rsidDel="00B33063" w:rsidRDefault="009B1AF1" w:rsidP="00564C22">
      <w:pPr>
        <w:pStyle w:val="Code"/>
        <w:spacing w:line="259" w:lineRule="auto"/>
        <w:rPr>
          <w:del w:id="20938" w:author="Andreas Kuehne" w:date="2019-05-31T12:22:00Z"/>
        </w:rPr>
      </w:pPr>
      <w:del w:id="20939" w:author="Andreas Kuehne" w:date="2019-05-31T12:22:00Z">
        <w:r w:rsidDel="00B33063">
          <w:rPr>
            <w:color w:val="31849B" w:themeColor="accent5" w:themeShade="BF"/>
          </w:rPr>
          <w:delText xml:space="preserve">    "whichDoc"</w:delText>
        </w:r>
        <w:r w:rsidDel="00B33063">
          <w:delText>: {</w:delText>
        </w:r>
        <w:bookmarkStart w:id="20940" w:name="_Toc10200603"/>
        <w:bookmarkStart w:id="20941" w:name="_Toc10204741"/>
        <w:bookmarkStart w:id="20942" w:name="_Toc10208879"/>
        <w:bookmarkEnd w:id="20940"/>
        <w:bookmarkEnd w:id="20941"/>
        <w:bookmarkEnd w:id="20942"/>
      </w:del>
    </w:p>
    <w:p w14:paraId="5999AB1E" w14:textId="107A9F8D" w:rsidR="00564C22" w:rsidDel="00B33063" w:rsidRDefault="009B1AF1" w:rsidP="00564C22">
      <w:pPr>
        <w:pStyle w:val="Code"/>
        <w:spacing w:line="259" w:lineRule="auto"/>
        <w:rPr>
          <w:del w:id="20943" w:author="Andreas Kuehne" w:date="2019-05-31T12:22:00Z"/>
        </w:rPr>
      </w:pPr>
      <w:del w:id="20944"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20945" w:name="_Toc10200604"/>
        <w:bookmarkStart w:id="20946" w:name="_Toc10204742"/>
        <w:bookmarkStart w:id="20947" w:name="_Toc10208880"/>
        <w:bookmarkEnd w:id="20945"/>
        <w:bookmarkEnd w:id="20946"/>
        <w:bookmarkEnd w:id="20947"/>
      </w:del>
    </w:p>
    <w:p w14:paraId="774686B8" w14:textId="15E99050" w:rsidR="00564C22" w:rsidDel="00B33063" w:rsidRDefault="009B1AF1" w:rsidP="00564C22">
      <w:pPr>
        <w:pStyle w:val="Code"/>
        <w:spacing w:line="259" w:lineRule="auto"/>
        <w:rPr>
          <w:del w:id="20948" w:author="Andreas Kuehne" w:date="2019-05-31T12:22:00Z"/>
        </w:rPr>
      </w:pPr>
      <w:del w:id="20949" w:author="Andreas Kuehne" w:date="2019-05-31T12:22:00Z">
        <w:r w:rsidDel="00B33063">
          <w:delText xml:space="preserve">    },</w:delText>
        </w:r>
        <w:bookmarkStart w:id="20950" w:name="_Toc10200605"/>
        <w:bookmarkStart w:id="20951" w:name="_Toc10204743"/>
        <w:bookmarkStart w:id="20952" w:name="_Toc10208881"/>
        <w:bookmarkEnd w:id="20950"/>
        <w:bookmarkEnd w:id="20951"/>
        <w:bookmarkEnd w:id="20952"/>
      </w:del>
    </w:p>
    <w:p w14:paraId="67AB4577" w14:textId="107449C0" w:rsidR="00564C22" w:rsidDel="00B33063" w:rsidRDefault="009B1AF1" w:rsidP="00564C22">
      <w:pPr>
        <w:pStyle w:val="Code"/>
        <w:spacing w:line="259" w:lineRule="auto"/>
        <w:rPr>
          <w:del w:id="20953" w:author="Andreas Kuehne" w:date="2019-05-31T12:22:00Z"/>
        </w:rPr>
      </w:pPr>
      <w:del w:id="20954" w:author="Andreas Kuehne" w:date="2019-05-31T12:22:00Z">
        <w:r w:rsidDel="00B33063">
          <w:rPr>
            <w:color w:val="31849B" w:themeColor="accent5" w:themeShade="BF"/>
          </w:rPr>
          <w:delText xml:space="preserve">    "refURI"</w:delText>
        </w:r>
        <w:r w:rsidDel="00B33063">
          <w:delText>: {</w:delText>
        </w:r>
        <w:bookmarkStart w:id="20955" w:name="_Toc10200606"/>
        <w:bookmarkStart w:id="20956" w:name="_Toc10204744"/>
        <w:bookmarkStart w:id="20957" w:name="_Toc10208882"/>
        <w:bookmarkEnd w:id="20955"/>
        <w:bookmarkEnd w:id="20956"/>
        <w:bookmarkEnd w:id="20957"/>
      </w:del>
    </w:p>
    <w:p w14:paraId="3094D38D" w14:textId="6B7A05F0" w:rsidR="00564C22" w:rsidDel="00B33063" w:rsidRDefault="009B1AF1" w:rsidP="00564C22">
      <w:pPr>
        <w:pStyle w:val="Code"/>
        <w:spacing w:line="259" w:lineRule="auto"/>
        <w:rPr>
          <w:del w:id="20958" w:author="Andreas Kuehne" w:date="2019-05-31T12:22:00Z"/>
        </w:rPr>
      </w:pPr>
      <w:del w:id="20959"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20960" w:name="_Toc10200607"/>
        <w:bookmarkStart w:id="20961" w:name="_Toc10204745"/>
        <w:bookmarkStart w:id="20962" w:name="_Toc10208883"/>
        <w:bookmarkEnd w:id="20960"/>
        <w:bookmarkEnd w:id="20961"/>
        <w:bookmarkEnd w:id="20962"/>
      </w:del>
    </w:p>
    <w:p w14:paraId="5884A296" w14:textId="7225CC0F" w:rsidR="00564C22" w:rsidDel="00B33063" w:rsidRDefault="009B1AF1" w:rsidP="00564C22">
      <w:pPr>
        <w:pStyle w:val="Code"/>
        <w:spacing w:line="259" w:lineRule="auto"/>
        <w:rPr>
          <w:del w:id="20963" w:author="Andreas Kuehne" w:date="2019-05-31T12:22:00Z"/>
        </w:rPr>
      </w:pPr>
      <w:del w:id="20964" w:author="Andreas Kuehne" w:date="2019-05-31T12:22:00Z">
        <w:r w:rsidDel="00B33063">
          <w:delText xml:space="preserve">    },</w:delText>
        </w:r>
        <w:bookmarkStart w:id="20965" w:name="_Toc10200608"/>
        <w:bookmarkStart w:id="20966" w:name="_Toc10204746"/>
        <w:bookmarkStart w:id="20967" w:name="_Toc10208884"/>
        <w:bookmarkEnd w:id="20965"/>
        <w:bookmarkEnd w:id="20966"/>
        <w:bookmarkEnd w:id="20967"/>
      </w:del>
    </w:p>
    <w:p w14:paraId="735E3094" w14:textId="23776FD0" w:rsidR="00564C22" w:rsidDel="00B33063" w:rsidRDefault="009B1AF1" w:rsidP="00564C22">
      <w:pPr>
        <w:pStyle w:val="Code"/>
        <w:spacing w:line="259" w:lineRule="auto"/>
        <w:rPr>
          <w:del w:id="20968" w:author="Andreas Kuehne" w:date="2019-05-31T12:22:00Z"/>
        </w:rPr>
      </w:pPr>
      <w:del w:id="20969" w:author="Andreas Kuehne" w:date="2019-05-31T12:22:00Z">
        <w:r w:rsidDel="00B33063">
          <w:rPr>
            <w:color w:val="31849B" w:themeColor="accent5" w:themeShade="BF"/>
          </w:rPr>
          <w:delText xml:space="preserve">    "refId"</w:delText>
        </w:r>
        <w:r w:rsidDel="00B33063">
          <w:delText>: {</w:delText>
        </w:r>
        <w:bookmarkStart w:id="20970" w:name="_Toc10200609"/>
        <w:bookmarkStart w:id="20971" w:name="_Toc10204747"/>
        <w:bookmarkStart w:id="20972" w:name="_Toc10208885"/>
        <w:bookmarkEnd w:id="20970"/>
        <w:bookmarkEnd w:id="20971"/>
        <w:bookmarkEnd w:id="20972"/>
      </w:del>
    </w:p>
    <w:p w14:paraId="7F7A80AB" w14:textId="7EDADF02" w:rsidR="00564C22" w:rsidDel="00B33063" w:rsidRDefault="009B1AF1" w:rsidP="00564C22">
      <w:pPr>
        <w:pStyle w:val="Code"/>
        <w:spacing w:line="259" w:lineRule="auto"/>
        <w:rPr>
          <w:del w:id="20973" w:author="Andreas Kuehne" w:date="2019-05-31T12:22:00Z"/>
        </w:rPr>
      </w:pPr>
      <w:del w:id="20974"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20975" w:name="_Toc10200610"/>
        <w:bookmarkStart w:id="20976" w:name="_Toc10204748"/>
        <w:bookmarkStart w:id="20977" w:name="_Toc10208886"/>
        <w:bookmarkEnd w:id="20975"/>
        <w:bookmarkEnd w:id="20976"/>
        <w:bookmarkEnd w:id="20977"/>
      </w:del>
    </w:p>
    <w:p w14:paraId="19A71756" w14:textId="7B2D9F2B" w:rsidR="00564C22" w:rsidDel="00B33063" w:rsidRDefault="009B1AF1" w:rsidP="00564C22">
      <w:pPr>
        <w:pStyle w:val="Code"/>
        <w:spacing w:line="259" w:lineRule="auto"/>
        <w:rPr>
          <w:del w:id="20978" w:author="Andreas Kuehne" w:date="2019-05-31T12:22:00Z"/>
        </w:rPr>
      </w:pPr>
      <w:del w:id="20979" w:author="Andreas Kuehne" w:date="2019-05-31T12:22:00Z">
        <w:r w:rsidDel="00B33063">
          <w:delText xml:space="preserve">    }</w:delText>
        </w:r>
        <w:bookmarkStart w:id="20980" w:name="_Toc10200611"/>
        <w:bookmarkStart w:id="20981" w:name="_Toc10204749"/>
        <w:bookmarkStart w:id="20982" w:name="_Toc10208887"/>
        <w:bookmarkEnd w:id="20980"/>
        <w:bookmarkEnd w:id="20981"/>
        <w:bookmarkEnd w:id="20982"/>
      </w:del>
    </w:p>
    <w:p w14:paraId="3A36F16B" w14:textId="5959FE6E" w:rsidR="00564C22" w:rsidDel="00B33063" w:rsidRDefault="009B1AF1" w:rsidP="00564C22">
      <w:pPr>
        <w:pStyle w:val="Code"/>
        <w:spacing w:line="259" w:lineRule="auto"/>
        <w:rPr>
          <w:del w:id="20983" w:author="Andreas Kuehne" w:date="2019-05-31T12:22:00Z"/>
        </w:rPr>
      </w:pPr>
      <w:del w:id="20984" w:author="Andreas Kuehne" w:date="2019-05-31T12:22:00Z">
        <w:r w:rsidDel="00B33063">
          <w:delText xml:space="preserve">  },</w:delText>
        </w:r>
        <w:bookmarkStart w:id="20985" w:name="_Toc10200612"/>
        <w:bookmarkStart w:id="20986" w:name="_Toc10204750"/>
        <w:bookmarkStart w:id="20987" w:name="_Toc10208888"/>
        <w:bookmarkEnd w:id="20985"/>
        <w:bookmarkEnd w:id="20986"/>
        <w:bookmarkEnd w:id="20987"/>
      </w:del>
    </w:p>
    <w:p w14:paraId="68D87208" w14:textId="0C7AA489" w:rsidR="00564C22" w:rsidDel="00B33063" w:rsidRDefault="009B1AF1" w:rsidP="00564C22">
      <w:pPr>
        <w:pStyle w:val="Code"/>
        <w:spacing w:line="259" w:lineRule="auto"/>
        <w:rPr>
          <w:del w:id="20988" w:author="Andreas Kuehne" w:date="2019-05-31T12:22:00Z"/>
        </w:rPr>
      </w:pPr>
      <w:del w:id="20989"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"whichDoc"</w:delText>
        </w:r>
        <w:r w:rsidDel="00B33063">
          <w:delText>]</w:delText>
        </w:r>
        <w:bookmarkStart w:id="20990" w:name="_Toc10200613"/>
        <w:bookmarkStart w:id="20991" w:name="_Toc10204751"/>
        <w:bookmarkStart w:id="20992" w:name="_Toc10208889"/>
        <w:bookmarkEnd w:id="20990"/>
        <w:bookmarkEnd w:id="20991"/>
        <w:bookmarkEnd w:id="20992"/>
      </w:del>
    </w:p>
    <w:p w14:paraId="529B86C7" w14:textId="1974681D" w:rsidR="00564C22" w:rsidDel="00B33063" w:rsidRDefault="009B1AF1" w:rsidP="00564C22">
      <w:pPr>
        <w:pStyle w:val="Code"/>
        <w:spacing w:line="259" w:lineRule="auto"/>
        <w:rPr>
          <w:del w:id="20993" w:author="Andreas Kuehne" w:date="2019-05-31T12:22:00Z"/>
        </w:rPr>
      </w:pPr>
      <w:del w:id="20994" w:author="Andreas Kuehne" w:date="2019-05-31T12:22:00Z">
        <w:r w:rsidDel="00B33063">
          <w:delText>}</w:delText>
        </w:r>
        <w:bookmarkStart w:id="20995" w:name="_Toc10200614"/>
        <w:bookmarkStart w:id="20996" w:name="_Toc10204752"/>
        <w:bookmarkStart w:id="20997" w:name="_Toc10208890"/>
        <w:bookmarkEnd w:id="20995"/>
        <w:bookmarkEnd w:id="20996"/>
        <w:bookmarkEnd w:id="20997"/>
      </w:del>
    </w:p>
    <w:p w14:paraId="338E7362" w14:textId="21CACCF8" w:rsidR="00564C22" w:rsidDel="00B33063" w:rsidRDefault="00564C22" w:rsidP="00564C22">
      <w:pPr>
        <w:rPr>
          <w:del w:id="20998" w:author="Andreas Kuehne" w:date="2019-05-31T12:22:00Z"/>
        </w:rPr>
      </w:pPr>
      <w:bookmarkStart w:id="20999" w:name="_Toc10200615"/>
      <w:bookmarkStart w:id="21000" w:name="_Toc10204753"/>
      <w:bookmarkStart w:id="21001" w:name="_Toc10208891"/>
      <w:bookmarkEnd w:id="20999"/>
      <w:bookmarkEnd w:id="21000"/>
      <w:bookmarkEnd w:id="21001"/>
    </w:p>
    <w:p w14:paraId="7AED5070" w14:textId="5BFD5881" w:rsidR="00564C22" w:rsidDel="00B33063" w:rsidRDefault="009B1AF1" w:rsidP="00564C22">
      <w:pPr>
        <w:pStyle w:val="berschrift4"/>
        <w:rPr>
          <w:del w:id="21002" w:author="Andreas Kuehne" w:date="2019-05-31T12:22:00Z"/>
        </w:rPr>
      </w:pPr>
      <w:del w:id="21003" w:author="Andreas Kuehne" w:date="2019-05-31T12:22:00Z">
        <w:r w:rsidDel="00B33063">
          <w:delText>SignedReference – XML Syntax</w:delText>
        </w:r>
        <w:bookmarkStart w:id="21004" w:name="_Toc10200616"/>
        <w:bookmarkStart w:id="21005" w:name="_Toc10204754"/>
        <w:bookmarkStart w:id="21006" w:name="_Toc10208892"/>
        <w:bookmarkEnd w:id="21004"/>
        <w:bookmarkEnd w:id="21005"/>
        <w:bookmarkEnd w:id="21006"/>
      </w:del>
    </w:p>
    <w:p w14:paraId="7D33D0B8" w14:textId="35CA4D9C" w:rsidR="00564C22" w:rsidRPr="5404FA76" w:rsidDel="00B33063" w:rsidRDefault="009B1AF1" w:rsidP="00564C22">
      <w:pPr>
        <w:rPr>
          <w:del w:id="21007" w:author="Andreas Kuehne" w:date="2019-05-31T12:22:00Z"/>
        </w:rPr>
      </w:pPr>
      <w:del w:id="21008" w:author="Andreas Kuehne" w:date="2019-05-31T12:22:00Z">
        <w:r w:rsidRPr="0CCF9147" w:rsidDel="00B33063">
          <w:delText xml:space="preserve">The XML type </w:delText>
        </w:r>
        <w:r w:rsidRPr="002062A5" w:rsidDel="00B33063">
          <w:rPr>
            <w:rFonts w:ascii="Courier New" w:eastAsia="Courier New" w:hAnsi="Courier New" w:cs="Courier New"/>
          </w:rPr>
          <w:delText>SignedReferenceType</w:delText>
        </w:r>
        <w:r w:rsidRPr="0CCF9147" w:rsidDel="00B33063">
          <w:delText xml:space="preserve"> SHALL implement the requirements defined in the </w:delText>
        </w:r>
        <w:r w:rsidRPr="002062A5" w:rsidDel="00B33063">
          <w:rPr>
            <w:rFonts w:ascii="Courier New" w:eastAsia="Courier New" w:hAnsi="Courier New" w:cs="Courier New"/>
          </w:rPr>
          <w:delText>SignedReference</w:delText>
        </w:r>
        <w:r w:rsidDel="00B33063">
          <w:delText xml:space="preserve"> </w:delText>
        </w:r>
        <w:r w:rsidRPr="005A6FFD" w:rsidDel="00B33063">
          <w:delText>component.</w:delText>
        </w:r>
        <w:bookmarkStart w:id="21009" w:name="_Toc10200617"/>
        <w:bookmarkStart w:id="21010" w:name="_Toc10204755"/>
        <w:bookmarkStart w:id="21011" w:name="_Toc10208893"/>
        <w:bookmarkEnd w:id="21009"/>
        <w:bookmarkEnd w:id="21010"/>
        <w:bookmarkEnd w:id="21011"/>
      </w:del>
    </w:p>
    <w:p w14:paraId="47DB22BF" w14:textId="07BE6345" w:rsidR="00564C22" w:rsidDel="00B33063" w:rsidRDefault="009B1AF1" w:rsidP="00564C22">
      <w:pPr>
        <w:rPr>
          <w:del w:id="21012" w:author="Andreas Kuehne" w:date="2019-05-31T12:22:00Z"/>
        </w:rPr>
      </w:pPr>
      <w:del w:id="21013"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SignedReferenceType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21014" w:name="_Toc10200618"/>
        <w:bookmarkStart w:id="21015" w:name="_Toc10204756"/>
        <w:bookmarkStart w:id="21016" w:name="_Toc10208894"/>
        <w:bookmarkEnd w:id="21014"/>
        <w:bookmarkEnd w:id="21015"/>
        <w:bookmarkEnd w:id="21016"/>
      </w:del>
    </w:p>
    <w:p w14:paraId="3CD0D5A0" w14:textId="28105A35" w:rsidR="00564C22" w:rsidDel="00B33063" w:rsidRDefault="009B1AF1" w:rsidP="00564C22">
      <w:pPr>
        <w:pStyle w:val="Code"/>
        <w:rPr>
          <w:del w:id="21017" w:author="Andreas Kuehne" w:date="2019-05-31T12:22:00Z"/>
        </w:rPr>
      </w:pPr>
      <w:del w:id="21018"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SignedReferenceType</w:delText>
        </w:r>
        <w:r w:rsidDel="00B33063">
          <w:rPr>
            <w:color w:val="943634" w:themeColor="accent2" w:themeShade="BF"/>
          </w:rPr>
          <w:delText>"</w:delText>
        </w:r>
        <w:r w:rsidDel="00B33063">
          <w:rPr>
            <w:color w:val="31849B" w:themeColor="accent5" w:themeShade="BF"/>
          </w:rPr>
          <w:delText>&gt;</w:delText>
        </w:r>
        <w:bookmarkStart w:id="21019" w:name="_Toc10200619"/>
        <w:bookmarkStart w:id="21020" w:name="_Toc10204757"/>
        <w:bookmarkStart w:id="21021" w:name="_Toc10208895"/>
        <w:bookmarkEnd w:id="21019"/>
        <w:bookmarkEnd w:id="21020"/>
        <w:bookmarkEnd w:id="21021"/>
      </w:del>
    </w:p>
    <w:p w14:paraId="32A0259B" w14:textId="34C3D67F" w:rsidR="00564C22" w:rsidDel="00B33063" w:rsidRDefault="009B1AF1" w:rsidP="00564C22">
      <w:pPr>
        <w:pStyle w:val="Code"/>
        <w:rPr>
          <w:del w:id="21022" w:author="Andreas Kuehne" w:date="2019-05-31T12:22:00Z"/>
        </w:rPr>
      </w:pPr>
      <w:del w:id="21023" w:author="Andreas Kuehne" w:date="2019-05-31T12:22:00Z">
        <w:r w:rsidDel="00B33063">
          <w:rPr>
            <w:color w:val="31849B" w:themeColor="accent5" w:themeShade="BF"/>
          </w:rPr>
          <w:delText xml:space="preserve">  &lt;xs:sequence&gt;</w:delText>
        </w:r>
        <w:bookmarkStart w:id="21024" w:name="_Toc10200620"/>
        <w:bookmarkStart w:id="21025" w:name="_Toc10204758"/>
        <w:bookmarkStart w:id="21026" w:name="_Toc10208896"/>
        <w:bookmarkEnd w:id="21024"/>
        <w:bookmarkEnd w:id="21025"/>
        <w:bookmarkEnd w:id="21026"/>
      </w:del>
    </w:p>
    <w:p w14:paraId="44CF73EA" w14:textId="3B444445" w:rsidR="00564C22" w:rsidDel="00B33063" w:rsidRDefault="009B1AF1" w:rsidP="00564C22">
      <w:pPr>
        <w:pStyle w:val="Code"/>
        <w:rPr>
          <w:del w:id="21027" w:author="Andreas Kuehne" w:date="2019-05-31T12:22:00Z"/>
        </w:rPr>
      </w:pPr>
      <w:del w:id="21028"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Transforms</w:delText>
        </w:r>
        <w:r w:rsidDel="00B33063">
          <w:rPr>
            <w:color w:val="943634" w:themeColor="accent2" w:themeShade="BF"/>
          </w:rPr>
          <w:delText>" type="</w:delText>
        </w:r>
        <w:r w:rsidDel="00B33063">
          <w:rPr>
            <w:color w:val="244061" w:themeColor="accent1" w:themeShade="80"/>
          </w:rPr>
          <w:delText>ds-rw:TransformsType</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21029" w:name="_Toc10200621"/>
        <w:bookmarkStart w:id="21030" w:name="_Toc10204759"/>
        <w:bookmarkStart w:id="21031" w:name="_Toc10208897"/>
        <w:bookmarkEnd w:id="21029"/>
        <w:bookmarkEnd w:id="21030"/>
        <w:bookmarkEnd w:id="21031"/>
      </w:del>
    </w:p>
    <w:p w14:paraId="659EB238" w14:textId="0B0B722D" w:rsidR="00564C22" w:rsidDel="00B33063" w:rsidRDefault="009B1AF1" w:rsidP="00564C22">
      <w:pPr>
        <w:pStyle w:val="Code"/>
        <w:rPr>
          <w:del w:id="21032" w:author="Andreas Kuehne" w:date="2019-05-31T12:22:00Z"/>
        </w:rPr>
      </w:pPr>
      <w:del w:id="21033" w:author="Andreas Kuehne" w:date="2019-05-31T12:22:00Z">
        <w:r w:rsidDel="00B33063">
          <w:rPr>
            <w:color w:val="31849B" w:themeColor="accent5" w:themeShade="BF"/>
          </w:rPr>
          <w:delText xml:space="preserve">  &lt;/xs:sequence&gt;</w:delText>
        </w:r>
        <w:bookmarkStart w:id="21034" w:name="_Toc10200622"/>
        <w:bookmarkStart w:id="21035" w:name="_Toc10204760"/>
        <w:bookmarkStart w:id="21036" w:name="_Toc10208898"/>
        <w:bookmarkEnd w:id="21034"/>
        <w:bookmarkEnd w:id="21035"/>
        <w:bookmarkEnd w:id="21036"/>
      </w:del>
    </w:p>
    <w:p w14:paraId="142802DC" w14:textId="59EBBB84" w:rsidR="00564C22" w:rsidDel="00B33063" w:rsidRDefault="009B1AF1" w:rsidP="00564C22">
      <w:pPr>
        <w:pStyle w:val="Code"/>
        <w:rPr>
          <w:del w:id="21037" w:author="Andreas Kuehne" w:date="2019-05-31T12:22:00Z"/>
        </w:rPr>
      </w:pPr>
      <w:del w:id="21038"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WhichDocument</w:delText>
        </w:r>
        <w:r w:rsidDel="00B33063">
          <w:rPr>
            <w:color w:val="943634" w:themeColor="accent2" w:themeShade="BF"/>
          </w:rPr>
          <w:delText>" type="</w:delText>
        </w:r>
        <w:r w:rsidDel="00B33063">
          <w:rPr>
            <w:color w:val="244061" w:themeColor="accent1" w:themeShade="80"/>
          </w:rPr>
          <w:delText>xs:IDREF</w:delText>
        </w:r>
        <w:r w:rsidDel="00B33063">
          <w:rPr>
            <w:color w:val="943634" w:themeColor="accent2" w:themeShade="BF"/>
          </w:rPr>
          <w:delText>" use="</w:delText>
        </w:r>
        <w:r w:rsidDel="00B33063">
          <w:rPr>
            <w:color w:val="244061" w:themeColor="accent1" w:themeShade="80"/>
          </w:rPr>
          <w:delText>required</w:delText>
        </w:r>
        <w:r w:rsidDel="00B33063">
          <w:rPr>
            <w:color w:val="943634" w:themeColor="accent2" w:themeShade="BF"/>
          </w:rPr>
          <w:delText>"</w:delText>
        </w:r>
        <w:r w:rsidDel="00B33063">
          <w:rPr>
            <w:color w:val="31849B" w:themeColor="accent5" w:themeShade="BF"/>
          </w:rPr>
          <w:delText>/&gt;</w:delText>
        </w:r>
        <w:bookmarkStart w:id="21039" w:name="_Toc10200623"/>
        <w:bookmarkStart w:id="21040" w:name="_Toc10204761"/>
        <w:bookmarkStart w:id="21041" w:name="_Toc10208899"/>
        <w:bookmarkEnd w:id="21039"/>
        <w:bookmarkEnd w:id="21040"/>
        <w:bookmarkEnd w:id="21041"/>
      </w:del>
    </w:p>
    <w:p w14:paraId="5E0276B4" w14:textId="1A8B0C74" w:rsidR="00564C22" w:rsidDel="00B33063" w:rsidRDefault="009B1AF1" w:rsidP="00564C22">
      <w:pPr>
        <w:pStyle w:val="Code"/>
        <w:rPr>
          <w:del w:id="21042" w:author="Andreas Kuehne" w:date="2019-05-31T12:22:00Z"/>
        </w:rPr>
      </w:pPr>
      <w:del w:id="21043"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RefURI</w:delText>
        </w:r>
        <w:r w:rsidDel="00B33063">
          <w:rPr>
            <w:color w:val="943634" w:themeColor="accent2" w:themeShade="BF"/>
          </w:rPr>
          <w:delText>" type="</w:delText>
        </w:r>
        <w:r w:rsidDel="00B33063">
          <w:rPr>
            <w:color w:val="244061" w:themeColor="accent1" w:themeShade="80"/>
          </w:rPr>
          <w:delText>xs:anyURI</w:delText>
        </w:r>
        <w:r w:rsidDel="00B33063">
          <w:rPr>
            <w:color w:val="943634" w:themeColor="accent2" w:themeShade="BF"/>
          </w:rPr>
          <w:delText>" use="</w:delText>
        </w:r>
        <w:r w:rsidDel="00B33063">
          <w:rPr>
            <w:color w:val="244061" w:themeColor="accent1" w:themeShade="80"/>
          </w:rPr>
          <w:delText>optional</w:delText>
        </w:r>
        <w:r w:rsidDel="00B33063">
          <w:rPr>
            <w:color w:val="943634" w:themeColor="accent2" w:themeShade="BF"/>
          </w:rPr>
          <w:delText>"</w:delText>
        </w:r>
        <w:r w:rsidDel="00B33063">
          <w:rPr>
            <w:color w:val="31849B" w:themeColor="accent5" w:themeShade="BF"/>
          </w:rPr>
          <w:delText>/&gt;</w:delText>
        </w:r>
        <w:bookmarkStart w:id="21044" w:name="_Toc10200624"/>
        <w:bookmarkStart w:id="21045" w:name="_Toc10204762"/>
        <w:bookmarkStart w:id="21046" w:name="_Toc10208900"/>
        <w:bookmarkEnd w:id="21044"/>
        <w:bookmarkEnd w:id="21045"/>
        <w:bookmarkEnd w:id="21046"/>
      </w:del>
    </w:p>
    <w:p w14:paraId="1F90CDDB" w14:textId="6513B928" w:rsidR="00564C22" w:rsidDel="00B33063" w:rsidRDefault="009B1AF1" w:rsidP="00564C22">
      <w:pPr>
        <w:pStyle w:val="Code"/>
        <w:rPr>
          <w:del w:id="21047" w:author="Andreas Kuehne" w:date="2019-05-31T12:22:00Z"/>
        </w:rPr>
      </w:pPr>
      <w:del w:id="21048"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RefId</w:delText>
        </w:r>
        <w:r w:rsidDel="00B33063">
          <w:rPr>
            <w:color w:val="943634" w:themeColor="accent2" w:themeShade="BF"/>
          </w:rPr>
          <w:delText>" type="</w:delText>
        </w:r>
        <w:r w:rsidDel="00B33063">
          <w:rPr>
            <w:color w:val="244061" w:themeColor="accent1" w:themeShade="80"/>
          </w:rPr>
          <w:delText>xs:string</w:delText>
        </w:r>
        <w:r w:rsidDel="00B33063">
          <w:rPr>
            <w:color w:val="943634" w:themeColor="accent2" w:themeShade="BF"/>
          </w:rPr>
          <w:delText>" use="</w:delText>
        </w:r>
        <w:r w:rsidDel="00B33063">
          <w:rPr>
            <w:color w:val="244061" w:themeColor="accent1" w:themeShade="80"/>
          </w:rPr>
          <w:delText>optional</w:delText>
        </w:r>
        <w:r w:rsidDel="00B33063">
          <w:rPr>
            <w:color w:val="943634" w:themeColor="accent2" w:themeShade="BF"/>
          </w:rPr>
          <w:delText>"</w:delText>
        </w:r>
        <w:r w:rsidDel="00B33063">
          <w:rPr>
            <w:color w:val="31849B" w:themeColor="accent5" w:themeShade="BF"/>
          </w:rPr>
          <w:delText>/&gt;</w:delText>
        </w:r>
        <w:bookmarkStart w:id="21049" w:name="_Toc10200625"/>
        <w:bookmarkStart w:id="21050" w:name="_Toc10204763"/>
        <w:bookmarkStart w:id="21051" w:name="_Toc10208901"/>
        <w:bookmarkEnd w:id="21049"/>
        <w:bookmarkEnd w:id="21050"/>
        <w:bookmarkEnd w:id="21051"/>
      </w:del>
    </w:p>
    <w:p w14:paraId="113604B5" w14:textId="3128BAC5" w:rsidR="00564C22" w:rsidDel="00B33063" w:rsidRDefault="009B1AF1" w:rsidP="00564C22">
      <w:pPr>
        <w:pStyle w:val="Code"/>
        <w:rPr>
          <w:del w:id="21052" w:author="Andreas Kuehne" w:date="2019-05-31T12:22:00Z"/>
        </w:rPr>
      </w:pPr>
      <w:del w:id="21053" w:author="Andreas Kuehne" w:date="2019-05-31T12:22:00Z">
        <w:r w:rsidDel="00B33063">
          <w:rPr>
            <w:color w:val="31849B" w:themeColor="accent5" w:themeShade="BF"/>
          </w:rPr>
          <w:delText>&lt;/xs:complexType&gt;</w:delText>
        </w:r>
        <w:bookmarkStart w:id="21054" w:name="_Toc10200626"/>
        <w:bookmarkStart w:id="21055" w:name="_Toc10204764"/>
        <w:bookmarkStart w:id="21056" w:name="_Toc10208902"/>
        <w:bookmarkEnd w:id="21054"/>
        <w:bookmarkEnd w:id="21055"/>
        <w:bookmarkEnd w:id="21056"/>
      </w:del>
    </w:p>
    <w:p w14:paraId="605F456E" w14:textId="34926C40" w:rsidR="00564C22" w:rsidDel="00B33063" w:rsidRDefault="009B1AF1" w:rsidP="00564C22">
      <w:pPr>
        <w:spacing w:line="259" w:lineRule="auto"/>
        <w:rPr>
          <w:del w:id="21057" w:author="Andreas Kuehne" w:date="2019-05-31T12:22:00Z"/>
        </w:rPr>
      </w:pPr>
      <w:del w:id="21058"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SignedReferenceType</w:delText>
        </w:r>
        <w:r w:rsidRPr="71C71F8C" w:rsidDel="00B33063">
          <w:delText xml:space="preserve"> </w:delText>
        </w:r>
        <w:r w:rsidDel="00B33063">
          <w:delText xml:space="preserve">XML element SHALL implement in XML syntax the sub-component that has a name equal to its local name. </w:delText>
        </w:r>
        <w:bookmarkStart w:id="21059" w:name="_Toc10200627"/>
        <w:bookmarkStart w:id="21060" w:name="_Toc10204765"/>
        <w:bookmarkStart w:id="21061" w:name="_Toc10208903"/>
        <w:bookmarkEnd w:id="21059"/>
        <w:bookmarkEnd w:id="21060"/>
        <w:bookmarkEnd w:id="21061"/>
      </w:del>
    </w:p>
    <w:p w14:paraId="41F77736" w14:textId="3C2037FC" w:rsidR="00564C22" w:rsidDel="00B33063" w:rsidRDefault="009B1AF1" w:rsidP="00564C22">
      <w:pPr>
        <w:pStyle w:val="berschrift3"/>
        <w:rPr>
          <w:del w:id="21062" w:author="Andreas Kuehne" w:date="2019-05-31T12:22:00Z"/>
        </w:rPr>
      </w:pPr>
      <w:bookmarkStart w:id="21063" w:name="_RefCompE4381A2D"/>
      <w:del w:id="21064" w:author="Andreas Kuehne" w:date="2019-05-31T12:22:00Z">
        <w:r w:rsidDel="00B33063">
          <w:delText>Component VerifyManifestResults</w:delText>
        </w:r>
        <w:bookmarkStart w:id="21065" w:name="_Toc10200628"/>
        <w:bookmarkStart w:id="21066" w:name="_Toc10204766"/>
        <w:bookmarkStart w:id="21067" w:name="_Toc10208904"/>
        <w:bookmarkEnd w:id="21063"/>
        <w:bookmarkEnd w:id="21065"/>
        <w:bookmarkEnd w:id="21066"/>
        <w:bookmarkEnd w:id="21067"/>
      </w:del>
    </w:p>
    <w:p w14:paraId="4DA51BD2" w14:textId="7594545E" w:rsidR="00564C22" w:rsidDel="00B33063" w:rsidRDefault="001725A5" w:rsidP="00564C22">
      <w:pPr>
        <w:rPr>
          <w:del w:id="21068" w:author="Andreas Kuehne" w:date="2019-05-31T12:22:00Z"/>
        </w:rPr>
      </w:pPr>
      <w:del w:id="21069" w:author="Andreas Kuehne" w:date="2019-05-31T12:22:00Z">
        <w:r w:rsidRPr="003A06D0" w:rsidDel="00B33063">
          <w:delText xml:space="preserve">The results of verifying individual </w:delText>
        </w:r>
        <w:r w:rsidRPr="003A06D0" w:rsidDel="00B33063">
          <w:rPr>
            <w:rStyle w:val="Datatype"/>
            <w:lang w:val="en-GB"/>
          </w:rPr>
          <w:delText>&lt;ds:Reference&gt;</w:delText>
        </w:r>
        <w:r w:rsidRPr="003A06D0" w:rsidDel="00B33063">
          <w:delText xml:space="preserve">'s within a </w:delText>
        </w:r>
        <w:r w:rsidRPr="003A06D0" w:rsidDel="00B33063">
          <w:rPr>
            <w:rStyle w:val="Datatype"/>
            <w:lang w:val="en-GB"/>
          </w:rPr>
          <w:delText>&lt;ds:Manifest&gt;</w:delText>
        </w:r>
        <w:r w:rsidRPr="003A06D0" w:rsidDel="00B33063">
          <w:delText xml:space="preserve"> are returned in the </w:delText>
        </w:r>
        <w:r w:rsidRPr="003A06D0" w:rsidDel="00B33063">
          <w:rPr>
            <w:rFonts w:ascii="Courier New" w:eastAsia="Courier New" w:hAnsi="Courier New" w:cs="Courier New"/>
            <w:lang w:val="en-GB"/>
          </w:rPr>
          <w:delText>VerifyManifestResults</w:delText>
        </w:r>
        <w:r w:rsidRPr="003A06D0" w:rsidDel="00B33063">
          <w:delText xml:space="preserve"> component.</w:delText>
        </w:r>
        <w:bookmarkStart w:id="21070" w:name="_Toc10200629"/>
        <w:bookmarkStart w:id="21071" w:name="_Toc10204767"/>
        <w:bookmarkStart w:id="21072" w:name="_Toc10208905"/>
        <w:bookmarkEnd w:id="21070"/>
        <w:bookmarkEnd w:id="21071"/>
        <w:bookmarkEnd w:id="21072"/>
      </w:del>
    </w:p>
    <w:p w14:paraId="522932E3" w14:textId="77A6CC56" w:rsidR="00564C22" w:rsidDel="00B33063" w:rsidRDefault="009B1AF1" w:rsidP="00564C22">
      <w:pPr>
        <w:rPr>
          <w:del w:id="21073" w:author="Andreas Kuehne" w:date="2019-05-31T12:22:00Z"/>
        </w:rPr>
      </w:pPr>
      <w:del w:id="21074" w:author="Andreas Kuehne" w:date="2019-05-31T12:22:00Z">
        <w:r w:rsidDel="00B33063">
          <w:delText>Below follows a list of the sub-components that constitute this component:</w:delText>
        </w:r>
        <w:bookmarkStart w:id="21075" w:name="_Toc10200630"/>
        <w:bookmarkStart w:id="21076" w:name="_Toc10204768"/>
        <w:bookmarkStart w:id="21077" w:name="_Toc10208906"/>
        <w:bookmarkEnd w:id="21075"/>
        <w:bookmarkEnd w:id="21076"/>
        <w:bookmarkEnd w:id="21077"/>
      </w:del>
    </w:p>
    <w:p w14:paraId="11920203" w14:textId="58A41A68" w:rsidR="00564C22" w:rsidDel="00B33063" w:rsidRDefault="009B1AF1" w:rsidP="00564C22">
      <w:pPr>
        <w:pStyle w:val="Member"/>
        <w:rPr>
          <w:del w:id="21078" w:author="Andreas Kuehne" w:date="2019-05-31T12:22:00Z"/>
        </w:rPr>
      </w:pPr>
      <w:del w:id="21079" w:author="Andreas Kuehne" w:date="2019-05-31T12:22:00Z">
        <w:r w:rsidDel="00B33063">
          <w:delText xml:space="preserve">The </w:delText>
        </w:r>
        <w:r w:rsidRPr="35C1378D" w:rsidDel="00B33063">
          <w:rPr>
            <w:rStyle w:val="Datatype"/>
          </w:rPr>
          <w:delText>ManifestResult</w:delText>
        </w:r>
        <w:r w:rsidDel="00B33063">
          <w:delText xml:space="preserve"> element MUST occur 1 or more times containing a sub-component. Each instance MUST satisfy the requirements specified in this document in section </w:delText>
        </w:r>
        <w:r w:rsidDel="00B33063">
          <w:fldChar w:fldCharType="begin"/>
        </w:r>
        <w:r w:rsidDel="00B33063">
          <w:delInstrText xml:space="preserve"> REF _RefComp436DAB8C \r \h </w:delInstrText>
        </w:r>
        <w:r w:rsidDel="00B33063">
          <w:fldChar w:fldCharType="separate"/>
        </w:r>
        <w:r w:rsidDel="00B33063">
          <w:rPr>
            <w:rStyle w:val="Datatype"/>
            <w:rFonts w:eastAsia="Courier New" w:cs="Courier New"/>
          </w:rPr>
          <w:delText>ManifestResult</w:delText>
        </w:r>
        <w:r w:rsidDel="00B33063">
          <w:fldChar w:fldCharType="end"/>
        </w:r>
        <w:r w:rsidDel="00B33063">
          <w:delText xml:space="preserve">. </w:delText>
        </w:r>
        <w:bookmarkStart w:id="21080" w:name="_Toc10200631"/>
        <w:bookmarkStart w:id="21081" w:name="_Toc10204769"/>
        <w:bookmarkStart w:id="21082" w:name="_Toc10208907"/>
        <w:bookmarkEnd w:id="21080"/>
        <w:bookmarkEnd w:id="21081"/>
        <w:bookmarkEnd w:id="21082"/>
      </w:del>
    </w:p>
    <w:p w14:paraId="2963F4DF" w14:textId="52484A95" w:rsidR="00564C22" w:rsidDel="00B33063" w:rsidRDefault="009B1AF1" w:rsidP="00564C22">
      <w:pPr>
        <w:pStyle w:val="berschrift4"/>
        <w:rPr>
          <w:del w:id="21083" w:author="Andreas Kuehne" w:date="2019-05-31T12:22:00Z"/>
        </w:rPr>
      </w:pPr>
      <w:del w:id="21084" w:author="Andreas Kuehne" w:date="2019-05-31T12:22:00Z">
        <w:r w:rsidDel="00B33063">
          <w:delText>VerifyManifestResults – JSON Syntax</w:delText>
        </w:r>
        <w:bookmarkStart w:id="21085" w:name="_Toc10200632"/>
        <w:bookmarkStart w:id="21086" w:name="_Toc10204770"/>
        <w:bookmarkStart w:id="21087" w:name="_Toc10208908"/>
        <w:bookmarkEnd w:id="21085"/>
        <w:bookmarkEnd w:id="21086"/>
        <w:bookmarkEnd w:id="21087"/>
      </w:del>
    </w:p>
    <w:p w14:paraId="7AB5E94C" w14:textId="4D5CAE0C" w:rsidR="00564C22" w:rsidRPr="0248A3D1" w:rsidDel="00B33063" w:rsidRDefault="009B1AF1" w:rsidP="00564C22">
      <w:pPr>
        <w:rPr>
          <w:del w:id="21088" w:author="Andreas Kuehne" w:date="2019-05-31T12:22:00Z"/>
        </w:rPr>
      </w:pPr>
      <w:del w:id="21089"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VerifyManifestResultsType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VerifyManifestResults</w:delText>
        </w:r>
        <w:r w:rsidDel="00B33063">
          <w:delText xml:space="preserve"> component.</w:delText>
        </w:r>
        <w:bookmarkStart w:id="21090" w:name="_Toc10200633"/>
        <w:bookmarkStart w:id="21091" w:name="_Toc10204771"/>
        <w:bookmarkStart w:id="21092" w:name="_Toc10208909"/>
        <w:bookmarkEnd w:id="21090"/>
        <w:bookmarkEnd w:id="21091"/>
        <w:bookmarkEnd w:id="21092"/>
      </w:del>
    </w:p>
    <w:p w14:paraId="2FC40418" w14:textId="7E4969CF" w:rsidR="00564C22" w:rsidRPr="C2430093" w:rsidDel="00B33063" w:rsidRDefault="009B1AF1" w:rsidP="00564C22">
      <w:pPr>
        <w:spacing w:line="259" w:lineRule="auto"/>
        <w:rPr>
          <w:del w:id="21093" w:author="Andreas Kuehne" w:date="2019-05-31T12:22:00Z"/>
          <w:rFonts w:eastAsia="Arial" w:cs="Arial"/>
          <w:sz w:val="22"/>
          <w:szCs w:val="22"/>
        </w:rPr>
      </w:pPr>
      <w:del w:id="21094"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VerifyManifestResults</w:delText>
        </w:r>
        <w:r w:rsidRPr="002062A5" w:rsidDel="00B33063">
          <w:rPr>
            <w:rFonts w:eastAsia="Arial" w:cs="Arial"/>
            <w:sz w:val="22"/>
            <w:szCs w:val="22"/>
          </w:rPr>
          <w:delText xml:space="preserve"> using JSON-specific names mapped as shown in the table below.</w:delText>
        </w:r>
        <w:bookmarkStart w:id="21095" w:name="_Toc10200634"/>
        <w:bookmarkStart w:id="21096" w:name="_Toc10204772"/>
        <w:bookmarkStart w:id="21097" w:name="_Toc10208910"/>
        <w:bookmarkEnd w:id="21095"/>
        <w:bookmarkEnd w:id="21096"/>
        <w:bookmarkEnd w:id="21097"/>
      </w:del>
    </w:p>
    <w:tbl>
      <w:tblPr>
        <w:tblStyle w:val="Gitternetztabelle1hell1"/>
        <w:tblW w:w="0" w:type="auto"/>
        <w:tblLook w:val="04A0" w:firstRow="1" w:lastRow="0" w:firstColumn="1" w:lastColumn="0" w:noHBand="0" w:noVBand="1"/>
      </w:tblPr>
      <w:tblGrid>
        <w:gridCol w:w="4675"/>
        <w:gridCol w:w="4675"/>
      </w:tblGrid>
      <w:tr w:rsidR="00564C22" w:rsidDel="00B33063" w14:paraId="1F8C2AE4" w14:textId="6E858D95" w:rsidTr="00564C22">
        <w:trPr>
          <w:cnfStyle w:val="100000000000" w:firstRow="1" w:lastRow="0" w:firstColumn="0" w:lastColumn="0" w:oddVBand="0" w:evenVBand="0" w:oddHBand="0" w:evenHBand="0" w:firstRowFirstColumn="0" w:firstRowLastColumn="0" w:lastRowFirstColumn="0" w:lastRowLastColumn="0"/>
          <w:del w:id="2109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DDDCD63" w14:textId="344B3FCE" w:rsidR="00564C22" w:rsidDel="00B33063" w:rsidRDefault="009B1AF1" w:rsidP="00564C22">
            <w:pPr>
              <w:pStyle w:val="Beschriftung"/>
              <w:rPr>
                <w:del w:id="21099" w:author="Andreas Kuehne" w:date="2019-05-31T12:22:00Z"/>
              </w:rPr>
            </w:pPr>
            <w:del w:id="21100" w:author="Andreas Kuehne" w:date="2019-05-31T12:22:00Z">
              <w:r w:rsidDel="00B33063">
                <w:delText>Element</w:delText>
              </w:r>
              <w:bookmarkStart w:id="21101" w:name="_Toc10200635"/>
              <w:bookmarkStart w:id="21102" w:name="_Toc10204773"/>
              <w:bookmarkStart w:id="21103" w:name="_Toc10208911"/>
              <w:bookmarkEnd w:id="21101"/>
              <w:bookmarkEnd w:id="21102"/>
              <w:bookmarkEnd w:id="21103"/>
            </w:del>
          </w:p>
        </w:tc>
        <w:tc>
          <w:tcPr>
            <w:tcW w:w="4675" w:type="dxa"/>
          </w:tcPr>
          <w:p w14:paraId="111CF914" w14:textId="115B16C7"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21104" w:author="Andreas Kuehne" w:date="2019-05-31T12:22:00Z"/>
              </w:rPr>
            </w:pPr>
            <w:del w:id="21105" w:author="Andreas Kuehne" w:date="2019-05-31T12:22:00Z">
              <w:r w:rsidDel="00B33063">
                <w:delText>Implementing JSON member name</w:delText>
              </w:r>
              <w:bookmarkStart w:id="21106" w:name="_Toc10200636"/>
              <w:bookmarkStart w:id="21107" w:name="_Toc10204774"/>
              <w:bookmarkStart w:id="21108" w:name="_Toc10208912"/>
              <w:bookmarkEnd w:id="21106"/>
              <w:bookmarkEnd w:id="21107"/>
              <w:bookmarkEnd w:id="21108"/>
            </w:del>
          </w:p>
        </w:tc>
        <w:bookmarkStart w:id="21109" w:name="_Toc10200637"/>
        <w:bookmarkStart w:id="21110" w:name="_Toc10204775"/>
        <w:bookmarkStart w:id="21111" w:name="_Toc10208913"/>
        <w:bookmarkEnd w:id="21109"/>
        <w:bookmarkEnd w:id="21110"/>
        <w:bookmarkEnd w:id="21111"/>
      </w:tr>
      <w:tr w:rsidR="00564C22" w:rsidDel="00B33063" w14:paraId="27159AD4" w14:textId="60422B54" w:rsidTr="00564C22">
        <w:trPr>
          <w:del w:id="2111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F563043" w14:textId="45F4A34D" w:rsidR="00564C22" w:rsidRPr="002062A5" w:rsidDel="00B33063" w:rsidRDefault="009B1AF1" w:rsidP="00564C22">
            <w:pPr>
              <w:pStyle w:val="Beschriftung"/>
              <w:rPr>
                <w:del w:id="21113" w:author="Andreas Kuehne" w:date="2019-05-31T12:22:00Z"/>
                <w:rStyle w:val="Datatype"/>
                <w:b w:val="0"/>
                <w:bCs w:val="0"/>
              </w:rPr>
            </w:pPr>
            <w:del w:id="21114" w:author="Andreas Kuehne" w:date="2019-05-31T12:22:00Z">
              <w:r w:rsidRPr="002062A5" w:rsidDel="00B33063">
                <w:rPr>
                  <w:rStyle w:val="Datatype"/>
                </w:rPr>
                <w:delText>ManifestResult</w:delText>
              </w:r>
              <w:bookmarkStart w:id="21115" w:name="_Toc10200638"/>
              <w:bookmarkStart w:id="21116" w:name="_Toc10204776"/>
              <w:bookmarkStart w:id="21117" w:name="_Toc10208914"/>
              <w:bookmarkEnd w:id="21115"/>
              <w:bookmarkEnd w:id="21116"/>
              <w:bookmarkEnd w:id="21117"/>
            </w:del>
          </w:p>
        </w:tc>
        <w:tc>
          <w:tcPr>
            <w:tcW w:w="4675" w:type="dxa"/>
          </w:tcPr>
          <w:p w14:paraId="08866677" w14:textId="390DC4C2"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118" w:author="Andreas Kuehne" w:date="2019-05-31T12:22:00Z"/>
                <w:rStyle w:val="Datatype"/>
              </w:rPr>
            </w:pPr>
            <w:del w:id="21119" w:author="Andreas Kuehne" w:date="2019-05-31T12:22:00Z">
              <w:r w:rsidRPr="002062A5" w:rsidDel="00B33063">
                <w:rPr>
                  <w:rStyle w:val="Datatype"/>
                </w:rPr>
                <w:delText>result</w:delText>
              </w:r>
              <w:bookmarkStart w:id="21120" w:name="_Toc10200639"/>
              <w:bookmarkStart w:id="21121" w:name="_Toc10204777"/>
              <w:bookmarkStart w:id="21122" w:name="_Toc10208915"/>
              <w:bookmarkEnd w:id="21120"/>
              <w:bookmarkEnd w:id="21121"/>
              <w:bookmarkEnd w:id="21122"/>
            </w:del>
          </w:p>
        </w:tc>
        <w:bookmarkStart w:id="21123" w:name="_Toc10200640"/>
        <w:bookmarkStart w:id="21124" w:name="_Toc10204778"/>
        <w:bookmarkStart w:id="21125" w:name="_Toc10208916"/>
        <w:bookmarkEnd w:id="21123"/>
        <w:bookmarkEnd w:id="21124"/>
        <w:bookmarkEnd w:id="21125"/>
      </w:tr>
    </w:tbl>
    <w:p w14:paraId="02E18851" w14:textId="36038AF7" w:rsidR="00564C22" w:rsidRPr="0202B381" w:rsidDel="00B33063" w:rsidRDefault="009B1AF1" w:rsidP="00564C22">
      <w:pPr>
        <w:rPr>
          <w:del w:id="21126" w:author="Andreas Kuehne" w:date="2019-05-31T12:22:00Z"/>
        </w:rPr>
      </w:pPr>
      <w:del w:id="21127"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VerifyManifestResultsType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21128" w:name="_Toc10200641"/>
        <w:bookmarkStart w:id="21129" w:name="_Toc10204779"/>
        <w:bookmarkStart w:id="21130" w:name="_Toc10208917"/>
        <w:bookmarkEnd w:id="21128"/>
        <w:bookmarkEnd w:id="21129"/>
        <w:bookmarkEnd w:id="21130"/>
      </w:del>
    </w:p>
    <w:p w14:paraId="213741FA" w14:textId="7C0E212D" w:rsidR="00564C22" w:rsidDel="00B33063" w:rsidRDefault="009B1AF1" w:rsidP="00564C22">
      <w:pPr>
        <w:pStyle w:val="Code"/>
        <w:spacing w:line="259" w:lineRule="auto"/>
        <w:rPr>
          <w:del w:id="21131" w:author="Andreas Kuehne" w:date="2019-05-31T12:22:00Z"/>
        </w:rPr>
      </w:pPr>
      <w:del w:id="21132" w:author="Andreas Kuehne" w:date="2019-05-31T12:22:00Z">
        <w:r w:rsidDel="00B33063">
          <w:rPr>
            <w:color w:val="31849B" w:themeColor="accent5" w:themeShade="BF"/>
          </w:rPr>
          <w:delText>"dss2-VerifyManifestResultsType"</w:delText>
        </w:r>
        <w:r w:rsidDel="00B33063">
          <w:delText>: {</w:delText>
        </w:r>
        <w:bookmarkStart w:id="21133" w:name="_Toc10200642"/>
        <w:bookmarkStart w:id="21134" w:name="_Toc10204780"/>
        <w:bookmarkStart w:id="21135" w:name="_Toc10208918"/>
        <w:bookmarkEnd w:id="21133"/>
        <w:bookmarkEnd w:id="21134"/>
        <w:bookmarkEnd w:id="21135"/>
      </w:del>
    </w:p>
    <w:p w14:paraId="5FEAD04A" w14:textId="784B640B" w:rsidR="00564C22" w:rsidDel="00B33063" w:rsidRDefault="009B1AF1" w:rsidP="00564C22">
      <w:pPr>
        <w:pStyle w:val="Code"/>
        <w:spacing w:line="259" w:lineRule="auto"/>
        <w:rPr>
          <w:del w:id="21136" w:author="Andreas Kuehne" w:date="2019-05-31T12:22:00Z"/>
        </w:rPr>
      </w:pPr>
      <w:del w:id="2113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21138" w:name="_Toc10200643"/>
        <w:bookmarkStart w:id="21139" w:name="_Toc10204781"/>
        <w:bookmarkStart w:id="21140" w:name="_Toc10208919"/>
        <w:bookmarkEnd w:id="21138"/>
        <w:bookmarkEnd w:id="21139"/>
        <w:bookmarkEnd w:id="21140"/>
      </w:del>
    </w:p>
    <w:p w14:paraId="4E4587C4" w14:textId="0C21F7F4" w:rsidR="00564C22" w:rsidDel="00B33063" w:rsidRDefault="009B1AF1" w:rsidP="00564C22">
      <w:pPr>
        <w:pStyle w:val="Code"/>
        <w:spacing w:line="259" w:lineRule="auto"/>
        <w:rPr>
          <w:del w:id="21141" w:author="Andreas Kuehne" w:date="2019-05-31T12:22:00Z"/>
        </w:rPr>
      </w:pPr>
      <w:del w:id="21142" w:author="Andreas Kuehne" w:date="2019-05-31T12:22:00Z">
        <w:r w:rsidDel="00B33063">
          <w:rPr>
            <w:color w:val="31849B" w:themeColor="accent5" w:themeShade="BF"/>
          </w:rPr>
          <w:delText xml:space="preserve">  "properties"</w:delText>
        </w:r>
        <w:r w:rsidDel="00B33063">
          <w:delText>: {</w:delText>
        </w:r>
        <w:bookmarkStart w:id="21143" w:name="_Toc10200644"/>
        <w:bookmarkStart w:id="21144" w:name="_Toc10204782"/>
        <w:bookmarkStart w:id="21145" w:name="_Toc10208920"/>
        <w:bookmarkEnd w:id="21143"/>
        <w:bookmarkEnd w:id="21144"/>
        <w:bookmarkEnd w:id="21145"/>
      </w:del>
    </w:p>
    <w:p w14:paraId="5C763EB9" w14:textId="737C66B0" w:rsidR="00564C22" w:rsidDel="00B33063" w:rsidRDefault="009B1AF1" w:rsidP="00564C22">
      <w:pPr>
        <w:pStyle w:val="Code"/>
        <w:spacing w:line="259" w:lineRule="auto"/>
        <w:rPr>
          <w:del w:id="21146" w:author="Andreas Kuehne" w:date="2019-05-31T12:22:00Z"/>
        </w:rPr>
      </w:pPr>
      <w:del w:id="21147" w:author="Andreas Kuehne" w:date="2019-05-31T12:22:00Z">
        <w:r w:rsidDel="00B33063">
          <w:rPr>
            <w:color w:val="31849B" w:themeColor="accent5" w:themeShade="BF"/>
          </w:rPr>
          <w:delText xml:space="preserve">    "result"</w:delText>
        </w:r>
        <w:r w:rsidDel="00B33063">
          <w:delText>: {</w:delText>
        </w:r>
        <w:bookmarkStart w:id="21148" w:name="_Toc10200645"/>
        <w:bookmarkStart w:id="21149" w:name="_Toc10204783"/>
        <w:bookmarkStart w:id="21150" w:name="_Toc10208921"/>
        <w:bookmarkEnd w:id="21148"/>
        <w:bookmarkEnd w:id="21149"/>
        <w:bookmarkEnd w:id="21150"/>
      </w:del>
    </w:p>
    <w:p w14:paraId="3F5114DA" w14:textId="09806C29" w:rsidR="00564C22" w:rsidDel="00B33063" w:rsidRDefault="009B1AF1" w:rsidP="00564C22">
      <w:pPr>
        <w:pStyle w:val="Code"/>
        <w:spacing w:line="259" w:lineRule="auto"/>
        <w:rPr>
          <w:del w:id="21151" w:author="Andreas Kuehne" w:date="2019-05-31T12:22:00Z"/>
        </w:rPr>
      </w:pPr>
      <w:del w:id="21152"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21153" w:name="_Toc10200646"/>
        <w:bookmarkStart w:id="21154" w:name="_Toc10204784"/>
        <w:bookmarkStart w:id="21155" w:name="_Toc10208922"/>
        <w:bookmarkEnd w:id="21153"/>
        <w:bookmarkEnd w:id="21154"/>
        <w:bookmarkEnd w:id="21155"/>
      </w:del>
    </w:p>
    <w:p w14:paraId="2499BA47" w14:textId="21C2B444" w:rsidR="00564C22" w:rsidDel="00B33063" w:rsidRDefault="009B1AF1" w:rsidP="00564C22">
      <w:pPr>
        <w:pStyle w:val="Code"/>
        <w:spacing w:line="259" w:lineRule="auto"/>
        <w:rPr>
          <w:del w:id="21156" w:author="Andreas Kuehne" w:date="2019-05-31T12:22:00Z"/>
        </w:rPr>
      </w:pPr>
      <w:del w:id="21157" w:author="Andreas Kuehne" w:date="2019-05-31T12:22:00Z">
        <w:r w:rsidDel="00B33063">
          <w:rPr>
            <w:color w:val="31849B" w:themeColor="accent5" w:themeShade="BF"/>
          </w:rPr>
          <w:delText xml:space="preserve">      "items"</w:delText>
        </w:r>
        <w:r w:rsidDel="00B33063">
          <w:delText>: {</w:delText>
        </w:r>
        <w:bookmarkStart w:id="21158" w:name="_Toc10200647"/>
        <w:bookmarkStart w:id="21159" w:name="_Toc10204785"/>
        <w:bookmarkStart w:id="21160" w:name="_Toc10208923"/>
        <w:bookmarkEnd w:id="21158"/>
        <w:bookmarkEnd w:id="21159"/>
        <w:bookmarkEnd w:id="21160"/>
      </w:del>
    </w:p>
    <w:p w14:paraId="388BE96B" w14:textId="35C3811C" w:rsidR="00564C22" w:rsidDel="00B33063" w:rsidRDefault="009B1AF1" w:rsidP="00564C22">
      <w:pPr>
        <w:pStyle w:val="Code"/>
        <w:spacing w:line="259" w:lineRule="auto"/>
        <w:rPr>
          <w:del w:id="21161" w:author="Andreas Kuehne" w:date="2019-05-31T12:22:00Z"/>
        </w:rPr>
      </w:pPr>
      <w:del w:id="21162"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"#/definitions/dss2-ManifestResultType"</w:delText>
        </w:r>
        <w:bookmarkStart w:id="21163" w:name="_Toc10200648"/>
        <w:bookmarkStart w:id="21164" w:name="_Toc10204786"/>
        <w:bookmarkStart w:id="21165" w:name="_Toc10208924"/>
        <w:bookmarkEnd w:id="21163"/>
        <w:bookmarkEnd w:id="21164"/>
        <w:bookmarkEnd w:id="21165"/>
      </w:del>
    </w:p>
    <w:p w14:paraId="6A868D7A" w14:textId="40880F02" w:rsidR="00564C22" w:rsidDel="00B33063" w:rsidRDefault="009B1AF1" w:rsidP="00564C22">
      <w:pPr>
        <w:pStyle w:val="Code"/>
        <w:spacing w:line="259" w:lineRule="auto"/>
        <w:rPr>
          <w:del w:id="21166" w:author="Andreas Kuehne" w:date="2019-05-31T12:22:00Z"/>
        </w:rPr>
      </w:pPr>
      <w:del w:id="21167" w:author="Andreas Kuehne" w:date="2019-05-31T12:22:00Z">
        <w:r w:rsidDel="00B33063">
          <w:delText xml:space="preserve">      }</w:delText>
        </w:r>
        <w:bookmarkStart w:id="21168" w:name="_Toc10200649"/>
        <w:bookmarkStart w:id="21169" w:name="_Toc10204787"/>
        <w:bookmarkStart w:id="21170" w:name="_Toc10208925"/>
        <w:bookmarkEnd w:id="21168"/>
        <w:bookmarkEnd w:id="21169"/>
        <w:bookmarkEnd w:id="21170"/>
      </w:del>
    </w:p>
    <w:p w14:paraId="46EE78D5" w14:textId="3106E643" w:rsidR="00564C22" w:rsidDel="00B33063" w:rsidRDefault="009B1AF1" w:rsidP="00564C22">
      <w:pPr>
        <w:pStyle w:val="Code"/>
        <w:spacing w:line="259" w:lineRule="auto"/>
        <w:rPr>
          <w:del w:id="21171" w:author="Andreas Kuehne" w:date="2019-05-31T12:22:00Z"/>
        </w:rPr>
      </w:pPr>
      <w:del w:id="21172" w:author="Andreas Kuehne" w:date="2019-05-31T12:22:00Z">
        <w:r w:rsidDel="00B33063">
          <w:delText xml:space="preserve">    }</w:delText>
        </w:r>
        <w:bookmarkStart w:id="21173" w:name="_Toc10200650"/>
        <w:bookmarkStart w:id="21174" w:name="_Toc10204788"/>
        <w:bookmarkStart w:id="21175" w:name="_Toc10208926"/>
        <w:bookmarkEnd w:id="21173"/>
        <w:bookmarkEnd w:id="21174"/>
        <w:bookmarkEnd w:id="21175"/>
      </w:del>
    </w:p>
    <w:p w14:paraId="459E525A" w14:textId="08DC9BBB" w:rsidR="00564C22" w:rsidDel="00B33063" w:rsidRDefault="009B1AF1" w:rsidP="00564C22">
      <w:pPr>
        <w:pStyle w:val="Code"/>
        <w:spacing w:line="259" w:lineRule="auto"/>
        <w:rPr>
          <w:del w:id="21176" w:author="Andreas Kuehne" w:date="2019-05-31T12:22:00Z"/>
        </w:rPr>
      </w:pPr>
      <w:del w:id="21177" w:author="Andreas Kuehne" w:date="2019-05-31T12:22:00Z">
        <w:r w:rsidDel="00B33063">
          <w:delText xml:space="preserve">  },</w:delText>
        </w:r>
        <w:bookmarkStart w:id="21178" w:name="_Toc10200651"/>
        <w:bookmarkStart w:id="21179" w:name="_Toc10204789"/>
        <w:bookmarkStart w:id="21180" w:name="_Toc10208927"/>
        <w:bookmarkEnd w:id="21178"/>
        <w:bookmarkEnd w:id="21179"/>
        <w:bookmarkEnd w:id="21180"/>
      </w:del>
    </w:p>
    <w:p w14:paraId="65CA31C4" w14:textId="211522FC" w:rsidR="00564C22" w:rsidDel="00B33063" w:rsidRDefault="009B1AF1" w:rsidP="00564C22">
      <w:pPr>
        <w:pStyle w:val="Code"/>
        <w:spacing w:line="259" w:lineRule="auto"/>
        <w:rPr>
          <w:del w:id="21181" w:author="Andreas Kuehne" w:date="2019-05-31T12:22:00Z"/>
        </w:rPr>
      </w:pPr>
      <w:del w:id="21182"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"result"</w:delText>
        </w:r>
        <w:r w:rsidDel="00B33063">
          <w:delText>]</w:delText>
        </w:r>
        <w:bookmarkStart w:id="21183" w:name="_Toc10200652"/>
        <w:bookmarkStart w:id="21184" w:name="_Toc10204790"/>
        <w:bookmarkStart w:id="21185" w:name="_Toc10208928"/>
        <w:bookmarkEnd w:id="21183"/>
        <w:bookmarkEnd w:id="21184"/>
        <w:bookmarkEnd w:id="21185"/>
      </w:del>
    </w:p>
    <w:p w14:paraId="18E41BB3" w14:textId="6DAFEE7A" w:rsidR="00564C22" w:rsidDel="00B33063" w:rsidRDefault="009B1AF1" w:rsidP="00564C22">
      <w:pPr>
        <w:pStyle w:val="Code"/>
        <w:spacing w:line="259" w:lineRule="auto"/>
        <w:rPr>
          <w:del w:id="21186" w:author="Andreas Kuehne" w:date="2019-05-31T12:22:00Z"/>
        </w:rPr>
      </w:pPr>
      <w:del w:id="21187" w:author="Andreas Kuehne" w:date="2019-05-31T12:22:00Z">
        <w:r w:rsidDel="00B33063">
          <w:delText>}</w:delText>
        </w:r>
        <w:bookmarkStart w:id="21188" w:name="_Toc10200653"/>
        <w:bookmarkStart w:id="21189" w:name="_Toc10204791"/>
        <w:bookmarkStart w:id="21190" w:name="_Toc10208929"/>
        <w:bookmarkEnd w:id="21188"/>
        <w:bookmarkEnd w:id="21189"/>
        <w:bookmarkEnd w:id="21190"/>
      </w:del>
    </w:p>
    <w:p w14:paraId="0207604C" w14:textId="115CA7AC" w:rsidR="00564C22" w:rsidDel="00B33063" w:rsidRDefault="00564C22" w:rsidP="00564C22">
      <w:pPr>
        <w:rPr>
          <w:del w:id="21191" w:author="Andreas Kuehne" w:date="2019-05-31T12:22:00Z"/>
        </w:rPr>
      </w:pPr>
      <w:bookmarkStart w:id="21192" w:name="_Toc10200654"/>
      <w:bookmarkStart w:id="21193" w:name="_Toc10204792"/>
      <w:bookmarkStart w:id="21194" w:name="_Toc10208930"/>
      <w:bookmarkEnd w:id="21192"/>
      <w:bookmarkEnd w:id="21193"/>
      <w:bookmarkEnd w:id="21194"/>
    </w:p>
    <w:p w14:paraId="7005F4E9" w14:textId="526AA92C" w:rsidR="00564C22" w:rsidDel="00B33063" w:rsidRDefault="009B1AF1" w:rsidP="00564C22">
      <w:pPr>
        <w:pStyle w:val="berschrift4"/>
        <w:rPr>
          <w:del w:id="21195" w:author="Andreas Kuehne" w:date="2019-05-31T12:22:00Z"/>
        </w:rPr>
      </w:pPr>
      <w:del w:id="21196" w:author="Andreas Kuehne" w:date="2019-05-31T12:22:00Z">
        <w:r w:rsidDel="00B33063">
          <w:delText>VerifyManifestResults – XML Syntax</w:delText>
        </w:r>
        <w:bookmarkStart w:id="21197" w:name="_Toc10200655"/>
        <w:bookmarkStart w:id="21198" w:name="_Toc10204793"/>
        <w:bookmarkStart w:id="21199" w:name="_Toc10208931"/>
        <w:bookmarkEnd w:id="21197"/>
        <w:bookmarkEnd w:id="21198"/>
        <w:bookmarkEnd w:id="21199"/>
      </w:del>
    </w:p>
    <w:p w14:paraId="2F917C6B" w14:textId="1BA41AB4" w:rsidR="00564C22" w:rsidRPr="5404FA76" w:rsidDel="00B33063" w:rsidRDefault="009B1AF1" w:rsidP="00564C22">
      <w:pPr>
        <w:rPr>
          <w:del w:id="21200" w:author="Andreas Kuehne" w:date="2019-05-31T12:22:00Z"/>
        </w:rPr>
      </w:pPr>
      <w:del w:id="21201" w:author="Andreas Kuehne" w:date="2019-05-31T12:22:00Z">
        <w:r w:rsidRPr="0CCF9147" w:rsidDel="00B33063">
          <w:delText xml:space="preserve">The XML type </w:delText>
        </w:r>
        <w:r w:rsidRPr="002062A5" w:rsidDel="00B33063">
          <w:rPr>
            <w:rFonts w:ascii="Courier New" w:eastAsia="Courier New" w:hAnsi="Courier New" w:cs="Courier New"/>
          </w:rPr>
          <w:delText>VerifyManifestResultsType</w:delText>
        </w:r>
        <w:r w:rsidRPr="0CCF9147" w:rsidDel="00B33063">
          <w:delText xml:space="preserve"> SHALL implement the requirements defined in the </w:delText>
        </w:r>
        <w:r w:rsidRPr="002062A5" w:rsidDel="00B33063">
          <w:rPr>
            <w:rFonts w:ascii="Courier New" w:eastAsia="Courier New" w:hAnsi="Courier New" w:cs="Courier New"/>
          </w:rPr>
          <w:delText>VerifyManifestResults</w:delText>
        </w:r>
        <w:r w:rsidDel="00B33063">
          <w:delText xml:space="preserve"> </w:delText>
        </w:r>
        <w:r w:rsidRPr="005A6FFD" w:rsidDel="00B33063">
          <w:delText>component.</w:delText>
        </w:r>
        <w:bookmarkStart w:id="21202" w:name="_Toc10200656"/>
        <w:bookmarkStart w:id="21203" w:name="_Toc10204794"/>
        <w:bookmarkStart w:id="21204" w:name="_Toc10208932"/>
        <w:bookmarkEnd w:id="21202"/>
        <w:bookmarkEnd w:id="21203"/>
        <w:bookmarkEnd w:id="21204"/>
      </w:del>
    </w:p>
    <w:p w14:paraId="7B5EE351" w14:textId="4932E04E" w:rsidR="00564C22" w:rsidDel="00B33063" w:rsidRDefault="009B1AF1" w:rsidP="00564C22">
      <w:pPr>
        <w:rPr>
          <w:del w:id="21205" w:author="Andreas Kuehne" w:date="2019-05-31T12:22:00Z"/>
        </w:rPr>
      </w:pPr>
      <w:del w:id="21206"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VerifyManifestResultsType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21207" w:name="_Toc10200657"/>
        <w:bookmarkStart w:id="21208" w:name="_Toc10204795"/>
        <w:bookmarkStart w:id="21209" w:name="_Toc10208933"/>
        <w:bookmarkEnd w:id="21207"/>
        <w:bookmarkEnd w:id="21208"/>
        <w:bookmarkEnd w:id="21209"/>
      </w:del>
    </w:p>
    <w:p w14:paraId="0243A173" w14:textId="33C2B5F2" w:rsidR="00564C22" w:rsidDel="00B33063" w:rsidRDefault="009B1AF1" w:rsidP="00564C22">
      <w:pPr>
        <w:pStyle w:val="Code"/>
        <w:rPr>
          <w:del w:id="21210" w:author="Andreas Kuehne" w:date="2019-05-31T12:22:00Z"/>
        </w:rPr>
      </w:pPr>
      <w:del w:id="21211"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VerifyManifestResultsType</w:delText>
        </w:r>
        <w:r w:rsidDel="00B33063">
          <w:rPr>
            <w:color w:val="943634" w:themeColor="accent2" w:themeShade="BF"/>
          </w:rPr>
          <w:delText>"</w:delText>
        </w:r>
        <w:r w:rsidDel="00B33063">
          <w:rPr>
            <w:color w:val="31849B" w:themeColor="accent5" w:themeShade="BF"/>
          </w:rPr>
          <w:delText>&gt;</w:delText>
        </w:r>
        <w:bookmarkStart w:id="21212" w:name="_Toc10200658"/>
        <w:bookmarkStart w:id="21213" w:name="_Toc10204796"/>
        <w:bookmarkStart w:id="21214" w:name="_Toc10208934"/>
        <w:bookmarkEnd w:id="21212"/>
        <w:bookmarkEnd w:id="21213"/>
        <w:bookmarkEnd w:id="21214"/>
      </w:del>
    </w:p>
    <w:p w14:paraId="7795788A" w14:textId="3101EFA1" w:rsidR="00564C22" w:rsidDel="00B33063" w:rsidRDefault="009B1AF1" w:rsidP="00564C22">
      <w:pPr>
        <w:pStyle w:val="Code"/>
        <w:rPr>
          <w:del w:id="21215" w:author="Andreas Kuehne" w:date="2019-05-31T12:22:00Z"/>
        </w:rPr>
      </w:pPr>
      <w:del w:id="21216" w:author="Andreas Kuehne" w:date="2019-05-31T12:22:00Z">
        <w:r w:rsidDel="00B33063">
          <w:rPr>
            <w:color w:val="31849B" w:themeColor="accent5" w:themeShade="BF"/>
          </w:rPr>
          <w:delText xml:space="preserve">  &lt;xs:sequence&gt;</w:delText>
        </w:r>
        <w:bookmarkStart w:id="21217" w:name="_Toc10200659"/>
        <w:bookmarkStart w:id="21218" w:name="_Toc10204797"/>
        <w:bookmarkStart w:id="21219" w:name="_Toc10208935"/>
        <w:bookmarkEnd w:id="21217"/>
        <w:bookmarkEnd w:id="21218"/>
        <w:bookmarkEnd w:id="21219"/>
      </w:del>
    </w:p>
    <w:p w14:paraId="3C3E3614" w14:textId="7F9A1C98" w:rsidR="00564C22" w:rsidDel="00B33063" w:rsidRDefault="009B1AF1" w:rsidP="00564C22">
      <w:pPr>
        <w:pStyle w:val="Code"/>
        <w:rPr>
          <w:del w:id="21220" w:author="Andreas Kuehne" w:date="2019-05-31T12:22:00Z"/>
        </w:rPr>
      </w:pPr>
      <w:del w:id="21221"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ManifestResult</w:delText>
        </w:r>
        <w:r w:rsidDel="00B33063">
          <w:rPr>
            <w:color w:val="943634" w:themeColor="accent2" w:themeShade="BF"/>
          </w:rPr>
          <w:delText>" type="</w:delText>
        </w:r>
        <w:r w:rsidDel="00B33063">
          <w:rPr>
            <w:color w:val="244061" w:themeColor="accent1" w:themeShade="80"/>
          </w:rPr>
          <w:delText>dss2:ManifestResultType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w:delText>
        </w:r>
        <w:r w:rsidDel="00B33063">
          <w:rPr>
            <w:color w:val="31849B" w:themeColor="accent5" w:themeShade="BF"/>
          </w:rPr>
          <w:delText>/&gt;</w:delText>
        </w:r>
        <w:bookmarkStart w:id="21222" w:name="_Toc10200660"/>
        <w:bookmarkStart w:id="21223" w:name="_Toc10204798"/>
        <w:bookmarkStart w:id="21224" w:name="_Toc10208936"/>
        <w:bookmarkEnd w:id="21222"/>
        <w:bookmarkEnd w:id="21223"/>
        <w:bookmarkEnd w:id="21224"/>
      </w:del>
    </w:p>
    <w:p w14:paraId="39AD760E" w14:textId="215DC777" w:rsidR="00564C22" w:rsidDel="00B33063" w:rsidRDefault="009B1AF1" w:rsidP="00564C22">
      <w:pPr>
        <w:pStyle w:val="Code"/>
        <w:rPr>
          <w:del w:id="21225" w:author="Andreas Kuehne" w:date="2019-05-31T12:22:00Z"/>
        </w:rPr>
      </w:pPr>
      <w:del w:id="21226" w:author="Andreas Kuehne" w:date="2019-05-31T12:22:00Z">
        <w:r w:rsidDel="00B33063">
          <w:rPr>
            <w:color w:val="31849B" w:themeColor="accent5" w:themeShade="BF"/>
          </w:rPr>
          <w:delText xml:space="preserve">  &lt;/xs:sequence&gt;</w:delText>
        </w:r>
        <w:bookmarkStart w:id="21227" w:name="_Toc10200661"/>
        <w:bookmarkStart w:id="21228" w:name="_Toc10204799"/>
        <w:bookmarkStart w:id="21229" w:name="_Toc10208937"/>
        <w:bookmarkEnd w:id="21227"/>
        <w:bookmarkEnd w:id="21228"/>
        <w:bookmarkEnd w:id="21229"/>
      </w:del>
    </w:p>
    <w:p w14:paraId="4E96DA4A" w14:textId="693D0769" w:rsidR="00564C22" w:rsidDel="00B33063" w:rsidRDefault="009B1AF1" w:rsidP="00564C22">
      <w:pPr>
        <w:pStyle w:val="Code"/>
        <w:rPr>
          <w:del w:id="21230" w:author="Andreas Kuehne" w:date="2019-05-31T12:22:00Z"/>
        </w:rPr>
      </w:pPr>
      <w:del w:id="21231" w:author="Andreas Kuehne" w:date="2019-05-31T12:22:00Z">
        <w:r w:rsidDel="00B33063">
          <w:rPr>
            <w:color w:val="31849B" w:themeColor="accent5" w:themeShade="BF"/>
          </w:rPr>
          <w:delText>&lt;/xs:complexType&gt;</w:delText>
        </w:r>
        <w:bookmarkStart w:id="21232" w:name="_Toc10200662"/>
        <w:bookmarkStart w:id="21233" w:name="_Toc10204800"/>
        <w:bookmarkStart w:id="21234" w:name="_Toc10208938"/>
        <w:bookmarkEnd w:id="21232"/>
        <w:bookmarkEnd w:id="21233"/>
        <w:bookmarkEnd w:id="21234"/>
      </w:del>
    </w:p>
    <w:p w14:paraId="0C41359B" w14:textId="08FED6A3" w:rsidR="00564C22" w:rsidDel="00B33063" w:rsidRDefault="009B1AF1" w:rsidP="00564C22">
      <w:pPr>
        <w:spacing w:line="259" w:lineRule="auto"/>
        <w:rPr>
          <w:del w:id="21235" w:author="Andreas Kuehne" w:date="2019-05-31T12:22:00Z"/>
        </w:rPr>
      </w:pPr>
      <w:del w:id="21236"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VerifyManifestResultsType</w:delText>
        </w:r>
        <w:r w:rsidRPr="71C71F8C" w:rsidDel="00B33063">
          <w:delText xml:space="preserve"> </w:delText>
        </w:r>
        <w:r w:rsidDel="00B33063">
          <w:delText xml:space="preserve">XML element SHALL implement in XML syntax the sub-component that has a name equal to its local name. </w:delText>
        </w:r>
        <w:bookmarkStart w:id="21237" w:name="_Toc10200663"/>
        <w:bookmarkStart w:id="21238" w:name="_Toc10204801"/>
        <w:bookmarkStart w:id="21239" w:name="_Toc10208939"/>
        <w:bookmarkEnd w:id="21237"/>
        <w:bookmarkEnd w:id="21238"/>
        <w:bookmarkEnd w:id="21239"/>
      </w:del>
    </w:p>
    <w:p w14:paraId="3CB2444A" w14:textId="594CB467" w:rsidR="00564C22" w:rsidDel="00B33063" w:rsidRDefault="009B1AF1" w:rsidP="00564C22">
      <w:pPr>
        <w:pStyle w:val="berschrift3"/>
        <w:rPr>
          <w:del w:id="21240" w:author="Andreas Kuehne" w:date="2019-05-31T12:22:00Z"/>
        </w:rPr>
      </w:pPr>
      <w:bookmarkStart w:id="21241" w:name="_RefComp436DAB8C"/>
      <w:del w:id="21242" w:author="Andreas Kuehne" w:date="2019-05-31T12:22:00Z">
        <w:r w:rsidDel="00B33063">
          <w:delText>Component ManifestResult</w:delText>
        </w:r>
        <w:bookmarkStart w:id="21243" w:name="_Toc10200664"/>
        <w:bookmarkStart w:id="21244" w:name="_Toc10204802"/>
        <w:bookmarkStart w:id="21245" w:name="_Toc10208940"/>
        <w:bookmarkEnd w:id="21241"/>
        <w:bookmarkEnd w:id="21243"/>
        <w:bookmarkEnd w:id="21244"/>
        <w:bookmarkEnd w:id="21245"/>
      </w:del>
    </w:p>
    <w:p w14:paraId="1DF2A194" w14:textId="5675F6BE" w:rsidR="00564C22" w:rsidDel="00B33063" w:rsidRDefault="001725A5" w:rsidP="00564C22">
      <w:pPr>
        <w:rPr>
          <w:del w:id="21246" w:author="Andreas Kuehne" w:date="2019-05-31T12:22:00Z"/>
        </w:rPr>
      </w:pPr>
      <w:del w:id="21247" w:author="Andreas Kuehne" w:date="2019-05-31T12:22:00Z">
        <w:r w:rsidRPr="003A06D0" w:rsidDel="00B33063">
          <w:delText xml:space="preserve">The </w:delText>
        </w:r>
        <w:r w:rsidRPr="003A06D0" w:rsidDel="00B33063">
          <w:rPr>
            <w:rFonts w:ascii="Courier New" w:eastAsia="Courier New" w:hAnsi="Courier New" w:cs="Courier New"/>
            <w:lang w:val="en-GB"/>
          </w:rPr>
          <w:delText>VerifyManifestResults</w:delText>
        </w:r>
        <w:r w:rsidRPr="003A06D0" w:rsidDel="00B33063">
          <w:delText xml:space="preserve"> component is comprised of one or more </w:delText>
        </w:r>
        <w:r w:rsidRPr="003A06D0" w:rsidDel="00B33063">
          <w:rPr>
            <w:rFonts w:ascii="Courier New" w:eastAsia="Courier New" w:hAnsi="Courier New" w:cs="Courier New"/>
            <w:lang w:val="en-GB"/>
          </w:rPr>
          <w:delText>ManifestResult</w:delText>
        </w:r>
        <w:bookmarkStart w:id="21248" w:name="_Toc10200665"/>
        <w:bookmarkStart w:id="21249" w:name="_Toc10204803"/>
        <w:bookmarkStart w:id="21250" w:name="_Toc10208941"/>
        <w:bookmarkEnd w:id="21248"/>
        <w:bookmarkEnd w:id="21249"/>
        <w:bookmarkEnd w:id="21250"/>
      </w:del>
    </w:p>
    <w:p w14:paraId="002D6451" w14:textId="1E202564" w:rsidR="00564C22" w:rsidDel="00B33063" w:rsidRDefault="009B1AF1" w:rsidP="00564C22">
      <w:pPr>
        <w:rPr>
          <w:del w:id="21251" w:author="Andreas Kuehne" w:date="2019-05-31T12:22:00Z"/>
        </w:rPr>
      </w:pPr>
      <w:del w:id="21252" w:author="Andreas Kuehne" w:date="2019-05-31T12:22:00Z">
        <w:r w:rsidDel="00B33063">
          <w:delText>Below follows a list of the sub-components that constitute this component:</w:delText>
        </w:r>
        <w:bookmarkStart w:id="21253" w:name="_Toc10200666"/>
        <w:bookmarkStart w:id="21254" w:name="_Toc10204804"/>
        <w:bookmarkStart w:id="21255" w:name="_Toc10208942"/>
        <w:bookmarkEnd w:id="21253"/>
        <w:bookmarkEnd w:id="21254"/>
        <w:bookmarkEnd w:id="21255"/>
      </w:del>
    </w:p>
    <w:p w14:paraId="686E17B8" w14:textId="5C305757" w:rsidR="00564C22" w:rsidDel="00B33063" w:rsidRDefault="009B1AF1" w:rsidP="00564C22">
      <w:pPr>
        <w:pStyle w:val="Member"/>
        <w:rPr>
          <w:del w:id="21256" w:author="Andreas Kuehne" w:date="2019-05-31T12:22:00Z"/>
        </w:rPr>
      </w:pPr>
      <w:del w:id="21257" w:author="Andreas Kuehne" w:date="2019-05-31T12:22:00Z">
        <w:r w:rsidDel="00B33063">
          <w:delText xml:space="preserve">The </w:delText>
        </w:r>
        <w:r w:rsidRPr="35C1378D" w:rsidDel="00B33063">
          <w:rPr>
            <w:rStyle w:val="Datatype"/>
          </w:rPr>
          <w:delText>ReferenceXpath</w:delText>
        </w:r>
        <w:r w:rsidDel="00B33063">
          <w:delText xml:space="preserve"> element MUST contain one instance of a string. </w:delText>
        </w:r>
        <w:r w:rsidRPr="003A06D0" w:rsidDel="00B33063">
          <w:delText>This element identifies the manifest reference, in the XML signature, to which this result pertains.</w:delText>
        </w:r>
        <w:bookmarkStart w:id="21258" w:name="_Toc10200667"/>
        <w:bookmarkStart w:id="21259" w:name="_Toc10204805"/>
        <w:bookmarkStart w:id="21260" w:name="_Toc10208943"/>
        <w:bookmarkEnd w:id="21258"/>
        <w:bookmarkEnd w:id="21259"/>
        <w:bookmarkEnd w:id="21260"/>
      </w:del>
    </w:p>
    <w:p w14:paraId="6290D2B2" w14:textId="54FA1571" w:rsidR="00564C22" w:rsidDel="00B33063" w:rsidRDefault="009B1AF1" w:rsidP="00564C22">
      <w:pPr>
        <w:pStyle w:val="Member"/>
        <w:rPr>
          <w:del w:id="21261" w:author="Andreas Kuehne" w:date="2019-05-31T12:22:00Z"/>
        </w:rPr>
      </w:pPr>
      <w:del w:id="21262" w:author="Andreas Kuehne" w:date="2019-05-31T12:22:00Z">
        <w:r w:rsidDel="00B33063">
          <w:delText xml:space="preserve">The </w:delText>
        </w:r>
        <w:r w:rsidRPr="35C1378D" w:rsidDel="00B33063">
          <w:rPr>
            <w:rStyle w:val="Datatype"/>
          </w:rPr>
          <w:delText>Status</w:delText>
        </w:r>
        <w:r w:rsidDel="00B33063">
          <w:delText xml:space="preserve"> element MUST contain one instance of a URI. Its value is limited to an item of the following set:</w:delText>
        </w:r>
        <w:r w:rsidDel="00B33063">
          <w:br/>
        </w:r>
        <w:r w:rsidDel="00B33063">
          <w:rPr>
            <w:color w:val="244061" w:themeColor="accent1" w:themeShade="80"/>
          </w:rPr>
          <w:delText>urn:oasis:names:tc:dss:1.0:manifeststatus:Valid</w:delText>
        </w:r>
        <w:r w:rsidDel="00B33063">
          <w:br/>
        </w:r>
        <w:r w:rsidDel="00B33063">
          <w:rPr>
            <w:color w:val="244061" w:themeColor="accent1" w:themeShade="80"/>
          </w:rPr>
          <w:delText>urn:oasis:names:tc:dss:1.0:manifeststatus:Invalid</w:delText>
        </w:r>
        <w:r w:rsidDel="00B33063">
          <w:br/>
        </w:r>
        <w:r w:rsidRPr="003A06D0" w:rsidDel="00B33063">
          <w:delText xml:space="preserve">This element indicates the manifest validation outcome. </w:delText>
        </w:r>
        <w:bookmarkStart w:id="21263" w:name="_Toc10200668"/>
        <w:bookmarkStart w:id="21264" w:name="_Toc10204806"/>
        <w:bookmarkStart w:id="21265" w:name="_Toc10208944"/>
        <w:bookmarkEnd w:id="21263"/>
        <w:bookmarkEnd w:id="21264"/>
        <w:bookmarkEnd w:id="21265"/>
      </w:del>
    </w:p>
    <w:p w14:paraId="68EFF19F" w14:textId="451CD11F" w:rsidR="00564C22" w:rsidDel="00B33063" w:rsidRDefault="009B1AF1" w:rsidP="00564C22">
      <w:pPr>
        <w:pStyle w:val="Member"/>
        <w:rPr>
          <w:del w:id="21266" w:author="Andreas Kuehne" w:date="2019-05-31T12:22:00Z"/>
        </w:rPr>
      </w:pPr>
      <w:del w:id="21267" w:author="Andreas Kuehne" w:date="2019-05-31T12:22:00Z">
        <w:r w:rsidDel="00B33063">
          <w:delText xml:space="preserve">The OPTIONAL </w:delText>
        </w:r>
        <w:r w:rsidRPr="35C1378D" w:rsidDel="00B33063">
          <w:rPr>
            <w:rStyle w:val="Datatype"/>
          </w:rPr>
          <w:delText>NsPrefixMapping</w:delText>
        </w:r>
        <w:r w:rsidDel="00B33063">
          <w:delText xml:space="preserve"> element, if present, MAY occur zero or more times containing a sub-component. If present each instance MUST satisfy the requirements specified in this document in section </w:delText>
        </w:r>
        <w:r w:rsidDel="00B33063">
          <w:fldChar w:fldCharType="begin"/>
        </w:r>
        <w:r w:rsidDel="00B33063">
          <w:delInstrText xml:space="preserve"> REF _RefComp9A2799E1 \r \h </w:delInstrText>
        </w:r>
        <w:r w:rsidDel="00B33063">
          <w:fldChar w:fldCharType="separate"/>
        </w:r>
        <w:r w:rsidDel="00B33063">
          <w:rPr>
            <w:rStyle w:val="Datatype"/>
            <w:rFonts w:eastAsia="Courier New" w:cs="Courier New"/>
          </w:rPr>
          <w:delText>NsPrefixMapping</w:delText>
        </w:r>
        <w:r w:rsidDel="00B33063">
          <w:fldChar w:fldCharType="end"/>
        </w:r>
        <w:r w:rsidDel="00B33063">
          <w:delText xml:space="preserve">. </w:delText>
        </w:r>
        <w:bookmarkStart w:id="21268" w:name="_Toc10200669"/>
        <w:bookmarkStart w:id="21269" w:name="_Toc10204807"/>
        <w:bookmarkStart w:id="21270" w:name="_Toc10208945"/>
        <w:bookmarkEnd w:id="21268"/>
        <w:bookmarkEnd w:id="21269"/>
        <w:bookmarkEnd w:id="21270"/>
      </w:del>
    </w:p>
    <w:p w14:paraId="58153D5F" w14:textId="01A8F954" w:rsidR="00564C22" w:rsidDel="00B33063" w:rsidRDefault="009B1AF1" w:rsidP="00564C22">
      <w:pPr>
        <w:pStyle w:val="berschrift4"/>
        <w:rPr>
          <w:del w:id="21271" w:author="Andreas Kuehne" w:date="2019-05-31T12:22:00Z"/>
        </w:rPr>
      </w:pPr>
      <w:del w:id="21272" w:author="Andreas Kuehne" w:date="2019-05-31T12:22:00Z">
        <w:r w:rsidDel="00B33063">
          <w:delText>ManifestResult – JSON Syntax</w:delText>
        </w:r>
        <w:bookmarkStart w:id="21273" w:name="_Toc10200670"/>
        <w:bookmarkStart w:id="21274" w:name="_Toc10204808"/>
        <w:bookmarkStart w:id="21275" w:name="_Toc10208946"/>
        <w:bookmarkEnd w:id="21273"/>
        <w:bookmarkEnd w:id="21274"/>
        <w:bookmarkEnd w:id="21275"/>
      </w:del>
    </w:p>
    <w:p w14:paraId="41E052D5" w14:textId="6CA61C01" w:rsidR="00564C22" w:rsidRPr="0248A3D1" w:rsidDel="00B33063" w:rsidRDefault="009B1AF1" w:rsidP="00564C22">
      <w:pPr>
        <w:rPr>
          <w:del w:id="21276" w:author="Andreas Kuehne" w:date="2019-05-31T12:22:00Z"/>
        </w:rPr>
      </w:pPr>
      <w:del w:id="21277"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ManifestResultType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ManifestResult</w:delText>
        </w:r>
        <w:r w:rsidDel="00B33063">
          <w:delText xml:space="preserve"> component.</w:delText>
        </w:r>
        <w:bookmarkStart w:id="21278" w:name="_Toc10200671"/>
        <w:bookmarkStart w:id="21279" w:name="_Toc10204809"/>
        <w:bookmarkStart w:id="21280" w:name="_Toc10208947"/>
        <w:bookmarkEnd w:id="21278"/>
        <w:bookmarkEnd w:id="21279"/>
        <w:bookmarkEnd w:id="21280"/>
      </w:del>
    </w:p>
    <w:p w14:paraId="55D68FBE" w14:textId="61597E31" w:rsidR="00564C22" w:rsidRPr="C2430093" w:rsidDel="00B33063" w:rsidRDefault="009B1AF1" w:rsidP="00564C22">
      <w:pPr>
        <w:spacing w:line="259" w:lineRule="auto"/>
        <w:rPr>
          <w:del w:id="21281" w:author="Andreas Kuehne" w:date="2019-05-31T12:22:00Z"/>
          <w:rFonts w:eastAsia="Arial" w:cs="Arial"/>
          <w:sz w:val="22"/>
          <w:szCs w:val="22"/>
        </w:rPr>
      </w:pPr>
      <w:del w:id="21282"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ManifestResult</w:delText>
        </w:r>
        <w:r w:rsidRPr="002062A5" w:rsidDel="00B33063">
          <w:rPr>
            <w:rFonts w:eastAsia="Arial" w:cs="Arial"/>
            <w:sz w:val="22"/>
            <w:szCs w:val="22"/>
          </w:rPr>
          <w:delText xml:space="preserve"> using JSON-specific names mapped as shown in the table below.</w:delText>
        </w:r>
        <w:bookmarkStart w:id="21283" w:name="_Toc10200672"/>
        <w:bookmarkStart w:id="21284" w:name="_Toc10204810"/>
        <w:bookmarkStart w:id="21285" w:name="_Toc10208948"/>
        <w:bookmarkEnd w:id="21283"/>
        <w:bookmarkEnd w:id="21284"/>
        <w:bookmarkEnd w:id="21285"/>
      </w:del>
    </w:p>
    <w:tbl>
      <w:tblPr>
        <w:tblStyle w:val="Gitternetztabelle1hell1"/>
        <w:tblW w:w="0" w:type="auto"/>
        <w:tblLook w:val="04A0" w:firstRow="1" w:lastRow="0" w:firstColumn="1" w:lastColumn="0" w:noHBand="0" w:noVBand="1"/>
      </w:tblPr>
      <w:tblGrid>
        <w:gridCol w:w="4675"/>
        <w:gridCol w:w="4675"/>
      </w:tblGrid>
      <w:tr w:rsidR="00564C22" w:rsidDel="00B33063" w14:paraId="657FF91C" w14:textId="3AFF1AE2" w:rsidTr="00564C22">
        <w:trPr>
          <w:cnfStyle w:val="100000000000" w:firstRow="1" w:lastRow="0" w:firstColumn="0" w:lastColumn="0" w:oddVBand="0" w:evenVBand="0" w:oddHBand="0" w:evenHBand="0" w:firstRowFirstColumn="0" w:firstRowLastColumn="0" w:lastRowFirstColumn="0" w:lastRowLastColumn="0"/>
          <w:del w:id="2128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355481D" w14:textId="751F13D5" w:rsidR="00564C22" w:rsidDel="00B33063" w:rsidRDefault="009B1AF1" w:rsidP="00564C22">
            <w:pPr>
              <w:pStyle w:val="Beschriftung"/>
              <w:rPr>
                <w:del w:id="21287" w:author="Andreas Kuehne" w:date="2019-05-31T12:22:00Z"/>
              </w:rPr>
            </w:pPr>
            <w:del w:id="21288" w:author="Andreas Kuehne" w:date="2019-05-31T12:22:00Z">
              <w:r w:rsidDel="00B33063">
                <w:delText>Element</w:delText>
              </w:r>
              <w:bookmarkStart w:id="21289" w:name="_Toc10200673"/>
              <w:bookmarkStart w:id="21290" w:name="_Toc10204811"/>
              <w:bookmarkStart w:id="21291" w:name="_Toc10208949"/>
              <w:bookmarkEnd w:id="21289"/>
              <w:bookmarkEnd w:id="21290"/>
              <w:bookmarkEnd w:id="21291"/>
            </w:del>
          </w:p>
        </w:tc>
        <w:tc>
          <w:tcPr>
            <w:tcW w:w="4675" w:type="dxa"/>
          </w:tcPr>
          <w:p w14:paraId="19BC3D14" w14:textId="36E64558"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21292" w:author="Andreas Kuehne" w:date="2019-05-31T12:22:00Z"/>
              </w:rPr>
            </w:pPr>
            <w:del w:id="21293" w:author="Andreas Kuehne" w:date="2019-05-31T12:22:00Z">
              <w:r w:rsidDel="00B33063">
                <w:delText>Implementing JSON member name</w:delText>
              </w:r>
              <w:bookmarkStart w:id="21294" w:name="_Toc10200674"/>
              <w:bookmarkStart w:id="21295" w:name="_Toc10204812"/>
              <w:bookmarkStart w:id="21296" w:name="_Toc10208950"/>
              <w:bookmarkEnd w:id="21294"/>
              <w:bookmarkEnd w:id="21295"/>
              <w:bookmarkEnd w:id="21296"/>
            </w:del>
          </w:p>
        </w:tc>
        <w:bookmarkStart w:id="21297" w:name="_Toc10200675"/>
        <w:bookmarkStart w:id="21298" w:name="_Toc10204813"/>
        <w:bookmarkStart w:id="21299" w:name="_Toc10208951"/>
        <w:bookmarkEnd w:id="21297"/>
        <w:bookmarkEnd w:id="21298"/>
        <w:bookmarkEnd w:id="21299"/>
      </w:tr>
      <w:tr w:rsidR="00564C22" w:rsidDel="00B33063" w14:paraId="47CDC5DF" w14:textId="6352ED6B" w:rsidTr="00564C22">
        <w:trPr>
          <w:del w:id="2130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984A6FF" w14:textId="78A2D64A" w:rsidR="00564C22" w:rsidRPr="002062A5" w:rsidDel="00B33063" w:rsidRDefault="009B1AF1" w:rsidP="00564C22">
            <w:pPr>
              <w:pStyle w:val="Beschriftung"/>
              <w:rPr>
                <w:del w:id="21301" w:author="Andreas Kuehne" w:date="2019-05-31T12:22:00Z"/>
                <w:rStyle w:val="Datatype"/>
                <w:b w:val="0"/>
                <w:bCs w:val="0"/>
              </w:rPr>
            </w:pPr>
            <w:del w:id="21302" w:author="Andreas Kuehne" w:date="2019-05-31T12:22:00Z">
              <w:r w:rsidRPr="002062A5" w:rsidDel="00B33063">
                <w:rPr>
                  <w:rStyle w:val="Datatype"/>
                </w:rPr>
                <w:delText>ReferenceXpath</w:delText>
              </w:r>
              <w:bookmarkStart w:id="21303" w:name="_Toc10200676"/>
              <w:bookmarkStart w:id="21304" w:name="_Toc10204814"/>
              <w:bookmarkStart w:id="21305" w:name="_Toc10208952"/>
              <w:bookmarkEnd w:id="21303"/>
              <w:bookmarkEnd w:id="21304"/>
              <w:bookmarkEnd w:id="21305"/>
            </w:del>
          </w:p>
        </w:tc>
        <w:tc>
          <w:tcPr>
            <w:tcW w:w="4675" w:type="dxa"/>
          </w:tcPr>
          <w:p w14:paraId="71078031" w14:textId="1E635224"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306" w:author="Andreas Kuehne" w:date="2019-05-31T12:22:00Z"/>
                <w:rStyle w:val="Datatype"/>
              </w:rPr>
            </w:pPr>
            <w:del w:id="21307" w:author="Andreas Kuehne" w:date="2019-05-31T12:22:00Z">
              <w:r w:rsidRPr="002062A5" w:rsidDel="00B33063">
                <w:rPr>
                  <w:rStyle w:val="Datatype"/>
                </w:rPr>
                <w:delText>xPath</w:delText>
              </w:r>
              <w:bookmarkStart w:id="21308" w:name="_Toc10200677"/>
              <w:bookmarkStart w:id="21309" w:name="_Toc10204815"/>
              <w:bookmarkStart w:id="21310" w:name="_Toc10208953"/>
              <w:bookmarkEnd w:id="21308"/>
              <w:bookmarkEnd w:id="21309"/>
              <w:bookmarkEnd w:id="21310"/>
            </w:del>
          </w:p>
        </w:tc>
        <w:bookmarkStart w:id="21311" w:name="_Toc10200678"/>
        <w:bookmarkStart w:id="21312" w:name="_Toc10204816"/>
        <w:bookmarkStart w:id="21313" w:name="_Toc10208954"/>
        <w:bookmarkEnd w:id="21311"/>
        <w:bookmarkEnd w:id="21312"/>
        <w:bookmarkEnd w:id="21313"/>
      </w:tr>
      <w:tr w:rsidR="00564C22" w:rsidDel="00B33063" w14:paraId="72E8D470" w14:textId="1874B3AF" w:rsidTr="00564C22">
        <w:trPr>
          <w:del w:id="2131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C2CCF68" w14:textId="46FF3E83" w:rsidR="00564C22" w:rsidRPr="002062A5" w:rsidDel="00B33063" w:rsidRDefault="009B1AF1" w:rsidP="00564C22">
            <w:pPr>
              <w:pStyle w:val="Beschriftung"/>
              <w:rPr>
                <w:del w:id="21315" w:author="Andreas Kuehne" w:date="2019-05-31T12:22:00Z"/>
                <w:rStyle w:val="Datatype"/>
                <w:b w:val="0"/>
                <w:bCs w:val="0"/>
              </w:rPr>
            </w:pPr>
            <w:del w:id="21316" w:author="Andreas Kuehne" w:date="2019-05-31T12:22:00Z">
              <w:r w:rsidRPr="002062A5" w:rsidDel="00B33063">
                <w:rPr>
                  <w:rStyle w:val="Datatype"/>
                </w:rPr>
                <w:delText>Status</w:delText>
              </w:r>
              <w:bookmarkStart w:id="21317" w:name="_Toc10200679"/>
              <w:bookmarkStart w:id="21318" w:name="_Toc10204817"/>
              <w:bookmarkStart w:id="21319" w:name="_Toc10208955"/>
              <w:bookmarkEnd w:id="21317"/>
              <w:bookmarkEnd w:id="21318"/>
              <w:bookmarkEnd w:id="21319"/>
            </w:del>
          </w:p>
        </w:tc>
        <w:tc>
          <w:tcPr>
            <w:tcW w:w="4675" w:type="dxa"/>
          </w:tcPr>
          <w:p w14:paraId="1E1DA8FE" w14:textId="3A0622E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320" w:author="Andreas Kuehne" w:date="2019-05-31T12:22:00Z"/>
                <w:rStyle w:val="Datatype"/>
              </w:rPr>
            </w:pPr>
            <w:del w:id="21321" w:author="Andreas Kuehne" w:date="2019-05-31T12:22:00Z">
              <w:r w:rsidRPr="002062A5" w:rsidDel="00B33063">
                <w:rPr>
                  <w:rStyle w:val="Datatype"/>
                </w:rPr>
                <w:delText>status</w:delText>
              </w:r>
              <w:bookmarkStart w:id="21322" w:name="_Toc10200680"/>
              <w:bookmarkStart w:id="21323" w:name="_Toc10204818"/>
              <w:bookmarkStart w:id="21324" w:name="_Toc10208956"/>
              <w:bookmarkEnd w:id="21322"/>
              <w:bookmarkEnd w:id="21323"/>
              <w:bookmarkEnd w:id="21324"/>
            </w:del>
          </w:p>
        </w:tc>
        <w:bookmarkStart w:id="21325" w:name="_Toc10200681"/>
        <w:bookmarkStart w:id="21326" w:name="_Toc10204819"/>
        <w:bookmarkStart w:id="21327" w:name="_Toc10208957"/>
        <w:bookmarkEnd w:id="21325"/>
        <w:bookmarkEnd w:id="21326"/>
        <w:bookmarkEnd w:id="21327"/>
      </w:tr>
      <w:tr w:rsidR="00564C22" w:rsidDel="00B33063" w14:paraId="61C14D9C" w14:textId="1733C4D1" w:rsidTr="00564C22">
        <w:trPr>
          <w:del w:id="2132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92AC76B" w14:textId="29C935A5" w:rsidR="00564C22" w:rsidRPr="002062A5" w:rsidDel="00B33063" w:rsidRDefault="009B1AF1" w:rsidP="00564C22">
            <w:pPr>
              <w:pStyle w:val="Beschriftung"/>
              <w:rPr>
                <w:del w:id="21329" w:author="Andreas Kuehne" w:date="2019-05-31T12:22:00Z"/>
                <w:rStyle w:val="Datatype"/>
                <w:b w:val="0"/>
                <w:bCs w:val="0"/>
              </w:rPr>
            </w:pPr>
            <w:del w:id="21330" w:author="Andreas Kuehne" w:date="2019-05-31T12:22:00Z">
              <w:r w:rsidRPr="002062A5" w:rsidDel="00B33063">
                <w:rPr>
                  <w:rStyle w:val="Datatype"/>
                </w:rPr>
                <w:delText>NsPrefixMapping</w:delText>
              </w:r>
              <w:bookmarkStart w:id="21331" w:name="_Toc10200682"/>
              <w:bookmarkStart w:id="21332" w:name="_Toc10204820"/>
              <w:bookmarkStart w:id="21333" w:name="_Toc10208958"/>
              <w:bookmarkEnd w:id="21331"/>
              <w:bookmarkEnd w:id="21332"/>
              <w:bookmarkEnd w:id="21333"/>
            </w:del>
          </w:p>
        </w:tc>
        <w:tc>
          <w:tcPr>
            <w:tcW w:w="4675" w:type="dxa"/>
          </w:tcPr>
          <w:p w14:paraId="29314218" w14:textId="6E5D9541"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334" w:author="Andreas Kuehne" w:date="2019-05-31T12:22:00Z"/>
                <w:rStyle w:val="Datatype"/>
              </w:rPr>
            </w:pPr>
            <w:del w:id="21335" w:author="Andreas Kuehne" w:date="2019-05-31T12:22:00Z">
              <w:r w:rsidRPr="002062A5" w:rsidDel="00B33063">
                <w:rPr>
                  <w:rStyle w:val="Datatype"/>
                </w:rPr>
                <w:delText>nsDecl</w:delText>
              </w:r>
              <w:bookmarkStart w:id="21336" w:name="_Toc10200683"/>
              <w:bookmarkStart w:id="21337" w:name="_Toc10204821"/>
              <w:bookmarkStart w:id="21338" w:name="_Toc10208959"/>
              <w:bookmarkEnd w:id="21336"/>
              <w:bookmarkEnd w:id="21337"/>
              <w:bookmarkEnd w:id="21338"/>
            </w:del>
          </w:p>
        </w:tc>
        <w:bookmarkStart w:id="21339" w:name="_Toc10200684"/>
        <w:bookmarkStart w:id="21340" w:name="_Toc10204822"/>
        <w:bookmarkStart w:id="21341" w:name="_Toc10208960"/>
        <w:bookmarkEnd w:id="21339"/>
        <w:bookmarkEnd w:id="21340"/>
        <w:bookmarkEnd w:id="21341"/>
      </w:tr>
    </w:tbl>
    <w:p w14:paraId="4FCB5108" w14:textId="4894819E" w:rsidR="00564C22" w:rsidRPr="0202B381" w:rsidDel="00B33063" w:rsidRDefault="009B1AF1" w:rsidP="00564C22">
      <w:pPr>
        <w:rPr>
          <w:del w:id="21342" w:author="Andreas Kuehne" w:date="2019-05-31T12:22:00Z"/>
        </w:rPr>
      </w:pPr>
      <w:del w:id="21343"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ManifestResultType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21344" w:name="_Toc10200685"/>
        <w:bookmarkStart w:id="21345" w:name="_Toc10204823"/>
        <w:bookmarkStart w:id="21346" w:name="_Toc10208961"/>
        <w:bookmarkEnd w:id="21344"/>
        <w:bookmarkEnd w:id="21345"/>
        <w:bookmarkEnd w:id="21346"/>
      </w:del>
    </w:p>
    <w:p w14:paraId="45F0874F" w14:textId="528F90CE" w:rsidR="00564C22" w:rsidDel="00B33063" w:rsidRDefault="009B1AF1" w:rsidP="00564C22">
      <w:pPr>
        <w:pStyle w:val="Code"/>
        <w:spacing w:line="259" w:lineRule="auto"/>
        <w:rPr>
          <w:del w:id="21347" w:author="Andreas Kuehne" w:date="2019-05-31T12:22:00Z"/>
        </w:rPr>
      </w:pPr>
      <w:del w:id="21348" w:author="Andreas Kuehne" w:date="2019-05-31T12:22:00Z">
        <w:r w:rsidDel="00B33063">
          <w:rPr>
            <w:color w:val="31849B" w:themeColor="accent5" w:themeShade="BF"/>
          </w:rPr>
          <w:delText>"dss2-ManifestResultType"</w:delText>
        </w:r>
        <w:r w:rsidDel="00B33063">
          <w:delText>: {</w:delText>
        </w:r>
        <w:bookmarkStart w:id="21349" w:name="_Toc10200686"/>
        <w:bookmarkStart w:id="21350" w:name="_Toc10204824"/>
        <w:bookmarkStart w:id="21351" w:name="_Toc10208962"/>
        <w:bookmarkEnd w:id="21349"/>
        <w:bookmarkEnd w:id="21350"/>
        <w:bookmarkEnd w:id="21351"/>
      </w:del>
    </w:p>
    <w:p w14:paraId="3783AEA7" w14:textId="0D647ED6" w:rsidR="00564C22" w:rsidDel="00B33063" w:rsidRDefault="009B1AF1" w:rsidP="00564C22">
      <w:pPr>
        <w:pStyle w:val="Code"/>
        <w:spacing w:line="259" w:lineRule="auto"/>
        <w:rPr>
          <w:del w:id="21352" w:author="Andreas Kuehne" w:date="2019-05-31T12:22:00Z"/>
        </w:rPr>
      </w:pPr>
      <w:del w:id="21353"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21354" w:name="_Toc10200687"/>
        <w:bookmarkStart w:id="21355" w:name="_Toc10204825"/>
        <w:bookmarkStart w:id="21356" w:name="_Toc10208963"/>
        <w:bookmarkEnd w:id="21354"/>
        <w:bookmarkEnd w:id="21355"/>
        <w:bookmarkEnd w:id="21356"/>
      </w:del>
    </w:p>
    <w:p w14:paraId="51D0050C" w14:textId="315D9598" w:rsidR="00564C22" w:rsidDel="00B33063" w:rsidRDefault="009B1AF1" w:rsidP="00564C22">
      <w:pPr>
        <w:pStyle w:val="Code"/>
        <w:spacing w:line="259" w:lineRule="auto"/>
        <w:rPr>
          <w:del w:id="21357" w:author="Andreas Kuehne" w:date="2019-05-31T12:22:00Z"/>
        </w:rPr>
      </w:pPr>
      <w:del w:id="21358" w:author="Andreas Kuehne" w:date="2019-05-31T12:22:00Z">
        <w:r w:rsidDel="00B33063">
          <w:rPr>
            <w:color w:val="31849B" w:themeColor="accent5" w:themeShade="BF"/>
          </w:rPr>
          <w:delText xml:space="preserve">  "properties"</w:delText>
        </w:r>
        <w:r w:rsidDel="00B33063">
          <w:delText>: {</w:delText>
        </w:r>
        <w:bookmarkStart w:id="21359" w:name="_Toc10200688"/>
        <w:bookmarkStart w:id="21360" w:name="_Toc10204826"/>
        <w:bookmarkStart w:id="21361" w:name="_Toc10208964"/>
        <w:bookmarkEnd w:id="21359"/>
        <w:bookmarkEnd w:id="21360"/>
        <w:bookmarkEnd w:id="21361"/>
      </w:del>
    </w:p>
    <w:p w14:paraId="345E8908" w14:textId="0F7FC96C" w:rsidR="00564C22" w:rsidDel="00B33063" w:rsidRDefault="009B1AF1" w:rsidP="00564C22">
      <w:pPr>
        <w:pStyle w:val="Code"/>
        <w:spacing w:line="259" w:lineRule="auto"/>
        <w:rPr>
          <w:del w:id="21362" w:author="Andreas Kuehne" w:date="2019-05-31T12:22:00Z"/>
        </w:rPr>
      </w:pPr>
      <w:del w:id="21363" w:author="Andreas Kuehne" w:date="2019-05-31T12:22:00Z">
        <w:r w:rsidDel="00B33063">
          <w:rPr>
            <w:color w:val="31849B" w:themeColor="accent5" w:themeShade="BF"/>
          </w:rPr>
          <w:delText xml:space="preserve">    "xPath"</w:delText>
        </w:r>
        <w:r w:rsidDel="00B33063">
          <w:delText>: {</w:delText>
        </w:r>
        <w:bookmarkStart w:id="21364" w:name="_Toc10200689"/>
        <w:bookmarkStart w:id="21365" w:name="_Toc10204827"/>
        <w:bookmarkStart w:id="21366" w:name="_Toc10208965"/>
        <w:bookmarkEnd w:id="21364"/>
        <w:bookmarkEnd w:id="21365"/>
        <w:bookmarkEnd w:id="21366"/>
      </w:del>
    </w:p>
    <w:p w14:paraId="29BBD26C" w14:textId="5E319EC8" w:rsidR="00564C22" w:rsidDel="00B33063" w:rsidRDefault="009B1AF1" w:rsidP="00564C22">
      <w:pPr>
        <w:pStyle w:val="Code"/>
        <w:spacing w:line="259" w:lineRule="auto"/>
        <w:rPr>
          <w:del w:id="21367" w:author="Andreas Kuehne" w:date="2019-05-31T12:22:00Z"/>
        </w:rPr>
      </w:pPr>
      <w:del w:id="21368"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21369" w:name="_Toc10200690"/>
        <w:bookmarkStart w:id="21370" w:name="_Toc10204828"/>
        <w:bookmarkStart w:id="21371" w:name="_Toc10208966"/>
        <w:bookmarkEnd w:id="21369"/>
        <w:bookmarkEnd w:id="21370"/>
        <w:bookmarkEnd w:id="21371"/>
      </w:del>
    </w:p>
    <w:p w14:paraId="25843CE6" w14:textId="4E864586" w:rsidR="00564C22" w:rsidDel="00B33063" w:rsidRDefault="009B1AF1" w:rsidP="00564C22">
      <w:pPr>
        <w:pStyle w:val="Code"/>
        <w:spacing w:line="259" w:lineRule="auto"/>
        <w:rPr>
          <w:del w:id="21372" w:author="Andreas Kuehne" w:date="2019-05-31T12:22:00Z"/>
        </w:rPr>
      </w:pPr>
      <w:del w:id="21373" w:author="Andreas Kuehne" w:date="2019-05-31T12:22:00Z">
        <w:r w:rsidDel="00B33063">
          <w:delText xml:space="preserve">    },</w:delText>
        </w:r>
        <w:bookmarkStart w:id="21374" w:name="_Toc10200691"/>
        <w:bookmarkStart w:id="21375" w:name="_Toc10204829"/>
        <w:bookmarkStart w:id="21376" w:name="_Toc10208967"/>
        <w:bookmarkEnd w:id="21374"/>
        <w:bookmarkEnd w:id="21375"/>
        <w:bookmarkEnd w:id="21376"/>
      </w:del>
    </w:p>
    <w:p w14:paraId="5D20F7DA" w14:textId="7E02736F" w:rsidR="00564C22" w:rsidDel="00B33063" w:rsidRDefault="009B1AF1" w:rsidP="00564C22">
      <w:pPr>
        <w:pStyle w:val="Code"/>
        <w:spacing w:line="259" w:lineRule="auto"/>
        <w:rPr>
          <w:del w:id="21377" w:author="Andreas Kuehne" w:date="2019-05-31T12:22:00Z"/>
        </w:rPr>
      </w:pPr>
      <w:del w:id="21378" w:author="Andreas Kuehne" w:date="2019-05-31T12:22:00Z">
        <w:r w:rsidDel="00B33063">
          <w:rPr>
            <w:color w:val="31849B" w:themeColor="accent5" w:themeShade="BF"/>
          </w:rPr>
          <w:delText xml:space="preserve">    "status"</w:delText>
        </w:r>
        <w:r w:rsidDel="00B33063">
          <w:delText>: {</w:delText>
        </w:r>
        <w:bookmarkStart w:id="21379" w:name="_Toc10200692"/>
        <w:bookmarkStart w:id="21380" w:name="_Toc10204830"/>
        <w:bookmarkStart w:id="21381" w:name="_Toc10208968"/>
        <w:bookmarkEnd w:id="21379"/>
        <w:bookmarkEnd w:id="21380"/>
        <w:bookmarkEnd w:id="21381"/>
      </w:del>
    </w:p>
    <w:p w14:paraId="54D15E28" w14:textId="6B8524FA" w:rsidR="00564C22" w:rsidDel="00B33063" w:rsidRDefault="009B1AF1" w:rsidP="00564C22">
      <w:pPr>
        <w:pStyle w:val="Code"/>
        <w:spacing w:line="259" w:lineRule="auto"/>
        <w:rPr>
          <w:del w:id="21382" w:author="Andreas Kuehne" w:date="2019-05-31T12:22:00Z"/>
        </w:rPr>
      </w:pPr>
      <w:del w:id="21383"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21384" w:name="_Toc10200693"/>
        <w:bookmarkStart w:id="21385" w:name="_Toc10204831"/>
        <w:bookmarkStart w:id="21386" w:name="_Toc10208969"/>
        <w:bookmarkEnd w:id="21384"/>
        <w:bookmarkEnd w:id="21385"/>
        <w:bookmarkEnd w:id="21386"/>
      </w:del>
    </w:p>
    <w:p w14:paraId="7F15F6F3" w14:textId="2B38C234" w:rsidR="00564C22" w:rsidDel="00B33063" w:rsidRDefault="009B1AF1" w:rsidP="00564C22">
      <w:pPr>
        <w:pStyle w:val="Code"/>
        <w:spacing w:line="259" w:lineRule="auto"/>
        <w:rPr>
          <w:del w:id="21387" w:author="Andreas Kuehne" w:date="2019-05-31T12:22:00Z"/>
        </w:rPr>
      </w:pPr>
      <w:del w:id="21388" w:author="Andreas Kuehne" w:date="2019-05-31T12:22:00Z">
        <w:r w:rsidDel="00B33063">
          <w:rPr>
            <w:color w:val="31849B" w:themeColor="accent5" w:themeShade="BF"/>
          </w:rPr>
          <w:delText xml:space="preserve">      "enum"</w:delText>
        </w:r>
        <w:r w:rsidDel="00B33063">
          <w:delText>: [</w:delText>
        </w:r>
        <w:r w:rsidDel="00B33063">
          <w:rPr>
            <w:color w:val="244061" w:themeColor="accent1" w:themeShade="80"/>
          </w:rPr>
          <w:delText>"urn:oasis:names:tc:dss:1.0:manifeststatus:Valid", "urn:oasis:names:tc:dss:1.0:manifeststatus:Invalid"</w:delText>
        </w:r>
        <w:r w:rsidDel="00B33063">
          <w:delText>]</w:delText>
        </w:r>
        <w:bookmarkStart w:id="21389" w:name="_Toc10200694"/>
        <w:bookmarkStart w:id="21390" w:name="_Toc10204832"/>
        <w:bookmarkStart w:id="21391" w:name="_Toc10208970"/>
        <w:bookmarkEnd w:id="21389"/>
        <w:bookmarkEnd w:id="21390"/>
        <w:bookmarkEnd w:id="21391"/>
      </w:del>
    </w:p>
    <w:p w14:paraId="08AFC0FE" w14:textId="13C86045" w:rsidR="00564C22" w:rsidDel="00B33063" w:rsidRDefault="009B1AF1" w:rsidP="00564C22">
      <w:pPr>
        <w:pStyle w:val="Code"/>
        <w:spacing w:line="259" w:lineRule="auto"/>
        <w:rPr>
          <w:del w:id="21392" w:author="Andreas Kuehne" w:date="2019-05-31T12:22:00Z"/>
        </w:rPr>
      </w:pPr>
      <w:del w:id="21393" w:author="Andreas Kuehne" w:date="2019-05-31T12:22:00Z">
        <w:r w:rsidDel="00B33063">
          <w:delText xml:space="preserve">    },</w:delText>
        </w:r>
        <w:bookmarkStart w:id="21394" w:name="_Toc10200695"/>
        <w:bookmarkStart w:id="21395" w:name="_Toc10204833"/>
        <w:bookmarkStart w:id="21396" w:name="_Toc10208971"/>
        <w:bookmarkEnd w:id="21394"/>
        <w:bookmarkEnd w:id="21395"/>
        <w:bookmarkEnd w:id="21396"/>
      </w:del>
    </w:p>
    <w:p w14:paraId="598B755D" w14:textId="24F82B7A" w:rsidR="00564C22" w:rsidDel="00B33063" w:rsidRDefault="009B1AF1" w:rsidP="00564C22">
      <w:pPr>
        <w:pStyle w:val="Code"/>
        <w:spacing w:line="259" w:lineRule="auto"/>
        <w:rPr>
          <w:del w:id="21397" w:author="Andreas Kuehne" w:date="2019-05-31T12:22:00Z"/>
        </w:rPr>
      </w:pPr>
      <w:del w:id="21398" w:author="Andreas Kuehne" w:date="2019-05-31T12:22:00Z">
        <w:r w:rsidDel="00B33063">
          <w:rPr>
            <w:color w:val="31849B" w:themeColor="accent5" w:themeShade="BF"/>
          </w:rPr>
          <w:delText xml:space="preserve">    "nsDecl"</w:delText>
        </w:r>
        <w:r w:rsidDel="00B33063">
          <w:delText>: {</w:delText>
        </w:r>
        <w:bookmarkStart w:id="21399" w:name="_Toc10200696"/>
        <w:bookmarkStart w:id="21400" w:name="_Toc10204834"/>
        <w:bookmarkStart w:id="21401" w:name="_Toc10208972"/>
        <w:bookmarkEnd w:id="21399"/>
        <w:bookmarkEnd w:id="21400"/>
        <w:bookmarkEnd w:id="21401"/>
      </w:del>
    </w:p>
    <w:p w14:paraId="56224740" w14:textId="70F99E69" w:rsidR="00564C22" w:rsidDel="00B33063" w:rsidRDefault="009B1AF1" w:rsidP="00564C22">
      <w:pPr>
        <w:pStyle w:val="Code"/>
        <w:spacing w:line="259" w:lineRule="auto"/>
        <w:rPr>
          <w:del w:id="21402" w:author="Andreas Kuehne" w:date="2019-05-31T12:22:00Z"/>
        </w:rPr>
      </w:pPr>
      <w:del w:id="21403"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21404" w:name="_Toc10200697"/>
        <w:bookmarkStart w:id="21405" w:name="_Toc10204835"/>
        <w:bookmarkStart w:id="21406" w:name="_Toc10208973"/>
        <w:bookmarkEnd w:id="21404"/>
        <w:bookmarkEnd w:id="21405"/>
        <w:bookmarkEnd w:id="21406"/>
      </w:del>
    </w:p>
    <w:p w14:paraId="7C14539D" w14:textId="395FF460" w:rsidR="00564C22" w:rsidDel="00B33063" w:rsidRDefault="009B1AF1" w:rsidP="00564C22">
      <w:pPr>
        <w:pStyle w:val="Code"/>
        <w:spacing w:line="259" w:lineRule="auto"/>
        <w:rPr>
          <w:del w:id="21407" w:author="Andreas Kuehne" w:date="2019-05-31T12:22:00Z"/>
        </w:rPr>
      </w:pPr>
      <w:del w:id="21408" w:author="Andreas Kuehne" w:date="2019-05-31T12:22:00Z">
        <w:r w:rsidDel="00B33063">
          <w:rPr>
            <w:color w:val="31849B" w:themeColor="accent5" w:themeShade="BF"/>
          </w:rPr>
          <w:delText xml:space="preserve">      "items"</w:delText>
        </w:r>
        <w:r w:rsidDel="00B33063">
          <w:delText>: {</w:delText>
        </w:r>
        <w:bookmarkStart w:id="21409" w:name="_Toc10200698"/>
        <w:bookmarkStart w:id="21410" w:name="_Toc10204836"/>
        <w:bookmarkStart w:id="21411" w:name="_Toc10208974"/>
        <w:bookmarkEnd w:id="21409"/>
        <w:bookmarkEnd w:id="21410"/>
        <w:bookmarkEnd w:id="21411"/>
      </w:del>
    </w:p>
    <w:p w14:paraId="32D8A76C" w14:textId="196CFD56" w:rsidR="00564C22" w:rsidDel="00B33063" w:rsidRDefault="009B1AF1" w:rsidP="00564C22">
      <w:pPr>
        <w:pStyle w:val="Code"/>
        <w:spacing w:line="259" w:lineRule="auto"/>
        <w:rPr>
          <w:del w:id="21412" w:author="Andreas Kuehne" w:date="2019-05-31T12:22:00Z"/>
        </w:rPr>
      </w:pPr>
      <w:del w:id="21413"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"#/definitions/dsb-NsPrefixMappingType"</w:delText>
        </w:r>
        <w:bookmarkStart w:id="21414" w:name="_Toc10200699"/>
        <w:bookmarkStart w:id="21415" w:name="_Toc10204837"/>
        <w:bookmarkStart w:id="21416" w:name="_Toc10208975"/>
        <w:bookmarkEnd w:id="21414"/>
        <w:bookmarkEnd w:id="21415"/>
        <w:bookmarkEnd w:id="21416"/>
      </w:del>
    </w:p>
    <w:p w14:paraId="3C9B979A" w14:textId="706CA381" w:rsidR="00564C22" w:rsidDel="00B33063" w:rsidRDefault="009B1AF1" w:rsidP="00564C22">
      <w:pPr>
        <w:pStyle w:val="Code"/>
        <w:spacing w:line="259" w:lineRule="auto"/>
        <w:rPr>
          <w:del w:id="21417" w:author="Andreas Kuehne" w:date="2019-05-31T12:22:00Z"/>
        </w:rPr>
      </w:pPr>
      <w:del w:id="21418" w:author="Andreas Kuehne" w:date="2019-05-31T12:22:00Z">
        <w:r w:rsidDel="00B33063">
          <w:delText xml:space="preserve">      }</w:delText>
        </w:r>
        <w:bookmarkStart w:id="21419" w:name="_Toc10200700"/>
        <w:bookmarkStart w:id="21420" w:name="_Toc10204838"/>
        <w:bookmarkStart w:id="21421" w:name="_Toc10208976"/>
        <w:bookmarkEnd w:id="21419"/>
        <w:bookmarkEnd w:id="21420"/>
        <w:bookmarkEnd w:id="21421"/>
      </w:del>
    </w:p>
    <w:p w14:paraId="3813BFB8" w14:textId="5718307B" w:rsidR="00564C22" w:rsidDel="00B33063" w:rsidRDefault="009B1AF1" w:rsidP="00564C22">
      <w:pPr>
        <w:pStyle w:val="Code"/>
        <w:spacing w:line="259" w:lineRule="auto"/>
        <w:rPr>
          <w:del w:id="21422" w:author="Andreas Kuehne" w:date="2019-05-31T12:22:00Z"/>
        </w:rPr>
      </w:pPr>
      <w:del w:id="21423" w:author="Andreas Kuehne" w:date="2019-05-31T12:22:00Z">
        <w:r w:rsidDel="00B33063">
          <w:delText xml:space="preserve">    }</w:delText>
        </w:r>
        <w:bookmarkStart w:id="21424" w:name="_Toc10200701"/>
        <w:bookmarkStart w:id="21425" w:name="_Toc10204839"/>
        <w:bookmarkStart w:id="21426" w:name="_Toc10208977"/>
        <w:bookmarkEnd w:id="21424"/>
        <w:bookmarkEnd w:id="21425"/>
        <w:bookmarkEnd w:id="21426"/>
      </w:del>
    </w:p>
    <w:p w14:paraId="68AEC856" w14:textId="26626C73" w:rsidR="00564C22" w:rsidDel="00B33063" w:rsidRDefault="009B1AF1" w:rsidP="00564C22">
      <w:pPr>
        <w:pStyle w:val="Code"/>
        <w:spacing w:line="259" w:lineRule="auto"/>
        <w:rPr>
          <w:del w:id="21427" w:author="Andreas Kuehne" w:date="2019-05-31T12:22:00Z"/>
        </w:rPr>
      </w:pPr>
      <w:del w:id="21428" w:author="Andreas Kuehne" w:date="2019-05-31T12:22:00Z">
        <w:r w:rsidDel="00B33063">
          <w:delText xml:space="preserve">  },</w:delText>
        </w:r>
        <w:bookmarkStart w:id="21429" w:name="_Toc10200702"/>
        <w:bookmarkStart w:id="21430" w:name="_Toc10204840"/>
        <w:bookmarkStart w:id="21431" w:name="_Toc10208978"/>
        <w:bookmarkEnd w:id="21429"/>
        <w:bookmarkEnd w:id="21430"/>
        <w:bookmarkEnd w:id="21431"/>
      </w:del>
    </w:p>
    <w:p w14:paraId="14488AEC" w14:textId="66621C92" w:rsidR="00564C22" w:rsidDel="00B33063" w:rsidRDefault="009B1AF1" w:rsidP="00564C22">
      <w:pPr>
        <w:pStyle w:val="Code"/>
        <w:spacing w:line="259" w:lineRule="auto"/>
        <w:rPr>
          <w:del w:id="21432" w:author="Andreas Kuehne" w:date="2019-05-31T12:22:00Z"/>
        </w:rPr>
      </w:pPr>
      <w:del w:id="21433"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"xPath", "status"</w:delText>
        </w:r>
        <w:r w:rsidDel="00B33063">
          <w:delText>]</w:delText>
        </w:r>
        <w:bookmarkStart w:id="21434" w:name="_Toc10200703"/>
        <w:bookmarkStart w:id="21435" w:name="_Toc10204841"/>
        <w:bookmarkStart w:id="21436" w:name="_Toc10208979"/>
        <w:bookmarkEnd w:id="21434"/>
        <w:bookmarkEnd w:id="21435"/>
        <w:bookmarkEnd w:id="21436"/>
      </w:del>
    </w:p>
    <w:p w14:paraId="3E0646FE" w14:textId="548672A0" w:rsidR="00564C22" w:rsidDel="00B33063" w:rsidRDefault="009B1AF1" w:rsidP="00564C22">
      <w:pPr>
        <w:pStyle w:val="Code"/>
        <w:spacing w:line="259" w:lineRule="auto"/>
        <w:rPr>
          <w:del w:id="21437" w:author="Andreas Kuehne" w:date="2019-05-31T12:22:00Z"/>
        </w:rPr>
      </w:pPr>
      <w:del w:id="21438" w:author="Andreas Kuehne" w:date="2019-05-31T12:22:00Z">
        <w:r w:rsidDel="00B33063">
          <w:delText>}</w:delText>
        </w:r>
        <w:bookmarkStart w:id="21439" w:name="_Toc10200704"/>
        <w:bookmarkStart w:id="21440" w:name="_Toc10204842"/>
        <w:bookmarkStart w:id="21441" w:name="_Toc10208980"/>
        <w:bookmarkEnd w:id="21439"/>
        <w:bookmarkEnd w:id="21440"/>
        <w:bookmarkEnd w:id="21441"/>
      </w:del>
    </w:p>
    <w:p w14:paraId="11DE4E26" w14:textId="44E83E7D" w:rsidR="00564C22" w:rsidDel="00B33063" w:rsidRDefault="00564C22" w:rsidP="00564C22">
      <w:pPr>
        <w:rPr>
          <w:del w:id="21442" w:author="Andreas Kuehne" w:date="2019-05-31T12:22:00Z"/>
        </w:rPr>
      </w:pPr>
      <w:bookmarkStart w:id="21443" w:name="_Toc10200705"/>
      <w:bookmarkStart w:id="21444" w:name="_Toc10204843"/>
      <w:bookmarkStart w:id="21445" w:name="_Toc10208981"/>
      <w:bookmarkEnd w:id="21443"/>
      <w:bookmarkEnd w:id="21444"/>
      <w:bookmarkEnd w:id="21445"/>
    </w:p>
    <w:p w14:paraId="1868D369" w14:textId="7822740A" w:rsidR="00564C22" w:rsidDel="00B33063" w:rsidRDefault="009B1AF1" w:rsidP="00564C22">
      <w:pPr>
        <w:pStyle w:val="berschrift4"/>
        <w:rPr>
          <w:del w:id="21446" w:author="Andreas Kuehne" w:date="2019-05-31T12:22:00Z"/>
        </w:rPr>
      </w:pPr>
      <w:del w:id="21447" w:author="Andreas Kuehne" w:date="2019-05-31T12:22:00Z">
        <w:r w:rsidDel="00B33063">
          <w:delText>ManifestResult – XML Syntax</w:delText>
        </w:r>
        <w:bookmarkStart w:id="21448" w:name="_Toc10200706"/>
        <w:bookmarkStart w:id="21449" w:name="_Toc10204844"/>
        <w:bookmarkStart w:id="21450" w:name="_Toc10208982"/>
        <w:bookmarkEnd w:id="21448"/>
        <w:bookmarkEnd w:id="21449"/>
        <w:bookmarkEnd w:id="21450"/>
      </w:del>
    </w:p>
    <w:p w14:paraId="08832130" w14:textId="1D951885" w:rsidR="00564C22" w:rsidRPr="5404FA76" w:rsidDel="00B33063" w:rsidRDefault="009B1AF1" w:rsidP="00564C22">
      <w:pPr>
        <w:rPr>
          <w:del w:id="21451" w:author="Andreas Kuehne" w:date="2019-05-31T12:22:00Z"/>
        </w:rPr>
      </w:pPr>
      <w:del w:id="21452" w:author="Andreas Kuehne" w:date="2019-05-31T12:22:00Z">
        <w:r w:rsidRPr="0CCF9147" w:rsidDel="00B33063">
          <w:delText xml:space="preserve">The XML type </w:delText>
        </w:r>
        <w:r w:rsidRPr="002062A5" w:rsidDel="00B33063">
          <w:rPr>
            <w:rFonts w:ascii="Courier New" w:eastAsia="Courier New" w:hAnsi="Courier New" w:cs="Courier New"/>
          </w:rPr>
          <w:delText>ManifestResultType</w:delText>
        </w:r>
        <w:r w:rsidRPr="0CCF9147" w:rsidDel="00B33063">
          <w:delText xml:space="preserve"> SHALL implement the requirements defined in the </w:delText>
        </w:r>
        <w:r w:rsidRPr="002062A5" w:rsidDel="00B33063">
          <w:rPr>
            <w:rFonts w:ascii="Courier New" w:eastAsia="Courier New" w:hAnsi="Courier New" w:cs="Courier New"/>
          </w:rPr>
          <w:delText>ManifestResult</w:delText>
        </w:r>
        <w:r w:rsidDel="00B33063">
          <w:delText xml:space="preserve"> </w:delText>
        </w:r>
        <w:r w:rsidRPr="005A6FFD" w:rsidDel="00B33063">
          <w:delText>component.</w:delText>
        </w:r>
        <w:bookmarkStart w:id="21453" w:name="_Toc10200707"/>
        <w:bookmarkStart w:id="21454" w:name="_Toc10204845"/>
        <w:bookmarkStart w:id="21455" w:name="_Toc10208983"/>
        <w:bookmarkEnd w:id="21453"/>
        <w:bookmarkEnd w:id="21454"/>
        <w:bookmarkEnd w:id="21455"/>
      </w:del>
    </w:p>
    <w:p w14:paraId="299CF133" w14:textId="2F84062B" w:rsidR="00564C22" w:rsidDel="00B33063" w:rsidRDefault="009B1AF1" w:rsidP="00564C22">
      <w:pPr>
        <w:rPr>
          <w:del w:id="21456" w:author="Andreas Kuehne" w:date="2019-05-31T12:22:00Z"/>
        </w:rPr>
      </w:pPr>
      <w:del w:id="21457"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ManifestResultType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21458" w:name="_Toc10200708"/>
        <w:bookmarkStart w:id="21459" w:name="_Toc10204846"/>
        <w:bookmarkStart w:id="21460" w:name="_Toc10208984"/>
        <w:bookmarkEnd w:id="21458"/>
        <w:bookmarkEnd w:id="21459"/>
        <w:bookmarkEnd w:id="21460"/>
      </w:del>
    </w:p>
    <w:p w14:paraId="04DE054D" w14:textId="7CE84F51" w:rsidR="00564C22" w:rsidDel="00B33063" w:rsidRDefault="009B1AF1" w:rsidP="00564C22">
      <w:pPr>
        <w:pStyle w:val="Code"/>
        <w:rPr>
          <w:del w:id="21461" w:author="Andreas Kuehne" w:date="2019-05-31T12:22:00Z"/>
        </w:rPr>
      </w:pPr>
      <w:del w:id="21462"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ManifestResultType</w:delText>
        </w:r>
        <w:r w:rsidDel="00B33063">
          <w:rPr>
            <w:color w:val="943634" w:themeColor="accent2" w:themeShade="BF"/>
          </w:rPr>
          <w:delText>"</w:delText>
        </w:r>
        <w:r w:rsidDel="00B33063">
          <w:rPr>
            <w:color w:val="31849B" w:themeColor="accent5" w:themeShade="BF"/>
          </w:rPr>
          <w:delText>&gt;</w:delText>
        </w:r>
        <w:bookmarkStart w:id="21463" w:name="_Toc10200709"/>
        <w:bookmarkStart w:id="21464" w:name="_Toc10204847"/>
        <w:bookmarkStart w:id="21465" w:name="_Toc10208985"/>
        <w:bookmarkEnd w:id="21463"/>
        <w:bookmarkEnd w:id="21464"/>
        <w:bookmarkEnd w:id="21465"/>
      </w:del>
    </w:p>
    <w:p w14:paraId="547E114B" w14:textId="30DBF6B9" w:rsidR="00564C22" w:rsidDel="00B33063" w:rsidRDefault="009B1AF1" w:rsidP="00564C22">
      <w:pPr>
        <w:pStyle w:val="Code"/>
        <w:rPr>
          <w:del w:id="21466" w:author="Andreas Kuehne" w:date="2019-05-31T12:22:00Z"/>
        </w:rPr>
      </w:pPr>
      <w:del w:id="21467" w:author="Andreas Kuehne" w:date="2019-05-31T12:22:00Z">
        <w:r w:rsidDel="00B33063">
          <w:rPr>
            <w:color w:val="31849B" w:themeColor="accent5" w:themeShade="BF"/>
          </w:rPr>
          <w:delText xml:space="preserve">  &lt;xs:sequence&gt;</w:delText>
        </w:r>
        <w:bookmarkStart w:id="21468" w:name="_Toc10200710"/>
        <w:bookmarkStart w:id="21469" w:name="_Toc10204848"/>
        <w:bookmarkStart w:id="21470" w:name="_Toc10208986"/>
        <w:bookmarkEnd w:id="21468"/>
        <w:bookmarkEnd w:id="21469"/>
        <w:bookmarkEnd w:id="21470"/>
      </w:del>
    </w:p>
    <w:p w14:paraId="036A5E8A" w14:textId="71B30044" w:rsidR="00564C22" w:rsidDel="00B33063" w:rsidRDefault="009B1AF1" w:rsidP="00564C22">
      <w:pPr>
        <w:pStyle w:val="Code"/>
        <w:rPr>
          <w:del w:id="21471" w:author="Andreas Kuehne" w:date="2019-05-31T12:22:00Z"/>
        </w:rPr>
      </w:pPr>
      <w:del w:id="21472"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ReferenceXpath</w:delText>
        </w:r>
        <w:r w:rsidDel="00B33063">
          <w:rPr>
            <w:color w:val="943634" w:themeColor="accent2" w:themeShade="BF"/>
          </w:rPr>
          <w:delText>" type="</w:delText>
        </w:r>
        <w:r w:rsidDel="00B33063">
          <w:rPr>
            <w:color w:val="244061" w:themeColor="accent1" w:themeShade="80"/>
          </w:rPr>
          <w:delText>xs:string</w:delText>
        </w:r>
        <w:r w:rsidDel="00B33063">
          <w:rPr>
            <w:color w:val="943634" w:themeColor="accent2" w:themeShade="BF"/>
          </w:rPr>
          <w:delText>"</w:delText>
        </w:r>
        <w:r w:rsidDel="00B33063">
          <w:rPr>
            <w:color w:val="31849B" w:themeColor="accent5" w:themeShade="BF"/>
          </w:rPr>
          <w:delText>/&gt;</w:delText>
        </w:r>
        <w:bookmarkStart w:id="21473" w:name="_Toc10200711"/>
        <w:bookmarkStart w:id="21474" w:name="_Toc10204849"/>
        <w:bookmarkStart w:id="21475" w:name="_Toc10208987"/>
        <w:bookmarkEnd w:id="21473"/>
        <w:bookmarkEnd w:id="21474"/>
        <w:bookmarkEnd w:id="21475"/>
      </w:del>
    </w:p>
    <w:p w14:paraId="22B98404" w14:textId="5E34032E" w:rsidR="00564C22" w:rsidDel="00B33063" w:rsidRDefault="009B1AF1" w:rsidP="00564C22">
      <w:pPr>
        <w:pStyle w:val="Code"/>
        <w:rPr>
          <w:del w:id="21476" w:author="Andreas Kuehne" w:date="2019-05-31T12:22:00Z"/>
        </w:rPr>
      </w:pPr>
      <w:del w:id="21477"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Status</w:delText>
        </w:r>
        <w:r w:rsidDel="00B33063">
          <w:rPr>
            <w:color w:val="943634" w:themeColor="accent2" w:themeShade="BF"/>
          </w:rPr>
          <w:delText>"</w:delText>
        </w:r>
        <w:r w:rsidDel="00B33063">
          <w:rPr>
            <w:color w:val="31849B" w:themeColor="accent5" w:themeShade="BF"/>
          </w:rPr>
          <w:delText>&gt;</w:delText>
        </w:r>
        <w:bookmarkStart w:id="21478" w:name="_Toc10200712"/>
        <w:bookmarkStart w:id="21479" w:name="_Toc10204850"/>
        <w:bookmarkStart w:id="21480" w:name="_Toc10208988"/>
        <w:bookmarkEnd w:id="21478"/>
        <w:bookmarkEnd w:id="21479"/>
        <w:bookmarkEnd w:id="21480"/>
      </w:del>
    </w:p>
    <w:p w14:paraId="420A438D" w14:textId="7E07606B" w:rsidR="00564C22" w:rsidDel="00B33063" w:rsidRDefault="009B1AF1" w:rsidP="00564C22">
      <w:pPr>
        <w:pStyle w:val="Code"/>
        <w:rPr>
          <w:del w:id="21481" w:author="Andreas Kuehne" w:date="2019-05-31T12:22:00Z"/>
        </w:rPr>
      </w:pPr>
      <w:del w:id="21482" w:author="Andreas Kuehne" w:date="2019-05-31T12:22:00Z">
        <w:r w:rsidDel="00B33063">
          <w:rPr>
            <w:color w:val="31849B" w:themeColor="accent5" w:themeShade="BF"/>
          </w:rPr>
          <w:delText xml:space="preserve">      &lt;xs:simpleType&gt;</w:delText>
        </w:r>
        <w:bookmarkStart w:id="21483" w:name="_Toc10200713"/>
        <w:bookmarkStart w:id="21484" w:name="_Toc10204851"/>
        <w:bookmarkStart w:id="21485" w:name="_Toc10208989"/>
        <w:bookmarkEnd w:id="21483"/>
        <w:bookmarkEnd w:id="21484"/>
        <w:bookmarkEnd w:id="21485"/>
      </w:del>
    </w:p>
    <w:p w14:paraId="1ECE579C" w14:textId="6E6633F0" w:rsidR="00564C22" w:rsidDel="00B33063" w:rsidRDefault="009B1AF1" w:rsidP="00564C22">
      <w:pPr>
        <w:pStyle w:val="Code"/>
        <w:rPr>
          <w:del w:id="21486" w:author="Andreas Kuehne" w:date="2019-05-31T12:22:00Z"/>
        </w:rPr>
      </w:pPr>
      <w:del w:id="21487" w:author="Andreas Kuehne" w:date="2019-05-31T12:22:00Z">
        <w:r w:rsidDel="00B33063">
          <w:rPr>
            <w:color w:val="31849B" w:themeColor="accent5" w:themeShade="BF"/>
          </w:rPr>
          <w:delText xml:space="preserve">        &lt;xs:restriction</w:delText>
        </w:r>
        <w:r w:rsidDel="00B33063">
          <w:rPr>
            <w:color w:val="943634" w:themeColor="accent2" w:themeShade="BF"/>
          </w:rPr>
          <w:delText xml:space="preserve"> base="</w:delText>
        </w:r>
        <w:r w:rsidDel="00B33063">
          <w:rPr>
            <w:color w:val="244061" w:themeColor="accent1" w:themeShade="80"/>
          </w:rPr>
          <w:delText>xs:anyURI</w:delText>
        </w:r>
        <w:r w:rsidDel="00B33063">
          <w:rPr>
            <w:color w:val="943634" w:themeColor="accent2" w:themeShade="BF"/>
          </w:rPr>
          <w:delText>"</w:delText>
        </w:r>
        <w:r w:rsidDel="00B33063">
          <w:rPr>
            <w:color w:val="31849B" w:themeColor="accent5" w:themeShade="BF"/>
          </w:rPr>
          <w:delText>&gt;</w:delText>
        </w:r>
        <w:bookmarkStart w:id="21488" w:name="_Toc10200714"/>
        <w:bookmarkStart w:id="21489" w:name="_Toc10204852"/>
        <w:bookmarkStart w:id="21490" w:name="_Toc10208990"/>
        <w:bookmarkEnd w:id="21488"/>
        <w:bookmarkEnd w:id="21489"/>
        <w:bookmarkEnd w:id="21490"/>
      </w:del>
    </w:p>
    <w:p w14:paraId="6D03B7E9" w14:textId="6518AACD" w:rsidR="00564C22" w:rsidDel="00B33063" w:rsidRDefault="009B1AF1" w:rsidP="00564C22">
      <w:pPr>
        <w:pStyle w:val="Code"/>
        <w:rPr>
          <w:del w:id="21491" w:author="Andreas Kuehne" w:date="2019-05-31T12:22:00Z"/>
        </w:rPr>
      </w:pPr>
      <w:del w:id="21492" w:author="Andreas Kuehne" w:date="2019-05-31T12:22:00Z">
        <w:r w:rsidDel="00B33063">
          <w:rPr>
            <w:color w:val="31849B" w:themeColor="accent5" w:themeShade="BF"/>
          </w:rPr>
          <w:delText xml:space="preserve">          &lt;xs:enumeration</w:delText>
        </w:r>
        <w:r w:rsidDel="00B33063">
          <w:rPr>
            <w:color w:val="943634" w:themeColor="accent2" w:themeShade="BF"/>
          </w:rPr>
          <w:delText xml:space="preserve"> value="</w:delText>
        </w:r>
        <w:r w:rsidDel="00B33063">
          <w:rPr>
            <w:color w:val="244061" w:themeColor="accent1" w:themeShade="80"/>
          </w:rPr>
          <w:delText>urn:oasis:names:tc:dss:1.0:manifeststatus:Valid</w:delText>
        </w:r>
        <w:r w:rsidDel="00B33063">
          <w:rPr>
            <w:color w:val="943634" w:themeColor="accent2" w:themeShade="BF"/>
          </w:rPr>
          <w:delText>"</w:delText>
        </w:r>
        <w:r w:rsidDel="00B33063">
          <w:rPr>
            <w:color w:val="31849B" w:themeColor="accent5" w:themeShade="BF"/>
          </w:rPr>
          <w:delText>/&gt;</w:delText>
        </w:r>
        <w:bookmarkStart w:id="21493" w:name="_Toc10200715"/>
        <w:bookmarkStart w:id="21494" w:name="_Toc10204853"/>
        <w:bookmarkStart w:id="21495" w:name="_Toc10208991"/>
        <w:bookmarkEnd w:id="21493"/>
        <w:bookmarkEnd w:id="21494"/>
        <w:bookmarkEnd w:id="21495"/>
      </w:del>
    </w:p>
    <w:p w14:paraId="42B36758" w14:textId="10F26D6E" w:rsidR="00564C22" w:rsidDel="00B33063" w:rsidRDefault="009B1AF1" w:rsidP="00564C22">
      <w:pPr>
        <w:pStyle w:val="Code"/>
        <w:rPr>
          <w:del w:id="21496" w:author="Andreas Kuehne" w:date="2019-05-31T12:22:00Z"/>
        </w:rPr>
      </w:pPr>
      <w:del w:id="21497" w:author="Andreas Kuehne" w:date="2019-05-31T12:22:00Z">
        <w:r w:rsidDel="00B33063">
          <w:rPr>
            <w:color w:val="31849B" w:themeColor="accent5" w:themeShade="BF"/>
          </w:rPr>
          <w:delText xml:space="preserve">          &lt;xs:enumeration</w:delText>
        </w:r>
        <w:r w:rsidDel="00B33063">
          <w:rPr>
            <w:color w:val="943634" w:themeColor="accent2" w:themeShade="BF"/>
          </w:rPr>
          <w:delText xml:space="preserve"> value="</w:delText>
        </w:r>
        <w:r w:rsidDel="00B33063">
          <w:rPr>
            <w:color w:val="244061" w:themeColor="accent1" w:themeShade="80"/>
          </w:rPr>
          <w:delText>urn:oasis:names:tc:dss:1.0:manifeststatus:Invalid</w:delText>
        </w:r>
        <w:r w:rsidDel="00B33063">
          <w:rPr>
            <w:color w:val="943634" w:themeColor="accent2" w:themeShade="BF"/>
          </w:rPr>
          <w:delText>"</w:delText>
        </w:r>
        <w:r w:rsidDel="00B33063">
          <w:rPr>
            <w:color w:val="31849B" w:themeColor="accent5" w:themeShade="BF"/>
          </w:rPr>
          <w:delText>/&gt;</w:delText>
        </w:r>
        <w:bookmarkStart w:id="21498" w:name="_Toc10200716"/>
        <w:bookmarkStart w:id="21499" w:name="_Toc10204854"/>
        <w:bookmarkStart w:id="21500" w:name="_Toc10208992"/>
        <w:bookmarkEnd w:id="21498"/>
        <w:bookmarkEnd w:id="21499"/>
        <w:bookmarkEnd w:id="21500"/>
      </w:del>
    </w:p>
    <w:p w14:paraId="779084FD" w14:textId="68901F2E" w:rsidR="00564C22" w:rsidDel="00B33063" w:rsidRDefault="009B1AF1" w:rsidP="00564C22">
      <w:pPr>
        <w:pStyle w:val="Code"/>
        <w:rPr>
          <w:del w:id="21501" w:author="Andreas Kuehne" w:date="2019-05-31T12:22:00Z"/>
        </w:rPr>
      </w:pPr>
      <w:del w:id="21502" w:author="Andreas Kuehne" w:date="2019-05-31T12:22:00Z">
        <w:r w:rsidDel="00B33063">
          <w:rPr>
            <w:color w:val="31849B" w:themeColor="accent5" w:themeShade="BF"/>
          </w:rPr>
          <w:delText xml:space="preserve">        &lt;/xs:restriction&gt;</w:delText>
        </w:r>
        <w:bookmarkStart w:id="21503" w:name="_Toc10200717"/>
        <w:bookmarkStart w:id="21504" w:name="_Toc10204855"/>
        <w:bookmarkStart w:id="21505" w:name="_Toc10208993"/>
        <w:bookmarkEnd w:id="21503"/>
        <w:bookmarkEnd w:id="21504"/>
        <w:bookmarkEnd w:id="21505"/>
      </w:del>
    </w:p>
    <w:p w14:paraId="7E4ADEEF" w14:textId="04F9DCF2" w:rsidR="00564C22" w:rsidDel="00B33063" w:rsidRDefault="009B1AF1" w:rsidP="00564C22">
      <w:pPr>
        <w:pStyle w:val="Code"/>
        <w:rPr>
          <w:del w:id="21506" w:author="Andreas Kuehne" w:date="2019-05-31T12:22:00Z"/>
        </w:rPr>
      </w:pPr>
      <w:del w:id="21507" w:author="Andreas Kuehne" w:date="2019-05-31T12:22:00Z">
        <w:r w:rsidDel="00B33063">
          <w:rPr>
            <w:color w:val="31849B" w:themeColor="accent5" w:themeShade="BF"/>
          </w:rPr>
          <w:delText xml:space="preserve">      &lt;/xs:simpleType&gt;</w:delText>
        </w:r>
        <w:bookmarkStart w:id="21508" w:name="_Toc10200718"/>
        <w:bookmarkStart w:id="21509" w:name="_Toc10204856"/>
        <w:bookmarkStart w:id="21510" w:name="_Toc10208994"/>
        <w:bookmarkEnd w:id="21508"/>
        <w:bookmarkEnd w:id="21509"/>
        <w:bookmarkEnd w:id="21510"/>
      </w:del>
    </w:p>
    <w:p w14:paraId="19576EF0" w14:textId="423ADB3F" w:rsidR="00564C22" w:rsidDel="00B33063" w:rsidRDefault="009B1AF1" w:rsidP="00564C22">
      <w:pPr>
        <w:pStyle w:val="Code"/>
        <w:rPr>
          <w:del w:id="21511" w:author="Andreas Kuehne" w:date="2019-05-31T12:22:00Z"/>
        </w:rPr>
      </w:pPr>
      <w:del w:id="21512" w:author="Andreas Kuehne" w:date="2019-05-31T12:22:00Z">
        <w:r w:rsidDel="00B33063">
          <w:rPr>
            <w:color w:val="31849B" w:themeColor="accent5" w:themeShade="BF"/>
          </w:rPr>
          <w:delText xml:space="preserve">    &lt;/xs:element&gt;</w:delText>
        </w:r>
        <w:bookmarkStart w:id="21513" w:name="_Toc10200719"/>
        <w:bookmarkStart w:id="21514" w:name="_Toc10204857"/>
        <w:bookmarkStart w:id="21515" w:name="_Toc10208995"/>
        <w:bookmarkEnd w:id="21513"/>
        <w:bookmarkEnd w:id="21514"/>
        <w:bookmarkEnd w:id="21515"/>
      </w:del>
    </w:p>
    <w:p w14:paraId="4A47A742" w14:textId="2FFEB528" w:rsidR="00564C22" w:rsidDel="00B33063" w:rsidRDefault="009B1AF1" w:rsidP="00564C22">
      <w:pPr>
        <w:pStyle w:val="Code"/>
        <w:rPr>
          <w:del w:id="21516" w:author="Andreas Kuehne" w:date="2019-05-31T12:22:00Z"/>
        </w:rPr>
      </w:pPr>
      <w:del w:id="21517"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NsPrefixMapping</w:delText>
        </w:r>
        <w:r w:rsidDel="00B33063">
          <w:rPr>
            <w:color w:val="943634" w:themeColor="accent2" w:themeShade="BF"/>
          </w:rPr>
          <w:delText>" type="</w:delText>
        </w:r>
        <w:r w:rsidDel="00B33063">
          <w:rPr>
            <w:color w:val="244061" w:themeColor="accent1" w:themeShade="80"/>
          </w:rPr>
          <w:delText>dsb:NsPrefixMappingType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21518" w:name="_Toc10200720"/>
        <w:bookmarkStart w:id="21519" w:name="_Toc10204858"/>
        <w:bookmarkStart w:id="21520" w:name="_Toc10208996"/>
        <w:bookmarkEnd w:id="21518"/>
        <w:bookmarkEnd w:id="21519"/>
        <w:bookmarkEnd w:id="21520"/>
      </w:del>
    </w:p>
    <w:p w14:paraId="39E8600D" w14:textId="7EA9F0D5" w:rsidR="00564C22" w:rsidDel="00B33063" w:rsidRDefault="009B1AF1" w:rsidP="00564C22">
      <w:pPr>
        <w:pStyle w:val="Code"/>
        <w:rPr>
          <w:del w:id="21521" w:author="Andreas Kuehne" w:date="2019-05-31T12:22:00Z"/>
        </w:rPr>
      </w:pPr>
      <w:del w:id="21522" w:author="Andreas Kuehne" w:date="2019-05-31T12:22:00Z">
        <w:r w:rsidDel="00B33063">
          <w:rPr>
            <w:color w:val="31849B" w:themeColor="accent5" w:themeShade="BF"/>
          </w:rPr>
          <w:delText xml:space="preserve">  &lt;/xs:sequence&gt;</w:delText>
        </w:r>
        <w:bookmarkStart w:id="21523" w:name="_Toc10200721"/>
        <w:bookmarkStart w:id="21524" w:name="_Toc10204859"/>
        <w:bookmarkStart w:id="21525" w:name="_Toc10208997"/>
        <w:bookmarkEnd w:id="21523"/>
        <w:bookmarkEnd w:id="21524"/>
        <w:bookmarkEnd w:id="21525"/>
      </w:del>
    </w:p>
    <w:p w14:paraId="22B99ABB" w14:textId="1E6CDAE2" w:rsidR="00564C22" w:rsidDel="00B33063" w:rsidRDefault="009B1AF1" w:rsidP="00564C22">
      <w:pPr>
        <w:pStyle w:val="Code"/>
        <w:rPr>
          <w:del w:id="21526" w:author="Andreas Kuehne" w:date="2019-05-31T12:22:00Z"/>
        </w:rPr>
      </w:pPr>
      <w:del w:id="21527" w:author="Andreas Kuehne" w:date="2019-05-31T12:22:00Z">
        <w:r w:rsidDel="00B33063">
          <w:rPr>
            <w:color w:val="31849B" w:themeColor="accent5" w:themeShade="BF"/>
          </w:rPr>
          <w:delText>&lt;/xs:complexType&gt;</w:delText>
        </w:r>
        <w:bookmarkStart w:id="21528" w:name="_Toc10200722"/>
        <w:bookmarkStart w:id="21529" w:name="_Toc10204860"/>
        <w:bookmarkStart w:id="21530" w:name="_Toc10208998"/>
        <w:bookmarkEnd w:id="21528"/>
        <w:bookmarkEnd w:id="21529"/>
        <w:bookmarkEnd w:id="21530"/>
      </w:del>
    </w:p>
    <w:p w14:paraId="4571C0C4" w14:textId="4C51AC3E" w:rsidR="00564C22" w:rsidDel="00B33063" w:rsidRDefault="009B1AF1" w:rsidP="00564C22">
      <w:pPr>
        <w:spacing w:line="259" w:lineRule="auto"/>
        <w:rPr>
          <w:del w:id="21531" w:author="Andreas Kuehne" w:date="2019-05-31T12:22:00Z"/>
        </w:rPr>
      </w:pPr>
      <w:del w:id="21532"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ManifestResultType</w:delText>
        </w:r>
        <w:r w:rsidRPr="71C71F8C" w:rsidDel="00B33063">
          <w:delText xml:space="preserve"> </w:delText>
        </w:r>
        <w:r w:rsidDel="00B33063">
          <w:delText xml:space="preserve">XML element SHALL implement in XML syntax the sub-component that has a name equal to its local name. </w:delText>
        </w:r>
        <w:bookmarkStart w:id="21533" w:name="_Toc10200723"/>
        <w:bookmarkStart w:id="21534" w:name="_Toc10204861"/>
        <w:bookmarkStart w:id="21535" w:name="_Toc10208999"/>
        <w:bookmarkEnd w:id="21533"/>
        <w:bookmarkEnd w:id="21534"/>
        <w:bookmarkEnd w:id="21535"/>
      </w:del>
    </w:p>
    <w:p w14:paraId="37FCE7F6" w14:textId="0318B2BD" w:rsidR="00564C22" w:rsidDel="00B33063" w:rsidRDefault="009B1AF1" w:rsidP="00564C22">
      <w:pPr>
        <w:pStyle w:val="berschrift3"/>
        <w:rPr>
          <w:del w:id="21536" w:author="Andreas Kuehne" w:date="2019-05-31T12:22:00Z"/>
        </w:rPr>
      </w:pPr>
      <w:bookmarkStart w:id="21537" w:name="_RefComp6E7DE514"/>
      <w:del w:id="21538" w:author="Andreas Kuehne" w:date="2019-05-31T12:22:00Z">
        <w:r w:rsidDel="00B33063">
          <w:delText>Component UseVerificationTime</w:delText>
        </w:r>
        <w:bookmarkStart w:id="21539" w:name="_Toc10200724"/>
        <w:bookmarkStart w:id="21540" w:name="_Toc10204862"/>
        <w:bookmarkStart w:id="21541" w:name="_Toc10209000"/>
        <w:bookmarkEnd w:id="21537"/>
        <w:bookmarkEnd w:id="21539"/>
        <w:bookmarkEnd w:id="21540"/>
        <w:bookmarkEnd w:id="21541"/>
      </w:del>
    </w:p>
    <w:p w14:paraId="7C5B8A27" w14:textId="375259CC" w:rsidR="00564C22" w:rsidDel="00B33063" w:rsidRDefault="001725A5" w:rsidP="00564C22">
      <w:pPr>
        <w:rPr>
          <w:del w:id="21542" w:author="Andreas Kuehne" w:date="2019-05-31T12:22:00Z"/>
        </w:rPr>
      </w:pPr>
      <w:del w:id="21543" w:author="Andreas Kuehne" w:date="2019-05-31T12:22:00Z">
        <w:r w:rsidRPr="003A06D0" w:rsidDel="00B33063">
          <w:delText xml:space="preserve">This </w:delText>
        </w:r>
        <w:r w:rsidRPr="003A06D0" w:rsidDel="00B33063">
          <w:rPr>
            <w:rFonts w:ascii="Courier New" w:eastAsia="Courier New" w:hAnsi="Courier New" w:cs="Courier New"/>
            <w:lang w:val="en-GB"/>
          </w:rPr>
          <w:delText>UseVerificationTime</w:delText>
        </w:r>
        <w:r w:rsidRPr="003A06D0" w:rsidDel="00B33063">
          <w:delText xml:space="preserve"> component instructs the server to attempt to determine the signature’s validity at the specified time, instead of a time determined by the server policy.</w:delText>
        </w:r>
        <w:bookmarkStart w:id="21544" w:name="_Toc10200725"/>
        <w:bookmarkStart w:id="21545" w:name="_Toc10204863"/>
        <w:bookmarkStart w:id="21546" w:name="_Toc10209001"/>
        <w:bookmarkEnd w:id="21544"/>
        <w:bookmarkEnd w:id="21545"/>
        <w:bookmarkEnd w:id="21546"/>
      </w:del>
    </w:p>
    <w:p w14:paraId="5ECFE670" w14:textId="45EA5464" w:rsidR="00564C22" w:rsidDel="00B33063" w:rsidRDefault="009B1AF1" w:rsidP="00564C22">
      <w:pPr>
        <w:rPr>
          <w:del w:id="21547" w:author="Andreas Kuehne" w:date="2019-05-31T12:22:00Z"/>
        </w:rPr>
      </w:pPr>
      <w:del w:id="21548" w:author="Andreas Kuehne" w:date="2019-05-31T12:22:00Z">
        <w:r w:rsidDel="00B33063">
          <w:delText>Below follows a list of the sub-components that constitute this component:</w:delText>
        </w:r>
        <w:bookmarkStart w:id="21549" w:name="_Toc10200726"/>
        <w:bookmarkStart w:id="21550" w:name="_Toc10204864"/>
        <w:bookmarkStart w:id="21551" w:name="_Toc10209002"/>
        <w:bookmarkEnd w:id="21549"/>
        <w:bookmarkEnd w:id="21550"/>
        <w:bookmarkEnd w:id="21551"/>
      </w:del>
    </w:p>
    <w:p w14:paraId="68C842A8" w14:textId="4D17A7C2" w:rsidR="00564C22" w:rsidDel="00B33063" w:rsidRDefault="009B1AF1" w:rsidP="00564C22">
      <w:pPr>
        <w:pStyle w:val="Member"/>
        <w:rPr>
          <w:del w:id="21552" w:author="Andreas Kuehne" w:date="2019-05-31T12:22:00Z"/>
        </w:rPr>
      </w:pPr>
      <w:del w:id="21553" w:author="Andreas Kuehne" w:date="2019-05-31T12:22:00Z">
        <w:r w:rsidDel="00B33063">
          <w:delText xml:space="preserve">The OPTIONAL </w:delText>
        </w:r>
        <w:r w:rsidRPr="35C1378D" w:rsidDel="00B33063">
          <w:rPr>
            <w:rStyle w:val="Datatype"/>
          </w:rPr>
          <w:delText>CurrentTime</w:delText>
        </w:r>
        <w:r w:rsidDel="00B33063">
          <w:delText xml:space="preserve"> element, if present, MUST contain one instance of a boolean. Its default value is '</w:delText>
        </w:r>
        <w:r w:rsidDel="00B33063">
          <w:rPr>
            <w:color w:val="244061" w:themeColor="accent1" w:themeShade="80"/>
          </w:rPr>
          <w:delText>false</w:delText>
        </w:r>
        <w:r w:rsidDel="00B33063">
          <w:delText xml:space="preserve">'. </w:delText>
        </w:r>
        <w:r w:rsidRPr="003A06D0" w:rsidDel="00B33063">
          <w:delText>This element instructs the server to use its current time (normally the time associated with the server-side request processing).</w:delText>
        </w:r>
        <w:bookmarkStart w:id="21554" w:name="_Toc10200727"/>
        <w:bookmarkStart w:id="21555" w:name="_Toc10204865"/>
        <w:bookmarkStart w:id="21556" w:name="_Toc10209003"/>
        <w:bookmarkEnd w:id="21554"/>
        <w:bookmarkEnd w:id="21555"/>
        <w:bookmarkEnd w:id="21556"/>
      </w:del>
    </w:p>
    <w:p w14:paraId="65B21D6A" w14:textId="0BF0F754" w:rsidR="00564C22" w:rsidDel="00B33063" w:rsidRDefault="009B1AF1" w:rsidP="00564C22">
      <w:pPr>
        <w:pStyle w:val="Member"/>
        <w:rPr>
          <w:del w:id="21557" w:author="Andreas Kuehne" w:date="2019-05-31T12:22:00Z"/>
        </w:rPr>
      </w:pPr>
      <w:del w:id="21558" w:author="Andreas Kuehne" w:date="2019-05-31T12:22:00Z">
        <w:r w:rsidDel="00B33063">
          <w:delText xml:space="preserve">The OPTIONAL </w:delText>
        </w:r>
        <w:r w:rsidRPr="35C1378D" w:rsidDel="00B33063">
          <w:rPr>
            <w:rStyle w:val="Datatype"/>
          </w:rPr>
          <w:delText>SpecificTime</w:delText>
        </w:r>
        <w:r w:rsidDel="00B33063">
          <w:delText xml:space="preserve"> element, if present, MUST contain one instance of a date/time value. </w:delText>
        </w:r>
        <w:r w:rsidRPr="003A06D0" w:rsidDel="00B33063">
          <w:delText xml:space="preserve">The </w:delText>
        </w:r>
        <w:r w:rsidRPr="003A06D0" w:rsidDel="00B33063">
          <w:rPr>
            <w:rStyle w:val="Datatype"/>
            <w:lang w:val="en-GB"/>
          </w:rPr>
          <w:delText>SpecificTime</w:delText>
        </w:r>
        <w:r w:rsidRPr="003A06D0" w:rsidDel="00B33063">
          <w:delText xml:space="preserve"> element allows the client to manage manually the time instant used in the verification process. It SHOULD be expressed as UTC time (Coordinated Universal Time) to reduce confusion with the local time zone use.</w:delText>
        </w:r>
        <w:bookmarkStart w:id="21559" w:name="_Toc10200728"/>
        <w:bookmarkStart w:id="21560" w:name="_Toc10204866"/>
        <w:bookmarkStart w:id="21561" w:name="_Toc10209004"/>
        <w:bookmarkEnd w:id="21559"/>
        <w:bookmarkEnd w:id="21560"/>
        <w:bookmarkEnd w:id="21561"/>
      </w:del>
    </w:p>
    <w:p w14:paraId="7D1F6B68" w14:textId="73E677B8" w:rsidR="00564C22" w:rsidDel="00B33063" w:rsidRDefault="009B1AF1" w:rsidP="00564C22">
      <w:pPr>
        <w:pStyle w:val="Member"/>
        <w:rPr>
          <w:del w:id="21562" w:author="Andreas Kuehne" w:date="2019-05-31T12:22:00Z"/>
        </w:rPr>
      </w:pPr>
      <w:del w:id="21563" w:author="Andreas Kuehne" w:date="2019-05-31T12:22:00Z">
        <w:r w:rsidDel="00B33063">
          <w:delText xml:space="preserve">The OPTIONAL </w:delText>
        </w:r>
        <w:r w:rsidRPr="35C1378D" w:rsidDel="00B33063">
          <w:rPr>
            <w:rStyle w:val="Datatype"/>
          </w:rPr>
          <w:delText>Base64Content</w:delText>
        </w:r>
        <w:r w:rsidDel="00B33063">
          <w:delText xml:space="preserve"> element, if present, MUST contain base64 encoded binary data. </w:delText>
        </w:r>
        <w:r w:rsidRPr="003A06D0" w:rsidDel="00B33063">
          <w:delText xml:space="preserve">The </w:delText>
        </w:r>
        <w:r w:rsidRPr="003A06D0" w:rsidDel="00B33063">
          <w:rPr>
            <w:rStyle w:val="Datatype"/>
            <w:lang w:val="en-GB"/>
          </w:rPr>
          <w:delText>Base64Content</w:delText>
        </w:r>
        <w:r w:rsidRPr="003A06D0" w:rsidDel="00B33063">
          <w:delText xml:space="preserve"> element allows the provision of additional date/time data.</w:delText>
        </w:r>
        <w:bookmarkStart w:id="21564" w:name="_Toc10200729"/>
        <w:bookmarkStart w:id="21565" w:name="_Toc10204867"/>
        <w:bookmarkStart w:id="21566" w:name="_Toc10209005"/>
        <w:bookmarkEnd w:id="21564"/>
        <w:bookmarkEnd w:id="21565"/>
        <w:bookmarkEnd w:id="21566"/>
      </w:del>
    </w:p>
    <w:p w14:paraId="3968774F" w14:textId="6E83477C" w:rsidR="00564C22" w:rsidDel="00B33063" w:rsidRDefault="009B1AF1" w:rsidP="00564C22">
      <w:pPr>
        <w:pStyle w:val="berschrift4"/>
        <w:rPr>
          <w:del w:id="21567" w:author="Andreas Kuehne" w:date="2019-05-31T12:22:00Z"/>
        </w:rPr>
      </w:pPr>
      <w:del w:id="21568" w:author="Andreas Kuehne" w:date="2019-05-31T12:22:00Z">
        <w:r w:rsidDel="00B33063">
          <w:delText>UseVerificationTime – JSON Syntax</w:delText>
        </w:r>
        <w:bookmarkStart w:id="21569" w:name="_Toc10200730"/>
        <w:bookmarkStart w:id="21570" w:name="_Toc10204868"/>
        <w:bookmarkStart w:id="21571" w:name="_Toc10209006"/>
        <w:bookmarkEnd w:id="21569"/>
        <w:bookmarkEnd w:id="21570"/>
        <w:bookmarkEnd w:id="21571"/>
      </w:del>
    </w:p>
    <w:p w14:paraId="77B5D55B" w14:textId="02F56836" w:rsidR="00564C22" w:rsidRPr="0248A3D1" w:rsidDel="00B33063" w:rsidRDefault="009B1AF1" w:rsidP="00564C22">
      <w:pPr>
        <w:rPr>
          <w:del w:id="21572" w:author="Andreas Kuehne" w:date="2019-05-31T12:22:00Z"/>
        </w:rPr>
      </w:pPr>
      <w:del w:id="21573"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UseVerificationTimeType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UseVerificationTime</w:delText>
        </w:r>
        <w:r w:rsidDel="00B33063">
          <w:delText xml:space="preserve"> component.</w:delText>
        </w:r>
        <w:bookmarkStart w:id="21574" w:name="_Toc10200731"/>
        <w:bookmarkStart w:id="21575" w:name="_Toc10204869"/>
        <w:bookmarkStart w:id="21576" w:name="_Toc10209007"/>
        <w:bookmarkEnd w:id="21574"/>
        <w:bookmarkEnd w:id="21575"/>
        <w:bookmarkEnd w:id="21576"/>
      </w:del>
    </w:p>
    <w:p w14:paraId="15C70517" w14:textId="2A10F96F" w:rsidR="00564C22" w:rsidRPr="C2430093" w:rsidDel="00B33063" w:rsidRDefault="009B1AF1" w:rsidP="00564C22">
      <w:pPr>
        <w:spacing w:line="259" w:lineRule="auto"/>
        <w:rPr>
          <w:del w:id="21577" w:author="Andreas Kuehne" w:date="2019-05-31T12:22:00Z"/>
          <w:rFonts w:eastAsia="Arial" w:cs="Arial"/>
          <w:sz w:val="22"/>
          <w:szCs w:val="22"/>
        </w:rPr>
      </w:pPr>
      <w:del w:id="21578"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UseVerificationTime</w:delText>
        </w:r>
        <w:r w:rsidRPr="002062A5" w:rsidDel="00B33063">
          <w:rPr>
            <w:rFonts w:eastAsia="Arial" w:cs="Arial"/>
            <w:sz w:val="22"/>
            <w:szCs w:val="22"/>
          </w:rPr>
          <w:delText xml:space="preserve"> using JSON-specific names mapped as shown in the table below.</w:delText>
        </w:r>
        <w:bookmarkStart w:id="21579" w:name="_Toc10200732"/>
        <w:bookmarkStart w:id="21580" w:name="_Toc10204870"/>
        <w:bookmarkStart w:id="21581" w:name="_Toc10209008"/>
        <w:bookmarkEnd w:id="21579"/>
        <w:bookmarkEnd w:id="21580"/>
        <w:bookmarkEnd w:id="21581"/>
      </w:del>
    </w:p>
    <w:tbl>
      <w:tblPr>
        <w:tblStyle w:val="Gitternetztabelle1hell1"/>
        <w:tblW w:w="0" w:type="auto"/>
        <w:tblLook w:val="04A0" w:firstRow="1" w:lastRow="0" w:firstColumn="1" w:lastColumn="0" w:noHBand="0" w:noVBand="1"/>
      </w:tblPr>
      <w:tblGrid>
        <w:gridCol w:w="4675"/>
        <w:gridCol w:w="4675"/>
      </w:tblGrid>
      <w:tr w:rsidR="00564C22" w:rsidDel="00B33063" w14:paraId="6671EEEB" w14:textId="1480F9D9" w:rsidTr="00564C22">
        <w:trPr>
          <w:cnfStyle w:val="100000000000" w:firstRow="1" w:lastRow="0" w:firstColumn="0" w:lastColumn="0" w:oddVBand="0" w:evenVBand="0" w:oddHBand="0" w:evenHBand="0" w:firstRowFirstColumn="0" w:firstRowLastColumn="0" w:lastRowFirstColumn="0" w:lastRowLastColumn="0"/>
          <w:del w:id="2158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F1AEEBE" w14:textId="267A220F" w:rsidR="00564C22" w:rsidDel="00B33063" w:rsidRDefault="009B1AF1" w:rsidP="00564C22">
            <w:pPr>
              <w:pStyle w:val="Beschriftung"/>
              <w:rPr>
                <w:del w:id="21583" w:author="Andreas Kuehne" w:date="2019-05-31T12:22:00Z"/>
              </w:rPr>
            </w:pPr>
            <w:del w:id="21584" w:author="Andreas Kuehne" w:date="2019-05-31T12:22:00Z">
              <w:r w:rsidDel="00B33063">
                <w:delText>Element</w:delText>
              </w:r>
              <w:bookmarkStart w:id="21585" w:name="_Toc10200733"/>
              <w:bookmarkStart w:id="21586" w:name="_Toc10204871"/>
              <w:bookmarkStart w:id="21587" w:name="_Toc10209009"/>
              <w:bookmarkEnd w:id="21585"/>
              <w:bookmarkEnd w:id="21586"/>
              <w:bookmarkEnd w:id="21587"/>
            </w:del>
          </w:p>
        </w:tc>
        <w:tc>
          <w:tcPr>
            <w:tcW w:w="4675" w:type="dxa"/>
          </w:tcPr>
          <w:p w14:paraId="1745A905" w14:textId="6A09C96B"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21588" w:author="Andreas Kuehne" w:date="2019-05-31T12:22:00Z"/>
              </w:rPr>
            </w:pPr>
            <w:del w:id="21589" w:author="Andreas Kuehne" w:date="2019-05-31T12:22:00Z">
              <w:r w:rsidDel="00B33063">
                <w:delText>Implementing JSON member name</w:delText>
              </w:r>
              <w:bookmarkStart w:id="21590" w:name="_Toc10200734"/>
              <w:bookmarkStart w:id="21591" w:name="_Toc10204872"/>
              <w:bookmarkStart w:id="21592" w:name="_Toc10209010"/>
              <w:bookmarkEnd w:id="21590"/>
              <w:bookmarkEnd w:id="21591"/>
              <w:bookmarkEnd w:id="21592"/>
            </w:del>
          </w:p>
        </w:tc>
        <w:bookmarkStart w:id="21593" w:name="_Toc10200735"/>
        <w:bookmarkStart w:id="21594" w:name="_Toc10204873"/>
        <w:bookmarkStart w:id="21595" w:name="_Toc10209011"/>
        <w:bookmarkEnd w:id="21593"/>
        <w:bookmarkEnd w:id="21594"/>
        <w:bookmarkEnd w:id="21595"/>
      </w:tr>
      <w:tr w:rsidR="00564C22" w:rsidDel="00B33063" w14:paraId="7538AA4C" w14:textId="273B5FDB" w:rsidTr="00564C22">
        <w:trPr>
          <w:del w:id="2159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BE79FDD" w14:textId="4775F250" w:rsidR="00564C22" w:rsidRPr="002062A5" w:rsidDel="00B33063" w:rsidRDefault="009B1AF1" w:rsidP="00564C22">
            <w:pPr>
              <w:pStyle w:val="Beschriftung"/>
              <w:rPr>
                <w:del w:id="21597" w:author="Andreas Kuehne" w:date="2019-05-31T12:22:00Z"/>
                <w:rStyle w:val="Datatype"/>
                <w:b w:val="0"/>
                <w:bCs w:val="0"/>
              </w:rPr>
            </w:pPr>
            <w:del w:id="21598" w:author="Andreas Kuehne" w:date="2019-05-31T12:22:00Z">
              <w:r w:rsidRPr="002062A5" w:rsidDel="00B33063">
                <w:rPr>
                  <w:rStyle w:val="Datatype"/>
                </w:rPr>
                <w:delText>CurrentTime</w:delText>
              </w:r>
              <w:bookmarkStart w:id="21599" w:name="_Toc10200736"/>
              <w:bookmarkStart w:id="21600" w:name="_Toc10204874"/>
              <w:bookmarkStart w:id="21601" w:name="_Toc10209012"/>
              <w:bookmarkEnd w:id="21599"/>
              <w:bookmarkEnd w:id="21600"/>
              <w:bookmarkEnd w:id="21601"/>
            </w:del>
          </w:p>
        </w:tc>
        <w:tc>
          <w:tcPr>
            <w:tcW w:w="4675" w:type="dxa"/>
          </w:tcPr>
          <w:p w14:paraId="3FECA9BE" w14:textId="60974B94"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602" w:author="Andreas Kuehne" w:date="2019-05-31T12:22:00Z"/>
                <w:rStyle w:val="Datatype"/>
              </w:rPr>
            </w:pPr>
            <w:del w:id="21603" w:author="Andreas Kuehne" w:date="2019-05-31T12:22:00Z">
              <w:r w:rsidRPr="002062A5" w:rsidDel="00B33063">
                <w:rPr>
                  <w:rStyle w:val="Datatype"/>
                </w:rPr>
                <w:delText>currTime</w:delText>
              </w:r>
              <w:bookmarkStart w:id="21604" w:name="_Toc10200737"/>
              <w:bookmarkStart w:id="21605" w:name="_Toc10204875"/>
              <w:bookmarkStart w:id="21606" w:name="_Toc10209013"/>
              <w:bookmarkEnd w:id="21604"/>
              <w:bookmarkEnd w:id="21605"/>
              <w:bookmarkEnd w:id="21606"/>
            </w:del>
          </w:p>
        </w:tc>
        <w:bookmarkStart w:id="21607" w:name="_Toc10200738"/>
        <w:bookmarkStart w:id="21608" w:name="_Toc10204876"/>
        <w:bookmarkStart w:id="21609" w:name="_Toc10209014"/>
        <w:bookmarkEnd w:id="21607"/>
        <w:bookmarkEnd w:id="21608"/>
        <w:bookmarkEnd w:id="21609"/>
      </w:tr>
      <w:tr w:rsidR="00564C22" w:rsidDel="00B33063" w14:paraId="0222A617" w14:textId="5E0E39F8" w:rsidTr="00564C22">
        <w:trPr>
          <w:del w:id="2161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9EA225E" w14:textId="45D5D0BA" w:rsidR="00564C22" w:rsidRPr="002062A5" w:rsidDel="00B33063" w:rsidRDefault="009B1AF1" w:rsidP="00564C22">
            <w:pPr>
              <w:pStyle w:val="Beschriftung"/>
              <w:rPr>
                <w:del w:id="21611" w:author="Andreas Kuehne" w:date="2019-05-31T12:22:00Z"/>
                <w:rStyle w:val="Datatype"/>
                <w:b w:val="0"/>
                <w:bCs w:val="0"/>
              </w:rPr>
            </w:pPr>
            <w:del w:id="21612" w:author="Andreas Kuehne" w:date="2019-05-31T12:22:00Z">
              <w:r w:rsidRPr="002062A5" w:rsidDel="00B33063">
                <w:rPr>
                  <w:rStyle w:val="Datatype"/>
                </w:rPr>
                <w:delText>SpecificTime</w:delText>
              </w:r>
              <w:bookmarkStart w:id="21613" w:name="_Toc10200739"/>
              <w:bookmarkStart w:id="21614" w:name="_Toc10204877"/>
              <w:bookmarkStart w:id="21615" w:name="_Toc10209015"/>
              <w:bookmarkEnd w:id="21613"/>
              <w:bookmarkEnd w:id="21614"/>
              <w:bookmarkEnd w:id="21615"/>
            </w:del>
          </w:p>
        </w:tc>
        <w:tc>
          <w:tcPr>
            <w:tcW w:w="4675" w:type="dxa"/>
          </w:tcPr>
          <w:p w14:paraId="46353442" w14:textId="63BCD397"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616" w:author="Andreas Kuehne" w:date="2019-05-31T12:22:00Z"/>
                <w:rStyle w:val="Datatype"/>
              </w:rPr>
            </w:pPr>
            <w:del w:id="21617" w:author="Andreas Kuehne" w:date="2019-05-31T12:22:00Z">
              <w:r w:rsidRPr="002062A5" w:rsidDel="00B33063">
                <w:rPr>
                  <w:rStyle w:val="Datatype"/>
                </w:rPr>
                <w:delText>specTime</w:delText>
              </w:r>
              <w:bookmarkStart w:id="21618" w:name="_Toc10200740"/>
              <w:bookmarkStart w:id="21619" w:name="_Toc10204878"/>
              <w:bookmarkStart w:id="21620" w:name="_Toc10209016"/>
              <w:bookmarkEnd w:id="21618"/>
              <w:bookmarkEnd w:id="21619"/>
              <w:bookmarkEnd w:id="21620"/>
            </w:del>
          </w:p>
        </w:tc>
        <w:bookmarkStart w:id="21621" w:name="_Toc10200741"/>
        <w:bookmarkStart w:id="21622" w:name="_Toc10204879"/>
        <w:bookmarkStart w:id="21623" w:name="_Toc10209017"/>
        <w:bookmarkEnd w:id="21621"/>
        <w:bookmarkEnd w:id="21622"/>
        <w:bookmarkEnd w:id="21623"/>
      </w:tr>
      <w:tr w:rsidR="00564C22" w:rsidDel="00B33063" w14:paraId="56869F3C" w14:textId="0B988C7C" w:rsidTr="00564C22">
        <w:trPr>
          <w:del w:id="2162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64A793B" w14:textId="4CB97035" w:rsidR="00564C22" w:rsidRPr="002062A5" w:rsidDel="00B33063" w:rsidRDefault="009B1AF1" w:rsidP="00564C22">
            <w:pPr>
              <w:pStyle w:val="Beschriftung"/>
              <w:rPr>
                <w:del w:id="21625" w:author="Andreas Kuehne" w:date="2019-05-31T12:22:00Z"/>
                <w:rStyle w:val="Datatype"/>
                <w:b w:val="0"/>
                <w:bCs w:val="0"/>
              </w:rPr>
            </w:pPr>
            <w:del w:id="21626" w:author="Andreas Kuehne" w:date="2019-05-31T12:22:00Z">
              <w:r w:rsidRPr="002062A5" w:rsidDel="00B33063">
                <w:rPr>
                  <w:rStyle w:val="Datatype"/>
                </w:rPr>
                <w:delText>Base64Content</w:delText>
              </w:r>
              <w:bookmarkStart w:id="21627" w:name="_Toc10200742"/>
              <w:bookmarkStart w:id="21628" w:name="_Toc10204880"/>
              <w:bookmarkStart w:id="21629" w:name="_Toc10209018"/>
              <w:bookmarkEnd w:id="21627"/>
              <w:bookmarkEnd w:id="21628"/>
              <w:bookmarkEnd w:id="21629"/>
            </w:del>
          </w:p>
        </w:tc>
        <w:tc>
          <w:tcPr>
            <w:tcW w:w="4675" w:type="dxa"/>
          </w:tcPr>
          <w:p w14:paraId="72197ABD" w14:textId="3C3D029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630" w:author="Andreas Kuehne" w:date="2019-05-31T12:22:00Z"/>
                <w:rStyle w:val="Datatype"/>
              </w:rPr>
            </w:pPr>
            <w:del w:id="21631" w:author="Andreas Kuehne" w:date="2019-05-31T12:22:00Z">
              <w:r w:rsidRPr="002062A5" w:rsidDel="00B33063">
                <w:rPr>
                  <w:rStyle w:val="Datatype"/>
                </w:rPr>
                <w:delText>b64Content</w:delText>
              </w:r>
              <w:bookmarkStart w:id="21632" w:name="_Toc10200743"/>
              <w:bookmarkStart w:id="21633" w:name="_Toc10204881"/>
              <w:bookmarkStart w:id="21634" w:name="_Toc10209019"/>
              <w:bookmarkEnd w:id="21632"/>
              <w:bookmarkEnd w:id="21633"/>
              <w:bookmarkEnd w:id="21634"/>
            </w:del>
          </w:p>
        </w:tc>
        <w:bookmarkStart w:id="21635" w:name="_Toc10200744"/>
        <w:bookmarkStart w:id="21636" w:name="_Toc10204882"/>
        <w:bookmarkStart w:id="21637" w:name="_Toc10209020"/>
        <w:bookmarkEnd w:id="21635"/>
        <w:bookmarkEnd w:id="21636"/>
        <w:bookmarkEnd w:id="21637"/>
      </w:tr>
    </w:tbl>
    <w:p w14:paraId="059791CC" w14:textId="2E4F91C0" w:rsidR="00564C22" w:rsidRPr="0202B381" w:rsidDel="00B33063" w:rsidRDefault="009B1AF1" w:rsidP="00564C22">
      <w:pPr>
        <w:rPr>
          <w:del w:id="21638" w:author="Andreas Kuehne" w:date="2019-05-31T12:22:00Z"/>
        </w:rPr>
      </w:pPr>
      <w:del w:id="21639"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UseVerificationTimeType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21640" w:name="_Toc10200745"/>
        <w:bookmarkStart w:id="21641" w:name="_Toc10204883"/>
        <w:bookmarkStart w:id="21642" w:name="_Toc10209021"/>
        <w:bookmarkEnd w:id="21640"/>
        <w:bookmarkEnd w:id="21641"/>
        <w:bookmarkEnd w:id="21642"/>
      </w:del>
    </w:p>
    <w:p w14:paraId="22C10026" w14:textId="35EDD1FF" w:rsidR="00564C22" w:rsidDel="00B33063" w:rsidRDefault="009B1AF1" w:rsidP="00564C22">
      <w:pPr>
        <w:pStyle w:val="Code"/>
        <w:spacing w:line="259" w:lineRule="auto"/>
        <w:rPr>
          <w:del w:id="21643" w:author="Andreas Kuehne" w:date="2019-05-31T12:22:00Z"/>
        </w:rPr>
      </w:pPr>
      <w:del w:id="21644" w:author="Andreas Kuehne" w:date="2019-05-31T12:22:00Z">
        <w:r w:rsidDel="00B33063">
          <w:rPr>
            <w:color w:val="31849B" w:themeColor="accent5" w:themeShade="BF"/>
          </w:rPr>
          <w:delText>"dss2-UseVerificationTimeType"</w:delText>
        </w:r>
        <w:r w:rsidDel="00B33063">
          <w:delText>: {</w:delText>
        </w:r>
        <w:bookmarkStart w:id="21645" w:name="_Toc10200746"/>
        <w:bookmarkStart w:id="21646" w:name="_Toc10204884"/>
        <w:bookmarkStart w:id="21647" w:name="_Toc10209022"/>
        <w:bookmarkEnd w:id="21645"/>
        <w:bookmarkEnd w:id="21646"/>
        <w:bookmarkEnd w:id="21647"/>
      </w:del>
    </w:p>
    <w:p w14:paraId="612F7EC1" w14:textId="2BE683D0" w:rsidR="00564C22" w:rsidDel="00B33063" w:rsidRDefault="009B1AF1" w:rsidP="00564C22">
      <w:pPr>
        <w:pStyle w:val="Code"/>
        <w:spacing w:line="259" w:lineRule="auto"/>
        <w:rPr>
          <w:del w:id="21648" w:author="Andreas Kuehne" w:date="2019-05-31T12:22:00Z"/>
        </w:rPr>
      </w:pPr>
      <w:del w:id="21649"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21650" w:name="_Toc10200747"/>
        <w:bookmarkStart w:id="21651" w:name="_Toc10204885"/>
        <w:bookmarkStart w:id="21652" w:name="_Toc10209023"/>
        <w:bookmarkEnd w:id="21650"/>
        <w:bookmarkEnd w:id="21651"/>
        <w:bookmarkEnd w:id="21652"/>
      </w:del>
    </w:p>
    <w:p w14:paraId="761EA0DB" w14:textId="5846283E" w:rsidR="00564C22" w:rsidDel="00B33063" w:rsidRDefault="009B1AF1" w:rsidP="00564C22">
      <w:pPr>
        <w:pStyle w:val="Code"/>
        <w:spacing w:line="259" w:lineRule="auto"/>
        <w:rPr>
          <w:del w:id="21653" w:author="Andreas Kuehne" w:date="2019-05-31T12:22:00Z"/>
        </w:rPr>
      </w:pPr>
      <w:del w:id="21654" w:author="Andreas Kuehne" w:date="2019-05-31T12:22:00Z">
        <w:r w:rsidDel="00B33063">
          <w:rPr>
            <w:color w:val="31849B" w:themeColor="accent5" w:themeShade="BF"/>
          </w:rPr>
          <w:delText xml:space="preserve">  "properties"</w:delText>
        </w:r>
        <w:r w:rsidDel="00B33063">
          <w:delText>: {</w:delText>
        </w:r>
        <w:bookmarkStart w:id="21655" w:name="_Toc10200748"/>
        <w:bookmarkStart w:id="21656" w:name="_Toc10204886"/>
        <w:bookmarkStart w:id="21657" w:name="_Toc10209024"/>
        <w:bookmarkEnd w:id="21655"/>
        <w:bookmarkEnd w:id="21656"/>
        <w:bookmarkEnd w:id="21657"/>
      </w:del>
    </w:p>
    <w:p w14:paraId="100DDD3C" w14:textId="4241075B" w:rsidR="00564C22" w:rsidDel="00B33063" w:rsidRDefault="009B1AF1" w:rsidP="00564C22">
      <w:pPr>
        <w:pStyle w:val="Code"/>
        <w:spacing w:line="259" w:lineRule="auto"/>
        <w:rPr>
          <w:del w:id="21658" w:author="Andreas Kuehne" w:date="2019-05-31T12:22:00Z"/>
        </w:rPr>
      </w:pPr>
      <w:del w:id="21659" w:author="Andreas Kuehne" w:date="2019-05-31T12:22:00Z">
        <w:r w:rsidDel="00B33063">
          <w:rPr>
            <w:color w:val="31849B" w:themeColor="accent5" w:themeShade="BF"/>
          </w:rPr>
          <w:delText xml:space="preserve">    "currTime"</w:delText>
        </w:r>
        <w:r w:rsidDel="00B33063">
          <w:delText>: {</w:delText>
        </w:r>
        <w:bookmarkStart w:id="21660" w:name="_Toc10200749"/>
        <w:bookmarkStart w:id="21661" w:name="_Toc10204887"/>
        <w:bookmarkStart w:id="21662" w:name="_Toc10209025"/>
        <w:bookmarkEnd w:id="21660"/>
        <w:bookmarkEnd w:id="21661"/>
        <w:bookmarkEnd w:id="21662"/>
      </w:del>
    </w:p>
    <w:p w14:paraId="7EECFB05" w14:textId="69EA4BC1" w:rsidR="00564C22" w:rsidDel="00B33063" w:rsidRDefault="009B1AF1" w:rsidP="00564C22">
      <w:pPr>
        <w:pStyle w:val="Code"/>
        <w:spacing w:line="259" w:lineRule="auto"/>
        <w:rPr>
          <w:del w:id="21663" w:author="Andreas Kuehne" w:date="2019-05-31T12:22:00Z"/>
        </w:rPr>
      </w:pPr>
      <w:del w:id="21664"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"boolean",</w:delText>
        </w:r>
        <w:bookmarkStart w:id="21665" w:name="_Toc10200750"/>
        <w:bookmarkStart w:id="21666" w:name="_Toc10204888"/>
        <w:bookmarkStart w:id="21667" w:name="_Toc10209026"/>
        <w:bookmarkEnd w:id="21665"/>
        <w:bookmarkEnd w:id="21666"/>
        <w:bookmarkEnd w:id="21667"/>
      </w:del>
    </w:p>
    <w:p w14:paraId="6466DFCE" w14:textId="1E93C231" w:rsidR="00564C22" w:rsidDel="00B33063" w:rsidRDefault="009B1AF1" w:rsidP="00564C22">
      <w:pPr>
        <w:pStyle w:val="Code"/>
        <w:spacing w:line="259" w:lineRule="auto"/>
        <w:rPr>
          <w:del w:id="21668" w:author="Andreas Kuehne" w:date="2019-05-31T12:22:00Z"/>
        </w:rPr>
      </w:pPr>
      <w:del w:id="21669" w:author="Andreas Kuehne" w:date="2019-05-31T12:22:00Z">
        <w:r w:rsidDel="00B33063">
          <w:rPr>
            <w:color w:val="31849B" w:themeColor="accent5" w:themeShade="BF"/>
          </w:rPr>
          <w:delText xml:space="preserve">      "default"</w:delText>
        </w:r>
        <w:r w:rsidDel="00B33063">
          <w:delText xml:space="preserve">: </w:delText>
        </w:r>
        <w:r w:rsidDel="00B33063">
          <w:rPr>
            <w:color w:val="244061" w:themeColor="accent1" w:themeShade="80"/>
          </w:rPr>
          <w:delText>"false"</w:delText>
        </w:r>
        <w:bookmarkStart w:id="21670" w:name="_Toc10200751"/>
        <w:bookmarkStart w:id="21671" w:name="_Toc10204889"/>
        <w:bookmarkStart w:id="21672" w:name="_Toc10209027"/>
        <w:bookmarkEnd w:id="21670"/>
        <w:bookmarkEnd w:id="21671"/>
        <w:bookmarkEnd w:id="21672"/>
      </w:del>
    </w:p>
    <w:p w14:paraId="59A4DEBD" w14:textId="4657CBC0" w:rsidR="00564C22" w:rsidDel="00B33063" w:rsidRDefault="009B1AF1" w:rsidP="00564C22">
      <w:pPr>
        <w:pStyle w:val="Code"/>
        <w:spacing w:line="259" w:lineRule="auto"/>
        <w:rPr>
          <w:del w:id="21673" w:author="Andreas Kuehne" w:date="2019-05-31T12:22:00Z"/>
        </w:rPr>
      </w:pPr>
      <w:del w:id="21674" w:author="Andreas Kuehne" w:date="2019-05-31T12:22:00Z">
        <w:r w:rsidDel="00B33063">
          <w:delText xml:space="preserve">    },</w:delText>
        </w:r>
        <w:bookmarkStart w:id="21675" w:name="_Toc10200752"/>
        <w:bookmarkStart w:id="21676" w:name="_Toc10204890"/>
        <w:bookmarkStart w:id="21677" w:name="_Toc10209028"/>
        <w:bookmarkEnd w:id="21675"/>
        <w:bookmarkEnd w:id="21676"/>
        <w:bookmarkEnd w:id="21677"/>
      </w:del>
    </w:p>
    <w:p w14:paraId="2501F0FF" w14:textId="6F1BA02F" w:rsidR="00564C22" w:rsidDel="00B33063" w:rsidRDefault="009B1AF1" w:rsidP="00564C22">
      <w:pPr>
        <w:pStyle w:val="Code"/>
        <w:spacing w:line="259" w:lineRule="auto"/>
        <w:rPr>
          <w:del w:id="21678" w:author="Andreas Kuehne" w:date="2019-05-31T12:22:00Z"/>
        </w:rPr>
      </w:pPr>
      <w:del w:id="21679" w:author="Andreas Kuehne" w:date="2019-05-31T12:22:00Z">
        <w:r w:rsidDel="00B33063">
          <w:rPr>
            <w:color w:val="31849B" w:themeColor="accent5" w:themeShade="BF"/>
          </w:rPr>
          <w:delText xml:space="preserve">    "specTime"</w:delText>
        </w:r>
        <w:r w:rsidDel="00B33063">
          <w:delText>: {</w:delText>
        </w:r>
        <w:bookmarkStart w:id="21680" w:name="_Toc10200753"/>
        <w:bookmarkStart w:id="21681" w:name="_Toc10204891"/>
        <w:bookmarkStart w:id="21682" w:name="_Toc10209029"/>
        <w:bookmarkEnd w:id="21680"/>
        <w:bookmarkEnd w:id="21681"/>
        <w:bookmarkEnd w:id="21682"/>
      </w:del>
    </w:p>
    <w:p w14:paraId="56873589" w14:textId="17EE0672" w:rsidR="00564C22" w:rsidDel="00B33063" w:rsidRDefault="009B1AF1" w:rsidP="00564C22">
      <w:pPr>
        <w:pStyle w:val="Code"/>
        <w:spacing w:line="259" w:lineRule="auto"/>
        <w:rPr>
          <w:del w:id="21683" w:author="Andreas Kuehne" w:date="2019-05-31T12:22:00Z"/>
        </w:rPr>
      </w:pPr>
      <w:del w:id="21684"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"integer",</w:delText>
        </w:r>
        <w:bookmarkStart w:id="21685" w:name="_Toc10200754"/>
        <w:bookmarkStart w:id="21686" w:name="_Toc10204892"/>
        <w:bookmarkStart w:id="21687" w:name="_Toc10209030"/>
        <w:bookmarkEnd w:id="21685"/>
        <w:bookmarkEnd w:id="21686"/>
        <w:bookmarkEnd w:id="21687"/>
      </w:del>
    </w:p>
    <w:p w14:paraId="1C1DACE0" w14:textId="41A40B32" w:rsidR="00564C22" w:rsidDel="00B33063" w:rsidRDefault="009B1AF1" w:rsidP="00564C22">
      <w:pPr>
        <w:pStyle w:val="Code"/>
        <w:spacing w:line="259" w:lineRule="auto"/>
        <w:rPr>
          <w:del w:id="21688" w:author="Andreas Kuehne" w:date="2019-05-31T12:22:00Z"/>
        </w:rPr>
      </w:pPr>
      <w:del w:id="21689" w:author="Andreas Kuehne" w:date="2019-05-31T12:22:00Z">
        <w:r w:rsidDel="00B33063">
          <w:rPr>
            <w:color w:val="31849B" w:themeColor="accent5" w:themeShade="BF"/>
          </w:rPr>
          <w:delText xml:space="preserve">      "format"</w:delText>
        </w:r>
        <w:r w:rsidDel="00B33063">
          <w:delText xml:space="preserve">: </w:delText>
        </w:r>
        <w:r w:rsidDel="00B33063">
          <w:rPr>
            <w:color w:val="244061" w:themeColor="accent1" w:themeShade="80"/>
          </w:rPr>
          <w:delText>"utc-millisec"</w:delText>
        </w:r>
        <w:bookmarkStart w:id="21690" w:name="_Toc10200755"/>
        <w:bookmarkStart w:id="21691" w:name="_Toc10204893"/>
        <w:bookmarkStart w:id="21692" w:name="_Toc10209031"/>
        <w:bookmarkEnd w:id="21690"/>
        <w:bookmarkEnd w:id="21691"/>
        <w:bookmarkEnd w:id="21692"/>
      </w:del>
    </w:p>
    <w:p w14:paraId="397DDAA0" w14:textId="5266A7C8" w:rsidR="00564C22" w:rsidDel="00B33063" w:rsidRDefault="009B1AF1" w:rsidP="00564C22">
      <w:pPr>
        <w:pStyle w:val="Code"/>
        <w:spacing w:line="259" w:lineRule="auto"/>
        <w:rPr>
          <w:del w:id="21693" w:author="Andreas Kuehne" w:date="2019-05-31T12:22:00Z"/>
        </w:rPr>
      </w:pPr>
      <w:del w:id="21694" w:author="Andreas Kuehne" w:date="2019-05-31T12:22:00Z">
        <w:r w:rsidDel="00B33063">
          <w:delText xml:space="preserve">    },</w:delText>
        </w:r>
        <w:bookmarkStart w:id="21695" w:name="_Toc10200756"/>
        <w:bookmarkStart w:id="21696" w:name="_Toc10204894"/>
        <w:bookmarkStart w:id="21697" w:name="_Toc10209032"/>
        <w:bookmarkEnd w:id="21695"/>
        <w:bookmarkEnd w:id="21696"/>
        <w:bookmarkEnd w:id="21697"/>
      </w:del>
    </w:p>
    <w:p w14:paraId="2C391061" w14:textId="7B93EE9D" w:rsidR="00564C22" w:rsidDel="00B33063" w:rsidRDefault="009B1AF1" w:rsidP="00564C22">
      <w:pPr>
        <w:pStyle w:val="Code"/>
        <w:spacing w:line="259" w:lineRule="auto"/>
        <w:rPr>
          <w:del w:id="21698" w:author="Andreas Kuehne" w:date="2019-05-31T12:22:00Z"/>
        </w:rPr>
      </w:pPr>
      <w:del w:id="21699" w:author="Andreas Kuehne" w:date="2019-05-31T12:22:00Z">
        <w:r w:rsidDel="00B33063">
          <w:rPr>
            <w:color w:val="31849B" w:themeColor="accent5" w:themeShade="BF"/>
          </w:rPr>
          <w:delText xml:space="preserve">    "b64Content"</w:delText>
        </w:r>
        <w:r w:rsidDel="00B33063">
          <w:delText>: {</w:delText>
        </w:r>
        <w:bookmarkStart w:id="21700" w:name="_Toc10200757"/>
        <w:bookmarkStart w:id="21701" w:name="_Toc10204895"/>
        <w:bookmarkStart w:id="21702" w:name="_Toc10209033"/>
        <w:bookmarkEnd w:id="21700"/>
        <w:bookmarkEnd w:id="21701"/>
        <w:bookmarkEnd w:id="21702"/>
      </w:del>
    </w:p>
    <w:p w14:paraId="2436346E" w14:textId="408556A2" w:rsidR="00564C22" w:rsidDel="00B33063" w:rsidRDefault="009B1AF1" w:rsidP="00564C22">
      <w:pPr>
        <w:pStyle w:val="Code"/>
        <w:spacing w:line="259" w:lineRule="auto"/>
        <w:rPr>
          <w:del w:id="21703" w:author="Andreas Kuehne" w:date="2019-05-31T12:22:00Z"/>
        </w:rPr>
      </w:pPr>
      <w:del w:id="21704"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21705" w:name="_Toc10200758"/>
        <w:bookmarkStart w:id="21706" w:name="_Toc10204896"/>
        <w:bookmarkStart w:id="21707" w:name="_Toc10209034"/>
        <w:bookmarkEnd w:id="21705"/>
        <w:bookmarkEnd w:id="21706"/>
        <w:bookmarkEnd w:id="21707"/>
      </w:del>
    </w:p>
    <w:p w14:paraId="4E86159C" w14:textId="3B1FDA2B" w:rsidR="00564C22" w:rsidDel="00B33063" w:rsidRDefault="009B1AF1" w:rsidP="00564C22">
      <w:pPr>
        <w:pStyle w:val="Code"/>
        <w:spacing w:line="259" w:lineRule="auto"/>
        <w:rPr>
          <w:del w:id="21708" w:author="Andreas Kuehne" w:date="2019-05-31T12:22:00Z"/>
        </w:rPr>
      </w:pPr>
      <w:del w:id="21709" w:author="Andreas Kuehne" w:date="2019-05-31T12:22:00Z">
        <w:r w:rsidDel="00B33063">
          <w:delText xml:space="preserve">    }</w:delText>
        </w:r>
        <w:bookmarkStart w:id="21710" w:name="_Toc10200759"/>
        <w:bookmarkStart w:id="21711" w:name="_Toc10204897"/>
        <w:bookmarkStart w:id="21712" w:name="_Toc10209035"/>
        <w:bookmarkEnd w:id="21710"/>
        <w:bookmarkEnd w:id="21711"/>
        <w:bookmarkEnd w:id="21712"/>
      </w:del>
    </w:p>
    <w:p w14:paraId="08F7DD9D" w14:textId="60CD10DA" w:rsidR="00564C22" w:rsidDel="00B33063" w:rsidRDefault="009B1AF1" w:rsidP="00564C22">
      <w:pPr>
        <w:pStyle w:val="Code"/>
        <w:spacing w:line="259" w:lineRule="auto"/>
        <w:rPr>
          <w:del w:id="21713" w:author="Andreas Kuehne" w:date="2019-05-31T12:22:00Z"/>
        </w:rPr>
      </w:pPr>
      <w:del w:id="21714" w:author="Andreas Kuehne" w:date="2019-05-31T12:22:00Z">
        <w:r w:rsidDel="00B33063">
          <w:delText xml:space="preserve">  },</w:delText>
        </w:r>
        <w:bookmarkStart w:id="21715" w:name="_Toc10200760"/>
        <w:bookmarkStart w:id="21716" w:name="_Toc10204898"/>
        <w:bookmarkStart w:id="21717" w:name="_Toc10209036"/>
        <w:bookmarkEnd w:id="21715"/>
        <w:bookmarkEnd w:id="21716"/>
        <w:bookmarkEnd w:id="21717"/>
      </w:del>
    </w:p>
    <w:p w14:paraId="27FD7EA4" w14:textId="49A44FB0" w:rsidR="00564C22" w:rsidDel="00B33063" w:rsidRDefault="009B1AF1" w:rsidP="00564C22">
      <w:pPr>
        <w:pStyle w:val="Code"/>
        <w:spacing w:line="259" w:lineRule="auto"/>
        <w:rPr>
          <w:del w:id="21718" w:author="Andreas Kuehne" w:date="2019-05-31T12:22:00Z"/>
        </w:rPr>
      </w:pPr>
      <w:del w:id="21719" w:author="Andreas Kuehne" w:date="2019-05-31T12:22:00Z">
        <w:r w:rsidDel="00B33063">
          <w:rPr>
            <w:color w:val="31849B" w:themeColor="accent5" w:themeShade="BF"/>
          </w:rPr>
          <w:delText xml:space="preserve">  "minProperties"</w:delText>
        </w:r>
        <w:r w:rsidDel="00B33063">
          <w:delText xml:space="preserve">: </w:delText>
        </w:r>
        <w:r w:rsidDel="00B33063">
          <w:rPr>
            <w:color w:val="244061" w:themeColor="accent1" w:themeShade="80"/>
          </w:rPr>
          <w:delText>1,</w:delText>
        </w:r>
        <w:bookmarkStart w:id="21720" w:name="_Toc10200761"/>
        <w:bookmarkStart w:id="21721" w:name="_Toc10204899"/>
        <w:bookmarkStart w:id="21722" w:name="_Toc10209037"/>
        <w:bookmarkEnd w:id="21720"/>
        <w:bookmarkEnd w:id="21721"/>
        <w:bookmarkEnd w:id="21722"/>
      </w:del>
    </w:p>
    <w:p w14:paraId="42F032AB" w14:textId="4EE5D6C5" w:rsidR="00564C22" w:rsidDel="00B33063" w:rsidRDefault="009B1AF1" w:rsidP="00564C22">
      <w:pPr>
        <w:pStyle w:val="Code"/>
        <w:spacing w:line="259" w:lineRule="auto"/>
        <w:rPr>
          <w:del w:id="21723" w:author="Andreas Kuehne" w:date="2019-05-31T12:22:00Z"/>
        </w:rPr>
      </w:pPr>
      <w:del w:id="21724" w:author="Andreas Kuehne" w:date="2019-05-31T12:22:00Z">
        <w:r w:rsidDel="00B33063">
          <w:rPr>
            <w:color w:val="31849B" w:themeColor="accent5" w:themeShade="BF"/>
          </w:rPr>
          <w:delText xml:space="preserve">  "maxProperties"</w:delText>
        </w:r>
        <w:r w:rsidDel="00B33063">
          <w:delText xml:space="preserve">: </w:delText>
        </w:r>
        <w:r w:rsidDel="00B33063">
          <w:rPr>
            <w:color w:val="244061" w:themeColor="accent1" w:themeShade="80"/>
          </w:rPr>
          <w:delText>1</w:delText>
        </w:r>
        <w:bookmarkStart w:id="21725" w:name="_Toc10200762"/>
        <w:bookmarkStart w:id="21726" w:name="_Toc10204900"/>
        <w:bookmarkStart w:id="21727" w:name="_Toc10209038"/>
        <w:bookmarkEnd w:id="21725"/>
        <w:bookmarkEnd w:id="21726"/>
        <w:bookmarkEnd w:id="21727"/>
      </w:del>
    </w:p>
    <w:p w14:paraId="13D4A2D7" w14:textId="0D1F86B3" w:rsidR="00564C22" w:rsidDel="00B33063" w:rsidRDefault="009B1AF1" w:rsidP="00564C22">
      <w:pPr>
        <w:pStyle w:val="Code"/>
        <w:spacing w:line="259" w:lineRule="auto"/>
        <w:rPr>
          <w:del w:id="21728" w:author="Andreas Kuehne" w:date="2019-05-31T12:22:00Z"/>
        </w:rPr>
      </w:pPr>
      <w:del w:id="21729" w:author="Andreas Kuehne" w:date="2019-05-31T12:22:00Z">
        <w:r w:rsidDel="00B33063">
          <w:delText>}</w:delText>
        </w:r>
        <w:bookmarkStart w:id="21730" w:name="_Toc10200763"/>
        <w:bookmarkStart w:id="21731" w:name="_Toc10204901"/>
        <w:bookmarkStart w:id="21732" w:name="_Toc10209039"/>
        <w:bookmarkEnd w:id="21730"/>
        <w:bookmarkEnd w:id="21731"/>
        <w:bookmarkEnd w:id="21732"/>
      </w:del>
    </w:p>
    <w:p w14:paraId="5F77C7FA" w14:textId="0D7F4657" w:rsidR="00564C22" w:rsidDel="00B33063" w:rsidRDefault="00564C22" w:rsidP="00564C22">
      <w:pPr>
        <w:rPr>
          <w:del w:id="21733" w:author="Andreas Kuehne" w:date="2019-05-31T12:22:00Z"/>
        </w:rPr>
      </w:pPr>
      <w:bookmarkStart w:id="21734" w:name="_Toc10200764"/>
      <w:bookmarkStart w:id="21735" w:name="_Toc10204902"/>
      <w:bookmarkStart w:id="21736" w:name="_Toc10209040"/>
      <w:bookmarkEnd w:id="21734"/>
      <w:bookmarkEnd w:id="21735"/>
      <w:bookmarkEnd w:id="21736"/>
    </w:p>
    <w:p w14:paraId="113FB2AA" w14:textId="0F2D7524" w:rsidR="00564C22" w:rsidDel="00B33063" w:rsidRDefault="009B1AF1" w:rsidP="00564C22">
      <w:pPr>
        <w:pStyle w:val="berschrift4"/>
        <w:rPr>
          <w:del w:id="21737" w:author="Andreas Kuehne" w:date="2019-05-31T12:22:00Z"/>
        </w:rPr>
      </w:pPr>
      <w:del w:id="21738" w:author="Andreas Kuehne" w:date="2019-05-31T12:22:00Z">
        <w:r w:rsidDel="00B33063">
          <w:delText>UseVerificationTime – XML Syntax</w:delText>
        </w:r>
        <w:bookmarkStart w:id="21739" w:name="_Toc10200765"/>
        <w:bookmarkStart w:id="21740" w:name="_Toc10204903"/>
        <w:bookmarkStart w:id="21741" w:name="_Toc10209041"/>
        <w:bookmarkEnd w:id="21739"/>
        <w:bookmarkEnd w:id="21740"/>
        <w:bookmarkEnd w:id="21741"/>
      </w:del>
    </w:p>
    <w:p w14:paraId="53B5EC5D" w14:textId="7E0AA8CF" w:rsidR="00564C22" w:rsidRPr="5404FA76" w:rsidDel="00B33063" w:rsidRDefault="009B1AF1" w:rsidP="00564C22">
      <w:pPr>
        <w:rPr>
          <w:del w:id="21742" w:author="Andreas Kuehne" w:date="2019-05-31T12:22:00Z"/>
        </w:rPr>
      </w:pPr>
      <w:del w:id="21743" w:author="Andreas Kuehne" w:date="2019-05-31T12:22:00Z">
        <w:r w:rsidRPr="0CCF9147" w:rsidDel="00B33063">
          <w:delText xml:space="preserve">The XML type </w:delText>
        </w:r>
        <w:r w:rsidRPr="002062A5" w:rsidDel="00B33063">
          <w:rPr>
            <w:rFonts w:ascii="Courier New" w:eastAsia="Courier New" w:hAnsi="Courier New" w:cs="Courier New"/>
          </w:rPr>
          <w:delText>UseVerificationTimeType</w:delText>
        </w:r>
        <w:r w:rsidRPr="0CCF9147" w:rsidDel="00B33063">
          <w:delText xml:space="preserve"> SHALL implement the requirements defined in the </w:delText>
        </w:r>
        <w:r w:rsidRPr="002062A5" w:rsidDel="00B33063">
          <w:rPr>
            <w:rFonts w:ascii="Courier New" w:eastAsia="Courier New" w:hAnsi="Courier New" w:cs="Courier New"/>
          </w:rPr>
          <w:delText>UseVerificationTime</w:delText>
        </w:r>
        <w:r w:rsidDel="00B33063">
          <w:delText xml:space="preserve"> </w:delText>
        </w:r>
        <w:r w:rsidRPr="005A6FFD" w:rsidDel="00B33063">
          <w:delText>component.</w:delText>
        </w:r>
        <w:bookmarkStart w:id="21744" w:name="_Toc10200766"/>
        <w:bookmarkStart w:id="21745" w:name="_Toc10204904"/>
        <w:bookmarkStart w:id="21746" w:name="_Toc10209042"/>
        <w:bookmarkEnd w:id="21744"/>
        <w:bookmarkEnd w:id="21745"/>
        <w:bookmarkEnd w:id="21746"/>
      </w:del>
    </w:p>
    <w:p w14:paraId="05398601" w14:textId="54F6C46B" w:rsidR="00564C22" w:rsidDel="00B33063" w:rsidRDefault="009B1AF1" w:rsidP="00564C22">
      <w:pPr>
        <w:rPr>
          <w:del w:id="21747" w:author="Andreas Kuehne" w:date="2019-05-31T12:22:00Z"/>
        </w:rPr>
      </w:pPr>
      <w:del w:id="21748"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UseVerificationTimeType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21749" w:name="_Toc10200767"/>
        <w:bookmarkStart w:id="21750" w:name="_Toc10204905"/>
        <w:bookmarkStart w:id="21751" w:name="_Toc10209043"/>
        <w:bookmarkEnd w:id="21749"/>
        <w:bookmarkEnd w:id="21750"/>
        <w:bookmarkEnd w:id="21751"/>
      </w:del>
    </w:p>
    <w:p w14:paraId="0AD67C27" w14:textId="07BFDA51" w:rsidR="00564C22" w:rsidDel="00B33063" w:rsidRDefault="009B1AF1" w:rsidP="00564C22">
      <w:pPr>
        <w:pStyle w:val="Code"/>
        <w:rPr>
          <w:del w:id="21752" w:author="Andreas Kuehne" w:date="2019-05-31T12:22:00Z"/>
        </w:rPr>
      </w:pPr>
      <w:del w:id="21753"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UseVerificationTimeType</w:delText>
        </w:r>
        <w:r w:rsidDel="00B33063">
          <w:rPr>
            <w:color w:val="943634" w:themeColor="accent2" w:themeShade="BF"/>
          </w:rPr>
          <w:delText>"</w:delText>
        </w:r>
        <w:r w:rsidDel="00B33063">
          <w:rPr>
            <w:color w:val="31849B" w:themeColor="accent5" w:themeShade="BF"/>
          </w:rPr>
          <w:delText>&gt;</w:delText>
        </w:r>
        <w:bookmarkStart w:id="21754" w:name="_Toc10200768"/>
        <w:bookmarkStart w:id="21755" w:name="_Toc10204906"/>
        <w:bookmarkStart w:id="21756" w:name="_Toc10209044"/>
        <w:bookmarkEnd w:id="21754"/>
        <w:bookmarkEnd w:id="21755"/>
        <w:bookmarkEnd w:id="21756"/>
      </w:del>
    </w:p>
    <w:p w14:paraId="6165A8F3" w14:textId="006E1009" w:rsidR="00564C22" w:rsidDel="00B33063" w:rsidRDefault="009B1AF1" w:rsidP="00564C22">
      <w:pPr>
        <w:pStyle w:val="Code"/>
        <w:rPr>
          <w:del w:id="21757" w:author="Andreas Kuehne" w:date="2019-05-31T12:22:00Z"/>
        </w:rPr>
      </w:pPr>
      <w:del w:id="21758" w:author="Andreas Kuehne" w:date="2019-05-31T12:22:00Z">
        <w:r w:rsidDel="00B33063">
          <w:rPr>
            <w:color w:val="31849B" w:themeColor="accent5" w:themeShade="BF"/>
          </w:rPr>
          <w:delText xml:space="preserve">  &lt;xs:choice&gt;</w:delText>
        </w:r>
        <w:bookmarkStart w:id="21759" w:name="_Toc10200769"/>
        <w:bookmarkStart w:id="21760" w:name="_Toc10204907"/>
        <w:bookmarkStart w:id="21761" w:name="_Toc10209045"/>
        <w:bookmarkEnd w:id="21759"/>
        <w:bookmarkEnd w:id="21760"/>
        <w:bookmarkEnd w:id="21761"/>
      </w:del>
    </w:p>
    <w:p w14:paraId="140F68BE" w14:textId="2866787A" w:rsidR="00564C22" w:rsidDel="00B33063" w:rsidRDefault="009B1AF1" w:rsidP="00564C22">
      <w:pPr>
        <w:pStyle w:val="Code"/>
        <w:rPr>
          <w:del w:id="21762" w:author="Andreas Kuehne" w:date="2019-05-31T12:22:00Z"/>
        </w:rPr>
      </w:pPr>
      <w:del w:id="21763"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CurrentTime</w:delText>
        </w:r>
        <w:r w:rsidDel="00B33063">
          <w:rPr>
            <w:color w:val="943634" w:themeColor="accent2" w:themeShade="BF"/>
          </w:rPr>
          <w:delText>" type="</w:delText>
        </w:r>
        <w:r w:rsidDel="00B33063">
          <w:rPr>
            <w:color w:val="244061" w:themeColor="accent1" w:themeShade="80"/>
          </w:rPr>
          <w:delText>xs:boolean</w:delText>
        </w:r>
        <w:r w:rsidDel="00B33063">
          <w:rPr>
            <w:color w:val="943634" w:themeColor="accent2" w:themeShade="BF"/>
          </w:rPr>
          <w:delText>" default="</w:delText>
        </w:r>
        <w:r w:rsidDel="00B33063">
          <w:rPr>
            <w:color w:val="244061" w:themeColor="accent1" w:themeShade="80"/>
          </w:rPr>
          <w:delText>false</w:delText>
        </w:r>
        <w:r w:rsidDel="00B33063">
          <w:rPr>
            <w:color w:val="943634" w:themeColor="accent2" w:themeShade="BF"/>
          </w:rPr>
          <w:delText>"</w:delText>
        </w:r>
        <w:r w:rsidDel="00B33063">
          <w:rPr>
            <w:color w:val="31849B" w:themeColor="accent5" w:themeShade="BF"/>
          </w:rPr>
          <w:delText>/&gt;</w:delText>
        </w:r>
        <w:bookmarkStart w:id="21764" w:name="_Toc10200770"/>
        <w:bookmarkStart w:id="21765" w:name="_Toc10204908"/>
        <w:bookmarkStart w:id="21766" w:name="_Toc10209046"/>
        <w:bookmarkEnd w:id="21764"/>
        <w:bookmarkEnd w:id="21765"/>
        <w:bookmarkEnd w:id="21766"/>
      </w:del>
    </w:p>
    <w:p w14:paraId="2E31FB2B" w14:textId="2B628885" w:rsidR="00564C22" w:rsidDel="00B33063" w:rsidRDefault="009B1AF1" w:rsidP="00564C22">
      <w:pPr>
        <w:pStyle w:val="Code"/>
        <w:rPr>
          <w:del w:id="21767" w:author="Andreas Kuehne" w:date="2019-05-31T12:22:00Z"/>
        </w:rPr>
      </w:pPr>
      <w:del w:id="21768"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SpecificTime</w:delText>
        </w:r>
        <w:r w:rsidDel="00B33063">
          <w:rPr>
            <w:color w:val="943634" w:themeColor="accent2" w:themeShade="BF"/>
          </w:rPr>
          <w:delText>" type="</w:delText>
        </w:r>
        <w:r w:rsidDel="00B33063">
          <w:rPr>
            <w:color w:val="244061" w:themeColor="accent1" w:themeShade="80"/>
          </w:rPr>
          <w:delText>xs:dateTime</w:delText>
        </w:r>
        <w:r w:rsidDel="00B33063">
          <w:rPr>
            <w:color w:val="943634" w:themeColor="accent2" w:themeShade="BF"/>
          </w:rPr>
          <w:delText>"</w:delText>
        </w:r>
        <w:r w:rsidDel="00B33063">
          <w:rPr>
            <w:color w:val="31849B" w:themeColor="accent5" w:themeShade="BF"/>
          </w:rPr>
          <w:delText>/&gt;</w:delText>
        </w:r>
        <w:bookmarkStart w:id="21769" w:name="_Toc10200771"/>
        <w:bookmarkStart w:id="21770" w:name="_Toc10204909"/>
        <w:bookmarkStart w:id="21771" w:name="_Toc10209047"/>
        <w:bookmarkEnd w:id="21769"/>
        <w:bookmarkEnd w:id="21770"/>
        <w:bookmarkEnd w:id="21771"/>
      </w:del>
    </w:p>
    <w:p w14:paraId="4E7D78A9" w14:textId="4D763705" w:rsidR="00564C22" w:rsidDel="00B33063" w:rsidRDefault="009B1AF1" w:rsidP="00564C22">
      <w:pPr>
        <w:pStyle w:val="Code"/>
        <w:rPr>
          <w:del w:id="21772" w:author="Andreas Kuehne" w:date="2019-05-31T12:22:00Z"/>
        </w:rPr>
      </w:pPr>
      <w:del w:id="21773"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Base64Content</w:delText>
        </w:r>
        <w:r w:rsidDel="00B33063">
          <w:rPr>
            <w:color w:val="943634" w:themeColor="accent2" w:themeShade="BF"/>
          </w:rPr>
          <w:delText>" type="</w:delText>
        </w:r>
        <w:r w:rsidDel="00B33063">
          <w:rPr>
            <w:color w:val="244061" w:themeColor="accent1" w:themeShade="80"/>
          </w:rPr>
          <w:delText>xs:base64Binary</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21774" w:name="_Toc10200772"/>
        <w:bookmarkStart w:id="21775" w:name="_Toc10204910"/>
        <w:bookmarkStart w:id="21776" w:name="_Toc10209048"/>
        <w:bookmarkEnd w:id="21774"/>
        <w:bookmarkEnd w:id="21775"/>
        <w:bookmarkEnd w:id="21776"/>
      </w:del>
    </w:p>
    <w:p w14:paraId="3E8AD5A5" w14:textId="1760A9E0" w:rsidR="00564C22" w:rsidDel="00B33063" w:rsidRDefault="009B1AF1" w:rsidP="00564C22">
      <w:pPr>
        <w:pStyle w:val="Code"/>
        <w:rPr>
          <w:del w:id="21777" w:author="Andreas Kuehne" w:date="2019-05-31T12:22:00Z"/>
        </w:rPr>
      </w:pPr>
      <w:del w:id="21778" w:author="Andreas Kuehne" w:date="2019-05-31T12:22:00Z">
        <w:r w:rsidDel="00B33063">
          <w:rPr>
            <w:color w:val="31849B" w:themeColor="accent5" w:themeShade="BF"/>
          </w:rPr>
          <w:delText xml:space="preserve">  &lt;/xs:choice&gt;</w:delText>
        </w:r>
        <w:bookmarkStart w:id="21779" w:name="_Toc10200773"/>
        <w:bookmarkStart w:id="21780" w:name="_Toc10204911"/>
        <w:bookmarkStart w:id="21781" w:name="_Toc10209049"/>
        <w:bookmarkEnd w:id="21779"/>
        <w:bookmarkEnd w:id="21780"/>
        <w:bookmarkEnd w:id="21781"/>
      </w:del>
    </w:p>
    <w:p w14:paraId="6F32E425" w14:textId="29D489D0" w:rsidR="00564C22" w:rsidDel="00B33063" w:rsidRDefault="009B1AF1" w:rsidP="00564C22">
      <w:pPr>
        <w:pStyle w:val="Code"/>
        <w:rPr>
          <w:del w:id="21782" w:author="Andreas Kuehne" w:date="2019-05-31T12:22:00Z"/>
        </w:rPr>
      </w:pPr>
      <w:del w:id="21783" w:author="Andreas Kuehne" w:date="2019-05-31T12:22:00Z">
        <w:r w:rsidDel="00B33063">
          <w:rPr>
            <w:color w:val="31849B" w:themeColor="accent5" w:themeShade="BF"/>
          </w:rPr>
          <w:delText>&lt;/xs:complexType&gt;</w:delText>
        </w:r>
        <w:bookmarkStart w:id="21784" w:name="_Toc10200774"/>
        <w:bookmarkStart w:id="21785" w:name="_Toc10204912"/>
        <w:bookmarkStart w:id="21786" w:name="_Toc10209050"/>
        <w:bookmarkEnd w:id="21784"/>
        <w:bookmarkEnd w:id="21785"/>
        <w:bookmarkEnd w:id="21786"/>
      </w:del>
    </w:p>
    <w:p w14:paraId="0E674B0B" w14:textId="2E076FE1" w:rsidR="00564C22" w:rsidDel="00B33063" w:rsidRDefault="009B1AF1" w:rsidP="00564C22">
      <w:pPr>
        <w:spacing w:line="259" w:lineRule="auto"/>
        <w:rPr>
          <w:del w:id="21787" w:author="Andreas Kuehne" w:date="2019-05-31T12:22:00Z"/>
        </w:rPr>
      </w:pPr>
      <w:del w:id="21788"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UseVerificationTimeType</w:delText>
        </w:r>
        <w:r w:rsidRPr="71C71F8C" w:rsidDel="00B33063">
          <w:delText xml:space="preserve"> </w:delText>
        </w:r>
        <w:r w:rsidDel="00B33063">
          <w:delText xml:space="preserve">XML element SHALL implement in XML syntax the sub-component that has a name equal to its local name. </w:delText>
        </w:r>
        <w:bookmarkStart w:id="21789" w:name="_Toc10200775"/>
        <w:bookmarkStart w:id="21790" w:name="_Toc10204913"/>
        <w:bookmarkStart w:id="21791" w:name="_Toc10209051"/>
        <w:bookmarkEnd w:id="21789"/>
        <w:bookmarkEnd w:id="21790"/>
        <w:bookmarkEnd w:id="21791"/>
      </w:del>
    </w:p>
    <w:p w14:paraId="2BB6922E" w14:textId="52D91BEA" w:rsidR="00564C22" w:rsidDel="00B33063" w:rsidRDefault="009B1AF1" w:rsidP="00564C22">
      <w:pPr>
        <w:pStyle w:val="berschrift3"/>
        <w:rPr>
          <w:del w:id="21792" w:author="Andreas Kuehne" w:date="2019-05-31T12:22:00Z"/>
        </w:rPr>
      </w:pPr>
      <w:bookmarkStart w:id="21793" w:name="_RefComp00F39FBD"/>
      <w:del w:id="21794" w:author="Andreas Kuehne" w:date="2019-05-31T12:22:00Z">
        <w:r w:rsidDel="00B33063">
          <w:delText>Component AdditionalTimeInfo</w:delText>
        </w:r>
        <w:bookmarkStart w:id="21795" w:name="_Toc10200776"/>
        <w:bookmarkStart w:id="21796" w:name="_Toc10204914"/>
        <w:bookmarkStart w:id="21797" w:name="_Toc10209052"/>
        <w:bookmarkEnd w:id="21793"/>
        <w:bookmarkEnd w:id="21795"/>
        <w:bookmarkEnd w:id="21796"/>
        <w:bookmarkEnd w:id="21797"/>
      </w:del>
    </w:p>
    <w:p w14:paraId="1612B67F" w14:textId="7327C481" w:rsidR="00564C22" w:rsidDel="00B33063" w:rsidRDefault="001725A5" w:rsidP="00564C22">
      <w:pPr>
        <w:rPr>
          <w:del w:id="21798" w:author="Andreas Kuehne" w:date="2019-05-31T12:22:00Z"/>
        </w:rPr>
      </w:pPr>
      <w:del w:id="21799" w:author="Andreas Kuehne" w:date="2019-05-31T12:22:00Z">
        <w:r w:rsidRPr="003A06D0" w:rsidDel="00B33063">
          <w:delText xml:space="preserve">The </w:delText>
        </w:r>
        <w:r w:rsidRPr="003A06D0" w:rsidDel="00B33063">
          <w:rPr>
            <w:rFonts w:ascii="Courier New" w:eastAsia="Courier New" w:hAnsi="Courier New" w:cs="Courier New"/>
            <w:lang w:val="en-GB"/>
          </w:rPr>
          <w:delText>AdditionalTimeInfo</w:delText>
        </w:r>
        <w:r w:rsidRPr="003A06D0" w:rsidDel="00B33063">
          <w:delText xml:space="preserve"> component contains other time instant(s) relevant in the context of the verification time determination.</w:delText>
        </w:r>
        <w:bookmarkStart w:id="21800" w:name="_Toc10200777"/>
        <w:bookmarkStart w:id="21801" w:name="_Toc10204915"/>
        <w:bookmarkStart w:id="21802" w:name="_Toc10209053"/>
        <w:bookmarkEnd w:id="21800"/>
        <w:bookmarkEnd w:id="21801"/>
        <w:bookmarkEnd w:id="21802"/>
      </w:del>
    </w:p>
    <w:p w14:paraId="66EFDA0F" w14:textId="433F6F99" w:rsidR="00564C22" w:rsidDel="00B33063" w:rsidRDefault="009B1AF1" w:rsidP="00564C22">
      <w:pPr>
        <w:rPr>
          <w:del w:id="21803" w:author="Andreas Kuehne" w:date="2019-05-31T12:22:00Z"/>
        </w:rPr>
      </w:pPr>
      <w:del w:id="21804" w:author="Andreas Kuehne" w:date="2019-05-31T12:22:00Z">
        <w:r w:rsidDel="00B33063">
          <w:delText>Below follows a list of the sub-components that constitute this component:</w:delText>
        </w:r>
        <w:bookmarkStart w:id="21805" w:name="_Toc10200778"/>
        <w:bookmarkStart w:id="21806" w:name="_Toc10204916"/>
        <w:bookmarkStart w:id="21807" w:name="_Toc10209054"/>
        <w:bookmarkEnd w:id="21805"/>
        <w:bookmarkEnd w:id="21806"/>
        <w:bookmarkEnd w:id="21807"/>
      </w:del>
    </w:p>
    <w:p w14:paraId="1A8D6CEF" w14:textId="0CF17028" w:rsidR="00564C22" w:rsidDel="00B33063" w:rsidRDefault="009B1AF1" w:rsidP="00564C22">
      <w:pPr>
        <w:pStyle w:val="Member"/>
        <w:rPr>
          <w:del w:id="21808" w:author="Andreas Kuehne" w:date="2019-05-31T12:22:00Z"/>
        </w:rPr>
      </w:pPr>
      <w:del w:id="21809" w:author="Andreas Kuehne" w:date="2019-05-31T12:22:00Z">
        <w:r w:rsidDel="00B33063">
          <w:delText xml:space="preserve">The </w:delText>
        </w:r>
        <w:r w:rsidRPr="35C1378D" w:rsidDel="00B33063">
          <w:rPr>
            <w:rStyle w:val="Datatype"/>
          </w:rPr>
          <w:delText>value</w:delText>
        </w:r>
        <w:r w:rsidDel="00B33063">
          <w:delText xml:space="preserve"> element MUST contain one instance of a date/time value. </w:delText>
        </w:r>
        <w:bookmarkStart w:id="21810" w:name="_Toc10200779"/>
        <w:bookmarkStart w:id="21811" w:name="_Toc10204917"/>
        <w:bookmarkStart w:id="21812" w:name="_Toc10209055"/>
        <w:bookmarkEnd w:id="21810"/>
        <w:bookmarkEnd w:id="21811"/>
        <w:bookmarkEnd w:id="21812"/>
      </w:del>
    </w:p>
    <w:p w14:paraId="3E98CD7D" w14:textId="1370A620" w:rsidR="00564C22" w:rsidDel="00B33063" w:rsidRDefault="009B1AF1" w:rsidP="00564C22">
      <w:pPr>
        <w:pStyle w:val="Member"/>
        <w:rPr>
          <w:del w:id="21813" w:author="Andreas Kuehne" w:date="2019-05-31T12:22:00Z"/>
        </w:rPr>
      </w:pPr>
      <w:del w:id="21814" w:author="Andreas Kuehne" w:date="2019-05-31T12:22:00Z">
        <w:r w:rsidDel="00B33063">
          <w:delText xml:space="preserve">The </w:delText>
        </w:r>
        <w:r w:rsidRPr="35C1378D" w:rsidDel="00B33063">
          <w:rPr>
            <w:rStyle w:val="Datatype"/>
          </w:rPr>
          <w:delText>Type</w:delText>
        </w:r>
        <w:r w:rsidDel="00B33063">
          <w:delText xml:space="preserve"> element MUST contain one instance of a URI. Its value is limited to an item of the following set:</w:delText>
        </w:r>
        <w:r w:rsidDel="00B33063">
          <w:br/>
        </w:r>
        <w:r w:rsidDel="00B33063">
          <w:rPr>
            <w:color w:val="244061" w:themeColor="accent1" w:themeShade="80"/>
          </w:rPr>
          <w:delText>urn:oasis:names:tc:dss:1.0:additionaltimeinfo:signatureTimestamp</w:delText>
        </w:r>
        <w:r w:rsidDel="00B33063">
          <w:br/>
        </w:r>
        <w:r w:rsidDel="00B33063">
          <w:rPr>
            <w:color w:val="244061" w:themeColor="accent1" w:themeShade="80"/>
          </w:rPr>
          <w:delText>urn:oasis:names:tc:dss:1.0:additionaltimeinfo:signatureTimemark</w:delText>
        </w:r>
        <w:r w:rsidDel="00B33063">
          <w:br/>
        </w:r>
        <w:r w:rsidDel="00B33063">
          <w:rPr>
            <w:color w:val="244061" w:themeColor="accent1" w:themeShade="80"/>
          </w:rPr>
          <w:delText>urn:oasis:names:tc:dss:1.0:additionaltimeinfo:signedObjectTimestamp</w:delText>
        </w:r>
        <w:r w:rsidDel="00B33063">
          <w:br/>
        </w:r>
        <w:r w:rsidDel="00B33063">
          <w:rPr>
            <w:color w:val="244061" w:themeColor="accent1" w:themeShade="80"/>
          </w:rPr>
          <w:delText>urn:oasis:names:tc:dss:1.0:additionaltimeinfo:claimedSigningTime</w:delText>
        </w:r>
        <w:r w:rsidDel="00B33063">
          <w:br/>
        </w:r>
        <w:r w:rsidRPr="003A06D0" w:rsidDel="00B33063">
          <w:delText xml:space="preserve">The </w:delText>
        </w:r>
        <w:r w:rsidRPr="003A06D0" w:rsidDel="00B33063">
          <w:rPr>
            <w:rStyle w:val="Datatype"/>
            <w:lang w:val="en-GB"/>
          </w:rPr>
          <w:delText>Type</w:delText>
        </w:r>
        <w:r w:rsidRPr="003A06D0" w:rsidDel="00B33063">
          <w:delText xml:space="preserve"> attribute qualifies the kind of time information included in the response. This specification defines the listed types, whose values MUST satisfy the format defined as </w:delText>
        </w:r>
        <w:r w:rsidRPr="003A06D0" w:rsidDel="00B33063">
          <w:rPr>
            <w:rStyle w:val="Datatype"/>
            <w:lang w:val="en-GB"/>
          </w:rPr>
          <w:delText>xs:dateTime</w:delText>
        </w:r>
        <w:r w:rsidRPr="003A06D0" w:rsidDel="00B33063">
          <w:delText xml:space="preserve"> and SHOULD be expressed as UTC time (Coordinated Universal Time). Profiles MAY include and define new values for the </w:delText>
        </w:r>
        <w:r w:rsidRPr="003A06D0" w:rsidDel="00B33063">
          <w:rPr>
            <w:rStyle w:val="Datatype"/>
            <w:lang w:val="en-GB"/>
          </w:rPr>
          <w:delText>Type</w:delText>
        </w:r>
        <w:r w:rsidRPr="003A06D0" w:rsidDel="00B33063">
          <w:delText xml:space="preserve"> attribute.</w:delText>
        </w:r>
        <w:bookmarkStart w:id="21815" w:name="_Toc10200780"/>
        <w:bookmarkStart w:id="21816" w:name="_Toc10204918"/>
        <w:bookmarkStart w:id="21817" w:name="_Toc10209056"/>
        <w:bookmarkEnd w:id="21815"/>
        <w:bookmarkEnd w:id="21816"/>
        <w:bookmarkEnd w:id="21817"/>
      </w:del>
    </w:p>
    <w:p w14:paraId="071004E3" w14:textId="52F2487C" w:rsidR="00564C22" w:rsidDel="00B33063" w:rsidRDefault="009B1AF1" w:rsidP="00564C22">
      <w:pPr>
        <w:pStyle w:val="Member"/>
        <w:rPr>
          <w:del w:id="21818" w:author="Andreas Kuehne" w:date="2019-05-31T12:22:00Z"/>
        </w:rPr>
      </w:pPr>
      <w:del w:id="21819" w:author="Andreas Kuehne" w:date="2019-05-31T12:22:00Z">
        <w:r w:rsidDel="00B33063">
          <w:delText xml:space="preserve">The OPTIONAL </w:delText>
        </w:r>
        <w:r w:rsidRPr="35C1378D" w:rsidDel="00B33063">
          <w:rPr>
            <w:rStyle w:val="Datatype"/>
          </w:rPr>
          <w:delText>Ref</w:delText>
        </w:r>
        <w:r w:rsidDel="00B33063">
          <w:delText xml:space="preserve"> element, if present, MUST contain one instance of a string. </w:delText>
        </w:r>
        <w:r w:rsidRPr="003A06D0" w:rsidDel="00B33063">
          <w:delText xml:space="preserve">It allows to establish references to the source of the time information, and SHOULD be used when there is a need to disambiguate several </w:delText>
        </w:r>
        <w:r w:rsidRPr="003A06D0" w:rsidDel="00B33063">
          <w:rPr>
            <w:rStyle w:val="Datatype"/>
            <w:lang w:val="en-GB"/>
          </w:rPr>
          <w:delText>AdditionalTimeInfo</w:delText>
        </w:r>
        <w:r w:rsidRPr="003A06D0" w:rsidDel="00B33063">
          <w:delText xml:space="preserve"> components with the same </w:delText>
        </w:r>
        <w:r w:rsidRPr="003A06D0" w:rsidDel="00B33063">
          <w:rPr>
            <w:rStyle w:val="Datatype"/>
            <w:lang w:val="en-GB"/>
          </w:rPr>
          <w:delText>Type</w:delText>
        </w:r>
        <w:r w:rsidRPr="003A06D0" w:rsidDel="00B33063">
          <w:delText xml:space="preserve"> attribute.</w:delText>
        </w:r>
        <w:bookmarkStart w:id="21820" w:name="_Toc10200781"/>
        <w:bookmarkStart w:id="21821" w:name="_Toc10204919"/>
        <w:bookmarkStart w:id="21822" w:name="_Toc10209057"/>
        <w:bookmarkEnd w:id="21820"/>
        <w:bookmarkEnd w:id="21821"/>
        <w:bookmarkEnd w:id="21822"/>
      </w:del>
    </w:p>
    <w:p w14:paraId="0C982F17" w14:textId="58AF045C" w:rsidR="00564C22" w:rsidDel="00B33063" w:rsidRDefault="009B1AF1" w:rsidP="00564C22">
      <w:pPr>
        <w:pStyle w:val="berschrift4"/>
        <w:rPr>
          <w:del w:id="21823" w:author="Andreas Kuehne" w:date="2019-05-31T12:22:00Z"/>
        </w:rPr>
      </w:pPr>
      <w:del w:id="21824" w:author="Andreas Kuehne" w:date="2019-05-31T12:22:00Z">
        <w:r w:rsidDel="00B33063">
          <w:delText>AdditionalTimeInfo – JSON Syntax</w:delText>
        </w:r>
        <w:bookmarkStart w:id="21825" w:name="_Toc10200782"/>
        <w:bookmarkStart w:id="21826" w:name="_Toc10204920"/>
        <w:bookmarkStart w:id="21827" w:name="_Toc10209058"/>
        <w:bookmarkEnd w:id="21825"/>
        <w:bookmarkEnd w:id="21826"/>
        <w:bookmarkEnd w:id="21827"/>
      </w:del>
    </w:p>
    <w:p w14:paraId="455348CA" w14:textId="1B9F9465" w:rsidR="00564C22" w:rsidRPr="0248A3D1" w:rsidDel="00B33063" w:rsidRDefault="009B1AF1" w:rsidP="00564C22">
      <w:pPr>
        <w:rPr>
          <w:del w:id="21828" w:author="Andreas Kuehne" w:date="2019-05-31T12:22:00Z"/>
        </w:rPr>
      </w:pPr>
      <w:del w:id="21829"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AdditionalTimeInfoType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AdditionalTimeInfo</w:delText>
        </w:r>
        <w:r w:rsidDel="00B33063">
          <w:delText xml:space="preserve"> component.</w:delText>
        </w:r>
        <w:bookmarkStart w:id="21830" w:name="_Toc10200783"/>
        <w:bookmarkStart w:id="21831" w:name="_Toc10204921"/>
        <w:bookmarkStart w:id="21832" w:name="_Toc10209059"/>
        <w:bookmarkEnd w:id="21830"/>
        <w:bookmarkEnd w:id="21831"/>
        <w:bookmarkEnd w:id="21832"/>
      </w:del>
    </w:p>
    <w:p w14:paraId="271C5982" w14:textId="5D9E7542" w:rsidR="00564C22" w:rsidRPr="C2430093" w:rsidDel="00B33063" w:rsidRDefault="009B1AF1" w:rsidP="00564C22">
      <w:pPr>
        <w:spacing w:line="259" w:lineRule="auto"/>
        <w:rPr>
          <w:del w:id="21833" w:author="Andreas Kuehne" w:date="2019-05-31T12:22:00Z"/>
          <w:rFonts w:eastAsia="Arial" w:cs="Arial"/>
          <w:sz w:val="22"/>
          <w:szCs w:val="22"/>
        </w:rPr>
      </w:pPr>
      <w:del w:id="21834"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AdditionalTimeInfo</w:delText>
        </w:r>
        <w:r w:rsidRPr="002062A5" w:rsidDel="00B33063">
          <w:rPr>
            <w:rFonts w:eastAsia="Arial" w:cs="Arial"/>
            <w:sz w:val="22"/>
            <w:szCs w:val="22"/>
          </w:rPr>
          <w:delText xml:space="preserve"> using JSON-specific names mapped as shown in the table below.</w:delText>
        </w:r>
        <w:bookmarkStart w:id="21835" w:name="_Toc10200784"/>
        <w:bookmarkStart w:id="21836" w:name="_Toc10204922"/>
        <w:bookmarkStart w:id="21837" w:name="_Toc10209060"/>
        <w:bookmarkEnd w:id="21835"/>
        <w:bookmarkEnd w:id="21836"/>
        <w:bookmarkEnd w:id="21837"/>
      </w:del>
    </w:p>
    <w:tbl>
      <w:tblPr>
        <w:tblStyle w:val="Gitternetztabelle1hell1"/>
        <w:tblW w:w="0" w:type="auto"/>
        <w:tblLook w:val="04A0" w:firstRow="1" w:lastRow="0" w:firstColumn="1" w:lastColumn="0" w:noHBand="0" w:noVBand="1"/>
      </w:tblPr>
      <w:tblGrid>
        <w:gridCol w:w="4675"/>
        <w:gridCol w:w="4675"/>
      </w:tblGrid>
      <w:tr w:rsidR="00564C22" w:rsidDel="00B33063" w14:paraId="36169930" w14:textId="51698BEF" w:rsidTr="00564C22">
        <w:trPr>
          <w:cnfStyle w:val="100000000000" w:firstRow="1" w:lastRow="0" w:firstColumn="0" w:lastColumn="0" w:oddVBand="0" w:evenVBand="0" w:oddHBand="0" w:evenHBand="0" w:firstRowFirstColumn="0" w:firstRowLastColumn="0" w:lastRowFirstColumn="0" w:lastRowLastColumn="0"/>
          <w:del w:id="2183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5A287D4" w14:textId="1F2FFC98" w:rsidR="00564C22" w:rsidDel="00B33063" w:rsidRDefault="009B1AF1" w:rsidP="00564C22">
            <w:pPr>
              <w:pStyle w:val="Beschriftung"/>
              <w:rPr>
                <w:del w:id="21839" w:author="Andreas Kuehne" w:date="2019-05-31T12:22:00Z"/>
              </w:rPr>
            </w:pPr>
            <w:del w:id="21840" w:author="Andreas Kuehne" w:date="2019-05-31T12:22:00Z">
              <w:r w:rsidDel="00B33063">
                <w:delText>Element</w:delText>
              </w:r>
              <w:bookmarkStart w:id="21841" w:name="_Toc10200785"/>
              <w:bookmarkStart w:id="21842" w:name="_Toc10204923"/>
              <w:bookmarkStart w:id="21843" w:name="_Toc10209061"/>
              <w:bookmarkEnd w:id="21841"/>
              <w:bookmarkEnd w:id="21842"/>
              <w:bookmarkEnd w:id="21843"/>
            </w:del>
          </w:p>
        </w:tc>
        <w:tc>
          <w:tcPr>
            <w:tcW w:w="4675" w:type="dxa"/>
          </w:tcPr>
          <w:p w14:paraId="47417AF3" w14:textId="312772BD"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21844" w:author="Andreas Kuehne" w:date="2019-05-31T12:22:00Z"/>
              </w:rPr>
            </w:pPr>
            <w:del w:id="21845" w:author="Andreas Kuehne" w:date="2019-05-31T12:22:00Z">
              <w:r w:rsidDel="00B33063">
                <w:delText>Implementing JSON member name</w:delText>
              </w:r>
              <w:bookmarkStart w:id="21846" w:name="_Toc10200786"/>
              <w:bookmarkStart w:id="21847" w:name="_Toc10204924"/>
              <w:bookmarkStart w:id="21848" w:name="_Toc10209062"/>
              <w:bookmarkEnd w:id="21846"/>
              <w:bookmarkEnd w:id="21847"/>
              <w:bookmarkEnd w:id="21848"/>
            </w:del>
          </w:p>
        </w:tc>
        <w:bookmarkStart w:id="21849" w:name="_Toc10200787"/>
        <w:bookmarkStart w:id="21850" w:name="_Toc10204925"/>
        <w:bookmarkStart w:id="21851" w:name="_Toc10209063"/>
        <w:bookmarkEnd w:id="21849"/>
        <w:bookmarkEnd w:id="21850"/>
        <w:bookmarkEnd w:id="21851"/>
      </w:tr>
      <w:tr w:rsidR="00564C22" w:rsidDel="00B33063" w14:paraId="33D87280" w14:textId="314F6FB3" w:rsidTr="00564C22">
        <w:trPr>
          <w:del w:id="2185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BFFA945" w14:textId="428FE4CA" w:rsidR="00564C22" w:rsidRPr="002062A5" w:rsidDel="00B33063" w:rsidRDefault="009B1AF1" w:rsidP="00564C22">
            <w:pPr>
              <w:pStyle w:val="Beschriftung"/>
              <w:rPr>
                <w:del w:id="21853" w:author="Andreas Kuehne" w:date="2019-05-31T12:22:00Z"/>
                <w:rStyle w:val="Datatype"/>
                <w:b w:val="0"/>
                <w:bCs w:val="0"/>
              </w:rPr>
            </w:pPr>
            <w:del w:id="21854" w:author="Andreas Kuehne" w:date="2019-05-31T12:22:00Z">
              <w:r w:rsidRPr="002062A5" w:rsidDel="00B33063">
                <w:rPr>
                  <w:rStyle w:val="Datatype"/>
                </w:rPr>
                <w:delText>value</w:delText>
              </w:r>
              <w:bookmarkStart w:id="21855" w:name="_Toc10200788"/>
              <w:bookmarkStart w:id="21856" w:name="_Toc10204926"/>
              <w:bookmarkStart w:id="21857" w:name="_Toc10209064"/>
              <w:bookmarkEnd w:id="21855"/>
              <w:bookmarkEnd w:id="21856"/>
              <w:bookmarkEnd w:id="21857"/>
            </w:del>
          </w:p>
        </w:tc>
        <w:tc>
          <w:tcPr>
            <w:tcW w:w="4675" w:type="dxa"/>
          </w:tcPr>
          <w:p w14:paraId="3A0D85F2" w14:textId="7C7F0E2B"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858" w:author="Andreas Kuehne" w:date="2019-05-31T12:22:00Z"/>
                <w:rStyle w:val="Datatype"/>
              </w:rPr>
            </w:pPr>
            <w:del w:id="21859" w:author="Andreas Kuehne" w:date="2019-05-31T12:22:00Z">
              <w:r w:rsidRPr="002062A5" w:rsidDel="00B33063">
                <w:rPr>
                  <w:rStyle w:val="Datatype"/>
                </w:rPr>
                <w:delText>value</w:delText>
              </w:r>
              <w:bookmarkStart w:id="21860" w:name="_Toc10200789"/>
              <w:bookmarkStart w:id="21861" w:name="_Toc10204927"/>
              <w:bookmarkStart w:id="21862" w:name="_Toc10209065"/>
              <w:bookmarkEnd w:id="21860"/>
              <w:bookmarkEnd w:id="21861"/>
              <w:bookmarkEnd w:id="21862"/>
            </w:del>
          </w:p>
        </w:tc>
        <w:bookmarkStart w:id="21863" w:name="_Toc10200790"/>
        <w:bookmarkStart w:id="21864" w:name="_Toc10204928"/>
        <w:bookmarkStart w:id="21865" w:name="_Toc10209066"/>
        <w:bookmarkEnd w:id="21863"/>
        <w:bookmarkEnd w:id="21864"/>
        <w:bookmarkEnd w:id="21865"/>
      </w:tr>
      <w:tr w:rsidR="00564C22" w:rsidDel="00B33063" w14:paraId="69E8D781" w14:textId="462656D7" w:rsidTr="00564C22">
        <w:trPr>
          <w:del w:id="2186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1AD6D52" w14:textId="056BA79F" w:rsidR="00564C22" w:rsidRPr="002062A5" w:rsidDel="00B33063" w:rsidRDefault="009B1AF1" w:rsidP="00564C22">
            <w:pPr>
              <w:pStyle w:val="Beschriftung"/>
              <w:rPr>
                <w:del w:id="21867" w:author="Andreas Kuehne" w:date="2019-05-31T12:22:00Z"/>
                <w:rStyle w:val="Datatype"/>
                <w:b w:val="0"/>
                <w:bCs w:val="0"/>
              </w:rPr>
            </w:pPr>
            <w:del w:id="21868" w:author="Andreas Kuehne" w:date="2019-05-31T12:22:00Z">
              <w:r w:rsidRPr="002062A5" w:rsidDel="00B33063">
                <w:rPr>
                  <w:rStyle w:val="Datatype"/>
                </w:rPr>
                <w:delText>Type</w:delText>
              </w:r>
              <w:bookmarkStart w:id="21869" w:name="_Toc10200791"/>
              <w:bookmarkStart w:id="21870" w:name="_Toc10204929"/>
              <w:bookmarkStart w:id="21871" w:name="_Toc10209067"/>
              <w:bookmarkEnd w:id="21869"/>
              <w:bookmarkEnd w:id="21870"/>
              <w:bookmarkEnd w:id="21871"/>
            </w:del>
          </w:p>
        </w:tc>
        <w:tc>
          <w:tcPr>
            <w:tcW w:w="4675" w:type="dxa"/>
          </w:tcPr>
          <w:p w14:paraId="4547ADF1" w14:textId="3AC58259"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872" w:author="Andreas Kuehne" w:date="2019-05-31T12:22:00Z"/>
                <w:rStyle w:val="Datatype"/>
              </w:rPr>
            </w:pPr>
            <w:del w:id="21873" w:author="Andreas Kuehne" w:date="2019-05-31T12:22:00Z">
              <w:r w:rsidRPr="002062A5" w:rsidDel="00B33063">
                <w:rPr>
                  <w:rStyle w:val="Datatype"/>
                </w:rPr>
                <w:delText>type</w:delText>
              </w:r>
              <w:bookmarkStart w:id="21874" w:name="_Toc10200792"/>
              <w:bookmarkStart w:id="21875" w:name="_Toc10204930"/>
              <w:bookmarkStart w:id="21876" w:name="_Toc10209068"/>
              <w:bookmarkEnd w:id="21874"/>
              <w:bookmarkEnd w:id="21875"/>
              <w:bookmarkEnd w:id="21876"/>
            </w:del>
          </w:p>
        </w:tc>
        <w:bookmarkStart w:id="21877" w:name="_Toc10200793"/>
        <w:bookmarkStart w:id="21878" w:name="_Toc10204931"/>
        <w:bookmarkStart w:id="21879" w:name="_Toc10209069"/>
        <w:bookmarkEnd w:id="21877"/>
        <w:bookmarkEnd w:id="21878"/>
        <w:bookmarkEnd w:id="21879"/>
      </w:tr>
      <w:tr w:rsidR="00564C22" w:rsidDel="00B33063" w14:paraId="764530D0" w14:textId="63BD21F3" w:rsidTr="00564C22">
        <w:trPr>
          <w:del w:id="2188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4A071B7" w14:textId="363DADA1" w:rsidR="00564C22" w:rsidRPr="002062A5" w:rsidDel="00B33063" w:rsidRDefault="009B1AF1" w:rsidP="00564C22">
            <w:pPr>
              <w:pStyle w:val="Beschriftung"/>
              <w:rPr>
                <w:del w:id="21881" w:author="Andreas Kuehne" w:date="2019-05-31T12:22:00Z"/>
                <w:rStyle w:val="Datatype"/>
                <w:b w:val="0"/>
                <w:bCs w:val="0"/>
              </w:rPr>
            </w:pPr>
            <w:del w:id="21882" w:author="Andreas Kuehne" w:date="2019-05-31T12:22:00Z">
              <w:r w:rsidRPr="002062A5" w:rsidDel="00B33063">
                <w:rPr>
                  <w:rStyle w:val="Datatype"/>
                </w:rPr>
                <w:delText>Ref</w:delText>
              </w:r>
              <w:bookmarkStart w:id="21883" w:name="_Toc10200794"/>
              <w:bookmarkStart w:id="21884" w:name="_Toc10204932"/>
              <w:bookmarkStart w:id="21885" w:name="_Toc10209070"/>
              <w:bookmarkEnd w:id="21883"/>
              <w:bookmarkEnd w:id="21884"/>
              <w:bookmarkEnd w:id="21885"/>
            </w:del>
          </w:p>
        </w:tc>
        <w:tc>
          <w:tcPr>
            <w:tcW w:w="4675" w:type="dxa"/>
          </w:tcPr>
          <w:p w14:paraId="3A374B01" w14:textId="27CFA36C"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886" w:author="Andreas Kuehne" w:date="2019-05-31T12:22:00Z"/>
                <w:rStyle w:val="Datatype"/>
              </w:rPr>
            </w:pPr>
            <w:del w:id="21887" w:author="Andreas Kuehne" w:date="2019-05-31T12:22:00Z">
              <w:r w:rsidRPr="002062A5" w:rsidDel="00B33063">
                <w:rPr>
                  <w:rStyle w:val="Datatype"/>
                </w:rPr>
                <w:delText>ref</w:delText>
              </w:r>
              <w:bookmarkStart w:id="21888" w:name="_Toc10200795"/>
              <w:bookmarkStart w:id="21889" w:name="_Toc10204933"/>
              <w:bookmarkStart w:id="21890" w:name="_Toc10209071"/>
              <w:bookmarkEnd w:id="21888"/>
              <w:bookmarkEnd w:id="21889"/>
              <w:bookmarkEnd w:id="21890"/>
            </w:del>
          </w:p>
        </w:tc>
        <w:bookmarkStart w:id="21891" w:name="_Toc10200796"/>
        <w:bookmarkStart w:id="21892" w:name="_Toc10204934"/>
        <w:bookmarkStart w:id="21893" w:name="_Toc10209072"/>
        <w:bookmarkEnd w:id="21891"/>
        <w:bookmarkEnd w:id="21892"/>
        <w:bookmarkEnd w:id="21893"/>
      </w:tr>
    </w:tbl>
    <w:p w14:paraId="576E9864" w14:textId="7ABAD728" w:rsidR="00564C22" w:rsidRPr="0202B381" w:rsidDel="00B33063" w:rsidRDefault="009B1AF1" w:rsidP="00564C22">
      <w:pPr>
        <w:rPr>
          <w:del w:id="21894" w:author="Andreas Kuehne" w:date="2019-05-31T12:22:00Z"/>
        </w:rPr>
      </w:pPr>
      <w:del w:id="21895"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AdditionalTimeInfoType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21896" w:name="_Toc10200797"/>
        <w:bookmarkStart w:id="21897" w:name="_Toc10204935"/>
        <w:bookmarkStart w:id="21898" w:name="_Toc10209073"/>
        <w:bookmarkEnd w:id="21896"/>
        <w:bookmarkEnd w:id="21897"/>
        <w:bookmarkEnd w:id="21898"/>
      </w:del>
    </w:p>
    <w:p w14:paraId="48D925D8" w14:textId="5101EFBE" w:rsidR="00564C22" w:rsidDel="00B33063" w:rsidRDefault="009B1AF1" w:rsidP="00564C22">
      <w:pPr>
        <w:pStyle w:val="Code"/>
        <w:spacing w:line="259" w:lineRule="auto"/>
        <w:rPr>
          <w:del w:id="21899" w:author="Andreas Kuehne" w:date="2019-05-31T12:22:00Z"/>
        </w:rPr>
      </w:pPr>
      <w:del w:id="21900" w:author="Andreas Kuehne" w:date="2019-05-31T12:22:00Z">
        <w:r w:rsidDel="00B33063">
          <w:rPr>
            <w:color w:val="31849B" w:themeColor="accent5" w:themeShade="BF"/>
          </w:rPr>
          <w:delText>"dss2-AdditionalTimeInfoType"</w:delText>
        </w:r>
        <w:r w:rsidDel="00B33063">
          <w:delText>: {</w:delText>
        </w:r>
        <w:bookmarkStart w:id="21901" w:name="_Toc10200798"/>
        <w:bookmarkStart w:id="21902" w:name="_Toc10204936"/>
        <w:bookmarkStart w:id="21903" w:name="_Toc10209074"/>
        <w:bookmarkEnd w:id="21901"/>
        <w:bookmarkEnd w:id="21902"/>
        <w:bookmarkEnd w:id="21903"/>
      </w:del>
    </w:p>
    <w:p w14:paraId="4D8DB06D" w14:textId="7389BE30" w:rsidR="00564C22" w:rsidDel="00B33063" w:rsidRDefault="009B1AF1" w:rsidP="00564C22">
      <w:pPr>
        <w:pStyle w:val="Code"/>
        <w:spacing w:line="259" w:lineRule="auto"/>
        <w:rPr>
          <w:del w:id="21904" w:author="Andreas Kuehne" w:date="2019-05-31T12:22:00Z"/>
        </w:rPr>
      </w:pPr>
      <w:del w:id="21905"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21906" w:name="_Toc10200799"/>
        <w:bookmarkStart w:id="21907" w:name="_Toc10204937"/>
        <w:bookmarkStart w:id="21908" w:name="_Toc10209075"/>
        <w:bookmarkEnd w:id="21906"/>
        <w:bookmarkEnd w:id="21907"/>
        <w:bookmarkEnd w:id="21908"/>
      </w:del>
    </w:p>
    <w:p w14:paraId="4FB62116" w14:textId="7A2BFB08" w:rsidR="00564C22" w:rsidDel="00B33063" w:rsidRDefault="009B1AF1" w:rsidP="00564C22">
      <w:pPr>
        <w:pStyle w:val="Code"/>
        <w:spacing w:line="259" w:lineRule="auto"/>
        <w:rPr>
          <w:del w:id="21909" w:author="Andreas Kuehne" w:date="2019-05-31T12:22:00Z"/>
        </w:rPr>
      </w:pPr>
      <w:del w:id="21910" w:author="Andreas Kuehne" w:date="2019-05-31T12:22:00Z">
        <w:r w:rsidDel="00B33063">
          <w:rPr>
            <w:color w:val="31849B" w:themeColor="accent5" w:themeShade="BF"/>
          </w:rPr>
          <w:delText xml:space="preserve">  "properties"</w:delText>
        </w:r>
        <w:r w:rsidDel="00B33063">
          <w:delText>: {</w:delText>
        </w:r>
        <w:bookmarkStart w:id="21911" w:name="_Toc10200800"/>
        <w:bookmarkStart w:id="21912" w:name="_Toc10204938"/>
        <w:bookmarkStart w:id="21913" w:name="_Toc10209076"/>
        <w:bookmarkEnd w:id="21911"/>
        <w:bookmarkEnd w:id="21912"/>
        <w:bookmarkEnd w:id="21913"/>
      </w:del>
    </w:p>
    <w:p w14:paraId="19201A84" w14:textId="5227C858" w:rsidR="00564C22" w:rsidDel="00B33063" w:rsidRDefault="009B1AF1" w:rsidP="00564C22">
      <w:pPr>
        <w:pStyle w:val="Code"/>
        <w:spacing w:line="259" w:lineRule="auto"/>
        <w:rPr>
          <w:del w:id="21914" w:author="Andreas Kuehne" w:date="2019-05-31T12:22:00Z"/>
        </w:rPr>
      </w:pPr>
      <w:del w:id="21915" w:author="Andreas Kuehne" w:date="2019-05-31T12:22:00Z">
        <w:r w:rsidDel="00B33063">
          <w:rPr>
            <w:color w:val="31849B" w:themeColor="accent5" w:themeShade="BF"/>
          </w:rPr>
          <w:delText xml:space="preserve">    "value"</w:delText>
        </w:r>
        <w:r w:rsidDel="00B33063">
          <w:delText>: {</w:delText>
        </w:r>
        <w:bookmarkStart w:id="21916" w:name="_Toc10200801"/>
        <w:bookmarkStart w:id="21917" w:name="_Toc10204939"/>
        <w:bookmarkStart w:id="21918" w:name="_Toc10209077"/>
        <w:bookmarkEnd w:id="21916"/>
        <w:bookmarkEnd w:id="21917"/>
        <w:bookmarkEnd w:id="21918"/>
      </w:del>
    </w:p>
    <w:p w14:paraId="7FA60567" w14:textId="3E3D7E99" w:rsidR="00564C22" w:rsidDel="00B33063" w:rsidRDefault="009B1AF1" w:rsidP="00564C22">
      <w:pPr>
        <w:pStyle w:val="Code"/>
        <w:spacing w:line="259" w:lineRule="auto"/>
        <w:rPr>
          <w:del w:id="21919" w:author="Andreas Kuehne" w:date="2019-05-31T12:22:00Z"/>
        </w:rPr>
      </w:pPr>
      <w:del w:id="21920"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"integer",</w:delText>
        </w:r>
        <w:bookmarkStart w:id="21921" w:name="_Toc10200802"/>
        <w:bookmarkStart w:id="21922" w:name="_Toc10204940"/>
        <w:bookmarkStart w:id="21923" w:name="_Toc10209078"/>
        <w:bookmarkEnd w:id="21921"/>
        <w:bookmarkEnd w:id="21922"/>
        <w:bookmarkEnd w:id="21923"/>
      </w:del>
    </w:p>
    <w:p w14:paraId="1F2A3D40" w14:textId="160FA6D7" w:rsidR="00564C22" w:rsidDel="00B33063" w:rsidRDefault="009B1AF1" w:rsidP="00564C22">
      <w:pPr>
        <w:pStyle w:val="Code"/>
        <w:spacing w:line="259" w:lineRule="auto"/>
        <w:rPr>
          <w:del w:id="21924" w:author="Andreas Kuehne" w:date="2019-05-31T12:22:00Z"/>
        </w:rPr>
      </w:pPr>
      <w:del w:id="21925" w:author="Andreas Kuehne" w:date="2019-05-31T12:22:00Z">
        <w:r w:rsidDel="00B33063">
          <w:rPr>
            <w:color w:val="31849B" w:themeColor="accent5" w:themeShade="BF"/>
          </w:rPr>
          <w:delText xml:space="preserve">      "format"</w:delText>
        </w:r>
        <w:r w:rsidDel="00B33063">
          <w:delText xml:space="preserve">: </w:delText>
        </w:r>
        <w:r w:rsidDel="00B33063">
          <w:rPr>
            <w:color w:val="244061" w:themeColor="accent1" w:themeShade="80"/>
          </w:rPr>
          <w:delText>"utc-millisec"</w:delText>
        </w:r>
        <w:bookmarkStart w:id="21926" w:name="_Toc10200803"/>
        <w:bookmarkStart w:id="21927" w:name="_Toc10204941"/>
        <w:bookmarkStart w:id="21928" w:name="_Toc10209079"/>
        <w:bookmarkEnd w:id="21926"/>
        <w:bookmarkEnd w:id="21927"/>
        <w:bookmarkEnd w:id="21928"/>
      </w:del>
    </w:p>
    <w:p w14:paraId="327C8B67" w14:textId="63414BDB" w:rsidR="00564C22" w:rsidDel="00B33063" w:rsidRDefault="009B1AF1" w:rsidP="00564C22">
      <w:pPr>
        <w:pStyle w:val="Code"/>
        <w:spacing w:line="259" w:lineRule="auto"/>
        <w:rPr>
          <w:del w:id="21929" w:author="Andreas Kuehne" w:date="2019-05-31T12:22:00Z"/>
        </w:rPr>
      </w:pPr>
      <w:del w:id="21930" w:author="Andreas Kuehne" w:date="2019-05-31T12:22:00Z">
        <w:r w:rsidDel="00B33063">
          <w:delText xml:space="preserve">    },</w:delText>
        </w:r>
        <w:bookmarkStart w:id="21931" w:name="_Toc10200804"/>
        <w:bookmarkStart w:id="21932" w:name="_Toc10204942"/>
        <w:bookmarkStart w:id="21933" w:name="_Toc10209080"/>
        <w:bookmarkEnd w:id="21931"/>
        <w:bookmarkEnd w:id="21932"/>
        <w:bookmarkEnd w:id="21933"/>
      </w:del>
    </w:p>
    <w:p w14:paraId="6EFCCF5F" w14:textId="2AA6112E" w:rsidR="00564C22" w:rsidDel="00B33063" w:rsidRDefault="009B1AF1" w:rsidP="00564C22">
      <w:pPr>
        <w:pStyle w:val="Code"/>
        <w:spacing w:line="259" w:lineRule="auto"/>
        <w:rPr>
          <w:del w:id="21934" w:author="Andreas Kuehne" w:date="2019-05-31T12:22:00Z"/>
        </w:rPr>
      </w:pPr>
      <w:del w:id="21935" w:author="Andreas Kuehne" w:date="2019-05-31T12:22:00Z">
        <w:r w:rsidDel="00B33063">
          <w:rPr>
            <w:color w:val="31849B" w:themeColor="accent5" w:themeShade="BF"/>
          </w:rPr>
          <w:delText xml:space="preserve">    "type"</w:delText>
        </w:r>
        <w:r w:rsidDel="00B33063">
          <w:delText>: {</w:delText>
        </w:r>
        <w:bookmarkStart w:id="21936" w:name="_Toc10200805"/>
        <w:bookmarkStart w:id="21937" w:name="_Toc10204943"/>
        <w:bookmarkStart w:id="21938" w:name="_Toc10209081"/>
        <w:bookmarkEnd w:id="21936"/>
        <w:bookmarkEnd w:id="21937"/>
        <w:bookmarkEnd w:id="21938"/>
      </w:del>
    </w:p>
    <w:p w14:paraId="73AC715C" w14:textId="16E04BE7" w:rsidR="00564C22" w:rsidDel="00B33063" w:rsidRDefault="009B1AF1" w:rsidP="00564C22">
      <w:pPr>
        <w:pStyle w:val="Code"/>
        <w:spacing w:line="259" w:lineRule="auto"/>
        <w:rPr>
          <w:del w:id="21939" w:author="Andreas Kuehne" w:date="2019-05-31T12:22:00Z"/>
        </w:rPr>
      </w:pPr>
      <w:del w:id="21940"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21941" w:name="_Toc10200806"/>
        <w:bookmarkStart w:id="21942" w:name="_Toc10204944"/>
        <w:bookmarkStart w:id="21943" w:name="_Toc10209082"/>
        <w:bookmarkEnd w:id="21941"/>
        <w:bookmarkEnd w:id="21942"/>
        <w:bookmarkEnd w:id="21943"/>
      </w:del>
    </w:p>
    <w:p w14:paraId="3985CE62" w14:textId="7E8A8EA9" w:rsidR="00564C22" w:rsidDel="00B33063" w:rsidRDefault="009B1AF1" w:rsidP="00564C22">
      <w:pPr>
        <w:pStyle w:val="Code"/>
        <w:spacing w:line="259" w:lineRule="auto"/>
        <w:rPr>
          <w:del w:id="21944" w:author="Andreas Kuehne" w:date="2019-05-31T12:22:00Z"/>
        </w:rPr>
      </w:pPr>
      <w:del w:id="21945" w:author="Andreas Kuehne" w:date="2019-05-31T12:22:00Z">
        <w:r w:rsidDel="00B33063">
          <w:rPr>
            <w:color w:val="31849B" w:themeColor="accent5" w:themeShade="BF"/>
          </w:rPr>
          <w:delText xml:space="preserve">      "format"</w:delText>
        </w:r>
        <w:r w:rsidDel="00B33063">
          <w:delText xml:space="preserve">: </w:delText>
        </w:r>
        <w:r w:rsidDel="00B33063">
          <w:rPr>
            <w:color w:val="244061" w:themeColor="accent1" w:themeShade="80"/>
          </w:rPr>
          <w:delText>"uri"</w:delText>
        </w:r>
        <w:bookmarkStart w:id="21946" w:name="_Toc10200807"/>
        <w:bookmarkStart w:id="21947" w:name="_Toc10204945"/>
        <w:bookmarkStart w:id="21948" w:name="_Toc10209083"/>
        <w:bookmarkEnd w:id="21946"/>
        <w:bookmarkEnd w:id="21947"/>
        <w:bookmarkEnd w:id="21948"/>
      </w:del>
    </w:p>
    <w:p w14:paraId="5D4B5819" w14:textId="3DBCBE74" w:rsidR="00564C22" w:rsidDel="00B33063" w:rsidRDefault="009B1AF1" w:rsidP="00564C22">
      <w:pPr>
        <w:pStyle w:val="Code"/>
        <w:spacing w:line="259" w:lineRule="auto"/>
        <w:rPr>
          <w:del w:id="21949" w:author="Andreas Kuehne" w:date="2019-05-31T12:22:00Z"/>
        </w:rPr>
      </w:pPr>
      <w:del w:id="21950" w:author="Andreas Kuehne" w:date="2019-05-31T12:22:00Z">
        <w:r w:rsidDel="00B33063">
          <w:delText xml:space="preserve">    },</w:delText>
        </w:r>
        <w:bookmarkStart w:id="21951" w:name="_Toc10200808"/>
        <w:bookmarkStart w:id="21952" w:name="_Toc10204946"/>
        <w:bookmarkStart w:id="21953" w:name="_Toc10209084"/>
        <w:bookmarkEnd w:id="21951"/>
        <w:bookmarkEnd w:id="21952"/>
        <w:bookmarkEnd w:id="21953"/>
      </w:del>
    </w:p>
    <w:p w14:paraId="2E7F9066" w14:textId="00D0F347" w:rsidR="00564C22" w:rsidDel="00B33063" w:rsidRDefault="009B1AF1" w:rsidP="00564C22">
      <w:pPr>
        <w:pStyle w:val="Code"/>
        <w:spacing w:line="259" w:lineRule="auto"/>
        <w:rPr>
          <w:del w:id="21954" w:author="Andreas Kuehne" w:date="2019-05-31T12:22:00Z"/>
        </w:rPr>
      </w:pPr>
      <w:del w:id="21955" w:author="Andreas Kuehne" w:date="2019-05-31T12:22:00Z">
        <w:r w:rsidDel="00B33063">
          <w:rPr>
            <w:color w:val="31849B" w:themeColor="accent5" w:themeShade="BF"/>
          </w:rPr>
          <w:delText xml:space="preserve">    "ref"</w:delText>
        </w:r>
        <w:r w:rsidDel="00B33063">
          <w:delText>: {</w:delText>
        </w:r>
        <w:bookmarkStart w:id="21956" w:name="_Toc10200809"/>
        <w:bookmarkStart w:id="21957" w:name="_Toc10204947"/>
        <w:bookmarkStart w:id="21958" w:name="_Toc10209085"/>
        <w:bookmarkEnd w:id="21956"/>
        <w:bookmarkEnd w:id="21957"/>
        <w:bookmarkEnd w:id="21958"/>
      </w:del>
    </w:p>
    <w:p w14:paraId="6ED3604F" w14:textId="2A53CB7E" w:rsidR="00564C22" w:rsidDel="00B33063" w:rsidRDefault="009B1AF1" w:rsidP="00564C22">
      <w:pPr>
        <w:pStyle w:val="Code"/>
        <w:spacing w:line="259" w:lineRule="auto"/>
        <w:rPr>
          <w:del w:id="21959" w:author="Andreas Kuehne" w:date="2019-05-31T12:22:00Z"/>
        </w:rPr>
      </w:pPr>
      <w:del w:id="21960"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21961" w:name="_Toc10200810"/>
        <w:bookmarkStart w:id="21962" w:name="_Toc10204948"/>
        <w:bookmarkStart w:id="21963" w:name="_Toc10209086"/>
        <w:bookmarkEnd w:id="21961"/>
        <w:bookmarkEnd w:id="21962"/>
        <w:bookmarkEnd w:id="21963"/>
      </w:del>
    </w:p>
    <w:p w14:paraId="3E22ACF0" w14:textId="397E260D" w:rsidR="00564C22" w:rsidDel="00B33063" w:rsidRDefault="009B1AF1" w:rsidP="00564C22">
      <w:pPr>
        <w:pStyle w:val="Code"/>
        <w:spacing w:line="259" w:lineRule="auto"/>
        <w:rPr>
          <w:del w:id="21964" w:author="Andreas Kuehne" w:date="2019-05-31T12:22:00Z"/>
        </w:rPr>
      </w:pPr>
      <w:del w:id="21965" w:author="Andreas Kuehne" w:date="2019-05-31T12:22:00Z">
        <w:r w:rsidDel="00B33063">
          <w:delText xml:space="preserve">    }</w:delText>
        </w:r>
        <w:bookmarkStart w:id="21966" w:name="_Toc10200811"/>
        <w:bookmarkStart w:id="21967" w:name="_Toc10204949"/>
        <w:bookmarkStart w:id="21968" w:name="_Toc10209087"/>
        <w:bookmarkEnd w:id="21966"/>
        <w:bookmarkEnd w:id="21967"/>
        <w:bookmarkEnd w:id="21968"/>
      </w:del>
    </w:p>
    <w:p w14:paraId="53513EF0" w14:textId="429C4FB5" w:rsidR="00564C22" w:rsidDel="00B33063" w:rsidRDefault="009B1AF1" w:rsidP="00564C22">
      <w:pPr>
        <w:pStyle w:val="Code"/>
        <w:spacing w:line="259" w:lineRule="auto"/>
        <w:rPr>
          <w:del w:id="21969" w:author="Andreas Kuehne" w:date="2019-05-31T12:22:00Z"/>
        </w:rPr>
      </w:pPr>
      <w:del w:id="21970" w:author="Andreas Kuehne" w:date="2019-05-31T12:22:00Z">
        <w:r w:rsidDel="00B33063">
          <w:delText xml:space="preserve">  },</w:delText>
        </w:r>
        <w:bookmarkStart w:id="21971" w:name="_Toc10200812"/>
        <w:bookmarkStart w:id="21972" w:name="_Toc10204950"/>
        <w:bookmarkStart w:id="21973" w:name="_Toc10209088"/>
        <w:bookmarkEnd w:id="21971"/>
        <w:bookmarkEnd w:id="21972"/>
        <w:bookmarkEnd w:id="21973"/>
      </w:del>
    </w:p>
    <w:p w14:paraId="6EE86F87" w14:textId="4AFF467A" w:rsidR="00564C22" w:rsidDel="00B33063" w:rsidRDefault="009B1AF1" w:rsidP="00564C22">
      <w:pPr>
        <w:pStyle w:val="Code"/>
        <w:spacing w:line="259" w:lineRule="auto"/>
        <w:rPr>
          <w:del w:id="21974" w:author="Andreas Kuehne" w:date="2019-05-31T12:22:00Z"/>
        </w:rPr>
      </w:pPr>
      <w:del w:id="21975"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"type"</w:delText>
        </w:r>
        <w:r w:rsidDel="00B33063">
          <w:delText>]</w:delText>
        </w:r>
        <w:bookmarkStart w:id="21976" w:name="_Toc10200813"/>
        <w:bookmarkStart w:id="21977" w:name="_Toc10204951"/>
        <w:bookmarkStart w:id="21978" w:name="_Toc10209089"/>
        <w:bookmarkEnd w:id="21976"/>
        <w:bookmarkEnd w:id="21977"/>
        <w:bookmarkEnd w:id="21978"/>
      </w:del>
    </w:p>
    <w:p w14:paraId="660B6EEC" w14:textId="2A252890" w:rsidR="00564C22" w:rsidDel="00B33063" w:rsidRDefault="009B1AF1" w:rsidP="00564C22">
      <w:pPr>
        <w:pStyle w:val="Code"/>
        <w:spacing w:line="259" w:lineRule="auto"/>
        <w:rPr>
          <w:del w:id="21979" w:author="Andreas Kuehne" w:date="2019-05-31T12:22:00Z"/>
        </w:rPr>
      </w:pPr>
      <w:del w:id="21980" w:author="Andreas Kuehne" w:date="2019-05-31T12:22:00Z">
        <w:r w:rsidDel="00B33063">
          <w:delText>}</w:delText>
        </w:r>
        <w:bookmarkStart w:id="21981" w:name="_Toc10200814"/>
        <w:bookmarkStart w:id="21982" w:name="_Toc10204952"/>
        <w:bookmarkStart w:id="21983" w:name="_Toc10209090"/>
        <w:bookmarkEnd w:id="21981"/>
        <w:bookmarkEnd w:id="21982"/>
        <w:bookmarkEnd w:id="21983"/>
      </w:del>
    </w:p>
    <w:p w14:paraId="5FAB4EB1" w14:textId="6E91F8B2" w:rsidR="00564C22" w:rsidDel="00B33063" w:rsidRDefault="00564C22" w:rsidP="00564C22">
      <w:pPr>
        <w:rPr>
          <w:del w:id="21984" w:author="Andreas Kuehne" w:date="2019-05-31T12:22:00Z"/>
        </w:rPr>
      </w:pPr>
      <w:bookmarkStart w:id="21985" w:name="_Toc10200815"/>
      <w:bookmarkStart w:id="21986" w:name="_Toc10204953"/>
      <w:bookmarkStart w:id="21987" w:name="_Toc10209091"/>
      <w:bookmarkEnd w:id="21985"/>
      <w:bookmarkEnd w:id="21986"/>
      <w:bookmarkEnd w:id="21987"/>
    </w:p>
    <w:p w14:paraId="49F6B8E9" w14:textId="789CACC6" w:rsidR="00564C22" w:rsidDel="00B33063" w:rsidRDefault="009B1AF1" w:rsidP="00564C22">
      <w:pPr>
        <w:pStyle w:val="berschrift4"/>
        <w:rPr>
          <w:del w:id="21988" w:author="Andreas Kuehne" w:date="2019-05-31T12:22:00Z"/>
        </w:rPr>
      </w:pPr>
      <w:del w:id="21989" w:author="Andreas Kuehne" w:date="2019-05-31T12:22:00Z">
        <w:r w:rsidDel="00B33063">
          <w:delText>AdditionalTimeInfo – XML Syntax</w:delText>
        </w:r>
        <w:bookmarkStart w:id="21990" w:name="_Toc10200816"/>
        <w:bookmarkStart w:id="21991" w:name="_Toc10204954"/>
        <w:bookmarkStart w:id="21992" w:name="_Toc10209092"/>
        <w:bookmarkEnd w:id="21990"/>
        <w:bookmarkEnd w:id="21991"/>
        <w:bookmarkEnd w:id="21992"/>
      </w:del>
    </w:p>
    <w:p w14:paraId="1920AFF8" w14:textId="5B5AE739" w:rsidR="00564C22" w:rsidRPr="5404FA76" w:rsidDel="00B33063" w:rsidRDefault="009B1AF1" w:rsidP="00564C22">
      <w:pPr>
        <w:rPr>
          <w:del w:id="21993" w:author="Andreas Kuehne" w:date="2019-05-31T12:22:00Z"/>
        </w:rPr>
      </w:pPr>
      <w:del w:id="21994" w:author="Andreas Kuehne" w:date="2019-05-31T12:22:00Z">
        <w:r w:rsidRPr="0CCF9147" w:rsidDel="00B33063">
          <w:delText xml:space="preserve">The XML type </w:delText>
        </w:r>
        <w:r w:rsidRPr="002062A5" w:rsidDel="00B33063">
          <w:rPr>
            <w:rFonts w:ascii="Courier New" w:eastAsia="Courier New" w:hAnsi="Courier New" w:cs="Courier New"/>
          </w:rPr>
          <w:delText>AdditionalTimeInfoType</w:delText>
        </w:r>
        <w:r w:rsidRPr="0CCF9147" w:rsidDel="00B33063">
          <w:delText xml:space="preserve"> SHALL implement the requirements defined in the </w:delText>
        </w:r>
        <w:r w:rsidRPr="002062A5" w:rsidDel="00B33063">
          <w:rPr>
            <w:rFonts w:ascii="Courier New" w:eastAsia="Courier New" w:hAnsi="Courier New" w:cs="Courier New"/>
          </w:rPr>
          <w:delText>AdditionalTimeInfo</w:delText>
        </w:r>
        <w:r w:rsidDel="00B33063">
          <w:delText xml:space="preserve"> </w:delText>
        </w:r>
        <w:r w:rsidRPr="005A6FFD" w:rsidDel="00B33063">
          <w:delText>component.</w:delText>
        </w:r>
        <w:bookmarkStart w:id="21995" w:name="_Toc10200817"/>
        <w:bookmarkStart w:id="21996" w:name="_Toc10204955"/>
        <w:bookmarkStart w:id="21997" w:name="_Toc10209093"/>
        <w:bookmarkEnd w:id="21995"/>
        <w:bookmarkEnd w:id="21996"/>
        <w:bookmarkEnd w:id="21997"/>
      </w:del>
    </w:p>
    <w:p w14:paraId="160B7119" w14:textId="7F283324" w:rsidR="00564C22" w:rsidDel="00B33063" w:rsidRDefault="009B1AF1" w:rsidP="00564C22">
      <w:pPr>
        <w:rPr>
          <w:del w:id="21998" w:author="Andreas Kuehne" w:date="2019-05-31T12:22:00Z"/>
        </w:rPr>
      </w:pPr>
      <w:del w:id="21999"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AdditionalTimeInfoType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22000" w:name="_Toc10200818"/>
        <w:bookmarkStart w:id="22001" w:name="_Toc10204956"/>
        <w:bookmarkStart w:id="22002" w:name="_Toc10209094"/>
        <w:bookmarkEnd w:id="22000"/>
        <w:bookmarkEnd w:id="22001"/>
        <w:bookmarkEnd w:id="22002"/>
      </w:del>
    </w:p>
    <w:p w14:paraId="4FFE81CE" w14:textId="05A19A3D" w:rsidR="00564C22" w:rsidDel="00B33063" w:rsidRDefault="009B1AF1" w:rsidP="00564C22">
      <w:pPr>
        <w:pStyle w:val="Code"/>
        <w:rPr>
          <w:del w:id="22003" w:author="Andreas Kuehne" w:date="2019-05-31T12:22:00Z"/>
        </w:rPr>
      </w:pPr>
      <w:del w:id="22004"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AdditionalTimeInfoType</w:delText>
        </w:r>
        <w:r w:rsidDel="00B33063">
          <w:rPr>
            <w:color w:val="943634" w:themeColor="accent2" w:themeShade="BF"/>
          </w:rPr>
          <w:delText>"</w:delText>
        </w:r>
        <w:r w:rsidDel="00B33063">
          <w:rPr>
            <w:color w:val="31849B" w:themeColor="accent5" w:themeShade="BF"/>
          </w:rPr>
          <w:delText>&gt;</w:delText>
        </w:r>
        <w:bookmarkStart w:id="22005" w:name="_Toc10200819"/>
        <w:bookmarkStart w:id="22006" w:name="_Toc10204957"/>
        <w:bookmarkStart w:id="22007" w:name="_Toc10209095"/>
        <w:bookmarkEnd w:id="22005"/>
        <w:bookmarkEnd w:id="22006"/>
        <w:bookmarkEnd w:id="22007"/>
      </w:del>
    </w:p>
    <w:p w14:paraId="71C69EBD" w14:textId="4DE90289" w:rsidR="00564C22" w:rsidDel="00B33063" w:rsidRDefault="009B1AF1" w:rsidP="00564C22">
      <w:pPr>
        <w:pStyle w:val="Code"/>
        <w:rPr>
          <w:del w:id="22008" w:author="Andreas Kuehne" w:date="2019-05-31T12:22:00Z"/>
        </w:rPr>
      </w:pPr>
      <w:del w:id="22009" w:author="Andreas Kuehne" w:date="2019-05-31T12:22:00Z">
        <w:r w:rsidDel="00B33063">
          <w:rPr>
            <w:color w:val="31849B" w:themeColor="accent5" w:themeShade="BF"/>
          </w:rPr>
          <w:delText xml:space="preserve">  &lt;xs:simpleContent&gt;</w:delText>
        </w:r>
        <w:bookmarkStart w:id="22010" w:name="_Toc10200820"/>
        <w:bookmarkStart w:id="22011" w:name="_Toc10204958"/>
        <w:bookmarkStart w:id="22012" w:name="_Toc10209096"/>
        <w:bookmarkEnd w:id="22010"/>
        <w:bookmarkEnd w:id="22011"/>
        <w:bookmarkEnd w:id="22012"/>
      </w:del>
    </w:p>
    <w:p w14:paraId="6BC4AFDE" w14:textId="312149AB" w:rsidR="00564C22" w:rsidDel="00B33063" w:rsidRDefault="009B1AF1" w:rsidP="00564C22">
      <w:pPr>
        <w:pStyle w:val="Code"/>
        <w:rPr>
          <w:del w:id="22013" w:author="Andreas Kuehne" w:date="2019-05-31T12:22:00Z"/>
        </w:rPr>
      </w:pPr>
      <w:del w:id="22014" w:author="Andreas Kuehne" w:date="2019-05-31T12:22:00Z">
        <w:r w:rsidDel="00B33063">
          <w:rPr>
            <w:color w:val="31849B" w:themeColor="accent5" w:themeShade="BF"/>
          </w:rPr>
          <w:delText xml:space="preserve">    &lt;xs:extension</w:delText>
        </w:r>
        <w:r w:rsidDel="00B33063">
          <w:rPr>
            <w:color w:val="943634" w:themeColor="accent2" w:themeShade="BF"/>
          </w:rPr>
          <w:delText xml:space="preserve"> base="</w:delText>
        </w:r>
        <w:r w:rsidDel="00B33063">
          <w:rPr>
            <w:color w:val="244061" w:themeColor="accent1" w:themeShade="80"/>
          </w:rPr>
          <w:delText>xs:dateTime</w:delText>
        </w:r>
        <w:r w:rsidDel="00B33063">
          <w:rPr>
            <w:color w:val="943634" w:themeColor="accent2" w:themeShade="BF"/>
          </w:rPr>
          <w:delText>"</w:delText>
        </w:r>
        <w:r w:rsidDel="00B33063">
          <w:rPr>
            <w:color w:val="31849B" w:themeColor="accent5" w:themeShade="BF"/>
          </w:rPr>
          <w:delText>&gt;</w:delText>
        </w:r>
        <w:bookmarkStart w:id="22015" w:name="_Toc10200821"/>
        <w:bookmarkStart w:id="22016" w:name="_Toc10204959"/>
        <w:bookmarkStart w:id="22017" w:name="_Toc10209097"/>
        <w:bookmarkEnd w:id="22015"/>
        <w:bookmarkEnd w:id="22016"/>
        <w:bookmarkEnd w:id="22017"/>
      </w:del>
    </w:p>
    <w:p w14:paraId="739BD78C" w14:textId="5E4A2BEB" w:rsidR="00564C22" w:rsidDel="00B33063" w:rsidRDefault="009B1AF1" w:rsidP="00564C22">
      <w:pPr>
        <w:pStyle w:val="Code"/>
        <w:rPr>
          <w:del w:id="22018" w:author="Andreas Kuehne" w:date="2019-05-31T12:22:00Z"/>
        </w:rPr>
      </w:pPr>
      <w:del w:id="22019"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Type</w:delText>
        </w:r>
        <w:r w:rsidDel="00B33063">
          <w:rPr>
            <w:color w:val="943634" w:themeColor="accent2" w:themeShade="BF"/>
          </w:rPr>
          <w:delText>" use="</w:delText>
        </w:r>
        <w:r w:rsidDel="00B33063">
          <w:rPr>
            <w:color w:val="244061" w:themeColor="accent1" w:themeShade="80"/>
          </w:rPr>
          <w:delText>required</w:delText>
        </w:r>
        <w:r w:rsidDel="00B33063">
          <w:rPr>
            <w:color w:val="943634" w:themeColor="accent2" w:themeShade="BF"/>
          </w:rPr>
          <w:delText>"</w:delText>
        </w:r>
        <w:r w:rsidDel="00B33063">
          <w:rPr>
            <w:color w:val="31849B" w:themeColor="accent5" w:themeShade="BF"/>
          </w:rPr>
          <w:delText>&gt;</w:delText>
        </w:r>
        <w:bookmarkStart w:id="22020" w:name="_Toc10200822"/>
        <w:bookmarkStart w:id="22021" w:name="_Toc10204960"/>
        <w:bookmarkStart w:id="22022" w:name="_Toc10209098"/>
        <w:bookmarkEnd w:id="22020"/>
        <w:bookmarkEnd w:id="22021"/>
        <w:bookmarkEnd w:id="22022"/>
      </w:del>
    </w:p>
    <w:p w14:paraId="3CA91876" w14:textId="7DF78EAE" w:rsidR="00564C22" w:rsidDel="00B33063" w:rsidRDefault="009B1AF1" w:rsidP="00564C22">
      <w:pPr>
        <w:pStyle w:val="Code"/>
        <w:rPr>
          <w:del w:id="22023" w:author="Andreas Kuehne" w:date="2019-05-31T12:22:00Z"/>
        </w:rPr>
      </w:pPr>
      <w:del w:id="22024" w:author="Andreas Kuehne" w:date="2019-05-31T12:22:00Z">
        <w:r w:rsidDel="00B33063">
          <w:rPr>
            <w:color w:val="31849B" w:themeColor="accent5" w:themeShade="BF"/>
          </w:rPr>
          <w:delText xml:space="preserve">        &lt;xs:simpleType&gt;</w:delText>
        </w:r>
        <w:bookmarkStart w:id="22025" w:name="_Toc10200823"/>
        <w:bookmarkStart w:id="22026" w:name="_Toc10204961"/>
        <w:bookmarkStart w:id="22027" w:name="_Toc10209099"/>
        <w:bookmarkEnd w:id="22025"/>
        <w:bookmarkEnd w:id="22026"/>
        <w:bookmarkEnd w:id="22027"/>
      </w:del>
    </w:p>
    <w:p w14:paraId="3E1C316C" w14:textId="10C486E7" w:rsidR="00564C22" w:rsidDel="00B33063" w:rsidRDefault="009B1AF1" w:rsidP="00564C22">
      <w:pPr>
        <w:pStyle w:val="Code"/>
        <w:rPr>
          <w:del w:id="22028" w:author="Andreas Kuehne" w:date="2019-05-31T12:22:00Z"/>
        </w:rPr>
      </w:pPr>
      <w:del w:id="22029" w:author="Andreas Kuehne" w:date="2019-05-31T12:22:00Z">
        <w:r w:rsidDel="00B33063">
          <w:rPr>
            <w:color w:val="31849B" w:themeColor="accent5" w:themeShade="BF"/>
          </w:rPr>
          <w:delText xml:space="preserve">          &lt;xs:restriction</w:delText>
        </w:r>
        <w:r w:rsidDel="00B33063">
          <w:rPr>
            <w:color w:val="943634" w:themeColor="accent2" w:themeShade="BF"/>
          </w:rPr>
          <w:delText xml:space="preserve"> base="</w:delText>
        </w:r>
        <w:r w:rsidDel="00B33063">
          <w:rPr>
            <w:color w:val="244061" w:themeColor="accent1" w:themeShade="80"/>
          </w:rPr>
          <w:delText>xs:anyURI</w:delText>
        </w:r>
        <w:r w:rsidDel="00B33063">
          <w:rPr>
            <w:color w:val="943634" w:themeColor="accent2" w:themeShade="BF"/>
          </w:rPr>
          <w:delText>"</w:delText>
        </w:r>
        <w:r w:rsidDel="00B33063">
          <w:rPr>
            <w:color w:val="31849B" w:themeColor="accent5" w:themeShade="BF"/>
          </w:rPr>
          <w:delText>&gt;</w:delText>
        </w:r>
        <w:bookmarkStart w:id="22030" w:name="_Toc10200824"/>
        <w:bookmarkStart w:id="22031" w:name="_Toc10204962"/>
        <w:bookmarkStart w:id="22032" w:name="_Toc10209100"/>
        <w:bookmarkEnd w:id="22030"/>
        <w:bookmarkEnd w:id="22031"/>
        <w:bookmarkEnd w:id="22032"/>
      </w:del>
    </w:p>
    <w:p w14:paraId="5AA0CBCF" w14:textId="42041FDE" w:rsidR="00564C22" w:rsidDel="00B33063" w:rsidRDefault="009B1AF1" w:rsidP="00564C22">
      <w:pPr>
        <w:pStyle w:val="Code"/>
        <w:rPr>
          <w:del w:id="22033" w:author="Andreas Kuehne" w:date="2019-05-31T12:22:00Z"/>
        </w:rPr>
      </w:pPr>
      <w:del w:id="22034" w:author="Andreas Kuehne" w:date="2019-05-31T12:22:00Z">
        <w:r w:rsidDel="00B33063">
          <w:rPr>
            <w:color w:val="31849B" w:themeColor="accent5" w:themeShade="BF"/>
          </w:rPr>
          <w:delText xml:space="preserve">            &lt;xs:enumeration</w:delText>
        </w:r>
        <w:r w:rsidDel="00B33063">
          <w:rPr>
            <w:color w:val="943634" w:themeColor="accent2" w:themeShade="BF"/>
          </w:rPr>
          <w:delText xml:space="preserve"> value="</w:delText>
        </w:r>
        <w:r w:rsidDel="00B33063">
          <w:rPr>
            <w:color w:val="244061" w:themeColor="accent1" w:themeShade="80"/>
          </w:rPr>
          <w:delText>urn:oasis:names:tc:dss:1.0:additionaltimeinfo:signatureTimestamp</w:delText>
        </w:r>
        <w:r w:rsidDel="00B33063">
          <w:rPr>
            <w:color w:val="943634" w:themeColor="accent2" w:themeShade="BF"/>
          </w:rPr>
          <w:delText>"</w:delText>
        </w:r>
        <w:r w:rsidDel="00B33063">
          <w:rPr>
            <w:color w:val="31849B" w:themeColor="accent5" w:themeShade="BF"/>
          </w:rPr>
          <w:delText>/&gt;</w:delText>
        </w:r>
        <w:bookmarkStart w:id="22035" w:name="_Toc10200825"/>
        <w:bookmarkStart w:id="22036" w:name="_Toc10204963"/>
        <w:bookmarkStart w:id="22037" w:name="_Toc10209101"/>
        <w:bookmarkEnd w:id="22035"/>
        <w:bookmarkEnd w:id="22036"/>
        <w:bookmarkEnd w:id="22037"/>
      </w:del>
    </w:p>
    <w:p w14:paraId="65B79A4A" w14:textId="6AE47C61" w:rsidR="00564C22" w:rsidDel="00B33063" w:rsidRDefault="009B1AF1" w:rsidP="00564C22">
      <w:pPr>
        <w:pStyle w:val="Code"/>
        <w:rPr>
          <w:del w:id="22038" w:author="Andreas Kuehne" w:date="2019-05-31T12:22:00Z"/>
        </w:rPr>
      </w:pPr>
      <w:del w:id="22039" w:author="Andreas Kuehne" w:date="2019-05-31T12:22:00Z">
        <w:r w:rsidDel="00B33063">
          <w:rPr>
            <w:color w:val="31849B" w:themeColor="accent5" w:themeShade="BF"/>
          </w:rPr>
          <w:delText xml:space="preserve">            &lt;xs:enumeration</w:delText>
        </w:r>
        <w:r w:rsidDel="00B33063">
          <w:rPr>
            <w:color w:val="943634" w:themeColor="accent2" w:themeShade="BF"/>
          </w:rPr>
          <w:delText xml:space="preserve"> value="</w:delText>
        </w:r>
        <w:r w:rsidDel="00B33063">
          <w:rPr>
            <w:color w:val="244061" w:themeColor="accent1" w:themeShade="80"/>
          </w:rPr>
          <w:delText>urn:oasis:names:tc:dss:1.0:additionaltimeinfo:signatureTimemark</w:delText>
        </w:r>
        <w:r w:rsidDel="00B33063">
          <w:rPr>
            <w:color w:val="943634" w:themeColor="accent2" w:themeShade="BF"/>
          </w:rPr>
          <w:delText>"</w:delText>
        </w:r>
        <w:r w:rsidDel="00B33063">
          <w:rPr>
            <w:color w:val="31849B" w:themeColor="accent5" w:themeShade="BF"/>
          </w:rPr>
          <w:delText>/&gt;</w:delText>
        </w:r>
        <w:bookmarkStart w:id="22040" w:name="_Toc10200826"/>
        <w:bookmarkStart w:id="22041" w:name="_Toc10204964"/>
        <w:bookmarkStart w:id="22042" w:name="_Toc10209102"/>
        <w:bookmarkEnd w:id="22040"/>
        <w:bookmarkEnd w:id="22041"/>
        <w:bookmarkEnd w:id="22042"/>
      </w:del>
    </w:p>
    <w:p w14:paraId="4FA6FDC5" w14:textId="217FF4EC" w:rsidR="00564C22" w:rsidDel="00B33063" w:rsidRDefault="009B1AF1" w:rsidP="00564C22">
      <w:pPr>
        <w:pStyle w:val="Code"/>
        <w:rPr>
          <w:del w:id="22043" w:author="Andreas Kuehne" w:date="2019-05-31T12:22:00Z"/>
        </w:rPr>
      </w:pPr>
      <w:del w:id="22044" w:author="Andreas Kuehne" w:date="2019-05-31T12:22:00Z">
        <w:r w:rsidDel="00B33063">
          <w:rPr>
            <w:color w:val="31849B" w:themeColor="accent5" w:themeShade="BF"/>
          </w:rPr>
          <w:delText xml:space="preserve">            &lt;xs:enumeration</w:delText>
        </w:r>
        <w:r w:rsidDel="00B33063">
          <w:rPr>
            <w:color w:val="943634" w:themeColor="accent2" w:themeShade="BF"/>
          </w:rPr>
          <w:delText xml:space="preserve"> value="</w:delText>
        </w:r>
        <w:r w:rsidDel="00B33063">
          <w:rPr>
            <w:color w:val="244061" w:themeColor="accent1" w:themeShade="80"/>
          </w:rPr>
          <w:delText>urn:oasis:names:tc:dss:1.0:additionaltimeinfo:signedObjectTimestamp</w:delText>
        </w:r>
        <w:r w:rsidDel="00B33063">
          <w:rPr>
            <w:color w:val="943634" w:themeColor="accent2" w:themeShade="BF"/>
          </w:rPr>
          <w:delText>"</w:delText>
        </w:r>
        <w:r w:rsidDel="00B33063">
          <w:rPr>
            <w:color w:val="31849B" w:themeColor="accent5" w:themeShade="BF"/>
          </w:rPr>
          <w:delText>/&gt;</w:delText>
        </w:r>
        <w:bookmarkStart w:id="22045" w:name="_Toc10200827"/>
        <w:bookmarkStart w:id="22046" w:name="_Toc10204965"/>
        <w:bookmarkStart w:id="22047" w:name="_Toc10209103"/>
        <w:bookmarkEnd w:id="22045"/>
        <w:bookmarkEnd w:id="22046"/>
        <w:bookmarkEnd w:id="22047"/>
      </w:del>
    </w:p>
    <w:p w14:paraId="54625631" w14:textId="4A469CBE" w:rsidR="00564C22" w:rsidDel="00B33063" w:rsidRDefault="009B1AF1" w:rsidP="00564C22">
      <w:pPr>
        <w:pStyle w:val="Code"/>
        <w:rPr>
          <w:del w:id="22048" w:author="Andreas Kuehne" w:date="2019-05-31T12:22:00Z"/>
        </w:rPr>
      </w:pPr>
      <w:del w:id="22049" w:author="Andreas Kuehne" w:date="2019-05-31T12:22:00Z">
        <w:r w:rsidDel="00B33063">
          <w:rPr>
            <w:color w:val="31849B" w:themeColor="accent5" w:themeShade="BF"/>
          </w:rPr>
          <w:delText xml:space="preserve">            &lt;xs:enumeration</w:delText>
        </w:r>
        <w:r w:rsidDel="00B33063">
          <w:rPr>
            <w:color w:val="943634" w:themeColor="accent2" w:themeShade="BF"/>
          </w:rPr>
          <w:delText xml:space="preserve"> value="</w:delText>
        </w:r>
        <w:r w:rsidDel="00B33063">
          <w:rPr>
            <w:color w:val="244061" w:themeColor="accent1" w:themeShade="80"/>
          </w:rPr>
          <w:delText>urn:oasis:names:tc:dss:1.0:additionaltimeinfo:claimedSigningTime</w:delText>
        </w:r>
        <w:r w:rsidDel="00B33063">
          <w:rPr>
            <w:color w:val="943634" w:themeColor="accent2" w:themeShade="BF"/>
          </w:rPr>
          <w:delText>"</w:delText>
        </w:r>
        <w:r w:rsidDel="00B33063">
          <w:rPr>
            <w:color w:val="31849B" w:themeColor="accent5" w:themeShade="BF"/>
          </w:rPr>
          <w:delText>/&gt;</w:delText>
        </w:r>
        <w:bookmarkStart w:id="22050" w:name="_Toc10200828"/>
        <w:bookmarkStart w:id="22051" w:name="_Toc10204966"/>
        <w:bookmarkStart w:id="22052" w:name="_Toc10209104"/>
        <w:bookmarkEnd w:id="22050"/>
        <w:bookmarkEnd w:id="22051"/>
        <w:bookmarkEnd w:id="22052"/>
      </w:del>
    </w:p>
    <w:p w14:paraId="5B9177A8" w14:textId="6F8F31C2" w:rsidR="00564C22" w:rsidDel="00B33063" w:rsidRDefault="009B1AF1" w:rsidP="00564C22">
      <w:pPr>
        <w:pStyle w:val="Code"/>
        <w:rPr>
          <w:del w:id="22053" w:author="Andreas Kuehne" w:date="2019-05-31T12:22:00Z"/>
        </w:rPr>
      </w:pPr>
      <w:del w:id="22054" w:author="Andreas Kuehne" w:date="2019-05-31T12:22:00Z">
        <w:r w:rsidDel="00B33063">
          <w:rPr>
            <w:color w:val="31849B" w:themeColor="accent5" w:themeShade="BF"/>
          </w:rPr>
          <w:delText xml:space="preserve">          &lt;/xs:restriction&gt;</w:delText>
        </w:r>
        <w:bookmarkStart w:id="22055" w:name="_Toc10200829"/>
        <w:bookmarkStart w:id="22056" w:name="_Toc10204967"/>
        <w:bookmarkStart w:id="22057" w:name="_Toc10209105"/>
        <w:bookmarkEnd w:id="22055"/>
        <w:bookmarkEnd w:id="22056"/>
        <w:bookmarkEnd w:id="22057"/>
      </w:del>
    </w:p>
    <w:p w14:paraId="76A84A69" w14:textId="16318279" w:rsidR="00564C22" w:rsidDel="00B33063" w:rsidRDefault="009B1AF1" w:rsidP="00564C22">
      <w:pPr>
        <w:pStyle w:val="Code"/>
        <w:rPr>
          <w:del w:id="22058" w:author="Andreas Kuehne" w:date="2019-05-31T12:22:00Z"/>
        </w:rPr>
      </w:pPr>
      <w:del w:id="22059" w:author="Andreas Kuehne" w:date="2019-05-31T12:22:00Z">
        <w:r w:rsidDel="00B33063">
          <w:rPr>
            <w:color w:val="31849B" w:themeColor="accent5" w:themeShade="BF"/>
          </w:rPr>
          <w:delText xml:space="preserve">        &lt;/xs:simpleType&gt;</w:delText>
        </w:r>
        <w:bookmarkStart w:id="22060" w:name="_Toc10200830"/>
        <w:bookmarkStart w:id="22061" w:name="_Toc10204968"/>
        <w:bookmarkStart w:id="22062" w:name="_Toc10209106"/>
        <w:bookmarkEnd w:id="22060"/>
        <w:bookmarkEnd w:id="22061"/>
        <w:bookmarkEnd w:id="22062"/>
      </w:del>
    </w:p>
    <w:p w14:paraId="313B8AF1" w14:textId="04FDD681" w:rsidR="00564C22" w:rsidDel="00B33063" w:rsidRDefault="009B1AF1" w:rsidP="00564C22">
      <w:pPr>
        <w:pStyle w:val="Code"/>
        <w:rPr>
          <w:del w:id="22063" w:author="Andreas Kuehne" w:date="2019-05-31T12:22:00Z"/>
        </w:rPr>
      </w:pPr>
      <w:del w:id="22064" w:author="Andreas Kuehne" w:date="2019-05-31T12:22:00Z">
        <w:r w:rsidDel="00B33063">
          <w:rPr>
            <w:color w:val="31849B" w:themeColor="accent5" w:themeShade="BF"/>
          </w:rPr>
          <w:delText xml:space="preserve">      &lt;/xs:attribute&gt;</w:delText>
        </w:r>
        <w:bookmarkStart w:id="22065" w:name="_Toc10200831"/>
        <w:bookmarkStart w:id="22066" w:name="_Toc10204969"/>
        <w:bookmarkStart w:id="22067" w:name="_Toc10209107"/>
        <w:bookmarkEnd w:id="22065"/>
        <w:bookmarkEnd w:id="22066"/>
        <w:bookmarkEnd w:id="22067"/>
      </w:del>
    </w:p>
    <w:p w14:paraId="544E0F80" w14:textId="66A2CA06" w:rsidR="00564C22" w:rsidDel="00B33063" w:rsidRDefault="009B1AF1" w:rsidP="00564C22">
      <w:pPr>
        <w:pStyle w:val="Code"/>
        <w:rPr>
          <w:del w:id="22068" w:author="Andreas Kuehne" w:date="2019-05-31T12:22:00Z"/>
        </w:rPr>
      </w:pPr>
      <w:del w:id="22069"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Ref</w:delText>
        </w:r>
        <w:r w:rsidDel="00B33063">
          <w:rPr>
            <w:color w:val="943634" w:themeColor="accent2" w:themeShade="BF"/>
          </w:rPr>
          <w:delText>" type="</w:delText>
        </w:r>
        <w:r w:rsidDel="00B33063">
          <w:rPr>
            <w:color w:val="244061" w:themeColor="accent1" w:themeShade="80"/>
          </w:rPr>
          <w:delText>xs:string</w:delText>
        </w:r>
        <w:r w:rsidDel="00B33063">
          <w:rPr>
            <w:color w:val="943634" w:themeColor="accent2" w:themeShade="BF"/>
          </w:rPr>
          <w:delText>" use="</w:delText>
        </w:r>
        <w:r w:rsidDel="00B33063">
          <w:rPr>
            <w:color w:val="244061" w:themeColor="accent1" w:themeShade="80"/>
          </w:rPr>
          <w:delText>optional</w:delText>
        </w:r>
        <w:r w:rsidDel="00B33063">
          <w:rPr>
            <w:color w:val="943634" w:themeColor="accent2" w:themeShade="BF"/>
          </w:rPr>
          <w:delText>"</w:delText>
        </w:r>
        <w:r w:rsidDel="00B33063">
          <w:rPr>
            <w:color w:val="31849B" w:themeColor="accent5" w:themeShade="BF"/>
          </w:rPr>
          <w:delText>/&gt;</w:delText>
        </w:r>
        <w:bookmarkStart w:id="22070" w:name="_Toc10200832"/>
        <w:bookmarkStart w:id="22071" w:name="_Toc10204970"/>
        <w:bookmarkStart w:id="22072" w:name="_Toc10209108"/>
        <w:bookmarkEnd w:id="22070"/>
        <w:bookmarkEnd w:id="22071"/>
        <w:bookmarkEnd w:id="22072"/>
      </w:del>
    </w:p>
    <w:p w14:paraId="51B57412" w14:textId="769E330B" w:rsidR="00564C22" w:rsidDel="00B33063" w:rsidRDefault="009B1AF1" w:rsidP="00564C22">
      <w:pPr>
        <w:pStyle w:val="Code"/>
        <w:rPr>
          <w:del w:id="22073" w:author="Andreas Kuehne" w:date="2019-05-31T12:22:00Z"/>
        </w:rPr>
      </w:pPr>
      <w:del w:id="22074" w:author="Andreas Kuehne" w:date="2019-05-31T12:22:00Z">
        <w:r w:rsidDel="00B33063">
          <w:rPr>
            <w:color w:val="31849B" w:themeColor="accent5" w:themeShade="BF"/>
          </w:rPr>
          <w:delText xml:space="preserve">    &lt;/xs:extension&gt;</w:delText>
        </w:r>
        <w:bookmarkStart w:id="22075" w:name="_Toc10200833"/>
        <w:bookmarkStart w:id="22076" w:name="_Toc10204971"/>
        <w:bookmarkStart w:id="22077" w:name="_Toc10209109"/>
        <w:bookmarkEnd w:id="22075"/>
        <w:bookmarkEnd w:id="22076"/>
        <w:bookmarkEnd w:id="22077"/>
      </w:del>
    </w:p>
    <w:p w14:paraId="3932B6D3" w14:textId="1519042C" w:rsidR="00564C22" w:rsidDel="00B33063" w:rsidRDefault="009B1AF1" w:rsidP="00564C22">
      <w:pPr>
        <w:pStyle w:val="Code"/>
        <w:rPr>
          <w:del w:id="22078" w:author="Andreas Kuehne" w:date="2019-05-31T12:22:00Z"/>
        </w:rPr>
      </w:pPr>
      <w:del w:id="22079" w:author="Andreas Kuehne" w:date="2019-05-31T12:22:00Z">
        <w:r w:rsidDel="00B33063">
          <w:rPr>
            <w:color w:val="31849B" w:themeColor="accent5" w:themeShade="BF"/>
          </w:rPr>
          <w:delText xml:space="preserve">  &lt;/xs:simpleContent&gt;</w:delText>
        </w:r>
        <w:bookmarkStart w:id="22080" w:name="_Toc10200834"/>
        <w:bookmarkStart w:id="22081" w:name="_Toc10204972"/>
        <w:bookmarkStart w:id="22082" w:name="_Toc10209110"/>
        <w:bookmarkEnd w:id="22080"/>
        <w:bookmarkEnd w:id="22081"/>
        <w:bookmarkEnd w:id="22082"/>
      </w:del>
    </w:p>
    <w:p w14:paraId="699C7FC9" w14:textId="569258BB" w:rsidR="00564C22" w:rsidDel="00B33063" w:rsidRDefault="009B1AF1" w:rsidP="00564C22">
      <w:pPr>
        <w:pStyle w:val="Code"/>
        <w:rPr>
          <w:del w:id="22083" w:author="Andreas Kuehne" w:date="2019-05-31T12:22:00Z"/>
        </w:rPr>
      </w:pPr>
      <w:del w:id="22084" w:author="Andreas Kuehne" w:date="2019-05-31T12:22:00Z">
        <w:r w:rsidDel="00B33063">
          <w:rPr>
            <w:color w:val="31849B" w:themeColor="accent5" w:themeShade="BF"/>
          </w:rPr>
          <w:delText>&lt;/xs:complexType&gt;</w:delText>
        </w:r>
        <w:bookmarkStart w:id="22085" w:name="_Toc10200835"/>
        <w:bookmarkStart w:id="22086" w:name="_Toc10204973"/>
        <w:bookmarkStart w:id="22087" w:name="_Toc10209111"/>
        <w:bookmarkEnd w:id="22085"/>
        <w:bookmarkEnd w:id="22086"/>
        <w:bookmarkEnd w:id="22087"/>
      </w:del>
    </w:p>
    <w:p w14:paraId="33DF38A2" w14:textId="4195249D" w:rsidR="00564C22" w:rsidDel="00B33063" w:rsidRDefault="009B1AF1" w:rsidP="00564C22">
      <w:pPr>
        <w:spacing w:line="259" w:lineRule="auto"/>
        <w:rPr>
          <w:del w:id="22088" w:author="Andreas Kuehne" w:date="2019-05-31T12:22:00Z"/>
        </w:rPr>
      </w:pPr>
      <w:del w:id="22089"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AdditionalTimeInfoType</w:delText>
        </w:r>
        <w:r w:rsidRPr="71C71F8C" w:rsidDel="00B33063">
          <w:delText xml:space="preserve"> </w:delText>
        </w:r>
        <w:r w:rsidDel="00B33063">
          <w:delText xml:space="preserve">XML element SHALL implement in XML syntax the sub-component that has a name equal to its local name. </w:delText>
        </w:r>
        <w:bookmarkStart w:id="22090" w:name="_Toc10200836"/>
        <w:bookmarkStart w:id="22091" w:name="_Toc10204974"/>
        <w:bookmarkStart w:id="22092" w:name="_Toc10209112"/>
        <w:bookmarkEnd w:id="22090"/>
        <w:bookmarkEnd w:id="22091"/>
        <w:bookmarkEnd w:id="22092"/>
      </w:del>
    </w:p>
    <w:p w14:paraId="158C66EF" w14:textId="54805977" w:rsidR="00564C22" w:rsidDel="00B33063" w:rsidRDefault="009B1AF1" w:rsidP="00564C22">
      <w:pPr>
        <w:pStyle w:val="berschrift3"/>
        <w:rPr>
          <w:del w:id="22093" w:author="Andreas Kuehne" w:date="2019-05-31T12:22:00Z"/>
        </w:rPr>
      </w:pPr>
      <w:bookmarkStart w:id="22094" w:name="_RefCompADA9612D"/>
      <w:del w:id="22095" w:author="Andreas Kuehne" w:date="2019-05-31T12:22:00Z">
        <w:r w:rsidDel="00B33063">
          <w:delText>Component VerificationTimeInfo</w:delText>
        </w:r>
        <w:bookmarkStart w:id="22096" w:name="_Toc10200837"/>
        <w:bookmarkStart w:id="22097" w:name="_Toc10204975"/>
        <w:bookmarkStart w:id="22098" w:name="_Toc10209113"/>
        <w:bookmarkEnd w:id="22094"/>
        <w:bookmarkEnd w:id="22096"/>
        <w:bookmarkEnd w:id="22097"/>
        <w:bookmarkEnd w:id="22098"/>
      </w:del>
    </w:p>
    <w:p w14:paraId="4655AE9F" w14:textId="6830198E" w:rsidR="00564C22" w:rsidDel="00B33063" w:rsidRDefault="001725A5" w:rsidP="00564C22">
      <w:pPr>
        <w:rPr>
          <w:del w:id="22099" w:author="Andreas Kuehne" w:date="2019-05-31T12:22:00Z"/>
        </w:rPr>
      </w:pPr>
      <w:del w:id="22100" w:author="Andreas Kuehne" w:date="2019-05-31T12:22:00Z">
        <w:r w:rsidRPr="003A06D0" w:rsidDel="00B33063">
          <w:delText xml:space="preserve">The </w:delText>
        </w:r>
        <w:r w:rsidRPr="003A06D0" w:rsidDel="00B33063">
          <w:rPr>
            <w:rFonts w:ascii="Courier New" w:eastAsia="Courier New" w:hAnsi="Courier New" w:cs="Courier New"/>
            <w:lang w:val="en-GB"/>
          </w:rPr>
          <w:delText>VerificationTimeInfo</w:delText>
        </w:r>
        <w:r w:rsidRPr="003A06D0" w:rsidDel="00B33063">
          <w:delText xml:space="preserve"> component allows the client to obtain the time instant used by the server to validate the signature.</w:delText>
        </w:r>
        <w:bookmarkStart w:id="22101" w:name="_Toc10200838"/>
        <w:bookmarkStart w:id="22102" w:name="_Toc10204976"/>
        <w:bookmarkStart w:id="22103" w:name="_Toc10209114"/>
        <w:bookmarkEnd w:id="22101"/>
        <w:bookmarkEnd w:id="22102"/>
        <w:bookmarkEnd w:id="22103"/>
      </w:del>
    </w:p>
    <w:p w14:paraId="6018F4C2" w14:textId="006AD0B6" w:rsidR="00564C22" w:rsidDel="00B33063" w:rsidRDefault="009B1AF1" w:rsidP="00564C22">
      <w:pPr>
        <w:rPr>
          <w:del w:id="22104" w:author="Andreas Kuehne" w:date="2019-05-31T12:22:00Z"/>
        </w:rPr>
      </w:pPr>
      <w:del w:id="22105" w:author="Andreas Kuehne" w:date="2019-05-31T12:22:00Z">
        <w:r w:rsidDel="00B33063">
          <w:delText>Below follows a list of the sub-components that constitute this component:</w:delText>
        </w:r>
        <w:bookmarkStart w:id="22106" w:name="_Toc10200839"/>
        <w:bookmarkStart w:id="22107" w:name="_Toc10204977"/>
        <w:bookmarkStart w:id="22108" w:name="_Toc10209115"/>
        <w:bookmarkEnd w:id="22106"/>
        <w:bookmarkEnd w:id="22107"/>
        <w:bookmarkEnd w:id="22108"/>
      </w:del>
    </w:p>
    <w:p w14:paraId="38729F01" w14:textId="3BB54FBB" w:rsidR="00564C22" w:rsidDel="00B33063" w:rsidRDefault="009B1AF1" w:rsidP="00564C22">
      <w:pPr>
        <w:pStyle w:val="Member"/>
        <w:rPr>
          <w:del w:id="22109" w:author="Andreas Kuehne" w:date="2019-05-31T12:22:00Z"/>
        </w:rPr>
      </w:pPr>
      <w:del w:id="22110" w:author="Andreas Kuehne" w:date="2019-05-31T12:22:00Z">
        <w:r w:rsidDel="00B33063">
          <w:delText xml:space="preserve">The </w:delText>
        </w:r>
        <w:r w:rsidRPr="35C1378D" w:rsidDel="00B33063">
          <w:rPr>
            <w:rStyle w:val="Datatype"/>
          </w:rPr>
          <w:delText>VerificationTime</w:delText>
        </w:r>
        <w:r w:rsidDel="00B33063">
          <w:delText xml:space="preserve"> element MUST contain one instance of a date/time value. </w:delText>
        </w:r>
        <w:r w:rsidRPr="003A06D0" w:rsidDel="00B33063">
          <w:delText>This time instant used by the server when verifying the signature. It SHOULD be expressed as UTC time (Coordinated Universal Time) to reduce confusion with the local time zone use.</w:delText>
        </w:r>
        <w:bookmarkStart w:id="22111" w:name="_Toc10200840"/>
        <w:bookmarkStart w:id="22112" w:name="_Toc10204978"/>
        <w:bookmarkStart w:id="22113" w:name="_Toc10209116"/>
        <w:bookmarkEnd w:id="22111"/>
        <w:bookmarkEnd w:id="22112"/>
        <w:bookmarkEnd w:id="22113"/>
      </w:del>
    </w:p>
    <w:p w14:paraId="204AABC1" w14:textId="74A841F2" w:rsidR="00564C22" w:rsidDel="00B33063" w:rsidRDefault="009B1AF1" w:rsidP="00564C22">
      <w:pPr>
        <w:pStyle w:val="Member"/>
        <w:rPr>
          <w:del w:id="22114" w:author="Andreas Kuehne" w:date="2019-05-31T12:22:00Z"/>
        </w:rPr>
      </w:pPr>
      <w:del w:id="22115" w:author="Andreas Kuehne" w:date="2019-05-31T12:22:00Z">
        <w:r w:rsidDel="00B33063">
          <w:delText xml:space="preserve">The OPTIONAL </w:delText>
        </w:r>
        <w:r w:rsidRPr="35C1378D" w:rsidDel="00B33063">
          <w:rPr>
            <w:rStyle w:val="Datatype"/>
          </w:rPr>
          <w:delText>AdditionalTimeInfo</w:delText>
        </w:r>
        <w:r w:rsidDel="00B33063">
          <w:delText xml:space="preserve"> element, if present, MAY occur zero or more times containing a sub-component. If present each instance MUST satisfy the requirements specified in this document in section </w:delText>
        </w:r>
        <w:r w:rsidDel="00B33063">
          <w:fldChar w:fldCharType="begin"/>
        </w:r>
        <w:r w:rsidDel="00B33063">
          <w:delInstrText xml:space="preserve"> REF _RefComp00F39FBD \r \h </w:delInstrText>
        </w:r>
        <w:r w:rsidDel="00B33063">
          <w:fldChar w:fldCharType="separate"/>
        </w:r>
        <w:r w:rsidDel="00B33063">
          <w:rPr>
            <w:rStyle w:val="Datatype"/>
            <w:rFonts w:eastAsia="Courier New" w:cs="Courier New"/>
          </w:rPr>
          <w:delText>AdditionalTimeInfo</w:delText>
        </w:r>
        <w:r w:rsidDel="00B33063">
          <w:fldChar w:fldCharType="end"/>
        </w:r>
        <w:r w:rsidDel="00B33063">
          <w:delText xml:space="preserve">. </w:delText>
        </w:r>
        <w:r w:rsidRPr="003A06D0" w:rsidDel="00B33063">
          <w:delText xml:space="preserve">The </w:delText>
        </w:r>
        <w:r w:rsidRPr="003A06D0" w:rsidDel="00B33063">
          <w:rPr>
            <w:rStyle w:val="Datatype"/>
            <w:lang w:val="en-GB"/>
          </w:rPr>
          <w:delText>AdditionalTimeInfo</w:delText>
        </w:r>
        <w:r w:rsidRPr="003A06D0" w:rsidDel="00B33063">
          <w:delText xml:space="preserve"> element can contain any other time instant(s) relevant in the context of the verification time determination.</w:delText>
        </w:r>
        <w:bookmarkStart w:id="22116" w:name="_Toc10200841"/>
        <w:bookmarkStart w:id="22117" w:name="_Toc10204979"/>
        <w:bookmarkStart w:id="22118" w:name="_Toc10209117"/>
        <w:bookmarkEnd w:id="22116"/>
        <w:bookmarkEnd w:id="22117"/>
        <w:bookmarkEnd w:id="22118"/>
      </w:del>
    </w:p>
    <w:p w14:paraId="6BABBC0A" w14:textId="1BFBC414" w:rsidR="00564C22" w:rsidDel="00B33063" w:rsidRDefault="009B1AF1" w:rsidP="00564C22">
      <w:pPr>
        <w:pStyle w:val="berschrift4"/>
        <w:rPr>
          <w:del w:id="22119" w:author="Andreas Kuehne" w:date="2019-05-31T12:22:00Z"/>
        </w:rPr>
      </w:pPr>
      <w:del w:id="22120" w:author="Andreas Kuehne" w:date="2019-05-31T12:22:00Z">
        <w:r w:rsidDel="00B33063">
          <w:delText>VerificationTimeInfo – JSON Syntax</w:delText>
        </w:r>
        <w:bookmarkStart w:id="22121" w:name="_Toc10200842"/>
        <w:bookmarkStart w:id="22122" w:name="_Toc10204980"/>
        <w:bookmarkStart w:id="22123" w:name="_Toc10209118"/>
        <w:bookmarkEnd w:id="22121"/>
        <w:bookmarkEnd w:id="22122"/>
        <w:bookmarkEnd w:id="22123"/>
      </w:del>
    </w:p>
    <w:p w14:paraId="3659BCED" w14:textId="22AF6248" w:rsidR="00564C22" w:rsidRPr="0248A3D1" w:rsidDel="00B33063" w:rsidRDefault="009B1AF1" w:rsidP="00564C22">
      <w:pPr>
        <w:rPr>
          <w:del w:id="22124" w:author="Andreas Kuehne" w:date="2019-05-31T12:22:00Z"/>
        </w:rPr>
      </w:pPr>
      <w:del w:id="22125"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VerificationTimeInfoType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VerificationTimeInfo</w:delText>
        </w:r>
        <w:r w:rsidDel="00B33063">
          <w:delText xml:space="preserve"> component.</w:delText>
        </w:r>
        <w:bookmarkStart w:id="22126" w:name="_Toc10200843"/>
        <w:bookmarkStart w:id="22127" w:name="_Toc10204981"/>
        <w:bookmarkStart w:id="22128" w:name="_Toc10209119"/>
        <w:bookmarkEnd w:id="22126"/>
        <w:bookmarkEnd w:id="22127"/>
        <w:bookmarkEnd w:id="22128"/>
      </w:del>
    </w:p>
    <w:p w14:paraId="2BB19C27" w14:textId="53812E5F" w:rsidR="00564C22" w:rsidRPr="C2430093" w:rsidDel="00B33063" w:rsidRDefault="009B1AF1" w:rsidP="00564C22">
      <w:pPr>
        <w:spacing w:line="259" w:lineRule="auto"/>
        <w:rPr>
          <w:del w:id="22129" w:author="Andreas Kuehne" w:date="2019-05-31T12:22:00Z"/>
          <w:rFonts w:eastAsia="Arial" w:cs="Arial"/>
          <w:sz w:val="22"/>
          <w:szCs w:val="22"/>
        </w:rPr>
      </w:pPr>
      <w:del w:id="22130"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VerificationTimeInfo</w:delText>
        </w:r>
        <w:r w:rsidRPr="002062A5" w:rsidDel="00B33063">
          <w:rPr>
            <w:rFonts w:eastAsia="Arial" w:cs="Arial"/>
            <w:sz w:val="22"/>
            <w:szCs w:val="22"/>
          </w:rPr>
          <w:delText xml:space="preserve"> using JSON-specific names mapped as shown in the table below.</w:delText>
        </w:r>
        <w:bookmarkStart w:id="22131" w:name="_Toc10200844"/>
        <w:bookmarkStart w:id="22132" w:name="_Toc10204982"/>
        <w:bookmarkStart w:id="22133" w:name="_Toc10209120"/>
        <w:bookmarkEnd w:id="22131"/>
        <w:bookmarkEnd w:id="22132"/>
        <w:bookmarkEnd w:id="22133"/>
      </w:del>
    </w:p>
    <w:tbl>
      <w:tblPr>
        <w:tblStyle w:val="Gitternetztabelle1hell1"/>
        <w:tblW w:w="0" w:type="auto"/>
        <w:tblLook w:val="04A0" w:firstRow="1" w:lastRow="0" w:firstColumn="1" w:lastColumn="0" w:noHBand="0" w:noVBand="1"/>
      </w:tblPr>
      <w:tblGrid>
        <w:gridCol w:w="4675"/>
        <w:gridCol w:w="4675"/>
      </w:tblGrid>
      <w:tr w:rsidR="00564C22" w:rsidDel="00B33063" w14:paraId="6F5F67FA" w14:textId="417DDE5F" w:rsidTr="00564C22">
        <w:trPr>
          <w:cnfStyle w:val="100000000000" w:firstRow="1" w:lastRow="0" w:firstColumn="0" w:lastColumn="0" w:oddVBand="0" w:evenVBand="0" w:oddHBand="0" w:evenHBand="0" w:firstRowFirstColumn="0" w:firstRowLastColumn="0" w:lastRowFirstColumn="0" w:lastRowLastColumn="0"/>
          <w:del w:id="2213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7C045A7" w14:textId="3D1C4D66" w:rsidR="00564C22" w:rsidDel="00B33063" w:rsidRDefault="009B1AF1" w:rsidP="00564C22">
            <w:pPr>
              <w:pStyle w:val="Beschriftung"/>
              <w:rPr>
                <w:del w:id="22135" w:author="Andreas Kuehne" w:date="2019-05-31T12:22:00Z"/>
              </w:rPr>
            </w:pPr>
            <w:del w:id="22136" w:author="Andreas Kuehne" w:date="2019-05-31T12:22:00Z">
              <w:r w:rsidDel="00B33063">
                <w:delText>Element</w:delText>
              </w:r>
              <w:bookmarkStart w:id="22137" w:name="_Toc10200845"/>
              <w:bookmarkStart w:id="22138" w:name="_Toc10204983"/>
              <w:bookmarkStart w:id="22139" w:name="_Toc10209121"/>
              <w:bookmarkEnd w:id="22137"/>
              <w:bookmarkEnd w:id="22138"/>
              <w:bookmarkEnd w:id="22139"/>
            </w:del>
          </w:p>
        </w:tc>
        <w:tc>
          <w:tcPr>
            <w:tcW w:w="4675" w:type="dxa"/>
          </w:tcPr>
          <w:p w14:paraId="063D0E6F" w14:textId="4CCBCCD5"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22140" w:author="Andreas Kuehne" w:date="2019-05-31T12:22:00Z"/>
              </w:rPr>
            </w:pPr>
            <w:del w:id="22141" w:author="Andreas Kuehne" w:date="2019-05-31T12:22:00Z">
              <w:r w:rsidDel="00B33063">
                <w:delText>Implementing JSON member name</w:delText>
              </w:r>
              <w:bookmarkStart w:id="22142" w:name="_Toc10200846"/>
              <w:bookmarkStart w:id="22143" w:name="_Toc10204984"/>
              <w:bookmarkStart w:id="22144" w:name="_Toc10209122"/>
              <w:bookmarkEnd w:id="22142"/>
              <w:bookmarkEnd w:id="22143"/>
              <w:bookmarkEnd w:id="22144"/>
            </w:del>
          </w:p>
        </w:tc>
        <w:bookmarkStart w:id="22145" w:name="_Toc10200847"/>
        <w:bookmarkStart w:id="22146" w:name="_Toc10204985"/>
        <w:bookmarkStart w:id="22147" w:name="_Toc10209123"/>
        <w:bookmarkEnd w:id="22145"/>
        <w:bookmarkEnd w:id="22146"/>
        <w:bookmarkEnd w:id="22147"/>
      </w:tr>
      <w:tr w:rsidR="00564C22" w:rsidDel="00B33063" w14:paraId="5D086422" w14:textId="7D326724" w:rsidTr="00564C22">
        <w:trPr>
          <w:del w:id="2214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A24CFBE" w14:textId="734501FF" w:rsidR="00564C22" w:rsidRPr="002062A5" w:rsidDel="00B33063" w:rsidRDefault="009B1AF1" w:rsidP="00564C22">
            <w:pPr>
              <w:pStyle w:val="Beschriftung"/>
              <w:rPr>
                <w:del w:id="22149" w:author="Andreas Kuehne" w:date="2019-05-31T12:22:00Z"/>
                <w:rStyle w:val="Datatype"/>
                <w:b w:val="0"/>
                <w:bCs w:val="0"/>
              </w:rPr>
            </w:pPr>
            <w:del w:id="22150" w:author="Andreas Kuehne" w:date="2019-05-31T12:22:00Z">
              <w:r w:rsidRPr="002062A5" w:rsidDel="00B33063">
                <w:rPr>
                  <w:rStyle w:val="Datatype"/>
                </w:rPr>
                <w:delText>VerificationTime</w:delText>
              </w:r>
              <w:bookmarkStart w:id="22151" w:name="_Toc10200848"/>
              <w:bookmarkStart w:id="22152" w:name="_Toc10204986"/>
              <w:bookmarkStart w:id="22153" w:name="_Toc10209124"/>
              <w:bookmarkEnd w:id="22151"/>
              <w:bookmarkEnd w:id="22152"/>
              <w:bookmarkEnd w:id="22153"/>
            </w:del>
          </w:p>
        </w:tc>
        <w:tc>
          <w:tcPr>
            <w:tcW w:w="4675" w:type="dxa"/>
          </w:tcPr>
          <w:p w14:paraId="3142717C" w14:textId="44D6BD8B"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2154" w:author="Andreas Kuehne" w:date="2019-05-31T12:22:00Z"/>
                <w:rStyle w:val="Datatype"/>
              </w:rPr>
            </w:pPr>
            <w:del w:id="22155" w:author="Andreas Kuehne" w:date="2019-05-31T12:22:00Z">
              <w:r w:rsidRPr="002062A5" w:rsidDel="00B33063">
                <w:rPr>
                  <w:rStyle w:val="Datatype"/>
                </w:rPr>
                <w:delText>verificationTime</w:delText>
              </w:r>
              <w:bookmarkStart w:id="22156" w:name="_Toc10200849"/>
              <w:bookmarkStart w:id="22157" w:name="_Toc10204987"/>
              <w:bookmarkStart w:id="22158" w:name="_Toc10209125"/>
              <w:bookmarkEnd w:id="22156"/>
              <w:bookmarkEnd w:id="22157"/>
              <w:bookmarkEnd w:id="22158"/>
            </w:del>
          </w:p>
        </w:tc>
        <w:bookmarkStart w:id="22159" w:name="_Toc10200850"/>
        <w:bookmarkStart w:id="22160" w:name="_Toc10204988"/>
        <w:bookmarkStart w:id="22161" w:name="_Toc10209126"/>
        <w:bookmarkEnd w:id="22159"/>
        <w:bookmarkEnd w:id="22160"/>
        <w:bookmarkEnd w:id="22161"/>
      </w:tr>
      <w:tr w:rsidR="00564C22" w:rsidDel="00B33063" w14:paraId="72BAAEC1" w14:textId="1F236D16" w:rsidTr="00564C22">
        <w:trPr>
          <w:del w:id="2216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5F64E23" w14:textId="0808E468" w:rsidR="00564C22" w:rsidRPr="002062A5" w:rsidDel="00B33063" w:rsidRDefault="009B1AF1" w:rsidP="00564C22">
            <w:pPr>
              <w:pStyle w:val="Beschriftung"/>
              <w:rPr>
                <w:del w:id="22163" w:author="Andreas Kuehne" w:date="2019-05-31T12:22:00Z"/>
                <w:rStyle w:val="Datatype"/>
                <w:b w:val="0"/>
                <w:bCs w:val="0"/>
              </w:rPr>
            </w:pPr>
            <w:del w:id="22164" w:author="Andreas Kuehne" w:date="2019-05-31T12:22:00Z">
              <w:r w:rsidRPr="002062A5" w:rsidDel="00B33063">
                <w:rPr>
                  <w:rStyle w:val="Datatype"/>
                </w:rPr>
                <w:delText>AdditionalTimeInfo</w:delText>
              </w:r>
              <w:bookmarkStart w:id="22165" w:name="_Toc10200851"/>
              <w:bookmarkStart w:id="22166" w:name="_Toc10204989"/>
              <w:bookmarkStart w:id="22167" w:name="_Toc10209127"/>
              <w:bookmarkEnd w:id="22165"/>
              <w:bookmarkEnd w:id="22166"/>
              <w:bookmarkEnd w:id="22167"/>
            </w:del>
          </w:p>
        </w:tc>
        <w:tc>
          <w:tcPr>
            <w:tcW w:w="4675" w:type="dxa"/>
          </w:tcPr>
          <w:p w14:paraId="752049C3" w14:textId="222922A9"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2168" w:author="Andreas Kuehne" w:date="2019-05-31T12:22:00Z"/>
                <w:rStyle w:val="Datatype"/>
              </w:rPr>
            </w:pPr>
            <w:del w:id="22169" w:author="Andreas Kuehne" w:date="2019-05-31T12:22:00Z">
              <w:r w:rsidRPr="002062A5" w:rsidDel="00B33063">
                <w:rPr>
                  <w:rStyle w:val="Datatype"/>
                </w:rPr>
                <w:delText>additionalTimeInfo</w:delText>
              </w:r>
              <w:bookmarkStart w:id="22170" w:name="_Toc10200852"/>
              <w:bookmarkStart w:id="22171" w:name="_Toc10204990"/>
              <w:bookmarkStart w:id="22172" w:name="_Toc10209128"/>
              <w:bookmarkEnd w:id="22170"/>
              <w:bookmarkEnd w:id="22171"/>
              <w:bookmarkEnd w:id="22172"/>
            </w:del>
          </w:p>
        </w:tc>
        <w:bookmarkStart w:id="22173" w:name="_Toc10200853"/>
        <w:bookmarkStart w:id="22174" w:name="_Toc10204991"/>
        <w:bookmarkStart w:id="22175" w:name="_Toc10209129"/>
        <w:bookmarkEnd w:id="22173"/>
        <w:bookmarkEnd w:id="22174"/>
        <w:bookmarkEnd w:id="22175"/>
      </w:tr>
    </w:tbl>
    <w:p w14:paraId="7ECF181F" w14:textId="7E6BBA82" w:rsidR="00564C22" w:rsidRPr="0202B381" w:rsidDel="00B33063" w:rsidRDefault="009B1AF1" w:rsidP="00564C22">
      <w:pPr>
        <w:rPr>
          <w:del w:id="22176" w:author="Andreas Kuehne" w:date="2019-05-31T12:22:00Z"/>
        </w:rPr>
      </w:pPr>
      <w:del w:id="22177"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VerificationTimeInfoType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22178" w:name="_Toc10200854"/>
        <w:bookmarkStart w:id="22179" w:name="_Toc10204992"/>
        <w:bookmarkStart w:id="22180" w:name="_Toc10209130"/>
        <w:bookmarkEnd w:id="22178"/>
        <w:bookmarkEnd w:id="22179"/>
        <w:bookmarkEnd w:id="22180"/>
      </w:del>
    </w:p>
    <w:p w14:paraId="69DD60C2" w14:textId="14E788E5" w:rsidR="00564C22" w:rsidDel="00B33063" w:rsidRDefault="009B1AF1" w:rsidP="00564C22">
      <w:pPr>
        <w:pStyle w:val="Code"/>
        <w:spacing w:line="259" w:lineRule="auto"/>
        <w:rPr>
          <w:del w:id="22181" w:author="Andreas Kuehne" w:date="2019-05-31T12:22:00Z"/>
        </w:rPr>
      </w:pPr>
      <w:del w:id="22182" w:author="Andreas Kuehne" w:date="2019-05-31T12:22:00Z">
        <w:r w:rsidDel="00B33063">
          <w:rPr>
            <w:color w:val="31849B" w:themeColor="accent5" w:themeShade="BF"/>
          </w:rPr>
          <w:delText>"dss2-VerificationTimeInfoType"</w:delText>
        </w:r>
        <w:r w:rsidDel="00B33063">
          <w:delText>: {</w:delText>
        </w:r>
        <w:bookmarkStart w:id="22183" w:name="_Toc10200855"/>
        <w:bookmarkStart w:id="22184" w:name="_Toc10204993"/>
        <w:bookmarkStart w:id="22185" w:name="_Toc10209131"/>
        <w:bookmarkEnd w:id="22183"/>
        <w:bookmarkEnd w:id="22184"/>
        <w:bookmarkEnd w:id="22185"/>
      </w:del>
    </w:p>
    <w:p w14:paraId="6CD5EA49" w14:textId="150A7152" w:rsidR="00564C22" w:rsidDel="00B33063" w:rsidRDefault="009B1AF1" w:rsidP="00564C22">
      <w:pPr>
        <w:pStyle w:val="Code"/>
        <w:spacing w:line="259" w:lineRule="auto"/>
        <w:rPr>
          <w:del w:id="22186" w:author="Andreas Kuehne" w:date="2019-05-31T12:22:00Z"/>
        </w:rPr>
      </w:pPr>
      <w:del w:id="2218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22188" w:name="_Toc10200856"/>
        <w:bookmarkStart w:id="22189" w:name="_Toc10204994"/>
        <w:bookmarkStart w:id="22190" w:name="_Toc10209132"/>
        <w:bookmarkEnd w:id="22188"/>
        <w:bookmarkEnd w:id="22189"/>
        <w:bookmarkEnd w:id="22190"/>
      </w:del>
    </w:p>
    <w:p w14:paraId="6589DD5E" w14:textId="095C93B6" w:rsidR="00564C22" w:rsidDel="00B33063" w:rsidRDefault="009B1AF1" w:rsidP="00564C22">
      <w:pPr>
        <w:pStyle w:val="Code"/>
        <w:spacing w:line="259" w:lineRule="auto"/>
        <w:rPr>
          <w:del w:id="22191" w:author="Andreas Kuehne" w:date="2019-05-31T12:22:00Z"/>
        </w:rPr>
      </w:pPr>
      <w:del w:id="22192" w:author="Andreas Kuehne" w:date="2019-05-31T12:22:00Z">
        <w:r w:rsidDel="00B33063">
          <w:rPr>
            <w:color w:val="31849B" w:themeColor="accent5" w:themeShade="BF"/>
          </w:rPr>
          <w:delText xml:space="preserve">  "properties"</w:delText>
        </w:r>
        <w:r w:rsidDel="00B33063">
          <w:delText>: {</w:delText>
        </w:r>
        <w:bookmarkStart w:id="22193" w:name="_Toc10200857"/>
        <w:bookmarkStart w:id="22194" w:name="_Toc10204995"/>
        <w:bookmarkStart w:id="22195" w:name="_Toc10209133"/>
        <w:bookmarkEnd w:id="22193"/>
        <w:bookmarkEnd w:id="22194"/>
        <w:bookmarkEnd w:id="22195"/>
      </w:del>
    </w:p>
    <w:p w14:paraId="74FE39E2" w14:textId="1FA2885F" w:rsidR="00564C22" w:rsidDel="00B33063" w:rsidRDefault="009B1AF1" w:rsidP="00564C22">
      <w:pPr>
        <w:pStyle w:val="Code"/>
        <w:spacing w:line="259" w:lineRule="auto"/>
        <w:rPr>
          <w:del w:id="22196" w:author="Andreas Kuehne" w:date="2019-05-31T12:22:00Z"/>
        </w:rPr>
      </w:pPr>
      <w:del w:id="22197" w:author="Andreas Kuehne" w:date="2019-05-31T12:22:00Z">
        <w:r w:rsidDel="00B33063">
          <w:rPr>
            <w:color w:val="31849B" w:themeColor="accent5" w:themeShade="BF"/>
          </w:rPr>
          <w:delText xml:space="preserve">    "verificationTime"</w:delText>
        </w:r>
        <w:r w:rsidDel="00B33063">
          <w:delText>: {</w:delText>
        </w:r>
        <w:bookmarkStart w:id="22198" w:name="_Toc10200858"/>
        <w:bookmarkStart w:id="22199" w:name="_Toc10204996"/>
        <w:bookmarkStart w:id="22200" w:name="_Toc10209134"/>
        <w:bookmarkEnd w:id="22198"/>
        <w:bookmarkEnd w:id="22199"/>
        <w:bookmarkEnd w:id="22200"/>
      </w:del>
    </w:p>
    <w:p w14:paraId="57FF9207" w14:textId="3093E142" w:rsidR="00564C22" w:rsidDel="00B33063" w:rsidRDefault="009B1AF1" w:rsidP="00564C22">
      <w:pPr>
        <w:pStyle w:val="Code"/>
        <w:spacing w:line="259" w:lineRule="auto"/>
        <w:rPr>
          <w:del w:id="22201" w:author="Andreas Kuehne" w:date="2019-05-31T12:22:00Z"/>
        </w:rPr>
      </w:pPr>
      <w:del w:id="22202"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"integer",</w:delText>
        </w:r>
        <w:bookmarkStart w:id="22203" w:name="_Toc10200859"/>
        <w:bookmarkStart w:id="22204" w:name="_Toc10204997"/>
        <w:bookmarkStart w:id="22205" w:name="_Toc10209135"/>
        <w:bookmarkEnd w:id="22203"/>
        <w:bookmarkEnd w:id="22204"/>
        <w:bookmarkEnd w:id="22205"/>
      </w:del>
    </w:p>
    <w:p w14:paraId="02920B5C" w14:textId="40101BDC" w:rsidR="00564C22" w:rsidDel="00B33063" w:rsidRDefault="009B1AF1" w:rsidP="00564C22">
      <w:pPr>
        <w:pStyle w:val="Code"/>
        <w:spacing w:line="259" w:lineRule="auto"/>
        <w:rPr>
          <w:del w:id="22206" w:author="Andreas Kuehne" w:date="2019-05-31T12:22:00Z"/>
        </w:rPr>
      </w:pPr>
      <w:del w:id="22207" w:author="Andreas Kuehne" w:date="2019-05-31T12:22:00Z">
        <w:r w:rsidDel="00B33063">
          <w:rPr>
            <w:color w:val="31849B" w:themeColor="accent5" w:themeShade="BF"/>
          </w:rPr>
          <w:delText xml:space="preserve">      "format"</w:delText>
        </w:r>
        <w:r w:rsidDel="00B33063">
          <w:delText xml:space="preserve">: </w:delText>
        </w:r>
        <w:r w:rsidDel="00B33063">
          <w:rPr>
            <w:color w:val="244061" w:themeColor="accent1" w:themeShade="80"/>
          </w:rPr>
          <w:delText>"utc-millisec"</w:delText>
        </w:r>
        <w:bookmarkStart w:id="22208" w:name="_Toc10200860"/>
        <w:bookmarkStart w:id="22209" w:name="_Toc10204998"/>
        <w:bookmarkStart w:id="22210" w:name="_Toc10209136"/>
        <w:bookmarkEnd w:id="22208"/>
        <w:bookmarkEnd w:id="22209"/>
        <w:bookmarkEnd w:id="22210"/>
      </w:del>
    </w:p>
    <w:p w14:paraId="37CA82B8" w14:textId="1BFEFACF" w:rsidR="00564C22" w:rsidDel="00B33063" w:rsidRDefault="009B1AF1" w:rsidP="00564C22">
      <w:pPr>
        <w:pStyle w:val="Code"/>
        <w:spacing w:line="259" w:lineRule="auto"/>
        <w:rPr>
          <w:del w:id="22211" w:author="Andreas Kuehne" w:date="2019-05-31T12:22:00Z"/>
        </w:rPr>
      </w:pPr>
      <w:del w:id="22212" w:author="Andreas Kuehne" w:date="2019-05-31T12:22:00Z">
        <w:r w:rsidDel="00B33063">
          <w:delText xml:space="preserve">    },</w:delText>
        </w:r>
        <w:bookmarkStart w:id="22213" w:name="_Toc10200861"/>
        <w:bookmarkStart w:id="22214" w:name="_Toc10204999"/>
        <w:bookmarkStart w:id="22215" w:name="_Toc10209137"/>
        <w:bookmarkEnd w:id="22213"/>
        <w:bookmarkEnd w:id="22214"/>
        <w:bookmarkEnd w:id="22215"/>
      </w:del>
    </w:p>
    <w:p w14:paraId="6F058C75" w14:textId="5B950267" w:rsidR="00564C22" w:rsidDel="00B33063" w:rsidRDefault="009B1AF1" w:rsidP="00564C22">
      <w:pPr>
        <w:pStyle w:val="Code"/>
        <w:spacing w:line="259" w:lineRule="auto"/>
        <w:rPr>
          <w:del w:id="22216" w:author="Andreas Kuehne" w:date="2019-05-31T12:22:00Z"/>
        </w:rPr>
      </w:pPr>
      <w:del w:id="22217" w:author="Andreas Kuehne" w:date="2019-05-31T12:22:00Z">
        <w:r w:rsidDel="00B33063">
          <w:rPr>
            <w:color w:val="31849B" w:themeColor="accent5" w:themeShade="BF"/>
          </w:rPr>
          <w:delText xml:space="preserve">    "additionalTimeInfo"</w:delText>
        </w:r>
        <w:r w:rsidDel="00B33063">
          <w:delText>: {</w:delText>
        </w:r>
        <w:bookmarkStart w:id="22218" w:name="_Toc10200862"/>
        <w:bookmarkStart w:id="22219" w:name="_Toc10205000"/>
        <w:bookmarkStart w:id="22220" w:name="_Toc10209138"/>
        <w:bookmarkEnd w:id="22218"/>
        <w:bookmarkEnd w:id="22219"/>
        <w:bookmarkEnd w:id="22220"/>
      </w:del>
    </w:p>
    <w:p w14:paraId="42EA5D83" w14:textId="7BD22C67" w:rsidR="00564C22" w:rsidDel="00B33063" w:rsidRDefault="009B1AF1" w:rsidP="00564C22">
      <w:pPr>
        <w:pStyle w:val="Code"/>
        <w:spacing w:line="259" w:lineRule="auto"/>
        <w:rPr>
          <w:del w:id="22221" w:author="Andreas Kuehne" w:date="2019-05-31T12:22:00Z"/>
        </w:rPr>
      </w:pPr>
      <w:del w:id="22222"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22223" w:name="_Toc10200863"/>
        <w:bookmarkStart w:id="22224" w:name="_Toc10205001"/>
        <w:bookmarkStart w:id="22225" w:name="_Toc10209139"/>
        <w:bookmarkEnd w:id="22223"/>
        <w:bookmarkEnd w:id="22224"/>
        <w:bookmarkEnd w:id="22225"/>
      </w:del>
    </w:p>
    <w:p w14:paraId="341251EB" w14:textId="61ED89CC" w:rsidR="00564C22" w:rsidDel="00B33063" w:rsidRDefault="009B1AF1" w:rsidP="00564C22">
      <w:pPr>
        <w:pStyle w:val="Code"/>
        <w:spacing w:line="259" w:lineRule="auto"/>
        <w:rPr>
          <w:del w:id="22226" w:author="Andreas Kuehne" w:date="2019-05-31T12:22:00Z"/>
        </w:rPr>
      </w:pPr>
      <w:del w:id="22227" w:author="Andreas Kuehne" w:date="2019-05-31T12:22:00Z">
        <w:r w:rsidDel="00B33063">
          <w:rPr>
            <w:color w:val="31849B" w:themeColor="accent5" w:themeShade="BF"/>
          </w:rPr>
          <w:delText xml:space="preserve">      "items"</w:delText>
        </w:r>
        <w:r w:rsidDel="00B33063">
          <w:delText>: {</w:delText>
        </w:r>
        <w:bookmarkStart w:id="22228" w:name="_Toc10200864"/>
        <w:bookmarkStart w:id="22229" w:name="_Toc10205002"/>
        <w:bookmarkStart w:id="22230" w:name="_Toc10209140"/>
        <w:bookmarkEnd w:id="22228"/>
        <w:bookmarkEnd w:id="22229"/>
        <w:bookmarkEnd w:id="22230"/>
      </w:del>
    </w:p>
    <w:p w14:paraId="3DDD6A5B" w14:textId="5A30D661" w:rsidR="00564C22" w:rsidDel="00B33063" w:rsidRDefault="009B1AF1" w:rsidP="00564C22">
      <w:pPr>
        <w:pStyle w:val="Code"/>
        <w:spacing w:line="259" w:lineRule="auto"/>
        <w:rPr>
          <w:del w:id="22231" w:author="Andreas Kuehne" w:date="2019-05-31T12:22:00Z"/>
        </w:rPr>
      </w:pPr>
      <w:del w:id="22232"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"#/definitions/dss2-AdditionalTimeInfoType"</w:delText>
        </w:r>
        <w:bookmarkStart w:id="22233" w:name="_Toc10200865"/>
        <w:bookmarkStart w:id="22234" w:name="_Toc10205003"/>
        <w:bookmarkStart w:id="22235" w:name="_Toc10209141"/>
        <w:bookmarkEnd w:id="22233"/>
        <w:bookmarkEnd w:id="22234"/>
        <w:bookmarkEnd w:id="22235"/>
      </w:del>
    </w:p>
    <w:p w14:paraId="7245F18F" w14:textId="1055080C" w:rsidR="00564C22" w:rsidDel="00B33063" w:rsidRDefault="009B1AF1" w:rsidP="00564C22">
      <w:pPr>
        <w:pStyle w:val="Code"/>
        <w:spacing w:line="259" w:lineRule="auto"/>
        <w:rPr>
          <w:del w:id="22236" w:author="Andreas Kuehne" w:date="2019-05-31T12:22:00Z"/>
        </w:rPr>
      </w:pPr>
      <w:del w:id="22237" w:author="Andreas Kuehne" w:date="2019-05-31T12:22:00Z">
        <w:r w:rsidDel="00B33063">
          <w:delText xml:space="preserve">      }</w:delText>
        </w:r>
        <w:bookmarkStart w:id="22238" w:name="_Toc10200866"/>
        <w:bookmarkStart w:id="22239" w:name="_Toc10205004"/>
        <w:bookmarkStart w:id="22240" w:name="_Toc10209142"/>
        <w:bookmarkEnd w:id="22238"/>
        <w:bookmarkEnd w:id="22239"/>
        <w:bookmarkEnd w:id="22240"/>
      </w:del>
    </w:p>
    <w:p w14:paraId="0050E640" w14:textId="2AEA4C67" w:rsidR="00564C22" w:rsidDel="00B33063" w:rsidRDefault="009B1AF1" w:rsidP="00564C22">
      <w:pPr>
        <w:pStyle w:val="Code"/>
        <w:spacing w:line="259" w:lineRule="auto"/>
        <w:rPr>
          <w:del w:id="22241" w:author="Andreas Kuehne" w:date="2019-05-31T12:22:00Z"/>
        </w:rPr>
      </w:pPr>
      <w:del w:id="22242" w:author="Andreas Kuehne" w:date="2019-05-31T12:22:00Z">
        <w:r w:rsidDel="00B33063">
          <w:delText xml:space="preserve">    }</w:delText>
        </w:r>
        <w:bookmarkStart w:id="22243" w:name="_Toc10200867"/>
        <w:bookmarkStart w:id="22244" w:name="_Toc10205005"/>
        <w:bookmarkStart w:id="22245" w:name="_Toc10209143"/>
        <w:bookmarkEnd w:id="22243"/>
        <w:bookmarkEnd w:id="22244"/>
        <w:bookmarkEnd w:id="22245"/>
      </w:del>
    </w:p>
    <w:p w14:paraId="3A9DDCEC" w14:textId="05C0D81C" w:rsidR="00564C22" w:rsidDel="00B33063" w:rsidRDefault="009B1AF1" w:rsidP="00564C22">
      <w:pPr>
        <w:pStyle w:val="Code"/>
        <w:spacing w:line="259" w:lineRule="auto"/>
        <w:rPr>
          <w:del w:id="22246" w:author="Andreas Kuehne" w:date="2019-05-31T12:22:00Z"/>
        </w:rPr>
      </w:pPr>
      <w:del w:id="22247" w:author="Andreas Kuehne" w:date="2019-05-31T12:22:00Z">
        <w:r w:rsidDel="00B33063">
          <w:delText xml:space="preserve">  },</w:delText>
        </w:r>
        <w:bookmarkStart w:id="22248" w:name="_Toc10200868"/>
        <w:bookmarkStart w:id="22249" w:name="_Toc10205006"/>
        <w:bookmarkStart w:id="22250" w:name="_Toc10209144"/>
        <w:bookmarkEnd w:id="22248"/>
        <w:bookmarkEnd w:id="22249"/>
        <w:bookmarkEnd w:id="22250"/>
      </w:del>
    </w:p>
    <w:p w14:paraId="55312200" w14:textId="65C199BF" w:rsidR="00564C22" w:rsidDel="00B33063" w:rsidRDefault="009B1AF1" w:rsidP="00564C22">
      <w:pPr>
        <w:pStyle w:val="Code"/>
        <w:spacing w:line="259" w:lineRule="auto"/>
        <w:rPr>
          <w:del w:id="22251" w:author="Andreas Kuehne" w:date="2019-05-31T12:22:00Z"/>
        </w:rPr>
      </w:pPr>
      <w:del w:id="22252"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"verificationTime"</w:delText>
        </w:r>
        <w:r w:rsidDel="00B33063">
          <w:delText>]</w:delText>
        </w:r>
        <w:bookmarkStart w:id="22253" w:name="_Toc10200869"/>
        <w:bookmarkStart w:id="22254" w:name="_Toc10205007"/>
        <w:bookmarkStart w:id="22255" w:name="_Toc10209145"/>
        <w:bookmarkEnd w:id="22253"/>
        <w:bookmarkEnd w:id="22254"/>
        <w:bookmarkEnd w:id="22255"/>
      </w:del>
    </w:p>
    <w:p w14:paraId="58F2412D" w14:textId="1C90E78B" w:rsidR="00564C22" w:rsidDel="00B33063" w:rsidRDefault="009B1AF1" w:rsidP="00564C22">
      <w:pPr>
        <w:pStyle w:val="Code"/>
        <w:spacing w:line="259" w:lineRule="auto"/>
        <w:rPr>
          <w:del w:id="22256" w:author="Andreas Kuehne" w:date="2019-05-31T12:22:00Z"/>
        </w:rPr>
      </w:pPr>
      <w:del w:id="22257" w:author="Andreas Kuehne" w:date="2019-05-31T12:22:00Z">
        <w:r w:rsidDel="00B33063">
          <w:delText>}</w:delText>
        </w:r>
        <w:bookmarkStart w:id="22258" w:name="_Toc10200870"/>
        <w:bookmarkStart w:id="22259" w:name="_Toc10205008"/>
        <w:bookmarkStart w:id="22260" w:name="_Toc10209146"/>
        <w:bookmarkEnd w:id="22258"/>
        <w:bookmarkEnd w:id="22259"/>
        <w:bookmarkEnd w:id="22260"/>
      </w:del>
    </w:p>
    <w:p w14:paraId="60BB39C1" w14:textId="7E0F8DDE" w:rsidR="00564C22" w:rsidDel="00B33063" w:rsidRDefault="00564C22" w:rsidP="00564C22">
      <w:pPr>
        <w:rPr>
          <w:del w:id="22261" w:author="Andreas Kuehne" w:date="2019-05-31T12:22:00Z"/>
        </w:rPr>
      </w:pPr>
      <w:bookmarkStart w:id="22262" w:name="_Toc10200871"/>
      <w:bookmarkStart w:id="22263" w:name="_Toc10205009"/>
      <w:bookmarkStart w:id="22264" w:name="_Toc10209147"/>
      <w:bookmarkEnd w:id="22262"/>
      <w:bookmarkEnd w:id="22263"/>
      <w:bookmarkEnd w:id="22264"/>
    </w:p>
    <w:p w14:paraId="09A39C39" w14:textId="015D2634" w:rsidR="00564C22" w:rsidDel="00B33063" w:rsidRDefault="009B1AF1" w:rsidP="00564C22">
      <w:pPr>
        <w:pStyle w:val="berschrift4"/>
        <w:rPr>
          <w:del w:id="22265" w:author="Andreas Kuehne" w:date="2019-05-31T12:22:00Z"/>
        </w:rPr>
      </w:pPr>
      <w:del w:id="22266" w:author="Andreas Kuehne" w:date="2019-05-31T12:22:00Z">
        <w:r w:rsidDel="00B33063">
          <w:delText>VerificationTimeInfo – XML Syntax</w:delText>
        </w:r>
        <w:bookmarkStart w:id="22267" w:name="_Toc10200872"/>
        <w:bookmarkStart w:id="22268" w:name="_Toc10205010"/>
        <w:bookmarkStart w:id="22269" w:name="_Toc10209148"/>
        <w:bookmarkEnd w:id="22267"/>
        <w:bookmarkEnd w:id="22268"/>
        <w:bookmarkEnd w:id="22269"/>
      </w:del>
    </w:p>
    <w:p w14:paraId="64ACFAE4" w14:textId="1C0E220D" w:rsidR="00564C22" w:rsidRPr="5404FA76" w:rsidDel="00B33063" w:rsidRDefault="009B1AF1" w:rsidP="00564C22">
      <w:pPr>
        <w:rPr>
          <w:del w:id="22270" w:author="Andreas Kuehne" w:date="2019-05-31T12:22:00Z"/>
        </w:rPr>
      </w:pPr>
      <w:del w:id="22271" w:author="Andreas Kuehne" w:date="2019-05-31T12:22:00Z">
        <w:r w:rsidRPr="0CCF9147" w:rsidDel="00B33063">
          <w:delText xml:space="preserve">The XML type </w:delText>
        </w:r>
        <w:r w:rsidRPr="002062A5" w:rsidDel="00B33063">
          <w:rPr>
            <w:rFonts w:ascii="Courier New" w:eastAsia="Courier New" w:hAnsi="Courier New" w:cs="Courier New"/>
          </w:rPr>
          <w:delText>VerificationTimeInfoType</w:delText>
        </w:r>
        <w:r w:rsidRPr="0CCF9147" w:rsidDel="00B33063">
          <w:delText xml:space="preserve"> SHALL implement the requirements defined in the </w:delText>
        </w:r>
        <w:r w:rsidRPr="002062A5" w:rsidDel="00B33063">
          <w:rPr>
            <w:rFonts w:ascii="Courier New" w:eastAsia="Courier New" w:hAnsi="Courier New" w:cs="Courier New"/>
          </w:rPr>
          <w:delText>VerificationTimeInfo</w:delText>
        </w:r>
        <w:r w:rsidDel="00B33063">
          <w:delText xml:space="preserve"> </w:delText>
        </w:r>
        <w:r w:rsidRPr="005A6FFD" w:rsidDel="00B33063">
          <w:delText>component.</w:delText>
        </w:r>
        <w:bookmarkStart w:id="22272" w:name="_Toc10200873"/>
        <w:bookmarkStart w:id="22273" w:name="_Toc10205011"/>
        <w:bookmarkStart w:id="22274" w:name="_Toc10209149"/>
        <w:bookmarkEnd w:id="22272"/>
        <w:bookmarkEnd w:id="22273"/>
        <w:bookmarkEnd w:id="22274"/>
      </w:del>
    </w:p>
    <w:p w14:paraId="5B21E1E8" w14:textId="213B83C8" w:rsidR="00564C22" w:rsidDel="00B33063" w:rsidRDefault="009B1AF1" w:rsidP="00564C22">
      <w:pPr>
        <w:rPr>
          <w:del w:id="22275" w:author="Andreas Kuehne" w:date="2019-05-31T12:22:00Z"/>
        </w:rPr>
      </w:pPr>
      <w:del w:id="22276"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VerificationTimeInfoType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22277" w:name="_Toc10200874"/>
        <w:bookmarkStart w:id="22278" w:name="_Toc10205012"/>
        <w:bookmarkStart w:id="22279" w:name="_Toc10209150"/>
        <w:bookmarkEnd w:id="22277"/>
        <w:bookmarkEnd w:id="22278"/>
        <w:bookmarkEnd w:id="22279"/>
      </w:del>
    </w:p>
    <w:p w14:paraId="3DE45C65" w14:textId="0FD3FA6C" w:rsidR="00564C22" w:rsidDel="00B33063" w:rsidRDefault="009B1AF1" w:rsidP="00564C22">
      <w:pPr>
        <w:pStyle w:val="Code"/>
        <w:rPr>
          <w:del w:id="22280" w:author="Andreas Kuehne" w:date="2019-05-31T12:22:00Z"/>
        </w:rPr>
      </w:pPr>
      <w:del w:id="22281"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VerificationTimeInfoType</w:delText>
        </w:r>
        <w:r w:rsidDel="00B33063">
          <w:rPr>
            <w:color w:val="943634" w:themeColor="accent2" w:themeShade="BF"/>
          </w:rPr>
          <w:delText>"</w:delText>
        </w:r>
        <w:r w:rsidDel="00B33063">
          <w:rPr>
            <w:color w:val="31849B" w:themeColor="accent5" w:themeShade="BF"/>
          </w:rPr>
          <w:delText>&gt;</w:delText>
        </w:r>
        <w:bookmarkStart w:id="22282" w:name="_Toc10200875"/>
        <w:bookmarkStart w:id="22283" w:name="_Toc10205013"/>
        <w:bookmarkStart w:id="22284" w:name="_Toc10209151"/>
        <w:bookmarkEnd w:id="22282"/>
        <w:bookmarkEnd w:id="22283"/>
        <w:bookmarkEnd w:id="22284"/>
      </w:del>
    </w:p>
    <w:p w14:paraId="7CB963BB" w14:textId="34893561" w:rsidR="00564C22" w:rsidDel="00B33063" w:rsidRDefault="009B1AF1" w:rsidP="00564C22">
      <w:pPr>
        <w:pStyle w:val="Code"/>
        <w:rPr>
          <w:del w:id="22285" w:author="Andreas Kuehne" w:date="2019-05-31T12:22:00Z"/>
        </w:rPr>
      </w:pPr>
      <w:del w:id="22286" w:author="Andreas Kuehne" w:date="2019-05-31T12:22:00Z">
        <w:r w:rsidDel="00B33063">
          <w:rPr>
            <w:color w:val="31849B" w:themeColor="accent5" w:themeShade="BF"/>
          </w:rPr>
          <w:delText xml:space="preserve">  &lt;xs:sequence&gt;</w:delText>
        </w:r>
        <w:bookmarkStart w:id="22287" w:name="_Toc10200876"/>
        <w:bookmarkStart w:id="22288" w:name="_Toc10205014"/>
        <w:bookmarkStart w:id="22289" w:name="_Toc10209152"/>
        <w:bookmarkEnd w:id="22287"/>
        <w:bookmarkEnd w:id="22288"/>
        <w:bookmarkEnd w:id="22289"/>
      </w:del>
    </w:p>
    <w:p w14:paraId="6F34035A" w14:textId="30E26E4F" w:rsidR="00564C22" w:rsidDel="00B33063" w:rsidRDefault="009B1AF1" w:rsidP="00564C22">
      <w:pPr>
        <w:pStyle w:val="Code"/>
        <w:rPr>
          <w:del w:id="22290" w:author="Andreas Kuehne" w:date="2019-05-31T12:22:00Z"/>
        </w:rPr>
      </w:pPr>
      <w:del w:id="22291"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VerificationTime</w:delText>
        </w:r>
        <w:r w:rsidDel="00B33063">
          <w:rPr>
            <w:color w:val="943634" w:themeColor="accent2" w:themeShade="BF"/>
          </w:rPr>
          <w:delText>" type="</w:delText>
        </w:r>
        <w:r w:rsidDel="00B33063">
          <w:rPr>
            <w:color w:val="244061" w:themeColor="accent1" w:themeShade="80"/>
          </w:rPr>
          <w:delText>xs:dateTime</w:delText>
        </w:r>
        <w:r w:rsidDel="00B33063">
          <w:rPr>
            <w:color w:val="943634" w:themeColor="accent2" w:themeShade="BF"/>
          </w:rPr>
          <w:delText>"</w:delText>
        </w:r>
        <w:r w:rsidDel="00B33063">
          <w:rPr>
            <w:color w:val="31849B" w:themeColor="accent5" w:themeShade="BF"/>
          </w:rPr>
          <w:delText>/&gt;</w:delText>
        </w:r>
        <w:bookmarkStart w:id="22292" w:name="_Toc10200877"/>
        <w:bookmarkStart w:id="22293" w:name="_Toc10205015"/>
        <w:bookmarkStart w:id="22294" w:name="_Toc10209153"/>
        <w:bookmarkEnd w:id="22292"/>
        <w:bookmarkEnd w:id="22293"/>
        <w:bookmarkEnd w:id="22294"/>
      </w:del>
    </w:p>
    <w:p w14:paraId="39718ECE" w14:textId="73D36FB2" w:rsidR="00564C22" w:rsidDel="00B33063" w:rsidRDefault="009B1AF1" w:rsidP="00564C22">
      <w:pPr>
        <w:pStyle w:val="Code"/>
        <w:rPr>
          <w:del w:id="22295" w:author="Andreas Kuehne" w:date="2019-05-31T12:22:00Z"/>
        </w:rPr>
      </w:pPr>
      <w:del w:id="22296"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AdditionalTimeInfo</w:delText>
        </w:r>
        <w:r w:rsidDel="00B33063">
          <w:rPr>
            <w:color w:val="943634" w:themeColor="accent2" w:themeShade="BF"/>
          </w:rPr>
          <w:delText>" type="</w:delText>
        </w:r>
        <w:r w:rsidDel="00B33063">
          <w:rPr>
            <w:color w:val="244061" w:themeColor="accent1" w:themeShade="80"/>
          </w:rPr>
          <w:delText>dss2:AdditionalTimeInfoType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22297" w:name="_Toc10200878"/>
        <w:bookmarkStart w:id="22298" w:name="_Toc10205016"/>
        <w:bookmarkStart w:id="22299" w:name="_Toc10209154"/>
        <w:bookmarkEnd w:id="22297"/>
        <w:bookmarkEnd w:id="22298"/>
        <w:bookmarkEnd w:id="22299"/>
      </w:del>
    </w:p>
    <w:p w14:paraId="54803918" w14:textId="34A7D555" w:rsidR="00564C22" w:rsidDel="00B33063" w:rsidRDefault="009B1AF1" w:rsidP="00564C22">
      <w:pPr>
        <w:pStyle w:val="Code"/>
        <w:rPr>
          <w:del w:id="22300" w:author="Andreas Kuehne" w:date="2019-05-31T12:22:00Z"/>
        </w:rPr>
      </w:pPr>
      <w:del w:id="22301" w:author="Andreas Kuehne" w:date="2019-05-31T12:22:00Z">
        <w:r w:rsidDel="00B33063">
          <w:rPr>
            <w:color w:val="31849B" w:themeColor="accent5" w:themeShade="BF"/>
          </w:rPr>
          <w:delText xml:space="preserve">  &lt;/xs:sequence&gt;</w:delText>
        </w:r>
        <w:bookmarkStart w:id="22302" w:name="_Toc10200879"/>
        <w:bookmarkStart w:id="22303" w:name="_Toc10205017"/>
        <w:bookmarkStart w:id="22304" w:name="_Toc10209155"/>
        <w:bookmarkEnd w:id="22302"/>
        <w:bookmarkEnd w:id="22303"/>
        <w:bookmarkEnd w:id="22304"/>
      </w:del>
    </w:p>
    <w:p w14:paraId="561B39C4" w14:textId="67246907" w:rsidR="00564C22" w:rsidDel="00B33063" w:rsidRDefault="009B1AF1" w:rsidP="00564C22">
      <w:pPr>
        <w:pStyle w:val="Code"/>
        <w:rPr>
          <w:del w:id="22305" w:author="Andreas Kuehne" w:date="2019-05-31T12:22:00Z"/>
        </w:rPr>
      </w:pPr>
      <w:del w:id="22306" w:author="Andreas Kuehne" w:date="2019-05-31T12:22:00Z">
        <w:r w:rsidDel="00B33063">
          <w:rPr>
            <w:color w:val="31849B" w:themeColor="accent5" w:themeShade="BF"/>
          </w:rPr>
          <w:delText>&lt;/xs:complexType&gt;</w:delText>
        </w:r>
        <w:bookmarkStart w:id="22307" w:name="_Toc10200880"/>
        <w:bookmarkStart w:id="22308" w:name="_Toc10205018"/>
        <w:bookmarkStart w:id="22309" w:name="_Toc10209156"/>
        <w:bookmarkEnd w:id="22307"/>
        <w:bookmarkEnd w:id="22308"/>
        <w:bookmarkEnd w:id="22309"/>
      </w:del>
    </w:p>
    <w:p w14:paraId="6D83EB31" w14:textId="58625530" w:rsidR="00564C22" w:rsidDel="00B33063" w:rsidRDefault="009B1AF1" w:rsidP="00564C22">
      <w:pPr>
        <w:spacing w:line="259" w:lineRule="auto"/>
        <w:rPr>
          <w:del w:id="22310" w:author="Andreas Kuehne" w:date="2019-05-31T12:22:00Z"/>
        </w:rPr>
      </w:pPr>
      <w:del w:id="22311"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VerificationTimeInfoType</w:delText>
        </w:r>
        <w:r w:rsidRPr="71C71F8C" w:rsidDel="00B33063">
          <w:delText xml:space="preserve"> </w:delText>
        </w:r>
        <w:r w:rsidDel="00B33063">
          <w:delText xml:space="preserve">XML element SHALL implement in XML syntax the sub-component that has a name equal to its local name. </w:delText>
        </w:r>
        <w:bookmarkStart w:id="22312" w:name="_Toc10200881"/>
        <w:bookmarkStart w:id="22313" w:name="_Toc10205019"/>
        <w:bookmarkStart w:id="22314" w:name="_Toc10209157"/>
        <w:bookmarkEnd w:id="22312"/>
        <w:bookmarkEnd w:id="22313"/>
        <w:bookmarkEnd w:id="22314"/>
      </w:del>
    </w:p>
    <w:p w14:paraId="78E2B294" w14:textId="582A4119" w:rsidR="00564C22" w:rsidDel="00B33063" w:rsidRDefault="009B1AF1" w:rsidP="00564C22">
      <w:pPr>
        <w:pStyle w:val="berschrift3"/>
        <w:rPr>
          <w:del w:id="22315" w:author="Andreas Kuehne" w:date="2019-05-31T12:22:00Z"/>
        </w:rPr>
      </w:pPr>
      <w:bookmarkStart w:id="22316" w:name="_RefCompB4921F5C"/>
      <w:del w:id="22317" w:author="Andreas Kuehne" w:date="2019-05-31T12:22:00Z">
        <w:r w:rsidDel="00B33063">
          <w:delText>Component AdditionalKeyInfo</w:delText>
        </w:r>
        <w:bookmarkStart w:id="22318" w:name="_Toc10200882"/>
        <w:bookmarkStart w:id="22319" w:name="_Toc10205020"/>
        <w:bookmarkStart w:id="22320" w:name="_Toc10209158"/>
        <w:bookmarkEnd w:id="22316"/>
        <w:bookmarkEnd w:id="22318"/>
        <w:bookmarkEnd w:id="22319"/>
        <w:bookmarkEnd w:id="22320"/>
      </w:del>
    </w:p>
    <w:p w14:paraId="2BE9DAAB" w14:textId="4D8495BE" w:rsidR="00564C22" w:rsidDel="00B33063" w:rsidRDefault="001725A5" w:rsidP="00564C22">
      <w:pPr>
        <w:rPr>
          <w:del w:id="22321" w:author="Andreas Kuehne" w:date="2019-05-31T12:22:00Z"/>
        </w:rPr>
      </w:pPr>
      <w:del w:id="22322" w:author="Andreas Kuehne" w:date="2019-05-31T12:22:00Z">
        <w:r w:rsidRPr="003A06D0" w:rsidDel="00B33063">
          <w:delText xml:space="preserve">The </w:delText>
        </w:r>
        <w:r w:rsidRPr="003A06D0" w:rsidDel="00B33063">
          <w:rPr>
            <w:rFonts w:ascii="Courier New" w:eastAsia="Courier New" w:hAnsi="Courier New" w:cs="Courier New"/>
            <w:lang w:val="en-GB"/>
          </w:rPr>
          <w:delText>AdditionalKeyInfo</w:delText>
        </w:r>
        <w:r w:rsidRPr="003A06D0" w:rsidDel="00B33063">
          <w:delText xml:space="preserve"> component provides the server with additional data (such as certificates and CRLs) which it can use to validate the signature.</w:delText>
        </w:r>
        <w:bookmarkStart w:id="22323" w:name="_Toc10200883"/>
        <w:bookmarkStart w:id="22324" w:name="_Toc10205021"/>
        <w:bookmarkStart w:id="22325" w:name="_Toc10209159"/>
        <w:bookmarkEnd w:id="22323"/>
        <w:bookmarkEnd w:id="22324"/>
        <w:bookmarkEnd w:id="22325"/>
      </w:del>
    </w:p>
    <w:p w14:paraId="4576922F" w14:textId="6D0BFD9D" w:rsidR="00564C22" w:rsidDel="00B33063" w:rsidRDefault="009B1AF1" w:rsidP="00564C22">
      <w:pPr>
        <w:rPr>
          <w:del w:id="22326" w:author="Andreas Kuehne" w:date="2019-05-31T12:22:00Z"/>
        </w:rPr>
      </w:pPr>
      <w:del w:id="22327" w:author="Andreas Kuehne" w:date="2019-05-31T12:22:00Z">
        <w:r w:rsidDel="00B33063">
          <w:delText>Below follows a list of the sub-components that constitute this component:</w:delText>
        </w:r>
        <w:bookmarkStart w:id="22328" w:name="_Toc10200884"/>
        <w:bookmarkStart w:id="22329" w:name="_Toc10205022"/>
        <w:bookmarkStart w:id="22330" w:name="_Toc10209160"/>
        <w:bookmarkEnd w:id="22328"/>
        <w:bookmarkEnd w:id="22329"/>
        <w:bookmarkEnd w:id="22330"/>
      </w:del>
    </w:p>
    <w:p w14:paraId="70D2FA86" w14:textId="67751639" w:rsidR="00564C22" w:rsidDel="00B33063" w:rsidRDefault="009B1AF1" w:rsidP="00564C22">
      <w:pPr>
        <w:pStyle w:val="Member"/>
        <w:rPr>
          <w:del w:id="22331" w:author="Andreas Kuehne" w:date="2019-05-31T12:22:00Z"/>
        </w:rPr>
      </w:pPr>
      <w:del w:id="22332" w:author="Andreas Kuehne" w:date="2019-05-31T12:22:00Z">
        <w:r w:rsidDel="00B33063">
          <w:delText xml:space="preserve">The OPTIONAL </w:delText>
        </w:r>
        <w:r w:rsidRPr="35C1378D" w:rsidDel="00B33063">
          <w:rPr>
            <w:rStyle w:val="Datatype"/>
          </w:rPr>
          <w:delText>X509Digest</w:delText>
        </w:r>
        <w:r w:rsidDel="00B33063">
          <w:delText xml:space="preserve"> element, if present, MUST contain one instance of a sub-component. This element MUST satisfy the requirements specified in this document in section </w:delText>
        </w:r>
        <w:r w:rsidDel="00B33063">
          <w:fldChar w:fldCharType="begin"/>
        </w:r>
        <w:r w:rsidDel="00B33063">
          <w:delInstrText xml:space="preserve"> REF _RefComp6A5A0489 \r \h </w:delInstrText>
        </w:r>
        <w:r w:rsidDel="00B33063">
          <w:fldChar w:fldCharType="separate"/>
        </w:r>
        <w:r w:rsidDel="00B33063">
          <w:rPr>
            <w:rStyle w:val="Datatype"/>
            <w:rFonts w:eastAsia="Courier New" w:cs="Courier New"/>
          </w:rPr>
          <w:delText>X509Digest</w:delText>
        </w:r>
        <w:r w:rsidDel="00B33063">
          <w:fldChar w:fldCharType="end"/>
        </w:r>
        <w:r w:rsidDel="00B33063">
          <w:delText xml:space="preserve">. </w:delText>
        </w:r>
        <w:r w:rsidRPr="003A06D0" w:rsidDel="00B33063">
          <w:delText>This element contains a base64-encoded digest of a certificate.</w:delText>
        </w:r>
        <w:bookmarkStart w:id="22333" w:name="_Toc10200885"/>
        <w:bookmarkStart w:id="22334" w:name="_Toc10205023"/>
        <w:bookmarkStart w:id="22335" w:name="_Toc10209161"/>
        <w:bookmarkEnd w:id="22333"/>
        <w:bookmarkEnd w:id="22334"/>
        <w:bookmarkEnd w:id="22335"/>
      </w:del>
    </w:p>
    <w:p w14:paraId="68E1E4A2" w14:textId="0CF28BA9" w:rsidR="00564C22" w:rsidDel="00B33063" w:rsidRDefault="009B1AF1" w:rsidP="00564C22">
      <w:pPr>
        <w:pStyle w:val="Member"/>
        <w:rPr>
          <w:del w:id="22336" w:author="Andreas Kuehne" w:date="2019-05-31T12:22:00Z"/>
        </w:rPr>
      </w:pPr>
      <w:del w:id="22337" w:author="Andreas Kuehne" w:date="2019-05-31T12:22:00Z">
        <w:r w:rsidDel="00B33063">
          <w:delText xml:space="preserve">The OPTIONAL </w:delText>
        </w:r>
        <w:r w:rsidRPr="35C1378D" w:rsidDel="00B33063">
          <w:rPr>
            <w:rStyle w:val="Datatype"/>
          </w:rPr>
          <w:delText>X509SubjectName</w:delText>
        </w:r>
        <w:r w:rsidDel="00B33063">
          <w:delText xml:space="preserve"> element, if present, MUST contain one instance of a string. </w:delText>
        </w:r>
        <w:r w:rsidRPr="003A06D0" w:rsidDel="00B33063">
          <w:delText>This element contains an X.509 subject distinguished name that is represented as a string.</w:delText>
        </w:r>
        <w:bookmarkStart w:id="22338" w:name="_Toc10200886"/>
        <w:bookmarkStart w:id="22339" w:name="_Toc10205024"/>
        <w:bookmarkStart w:id="22340" w:name="_Toc10209162"/>
        <w:bookmarkEnd w:id="22338"/>
        <w:bookmarkEnd w:id="22339"/>
        <w:bookmarkEnd w:id="22340"/>
      </w:del>
    </w:p>
    <w:p w14:paraId="3D0D01BB" w14:textId="7A167BA2" w:rsidR="00564C22" w:rsidDel="00B33063" w:rsidRDefault="009B1AF1" w:rsidP="00564C22">
      <w:pPr>
        <w:pStyle w:val="Member"/>
        <w:rPr>
          <w:del w:id="22341" w:author="Andreas Kuehne" w:date="2019-05-31T12:22:00Z"/>
        </w:rPr>
      </w:pPr>
      <w:del w:id="22342" w:author="Andreas Kuehne" w:date="2019-05-31T12:22:00Z">
        <w:r w:rsidDel="00B33063">
          <w:delText xml:space="preserve">The OPTIONAL </w:delText>
        </w:r>
        <w:r w:rsidRPr="35C1378D" w:rsidDel="00B33063">
          <w:rPr>
            <w:rStyle w:val="Datatype"/>
          </w:rPr>
          <w:delText>X509SKI</w:delText>
        </w:r>
        <w:r w:rsidDel="00B33063">
          <w:delText xml:space="preserve"> element, if present, MUST contain one instance of base64 encoded binary data. </w:delText>
        </w:r>
        <w:r w:rsidRPr="003A06D0" w:rsidDel="00B33063">
          <w:delText>This element contains the base64 encoded value of a X509 V.3 SubjectKeyIdentifier.</w:delText>
        </w:r>
        <w:bookmarkStart w:id="22343" w:name="_Toc10200887"/>
        <w:bookmarkStart w:id="22344" w:name="_Toc10205025"/>
        <w:bookmarkStart w:id="22345" w:name="_Toc10209163"/>
        <w:bookmarkEnd w:id="22343"/>
        <w:bookmarkEnd w:id="22344"/>
        <w:bookmarkEnd w:id="22345"/>
      </w:del>
    </w:p>
    <w:p w14:paraId="37082579" w14:textId="69725C9F" w:rsidR="00564C22" w:rsidDel="00B33063" w:rsidRDefault="009B1AF1" w:rsidP="00564C22">
      <w:pPr>
        <w:pStyle w:val="Member"/>
        <w:rPr>
          <w:del w:id="22346" w:author="Andreas Kuehne" w:date="2019-05-31T12:22:00Z"/>
        </w:rPr>
      </w:pPr>
      <w:del w:id="22347" w:author="Andreas Kuehne" w:date="2019-05-31T12:22:00Z">
        <w:r w:rsidDel="00B33063">
          <w:delText xml:space="preserve">The OPTIONAL </w:delText>
        </w:r>
        <w:r w:rsidRPr="35C1378D" w:rsidDel="00B33063">
          <w:rPr>
            <w:rStyle w:val="Datatype"/>
          </w:rPr>
          <w:delText>X509Certificate</w:delText>
        </w:r>
        <w:r w:rsidDel="00B33063">
          <w:delText xml:space="preserve"> element, if present, MUST contain one instance of a sub-component. This element MUST satisfy the requirements specified in this document in section </w:delText>
        </w:r>
        <w:r w:rsidDel="00B33063">
          <w:fldChar w:fldCharType="begin"/>
        </w:r>
        <w:r w:rsidDel="00B33063">
          <w:delInstrText xml:space="preserve"> REF _RefComp2EB1F1FA \r \h </w:delInstrText>
        </w:r>
        <w:r w:rsidDel="00B33063">
          <w:fldChar w:fldCharType="separate"/>
        </w:r>
        <w:r w:rsidDel="00B33063">
          <w:rPr>
            <w:rStyle w:val="Datatype"/>
            <w:rFonts w:eastAsia="Courier New" w:cs="Courier New"/>
          </w:rPr>
          <w:delText>Base64Data</w:delText>
        </w:r>
        <w:r w:rsidDel="00B33063">
          <w:fldChar w:fldCharType="end"/>
        </w:r>
        <w:r w:rsidDel="00B33063">
          <w:delText xml:space="preserve">. </w:delText>
        </w:r>
        <w:r w:rsidRPr="003A06D0" w:rsidDel="00B33063">
          <w:delText>This element MAY contain certificates useful to build a certificate chain.</w:delText>
        </w:r>
        <w:bookmarkStart w:id="22348" w:name="_Toc10200888"/>
        <w:bookmarkStart w:id="22349" w:name="_Toc10205026"/>
        <w:bookmarkStart w:id="22350" w:name="_Toc10209164"/>
        <w:bookmarkEnd w:id="22348"/>
        <w:bookmarkEnd w:id="22349"/>
        <w:bookmarkEnd w:id="22350"/>
      </w:del>
    </w:p>
    <w:p w14:paraId="4E9251D2" w14:textId="0E2FA252" w:rsidR="00564C22" w:rsidDel="00B33063" w:rsidRDefault="009B1AF1" w:rsidP="00564C22">
      <w:pPr>
        <w:pStyle w:val="Member"/>
        <w:rPr>
          <w:del w:id="22351" w:author="Andreas Kuehne" w:date="2019-05-31T12:22:00Z"/>
        </w:rPr>
      </w:pPr>
      <w:del w:id="22352" w:author="Andreas Kuehne" w:date="2019-05-31T12:22:00Z">
        <w:r w:rsidDel="00B33063">
          <w:delText xml:space="preserve">The OPTIONAL </w:delText>
        </w:r>
        <w:r w:rsidRPr="35C1378D" w:rsidDel="00B33063">
          <w:rPr>
            <w:rStyle w:val="Datatype"/>
          </w:rPr>
          <w:delText>KeyName</w:delText>
        </w:r>
        <w:r w:rsidDel="00B33063">
          <w:delText xml:space="preserve"> element, if present, MUST contain one instance of a string. </w:delText>
        </w:r>
        <w:r w:rsidRPr="003A06D0" w:rsidDel="00B33063">
          <w:delText xml:space="preserve">It contains a string value to identify the key. </w:delText>
        </w:r>
        <w:bookmarkStart w:id="22353" w:name="_Toc10200889"/>
        <w:bookmarkStart w:id="22354" w:name="_Toc10205027"/>
        <w:bookmarkStart w:id="22355" w:name="_Toc10209165"/>
        <w:bookmarkEnd w:id="22353"/>
        <w:bookmarkEnd w:id="22354"/>
        <w:bookmarkEnd w:id="22355"/>
      </w:del>
    </w:p>
    <w:p w14:paraId="5E59CE56" w14:textId="606932AF" w:rsidR="00564C22" w:rsidDel="00B33063" w:rsidRDefault="009B1AF1" w:rsidP="00564C22">
      <w:pPr>
        <w:pStyle w:val="Member"/>
        <w:rPr>
          <w:del w:id="22356" w:author="Andreas Kuehne" w:date="2019-05-31T12:22:00Z"/>
        </w:rPr>
      </w:pPr>
      <w:del w:id="22357" w:author="Andreas Kuehne" w:date="2019-05-31T12:22:00Z">
        <w:r w:rsidDel="00B33063">
          <w:delText xml:space="preserve">The OPTIONAL </w:delText>
        </w:r>
        <w:r w:rsidRPr="35C1378D" w:rsidDel="00B33063">
          <w:rPr>
            <w:rStyle w:val="Datatype"/>
          </w:rPr>
          <w:delText>X509CRL</w:delText>
        </w:r>
        <w:r w:rsidDel="00B33063">
          <w:delText xml:space="preserve"> element, if present, MUST contain one instance of a sub-component. This element MUST satisfy the requirements specified in this document in section </w:delText>
        </w:r>
        <w:r w:rsidDel="00B33063">
          <w:fldChar w:fldCharType="begin"/>
        </w:r>
        <w:r w:rsidDel="00B33063">
          <w:delInstrText xml:space="preserve"> REF _RefComp2EB1F1FA \r \h </w:delInstrText>
        </w:r>
        <w:r w:rsidDel="00B33063">
          <w:fldChar w:fldCharType="separate"/>
        </w:r>
        <w:r w:rsidDel="00B33063">
          <w:rPr>
            <w:rStyle w:val="Datatype"/>
            <w:rFonts w:eastAsia="Courier New" w:cs="Courier New"/>
          </w:rPr>
          <w:delText>Base64Data</w:delText>
        </w:r>
        <w:r w:rsidDel="00B33063">
          <w:fldChar w:fldCharType="end"/>
        </w:r>
        <w:r w:rsidDel="00B33063">
          <w:delText xml:space="preserve">. </w:delText>
        </w:r>
        <w:r w:rsidR="00C474B1" w:rsidDel="00B33063">
          <w:delText>T</w:delText>
        </w:r>
        <w:r w:rsidRPr="003A06D0" w:rsidDel="00B33063">
          <w:delText xml:space="preserve">he </w:delText>
        </w:r>
        <w:r w:rsidRPr="003A06D0" w:rsidDel="00B33063">
          <w:rPr>
            <w:rStyle w:val="Datatype"/>
            <w:lang w:val="en-GB"/>
          </w:rPr>
          <w:delText>X509CRL</w:delText>
        </w:r>
        <w:r w:rsidRPr="003A06D0" w:rsidDel="00B33063">
          <w:delText xml:space="preserve"> element holds a CRL</w:delText>
        </w:r>
        <w:r w:rsidR="00C474B1" w:rsidDel="00B33063">
          <w:delText xml:space="preserve"> useful for validation</w:delText>
        </w:r>
        <w:r w:rsidRPr="003A06D0" w:rsidDel="00B33063">
          <w:delText>.</w:delText>
        </w:r>
        <w:bookmarkStart w:id="22358" w:name="_Toc10200890"/>
        <w:bookmarkStart w:id="22359" w:name="_Toc10205028"/>
        <w:bookmarkStart w:id="22360" w:name="_Toc10209166"/>
        <w:bookmarkEnd w:id="22358"/>
        <w:bookmarkEnd w:id="22359"/>
        <w:bookmarkEnd w:id="22360"/>
      </w:del>
    </w:p>
    <w:p w14:paraId="364DAC68" w14:textId="1061381E" w:rsidR="00564C22" w:rsidDel="00B33063" w:rsidRDefault="009B1AF1" w:rsidP="00564C22">
      <w:pPr>
        <w:pStyle w:val="Member"/>
        <w:rPr>
          <w:del w:id="22361" w:author="Andreas Kuehne" w:date="2019-05-31T12:22:00Z"/>
        </w:rPr>
      </w:pPr>
      <w:del w:id="22362" w:author="Andreas Kuehne" w:date="2019-05-31T12:22:00Z">
        <w:r w:rsidDel="00B33063">
          <w:delText xml:space="preserve">The OPTIONAL </w:delText>
        </w:r>
        <w:r w:rsidRPr="35C1378D" w:rsidDel="00B33063">
          <w:rPr>
            <w:rStyle w:val="Datatype"/>
          </w:rPr>
          <w:delText>OCSPResponse</w:delText>
        </w:r>
        <w:r w:rsidDel="00B33063">
          <w:delText xml:space="preserve"> element, if present, MUST contain one instance of a sub-component. This element MUST satisfy the requirements specified in this document in section </w:delText>
        </w:r>
        <w:r w:rsidDel="00B33063">
          <w:fldChar w:fldCharType="begin"/>
        </w:r>
        <w:r w:rsidDel="00B33063">
          <w:delInstrText xml:space="preserve"> REF _RefComp2EB1F1FA \r \h </w:delInstrText>
        </w:r>
        <w:r w:rsidDel="00B33063">
          <w:fldChar w:fldCharType="separate"/>
        </w:r>
        <w:r w:rsidDel="00B33063">
          <w:rPr>
            <w:rStyle w:val="Datatype"/>
            <w:rFonts w:eastAsia="Courier New" w:cs="Courier New"/>
          </w:rPr>
          <w:delText>Base64Data</w:delText>
        </w:r>
        <w:r w:rsidDel="00B33063">
          <w:fldChar w:fldCharType="end"/>
        </w:r>
        <w:r w:rsidDel="00B33063">
          <w:delText xml:space="preserve">. </w:delText>
        </w:r>
        <w:r w:rsidRPr="003A06D0" w:rsidDel="00B33063">
          <w:delText xml:space="preserve">This element can be used by the client to provide available OCSP information. The server MAY consider this information. </w:delText>
        </w:r>
        <w:bookmarkStart w:id="22363" w:name="_Toc10200891"/>
        <w:bookmarkStart w:id="22364" w:name="_Toc10205029"/>
        <w:bookmarkStart w:id="22365" w:name="_Toc10209167"/>
        <w:bookmarkEnd w:id="22363"/>
        <w:bookmarkEnd w:id="22364"/>
        <w:bookmarkEnd w:id="22365"/>
      </w:del>
    </w:p>
    <w:p w14:paraId="5CDBF296" w14:textId="2FAD4CF5" w:rsidR="00564C22" w:rsidDel="00B33063" w:rsidRDefault="009B1AF1" w:rsidP="00564C22">
      <w:pPr>
        <w:pStyle w:val="Member"/>
        <w:rPr>
          <w:del w:id="22366" w:author="Andreas Kuehne" w:date="2019-05-31T12:22:00Z"/>
        </w:rPr>
      </w:pPr>
      <w:del w:id="22367" w:author="Andreas Kuehne" w:date="2019-05-31T12:22:00Z">
        <w:r w:rsidDel="00B33063">
          <w:delText xml:space="preserve">The OPTIONAL </w:delText>
        </w:r>
        <w:r w:rsidRPr="35C1378D" w:rsidDel="00B33063">
          <w:rPr>
            <w:rStyle w:val="Datatype"/>
          </w:rPr>
          <w:delText>PoE</w:delText>
        </w:r>
        <w:r w:rsidDel="00B33063">
          <w:delText xml:space="preserve"> element, if present, MUST contain one instance of a sub-component. This element MUST satisfy the requirements specified in this document in section </w:delText>
        </w:r>
        <w:r w:rsidDel="00B33063">
          <w:fldChar w:fldCharType="begin"/>
        </w:r>
        <w:r w:rsidDel="00B33063">
          <w:delInstrText xml:space="preserve"> REF _RefComp2EB1F1FA \r \h </w:delInstrText>
        </w:r>
        <w:r w:rsidDel="00B33063">
          <w:fldChar w:fldCharType="separate"/>
        </w:r>
        <w:r w:rsidDel="00B33063">
          <w:rPr>
            <w:rStyle w:val="Datatype"/>
            <w:rFonts w:eastAsia="Courier New" w:cs="Courier New"/>
          </w:rPr>
          <w:delText>Base64Data</w:delText>
        </w:r>
        <w:r w:rsidDel="00B33063">
          <w:fldChar w:fldCharType="end"/>
        </w:r>
        <w:r w:rsidDel="00B33063">
          <w:delText xml:space="preserve">. </w:delText>
        </w:r>
        <w:r w:rsidRPr="003A06D0" w:rsidDel="00B33063">
          <w:delText>This element can be used by the client to provide ‘Proof of Existence’ data. Valid information MAY be considered within the validation process.</w:delText>
        </w:r>
        <w:bookmarkStart w:id="22368" w:name="_Toc10200892"/>
        <w:bookmarkStart w:id="22369" w:name="_Toc10205030"/>
        <w:bookmarkStart w:id="22370" w:name="_Toc10209168"/>
        <w:bookmarkEnd w:id="22368"/>
        <w:bookmarkEnd w:id="22369"/>
        <w:bookmarkEnd w:id="22370"/>
      </w:del>
    </w:p>
    <w:p w14:paraId="7CF65867" w14:textId="6CA401AA" w:rsidR="00564C22" w:rsidDel="00B33063" w:rsidRDefault="009B1AF1" w:rsidP="00564C22">
      <w:pPr>
        <w:pStyle w:val="berschrift4"/>
        <w:rPr>
          <w:del w:id="22371" w:author="Andreas Kuehne" w:date="2019-05-31T12:22:00Z"/>
        </w:rPr>
      </w:pPr>
      <w:del w:id="22372" w:author="Andreas Kuehne" w:date="2019-05-31T12:22:00Z">
        <w:r w:rsidDel="00B33063">
          <w:delText>AdditionalKeyInfo – JSON Syntax</w:delText>
        </w:r>
        <w:bookmarkStart w:id="22373" w:name="_Toc10200893"/>
        <w:bookmarkStart w:id="22374" w:name="_Toc10205031"/>
        <w:bookmarkStart w:id="22375" w:name="_Toc10209169"/>
        <w:bookmarkEnd w:id="22373"/>
        <w:bookmarkEnd w:id="22374"/>
        <w:bookmarkEnd w:id="22375"/>
      </w:del>
    </w:p>
    <w:p w14:paraId="11AA678C" w14:textId="1B182AF3" w:rsidR="00564C22" w:rsidRPr="0248A3D1" w:rsidDel="00B33063" w:rsidRDefault="009B1AF1" w:rsidP="00564C22">
      <w:pPr>
        <w:rPr>
          <w:del w:id="22376" w:author="Andreas Kuehne" w:date="2019-05-31T12:22:00Z"/>
        </w:rPr>
      </w:pPr>
      <w:del w:id="22377"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AdditionalKeyInfoType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AdditionalKeyInfo</w:delText>
        </w:r>
        <w:r w:rsidDel="00B33063">
          <w:delText xml:space="preserve"> component.</w:delText>
        </w:r>
        <w:bookmarkStart w:id="22378" w:name="_Toc10200894"/>
        <w:bookmarkStart w:id="22379" w:name="_Toc10205032"/>
        <w:bookmarkStart w:id="22380" w:name="_Toc10209170"/>
        <w:bookmarkEnd w:id="22378"/>
        <w:bookmarkEnd w:id="22379"/>
        <w:bookmarkEnd w:id="22380"/>
      </w:del>
    </w:p>
    <w:p w14:paraId="515330B6" w14:textId="5F3BD226" w:rsidR="00564C22" w:rsidRPr="C2430093" w:rsidDel="00B33063" w:rsidRDefault="009B1AF1" w:rsidP="00564C22">
      <w:pPr>
        <w:spacing w:line="259" w:lineRule="auto"/>
        <w:rPr>
          <w:del w:id="22381" w:author="Andreas Kuehne" w:date="2019-05-31T12:22:00Z"/>
          <w:rFonts w:eastAsia="Arial" w:cs="Arial"/>
          <w:sz w:val="22"/>
          <w:szCs w:val="22"/>
        </w:rPr>
      </w:pPr>
      <w:del w:id="22382"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AdditionalKeyInfo</w:delText>
        </w:r>
        <w:r w:rsidRPr="002062A5" w:rsidDel="00B33063">
          <w:rPr>
            <w:rFonts w:eastAsia="Arial" w:cs="Arial"/>
            <w:sz w:val="22"/>
            <w:szCs w:val="22"/>
          </w:rPr>
          <w:delText xml:space="preserve"> using JSON-specific names mapped as shown in the table below.</w:delText>
        </w:r>
        <w:bookmarkStart w:id="22383" w:name="_Toc10200895"/>
        <w:bookmarkStart w:id="22384" w:name="_Toc10205033"/>
        <w:bookmarkStart w:id="22385" w:name="_Toc10209171"/>
        <w:bookmarkEnd w:id="22383"/>
        <w:bookmarkEnd w:id="22384"/>
        <w:bookmarkEnd w:id="22385"/>
      </w:del>
    </w:p>
    <w:tbl>
      <w:tblPr>
        <w:tblStyle w:val="Gitternetztabelle1hell1"/>
        <w:tblW w:w="0" w:type="auto"/>
        <w:tblLook w:val="04A0" w:firstRow="1" w:lastRow="0" w:firstColumn="1" w:lastColumn="0" w:noHBand="0" w:noVBand="1"/>
      </w:tblPr>
      <w:tblGrid>
        <w:gridCol w:w="4675"/>
        <w:gridCol w:w="4675"/>
      </w:tblGrid>
      <w:tr w:rsidR="00564C22" w:rsidDel="00B33063" w14:paraId="477BA99E" w14:textId="74D704F9" w:rsidTr="00564C22">
        <w:trPr>
          <w:cnfStyle w:val="100000000000" w:firstRow="1" w:lastRow="0" w:firstColumn="0" w:lastColumn="0" w:oddVBand="0" w:evenVBand="0" w:oddHBand="0" w:evenHBand="0" w:firstRowFirstColumn="0" w:firstRowLastColumn="0" w:lastRowFirstColumn="0" w:lastRowLastColumn="0"/>
          <w:del w:id="2238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F80A190" w14:textId="4F636E2A" w:rsidR="00564C22" w:rsidDel="00B33063" w:rsidRDefault="009B1AF1" w:rsidP="00564C22">
            <w:pPr>
              <w:pStyle w:val="Beschriftung"/>
              <w:rPr>
                <w:del w:id="22387" w:author="Andreas Kuehne" w:date="2019-05-31T12:22:00Z"/>
              </w:rPr>
            </w:pPr>
            <w:del w:id="22388" w:author="Andreas Kuehne" w:date="2019-05-31T12:22:00Z">
              <w:r w:rsidDel="00B33063">
                <w:delText>Element</w:delText>
              </w:r>
              <w:bookmarkStart w:id="22389" w:name="_Toc10200896"/>
              <w:bookmarkStart w:id="22390" w:name="_Toc10205034"/>
              <w:bookmarkStart w:id="22391" w:name="_Toc10209172"/>
              <w:bookmarkEnd w:id="22389"/>
              <w:bookmarkEnd w:id="22390"/>
              <w:bookmarkEnd w:id="22391"/>
            </w:del>
          </w:p>
        </w:tc>
        <w:tc>
          <w:tcPr>
            <w:tcW w:w="4675" w:type="dxa"/>
          </w:tcPr>
          <w:p w14:paraId="04C2FD4A" w14:textId="19628D64"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22392" w:author="Andreas Kuehne" w:date="2019-05-31T12:22:00Z"/>
              </w:rPr>
            </w:pPr>
            <w:del w:id="22393" w:author="Andreas Kuehne" w:date="2019-05-31T12:22:00Z">
              <w:r w:rsidDel="00B33063">
                <w:delText>Implementing JSON member name</w:delText>
              </w:r>
              <w:bookmarkStart w:id="22394" w:name="_Toc10200897"/>
              <w:bookmarkStart w:id="22395" w:name="_Toc10205035"/>
              <w:bookmarkStart w:id="22396" w:name="_Toc10209173"/>
              <w:bookmarkEnd w:id="22394"/>
              <w:bookmarkEnd w:id="22395"/>
              <w:bookmarkEnd w:id="22396"/>
            </w:del>
          </w:p>
        </w:tc>
        <w:bookmarkStart w:id="22397" w:name="_Toc10200898"/>
        <w:bookmarkStart w:id="22398" w:name="_Toc10205036"/>
        <w:bookmarkStart w:id="22399" w:name="_Toc10209174"/>
        <w:bookmarkEnd w:id="22397"/>
        <w:bookmarkEnd w:id="22398"/>
        <w:bookmarkEnd w:id="22399"/>
      </w:tr>
      <w:tr w:rsidR="00564C22" w:rsidDel="00B33063" w14:paraId="57CAE21C" w14:textId="3060F2B5" w:rsidTr="00564C22">
        <w:trPr>
          <w:del w:id="2240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E26F2E7" w14:textId="6B8EF3A7" w:rsidR="00564C22" w:rsidRPr="002062A5" w:rsidDel="00B33063" w:rsidRDefault="009B1AF1" w:rsidP="00564C22">
            <w:pPr>
              <w:pStyle w:val="Beschriftung"/>
              <w:rPr>
                <w:del w:id="22401" w:author="Andreas Kuehne" w:date="2019-05-31T12:22:00Z"/>
                <w:rStyle w:val="Datatype"/>
                <w:b w:val="0"/>
                <w:bCs w:val="0"/>
              </w:rPr>
            </w:pPr>
            <w:del w:id="22402" w:author="Andreas Kuehne" w:date="2019-05-31T12:22:00Z">
              <w:r w:rsidRPr="002062A5" w:rsidDel="00B33063">
                <w:rPr>
                  <w:rStyle w:val="Datatype"/>
                </w:rPr>
                <w:delText>X509Digest</w:delText>
              </w:r>
              <w:bookmarkStart w:id="22403" w:name="_Toc10200899"/>
              <w:bookmarkStart w:id="22404" w:name="_Toc10205037"/>
              <w:bookmarkStart w:id="22405" w:name="_Toc10209175"/>
              <w:bookmarkEnd w:id="22403"/>
              <w:bookmarkEnd w:id="22404"/>
              <w:bookmarkEnd w:id="22405"/>
            </w:del>
          </w:p>
        </w:tc>
        <w:tc>
          <w:tcPr>
            <w:tcW w:w="4675" w:type="dxa"/>
          </w:tcPr>
          <w:p w14:paraId="67418652" w14:textId="64FF4758"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2406" w:author="Andreas Kuehne" w:date="2019-05-31T12:22:00Z"/>
                <w:rStyle w:val="Datatype"/>
              </w:rPr>
            </w:pPr>
            <w:del w:id="22407" w:author="Andreas Kuehne" w:date="2019-05-31T12:22:00Z">
              <w:r w:rsidRPr="002062A5" w:rsidDel="00B33063">
                <w:rPr>
                  <w:rStyle w:val="Datatype"/>
                </w:rPr>
                <w:delText>x509Digest</w:delText>
              </w:r>
              <w:bookmarkStart w:id="22408" w:name="_Toc10200900"/>
              <w:bookmarkStart w:id="22409" w:name="_Toc10205038"/>
              <w:bookmarkStart w:id="22410" w:name="_Toc10209176"/>
              <w:bookmarkEnd w:id="22408"/>
              <w:bookmarkEnd w:id="22409"/>
              <w:bookmarkEnd w:id="22410"/>
            </w:del>
          </w:p>
        </w:tc>
        <w:bookmarkStart w:id="22411" w:name="_Toc10200901"/>
        <w:bookmarkStart w:id="22412" w:name="_Toc10205039"/>
        <w:bookmarkStart w:id="22413" w:name="_Toc10209177"/>
        <w:bookmarkEnd w:id="22411"/>
        <w:bookmarkEnd w:id="22412"/>
        <w:bookmarkEnd w:id="22413"/>
      </w:tr>
      <w:tr w:rsidR="00564C22" w:rsidDel="00B33063" w14:paraId="2A31085B" w14:textId="4E5D52B2" w:rsidTr="00564C22">
        <w:trPr>
          <w:del w:id="2241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D5142B6" w14:textId="002880C8" w:rsidR="00564C22" w:rsidRPr="002062A5" w:rsidDel="00B33063" w:rsidRDefault="009B1AF1" w:rsidP="00564C22">
            <w:pPr>
              <w:pStyle w:val="Beschriftung"/>
              <w:rPr>
                <w:del w:id="22415" w:author="Andreas Kuehne" w:date="2019-05-31T12:22:00Z"/>
                <w:rStyle w:val="Datatype"/>
                <w:b w:val="0"/>
                <w:bCs w:val="0"/>
              </w:rPr>
            </w:pPr>
            <w:del w:id="22416" w:author="Andreas Kuehne" w:date="2019-05-31T12:22:00Z">
              <w:r w:rsidRPr="002062A5" w:rsidDel="00B33063">
                <w:rPr>
                  <w:rStyle w:val="Datatype"/>
                </w:rPr>
                <w:delText>X509SubjectName</w:delText>
              </w:r>
              <w:bookmarkStart w:id="22417" w:name="_Toc10200902"/>
              <w:bookmarkStart w:id="22418" w:name="_Toc10205040"/>
              <w:bookmarkStart w:id="22419" w:name="_Toc10209178"/>
              <w:bookmarkEnd w:id="22417"/>
              <w:bookmarkEnd w:id="22418"/>
              <w:bookmarkEnd w:id="22419"/>
            </w:del>
          </w:p>
        </w:tc>
        <w:tc>
          <w:tcPr>
            <w:tcW w:w="4675" w:type="dxa"/>
          </w:tcPr>
          <w:p w14:paraId="5179013B" w14:textId="531100EC"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2420" w:author="Andreas Kuehne" w:date="2019-05-31T12:22:00Z"/>
                <w:rStyle w:val="Datatype"/>
              </w:rPr>
            </w:pPr>
            <w:del w:id="22421" w:author="Andreas Kuehne" w:date="2019-05-31T12:22:00Z">
              <w:r w:rsidRPr="002062A5" w:rsidDel="00B33063">
                <w:rPr>
                  <w:rStyle w:val="Datatype"/>
                </w:rPr>
                <w:delText>sub</w:delText>
              </w:r>
              <w:bookmarkStart w:id="22422" w:name="_Toc10200903"/>
              <w:bookmarkStart w:id="22423" w:name="_Toc10205041"/>
              <w:bookmarkStart w:id="22424" w:name="_Toc10209179"/>
              <w:bookmarkEnd w:id="22422"/>
              <w:bookmarkEnd w:id="22423"/>
              <w:bookmarkEnd w:id="22424"/>
            </w:del>
          </w:p>
        </w:tc>
        <w:bookmarkStart w:id="22425" w:name="_Toc10200904"/>
        <w:bookmarkStart w:id="22426" w:name="_Toc10205042"/>
        <w:bookmarkStart w:id="22427" w:name="_Toc10209180"/>
        <w:bookmarkEnd w:id="22425"/>
        <w:bookmarkEnd w:id="22426"/>
        <w:bookmarkEnd w:id="22427"/>
      </w:tr>
      <w:tr w:rsidR="00564C22" w:rsidDel="00B33063" w14:paraId="036E72F4" w14:textId="464641FD" w:rsidTr="00564C22">
        <w:trPr>
          <w:del w:id="2242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61A4F52" w14:textId="744B72B6" w:rsidR="00564C22" w:rsidRPr="002062A5" w:rsidDel="00B33063" w:rsidRDefault="009B1AF1" w:rsidP="00564C22">
            <w:pPr>
              <w:pStyle w:val="Beschriftung"/>
              <w:rPr>
                <w:del w:id="22429" w:author="Andreas Kuehne" w:date="2019-05-31T12:22:00Z"/>
                <w:rStyle w:val="Datatype"/>
                <w:b w:val="0"/>
                <w:bCs w:val="0"/>
              </w:rPr>
            </w:pPr>
            <w:del w:id="22430" w:author="Andreas Kuehne" w:date="2019-05-31T12:22:00Z">
              <w:r w:rsidRPr="002062A5" w:rsidDel="00B33063">
                <w:rPr>
                  <w:rStyle w:val="Datatype"/>
                </w:rPr>
                <w:delText>X509SKI</w:delText>
              </w:r>
              <w:bookmarkStart w:id="22431" w:name="_Toc10200905"/>
              <w:bookmarkStart w:id="22432" w:name="_Toc10205043"/>
              <w:bookmarkStart w:id="22433" w:name="_Toc10209181"/>
              <w:bookmarkEnd w:id="22431"/>
              <w:bookmarkEnd w:id="22432"/>
              <w:bookmarkEnd w:id="22433"/>
            </w:del>
          </w:p>
        </w:tc>
        <w:tc>
          <w:tcPr>
            <w:tcW w:w="4675" w:type="dxa"/>
          </w:tcPr>
          <w:p w14:paraId="2A61C279" w14:textId="7F1E3E3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2434" w:author="Andreas Kuehne" w:date="2019-05-31T12:22:00Z"/>
                <w:rStyle w:val="Datatype"/>
              </w:rPr>
            </w:pPr>
            <w:del w:id="22435" w:author="Andreas Kuehne" w:date="2019-05-31T12:22:00Z">
              <w:r w:rsidRPr="002062A5" w:rsidDel="00B33063">
                <w:rPr>
                  <w:rStyle w:val="Datatype"/>
                </w:rPr>
                <w:delText>ski</w:delText>
              </w:r>
              <w:bookmarkStart w:id="22436" w:name="_Toc10200906"/>
              <w:bookmarkStart w:id="22437" w:name="_Toc10205044"/>
              <w:bookmarkStart w:id="22438" w:name="_Toc10209182"/>
              <w:bookmarkEnd w:id="22436"/>
              <w:bookmarkEnd w:id="22437"/>
              <w:bookmarkEnd w:id="22438"/>
            </w:del>
          </w:p>
        </w:tc>
        <w:bookmarkStart w:id="22439" w:name="_Toc10200907"/>
        <w:bookmarkStart w:id="22440" w:name="_Toc10205045"/>
        <w:bookmarkStart w:id="22441" w:name="_Toc10209183"/>
        <w:bookmarkEnd w:id="22439"/>
        <w:bookmarkEnd w:id="22440"/>
        <w:bookmarkEnd w:id="22441"/>
      </w:tr>
      <w:tr w:rsidR="00564C22" w:rsidDel="00B33063" w14:paraId="5D2D00E1" w14:textId="52E9972B" w:rsidTr="00564C22">
        <w:trPr>
          <w:del w:id="2244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F3CA9B2" w14:textId="0E5986F2" w:rsidR="00564C22" w:rsidRPr="002062A5" w:rsidDel="00B33063" w:rsidRDefault="009B1AF1" w:rsidP="00564C22">
            <w:pPr>
              <w:pStyle w:val="Beschriftung"/>
              <w:rPr>
                <w:del w:id="22443" w:author="Andreas Kuehne" w:date="2019-05-31T12:22:00Z"/>
                <w:rStyle w:val="Datatype"/>
                <w:b w:val="0"/>
                <w:bCs w:val="0"/>
              </w:rPr>
            </w:pPr>
            <w:del w:id="22444" w:author="Andreas Kuehne" w:date="2019-05-31T12:22:00Z">
              <w:r w:rsidRPr="002062A5" w:rsidDel="00B33063">
                <w:rPr>
                  <w:rStyle w:val="Datatype"/>
                </w:rPr>
                <w:delText>X509Certificate</w:delText>
              </w:r>
              <w:bookmarkStart w:id="22445" w:name="_Toc10200908"/>
              <w:bookmarkStart w:id="22446" w:name="_Toc10205046"/>
              <w:bookmarkStart w:id="22447" w:name="_Toc10209184"/>
              <w:bookmarkEnd w:id="22445"/>
              <w:bookmarkEnd w:id="22446"/>
              <w:bookmarkEnd w:id="22447"/>
            </w:del>
          </w:p>
        </w:tc>
        <w:tc>
          <w:tcPr>
            <w:tcW w:w="4675" w:type="dxa"/>
          </w:tcPr>
          <w:p w14:paraId="1546EE34" w14:textId="1615870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2448" w:author="Andreas Kuehne" w:date="2019-05-31T12:22:00Z"/>
                <w:rStyle w:val="Datatype"/>
              </w:rPr>
            </w:pPr>
            <w:del w:id="22449" w:author="Andreas Kuehne" w:date="2019-05-31T12:22:00Z">
              <w:r w:rsidRPr="002062A5" w:rsidDel="00B33063">
                <w:rPr>
                  <w:rStyle w:val="Datatype"/>
                </w:rPr>
                <w:delText>cert</w:delText>
              </w:r>
              <w:bookmarkStart w:id="22450" w:name="_Toc10200909"/>
              <w:bookmarkStart w:id="22451" w:name="_Toc10205047"/>
              <w:bookmarkStart w:id="22452" w:name="_Toc10209185"/>
              <w:bookmarkEnd w:id="22450"/>
              <w:bookmarkEnd w:id="22451"/>
              <w:bookmarkEnd w:id="22452"/>
            </w:del>
          </w:p>
        </w:tc>
        <w:bookmarkStart w:id="22453" w:name="_Toc10200910"/>
        <w:bookmarkStart w:id="22454" w:name="_Toc10205048"/>
        <w:bookmarkStart w:id="22455" w:name="_Toc10209186"/>
        <w:bookmarkEnd w:id="22453"/>
        <w:bookmarkEnd w:id="22454"/>
        <w:bookmarkEnd w:id="22455"/>
      </w:tr>
      <w:tr w:rsidR="00564C22" w:rsidDel="00B33063" w14:paraId="3F39C34C" w14:textId="5EDDB960" w:rsidTr="00564C22">
        <w:trPr>
          <w:del w:id="2245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287963A" w14:textId="05AC6877" w:rsidR="00564C22" w:rsidRPr="002062A5" w:rsidDel="00B33063" w:rsidRDefault="009B1AF1" w:rsidP="00564C22">
            <w:pPr>
              <w:pStyle w:val="Beschriftung"/>
              <w:rPr>
                <w:del w:id="22457" w:author="Andreas Kuehne" w:date="2019-05-31T12:22:00Z"/>
                <w:rStyle w:val="Datatype"/>
                <w:b w:val="0"/>
                <w:bCs w:val="0"/>
              </w:rPr>
            </w:pPr>
            <w:del w:id="22458" w:author="Andreas Kuehne" w:date="2019-05-31T12:22:00Z">
              <w:r w:rsidRPr="002062A5" w:rsidDel="00B33063">
                <w:rPr>
                  <w:rStyle w:val="Datatype"/>
                </w:rPr>
                <w:delText>KeyName</w:delText>
              </w:r>
              <w:bookmarkStart w:id="22459" w:name="_Toc10200911"/>
              <w:bookmarkStart w:id="22460" w:name="_Toc10205049"/>
              <w:bookmarkStart w:id="22461" w:name="_Toc10209187"/>
              <w:bookmarkEnd w:id="22459"/>
              <w:bookmarkEnd w:id="22460"/>
              <w:bookmarkEnd w:id="22461"/>
            </w:del>
          </w:p>
        </w:tc>
        <w:tc>
          <w:tcPr>
            <w:tcW w:w="4675" w:type="dxa"/>
          </w:tcPr>
          <w:p w14:paraId="469AE46B" w14:textId="523BE56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2462" w:author="Andreas Kuehne" w:date="2019-05-31T12:22:00Z"/>
                <w:rStyle w:val="Datatype"/>
              </w:rPr>
            </w:pPr>
            <w:del w:id="22463" w:author="Andreas Kuehne" w:date="2019-05-31T12:22:00Z">
              <w:r w:rsidRPr="002062A5" w:rsidDel="00B33063">
                <w:rPr>
                  <w:rStyle w:val="Datatype"/>
                </w:rPr>
                <w:delText>name</w:delText>
              </w:r>
              <w:bookmarkStart w:id="22464" w:name="_Toc10200912"/>
              <w:bookmarkStart w:id="22465" w:name="_Toc10205050"/>
              <w:bookmarkStart w:id="22466" w:name="_Toc10209188"/>
              <w:bookmarkEnd w:id="22464"/>
              <w:bookmarkEnd w:id="22465"/>
              <w:bookmarkEnd w:id="22466"/>
            </w:del>
          </w:p>
        </w:tc>
        <w:bookmarkStart w:id="22467" w:name="_Toc10200913"/>
        <w:bookmarkStart w:id="22468" w:name="_Toc10205051"/>
        <w:bookmarkStart w:id="22469" w:name="_Toc10209189"/>
        <w:bookmarkEnd w:id="22467"/>
        <w:bookmarkEnd w:id="22468"/>
        <w:bookmarkEnd w:id="22469"/>
      </w:tr>
      <w:tr w:rsidR="00564C22" w:rsidDel="00B33063" w14:paraId="73229F37" w14:textId="7168B6A2" w:rsidTr="00564C22">
        <w:trPr>
          <w:del w:id="2247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6062010" w14:textId="35E4F108" w:rsidR="00564C22" w:rsidRPr="002062A5" w:rsidDel="00B33063" w:rsidRDefault="009B1AF1" w:rsidP="00564C22">
            <w:pPr>
              <w:pStyle w:val="Beschriftung"/>
              <w:rPr>
                <w:del w:id="22471" w:author="Andreas Kuehne" w:date="2019-05-31T12:22:00Z"/>
                <w:rStyle w:val="Datatype"/>
                <w:b w:val="0"/>
                <w:bCs w:val="0"/>
              </w:rPr>
            </w:pPr>
            <w:del w:id="22472" w:author="Andreas Kuehne" w:date="2019-05-31T12:22:00Z">
              <w:r w:rsidRPr="002062A5" w:rsidDel="00B33063">
                <w:rPr>
                  <w:rStyle w:val="Datatype"/>
                </w:rPr>
                <w:delText>X509CRL</w:delText>
              </w:r>
              <w:bookmarkStart w:id="22473" w:name="_Toc10200914"/>
              <w:bookmarkStart w:id="22474" w:name="_Toc10205052"/>
              <w:bookmarkStart w:id="22475" w:name="_Toc10209190"/>
              <w:bookmarkEnd w:id="22473"/>
              <w:bookmarkEnd w:id="22474"/>
              <w:bookmarkEnd w:id="22475"/>
            </w:del>
          </w:p>
        </w:tc>
        <w:tc>
          <w:tcPr>
            <w:tcW w:w="4675" w:type="dxa"/>
          </w:tcPr>
          <w:p w14:paraId="5408DD67" w14:textId="26A3B52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2476" w:author="Andreas Kuehne" w:date="2019-05-31T12:22:00Z"/>
                <w:rStyle w:val="Datatype"/>
              </w:rPr>
            </w:pPr>
            <w:del w:id="22477" w:author="Andreas Kuehne" w:date="2019-05-31T12:22:00Z">
              <w:r w:rsidRPr="002062A5" w:rsidDel="00B33063">
                <w:rPr>
                  <w:rStyle w:val="Datatype"/>
                </w:rPr>
                <w:delText>crl</w:delText>
              </w:r>
              <w:bookmarkStart w:id="22478" w:name="_Toc10200915"/>
              <w:bookmarkStart w:id="22479" w:name="_Toc10205053"/>
              <w:bookmarkStart w:id="22480" w:name="_Toc10209191"/>
              <w:bookmarkEnd w:id="22478"/>
              <w:bookmarkEnd w:id="22479"/>
              <w:bookmarkEnd w:id="22480"/>
            </w:del>
          </w:p>
        </w:tc>
        <w:bookmarkStart w:id="22481" w:name="_Toc10200916"/>
        <w:bookmarkStart w:id="22482" w:name="_Toc10205054"/>
        <w:bookmarkStart w:id="22483" w:name="_Toc10209192"/>
        <w:bookmarkEnd w:id="22481"/>
        <w:bookmarkEnd w:id="22482"/>
        <w:bookmarkEnd w:id="22483"/>
      </w:tr>
      <w:tr w:rsidR="00564C22" w:rsidDel="00B33063" w14:paraId="7718B9D6" w14:textId="7D8FDB23" w:rsidTr="00564C22">
        <w:trPr>
          <w:del w:id="2248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2430947" w14:textId="248A7252" w:rsidR="00564C22" w:rsidRPr="002062A5" w:rsidDel="00B33063" w:rsidRDefault="009B1AF1" w:rsidP="00564C22">
            <w:pPr>
              <w:pStyle w:val="Beschriftung"/>
              <w:rPr>
                <w:del w:id="22485" w:author="Andreas Kuehne" w:date="2019-05-31T12:22:00Z"/>
                <w:rStyle w:val="Datatype"/>
                <w:b w:val="0"/>
                <w:bCs w:val="0"/>
              </w:rPr>
            </w:pPr>
            <w:del w:id="22486" w:author="Andreas Kuehne" w:date="2019-05-31T12:22:00Z">
              <w:r w:rsidRPr="002062A5" w:rsidDel="00B33063">
                <w:rPr>
                  <w:rStyle w:val="Datatype"/>
                </w:rPr>
                <w:delText>OCSPResponse</w:delText>
              </w:r>
              <w:bookmarkStart w:id="22487" w:name="_Toc10200917"/>
              <w:bookmarkStart w:id="22488" w:name="_Toc10205055"/>
              <w:bookmarkStart w:id="22489" w:name="_Toc10209193"/>
              <w:bookmarkEnd w:id="22487"/>
              <w:bookmarkEnd w:id="22488"/>
              <w:bookmarkEnd w:id="22489"/>
            </w:del>
          </w:p>
        </w:tc>
        <w:tc>
          <w:tcPr>
            <w:tcW w:w="4675" w:type="dxa"/>
          </w:tcPr>
          <w:p w14:paraId="30C7ABDB" w14:textId="1E6E03A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2490" w:author="Andreas Kuehne" w:date="2019-05-31T12:22:00Z"/>
                <w:rStyle w:val="Datatype"/>
              </w:rPr>
            </w:pPr>
            <w:del w:id="22491" w:author="Andreas Kuehne" w:date="2019-05-31T12:22:00Z">
              <w:r w:rsidRPr="002062A5" w:rsidDel="00B33063">
                <w:rPr>
                  <w:rStyle w:val="Datatype"/>
                </w:rPr>
                <w:delText>ocsp</w:delText>
              </w:r>
              <w:bookmarkStart w:id="22492" w:name="_Toc10200918"/>
              <w:bookmarkStart w:id="22493" w:name="_Toc10205056"/>
              <w:bookmarkStart w:id="22494" w:name="_Toc10209194"/>
              <w:bookmarkEnd w:id="22492"/>
              <w:bookmarkEnd w:id="22493"/>
              <w:bookmarkEnd w:id="22494"/>
            </w:del>
          </w:p>
        </w:tc>
        <w:bookmarkStart w:id="22495" w:name="_Toc10200919"/>
        <w:bookmarkStart w:id="22496" w:name="_Toc10205057"/>
        <w:bookmarkStart w:id="22497" w:name="_Toc10209195"/>
        <w:bookmarkEnd w:id="22495"/>
        <w:bookmarkEnd w:id="22496"/>
        <w:bookmarkEnd w:id="22497"/>
      </w:tr>
      <w:tr w:rsidR="00564C22" w:rsidDel="00B33063" w14:paraId="48FC82A7" w14:textId="02648E21" w:rsidTr="00564C22">
        <w:trPr>
          <w:del w:id="2249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A9E3950" w14:textId="536A7BC7" w:rsidR="00564C22" w:rsidRPr="002062A5" w:rsidDel="00B33063" w:rsidRDefault="009B1AF1" w:rsidP="00564C22">
            <w:pPr>
              <w:pStyle w:val="Beschriftung"/>
              <w:rPr>
                <w:del w:id="22499" w:author="Andreas Kuehne" w:date="2019-05-31T12:22:00Z"/>
                <w:rStyle w:val="Datatype"/>
                <w:b w:val="0"/>
                <w:bCs w:val="0"/>
              </w:rPr>
            </w:pPr>
            <w:del w:id="22500" w:author="Andreas Kuehne" w:date="2019-05-31T12:22:00Z">
              <w:r w:rsidRPr="002062A5" w:rsidDel="00B33063">
                <w:rPr>
                  <w:rStyle w:val="Datatype"/>
                </w:rPr>
                <w:delText>PoE</w:delText>
              </w:r>
              <w:bookmarkStart w:id="22501" w:name="_Toc10200920"/>
              <w:bookmarkStart w:id="22502" w:name="_Toc10205058"/>
              <w:bookmarkStart w:id="22503" w:name="_Toc10209196"/>
              <w:bookmarkEnd w:id="22501"/>
              <w:bookmarkEnd w:id="22502"/>
              <w:bookmarkEnd w:id="22503"/>
            </w:del>
          </w:p>
        </w:tc>
        <w:tc>
          <w:tcPr>
            <w:tcW w:w="4675" w:type="dxa"/>
          </w:tcPr>
          <w:p w14:paraId="73095B32" w14:textId="319D80D7"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2504" w:author="Andreas Kuehne" w:date="2019-05-31T12:22:00Z"/>
                <w:rStyle w:val="Datatype"/>
              </w:rPr>
            </w:pPr>
            <w:del w:id="22505" w:author="Andreas Kuehne" w:date="2019-05-31T12:22:00Z">
              <w:r w:rsidRPr="002062A5" w:rsidDel="00B33063">
                <w:rPr>
                  <w:rStyle w:val="Datatype"/>
                </w:rPr>
                <w:delText>poe</w:delText>
              </w:r>
              <w:bookmarkStart w:id="22506" w:name="_Toc10200921"/>
              <w:bookmarkStart w:id="22507" w:name="_Toc10205059"/>
              <w:bookmarkStart w:id="22508" w:name="_Toc10209197"/>
              <w:bookmarkEnd w:id="22506"/>
              <w:bookmarkEnd w:id="22507"/>
              <w:bookmarkEnd w:id="22508"/>
            </w:del>
          </w:p>
        </w:tc>
        <w:bookmarkStart w:id="22509" w:name="_Toc10200922"/>
        <w:bookmarkStart w:id="22510" w:name="_Toc10205060"/>
        <w:bookmarkStart w:id="22511" w:name="_Toc10209198"/>
        <w:bookmarkEnd w:id="22509"/>
        <w:bookmarkEnd w:id="22510"/>
        <w:bookmarkEnd w:id="22511"/>
      </w:tr>
    </w:tbl>
    <w:p w14:paraId="1A2D1351" w14:textId="1E56223D" w:rsidR="00564C22" w:rsidRPr="0202B381" w:rsidDel="00B33063" w:rsidRDefault="009B1AF1" w:rsidP="00564C22">
      <w:pPr>
        <w:rPr>
          <w:del w:id="22512" w:author="Andreas Kuehne" w:date="2019-05-31T12:22:00Z"/>
        </w:rPr>
      </w:pPr>
      <w:del w:id="22513"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AdditionalKeyInfoType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22514" w:name="_Toc10200923"/>
        <w:bookmarkStart w:id="22515" w:name="_Toc10205061"/>
        <w:bookmarkStart w:id="22516" w:name="_Toc10209199"/>
        <w:bookmarkEnd w:id="22514"/>
        <w:bookmarkEnd w:id="22515"/>
        <w:bookmarkEnd w:id="22516"/>
      </w:del>
    </w:p>
    <w:p w14:paraId="4E4ACB50" w14:textId="49B05833" w:rsidR="00564C22" w:rsidDel="00B33063" w:rsidRDefault="009B1AF1" w:rsidP="00564C22">
      <w:pPr>
        <w:pStyle w:val="Code"/>
        <w:spacing w:line="259" w:lineRule="auto"/>
        <w:rPr>
          <w:del w:id="22517" w:author="Andreas Kuehne" w:date="2019-05-31T12:22:00Z"/>
        </w:rPr>
      </w:pPr>
      <w:del w:id="22518" w:author="Andreas Kuehne" w:date="2019-05-31T12:22:00Z">
        <w:r w:rsidDel="00B33063">
          <w:rPr>
            <w:color w:val="31849B" w:themeColor="accent5" w:themeShade="BF"/>
          </w:rPr>
          <w:delText>"dss2-AdditionalKeyInfoType"</w:delText>
        </w:r>
        <w:r w:rsidDel="00B33063">
          <w:delText>: {</w:delText>
        </w:r>
        <w:bookmarkStart w:id="22519" w:name="_Toc10200924"/>
        <w:bookmarkStart w:id="22520" w:name="_Toc10205062"/>
        <w:bookmarkStart w:id="22521" w:name="_Toc10209200"/>
        <w:bookmarkEnd w:id="22519"/>
        <w:bookmarkEnd w:id="22520"/>
        <w:bookmarkEnd w:id="22521"/>
      </w:del>
    </w:p>
    <w:p w14:paraId="2666A171" w14:textId="7330224A" w:rsidR="00564C22" w:rsidDel="00B33063" w:rsidRDefault="009B1AF1" w:rsidP="00564C22">
      <w:pPr>
        <w:pStyle w:val="Code"/>
        <w:spacing w:line="259" w:lineRule="auto"/>
        <w:rPr>
          <w:del w:id="22522" w:author="Andreas Kuehne" w:date="2019-05-31T12:22:00Z"/>
        </w:rPr>
      </w:pPr>
      <w:del w:id="22523"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22524" w:name="_Toc10200925"/>
        <w:bookmarkStart w:id="22525" w:name="_Toc10205063"/>
        <w:bookmarkStart w:id="22526" w:name="_Toc10209201"/>
        <w:bookmarkEnd w:id="22524"/>
        <w:bookmarkEnd w:id="22525"/>
        <w:bookmarkEnd w:id="22526"/>
      </w:del>
    </w:p>
    <w:p w14:paraId="4A4C3CAC" w14:textId="5EEAC424" w:rsidR="00564C22" w:rsidDel="00B33063" w:rsidRDefault="009B1AF1" w:rsidP="00564C22">
      <w:pPr>
        <w:pStyle w:val="Code"/>
        <w:spacing w:line="259" w:lineRule="auto"/>
        <w:rPr>
          <w:del w:id="22527" w:author="Andreas Kuehne" w:date="2019-05-31T12:22:00Z"/>
        </w:rPr>
      </w:pPr>
      <w:del w:id="22528" w:author="Andreas Kuehne" w:date="2019-05-31T12:22:00Z">
        <w:r w:rsidDel="00B33063">
          <w:rPr>
            <w:color w:val="31849B" w:themeColor="accent5" w:themeShade="BF"/>
          </w:rPr>
          <w:delText xml:space="preserve">  "properties"</w:delText>
        </w:r>
        <w:r w:rsidDel="00B33063">
          <w:delText>: {</w:delText>
        </w:r>
        <w:bookmarkStart w:id="22529" w:name="_Toc10200926"/>
        <w:bookmarkStart w:id="22530" w:name="_Toc10205064"/>
        <w:bookmarkStart w:id="22531" w:name="_Toc10209202"/>
        <w:bookmarkEnd w:id="22529"/>
        <w:bookmarkEnd w:id="22530"/>
        <w:bookmarkEnd w:id="22531"/>
      </w:del>
    </w:p>
    <w:p w14:paraId="69C07D68" w14:textId="39B7BCFE" w:rsidR="00564C22" w:rsidDel="00B33063" w:rsidRDefault="009B1AF1" w:rsidP="00564C22">
      <w:pPr>
        <w:pStyle w:val="Code"/>
        <w:spacing w:line="259" w:lineRule="auto"/>
        <w:rPr>
          <w:del w:id="22532" w:author="Andreas Kuehne" w:date="2019-05-31T12:22:00Z"/>
        </w:rPr>
      </w:pPr>
      <w:del w:id="22533" w:author="Andreas Kuehne" w:date="2019-05-31T12:22:00Z">
        <w:r w:rsidDel="00B33063">
          <w:rPr>
            <w:color w:val="31849B" w:themeColor="accent5" w:themeShade="BF"/>
          </w:rPr>
          <w:delText xml:space="preserve">    "ocspresponse"</w:delText>
        </w:r>
        <w:r w:rsidDel="00B33063">
          <w:delText>: {</w:delText>
        </w:r>
        <w:bookmarkStart w:id="22534" w:name="_Toc10200927"/>
        <w:bookmarkStart w:id="22535" w:name="_Toc10205065"/>
        <w:bookmarkStart w:id="22536" w:name="_Toc10209203"/>
        <w:bookmarkEnd w:id="22534"/>
        <w:bookmarkEnd w:id="22535"/>
        <w:bookmarkEnd w:id="22536"/>
      </w:del>
    </w:p>
    <w:p w14:paraId="1897E057" w14:textId="4147E605" w:rsidR="00564C22" w:rsidDel="00B33063" w:rsidRDefault="009B1AF1" w:rsidP="00564C22">
      <w:pPr>
        <w:pStyle w:val="Code"/>
        <w:spacing w:line="259" w:lineRule="auto"/>
        <w:rPr>
          <w:del w:id="22537" w:author="Andreas Kuehne" w:date="2019-05-31T12:22:00Z"/>
        </w:rPr>
      </w:pPr>
      <w:del w:id="22538"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"#/definitions/dsb-Base64DataType"</w:delText>
        </w:r>
        <w:bookmarkStart w:id="22539" w:name="_Toc10200928"/>
        <w:bookmarkStart w:id="22540" w:name="_Toc10205066"/>
        <w:bookmarkStart w:id="22541" w:name="_Toc10209204"/>
        <w:bookmarkEnd w:id="22539"/>
        <w:bookmarkEnd w:id="22540"/>
        <w:bookmarkEnd w:id="22541"/>
      </w:del>
    </w:p>
    <w:p w14:paraId="1586301E" w14:textId="636A5113" w:rsidR="00564C22" w:rsidDel="00B33063" w:rsidRDefault="009B1AF1" w:rsidP="00564C22">
      <w:pPr>
        <w:pStyle w:val="Code"/>
        <w:spacing w:line="259" w:lineRule="auto"/>
        <w:rPr>
          <w:del w:id="22542" w:author="Andreas Kuehne" w:date="2019-05-31T12:22:00Z"/>
        </w:rPr>
      </w:pPr>
      <w:del w:id="22543" w:author="Andreas Kuehne" w:date="2019-05-31T12:22:00Z">
        <w:r w:rsidDel="00B33063">
          <w:delText xml:space="preserve">    },</w:delText>
        </w:r>
        <w:bookmarkStart w:id="22544" w:name="_Toc10200929"/>
        <w:bookmarkStart w:id="22545" w:name="_Toc10205067"/>
        <w:bookmarkStart w:id="22546" w:name="_Toc10209205"/>
        <w:bookmarkEnd w:id="22544"/>
        <w:bookmarkEnd w:id="22545"/>
        <w:bookmarkEnd w:id="22546"/>
      </w:del>
    </w:p>
    <w:p w14:paraId="57F09F73" w14:textId="7D2FBCB6" w:rsidR="00564C22" w:rsidDel="00B33063" w:rsidRDefault="009B1AF1" w:rsidP="00564C22">
      <w:pPr>
        <w:pStyle w:val="Code"/>
        <w:spacing w:line="259" w:lineRule="auto"/>
        <w:rPr>
          <w:del w:id="22547" w:author="Andreas Kuehne" w:date="2019-05-31T12:22:00Z"/>
        </w:rPr>
      </w:pPr>
      <w:del w:id="22548" w:author="Andreas Kuehne" w:date="2019-05-31T12:22:00Z">
        <w:r w:rsidDel="00B33063">
          <w:rPr>
            <w:color w:val="31849B" w:themeColor="accent5" w:themeShade="BF"/>
          </w:rPr>
          <w:delText xml:space="preserve">    "x509Digest"</w:delText>
        </w:r>
        <w:r w:rsidDel="00B33063">
          <w:delText>: {</w:delText>
        </w:r>
        <w:bookmarkStart w:id="22549" w:name="_Toc10200930"/>
        <w:bookmarkStart w:id="22550" w:name="_Toc10205068"/>
        <w:bookmarkStart w:id="22551" w:name="_Toc10209206"/>
        <w:bookmarkEnd w:id="22549"/>
        <w:bookmarkEnd w:id="22550"/>
        <w:bookmarkEnd w:id="22551"/>
      </w:del>
    </w:p>
    <w:p w14:paraId="4521F397" w14:textId="169963AD" w:rsidR="00564C22" w:rsidDel="00B33063" w:rsidRDefault="009B1AF1" w:rsidP="00564C22">
      <w:pPr>
        <w:pStyle w:val="Code"/>
        <w:spacing w:line="259" w:lineRule="auto"/>
        <w:rPr>
          <w:del w:id="22552" w:author="Andreas Kuehne" w:date="2019-05-31T12:22:00Z"/>
        </w:rPr>
      </w:pPr>
      <w:del w:id="22553"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"#/definitions/dss2-X509DigestType"</w:delText>
        </w:r>
        <w:bookmarkStart w:id="22554" w:name="_Toc10200931"/>
        <w:bookmarkStart w:id="22555" w:name="_Toc10205069"/>
        <w:bookmarkStart w:id="22556" w:name="_Toc10209207"/>
        <w:bookmarkEnd w:id="22554"/>
        <w:bookmarkEnd w:id="22555"/>
        <w:bookmarkEnd w:id="22556"/>
      </w:del>
    </w:p>
    <w:p w14:paraId="428AC883" w14:textId="0E94EF40" w:rsidR="00564C22" w:rsidDel="00B33063" w:rsidRDefault="009B1AF1" w:rsidP="00564C22">
      <w:pPr>
        <w:pStyle w:val="Code"/>
        <w:spacing w:line="259" w:lineRule="auto"/>
        <w:rPr>
          <w:del w:id="22557" w:author="Andreas Kuehne" w:date="2019-05-31T12:22:00Z"/>
        </w:rPr>
      </w:pPr>
      <w:del w:id="22558" w:author="Andreas Kuehne" w:date="2019-05-31T12:22:00Z">
        <w:r w:rsidDel="00B33063">
          <w:delText xml:space="preserve">    },</w:delText>
        </w:r>
        <w:bookmarkStart w:id="22559" w:name="_Toc10200932"/>
        <w:bookmarkStart w:id="22560" w:name="_Toc10205070"/>
        <w:bookmarkStart w:id="22561" w:name="_Toc10209208"/>
        <w:bookmarkEnd w:id="22559"/>
        <w:bookmarkEnd w:id="22560"/>
        <w:bookmarkEnd w:id="22561"/>
      </w:del>
    </w:p>
    <w:p w14:paraId="613B2F91" w14:textId="63EB9434" w:rsidR="00564C22" w:rsidDel="00B33063" w:rsidRDefault="009B1AF1" w:rsidP="00564C22">
      <w:pPr>
        <w:pStyle w:val="Code"/>
        <w:spacing w:line="259" w:lineRule="auto"/>
        <w:rPr>
          <w:del w:id="22562" w:author="Andreas Kuehne" w:date="2019-05-31T12:22:00Z"/>
        </w:rPr>
      </w:pPr>
      <w:del w:id="22563" w:author="Andreas Kuehne" w:date="2019-05-31T12:22:00Z">
        <w:r w:rsidDel="00B33063">
          <w:rPr>
            <w:color w:val="31849B" w:themeColor="accent5" w:themeShade="BF"/>
          </w:rPr>
          <w:delText xml:space="preserve">    "sub"</w:delText>
        </w:r>
        <w:r w:rsidDel="00B33063">
          <w:delText>: {</w:delText>
        </w:r>
        <w:bookmarkStart w:id="22564" w:name="_Toc10200933"/>
        <w:bookmarkStart w:id="22565" w:name="_Toc10205071"/>
        <w:bookmarkStart w:id="22566" w:name="_Toc10209209"/>
        <w:bookmarkEnd w:id="22564"/>
        <w:bookmarkEnd w:id="22565"/>
        <w:bookmarkEnd w:id="22566"/>
      </w:del>
    </w:p>
    <w:p w14:paraId="369CAFAF" w14:textId="750EB6D8" w:rsidR="00564C22" w:rsidDel="00B33063" w:rsidRDefault="009B1AF1" w:rsidP="00564C22">
      <w:pPr>
        <w:pStyle w:val="Code"/>
        <w:spacing w:line="259" w:lineRule="auto"/>
        <w:rPr>
          <w:del w:id="22567" w:author="Andreas Kuehne" w:date="2019-05-31T12:22:00Z"/>
        </w:rPr>
      </w:pPr>
      <w:del w:id="22568"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22569" w:name="_Toc10200934"/>
        <w:bookmarkStart w:id="22570" w:name="_Toc10205072"/>
        <w:bookmarkStart w:id="22571" w:name="_Toc10209210"/>
        <w:bookmarkEnd w:id="22569"/>
        <w:bookmarkEnd w:id="22570"/>
        <w:bookmarkEnd w:id="22571"/>
      </w:del>
    </w:p>
    <w:p w14:paraId="340C9688" w14:textId="455E25C8" w:rsidR="00564C22" w:rsidDel="00B33063" w:rsidRDefault="009B1AF1" w:rsidP="00564C22">
      <w:pPr>
        <w:pStyle w:val="Code"/>
        <w:spacing w:line="259" w:lineRule="auto"/>
        <w:rPr>
          <w:del w:id="22572" w:author="Andreas Kuehne" w:date="2019-05-31T12:22:00Z"/>
        </w:rPr>
      </w:pPr>
      <w:del w:id="22573" w:author="Andreas Kuehne" w:date="2019-05-31T12:22:00Z">
        <w:r w:rsidDel="00B33063">
          <w:delText xml:space="preserve">    },</w:delText>
        </w:r>
        <w:bookmarkStart w:id="22574" w:name="_Toc10200935"/>
        <w:bookmarkStart w:id="22575" w:name="_Toc10205073"/>
        <w:bookmarkStart w:id="22576" w:name="_Toc10209211"/>
        <w:bookmarkEnd w:id="22574"/>
        <w:bookmarkEnd w:id="22575"/>
        <w:bookmarkEnd w:id="22576"/>
      </w:del>
    </w:p>
    <w:p w14:paraId="61F79D98" w14:textId="70FE82E4" w:rsidR="00564C22" w:rsidDel="00B33063" w:rsidRDefault="009B1AF1" w:rsidP="00564C22">
      <w:pPr>
        <w:pStyle w:val="Code"/>
        <w:spacing w:line="259" w:lineRule="auto"/>
        <w:rPr>
          <w:del w:id="22577" w:author="Andreas Kuehne" w:date="2019-05-31T12:22:00Z"/>
        </w:rPr>
      </w:pPr>
      <w:del w:id="22578" w:author="Andreas Kuehne" w:date="2019-05-31T12:22:00Z">
        <w:r w:rsidDel="00B33063">
          <w:rPr>
            <w:color w:val="31849B" w:themeColor="accent5" w:themeShade="BF"/>
          </w:rPr>
          <w:delText xml:space="preserve">    "ski"</w:delText>
        </w:r>
        <w:r w:rsidDel="00B33063">
          <w:delText>: {</w:delText>
        </w:r>
        <w:bookmarkStart w:id="22579" w:name="_Toc10200936"/>
        <w:bookmarkStart w:id="22580" w:name="_Toc10205074"/>
        <w:bookmarkStart w:id="22581" w:name="_Toc10209212"/>
        <w:bookmarkEnd w:id="22579"/>
        <w:bookmarkEnd w:id="22580"/>
        <w:bookmarkEnd w:id="22581"/>
      </w:del>
    </w:p>
    <w:p w14:paraId="7365C747" w14:textId="567D7DB5" w:rsidR="00564C22" w:rsidDel="00B33063" w:rsidRDefault="009B1AF1" w:rsidP="00564C22">
      <w:pPr>
        <w:pStyle w:val="Code"/>
        <w:spacing w:line="259" w:lineRule="auto"/>
        <w:rPr>
          <w:del w:id="22582" w:author="Andreas Kuehne" w:date="2019-05-31T12:22:00Z"/>
        </w:rPr>
      </w:pPr>
      <w:del w:id="22583"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22584" w:name="_Toc10200937"/>
        <w:bookmarkStart w:id="22585" w:name="_Toc10205075"/>
        <w:bookmarkStart w:id="22586" w:name="_Toc10209213"/>
        <w:bookmarkEnd w:id="22584"/>
        <w:bookmarkEnd w:id="22585"/>
        <w:bookmarkEnd w:id="22586"/>
      </w:del>
    </w:p>
    <w:p w14:paraId="229AE0B0" w14:textId="37DF795C" w:rsidR="00564C22" w:rsidDel="00B33063" w:rsidRDefault="009B1AF1" w:rsidP="00564C22">
      <w:pPr>
        <w:pStyle w:val="Code"/>
        <w:spacing w:line="259" w:lineRule="auto"/>
        <w:rPr>
          <w:del w:id="22587" w:author="Andreas Kuehne" w:date="2019-05-31T12:22:00Z"/>
        </w:rPr>
      </w:pPr>
      <w:del w:id="22588" w:author="Andreas Kuehne" w:date="2019-05-31T12:22:00Z">
        <w:r w:rsidDel="00B33063">
          <w:delText xml:space="preserve">    },</w:delText>
        </w:r>
        <w:bookmarkStart w:id="22589" w:name="_Toc10200938"/>
        <w:bookmarkStart w:id="22590" w:name="_Toc10205076"/>
        <w:bookmarkStart w:id="22591" w:name="_Toc10209214"/>
        <w:bookmarkEnd w:id="22589"/>
        <w:bookmarkEnd w:id="22590"/>
        <w:bookmarkEnd w:id="22591"/>
      </w:del>
    </w:p>
    <w:p w14:paraId="2AAA7703" w14:textId="04F1E459" w:rsidR="00564C22" w:rsidDel="00B33063" w:rsidRDefault="009B1AF1" w:rsidP="00564C22">
      <w:pPr>
        <w:pStyle w:val="Code"/>
        <w:spacing w:line="259" w:lineRule="auto"/>
        <w:rPr>
          <w:del w:id="22592" w:author="Andreas Kuehne" w:date="2019-05-31T12:22:00Z"/>
        </w:rPr>
      </w:pPr>
      <w:del w:id="22593" w:author="Andreas Kuehne" w:date="2019-05-31T12:22:00Z">
        <w:r w:rsidDel="00B33063">
          <w:rPr>
            <w:color w:val="31849B" w:themeColor="accent5" w:themeShade="BF"/>
          </w:rPr>
          <w:delText xml:space="preserve">    "cert"</w:delText>
        </w:r>
        <w:r w:rsidDel="00B33063">
          <w:delText>: {</w:delText>
        </w:r>
        <w:bookmarkStart w:id="22594" w:name="_Toc10200939"/>
        <w:bookmarkStart w:id="22595" w:name="_Toc10205077"/>
        <w:bookmarkStart w:id="22596" w:name="_Toc10209215"/>
        <w:bookmarkEnd w:id="22594"/>
        <w:bookmarkEnd w:id="22595"/>
        <w:bookmarkEnd w:id="22596"/>
      </w:del>
    </w:p>
    <w:p w14:paraId="68A474F8" w14:textId="04F82421" w:rsidR="00564C22" w:rsidDel="00B33063" w:rsidRDefault="009B1AF1" w:rsidP="00564C22">
      <w:pPr>
        <w:pStyle w:val="Code"/>
        <w:spacing w:line="259" w:lineRule="auto"/>
        <w:rPr>
          <w:del w:id="22597" w:author="Andreas Kuehne" w:date="2019-05-31T12:22:00Z"/>
        </w:rPr>
      </w:pPr>
      <w:del w:id="22598"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"#/definitions/dsb-Base64DataType"</w:delText>
        </w:r>
        <w:bookmarkStart w:id="22599" w:name="_Toc10200940"/>
        <w:bookmarkStart w:id="22600" w:name="_Toc10205078"/>
        <w:bookmarkStart w:id="22601" w:name="_Toc10209216"/>
        <w:bookmarkEnd w:id="22599"/>
        <w:bookmarkEnd w:id="22600"/>
        <w:bookmarkEnd w:id="22601"/>
      </w:del>
    </w:p>
    <w:p w14:paraId="082847DB" w14:textId="06C6A0E1" w:rsidR="00564C22" w:rsidDel="00B33063" w:rsidRDefault="009B1AF1" w:rsidP="00564C22">
      <w:pPr>
        <w:pStyle w:val="Code"/>
        <w:spacing w:line="259" w:lineRule="auto"/>
        <w:rPr>
          <w:del w:id="22602" w:author="Andreas Kuehne" w:date="2019-05-31T12:22:00Z"/>
        </w:rPr>
      </w:pPr>
      <w:del w:id="22603" w:author="Andreas Kuehne" w:date="2019-05-31T12:22:00Z">
        <w:r w:rsidDel="00B33063">
          <w:delText xml:space="preserve">    },</w:delText>
        </w:r>
        <w:bookmarkStart w:id="22604" w:name="_Toc10200941"/>
        <w:bookmarkStart w:id="22605" w:name="_Toc10205079"/>
        <w:bookmarkStart w:id="22606" w:name="_Toc10209217"/>
        <w:bookmarkEnd w:id="22604"/>
        <w:bookmarkEnd w:id="22605"/>
        <w:bookmarkEnd w:id="22606"/>
      </w:del>
    </w:p>
    <w:p w14:paraId="0C595668" w14:textId="1B286DF9" w:rsidR="00564C22" w:rsidDel="00B33063" w:rsidRDefault="009B1AF1" w:rsidP="00564C22">
      <w:pPr>
        <w:pStyle w:val="Code"/>
        <w:spacing w:line="259" w:lineRule="auto"/>
        <w:rPr>
          <w:del w:id="22607" w:author="Andreas Kuehne" w:date="2019-05-31T12:22:00Z"/>
        </w:rPr>
      </w:pPr>
      <w:del w:id="22608" w:author="Andreas Kuehne" w:date="2019-05-31T12:22:00Z">
        <w:r w:rsidDel="00B33063">
          <w:rPr>
            <w:color w:val="31849B" w:themeColor="accent5" w:themeShade="BF"/>
          </w:rPr>
          <w:delText xml:space="preserve">    "name"</w:delText>
        </w:r>
        <w:r w:rsidDel="00B33063">
          <w:delText>: {</w:delText>
        </w:r>
        <w:bookmarkStart w:id="22609" w:name="_Toc10200942"/>
        <w:bookmarkStart w:id="22610" w:name="_Toc10205080"/>
        <w:bookmarkStart w:id="22611" w:name="_Toc10209218"/>
        <w:bookmarkEnd w:id="22609"/>
        <w:bookmarkEnd w:id="22610"/>
        <w:bookmarkEnd w:id="22611"/>
      </w:del>
    </w:p>
    <w:p w14:paraId="5A548FF3" w14:textId="79862BC0" w:rsidR="00564C22" w:rsidDel="00B33063" w:rsidRDefault="009B1AF1" w:rsidP="00564C22">
      <w:pPr>
        <w:pStyle w:val="Code"/>
        <w:spacing w:line="259" w:lineRule="auto"/>
        <w:rPr>
          <w:del w:id="22612" w:author="Andreas Kuehne" w:date="2019-05-31T12:22:00Z"/>
        </w:rPr>
      </w:pPr>
      <w:del w:id="22613"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22614" w:name="_Toc10200943"/>
        <w:bookmarkStart w:id="22615" w:name="_Toc10205081"/>
        <w:bookmarkStart w:id="22616" w:name="_Toc10209219"/>
        <w:bookmarkEnd w:id="22614"/>
        <w:bookmarkEnd w:id="22615"/>
        <w:bookmarkEnd w:id="22616"/>
      </w:del>
    </w:p>
    <w:p w14:paraId="792331A5" w14:textId="36659C69" w:rsidR="00564C22" w:rsidDel="00B33063" w:rsidRDefault="009B1AF1" w:rsidP="00564C22">
      <w:pPr>
        <w:pStyle w:val="Code"/>
        <w:spacing w:line="259" w:lineRule="auto"/>
        <w:rPr>
          <w:del w:id="22617" w:author="Andreas Kuehne" w:date="2019-05-31T12:22:00Z"/>
        </w:rPr>
      </w:pPr>
      <w:del w:id="22618" w:author="Andreas Kuehne" w:date="2019-05-31T12:22:00Z">
        <w:r w:rsidDel="00B33063">
          <w:delText xml:space="preserve">    },</w:delText>
        </w:r>
        <w:bookmarkStart w:id="22619" w:name="_Toc10200944"/>
        <w:bookmarkStart w:id="22620" w:name="_Toc10205082"/>
        <w:bookmarkStart w:id="22621" w:name="_Toc10209220"/>
        <w:bookmarkEnd w:id="22619"/>
        <w:bookmarkEnd w:id="22620"/>
        <w:bookmarkEnd w:id="22621"/>
      </w:del>
    </w:p>
    <w:p w14:paraId="56347503" w14:textId="5DF2DFB1" w:rsidR="00564C22" w:rsidDel="00B33063" w:rsidRDefault="009B1AF1" w:rsidP="00564C22">
      <w:pPr>
        <w:pStyle w:val="Code"/>
        <w:spacing w:line="259" w:lineRule="auto"/>
        <w:rPr>
          <w:del w:id="22622" w:author="Andreas Kuehne" w:date="2019-05-31T12:22:00Z"/>
        </w:rPr>
      </w:pPr>
      <w:del w:id="22623" w:author="Andreas Kuehne" w:date="2019-05-31T12:22:00Z">
        <w:r w:rsidDel="00B33063">
          <w:rPr>
            <w:color w:val="31849B" w:themeColor="accent5" w:themeShade="BF"/>
          </w:rPr>
          <w:delText xml:space="preserve">    "crl"</w:delText>
        </w:r>
        <w:r w:rsidDel="00B33063">
          <w:delText>: {</w:delText>
        </w:r>
        <w:bookmarkStart w:id="22624" w:name="_Toc10200945"/>
        <w:bookmarkStart w:id="22625" w:name="_Toc10205083"/>
        <w:bookmarkStart w:id="22626" w:name="_Toc10209221"/>
        <w:bookmarkEnd w:id="22624"/>
        <w:bookmarkEnd w:id="22625"/>
        <w:bookmarkEnd w:id="22626"/>
      </w:del>
    </w:p>
    <w:p w14:paraId="3579C77C" w14:textId="1035BD9C" w:rsidR="00564C22" w:rsidDel="00B33063" w:rsidRDefault="009B1AF1" w:rsidP="00564C22">
      <w:pPr>
        <w:pStyle w:val="Code"/>
        <w:spacing w:line="259" w:lineRule="auto"/>
        <w:rPr>
          <w:del w:id="22627" w:author="Andreas Kuehne" w:date="2019-05-31T12:22:00Z"/>
        </w:rPr>
      </w:pPr>
      <w:del w:id="22628"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"#/definitions/dsb-Base64DataType"</w:delText>
        </w:r>
        <w:bookmarkStart w:id="22629" w:name="_Toc10200946"/>
        <w:bookmarkStart w:id="22630" w:name="_Toc10205084"/>
        <w:bookmarkStart w:id="22631" w:name="_Toc10209222"/>
        <w:bookmarkEnd w:id="22629"/>
        <w:bookmarkEnd w:id="22630"/>
        <w:bookmarkEnd w:id="22631"/>
      </w:del>
    </w:p>
    <w:p w14:paraId="1BE6C042" w14:textId="3F69A3BD" w:rsidR="00564C22" w:rsidDel="00B33063" w:rsidRDefault="009B1AF1" w:rsidP="00564C22">
      <w:pPr>
        <w:pStyle w:val="Code"/>
        <w:spacing w:line="259" w:lineRule="auto"/>
        <w:rPr>
          <w:del w:id="22632" w:author="Andreas Kuehne" w:date="2019-05-31T12:22:00Z"/>
        </w:rPr>
      </w:pPr>
      <w:del w:id="22633" w:author="Andreas Kuehne" w:date="2019-05-31T12:22:00Z">
        <w:r w:rsidDel="00B33063">
          <w:delText xml:space="preserve">    },</w:delText>
        </w:r>
        <w:bookmarkStart w:id="22634" w:name="_Toc10200947"/>
        <w:bookmarkStart w:id="22635" w:name="_Toc10205085"/>
        <w:bookmarkStart w:id="22636" w:name="_Toc10209223"/>
        <w:bookmarkEnd w:id="22634"/>
        <w:bookmarkEnd w:id="22635"/>
        <w:bookmarkEnd w:id="22636"/>
      </w:del>
    </w:p>
    <w:p w14:paraId="7E6A6024" w14:textId="795F6FD8" w:rsidR="00564C22" w:rsidDel="00B33063" w:rsidRDefault="009B1AF1" w:rsidP="00564C22">
      <w:pPr>
        <w:pStyle w:val="Code"/>
        <w:spacing w:line="259" w:lineRule="auto"/>
        <w:rPr>
          <w:del w:id="22637" w:author="Andreas Kuehne" w:date="2019-05-31T12:22:00Z"/>
        </w:rPr>
      </w:pPr>
      <w:del w:id="22638" w:author="Andreas Kuehne" w:date="2019-05-31T12:22:00Z">
        <w:r w:rsidDel="00B33063">
          <w:rPr>
            <w:color w:val="31849B" w:themeColor="accent5" w:themeShade="BF"/>
          </w:rPr>
          <w:delText xml:space="preserve">    "ocsp"</w:delText>
        </w:r>
        <w:r w:rsidDel="00B33063">
          <w:delText>: {</w:delText>
        </w:r>
        <w:bookmarkStart w:id="22639" w:name="_Toc10200948"/>
        <w:bookmarkStart w:id="22640" w:name="_Toc10205086"/>
        <w:bookmarkStart w:id="22641" w:name="_Toc10209224"/>
        <w:bookmarkEnd w:id="22639"/>
        <w:bookmarkEnd w:id="22640"/>
        <w:bookmarkEnd w:id="22641"/>
      </w:del>
    </w:p>
    <w:p w14:paraId="51F73FCF" w14:textId="245D05E3" w:rsidR="00564C22" w:rsidDel="00B33063" w:rsidRDefault="009B1AF1" w:rsidP="00564C22">
      <w:pPr>
        <w:pStyle w:val="Code"/>
        <w:spacing w:line="259" w:lineRule="auto"/>
        <w:rPr>
          <w:del w:id="22642" w:author="Andreas Kuehne" w:date="2019-05-31T12:22:00Z"/>
        </w:rPr>
      </w:pPr>
      <w:del w:id="22643"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"#/definitions/dsb-Base64DataType"</w:delText>
        </w:r>
        <w:bookmarkStart w:id="22644" w:name="_Toc10200949"/>
        <w:bookmarkStart w:id="22645" w:name="_Toc10205087"/>
        <w:bookmarkStart w:id="22646" w:name="_Toc10209225"/>
        <w:bookmarkEnd w:id="22644"/>
        <w:bookmarkEnd w:id="22645"/>
        <w:bookmarkEnd w:id="22646"/>
      </w:del>
    </w:p>
    <w:p w14:paraId="1557D66C" w14:textId="64AD766E" w:rsidR="00564C22" w:rsidDel="00B33063" w:rsidRDefault="009B1AF1" w:rsidP="00564C22">
      <w:pPr>
        <w:pStyle w:val="Code"/>
        <w:spacing w:line="259" w:lineRule="auto"/>
        <w:rPr>
          <w:del w:id="22647" w:author="Andreas Kuehne" w:date="2019-05-31T12:22:00Z"/>
        </w:rPr>
      </w:pPr>
      <w:del w:id="22648" w:author="Andreas Kuehne" w:date="2019-05-31T12:22:00Z">
        <w:r w:rsidDel="00B33063">
          <w:delText xml:space="preserve">    },</w:delText>
        </w:r>
        <w:bookmarkStart w:id="22649" w:name="_Toc10200950"/>
        <w:bookmarkStart w:id="22650" w:name="_Toc10205088"/>
        <w:bookmarkStart w:id="22651" w:name="_Toc10209226"/>
        <w:bookmarkEnd w:id="22649"/>
        <w:bookmarkEnd w:id="22650"/>
        <w:bookmarkEnd w:id="22651"/>
      </w:del>
    </w:p>
    <w:p w14:paraId="65C9A820" w14:textId="04A98E66" w:rsidR="00564C22" w:rsidDel="00B33063" w:rsidRDefault="009B1AF1" w:rsidP="00564C22">
      <w:pPr>
        <w:pStyle w:val="Code"/>
        <w:spacing w:line="259" w:lineRule="auto"/>
        <w:rPr>
          <w:del w:id="22652" w:author="Andreas Kuehne" w:date="2019-05-31T12:22:00Z"/>
        </w:rPr>
      </w:pPr>
      <w:del w:id="22653" w:author="Andreas Kuehne" w:date="2019-05-31T12:22:00Z">
        <w:r w:rsidDel="00B33063">
          <w:rPr>
            <w:color w:val="31849B" w:themeColor="accent5" w:themeShade="BF"/>
          </w:rPr>
          <w:delText xml:space="preserve">    "poe"</w:delText>
        </w:r>
        <w:r w:rsidDel="00B33063">
          <w:delText>: {</w:delText>
        </w:r>
        <w:bookmarkStart w:id="22654" w:name="_Toc10200951"/>
        <w:bookmarkStart w:id="22655" w:name="_Toc10205089"/>
        <w:bookmarkStart w:id="22656" w:name="_Toc10209227"/>
        <w:bookmarkEnd w:id="22654"/>
        <w:bookmarkEnd w:id="22655"/>
        <w:bookmarkEnd w:id="22656"/>
      </w:del>
    </w:p>
    <w:p w14:paraId="0443CAFD" w14:textId="3E871C46" w:rsidR="00564C22" w:rsidDel="00B33063" w:rsidRDefault="009B1AF1" w:rsidP="00564C22">
      <w:pPr>
        <w:pStyle w:val="Code"/>
        <w:spacing w:line="259" w:lineRule="auto"/>
        <w:rPr>
          <w:del w:id="22657" w:author="Andreas Kuehne" w:date="2019-05-31T12:22:00Z"/>
        </w:rPr>
      </w:pPr>
      <w:del w:id="22658"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"#/definitions/dsb-Base64DataType"</w:delText>
        </w:r>
        <w:bookmarkStart w:id="22659" w:name="_Toc10200952"/>
        <w:bookmarkStart w:id="22660" w:name="_Toc10205090"/>
        <w:bookmarkStart w:id="22661" w:name="_Toc10209228"/>
        <w:bookmarkEnd w:id="22659"/>
        <w:bookmarkEnd w:id="22660"/>
        <w:bookmarkEnd w:id="22661"/>
      </w:del>
    </w:p>
    <w:p w14:paraId="37CF0CF3" w14:textId="26F7799C" w:rsidR="00564C22" w:rsidDel="00B33063" w:rsidRDefault="009B1AF1" w:rsidP="00564C22">
      <w:pPr>
        <w:pStyle w:val="Code"/>
        <w:spacing w:line="259" w:lineRule="auto"/>
        <w:rPr>
          <w:del w:id="22662" w:author="Andreas Kuehne" w:date="2019-05-31T12:22:00Z"/>
        </w:rPr>
      </w:pPr>
      <w:del w:id="22663" w:author="Andreas Kuehne" w:date="2019-05-31T12:22:00Z">
        <w:r w:rsidDel="00B33063">
          <w:delText xml:space="preserve">    }</w:delText>
        </w:r>
        <w:bookmarkStart w:id="22664" w:name="_Toc10200953"/>
        <w:bookmarkStart w:id="22665" w:name="_Toc10205091"/>
        <w:bookmarkStart w:id="22666" w:name="_Toc10209229"/>
        <w:bookmarkEnd w:id="22664"/>
        <w:bookmarkEnd w:id="22665"/>
        <w:bookmarkEnd w:id="22666"/>
      </w:del>
    </w:p>
    <w:p w14:paraId="1D30933B" w14:textId="6AC50F0E" w:rsidR="00564C22" w:rsidDel="00B33063" w:rsidRDefault="009B1AF1" w:rsidP="00564C22">
      <w:pPr>
        <w:pStyle w:val="Code"/>
        <w:spacing w:line="259" w:lineRule="auto"/>
        <w:rPr>
          <w:del w:id="22667" w:author="Andreas Kuehne" w:date="2019-05-31T12:22:00Z"/>
        </w:rPr>
      </w:pPr>
      <w:del w:id="22668" w:author="Andreas Kuehne" w:date="2019-05-31T12:22:00Z">
        <w:r w:rsidDel="00B33063">
          <w:delText xml:space="preserve">  },</w:delText>
        </w:r>
        <w:bookmarkStart w:id="22669" w:name="_Toc10200954"/>
        <w:bookmarkStart w:id="22670" w:name="_Toc10205092"/>
        <w:bookmarkStart w:id="22671" w:name="_Toc10209230"/>
        <w:bookmarkEnd w:id="22669"/>
        <w:bookmarkEnd w:id="22670"/>
        <w:bookmarkEnd w:id="22671"/>
      </w:del>
    </w:p>
    <w:p w14:paraId="6B8D06D0" w14:textId="181869F1" w:rsidR="00564C22" w:rsidDel="00B33063" w:rsidRDefault="009B1AF1" w:rsidP="00564C22">
      <w:pPr>
        <w:pStyle w:val="Code"/>
        <w:spacing w:line="259" w:lineRule="auto"/>
        <w:rPr>
          <w:del w:id="22672" w:author="Andreas Kuehne" w:date="2019-05-31T12:22:00Z"/>
        </w:rPr>
      </w:pPr>
      <w:del w:id="22673" w:author="Andreas Kuehne" w:date="2019-05-31T12:22:00Z">
        <w:r w:rsidDel="00B33063">
          <w:rPr>
            <w:color w:val="31849B" w:themeColor="accent5" w:themeShade="BF"/>
          </w:rPr>
          <w:delText xml:space="preserve">  "minProperties"</w:delText>
        </w:r>
        <w:r w:rsidDel="00B33063">
          <w:delText xml:space="preserve">: </w:delText>
        </w:r>
        <w:r w:rsidDel="00B33063">
          <w:rPr>
            <w:color w:val="244061" w:themeColor="accent1" w:themeShade="80"/>
          </w:rPr>
          <w:delText>1,</w:delText>
        </w:r>
        <w:bookmarkStart w:id="22674" w:name="_Toc10200955"/>
        <w:bookmarkStart w:id="22675" w:name="_Toc10205093"/>
        <w:bookmarkStart w:id="22676" w:name="_Toc10209231"/>
        <w:bookmarkEnd w:id="22674"/>
        <w:bookmarkEnd w:id="22675"/>
        <w:bookmarkEnd w:id="22676"/>
      </w:del>
    </w:p>
    <w:p w14:paraId="1C4B453D" w14:textId="489DF92F" w:rsidR="00564C22" w:rsidDel="00B33063" w:rsidRDefault="009B1AF1" w:rsidP="00564C22">
      <w:pPr>
        <w:pStyle w:val="Code"/>
        <w:spacing w:line="259" w:lineRule="auto"/>
        <w:rPr>
          <w:del w:id="22677" w:author="Andreas Kuehne" w:date="2019-05-31T12:22:00Z"/>
        </w:rPr>
      </w:pPr>
      <w:del w:id="22678" w:author="Andreas Kuehne" w:date="2019-05-31T12:22:00Z">
        <w:r w:rsidDel="00B33063">
          <w:rPr>
            <w:color w:val="31849B" w:themeColor="accent5" w:themeShade="BF"/>
          </w:rPr>
          <w:delText xml:space="preserve">  "maxProperties"</w:delText>
        </w:r>
        <w:r w:rsidDel="00B33063">
          <w:delText xml:space="preserve">: </w:delText>
        </w:r>
        <w:r w:rsidDel="00B33063">
          <w:rPr>
            <w:color w:val="244061" w:themeColor="accent1" w:themeShade="80"/>
          </w:rPr>
          <w:delText>1</w:delText>
        </w:r>
        <w:bookmarkStart w:id="22679" w:name="_Toc10200956"/>
        <w:bookmarkStart w:id="22680" w:name="_Toc10205094"/>
        <w:bookmarkStart w:id="22681" w:name="_Toc10209232"/>
        <w:bookmarkEnd w:id="22679"/>
        <w:bookmarkEnd w:id="22680"/>
        <w:bookmarkEnd w:id="22681"/>
      </w:del>
    </w:p>
    <w:p w14:paraId="0EABE963" w14:textId="51D72F67" w:rsidR="00564C22" w:rsidDel="00B33063" w:rsidRDefault="009B1AF1" w:rsidP="00564C22">
      <w:pPr>
        <w:pStyle w:val="Code"/>
        <w:spacing w:line="259" w:lineRule="auto"/>
        <w:rPr>
          <w:del w:id="22682" w:author="Andreas Kuehne" w:date="2019-05-31T12:22:00Z"/>
        </w:rPr>
      </w:pPr>
      <w:del w:id="22683" w:author="Andreas Kuehne" w:date="2019-05-31T12:22:00Z">
        <w:r w:rsidDel="00B33063">
          <w:delText>}</w:delText>
        </w:r>
        <w:bookmarkStart w:id="22684" w:name="_Toc10200957"/>
        <w:bookmarkStart w:id="22685" w:name="_Toc10205095"/>
        <w:bookmarkStart w:id="22686" w:name="_Toc10209233"/>
        <w:bookmarkEnd w:id="22684"/>
        <w:bookmarkEnd w:id="22685"/>
        <w:bookmarkEnd w:id="22686"/>
      </w:del>
    </w:p>
    <w:p w14:paraId="74254597" w14:textId="474260C1" w:rsidR="00564C22" w:rsidDel="00B33063" w:rsidRDefault="00564C22" w:rsidP="00564C22">
      <w:pPr>
        <w:rPr>
          <w:del w:id="22687" w:author="Andreas Kuehne" w:date="2019-05-31T12:22:00Z"/>
        </w:rPr>
      </w:pPr>
      <w:bookmarkStart w:id="22688" w:name="_Toc10200958"/>
      <w:bookmarkStart w:id="22689" w:name="_Toc10205096"/>
      <w:bookmarkStart w:id="22690" w:name="_Toc10209234"/>
      <w:bookmarkEnd w:id="22688"/>
      <w:bookmarkEnd w:id="22689"/>
      <w:bookmarkEnd w:id="22690"/>
    </w:p>
    <w:p w14:paraId="54EBAEC3" w14:textId="7AD5650D" w:rsidR="00564C22" w:rsidDel="00B33063" w:rsidRDefault="009B1AF1" w:rsidP="00564C22">
      <w:pPr>
        <w:pStyle w:val="berschrift4"/>
        <w:rPr>
          <w:del w:id="22691" w:author="Andreas Kuehne" w:date="2019-05-31T12:22:00Z"/>
        </w:rPr>
      </w:pPr>
      <w:del w:id="22692" w:author="Andreas Kuehne" w:date="2019-05-31T12:22:00Z">
        <w:r w:rsidDel="00B33063">
          <w:delText>AdditionalKeyInfo – XML Syntax</w:delText>
        </w:r>
        <w:bookmarkStart w:id="22693" w:name="_Toc10200959"/>
        <w:bookmarkStart w:id="22694" w:name="_Toc10205097"/>
        <w:bookmarkStart w:id="22695" w:name="_Toc10209235"/>
        <w:bookmarkEnd w:id="22693"/>
        <w:bookmarkEnd w:id="22694"/>
        <w:bookmarkEnd w:id="22695"/>
      </w:del>
    </w:p>
    <w:p w14:paraId="709C40E2" w14:textId="2522BC15" w:rsidR="00564C22" w:rsidRPr="5404FA76" w:rsidDel="00B33063" w:rsidRDefault="009B1AF1" w:rsidP="00564C22">
      <w:pPr>
        <w:rPr>
          <w:del w:id="22696" w:author="Andreas Kuehne" w:date="2019-05-31T12:22:00Z"/>
        </w:rPr>
      </w:pPr>
      <w:del w:id="22697" w:author="Andreas Kuehne" w:date="2019-05-31T12:22:00Z">
        <w:r w:rsidRPr="0CCF9147" w:rsidDel="00B33063">
          <w:delText xml:space="preserve">The XML type </w:delText>
        </w:r>
        <w:r w:rsidRPr="002062A5" w:rsidDel="00B33063">
          <w:rPr>
            <w:rFonts w:ascii="Courier New" w:eastAsia="Courier New" w:hAnsi="Courier New" w:cs="Courier New"/>
          </w:rPr>
          <w:delText>AdditionalKeyInfoType</w:delText>
        </w:r>
        <w:r w:rsidRPr="0CCF9147" w:rsidDel="00B33063">
          <w:delText xml:space="preserve"> SHALL implement the requirements defined in the </w:delText>
        </w:r>
        <w:r w:rsidRPr="002062A5" w:rsidDel="00B33063">
          <w:rPr>
            <w:rFonts w:ascii="Courier New" w:eastAsia="Courier New" w:hAnsi="Courier New" w:cs="Courier New"/>
          </w:rPr>
          <w:delText>AdditionalKeyInfo</w:delText>
        </w:r>
        <w:r w:rsidDel="00B33063">
          <w:delText xml:space="preserve"> </w:delText>
        </w:r>
        <w:r w:rsidRPr="005A6FFD" w:rsidDel="00B33063">
          <w:delText>component.</w:delText>
        </w:r>
        <w:bookmarkStart w:id="22698" w:name="_Toc10200960"/>
        <w:bookmarkStart w:id="22699" w:name="_Toc10205098"/>
        <w:bookmarkStart w:id="22700" w:name="_Toc10209236"/>
        <w:bookmarkEnd w:id="22698"/>
        <w:bookmarkEnd w:id="22699"/>
        <w:bookmarkEnd w:id="22700"/>
      </w:del>
    </w:p>
    <w:p w14:paraId="35721A55" w14:textId="2098E43C" w:rsidR="00564C22" w:rsidDel="00B33063" w:rsidRDefault="009B1AF1" w:rsidP="00564C22">
      <w:pPr>
        <w:rPr>
          <w:del w:id="22701" w:author="Andreas Kuehne" w:date="2019-05-31T12:22:00Z"/>
        </w:rPr>
      </w:pPr>
      <w:del w:id="22702"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AdditionalKeyInfoType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22703" w:name="_Toc10200961"/>
        <w:bookmarkStart w:id="22704" w:name="_Toc10205099"/>
        <w:bookmarkStart w:id="22705" w:name="_Toc10209237"/>
        <w:bookmarkEnd w:id="22703"/>
        <w:bookmarkEnd w:id="22704"/>
        <w:bookmarkEnd w:id="22705"/>
      </w:del>
    </w:p>
    <w:p w14:paraId="75690F02" w14:textId="24BBD5D4" w:rsidR="00564C22" w:rsidDel="00B33063" w:rsidRDefault="009B1AF1" w:rsidP="00564C22">
      <w:pPr>
        <w:pStyle w:val="Code"/>
        <w:rPr>
          <w:del w:id="22706" w:author="Andreas Kuehne" w:date="2019-05-31T12:22:00Z"/>
        </w:rPr>
      </w:pPr>
      <w:del w:id="22707"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AdditionalKeyInfoType</w:delText>
        </w:r>
        <w:r w:rsidDel="00B33063">
          <w:rPr>
            <w:color w:val="943634" w:themeColor="accent2" w:themeShade="BF"/>
          </w:rPr>
          <w:delText>"</w:delText>
        </w:r>
        <w:r w:rsidDel="00B33063">
          <w:rPr>
            <w:color w:val="31849B" w:themeColor="accent5" w:themeShade="BF"/>
          </w:rPr>
          <w:delText>&gt;</w:delText>
        </w:r>
        <w:bookmarkStart w:id="22708" w:name="_Toc10200962"/>
        <w:bookmarkStart w:id="22709" w:name="_Toc10205100"/>
        <w:bookmarkStart w:id="22710" w:name="_Toc10209238"/>
        <w:bookmarkEnd w:id="22708"/>
        <w:bookmarkEnd w:id="22709"/>
        <w:bookmarkEnd w:id="22710"/>
      </w:del>
    </w:p>
    <w:p w14:paraId="5A71C1A7" w14:textId="07D48EC5" w:rsidR="00564C22" w:rsidDel="00B33063" w:rsidRDefault="009B1AF1" w:rsidP="00564C22">
      <w:pPr>
        <w:pStyle w:val="Code"/>
        <w:rPr>
          <w:del w:id="22711" w:author="Andreas Kuehne" w:date="2019-05-31T12:22:00Z"/>
        </w:rPr>
      </w:pPr>
      <w:del w:id="22712" w:author="Andreas Kuehne" w:date="2019-05-31T12:22:00Z">
        <w:r w:rsidDel="00B33063">
          <w:rPr>
            <w:color w:val="31849B" w:themeColor="accent5" w:themeShade="BF"/>
          </w:rPr>
          <w:delText xml:space="preserve">  &lt;xs:choice&gt;</w:delText>
        </w:r>
        <w:bookmarkStart w:id="22713" w:name="_Toc10200963"/>
        <w:bookmarkStart w:id="22714" w:name="_Toc10205101"/>
        <w:bookmarkStart w:id="22715" w:name="_Toc10209239"/>
        <w:bookmarkEnd w:id="22713"/>
        <w:bookmarkEnd w:id="22714"/>
        <w:bookmarkEnd w:id="22715"/>
      </w:del>
    </w:p>
    <w:p w14:paraId="591EFC4F" w14:textId="37924AB1" w:rsidR="00564C22" w:rsidDel="00B33063" w:rsidRDefault="009B1AF1" w:rsidP="00564C22">
      <w:pPr>
        <w:pStyle w:val="Code"/>
        <w:rPr>
          <w:del w:id="22716" w:author="Andreas Kuehne" w:date="2019-05-31T12:22:00Z"/>
        </w:rPr>
      </w:pPr>
      <w:del w:id="22717"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X509Digest</w:delText>
        </w:r>
        <w:r w:rsidDel="00B33063">
          <w:rPr>
            <w:color w:val="943634" w:themeColor="accent2" w:themeShade="BF"/>
          </w:rPr>
          <w:delText>" type="</w:delText>
        </w:r>
        <w:r w:rsidDel="00B33063">
          <w:rPr>
            <w:color w:val="244061" w:themeColor="accent1" w:themeShade="80"/>
          </w:rPr>
          <w:delText>dss2:X509DigestType</w:delText>
        </w:r>
        <w:r w:rsidDel="00B33063">
          <w:rPr>
            <w:color w:val="943634" w:themeColor="accent2" w:themeShade="BF"/>
          </w:rPr>
          <w:delText>"</w:delText>
        </w:r>
        <w:r w:rsidDel="00B33063">
          <w:rPr>
            <w:color w:val="31849B" w:themeColor="accent5" w:themeShade="BF"/>
          </w:rPr>
          <w:delText>/&gt;</w:delText>
        </w:r>
        <w:bookmarkStart w:id="22718" w:name="_Toc10200964"/>
        <w:bookmarkStart w:id="22719" w:name="_Toc10205102"/>
        <w:bookmarkStart w:id="22720" w:name="_Toc10209240"/>
        <w:bookmarkEnd w:id="22718"/>
        <w:bookmarkEnd w:id="22719"/>
        <w:bookmarkEnd w:id="22720"/>
      </w:del>
    </w:p>
    <w:p w14:paraId="14C237F8" w14:textId="7AFE767A" w:rsidR="00564C22" w:rsidDel="00B33063" w:rsidRDefault="009B1AF1" w:rsidP="00564C22">
      <w:pPr>
        <w:pStyle w:val="Code"/>
        <w:rPr>
          <w:del w:id="22721" w:author="Andreas Kuehne" w:date="2019-05-31T12:22:00Z"/>
        </w:rPr>
      </w:pPr>
      <w:del w:id="22722"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X509SubjectName</w:delText>
        </w:r>
        <w:r w:rsidDel="00B33063">
          <w:rPr>
            <w:color w:val="943634" w:themeColor="accent2" w:themeShade="BF"/>
          </w:rPr>
          <w:delText>" type="</w:delText>
        </w:r>
        <w:r w:rsidDel="00B33063">
          <w:rPr>
            <w:color w:val="244061" w:themeColor="accent1" w:themeShade="80"/>
          </w:rPr>
          <w:delText>xs:string</w:delText>
        </w:r>
        <w:r w:rsidDel="00B33063">
          <w:rPr>
            <w:color w:val="943634" w:themeColor="accent2" w:themeShade="BF"/>
          </w:rPr>
          <w:delText>"</w:delText>
        </w:r>
        <w:r w:rsidDel="00B33063">
          <w:rPr>
            <w:color w:val="31849B" w:themeColor="accent5" w:themeShade="BF"/>
          </w:rPr>
          <w:delText>/&gt;</w:delText>
        </w:r>
        <w:bookmarkStart w:id="22723" w:name="_Toc10200965"/>
        <w:bookmarkStart w:id="22724" w:name="_Toc10205103"/>
        <w:bookmarkStart w:id="22725" w:name="_Toc10209241"/>
        <w:bookmarkEnd w:id="22723"/>
        <w:bookmarkEnd w:id="22724"/>
        <w:bookmarkEnd w:id="22725"/>
      </w:del>
    </w:p>
    <w:p w14:paraId="79E9F3B1" w14:textId="53C5D228" w:rsidR="00564C22" w:rsidDel="00B33063" w:rsidRDefault="009B1AF1" w:rsidP="00564C22">
      <w:pPr>
        <w:pStyle w:val="Code"/>
        <w:rPr>
          <w:del w:id="22726" w:author="Andreas Kuehne" w:date="2019-05-31T12:22:00Z"/>
        </w:rPr>
      </w:pPr>
      <w:del w:id="22727"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X509SKI</w:delText>
        </w:r>
        <w:r w:rsidDel="00B33063">
          <w:rPr>
            <w:color w:val="943634" w:themeColor="accent2" w:themeShade="BF"/>
          </w:rPr>
          <w:delText>" type="</w:delText>
        </w:r>
        <w:r w:rsidDel="00B33063">
          <w:rPr>
            <w:color w:val="244061" w:themeColor="accent1" w:themeShade="80"/>
          </w:rPr>
          <w:delText>xs:base64Binary</w:delText>
        </w:r>
        <w:r w:rsidDel="00B33063">
          <w:rPr>
            <w:color w:val="943634" w:themeColor="accent2" w:themeShade="BF"/>
          </w:rPr>
          <w:delText>"</w:delText>
        </w:r>
        <w:r w:rsidDel="00B33063">
          <w:rPr>
            <w:color w:val="31849B" w:themeColor="accent5" w:themeShade="BF"/>
          </w:rPr>
          <w:delText>/&gt;</w:delText>
        </w:r>
        <w:bookmarkStart w:id="22728" w:name="_Toc10200966"/>
        <w:bookmarkStart w:id="22729" w:name="_Toc10205104"/>
        <w:bookmarkStart w:id="22730" w:name="_Toc10209242"/>
        <w:bookmarkEnd w:id="22728"/>
        <w:bookmarkEnd w:id="22729"/>
        <w:bookmarkEnd w:id="22730"/>
      </w:del>
    </w:p>
    <w:p w14:paraId="1F36BBE6" w14:textId="69166B46" w:rsidR="00564C22" w:rsidDel="00B33063" w:rsidRDefault="009B1AF1" w:rsidP="00564C22">
      <w:pPr>
        <w:pStyle w:val="Code"/>
        <w:rPr>
          <w:del w:id="22731" w:author="Andreas Kuehne" w:date="2019-05-31T12:22:00Z"/>
        </w:rPr>
      </w:pPr>
      <w:del w:id="22732"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X509Certificate</w:delText>
        </w:r>
        <w:r w:rsidDel="00B33063">
          <w:rPr>
            <w:color w:val="943634" w:themeColor="accent2" w:themeShade="BF"/>
          </w:rPr>
          <w:delText>" type="</w:delText>
        </w:r>
        <w:r w:rsidDel="00B33063">
          <w:rPr>
            <w:color w:val="244061" w:themeColor="accent1" w:themeShade="80"/>
          </w:rPr>
          <w:delText>dsb:Base64DataType</w:delText>
        </w:r>
        <w:r w:rsidDel="00B33063">
          <w:rPr>
            <w:color w:val="943634" w:themeColor="accent2" w:themeShade="BF"/>
          </w:rPr>
          <w:delText>"</w:delText>
        </w:r>
        <w:r w:rsidDel="00B33063">
          <w:rPr>
            <w:color w:val="31849B" w:themeColor="accent5" w:themeShade="BF"/>
          </w:rPr>
          <w:delText>/&gt;</w:delText>
        </w:r>
        <w:bookmarkStart w:id="22733" w:name="_Toc10200967"/>
        <w:bookmarkStart w:id="22734" w:name="_Toc10205105"/>
        <w:bookmarkStart w:id="22735" w:name="_Toc10209243"/>
        <w:bookmarkEnd w:id="22733"/>
        <w:bookmarkEnd w:id="22734"/>
        <w:bookmarkEnd w:id="22735"/>
      </w:del>
    </w:p>
    <w:p w14:paraId="11D31DEE" w14:textId="5B8155A9" w:rsidR="00564C22" w:rsidDel="00B33063" w:rsidRDefault="009B1AF1" w:rsidP="00564C22">
      <w:pPr>
        <w:pStyle w:val="Code"/>
        <w:rPr>
          <w:del w:id="22736" w:author="Andreas Kuehne" w:date="2019-05-31T12:22:00Z"/>
        </w:rPr>
      </w:pPr>
      <w:del w:id="22737"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KeyName</w:delText>
        </w:r>
        <w:r w:rsidDel="00B33063">
          <w:rPr>
            <w:color w:val="943634" w:themeColor="accent2" w:themeShade="BF"/>
          </w:rPr>
          <w:delText>" type="</w:delText>
        </w:r>
        <w:r w:rsidDel="00B33063">
          <w:rPr>
            <w:color w:val="244061" w:themeColor="accent1" w:themeShade="80"/>
          </w:rPr>
          <w:delText>xs:string</w:delText>
        </w:r>
        <w:r w:rsidDel="00B33063">
          <w:rPr>
            <w:color w:val="943634" w:themeColor="accent2" w:themeShade="BF"/>
          </w:rPr>
          <w:delText>"</w:delText>
        </w:r>
        <w:r w:rsidDel="00B33063">
          <w:rPr>
            <w:color w:val="31849B" w:themeColor="accent5" w:themeShade="BF"/>
          </w:rPr>
          <w:delText>/&gt;</w:delText>
        </w:r>
        <w:bookmarkStart w:id="22738" w:name="_Toc10200968"/>
        <w:bookmarkStart w:id="22739" w:name="_Toc10205106"/>
        <w:bookmarkStart w:id="22740" w:name="_Toc10209244"/>
        <w:bookmarkEnd w:id="22738"/>
        <w:bookmarkEnd w:id="22739"/>
        <w:bookmarkEnd w:id="22740"/>
      </w:del>
    </w:p>
    <w:p w14:paraId="6B2FEFDA" w14:textId="5B93DB1B" w:rsidR="00564C22" w:rsidDel="00B33063" w:rsidRDefault="009B1AF1" w:rsidP="00564C22">
      <w:pPr>
        <w:pStyle w:val="Code"/>
        <w:rPr>
          <w:del w:id="22741" w:author="Andreas Kuehne" w:date="2019-05-31T12:22:00Z"/>
        </w:rPr>
      </w:pPr>
      <w:del w:id="22742"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X509CRL</w:delText>
        </w:r>
        <w:r w:rsidDel="00B33063">
          <w:rPr>
            <w:color w:val="943634" w:themeColor="accent2" w:themeShade="BF"/>
          </w:rPr>
          <w:delText>" type="</w:delText>
        </w:r>
        <w:r w:rsidDel="00B33063">
          <w:rPr>
            <w:color w:val="244061" w:themeColor="accent1" w:themeShade="80"/>
          </w:rPr>
          <w:delText>dsb:Base64DataType</w:delText>
        </w:r>
        <w:r w:rsidDel="00B33063">
          <w:rPr>
            <w:color w:val="943634" w:themeColor="accent2" w:themeShade="BF"/>
          </w:rPr>
          <w:delText>"</w:delText>
        </w:r>
        <w:r w:rsidDel="00B33063">
          <w:rPr>
            <w:color w:val="31849B" w:themeColor="accent5" w:themeShade="BF"/>
          </w:rPr>
          <w:delText>/&gt;</w:delText>
        </w:r>
        <w:bookmarkStart w:id="22743" w:name="_Toc10200969"/>
        <w:bookmarkStart w:id="22744" w:name="_Toc10205107"/>
        <w:bookmarkStart w:id="22745" w:name="_Toc10209245"/>
        <w:bookmarkEnd w:id="22743"/>
        <w:bookmarkEnd w:id="22744"/>
        <w:bookmarkEnd w:id="22745"/>
      </w:del>
    </w:p>
    <w:p w14:paraId="29116779" w14:textId="7B6DFCC9" w:rsidR="00564C22" w:rsidDel="00B33063" w:rsidRDefault="009B1AF1" w:rsidP="00564C22">
      <w:pPr>
        <w:pStyle w:val="Code"/>
        <w:rPr>
          <w:del w:id="22746" w:author="Andreas Kuehne" w:date="2019-05-31T12:22:00Z"/>
        </w:rPr>
      </w:pPr>
      <w:del w:id="22747"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OCSPResponse</w:delText>
        </w:r>
        <w:r w:rsidDel="00B33063">
          <w:rPr>
            <w:color w:val="943634" w:themeColor="accent2" w:themeShade="BF"/>
          </w:rPr>
          <w:delText>" type="</w:delText>
        </w:r>
        <w:r w:rsidDel="00B33063">
          <w:rPr>
            <w:color w:val="244061" w:themeColor="accent1" w:themeShade="80"/>
          </w:rPr>
          <w:delText>dsb:Base64DataType</w:delText>
        </w:r>
        <w:r w:rsidDel="00B33063">
          <w:rPr>
            <w:color w:val="943634" w:themeColor="accent2" w:themeShade="BF"/>
          </w:rPr>
          <w:delText>"</w:delText>
        </w:r>
        <w:r w:rsidDel="00B33063">
          <w:rPr>
            <w:color w:val="31849B" w:themeColor="accent5" w:themeShade="BF"/>
          </w:rPr>
          <w:delText>/&gt;</w:delText>
        </w:r>
        <w:bookmarkStart w:id="22748" w:name="_Toc10200970"/>
        <w:bookmarkStart w:id="22749" w:name="_Toc10205108"/>
        <w:bookmarkStart w:id="22750" w:name="_Toc10209246"/>
        <w:bookmarkEnd w:id="22748"/>
        <w:bookmarkEnd w:id="22749"/>
        <w:bookmarkEnd w:id="22750"/>
      </w:del>
    </w:p>
    <w:p w14:paraId="1BBB4861" w14:textId="12F0161A" w:rsidR="00564C22" w:rsidDel="00B33063" w:rsidRDefault="009B1AF1" w:rsidP="00564C22">
      <w:pPr>
        <w:pStyle w:val="Code"/>
        <w:rPr>
          <w:del w:id="22751" w:author="Andreas Kuehne" w:date="2019-05-31T12:22:00Z"/>
        </w:rPr>
      </w:pPr>
      <w:del w:id="22752"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PoE</w:delText>
        </w:r>
        <w:r w:rsidDel="00B33063">
          <w:rPr>
            <w:color w:val="943634" w:themeColor="accent2" w:themeShade="BF"/>
          </w:rPr>
          <w:delText>" type="</w:delText>
        </w:r>
        <w:r w:rsidDel="00B33063">
          <w:rPr>
            <w:color w:val="244061" w:themeColor="accent1" w:themeShade="80"/>
          </w:rPr>
          <w:delText>dsb:Base64DataType</w:delText>
        </w:r>
        <w:r w:rsidDel="00B33063">
          <w:rPr>
            <w:color w:val="943634" w:themeColor="accent2" w:themeShade="BF"/>
          </w:rPr>
          <w:delText>"</w:delText>
        </w:r>
        <w:r w:rsidDel="00B33063">
          <w:rPr>
            <w:color w:val="31849B" w:themeColor="accent5" w:themeShade="BF"/>
          </w:rPr>
          <w:delText>/&gt;</w:delText>
        </w:r>
        <w:bookmarkStart w:id="22753" w:name="_Toc10200971"/>
        <w:bookmarkStart w:id="22754" w:name="_Toc10205109"/>
        <w:bookmarkStart w:id="22755" w:name="_Toc10209247"/>
        <w:bookmarkEnd w:id="22753"/>
        <w:bookmarkEnd w:id="22754"/>
        <w:bookmarkEnd w:id="22755"/>
      </w:del>
    </w:p>
    <w:p w14:paraId="7AD46649" w14:textId="6FCBAA4D" w:rsidR="00564C22" w:rsidDel="00B33063" w:rsidRDefault="009B1AF1" w:rsidP="00564C22">
      <w:pPr>
        <w:pStyle w:val="Code"/>
        <w:rPr>
          <w:del w:id="22756" w:author="Andreas Kuehne" w:date="2019-05-31T12:22:00Z"/>
        </w:rPr>
      </w:pPr>
      <w:del w:id="22757" w:author="Andreas Kuehne" w:date="2019-05-31T12:22:00Z">
        <w:r w:rsidDel="00B33063">
          <w:rPr>
            <w:color w:val="31849B" w:themeColor="accent5" w:themeShade="BF"/>
          </w:rPr>
          <w:delText xml:space="preserve">  &lt;/xs:choice&gt;</w:delText>
        </w:r>
        <w:bookmarkStart w:id="22758" w:name="_Toc10200972"/>
        <w:bookmarkStart w:id="22759" w:name="_Toc10205110"/>
        <w:bookmarkStart w:id="22760" w:name="_Toc10209248"/>
        <w:bookmarkEnd w:id="22758"/>
        <w:bookmarkEnd w:id="22759"/>
        <w:bookmarkEnd w:id="22760"/>
      </w:del>
    </w:p>
    <w:p w14:paraId="4164EF70" w14:textId="0D801327" w:rsidR="00564C22" w:rsidDel="00B33063" w:rsidRDefault="009B1AF1" w:rsidP="00564C22">
      <w:pPr>
        <w:pStyle w:val="Code"/>
        <w:rPr>
          <w:del w:id="22761" w:author="Andreas Kuehne" w:date="2019-05-31T12:22:00Z"/>
        </w:rPr>
      </w:pPr>
      <w:del w:id="22762" w:author="Andreas Kuehne" w:date="2019-05-31T12:22:00Z">
        <w:r w:rsidDel="00B33063">
          <w:rPr>
            <w:color w:val="31849B" w:themeColor="accent5" w:themeShade="BF"/>
          </w:rPr>
          <w:delText>&lt;/xs:complexType&gt;</w:delText>
        </w:r>
        <w:bookmarkStart w:id="22763" w:name="_Toc10200973"/>
        <w:bookmarkStart w:id="22764" w:name="_Toc10205111"/>
        <w:bookmarkStart w:id="22765" w:name="_Toc10209249"/>
        <w:bookmarkEnd w:id="22763"/>
        <w:bookmarkEnd w:id="22764"/>
        <w:bookmarkEnd w:id="22765"/>
      </w:del>
    </w:p>
    <w:p w14:paraId="58426B56" w14:textId="68A0141F" w:rsidR="00564C22" w:rsidDel="00B33063" w:rsidRDefault="009B1AF1" w:rsidP="00564C22">
      <w:pPr>
        <w:spacing w:line="259" w:lineRule="auto"/>
        <w:rPr>
          <w:del w:id="22766" w:author="Andreas Kuehne" w:date="2019-05-31T12:22:00Z"/>
        </w:rPr>
      </w:pPr>
      <w:del w:id="22767"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AdditionalKeyInfoType</w:delText>
        </w:r>
        <w:r w:rsidRPr="71C71F8C" w:rsidDel="00B33063">
          <w:delText xml:space="preserve"> </w:delText>
        </w:r>
        <w:r w:rsidDel="00B33063">
          <w:delText xml:space="preserve">XML element SHALL implement in XML syntax the sub-component that has a name equal to its local name. </w:delText>
        </w:r>
        <w:bookmarkStart w:id="22768" w:name="_Toc10200974"/>
        <w:bookmarkStart w:id="22769" w:name="_Toc10205112"/>
        <w:bookmarkStart w:id="22770" w:name="_Toc10209250"/>
        <w:bookmarkEnd w:id="22768"/>
        <w:bookmarkEnd w:id="22769"/>
        <w:bookmarkEnd w:id="22770"/>
      </w:del>
    </w:p>
    <w:p w14:paraId="071C9F4F" w14:textId="4B743A33" w:rsidR="00564C22" w:rsidDel="00B33063" w:rsidRDefault="009B1AF1" w:rsidP="00564C22">
      <w:pPr>
        <w:pStyle w:val="berschrift3"/>
        <w:rPr>
          <w:del w:id="22771" w:author="Andreas Kuehne" w:date="2019-05-31T12:22:00Z"/>
        </w:rPr>
      </w:pPr>
      <w:bookmarkStart w:id="22772" w:name="_RefCompE64F9E9A"/>
      <w:del w:id="22773" w:author="Andreas Kuehne" w:date="2019-05-31T12:22:00Z">
        <w:r w:rsidDel="00B33063">
          <w:delText>Component ProcessingDetails</w:delText>
        </w:r>
        <w:bookmarkStart w:id="22774" w:name="_Toc10200975"/>
        <w:bookmarkStart w:id="22775" w:name="_Toc10205113"/>
        <w:bookmarkStart w:id="22776" w:name="_Toc10209251"/>
        <w:bookmarkEnd w:id="22772"/>
        <w:bookmarkEnd w:id="22774"/>
        <w:bookmarkEnd w:id="22775"/>
        <w:bookmarkEnd w:id="22776"/>
      </w:del>
    </w:p>
    <w:p w14:paraId="70183DBD" w14:textId="4E18CD92" w:rsidR="00564C22" w:rsidDel="00B33063" w:rsidRDefault="001725A5" w:rsidP="00564C22">
      <w:pPr>
        <w:rPr>
          <w:del w:id="22777" w:author="Andreas Kuehne" w:date="2019-05-31T12:22:00Z"/>
        </w:rPr>
      </w:pPr>
      <w:del w:id="22778" w:author="Andreas Kuehne" w:date="2019-05-31T12:22:00Z">
        <w:r w:rsidRPr="003A06D0" w:rsidDel="00B33063">
          <w:delText xml:space="preserve">The </w:delText>
        </w:r>
        <w:r w:rsidRPr="003A06D0" w:rsidDel="00B33063">
          <w:rPr>
            <w:rFonts w:ascii="Courier New" w:eastAsia="Courier New" w:hAnsi="Courier New" w:cs="Courier New"/>
            <w:lang w:val="en-GB"/>
          </w:rPr>
          <w:delText>ProcessingDetails</w:delText>
        </w:r>
        <w:r w:rsidRPr="003A06D0" w:rsidDel="00B33063">
          <w:delText xml:space="preserve"> component elaborates on what signature verification steps succeeded or failed.</w:delText>
        </w:r>
        <w:bookmarkStart w:id="22779" w:name="_Toc10200976"/>
        <w:bookmarkStart w:id="22780" w:name="_Toc10205114"/>
        <w:bookmarkStart w:id="22781" w:name="_Toc10209252"/>
        <w:bookmarkEnd w:id="22779"/>
        <w:bookmarkEnd w:id="22780"/>
        <w:bookmarkEnd w:id="22781"/>
      </w:del>
    </w:p>
    <w:p w14:paraId="6D0563A8" w14:textId="33428483" w:rsidR="00564C22" w:rsidDel="00B33063" w:rsidRDefault="009B1AF1" w:rsidP="00564C22">
      <w:pPr>
        <w:rPr>
          <w:del w:id="22782" w:author="Andreas Kuehne" w:date="2019-05-31T12:22:00Z"/>
        </w:rPr>
      </w:pPr>
      <w:del w:id="22783" w:author="Andreas Kuehne" w:date="2019-05-31T12:22:00Z">
        <w:r w:rsidDel="00B33063">
          <w:delText>Below follows a list of the sub-components that constitute this component:</w:delText>
        </w:r>
        <w:bookmarkStart w:id="22784" w:name="_Toc10200977"/>
        <w:bookmarkStart w:id="22785" w:name="_Toc10205115"/>
        <w:bookmarkStart w:id="22786" w:name="_Toc10209253"/>
        <w:bookmarkEnd w:id="22784"/>
        <w:bookmarkEnd w:id="22785"/>
        <w:bookmarkEnd w:id="22786"/>
      </w:del>
    </w:p>
    <w:p w14:paraId="02CD28BC" w14:textId="7AFDDDFD" w:rsidR="00564C22" w:rsidDel="00B33063" w:rsidRDefault="009B1AF1" w:rsidP="00564C22">
      <w:pPr>
        <w:pStyle w:val="Member"/>
        <w:rPr>
          <w:del w:id="22787" w:author="Andreas Kuehne" w:date="2019-05-31T12:22:00Z"/>
        </w:rPr>
      </w:pPr>
      <w:del w:id="22788" w:author="Andreas Kuehne" w:date="2019-05-31T12:22:00Z">
        <w:r w:rsidDel="00B33063">
          <w:delText xml:space="preserve">The OPTIONAL </w:delText>
        </w:r>
        <w:r w:rsidRPr="35C1378D" w:rsidDel="00B33063">
          <w:rPr>
            <w:rStyle w:val="Datatype"/>
          </w:rPr>
          <w:delText>ValidDetail</w:delText>
        </w:r>
        <w:r w:rsidDel="00B33063">
          <w:delText xml:space="preserve"> element, if present, MAY occur zero or more times containing a sub-component. If present each instance MUST satisfy the requirements specified in this document in section </w:delText>
        </w:r>
        <w:r w:rsidDel="00B33063">
          <w:fldChar w:fldCharType="begin"/>
        </w:r>
        <w:r w:rsidDel="00B33063">
          <w:delInstrText xml:space="preserve"> REF _RefComp3EB09C19 \r \h </w:delInstrText>
        </w:r>
        <w:r w:rsidDel="00B33063">
          <w:fldChar w:fldCharType="separate"/>
        </w:r>
        <w:r w:rsidDel="00B33063">
          <w:rPr>
            <w:rStyle w:val="Datatype"/>
            <w:rFonts w:eastAsia="Courier New" w:cs="Courier New"/>
          </w:rPr>
          <w:delText>Detail</w:delText>
        </w:r>
        <w:r w:rsidDel="00B33063">
          <w:fldChar w:fldCharType="end"/>
        </w:r>
        <w:r w:rsidDel="00B33063">
          <w:delText xml:space="preserve">. </w:delText>
        </w:r>
        <w:r w:rsidRPr="003A06D0" w:rsidDel="00B33063">
          <w:delText xml:space="preserve">The </w:delText>
        </w:r>
        <w:r w:rsidRPr="003A06D0" w:rsidDel="00B33063">
          <w:rPr>
            <w:rStyle w:val="Datatype"/>
            <w:lang w:val="en-GB"/>
          </w:rPr>
          <w:delText>ValidDetail</w:delText>
        </w:r>
        <w:r w:rsidRPr="003A06D0" w:rsidDel="00B33063">
          <w:delText xml:space="preserve"> element holds verification details that were evaluated and found to be valid.</w:delText>
        </w:r>
        <w:bookmarkStart w:id="22789" w:name="_Toc10200978"/>
        <w:bookmarkStart w:id="22790" w:name="_Toc10205116"/>
        <w:bookmarkStart w:id="22791" w:name="_Toc10209254"/>
        <w:bookmarkEnd w:id="22789"/>
        <w:bookmarkEnd w:id="22790"/>
        <w:bookmarkEnd w:id="22791"/>
      </w:del>
    </w:p>
    <w:p w14:paraId="13A05BCA" w14:textId="5C963554" w:rsidR="00564C22" w:rsidDel="00B33063" w:rsidRDefault="009B1AF1" w:rsidP="00564C22">
      <w:pPr>
        <w:pStyle w:val="Member"/>
        <w:rPr>
          <w:del w:id="22792" w:author="Andreas Kuehne" w:date="2019-05-31T12:22:00Z"/>
        </w:rPr>
      </w:pPr>
      <w:del w:id="22793" w:author="Andreas Kuehne" w:date="2019-05-31T12:22:00Z">
        <w:r w:rsidDel="00B33063">
          <w:delText xml:space="preserve">The OPTIONAL </w:delText>
        </w:r>
        <w:r w:rsidRPr="35C1378D" w:rsidDel="00B33063">
          <w:rPr>
            <w:rStyle w:val="Datatype"/>
          </w:rPr>
          <w:delText>IndeterminateDetail</w:delText>
        </w:r>
        <w:r w:rsidDel="00B33063">
          <w:delText xml:space="preserve"> element, if present, MAY occur zero or more times containing a sub-component. If present each instance MUST satisfy the requirements specified in this document in section </w:delText>
        </w:r>
        <w:r w:rsidDel="00B33063">
          <w:fldChar w:fldCharType="begin"/>
        </w:r>
        <w:r w:rsidDel="00B33063">
          <w:delInstrText xml:space="preserve"> REF _RefComp3EB09C19 \r \h </w:delInstrText>
        </w:r>
        <w:r w:rsidDel="00B33063">
          <w:fldChar w:fldCharType="separate"/>
        </w:r>
        <w:r w:rsidDel="00B33063">
          <w:rPr>
            <w:rStyle w:val="Datatype"/>
            <w:rFonts w:eastAsia="Courier New" w:cs="Courier New"/>
          </w:rPr>
          <w:delText>Detail</w:delText>
        </w:r>
        <w:r w:rsidDel="00B33063">
          <w:fldChar w:fldCharType="end"/>
        </w:r>
        <w:r w:rsidDel="00B33063">
          <w:delText xml:space="preserve">. </w:delText>
        </w:r>
        <w:r w:rsidRPr="003A06D0" w:rsidDel="00B33063">
          <w:delText xml:space="preserve">The </w:delText>
        </w:r>
        <w:r w:rsidRPr="003A06D0" w:rsidDel="00B33063">
          <w:rPr>
            <w:rStyle w:val="Datatype"/>
            <w:lang w:val="en-GB"/>
          </w:rPr>
          <w:delText>IndeterminateDetail</w:delText>
        </w:r>
        <w:r w:rsidRPr="003A06D0" w:rsidDel="00B33063">
          <w:delText xml:space="preserve"> element holds verification details that could not be evaluated or were evaluated and returned an indeterminate result.</w:delText>
        </w:r>
        <w:bookmarkStart w:id="22794" w:name="_Toc10200979"/>
        <w:bookmarkStart w:id="22795" w:name="_Toc10205117"/>
        <w:bookmarkStart w:id="22796" w:name="_Toc10209255"/>
        <w:bookmarkEnd w:id="22794"/>
        <w:bookmarkEnd w:id="22795"/>
        <w:bookmarkEnd w:id="22796"/>
      </w:del>
    </w:p>
    <w:p w14:paraId="09EDFD4D" w14:textId="4D43265C" w:rsidR="00564C22" w:rsidDel="00B33063" w:rsidRDefault="009B1AF1" w:rsidP="00564C22">
      <w:pPr>
        <w:pStyle w:val="Member"/>
        <w:rPr>
          <w:del w:id="22797" w:author="Andreas Kuehne" w:date="2019-05-31T12:22:00Z"/>
        </w:rPr>
      </w:pPr>
      <w:del w:id="22798" w:author="Andreas Kuehne" w:date="2019-05-31T12:22:00Z">
        <w:r w:rsidDel="00B33063">
          <w:delText xml:space="preserve">The OPTIONAL </w:delText>
        </w:r>
        <w:r w:rsidRPr="35C1378D" w:rsidDel="00B33063">
          <w:rPr>
            <w:rStyle w:val="Datatype"/>
          </w:rPr>
          <w:delText>InvalidDetail</w:delText>
        </w:r>
        <w:r w:rsidDel="00B33063">
          <w:delText xml:space="preserve"> element, if present, MAY occur zero or more times containing a sub-component. If present each instance MUST satisfy the requirements specified in this document in section </w:delText>
        </w:r>
        <w:r w:rsidDel="00B33063">
          <w:fldChar w:fldCharType="begin"/>
        </w:r>
        <w:r w:rsidDel="00B33063">
          <w:delInstrText xml:space="preserve"> REF _RefComp3EB09C19 \r \h </w:delInstrText>
        </w:r>
        <w:r w:rsidDel="00B33063">
          <w:fldChar w:fldCharType="separate"/>
        </w:r>
        <w:r w:rsidDel="00B33063">
          <w:rPr>
            <w:rStyle w:val="Datatype"/>
            <w:rFonts w:eastAsia="Courier New" w:cs="Courier New"/>
          </w:rPr>
          <w:delText>Detail</w:delText>
        </w:r>
        <w:r w:rsidDel="00B33063">
          <w:fldChar w:fldCharType="end"/>
        </w:r>
        <w:r w:rsidDel="00B33063">
          <w:delText xml:space="preserve">. </w:delText>
        </w:r>
        <w:r w:rsidRPr="003A06D0" w:rsidDel="00B33063">
          <w:delText xml:space="preserve">The optional </w:delText>
        </w:r>
        <w:r w:rsidRPr="003A06D0" w:rsidDel="00B33063">
          <w:rPr>
            <w:rStyle w:val="Datatype"/>
            <w:lang w:val="en-GB"/>
          </w:rPr>
          <w:delText>InvalidDetail</w:delText>
        </w:r>
        <w:r w:rsidRPr="003A06D0" w:rsidDel="00B33063">
          <w:delText xml:space="preserve"> element holds verification details that were evaluated and found to be invalid.</w:delText>
        </w:r>
        <w:bookmarkStart w:id="22799" w:name="_Toc10200980"/>
        <w:bookmarkStart w:id="22800" w:name="_Toc10205118"/>
        <w:bookmarkStart w:id="22801" w:name="_Toc10209256"/>
        <w:bookmarkEnd w:id="22799"/>
        <w:bookmarkEnd w:id="22800"/>
        <w:bookmarkEnd w:id="22801"/>
      </w:del>
    </w:p>
    <w:p w14:paraId="0A1B1DD6" w14:textId="00F8EF48" w:rsidR="00564C22" w:rsidDel="00B33063" w:rsidRDefault="009B1AF1" w:rsidP="00564C22">
      <w:pPr>
        <w:pStyle w:val="berschrift4"/>
        <w:rPr>
          <w:del w:id="22802" w:author="Andreas Kuehne" w:date="2019-05-31T12:22:00Z"/>
        </w:rPr>
      </w:pPr>
      <w:del w:id="22803" w:author="Andreas Kuehne" w:date="2019-05-31T12:22:00Z">
        <w:r w:rsidDel="00B33063">
          <w:delText>ProcessingDetails – JSON Syntax</w:delText>
        </w:r>
        <w:bookmarkStart w:id="22804" w:name="_Toc10200981"/>
        <w:bookmarkStart w:id="22805" w:name="_Toc10205119"/>
        <w:bookmarkStart w:id="22806" w:name="_Toc10209257"/>
        <w:bookmarkEnd w:id="22804"/>
        <w:bookmarkEnd w:id="22805"/>
        <w:bookmarkEnd w:id="22806"/>
      </w:del>
    </w:p>
    <w:p w14:paraId="4D544A52" w14:textId="7387E0C8" w:rsidR="00564C22" w:rsidRPr="0248A3D1" w:rsidDel="00B33063" w:rsidRDefault="009B1AF1" w:rsidP="00564C22">
      <w:pPr>
        <w:rPr>
          <w:del w:id="22807" w:author="Andreas Kuehne" w:date="2019-05-31T12:22:00Z"/>
        </w:rPr>
      </w:pPr>
      <w:del w:id="22808"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ProcessingDetailsType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ProcessingDetails</w:delText>
        </w:r>
        <w:r w:rsidDel="00B33063">
          <w:delText xml:space="preserve"> component.</w:delText>
        </w:r>
        <w:bookmarkStart w:id="22809" w:name="_Toc10200982"/>
        <w:bookmarkStart w:id="22810" w:name="_Toc10205120"/>
        <w:bookmarkStart w:id="22811" w:name="_Toc10209258"/>
        <w:bookmarkEnd w:id="22809"/>
        <w:bookmarkEnd w:id="22810"/>
        <w:bookmarkEnd w:id="22811"/>
      </w:del>
    </w:p>
    <w:p w14:paraId="35B412BE" w14:textId="70AC0438" w:rsidR="00564C22" w:rsidRPr="C2430093" w:rsidDel="00B33063" w:rsidRDefault="009B1AF1" w:rsidP="00564C22">
      <w:pPr>
        <w:spacing w:line="259" w:lineRule="auto"/>
        <w:rPr>
          <w:del w:id="22812" w:author="Andreas Kuehne" w:date="2019-05-31T12:22:00Z"/>
          <w:rFonts w:eastAsia="Arial" w:cs="Arial"/>
          <w:sz w:val="22"/>
          <w:szCs w:val="22"/>
        </w:rPr>
      </w:pPr>
      <w:del w:id="22813"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ProcessingDetails</w:delText>
        </w:r>
        <w:r w:rsidRPr="002062A5" w:rsidDel="00B33063">
          <w:rPr>
            <w:rFonts w:eastAsia="Arial" w:cs="Arial"/>
            <w:sz w:val="22"/>
            <w:szCs w:val="22"/>
          </w:rPr>
          <w:delText xml:space="preserve"> using JSON-specific names mapped as shown in the table below.</w:delText>
        </w:r>
        <w:bookmarkStart w:id="22814" w:name="_Toc10200983"/>
        <w:bookmarkStart w:id="22815" w:name="_Toc10205121"/>
        <w:bookmarkStart w:id="22816" w:name="_Toc10209259"/>
        <w:bookmarkEnd w:id="22814"/>
        <w:bookmarkEnd w:id="22815"/>
        <w:bookmarkEnd w:id="22816"/>
      </w:del>
    </w:p>
    <w:tbl>
      <w:tblPr>
        <w:tblStyle w:val="Gitternetztabelle1hell1"/>
        <w:tblW w:w="0" w:type="auto"/>
        <w:tblLook w:val="04A0" w:firstRow="1" w:lastRow="0" w:firstColumn="1" w:lastColumn="0" w:noHBand="0" w:noVBand="1"/>
      </w:tblPr>
      <w:tblGrid>
        <w:gridCol w:w="4675"/>
        <w:gridCol w:w="4675"/>
      </w:tblGrid>
      <w:tr w:rsidR="00564C22" w:rsidDel="00B33063" w14:paraId="77F4F33A" w14:textId="4F610499" w:rsidTr="00564C22">
        <w:trPr>
          <w:cnfStyle w:val="100000000000" w:firstRow="1" w:lastRow="0" w:firstColumn="0" w:lastColumn="0" w:oddVBand="0" w:evenVBand="0" w:oddHBand="0" w:evenHBand="0" w:firstRowFirstColumn="0" w:firstRowLastColumn="0" w:lastRowFirstColumn="0" w:lastRowLastColumn="0"/>
          <w:del w:id="2281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83FCC87" w14:textId="0FD7FF1D" w:rsidR="00564C22" w:rsidDel="00B33063" w:rsidRDefault="009B1AF1" w:rsidP="00564C22">
            <w:pPr>
              <w:pStyle w:val="Beschriftung"/>
              <w:rPr>
                <w:del w:id="22818" w:author="Andreas Kuehne" w:date="2019-05-31T12:22:00Z"/>
              </w:rPr>
            </w:pPr>
            <w:del w:id="22819" w:author="Andreas Kuehne" w:date="2019-05-31T12:22:00Z">
              <w:r w:rsidDel="00B33063">
                <w:delText>Element</w:delText>
              </w:r>
              <w:bookmarkStart w:id="22820" w:name="_Toc10200984"/>
              <w:bookmarkStart w:id="22821" w:name="_Toc10205122"/>
              <w:bookmarkStart w:id="22822" w:name="_Toc10209260"/>
              <w:bookmarkEnd w:id="22820"/>
              <w:bookmarkEnd w:id="22821"/>
              <w:bookmarkEnd w:id="22822"/>
            </w:del>
          </w:p>
        </w:tc>
        <w:tc>
          <w:tcPr>
            <w:tcW w:w="4675" w:type="dxa"/>
          </w:tcPr>
          <w:p w14:paraId="22963827" w14:textId="1FEC82C2"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22823" w:author="Andreas Kuehne" w:date="2019-05-31T12:22:00Z"/>
              </w:rPr>
            </w:pPr>
            <w:del w:id="22824" w:author="Andreas Kuehne" w:date="2019-05-31T12:22:00Z">
              <w:r w:rsidDel="00B33063">
                <w:delText>Implementing JSON member name</w:delText>
              </w:r>
              <w:bookmarkStart w:id="22825" w:name="_Toc10200985"/>
              <w:bookmarkStart w:id="22826" w:name="_Toc10205123"/>
              <w:bookmarkStart w:id="22827" w:name="_Toc10209261"/>
              <w:bookmarkEnd w:id="22825"/>
              <w:bookmarkEnd w:id="22826"/>
              <w:bookmarkEnd w:id="22827"/>
            </w:del>
          </w:p>
        </w:tc>
        <w:bookmarkStart w:id="22828" w:name="_Toc10200986"/>
        <w:bookmarkStart w:id="22829" w:name="_Toc10205124"/>
        <w:bookmarkStart w:id="22830" w:name="_Toc10209262"/>
        <w:bookmarkEnd w:id="22828"/>
        <w:bookmarkEnd w:id="22829"/>
        <w:bookmarkEnd w:id="22830"/>
      </w:tr>
      <w:tr w:rsidR="00564C22" w:rsidDel="00B33063" w14:paraId="0AD47FBE" w14:textId="0ABC4E19" w:rsidTr="00564C22">
        <w:trPr>
          <w:del w:id="2283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B23E7B8" w14:textId="360E4CAD" w:rsidR="00564C22" w:rsidRPr="002062A5" w:rsidDel="00B33063" w:rsidRDefault="009B1AF1" w:rsidP="00564C22">
            <w:pPr>
              <w:pStyle w:val="Beschriftung"/>
              <w:rPr>
                <w:del w:id="22832" w:author="Andreas Kuehne" w:date="2019-05-31T12:22:00Z"/>
                <w:rStyle w:val="Datatype"/>
                <w:b w:val="0"/>
                <w:bCs w:val="0"/>
              </w:rPr>
            </w:pPr>
            <w:del w:id="22833" w:author="Andreas Kuehne" w:date="2019-05-31T12:22:00Z">
              <w:r w:rsidRPr="002062A5" w:rsidDel="00B33063">
                <w:rPr>
                  <w:rStyle w:val="Datatype"/>
                </w:rPr>
                <w:delText>ValidDetail</w:delText>
              </w:r>
              <w:bookmarkStart w:id="22834" w:name="_Toc10200987"/>
              <w:bookmarkStart w:id="22835" w:name="_Toc10205125"/>
              <w:bookmarkStart w:id="22836" w:name="_Toc10209263"/>
              <w:bookmarkEnd w:id="22834"/>
              <w:bookmarkEnd w:id="22835"/>
              <w:bookmarkEnd w:id="22836"/>
            </w:del>
          </w:p>
        </w:tc>
        <w:tc>
          <w:tcPr>
            <w:tcW w:w="4675" w:type="dxa"/>
          </w:tcPr>
          <w:p w14:paraId="7B7D23D4" w14:textId="68F499C7"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2837" w:author="Andreas Kuehne" w:date="2019-05-31T12:22:00Z"/>
                <w:rStyle w:val="Datatype"/>
              </w:rPr>
            </w:pPr>
            <w:del w:id="22838" w:author="Andreas Kuehne" w:date="2019-05-31T12:22:00Z">
              <w:r w:rsidRPr="002062A5" w:rsidDel="00B33063">
                <w:rPr>
                  <w:rStyle w:val="Datatype"/>
                </w:rPr>
                <w:delText>valid</w:delText>
              </w:r>
              <w:bookmarkStart w:id="22839" w:name="_Toc10200988"/>
              <w:bookmarkStart w:id="22840" w:name="_Toc10205126"/>
              <w:bookmarkStart w:id="22841" w:name="_Toc10209264"/>
              <w:bookmarkEnd w:id="22839"/>
              <w:bookmarkEnd w:id="22840"/>
              <w:bookmarkEnd w:id="22841"/>
            </w:del>
          </w:p>
        </w:tc>
        <w:bookmarkStart w:id="22842" w:name="_Toc10200989"/>
        <w:bookmarkStart w:id="22843" w:name="_Toc10205127"/>
        <w:bookmarkStart w:id="22844" w:name="_Toc10209265"/>
        <w:bookmarkEnd w:id="22842"/>
        <w:bookmarkEnd w:id="22843"/>
        <w:bookmarkEnd w:id="22844"/>
      </w:tr>
      <w:tr w:rsidR="00564C22" w:rsidDel="00B33063" w14:paraId="0716F602" w14:textId="3E3D4414" w:rsidTr="00564C22">
        <w:trPr>
          <w:del w:id="2284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5355C17" w14:textId="07AD59A8" w:rsidR="00564C22" w:rsidRPr="002062A5" w:rsidDel="00B33063" w:rsidRDefault="009B1AF1" w:rsidP="00564C22">
            <w:pPr>
              <w:pStyle w:val="Beschriftung"/>
              <w:rPr>
                <w:del w:id="22846" w:author="Andreas Kuehne" w:date="2019-05-31T12:22:00Z"/>
                <w:rStyle w:val="Datatype"/>
                <w:b w:val="0"/>
                <w:bCs w:val="0"/>
              </w:rPr>
            </w:pPr>
            <w:del w:id="22847" w:author="Andreas Kuehne" w:date="2019-05-31T12:22:00Z">
              <w:r w:rsidRPr="002062A5" w:rsidDel="00B33063">
                <w:rPr>
                  <w:rStyle w:val="Datatype"/>
                </w:rPr>
                <w:delText>IndeterminateDetail</w:delText>
              </w:r>
              <w:bookmarkStart w:id="22848" w:name="_Toc10200990"/>
              <w:bookmarkStart w:id="22849" w:name="_Toc10205128"/>
              <w:bookmarkStart w:id="22850" w:name="_Toc10209266"/>
              <w:bookmarkEnd w:id="22848"/>
              <w:bookmarkEnd w:id="22849"/>
              <w:bookmarkEnd w:id="22850"/>
            </w:del>
          </w:p>
        </w:tc>
        <w:tc>
          <w:tcPr>
            <w:tcW w:w="4675" w:type="dxa"/>
          </w:tcPr>
          <w:p w14:paraId="3B1A9D72" w14:textId="0231740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2851" w:author="Andreas Kuehne" w:date="2019-05-31T12:22:00Z"/>
                <w:rStyle w:val="Datatype"/>
              </w:rPr>
            </w:pPr>
            <w:del w:id="22852" w:author="Andreas Kuehne" w:date="2019-05-31T12:22:00Z">
              <w:r w:rsidRPr="002062A5" w:rsidDel="00B33063">
                <w:rPr>
                  <w:rStyle w:val="Datatype"/>
                </w:rPr>
                <w:delText>indeterminate</w:delText>
              </w:r>
              <w:bookmarkStart w:id="22853" w:name="_Toc10200991"/>
              <w:bookmarkStart w:id="22854" w:name="_Toc10205129"/>
              <w:bookmarkStart w:id="22855" w:name="_Toc10209267"/>
              <w:bookmarkEnd w:id="22853"/>
              <w:bookmarkEnd w:id="22854"/>
              <w:bookmarkEnd w:id="22855"/>
            </w:del>
          </w:p>
        </w:tc>
        <w:bookmarkStart w:id="22856" w:name="_Toc10200992"/>
        <w:bookmarkStart w:id="22857" w:name="_Toc10205130"/>
        <w:bookmarkStart w:id="22858" w:name="_Toc10209268"/>
        <w:bookmarkEnd w:id="22856"/>
        <w:bookmarkEnd w:id="22857"/>
        <w:bookmarkEnd w:id="22858"/>
      </w:tr>
      <w:tr w:rsidR="00564C22" w:rsidDel="00B33063" w14:paraId="323476CA" w14:textId="7833F5F0" w:rsidTr="00564C22">
        <w:trPr>
          <w:del w:id="2285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6E86B2B" w14:textId="1D54A4A3" w:rsidR="00564C22" w:rsidRPr="002062A5" w:rsidDel="00B33063" w:rsidRDefault="009B1AF1" w:rsidP="00564C22">
            <w:pPr>
              <w:pStyle w:val="Beschriftung"/>
              <w:rPr>
                <w:del w:id="22860" w:author="Andreas Kuehne" w:date="2019-05-31T12:22:00Z"/>
                <w:rStyle w:val="Datatype"/>
                <w:b w:val="0"/>
                <w:bCs w:val="0"/>
              </w:rPr>
            </w:pPr>
            <w:del w:id="22861" w:author="Andreas Kuehne" w:date="2019-05-31T12:22:00Z">
              <w:r w:rsidRPr="002062A5" w:rsidDel="00B33063">
                <w:rPr>
                  <w:rStyle w:val="Datatype"/>
                </w:rPr>
                <w:delText>InvalidDetail</w:delText>
              </w:r>
              <w:bookmarkStart w:id="22862" w:name="_Toc10200993"/>
              <w:bookmarkStart w:id="22863" w:name="_Toc10205131"/>
              <w:bookmarkStart w:id="22864" w:name="_Toc10209269"/>
              <w:bookmarkEnd w:id="22862"/>
              <w:bookmarkEnd w:id="22863"/>
              <w:bookmarkEnd w:id="22864"/>
            </w:del>
          </w:p>
        </w:tc>
        <w:tc>
          <w:tcPr>
            <w:tcW w:w="4675" w:type="dxa"/>
          </w:tcPr>
          <w:p w14:paraId="6D640C30" w14:textId="5ACFFD44"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2865" w:author="Andreas Kuehne" w:date="2019-05-31T12:22:00Z"/>
                <w:rStyle w:val="Datatype"/>
              </w:rPr>
            </w:pPr>
            <w:del w:id="22866" w:author="Andreas Kuehne" w:date="2019-05-31T12:22:00Z">
              <w:r w:rsidRPr="002062A5" w:rsidDel="00B33063">
                <w:rPr>
                  <w:rStyle w:val="Datatype"/>
                </w:rPr>
                <w:delText>invalid</w:delText>
              </w:r>
              <w:bookmarkStart w:id="22867" w:name="_Toc10200994"/>
              <w:bookmarkStart w:id="22868" w:name="_Toc10205132"/>
              <w:bookmarkStart w:id="22869" w:name="_Toc10209270"/>
              <w:bookmarkEnd w:id="22867"/>
              <w:bookmarkEnd w:id="22868"/>
              <w:bookmarkEnd w:id="22869"/>
            </w:del>
          </w:p>
        </w:tc>
        <w:bookmarkStart w:id="22870" w:name="_Toc10200995"/>
        <w:bookmarkStart w:id="22871" w:name="_Toc10205133"/>
        <w:bookmarkStart w:id="22872" w:name="_Toc10209271"/>
        <w:bookmarkEnd w:id="22870"/>
        <w:bookmarkEnd w:id="22871"/>
        <w:bookmarkEnd w:id="22872"/>
      </w:tr>
    </w:tbl>
    <w:p w14:paraId="21BDE5D9" w14:textId="64A83E60" w:rsidR="00564C22" w:rsidRPr="0202B381" w:rsidDel="00B33063" w:rsidRDefault="009B1AF1" w:rsidP="00564C22">
      <w:pPr>
        <w:rPr>
          <w:del w:id="22873" w:author="Andreas Kuehne" w:date="2019-05-31T12:22:00Z"/>
        </w:rPr>
      </w:pPr>
      <w:del w:id="22874"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ProcessingDetailsType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22875" w:name="_Toc10200996"/>
        <w:bookmarkStart w:id="22876" w:name="_Toc10205134"/>
        <w:bookmarkStart w:id="22877" w:name="_Toc10209272"/>
        <w:bookmarkEnd w:id="22875"/>
        <w:bookmarkEnd w:id="22876"/>
        <w:bookmarkEnd w:id="22877"/>
      </w:del>
    </w:p>
    <w:p w14:paraId="0D276DBB" w14:textId="3A757939" w:rsidR="00564C22" w:rsidDel="00B33063" w:rsidRDefault="009B1AF1" w:rsidP="00564C22">
      <w:pPr>
        <w:pStyle w:val="Code"/>
        <w:spacing w:line="259" w:lineRule="auto"/>
        <w:rPr>
          <w:del w:id="22878" w:author="Andreas Kuehne" w:date="2019-05-31T12:22:00Z"/>
        </w:rPr>
      </w:pPr>
      <w:del w:id="22879" w:author="Andreas Kuehne" w:date="2019-05-31T12:22:00Z">
        <w:r w:rsidDel="00B33063">
          <w:rPr>
            <w:color w:val="31849B" w:themeColor="accent5" w:themeShade="BF"/>
          </w:rPr>
          <w:delText>"dss2-ProcessingDetailsType"</w:delText>
        </w:r>
        <w:r w:rsidDel="00B33063">
          <w:delText>: {</w:delText>
        </w:r>
        <w:bookmarkStart w:id="22880" w:name="_Toc10200997"/>
        <w:bookmarkStart w:id="22881" w:name="_Toc10205135"/>
        <w:bookmarkStart w:id="22882" w:name="_Toc10209273"/>
        <w:bookmarkEnd w:id="22880"/>
        <w:bookmarkEnd w:id="22881"/>
        <w:bookmarkEnd w:id="22882"/>
      </w:del>
    </w:p>
    <w:p w14:paraId="3CA965BE" w14:textId="77873223" w:rsidR="00564C22" w:rsidDel="00B33063" w:rsidRDefault="009B1AF1" w:rsidP="00564C22">
      <w:pPr>
        <w:pStyle w:val="Code"/>
        <w:spacing w:line="259" w:lineRule="auto"/>
        <w:rPr>
          <w:del w:id="22883" w:author="Andreas Kuehne" w:date="2019-05-31T12:22:00Z"/>
        </w:rPr>
      </w:pPr>
      <w:del w:id="22884"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22885" w:name="_Toc10200998"/>
        <w:bookmarkStart w:id="22886" w:name="_Toc10205136"/>
        <w:bookmarkStart w:id="22887" w:name="_Toc10209274"/>
        <w:bookmarkEnd w:id="22885"/>
        <w:bookmarkEnd w:id="22886"/>
        <w:bookmarkEnd w:id="22887"/>
      </w:del>
    </w:p>
    <w:p w14:paraId="49B0F673" w14:textId="5EDF1F69" w:rsidR="00564C22" w:rsidDel="00B33063" w:rsidRDefault="009B1AF1" w:rsidP="00564C22">
      <w:pPr>
        <w:pStyle w:val="Code"/>
        <w:spacing w:line="259" w:lineRule="auto"/>
        <w:rPr>
          <w:del w:id="22888" w:author="Andreas Kuehne" w:date="2019-05-31T12:22:00Z"/>
        </w:rPr>
      </w:pPr>
      <w:del w:id="22889" w:author="Andreas Kuehne" w:date="2019-05-31T12:22:00Z">
        <w:r w:rsidDel="00B33063">
          <w:rPr>
            <w:color w:val="31849B" w:themeColor="accent5" w:themeShade="BF"/>
          </w:rPr>
          <w:delText xml:space="preserve">  "properties"</w:delText>
        </w:r>
        <w:r w:rsidDel="00B33063">
          <w:delText>: {</w:delText>
        </w:r>
        <w:bookmarkStart w:id="22890" w:name="_Toc10200999"/>
        <w:bookmarkStart w:id="22891" w:name="_Toc10205137"/>
        <w:bookmarkStart w:id="22892" w:name="_Toc10209275"/>
        <w:bookmarkEnd w:id="22890"/>
        <w:bookmarkEnd w:id="22891"/>
        <w:bookmarkEnd w:id="22892"/>
      </w:del>
    </w:p>
    <w:p w14:paraId="24EB7E1C" w14:textId="5E0D3A34" w:rsidR="00564C22" w:rsidDel="00B33063" w:rsidRDefault="009B1AF1" w:rsidP="00564C22">
      <w:pPr>
        <w:pStyle w:val="Code"/>
        <w:spacing w:line="259" w:lineRule="auto"/>
        <w:rPr>
          <w:del w:id="22893" w:author="Andreas Kuehne" w:date="2019-05-31T12:22:00Z"/>
        </w:rPr>
      </w:pPr>
      <w:del w:id="22894" w:author="Andreas Kuehne" w:date="2019-05-31T12:22:00Z">
        <w:r w:rsidDel="00B33063">
          <w:rPr>
            <w:color w:val="31849B" w:themeColor="accent5" w:themeShade="BF"/>
          </w:rPr>
          <w:delText xml:space="preserve">    "valid"</w:delText>
        </w:r>
        <w:r w:rsidDel="00B33063">
          <w:delText>: {</w:delText>
        </w:r>
        <w:bookmarkStart w:id="22895" w:name="_Toc10201000"/>
        <w:bookmarkStart w:id="22896" w:name="_Toc10205138"/>
        <w:bookmarkStart w:id="22897" w:name="_Toc10209276"/>
        <w:bookmarkEnd w:id="22895"/>
        <w:bookmarkEnd w:id="22896"/>
        <w:bookmarkEnd w:id="22897"/>
      </w:del>
    </w:p>
    <w:p w14:paraId="7951B3F6" w14:textId="6A9784E6" w:rsidR="00564C22" w:rsidDel="00B33063" w:rsidRDefault="009B1AF1" w:rsidP="00564C22">
      <w:pPr>
        <w:pStyle w:val="Code"/>
        <w:spacing w:line="259" w:lineRule="auto"/>
        <w:rPr>
          <w:del w:id="22898" w:author="Andreas Kuehne" w:date="2019-05-31T12:22:00Z"/>
        </w:rPr>
      </w:pPr>
      <w:del w:id="22899"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22900" w:name="_Toc10201001"/>
        <w:bookmarkStart w:id="22901" w:name="_Toc10205139"/>
        <w:bookmarkStart w:id="22902" w:name="_Toc10209277"/>
        <w:bookmarkEnd w:id="22900"/>
        <w:bookmarkEnd w:id="22901"/>
        <w:bookmarkEnd w:id="22902"/>
      </w:del>
    </w:p>
    <w:p w14:paraId="4E71E29F" w14:textId="77DE34CD" w:rsidR="00564C22" w:rsidDel="00B33063" w:rsidRDefault="009B1AF1" w:rsidP="00564C22">
      <w:pPr>
        <w:pStyle w:val="Code"/>
        <w:spacing w:line="259" w:lineRule="auto"/>
        <w:rPr>
          <w:del w:id="22903" w:author="Andreas Kuehne" w:date="2019-05-31T12:22:00Z"/>
        </w:rPr>
      </w:pPr>
      <w:del w:id="22904" w:author="Andreas Kuehne" w:date="2019-05-31T12:22:00Z">
        <w:r w:rsidDel="00B33063">
          <w:rPr>
            <w:color w:val="31849B" w:themeColor="accent5" w:themeShade="BF"/>
          </w:rPr>
          <w:delText xml:space="preserve">      "items"</w:delText>
        </w:r>
        <w:r w:rsidDel="00B33063">
          <w:delText>: {</w:delText>
        </w:r>
        <w:bookmarkStart w:id="22905" w:name="_Toc10201002"/>
        <w:bookmarkStart w:id="22906" w:name="_Toc10205140"/>
        <w:bookmarkStart w:id="22907" w:name="_Toc10209278"/>
        <w:bookmarkEnd w:id="22905"/>
        <w:bookmarkEnd w:id="22906"/>
        <w:bookmarkEnd w:id="22907"/>
      </w:del>
    </w:p>
    <w:p w14:paraId="020FCA27" w14:textId="0A80DD06" w:rsidR="00564C22" w:rsidDel="00B33063" w:rsidRDefault="009B1AF1" w:rsidP="00564C22">
      <w:pPr>
        <w:pStyle w:val="Code"/>
        <w:spacing w:line="259" w:lineRule="auto"/>
        <w:rPr>
          <w:del w:id="22908" w:author="Andreas Kuehne" w:date="2019-05-31T12:22:00Z"/>
        </w:rPr>
      </w:pPr>
      <w:del w:id="22909"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"#/definitions/dss2-DetailType"</w:delText>
        </w:r>
        <w:bookmarkStart w:id="22910" w:name="_Toc10201003"/>
        <w:bookmarkStart w:id="22911" w:name="_Toc10205141"/>
        <w:bookmarkStart w:id="22912" w:name="_Toc10209279"/>
        <w:bookmarkEnd w:id="22910"/>
        <w:bookmarkEnd w:id="22911"/>
        <w:bookmarkEnd w:id="22912"/>
      </w:del>
    </w:p>
    <w:p w14:paraId="32CAEC39" w14:textId="392BB851" w:rsidR="00564C22" w:rsidDel="00B33063" w:rsidRDefault="009B1AF1" w:rsidP="00564C22">
      <w:pPr>
        <w:pStyle w:val="Code"/>
        <w:spacing w:line="259" w:lineRule="auto"/>
        <w:rPr>
          <w:del w:id="22913" w:author="Andreas Kuehne" w:date="2019-05-31T12:22:00Z"/>
        </w:rPr>
      </w:pPr>
      <w:del w:id="22914" w:author="Andreas Kuehne" w:date="2019-05-31T12:22:00Z">
        <w:r w:rsidDel="00B33063">
          <w:delText xml:space="preserve">      }</w:delText>
        </w:r>
        <w:bookmarkStart w:id="22915" w:name="_Toc10201004"/>
        <w:bookmarkStart w:id="22916" w:name="_Toc10205142"/>
        <w:bookmarkStart w:id="22917" w:name="_Toc10209280"/>
        <w:bookmarkEnd w:id="22915"/>
        <w:bookmarkEnd w:id="22916"/>
        <w:bookmarkEnd w:id="22917"/>
      </w:del>
    </w:p>
    <w:p w14:paraId="2DD50713" w14:textId="18F8D97E" w:rsidR="00564C22" w:rsidDel="00B33063" w:rsidRDefault="009B1AF1" w:rsidP="00564C22">
      <w:pPr>
        <w:pStyle w:val="Code"/>
        <w:spacing w:line="259" w:lineRule="auto"/>
        <w:rPr>
          <w:del w:id="22918" w:author="Andreas Kuehne" w:date="2019-05-31T12:22:00Z"/>
        </w:rPr>
      </w:pPr>
      <w:del w:id="22919" w:author="Andreas Kuehne" w:date="2019-05-31T12:22:00Z">
        <w:r w:rsidDel="00B33063">
          <w:delText xml:space="preserve">    },</w:delText>
        </w:r>
        <w:bookmarkStart w:id="22920" w:name="_Toc10201005"/>
        <w:bookmarkStart w:id="22921" w:name="_Toc10205143"/>
        <w:bookmarkStart w:id="22922" w:name="_Toc10209281"/>
        <w:bookmarkEnd w:id="22920"/>
        <w:bookmarkEnd w:id="22921"/>
        <w:bookmarkEnd w:id="22922"/>
      </w:del>
    </w:p>
    <w:p w14:paraId="607D2F81" w14:textId="234AEB1E" w:rsidR="00564C22" w:rsidDel="00B33063" w:rsidRDefault="009B1AF1" w:rsidP="00564C22">
      <w:pPr>
        <w:pStyle w:val="Code"/>
        <w:spacing w:line="259" w:lineRule="auto"/>
        <w:rPr>
          <w:del w:id="22923" w:author="Andreas Kuehne" w:date="2019-05-31T12:22:00Z"/>
        </w:rPr>
      </w:pPr>
      <w:del w:id="22924" w:author="Andreas Kuehne" w:date="2019-05-31T12:22:00Z">
        <w:r w:rsidDel="00B33063">
          <w:rPr>
            <w:color w:val="31849B" w:themeColor="accent5" w:themeShade="BF"/>
          </w:rPr>
          <w:delText xml:space="preserve">    "indeterminate"</w:delText>
        </w:r>
        <w:r w:rsidDel="00B33063">
          <w:delText>: {</w:delText>
        </w:r>
        <w:bookmarkStart w:id="22925" w:name="_Toc10201006"/>
        <w:bookmarkStart w:id="22926" w:name="_Toc10205144"/>
        <w:bookmarkStart w:id="22927" w:name="_Toc10209282"/>
        <w:bookmarkEnd w:id="22925"/>
        <w:bookmarkEnd w:id="22926"/>
        <w:bookmarkEnd w:id="22927"/>
      </w:del>
    </w:p>
    <w:p w14:paraId="3D944C45" w14:textId="58A2C4C3" w:rsidR="00564C22" w:rsidDel="00B33063" w:rsidRDefault="009B1AF1" w:rsidP="00564C22">
      <w:pPr>
        <w:pStyle w:val="Code"/>
        <w:spacing w:line="259" w:lineRule="auto"/>
        <w:rPr>
          <w:del w:id="22928" w:author="Andreas Kuehne" w:date="2019-05-31T12:22:00Z"/>
        </w:rPr>
      </w:pPr>
      <w:del w:id="22929"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22930" w:name="_Toc10201007"/>
        <w:bookmarkStart w:id="22931" w:name="_Toc10205145"/>
        <w:bookmarkStart w:id="22932" w:name="_Toc10209283"/>
        <w:bookmarkEnd w:id="22930"/>
        <w:bookmarkEnd w:id="22931"/>
        <w:bookmarkEnd w:id="22932"/>
      </w:del>
    </w:p>
    <w:p w14:paraId="7D3EB5D3" w14:textId="35136114" w:rsidR="00564C22" w:rsidDel="00B33063" w:rsidRDefault="009B1AF1" w:rsidP="00564C22">
      <w:pPr>
        <w:pStyle w:val="Code"/>
        <w:spacing w:line="259" w:lineRule="auto"/>
        <w:rPr>
          <w:del w:id="22933" w:author="Andreas Kuehne" w:date="2019-05-31T12:22:00Z"/>
        </w:rPr>
      </w:pPr>
      <w:del w:id="22934" w:author="Andreas Kuehne" w:date="2019-05-31T12:22:00Z">
        <w:r w:rsidDel="00B33063">
          <w:rPr>
            <w:color w:val="31849B" w:themeColor="accent5" w:themeShade="BF"/>
          </w:rPr>
          <w:delText xml:space="preserve">      "items"</w:delText>
        </w:r>
        <w:r w:rsidDel="00B33063">
          <w:delText>: {</w:delText>
        </w:r>
        <w:bookmarkStart w:id="22935" w:name="_Toc10201008"/>
        <w:bookmarkStart w:id="22936" w:name="_Toc10205146"/>
        <w:bookmarkStart w:id="22937" w:name="_Toc10209284"/>
        <w:bookmarkEnd w:id="22935"/>
        <w:bookmarkEnd w:id="22936"/>
        <w:bookmarkEnd w:id="22937"/>
      </w:del>
    </w:p>
    <w:p w14:paraId="69D259C9" w14:textId="3A16F379" w:rsidR="00564C22" w:rsidDel="00B33063" w:rsidRDefault="009B1AF1" w:rsidP="00564C22">
      <w:pPr>
        <w:pStyle w:val="Code"/>
        <w:spacing w:line="259" w:lineRule="auto"/>
        <w:rPr>
          <w:del w:id="22938" w:author="Andreas Kuehne" w:date="2019-05-31T12:22:00Z"/>
        </w:rPr>
      </w:pPr>
      <w:del w:id="22939"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"#/definitions/dss2-DetailType"</w:delText>
        </w:r>
        <w:bookmarkStart w:id="22940" w:name="_Toc10201009"/>
        <w:bookmarkStart w:id="22941" w:name="_Toc10205147"/>
        <w:bookmarkStart w:id="22942" w:name="_Toc10209285"/>
        <w:bookmarkEnd w:id="22940"/>
        <w:bookmarkEnd w:id="22941"/>
        <w:bookmarkEnd w:id="22942"/>
      </w:del>
    </w:p>
    <w:p w14:paraId="45CB50DB" w14:textId="69177DE9" w:rsidR="00564C22" w:rsidDel="00B33063" w:rsidRDefault="009B1AF1" w:rsidP="00564C22">
      <w:pPr>
        <w:pStyle w:val="Code"/>
        <w:spacing w:line="259" w:lineRule="auto"/>
        <w:rPr>
          <w:del w:id="22943" w:author="Andreas Kuehne" w:date="2019-05-31T12:22:00Z"/>
        </w:rPr>
      </w:pPr>
      <w:del w:id="22944" w:author="Andreas Kuehne" w:date="2019-05-31T12:22:00Z">
        <w:r w:rsidDel="00B33063">
          <w:delText xml:space="preserve">      }</w:delText>
        </w:r>
        <w:bookmarkStart w:id="22945" w:name="_Toc10201010"/>
        <w:bookmarkStart w:id="22946" w:name="_Toc10205148"/>
        <w:bookmarkStart w:id="22947" w:name="_Toc10209286"/>
        <w:bookmarkEnd w:id="22945"/>
        <w:bookmarkEnd w:id="22946"/>
        <w:bookmarkEnd w:id="22947"/>
      </w:del>
    </w:p>
    <w:p w14:paraId="23E9BD6C" w14:textId="30D89962" w:rsidR="00564C22" w:rsidDel="00B33063" w:rsidRDefault="009B1AF1" w:rsidP="00564C22">
      <w:pPr>
        <w:pStyle w:val="Code"/>
        <w:spacing w:line="259" w:lineRule="auto"/>
        <w:rPr>
          <w:del w:id="22948" w:author="Andreas Kuehne" w:date="2019-05-31T12:22:00Z"/>
        </w:rPr>
      </w:pPr>
      <w:del w:id="22949" w:author="Andreas Kuehne" w:date="2019-05-31T12:22:00Z">
        <w:r w:rsidDel="00B33063">
          <w:delText xml:space="preserve">    },</w:delText>
        </w:r>
        <w:bookmarkStart w:id="22950" w:name="_Toc10201011"/>
        <w:bookmarkStart w:id="22951" w:name="_Toc10205149"/>
        <w:bookmarkStart w:id="22952" w:name="_Toc10209287"/>
        <w:bookmarkEnd w:id="22950"/>
        <w:bookmarkEnd w:id="22951"/>
        <w:bookmarkEnd w:id="22952"/>
      </w:del>
    </w:p>
    <w:p w14:paraId="5914A63C" w14:textId="3D358E04" w:rsidR="00564C22" w:rsidDel="00B33063" w:rsidRDefault="009B1AF1" w:rsidP="00564C22">
      <w:pPr>
        <w:pStyle w:val="Code"/>
        <w:spacing w:line="259" w:lineRule="auto"/>
        <w:rPr>
          <w:del w:id="22953" w:author="Andreas Kuehne" w:date="2019-05-31T12:22:00Z"/>
        </w:rPr>
      </w:pPr>
      <w:del w:id="22954" w:author="Andreas Kuehne" w:date="2019-05-31T12:22:00Z">
        <w:r w:rsidDel="00B33063">
          <w:rPr>
            <w:color w:val="31849B" w:themeColor="accent5" w:themeShade="BF"/>
          </w:rPr>
          <w:delText xml:space="preserve">    "invalid"</w:delText>
        </w:r>
        <w:r w:rsidDel="00B33063">
          <w:delText>: {</w:delText>
        </w:r>
        <w:bookmarkStart w:id="22955" w:name="_Toc10201012"/>
        <w:bookmarkStart w:id="22956" w:name="_Toc10205150"/>
        <w:bookmarkStart w:id="22957" w:name="_Toc10209288"/>
        <w:bookmarkEnd w:id="22955"/>
        <w:bookmarkEnd w:id="22956"/>
        <w:bookmarkEnd w:id="22957"/>
      </w:del>
    </w:p>
    <w:p w14:paraId="083A2903" w14:textId="2F5A3ACE" w:rsidR="00564C22" w:rsidDel="00B33063" w:rsidRDefault="009B1AF1" w:rsidP="00564C22">
      <w:pPr>
        <w:pStyle w:val="Code"/>
        <w:spacing w:line="259" w:lineRule="auto"/>
        <w:rPr>
          <w:del w:id="22958" w:author="Andreas Kuehne" w:date="2019-05-31T12:22:00Z"/>
        </w:rPr>
      </w:pPr>
      <w:del w:id="22959"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22960" w:name="_Toc10201013"/>
        <w:bookmarkStart w:id="22961" w:name="_Toc10205151"/>
        <w:bookmarkStart w:id="22962" w:name="_Toc10209289"/>
        <w:bookmarkEnd w:id="22960"/>
        <w:bookmarkEnd w:id="22961"/>
        <w:bookmarkEnd w:id="22962"/>
      </w:del>
    </w:p>
    <w:p w14:paraId="3A440A11" w14:textId="1FD6FCB3" w:rsidR="00564C22" w:rsidDel="00B33063" w:rsidRDefault="009B1AF1" w:rsidP="00564C22">
      <w:pPr>
        <w:pStyle w:val="Code"/>
        <w:spacing w:line="259" w:lineRule="auto"/>
        <w:rPr>
          <w:del w:id="22963" w:author="Andreas Kuehne" w:date="2019-05-31T12:22:00Z"/>
        </w:rPr>
      </w:pPr>
      <w:del w:id="22964" w:author="Andreas Kuehne" w:date="2019-05-31T12:22:00Z">
        <w:r w:rsidDel="00B33063">
          <w:rPr>
            <w:color w:val="31849B" w:themeColor="accent5" w:themeShade="BF"/>
          </w:rPr>
          <w:delText xml:space="preserve">      "items"</w:delText>
        </w:r>
        <w:r w:rsidDel="00B33063">
          <w:delText>: {</w:delText>
        </w:r>
        <w:bookmarkStart w:id="22965" w:name="_Toc10201014"/>
        <w:bookmarkStart w:id="22966" w:name="_Toc10205152"/>
        <w:bookmarkStart w:id="22967" w:name="_Toc10209290"/>
        <w:bookmarkEnd w:id="22965"/>
        <w:bookmarkEnd w:id="22966"/>
        <w:bookmarkEnd w:id="22967"/>
      </w:del>
    </w:p>
    <w:p w14:paraId="5F430DEF" w14:textId="11C2457D" w:rsidR="00564C22" w:rsidDel="00B33063" w:rsidRDefault="009B1AF1" w:rsidP="00564C22">
      <w:pPr>
        <w:pStyle w:val="Code"/>
        <w:spacing w:line="259" w:lineRule="auto"/>
        <w:rPr>
          <w:del w:id="22968" w:author="Andreas Kuehne" w:date="2019-05-31T12:22:00Z"/>
        </w:rPr>
      </w:pPr>
      <w:del w:id="22969"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"#/definitions/dss2-DetailType"</w:delText>
        </w:r>
        <w:bookmarkStart w:id="22970" w:name="_Toc10201015"/>
        <w:bookmarkStart w:id="22971" w:name="_Toc10205153"/>
        <w:bookmarkStart w:id="22972" w:name="_Toc10209291"/>
        <w:bookmarkEnd w:id="22970"/>
        <w:bookmarkEnd w:id="22971"/>
        <w:bookmarkEnd w:id="22972"/>
      </w:del>
    </w:p>
    <w:p w14:paraId="2A7A68E9" w14:textId="7952DA0A" w:rsidR="00564C22" w:rsidDel="00B33063" w:rsidRDefault="009B1AF1" w:rsidP="00564C22">
      <w:pPr>
        <w:pStyle w:val="Code"/>
        <w:spacing w:line="259" w:lineRule="auto"/>
        <w:rPr>
          <w:del w:id="22973" w:author="Andreas Kuehne" w:date="2019-05-31T12:22:00Z"/>
        </w:rPr>
      </w:pPr>
      <w:del w:id="22974" w:author="Andreas Kuehne" w:date="2019-05-31T12:22:00Z">
        <w:r w:rsidDel="00B33063">
          <w:delText xml:space="preserve">      }</w:delText>
        </w:r>
        <w:bookmarkStart w:id="22975" w:name="_Toc10201016"/>
        <w:bookmarkStart w:id="22976" w:name="_Toc10205154"/>
        <w:bookmarkStart w:id="22977" w:name="_Toc10209292"/>
        <w:bookmarkEnd w:id="22975"/>
        <w:bookmarkEnd w:id="22976"/>
        <w:bookmarkEnd w:id="22977"/>
      </w:del>
    </w:p>
    <w:p w14:paraId="35177961" w14:textId="27CBE1C4" w:rsidR="00564C22" w:rsidDel="00B33063" w:rsidRDefault="009B1AF1" w:rsidP="00564C22">
      <w:pPr>
        <w:pStyle w:val="Code"/>
        <w:spacing w:line="259" w:lineRule="auto"/>
        <w:rPr>
          <w:del w:id="22978" w:author="Andreas Kuehne" w:date="2019-05-31T12:22:00Z"/>
        </w:rPr>
      </w:pPr>
      <w:del w:id="22979" w:author="Andreas Kuehne" w:date="2019-05-31T12:22:00Z">
        <w:r w:rsidDel="00B33063">
          <w:delText xml:space="preserve">    }</w:delText>
        </w:r>
        <w:bookmarkStart w:id="22980" w:name="_Toc10201017"/>
        <w:bookmarkStart w:id="22981" w:name="_Toc10205155"/>
        <w:bookmarkStart w:id="22982" w:name="_Toc10209293"/>
        <w:bookmarkEnd w:id="22980"/>
        <w:bookmarkEnd w:id="22981"/>
        <w:bookmarkEnd w:id="22982"/>
      </w:del>
    </w:p>
    <w:p w14:paraId="609843B2" w14:textId="5EFAED76" w:rsidR="00564C22" w:rsidDel="00B33063" w:rsidRDefault="009B1AF1" w:rsidP="00564C22">
      <w:pPr>
        <w:pStyle w:val="Code"/>
        <w:spacing w:line="259" w:lineRule="auto"/>
        <w:rPr>
          <w:del w:id="22983" w:author="Andreas Kuehne" w:date="2019-05-31T12:22:00Z"/>
        </w:rPr>
      </w:pPr>
      <w:del w:id="22984" w:author="Andreas Kuehne" w:date="2019-05-31T12:22:00Z">
        <w:r w:rsidDel="00B33063">
          <w:delText xml:space="preserve">  }</w:delText>
        </w:r>
        <w:bookmarkStart w:id="22985" w:name="_Toc10201018"/>
        <w:bookmarkStart w:id="22986" w:name="_Toc10205156"/>
        <w:bookmarkStart w:id="22987" w:name="_Toc10209294"/>
        <w:bookmarkEnd w:id="22985"/>
        <w:bookmarkEnd w:id="22986"/>
        <w:bookmarkEnd w:id="22987"/>
      </w:del>
    </w:p>
    <w:p w14:paraId="4C69EC1D" w14:textId="28C1FC82" w:rsidR="00564C22" w:rsidDel="00B33063" w:rsidRDefault="009B1AF1" w:rsidP="00564C22">
      <w:pPr>
        <w:pStyle w:val="Code"/>
        <w:spacing w:line="259" w:lineRule="auto"/>
        <w:rPr>
          <w:del w:id="22988" w:author="Andreas Kuehne" w:date="2019-05-31T12:22:00Z"/>
        </w:rPr>
      </w:pPr>
      <w:del w:id="22989" w:author="Andreas Kuehne" w:date="2019-05-31T12:22:00Z">
        <w:r w:rsidDel="00B33063">
          <w:delText>}</w:delText>
        </w:r>
        <w:bookmarkStart w:id="22990" w:name="_Toc10201019"/>
        <w:bookmarkStart w:id="22991" w:name="_Toc10205157"/>
        <w:bookmarkStart w:id="22992" w:name="_Toc10209295"/>
        <w:bookmarkEnd w:id="22990"/>
        <w:bookmarkEnd w:id="22991"/>
        <w:bookmarkEnd w:id="22992"/>
      </w:del>
    </w:p>
    <w:p w14:paraId="1693F652" w14:textId="3500CEC9" w:rsidR="00564C22" w:rsidDel="00B33063" w:rsidRDefault="00564C22" w:rsidP="00564C22">
      <w:pPr>
        <w:rPr>
          <w:del w:id="22993" w:author="Andreas Kuehne" w:date="2019-05-31T12:22:00Z"/>
        </w:rPr>
      </w:pPr>
      <w:bookmarkStart w:id="22994" w:name="_Toc10201020"/>
      <w:bookmarkStart w:id="22995" w:name="_Toc10205158"/>
      <w:bookmarkStart w:id="22996" w:name="_Toc10209296"/>
      <w:bookmarkEnd w:id="22994"/>
      <w:bookmarkEnd w:id="22995"/>
      <w:bookmarkEnd w:id="22996"/>
    </w:p>
    <w:p w14:paraId="455D5CD7" w14:textId="3F40E2E6" w:rsidR="00564C22" w:rsidDel="00B33063" w:rsidRDefault="009B1AF1" w:rsidP="00564C22">
      <w:pPr>
        <w:pStyle w:val="berschrift4"/>
        <w:rPr>
          <w:del w:id="22997" w:author="Andreas Kuehne" w:date="2019-05-31T12:22:00Z"/>
        </w:rPr>
      </w:pPr>
      <w:del w:id="22998" w:author="Andreas Kuehne" w:date="2019-05-31T12:22:00Z">
        <w:r w:rsidDel="00B33063">
          <w:delText>ProcessingDetails – XML Syntax</w:delText>
        </w:r>
        <w:bookmarkStart w:id="22999" w:name="_Toc10201021"/>
        <w:bookmarkStart w:id="23000" w:name="_Toc10205159"/>
        <w:bookmarkStart w:id="23001" w:name="_Toc10209297"/>
        <w:bookmarkEnd w:id="22999"/>
        <w:bookmarkEnd w:id="23000"/>
        <w:bookmarkEnd w:id="23001"/>
      </w:del>
    </w:p>
    <w:p w14:paraId="29BF6EA9" w14:textId="26D9953C" w:rsidR="00564C22" w:rsidRPr="5404FA76" w:rsidDel="00B33063" w:rsidRDefault="009B1AF1" w:rsidP="00564C22">
      <w:pPr>
        <w:rPr>
          <w:del w:id="23002" w:author="Andreas Kuehne" w:date="2019-05-31T12:22:00Z"/>
        </w:rPr>
      </w:pPr>
      <w:del w:id="23003" w:author="Andreas Kuehne" w:date="2019-05-31T12:22:00Z">
        <w:r w:rsidRPr="0CCF9147" w:rsidDel="00B33063">
          <w:delText xml:space="preserve">The XML type </w:delText>
        </w:r>
        <w:r w:rsidRPr="002062A5" w:rsidDel="00B33063">
          <w:rPr>
            <w:rFonts w:ascii="Courier New" w:eastAsia="Courier New" w:hAnsi="Courier New" w:cs="Courier New"/>
          </w:rPr>
          <w:delText>ProcessingDetailsType</w:delText>
        </w:r>
        <w:r w:rsidRPr="0CCF9147" w:rsidDel="00B33063">
          <w:delText xml:space="preserve"> SHALL implement the requirements defined in the </w:delText>
        </w:r>
        <w:r w:rsidRPr="002062A5" w:rsidDel="00B33063">
          <w:rPr>
            <w:rFonts w:ascii="Courier New" w:eastAsia="Courier New" w:hAnsi="Courier New" w:cs="Courier New"/>
          </w:rPr>
          <w:delText>ProcessingDetails</w:delText>
        </w:r>
        <w:r w:rsidDel="00B33063">
          <w:delText xml:space="preserve"> </w:delText>
        </w:r>
        <w:r w:rsidRPr="005A6FFD" w:rsidDel="00B33063">
          <w:delText>component.</w:delText>
        </w:r>
        <w:bookmarkStart w:id="23004" w:name="_Toc10201022"/>
        <w:bookmarkStart w:id="23005" w:name="_Toc10205160"/>
        <w:bookmarkStart w:id="23006" w:name="_Toc10209298"/>
        <w:bookmarkEnd w:id="23004"/>
        <w:bookmarkEnd w:id="23005"/>
        <w:bookmarkEnd w:id="23006"/>
      </w:del>
    </w:p>
    <w:p w14:paraId="300518F8" w14:textId="08007369" w:rsidR="00564C22" w:rsidDel="00B33063" w:rsidRDefault="009B1AF1" w:rsidP="00564C22">
      <w:pPr>
        <w:rPr>
          <w:del w:id="23007" w:author="Andreas Kuehne" w:date="2019-05-31T12:22:00Z"/>
        </w:rPr>
      </w:pPr>
      <w:del w:id="23008"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ProcessingDetailsType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23009" w:name="_Toc10201023"/>
        <w:bookmarkStart w:id="23010" w:name="_Toc10205161"/>
        <w:bookmarkStart w:id="23011" w:name="_Toc10209299"/>
        <w:bookmarkEnd w:id="23009"/>
        <w:bookmarkEnd w:id="23010"/>
        <w:bookmarkEnd w:id="23011"/>
      </w:del>
    </w:p>
    <w:p w14:paraId="4E9BB830" w14:textId="03ECE734" w:rsidR="00564C22" w:rsidDel="00B33063" w:rsidRDefault="009B1AF1" w:rsidP="00564C22">
      <w:pPr>
        <w:pStyle w:val="Code"/>
        <w:rPr>
          <w:del w:id="23012" w:author="Andreas Kuehne" w:date="2019-05-31T12:22:00Z"/>
        </w:rPr>
      </w:pPr>
      <w:del w:id="23013"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ProcessingDetailsType</w:delText>
        </w:r>
        <w:r w:rsidDel="00B33063">
          <w:rPr>
            <w:color w:val="943634" w:themeColor="accent2" w:themeShade="BF"/>
          </w:rPr>
          <w:delText>"</w:delText>
        </w:r>
        <w:r w:rsidDel="00B33063">
          <w:rPr>
            <w:color w:val="31849B" w:themeColor="accent5" w:themeShade="BF"/>
          </w:rPr>
          <w:delText>&gt;</w:delText>
        </w:r>
        <w:bookmarkStart w:id="23014" w:name="_Toc10201024"/>
        <w:bookmarkStart w:id="23015" w:name="_Toc10205162"/>
        <w:bookmarkStart w:id="23016" w:name="_Toc10209300"/>
        <w:bookmarkEnd w:id="23014"/>
        <w:bookmarkEnd w:id="23015"/>
        <w:bookmarkEnd w:id="23016"/>
      </w:del>
    </w:p>
    <w:p w14:paraId="46F5D7F6" w14:textId="075B4D28" w:rsidR="00564C22" w:rsidDel="00B33063" w:rsidRDefault="009B1AF1" w:rsidP="00564C22">
      <w:pPr>
        <w:pStyle w:val="Code"/>
        <w:rPr>
          <w:del w:id="23017" w:author="Andreas Kuehne" w:date="2019-05-31T12:22:00Z"/>
        </w:rPr>
      </w:pPr>
      <w:del w:id="23018" w:author="Andreas Kuehne" w:date="2019-05-31T12:22:00Z">
        <w:r w:rsidDel="00B33063">
          <w:rPr>
            <w:color w:val="31849B" w:themeColor="accent5" w:themeShade="BF"/>
          </w:rPr>
          <w:delText xml:space="preserve">  &lt;xs:sequence&gt;</w:delText>
        </w:r>
        <w:bookmarkStart w:id="23019" w:name="_Toc10201025"/>
        <w:bookmarkStart w:id="23020" w:name="_Toc10205163"/>
        <w:bookmarkStart w:id="23021" w:name="_Toc10209301"/>
        <w:bookmarkEnd w:id="23019"/>
        <w:bookmarkEnd w:id="23020"/>
        <w:bookmarkEnd w:id="23021"/>
      </w:del>
    </w:p>
    <w:p w14:paraId="606ADFFE" w14:textId="111D303C" w:rsidR="00564C22" w:rsidDel="00B33063" w:rsidRDefault="009B1AF1" w:rsidP="00564C22">
      <w:pPr>
        <w:pStyle w:val="Code"/>
        <w:rPr>
          <w:del w:id="23022" w:author="Andreas Kuehne" w:date="2019-05-31T12:22:00Z"/>
        </w:rPr>
      </w:pPr>
      <w:del w:id="23023"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ValidDetail</w:delText>
        </w:r>
        <w:r w:rsidDel="00B33063">
          <w:rPr>
            <w:color w:val="943634" w:themeColor="accent2" w:themeShade="BF"/>
          </w:rPr>
          <w:delText>" type="</w:delText>
        </w:r>
        <w:r w:rsidDel="00B33063">
          <w:rPr>
            <w:color w:val="244061" w:themeColor="accent1" w:themeShade="80"/>
          </w:rPr>
          <w:delText>dss2:DetailType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23024" w:name="_Toc10201026"/>
        <w:bookmarkStart w:id="23025" w:name="_Toc10205164"/>
        <w:bookmarkStart w:id="23026" w:name="_Toc10209302"/>
        <w:bookmarkEnd w:id="23024"/>
        <w:bookmarkEnd w:id="23025"/>
        <w:bookmarkEnd w:id="23026"/>
      </w:del>
    </w:p>
    <w:p w14:paraId="7F1FF520" w14:textId="341D65C2" w:rsidR="00564C22" w:rsidDel="00B33063" w:rsidRDefault="009B1AF1" w:rsidP="00564C22">
      <w:pPr>
        <w:pStyle w:val="Code"/>
        <w:rPr>
          <w:del w:id="23027" w:author="Andreas Kuehne" w:date="2019-05-31T12:22:00Z"/>
        </w:rPr>
      </w:pPr>
      <w:del w:id="23028"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IndeterminateDetail</w:delText>
        </w:r>
        <w:r w:rsidDel="00B33063">
          <w:rPr>
            <w:color w:val="943634" w:themeColor="accent2" w:themeShade="BF"/>
          </w:rPr>
          <w:delText>" type="</w:delText>
        </w:r>
        <w:r w:rsidDel="00B33063">
          <w:rPr>
            <w:color w:val="244061" w:themeColor="accent1" w:themeShade="80"/>
          </w:rPr>
          <w:delText>dss2:DetailType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23029" w:name="_Toc10201027"/>
        <w:bookmarkStart w:id="23030" w:name="_Toc10205165"/>
        <w:bookmarkStart w:id="23031" w:name="_Toc10209303"/>
        <w:bookmarkEnd w:id="23029"/>
        <w:bookmarkEnd w:id="23030"/>
        <w:bookmarkEnd w:id="23031"/>
      </w:del>
    </w:p>
    <w:p w14:paraId="080BD55F" w14:textId="5924A9D8" w:rsidR="00564C22" w:rsidDel="00B33063" w:rsidRDefault="009B1AF1" w:rsidP="00564C22">
      <w:pPr>
        <w:pStyle w:val="Code"/>
        <w:rPr>
          <w:del w:id="23032" w:author="Andreas Kuehne" w:date="2019-05-31T12:22:00Z"/>
        </w:rPr>
      </w:pPr>
      <w:del w:id="23033"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InvalidDetail</w:delText>
        </w:r>
        <w:r w:rsidDel="00B33063">
          <w:rPr>
            <w:color w:val="943634" w:themeColor="accent2" w:themeShade="BF"/>
          </w:rPr>
          <w:delText>" type="</w:delText>
        </w:r>
        <w:r w:rsidDel="00B33063">
          <w:rPr>
            <w:color w:val="244061" w:themeColor="accent1" w:themeShade="80"/>
          </w:rPr>
          <w:delText>dss2:DetailType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23034" w:name="_Toc10201028"/>
        <w:bookmarkStart w:id="23035" w:name="_Toc10205166"/>
        <w:bookmarkStart w:id="23036" w:name="_Toc10209304"/>
        <w:bookmarkEnd w:id="23034"/>
        <w:bookmarkEnd w:id="23035"/>
        <w:bookmarkEnd w:id="23036"/>
      </w:del>
    </w:p>
    <w:p w14:paraId="49056405" w14:textId="5AE73D61" w:rsidR="00564C22" w:rsidDel="00B33063" w:rsidRDefault="009B1AF1" w:rsidP="00564C22">
      <w:pPr>
        <w:pStyle w:val="Code"/>
        <w:rPr>
          <w:del w:id="23037" w:author="Andreas Kuehne" w:date="2019-05-31T12:22:00Z"/>
        </w:rPr>
      </w:pPr>
      <w:del w:id="23038" w:author="Andreas Kuehne" w:date="2019-05-31T12:22:00Z">
        <w:r w:rsidDel="00B33063">
          <w:rPr>
            <w:color w:val="31849B" w:themeColor="accent5" w:themeShade="BF"/>
          </w:rPr>
          <w:delText xml:space="preserve">  &lt;/xs:sequence&gt;</w:delText>
        </w:r>
        <w:bookmarkStart w:id="23039" w:name="_Toc10201029"/>
        <w:bookmarkStart w:id="23040" w:name="_Toc10205167"/>
        <w:bookmarkStart w:id="23041" w:name="_Toc10209305"/>
        <w:bookmarkEnd w:id="23039"/>
        <w:bookmarkEnd w:id="23040"/>
        <w:bookmarkEnd w:id="23041"/>
      </w:del>
    </w:p>
    <w:p w14:paraId="6EDAEABB" w14:textId="23ECF7A8" w:rsidR="00564C22" w:rsidDel="00B33063" w:rsidRDefault="009B1AF1" w:rsidP="00564C22">
      <w:pPr>
        <w:pStyle w:val="Code"/>
        <w:rPr>
          <w:del w:id="23042" w:author="Andreas Kuehne" w:date="2019-05-31T12:22:00Z"/>
        </w:rPr>
      </w:pPr>
      <w:del w:id="23043" w:author="Andreas Kuehne" w:date="2019-05-31T12:22:00Z">
        <w:r w:rsidDel="00B33063">
          <w:rPr>
            <w:color w:val="31849B" w:themeColor="accent5" w:themeShade="BF"/>
          </w:rPr>
          <w:delText>&lt;/xs:complexType&gt;</w:delText>
        </w:r>
        <w:bookmarkStart w:id="23044" w:name="_Toc10201030"/>
        <w:bookmarkStart w:id="23045" w:name="_Toc10205168"/>
        <w:bookmarkStart w:id="23046" w:name="_Toc10209306"/>
        <w:bookmarkEnd w:id="23044"/>
        <w:bookmarkEnd w:id="23045"/>
        <w:bookmarkEnd w:id="23046"/>
      </w:del>
    </w:p>
    <w:p w14:paraId="5F6BFCBF" w14:textId="1EAEA941" w:rsidR="00564C22" w:rsidDel="00B33063" w:rsidRDefault="009B1AF1" w:rsidP="00564C22">
      <w:pPr>
        <w:spacing w:line="259" w:lineRule="auto"/>
        <w:rPr>
          <w:del w:id="23047" w:author="Andreas Kuehne" w:date="2019-05-31T12:22:00Z"/>
        </w:rPr>
      </w:pPr>
      <w:del w:id="23048"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ProcessingDetailsType</w:delText>
        </w:r>
        <w:r w:rsidRPr="71C71F8C" w:rsidDel="00B33063">
          <w:delText xml:space="preserve"> </w:delText>
        </w:r>
        <w:r w:rsidDel="00B33063">
          <w:delText xml:space="preserve">XML element SHALL implement in XML syntax the sub-component that has a name equal to its local name. </w:delText>
        </w:r>
        <w:bookmarkStart w:id="23049" w:name="_Toc10201031"/>
        <w:bookmarkStart w:id="23050" w:name="_Toc10205169"/>
        <w:bookmarkStart w:id="23051" w:name="_Toc10209307"/>
        <w:bookmarkEnd w:id="23049"/>
        <w:bookmarkEnd w:id="23050"/>
        <w:bookmarkEnd w:id="23051"/>
      </w:del>
    </w:p>
    <w:p w14:paraId="4CCC0C1E" w14:textId="6C1251EA" w:rsidR="00564C22" w:rsidDel="00B33063" w:rsidRDefault="009B1AF1" w:rsidP="00564C22">
      <w:pPr>
        <w:pStyle w:val="berschrift3"/>
        <w:rPr>
          <w:del w:id="23052" w:author="Andreas Kuehne" w:date="2019-05-31T12:22:00Z"/>
        </w:rPr>
      </w:pPr>
      <w:bookmarkStart w:id="23053" w:name="_RefComp3EB09C19"/>
      <w:del w:id="23054" w:author="Andreas Kuehne" w:date="2019-05-31T12:22:00Z">
        <w:r w:rsidDel="00B33063">
          <w:delText>Component Detail</w:delText>
        </w:r>
        <w:bookmarkStart w:id="23055" w:name="_Toc10201032"/>
        <w:bookmarkStart w:id="23056" w:name="_Toc10205170"/>
        <w:bookmarkStart w:id="23057" w:name="_Toc10209308"/>
        <w:bookmarkEnd w:id="23053"/>
        <w:bookmarkEnd w:id="23055"/>
        <w:bookmarkEnd w:id="23056"/>
        <w:bookmarkEnd w:id="23057"/>
      </w:del>
    </w:p>
    <w:p w14:paraId="4AF9C7D8" w14:textId="15DD7F43" w:rsidR="00564C22" w:rsidDel="00B33063" w:rsidRDefault="00564C22" w:rsidP="00564C22">
      <w:pPr>
        <w:rPr>
          <w:del w:id="23058" w:author="Andreas Kuehne" w:date="2019-05-31T12:22:00Z"/>
        </w:rPr>
      </w:pPr>
      <w:bookmarkStart w:id="23059" w:name="_Toc10201033"/>
      <w:bookmarkStart w:id="23060" w:name="_Toc10205171"/>
      <w:bookmarkStart w:id="23061" w:name="_Toc10209309"/>
      <w:bookmarkEnd w:id="23059"/>
      <w:bookmarkEnd w:id="23060"/>
      <w:bookmarkEnd w:id="23061"/>
    </w:p>
    <w:p w14:paraId="6B74875A" w14:textId="47112D9D" w:rsidR="00564C22" w:rsidDel="00B33063" w:rsidRDefault="009B1AF1" w:rsidP="00564C22">
      <w:pPr>
        <w:rPr>
          <w:del w:id="23062" w:author="Andreas Kuehne" w:date="2019-05-31T12:22:00Z"/>
        </w:rPr>
      </w:pPr>
      <w:del w:id="23063" w:author="Andreas Kuehne" w:date="2019-05-31T12:22:00Z">
        <w:r w:rsidDel="00B33063">
          <w:delText>Below follows a list of the sub-components that constitute this component:</w:delText>
        </w:r>
        <w:bookmarkStart w:id="23064" w:name="_Toc10201034"/>
        <w:bookmarkStart w:id="23065" w:name="_Toc10205172"/>
        <w:bookmarkStart w:id="23066" w:name="_Toc10209310"/>
        <w:bookmarkEnd w:id="23064"/>
        <w:bookmarkEnd w:id="23065"/>
        <w:bookmarkEnd w:id="23066"/>
      </w:del>
    </w:p>
    <w:p w14:paraId="70797863" w14:textId="225792E3" w:rsidR="00564C22" w:rsidDel="00B33063" w:rsidRDefault="009B1AF1" w:rsidP="00564C22">
      <w:pPr>
        <w:pStyle w:val="Member"/>
        <w:rPr>
          <w:del w:id="23067" w:author="Andreas Kuehne" w:date="2019-05-31T12:22:00Z"/>
        </w:rPr>
      </w:pPr>
      <w:del w:id="23068" w:author="Andreas Kuehne" w:date="2019-05-31T12:22:00Z">
        <w:r w:rsidDel="00B33063">
          <w:delText xml:space="preserve">The OPTIONAL </w:delText>
        </w:r>
        <w:r w:rsidRPr="35C1378D" w:rsidDel="00B33063">
          <w:rPr>
            <w:rStyle w:val="Datatype"/>
          </w:rPr>
          <w:delText>Code</w:delText>
        </w:r>
        <w:r w:rsidDel="00B33063">
          <w:delText xml:space="preserve"> element, if present, MUST contain a URI. </w:delText>
        </w:r>
        <w:r w:rsidRPr="003A06D0" w:rsidDel="00B33063">
          <w:delText>This URI which more precisely specifies why this detail is valid, invalid, or indeterminate. It must be a value defined by some other specification, since this specification defines no values for this element.</w:delText>
        </w:r>
        <w:bookmarkStart w:id="23069" w:name="_Toc10201035"/>
        <w:bookmarkStart w:id="23070" w:name="_Toc10205173"/>
        <w:bookmarkStart w:id="23071" w:name="_Toc10209311"/>
        <w:bookmarkEnd w:id="23069"/>
        <w:bookmarkEnd w:id="23070"/>
        <w:bookmarkEnd w:id="23071"/>
      </w:del>
    </w:p>
    <w:p w14:paraId="7F0C4EFE" w14:textId="4A3609AF" w:rsidR="00564C22" w:rsidDel="00B33063" w:rsidRDefault="009B1AF1" w:rsidP="00564C22">
      <w:pPr>
        <w:pStyle w:val="Member"/>
        <w:rPr>
          <w:del w:id="23072" w:author="Andreas Kuehne" w:date="2019-05-31T12:22:00Z"/>
        </w:rPr>
      </w:pPr>
      <w:del w:id="23073" w:author="Andreas Kuehne" w:date="2019-05-31T12:22:00Z">
        <w:r w:rsidDel="00B33063">
          <w:delText xml:space="preserve">The OPTIONAL </w:delText>
        </w:r>
        <w:r w:rsidRPr="35C1378D" w:rsidDel="00B33063">
          <w:rPr>
            <w:rStyle w:val="Datatype"/>
          </w:rPr>
          <w:delText>Message</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_RefComp73C343FC \r \h </w:delInstrText>
        </w:r>
        <w:r w:rsidDel="00B33063">
          <w:fldChar w:fldCharType="separate"/>
        </w:r>
        <w:r w:rsidDel="00B33063">
          <w:rPr>
            <w:rStyle w:val="Datatype"/>
            <w:rFonts w:eastAsia="Courier New" w:cs="Courier New"/>
          </w:rPr>
          <w:delText>InternationalString</w:delText>
        </w:r>
        <w:r w:rsidDel="00B33063">
          <w:fldChar w:fldCharType="end"/>
        </w:r>
        <w:r w:rsidDel="00B33063">
          <w:delText xml:space="preserve">. </w:delText>
        </w:r>
        <w:r w:rsidRPr="003A06D0" w:rsidDel="00B33063">
          <w:delText>This is a human-readable message which MAY be logged, used for debugging, etc.</w:delText>
        </w:r>
        <w:bookmarkStart w:id="23074" w:name="_Toc10201036"/>
        <w:bookmarkStart w:id="23075" w:name="_Toc10205174"/>
        <w:bookmarkStart w:id="23076" w:name="_Toc10209312"/>
        <w:bookmarkEnd w:id="23074"/>
        <w:bookmarkEnd w:id="23075"/>
        <w:bookmarkEnd w:id="23076"/>
      </w:del>
    </w:p>
    <w:p w14:paraId="163F6F2C" w14:textId="590ED5E4" w:rsidR="00564C22" w:rsidDel="00B33063" w:rsidRDefault="009B1AF1" w:rsidP="00564C22">
      <w:pPr>
        <w:pStyle w:val="Member"/>
        <w:rPr>
          <w:del w:id="23077" w:author="Andreas Kuehne" w:date="2019-05-31T12:22:00Z"/>
        </w:rPr>
      </w:pPr>
      <w:del w:id="23078" w:author="Andreas Kuehne" w:date="2019-05-31T12:22:00Z">
        <w:r w:rsidDel="00B33063">
          <w:delText xml:space="preserve">The OPTIONAL </w:delText>
        </w:r>
        <w:r w:rsidRPr="35C1378D" w:rsidDel="00B33063">
          <w:rPr>
            <w:rStyle w:val="Datatype"/>
          </w:rPr>
          <w:delText>Base64Content</w:delText>
        </w:r>
        <w:r w:rsidDel="00B33063">
          <w:delText xml:space="preserve"> element, if present, MUST contain base64 encoded binary data. </w:delText>
        </w:r>
        <w:bookmarkStart w:id="23079" w:name="_Toc10201037"/>
        <w:bookmarkStart w:id="23080" w:name="_Toc10205175"/>
        <w:bookmarkStart w:id="23081" w:name="_Toc10209313"/>
        <w:bookmarkEnd w:id="23079"/>
        <w:bookmarkEnd w:id="23080"/>
        <w:bookmarkEnd w:id="23081"/>
      </w:del>
    </w:p>
    <w:p w14:paraId="1A989911" w14:textId="35CD4862" w:rsidR="00564C22" w:rsidDel="00B33063" w:rsidRDefault="009B1AF1" w:rsidP="00564C22">
      <w:pPr>
        <w:pStyle w:val="Member"/>
        <w:rPr>
          <w:del w:id="23082" w:author="Andreas Kuehne" w:date="2019-05-31T12:22:00Z"/>
        </w:rPr>
      </w:pPr>
      <w:del w:id="23083" w:author="Andreas Kuehne" w:date="2019-05-31T12:22:00Z">
        <w:r w:rsidDel="00B33063">
          <w:delText xml:space="preserve">The </w:delText>
        </w:r>
        <w:r w:rsidRPr="35C1378D" w:rsidDel="00B33063">
          <w:rPr>
            <w:rStyle w:val="Datatype"/>
          </w:rPr>
          <w:delText>Type</w:delText>
        </w:r>
        <w:r w:rsidDel="00B33063">
          <w:delText xml:space="preserve"> element MUST contain one instance of a URI. </w:delText>
        </w:r>
        <w:r w:rsidRPr="003A06D0" w:rsidDel="00B33063">
          <w:delText xml:space="preserve">The </w:delText>
        </w:r>
        <w:r w:rsidRPr="003A06D0" w:rsidDel="00B33063">
          <w:rPr>
            <w:rStyle w:val="Datatype"/>
            <w:lang w:val="en-GB"/>
          </w:rPr>
          <w:delText>Type</w:delText>
        </w:r>
        <w:r w:rsidRPr="003A06D0" w:rsidDel="00B33063">
          <w:delText xml:space="preserve"> URI identifies the detail. It may be a value defined by this specification, or a value defined by some other specification. Multiple detail elements of the same </w:delText>
        </w:r>
        <w:r w:rsidRPr="003A06D0" w:rsidDel="00B33063">
          <w:rPr>
            <w:rStyle w:val="Datatype"/>
            <w:lang w:val="en-GB"/>
          </w:rPr>
          <w:delText>Type</w:delText>
        </w:r>
        <w:r w:rsidRPr="003A06D0" w:rsidDel="00B33063">
          <w:delText xml:space="preserve"> may appear in a single </w:delText>
        </w:r>
        <w:r w:rsidRPr="003A06D0" w:rsidDel="00B33063">
          <w:rPr>
            <w:rFonts w:ascii="Courier New" w:eastAsia="Courier New" w:hAnsi="Courier New" w:cs="Courier New"/>
            <w:lang w:val="en-GB"/>
          </w:rPr>
          <w:delText>ProcessingDetails</w:delText>
        </w:r>
        <w:r w:rsidRPr="003A06D0" w:rsidDel="00B33063">
          <w:delText xml:space="preserve"> component. For example, when a signature contains a certificate chain that certifies the signing key, there may be details of the same </w:delText>
        </w:r>
        <w:r w:rsidRPr="003A06D0" w:rsidDel="00B33063">
          <w:rPr>
            <w:rStyle w:val="Datatype"/>
            <w:lang w:val="en-GB"/>
          </w:rPr>
          <w:delText xml:space="preserve">Type </w:delText>
        </w:r>
        <w:r w:rsidRPr="003A06D0" w:rsidDel="00B33063">
          <w:delText xml:space="preserve">present for each certificate in the chain, describing how each certificate was processed. </w:delText>
        </w:r>
        <w:bookmarkStart w:id="23084" w:name="_Toc10201038"/>
        <w:bookmarkStart w:id="23085" w:name="_Toc10205176"/>
        <w:bookmarkStart w:id="23086" w:name="_Toc10209314"/>
        <w:bookmarkEnd w:id="23084"/>
        <w:bookmarkEnd w:id="23085"/>
        <w:bookmarkEnd w:id="23086"/>
      </w:del>
    </w:p>
    <w:p w14:paraId="6B34EFD9" w14:textId="0DA7BACA" w:rsidR="00564C22" w:rsidDel="00B33063" w:rsidRDefault="009B1AF1" w:rsidP="00564C22">
      <w:pPr>
        <w:pStyle w:val="Non-normativeCommentHeading"/>
        <w:rPr>
          <w:del w:id="23087" w:author="Andreas Kuehne" w:date="2019-05-31T12:22:00Z"/>
        </w:rPr>
      </w:pPr>
      <w:del w:id="23088" w:author="Andreas Kuehne" w:date="2019-05-31T12:22:00Z">
        <w:r w:rsidDel="00B33063">
          <w:delText>Non-normative Comment:</w:delText>
        </w:r>
        <w:bookmarkStart w:id="23089" w:name="_Toc10201039"/>
        <w:bookmarkStart w:id="23090" w:name="_Toc10205177"/>
        <w:bookmarkStart w:id="23091" w:name="_Toc10209315"/>
        <w:bookmarkEnd w:id="23089"/>
        <w:bookmarkEnd w:id="23090"/>
        <w:bookmarkEnd w:id="23091"/>
      </w:del>
    </w:p>
    <w:p w14:paraId="68E24D64" w14:textId="42D2F7B8" w:rsidR="00564C22" w:rsidDel="00B33063" w:rsidRDefault="001725A5" w:rsidP="00564C22">
      <w:pPr>
        <w:pStyle w:val="Non-normativeComment"/>
        <w:rPr>
          <w:del w:id="23092" w:author="Andreas Kuehne" w:date="2019-05-31T12:22:00Z"/>
        </w:rPr>
      </w:pPr>
      <w:del w:id="23093" w:author="Andreas Kuehne" w:date="2019-05-31T12:22:00Z">
        <w:r w:rsidRPr="003A06D0" w:rsidDel="00B33063">
          <w:delText xml:space="preserve">Multiple detail elements of the same </w:delText>
        </w:r>
        <w:r w:rsidRPr="003A06D0" w:rsidDel="00B33063">
          <w:rPr>
            <w:rStyle w:val="Datatype"/>
            <w:lang w:val="en-GB"/>
          </w:rPr>
          <w:delText>Type</w:delText>
        </w:r>
        <w:r w:rsidRPr="003A06D0" w:rsidDel="00B33063">
          <w:delText xml:space="preserve"> may appear in a single </w:delText>
        </w:r>
        <w:r w:rsidRPr="003A06D0" w:rsidDel="00B33063">
          <w:rPr>
            <w:rStyle w:val="Datatype"/>
            <w:lang w:val="en-GB"/>
          </w:rPr>
          <w:delText>ProcessingDetails</w:delText>
        </w:r>
        <w:r w:rsidRPr="003A06D0" w:rsidDel="00B33063">
          <w:delText xml:space="preserve">. For example, when a signature contains a certificate chain that certifies the signing key, there may be details of the same </w:delText>
        </w:r>
        <w:r w:rsidRPr="003A06D0" w:rsidDel="00B33063">
          <w:rPr>
            <w:rStyle w:val="Datatype"/>
            <w:lang w:val="en-GB"/>
          </w:rPr>
          <w:delText>Type</w:delText>
        </w:r>
        <w:r w:rsidRPr="003A06D0" w:rsidDel="00B33063">
          <w:delText xml:space="preserve"> present for each certificate in the chain, describing how each certificate was processed.</w:delText>
        </w:r>
        <w:bookmarkStart w:id="23094" w:name="_Toc10201040"/>
        <w:bookmarkStart w:id="23095" w:name="_Toc10205178"/>
        <w:bookmarkStart w:id="23096" w:name="_Toc10209316"/>
        <w:bookmarkEnd w:id="23094"/>
        <w:bookmarkEnd w:id="23095"/>
        <w:bookmarkEnd w:id="23096"/>
      </w:del>
    </w:p>
    <w:p w14:paraId="4CBFF561" w14:textId="793F1D5B" w:rsidR="00564C22" w:rsidDel="00B33063" w:rsidRDefault="009B1AF1" w:rsidP="00564C22">
      <w:pPr>
        <w:pStyle w:val="berschrift4"/>
        <w:rPr>
          <w:del w:id="23097" w:author="Andreas Kuehne" w:date="2019-05-31T12:22:00Z"/>
        </w:rPr>
      </w:pPr>
      <w:del w:id="23098" w:author="Andreas Kuehne" w:date="2019-05-31T12:22:00Z">
        <w:r w:rsidDel="00B33063">
          <w:delText>Detail – JSON Syntax</w:delText>
        </w:r>
        <w:bookmarkStart w:id="23099" w:name="_Toc10201041"/>
        <w:bookmarkStart w:id="23100" w:name="_Toc10205179"/>
        <w:bookmarkStart w:id="23101" w:name="_Toc10209317"/>
        <w:bookmarkEnd w:id="23099"/>
        <w:bookmarkEnd w:id="23100"/>
        <w:bookmarkEnd w:id="23101"/>
      </w:del>
    </w:p>
    <w:p w14:paraId="7B357455" w14:textId="3F43F7BB" w:rsidR="00564C22" w:rsidRPr="0248A3D1" w:rsidDel="00B33063" w:rsidRDefault="009B1AF1" w:rsidP="00564C22">
      <w:pPr>
        <w:rPr>
          <w:del w:id="23102" w:author="Andreas Kuehne" w:date="2019-05-31T12:22:00Z"/>
        </w:rPr>
      </w:pPr>
      <w:del w:id="23103"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DetailType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Detail</w:delText>
        </w:r>
        <w:r w:rsidDel="00B33063">
          <w:delText xml:space="preserve"> component.</w:delText>
        </w:r>
        <w:bookmarkStart w:id="23104" w:name="_Toc10201042"/>
        <w:bookmarkStart w:id="23105" w:name="_Toc10205180"/>
        <w:bookmarkStart w:id="23106" w:name="_Toc10209318"/>
        <w:bookmarkEnd w:id="23104"/>
        <w:bookmarkEnd w:id="23105"/>
        <w:bookmarkEnd w:id="23106"/>
      </w:del>
    </w:p>
    <w:p w14:paraId="4CBCE8E0" w14:textId="2FDD36F2" w:rsidR="00564C22" w:rsidRPr="C2430093" w:rsidDel="00B33063" w:rsidRDefault="009B1AF1" w:rsidP="00564C22">
      <w:pPr>
        <w:spacing w:line="259" w:lineRule="auto"/>
        <w:rPr>
          <w:del w:id="23107" w:author="Andreas Kuehne" w:date="2019-05-31T12:22:00Z"/>
          <w:rFonts w:eastAsia="Arial" w:cs="Arial"/>
          <w:sz w:val="22"/>
          <w:szCs w:val="22"/>
        </w:rPr>
      </w:pPr>
      <w:del w:id="23108"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Detail</w:delText>
        </w:r>
        <w:r w:rsidRPr="002062A5" w:rsidDel="00B33063">
          <w:rPr>
            <w:rFonts w:eastAsia="Arial" w:cs="Arial"/>
            <w:sz w:val="22"/>
            <w:szCs w:val="22"/>
          </w:rPr>
          <w:delText xml:space="preserve"> using JSON-specific names mapped as shown in the table below.</w:delText>
        </w:r>
        <w:bookmarkStart w:id="23109" w:name="_Toc10201043"/>
        <w:bookmarkStart w:id="23110" w:name="_Toc10205181"/>
        <w:bookmarkStart w:id="23111" w:name="_Toc10209319"/>
        <w:bookmarkEnd w:id="23109"/>
        <w:bookmarkEnd w:id="23110"/>
        <w:bookmarkEnd w:id="23111"/>
      </w:del>
    </w:p>
    <w:tbl>
      <w:tblPr>
        <w:tblStyle w:val="Gitternetztabelle1hell1"/>
        <w:tblW w:w="0" w:type="auto"/>
        <w:tblLook w:val="04A0" w:firstRow="1" w:lastRow="0" w:firstColumn="1" w:lastColumn="0" w:noHBand="0" w:noVBand="1"/>
      </w:tblPr>
      <w:tblGrid>
        <w:gridCol w:w="4675"/>
        <w:gridCol w:w="4675"/>
      </w:tblGrid>
      <w:tr w:rsidR="00564C22" w:rsidDel="00B33063" w14:paraId="2B4C07FE" w14:textId="0AF0A6D4" w:rsidTr="00564C22">
        <w:trPr>
          <w:cnfStyle w:val="100000000000" w:firstRow="1" w:lastRow="0" w:firstColumn="0" w:lastColumn="0" w:oddVBand="0" w:evenVBand="0" w:oddHBand="0" w:evenHBand="0" w:firstRowFirstColumn="0" w:firstRowLastColumn="0" w:lastRowFirstColumn="0" w:lastRowLastColumn="0"/>
          <w:del w:id="2311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63EA6EE" w14:textId="71701FBD" w:rsidR="00564C22" w:rsidDel="00B33063" w:rsidRDefault="009B1AF1" w:rsidP="00564C22">
            <w:pPr>
              <w:pStyle w:val="Beschriftung"/>
              <w:rPr>
                <w:del w:id="23113" w:author="Andreas Kuehne" w:date="2019-05-31T12:22:00Z"/>
              </w:rPr>
            </w:pPr>
            <w:del w:id="23114" w:author="Andreas Kuehne" w:date="2019-05-31T12:22:00Z">
              <w:r w:rsidDel="00B33063">
                <w:delText>Element</w:delText>
              </w:r>
              <w:bookmarkStart w:id="23115" w:name="_Toc10201044"/>
              <w:bookmarkStart w:id="23116" w:name="_Toc10205182"/>
              <w:bookmarkStart w:id="23117" w:name="_Toc10209320"/>
              <w:bookmarkEnd w:id="23115"/>
              <w:bookmarkEnd w:id="23116"/>
              <w:bookmarkEnd w:id="23117"/>
            </w:del>
          </w:p>
        </w:tc>
        <w:tc>
          <w:tcPr>
            <w:tcW w:w="4675" w:type="dxa"/>
          </w:tcPr>
          <w:p w14:paraId="2C96ABDD" w14:textId="10543E8F"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23118" w:author="Andreas Kuehne" w:date="2019-05-31T12:22:00Z"/>
              </w:rPr>
            </w:pPr>
            <w:del w:id="23119" w:author="Andreas Kuehne" w:date="2019-05-31T12:22:00Z">
              <w:r w:rsidDel="00B33063">
                <w:delText>Implementing JSON member name</w:delText>
              </w:r>
              <w:bookmarkStart w:id="23120" w:name="_Toc10201045"/>
              <w:bookmarkStart w:id="23121" w:name="_Toc10205183"/>
              <w:bookmarkStart w:id="23122" w:name="_Toc10209321"/>
              <w:bookmarkEnd w:id="23120"/>
              <w:bookmarkEnd w:id="23121"/>
              <w:bookmarkEnd w:id="23122"/>
            </w:del>
          </w:p>
        </w:tc>
        <w:bookmarkStart w:id="23123" w:name="_Toc10201046"/>
        <w:bookmarkStart w:id="23124" w:name="_Toc10205184"/>
        <w:bookmarkStart w:id="23125" w:name="_Toc10209322"/>
        <w:bookmarkEnd w:id="23123"/>
        <w:bookmarkEnd w:id="23124"/>
        <w:bookmarkEnd w:id="23125"/>
      </w:tr>
      <w:tr w:rsidR="00564C22" w:rsidDel="00B33063" w14:paraId="15E36645" w14:textId="6EFEE9A9" w:rsidTr="00564C22">
        <w:trPr>
          <w:del w:id="2312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EDB526C" w14:textId="31832B55" w:rsidR="00564C22" w:rsidRPr="002062A5" w:rsidDel="00B33063" w:rsidRDefault="009B1AF1" w:rsidP="00564C22">
            <w:pPr>
              <w:pStyle w:val="Beschriftung"/>
              <w:rPr>
                <w:del w:id="23127" w:author="Andreas Kuehne" w:date="2019-05-31T12:22:00Z"/>
                <w:rStyle w:val="Datatype"/>
                <w:b w:val="0"/>
                <w:bCs w:val="0"/>
              </w:rPr>
            </w:pPr>
            <w:del w:id="23128" w:author="Andreas Kuehne" w:date="2019-05-31T12:22:00Z">
              <w:r w:rsidRPr="002062A5" w:rsidDel="00B33063">
                <w:rPr>
                  <w:rStyle w:val="Datatype"/>
                </w:rPr>
                <w:delText>Code</w:delText>
              </w:r>
              <w:bookmarkStart w:id="23129" w:name="_Toc10201047"/>
              <w:bookmarkStart w:id="23130" w:name="_Toc10205185"/>
              <w:bookmarkStart w:id="23131" w:name="_Toc10209323"/>
              <w:bookmarkEnd w:id="23129"/>
              <w:bookmarkEnd w:id="23130"/>
              <w:bookmarkEnd w:id="23131"/>
            </w:del>
          </w:p>
        </w:tc>
        <w:tc>
          <w:tcPr>
            <w:tcW w:w="4675" w:type="dxa"/>
          </w:tcPr>
          <w:p w14:paraId="5EF5C715" w14:textId="09431EB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3132" w:author="Andreas Kuehne" w:date="2019-05-31T12:22:00Z"/>
                <w:rStyle w:val="Datatype"/>
              </w:rPr>
            </w:pPr>
            <w:del w:id="23133" w:author="Andreas Kuehne" w:date="2019-05-31T12:22:00Z">
              <w:r w:rsidRPr="002062A5" w:rsidDel="00B33063">
                <w:rPr>
                  <w:rStyle w:val="Datatype"/>
                </w:rPr>
                <w:delText>code</w:delText>
              </w:r>
              <w:bookmarkStart w:id="23134" w:name="_Toc10201048"/>
              <w:bookmarkStart w:id="23135" w:name="_Toc10205186"/>
              <w:bookmarkStart w:id="23136" w:name="_Toc10209324"/>
              <w:bookmarkEnd w:id="23134"/>
              <w:bookmarkEnd w:id="23135"/>
              <w:bookmarkEnd w:id="23136"/>
            </w:del>
          </w:p>
        </w:tc>
        <w:bookmarkStart w:id="23137" w:name="_Toc10201049"/>
        <w:bookmarkStart w:id="23138" w:name="_Toc10205187"/>
        <w:bookmarkStart w:id="23139" w:name="_Toc10209325"/>
        <w:bookmarkEnd w:id="23137"/>
        <w:bookmarkEnd w:id="23138"/>
        <w:bookmarkEnd w:id="23139"/>
      </w:tr>
      <w:tr w:rsidR="00564C22" w:rsidDel="00B33063" w14:paraId="1E4BAB2C" w14:textId="65ADF5B2" w:rsidTr="00564C22">
        <w:trPr>
          <w:del w:id="2314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FD71F49" w14:textId="565B2509" w:rsidR="00564C22" w:rsidRPr="002062A5" w:rsidDel="00B33063" w:rsidRDefault="009B1AF1" w:rsidP="00564C22">
            <w:pPr>
              <w:pStyle w:val="Beschriftung"/>
              <w:rPr>
                <w:del w:id="23141" w:author="Andreas Kuehne" w:date="2019-05-31T12:22:00Z"/>
                <w:rStyle w:val="Datatype"/>
                <w:b w:val="0"/>
                <w:bCs w:val="0"/>
              </w:rPr>
            </w:pPr>
            <w:del w:id="23142" w:author="Andreas Kuehne" w:date="2019-05-31T12:22:00Z">
              <w:r w:rsidRPr="002062A5" w:rsidDel="00B33063">
                <w:rPr>
                  <w:rStyle w:val="Datatype"/>
                </w:rPr>
                <w:delText>Message</w:delText>
              </w:r>
              <w:bookmarkStart w:id="23143" w:name="_Toc10201050"/>
              <w:bookmarkStart w:id="23144" w:name="_Toc10205188"/>
              <w:bookmarkStart w:id="23145" w:name="_Toc10209326"/>
              <w:bookmarkEnd w:id="23143"/>
              <w:bookmarkEnd w:id="23144"/>
              <w:bookmarkEnd w:id="23145"/>
            </w:del>
          </w:p>
        </w:tc>
        <w:tc>
          <w:tcPr>
            <w:tcW w:w="4675" w:type="dxa"/>
          </w:tcPr>
          <w:p w14:paraId="0AD81288" w14:textId="40DFD2FC"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3146" w:author="Andreas Kuehne" w:date="2019-05-31T12:22:00Z"/>
                <w:rStyle w:val="Datatype"/>
              </w:rPr>
            </w:pPr>
            <w:del w:id="23147" w:author="Andreas Kuehne" w:date="2019-05-31T12:22:00Z">
              <w:r w:rsidRPr="002062A5" w:rsidDel="00B33063">
                <w:rPr>
                  <w:rStyle w:val="Datatype"/>
                </w:rPr>
                <w:delText>msg</w:delText>
              </w:r>
              <w:bookmarkStart w:id="23148" w:name="_Toc10201051"/>
              <w:bookmarkStart w:id="23149" w:name="_Toc10205189"/>
              <w:bookmarkStart w:id="23150" w:name="_Toc10209327"/>
              <w:bookmarkEnd w:id="23148"/>
              <w:bookmarkEnd w:id="23149"/>
              <w:bookmarkEnd w:id="23150"/>
            </w:del>
          </w:p>
        </w:tc>
        <w:bookmarkStart w:id="23151" w:name="_Toc10201052"/>
        <w:bookmarkStart w:id="23152" w:name="_Toc10205190"/>
        <w:bookmarkStart w:id="23153" w:name="_Toc10209328"/>
        <w:bookmarkEnd w:id="23151"/>
        <w:bookmarkEnd w:id="23152"/>
        <w:bookmarkEnd w:id="23153"/>
      </w:tr>
      <w:tr w:rsidR="00564C22" w:rsidDel="00B33063" w14:paraId="2AF14745" w14:textId="17FE823F" w:rsidTr="00564C22">
        <w:trPr>
          <w:del w:id="2315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7F28090" w14:textId="69511DEF" w:rsidR="00564C22" w:rsidRPr="002062A5" w:rsidDel="00B33063" w:rsidRDefault="009B1AF1" w:rsidP="00564C22">
            <w:pPr>
              <w:pStyle w:val="Beschriftung"/>
              <w:rPr>
                <w:del w:id="23155" w:author="Andreas Kuehne" w:date="2019-05-31T12:22:00Z"/>
                <w:rStyle w:val="Datatype"/>
                <w:b w:val="0"/>
                <w:bCs w:val="0"/>
              </w:rPr>
            </w:pPr>
            <w:del w:id="23156" w:author="Andreas Kuehne" w:date="2019-05-31T12:22:00Z">
              <w:r w:rsidRPr="002062A5" w:rsidDel="00B33063">
                <w:rPr>
                  <w:rStyle w:val="Datatype"/>
                </w:rPr>
                <w:delText>Base64Content</w:delText>
              </w:r>
              <w:bookmarkStart w:id="23157" w:name="_Toc10201053"/>
              <w:bookmarkStart w:id="23158" w:name="_Toc10205191"/>
              <w:bookmarkStart w:id="23159" w:name="_Toc10209329"/>
              <w:bookmarkEnd w:id="23157"/>
              <w:bookmarkEnd w:id="23158"/>
              <w:bookmarkEnd w:id="23159"/>
            </w:del>
          </w:p>
        </w:tc>
        <w:tc>
          <w:tcPr>
            <w:tcW w:w="4675" w:type="dxa"/>
          </w:tcPr>
          <w:p w14:paraId="0D3AFC64" w14:textId="6BE3AA0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3160" w:author="Andreas Kuehne" w:date="2019-05-31T12:22:00Z"/>
                <w:rStyle w:val="Datatype"/>
              </w:rPr>
            </w:pPr>
            <w:del w:id="23161" w:author="Andreas Kuehne" w:date="2019-05-31T12:22:00Z">
              <w:r w:rsidRPr="002062A5" w:rsidDel="00B33063">
                <w:rPr>
                  <w:rStyle w:val="Datatype"/>
                </w:rPr>
                <w:delText>b64Content</w:delText>
              </w:r>
              <w:bookmarkStart w:id="23162" w:name="_Toc10201054"/>
              <w:bookmarkStart w:id="23163" w:name="_Toc10205192"/>
              <w:bookmarkStart w:id="23164" w:name="_Toc10209330"/>
              <w:bookmarkEnd w:id="23162"/>
              <w:bookmarkEnd w:id="23163"/>
              <w:bookmarkEnd w:id="23164"/>
            </w:del>
          </w:p>
        </w:tc>
        <w:bookmarkStart w:id="23165" w:name="_Toc10201055"/>
        <w:bookmarkStart w:id="23166" w:name="_Toc10205193"/>
        <w:bookmarkStart w:id="23167" w:name="_Toc10209331"/>
        <w:bookmarkEnd w:id="23165"/>
        <w:bookmarkEnd w:id="23166"/>
        <w:bookmarkEnd w:id="23167"/>
      </w:tr>
      <w:tr w:rsidR="00564C22" w:rsidDel="00B33063" w14:paraId="0F0245A6" w14:textId="0653570A" w:rsidTr="00564C22">
        <w:trPr>
          <w:del w:id="2316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547EBBA" w14:textId="783A5136" w:rsidR="00564C22" w:rsidRPr="002062A5" w:rsidDel="00B33063" w:rsidRDefault="009B1AF1" w:rsidP="00564C22">
            <w:pPr>
              <w:pStyle w:val="Beschriftung"/>
              <w:rPr>
                <w:del w:id="23169" w:author="Andreas Kuehne" w:date="2019-05-31T12:22:00Z"/>
                <w:rStyle w:val="Datatype"/>
                <w:b w:val="0"/>
                <w:bCs w:val="0"/>
              </w:rPr>
            </w:pPr>
            <w:del w:id="23170" w:author="Andreas Kuehne" w:date="2019-05-31T12:22:00Z">
              <w:r w:rsidRPr="002062A5" w:rsidDel="00B33063">
                <w:rPr>
                  <w:rStyle w:val="Datatype"/>
                </w:rPr>
                <w:delText>Type</w:delText>
              </w:r>
              <w:bookmarkStart w:id="23171" w:name="_Toc10201056"/>
              <w:bookmarkStart w:id="23172" w:name="_Toc10205194"/>
              <w:bookmarkStart w:id="23173" w:name="_Toc10209332"/>
              <w:bookmarkEnd w:id="23171"/>
              <w:bookmarkEnd w:id="23172"/>
              <w:bookmarkEnd w:id="23173"/>
            </w:del>
          </w:p>
        </w:tc>
        <w:tc>
          <w:tcPr>
            <w:tcW w:w="4675" w:type="dxa"/>
          </w:tcPr>
          <w:p w14:paraId="332AE0E3" w14:textId="73079E5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3174" w:author="Andreas Kuehne" w:date="2019-05-31T12:22:00Z"/>
                <w:rStyle w:val="Datatype"/>
              </w:rPr>
            </w:pPr>
            <w:del w:id="23175" w:author="Andreas Kuehne" w:date="2019-05-31T12:22:00Z">
              <w:r w:rsidRPr="002062A5" w:rsidDel="00B33063">
                <w:rPr>
                  <w:rStyle w:val="Datatype"/>
                </w:rPr>
                <w:delText>type</w:delText>
              </w:r>
              <w:bookmarkStart w:id="23176" w:name="_Toc10201057"/>
              <w:bookmarkStart w:id="23177" w:name="_Toc10205195"/>
              <w:bookmarkStart w:id="23178" w:name="_Toc10209333"/>
              <w:bookmarkEnd w:id="23176"/>
              <w:bookmarkEnd w:id="23177"/>
              <w:bookmarkEnd w:id="23178"/>
            </w:del>
          </w:p>
        </w:tc>
        <w:bookmarkStart w:id="23179" w:name="_Toc10201058"/>
        <w:bookmarkStart w:id="23180" w:name="_Toc10205196"/>
        <w:bookmarkStart w:id="23181" w:name="_Toc10209334"/>
        <w:bookmarkEnd w:id="23179"/>
        <w:bookmarkEnd w:id="23180"/>
        <w:bookmarkEnd w:id="23181"/>
      </w:tr>
    </w:tbl>
    <w:p w14:paraId="6536BB55" w14:textId="3C682153" w:rsidR="00564C22" w:rsidRPr="0202B381" w:rsidDel="00B33063" w:rsidRDefault="009B1AF1" w:rsidP="00564C22">
      <w:pPr>
        <w:rPr>
          <w:del w:id="23182" w:author="Andreas Kuehne" w:date="2019-05-31T12:22:00Z"/>
        </w:rPr>
      </w:pPr>
      <w:del w:id="23183"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DetailType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23184" w:name="_Toc10201059"/>
        <w:bookmarkStart w:id="23185" w:name="_Toc10205197"/>
        <w:bookmarkStart w:id="23186" w:name="_Toc10209335"/>
        <w:bookmarkEnd w:id="23184"/>
        <w:bookmarkEnd w:id="23185"/>
        <w:bookmarkEnd w:id="23186"/>
      </w:del>
    </w:p>
    <w:p w14:paraId="7FBD9766" w14:textId="284B7B70" w:rsidR="00564C22" w:rsidDel="00B33063" w:rsidRDefault="009B1AF1" w:rsidP="00564C22">
      <w:pPr>
        <w:pStyle w:val="Code"/>
        <w:spacing w:line="259" w:lineRule="auto"/>
        <w:rPr>
          <w:del w:id="23187" w:author="Andreas Kuehne" w:date="2019-05-31T12:22:00Z"/>
        </w:rPr>
      </w:pPr>
      <w:del w:id="23188" w:author="Andreas Kuehne" w:date="2019-05-31T12:22:00Z">
        <w:r w:rsidDel="00B33063">
          <w:rPr>
            <w:color w:val="31849B" w:themeColor="accent5" w:themeShade="BF"/>
          </w:rPr>
          <w:delText>"dss2-DetailType"</w:delText>
        </w:r>
        <w:r w:rsidDel="00B33063">
          <w:delText>: {</w:delText>
        </w:r>
        <w:bookmarkStart w:id="23189" w:name="_Toc10201060"/>
        <w:bookmarkStart w:id="23190" w:name="_Toc10205198"/>
        <w:bookmarkStart w:id="23191" w:name="_Toc10209336"/>
        <w:bookmarkEnd w:id="23189"/>
        <w:bookmarkEnd w:id="23190"/>
        <w:bookmarkEnd w:id="23191"/>
      </w:del>
    </w:p>
    <w:p w14:paraId="276616FF" w14:textId="1410F673" w:rsidR="00564C22" w:rsidDel="00B33063" w:rsidRDefault="009B1AF1" w:rsidP="00564C22">
      <w:pPr>
        <w:pStyle w:val="Code"/>
        <w:spacing w:line="259" w:lineRule="auto"/>
        <w:rPr>
          <w:del w:id="23192" w:author="Andreas Kuehne" w:date="2019-05-31T12:22:00Z"/>
        </w:rPr>
      </w:pPr>
      <w:del w:id="23193"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23194" w:name="_Toc10201061"/>
        <w:bookmarkStart w:id="23195" w:name="_Toc10205199"/>
        <w:bookmarkStart w:id="23196" w:name="_Toc10209337"/>
        <w:bookmarkEnd w:id="23194"/>
        <w:bookmarkEnd w:id="23195"/>
        <w:bookmarkEnd w:id="23196"/>
      </w:del>
    </w:p>
    <w:p w14:paraId="128D00B1" w14:textId="13F3D9F1" w:rsidR="00564C22" w:rsidDel="00B33063" w:rsidRDefault="009B1AF1" w:rsidP="00564C22">
      <w:pPr>
        <w:pStyle w:val="Code"/>
        <w:spacing w:line="259" w:lineRule="auto"/>
        <w:rPr>
          <w:del w:id="23197" w:author="Andreas Kuehne" w:date="2019-05-31T12:22:00Z"/>
        </w:rPr>
      </w:pPr>
      <w:del w:id="23198" w:author="Andreas Kuehne" w:date="2019-05-31T12:22:00Z">
        <w:r w:rsidDel="00B33063">
          <w:rPr>
            <w:color w:val="31849B" w:themeColor="accent5" w:themeShade="BF"/>
          </w:rPr>
          <w:delText xml:space="preserve">  "properties"</w:delText>
        </w:r>
        <w:r w:rsidDel="00B33063">
          <w:delText>: {</w:delText>
        </w:r>
        <w:bookmarkStart w:id="23199" w:name="_Toc10201062"/>
        <w:bookmarkStart w:id="23200" w:name="_Toc10205200"/>
        <w:bookmarkStart w:id="23201" w:name="_Toc10209338"/>
        <w:bookmarkEnd w:id="23199"/>
        <w:bookmarkEnd w:id="23200"/>
        <w:bookmarkEnd w:id="23201"/>
      </w:del>
    </w:p>
    <w:p w14:paraId="466047CA" w14:textId="65D139C9" w:rsidR="00564C22" w:rsidDel="00B33063" w:rsidRDefault="009B1AF1" w:rsidP="00564C22">
      <w:pPr>
        <w:pStyle w:val="Code"/>
        <w:spacing w:line="259" w:lineRule="auto"/>
        <w:rPr>
          <w:del w:id="23202" w:author="Andreas Kuehne" w:date="2019-05-31T12:22:00Z"/>
        </w:rPr>
      </w:pPr>
      <w:del w:id="23203" w:author="Andreas Kuehne" w:date="2019-05-31T12:22:00Z">
        <w:r w:rsidDel="00B33063">
          <w:rPr>
            <w:color w:val="31849B" w:themeColor="accent5" w:themeShade="BF"/>
          </w:rPr>
          <w:delText xml:space="preserve">    "code"</w:delText>
        </w:r>
        <w:r w:rsidDel="00B33063">
          <w:delText>: {</w:delText>
        </w:r>
        <w:bookmarkStart w:id="23204" w:name="_Toc10201063"/>
        <w:bookmarkStart w:id="23205" w:name="_Toc10205201"/>
        <w:bookmarkStart w:id="23206" w:name="_Toc10209339"/>
        <w:bookmarkEnd w:id="23204"/>
        <w:bookmarkEnd w:id="23205"/>
        <w:bookmarkEnd w:id="23206"/>
      </w:del>
    </w:p>
    <w:p w14:paraId="76AEE0C7" w14:textId="07CA230A" w:rsidR="00564C22" w:rsidDel="00B33063" w:rsidRDefault="009B1AF1" w:rsidP="00564C22">
      <w:pPr>
        <w:pStyle w:val="Code"/>
        <w:spacing w:line="259" w:lineRule="auto"/>
        <w:rPr>
          <w:del w:id="23207" w:author="Andreas Kuehne" w:date="2019-05-31T12:22:00Z"/>
        </w:rPr>
      </w:pPr>
      <w:del w:id="23208"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23209" w:name="_Toc10201064"/>
        <w:bookmarkStart w:id="23210" w:name="_Toc10205202"/>
        <w:bookmarkStart w:id="23211" w:name="_Toc10209340"/>
        <w:bookmarkEnd w:id="23209"/>
        <w:bookmarkEnd w:id="23210"/>
        <w:bookmarkEnd w:id="23211"/>
      </w:del>
    </w:p>
    <w:p w14:paraId="2DF22EAD" w14:textId="0282F866" w:rsidR="00564C22" w:rsidDel="00B33063" w:rsidRDefault="009B1AF1" w:rsidP="00564C22">
      <w:pPr>
        <w:pStyle w:val="Code"/>
        <w:spacing w:line="259" w:lineRule="auto"/>
        <w:rPr>
          <w:del w:id="23212" w:author="Andreas Kuehne" w:date="2019-05-31T12:22:00Z"/>
        </w:rPr>
      </w:pPr>
      <w:del w:id="23213" w:author="Andreas Kuehne" w:date="2019-05-31T12:22:00Z">
        <w:r w:rsidDel="00B33063">
          <w:delText xml:space="preserve">    },</w:delText>
        </w:r>
        <w:bookmarkStart w:id="23214" w:name="_Toc10201065"/>
        <w:bookmarkStart w:id="23215" w:name="_Toc10205203"/>
        <w:bookmarkStart w:id="23216" w:name="_Toc10209341"/>
        <w:bookmarkEnd w:id="23214"/>
        <w:bookmarkEnd w:id="23215"/>
        <w:bookmarkEnd w:id="23216"/>
      </w:del>
    </w:p>
    <w:p w14:paraId="3EF56A68" w14:textId="7EB71CCA" w:rsidR="00564C22" w:rsidDel="00B33063" w:rsidRDefault="009B1AF1" w:rsidP="00564C22">
      <w:pPr>
        <w:pStyle w:val="Code"/>
        <w:spacing w:line="259" w:lineRule="auto"/>
        <w:rPr>
          <w:del w:id="23217" w:author="Andreas Kuehne" w:date="2019-05-31T12:22:00Z"/>
        </w:rPr>
      </w:pPr>
      <w:del w:id="23218" w:author="Andreas Kuehne" w:date="2019-05-31T12:22:00Z">
        <w:r w:rsidDel="00B33063">
          <w:rPr>
            <w:color w:val="31849B" w:themeColor="accent5" w:themeShade="BF"/>
          </w:rPr>
          <w:delText xml:space="preserve">    "msg"</w:delText>
        </w:r>
        <w:r w:rsidDel="00B33063">
          <w:delText>: {</w:delText>
        </w:r>
        <w:bookmarkStart w:id="23219" w:name="_Toc10201066"/>
        <w:bookmarkStart w:id="23220" w:name="_Toc10205204"/>
        <w:bookmarkStart w:id="23221" w:name="_Toc10209342"/>
        <w:bookmarkEnd w:id="23219"/>
        <w:bookmarkEnd w:id="23220"/>
        <w:bookmarkEnd w:id="23221"/>
      </w:del>
    </w:p>
    <w:p w14:paraId="67FFDD2A" w14:textId="7EB9991D" w:rsidR="00564C22" w:rsidDel="00B33063" w:rsidRDefault="009B1AF1" w:rsidP="00564C22">
      <w:pPr>
        <w:pStyle w:val="Code"/>
        <w:spacing w:line="259" w:lineRule="auto"/>
        <w:rPr>
          <w:del w:id="23222" w:author="Andreas Kuehne" w:date="2019-05-31T12:22:00Z"/>
        </w:rPr>
      </w:pPr>
      <w:del w:id="23223"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"#/definitions/dsb-InternationalStringType"</w:delText>
        </w:r>
        <w:bookmarkStart w:id="23224" w:name="_Toc10201067"/>
        <w:bookmarkStart w:id="23225" w:name="_Toc10205205"/>
        <w:bookmarkStart w:id="23226" w:name="_Toc10209343"/>
        <w:bookmarkEnd w:id="23224"/>
        <w:bookmarkEnd w:id="23225"/>
        <w:bookmarkEnd w:id="23226"/>
      </w:del>
    </w:p>
    <w:p w14:paraId="5DD475BD" w14:textId="3053DC10" w:rsidR="00564C22" w:rsidDel="00B33063" w:rsidRDefault="009B1AF1" w:rsidP="00564C22">
      <w:pPr>
        <w:pStyle w:val="Code"/>
        <w:spacing w:line="259" w:lineRule="auto"/>
        <w:rPr>
          <w:del w:id="23227" w:author="Andreas Kuehne" w:date="2019-05-31T12:22:00Z"/>
        </w:rPr>
      </w:pPr>
      <w:del w:id="23228" w:author="Andreas Kuehne" w:date="2019-05-31T12:22:00Z">
        <w:r w:rsidDel="00B33063">
          <w:delText xml:space="preserve">    },</w:delText>
        </w:r>
        <w:bookmarkStart w:id="23229" w:name="_Toc10201068"/>
        <w:bookmarkStart w:id="23230" w:name="_Toc10205206"/>
        <w:bookmarkStart w:id="23231" w:name="_Toc10209344"/>
        <w:bookmarkEnd w:id="23229"/>
        <w:bookmarkEnd w:id="23230"/>
        <w:bookmarkEnd w:id="23231"/>
      </w:del>
    </w:p>
    <w:p w14:paraId="3AB5B990" w14:textId="4E025276" w:rsidR="00564C22" w:rsidDel="00B33063" w:rsidRDefault="009B1AF1" w:rsidP="00564C22">
      <w:pPr>
        <w:pStyle w:val="Code"/>
        <w:spacing w:line="259" w:lineRule="auto"/>
        <w:rPr>
          <w:del w:id="23232" w:author="Andreas Kuehne" w:date="2019-05-31T12:22:00Z"/>
        </w:rPr>
      </w:pPr>
      <w:del w:id="23233" w:author="Andreas Kuehne" w:date="2019-05-31T12:22:00Z">
        <w:r w:rsidDel="00B33063">
          <w:rPr>
            <w:color w:val="31849B" w:themeColor="accent5" w:themeShade="BF"/>
          </w:rPr>
          <w:delText xml:space="preserve">    "b64Content"</w:delText>
        </w:r>
        <w:r w:rsidDel="00B33063">
          <w:delText>: {</w:delText>
        </w:r>
        <w:bookmarkStart w:id="23234" w:name="_Toc10201069"/>
        <w:bookmarkStart w:id="23235" w:name="_Toc10205207"/>
        <w:bookmarkStart w:id="23236" w:name="_Toc10209345"/>
        <w:bookmarkEnd w:id="23234"/>
        <w:bookmarkEnd w:id="23235"/>
        <w:bookmarkEnd w:id="23236"/>
      </w:del>
    </w:p>
    <w:p w14:paraId="689CA459" w14:textId="5C1CF9E9" w:rsidR="00564C22" w:rsidDel="00B33063" w:rsidRDefault="009B1AF1" w:rsidP="00564C22">
      <w:pPr>
        <w:pStyle w:val="Code"/>
        <w:spacing w:line="259" w:lineRule="auto"/>
        <w:rPr>
          <w:del w:id="23237" w:author="Andreas Kuehne" w:date="2019-05-31T12:22:00Z"/>
        </w:rPr>
      </w:pPr>
      <w:del w:id="23238"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23239" w:name="_Toc10201070"/>
        <w:bookmarkStart w:id="23240" w:name="_Toc10205208"/>
        <w:bookmarkStart w:id="23241" w:name="_Toc10209346"/>
        <w:bookmarkEnd w:id="23239"/>
        <w:bookmarkEnd w:id="23240"/>
        <w:bookmarkEnd w:id="23241"/>
      </w:del>
    </w:p>
    <w:p w14:paraId="5C59DEC5" w14:textId="0FBEA061" w:rsidR="00564C22" w:rsidDel="00B33063" w:rsidRDefault="009B1AF1" w:rsidP="00564C22">
      <w:pPr>
        <w:pStyle w:val="Code"/>
        <w:spacing w:line="259" w:lineRule="auto"/>
        <w:rPr>
          <w:del w:id="23242" w:author="Andreas Kuehne" w:date="2019-05-31T12:22:00Z"/>
        </w:rPr>
      </w:pPr>
      <w:del w:id="23243" w:author="Andreas Kuehne" w:date="2019-05-31T12:22:00Z">
        <w:r w:rsidDel="00B33063">
          <w:delText xml:space="preserve">    },</w:delText>
        </w:r>
        <w:bookmarkStart w:id="23244" w:name="_Toc10201071"/>
        <w:bookmarkStart w:id="23245" w:name="_Toc10205209"/>
        <w:bookmarkStart w:id="23246" w:name="_Toc10209347"/>
        <w:bookmarkEnd w:id="23244"/>
        <w:bookmarkEnd w:id="23245"/>
        <w:bookmarkEnd w:id="23246"/>
      </w:del>
    </w:p>
    <w:p w14:paraId="7EC40FBE" w14:textId="54F1D7A6" w:rsidR="00564C22" w:rsidDel="00B33063" w:rsidRDefault="009B1AF1" w:rsidP="00564C22">
      <w:pPr>
        <w:pStyle w:val="Code"/>
        <w:spacing w:line="259" w:lineRule="auto"/>
        <w:rPr>
          <w:del w:id="23247" w:author="Andreas Kuehne" w:date="2019-05-31T12:22:00Z"/>
        </w:rPr>
      </w:pPr>
      <w:del w:id="23248" w:author="Andreas Kuehne" w:date="2019-05-31T12:22:00Z">
        <w:r w:rsidDel="00B33063">
          <w:rPr>
            <w:color w:val="31849B" w:themeColor="accent5" w:themeShade="BF"/>
          </w:rPr>
          <w:delText xml:space="preserve">    "type"</w:delText>
        </w:r>
        <w:r w:rsidDel="00B33063">
          <w:delText>: {</w:delText>
        </w:r>
        <w:bookmarkStart w:id="23249" w:name="_Toc10201072"/>
        <w:bookmarkStart w:id="23250" w:name="_Toc10205210"/>
        <w:bookmarkStart w:id="23251" w:name="_Toc10209348"/>
        <w:bookmarkEnd w:id="23249"/>
        <w:bookmarkEnd w:id="23250"/>
        <w:bookmarkEnd w:id="23251"/>
      </w:del>
    </w:p>
    <w:p w14:paraId="429CE69B" w14:textId="5F338AE3" w:rsidR="00564C22" w:rsidDel="00B33063" w:rsidRDefault="009B1AF1" w:rsidP="00564C22">
      <w:pPr>
        <w:pStyle w:val="Code"/>
        <w:spacing w:line="259" w:lineRule="auto"/>
        <w:rPr>
          <w:del w:id="23252" w:author="Andreas Kuehne" w:date="2019-05-31T12:22:00Z"/>
        </w:rPr>
      </w:pPr>
      <w:del w:id="23253"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23254" w:name="_Toc10201073"/>
        <w:bookmarkStart w:id="23255" w:name="_Toc10205211"/>
        <w:bookmarkStart w:id="23256" w:name="_Toc10209349"/>
        <w:bookmarkEnd w:id="23254"/>
        <w:bookmarkEnd w:id="23255"/>
        <w:bookmarkEnd w:id="23256"/>
      </w:del>
    </w:p>
    <w:p w14:paraId="1847A872" w14:textId="6BBDF95D" w:rsidR="00564C22" w:rsidDel="00B33063" w:rsidRDefault="009B1AF1" w:rsidP="00564C22">
      <w:pPr>
        <w:pStyle w:val="Code"/>
        <w:spacing w:line="259" w:lineRule="auto"/>
        <w:rPr>
          <w:del w:id="23257" w:author="Andreas Kuehne" w:date="2019-05-31T12:22:00Z"/>
        </w:rPr>
      </w:pPr>
      <w:del w:id="23258" w:author="Andreas Kuehne" w:date="2019-05-31T12:22:00Z">
        <w:r w:rsidDel="00B33063">
          <w:rPr>
            <w:color w:val="31849B" w:themeColor="accent5" w:themeShade="BF"/>
          </w:rPr>
          <w:delText xml:space="preserve">      "format"</w:delText>
        </w:r>
        <w:r w:rsidDel="00B33063">
          <w:delText xml:space="preserve">: </w:delText>
        </w:r>
        <w:r w:rsidDel="00B33063">
          <w:rPr>
            <w:color w:val="244061" w:themeColor="accent1" w:themeShade="80"/>
          </w:rPr>
          <w:delText>"uri"</w:delText>
        </w:r>
        <w:bookmarkStart w:id="23259" w:name="_Toc10201074"/>
        <w:bookmarkStart w:id="23260" w:name="_Toc10205212"/>
        <w:bookmarkStart w:id="23261" w:name="_Toc10209350"/>
        <w:bookmarkEnd w:id="23259"/>
        <w:bookmarkEnd w:id="23260"/>
        <w:bookmarkEnd w:id="23261"/>
      </w:del>
    </w:p>
    <w:p w14:paraId="1015D29E" w14:textId="0E5FCA1E" w:rsidR="00564C22" w:rsidDel="00B33063" w:rsidRDefault="009B1AF1" w:rsidP="00564C22">
      <w:pPr>
        <w:pStyle w:val="Code"/>
        <w:spacing w:line="259" w:lineRule="auto"/>
        <w:rPr>
          <w:del w:id="23262" w:author="Andreas Kuehne" w:date="2019-05-31T12:22:00Z"/>
        </w:rPr>
      </w:pPr>
      <w:del w:id="23263" w:author="Andreas Kuehne" w:date="2019-05-31T12:22:00Z">
        <w:r w:rsidDel="00B33063">
          <w:delText xml:space="preserve">    }</w:delText>
        </w:r>
        <w:bookmarkStart w:id="23264" w:name="_Toc10201075"/>
        <w:bookmarkStart w:id="23265" w:name="_Toc10205213"/>
        <w:bookmarkStart w:id="23266" w:name="_Toc10209351"/>
        <w:bookmarkEnd w:id="23264"/>
        <w:bookmarkEnd w:id="23265"/>
        <w:bookmarkEnd w:id="23266"/>
      </w:del>
    </w:p>
    <w:p w14:paraId="303DA987" w14:textId="338B8AA7" w:rsidR="00564C22" w:rsidDel="00B33063" w:rsidRDefault="009B1AF1" w:rsidP="00564C22">
      <w:pPr>
        <w:pStyle w:val="Code"/>
        <w:spacing w:line="259" w:lineRule="auto"/>
        <w:rPr>
          <w:del w:id="23267" w:author="Andreas Kuehne" w:date="2019-05-31T12:22:00Z"/>
        </w:rPr>
      </w:pPr>
      <w:del w:id="23268" w:author="Andreas Kuehne" w:date="2019-05-31T12:22:00Z">
        <w:r w:rsidDel="00B33063">
          <w:delText xml:space="preserve">  },</w:delText>
        </w:r>
        <w:bookmarkStart w:id="23269" w:name="_Toc10201076"/>
        <w:bookmarkStart w:id="23270" w:name="_Toc10205214"/>
        <w:bookmarkStart w:id="23271" w:name="_Toc10209352"/>
        <w:bookmarkEnd w:id="23269"/>
        <w:bookmarkEnd w:id="23270"/>
        <w:bookmarkEnd w:id="23271"/>
      </w:del>
    </w:p>
    <w:p w14:paraId="489D6760" w14:textId="63277025" w:rsidR="00564C22" w:rsidDel="00B33063" w:rsidRDefault="009B1AF1" w:rsidP="00564C22">
      <w:pPr>
        <w:pStyle w:val="Code"/>
        <w:spacing w:line="259" w:lineRule="auto"/>
        <w:rPr>
          <w:del w:id="23272" w:author="Andreas Kuehne" w:date="2019-05-31T12:22:00Z"/>
        </w:rPr>
      </w:pPr>
      <w:del w:id="23273"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"type"</w:delText>
        </w:r>
        <w:r w:rsidDel="00B33063">
          <w:delText>]</w:delText>
        </w:r>
        <w:bookmarkStart w:id="23274" w:name="_Toc10201077"/>
        <w:bookmarkStart w:id="23275" w:name="_Toc10205215"/>
        <w:bookmarkStart w:id="23276" w:name="_Toc10209353"/>
        <w:bookmarkEnd w:id="23274"/>
        <w:bookmarkEnd w:id="23275"/>
        <w:bookmarkEnd w:id="23276"/>
      </w:del>
    </w:p>
    <w:p w14:paraId="5993A4B7" w14:textId="36313CE3" w:rsidR="00564C22" w:rsidDel="00B33063" w:rsidRDefault="009B1AF1" w:rsidP="00564C22">
      <w:pPr>
        <w:pStyle w:val="Code"/>
        <w:spacing w:line="259" w:lineRule="auto"/>
        <w:rPr>
          <w:del w:id="23277" w:author="Andreas Kuehne" w:date="2019-05-31T12:22:00Z"/>
        </w:rPr>
      </w:pPr>
      <w:del w:id="23278" w:author="Andreas Kuehne" w:date="2019-05-31T12:22:00Z">
        <w:r w:rsidDel="00B33063">
          <w:delText>}</w:delText>
        </w:r>
        <w:bookmarkStart w:id="23279" w:name="_Toc10201078"/>
        <w:bookmarkStart w:id="23280" w:name="_Toc10205216"/>
        <w:bookmarkStart w:id="23281" w:name="_Toc10209354"/>
        <w:bookmarkEnd w:id="23279"/>
        <w:bookmarkEnd w:id="23280"/>
        <w:bookmarkEnd w:id="23281"/>
      </w:del>
    </w:p>
    <w:p w14:paraId="1022EE54" w14:textId="19F9957A" w:rsidR="00564C22" w:rsidDel="00B33063" w:rsidRDefault="00564C22" w:rsidP="00564C22">
      <w:pPr>
        <w:rPr>
          <w:del w:id="23282" w:author="Andreas Kuehne" w:date="2019-05-31T12:22:00Z"/>
        </w:rPr>
      </w:pPr>
      <w:bookmarkStart w:id="23283" w:name="_Toc10201079"/>
      <w:bookmarkStart w:id="23284" w:name="_Toc10205217"/>
      <w:bookmarkStart w:id="23285" w:name="_Toc10209355"/>
      <w:bookmarkEnd w:id="23283"/>
      <w:bookmarkEnd w:id="23284"/>
      <w:bookmarkEnd w:id="23285"/>
    </w:p>
    <w:p w14:paraId="271DCAEF" w14:textId="6351DC83" w:rsidR="00564C22" w:rsidDel="00B33063" w:rsidRDefault="009B1AF1" w:rsidP="00564C22">
      <w:pPr>
        <w:pStyle w:val="berschrift4"/>
        <w:rPr>
          <w:del w:id="23286" w:author="Andreas Kuehne" w:date="2019-05-31T12:22:00Z"/>
        </w:rPr>
      </w:pPr>
      <w:del w:id="23287" w:author="Andreas Kuehne" w:date="2019-05-31T12:22:00Z">
        <w:r w:rsidDel="00B33063">
          <w:delText>Detail – XML Syntax</w:delText>
        </w:r>
        <w:bookmarkStart w:id="23288" w:name="_Toc10201080"/>
        <w:bookmarkStart w:id="23289" w:name="_Toc10205218"/>
        <w:bookmarkStart w:id="23290" w:name="_Toc10209356"/>
        <w:bookmarkEnd w:id="23288"/>
        <w:bookmarkEnd w:id="23289"/>
        <w:bookmarkEnd w:id="23290"/>
      </w:del>
    </w:p>
    <w:p w14:paraId="3CFEF210" w14:textId="134EC09A" w:rsidR="00564C22" w:rsidRPr="5404FA76" w:rsidDel="00B33063" w:rsidRDefault="009B1AF1" w:rsidP="00564C22">
      <w:pPr>
        <w:rPr>
          <w:del w:id="23291" w:author="Andreas Kuehne" w:date="2019-05-31T12:22:00Z"/>
        </w:rPr>
      </w:pPr>
      <w:del w:id="23292" w:author="Andreas Kuehne" w:date="2019-05-31T12:22:00Z">
        <w:r w:rsidRPr="0CCF9147" w:rsidDel="00B33063">
          <w:delText xml:space="preserve">The XML type </w:delText>
        </w:r>
        <w:r w:rsidRPr="002062A5" w:rsidDel="00B33063">
          <w:rPr>
            <w:rFonts w:ascii="Courier New" w:eastAsia="Courier New" w:hAnsi="Courier New" w:cs="Courier New"/>
          </w:rPr>
          <w:delText>DetailType</w:delText>
        </w:r>
        <w:r w:rsidRPr="0CCF9147" w:rsidDel="00B33063">
          <w:delText xml:space="preserve"> SHALL implement the requirements defined in the </w:delText>
        </w:r>
        <w:r w:rsidRPr="002062A5" w:rsidDel="00B33063">
          <w:rPr>
            <w:rFonts w:ascii="Courier New" w:eastAsia="Courier New" w:hAnsi="Courier New" w:cs="Courier New"/>
          </w:rPr>
          <w:delText>Detail</w:delText>
        </w:r>
        <w:r w:rsidDel="00B33063">
          <w:delText xml:space="preserve"> </w:delText>
        </w:r>
        <w:r w:rsidRPr="005A6FFD" w:rsidDel="00B33063">
          <w:delText>component.</w:delText>
        </w:r>
        <w:bookmarkStart w:id="23293" w:name="_Toc10201081"/>
        <w:bookmarkStart w:id="23294" w:name="_Toc10205219"/>
        <w:bookmarkStart w:id="23295" w:name="_Toc10209357"/>
        <w:bookmarkEnd w:id="23293"/>
        <w:bookmarkEnd w:id="23294"/>
        <w:bookmarkEnd w:id="23295"/>
      </w:del>
    </w:p>
    <w:p w14:paraId="1B993558" w14:textId="77C06281" w:rsidR="00564C22" w:rsidDel="00B33063" w:rsidRDefault="009B1AF1" w:rsidP="00564C22">
      <w:pPr>
        <w:rPr>
          <w:del w:id="23296" w:author="Andreas Kuehne" w:date="2019-05-31T12:22:00Z"/>
        </w:rPr>
      </w:pPr>
      <w:del w:id="23297"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DetailType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23298" w:name="_Toc10201082"/>
        <w:bookmarkStart w:id="23299" w:name="_Toc10205220"/>
        <w:bookmarkStart w:id="23300" w:name="_Toc10209358"/>
        <w:bookmarkEnd w:id="23298"/>
        <w:bookmarkEnd w:id="23299"/>
        <w:bookmarkEnd w:id="23300"/>
      </w:del>
    </w:p>
    <w:p w14:paraId="5FA0292A" w14:textId="62E82C51" w:rsidR="00564C22" w:rsidDel="00B33063" w:rsidRDefault="009B1AF1" w:rsidP="00564C22">
      <w:pPr>
        <w:pStyle w:val="Code"/>
        <w:rPr>
          <w:del w:id="23301" w:author="Andreas Kuehne" w:date="2019-05-31T12:22:00Z"/>
        </w:rPr>
      </w:pPr>
      <w:del w:id="23302"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DetailType</w:delText>
        </w:r>
        <w:r w:rsidDel="00B33063">
          <w:rPr>
            <w:color w:val="943634" w:themeColor="accent2" w:themeShade="BF"/>
          </w:rPr>
          <w:delText>"</w:delText>
        </w:r>
        <w:r w:rsidDel="00B33063">
          <w:rPr>
            <w:color w:val="31849B" w:themeColor="accent5" w:themeShade="BF"/>
          </w:rPr>
          <w:delText>&gt;</w:delText>
        </w:r>
        <w:bookmarkStart w:id="23303" w:name="_Toc10201083"/>
        <w:bookmarkStart w:id="23304" w:name="_Toc10205221"/>
        <w:bookmarkStart w:id="23305" w:name="_Toc10209359"/>
        <w:bookmarkEnd w:id="23303"/>
        <w:bookmarkEnd w:id="23304"/>
        <w:bookmarkEnd w:id="23305"/>
      </w:del>
    </w:p>
    <w:p w14:paraId="1E5812F1" w14:textId="0EDB47BB" w:rsidR="00564C22" w:rsidDel="00B33063" w:rsidRDefault="009B1AF1" w:rsidP="00564C22">
      <w:pPr>
        <w:pStyle w:val="Code"/>
        <w:rPr>
          <w:del w:id="23306" w:author="Andreas Kuehne" w:date="2019-05-31T12:22:00Z"/>
        </w:rPr>
      </w:pPr>
      <w:del w:id="23307" w:author="Andreas Kuehne" w:date="2019-05-31T12:22:00Z">
        <w:r w:rsidDel="00B33063">
          <w:rPr>
            <w:color w:val="31849B" w:themeColor="accent5" w:themeShade="BF"/>
          </w:rPr>
          <w:delText xml:space="preserve">  &lt;xs:sequence&gt;</w:delText>
        </w:r>
        <w:bookmarkStart w:id="23308" w:name="_Toc10201084"/>
        <w:bookmarkStart w:id="23309" w:name="_Toc10205222"/>
        <w:bookmarkStart w:id="23310" w:name="_Toc10209360"/>
        <w:bookmarkEnd w:id="23308"/>
        <w:bookmarkEnd w:id="23309"/>
        <w:bookmarkEnd w:id="23310"/>
      </w:del>
    </w:p>
    <w:p w14:paraId="33DB637F" w14:textId="19091D29" w:rsidR="00564C22" w:rsidDel="00B33063" w:rsidRDefault="009B1AF1" w:rsidP="00564C22">
      <w:pPr>
        <w:pStyle w:val="Code"/>
        <w:rPr>
          <w:del w:id="23311" w:author="Andreas Kuehne" w:date="2019-05-31T12:22:00Z"/>
        </w:rPr>
      </w:pPr>
      <w:del w:id="23312"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Code</w:delText>
        </w:r>
        <w:r w:rsidDel="00B33063">
          <w:rPr>
            <w:color w:val="943634" w:themeColor="accent2" w:themeShade="BF"/>
          </w:rPr>
          <w:delText>" type="</w:delText>
        </w:r>
        <w:r w:rsidDel="00B33063">
          <w:rPr>
            <w:color w:val="244061" w:themeColor="accent1" w:themeShade="80"/>
          </w:rPr>
          <w:delText>xs:anyURI</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23313" w:name="_Toc10201085"/>
        <w:bookmarkStart w:id="23314" w:name="_Toc10205223"/>
        <w:bookmarkStart w:id="23315" w:name="_Toc10209361"/>
        <w:bookmarkEnd w:id="23313"/>
        <w:bookmarkEnd w:id="23314"/>
        <w:bookmarkEnd w:id="23315"/>
      </w:del>
    </w:p>
    <w:p w14:paraId="0284BE9B" w14:textId="4F2293EE" w:rsidR="00564C22" w:rsidDel="00B33063" w:rsidRDefault="009B1AF1" w:rsidP="00564C22">
      <w:pPr>
        <w:pStyle w:val="Code"/>
        <w:rPr>
          <w:del w:id="23316" w:author="Andreas Kuehne" w:date="2019-05-31T12:22:00Z"/>
        </w:rPr>
      </w:pPr>
      <w:del w:id="23317"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Message</w:delText>
        </w:r>
        <w:r w:rsidDel="00B33063">
          <w:rPr>
            <w:color w:val="943634" w:themeColor="accent2" w:themeShade="BF"/>
          </w:rPr>
          <w:delText>" type="</w:delText>
        </w:r>
        <w:r w:rsidDel="00B33063">
          <w:rPr>
            <w:color w:val="244061" w:themeColor="accent1" w:themeShade="80"/>
          </w:rPr>
          <w:delText>dsb:InternationalStringType</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23318" w:name="_Toc10201086"/>
        <w:bookmarkStart w:id="23319" w:name="_Toc10205224"/>
        <w:bookmarkStart w:id="23320" w:name="_Toc10209362"/>
        <w:bookmarkEnd w:id="23318"/>
        <w:bookmarkEnd w:id="23319"/>
        <w:bookmarkEnd w:id="23320"/>
      </w:del>
    </w:p>
    <w:p w14:paraId="3990EE04" w14:textId="41015F49" w:rsidR="00564C22" w:rsidDel="00B33063" w:rsidRDefault="009B1AF1" w:rsidP="00564C22">
      <w:pPr>
        <w:pStyle w:val="Code"/>
        <w:rPr>
          <w:del w:id="23321" w:author="Andreas Kuehne" w:date="2019-05-31T12:22:00Z"/>
        </w:rPr>
      </w:pPr>
      <w:del w:id="23322"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Base64Content</w:delText>
        </w:r>
        <w:r w:rsidDel="00B33063">
          <w:rPr>
            <w:color w:val="943634" w:themeColor="accent2" w:themeShade="BF"/>
          </w:rPr>
          <w:delText>" type="</w:delText>
        </w:r>
        <w:r w:rsidDel="00B33063">
          <w:rPr>
            <w:color w:val="244061" w:themeColor="accent1" w:themeShade="80"/>
          </w:rPr>
          <w:delText>xs:base64Binary</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23323" w:name="_Toc10201087"/>
        <w:bookmarkStart w:id="23324" w:name="_Toc10205225"/>
        <w:bookmarkStart w:id="23325" w:name="_Toc10209363"/>
        <w:bookmarkEnd w:id="23323"/>
        <w:bookmarkEnd w:id="23324"/>
        <w:bookmarkEnd w:id="23325"/>
      </w:del>
    </w:p>
    <w:p w14:paraId="0807E1A8" w14:textId="6B0DFBC7" w:rsidR="00564C22" w:rsidDel="00B33063" w:rsidRDefault="009B1AF1" w:rsidP="00564C22">
      <w:pPr>
        <w:pStyle w:val="Code"/>
        <w:rPr>
          <w:del w:id="23326" w:author="Andreas Kuehne" w:date="2019-05-31T12:22:00Z"/>
        </w:rPr>
      </w:pPr>
      <w:del w:id="23327" w:author="Andreas Kuehne" w:date="2019-05-31T12:22:00Z">
        <w:r w:rsidDel="00B33063">
          <w:rPr>
            <w:color w:val="31849B" w:themeColor="accent5" w:themeShade="BF"/>
          </w:rPr>
          <w:delText xml:space="preserve">  &lt;/xs:sequence&gt;</w:delText>
        </w:r>
        <w:bookmarkStart w:id="23328" w:name="_Toc10201088"/>
        <w:bookmarkStart w:id="23329" w:name="_Toc10205226"/>
        <w:bookmarkStart w:id="23330" w:name="_Toc10209364"/>
        <w:bookmarkEnd w:id="23328"/>
        <w:bookmarkEnd w:id="23329"/>
        <w:bookmarkEnd w:id="23330"/>
      </w:del>
    </w:p>
    <w:p w14:paraId="3168981D" w14:textId="43EFCC5A" w:rsidR="00564C22" w:rsidDel="00B33063" w:rsidRDefault="009B1AF1" w:rsidP="00564C22">
      <w:pPr>
        <w:pStyle w:val="Code"/>
        <w:rPr>
          <w:del w:id="23331" w:author="Andreas Kuehne" w:date="2019-05-31T12:22:00Z"/>
        </w:rPr>
      </w:pPr>
      <w:del w:id="23332"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Type</w:delText>
        </w:r>
        <w:r w:rsidDel="00B33063">
          <w:rPr>
            <w:color w:val="943634" w:themeColor="accent2" w:themeShade="BF"/>
          </w:rPr>
          <w:delText>" type="</w:delText>
        </w:r>
        <w:r w:rsidDel="00B33063">
          <w:rPr>
            <w:color w:val="244061" w:themeColor="accent1" w:themeShade="80"/>
          </w:rPr>
          <w:delText>xs:anyURI</w:delText>
        </w:r>
        <w:r w:rsidDel="00B33063">
          <w:rPr>
            <w:color w:val="943634" w:themeColor="accent2" w:themeShade="BF"/>
          </w:rPr>
          <w:delText>" use="</w:delText>
        </w:r>
        <w:r w:rsidDel="00B33063">
          <w:rPr>
            <w:color w:val="244061" w:themeColor="accent1" w:themeShade="80"/>
          </w:rPr>
          <w:delText>required</w:delText>
        </w:r>
        <w:r w:rsidDel="00B33063">
          <w:rPr>
            <w:color w:val="943634" w:themeColor="accent2" w:themeShade="BF"/>
          </w:rPr>
          <w:delText>"</w:delText>
        </w:r>
        <w:r w:rsidDel="00B33063">
          <w:rPr>
            <w:color w:val="31849B" w:themeColor="accent5" w:themeShade="BF"/>
          </w:rPr>
          <w:delText>/&gt;</w:delText>
        </w:r>
        <w:bookmarkStart w:id="23333" w:name="_Toc10201089"/>
        <w:bookmarkStart w:id="23334" w:name="_Toc10205227"/>
        <w:bookmarkStart w:id="23335" w:name="_Toc10209365"/>
        <w:bookmarkEnd w:id="23333"/>
        <w:bookmarkEnd w:id="23334"/>
        <w:bookmarkEnd w:id="23335"/>
      </w:del>
    </w:p>
    <w:p w14:paraId="14A05F36" w14:textId="715CA34F" w:rsidR="00564C22" w:rsidDel="00B33063" w:rsidRDefault="009B1AF1" w:rsidP="00564C22">
      <w:pPr>
        <w:pStyle w:val="Code"/>
        <w:rPr>
          <w:del w:id="23336" w:author="Andreas Kuehne" w:date="2019-05-31T12:22:00Z"/>
        </w:rPr>
      </w:pPr>
      <w:del w:id="23337" w:author="Andreas Kuehne" w:date="2019-05-31T12:22:00Z">
        <w:r w:rsidDel="00B33063">
          <w:rPr>
            <w:color w:val="31849B" w:themeColor="accent5" w:themeShade="BF"/>
          </w:rPr>
          <w:delText>&lt;/xs:complexType&gt;</w:delText>
        </w:r>
        <w:bookmarkStart w:id="23338" w:name="_Toc10201090"/>
        <w:bookmarkStart w:id="23339" w:name="_Toc10205228"/>
        <w:bookmarkStart w:id="23340" w:name="_Toc10209366"/>
        <w:bookmarkEnd w:id="23338"/>
        <w:bookmarkEnd w:id="23339"/>
        <w:bookmarkEnd w:id="23340"/>
      </w:del>
    </w:p>
    <w:p w14:paraId="677169D0" w14:textId="3B911540" w:rsidR="00564C22" w:rsidDel="00B33063" w:rsidRDefault="009B1AF1" w:rsidP="00564C22">
      <w:pPr>
        <w:spacing w:line="259" w:lineRule="auto"/>
        <w:rPr>
          <w:del w:id="23341" w:author="Andreas Kuehne" w:date="2019-05-31T12:22:00Z"/>
        </w:rPr>
      </w:pPr>
      <w:del w:id="23342"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DetailType</w:delText>
        </w:r>
        <w:r w:rsidRPr="71C71F8C" w:rsidDel="00B33063">
          <w:delText xml:space="preserve"> </w:delText>
        </w:r>
        <w:r w:rsidDel="00B33063">
          <w:delText xml:space="preserve">XML element SHALL implement in XML syntax the sub-component that has a name equal to its local name. </w:delText>
        </w:r>
        <w:bookmarkStart w:id="23343" w:name="_Toc10201091"/>
        <w:bookmarkStart w:id="23344" w:name="_Toc10205229"/>
        <w:bookmarkStart w:id="23345" w:name="_Toc10209367"/>
        <w:bookmarkEnd w:id="23343"/>
        <w:bookmarkEnd w:id="23344"/>
        <w:bookmarkEnd w:id="23345"/>
      </w:del>
    </w:p>
    <w:p w14:paraId="04F5508B" w14:textId="54988051" w:rsidR="00564C22" w:rsidDel="00B33063" w:rsidRDefault="009B1AF1" w:rsidP="00564C22">
      <w:pPr>
        <w:pStyle w:val="berschrift3"/>
        <w:rPr>
          <w:del w:id="23346" w:author="Andreas Kuehne" w:date="2019-05-31T12:22:00Z"/>
        </w:rPr>
      </w:pPr>
      <w:bookmarkStart w:id="23347" w:name="_RefComp02F13485"/>
      <w:del w:id="23348" w:author="Andreas Kuehne" w:date="2019-05-31T12:22:00Z">
        <w:r w:rsidDel="00B33063">
          <w:delText>Component SigningTimeInfo</w:delText>
        </w:r>
        <w:bookmarkStart w:id="23349" w:name="_Toc10201092"/>
        <w:bookmarkStart w:id="23350" w:name="_Toc10205230"/>
        <w:bookmarkStart w:id="23351" w:name="_Toc10209368"/>
        <w:bookmarkEnd w:id="23347"/>
        <w:bookmarkEnd w:id="23349"/>
        <w:bookmarkEnd w:id="23350"/>
        <w:bookmarkEnd w:id="23351"/>
      </w:del>
    </w:p>
    <w:p w14:paraId="521FA143" w14:textId="366A0C1F" w:rsidR="00564C22" w:rsidDel="00B33063" w:rsidRDefault="001725A5" w:rsidP="00564C22">
      <w:pPr>
        <w:rPr>
          <w:del w:id="23352" w:author="Andreas Kuehne" w:date="2019-05-31T12:22:00Z"/>
        </w:rPr>
      </w:pPr>
      <w:del w:id="23353" w:author="Andreas Kuehne" w:date="2019-05-31T12:22:00Z">
        <w:r w:rsidRPr="003A06D0" w:rsidDel="00B33063">
          <w:delText xml:space="preserve">This </w:delText>
        </w:r>
        <w:r w:rsidRPr="003A06D0" w:rsidDel="00B33063">
          <w:rPr>
            <w:rFonts w:ascii="Courier New" w:eastAsia="Courier New" w:hAnsi="Courier New" w:cs="Courier New"/>
            <w:lang w:val="en-GB"/>
          </w:rPr>
          <w:delText>SigningTimeInfo</w:delText>
        </w:r>
        <w:r w:rsidRPr="003A06D0" w:rsidDel="00B33063">
          <w:delText xml:space="preserve"> component allows the client to obtain the time instant associated to the signature creation.</w:delText>
        </w:r>
        <w:bookmarkStart w:id="23354" w:name="_Toc10201093"/>
        <w:bookmarkStart w:id="23355" w:name="_Toc10205231"/>
        <w:bookmarkStart w:id="23356" w:name="_Toc10209369"/>
        <w:bookmarkEnd w:id="23354"/>
        <w:bookmarkEnd w:id="23355"/>
        <w:bookmarkEnd w:id="23356"/>
      </w:del>
    </w:p>
    <w:p w14:paraId="227A6D18" w14:textId="0239FC8D" w:rsidR="00564C22" w:rsidDel="00B33063" w:rsidRDefault="009B1AF1" w:rsidP="00564C22">
      <w:pPr>
        <w:rPr>
          <w:del w:id="23357" w:author="Andreas Kuehne" w:date="2019-05-31T12:22:00Z"/>
        </w:rPr>
      </w:pPr>
      <w:del w:id="23358" w:author="Andreas Kuehne" w:date="2019-05-31T12:22:00Z">
        <w:r w:rsidDel="00B33063">
          <w:delText>Below follows a list of the sub-components that constitute this component:</w:delText>
        </w:r>
        <w:bookmarkStart w:id="23359" w:name="_Toc10201094"/>
        <w:bookmarkStart w:id="23360" w:name="_Toc10205232"/>
        <w:bookmarkStart w:id="23361" w:name="_Toc10209370"/>
        <w:bookmarkEnd w:id="23359"/>
        <w:bookmarkEnd w:id="23360"/>
        <w:bookmarkEnd w:id="23361"/>
      </w:del>
    </w:p>
    <w:p w14:paraId="4DB7FED2" w14:textId="3D5EA46F" w:rsidR="00564C22" w:rsidDel="00B33063" w:rsidRDefault="009B1AF1" w:rsidP="00564C22">
      <w:pPr>
        <w:pStyle w:val="Member"/>
        <w:rPr>
          <w:del w:id="23362" w:author="Andreas Kuehne" w:date="2019-05-31T12:22:00Z"/>
        </w:rPr>
      </w:pPr>
      <w:del w:id="23363" w:author="Andreas Kuehne" w:date="2019-05-31T12:22:00Z">
        <w:r w:rsidDel="00B33063">
          <w:delText xml:space="preserve">The </w:delText>
        </w:r>
        <w:r w:rsidRPr="35C1378D" w:rsidDel="00B33063">
          <w:rPr>
            <w:rStyle w:val="Datatype"/>
          </w:rPr>
          <w:delText>SigningTime</w:delText>
        </w:r>
        <w:r w:rsidDel="00B33063">
          <w:delText xml:space="preserve"> element MUST contain one instance of a date/time value. </w:delText>
        </w:r>
        <w:r w:rsidRPr="003A06D0" w:rsidDel="00B33063">
          <w:delText>This element returns the time value considered by the server to be the signature creation time.</w:delText>
        </w:r>
        <w:bookmarkStart w:id="23364" w:name="_Toc10201095"/>
        <w:bookmarkStart w:id="23365" w:name="_Toc10205233"/>
        <w:bookmarkStart w:id="23366" w:name="_Toc10209371"/>
        <w:bookmarkEnd w:id="23364"/>
        <w:bookmarkEnd w:id="23365"/>
        <w:bookmarkEnd w:id="23366"/>
      </w:del>
    </w:p>
    <w:p w14:paraId="26B7949C" w14:textId="4D7D58C6" w:rsidR="00564C22" w:rsidDel="00B33063" w:rsidRDefault="009B1AF1" w:rsidP="00564C22">
      <w:pPr>
        <w:pStyle w:val="Member"/>
        <w:rPr>
          <w:del w:id="23367" w:author="Andreas Kuehne" w:date="2019-05-31T12:22:00Z"/>
        </w:rPr>
      </w:pPr>
      <w:del w:id="23368" w:author="Andreas Kuehne" w:date="2019-05-31T12:22:00Z">
        <w:r w:rsidDel="00B33063">
          <w:delText xml:space="preserve">The OPTIONAL </w:delText>
        </w:r>
        <w:r w:rsidRPr="35C1378D" w:rsidDel="00B33063">
          <w:rPr>
            <w:rStyle w:val="Datatype"/>
          </w:rPr>
          <w:delText>SigningTimeBoundaries</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_RefComp2836BDF5 \r \h </w:delInstrText>
        </w:r>
        <w:r w:rsidDel="00B33063">
          <w:fldChar w:fldCharType="separate"/>
        </w:r>
        <w:r w:rsidDel="00B33063">
          <w:rPr>
            <w:rStyle w:val="Datatype"/>
            <w:rFonts w:eastAsia="Courier New" w:cs="Courier New"/>
          </w:rPr>
          <w:delText>SigningTimeBoundaries</w:delText>
        </w:r>
        <w:r w:rsidDel="00B33063">
          <w:fldChar w:fldCharType="end"/>
        </w:r>
        <w:r w:rsidDel="00B33063">
          <w:delText xml:space="preserve">. </w:delText>
        </w:r>
        <w:r w:rsidRPr="003A06D0" w:rsidDel="00B33063">
          <w:delText>This element returns the trusted time values considered as lower and upper limits for the signing time.</w:delText>
        </w:r>
        <w:bookmarkStart w:id="23369" w:name="_Toc10201096"/>
        <w:bookmarkStart w:id="23370" w:name="_Toc10205234"/>
        <w:bookmarkStart w:id="23371" w:name="_Toc10209372"/>
        <w:bookmarkEnd w:id="23369"/>
        <w:bookmarkEnd w:id="23370"/>
        <w:bookmarkEnd w:id="23371"/>
      </w:del>
    </w:p>
    <w:p w14:paraId="6BCCE1BC" w14:textId="51C58B5C" w:rsidR="00564C22" w:rsidDel="00B33063" w:rsidRDefault="009B1AF1" w:rsidP="00564C22">
      <w:pPr>
        <w:pStyle w:val="berschrift4"/>
        <w:rPr>
          <w:del w:id="23372" w:author="Andreas Kuehne" w:date="2019-05-31T12:22:00Z"/>
        </w:rPr>
      </w:pPr>
      <w:del w:id="23373" w:author="Andreas Kuehne" w:date="2019-05-31T12:22:00Z">
        <w:r w:rsidDel="00B33063">
          <w:delText>SigningTimeInfo – JSON Syntax</w:delText>
        </w:r>
        <w:bookmarkStart w:id="23374" w:name="_Toc10201097"/>
        <w:bookmarkStart w:id="23375" w:name="_Toc10205235"/>
        <w:bookmarkStart w:id="23376" w:name="_Toc10209373"/>
        <w:bookmarkEnd w:id="23374"/>
        <w:bookmarkEnd w:id="23375"/>
        <w:bookmarkEnd w:id="23376"/>
      </w:del>
    </w:p>
    <w:p w14:paraId="2DFCEAED" w14:textId="1C65C294" w:rsidR="00564C22" w:rsidRPr="0248A3D1" w:rsidDel="00B33063" w:rsidRDefault="009B1AF1" w:rsidP="00564C22">
      <w:pPr>
        <w:rPr>
          <w:del w:id="23377" w:author="Andreas Kuehne" w:date="2019-05-31T12:22:00Z"/>
        </w:rPr>
      </w:pPr>
      <w:del w:id="23378"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SigningTimeInfoType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SigningTimeInfo</w:delText>
        </w:r>
        <w:r w:rsidDel="00B33063">
          <w:delText xml:space="preserve"> component.</w:delText>
        </w:r>
        <w:bookmarkStart w:id="23379" w:name="_Toc10201098"/>
        <w:bookmarkStart w:id="23380" w:name="_Toc10205236"/>
        <w:bookmarkStart w:id="23381" w:name="_Toc10209374"/>
        <w:bookmarkEnd w:id="23379"/>
        <w:bookmarkEnd w:id="23380"/>
        <w:bookmarkEnd w:id="23381"/>
      </w:del>
    </w:p>
    <w:p w14:paraId="5ACD42DD" w14:textId="2A9A855F" w:rsidR="00564C22" w:rsidRPr="C2430093" w:rsidDel="00B33063" w:rsidRDefault="009B1AF1" w:rsidP="00564C22">
      <w:pPr>
        <w:spacing w:line="259" w:lineRule="auto"/>
        <w:rPr>
          <w:del w:id="23382" w:author="Andreas Kuehne" w:date="2019-05-31T12:22:00Z"/>
          <w:rFonts w:eastAsia="Arial" w:cs="Arial"/>
          <w:sz w:val="22"/>
          <w:szCs w:val="22"/>
        </w:rPr>
      </w:pPr>
      <w:del w:id="23383"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SigningTimeInfo</w:delText>
        </w:r>
        <w:r w:rsidRPr="002062A5" w:rsidDel="00B33063">
          <w:rPr>
            <w:rFonts w:eastAsia="Arial" w:cs="Arial"/>
            <w:sz w:val="22"/>
            <w:szCs w:val="22"/>
          </w:rPr>
          <w:delText xml:space="preserve"> using JSON-specific names mapped as shown in the table below.</w:delText>
        </w:r>
        <w:bookmarkStart w:id="23384" w:name="_Toc10201099"/>
        <w:bookmarkStart w:id="23385" w:name="_Toc10205237"/>
        <w:bookmarkStart w:id="23386" w:name="_Toc10209375"/>
        <w:bookmarkEnd w:id="23384"/>
        <w:bookmarkEnd w:id="23385"/>
        <w:bookmarkEnd w:id="23386"/>
      </w:del>
    </w:p>
    <w:tbl>
      <w:tblPr>
        <w:tblStyle w:val="Gitternetztabelle1hell1"/>
        <w:tblW w:w="0" w:type="auto"/>
        <w:tblLook w:val="04A0" w:firstRow="1" w:lastRow="0" w:firstColumn="1" w:lastColumn="0" w:noHBand="0" w:noVBand="1"/>
      </w:tblPr>
      <w:tblGrid>
        <w:gridCol w:w="4675"/>
        <w:gridCol w:w="4675"/>
      </w:tblGrid>
      <w:tr w:rsidR="00564C22" w:rsidDel="00B33063" w14:paraId="624A0C9D" w14:textId="55F4DC35" w:rsidTr="00564C22">
        <w:trPr>
          <w:cnfStyle w:val="100000000000" w:firstRow="1" w:lastRow="0" w:firstColumn="0" w:lastColumn="0" w:oddVBand="0" w:evenVBand="0" w:oddHBand="0" w:evenHBand="0" w:firstRowFirstColumn="0" w:firstRowLastColumn="0" w:lastRowFirstColumn="0" w:lastRowLastColumn="0"/>
          <w:del w:id="2338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F8AFE0B" w14:textId="3951950B" w:rsidR="00564C22" w:rsidDel="00B33063" w:rsidRDefault="009B1AF1" w:rsidP="00564C22">
            <w:pPr>
              <w:pStyle w:val="Beschriftung"/>
              <w:rPr>
                <w:del w:id="23388" w:author="Andreas Kuehne" w:date="2019-05-31T12:22:00Z"/>
              </w:rPr>
            </w:pPr>
            <w:del w:id="23389" w:author="Andreas Kuehne" w:date="2019-05-31T12:22:00Z">
              <w:r w:rsidDel="00B33063">
                <w:delText>Element</w:delText>
              </w:r>
              <w:bookmarkStart w:id="23390" w:name="_Toc10201100"/>
              <w:bookmarkStart w:id="23391" w:name="_Toc10205238"/>
              <w:bookmarkStart w:id="23392" w:name="_Toc10209376"/>
              <w:bookmarkEnd w:id="23390"/>
              <w:bookmarkEnd w:id="23391"/>
              <w:bookmarkEnd w:id="23392"/>
            </w:del>
          </w:p>
        </w:tc>
        <w:tc>
          <w:tcPr>
            <w:tcW w:w="4675" w:type="dxa"/>
          </w:tcPr>
          <w:p w14:paraId="624092BB" w14:textId="7D3784F6"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23393" w:author="Andreas Kuehne" w:date="2019-05-31T12:22:00Z"/>
              </w:rPr>
            </w:pPr>
            <w:del w:id="23394" w:author="Andreas Kuehne" w:date="2019-05-31T12:22:00Z">
              <w:r w:rsidDel="00B33063">
                <w:delText>Implementing JSON member name</w:delText>
              </w:r>
              <w:bookmarkStart w:id="23395" w:name="_Toc10201101"/>
              <w:bookmarkStart w:id="23396" w:name="_Toc10205239"/>
              <w:bookmarkStart w:id="23397" w:name="_Toc10209377"/>
              <w:bookmarkEnd w:id="23395"/>
              <w:bookmarkEnd w:id="23396"/>
              <w:bookmarkEnd w:id="23397"/>
            </w:del>
          </w:p>
        </w:tc>
        <w:bookmarkStart w:id="23398" w:name="_Toc10201102"/>
        <w:bookmarkStart w:id="23399" w:name="_Toc10205240"/>
        <w:bookmarkStart w:id="23400" w:name="_Toc10209378"/>
        <w:bookmarkEnd w:id="23398"/>
        <w:bookmarkEnd w:id="23399"/>
        <w:bookmarkEnd w:id="23400"/>
      </w:tr>
      <w:tr w:rsidR="00564C22" w:rsidDel="00B33063" w14:paraId="74112AC0" w14:textId="6D82051F" w:rsidTr="00564C22">
        <w:trPr>
          <w:del w:id="2340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DD2C677" w14:textId="72C57ED9" w:rsidR="00564C22" w:rsidRPr="002062A5" w:rsidDel="00B33063" w:rsidRDefault="009B1AF1" w:rsidP="00564C22">
            <w:pPr>
              <w:pStyle w:val="Beschriftung"/>
              <w:rPr>
                <w:del w:id="23402" w:author="Andreas Kuehne" w:date="2019-05-31T12:22:00Z"/>
                <w:rStyle w:val="Datatype"/>
                <w:b w:val="0"/>
                <w:bCs w:val="0"/>
              </w:rPr>
            </w:pPr>
            <w:del w:id="23403" w:author="Andreas Kuehne" w:date="2019-05-31T12:22:00Z">
              <w:r w:rsidRPr="002062A5" w:rsidDel="00B33063">
                <w:rPr>
                  <w:rStyle w:val="Datatype"/>
                </w:rPr>
                <w:delText>SigningTime</w:delText>
              </w:r>
              <w:bookmarkStart w:id="23404" w:name="_Toc10201103"/>
              <w:bookmarkStart w:id="23405" w:name="_Toc10205241"/>
              <w:bookmarkStart w:id="23406" w:name="_Toc10209379"/>
              <w:bookmarkEnd w:id="23404"/>
              <w:bookmarkEnd w:id="23405"/>
              <w:bookmarkEnd w:id="23406"/>
            </w:del>
          </w:p>
        </w:tc>
        <w:tc>
          <w:tcPr>
            <w:tcW w:w="4675" w:type="dxa"/>
          </w:tcPr>
          <w:p w14:paraId="2A149E7F" w14:textId="2948EB92"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3407" w:author="Andreas Kuehne" w:date="2019-05-31T12:22:00Z"/>
                <w:rStyle w:val="Datatype"/>
              </w:rPr>
            </w:pPr>
            <w:del w:id="23408" w:author="Andreas Kuehne" w:date="2019-05-31T12:22:00Z">
              <w:r w:rsidRPr="002062A5" w:rsidDel="00B33063">
                <w:rPr>
                  <w:rStyle w:val="Datatype"/>
                </w:rPr>
                <w:delText>signingTime</w:delText>
              </w:r>
              <w:bookmarkStart w:id="23409" w:name="_Toc10201104"/>
              <w:bookmarkStart w:id="23410" w:name="_Toc10205242"/>
              <w:bookmarkStart w:id="23411" w:name="_Toc10209380"/>
              <w:bookmarkEnd w:id="23409"/>
              <w:bookmarkEnd w:id="23410"/>
              <w:bookmarkEnd w:id="23411"/>
            </w:del>
          </w:p>
        </w:tc>
        <w:bookmarkStart w:id="23412" w:name="_Toc10201105"/>
        <w:bookmarkStart w:id="23413" w:name="_Toc10205243"/>
        <w:bookmarkStart w:id="23414" w:name="_Toc10209381"/>
        <w:bookmarkEnd w:id="23412"/>
        <w:bookmarkEnd w:id="23413"/>
        <w:bookmarkEnd w:id="23414"/>
      </w:tr>
      <w:tr w:rsidR="00564C22" w:rsidDel="00B33063" w14:paraId="1F8AC468" w14:textId="2E631180" w:rsidTr="00564C22">
        <w:trPr>
          <w:del w:id="2341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1A205EE" w14:textId="3FC467E5" w:rsidR="00564C22" w:rsidRPr="002062A5" w:rsidDel="00B33063" w:rsidRDefault="009B1AF1" w:rsidP="00564C22">
            <w:pPr>
              <w:pStyle w:val="Beschriftung"/>
              <w:rPr>
                <w:del w:id="23416" w:author="Andreas Kuehne" w:date="2019-05-31T12:22:00Z"/>
                <w:rStyle w:val="Datatype"/>
                <w:b w:val="0"/>
                <w:bCs w:val="0"/>
              </w:rPr>
            </w:pPr>
            <w:del w:id="23417" w:author="Andreas Kuehne" w:date="2019-05-31T12:22:00Z">
              <w:r w:rsidRPr="002062A5" w:rsidDel="00B33063">
                <w:rPr>
                  <w:rStyle w:val="Datatype"/>
                </w:rPr>
                <w:delText>SigningTimeBoundaries</w:delText>
              </w:r>
              <w:bookmarkStart w:id="23418" w:name="_Toc10201106"/>
              <w:bookmarkStart w:id="23419" w:name="_Toc10205244"/>
              <w:bookmarkStart w:id="23420" w:name="_Toc10209382"/>
              <w:bookmarkEnd w:id="23418"/>
              <w:bookmarkEnd w:id="23419"/>
              <w:bookmarkEnd w:id="23420"/>
            </w:del>
          </w:p>
        </w:tc>
        <w:tc>
          <w:tcPr>
            <w:tcW w:w="4675" w:type="dxa"/>
          </w:tcPr>
          <w:p w14:paraId="4FCA50CE" w14:textId="66D25711"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3421" w:author="Andreas Kuehne" w:date="2019-05-31T12:22:00Z"/>
                <w:rStyle w:val="Datatype"/>
              </w:rPr>
            </w:pPr>
            <w:del w:id="23422" w:author="Andreas Kuehne" w:date="2019-05-31T12:22:00Z">
              <w:r w:rsidRPr="002062A5" w:rsidDel="00B33063">
                <w:rPr>
                  <w:rStyle w:val="Datatype"/>
                </w:rPr>
                <w:delText>bounds</w:delText>
              </w:r>
              <w:bookmarkStart w:id="23423" w:name="_Toc10201107"/>
              <w:bookmarkStart w:id="23424" w:name="_Toc10205245"/>
              <w:bookmarkStart w:id="23425" w:name="_Toc10209383"/>
              <w:bookmarkEnd w:id="23423"/>
              <w:bookmarkEnd w:id="23424"/>
              <w:bookmarkEnd w:id="23425"/>
            </w:del>
          </w:p>
        </w:tc>
        <w:bookmarkStart w:id="23426" w:name="_Toc10201108"/>
        <w:bookmarkStart w:id="23427" w:name="_Toc10205246"/>
        <w:bookmarkStart w:id="23428" w:name="_Toc10209384"/>
        <w:bookmarkEnd w:id="23426"/>
        <w:bookmarkEnd w:id="23427"/>
        <w:bookmarkEnd w:id="23428"/>
      </w:tr>
    </w:tbl>
    <w:p w14:paraId="299D8DE5" w14:textId="52B4E237" w:rsidR="00564C22" w:rsidRPr="0202B381" w:rsidDel="00B33063" w:rsidRDefault="009B1AF1" w:rsidP="00564C22">
      <w:pPr>
        <w:rPr>
          <w:del w:id="23429" w:author="Andreas Kuehne" w:date="2019-05-31T12:22:00Z"/>
        </w:rPr>
      </w:pPr>
      <w:del w:id="23430"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SigningTimeInfoType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23431" w:name="_Toc10201109"/>
        <w:bookmarkStart w:id="23432" w:name="_Toc10205247"/>
        <w:bookmarkStart w:id="23433" w:name="_Toc10209385"/>
        <w:bookmarkEnd w:id="23431"/>
        <w:bookmarkEnd w:id="23432"/>
        <w:bookmarkEnd w:id="23433"/>
      </w:del>
    </w:p>
    <w:p w14:paraId="1C5941F1" w14:textId="5EAD71B2" w:rsidR="00564C22" w:rsidDel="00B33063" w:rsidRDefault="009B1AF1" w:rsidP="00564C22">
      <w:pPr>
        <w:pStyle w:val="Code"/>
        <w:spacing w:line="259" w:lineRule="auto"/>
        <w:rPr>
          <w:del w:id="23434" w:author="Andreas Kuehne" w:date="2019-05-31T12:22:00Z"/>
        </w:rPr>
      </w:pPr>
      <w:del w:id="23435" w:author="Andreas Kuehne" w:date="2019-05-31T12:22:00Z">
        <w:r w:rsidDel="00B33063">
          <w:rPr>
            <w:color w:val="31849B" w:themeColor="accent5" w:themeShade="BF"/>
          </w:rPr>
          <w:delText>"dss2-SigningTimeInfoType"</w:delText>
        </w:r>
        <w:r w:rsidDel="00B33063">
          <w:delText>: {</w:delText>
        </w:r>
        <w:bookmarkStart w:id="23436" w:name="_Toc10201110"/>
        <w:bookmarkStart w:id="23437" w:name="_Toc10205248"/>
        <w:bookmarkStart w:id="23438" w:name="_Toc10209386"/>
        <w:bookmarkEnd w:id="23436"/>
        <w:bookmarkEnd w:id="23437"/>
        <w:bookmarkEnd w:id="23438"/>
      </w:del>
    </w:p>
    <w:p w14:paraId="2743736C" w14:textId="21C2B088" w:rsidR="00564C22" w:rsidDel="00B33063" w:rsidRDefault="009B1AF1" w:rsidP="00564C22">
      <w:pPr>
        <w:pStyle w:val="Code"/>
        <w:spacing w:line="259" w:lineRule="auto"/>
        <w:rPr>
          <w:del w:id="23439" w:author="Andreas Kuehne" w:date="2019-05-31T12:22:00Z"/>
        </w:rPr>
      </w:pPr>
      <w:del w:id="23440"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23441" w:name="_Toc10201111"/>
        <w:bookmarkStart w:id="23442" w:name="_Toc10205249"/>
        <w:bookmarkStart w:id="23443" w:name="_Toc10209387"/>
        <w:bookmarkEnd w:id="23441"/>
        <w:bookmarkEnd w:id="23442"/>
        <w:bookmarkEnd w:id="23443"/>
      </w:del>
    </w:p>
    <w:p w14:paraId="61AFCAE7" w14:textId="45D62D19" w:rsidR="00564C22" w:rsidDel="00B33063" w:rsidRDefault="009B1AF1" w:rsidP="00564C22">
      <w:pPr>
        <w:pStyle w:val="Code"/>
        <w:spacing w:line="259" w:lineRule="auto"/>
        <w:rPr>
          <w:del w:id="23444" w:author="Andreas Kuehne" w:date="2019-05-31T12:22:00Z"/>
        </w:rPr>
      </w:pPr>
      <w:del w:id="23445" w:author="Andreas Kuehne" w:date="2019-05-31T12:22:00Z">
        <w:r w:rsidDel="00B33063">
          <w:rPr>
            <w:color w:val="31849B" w:themeColor="accent5" w:themeShade="BF"/>
          </w:rPr>
          <w:delText xml:space="preserve">  "properties"</w:delText>
        </w:r>
        <w:r w:rsidDel="00B33063">
          <w:delText>: {</w:delText>
        </w:r>
        <w:bookmarkStart w:id="23446" w:name="_Toc10201112"/>
        <w:bookmarkStart w:id="23447" w:name="_Toc10205250"/>
        <w:bookmarkStart w:id="23448" w:name="_Toc10209388"/>
        <w:bookmarkEnd w:id="23446"/>
        <w:bookmarkEnd w:id="23447"/>
        <w:bookmarkEnd w:id="23448"/>
      </w:del>
    </w:p>
    <w:p w14:paraId="3007E380" w14:textId="4016CDBE" w:rsidR="00564C22" w:rsidDel="00B33063" w:rsidRDefault="009B1AF1" w:rsidP="00564C22">
      <w:pPr>
        <w:pStyle w:val="Code"/>
        <w:spacing w:line="259" w:lineRule="auto"/>
        <w:rPr>
          <w:del w:id="23449" w:author="Andreas Kuehne" w:date="2019-05-31T12:22:00Z"/>
        </w:rPr>
      </w:pPr>
      <w:del w:id="23450" w:author="Andreas Kuehne" w:date="2019-05-31T12:22:00Z">
        <w:r w:rsidDel="00B33063">
          <w:rPr>
            <w:color w:val="31849B" w:themeColor="accent5" w:themeShade="BF"/>
          </w:rPr>
          <w:delText xml:space="preserve">    "signingTime"</w:delText>
        </w:r>
        <w:r w:rsidDel="00B33063">
          <w:delText>: {</w:delText>
        </w:r>
        <w:bookmarkStart w:id="23451" w:name="_Toc10201113"/>
        <w:bookmarkStart w:id="23452" w:name="_Toc10205251"/>
        <w:bookmarkStart w:id="23453" w:name="_Toc10209389"/>
        <w:bookmarkEnd w:id="23451"/>
        <w:bookmarkEnd w:id="23452"/>
        <w:bookmarkEnd w:id="23453"/>
      </w:del>
    </w:p>
    <w:p w14:paraId="39AF6856" w14:textId="60F1D6C4" w:rsidR="00564C22" w:rsidDel="00B33063" w:rsidRDefault="009B1AF1" w:rsidP="00564C22">
      <w:pPr>
        <w:pStyle w:val="Code"/>
        <w:spacing w:line="259" w:lineRule="auto"/>
        <w:rPr>
          <w:del w:id="23454" w:author="Andreas Kuehne" w:date="2019-05-31T12:22:00Z"/>
        </w:rPr>
      </w:pPr>
      <w:del w:id="23455"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"integer",</w:delText>
        </w:r>
        <w:bookmarkStart w:id="23456" w:name="_Toc10201114"/>
        <w:bookmarkStart w:id="23457" w:name="_Toc10205252"/>
        <w:bookmarkStart w:id="23458" w:name="_Toc10209390"/>
        <w:bookmarkEnd w:id="23456"/>
        <w:bookmarkEnd w:id="23457"/>
        <w:bookmarkEnd w:id="23458"/>
      </w:del>
    </w:p>
    <w:p w14:paraId="194285FC" w14:textId="6A955AC2" w:rsidR="00564C22" w:rsidDel="00B33063" w:rsidRDefault="009B1AF1" w:rsidP="00564C22">
      <w:pPr>
        <w:pStyle w:val="Code"/>
        <w:spacing w:line="259" w:lineRule="auto"/>
        <w:rPr>
          <w:del w:id="23459" w:author="Andreas Kuehne" w:date="2019-05-31T12:22:00Z"/>
        </w:rPr>
      </w:pPr>
      <w:del w:id="23460" w:author="Andreas Kuehne" w:date="2019-05-31T12:22:00Z">
        <w:r w:rsidDel="00B33063">
          <w:rPr>
            <w:color w:val="31849B" w:themeColor="accent5" w:themeShade="BF"/>
          </w:rPr>
          <w:delText xml:space="preserve">      "format"</w:delText>
        </w:r>
        <w:r w:rsidDel="00B33063">
          <w:delText xml:space="preserve">: </w:delText>
        </w:r>
        <w:r w:rsidDel="00B33063">
          <w:rPr>
            <w:color w:val="244061" w:themeColor="accent1" w:themeShade="80"/>
          </w:rPr>
          <w:delText>"utc-millisec"</w:delText>
        </w:r>
        <w:bookmarkStart w:id="23461" w:name="_Toc10201115"/>
        <w:bookmarkStart w:id="23462" w:name="_Toc10205253"/>
        <w:bookmarkStart w:id="23463" w:name="_Toc10209391"/>
        <w:bookmarkEnd w:id="23461"/>
        <w:bookmarkEnd w:id="23462"/>
        <w:bookmarkEnd w:id="23463"/>
      </w:del>
    </w:p>
    <w:p w14:paraId="281AC6C0" w14:textId="4EAEF174" w:rsidR="00564C22" w:rsidDel="00B33063" w:rsidRDefault="009B1AF1" w:rsidP="00564C22">
      <w:pPr>
        <w:pStyle w:val="Code"/>
        <w:spacing w:line="259" w:lineRule="auto"/>
        <w:rPr>
          <w:del w:id="23464" w:author="Andreas Kuehne" w:date="2019-05-31T12:22:00Z"/>
        </w:rPr>
      </w:pPr>
      <w:del w:id="23465" w:author="Andreas Kuehne" w:date="2019-05-31T12:22:00Z">
        <w:r w:rsidDel="00B33063">
          <w:delText xml:space="preserve">    },</w:delText>
        </w:r>
        <w:bookmarkStart w:id="23466" w:name="_Toc10201116"/>
        <w:bookmarkStart w:id="23467" w:name="_Toc10205254"/>
        <w:bookmarkStart w:id="23468" w:name="_Toc10209392"/>
        <w:bookmarkEnd w:id="23466"/>
        <w:bookmarkEnd w:id="23467"/>
        <w:bookmarkEnd w:id="23468"/>
      </w:del>
    </w:p>
    <w:p w14:paraId="2647820D" w14:textId="52EE0AA4" w:rsidR="00564C22" w:rsidDel="00B33063" w:rsidRDefault="009B1AF1" w:rsidP="00564C22">
      <w:pPr>
        <w:pStyle w:val="Code"/>
        <w:spacing w:line="259" w:lineRule="auto"/>
        <w:rPr>
          <w:del w:id="23469" w:author="Andreas Kuehne" w:date="2019-05-31T12:22:00Z"/>
        </w:rPr>
      </w:pPr>
      <w:del w:id="23470" w:author="Andreas Kuehne" w:date="2019-05-31T12:22:00Z">
        <w:r w:rsidDel="00B33063">
          <w:rPr>
            <w:color w:val="31849B" w:themeColor="accent5" w:themeShade="BF"/>
          </w:rPr>
          <w:delText xml:space="preserve">    "bounds"</w:delText>
        </w:r>
        <w:r w:rsidDel="00B33063">
          <w:delText>: {</w:delText>
        </w:r>
        <w:bookmarkStart w:id="23471" w:name="_Toc10201117"/>
        <w:bookmarkStart w:id="23472" w:name="_Toc10205255"/>
        <w:bookmarkStart w:id="23473" w:name="_Toc10209393"/>
        <w:bookmarkEnd w:id="23471"/>
        <w:bookmarkEnd w:id="23472"/>
        <w:bookmarkEnd w:id="23473"/>
      </w:del>
    </w:p>
    <w:p w14:paraId="2054FF72" w14:textId="152BB845" w:rsidR="00564C22" w:rsidDel="00B33063" w:rsidRDefault="009B1AF1" w:rsidP="00564C22">
      <w:pPr>
        <w:pStyle w:val="Code"/>
        <w:spacing w:line="259" w:lineRule="auto"/>
        <w:rPr>
          <w:del w:id="23474" w:author="Andreas Kuehne" w:date="2019-05-31T12:22:00Z"/>
        </w:rPr>
      </w:pPr>
      <w:del w:id="23475"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"#/definitions/dss2-SigningTimeBoundariesType"</w:delText>
        </w:r>
        <w:bookmarkStart w:id="23476" w:name="_Toc10201118"/>
        <w:bookmarkStart w:id="23477" w:name="_Toc10205256"/>
        <w:bookmarkStart w:id="23478" w:name="_Toc10209394"/>
        <w:bookmarkEnd w:id="23476"/>
        <w:bookmarkEnd w:id="23477"/>
        <w:bookmarkEnd w:id="23478"/>
      </w:del>
    </w:p>
    <w:p w14:paraId="77D88044" w14:textId="0D78110A" w:rsidR="00564C22" w:rsidDel="00B33063" w:rsidRDefault="009B1AF1" w:rsidP="00564C22">
      <w:pPr>
        <w:pStyle w:val="Code"/>
        <w:spacing w:line="259" w:lineRule="auto"/>
        <w:rPr>
          <w:del w:id="23479" w:author="Andreas Kuehne" w:date="2019-05-31T12:22:00Z"/>
        </w:rPr>
      </w:pPr>
      <w:del w:id="23480" w:author="Andreas Kuehne" w:date="2019-05-31T12:22:00Z">
        <w:r w:rsidDel="00B33063">
          <w:delText xml:space="preserve">    }</w:delText>
        </w:r>
        <w:bookmarkStart w:id="23481" w:name="_Toc10201119"/>
        <w:bookmarkStart w:id="23482" w:name="_Toc10205257"/>
        <w:bookmarkStart w:id="23483" w:name="_Toc10209395"/>
        <w:bookmarkEnd w:id="23481"/>
        <w:bookmarkEnd w:id="23482"/>
        <w:bookmarkEnd w:id="23483"/>
      </w:del>
    </w:p>
    <w:p w14:paraId="47BDB853" w14:textId="7407E809" w:rsidR="00564C22" w:rsidDel="00B33063" w:rsidRDefault="009B1AF1" w:rsidP="00564C22">
      <w:pPr>
        <w:pStyle w:val="Code"/>
        <w:spacing w:line="259" w:lineRule="auto"/>
        <w:rPr>
          <w:del w:id="23484" w:author="Andreas Kuehne" w:date="2019-05-31T12:22:00Z"/>
        </w:rPr>
      </w:pPr>
      <w:del w:id="23485" w:author="Andreas Kuehne" w:date="2019-05-31T12:22:00Z">
        <w:r w:rsidDel="00B33063">
          <w:delText xml:space="preserve">  },</w:delText>
        </w:r>
        <w:bookmarkStart w:id="23486" w:name="_Toc10201120"/>
        <w:bookmarkStart w:id="23487" w:name="_Toc10205258"/>
        <w:bookmarkStart w:id="23488" w:name="_Toc10209396"/>
        <w:bookmarkEnd w:id="23486"/>
        <w:bookmarkEnd w:id="23487"/>
        <w:bookmarkEnd w:id="23488"/>
      </w:del>
    </w:p>
    <w:p w14:paraId="5455194C" w14:textId="2C14F615" w:rsidR="00564C22" w:rsidDel="00B33063" w:rsidRDefault="009B1AF1" w:rsidP="00564C22">
      <w:pPr>
        <w:pStyle w:val="Code"/>
        <w:spacing w:line="259" w:lineRule="auto"/>
        <w:rPr>
          <w:del w:id="23489" w:author="Andreas Kuehne" w:date="2019-05-31T12:22:00Z"/>
        </w:rPr>
      </w:pPr>
      <w:del w:id="23490"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"signingTime"</w:delText>
        </w:r>
        <w:r w:rsidDel="00B33063">
          <w:delText>]</w:delText>
        </w:r>
        <w:bookmarkStart w:id="23491" w:name="_Toc10201121"/>
        <w:bookmarkStart w:id="23492" w:name="_Toc10205259"/>
        <w:bookmarkStart w:id="23493" w:name="_Toc10209397"/>
        <w:bookmarkEnd w:id="23491"/>
        <w:bookmarkEnd w:id="23492"/>
        <w:bookmarkEnd w:id="23493"/>
      </w:del>
    </w:p>
    <w:p w14:paraId="5FB86DF2" w14:textId="6B32ABEF" w:rsidR="00564C22" w:rsidDel="00B33063" w:rsidRDefault="009B1AF1" w:rsidP="00564C22">
      <w:pPr>
        <w:pStyle w:val="Code"/>
        <w:spacing w:line="259" w:lineRule="auto"/>
        <w:rPr>
          <w:del w:id="23494" w:author="Andreas Kuehne" w:date="2019-05-31T12:22:00Z"/>
        </w:rPr>
      </w:pPr>
      <w:del w:id="23495" w:author="Andreas Kuehne" w:date="2019-05-31T12:22:00Z">
        <w:r w:rsidDel="00B33063">
          <w:delText>}</w:delText>
        </w:r>
        <w:bookmarkStart w:id="23496" w:name="_Toc10201122"/>
        <w:bookmarkStart w:id="23497" w:name="_Toc10205260"/>
        <w:bookmarkStart w:id="23498" w:name="_Toc10209398"/>
        <w:bookmarkEnd w:id="23496"/>
        <w:bookmarkEnd w:id="23497"/>
        <w:bookmarkEnd w:id="23498"/>
      </w:del>
    </w:p>
    <w:p w14:paraId="415EC7FD" w14:textId="11FADF78" w:rsidR="00564C22" w:rsidDel="00B33063" w:rsidRDefault="00564C22" w:rsidP="00564C22">
      <w:pPr>
        <w:rPr>
          <w:del w:id="23499" w:author="Andreas Kuehne" w:date="2019-05-31T12:22:00Z"/>
        </w:rPr>
      </w:pPr>
      <w:bookmarkStart w:id="23500" w:name="_Toc10201123"/>
      <w:bookmarkStart w:id="23501" w:name="_Toc10205261"/>
      <w:bookmarkStart w:id="23502" w:name="_Toc10209399"/>
      <w:bookmarkEnd w:id="23500"/>
      <w:bookmarkEnd w:id="23501"/>
      <w:bookmarkEnd w:id="23502"/>
    </w:p>
    <w:p w14:paraId="6C2AFE0A" w14:textId="6909FAB4" w:rsidR="00564C22" w:rsidDel="00B33063" w:rsidRDefault="009B1AF1" w:rsidP="00564C22">
      <w:pPr>
        <w:pStyle w:val="berschrift4"/>
        <w:rPr>
          <w:del w:id="23503" w:author="Andreas Kuehne" w:date="2019-05-31T12:22:00Z"/>
        </w:rPr>
      </w:pPr>
      <w:del w:id="23504" w:author="Andreas Kuehne" w:date="2019-05-31T12:22:00Z">
        <w:r w:rsidDel="00B33063">
          <w:delText>SigningTimeInfo – XML Syntax</w:delText>
        </w:r>
        <w:bookmarkStart w:id="23505" w:name="_Toc10201124"/>
        <w:bookmarkStart w:id="23506" w:name="_Toc10205262"/>
        <w:bookmarkStart w:id="23507" w:name="_Toc10209400"/>
        <w:bookmarkEnd w:id="23505"/>
        <w:bookmarkEnd w:id="23506"/>
        <w:bookmarkEnd w:id="23507"/>
      </w:del>
    </w:p>
    <w:p w14:paraId="4860AA43" w14:textId="63F2254D" w:rsidR="00564C22" w:rsidRPr="5404FA76" w:rsidDel="00B33063" w:rsidRDefault="009B1AF1" w:rsidP="00564C22">
      <w:pPr>
        <w:rPr>
          <w:del w:id="23508" w:author="Andreas Kuehne" w:date="2019-05-31T12:22:00Z"/>
        </w:rPr>
      </w:pPr>
      <w:del w:id="23509" w:author="Andreas Kuehne" w:date="2019-05-31T12:22:00Z">
        <w:r w:rsidRPr="0CCF9147" w:rsidDel="00B33063">
          <w:delText xml:space="preserve">The XML type </w:delText>
        </w:r>
        <w:r w:rsidRPr="002062A5" w:rsidDel="00B33063">
          <w:rPr>
            <w:rFonts w:ascii="Courier New" w:eastAsia="Courier New" w:hAnsi="Courier New" w:cs="Courier New"/>
          </w:rPr>
          <w:delText>SigningTimeInfoType</w:delText>
        </w:r>
        <w:r w:rsidRPr="0CCF9147" w:rsidDel="00B33063">
          <w:delText xml:space="preserve"> SHALL implement the requirements defined in the </w:delText>
        </w:r>
        <w:r w:rsidRPr="002062A5" w:rsidDel="00B33063">
          <w:rPr>
            <w:rFonts w:ascii="Courier New" w:eastAsia="Courier New" w:hAnsi="Courier New" w:cs="Courier New"/>
          </w:rPr>
          <w:delText>SigningTimeInfo</w:delText>
        </w:r>
        <w:r w:rsidDel="00B33063">
          <w:delText xml:space="preserve"> </w:delText>
        </w:r>
        <w:r w:rsidRPr="005A6FFD" w:rsidDel="00B33063">
          <w:delText>component.</w:delText>
        </w:r>
        <w:bookmarkStart w:id="23510" w:name="_Toc10201125"/>
        <w:bookmarkStart w:id="23511" w:name="_Toc10205263"/>
        <w:bookmarkStart w:id="23512" w:name="_Toc10209401"/>
        <w:bookmarkEnd w:id="23510"/>
        <w:bookmarkEnd w:id="23511"/>
        <w:bookmarkEnd w:id="23512"/>
      </w:del>
    </w:p>
    <w:p w14:paraId="3F70A415" w14:textId="163E3C44" w:rsidR="00564C22" w:rsidDel="00B33063" w:rsidRDefault="009B1AF1" w:rsidP="00564C22">
      <w:pPr>
        <w:rPr>
          <w:del w:id="23513" w:author="Andreas Kuehne" w:date="2019-05-31T12:22:00Z"/>
        </w:rPr>
      </w:pPr>
      <w:del w:id="23514"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SigningTimeInfoType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23515" w:name="_Toc10201126"/>
        <w:bookmarkStart w:id="23516" w:name="_Toc10205264"/>
        <w:bookmarkStart w:id="23517" w:name="_Toc10209402"/>
        <w:bookmarkEnd w:id="23515"/>
        <w:bookmarkEnd w:id="23516"/>
        <w:bookmarkEnd w:id="23517"/>
      </w:del>
    </w:p>
    <w:p w14:paraId="5F538801" w14:textId="188619FD" w:rsidR="00564C22" w:rsidDel="00B33063" w:rsidRDefault="009B1AF1" w:rsidP="00564C22">
      <w:pPr>
        <w:pStyle w:val="Code"/>
        <w:rPr>
          <w:del w:id="23518" w:author="Andreas Kuehne" w:date="2019-05-31T12:22:00Z"/>
        </w:rPr>
      </w:pPr>
      <w:del w:id="23519"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SigningTimeInfoType</w:delText>
        </w:r>
        <w:r w:rsidDel="00B33063">
          <w:rPr>
            <w:color w:val="943634" w:themeColor="accent2" w:themeShade="BF"/>
          </w:rPr>
          <w:delText>"</w:delText>
        </w:r>
        <w:r w:rsidDel="00B33063">
          <w:rPr>
            <w:color w:val="31849B" w:themeColor="accent5" w:themeShade="BF"/>
          </w:rPr>
          <w:delText>&gt;</w:delText>
        </w:r>
        <w:bookmarkStart w:id="23520" w:name="_Toc10201127"/>
        <w:bookmarkStart w:id="23521" w:name="_Toc10205265"/>
        <w:bookmarkStart w:id="23522" w:name="_Toc10209403"/>
        <w:bookmarkEnd w:id="23520"/>
        <w:bookmarkEnd w:id="23521"/>
        <w:bookmarkEnd w:id="23522"/>
      </w:del>
    </w:p>
    <w:p w14:paraId="2295680E" w14:textId="69BEE3CC" w:rsidR="00564C22" w:rsidDel="00B33063" w:rsidRDefault="009B1AF1" w:rsidP="00564C22">
      <w:pPr>
        <w:pStyle w:val="Code"/>
        <w:rPr>
          <w:del w:id="23523" w:author="Andreas Kuehne" w:date="2019-05-31T12:22:00Z"/>
        </w:rPr>
      </w:pPr>
      <w:del w:id="23524" w:author="Andreas Kuehne" w:date="2019-05-31T12:22:00Z">
        <w:r w:rsidDel="00B33063">
          <w:rPr>
            <w:color w:val="31849B" w:themeColor="accent5" w:themeShade="BF"/>
          </w:rPr>
          <w:delText xml:space="preserve">  &lt;xs:sequence&gt;</w:delText>
        </w:r>
        <w:bookmarkStart w:id="23525" w:name="_Toc10201128"/>
        <w:bookmarkStart w:id="23526" w:name="_Toc10205266"/>
        <w:bookmarkStart w:id="23527" w:name="_Toc10209404"/>
        <w:bookmarkEnd w:id="23525"/>
        <w:bookmarkEnd w:id="23526"/>
        <w:bookmarkEnd w:id="23527"/>
      </w:del>
    </w:p>
    <w:p w14:paraId="58C5A4D2" w14:textId="42BBA492" w:rsidR="00564C22" w:rsidDel="00B33063" w:rsidRDefault="009B1AF1" w:rsidP="00564C22">
      <w:pPr>
        <w:pStyle w:val="Code"/>
        <w:rPr>
          <w:del w:id="23528" w:author="Andreas Kuehne" w:date="2019-05-31T12:22:00Z"/>
        </w:rPr>
      </w:pPr>
      <w:del w:id="23529"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SigningTime</w:delText>
        </w:r>
        <w:r w:rsidDel="00B33063">
          <w:rPr>
            <w:color w:val="943634" w:themeColor="accent2" w:themeShade="BF"/>
          </w:rPr>
          <w:delText>" type="</w:delText>
        </w:r>
        <w:r w:rsidDel="00B33063">
          <w:rPr>
            <w:color w:val="244061" w:themeColor="accent1" w:themeShade="80"/>
          </w:rPr>
          <w:delText>xs:dateTime</w:delText>
        </w:r>
        <w:r w:rsidDel="00B33063">
          <w:rPr>
            <w:color w:val="943634" w:themeColor="accent2" w:themeShade="BF"/>
          </w:rPr>
          <w:delText>"</w:delText>
        </w:r>
        <w:r w:rsidDel="00B33063">
          <w:rPr>
            <w:color w:val="31849B" w:themeColor="accent5" w:themeShade="BF"/>
          </w:rPr>
          <w:delText>/&gt;</w:delText>
        </w:r>
        <w:bookmarkStart w:id="23530" w:name="_Toc10201129"/>
        <w:bookmarkStart w:id="23531" w:name="_Toc10205267"/>
        <w:bookmarkStart w:id="23532" w:name="_Toc10209405"/>
        <w:bookmarkEnd w:id="23530"/>
        <w:bookmarkEnd w:id="23531"/>
        <w:bookmarkEnd w:id="23532"/>
      </w:del>
    </w:p>
    <w:p w14:paraId="3150EDEC" w14:textId="1A690EC5" w:rsidR="00564C22" w:rsidDel="00B33063" w:rsidRDefault="009B1AF1" w:rsidP="00564C22">
      <w:pPr>
        <w:pStyle w:val="Code"/>
        <w:rPr>
          <w:del w:id="23533" w:author="Andreas Kuehne" w:date="2019-05-31T12:22:00Z"/>
        </w:rPr>
      </w:pPr>
      <w:del w:id="23534"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SigningTimeBoundaries</w:delText>
        </w:r>
        <w:r w:rsidDel="00B33063">
          <w:rPr>
            <w:color w:val="943634" w:themeColor="accent2" w:themeShade="BF"/>
          </w:rPr>
          <w:delText>" type="</w:delText>
        </w:r>
        <w:r w:rsidDel="00B33063">
          <w:rPr>
            <w:color w:val="244061" w:themeColor="accent1" w:themeShade="80"/>
          </w:rPr>
          <w:delText>dss2:SigningTimeBoundariesType</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23535" w:name="_Toc10201130"/>
        <w:bookmarkStart w:id="23536" w:name="_Toc10205268"/>
        <w:bookmarkStart w:id="23537" w:name="_Toc10209406"/>
        <w:bookmarkEnd w:id="23535"/>
        <w:bookmarkEnd w:id="23536"/>
        <w:bookmarkEnd w:id="23537"/>
      </w:del>
    </w:p>
    <w:p w14:paraId="08C44437" w14:textId="7FE03A4C" w:rsidR="00564C22" w:rsidDel="00B33063" w:rsidRDefault="009B1AF1" w:rsidP="00564C22">
      <w:pPr>
        <w:pStyle w:val="Code"/>
        <w:rPr>
          <w:del w:id="23538" w:author="Andreas Kuehne" w:date="2019-05-31T12:22:00Z"/>
        </w:rPr>
      </w:pPr>
      <w:del w:id="23539" w:author="Andreas Kuehne" w:date="2019-05-31T12:22:00Z">
        <w:r w:rsidDel="00B33063">
          <w:rPr>
            <w:color w:val="31849B" w:themeColor="accent5" w:themeShade="BF"/>
          </w:rPr>
          <w:delText xml:space="preserve">  &lt;/xs:sequence&gt;</w:delText>
        </w:r>
        <w:bookmarkStart w:id="23540" w:name="_Toc10201131"/>
        <w:bookmarkStart w:id="23541" w:name="_Toc10205269"/>
        <w:bookmarkStart w:id="23542" w:name="_Toc10209407"/>
        <w:bookmarkEnd w:id="23540"/>
        <w:bookmarkEnd w:id="23541"/>
        <w:bookmarkEnd w:id="23542"/>
      </w:del>
    </w:p>
    <w:p w14:paraId="6C799E69" w14:textId="48858AB9" w:rsidR="00564C22" w:rsidDel="00B33063" w:rsidRDefault="009B1AF1" w:rsidP="00564C22">
      <w:pPr>
        <w:pStyle w:val="Code"/>
        <w:rPr>
          <w:del w:id="23543" w:author="Andreas Kuehne" w:date="2019-05-31T12:22:00Z"/>
        </w:rPr>
      </w:pPr>
      <w:del w:id="23544" w:author="Andreas Kuehne" w:date="2019-05-31T12:22:00Z">
        <w:r w:rsidDel="00B33063">
          <w:rPr>
            <w:color w:val="31849B" w:themeColor="accent5" w:themeShade="BF"/>
          </w:rPr>
          <w:delText>&lt;/xs:complexType&gt;</w:delText>
        </w:r>
        <w:bookmarkStart w:id="23545" w:name="_Toc10201132"/>
        <w:bookmarkStart w:id="23546" w:name="_Toc10205270"/>
        <w:bookmarkStart w:id="23547" w:name="_Toc10209408"/>
        <w:bookmarkEnd w:id="23545"/>
        <w:bookmarkEnd w:id="23546"/>
        <w:bookmarkEnd w:id="23547"/>
      </w:del>
    </w:p>
    <w:p w14:paraId="10BF1756" w14:textId="17554676" w:rsidR="00564C22" w:rsidDel="00B33063" w:rsidRDefault="009B1AF1" w:rsidP="00564C22">
      <w:pPr>
        <w:spacing w:line="259" w:lineRule="auto"/>
        <w:rPr>
          <w:del w:id="23548" w:author="Andreas Kuehne" w:date="2019-05-31T12:22:00Z"/>
        </w:rPr>
      </w:pPr>
      <w:del w:id="23549"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SigningTimeInfoType</w:delText>
        </w:r>
        <w:r w:rsidRPr="71C71F8C" w:rsidDel="00B33063">
          <w:delText xml:space="preserve"> </w:delText>
        </w:r>
        <w:r w:rsidDel="00B33063">
          <w:delText xml:space="preserve">XML element SHALL implement in XML syntax the sub-component that has a name equal to its local name. </w:delText>
        </w:r>
        <w:bookmarkStart w:id="23550" w:name="_Toc10201133"/>
        <w:bookmarkStart w:id="23551" w:name="_Toc10205271"/>
        <w:bookmarkStart w:id="23552" w:name="_Toc10209409"/>
        <w:bookmarkEnd w:id="23550"/>
        <w:bookmarkEnd w:id="23551"/>
        <w:bookmarkEnd w:id="23552"/>
      </w:del>
    </w:p>
    <w:p w14:paraId="0DEEF505" w14:textId="7B373045" w:rsidR="00564C22" w:rsidDel="00B33063" w:rsidRDefault="009B1AF1" w:rsidP="00564C22">
      <w:pPr>
        <w:pStyle w:val="berschrift3"/>
        <w:rPr>
          <w:del w:id="23553" w:author="Andreas Kuehne" w:date="2019-05-31T12:22:00Z"/>
        </w:rPr>
      </w:pPr>
      <w:bookmarkStart w:id="23554" w:name="_RefComp2836BDF5"/>
      <w:del w:id="23555" w:author="Andreas Kuehne" w:date="2019-05-31T12:22:00Z">
        <w:r w:rsidDel="00B33063">
          <w:delText>Component SigningTimeBoundaries</w:delText>
        </w:r>
        <w:bookmarkStart w:id="23556" w:name="_Toc10201134"/>
        <w:bookmarkStart w:id="23557" w:name="_Toc10205272"/>
        <w:bookmarkStart w:id="23558" w:name="_Toc10209410"/>
        <w:bookmarkEnd w:id="23554"/>
        <w:bookmarkEnd w:id="23556"/>
        <w:bookmarkEnd w:id="23557"/>
        <w:bookmarkEnd w:id="23558"/>
      </w:del>
    </w:p>
    <w:p w14:paraId="233A6BD4" w14:textId="3029BB9D" w:rsidR="00564C22" w:rsidDel="00B33063" w:rsidRDefault="000F26C3" w:rsidP="00564C22">
      <w:pPr>
        <w:rPr>
          <w:del w:id="23559" w:author="Andreas Kuehne" w:date="2019-05-31T12:22:00Z"/>
        </w:rPr>
      </w:pPr>
      <w:del w:id="23560" w:author="Andreas Kuehne" w:date="2019-05-31T12:22:00Z">
        <w:r w:rsidRPr="009D448F" w:rsidDel="00B33063">
          <w:delText>This element returns the trusted time values considered as lower and upper limits for the signing time.</w:delText>
        </w:r>
        <w:bookmarkStart w:id="23561" w:name="_Toc10201135"/>
        <w:bookmarkStart w:id="23562" w:name="_Toc10205273"/>
        <w:bookmarkStart w:id="23563" w:name="_Toc10209411"/>
        <w:bookmarkEnd w:id="23561"/>
        <w:bookmarkEnd w:id="23562"/>
        <w:bookmarkEnd w:id="23563"/>
      </w:del>
    </w:p>
    <w:p w14:paraId="13476189" w14:textId="0238D8E5" w:rsidR="00564C22" w:rsidDel="00B33063" w:rsidRDefault="009B1AF1" w:rsidP="00564C22">
      <w:pPr>
        <w:rPr>
          <w:del w:id="23564" w:author="Andreas Kuehne" w:date="2019-05-31T12:22:00Z"/>
        </w:rPr>
      </w:pPr>
      <w:del w:id="23565" w:author="Andreas Kuehne" w:date="2019-05-31T12:22:00Z">
        <w:r w:rsidDel="00B33063">
          <w:delText>Below follows a list of the sub-components that constitute this component:</w:delText>
        </w:r>
        <w:bookmarkStart w:id="23566" w:name="_Toc10201136"/>
        <w:bookmarkStart w:id="23567" w:name="_Toc10205274"/>
        <w:bookmarkStart w:id="23568" w:name="_Toc10209412"/>
        <w:bookmarkEnd w:id="23566"/>
        <w:bookmarkEnd w:id="23567"/>
        <w:bookmarkEnd w:id="23568"/>
      </w:del>
    </w:p>
    <w:p w14:paraId="34757D1E" w14:textId="7B1A1FBB" w:rsidR="00564C22" w:rsidDel="00B33063" w:rsidRDefault="009B1AF1" w:rsidP="00564C22">
      <w:pPr>
        <w:pStyle w:val="Member"/>
        <w:rPr>
          <w:del w:id="23569" w:author="Andreas Kuehne" w:date="2019-05-31T12:22:00Z"/>
        </w:rPr>
      </w:pPr>
      <w:del w:id="23570" w:author="Andreas Kuehne" w:date="2019-05-31T12:22:00Z">
        <w:r w:rsidDel="00B33063">
          <w:delText xml:space="preserve">The OPTIONAL </w:delText>
        </w:r>
        <w:r w:rsidRPr="35C1378D" w:rsidDel="00B33063">
          <w:rPr>
            <w:rStyle w:val="Datatype"/>
          </w:rPr>
          <w:delText>LowerBoundary</w:delText>
        </w:r>
        <w:r w:rsidDel="00B33063">
          <w:delText xml:space="preserve"> element, if present, MUST contain a date/time value. </w:delText>
        </w:r>
        <w:bookmarkStart w:id="23571" w:name="_Toc10201137"/>
        <w:bookmarkStart w:id="23572" w:name="_Toc10205275"/>
        <w:bookmarkStart w:id="23573" w:name="_Toc10209413"/>
        <w:bookmarkEnd w:id="23571"/>
        <w:bookmarkEnd w:id="23572"/>
        <w:bookmarkEnd w:id="23573"/>
      </w:del>
    </w:p>
    <w:p w14:paraId="1A4DB228" w14:textId="39F0D2A7" w:rsidR="00564C22" w:rsidDel="00B33063" w:rsidRDefault="009B1AF1" w:rsidP="00564C22">
      <w:pPr>
        <w:pStyle w:val="Member"/>
        <w:rPr>
          <w:del w:id="23574" w:author="Andreas Kuehne" w:date="2019-05-31T12:22:00Z"/>
        </w:rPr>
      </w:pPr>
      <w:del w:id="23575" w:author="Andreas Kuehne" w:date="2019-05-31T12:22:00Z">
        <w:r w:rsidDel="00B33063">
          <w:delText xml:space="preserve">The OPTIONAL </w:delText>
        </w:r>
        <w:r w:rsidRPr="35C1378D" w:rsidDel="00B33063">
          <w:rPr>
            <w:rStyle w:val="Datatype"/>
          </w:rPr>
          <w:delText>UpperBoundary</w:delText>
        </w:r>
        <w:r w:rsidDel="00B33063">
          <w:delText xml:space="preserve"> element, if present, MUST contain a date/time value. </w:delText>
        </w:r>
        <w:bookmarkStart w:id="23576" w:name="_Toc10201138"/>
        <w:bookmarkStart w:id="23577" w:name="_Toc10205276"/>
        <w:bookmarkStart w:id="23578" w:name="_Toc10209414"/>
        <w:bookmarkEnd w:id="23576"/>
        <w:bookmarkEnd w:id="23577"/>
        <w:bookmarkEnd w:id="23578"/>
      </w:del>
    </w:p>
    <w:p w14:paraId="31B85C3C" w14:textId="0B676FC0" w:rsidR="00564C22" w:rsidDel="00B33063" w:rsidRDefault="009B1AF1" w:rsidP="00564C22">
      <w:pPr>
        <w:pStyle w:val="berschrift4"/>
        <w:rPr>
          <w:del w:id="23579" w:author="Andreas Kuehne" w:date="2019-05-31T12:22:00Z"/>
        </w:rPr>
      </w:pPr>
      <w:del w:id="23580" w:author="Andreas Kuehne" w:date="2019-05-31T12:22:00Z">
        <w:r w:rsidDel="00B33063">
          <w:delText>SigningTimeBoundaries – JSON Syntax</w:delText>
        </w:r>
        <w:bookmarkStart w:id="23581" w:name="_Toc10201139"/>
        <w:bookmarkStart w:id="23582" w:name="_Toc10205277"/>
        <w:bookmarkStart w:id="23583" w:name="_Toc10209415"/>
        <w:bookmarkEnd w:id="23581"/>
        <w:bookmarkEnd w:id="23582"/>
        <w:bookmarkEnd w:id="23583"/>
      </w:del>
    </w:p>
    <w:p w14:paraId="08B72A04" w14:textId="016A359C" w:rsidR="00564C22" w:rsidRPr="0248A3D1" w:rsidDel="00B33063" w:rsidRDefault="009B1AF1" w:rsidP="00564C22">
      <w:pPr>
        <w:rPr>
          <w:del w:id="23584" w:author="Andreas Kuehne" w:date="2019-05-31T12:22:00Z"/>
        </w:rPr>
      </w:pPr>
      <w:del w:id="23585"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SigningTimeBoundariesType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SigningTimeBoundaries</w:delText>
        </w:r>
        <w:r w:rsidDel="00B33063">
          <w:delText xml:space="preserve"> component.</w:delText>
        </w:r>
        <w:bookmarkStart w:id="23586" w:name="_Toc10201140"/>
        <w:bookmarkStart w:id="23587" w:name="_Toc10205278"/>
        <w:bookmarkStart w:id="23588" w:name="_Toc10209416"/>
        <w:bookmarkEnd w:id="23586"/>
        <w:bookmarkEnd w:id="23587"/>
        <w:bookmarkEnd w:id="23588"/>
      </w:del>
    </w:p>
    <w:p w14:paraId="75D3821D" w14:textId="2474590A" w:rsidR="00564C22" w:rsidRPr="C2430093" w:rsidDel="00B33063" w:rsidRDefault="009B1AF1" w:rsidP="00564C22">
      <w:pPr>
        <w:spacing w:line="259" w:lineRule="auto"/>
        <w:rPr>
          <w:del w:id="23589" w:author="Andreas Kuehne" w:date="2019-05-31T12:22:00Z"/>
          <w:rFonts w:eastAsia="Arial" w:cs="Arial"/>
          <w:sz w:val="22"/>
          <w:szCs w:val="22"/>
        </w:rPr>
      </w:pPr>
      <w:del w:id="23590"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SigningTimeBoundaries</w:delText>
        </w:r>
        <w:r w:rsidRPr="002062A5" w:rsidDel="00B33063">
          <w:rPr>
            <w:rFonts w:eastAsia="Arial" w:cs="Arial"/>
            <w:sz w:val="22"/>
            <w:szCs w:val="22"/>
          </w:rPr>
          <w:delText xml:space="preserve"> using JSON-specific names mapped as shown in the table below.</w:delText>
        </w:r>
        <w:bookmarkStart w:id="23591" w:name="_Toc10201141"/>
        <w:bookmarkStart w:id="23592" w:name="_Toc10205279"/>
        <w:bookmarkStart w:id="23593" w:name="_Toc10209417"/>
        <w:bookmarkEnd w:id="23591"/>
        <w:bookmarkEnd w:id="23592"/>
        <w:bookmarkEnd w:id="23593"/>
      </w:del>
    </w:p>
    <w:tbl>
      <w:tblPr>
        <w:tblStyle w:val="Gitternetztabelle1hell1"/>
        <w:tblW w:w="0" w:type="auto"/>
        <w:tblLook w:val="04A0" w:firstRow="1" w:lastRow="0" w:firstColumn="1" w:lastColumn="0" w:noHBand="0" w:noVBand="1"/>
      </w:tblPr>
      <w:tblGrid>
        <w:gridCol w:w="4675"/>
        <w:gridCol w:w="4675"/>
      </w:tblGrid>
      <w:tr w:rsidR="00564C22" w:rsidDel="00B33063" w14:paraId="2D2C4373" w14:textId="3A48C800" w:rsidTr="00564C22">
        <w:trPr>
          <w:cnfStyle w:val="100000000000" w:firstRow="1" w:lastRow="0" w:firstColumn="0" w:lastColumn="0" w:oddVBand="0" w:evenVBand="0" w:oddHBand="0" w:evenHBand="0" w:firstRowFirstColumn="0" w:firstRowLastColumn="0" w:lastRowFirstColumn="0" w:lastRowLastColumn="0"/>
          <w:del w:id="2359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E33883F" w14:textId="7BDC7229" w:rsidR="00564C22" w:rsidDel="00B33063" w:rsidRDefault="009B1AF1" w:rsidP="00564C22">
            <w:pPr>
              <w:pStyle w:val="Beschriftung"/>
              <w:rPr>
                <w:del w:id="23595" w:author="Andreas Kuehne" w:date="2019-05-31T12:22:00Z"/>
              </w:rPr>
            </w:pPr>
            <w:del w:id="23596" w:author="Andreas Kuehne" w:date="2019-05-31T12:22:00Z">
              <w:r w:rsidDel="00B33063">
                <w:delText>Element</w:delText>
              </w:r>
              <w:bookmarkStart w:id="23597" w:name="_Toc10201142"/>
              <w:bookmarkStart w:id="23598" w:name="_Toc10205280"/>
              <w:bookmarkStart w:id="23599" w:name="_Toc10209418"/>
              <w:bookmarkEnd w:id="23597"/>
              <w:bookmarkEnd w:id="23598"/>
              <w:bookmarkEnd w:id="23599"/>
            </w:del>
          </w:p>
        </w:tc>
        <w:tc>
          <w:tcPr>
            <w:tcW w:w="4675" w:type="dxa"/>
          </w:tcPr>
          <w:p w14:paraId="29FEC084" w14:textId="57357EA8"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23600" w:author="Andreas Kuehne" w:date="2019-05-31T12:22:00Z"/>
              </w:rPr>
            </w:pPr>
            <w:del w:id="23601" w:author="Andreas Kuehne" w:date="2019-05-31T12:22:00Z">
              <w:r w:rsidDel="00B33063">
                <w:delText>Implementing JSON member name</w:delText>
              </w:r>
              <w:bookmarkStart w:id="23602" w:name="_Toc10201143"/>
              <w:bookmarkStart w:id="23603" w:name="_Toc10205281"/>
              <w:bookmarkStart w:id="23604" w:name="_Toc10209419"/>
              <w:bookmarkEnd w:id="23602"/>
              <w:bookmarkEnd w:id="23603"/>
              <w:bookmarkEnd w:id="23604"/>
            </w:del>
          </w:p>
        </w:tc>
        <w:bookmarkStart w:id="23605" w:name="_Toc10201144"/>
        <w:bookmarkStart w:id="23606" w:name="_Toc10205282"/>
        <w:bookmarkStart w:id="23607" w:name="_Toc10209420"/>
        <w:bookmarkEnd w:id="23605"/>
        <w:bookmarkEnd w:id="23606"/>
        <w:bookmarkEnd w:id="23607"/>
      </w:tr>
      <w:tr w:rsidR="00564C22" w:rsidDel="00B33063" w14:paraId="4B07DA72" w14:textId="45D06689" w:rsidTr="00564C22">
        <w:trPr>
          <w:del w:id="2360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6244ECC" w14:textId="0DBE2813" w:rsidR="00564C22" w:rsidRPr="002062A5" w:rsidDel="00B33063" w:rsidRDefault="009B1AF1" w:rsidP="00564C22">
            <w:pPr>
              <w:pStyle w:val="Beschriftung"/>
              <w:rPr>
                <w:del w:id="23609" w:author="Andreas Kuehne" w:date="2019-05-31T12:22:00Z"/>
                <w:rStyle w:val="Datatype"/>
                <w:b w:val="0"/>
                <w:bCs w:val="0"/>
              </w:rPr>
            </w:pPr>
            <w:del w:id="23610" w:author="Andreas Kuehne" w:date="2019-05-31T12:22:00Z">
              <w:r w:rsidRPr="002062A5" w:rsidDel="00B33063">
                <w:rPr>
                  <w:rStyle w:val="Datatype"/>
                </w:rPr>
                <w:delText>LowerBoundary</w:delText>
              </w:r>
              <w:bookmarkStart w:id="23611" w:name="_Toc10201145"/>
              <w:bookmarkStart w:id="23612" w:name="_Toc10205283"/>
              <w:bookmarkStart w:id="23613" w:name="_Toc10209421"/>
              <w:bookmarkEnd w:id="23611"/>
              <w:bookmarkEnd w:id="23612"/>
              <w:bookmarkEnd w:id="23613"/>
            </w:del>
          </w:p>
        </w:tc>
        <w:tc>
          <w:tcPr>
            <w:tcW w:w="4675" w:type="dxa"/>
          </w:tcPr>
          <w:p w14:paraId="09EFAE8C" w14:textId="44BA9AC6"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3614" w:author="Andreas Kuehne" w:date="2019-05-31T12:22:00Z"/>
                <w:rStyle w:val="Datatype"/>
              </w:rPr>
            </w:pPr>
            <w:del w:id="23615" w:author="Andreas Kuehne" w:date="2019-05-31T12:22:00Z">
              <w:r w:rsidRPr="002062A5" w:rsidDel="00B33063">
                <w:rPr>
                  <w:rStyle w:val="Datatype"/>
                </w:rPr>
                <w:delText>lowerBound</w:delText>
              </w:r>
              <w:bookmarkStart w:id="23616" w:name="_Toc10201146"/>
              <w:bookmarkStart w:id="23617" w:name="_Toc10205284"/>
              <w:bookmarkStart w:id="23618" w:name="_Toc10209422"/>
              <w:bookmarkEnd w:id="23616"/>
              <w:bookmarkEnd w:id="23617"/>
              <w:bookmarkEnd w:id="23618"/>
            </w:del>
          </w:p>
        </w:tc>
        <w:bookmarkStart w:id="23619" w:name="_Toc10201147"/>
        <w:bookmarkStart w:id="23620" w:name="_Toc10205285"/>
        <w:bookmarkStart w:id="23621" w:name="_Toc10209423"/>
        <w:bookmarkEnd w:id="23619"/>
        <w:bookmarkEnd w:id="23620"/>
        <w:bookmarkEnd w:id="23621"/>
      </w:tr>
      <w:tr w:rsidR="00564C22" w:rsidDel="00B33063" w14:paraId="7F408683" w14:textId="785565E6" w:rsidTr="00564C22">
        <w:trPr>
          <w:del w:id="2362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75419FD" w14:textId="30A6E4B3" w:rsidR="00564C22" w:rsidRPr="002062A5" w:rsidDel="00B33063" w:rsidRDefault="009B1AF1" w:rsidP="00564C22">
            <w:pPr>
              <w:pStyle w:val="Beschriftung"/>
              <w:rPr>
                <w:del w:id="23623" w:author="Andreas Kuehne" w:date="2019-05-31T12:22:00Z"/>
                <w:rStyle w:val="Datatype"/>
                <w:b w:val="0"/>
                <w:bCs w:val="0"/>
              </w:rPr>
            </w:pPr>
            <w:del w:id="23624" w:author="Andreas Kuehne" w:date="2019-05-31T12:22:00Z">
              <w:r w:rsidRPr="002062A5" w:rsidDel="00B33063">
                <w:rPr>
                  <w:rStyle w:val="Datatype"/>
                </w:rPr>
                <w:delText>UpperBoundary</w:delText>
              </w:r>
              <w:bookmarkStart w:id="23625" w:name="_Toc10201148"/>
              <w:bookmarkStart w:id="23626" w:name="_Toc10205286"/>
              <w:bookmarkStart w:id="23627" w:name="_Toc10209424"/>
              <w:bookmarkEnd w:id="23625"/>
              <w:bookmarkEnd w:id="23626"/>
              <w:bookmarkEnd w:id="23627"/>
            </w:del>
          </w:p>
        </w:tc>
        <w:tc>
          <w:tcPr>
            <w:tcW w:w="4675" w:type="dxa"/>
          </w:tcPr>
          <w:p w14:paraId="4075B8D4" w14:textId="5E54DAA9"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3628" w:author="Andreas Kuehne" w:date="2019-05-31T12:22:00Z"/>
                <w:rStyle w:val="Datatype"/>
              </w:rPr>
            </w:pPr>
            <w:del w:id="23629" w:author="Andreas Kuehne" w:date="2019-05-31T12:22:00Z">
              <w:r w:rsidRPr="002062A5" w:rsidDel="00B33063">
                <w:rPr>
                  <w:rStyle w:val="Datatype"/>
                </w:rPr>
                <w:delText>upperBound</w:delText>
              </w:r>
              <w:bookmarkStart w:id="23630" w:name="_Toc10201149"/>
              <w:bookmarkStart w:id="23631" w:name="_Toc10205287"/>
              <w:bookmarkStart w:id="23632" w:name="_Toc10209425"/>
              <w:bookmarkEnd w:id="23630"/>
              <w:bookmarkEnd w:id="23631"/>
              <w:bookmarkEnd w:id="23632"/>
            </w:del>
          </w:p>
        </w:tc>
        <w:bookmarkStart w:id="23633" w:name="_Toc10201150"/>
        <w:bookmarkStart w:id="23634" w:name="_Toc10205288"/>
        <w:bookmarkStart w:id="23635" w:name="_Toc10209426"/>
        <w:bookmarkEnd w:id="23633"/>
        <w:bookmarkEnd w:id="23634"/>
        <w:bookmarkEnd w:id="23635"/>
      </w:tr>
    </w:tbl>
    <w:p w14:paraId="69754633" w14:textId="34F3D2B7" w:rsidR="00564C22" w:rsidRPr="0202B381" w:rsidDel="00B33063" w:rsidRDefault="009B1AF1" w:rsidP="00564C22">
      <w:pPr>
        <w:rPr>
          <w:del w:id="23636" w:author="Andreas Kuehne" w:date="2019-05-31T12:22:00Z"/>
        </w:rPr>
      </w:pPr>
      <w:del w:id="23637"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SigningTimeBoundariesType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23638" w:name="_Toc10201151"/>
        <w:bookmarkStart w:id="23639" w:name="_Toc10205289"/>
        <w:bookmarkStart w:id="23640" w:name="_Toc10209427"/>
        <w:bookmarkEnd w:id="23638"/>
        <w:bookmarkEnd w:id="23639"/>
        <w:bookmarkEnd w:id="23640"/>
      </w:del>
    </w:p>
    <w:p w14:paraId="5313010C" w14:textId="4DC34B60" w:rsidR="00564C22" w:rsidDel="00B33063" w:rsidRDefault="009B1AF1" w:rsidP="00564C22">
      <w:pPr>
        <w:pStyle w:val="Code"/>
        <w:spacing w:line="259" w:lineRule="auto"/>
        <w:rPr>
          <w:del w:id="23641" w:author="Andreas Kuehne" w:date="2019-05-31T12:22:00Z"/>
        </w:rPr>
      </w:pPr>
      <w:del w:id="23642" w:author="Andreas Kuehne" w:date="2019-05-31T12:22:00Z">
        <w:r w:rsidDel="00B33063">
          <w:rPr>
            <w:color w:val="31849B" w:themeColor="accent5" w:themeShade="BF"/>
          </w:rPr>
          <w:delText>"dss2-SigningTimeBoundariesType"</w:delText>
        </w:r>
        <w:r w:rsidDel="00B33063">
          <w:delText>: {</w:delText>
        </w:r>
        <w:bookmarkStart w:id="23643" w:name="_Toc10201152"/>
        <w:bookmarkStart w:id="23644" w:name="_Toc10205290"/>
        <w:bookmarkStart w:id="23645" w:name="_Toc10209428"/>
        <w:bookmarkEnd w:id="23643"/>
        <w:bookmarkEnd w:id="23644"/>
        <w:bookmarkEnd w:id="23645"/>
      </w:del>
    </w:p>
    <w:p w14:paraId="1B1C0021" w14:textId="0B62A3D6" w:rsidR="00564C22" w:rsidDel="00B33063" w:rsidRDefault="009B1AF1" w:rsidP="00564C22">
      <w:pPr>
        <w:pStyle w:val="Code"/>
        <w:spacing w:line="259" w:lineRule="auto"/>
        <w:rPr>
          <w:del w:id="23646" w:author="Andreas Kuehne" w:date="2019-05-31T12:22:00Z"/>
        </w:rPr>
      </w:pPr>
      <w:del w:id="2364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23648" w:name="_Toc10201153"/>
        <w:bookmarkStart w:id="23649" w:name="_Toc10205291"/>
        <w:bookmarkStart w:id="23650" w:name="_Toc10209429"/>
        <w:bookmarkEnd w:id="23648"/>
        <w:bookmarkEnd w:id="23649"/>
        <w:bookmarkEnd w:id="23650"/>
      </w:del>
    </w:p>
    <w:p w14:paraId="1C3DB281" w14:textId="71EB853D" w:rsidR="00564C22" w:rsidDel="00B33063" w:rsidRDefault="009B1AF1" w:rsidP="00564C22">
      <w:pPr>
        <w:pStyle w:val="Code"/>
        <w:spacing w:line="259" w:lineRule="auto"/>
        <w:rPr>
          <w:del w:id="23651" w:author="Andreas Kuehne" w:date="2019-05-31T12:22:00Z"/>
        </w:rPr>
      </w:pPr>
      <w:del w:id="23652" w:author="Andreas Kuehne" w:date="2019-05-31T12:22:00Z">
        <w:r w:rsidDel="00B33063">
          <w:rPr>
            <w:color w:val="31849B" w:themeColor="accent5" w:themeShade="BF"/>
          </w:rPr>
          <w:delText xml:space="preserve">  "properties"</w:delText>
        </w:r>
        <w:r w:rsidDel="00B33063">
          <w:delText>: {</w:delText>
        </w:r>
        <w:bookmarkStart w:id="23653" w:name="_Toc10201154"/>
        <w:bookmarkStart w:id="23654" w:name="_Toc10205292"/>
        <w:bookmarkStart w:id="23655" w:name="_Toc10209430"/>
        <w:bookmarkEnd w:id="23653"/>
        <w:bookmarkEnd w:id="23654"/>
        <w:bookmarkEnd w:id="23655"/>
      </w:del>
    </w:p>
    <w:p w14:paraId="05F5C167" w14:textId="24D334D1" w:rsidR="00564C22" w:rsidDel="00B33063" w:rsidRDefault="009B1AF1" w:rsidP="00564C22">
      <w:pPr>
        <w:pStyle w:val="Code"/>
        <w:spacing w:line="259" w:lineRule="auto"/>
        <w:rPr>
          <w:del w:id="23656" w:author="Andreas Kuehne" w:date="2019-05-31T12:22:00Z"/>
        </w:rPr>
      </w:pPr>
      <w:del w:id="23657" w:author="Andreas Kuehne" w:date="2019-05-31T12:22:00Z">
        <w:r w:rsidDel="00B33063">
          <w:rPr>
            <w:color w:val="31849B" w:themeColor="accent5" w:themeShade="BF"/>
          </w:rPr>
          <w:delText xml:space="preserve">    "lowerBound"</w:delText>
        </w:r>
        <w:r w:rsidDel="00B33063">
          <w:delText>: {</w:delText>
        </w:r>
        <w:bookmarkStart w:id="23658" w:name="_Toc10201155"/>
        <w:bookmarkStart w:id="23659" w:name="_Toc10205293"/>
        <w:bookmarkStart w:id="23660" w:name="_Toc10209431"/>
        <w:bookmarkEnd w:id="23658"/>
        <w:bookmarkEnd w:id="23659"/>
        <w:bookmarkEnd w:id="23660"/>
      </w:del>
    </w:p>
    <w:p w14:paraId="40094B48" w14:textId="6170AE6D" w:rsidR="00564C22" w:rsidDel="00B33063" w:rsidRDefault="009B1AF1" w:rsidP="00564C22">
      <w:pPr>
        <w:pStyle w:val="Code"/>
        <w:spacing w:line="259" w:lineRule="auto"/>
        <w:rPr>
          <w:del w:id="23661" w:author="Andreas Kuehne" w:date="2019-05-31T12:22:00Z"/>
        </w:rPr>
      </w:pPr>
      <w:del w:id="23662"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"integer",</w:delText>
        </w:r>
        <w:bookmarkStart w:id="23663" w:name="_Toc10201156"/>
        <w:bookmarkStart w:id="23664" w:name="_Toc10205294"/>
        <w:bookmarkStart w:id="23665" w:name="_Toc10209432"/>
        <w:bookmarkEnd w:id="23663"/>
        <w:bookmarkEnd w:id="23664"/>
        <w:bookmarkEnd w:id="23665"/>
      </w:del>
    </w:p>
    <w:p w14:paraId="3F99F235" w14:textId="4C7B602C" w:rsidR="00564C22" w:rsidDel="00B33063" w:rsidRDefault="009B1AF1" w:rsidP="00564C22">
      <w:pPr>
        <w:pStyle w:val="Code"/>
        <w:spacing w:line="259" w:lineRule="auto"/>
        <w:rPr>
          <w:del w:id="23666" w:author="Andreas Kuehne" w:date="2019-05-31T12:22:00Z"/>
        </w:rPr>
      </w:pPr>
      <w:del w:id="23667" w:author="Andreas Kuehne" w:date="2019-05-31T12:22:00Z">
        <w:r w:rsidDel="00B33063">
          <w:rPr>
            <w:color w:val="31849B" w:themeColor="accent5" w:themeShade="BF"/>
          </w:rPr>
          <w:delText xml:space="preserve">      "format"</w:delText>
        </w:r>
        <w:r w:rsidDel="00B33063">
          <w:delText xml:space="preserve">: </w:delText>
        </w:r>
        <w:r w:rsidDel="00B33063">
          <w:rPr>
            <w:color w:val="244061" w:themeColor="accent1" w:themeShade="80"/>
          </w:rPr>
          <w:delText>"utc-millisec"</w:delText>
        </w:r>
        <w:bookmarkStart w:id="23668" w:name="_Toc10201157"/>
        <w:bookmarkStart w:id="23669" w:name="_Toc10205295"/>
        <w:bookmarkStart w:id="23670" w:name="_Toc10209433"/>
        <w:bookmarkEnd w:id="23668"/>
        <w:bookmarkEnd w:id="23669"/>
        <w:bookmarkEnd w:id="23670"/>
      </w:del>
    </w:p>
    <w:p w14:paraId="0FEDA80F" w14:textId="14C41FAF" w:rsidR="00564C22" w:rsidDel="00B33063" w:rsidRDefault="009B1AF1" w:rsidP="00564C22">
      <w:pPr>
        <w:pStyle w:val="Code"/>
        <w:spacing w:line="259" w:lineRule="auto"/>
        <w:rPr>
          <w:del w:id="23671" w:author="Andreas Kuehne" w:date="2019-05-31T12:22:00Z"/>
        </w:rPr>
      </w:pPr>
      <w:del w:id="23672" w:author="Andreas Kuehne" w:date="2019-05-31T12:22:00Z">
        <w:r w:rsidDel="00B33063">
          <w:delText xml:space="preserve">    },</w:delText>
        </w:r>
        <w:bookmarkStart w:id="23673" w:name="_Toc10201158"/>
        <w:bookmarkStart w:id="23674" w:name="_Toc10205296"/>
        <w:bookmarkStart w:id="23675" w:name="_Toc10209434"/>
        <w:bookmarkEnd w:id="23673"/>
        <w:bookmarkEnd w:id="23674"/>
        <w:bookmarkEnd w:id="23675"/>
      </w:del>
    </w:p>
    <w:p w14:paraId="2B5501E5" w14:textId="23D61E70" w:rsidR="00564C22" w:rsidDel="00B33063" w:rsidRDefault="009B1AF1" w:rsidP="00564C22">
      <w:pPr>
        <w:pStyle w:val="Code"/>
        <w:spacing w:line="259" w:lineRule="auto"/>
        <w:rPr>
          <w:del w:id="23676" w:author="Andreas Kuehne" w:date="2019-05-31T12:22:00Z"/>
        </w:rPr>
      </w:pPr>
      <w:del w:id="23677" w:author="Andreas Kuehne" w:date="2019-05-31T12:22:00Z">
        <w:r w:rsidDel="00B33063">
          <w:rPr>
            <w:color w:val="31849B" w:themeColor="accent5" w:themeShade="BF"/>
          </w:rPr>
          <w:delText xml:space="preserve">    "upperBound"</w:delText>
        </w:r>
        <w:r w:rsidDel="00B33063">
          <w:delText>: {</w:delText>
        </w:r>
        <w:bookmarkStart w:id="23678" w:name="_Toc10201159"/>
        <w:bookmarkStart w:id="23679" w:name="_Toc10205297"/>
        <w:bookmarkStart w:id="23680" w:name="_Toc10209435"/>
        <w:bookmarkEnd w:id="23678"/>
        <w:bookmarkEnd w:id="23679"/>
        <w:bookmarkEnd w:id="23680"/>
      </w:del>
    </w:p>
    <w:p w14:paraId="77367BBD" w14:textId="756B5EFD" w:rsidR="00564C22" w:rsidDel="00B33063" w:rsidRDefault="009B1AF1" w:rsidP="00564C22">
      <w:pPr>
        <w:pStyle w:val="Code"/>
        <w:spacing w:line="259" w:lineRule="auto"/>
        <w:rPr>
          <w:del w:id="23681" w:author="Andreas Kuehne" w:date="2019-05-31T12:22:00Z"/>
        </w:rPr>
      </w:pPr>
      <w:del w:id="23682"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"integer",</w:delText>
        </w:r>
        <w:bookmarkStart w:id="23683" w:name="_Toc10201160"/>
        <w:bookmarkStart w:id="23684" w:name="_Toc10205298"/>
        <w:bookmarkStart w:id="23685" w:name="_Toc10209436"/>
        <w:bookmarkEnd w:id="23683"/>
        <w:bookmarkEnd w:id="23684"/>
        <w:bookmarkEnd w:id="23685"/>
      </w:del>
    </w:p>
    <w:p w14:paraId="003601CB" w14:textId="47477A2E" w:rsidR="00564C22" w:rsidDel="00B33063" w:rsidRDefault="009B1AF1" w:rsidP="00564C22">
      <w:pPr>
        <w:pStyle w:val="Code"/>
        <w:spacing w:line="259" w:lineRule="auto"/>
        <w:rPr>
          <w:del w:id="23686" w:author="Andreas Kuehne" w:date="2019-05-31T12:22:00Z"/>
        </w:rPr>
      </w:pPr>
      <w:del w:id="23687" w:author="Andreas Kuehne" w:date="2019-05-31T12:22:00Z">
        <w:r w:rsidDel="00B33063">
          <w:rPr>
            <w:color w:val="31849B" w:themeColor="accent5" w:themeShade="BF"/>
          </w:rPr>
          <w:delText xml:space="preserve">      "format"</w:delText>
        </w:r>
        <w:r w:rsidDel="00B33063">
          <w:delText xml:space="preserve">: </w:delText>
        </w:r>
        <w:r w:rsidDel="00B33063">
          <w:rPr>
            <w:color w:val="244061" w:themeColor="accent1" w:themeShade="80"/>
          </w:rPr>
          <w:delText>"utc-millisec"</w:delText>
        </w:r>
        <w:bookmarkStart w:id="23688" w:name="_Toc10201161"/>
        <w:bookmarkStart w:id="23689" w:name="_Toc10205299"/>
        <w:bookmarkStart w:id="23690" w:name="_Toc10209437"/>
        <w:bookmarkEnd w:id="23688"/>
        <w:bookmarkEnd w:id="23689"/>
        <w:bookmarkEnd w:id="23690"/>
      </w:del>
    </w:p>
    <w:p w14:paraId="32EF6D3D" w14:textId="1FA4BA90" w:rsidR="00564C22" w:rsidDel="00B33063" w:rsidRDefault="009B1AF1" w:rsidP="00564C22">
      <w:pPr>
        <w:pStyle w:val="Code"/>
        <w:spacing w:line="259" w:lineRule="auto"/>
        <w:rPr>
          <w:del w:id="23691" w:author="Andreas Kuehne" w:date="2019-05-31T12:22:00Z"/>
        </w:rPr>
      </w:pPr>
      <w:del w:id="23692" w:author="Andreas Kuehne" w:date="2019-05-31T12:22:00Z">
        <w:r w:rsidDel="00B33063">
          <w:delText xml:space="preserve">    }</w:delText>
        </w:r>
        <w:bookmarkStart w:id="23693" w:name="_Toc10201162"/>
        <w:bookmarkStart w:id="23694" w:name="_Toc10205300"/>
        <w:bookmarkStart w:id="23695" w:name="_Toc10209438"/>
        <w:bookmarkEnd w:id="23693"/>
        <w:bookmarkEnd w:id="23694"/>
        <w:bookmarkEnd w:id="23695"/>
      </w:del>
    </w:p>
    <w:p w14:paraId="263E823F" w14:textId="4C88613F" w:rsidR="00564C22" w:rsidDel="00B33063" w:rsidRDefault="009B1AF1" w:rsidP="00564C22">
      <w:pPr>
        <w:pStyle w:val="Code"/>
        <w:spacing w:line="259" w:lineRule="auto"/>
        <w:rPr>
          <w:del w:id="23696" w:author="Andreas Kuehne" w:date="2019-05-31T12:22:00Z"/>
        </w:rPr>
      </w:pPr>
      <w:del w:id="23697" w:author="Andreas Kuehne" w:date="2019-05-31T12:22:00Z">
        <w:r w:rsidDel="00B33063">
          <w:delText xml:space="preserve">  }</w:delText>
        </w:r>
        <w:bookmarkStart w:id="23698" w:name="_Toc10201163"/>
        <w:bookmarkStart w:id="23699" w:name="_Toc10205301"/>
        <w:bookmarkStart w:id="23700" w:name="_Toc10209439"/>
        <w:bookmarkEnd w:id="23698"/>
        <w:bookmarkEnd w:id="23699"/>
        <w:bookmarkEnd w:id="23700"/>
      </w:del>
    </w:p>
    <w:p w14:paraId="47177EE2" w14:textId="6969FFA9" w:rsidR="00564C22" w:rsidDel="00B33063" w:rsidRDefault="009B1AF1" w:rsidP="00564C22">
      <w:pPr>
        <w:pStyle w:val="Code"/>
        <w:spacing w:line="259" w:lineRule="auto"/>
        <w:rPr>
          <w:del w:id="23701" w:author="Andreas Kuehne" w:date="2019-05-31T12:22:00Z"/>
        </w:rPr>
      </w:pPr>
      <w:del w:id="23702" w:author="Andreas Kuehne" w:date="2019-05-31T12:22:00Z">
        <w:r w:rsidDel="00B33063">
          <w:delText>}</w:delText>
        </w:r>
        <w:bookmarkStart w:id="23703" w:name="_Toc10201164"/>
        <w:bookmarkStart w:id="23704" w:name="_Toc10205302"/>
        <w:bookmarkStart w:id="23705" w:name="_Toc10209440"/>
        <w:bookmarkEnd w:id="23703"/>
        <w:bookmarkEnd w:id="23704"/>
        <w:bookmarkEnd w:id="23705"/>
      </w:del>
    </w:p>
    <w:p w14:paraId="6B6B6F54" w14:textId="2281D9C0" w:rsidR="00564C22" w:rsidDel="00B33063" w:rsidRDefault="00564C22" w:rsidP="00564C22">
      <w:pPr>
        <w:rPr>
          <w:del w:id="23706" w:author="Andreas Kuehne" w:date="2019-05-31T12:22:00Z"/>
        </w:rPr>
      </w:pPr>
      <w:bookmarkStart w:id="23707" w:name="_Toc10201165"/>
      <w:bookmarkStart w:id="23708" w:name="_Toc10205303"/>
      <w:bookmarkStart w:id="23709" w:name="_Toc10209441"/>
      <w:bookmarkEnd w:id="23707"/>
      <w:bookmarkEnd w:id="23708"/>
      <w:bookmarkEnd w:id="23709"/>
    </w:p>
    <w:p w14:paraId="139AD172" w14:textId="022FE01A" w:rsidR="00564C22" w:rsidDel="00B33063" w:rsidRDefault="009B1AF1" w:rsidP="00564C22">
      <w:pPr>
        <w:pStyle w:val="berschrift4"/>
        <w:rPr>
          <w:del w:id="23710" w:author="Andreas Kuehne" w:date="2019-05-31T12:22:00Z"/>
        </w:rPr>
      </w:pPr>
      <w:del w:id="23711" w:author="Andreas Kuehne" w:date="2019-05-31T12:22:00Z">
        <w:r w:rsidDel="00B33063">
          <w:delText>SigningTimeBoundaries – XML Syntax</w:delText>
        </w:r>
        <w:bookmarkStart w:id="23712" w:name="_Toc10201166"/>
        <w:bookmarkStart w:id="23713" w:name="_Toc10205304"/>
        <w:bookmarkStart w:id="23714" w:name="_Toc10209442"/>
        <w:bookmarkEnd w:id="23712"/>
        <w:bookmarkEnd w:id="23713"/>
        <w:bookmarkEnd w:id="23714"/>
      </w:del>
    </w:p>
    <w:p w14:paraId="3561B37E" w14:textId="6FDE75DC" w:rsidR="00564C22" w:rsidRPr="5404FA76" w:rsidDel="00B33063" w:rsidRDefault="009B1AF1" w:rsidP="00564C22">
      <w:pPr>
        <w:rPr>
          <w:del w:id="23715" w:author="Andreas Kuehne" w:date="2019-05-31T12:22:00Z"/>
        </w:rPr>
      </w:pPr>
      <w:del w:id="23716" w:author="Andreas Kuehne" w:date="2019-05-31T12:22:00Z">
        <w:r w:rsidRPr="0CCF9147" w:rsidDel="00B33063">
          <w:delText xml:space="preserve">The XML type </w:delText>
        </w:r>
        <w:r w:rsidRPr="002062A5" w:rsidDel="00B33063">
          <w:rPr>
            <w:rFonts w:ascii="Courier New" w:eastAsia="Courier New" w:hAnsi="Courier New" w:cs="Courier New"/>
          </w:rPr>
          <w:delText>SigningTimeBoundariesType</w:delText>
        </w:r>
        <w:r w:rsidRPr="0CCF9147" w:rsidDel="00B33063">
          <w:delText xml:space="preserve"> SHALL implement the requirements defined in the </w:delText>
        </w:r>
        <w:r w:rsidRPr="002062A5" w:rsidDel="00B33063">
          <w:rPr>
            <w:rFonts w:ascii="Courier New" w:eastAsia="Courier New" w:hAnsi="Courier New" w:cs="Courier New"/>
          </w:rPr>
          <w:delText>SigningTimeBoundaries</w:delText>
        </w:r>
        <w:r w:rsidDel="00B33063">
          <w:delText xml:space="preserve"> </w:delText>
        </w:r>
        <w:r w:rsidRPr="005A6FFD" w:rsidDel="00B33063">
          <w:delText>component.</w:delText>
        </w:r>
        <w:bookmarkStart w:id="23717" w:name="_Toc10201167"/>
        <w:bookmarkStart w:id="23718" w:name="_Toc10205305"/>
        <w:bookmarkStart w:id="23719" w:name="_Toc10209443"/>
        <w:bookmarkEnd w:id="23717"/>
        <w:bookmarkEnd w:id="23718"/>
        <w:bookmarkEnd w:id="23719"/>
      </w:del>
    </w:p>
    <w:p w14:paraId="002FC1A5" w14:textId="19595D63" w:rsidR="00564C22" w:rsidDel="00B33063" w:rsidRDefault="009B1AF1" w:rsidP="00564C22">
      <w:pPr>
        <w:rPr>
          <w:del w:id="23720" w:author="Andreas Kuehne" w:date="2019-05-31T12:22:00Z"/>
        </w:rPr>
      </w:pPr>
      <w:del w:id="23721"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SigningTimeBoundariesType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23722" w:name="_Toc10201168"/>
        <w:bookmarkStart w:id="23723" w:name="_Toc10205306"/>
        <w:bookmarkStart w:id="23724" w:name="_Toc10209444"/>
        <w:bookmarkEnd w:id="23722"/>
        <w:bookmarkEnd w:id="23723"/>
        <w:bookmarkEnd w:id="23724"/>
      </w:del>
    </w:p>
    <w:p w14:paraId="43247463" w14:textId="7D1F518A" w:rsidR="00564C22" w:rsidDel="00B33063" w:rsidRDefault="009B1AF1" w:rsidP="00564C22">
      <w:pPr>
        <w:pStyle w:val="Code"/>
        <w:rPr>
          <w:del w:id="23725" w:author="Andreas Kuehne" w:date="2019-05-31T12:22:00Z"/>
        </w:rPr>
      </w:pPr>
      <w:del w:id="23726"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SigningTimeBoundariesType</w:delText>
        </w:r>
        <w:r w:rsidDel="00B33063">
          <w:rPr>
            <w:color w:val="943634" w:themeColor="accent2" w:themeShade="BF"/>
          </w:rPr>
          <w:delText>"</w:delText>
        </w:r>
        <w:r w:rsidDel="00B33063">
          <w:rPr>
            <w:color w:val="31849B" w:themeColor="accent5" w:themeShade="BF"/>
          </w:rPr>
          <w:delText>&gt;</w:delText>
        </w:r>
        <w:bookmarkStart w:id="23727" w:name="_Toc10201169"/>
        <w:bookmarkStart w:id="23728" w:name="_Toc10205307"/>
        <w:bookmarkStart w:id="23729" w:name="_Toc10209445"/>
        <w:bookmarkEnd w:id="23727"/>
        <w:bookmarkEnd w:id="23728"/>
        <w:bookmarkEnd w:id="23729"/>
      </w:del>
    </w:p>
    <w:p w14:paraId="6891E290" w14:textId="4026343B" w:rsidR="00564C22" w:rsidDel="00B33063" w:rsidRDefault="009B1AF1" w:rsidP="00564C22">
      <w:pPr>
        <w:pStyle w:val="Code"/>
        <w:rPr>
          <w:del w:id="23730" w:author="Andreas Kuehne" w:date="2019-05-31T12:22:00Z"/>
        </w:rPr>
      </w:pPr>
      <w:del w:id="23731" w:author="Andreas Kuehne" w:date="2019-05-31T12:22:00Z">
        <w:r w:rsidDel="00B33063">
          <w:rPr>
            <w:color w:val="31849B" w:themeColor="accent5" w:themeShade="BF"/>
          </w:rPr>
          <w:delText xml:space="preserve">  &lt;xs:sequence&gt;</w:delText>
        </w:r>
        <w:bookmarkStart w:id="23732" w:name="_Toc10201170"/>
        <w:bookmarkStart w:id="23733" w:name="_Toc10205308"/>
        <w:bookmarkStart w:id="23734" w:name="_Toc10209446"/>
        <w:bookmarkEnd w:id="23732"/>
        <w:bookmarkEnd w:id="23733"/>
        <w:bookmarkEnd w:id="23734"/>
      </w:del>
    </w:p>
    <w:p w14:paraId="3FADAC6B" w14:textId="054092D1" w:rsidR="00564C22" w:rsidDel="00B33063" w:rsidRDefault="009B1AF1" w:rsidP="00564C22">
      <w:pPr>
        <w:pStyle w:val="Code"/>
        <w:rPr>
          <w:del w:id="23735" w:author="Andreas Kuehne" w:date="2019-05-31T12:22:00Z"/>
        </w:rPr>
      </w:pPr>
      <w:del w:id="23736"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LowerBoundary</w:delText>
        </w:r>
        <w:r w:rsidDel="00B33063">
          <w:rPr>
            <w:color w:val="943634" w:themeColor="accent2" w:themeShade="BF"/>
          </w:rPr>
          <w:delText>" type="</w:delText>
        </w:r>
        <w:r w:rsidDel="00B33063">
          <w:rPr>
            <w:color w:val="244061" w:themeColor="accent1" w:themeShade="80"/>
          </w:rPr>
          <w:delText>xs:dateTime</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23737" w:name="_Toc10201171"/>
        <w:bookmarkStart w:id="23738" w:name="_Toc10205309"/>
        <w:bookmarkStart w:id="23739" w:name="_Toc10209447"/>
        <w:bookmarkEnd w:id="23737"/>
        <w:bookmarkEnd w:id="23738"/>
        <w:bookmarkEnd w:id="23739"/>
      </w:del>
    </w:p>
    <w:p w14:paraId="04BC5340" w14:textId="61FDAF9B" w:rsidR="00564C22" w:rsidDel="00B33063" w:rsidRDefault="009B1AF1" w:rsidP="00564C22">
      <w:pPr>
        <w:pStyle w:val="Code"/>
        <w:rPr>
          <w:del w:id="23740" w:author="Andreas Kuehne" w:date="2019-05-31T12:22:00Z"/>
        </w:rPr>
      </w:pPr>
      <w:del w:id="23741"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UpperBoundary</w:delText>
        </w:r>
        <w:r w:rsidDel="00B33063">
          <w:rPr>
            <w:color w:val="943634" w:themeColor="accent2" w:themeShade="BF"/>
          </w:rPr>
          <w:delText>" type="</w:delText>
        </w:r>
        <w:r w:rsidDel="00B33063">
          <w:rPr>
            <w:color w:val="244061" w:themeColor="accent1" w:themeShade="80"/>
          </w:rPr>
          <w:delText>xs:dateTime</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23742" w:name="_Toc10201172"/>
        <w:bookmarkStart w:id="23743" w:name="_Toc10205310"/>
        <w:bookmarkStart w:id="23744" w:name="_Toc10209448"/>
        <w:bookmarkEnd w:id="23742"/>
        <w:bookmarkEnd w:id="23743"/>
        <w:bookmarkEnd w:id="23744"/>
      </w:del>
    </w:p>
    <w:p w14:paraId="47D27193" w14:textId="2180C0B3" w:rsidR="00564C22" w:rsidDel="00B33063" w:rsidRDefault="009B1AF1" w:rsidP="00564C22">
      <w:pPr>
        <w:pStyle w:val="Code"/>
        <w:rPr>
          <w:del w:id="23745" w:author="Andreas Kuehne" w:date="2019-05-31T12:22:00Z"/>
        </w:rPr>
      </w:pPr>
      <w:del w:id="23746" w:author="Andreas Kuehne" w:date="2019-05-31T12:22:00Z">
        <w:r w:rsidDel="00B33063">
          <w:rPr>
            <w:color w:val="31849B" w:themeColor="accent5" w:themeShade="BF"/>
          </w:rPr>
          <w:delText xml:space="preserve">  &lt;/xs:sequence&gt;</w:delText>
        </w:r>
        <w:bookmarkStart w:id="23747" w:name="_Toc10201173"/>
        <w:bookmarkStart w:id="23748" w:name="_Toc10205311"/>
        <w:bookmarkStart w:id="23749" w:name="_Toc10209449"/>
        <w:bookmarkEnd w:id="23747"/>
        <w:bookmarkEnd w:id="23748"/>
        <w:bookmarkEnd w:id="23749"/>
      </w:del>
    </w:p>
    <w:p w14:paraId="6F5BFE80" w14:textId="71FD171E" w:rsidR="00564C22" w:rsidDel="00B33063" w:rsidRDefault="009B1AF1" w:rsidP="00564C22">
      <w:pPr>
        <w:pStyle w:val="Code"/>
        <w:rPr>
          <w:del w:id="23750" w:author="Andreas Kuehne" w:date="2019-05-31T12:22:00Z"/>
        </w:rPr>
      </w:pPr>
      <w:del w:id="23751" w:author="Andreas Kuehne" w:date="2019-05-31T12:22:00Z">
        <w:r w:rsidDel="00B33063">
          <w:rPr>
            <w:color w:val="31849B" w:themeColor="accent5" w:themeShade="BF"/>
          </w:rPr>
          <w:delText>&lt;/xs:complexType&gt;</w:delText>
        </w:r>
        <w:bookmarkStart w:id="23752" w:name="_Toc10201174"/>
        <w:bookmarkStart w:id="23753" w:name="_Toc10205312"/>
        <w:bookmarkStart w:id="23754" w:name="_Toc10209450"/>
        <w:bookmarkEnd w:id="23752"/>
        <w:bookmarkEnd w:id="23753"/>
        <w:bookmarkEnd w:id="23754"/>
      </w:del>
    </w:p>
    <w:p w14:paraId="373F5622" w14:textId="2C3E4294" w:rsidR="00564C22" w:rsidDel="00B33063" w:rsidRDefault="009B1AF1" w:rsidP="00564C22">
      <w:pPr>
        <w:spacing w:line="259" w:lineRule="auto"/>
        <w:rPr>
          <w:del w:id="23755" w:author="Andreas Kuehne" w:date="2019-05-31T12:22:00Z"/>
        </w:rPr>
      </w:pPr>
      <w:del w:id="23756"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SigningTimeBoundariesType</w:delText>
        </w:r>
        <w:r w:rsidRPr="71C71F8C" w:rsidDel="00B33063">
          <w:delText xml:space="preserve"> </w:delText>
        </w:r>
        <w:r w:rsidDel="00B33063">
          <w:delText xml:space="preserve">XML element SHALL implement in XML syntax the sub-component that has a name equal to its local name. </w:delText>
        </w:r>
        <w:bookmarkStart w:id="23757" w:name="_Toc10201175"/>
        <w:bookmarkStart w:id="23758" w:name="_Toc10205313"/>
        <w:bookmarkStart w:id="23759" w:name="_Toc10209451"/>
        <w:bookmarkEnd w:id="23757"/>
        <w:bookmarkEnd w:id="23758"/>
        <w:bookmarkEnd w:id="23759"/>
      </w:del>
    </w:p>
    <w:p w14:paraId="13D823E8" w14:textId="1B4CCB71" w:rsidR="00564C22" w:rsidDel="00B33063" w:rsidRDefault="009B1AF1" w:rsidP="00564C22">
      <w:pPr>
        <w:pStyle w:val="berschrift3"/>
        <w:rPr>
          <w:del w:id="23760" w:author="Andreas Kuehne" w:date="2019-05-31T12:22:00Z"/>
        </w:rPr>
      </w:pPr>
      <w:bookmarkStart w:id="23761" w:name="_RefCompD541428D"/>
      <w:del w:id="23762" w:author="Andreas Kuehne" w:date="2019-05-31T12:22:00Z">
        <w:r w:rsidDel="00B33063">
          <w:delText>Component AugmentedSignature</w:delText>
        </w:r>
        <w:bookmarkStart w:id="23763" w:name="_Toc10201176"/>
        <w:bookmarkStart w:id="23764" w:name="_Toc10205314"/>
        <w:bookmarkStart w:id="23765" w:name="_Toc10209452"/>
        <w:bookmarkEnd w:id="23761"/>
        <w:bookmarkEnd w:id="23763"/>
        <w:bookmarkEnd w:id="23764"/>
        <w:bookmarkEnd w:id="23765"/>
      </w:del>
    </w:p>
    <w:p w14:paraId="65E62EAE" w14:textId="1BB43FD8" w:rsidR="00564C22" w:rsidDel="00B33063" w:rsidRDefault="001725A5" w:rsidP="00564C22">
      <w:pPr>
        <w:rPr>
          <w:del w:id="23766" w:author="Andreas Kuehne" w:date="2019-05-31T12:22:00Z"/>
        </w:rPr>
      </w:pPr>
      <w:del w:id="23767" w:author="Andreas Kuehne" w:date="2019-05-31T12:22:00Z">
        <w:r w:rsidRPr="003A06D0" w:rsidDel="00B33063">
          <w:delText xml:space="preserve">The </w:delText>
        </w:r>
        <w:r w:rsidRPr="003A06D0" w:rsidDel="00B33063">
          <w:rPr>
            <w:rStyle w:val="Datatype"/>
            <w:lang w:val="en-GB"/>
          </w:rPr>
          <w:delText>AugmentedSignature</w:delText>
        </w:r>
        <w:r w:rsidRPr="003A06D0" w:rsidDel="00B33063">
          <w:delText xml:space="preserve"> component contains the resulting augmented signature or timestamp or, in the case of a signature being enveloped in an output document, a pointer to the signature.</w:delText>
        </w:r>
        <w:r w:rsidR="000409FC" w:rsidRPr="003A06D0" w:rsidDel="00B33063">
          <w:delText xml:space="preserve"> The </w:delText>
        </w:r>
        <w:r w:rsidR="000409FC" w:rsidRPr="003A06D0" w:rsidDel="00B33063">
          <w:rPr>
            <w:rStyle w:val="Datatype"/>
            <w:lang w:val="en-GB"/>
          </w:rPr>
          <w:delText>DocumentWithSignature</w:delText>
        </w:r>
        <w:r w:rsidR="000409FC" w:rsidRPr="003A06D0" w:rsidDel="00B33063">
          <w:delText xml:space="preserve"> element is available to hold an enveloping signature.</w:delText>
        </w:r>
        <w:bookmarkStart w:id="23768" w:name="_Toc10201177"/>
        <w:bookmarkStart w:id="23769" w:name="_Toc10205315"/>
        <w:bookmarkStart w:id="23770" w:name="_Toc10209453"/>
        <w:bookmarkEnd w:id="23768"/>
        <w:bookmarkEnd w:id="23769"/>
        <w:bookmarkEnd w:id="23770"/>
      </w:del>
    </w:p>
    <w:p w14:paraId="4A99BA47" w14:textId="01242250" w:rsidR="00564C22" w:rsidDel="00B33063" w:rsidRDefault="009B1AF1" w:rsidP="00564C22">
      <w:pPr>
        <w:rPr>
          <w:del w:id="23771" w:author="Andreas Kuehne" w:date="2019-05-31T12:22:00Z"/>
        </w:rPr>
      </w:pPr>
      <w:del w:id="23772" w:author="Andreas Kuehne" w:date="2019-05-31T12:22:00Z">
        <w:r w:rsidDel="00B33063">
          <w:delText>Below follows a list of the sub-components that constitute this component:</w:delText>
        </w:r>
        <w:bookmarkStart w:id="23773" w:name="_Toc10201178"/>
        <w:bookmarkStart w:id="23774" w:name="_Toc10205316"/>
        <w:bookmarkStart w:id="23775" w:name="_Toc10209454"/>
        <w:bookmarkEnd w:id="23773"/>
        <w:bookmarkEnd w:id="23774"/>
        <w:bookmarkEnd w:id="23775"/>
      </w:del>
    </w:p>
    <w:p w14:paraId="068C134F" w14:textId="308C31D5" w:rsidR="00564C22" w:rsidDel="00B33063" w:rsidRDefault="009B1AF1" w:rsidP="00564C22">
      <w:pPr>
        <w:pStyle w:val="Member"/>
        <w:rPr>
          <w:del w:id="23776" w:author="Andreas Kuehne" w:date="2019-05-31T12:22:00Z"/>
        </w:rPr>
      </w:pPr>
      <w:del w:id="23777" w:author="Andreas Kuehne" w:date="2019-05-31T12:22:00Z">
        <w:r w:rsidDel="00B33063">
          <w:delText xml:space="preserve">The OPTIONAL </w:delText>
        </w:r>
        <w:r w:rsidRPr="35C1378D" w:rsidDel="00B33063">
          <w:rPr>
            <w:rStyle w:val="Datatype"/>
          </w:rPr>
          <w:delText>SignatureObject</w:delText>
        </w:r>
        <w:r w:rsidDel="00B33063">
          <w:delText xml:space="preserve"> element, if present, MAY occur zero or more times containing a sub-component. If present each instance MUST satisfy the requirements specified in this document in section </w:delText>
        </w:r>
        <w:r w:rsidDel="00B33063">
          <w:fldChar w:fldCharType="begin"/>
        </w:r>
        <w:r w:rsidDel="00B33063">
          <w:delInstrText xml:space="preserve"> REF _RefCompA5E5C69F \r \h </w:delInstrText>
        </w:r>
        <w:r w:rsidDel="00B33063">
          <w:fldChar w:fldCharType="separate"/>
        </w:r>
        <w:r w:rsidDel="00B33063">
          <w:rPr>
            <w:rStyle w:val="Datatype"/>
            <w:rFonts w:eastAsia="Courier New" w:cs="Courier New"/>
          </w:rPr>
          <w:delText>SignatureObject</w:delText>
        </w:r>
        <w:r w:rsidDel="00B33063">
          <w:fldChar w:fldCharType="end"/>
        </w:r>
        <w:r w:rsidDel="00B33063">
          <w:delText xml:space="preserve">. </w:delText>
        </w:r>
        <w:r w:rsidRPr="003A06D0" w:rsidDel="00B33063">
          <w:delText>This element contains an augmented signature or timestamp</w:delText>
        </w:r>
        <w:r w:rsidR="000409FC" w:rsidRPr="003A06D0" w:rsidDel="00B33063">
          <w:delText xml:space="preserve"> or points to a signature enveloped in another document</w:delText>
        </w:r>
        <w:r w:rsidRPr="003A06D0" w:rsidDel="00B33063">
          <w:delText>.</w:delText>
        </w:r>
        <w:r w:rsidDel="00B33063">
          <w:delText xml:space="preserve"> </w:delText>
        </w:r>
        <w:r w:rsidRPr="0042627A" w:rsidDel="00B33063">
          <w:delText xml:space="preserve">The use cases described in this document assume zero or one </w:delText>
        </w:r>
        <w:r w:rsidDel="00B33063">
          <w:delText xml:space="preserve">augmented or timestamped </w:delText>
        </w:r>
        <w:r w:rsidRPr="0042627A" w:rsidDel="00B33063">
          <w:delText>signature being included within this element. Profiles may define processing rules how to handle unbounded cardinality.</w:delText>
        </w:r>
        <w:bookmarkStart w:id="23778" w:name="_Toc10201179"/>
        <w:bookmarkStart w:id="23779" w:name="_Toc10205317"/>
        <w:bookmarkStart w:id="23780" w:name="_Toc10209455"/>
        <w:bookmarkEnd w:id="23778"/>
        <w:bookmarkEnd w:id="23779"/>
        <w:bookmarkEnd w:id="23780"/>
      </w:del>
    </w:p>
    <w:p w14:paraId="46CD6530" w14:textId="69DAF389" w:rsidR="00564C22" w:rsidDel="00B33063" w:rsidRDefault="009B1AF1" w:rsidP="00564C22">
      <w:pPr>
        <w:pStyle w:val="Member"/>
        <w:rPr>
          <w:del w:id="23781" w:author="Andreas Kuehne" w:date="2019-05-31T12:22:00Z"/>
        </w:rPr>
      </w:pPr>
      <w:del w:id="23782" w:author="Andreas Kuehne" w:date="2019-05-31T12:22:00Z">
        <w:r w:rsidDel="00B33063">
          <w:delText xml:space="preserve">The OPTIONAL </w:delText>
        </w:r>
        <w:r w:rsidRPr="35C1378D" w:rsidDel="00B33063">
          <w:rPr>
            <w:rStyle w:val="Datatype"/>
          </w:rPr>
          <w:delText>DocumentWithSignature</w:delText>
        </w:r>
        <w:r w:rsidDel="00B33063">
          <w:delText xml:space="preserve"> element, if present, MAY occur zero or more times containing a sub-component. If present each instance MUST satisfy the requirements specified in this document in section </w:delText>
        </w:r>
        <w:r w:rsidDel="00B33063">
          <w:fldChar w:fldCharType="begin"/>
        </w:r>
        <w:r w:rsidDel="00B33063">
          <w:delInstrText xml:space="preserve"> REF _RefComp8A57247D \r \h </w:delInstrText>
        </w:r>
        <w:r w:rsidDel="00B33063">
          <w:fldChar w:fldCharType="separate"/>
        </w:r>
        <w:r w:rsidDel="00B33063">
          <w:rPr>
            <w:rStyle w:val="Datatype"/>
            <w:rFonts w:eastAsia="Courier New" w:cs="Courier New"/>
          </w:rPr>
          <w:delText>DocumentWithSignature</w:delText>
        </w:r>
        <w:r w:rsidDel="00B33063">
          <w:fldChar w:fldCharType="end"/>
        </w:r>
        <w:r w:rsidDel="00B33063">
          <w:delText xml:space="preserve">. </w:delText>
        </w:r>
        <w:r w:rsidR="000409FC" w:rsidRPr="003A06D0" w:rsidDel="00B33063">
          <w:delText>This element serves as a holder for documents enveloping the augmented signature.</w:delText>
        </w:r>
        <w:r w:rsidR="008C3923" w:rsidDel="00B33063">
          <w:delText xml:space="preserve"> </w:delText>
        </w:r>
        <w:r w:rsidR="008C3923" w:rsidRPr="008C3923" w:rsidDel="00B33063">
          <w:delText>The use cases described in this document assume zero or one document including a signature being returned by this element. Profiles may define processing rules how to handle unbounded cardinality.</w:delText>
        </w:r>
        <w:bookmarkStart w:id="23783" w:name="_Toc10201180"/>
        <w:bookmarkStart w:id="23784" w:name="_Toc10205318"/>
        <w:bookmarkStart w:id="23785" w:name="_Toc10209456"/>
        <w:bookmarkEnd w:id="23783"/>
        <w:bookmarkEnd w:id="23784"/>
        <w:bookmarkEnd w:id="23785"/>
      </w:del>
    </w:p>
    <w:p w14:paraId="50AFB1B6" w14:textId="2B810C58" w:rsidR="00564C22" w:rsidDel="00B33063" w:rsidRDefault="009B1AF1" w:rsidP="00564C22">
      <w:pPr>
        <w:pStyle w:val="Member"/>
        <w:rPr>
          <w:del w:id="23786" w:author="Andreas Kuehne" w:date="2019-05-31T12:22:00Z"/>
        </w:rPr>
      </w:pPr>
      <w:del w:id="23787" w:author="Andreas Kuehne" w:date="2019-05-31T12:22:00Z">
        <w:r w:rsidDel="00B33063">
          <w:delText xml:space="preserve">The OPTIONAL </w:delText>
        </w:r>
        <w:r w:rsidRPr="35C1378D" w:rsidDel="00B33063">
          <w:rPr>
            <w:rStyle w:val="Datatype"/>
          </w:rPr>
          <w:delText>Type</w:delText>
        </w:r>
        <w:r w:rsidDel="00B33063">
          <w:delText xml:space="preserve"> element, if present, MUST contain one instance of a URI. </w:delText>
        </w:r>
        <w:r w:rsidRPr="003A06D0" w:rsidDel="00B33063">
          <w:delText>The URI defines what</w:delText>
        </w:r>
        <w:r w:rsidR="000409FC" w:rsidRPr="003A06D0" w:rsidDel="00B33063">
          <w:delText xml:space="preserve"> type of</w:delText>
        </w:r>
        <w:r w:rsidRPr="003A06D0" w:rsidDel="00B33063">
          <w:delText xml:space="preserve"> 'augmentation' was applied to the signature.</w:delText>
        </w:r>
        <w:bookmarkStart w:id="23788" w:name="_Toc10201181"/>
        <w:bookmarkStart w:id="23789" w:name="_Toc10205319"/>
        <w:bookmarkStart w:id="23790" w:name="_Toc10209457"/>
        <w:bookmarkEnd w:id="23788"/>
        <w:bookmarkEnd w:id="23789"/>
        <w:bookmarkEnd w:id="23790"/>
      </w:del>
    </w:p>
    <w:p w14:paraId="7F4173B2" w14:textId="33A9C1EC" w:rsidR="00564C22" w:rsidDel="00B33063" w:rsidRDefault="009B1AF1" w:rsidP="00564C22">
      <w:pPr>
        <w:pStyle w:val="berschrift4"/>
        <w:rPr>
          <w:del w:id="23791" w:author="Andreas Kuehne" w:date="2019-05-31T12:22:00Z"/>
        </w:rPr>
      </w:pPr>
      <w:del w:id="23792" w:author="Andreas Kuehne" w:date="2019-05-31T12:22:00Z">
        <w:r w:rsidDel="00B33063">
          <w:delText>AugmentedSignature – JSON Syntax</w:delText>
        </w:r>
        <w:bookmarkStart w:id="23793" w:name="_Toc10201182"/>
        <w:bookmarkStart w:id="23794" w:name="_Toc10205320"/>
        <w:bookmarkStart w:id="23795" w:name="_Toc10209458"/>
        <w:bookmarkEnd w:id="23793"/>
        <w:bookmarkEnd w:id="23794"/>
        <w:bookmarkEnd w:id="23795"/>
      </w:del>
    </w:p>
    <w:p w14:paraId="0D00790A" w14:textId="11B37ADA" w:rsidR="00564C22" w:rsidRPr="0248A3D1" w:rsidDel="00B33063" w:rsidRDefault="009B1AF1" w:rsidP="00564C22">
      <w:pPr>
        <w:rPr>
          <w:del w:id="23796" w:author="Andreas Kuehne" w:date="2019-05-31T12:22:00Z"/>
        </w:rPr>
      </w:pPr>
      <w:del w:id="23797"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AugmentedSignatureType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AugmentedSignature</w:delText>
        </w:r>
        <w:r w:rsidDel="00B33063">
          <w:delText xml:space="preserve"> component.</w:delText>
        </w:r>
        <w:bookmarkStart w:id="23798" w:name="_Toc10201183"/>
        <w:bookmarkStart w:id="23799" w:name="_Toc10205321"/>
        <w:bookmarkStart w:id="23800" w:name="_Toc10209459"/>
        <w:bookmarkEnd w:id="23798"/>
        <w:bookmarkEnd w:id="23799"/>
        <w:bookmarkEnd w:id="23800"/>
      </w:del>
    </w:p>
    <w:p w14:paraId="66303465" w14:textId="29A813DD" w:rsidR="00564C22" w:rsidRPr="C2430093" w:rsidDel="00B33063" w:rsidRDefault="009B1AF1" w:rsidP="00564C22">
      <w:pPr>
        <w:spacing w:line="259" w:lineRule="auto"/>
        <w:rPr>
          <w:del w:id="23801" w:author="Andreas Kuehne" w:date="2019-05-31T12:22:00Z"/>
          <w:rFonts w:eastAsia="Arial" w:cs="Arial"/>
          <w:sz w:val="22"/>
          <w:szCs w:val="22"/>
        </w:rPr>
      </w:pPr>
      <w:del w:id="23802"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AugmentedSignature</w:delText>
        </w:r>
        <w:r w:rsidRPr="002062A5" w:rsidDel="00B33063">
          <w:rPr>
            <w:rFonts w:eastAsia="Arial" w:cs="Arial"/>
            <w:sz w:val="22"/>
            <w:szCs w:val="22"/>
          </w:rPr>
          <w:delText xml:space="preserve"> using JSON-specific names mapped as shown in the table below.</w:delText>
        </w:r>
        <w:bookmarkStart w:id="23803" w:name="_Toc10201184"/>
        <w:bookmarkStart w:id="23804" w:name="_Toc10205322"/>
        <w:bookmarkStart w:id="23805" w:name="_Toc10209460"/>
        <w:bookmarkEnd w:id="23803"/>
        <w:bookmarkEnd w:id="23804"/>
        <w:bookmarkEnd w:id="23805"/>
      </w:del>
    </w:p>
    <w:tbl>
      <w:tblPr>
        <w:tblStyle w:val="Gitternetztabelle1hell1"/>
        <w:tblW w:w="0" w:type="auto"/>
        <w:tblLook w:val="04A0" w:firstRow="1" w:lastRow="0" w:firstColumn="1" w:lastColumn="0" w:noHBand="0" w:noVBand="1"/>
      </w:tblPr>
      <w:tblGrid>
        <w:gridCol w:w="4675"/>
        <w:gridCol w:w="4675"/>
      </w:tblGrid>
      <w:tr w:rsidR="00564C22" w:rsidDel="00B33063" w14:paraId="706B4566" w14:textId="505E5FCD" w:rsidTr="00564C22">
        <w:trPr>
          <w:cnfStyle w:val="100000000000" w:firstRow="1" w:lastRow="0" w:firstColumn="0" w:lastColumn="0" w:oddVBand="0" w:evenVBand="0" w:oddHBand="0" w:evenHBand="0" w:firstRowFirstColumn="0" w:firstRowLastColumn="0" w:lastRowFirstColumn="0" w:lastRowLastColumn="0"/>
          <w:del w:id="2380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256F6A2" w14:textId="45256536" w:rsidR="00564C22" w:rsidDel="00B33063" w:rsidRDefault="009B1AF1" w:rsidP="00564C22">
            <w:pPr>
              <w:pStyle w:val="Beschriftung"/>
              <w:rPr>
                <w:del w:id="23807" w:author="Andreas Kuehne" w:date="2019-05-31T12:22:00Z"/>
              </w:rPr>
            </w:pPr>
            <w:del w:id="23808" w:author="Andreas Kuehne" w:date="2019-05-31T12:22:00Z">
              <w:r w:rsidDel="00B33063">
                <w:delText>Element</w:delText>
              </w:r>
              <w:bookmarkStart w:id="23809" w:name="_Toc10201185"/>
              <w:bookmarkStart w:id="23810" w:name="_Toc10205323"/>
              <w:bookmarkStart w:id="23811" w:name="_Toc10209461"/>
              <w:bookmarkEnd w:id="23809"/>
              <w:bookmarkEnd w:id="23810"/>
              <w:bookmarkEnd w:id="23811"/>
            </w:del>
          </w:p>
        </w:tc>
        <w:tc>
          <w:tcPr>
            <w:tcW w:w="4675" w:type="dxa"/>
          </w:tcPr>
          <w:p w14:paraId="3D408CED" w14:textId="4ED4AF85"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23812" w:author="Andreas Kuehne" w:date="2019-05-31T12:22:00Z"/>
              </w:rPr>
            </w:pPr>
            <w:del w:id="23813" w:author="Andreas Kuehne" w:date="2019-05-31T12:22:00Z">
              <w:r w:rsidDel="00B33063">
                <w:delText>Implementing JSON member name</w:delText>
              </w:r>
              <w:bookmarkStart w:id="23814" w:name="_Toc10201186"/>
              <w:bookmarkStart w:id="23815" w:name="_Toc10205324"/>
              <w:bookmarkStart w:id="23816" w:name="_Toc10209462"/>
              <w:bookmarkEnd w:id="23814"/>
              <w:bookmarkEnd w:id="23815"/>
              <w:bookmarkEnd w:id="23816"/>
            </w:del>
          </w:p>
        </w:tc>
        <w:bookmarkStart w:id="23817" w:name="_Toc10201187"/>
        <w:bookmarkStart w:id="23818" w:name="_Toc10205325"/>
        <w:bookmarkStart w:id="23819" w:name="_Toc10209463"/>
        <w:bookmarkEnd w:id="23817"/>
        <w:bookmarkEnd w:id="23818"/>
        <w:bookmarkEnd w:id="23819"/>
      </w:tr>
      <w:tr w:rsidR="00564C22" w:rsidDel="00B33063" w14:paraId="46F7AC2E" w14:textId="359BED50" w:rsidTr="00564C22">
        <w:trPr>
          <w:del w:id="2382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E524A12" w14:textId="191C4C81" w:rsidR="00564C22" w:rsidRPr="002062A5" w:rsidDel="00B33063" w:rsidRDefault="009B1AF1" w:rsidP="00564C22">
            <w:pPr>
              <w:pStyle w:val="Beschriftung"/>
              <w:rPr>
                <w:del w:id="23821" w:author="Andreas Kuehne" w:date="2019-05-31T12:22:00Z"/>
                <w:rStyle w:val="Datatype"/>
                <w:b w:val="0"/>
                <w:bCs w:val="0"/>
              </w:rPr>
            </w:pPr>
            <w:del w:id="23822" w:author="Andreas Kuehne" w:date="2019-05-31T12:22:00Z">
              <w:r w:rsidRPr="002062A5" w:rsidDel="00B33063">
                <w:rPr>
                  <w:rStyle w:val="Datatype"/>
                </w:rPr>
                <w:delText>SignatureObject</w:delText>
              </w:r>
              <w:bookmarkStart w:id="23823" w:name="_Toc10201188"/>
              <w:bookmarkStart w:id="23824" w:name="_Toc10205326"/>
              <w:bookmarkStart w:id="23825" w:name="_Toc10209464"/>
              <w:bookmarkEnd w:id="23823"/>
              <w:bookmarkEnd w:id="23824"/>
              <w:bookmarkEnd w:id="23825"/>
            </w:del>
          </w:p>
        </w:tc>
        <w:tc>
          <w:tcPr>
            <w:tcW w:w="4675" w:type="dxa"/>
          </w:tcPr>
          <w:p w14:paraId="15F083A9" w14:textId="07FDFB3C"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3826" w:author="Andreas Kuehne" w:date="2019-05-31T12:22:00Z"/>
                <w:rStyle w:val="Datatype"/>
              </w:rPr>
            </w:pPr>
            <w:del w:id="23827" w:author="Andreas Kuehne" w:date="2019-05-31T12:22:00Z">
              <w:r w:rsidRPr="002062A5" w:rsidDel="00B33063">
                <w:rPr>
                  <w:rStyle w:val="Datatype"/>
                </w:rPr>
                <w:delText>sigObj</w:delText>
              </w:r>
              <w:bookmarkStart w:id="23828" w:name="_Toc10201189"/>
              <w:bookmarkStart w:id="23829" w:name="_Toc10205327"/>
              <w:bookmarkStart w:id="23830" w:name="_Toc10209465"/>
              <w:bookmarkEnd w:id="23828"/>
              <w:bookmarkEnd w:id="23829"/>
              <w:bookmarkEnd w:id="23830"/>
            </w:del>
          </w:p>
        </w:tc>
        <w:bookmarkStart w:id="23831" w:name="_Toc10201190"/>
        <w:bookmarkStart w:id="23832" w:name="_Toc10205328"/>
        <w:bookmarkStart w:id="23833" w:name="_Toc10209466"/>
        <w:bookmarkEnd w:id="23831"/>
        <w:bookmarkEnd w:id="23832"/>
        <w:bookmarkEnd w:id="23833"/>
      </w:tr>
      <w:tr w:rsidR="00564C22" w:rsidDel="00B33063" w14:paraId="35165FAF" w14:textId="62737787" w:rsidTr="00564C22">
        <w:trPr>
          <w:del w:id="2383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6954CFC" w14:textId="27E14AD0" w:rsidR="00564C22" w:rsidRPr="002062A5" w:rsidDel="00B33063" w:rsidRDefault="009B1AF1" w:rsidP="00564C22">
            <w:pPr>
              <w:pStyle w:val="Beschriftung"/>
              <w:rPr>
                <w:del w:id="23835" w:author="Andreas Kuehne" w:date="2019-05-31T12:22:00Z"/>
                <w:rStyle w:val="Datatype"/>
                <w:b w:val="0"/>
                <w:bCs w:val="0"/>
              </w:rPr>
            </w:pPr>
            <w:del w:id="23836" w:author="Andreas Kuehne" w:date="2019-05-31T12:22:00Z">
              <w:r w:rsidRPr="002062A5" w:rsidDel="00B33063">
                <w:rPr>
                  <w:rStyle w:val="Datatype"/>
                </w:rPr>
                <w:delText>DocumentWithSignature</w:delText>
              </w:r>
              <w:bookmarkStart w:id="23837" w:name="_Toc10201191"/>
              <w:bookmarkStart w:id="23838" w:name="_Toc10205329"/>
              <w:bookmarkStart w:id="23839" w:name="_Toc10209467"/>
              <w:bookmarkEnd w:id="23837"/>
              <w:bookmarkEnd w:id="23838"/>
              <w:bookmarkEnd w:id="23839"/>
            </w:del>
          </w:p>
        </w:tc>
        <w:tc>
          <w:tcPr>
            <w:tcW w:w="4675" w:type="dxa"/>
          </w:tcPr>
          <w:p w14:paraId="48B72515" w14:textId="58E4F40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3840" w:author="Andreas Kuehne" w:date="2019-05-31T12:22:00Z"/>
                <w:rStyle w:val="Datatype"/>
              </w:rPr>
            </w:pPr>
            <w:del w:id="23841" w:author="Andreas Kuehne" w:date="2019-05-31T12:22:00Z">
              <w:r w:rsidRPr="002062A5" w:rsidDel="00B33063">
                <w:rPr>
                  <w:rStyle w:val="Datatype"/>
                </w:rPr>
                <w:delText>docWithSignature</w:delText>
              </w:r>
              <w:bookmarkStart w:id="23842" w:name="_Toc10201192"/>
              <w:bookmarkStart w:id="23843" w:name="_Toc10205330"/>
              <w:bookmarkStart w:id="23844" w:name="_Toc10209468"/>
              <w:bookmarkEnd w:id="23842"/>
              <w:bookmarkEnd w:id="23843"/>
              <w:bookmarkEnd w:id="23844"/>
            </w:del>
          </w:p>
        </w:tc>
        <w:bookmarkStart w:id="23845" w:name="_Toc10201193"/>
        <w:bookmarkStart w:id="23846" w:name="_Toc10205331"/>
        <w:bookmarkStart w:id="23847" w:name="_Toc10209469"/>
        <w:bookmarkEnd w:id="23845"/>
        <w:bookmarkEnd w:id="23846"/>
        <w:bookmarkEnd w:id="23847"/>
      </w:tr>
      <w:tr w:rsidR="00564C22" w:rsidDel="00B33063" w14:paraId="579D0086" w14:textId="2B5DB0EA" w:rsidTr="00564C22">
        <w:trPr>
          <w:del w:id="2384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6619A3C" w14:textId="3796B5C5" w:rsidR="00564C22" w:rsidRPr="002062A5" w:rsidDel="00B33063" w:rsidRDefault="009B1AF1" w:rsidP="00564C22">
            <w:pPr>
              <w:pStyle w:val="Beschriftung"/>
              <w:rPr>
                <w:del w:id="23849" w:author="Andreas Kuehne" w:date="2019-05-31T12:22:00Z"/>
                <w:rStyle w:val="Datatype"/>
                <w:b w:val="0"/>
                <w:bCs w:val="0"/>
              </w:rPr>
            </w:pPr>
            <w:del w:id="23850" w:author="Andreas Kuehne" w:date="2019-05-31T12:22:00Z">
              <w:r w:rsidRPr="002062A5" w:rsidDel="00B33063">
                <w:rPr>
                  <w:rStyle w:val="Datatype"/>
                </w:rPr>
                <w:delText>Type</w:delText>
              </w:r>
              <w:bookmarkStart w:id="23851" w:name="_Toc10201194"/>
              <w:bookmarkStart w:id="23852" w:name="_Toc10205332"/>
              <w:bookmarkStart w:id="23853" w:name="_Toc10209470"/>
              <w:bookmarkEnd w:id="23851"/>
              <w:bookmarkEnd w:id="23852"/>
              <w:bookmarkEnd w:id="23853"/>
            </w:del>
          </w:p>
        </w:tc>
        <w:tc>
          <w:tcPr>
            <w:tcW w:w="4675" w:type="dxa"/>
          </w:tcPr>
          <w:p w14:paraId="5966CB95" w14:textId="354B789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3854" w:author="Andreas Kuehne" w:date="2019-05-31T12:22:00Z"/>
                <w:rStyle w:val="Datatype"/>
              </w:rPr>
            </w:pPr>
            <w:del w:id="23855" w:author="Andreas Kuehne" w:date="2019-05-31T12:22:00Z">
              <w:r w:rsidRPr="002062A5" w:rsidDel="00B33063">
                <w:rPr>
                  <w:rStyle w:val="Datatype"/>
                </w:rPr>
                <w:delText>type</w:delText>
              </w:r>
              <w:bookmarkStart w:id="23856" w:name="_Toc10201195"/>
              <w:bookmarkStart w:id="23857" w:name="_Toc10205333"/>
              <w:bookmarkStart w:id="23858" w:name="_Toc10209471"/>
              <w:bookmarkEnd w:id="23856"/>
              <w:bookmarkEnd w:id="23857"/>
              <w:bookmarkEnd w:id="23858"/>
            </w:del>
          </w:p>
        </w:tc>
        <w:bookmarkStart w:id="23859" w:name="_Toc10201196"/>
        <w:bookmarkStart w:id="23860" w:name="_Toc10205334"/>
        <w:bookmarkStart w:id="23861" w:name="_Toc10209472"/>
        <w:bookmarkEnd w:id="23859"/>
        <w:bookmarkEnd w:id="23860"/>
        <w:bookmarkEnd w:id="23861"/>
      </w:tr>
    </w:tbl>
    <w:p w14:paraId="3D29F603" w14:textId="6D1AC44A" w:rsidR="00564C22" w:rsidRPr="0202B381" w:rsidDel="00B33063" w:rsidRDefault="009B1AF1" w:rsidP="00564C22">
      <w:pPr>
        <w:rPr>
          <w:del w:id="23862" w:author="Andreas Kuehne" w:date="2019-05-31T12:22:00Z"/>
        </w:rPr>
      </w:pPr>
      <w:del w:id="23863"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AugmentedSignatureType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23864" w:name="_Toc10201197"/>
        <w:bookmarkStart w:id="23865" w:name="_Toc10205335"/>
        <w:bookmarkStart w:id="23866" w:name="_Toc10209473"/>
        <w:bookmarkEnd w:id="23864"/>
        <w:bookmarkEnd w:id="23865"/>
        <w:bookmarkEnd w:id="23866"/>
      </w:del>
    </w:p>
    <w:p w14:paraId="0DCFA90F" w14:textId="66172C4E" w:rsidR="00564C22" w:rsidDel="00B33063" w:rsidRDefault="009B1AF1" w:rsidP="00564C22">
      <w:pPr>
        <w:pStyle w:val="Code"/>
        <w:spacing w:line="259" w:lineRule="auto"/>
        <w:rPr>
          <w:del w:id="23867" w:author="Andreas Kuehne" w:date="2019-05-31T12:22:00Z"/>
        </w:rPr>
      </w:pPr>
      <w:del w:id="23868" w:author="Andreas Kuehne" w:date="2019-05-31T12:22:00Z">
        <w:r w:rsidDel="00B33063">
          <w:rPr>
            <w:color w:val="31849B" w:themeColor="accent5" w:themeShade="BF"/>
          </w:rPr>
          <w:delText>"dss2-AugmentedSignatureType"</w:delText>
        </w:r>
        <w:r w:rsidDel="00B33063">
          <w:delText>: {</w:delText>
        </w:r>
        <w:bookmarkStart w:id="23869" w:name="_Toc10201198"/>
        <w:bookmarkStart w:id="23870" w:name="_Toc10205336"/>
        <w:bookmarkStart w:id="23871" w:name="_Toc10209474"/>
        <w:bookmarkEnd w:id="23869"/>
        <w:bookmarkEnd w:id="23870"/>
        <w:bookmarkEnd w:id="23871"/>
      </w:del>
    </w:p>
    <w:p w14:paraId="7295615D" w14:textId="6669ED6D" w:rsidR="00564C22" w:rsidDel="00B33063" w:rsidRDefault="009B1AF1" w:rsidP="00564C22">
      <w:pPr>
        <w:pStyle w:val="Code"/>
        <w:spacing w:line="259" w:lineRule="auto"/>
        <w:rPr>
          <w:del w:id="23872" w:author="Andreas Kuehne" w:date="2019-05-31T12:22:00Z"/>
        </w:rPr>
      </w:pPr>
      <w:del w:id="23873"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23874" w:name="_Toc10201199"/>
        <w:bookmarkStart w:id="23875" w:name="_Toc10205337"/>
        <w:bookmarkStart w:id="23876" w:name="_Toc10209475"/>
        <w:bookmarkEnd w:id="23874"/>
        <w:bookmarkEnd w:id="23875"/>
        <w:bookmarkEnd w:id="23876"/>
      </w:del>
    </w:p>
    <w:p w14:paraId="67C52079" w14:textId="63B93AFB" w:rsidR="00564C22" w:rsidDel="00B33063" w:rsidRDefault="009B1AF1" w:rsidP="00564C22">
      <w:pPr>
        <w:pStyle w:val="Code"/>
        <w:spacing w:line="259" w:lineRule="auto"/>
        <w:rPr>
          <w:del w:id="23877" w:author="Andreas Kuehne" w:date="2019-05-31T12:22:00Z"/>
        </w:rPr>
      </w:pPr>
      <w:del w:id="23878" w:author="Andreas Kuehne" w:date="2019-05-31T12:22:00Z">
        <w:r w:rsidDel="00B33063">
          <w:rPr>
            <w:color w:val="31849B" w:themeColor="accent5" w:themeShade="BF"/>
          </w:rPr>
          <w:delText xml:space="preserve">  "properties"</w:delText>
        </w:r>
        <w:r w:rsidDel="00B33063">
          <w:delText>: {</w:delText>
        </w:r>
        <w:bookmarkStart w:id="23879" w:name="_Toc10201200"/>
        <w:bookmarkStart w:id="23880" w:name="_Toc10205338"/>
        <w:bookmarkStart w:id="23881" w:name="_Toc10209476"/>
        <w:bookmarkEnd w:id="23879"/>
        <w:bookmarkEnd w:id="23880"/>
        <w:bookmarkEnd w:id="23881"/>
      </w:del>
    </w:p>
    <w:p w14:paraId="107BAD2F" w14:textId="2075B253" w:rsidR="00564C22" w:rsidDel="00B33063" w:rsidRDefault="009B1AF1" w:rsidP="00564C22">
      <w:pPr>
        <w:pStyle w:val="Code"/>
        <w:spacing w:line="259" w:lineRule="auto"/>
        <w:rPr>
          <w:del w:id="23882" w:author="Andreas Kuehne" w:date="2019-05-31T12:22:00Z"/>
        </w:rPr>
      </w:pPr>
      <w:del w:id="23883" w:author="Andreas Kuehne" w:date="2019-05-31T12:22:00Z">
        <w:r w:rsidDel="00B33063">
          <w:rPr>
            <w:color w:val="31849B" w:themeColor="accent5" w:themeShade="BF"/>
          </w:rPr>
          <w:delText xml:space="preserve">    "sigObj"</w:delText>
        </w:r>
        <w:r w:rsidDel="00B33063">
          <w:delText>: {</w:delText>
        </w:r>
        <w:bookmarkStart w:id="23884" w:name="_Toc10201201"/>
        <w:bookmarkStart w:id="23885" w:name="_Toc10205339"/>
        <w:bookmarkStart w:id="23886" w:name="_Toc10209477"/>
        <w:bookmarkEnd w:id="23884"/>
        <w:bookmarkEnd w:id="23885"/>
        <w:bookmarkEnd w:id="23886"/>
      </w:del>
    </w:p>
    <w:p w14:paraId="73AF94C6" w14:textId="09D48FDC" w:rsidR="00564C22" w:rsidDel="00B33063" w:rsidRDefault="009B1AF1" w:rsidP="00564C22">
      <w:pPr>
        <w:pStyle w:val="Code"/>
        <w:spacing w:line="259" w:lineRule="auto"/>
        <w:rPr>
          <w:del w:id="23887" w:author="Andreas Kuehne" w:date="2019-05-31T12:22:00Z"/>
        </w:rPr>
      </w:pPr>
      <w:del w:id="23888"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23889" w:name="_Toc10201202"/>
        <w:bookmarkStart w:id="23890" w:name="_Toc10205340"/>
        <w:bookmarkStart w:id="23891" w:name="_Toc10209478"/>
        <w:bookmarkEnd w:id="23889"/>
        <w:bookmarkEnd w:id="23890"/>
        <w:bookmarkEnd w:id="23891"/>
      </w:del>
    </w:p>
    <w:p w14:paraId="31EB72AE" w14:textId="43B2F326" w:rsidR="00564C22" w:rsidDel="00B33063" w:rsidRDefault="009B1AF1" w:rsidP="00564C22">
      <w:pPr>
        <w:pStyle w:val="Code"/>
        <w:spacing w:line="259" w:lineRule="auto"/>
        <w:rPr>
          <w:del w:id="23892" w:author="Andreas Kuehne" w:date="2019-05-31T12:22:00Z"/>
        </w:rPr>
      </w:pPr>
      <w:del w:id="23893" w:author="Andreas Kuehne" w:date="2019-05-31T12:22:00Z">
        <w:r w:rsidDel="00B33063">
          <w:rPr>
            <w:color w:val="31849B" w:themeColor="accent5" w:themeShade="BF"/>
          </w:rPr>
          <w:delText xml:space="preserve">      "items"</w:delText>
        </w:r>
        <w:r w:rsidDel="00B33063">
          <w:delText>: {</w:delText>
        </w:r>
        <w:bookmarkStart w:id="23894" w:name="_Toc10201203"/>
        <w:bookmarkStart w:id="23895" w:name="_Toc10205341"/>
        <w:bookmarkStart w:id="23896" w:name="_Toc10209479"/>
        <w:bookmarkEnd w:id="23894"/>
        <w:bookmarkEnd w:id="23895"/>
        <w:bookmarkEnd w:id="23896"/>
      </w:del>
    </w:p>
    <w:p w14:paraId="309B55B4" w14:textId="0B7B5D1F" w:rsidR="00564C22" w:rsidDel="00B33063" w:rsidRDefault="009B1AF1" w:rsidP="00564C22">
      <w:pPr>
        <w:pStyle w:val="Code"/>
        <w:spacing w:line="259" w:lineRule="auto"/>
        <w:rPr>
          <w:del w:id="23897" w:author="Andreas Kuehne" w:date="2019-05-31T12:22:00Z"/>
        </w:rPr>
      </w:pPr>
      <w:del w:id="23898"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"#/definitions/dss2-SignatureObjectType"</w:delText>
        </w:r>
        <w:bookmarkStart w:id="23899" w:name="_Toc10201204"/>
        <w:bookmarkStart w:id="23900" w:name="_Toc10205342"/>
        <w:bookmarkStart w:id="23901" w:name="_Toc10209480"/>
        <w:bookmarkEnd w:id="23899"/>
        <w:bookmarkEnd w:id="23900"/>
        <w:bookmarkEnd w:id="23901"/>
      </w:del>
    </w:p>
    <w:p w14:paraId="5233A1B9" w14:textId="7E477E9D" w:rsidR="00564C22" w:rsidDel="00B33063" w:rsidRDefault="009B1AF1" w:rsidP="00564C22">
      <w:pPr>
        <w:pStyle w:val="Code"/>
        <w:spacing w:line="259" w:lineRule="auto"/>
        <w:rPr>
          <w:del w:id="23902" w:author="Andreas Kuehne" w:date="2019-05-31T12:22:00Z"/>
        </w:rPr>
      </w:pPr>
      <w:del w:id="23903" w:author="Andreas Kuehne" w:date="2019-05-31T12:22:00Z">
        <w:r w:rsidDel="00B33063">
          <w:delText xml:space="preserve">      }</w:delText>
        </w:r>
        <w:bookmarkStart w:id="23904" w:name="_Toc10201205"/>
        <w:bookmarkStart w:id="23905" w:name="_Toc10205343"/>
        <w:bookmarkStart w:id="23906" w:name="_Toc10209481"/>
        <w:bookmarkEnd w:id="23904"/>
        <w:bookmarkEnd w:id="23905"/>
        <w:bookmarkEnd w:id="23906"/>
      </w:del>
    </w:p>
    <w:p w14:paraId="21D00D0D" w14:textId="520320B3" w:rsidR="00564C22" w:rsidDel="00B33063" w:rsidRDefault="009B1AF1" w:rsidP="00564C22">
      <w:pPr>
        <w:pStyle w:val="Code"/>
        <w:spacing w:line="259" w:lineRule="auto"/>
        <w:rPr>
          <w:del w:id="23907" w:author="Andreas Kuehne" w:date="2019-05-31T12:22:00Z"/>
        </w:rPr>
      </w:pPr>
      <w:del w:id="23908" w:author="Andreas Kuehne" w:date="2019-05-31T12:22:00Z">
        <w:r w:rsidDel="00B33063">
          <w:delText xml:space="preserve">    },</w:delText>
        </w:r>
        <w:bookmarkStart w:id="23909" w:name="_Toc10201206"/>
        <w:bookmarkStart w:id="23910" w:name="_Toc10205344"/>
        <w:bookmarkStart w:id="23911" w:name="_Toc10209482"/>
        <w:bookmarkEnd w:id="23909"/>
        <w:bookmarkEnd w:id="23910"/>
        <w:bookmarkEnd w:id="23911"/>
      </w:del>
    </w:p>
    <w:p w14:paraId="45917334" w14:textId="40ED475A" w:rsidR="00564C22" w:rsidDel="00B33063" w:rsidRDefault="009B1AF1" w:rsidP="00564C22">
      <w:pPr>
        <w:pStyle w:val="Code"/>
        <w:spacing w:line="259" w:lineRule="auto"/>
        <w:rPr>
          <w:del w:id="23912" w:author="Andreas Kuehne" w:date="2019-05-31T12:22:00Z"/>
        </w:rPr>
      </w:pPr>
      <w:del w:id="23913" w:author="Andreas Kuehne" w:date="2019-05-31T12:22:00Z">
        <w:r w:rsidDel="00B33063">
          <w:rPr>
            <w:color w:val="31849B" w:themeColor="accent5" w:themeShade="BF"/>
          </w:rPr>
          <w:delText xml:space="preserve">    "docWithSignature"</w:delText>
        </w:r>
        <w:r w:rsidDel="00B33063">
          <w:delText>: {</w:delText>
        </w:r>
        <w:bookmarkStart w:id="23914" w:name="_Toc10201207"/>
        <w:bookmarkStart w:id="23915" w:name="_Toc10205345"/>
        <w:bookmarkStart w:id="23916" w:name="_Toc10209483"/>
        <w:bookmarkEnd w:id="23914"/>
        <w:bookmarkEnd w:id="23915"/>
        <w:bookmarkEnd w:id="23916"/>
      </w:del>
    </w:p>
    <w:p w14:paraId="77FD76AB" w14:textId="4B752F68" w:rsidR="00564C22" w:rsidDel="00B33063" w:rsidRDefault="009B1AF1" w:rsidP="00564C22">
      <w:pPr>
        <w:pStyle w:val="Code"/>
        <w:spacing w:line="259" w:lineRule="auto"/>
        <w:rPr>
          <w:del w:id="23917" w:author="Andreas Kuehne" w:date="2019-05-31T12:22:00Z"/>
        </w:rPr>
      </w:pPr>
      <w:del w:id="23918"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23919" w:name="_Toc10201208"/>
        <w:bookmarkStart w:id="23920" w:name="_Toc10205346"/>
        <w:bookmarkStart w:id="23921" w:name="_Toc10209484"/>
        <w:bookmarkEnd w:id="23919"/>
        <w:bookmarkEnd w:id="23920"/>
        <w:bookmarkEnd w:id="23921"/>
      </w:del>
    </w:p>
    <w:p w14:paraId="51BE63B9" w14:textId="062CF1EC" w:rsidR="00564C22" w:rsidDel="00B33063" w:rsidRDefault="009B1AF1" w:rsidP="00564C22">
      <w:pPr>
        <w:pStyle w:val="Code"/>
        <w:spacing w:line="259" w:lineRule="auto"/>
        <w:rPr>
          <w:del w:id="23922" w:author="Andreas Kuehne" w:date="2019-05-31T12:22:00Z"/>
        </w:rPr>
      </w:pPr>
      <w:del w:id="23923" w:author="Andreas Kuehne" w:date="2019-05-31T12:22:00Z">
        <w:r w:rsidDel="00B33063">
          <w:rPr>
            <w:color w:val="31849B" w:themeColor="accent5" w:themeShade="BF"/>
          </w:rPr>
          <w:delText xml:space="preserve">      "items"</w:delText>
        </w:r>
        <w:r w:rsidDel="00B33063">
          <w:delText>: {</w:delText>
        </w:r>
        <w:bookmarkStart w:id="23924" w:name="_Toc10201209"/>
        <w:bookmarkStart w:id="23925" w:name="_Toc10205347"/>
        <w:bookmarkStart w:id="23926" w:name="_Toc10209485"/>
        <w:bookmarkEnd w:id="23924"/>
        <w:bookmarkEnd w:id="23925"/>
        <w:bookmarkEnd w:id="23926"/>
      </w:del>
    </w:p>
    <w:p w14:paraId="100495BD" w14:textId="4673CFAD" w:rsidR="00564C22" w:rsidDel="00B33063" w:rsidRDefault="009B1AF1" w:rsidP="00564C22">
      <w:pPr>
        <w:pStyle w:val="Code"/>
        <w:spacing w:line="259" w:lineRule="auto"/>
        <w:rPr>
          <w:del w:id="23927" w:author="Andreas Kuehne" w:date="2019-05-31T12:22:00Z"/>
        </w:rPr>
      </w:pPr>
      <w:del w:id="23928"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"#/definitions/dss2-DocumentWithSignatureType"</w:delText>
        </w:r>
        <w:bookmarkStart w:id="23929" w:name="_Toc10201210"/>
        <w:bookmarkStart w:id="23930" w:name="_Toc10205348"/>
        <w:bookmarkStart w:id="23931" w:name="_Toc10209486"/>
        <w:bookmarkEnd w:id="23929"/>
        <w:bookmarkEnd w:id="23930"/>
        <w:bookmarkEnd w:id="23931"/>
      </w:del>
    </w:p>
    <w:p w14:paraId="1AF12BDC" w14:textId="7D728ECF" w:rsidR="00564C22" w:rsidDel="00B33063" w:rsidRDefault="009B1AF1" w:rsidP="00564C22">
      <w:pPr>
        <w:pStyle w:val="Code"/>
        <w:spacing w:line="259" w:lineRule="auto"/>
        <w:rPr>
          <w:del w:id="23932" w:author="Andreas Kuehne" w:date="2019-05-31T12:22:00Z"/>
        </w:rPr>
      </w:pPr>
      <w:del w:id="23933" w:author="Andreas Kuehne" w:date="2019-05-31T12:22:00Z">
        <w:r w:rsidDel="00B33063">
          <w:delText xml:space="preserve">      }</w:delText>
        </w:r>
        <w:bookmarkStart w:id="23934" w:name="_Toc10201211"/>
        <w:bookmarkStart w:id="23935" w:name="_Toc10205349"/>
        <w:bookmarkStart w:id="23936" w:name="_Toc10209487"/>
        <w:bookmarkEnd w:id="23934"/>
        <w:bookmarkEnd w:id="23935"/>
        <w:bookmarkEnd w:id="23936"/>
      </w:del>
    </w:p>
    <w:p w14:paraId="312C533E" w14:textId="07E7416D" w:rsidR="00564C22" w:rsidDel="00B33063" w:rsidRDefault="009B1AF1" w:rsidP="00564C22">
      <w:pPr>
        <w:pStyle w:val="Code"/>
        <w:spacing w:line="259" w:lineRule="auto"/>
        <w:rPr>
          <w:del w:id="23937" w:author="Andreas Kuehne" w:date="2019-05-31T12:22:00Z"/>
        </w:rPr>
      </w:pPr>
      <w:del w:id="23938" w:author="Andreas Kuehne" w:date="2019-05-31T12:22:00Z">
        <w:r w:rsidDel="00B33063">
          <w:delText xml:space="preserve">    },</w:delText>
        </w:r>
        <w:bookmarkStart w:id="23939" w:name="_Toc10201212"/>
        <w:bookmarkStart w:id="23940" w:name="_Toc10205350"/>
        <w:bookmarkStart w:id="23941" w:name="_Toc10209488"/>
        <w:bookmarkEnd w:id="23939"/>
        <w:bookmarkEnd w:id="23940"/>
        <w:bookmarkEnd w:id="23941"/>
      </w:del>
    </w:p>
    <w:p w14:paraId="0C822D78" w14:textId="4C12D70E" w:rsidR="00564C22" w:rsidDel="00B33063" w:rsidRDefault="009B1AF1" w:rsidP="00564C22">
      <w:pPr>
        <w:pStyle w:val="Code"/>
        <w:spacing w:line="259" w:lineRule="auto"/>
        <w:rPr>
          <w:del w:id="23942" w:author="Andreas Kuehne" w:date="2019-05-31T12:22:00Z"/>
        </w:rPr>
      </w:pPr>
      <w:del w:id="23943" w:author="Andreas Kuehne" w:date="2019-05-31T12:22:00Z">
        <w:r w:rsidDel="00B33063">
          <w:rPr>
            <w:color w:val="31849B" w:themeColor="accent5" w:themeShade="BF"/>
          </w:rPr>
          <w:delText xml:space="preserve">    "type"</w:delText>
        </w:r>
        <w:r w:rsidDel="00B33063">
          <w:delText>: {</w:delText>
        </w:r>
        <w:bookmarkStart w:id="23944" w:name="_Toc10201213"/>
        <w:bookmarkStart w:id="23945" w:name="_Toc10205351"/>
        <w:bookmarkStart w:id="23946" w:name="_Toc10209489"/>
        <w:bookmarkEnd w:id="23944"/>
        <w:bookmarkEnd w:id="23945"/>
        <w:bookmarkEnd w:id="23946"/>
      </w:del>
    </w:p>
    <w:p w14:paraId="7917140E" w14:textId="06C56A15" w:rsidR="00564C22" w:rsidDel="00B33063" w:rsidRDefault="009B1AF1" w:rsidP="00564C22">
      <w:pPr>
        <w:pStyle w:val="Code"/>
        <w:spacing w:line="259" w:lineRule="auto"/>
        <w:rPr>
          <w:del w:id="23947" w:author="Andreas Kuehne" w:date="2019-05-31T12:22:00Z"/>
        </w:rPr>
      </w:pPr>
      <w:del w:id="23948"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23949" w:name="_Toc10201214"/>
        <w:bookmarkStart w:id="23950" w:name="_Toc10205352"/>
        <w:bookmarkStart w:id="23951" w:name="_Toc10209490"/>
        <w:bookmarkEnd w:id="23949"/>
        <w:bookmarkEnd w:id="23950"/>
        <w:bookmarkEnd w:id="23951"/>
      </w:del>
    </w:p>
    <w:p w14:paraId="05695786" w14:textId="16CDE278" w:rsidR="00564C22" w:rsidDel="00B33063" w:rsidRDefault="009B1AF1" w:rsidP="00564C22">
      <w:pPr>
        <w:pStyle w:val="Code"/>
        <w:spacing w:line="259" w:lineRule="auto"/>
        <w:rPr>
          <w:del w:id="23952" w:author="Andreas Kuehne" w:date="2019-05-31T12:22:00Z"/>
        </w:rPr>
      </w:pPr>
      <w:del w:id="23953" w:author="Andreas Kuehne" w:date="2019-05-31T12:22:00Z">
        <w:r w:rsidDel="00B33063">
          <w:rPr>
            <w:color w:val="31849B" w:themeColor="accent5" w:themeShade="BF"/>
          </w:rPr>
          <w:delText xml:space="preserve">      "format"</w:delText>
        </w:r>
        <w:r w:rsidDel="00B33063">
          <w:delText xml:space="preserve">: </w:delText>
        </w:r>
        <w:r w:rsidDel="00B33063">
          <w:rPr>
            <w:color w:val="244061" w:themeColor="accent1" w:themeShade="80"/>
          </w:rPr>
          <w:delText>"uri"</w:delText>
        </w:r>
        <w:bookmarkStart w:id="23954" w:name="_Toc10201215"/>
        <w:bookmarkStart w:id="23955" w:name="_Toc10205353"/>
        <w:bookmarkStart w:id="23956" w:name="_Toc10209491"/>
        <w:bookmarkEnd w:id="23954"/>
        <w:bookmarkEnd w:id="23955"/>
        <w:bookmarkEnd w:id="23956"/>
      </w:del>
    </w:p>
    <w:p w14:paraId="354F5BAA" w14:textId="08C6882E" w:rsidR="00564C22" w:rsidDel="00B33063" w:rsidRDefault="009B1AF1" w:rsidP="00564C22">
      <w:pPr>
        <w:pStyle w:val="Code"/>
        <w:spacing w:line="259" w:lineRule="auto"/>
        <w:rPr>
          <w:del w:id="23957" w:author="Andreas Kuehne" w:date="2019-05-31T12:22:00Z"/>
        </w:rPr>
      </w:pPr>
      <w:del w:id="23958" w:author="Andreas Kuehne" w:date="2019-05-31T12:22:00Z">
        <w:r w:rsidDel="00B33063">
          <w:delText xml:space="preserve">    }</w:delText>
        </w:r>
        <w:bookmarkStart w:id="23959" w:name="_Toc10201216"/>
        <w:bookmarkStart w:id="23960" w:name="_Toc10205354"/>
        <w:bookmarkStart w:id="23961" w:name="_Toc10209492"/>
        <w:bookmarkEnd w:id="23959"/>
        <w:bookmarkEnd w:id="23960"/>
        <w:bookmarkEnd w:id="23961"/>
      </w:del>
    </w:p>
    <w:p w14:paraId="407C5423" w14:textId="48CE7A51" w:rsidR="00564C22" w:rsidDel="00B33063" w:rsidRDefault="009B1AF1" w:rsidP="00564C22">
      <w:pPr>
        <w:pStyle w:val="Code"/>
        <w:spacing w:line="259" w:lineRule="auto"/>
        <w:rPr>
          <w:del w:id="23962" w:author="Andreas Kuehne" w:date="2019-05-31T12:22:00Z"/>
        </w:rPr>
      </w:pPr>
      <w:del w:id="23963" w:author="Andreas Kuehne" w:date="2019-05-31T12:22:00Z">
        <w:r w:rsidDel="00B33063">
          <w:delText xml:space="preserve">  }</w:delText>
        </w:r>
        <w:bookmarkStart w:id="23964" w:name="_Toc10201217"/>
        <w:bookmarkStart w:id="23965" w:name="_Toc10205355"/>
        <w:bookmarkStart w:id="23966" w:name="_Toc10209493"/>
        <w:bookmarkEnd w:id="23964"/>
        <w:bookmarkEnd w:id="23965"/>
        <w:bookmarkEnd w:id="23966"/>
      </w:del>
    </w:p>
    <w:p w14:paraId="7CB49236" w14:textId="47170A53" w:rsidR="00564C22" w:rsidDel="00B33063" w:rsidRDefault="009B1AF1" w:rsidP="00564C22">
      <w:pPr>
        <w:pStyle w:val="Code"/>
        <w:spacing w:line="259" w:lineRule="auto"/>
        <w:rPr>
          <w:del w:id="23967" w:author="Andreas Kuehne" w:date="2019-05-31T12:22:00Z"/>
        </w:rPr>
      </w:pPr>
      <w:del w:id="23968" w:author="Andreas Kuehne" w:date="2019-05-31T12:22:00Z">
        <w:r w:rsidDel="00B33063">
          <w:delText>}</w:delText>
        </w:r>
        <w:bookmarkStart w:id="23969" w:name="_Toc10201218"/>
        <w:bookmarkStart w:id="23970" w:name="_Toc10205356"/>
        <w:bookmarkStart w:id="23971" w:name="_Toc10209494"/>
        <w:bookmarkEnd w:id="23969"/>
        <w:bookmarkEnd w:id="23970"/>
        <w:bookmarkEnd w:id="23971"/>
      </w:del>
    </w:p>
    <w:p w14:paraId="365A171B" w14:textId="59F3FAFA" w:rsidR="00564C22" w:rsidDel="00B33063" w:rsidRDefault="00564C22" w:rsidP="00564C22">
      <w:pPr>
        <w:rPr>
          <w:del w:id="23972" w:author="Andreas Kuehne" w:date="2019-05-31T12:22:00Z"/>
        </w:rPr>
      </w:pPr>
      <w:bookmarkStart w:id="23973" w:name="_Toc10201219"/>
      <w:bookmarkStart w:id="23974" w:name="_Toc10205357"/>
      <w:bookmarkStart w:id="23975" w:name="_Toc10209495"/>
      <w:bookmarkEnd w:id="23973"/>
      <w:bookmarkEnd w:id="23974"/>
      <w:bookmarkEnd w:id="23975"/>
    </w:p>
    <w:p w14:paraId="39353975" w14:textId="3B181770" w:rsidR="00564C22" w:rsidDel="00B33063" w:rsidRDefault="009B1AF1" w:rsidP="00564C22">
      <w:pPr>
        <w:pStyle w:val="berschrift4"/>
        <w:rPr>
          <w:del w:id="23976" w:author="Andreas Kuehne" w:date="2019-05-31T12:22:00Z"/>
        </w:rPr>
      </w:pPr>
      <w:del w:id="23977" w:author="Andreas Kuehne" w:date="2019-05-31T12:22:00Z">
        <w:r w:rsidDel="00B33063">
          <w:delText>AugmentedSignature – XML Syntax</w:delText>
        </w:r>
        <w:bookmarkStart w:id="23978" w:name="_Toc10201220"/>
        <w:bookmarkStart w:id="23979" w:name="_Toc10205358"/>
        <w:bookmarkStart w:id="23980" w:name="_Toc10209496"/>
        <w:bookmarkEnd w:id="23978"/>
        <w:bookmarkEnd w:id="23979"/>
        <w:bookmarkEnd w:id="23980"/>
      </w:del>
    </w:p>
    <w:p w14:paraId="49E9FE64" w14:textId="1D8DDEF0" w:rsidR="00564C22" w:rsidRPr="5404FA76" w:rsidDel="00B33063" w:rsidRDefault="009B1AF1" w:rsidP="00564C22">
      <w:pPr>
        <w:rPr>
          <w:del w:id="23981" w:author="Andreas Kuehne" w:date="2019-05-31T12:22:00Z"/>
        </w:rPr>
      </w:pPr>
      <w:del w:id="23982" w:author="Andreas Kuehne" w:date="2019-05-31T12:22:00Z">
        <w:r w:rsidRPr="0CCF9147" w:rsidDel="00B33063">
          <w:delText xml:space="preserve">The XML type </w:delText>
        </w:r>
        <w:r w:rsidRPr="002062A5" w:rsidDel="00B33063">
          <w:rPr>
            <w:rFonts w:ascii="Courier New" w:eastAsia="Courier New" w:hAnsi="Courier New" w:cs="Courier New"/>
          </w:rPr>
          <w:delText>AugmentedSignatureType</w:delText>
        </w:r>
        <w:r w:rsidRPr="0CCF9147" w:rsidDel="00B33063">
          <w:delText xml:space="preserve"> SHALL implement the requirements defined in the </w:delText>
        </w:r>
        <w:r w:rsidRPr="002062A5" w:rsidDel="00B33063">
          <w:rPr>
            <w:rFonts w:ascii="Courier New" w:eastAsia="Courier New" w:hAnsi="Courier New" w:cs="Courier New"/>
          </w:rPr>
          <w:delText>AugmentedSignature</w:delText>
        </w:r>
        <w:r w:rsidDel="00B33063">
          <w:delText xml:space="preserve"> </w:delText>
        </w:r>
        <w:r w:rsidRPr="005A6FFD" w:rsidDel="00B33063">
          <w:delText>component.</w:delText>
        </w:r>
        <w:bookmarkStart w:id="23983" w:name="_Toc10201221"/>
        <w:bookmarkStart w:id="23984" w:name="_Toc10205359"/>
        <w:bookmarkStart w:id="23985" w:name="_Toc10209497"/>
        <w:bookmarkEnd w:id="23983"/>
        <w:bookmarkEnd w:id="23984"/>
        <w:bookmarkEnd w:id="23985"/>
      </w:del>
    </w:p>
    <w:p w14:paraId="30D127B5" w14:textId="7567E054" w:rsidR="00564C22" w:rsidDel="00B33063" w:rsidRDefault="009B1AF1" w:rsidP="00564C22">
      <w:pPr>
        <w:rPr>
          <w:del w:id="23986" w:author="Andreas Kuehne" w:date="2019-05-31T12:22:00Z"/>
        </w:rPr>
      </w:pPr>
      <w:del w:id="23987"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AugmentedSignatureType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23988" w:name="_Toc10201222"/>
        <w:bookmarkStart w:id="23989" w:name="_Toc10205360"/>
        <w:bookmarkStart w:id="23990" w:name="_Toc10209498"/>
        <w:bookmarkEnd w:id="23988"/>
        <w:bookmarkEnd w:id="23989"/>
        <w:bookmarkEnd w:id="23990"/>
      </w:del>
    </w:p>
    <w:p w14:paraId="62ED1B60" w14:textId="1460A068" w:rsidR="00564C22" w:rsidDel="00B33063" w:rsidRDefault="009B1AF1" w:rsidP="00564C22">
      <w:pPr>
        <w:pStyle w:val="Code"/>
        <w:rPr>
          <w:del w:id="23991" w:author="Andreas Kuehne" w:date="2019-05-31T12:22:00Z"/>
        </w:rPr>
      </w:pPr>
      <w:del w:id="23992"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AugmentedSignatureType</w:delText>
        </w:r>
        <w:r w:rsidDel="00B33063">
          <w:rPr>
            <w:color w:val="943634" w:themeColor="accent2" w:themeShade="BF"/>
          </w:rPr>
          <w:delText>"</w:delText>
        </w:r>
        <w:r w:rsidDel="00B33063">
          <w:rPr>
            <w:color w:val="31849B" w:themeColor="accent5" w:themeShade="BF"/>
          </w:rPr>
          <w:delText>&gt;</w:delText>
        </w:r>
        <w:bookmarkStart w:id="23993" w:name="_Toc10201223"/>
        <w:bookmarkStart w:id="23994" w:name="_Toc10205361"/>
        <w:bookmarkStart w:id="23995" w:name="_Toc10209499"/>
        <w:bookmarkEnd w:id="23993"/>
        <w:bookmarkEnd w:id="23994"/>
        <w:bookmarkEnd w:id="23995"/>
      </w:del>
    </w:p>
    <w:p w14:paraId="3D401CCC" w14:textId="5BDACA09" w:rsidR="00564C22" w:rsidDel="00B33063" w:rsidRDefault="009B1AF1" w:rsidP="00564C22">
      <w:pPr>
        <w:pStyle w:val="Code"/>
        <w:rPr>
          <w:del w:id="23996" w:author="Andreas Kuehne" w:date="2019-05-31T12:22:00Z"/>
        </w:rPr>
      </w:pPr>
      <w:del w:id="23997" w:author="Andreas Kuehne" w:date="2019-05-31T12:22:00Z">
        <w:r w:rsidDel="00B33063">
          <w:rPr>
            <w:color w:val="31849B" w:themeColor="accent5" w:themeShade="BF"/>
          </w:rPr>
          <w:delText xml:space="preserve">  &lt;xs:sequence&gt;</w:delText>
        </w:r>
        <w:bookmarkStart w:id="23998" w:name="_Toc10201224"/>
        <w:bookmarkStart w:id="23999" w:name="_Toc10205362"/>
        <w:bookmarkStart w:id="24000" w:name="_Toc10209500"/>
        <w:bookmarkEnd w:id="23998"/>
        <w:bookmarkEnd w:id="23999"/>
        <w:bookmarkEnd w:id="24000"/>
      </w:del>
    </w:p>
    <w:p w14:paraId="5F9D9FAA" w14:textId="1E189F25" w:rsidR="00564C22" w:rsidDel="00B33063" w:rsidRDefault="009B1AF1" w:rsidP="00564C22">
      <w:pPr>
        <w:pStyle w:val="Code"/>
        <w:rPr>
          <w:del w:id="24001" w:author="Andreas Kuehne" w:date="2019-05-31T12:22:00Z"/>
        </w:rPr>
      </w:pPr>
      <w:del w:id="24002"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SignatureObject</w:delText>
        </w:r>
        <w:r w:rsidDel="00B33063">
          <w:rPr>
            <w:color w:val="943634" w:themeColor="accent2" w:themeShade="BF"/>
          </w:rPr>
          <w:delText>" type="</w:delText>
        </w:r>
        <w:r w:rsidDel="00B33063">
          <w:rPr>
            <w:color w:val="244061" w:themeColor="accent1" w:themeShade="80"/>
          </w:rPr>
          <w:delText>dss2:SignatureObjectType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24003" w:name="_Toc10201225"/>
        <w:bookmarkStart w:id="24004" w:name="_Toc10205363"/>
        <w:bookmarkStart w:id="24005" w:name="_Toc10209501"/>
        <w:bookmarkEnd w:id="24003"/>
        <w:bookmarkEnd w:id="24004"/>
        <w:bookmarkEnd w:id="24005"/>
      </w:del>
    </w:p>
    <w:p w14:paraId="3D0329A1" w14:textId="633E9446" w:rsidR="00564C22" w:rsidDel="00B33063" w:rsidRDefault="009B1AF1" w:rsidP="00564C22">
      <w:pPr>
        <w:pStyle w:val="Code"/>
        <w:rPr>
          <w:del w:id="24006" w:author="Andreas Kuehne" w:date="2019-05-31T12:22:00Z"/>
        </w:rPr>
      </w:pPr>
      <w:del w:id="24007"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DocumentWithSignature</w:delText>
        </w:r>
        <w:r w:rsidDel="00B33063">
          <w:rPr>
            <w:color w:val="943634" w:themeColor="accent2" w:themeShade="BF"/>
          </w:rPr>
          <w:delText>" type="</w:delText>
        </w:r>
        <w:r w:rsidDel="00B33063">
          <w:rPr>
            <w:color w:val="244061" w:themeColor="accent1" w:themeShade="80"/>
          </w:rPr>
          <w:delText>dss2:DocumentWithSignatureType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24008" w:name="_Toc10201226"/>
        <w:bookmarkStart w:id="24009" w:name="_Toc10205364"/>
        <w:bookmarkStart w:id="24010" w:name="_Toc10209502"/>
        <w:bookmarkEnd w:id="24008"/>
        <w:bookmarkEnd w:id="24009"/>
        <w:bookmarkEnd w:id="24010"/>
      </w:del>
    </w:p>
    <w:p w14:paraId="3D60DC68" w14:textId="79FAFD05" w:rsidR="00564C22" w:rsidDel="00B33063" w:rsidRDefault="009B1AF1" w:rsidP="00564C22">
      <w:pPr>
        <w:pStyle w:val="Code"/>
        <w:rPr>
          <w:del w:id="24011" w:author="Andreas Kuehne" w:date="2019-05-31T12:22:00Z"/>
        </w:rPr>
      </w:pPr>
      <w:del w:id="24012" w:author="Andreas Kuehne" w:date="2019-05-31T12:22:00Z">
        <w:r w:rsidDel="00B33063">
          <w:rPr>
            <w:color w:val="31849B" w:themeColor="accent5" w:themeShade="BF"/>
          </w:rPr>
          <w:delText xml:space="preserve">  &lt;/xs:sequence&gt;</w:delText>
        </w:r>
        <w:bookmarkStart w:id="24013" w:name="_Toc10201227"/>
        <w:bookmarkStart w:id="24014" w:name="_Toc10205365"/>
        <w:bookmarkStart w:id="24015" w:name="_Toc10209503"/>
        <w:bookmarkEnd w:id="24013"/>
        <w:bookmarkEnd w:id="24014"/>
        <w:bookmarkEnd w:id="24015"/>
      </w:del>
    </w:p>
    <w:p w14:paraId="47F4503B" w14:textId="356E2F29" w:rsidR="00564C22" w:rsidDel="00B33063" w:rsidRDefault="009B1AF1" w:rsidP="00564C22">
      <w:pPr>
        <w:pStyle w:val="Code"/>
        <w:rPr>
          <w:del w:id="24016" w:author="Andreas Kuehne" w:date="2019-05-31T12:22:00Z"/>
        </w:rPr>
      </w:pPr>
      <w:del w:id="24017"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Type</w:delText>
        </w:r>
        <w:r w:rsidDel="00B33063">
          <w:rPr>
            <w:color w:val="943634" w:themeColor="accent2" w:themeShade="BF"/>
          </w:rPr>
          <w:delText>" type="</w:delText>
        </w:r>
        <w:r w:rsidDel="00B33063">
          <w:rPr>
            <w:color w:val="244061" w:themeColor="accent1" w:themeShade="80"/>
          </w:rPr>
          <w:delText>xs:anyURI</w:delText>
        </w:r>
        <w:r w:rsidDel="00B33063">
          <w:rPr>
            <w:color w:val="943634" w:themeColor="accent2" w:themeShade="BF"/>
          </w:rPr>
          <w:delText>" use="</w:delText>
        </w:r>
        <w:r w:rsidDel="00B33063">
          <w:rPr>
            <w:color w:val="244061" w:themeColor="accent1" w:themeShade="80"/>
          </w:rPr>
          <w:delText>optional</w:delText>
        </w:r>
        <w:r w:rsidDel="00B33063">
          <w:rPr>
            <w:color w:val="943634" w:themeColor="accent2" w:themeShade="BF"/>
          </w:rPr>
          <w:delText>"</w:delText>
        </w:r>
        <w:r w:rsidDel="00B33063">
          <w:rPr>
            <w:color w:val="31849B" w:themeColor="accent5" w:themeShade="BF"/>
          </w:rPr>
          <w:delText>/&gt;</w:delText>
        </w:r>
        <w:bookmarkStart w:id="24018" w:name="_Toc10201228"/>
        <w:bookmarkStart w:id="24019" w:name="_Toc10205366"/>
        <w:bookmarkStart w:id="24020" w:name="_Toc10209504"/>
        <w:bookmarkEnd w:id="24018"/>
        <w:bookmarkEnd w:id="24019"/>
        <w:bookmarkEnd w:id="24020"/>
      </w:del>
    </w:p>
    <w:p w14:paraId="02B6C818" w14:textId="21383C9E" w:rsidR="00564C22" w:rsidDel="00B33063" w:rsidRDefault="009B1AF1" w:rsidP="00564C22">
      <w:pPr>
        <w:pStyle w:val="Code"/>
        <w:rPr>
          <w:del w:id="24021" w:author="Andreas Kuehne" w:date="2019-05-31T12:22:00Z"/>
        </w:rPr>
      </w:pPr>
      <w:del w:id="24022" w:author="Andreas Kuehne" w:date="2019-05-31T12:22:00Z">
        <w:r w:rsidDel="00B33063">
          <w:rPr>
            <w:color w:val="31849B" w:themeColor="accent5" w:themeShade="BF"/>
          </w:rPr>
          <w:delText>&lt;/xs:complexType&gt;</w:delText>
        </w:r>
        <w:bookmarkStart w:id="24023" w:name="_Toc10201229"/>
        <w:bookmarkStart w:id="24024" w:name="_Toc10205367"/>
        <w:bookmarkStart w:id="24025" w:name="_Toc10209505"/>
        <w:bookmarkEnd w:id="24023"/>
        <w:bookmarkEnd w:id="24024"/>
        <w:bookmarkEnd w:id="24025"/>
      </w:del>
    </w:p>
    <w:p w14:paraId="39270055" w14:textId="27442F38" w:rsidR="00564C22" w:rsidDel="00B33063" w:rsidRDefault="009B1AF1" w:rsidP="00564C22">
      <w:pPr>
        <w:spacing w:line="259" w:lineRule="auto"/>
        <w:rPr>
          <w:del w:id="24026" w:author="Andreas Kuehne" w:date="2019-05-31T12:22:00Z"/>
        </w:rPr>
      </w:pPr>
      <w:del w:id="24027"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AugmentedSignatureType</w:delText>
        </w:r>
        <w:r w:rsidRPr="71C71F8C" w:rsidDel="00B33063">
          <w:delText xml:space="preserve"> </w:delText>
        </w:r>
        <w:r w:rsidDel="00B33063">
          <w:delText xml:space="preserve">XML element SHALL implement in XML syntax the sub-component that has a name equal to its local name. </w:delText>
        </w:r>
        <w:bookmarkStart w:id="24028" w:name="_Toc10201230"/>
        <w:bookmarkStart w:id="24029" w:name="_Toc10205368"/>
        <w:bookmarkStart w:id="24030" w:name="_Toc10209506"/>
        <w:bookmarkEnd w:id="24028"/>
        <w:bookmarkEnd w:id="24029"/>
        <w:bookmarkEnd w:id="24030"/>
      </w:del>
    </w:p>
    <w:p w14:paraId="28449EE4" w14:textId="53979CA0" w:rsidR="00564C22" w:rsidDel="00B33063" w:rsidRDefault="009B1AF1" w:rsidP="00564C22">
      <w:pPr>
        <w:pStyle w:val="berschrift3"/>
        <w:rPr>
          <w:del w:id="24031" w:author="Andreas Kuehne" w:date="2019-05-31T12:22:00Z"/>
        </w:rPr>
      </w:pPr>
      <w:bookmarkStart w:id="24032" w:name="_RefCompC89CFE11"/>
      <w:del w:id="24033" w:author="Andreas Kuehne" w:date="2019-05-31T12:22:00Z">
        <w:r w:rsidDel="00B33063">
          <w:delText>Component ReturnTransformedDocument</w:delText>
        </w:r>
        <w:bookmarkStart w:id="24034" w:name="_Toc10201231"/>
        <w:bookmarkStart w:id="24035" w:name="_Toc10205369"/>
        <w:bookmarkStart w:id="24036" w:name="_Toc10209507"/>
        <w:bookmarkEnd w:id="24032"/>
        <w:bookmarkEnd w:id="24034"/>
        <w:bookmarkEnd w:id="24035"/>
        <w:bookmarkEnd w:id="24036"/>
      </w:del>
    </w:p>
    <w:p w14:paraId="6B904B6B" w14:textId="461E1537" w:rsidR="00564C22" w:rsidDel="00B33063" w:rsidRDefault="001725A5" w:rsidP="00564C22">
      <w:pPr>
        <w:rPr>
          <w:del w:id="24037" w:author="Andreas Kuehne" w:date="2019-05-31T12:22:00Z"/>
        </w:rPr>
      </w:pPr>
      <w:del w:id="24038" w:author="Andreas Kuehne" w:date="2019-05-31T12:22:00Z">
        <w:r w:rsidRPr="003A06D0" w:rsidDel="00B33063">
          <w:delText xml:space="preserve">The </w:delText>
        </w:r>
        <w:r w:rsidRPr="003A06D0" w:rsidDel="00B33063">
          <w:rPr>
            <w:rFonts w:ascii="Courier New" w:eastAsia="Courier New" w:hAnsi="Courier New" w:cs="Courier New"/>
            <w:lang w:val="en-GB"/>
          </w:rPr>
          <w:delText>ReturnTransformedDocument</w:delText>
        </w:r>
        <w:r w:rsidRPr="003A06D0" w:rsidDel="00B33063">
          <w:delText xml:space="preserve"> component instructs the server to return an input document to which the XML signature transforms specified by a particular </w:delText>
        </w:r>
        <w:r w:rsidRPr="003A06D0" w:rsidDel="00B33063">
          <w:rPr>
            <w:rStyle w:val="Datatype"/>
            <w:lang w:val="en-GB"/>
          </w:rPr>
          <w:delText>&lt;ds:Reference&gt;</w:delText>
        </w:r>
        <w:r w:rsidRPr="003A06D0" w:rsidDel="00B33063">
          <w:delText xml:space="preserve"> have been applied. The </w:delText>
        </w:r>
        <w:r w:rsidRPr="003A06D0" w:rsidDel="00B33063">
          <w:rPr>
            <w:rStyle w:val="Datatype"/>
            <w:lang w:val="en-GB"/>
          </w:rPr>
          <w:delText>&lt;ds:Reference&gt;</w:delText>
        </w:r>
        <w:r w:rsidRPr="003A06D0" w:rsidDel="00B33063">
          <w:delText xml:space="preserve"> is indicated by the zero-based </w:delText>
        </w:r>
        <w:r w:rsidRPr="003A06D0" w:rsidDel="00B33063">
          <w:rPr>
            <w:rStyle w:val="Datatype"/>
            <w:lang w:val="en-GB"/>
          </w:rPr>
          <w:delText>WhichReference</w:delText>
        </w:r>
        <w:r w:rsidRPr="003A06D0" w:rsidDel="00B33063">
          <w:delText xml:space="preserve"> attribute (0 means the first </w:delText>
        </w:r>
        <w:r w:rsidRPr="003A06D0" w:rsidDel="00B33063">
          <w:rPr>
            <w:rStyle w:val="Datatype"/>
            <w:lang w:val="en-GB"/>
          </w:rPr>
          <w:delText>&lt;ds:Reference&gt;</w:delText>
        </w:r>
        <w:r w:rsidRPr="003A06D0" w:rsidDel="00B33063">
          <w:delText xml:space="preserve"> in the signature, 1 means the second, and so on). Multiple occurrences of this optional input can be present in a single verify request message. Each occurrence will generate a corresponding optional output.</w:delText>
        </w:r>
        <w:bookmarkStart w:id="24039" w:name="_Toc10201232"/>
        <w:bookmarkStart w:id="24040" w:name="_Toc10205370"/>
        <w:bookmarkStart w:id="24041" w:name="_Toc10209508"/>
        <w:bookmarkEnd w:id="24039"/>
        <w:bookmarkEnd w:id="24040"/>
        <w:bookmarkEnd w:id="24041"/>
      </w:del>
    </w:p>
    <w:p w14:paraId="19AA49B9" w14:textId="0C1581B0" w:rsidR="00564C22" w:rsidDel="00B33063" w:rsidRDefault="009B1AF1" w:rsidP="00564C22">
      <w:pPr>
        <w:rPr>
          <w:del w:id="24042" w:author="Andreas Kuehne" w:date="2019-05-31T12:22:00Z"/>
        </w:rPr>
      </w:pPr>
      <w:del w:id="24043" w:author="Andreas Kuehne" w:date="2019-05-31T12:22:00Z">
        <w:r w:rsidDel="00B33063">
          <w:delText>Below follows a list of the sub-components that constitute this component:</w:delText>
        </w:r>
        <w:bookmarkStart w:id="24044" w:name="_Toc10201233"/>
        <w:bookmarkStart w:id="24045" w:name="_Toc10205371"/>
        <w:bookmarkStart w:id="24046" w:name="_Toc10209509"/>
        <w:bookmarkEnd w:id="24044"/>
        <w:bookmarkEnd w:id="24045"/>
        <w:bookmarkEnd w:id="24046"/>
      </w:del>
    </w:p>
    <w:p w14:paraId="34DB0FCE" w14:textId="7C9E9496" w:rsidR="00564C22" w:rsidDel="00B33063" w:rsidRDefault="009B1AF1" w:rsidP="00564C22">
      <w:pPr>
        <w:pStyle w:val="Member"/>
        <w:rPr>
          <w:del w:id="24047" w:author="Andreas Kuehne" w:date="2019-05-31T12:22:00Z"/>
        </w:rPr>
      </w:pPr>
      <w:del w:id="24048" w:author="Andreas Kuehne" w:date="2019-05-31T12:22:00Z">
        <w:r w:rsidDel="00B33063">
          <w:delText xml:space="preserve">The </w:delText>
        </w:r>
        <w:r w:rsidRPr="35C1378D" w:rsidDel="00B33063">
          <w:rPr>
            <w:rStyle w:val="Datatype"/>
          </w:rPr>
          <w:delText>WhichReference</w:delText>
        </w:r>
        <w:r w:rsidDel="00B33063">
          <w:delText xml:space="preserve"> element MUST contain one instance of an integer. </w:delText>
        </w:r>
        <w:r w:rsidRPr="003A06D0" w:rsidDel="00B33063">
          <w:delText xml:space="preserve">To match outputs to inputs, each </w:delText>
        </w:r>
        <w:r w:rsidRPr="003A06D0" w:rsidDel="00B33063">
          <w:rPr>
            <w:rFonts w:ascii="Courier New" w:eastAsia="Courier New" w:hAnsi="Courier New" w:cs="Courier New"/>
            <w:lang w:val="en-GB"/>
          </w:rPr>
          <w:delText>TransformedDocument</w:delText>
        </w:r>
        <w:r w:rsidRPr="003A06D0" w:rsidDel="00B33063">
          <w:delText xml:space="preserve"> will contain a </w:delText>
        </w:r>
        <w:r w:rsidRPr="003A06D0" w:rsidDel="00B33063">
          <w:rPr>
            <w:rStyle w:val="Datatype"/>
            <w:lang w:val="en-GB"/>
          </w:rPr>
          <w:delText>WhichReference</w:delText>
        </w:r>
        <w:r w:rsidRPr="003A06D0" w:rsidDel="00B33063">
          <w:delText xml:space="preserve"> attribute which matches the corresponding optional input.</w:delText>
        </w:r>
        <w:bookmarkStart w:id="24049" w:name="_Toc10201234"/>
        <w:bookmarkStart w:id="24050" w:name="_Toc10205372"/>
        <w:bookmarkStart w:id="24051" w:name="_Toc10209510"/>
        <w:bookmarkEnd w:id="24049"/>
        <w:bookmarkEnd w:id="24050"/>
        <w:bookmarkEnd w:id="24051"/>
      </w:del>
    </w:p>
    <w:p w14:paraId="52FA2442" w14:textId="3960A877" w:rsidR="00564C22" w:rsidDel="00B33063" w:rsidRDefault="009B1AF1" w:rsidP="00564C22">
      <w:pPr>
        <w:pStyle w:val="berschrift4"/>
        <w:rPr>
          <w:del w:id="24052" w:author="Andreas Kuehne" w:date="2019-05-31T12:22:00Z"/>
        </w:rPr>
      </w:pPr>
      <w:del w:id="24053" w:author="Andreas Kuehne" w:date="2019-05-31T12:22:00Z">
        <w:r w:rsidDel="00B33063">
          <w:delText>ReturnTransformedDocument – JSON Syntax</w:delText>
        </w:r>
        <w:bookmarkStart w:id="24054" w:name="_Toc10201235"/>
        <w:bookmarkStart w:id="24055" w:name="_Toc10205373"/>
        <w:bookmarkStart w:id="24056" w:name="_Toc10209511"/>
        <w:bookmarkEnd w:id="24054"/>
        <w:bookmarkEnd w:id="24055"/>
        <w:bookmarkEnd w:id="24056"/>
      </w:del>
    </w:p>
    <w:p w14:paraId="614DCA52" w14:textId="1BAC95FF" w:rsidR="00564C22" w:rsidRPr="4593A2D4" w:rsidDel="00B33063" w:rsidRDefault="009B1AF1" w:rsidP="00564C22">
      <w:pPr>
        <w:rPr>
          <w:del w:id="24057" w:author="Andreas Kuehne" w:date="2019-05-31T12:22:00Z"/>
        </w:rPr>
      </w:pPr>
      <w:del w:id="24058" w:author="Andreas Kuehne" w:date="2019-05-31T12:22:00Z">
        <w:r w:rsidRPr="002062A5" w:rsidDel="00B33063">
          <w:rPr>
            <w:rFonts w:eastAsia="Arial" w:cs="Arial"/>
            <w:sz w:val="22"/>
            <w:szCs w:val="22"/>
          </w:rPr>
          <w:delText xml:space="preserve">The component </w:delText>
        </w:r>
        <w:r w:rsidRPr="002062A5" w:rsidDel="00B33063">
          <w:rPr>
            <w:rFonts w:ascii="Courier New" w:eastAsia="Courier New" w:hAnsi="Courier New" w:cs="Courier New"/>
          </w:rPr>
          <w:delText>ReturnTransformedDocument</w:delText>
        </w:r>
        <w:r w:rsidRPr="002062A5" w:rsidDel="00B33063">
          <w:rPr>
            <w:rFonts w:eastAsia="Arial" w:cs="Arial"/>
            <w:sz w:val="22"/>
            <w:szCs w:val="22"/>
          </w:rPr>
          <w:delText xml:space="preserve"> is not used as JSON object directly.</w:delText>
        </w:r>
        <w:bookmarkStart w:id="24059" w:name="_Toc10201236"/>
        <w:bookmarkStart w:id="24060" w:name="_Toc10205374"/>
        <w:bookmarkStart w:id="24061" w:name="_Toc10209512"/>
        <w:bookmarkEnd w:id="24059"/>
        <w:bookmarkEnd w:id="24060"/>
        <w:bookmarkEnd w:id="24061"/>
      </w:del>
    </w:p>
    <w:p w14:paraId="00579D89" w14:textId="470311DB" w:rsidR="00564C22" w:rsidDel="00B33063" w:rsidRDefault="00564C22" w:rsidP="00564C22">
      <w:pPr>
        <w:rPr>
          <w:del w:id="24062" w:author="Andreas Kuehne" w:date="2019-05-31T12:22:00Z"/>
        </w:rPr>
      </w:pPr>
      <w:bookmarkStart w:id="24063" w:name="_Toc10201237"/>
      <w:bookmarkStart w:id="24064" w:name="_Toc10205375"/>
      <w:bookmarkStart w:id="24065" w:name="_Toc10209513"/>
      <w:bookmarkEnd w:id="24063"/>
      <w:bookmarkEnd w:id="24064"/>
      <w:bookmarkEnd w:id="24065"/>
    </w:p>
    <w:p w14:paraId="3C4339E8" w14:textId="76D0E9CD" w:rsidR="00564C22" w:rsidDel="00B33063" w:rsidRDefault="009B1AF1" w:rsidP="00564C22">
      <w:pPr>
        <w:pStyle w:val="berschrift4"/>
        <w:rPr>
          <w:del w:id="24066" w:author="Andreas Kuehne" w:date="2019-05-31T12:22:00Z"/>
        </w:rPr>
      </w:pPr>
      <w:del w:id="24067" w:author="Andreas Kuehne" w:date="2019-05-31T12:22:00Z">
        <w:r w:rsidDel="00B33063">
          <w:delText>ReturnTransformedDocument – XML Syntax</w:delText>
        </w:r>
        <w:bookmarkStart w:id="24068" w:name="_Toc10201238"/>
        <w:bookmarkStart w:id="24069" w:name="_Toc10205376"/>
        <w:bookmarkStart w:id="24070" w:name="_Toc10209514"/>
        <w:bookmarkEnd w:id="24068"/>
        <w:bookmarkEnd w:id="24069"/>
        <w:bookmarkEnd w:id="24070"/>
      </w:del>
    </w:p>
    <w:p w14:paraId="7A114867" w14:textId="72DE2B97" w:rsidR="00564C22" w:rsidRPr="5404FA76" w:rsidDel="00B33063" w:rsidRDefault="009B1AF1" w:rsidP="00564C22">
      <w:pPr>
        <w:rPr>
          <w:del w:id="24071" w:author="Andreas Kuehne" w:date="2019-05-31T12:22:00Z"/>
        </w:rPr>
      </w:pPr>
      <w:del w:id="24072" w:author="Andreas Kuehne" w:date="2019-05-31T12:22:00Z">
        <w:r w:rsidRPr="0CCF9147" w:rsidDel="00B33063">
          <w:delText xml:space="preserve">The XML type </w:delText>
        </w:r>
        <w:r w:rsidRPr="002062A5" w:rsidDel="00B33063">
          <w:rPr>
            <w:rFonts w:ascii="Courier New" w:eastAsia="Courier New" w:hAnsi="Courier New" w:cs="Courier New"/>
          </w:rPr>
          <w:delText>ReturnTransformedDocumentType</w:delText>
        </w:r>
        <w:r w:rsidRPr="0CCF9147" w:rsidDel="00B33063">
          <w:delText xml:space="preserve"> SHALL implement the requirements defined in the </w:delText>
        </w:r>
        <w:r w:rsidRPr="002062A5" w:rsidDel="00B33063">
          <w:rPr>
            <w:rFonts w:ascii="Courier New" w:eastAsia="Courier New" w:hAnsi="Courier New" w:cs="Courier New"/>
          </w:rPr>
          <w:delText>ReturnTransformedDocument</w:delText>
        </w:r>
        <w:r w:rsidDel="00B33063">
          <w:delText xml:space="preserve"> </w:delText>
        </w:r>
        <w:r w:rsidRPr="005A6FFD" w:rsidDel="00B33063">
          <w:delText>component.</w:delText>
        </w:r>
        <w:bookmarkStart w:id="24073" w:name="_Toc10201239"/>
        <w:bookmarkStart w:id="24074" w:name="_Toc10205377"/>
        <w:bookmarkStart w:id="24075" w:name="_Toc10209515"/>
        <w:bookmarkEnd w:id="24073"/>
        <w:bookmarkEnd w:id="24074"/>
        <w:bookmarkEnd w:id="24075"/>
      </w:del>
    </w:p>
    <w:p w14:paraId="04139ED1" w14:textId="3C97AD57" w:rsidR="00564C22" w:rsidDel="00B33063" w:rsidRDefault="009B1AF1" w:rsidP="00564C22">
      <w:pPr>
        <w:rPr>
          <w:del w:id="24076" w:author="Andreas Kuehne" w:date="2019-05-31T12:22:00Z"/>
        </w:rPr>
      </w:pPr>
      <w:del w:id="24077"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ReturnTransformedDocumentType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24078" w:name="_Toc10201240"/>
        <w:bookmarkStart w:id="24079" w:name="_Toc10205378"/>
        <w:bookmarkStart w:id="24080" w:name="_Toc10209516"/>
        <w:bookmarkEnd w:id="24078"/>
        <w:bookmarkEnd w:id="24079"/>
        <w:bookmarkEnd w:id="24080"/>
      </w:del>
    </w:p>
    <w:p w14:paraId="7FC07417" w14:textId="31060ED5" w:rsidR="00564C22" w:rsidDel="00B33063" w:rsidRDefault="009B1AF1" w:rsidP="00564C22">
      <w:pPr>
        <w:pStyle w:val="Code"/>
        <w:rPr>
          <w:del w:id="24081" w:author="Andreas Kuehne" w:date="2019-05-31T12:22:00Z"/>
        </w:rPr>
      </w:pPr>
      <w:del w:id="24082"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ReturnTransformedDocumentType</w:delText>
        </w:r>
        <w:r w:rsidDel="00B33063">
          <w:rPr>
            <w:color w:val="943634" w:themeColor="accent2" w:themeShade="BF"/>
          </w:rPr>
          <w:delText>"</w:delText>
        </w:r>
        <w:r w:rsidDel="00B33063">
          <w:rPr>
            <w:color w:val="31849B" w:themeColor="accent5" w:themeShade="BF"/>
          </w:rPr>
          <w:delText>&gt;</w:delText>
        </w:r>
        <w:bookmarkStart w:id="24083" w:name="_Toc10201241"/>
        <w:bookmarkStart w:id="24084" w:name="_Toc10205379"/>
        <w:bookmarkStart w:id="24085" w:name="_Toc10209517"/>
        <w:bookmarkEnd w:id="24083"/>
        <w:bookmarkEnd w:id="24084"/>
        <w:bookmarkEnd w:id="24085"/>
      </w:del>
    </w:p>
    <w:p w14:paraId="15329117" w14:textId="6E617A91" w:rsidR="00564C22" w:rsidDel="00B33063" w:rsidRDefault="009B1AF1" w:rsidP="00564C22">
      <w:pPr>
        <w:pStyle w:val="Code"/>
        <w:rPr>
          <w:del w:id="24086" w:author="Andreas Kuehne" w:date="2019-05-31T12:22:00Z"/>
        </w:rPr>
      </w:pPr>
      <w:del w:id="24087"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WhichReference</w:delText>
        </w:r>
        <w:r w:rsidDel="00B33063">
          <w:rPr>
            <w:color w:val="943634" w:themeColor="accent2" w:themeShade="BF"/>
          </w:rPr>
          <w:delText>" type="</w:delText>
        </w:r>
        <w:r w:rsidDel="00B33063">
          <w:rPr>
            <w:color w:val="244061" w:themeColor="accent1" w:themeShade="80"/>
          </w:rPr>
          <w:delText>xs:integer</w:delText>
        </w:r>
        <w:r w:rsidDel="00B33063">
          <w:rPr>
            <w:color w:val="943634" w:themeColor="accent2" w:themeShade="BF"/>
          </w:rPr>
          <w:delText>" use="</w:delText>
        </w:r>
        <w:r w:rsidDel="00B33063">
          <w:rPr>
            <w:color w:val="244061" w:themeColor="accent1" w:themeShade="80"/>
          </w:rPr>
          <w:delText>required</w:delText>
        </w:r>
        <w:r w:rsidDel="00B33063">
          <w:rPr>
            <w:color w:val="943634" w:themeColor="accent2" w:themeShade="BF"/>
          </w:rPr>
          <w:delText>"</w:delText>
        </w:r>
        <w:r w:rsidDel="00B33063">
          <w:rPr>
            <w:color w:val="31849B" w:themeColor="accent5" w:themeShade="BF"/>
          </w:rPr>
          <w:delText>/&gt;</w:delText>
        </w:r>
        <w:bookmarkStart w:id="24088" w:name="_Toc10201242"/>
        <w:bookmarkStart w:id="24089" w:name="_Toc10205380"/>
        <w:bookmarkStart w:id="24090" w:name="_Toc10209518"/>
        <w:bookmarkEnd w:id="24088"/>
        <w:bookmarkEnd w:id="24089"/>
        <w:bookmarkEnd w:id="24090"/>
      </w:del>
    </w:p>
    <w:p w14:paraId="4FF4E736" w14:textId="41C73651" w:rsidR="00564C22" w:rsidDel="00B33063" w:rsidRDefault="009B1AF1" w:rsidP="00564C22">
      <w:pPr>
        <w:pStyle w:val="Code"/>
        <w:rPr>
          <w:del w:id="24091" w:author="Andreas Kuehne" w:date="2019-05-31T12:22:00Z"/>
        </w:rPr>
      </w:pPr>
      <w:del w:id="24092" w:author="Andreas Kuehne" w:date="2019-05-31T12:22:00Z">
        <w:r w:rsidDel="00B33063">
          <w:rPr>
            <w:color w:val="31849B" w:themeColor="accent5" w:themeShade="BF"/>
          </w:rPr>
          <w:delText>&lt;/xs:complexType&gt;</w:delText>
        </w:r>
        <w:bookmarkStart w:id="24093" w:name="_Toc10201243"/>
        <w:bookmarkStart w:id="24094" w:name="_Toc10205381"/>
        <w:bookmarkStart w:id="24095" w:name="_Toc10209519"/>
        <w:bookmarkEnd w:id="24093"/>
        <w:bookmarkEnd w:id="24094"/>
        <w:bookmarkEnd w:id="24095"/>
      </w:del>
    </w:p>
    <w:p w14:paraId="0156E3E1" w14:textId="45468350" w:rsidR="00564C22" w:rsidDel="00B33063" w:rsidRDefault="009B1AF1" w:rsidP="00564C22">
      <w:pPr>
        <w:spacing w:line="259" w:lineRule="auto"/>
        <w:rPr>
          <w:del w:id="24096" w:author="Andreas Kuehne" w:date="2019-05-31T12:22:00Z"/>
        </w:rPr>
      </w:pPr>
      <w:del w:id="24097"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ReturnTransformedDocumentType</w:delText>
        </w:r>
        <w:r w:rsidRPr="71C71F8C" w:rsidDel="00B33063">
          <w:delText xml:space="preserve"> </w:delText>
        </w:r>
        <w:r w:rsidDel="00B33063">
          <w:delText xml:space="preserve">XML element SHALL implement in XML syntax the sub-component that has a name equal to its local name. </w:delText>
        </w:r>
        <w:bookmarkStart w:id="24098" w:name="_Toc10201244"/>
        <w:bookmarkStart w:id="24099" w:name="_Toc10205382"/>
        <w:bookmarkStart w:id="24100" w:name="_Toc10209520"/>
        <w:bookmarkEnd w:id="24098"/>
        <w:bookmarkEnd w:id="24099"/>
        <w:bookmarkEnd w:id="24100"/>
      </w:del>
    </w:p>
    <w:p w14:paraId="7D70D95E" w14:textId="51D3B6B0" w:rsidR="00564C22" w:rsidDel="00B33063" w:rsidRDefault="009B1AF1" w:rsidP="00564C22">
      <w:pPr>
        <w:pStyle w:val="berschrift3"/>
        <w:rPr>
          <w:del w:id="24101" w:author="Andreas Kuehne" w:date="2019-05-31T12:22:00Z"/>
        </w:rPr>
      </w:pPr>
      <w:bookmarkStart w:id="24102" w:name="_RefComp842082FB"/>
      <w:del w:id="24103" w:author="Andreas Kuehne" w:date="2019-05-31T12:22:00Z">
        <w:r w:rsidDel="00B33063">
          <w:delText>Component TransformedDocument</w:delText>
        </w:r>
        <w:bookmarkStart w:id="24104" w:name="_Toc10201245"/>
        <w:bookmarkStart w:id="24105" w:name="_Toc10205383"/>
        <w:bookmarkStart w:id="24106" w:name="_Toc10209521"/>
        <w:bookmarkEnd w:id="24102"/>
        <w:bookmarkEnd w:id="24104"/>
        <w:bookmarkEnd w:id="24105"/>
        <w:bookmarkEnd w:id="24106"/>
      </w:del>
    </w:p>
    <w:p w14:paraId="6D4FF8E9" w14:textId="4FF3F2BD" w:rsidR="00564C22" w:rsidDel="00B33063" w:rsidRDefault="001725A5" w:rsidP="00564C22">
      <w:pPr>
        <w:rPr>
          <w:del w:id="24107" w:author="Andreas Kuehne" w:date="2019-05-31T12:22:00Z"/>
        </w:rPr>
      </w:pPr>
      <w:del w:id="24108" w:author="Andreas Kuehne" w:date="2019-05-31T12:22:00Z">
        <w:r w:rsidRPr="003A06D0" w:rsidDel="00B33063">
          <w:delText xml:space="preserve">The </w:delText>
        </w:r>
        <w:r w:rsidRPr="003A06D0" w:rsidDel="00B33063">
          <w:rPr>
            <w:rFonts w:ascii="Courier New" w:eastAsia="Courier New" w:hAnsi="Courier New" w:cs="Courier New"/>
            <w:lang w:val="en-GB"/>
          </w:rPr>
          <w:delText>TransformedDocument</w:delText>
        </w:r>
        <w:r w:rsidRPr="003A06D0" w:rsidDel="00B33063">
          <w:delText xml:space="preserve"> component contains a document corresponding to the specified </w:delText>
        </w:r>
        <w:r w:rsidRPr="003A06D0" w:rsidDel="00B33063">
          <w:rPr>
            <w:rStyle w:val="Datatype"/>
            <w:lang w:val="en-GB"/>
          </w:rPr>
          <w:delText>&lt;ds:Reference&gt;</w:delText>
        </w:r>
        <w:r w:rsidRPr="003A06D0" w:rsidDel="00B33063">
          <w:delText>, after all the transforms in the reference have been applied.</w:delText>
        </w:r>
        <w:bookmarkStart w:id="24109" w:name="_Toc10201246"/>
        <w:bookmarkStart w:id="24110" w:name="_Toc10205384"/>
        <w:bookmarkStart w:id="24111" w:name="_Toc10209522"/>
        <w:bookmarkEnd w:id="24109"/>
        <w:bookmarkEnd w:id="24110"/>
        <w:bookmarkEnd w:id="24111"/>
      </w:del>
    </w:p>
    <w:p w14:paraId="300D0180" w14:textId="03D5BDEB" w:rsidR="00564C22" w:rsidDel="00B33063" w:rsidRDefault="009B1AF1" w:rsidP="00564C22">
      <w:pPr>
        <w:rPr>
          <w:del w:id="24112" w:author="Andreas Kuehne" w:date="2019-05-31T12:22:00Z"/>
        </w:rPr>
      </w:pPr>
      <w:del w:id="24113" w:author="Andreas Kuehne" w:date="2019-05-31T12:22:00Z">
        <w:r w:rsidDel="00B33063">
          <w:delText>Below follows a list of the sub-components that constitute this component:</w:delText>
        </w:r>
        <w:bookmarkStart w:id="24114" w:name="_Toc10201247"/>
        <w:bookmarkStart w:id="24115" w:name="_Toc10205385"/>
        <w:bookmarkStart w:id="24116" w:name="_Toc10209523"/>
        <w:bookmarkEnd w:id="24114"/>
        <w:bookmarkEnd w:id="24115"/>
        <w:bookmarkEnd w:id="24116"/>
      </w:del>
    </w:p>
    <w:p w14:paraId="7DFF52E7" w14:textId="3C8AF1E9" w:rsidR="00564C22" w:rsidDel="00B33063" w:rsidRDefault="009B1AF1" w:rsidP="00564C22">
      <w:pPr>
        <w:pStyle w:val="Member"/>
        <w:rPr>
          <w:del w:id="24117" w:author="Andreas Kuehne" w:date="2019-05-31T12:22:00Z"/>
        </w:rPr>
      </w:pPr>
      <w:del w:id="24118" w:author="Andreas Kuehne" w:date="2019-05-31T12:22:00Z">
        <w:r w:rsidDel="00B33063">
          <w:delText xml:space="preserve">The </w:delText>
        </w:r>
        <w:r w:rsidRPr="35C1378D" w:rsidDel="00B33063">
          <w:rPr>
            <w:rStyle w:val="Datatype"/>
          </w:rPr>
          <w:delText>Document</w:delText>
        </w:r>
        <w:r w:rsidDel="00B33063">
          <w:delText xml:space="preserve"> element MUST contain one instance of a sub-component. This element MUST satisfy the requirements specified in this document in section </w:delText>
        </w:r>
        <w:r w:rsidDel="00B33063">
          <w:fldChar w:fldCharType="begin"/>
        </w:r>
        <w:r w:rsidDel="00B33063">
          <w:delInstrText xml:space="preserve"> REF _RefComp1F72664D \r \h </w:delInstrText>
        </w:r>
        <w:r w:rsidDel="00B33063">
          <w:fldChar w:fldCharType="separate"/>
        </w:r>
        <w:r w:rsidDel="00B33063">
          <w:rPr>
            <w:rStyle w:val="Datatype"/>
            <w:rFonts w:eastAsia="Courier New" w:cs="Courier New"/>
          </w:rPr>
          <w:delText>Document</w:delText>
        </w:r>
        <w:r w:rsidDel="00B33063">
          <w:fldChar w:fldCharType="end"/>
        </w:r>
        <w:r w:rsidDel="00B33063">
          <w:delText xml:space="preserve">. </w:delText>
        </w:r>
        <w:r w:rsidRPr="003A06D0" w:rsidDel="00B33063">
          <w:delText>This element contains the transformed document.</w:delText>
        </w:r>
        <w:bookmarkStart w:id="24119" w:name="_Toc10201248"/>
        <w:bookmarkStart w:id="24120" w:name="_Toc10205386"/>
        <w:bookmarkStart w:id="24121" w:name="_Toc10209524"/>
        <w:bookmarkEnd w:id="24119"/>
        <w:bookmarkEnd w:id="24120"/>
        <w:bookmarkEnd w:id="24121"/>
      </w:del>
    </w:p>
    <w:p w14:paraId="471C6C17" w14:textId="08E4E707" w:rsidR="00564C22" w:rsidDel="00B33063" w:rsidRDefault="009B1AF1" w:rsidP="00564C22">
      <w:pPr>
        <w:pStyle w:val="Member"/>
        <w:rPr>
          <w:del w:id="24122" w:author="Andreas Kuehne" w:date="2019-05-31T12:22:00Z"/>
        </w:rPr>
      </w:pPr>
      <w:del w:id="24123" w:author="Andreas Kuehne" w:date="2019-05-31T12:22:00Z">
        <w:r w:rsidDel="00B33063">
          <w:delText xml:space="preserve">The </w:delText>
        </w:r>
        <w:r w:rsidRPr="35C1378D" w:rsidDel="00B33063">
          <w:rPr>
            <w:rStyle w:val="Datatype"/>
          </w:rPr>
          <w:delText>WhichReference</w:delText>
        </w:r>
        <w:r w:rsidDel="00B33063">
          <w:delText xml:space="preserve"> element MUST contain one instance of an integer. </w:delText>
        </w:r>
        <w:r w:rsidRPr="003A06D0" w:rsidDel="00B33063">
          <w:delText xml:space="preserve">To match outputs to inputs, each </w:delText>
        </w:r>
        <w:r w:rsidRPr="003A06D0" w:rsidDel="00B33063">
          <w:rPr>
            <w:rFonts w:ascii="Courier New" w:eastAsia="Courier New" w:hAnsi="Courier New" w:cs="Courier New"/>
            <w:lang w:val="en-GB"/>
          </w:rPr>
          <w:delText>TransformedDocument</w:delText>
        </w:r>
        <w:r w:rsidRPr="003A06D0" w:rsidDel="00B33063">
          <w:delText xml:space="preserve"> will contain a </w:delText>
        </w:r>
        <w:r w:rsidRPr="003A06D0" w:rsidDel="00B33063">
          <w:rPr>
            <w:rStyle w:val="Datatype"/>
            <w:lang w:val="en-GB"/>
          </w:rPr>
          <w:delText>WhichReference</w:delText>
        </w:r>
        <w:r w:rsidRPr="003A06D0" w:rsidDel="00B33063">
          <w:delText xml:space="preserve"> element which matches the corresponding optional input.</w:delText>
        </w:r>
        <w:bookmarkStart w:id="24124" w:name="_Toc10201249"/>
        <w:bookmarkStart w:id="24125" w:name="_Toc10205387"/>
        <w:bookmarkStart w:id="24126" w:name="_Toc10209525"/>
        <w:bookmarkEnd w:id="24124"/>
        <w:bookmarkEnd w:id="24125"/>
        <w:bookmarkEnd w:id="24126"/>
      </w:del>
    </w:p>
    <w:p w14:paraId="286B9815" w14:textId="3C5A4CFB" w:rsidR="00564C22" w:rsidDel="00B33063" w:rsidRDefault="009B1AF1" w:rsidP="00564C22">
      <w:pPr>
        <w:pStyle w:val="berschrift4"/>
        <w:rPr>
          <w:del w:id="24127" w:author="Andreas Kuehne" w:date="2019-05-31T12:22:00Z"/>
        </w:rPr>
      </w:pPr>
      <w:del w:id="24128" w:author="Andreas Kuehne" w:date="2019-05-31T12:22:00Z">
        <w:r w:rsidDel="00B33063">
          <w:delText>TransformedDocument – JSON Syntax</w:delText>
        </w:r>
        <w:bookmarkStart w:id="24129" w:name="_Toc10201250"/>
        <w:bookmarkStart w:id="24130" w:name="_Toc10205388"/>
        <w:bookmarkStart w:id="24131" w:name="_Toc10209526"/>
        <w:bookmarkEnd w:id="24129"/>
        <w:bookmarkEnd w:id="24130"/>
        <w:bookmarkEnd w:id="24131"/>
      </w:del>
    </w:p>
    <w:p w14:paraId="42B61C6B" w14:textId="70DB94BE" w:rsidR="00564C22" w:rsidRPr="4593A2D4" w:rsidDel="00B33063" w:rsidRDefault="009B1AF1" w:rsidP="00564C22">
      <w:pPr>
        <w:rPr>
          <w:del w:id="24132" w:author="Andreas Kuehne" w:date="2019-05-31T12:22:00Z"/>
        </w:rPr>
      </w:pPr>
      <w:del w:id="24133" w:author="Andreas Kuehne" w:date="2019-05-31T12:22:00Z">
        <w:r w:rsidRPr="002062A5" w:rsidDel="00B33063">
          <w:rPr>
            <w:rFonts w:eastAsia="Arial" w:cs="Arial"/>
            <w:sz w:val="22"/>
            <w:szCs w:val="22"/>
          </w:rPr>
          <w:delText xml:space="preserve">The component </w:delText>
        </w:r>
        <w:r w:rsidRPr="002062A5" w:rsidDel="00B33063">
          <w:rPr>
            <w:rFonts w:ascii="Courier New" w:eastAsia="Courier New" w:hAnsi="Courier New" w:cs="Courier New"/>
          </w:rPr>
          <w:delText>TransformedDocument</w:delText>
        </w:r>
        <w:r w:rsidRPr="002062A5" w:rsidDel="00B33063">
          <w:rPr>
            <w:rFonts w:eastAsia="Arial" w:cs="Arial"/>
            <w:sz w:val="22"/>
            <w:szCs w:val="22"/>
          </w:rPr>
          <w:delText xml:space="preserve"> is not used as JSON object directly.</w:delText>
        </w:r>
        <w:bookmarkStart w:id="24134" w:name="_Toc10201251"/>
        <w:bookmarkStart w:id="24135" w:name="_Toc10205389"/>
        <w:bookmarkStart w:id="24136" w:name="_Toc10209527"/>
        <w:bookmarkEnd w:id="24134"/>
        <w:bookmarkEnd w:id="24135"/>
        <w:bookmarkEnd w:id="24136"/>
      </w:del>
    </w:p>
    <w:p w14:paraId="5F6D16F3" w14:textId="32E63117" w:rsidR="00564C22" w:rsidDel="00B33063" w:rsidRDefault="00564C22" w:rsidP="00564C22">
      <w:pPr>
        <w:rPr>
          <w:del w:id="24137" w:author="Andreas Kuehne" w:date="2019-05-31T12:22:00Z"/>
        </w:rPr>
      </w:pPr>
      <w:bookmarkStart w:id="24138" w:name="_Toc10201252"/>
      <w:bookmarkStart w:id="24139" w:name="_Toc10205390"/>
      <w:bookmarkStart w:id="24140" w:name="_Toc10209528"/>
      <w:bookmarkEnd w:id="24138"/>
      <w:bookmarkEnd w:id="24139"/>
      <w:bookmarkEnd w:id="24140"/>
    </w:p>
    <w:p w14:paraId="77165F8F" w14:textId="4F884EFF" w:rsidR="00564C22" w:rsidDel="00B33063" w:rsidRDefault="009B1AF1" w:rsidP="00564C22">
      <w:pPr>
        <w:pStyle w:val="berschrift4"/>
        <w:rPr>
          <w:del w:id="24141" w:author="Andreas Kuehne" w:date="2019-05-31T12:22:00Z"/>
        </w:rPr>
      </w:pPr>
      <w:del w:id="24142" w:author="Andreas Kuehne" w:date="2019-05-31T12:22:00Z">
        <w:r w:rsidDel="00B33063">
          <w:delText>TransformedDocument – XML Syntax</w:delText>
        </w:r>
        <w:bookmarkStart w:id="24143" w:name="_Toc10201253"/>
        <w:bookmarkStart w:id="24144" w:name="_Toc10205391"/>
        <w:bookmarkStart w:id="24145" w:name="_Toc10209529"/>
        <w:bookmarkEnd w:id="24143"/>
        <w:bookmarkEnd w:id="24144"/>
        <w:bookmarkEnd w:id="24145"/>
      </w:del>
    </w:p>
    <w:p w14:paraId="305CF7BF" w14:textId="1B282AEE" w:rsidR="00564C22" w:rsidRPr="5404FA76" w:rsidDel="00B33063" w:rsidRDefault="009B1AF1" w:rsidP="00564C22">
      <w:pPr>
        <w:rPr>
          <w:del w:id="24146" w:author="Andreas Kuehne" w:date="2019-05-31T12:22:00Z"/>
        </w:rPr>
      </w:pPr>
      <w:del w:id="24147" w:author="Andreas Kuehne" w:date="2019-05-31T12:22:00Z">
        <w:r w:rsidRPr="0CCF9147" w:rsidDel="00B33063">
          <w:delText xml:space="preserve">The XML type </w:delText>
        </w:r>
        <w:r w:rsidRPr="002062A5" w:rsidDel="00B33063">
          <w:rPr>
            <w:rFonts w:ascii="Courier New" w:eastAsia="Courier New" w:hAnsi="Courier New" w:cs="Courier New"/>
          </w:rPr>
          <w:delText>TransformedDocumentType</w:delText>
        </w:r>
        <w:r w:rsidRPr="0CCF9147" w:rsidDel="00B33063">
          <w:delText xml:space="preserve"> SHALL implement the requirements defined in the </w:delText>
        </w:r>
        <w:r w:rsidRPr="002062A5" w:rsidDel="00B33063">
          <w:rPr>
            <w:rFonts w:ascii="Courier New" w:eastAsia="Courier New" w:hAnsi="Courier New" w:cs="Courier New"/>
          </w:rPr>
          <w:delText>TransformedDocument</w:delText>
        </w:r>
        <w:r w:rsidDel="00B33063">
          <w:delText xml:space="preserve"> </w:delText>
        </w:r>
        <w:r w:rsidRPr="005A6FFD" w:rsidDel="00B33063">
          <w:delText>component.</w:delText>
        </w:r>
        <w:bookmarkStart w:id="24148" w:name="_Toc10201254"/>
        <w:bookmarkStart w:id="24149" w:name="_Toc10205392"/>
        <w:bookmarkStart w:id="24150" w:name="_Toc10209530"/>
        <w:bookmarkEnd w:id="24148"/>
        <w:bookmarkEnd w:id="24149"/>
        <w:bookmarkEnd w:id="24150"/>
      </w:del>
    </w:p>
    <w:p w14:paraId="79992B88" w14:textId="38C77738" w:rsidR="00564C22" w:rsidDel="00B33063" w:rsidRDefault="009B1AF1" w:rsidP="00564C22">
      <w:pPr>
        <w:rPr>
          <w:del w:id="24151" w:author="Andreas Kuehne" w:date="2019-05-31T12:22:00Z"/>
        </w:rPr>
      </w:pPr>
      <w:del w:id="24152"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TransformedDocumentType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24153" w:name="_Toc10201255"/>
        <w:bookmarkStart w:id="24154" w:name="_Toc10205393"/>
        <w:bookmarkStart w:id="24155" w:name="_Toc10209531"/>
        <w:bookmarkEnd w:id="24153"/>
        <w:bookmarkEnd w:id="24154"/>
        <w:bookmarkEnd w:id="24155"/>
      </w:del>
    </w:p>
    <w:p w14:paraId="0427F5BF" w14:textId="58B74CFA" w:rsidR="00564C22" w:rsidDel="00B33063" w:rsidRDefault="009B1AF1" w:rsidP="00564C22">
      <w:pPr>
        <w:pStyle w:val="Code"/>
        <w:rPr>
          <w:del w:id="24156" w:author="Andreas Kuehne" w:date="2019-05-31T12:22:00Z"/>
        </w:rPr>
      </w:pPr>
      <w:del w:id="24157"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TransformedDocumentType</w:delText>
        </w:r>
        <w:r w:rsidDel="00B33063">
          <w:rPr>
            <w:color w:val="943634" w:themeColor="accent2" w:themeShade="BF"/>
          </w:rPr>
          <w:delText>"</w:delText>
        </w:r>
        <w:r w:rsidDel="00B33063">
          <w:rPr>
            <w:color w:val="31849B" w:themeColor="accent5" w:themeShade="BF"/>
          </w:rPr>
          <w:delText>&gt;</w:delText>
        </w:r>
        <w:bookmarkStart w:id="24158" w:name="_Toc10201256"/>
        <w:bookmarkStart w:id="24159" w:name="_Toc10205394"/>
        <w:bookmarkStart w:id="24160" w:name="_Toc10209532"/>
        <w:bookmarkEnd w:id="24158"/>
        <w:bookmarkEnd w:id="24159"/>
        <w:bookmarkEnd w:id="24160"/>
      </w:del>
    </w:p>
    <w:p w14:paraId="0C0B6540" w14:textId="237C1F42" w:rsidR="00564C22" w:rsidDel="00B33063" w:rsidRDefault="009B1AF1" w:rsidP="00564C22">
      <w:pPr>
        <w:pStyle w:val="Code"/>
        <w:rPr>
          <w:del w:id="24161" w:author="Andreas Kuehne" w:date="2019-05-31T12:22:00Z"/>
        </w:rPr>
      </w:pPr>
      <w:del w:id="24162" w:author="Andreas Kuehne" w:date="2019-05-31T12:22:00Z">
        <w:r w:rsidDel="00B33063">
          <w:rPr>
            <w:color w:val="31849B" w:themeColor="accent5" w:themeShade="BF"/>
          </w:rPr>
          <w:delText xml:space="preserve">  &lt;xs:sequence&gt;</w:delText>
        </w:r>
        <w:bookmarkStart w:id="24163" w:name="_Toc10201257"/>
        <w:bookmarkStart w:id="24164" w:name="_Toc10205395"/>
        <w:bookmarkStart w:id="24165" w:name="_Toc10209533"/>
        <w:bookmarkEnd w:id="24163"/>
        <w:bookmarkEnd w:id="24164"/>
        <w:bookmarkEnd w:id="24165"/>
      </w:del>
    </w:p>
    <w:p w14:paraId="2C37F8F4" w14:textId="7A5BC708" w:rsidR="00564C22" w:rsidDel="00B33063" w:rsidRDefault="009B1AF1" w:rsidP="00564C22">
      <w:pPr>
        <w:pStyle w:val="Code"/>
        <w:rPr>
          <w:del w:id="24166" w:author="Andreas Kuehne" w:date="2019-05-31T12:22:00Z"/>
        </w:rPr>
      </w:pPr>
      <w:del w:id="24167"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Document</w:delText>
        </w:r>
        <w:r w:rsidDel="00B33063">
          <w:rPr>
            <w:color w:val="943634" w:themeColor="accent2" w:themeShade="BF"/>
          </w:rPr>
          <w:delText>" type="</w:delText>
        </w:r>
        <w:r w:rsidDel="00B33063">
          <w:rPr>
            <w:color w:val="244061" w:themeColor="accent1" w:themeShade="80"/>
          </w:rPr>
          <w:delText>dss2:DocumentType</w:delText>
        </w:r>
        <w:r w:rsidDel="00B33063">
          <w:rPr>
            <w:color w:val="943634" w:themeColor="accent2" w:themeShade="BF"/>
          </w:rPr>
          <w:delText>"</w:delText>
        </w:r>
        <w:r w:rsidDel="00B33063">
          <w:rPr>
            <w:color w:val="31849B" w:themeColor="accent5" w:themeShade="BF"/>
          </w:rPr>
          <w:delText>/&gt;</w:delText>
        </w:r>
        <w:bookmarkStart w:id="24168" w:name="_Toc10201258"/>
        <w:bookmarkStart w:id="24169" w:name="_Toc10205396"/>
        <w:bookmarkStart w:id="24170" w:name="_Toc10209534"/>
        <w:bookmarkEnd w:id="24168"/>
        <w:bookmarkEnd w:id="24169"/>
        <w:bookmarkEnd w:id="24170"/>
      </w:del>
    </w:p>
    <w:p w14:paraId="7A568506" w14:textId="54870F5E" w:rsidR="00564C22" w:rsidDel="00B33063" w:rsidRDefault="009B1AF1" w:rsidP="00564C22">
      <w:pPr>
        <w:pStyle w:val="Code"/>
        <w:rPr>
          <w:del w:id="24171" w:author="Andreas Kuehne" w:date="2019-05-31T12:22:00Z"/>
        </w:rPr>
      </w:pPr>
      <w:del w:id="24172" w:author="Andreas Kuehne" w:date="2019-05-31T12:22:00Z">
        <w:r w:rsidDel="00B33063">
          <w:rPr>
            <w:color w:val="31849B" w:themeColor="accent5" w:themeShade="BF"/>
          </w:rPr>
          <w:delText xml:space="preserve">  &lt;/xs:sequence&gt;</w:delText>
        </w:r>
        <w:bookmarkStart w:id="24173" w:name="_Toc10201259"/>
        <w:bookmarkStart w:id="24174" w:name="_Toc10205397"/>
        <w:bookmarkStart w:id="24175" w:name="_Toc10209535"/>
        <w:bookmarkEnd w:id="24173"/>
        <w:bookmarkEnd w:id="24174"/>
        <w:bookmarkEnd w:id="24175"/>
      </w:del>
    </w:p>
    <w:p w14:paraId="643A35F5" w14:textId="09B649A1" w:rsidR="00564C22" w:rsidDel="00B33063" w:rsidRDefault="009B1AF1" w:rsidP="00564C22">
      <w:pPr>
        <w:pStyle w:val="Code"/>
        <w:rPr>
          <w:del w:id="24176" w:author="Andreas Kuehne" w:date="2019-05-31T12:22:00Z"/>
        </w:rPr>
      </w:pPr>
      <w:del w:id="24177"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WhichReference</w:delText>
        </w:r>
        <w:r w:rsidDel="00B33063">
          <w:rPr>
            <w:color w:val="943634" w:themeColor="accent2" w:themeShade="BF"/>
          </w:rPr>
          <w:delText>" type="</w:delText>
        </w:r>
        <w:r w:rsidDel="00B33063">
          <w:rPr>
            <w:color w:val="244061" w:themeColor="accent1" w:themeShade="80"/>
          </w:rPr>
          <w:delText>xs:integer</w:delText>
        </w:r>
        <w:r w:rsidDel="00B33063">
          <w:rPr>
            <w:color w:val="943634" w:themeColor="accent2" w:themeShade="BF"/>
          </w:rPr>
          <w:delText>" use="</w:delText>
        </w:r>
        <w:r w:rsidDel="00B33063">
          <w:rPr>
            <w:color w:val="244061" w:themeColor="accent1" w:themeShade="80"/>
          </w:rPr>
          <w:delText>required</w:delText>
        </w:r>
        <w:r w:rsidDel="00B33063">
          <w:rPr>
            <w:color w:val="943634" w:themeColor="accent2" w:themeShade="BF"/>
          </w:rPr>
          <w:delText>"</w:delText>
        </w:r>
        <w:r w:rsidDel="00B33063">
          <w:rPr>
            <w:color w:val="31849B" w:themeColor="accent5" w:themeShade="BF"/>
          </w:rPr>
          <w:delText>/&gt;</w:delText>
        </w:r>
        <w:bookmarkStart w:id="24178" w:name="_Toc10201260"/>
        <w:bookmarkStart w:id="24179" w:name="_Toc10205398"/>
        <w:bookmarkStart w:id="24180" w:name="_Toc10209536"/>
        <w:bookmarkEnd w:id="24178"/>
        <w:bookmarkEnd w:id="24179"/>
        <w:bookmarkEnd w:id="24180"/>
      </w:del>
    </w:p>
    <w:p w14:paraId="2834DEBB" w14:textId="1AFCC0FD" w:rsidR="00564C22" w:rsidDel="00B33063" w:rsidRDefault="009B1AF1" w:rsidP="00564C22">
      <w:pPr>
        <w:pStyle w:val="Code"/>
        <w:rPr>
          <w:del w:id="24181" w:author="Andreas Kuehne" w:date="2019-05-31T12:22:00Z"/>
        </w:rPr>
      </w:pPr>
      <w:del w:id="24182" w:author="Andreas Kuehne" w:date="2019-05-31T12:22:00Z">
        <w:r w:rsidDel="00B33063">
          <w:rPr>
            <w:color w:val="31849B" w:themeColor="accent5" w:themeShade="BF"/>
          </w:rPr>
          <w:delText>&lt;/xs:complexType&gt;</w:delText>
        </w:r>
        <w:bookmarkStart w:id="24183" w:name="_Toc10201261"/>
        <w:bookmarkStart w:id="24184" w:name="_Toc10205399"/>
        <w:bookmarkStart w:id="24185" w:name="_Toc10209537"/>
        <w:bookmarkEnd w:id="24183"/>
        <w:bookmarkEnd w:id="24184"/>
        <w:bookmarkEnd w:id="24185"/>
      </w:del>
    </w:p>
    <w:p w14:paraId="0F5186E6" w14:textId="6BFB8B5C" w:rsidR="00564C22" w:rsidDel="00B33063" w:rsidRDefault="009B1AF1" w:rsidP="00564C22">
      <w:pPr>
        <w:spacing w:line="259" w:lineRule="auto"/>
        <w:rPr>
          <w:del w:id="24186" w:author="Andreas Kuehne" w:date="2019-05-31T12:22:00Z"/>
        </w:rPr>
      </w:pPr>
      <w:del w:id="24187"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TransformedDocumentType</w:delText>
        </w:r>
        <w:r w:rsidRPr="71C71F8C" w:rsidDel="00B33063">
          <w:delText xml:space="preserve"> </w:delText>
        </w:r>
        <w:r w:rsidDel="00B33063">
          <w:delText xml:space="preserve">XML element SHALL implement in XML syntax the sub-component that has a name equal to its local name. </w:delText>
        </w:r>
        <w:bookmarkStart w:id="24188" w:name="_Toc10201262"/>
        <w:bookmarkStart w:id="24189" w:name="_Toc10205400"/>
        <w:bookmarkStart w:id="24190" w:name="_Toc10209538"/>
        <w:bookmarkEnd w:id="24188"/>
        <w:bookmarkEnd w:id="24189"/>
        <w:bookmarkEnd w:id="24190"/>
      </w:del>
    </w:p>
    <w:p w14:paraId="45B0ECA9" w14:textId="1C9384D0" w:rsidR="006D31DB" w:rsidDel="00B33063" w:rsidRDefault="009B1AF1" w:rsidP="00564C22">
      <w:pPr>
        <w:pStyle w:val="berschrift2"/>
        <w:rPr>
          <w:del w:id="24191" w:author="Andreas Kuehne" w:date="2019-05-31T12:22:00Z"/>
        </w:rPr>
      </w:pPr>
      <w:del w:id="24192" w:author="Andreas Kuehne" w:date="2019-05-31T12:22:00Z">
        <w:r w:rsidDel="00B33063">
          <w:delText>Request/Response related data structures defined in this document</w:delText>
        </w:r>
        <w:bookmarkStart w:id="24193" w:name="_Toc10201263"/>
        <w:bookmarkStart w:id="24194" w:name="_Toc10205401"/>
        <w:bookmarkStart w:id="24195" w:name="_Toc10209539"/>
        <w:bookmarkEnd w:id="24193"/>
        <w:bookmarkEnd w:id="24194"/>
        <w:bookmarkEnd w:id="24195"/>
      </w:del>
    </w:p>
    <w:p w14:paraId="2F73F7B2" w14:textId="4015A397" w:rsidR="00564C22" w:rsidRPr="5404FA76" w:rsidDel="00B33063" w:rsidRDefault="009B1AF1" w:rsidP="00564C22">
      <w:pPr>
        <w:rPr>
          <w:del w:id="24196" w:author="Andreas Kuehne" w:date="2019-05-31T12:22:00Z"/>
        </w:rPr>
      </w:pPr>
      <w:del w:id="24197" w:author="Andreas Kuehne" w:date="2019-05-31T12:22:00Z">
        <w:r w:rsidRPr="0CCF9147" w:rsidDel="00B33063">
          <w:delText>The XML elements of this section are defined in the XML namespace '</w:delText>
        </w:r>
        <w:r w:rsidRPr="002062A5" w:rsidDel="00B33063">
          <w:rPr>
            <w:rFonts w:ascii="Courier New" w:eastAsia="Courier New" w:hAnsi="Courier New" w:cs="Courier New"/>
          </w:rPr>
          <w:delText>http://docs.oasis-open.org/dss-x/ns/core</w:delText>
        </w:r>
        <w:r w:rsidRPr="005A6FFD" w:rsidDel="00B33063">
          <w:delText>'.</w:delText>
        </w:r>
        <w:bookmarkStart w:id="24198" w:name="_Toc10201264"/>
        <w:bookmarkStart w:id="24199" w:name="_Toc10205402"/>
        <w:bookmarkStart w:id="24200" w:name="_Toc10209540"/>
        <w:bookmarkEnd w:id="24198"/>
        <w:bookmarkEnd w:id="24199"/>
        <w:bookmarkEnd w:id="24200"/>
      </w:del>
    </w:p>
    <w:p w14:paraId="0EF23B83" w14:textId="1931A556" w:rsidR="00564C22" w:rsidDel="00B33063" w:rsidRDefault="00564C22" w:rsidP="00564C22">
      <w:pPr>
        <w:rPr>
          <w:del w:id="24201" w:author="Andreas Kuehne" w:date="2019-05-31T12:22:00Z"/>
        </w:rPr>
      </w:pPr>
      <w:bookmarkStart w:id="24202" w:name="_Toc10201265"/>
      <w:bookmarkStart w:id="24203" w:name="_Toc10205403"/>
      <w:bookmarkStart w:id="24204" w:name="_Toc10209541"/>
      <w:bookmarkEnd w:id="24202"/>
      <w:bookmarkEnd w:id="24203"/>
      <w:bookmarkEnd w:id="24204"/>
    </w:p>
    <w:p w14:paraId="7DE1CDE1" w14:textId="48753BAC" w:rsidR="00564C22" w:rsidDel="00B33063" w:rsidRDefault="009B1AF1" w:rsidP="00564C22">
      <w:pPr>
        <w:pStyle w:val="berschrift3"/>
        <w:rPr>
          <w:del w:id="24205" w:author="Andreas Kuehne" w:date="2019-05-31T12:22:00Z"/>
        </w:rPr>
      </w:pPr>
      <w:bookmarkStart w:id="24206" w:name="_RefComp22BB140F"/>
      <w:del w:id="24207" w:author="Andreas Kuehne" w:date="2019-05-31T12:22:00Z">
        <w:r w:rsidDel="00B33063">
          <w:delText>Component InputDocuments</w:delText>
        </w:r>
        <w:bookmarkStart w:id="24208" w:name="_Toc10201266"/>
        <w:bookmarkStart w:id="24209" w:name="_Toc10205404"/>
        <w:bookmarkStart w:id="24210" w:name="_Toc10209542"/>
        <w:bookmarkEnd w:id="24206"/>
        <w:bookmarkEnd w:id="24208"/>
        <w:bookmarkEnd w:id="24209"/>
        <w:bookmarkEnd w:id="24210"/>
      </w:del>
    </w:p>
    <w:p w14:paraId="5AA420E8" w14:textId="57282924" w:rsidR="00564C22" w:rsidDel="00B33063" w:rsidRDefault="001725A5" w:rsidP="00564C22">
      <w:pPr>
        <w:rPr>
          <w:del w:id="24211" w:author="Andreas Kuehne" w:date="2019-05-31T12:22:00Z"/>
        </w:rPr>
      </w:pPr>
      <w:del w:id="24212" w:author="Andreas Kuehne" w:date="2019-05-31T12:22:00Z">
        <w:r w:rsidRPr="003A06D0" w:rsidDel="00B33063">
          <w:delText>This element is used to send input documents to a DSS server, whether for signing or verifying. An input document can be any piece of data that can be used as input to a signature or timestamp calculation. An input document can even be a signature or timestamp (for example, a pre-existing signature can be counter-signed or timestamped). An input document could also be a &lt;ds:Manifest&gt;, allowing the client to handle manifest creation while using the server to create the rest of the signature. Manifest validation is supported by an optional input / output.</w:delText>
        </w:r>
        <w:bookmarkStart w:id="24213" w:name="_Toc10201267"/>
        <w:bookmarkStart w:id="24214" w:name="_Toc10205405"/>
        <w:bookmarkStart w:id="24215" w:name="_Toc10209543"/>
        <w:bookmarkEnd w:id="24213"/>
        <w:bookmarkEnd w:id="24214"/>
        <w:bookmarkEnd w:id="24215"/>
      </w:del>
    </w:p>
    <w:p w14:paraId="658F3AF9" w14:textId="6A5EFE25" w:rsidR="00564C22" w:rsidDel="00B33063" w:rsidRDefault="009B1AF1" w:rsidP="00564C22">
      <w:pPr>
        <w:rPr>
          <w:del w:id="24216" w:author="Andreas Kuehne" w:date="2019-05-31T12:22:00Z"/>
        </w:rPr>
      </w:pPr>
      <w:del w:id="24217" w:author="Andreas Kuehne" w:date="2019-05-31T12:22:00Z">
        <w:r w:rsidDel="00B33063">
          <w:delText>Below follows a list of the sub-components that constitute this component:</w:delText>
        </w:r>
        <w:bookmarkStart w:id="24218" w:name="_Toc10201268"/>
        <w:bookmarkStart w:id="24219" w:name="_Toc10205406"/>
        <w:bookmarkStart w:id="24220" w:name="_Toc10209544"/>
        <w:bookmarkEnd w:id="24218"/>
        <w:bookmarkEnd w:id="24219"/>
        <w:bookmarkEnd w:id="24220"/>
      </w:del>
    </w:p>
    <w:p w14:paraId="42D6425E" w14:textId="3C2FFDF2" w:rsidR="00564C22" w:rsidDel="00B33063" w:rsidRDefault="009B1AF1" w:rsidP="00564C22">
      <w:pPr>
        <w:pStyle w:val="Member"/>
        <w:rPr>
          <w:del w:id="24221" w:author="Andreas Kuehne" w:date="2019-05-31T12:22:00Z"/>
        </w:rPr>
      </w:pPr>
      <w:del w:id="24222" w:author="Andreas Kuehne" w:date="2019-05-31T12:22:00Z">
        <w:r w:rsidDel="00B33063">
          <w:delText xml:space="preserve">The </w:delText>
        </w:r>
        <w:r w:rsidRPr="35C1378D" w:rsidDel="00B33063">
          <w:rPr>
            <w:rStyle w:val="Datatype"/>
          </w:rPr>
          <w:delText>Document</w:delText>
        </w:r>
        <w:r w:rsidDel="00B33063">
          <w:delText xml:space="preserve"> element MAY occur zero or more times containing a sub-component. If present each instance MUST satisfy the requirements specified in this document in section </w:delText>
        </w:r>
        <w:r w:rsidDel="00B33063">
          <w:fldChar w:fldCharType="begin"/>
        </w:r>
        <w:r w:rsidDel="00B33063">
          <w:delInstrText xml:space="preserve"> REF _RefComp1F72664D \r \h </w:delInstrText>
        </w:r>
        <w:r w:rsidDel="00B33063">
          <w:fldChar w:fldCharType="separate"/>
        </w:r>
        <w:r w:rsidDel="00B33063">
          <w:rPr>
            <w:rStyle w:val="Datatype"/>
            <w:rFonts w:eastAsia="Courier New" w:cs="Courier New"/>
          </w:rPr>
          <w:delText>Document</w:delText>
        </w:r>
        <w:r w:rsidDel="00B33063">
          <w:fldChar w:fldCharType="end"/>
        </w:r>
        <w:r w:rsidDel="00B33063">
          <w:delText xml:space="preserve">. </w:delText>
        </w:r>
        <w:bookmarkStart w:id="24223" w:name="_Toc10201269"/>
        <w:bookmarkStart w:id="24224" w:name="_Toc10205407"/>
        <w:bookmarkStart w:id="24225" w:name="_Toc10209545"/>
        <w:bookmarkEnd w:id="24223"/>
        <w:bookmarkEnd w:id="24224"/>
        <w:bookmarkEnd w:id="24225"/>
      </w:del>
    </w:p>
    <w:p w14:paraId="30BCD6CF" w14:textId="5514A1EA" w:rsidR="00564C22" w:rsidDel="00B33063" w:rsidRDefault="009B1AF1" w:rsidP="00564C22">
      <w:pPr>
        <w:pStyle w:val="Member"/>
        <w:rPr>
          <w:del w:id="24226" w:author="Andreas Kuehne" w:date="2019-05-31T12:22:00Z"/>
        </w:rPr>
      </w:pPr>
      <w:del w:id="24227" w:author="Andreas Kuehne" w:date="2019-05-31T12:22:00Z">
        <w:r w:rsidDel="00B33063">
          <w:delText xml:space="preserve">The </w:delText>
        </w:r>
        <w:r w:rsidRPr="35C1378D" w:rsidDel="00B33063">
          <w:rPr>
            <w:rStyle w:val="Datatype"/>
          </w:rPr>
          <w:delText>TransformedData</w:delText>
        </w:r>
        <w:r w:rsidDel="00B33063">
          <w:delText xml:space="preserve"> element MAY occur zero or more times containing a sub-component. If present each instance MUST satisfy the requirements specified in this document in section </w:delText>
        </w:r>
        <w:r w:rsidDel="00B33063">
          <w:fldChar w:fldCharType="begin"/>
        </w:r>
        <w:r w:rsidDel="00B33063">
          <w:delInstrText xml:space="preserve"> REF _RefComp89952E90 \r \h </w:delInstrText>
        </w:r>
        <w:r w:rsidDel="00B33063">
          <w:fldChar w:fldCharType="separate"/>
        </w:r>
        <w:r w:rsidDel="00B33063">
          <w:rPr>
            <w:rStyle w:val="Datatype"/>
            <w:rFonts w:eastAsia="Courier New" w:cs="Courier New"/>
          </w:rPr>
          <w:delText>TransformedData</w:delText>
        </w:r>
        <w:r w:rsidDel="00B33063">
          <w:fldChar w:fldCharType="end"/>
        </w:r>
        <w:r w:rsidDel="00B33063">
          <w:delText xml:space="preserve">. </w:delText>
        </w:r>
        <w:r w:rsidRPr="003A06D0" w:rsidDel="00B33063">
          <w:delText>It contains the binary output of a chain of transforms applied by a client.</w:delText>
        </w:r>
        <w:bookmarkStart w:id="24228" w:name="_Toc10201270"/>
        <w:bookmarkStart w:id="24229" w:name="_Toc10205408"/>
        <w:bookmarkStart w:id="24230" w:name="_Toc10209546"/>
        <w:bookmarkEnd w:id="24228"/>
        <w:bookmarkEnd w:id="24229"/>
        <w:bookmarkEnd w:id="24230"/>
      </w:del>
    </w:p>
    <w:p w14:paraId="578981B0" w14:textId="246036EA" w:rsidR="00564C22" w:rsidDel="00B33063" w:rsidRDefault="009B1AF1" w:rsidP="00564C22">
      <w:pPr>
        <w:pStyle w:val="Member"/>
        <w:rPr>
          <w:del w:id="24231" w:author="Andreas Kuehne" w:date="2019-05-31T12:22:00Z"/>
        </w:rPr>
      </w:pPr>
      <w:del w:id="24232" w:author="Andreas Kuehne" w:date="2019-05-31T12:22:00Z">
        <w:r w:rsidDel="00B33063">
          <w:delText xml:space="preserve">The </w:delText>
        </w:r>
        <w:r w:rsidRPr="35C1378D" w:rsidDel="00B33063">
          <w:rPr>
            <w:rStyle w:val="Datatype"/>
          </w:rPr>
          <w:delText>DocumentHash</w:delText>
        </w:r>
        <w:r w:rsidDel="00B33063">
          <w:delText xml:space="preserve"> element MAY occur zero or more times containing a sub-component. If present each instance MUST satisfy the requirements specified in this document in section </w:delText>
        </w:r>
        <w:r w:rsidDel="00B33063">
          <w:fldChar w:fldCharType="begin"/>
        </w:r>
        <w:r w:rsidDel="00B33063">
          <w:delInstrText xml:space="preserve"> REF _RefComp51B1EBF5 \r \h </w:delInstrText>
        </w:r>
        <w:r w:rsidDel="00B33063">
          <w:fldChar w:fldCharType="separate"/>
        </w:r>
        <w:r w:rsidDel="00B33063">
          <w:rPr>
            <w:rStyle w:val="Datatype"/>
            <w:rFonts w:eastAsia="Courier New" w:cs="Courier New"/>
          </w:rPr>
          <w:delText>DocumentHash</w:delText>
        </w:r>
        <w:r w:rsidDel="00B33063">
          <w:fldChar w:fldCharType="end"/>
        </w:r>
        <w:r w:rsidDel="00B33063">
          <w:delText xml:space="preserve">. </w:delText>
        </w:r>
        <w:r w:rsidRPr="003A06D0" w:rsidDel="00B33063">
          <w:delText xml:space="preserve">It contains a set of digest algorithm and the corresponding hashes. </w:delText>
        </w:r>
        <w:r w:rsidR="00724667" w:rsidDel="00B33063">
          <w:delText>It will be processed on the result of the r</w:delText>
        </w:r>
        <w:r w:rsidRPr="003A06D0" w:rsidDel="00B33063">
          <w:delText>equired transformation steps</w:delText>
        </w:r>
        <w:r w:rsidR="00724667" w:rsidDel="00B33063">
          <w:delText>.</w:delText>
        </w:r>
        <w:bookmarkStart w:id="24233" w:name="_Toc10201271"/>
        <w:bookmarkStart w:id="24234" w:name="_Toc10205409"/>
        <w:bookmarkStart w:id="24235" w:name="_Toc10209547"/>
        <w:bookmarkEnd w:id="24233"/>
        <w:bookmarkEnd w:id="24234"/>
        <w:bookmarkEnd w:id="24235"/>
      </w:del>
    </w:p>
    <w:p w14:paraId="51412982" w14:textId="76BA4108" w:rsidR="00564C22" w:rsidDel="00B33063" w:rsidRDefault="009B1AF1" w:rsidP="00564C22">
      <w:pPr>
        <w:pStyle w:val="berschrift4"/>
        <w:rPr>
          <w:del w:id="24236" w:author="Andreas Kuehne" w:date="2019-05-31T12:22:00Z"/>
        </w:rPr>
      </w:pPr>
      <w:del w:id="24237" w:author="Andreas Kuehne" w:date="2019-05-31T12:22:00Z">
        <w:r w:rsidDel="00B33063">
          <w:delText>InputDocuments – JSON Syntax</w:delText>
        </w:r>
        <w:bookmarkStart w:id="24238" w:name="_Toc10201272"/>
        <w:bookmarkStart w:id="24239" w:name="_Toc10205410"/>
        <w:bookmarkStart w:id="24240" w:name="_Toc10209548"/>
        <w:bookmarkEnd w:id="24238"/>
        <w:bookmarkEnd w:id="24239"/>
        <w:bookmarkEnd w:id="24240"/>
      </w:del>
    </w:p>
    <w:p w14:paraId="4BE241A2" w14:textId="3EB8C6B1" w:rsidR="00564C22" w:rsidRPr="0248A3D1" w:rsidDel="00B33063" w:rsidRDefault="009B1AF1" w:rsidP="00564C22">
      <w:pPr>
        <w:rPr>
          <w:del w:id="24241" w:author="Andreas Kuehne" w:date="2019-05-31T12:22:00Z"/>
        </w:rPr>
      </w:pPr>
      <w:del w:id="24242"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InputDocumentsType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InputDocuments</w:delText>
        </w:r>
        <w:r w:rsidDel="00B33063">
          <w:delText xml:space="preserve"> component.</w:delText>
        </w:r>
        <w:bookmarkStart w:id="24243" w:name="_Toc10201273"/>
        <w:bookmarkStart w:id="24244" w:name="_Toc10205411"/>
        <w:bookmarkStart w:id="24245" w:name="_Toc10209549"/>
        <w:bookmarkEnd w:id="24243"/>
        <w:bookmarkEnd w:id="24244"/>
        <w:bookmarkEnd w:id="24245"/>
      </w:del>
    </w:p>
    <w:p w14:paraId="41FCC2C9" w14:textId="3D1A113C" w:rsidR="00564C22" w:rsidRPr="C2430093" w:rsidDel="00B33063" w:rsidRDefault="009B1AF1" w:rsidP="00564C22">
      <w:pPr>
        <w:spacing w:line="259" w:lineRule="auto"/>
        <w:rPr>
          <w:del w:id="24246" w:author="Andreas Kuehne" w:date="2019-05-31T12:22:00Z"/>
          <w:rFonts w:eastAsia="Arial" w:cs="Arial"/>
          <w:sz w:val="22"/>
          <w:szCs w:val="22"/>
        </w:rPr>
      </w:pPr>
      <w:del w:id="24247"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InputDocuments</w:delText>
        </w:r>
        <w:r w:rsidRPr="002062A5" w:rsidDel="00B33063">
          <w:rPr>
            <w:rFonts w:eastAsia="Arial" w:cs="Arial"/>
            <w:sz w:val="22"/>
            <w:szCs w:val="22"/>
          </w:rPr>
          <w:delText xml:space="preserve"> using JSON-specific names mapped as shown in the table below.</w:delText>
        </w:r>
        <w:bookmarkStart w:id="24248" w:name="_Toc10201274"/>
        <w:bookmarkStart w:id="24249" w:name="_Toc10205412"/>
        <w:bookmarkStart w:id="24250" w:name="_Toc10209550"/>
        <w:bookmarkEnd w:id="24248"/>
        <w:bookmarkEnd w:id="24249"/>
        <w:bookmarkEnd w:id="24250"/>
      </w:del>
    </w:p>
    <w:tbl>
      <w:tblPr>
        <w:tblStyle w:val="Gitternetztabelle1hell1"/>
        <w:tblW w:w="0" w:type="auto"/>
        <w:tblLook w:val="04A0" w:firstRow="1" w:lastRow="0" w:firstColumn="1" w:lastColumn="0" w:noHBand="0" w:noVBand="1"/>
      </w:tblPr>
      <w:tblGrid>
        <w:gridCol w:w="4675"/>
        <w:gridCol w:w="4675"/>
      </w:tblGrid>
      <w:tr w:rsidR="00564C22" w:rsidDel="00B33063" w14:paraId="197785D9" w14:textId="53680DFD" w:rsidTr="00564C22">
        <w:trPr>
          <w:cnfStyle w:val="100000000000" w:firstRow="1" w:lastRow="0" w:firstColumn="0" w:lastColumn="0" w:oddVBand="0" w:evenVBand="0" w:oddHBand="0" w:evenHBand="0" w:firstRowFirstColumn="0" w:firstRowLastColumn="0" w:lastRowFirstColumn="0" w:lastRowLastColumn="0"/>
          <w:del w:id="2425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8C9782E" w14:textId="16227CFA" w:rsidR="00564C22" w:rsidDel="00B33063" w:rsidRDefault="009B1AF1" w:rsidP="00564C22">
            <w:pPr>
              <w:pStyle w:val="Beschriftung"/>
              <w:rPr>
                <w:del w:id="24252" w:author="Andreas Kuehne" w:date="2019-05-31T12:22:00Z"/>
              </w:rPr>
            </w:pPr>
            <w:del w:id="24253" w:author="Andreas Kuehne" w:date="2019-05-31T12:22:00Z">
              <w:r w:rsidDel="00B33063">
                <w:delText>Element</w:delText>
              </w:r>
              <w:bookmarkStart w:id="24254" w:name="_Toc10201275"/>
              <w:bookmarkStart w:id="24255" w:name="_Toc10205413"/>
              <w:bookmarkStart w:id="24256" w:name="_Toc10209551"/>
              <w:bookmarkEnd w:id="24254"/>
              <w:bookmarkEnd w:id="24255"/>
              <w:bookmarkEnd w:id="24256"/>
            </w:del>
          </w:p>
        </w:tc>
        <w:tc>
          <w:tcPr>
            <w:tcW w:w="4675" w:type="dxa"/>
          </w:tcPr>
          <w:p w14:paraId="04144A6A" w14:textId="4B493AF8"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24257" w:author="Andreas Kuehne" w:date="2019-05-31T12:22:00Z"/>
              </w:rPr>
            </w:pPr>
            <w:del w:id="24258" w:author="Andreas Kuehne" w:date="2019-05-31T12:22:00Z">
              <w:r w:rsidDel="00B33063">
                <w:delText>Implementing JSON member name</w:delText>
              </w:r>
              <w:bookmarkStart w:id="24259" w:name="_Toc10201276"/>
              <w:bookmarkStart w:id="24260" w:name="_Toc10205414"/>
              <w:bookmarkStart w:id="24261" w:name="_Toc10209552"/>
              <w:bookmarkEnd w:id="24259"/>
              <w:bookmarkEnd w:id="24260"/>
              <w:bookmarkEnd w:id="24261"/>
            </w:del>
          </w:p>
        </w:tc>
        <w:bookmarkStart w:id="24262" w:name="_Toc10201277"/>
        <w:bookmarkStart w:id="24263" w:name="_Toc10205415"/>
        <w:bookmarkStart w:id="24264" w:name="_Toc10209553"/>
        <w:bookmarkEnd w:id="24262"/>
        <w:bookmarkEnd w:id="24263"/>
        <w:bookmarkEnd w:id="24264"/>
      </w:tr>
      <w:tr w:rsidR="00564C22" w:rsidDel="00B33063" w14:paraId="42196909" w14:textId="21EE1330" w:rsidTr="00564C22">
        <w:trPr>
          <w:del w:id="2426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956984C" w14:textId="09E8601F" w:rsidR="00564C22" w:rsidRPr="002062A5" w:rsidDel="00B33063" w:rsidRDefault="009B1AF1" w:rsidP="00564C22">
            <w:pPr>
              <w:pStyle w:val="Beschriftung"/>
              <w:rPr>
                <w:del w:id="24266" w:author="Andreas Kuehne" w:date="2019-05-31T12:22:00Z"/>
                <w:rStyle w:val="Datatype"/>
                <w:b w:val="0"/>
                <w:bCs w:val="0"/>
              </w:rPr>
            </w:pPr>
            <w:del w:id="24267" w:author="Andreas Kuehne" w:date="2019-05-31T12:22:00Z">
              <w:r w:rsidRPr="002062A5" w:rsidDel="00B33063">
                <w:rPr>
                  <w:rStyle w:val="Datatype"/>
                </w:rPr>
                <w:delText>Document</w:delText>
              </w:r>
              <w:bookmarkStart w:id="24268" w:name="_Toc10201278"/>
              <w:bookmarkStart w:id="24269" w:name="_Toc10205416"/>
              <w:bookmarkStart w:id="24270" w:name="_Toc10209554"/>
              <w:bookmarkEnd w:id="24268"/>
              <w:bookmarkEnd w:id="24269"/>
              <w:bookmarkEnd w:id="24270"/>
            </w:del>
          </w:p>
        </w:tc>
        <w:tc>
          <w:tcPr>
            <w:tcW w:w="4675" w:type="dxa"/>
          </w:tcPr>
          <w:p w14:paraId="2A1D5382" w14:textId="77E832B4"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4271" w:author="Andreas Kuehne" w:date="2019-05-31T12:22:00Z"/>
                <w:rStyle w:val="Datatype"/>
              </w:rPr>
            </w:pPr>
            <w:del w:id="24272" w:author="Andreas Kuehne" w:date="2019-05-31T12:22:00Z">
              <w:r w:rsidRPr="002062A5" w:rsidDel="00B33063">
                <w:rPr>
                  <w:rStyle w:val="Datatype"/>
                </w:rPr>
                <w:delText>doc</w:delText>
              </w:r>
              <w:bookmarkStart w:id="24273" w:name="_Toc10201279"/>
              <w:bookmarkStart w:id="24274" w:name="_Toc10205417"/>
              <w:bookmarkStart w:id="24275" w:name="_Toc10209555"/>
              <w:bookmarkEnd w:id="24273"/>
              <w:bookmarkEnd w:id="24274"/>
              <w:bookmarkEnd w:id="24275"/>
            </w:del>
          </w:p>
        </w:tc>
        <w:bookmarkStart w:id="24276" w:name="_Toc10201280"/>
        <w:bookmarkStart w:id="24277" w:name="_Toc10205418"/>
        <w:bookmarkStart w:id="24278" w:name="_Toc10209556"/>
        <w:bookmarkEnd w:id="24276"/>
        <w:bookmarkEnd w:id="24277"/>
        <w:bookmarkEnd w:id="24278"/>
      </w:tr>
      <w:tr w:rsidR="00564C22" w:rsidDel="00B33063" w14:paraId="51E55C6E" w14:textId="02CE2C16" w:rsidTr="00564C22">
        <w:trPr>
          <w:del w:id="2427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3DF4AB2" w14:textId="7A412129" w:rsidR="00564C22" w:rsidRPr="002062A5" w:rsidDel="00B33063" w:rsidRDefault="009B1AF1" w:rsidP="00564C22">
            <w:pPr>
              <w:pStyle w:val="Beschriftung"/>
              <w:rPr>
                <w:del w:id="24280" w:author="Andreas Kuehne" w:date="2019-05-31T12:22:00Z"/>
                <w:rStyle w:val="Datatype"/>
                <w:b w:val="0"/>
                <w:bCs w:val="0"/>
              </w:rPr>
            </w:pPr>
            <w:del w:id="24281" w:author="Andreas Kuehne" w:date="2019-05-31T12:22:00Z">
              <w:r w:rsidRPr="002062A5" w:rsidDel="00B33063">
                <w:rPr>
                  <w:rStyle w:val="Datatype"/>
                </w:rPr>
                <w:delText>TransformedData</w:delText>
              </w:r>
              <w:bookmarkStart w:id="24282" w:name="_Toc10201281"/>
              <w:bookmarkStart w:id="24283" w:name="_Toc10205419"/>
              <w:bookmarkStart w:id="24284" w:name="_Toc10209557"/>
              <w:bookmarkEnd w:id="24282"/>
              <w:bookmarkEnd w:id="24283"/>
              <w:bookmarkEnd w:id="24284"/>
            </w:del>
          </w:p>
        </w:tc>
        <w:tc>
          <w:tcPr>
            <w:tcW w:w="4675" w:type="dxa"/>
          </w:tcPr>
          <w:p w14:paraId="084172FF" w14:textId="7779480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4285" w:author="Andreas Kuehne" w:date="2019-05-31T12:22:00Z"/>
                <w:rStyle w:val="Datatype"/>
              </w:rPr>
            </w:pPr>
            <w:del w:id="24286" w:author="Andreas Kuehne" w:date="2019-05-31T12:22:00Z">
              <w:r w:rsidRPr="002062A5" w:rsidDel="00B33063">
                <w:rPr>
                  <w:rStyle w:val="Datatype"/>
                </w:rPr>
                <w:delText>transformed</w:delText>
              </w:r>
              <w:bookmarkStart w:id="24287" w:name="_Toc10201282"/>
              <w:bookmarkStart w:id="24288" w:name="_Toc10205420"/>
              <w:bookmarkStart w:id="24289" w:name="_Toc10209558"/>
              <w:bookmarkEnd w:id="24287"/>
              <w:bookmarkEnd w:id="24288"/>
              <w:bookmarkEnd w:id="24289"/>
            </w:del>
          </w:p>
        </w:tc>
        <w:bookmarkStart w:id="24290" w:name="_Toc10201283"/>
        <w:bookmarkStart w:id="24291" w:name="_Toc10205421"/>
        <w:bookmarkStart w:id="24292" w:name="_Toc10209559"/>
        <w:bookmarkEnd w:id="24290"/>
        <w:bookmarkEnd w:id="24291"/>
        <w:bookmarkEnd w:id="24292"/>
      </w:tr>
      <w:tr w:rsidR="00564C22" w:rsidDel="00B33063" w14:paraId="375C4EAD" w14:textId="4DF1C46C" w:rsidTr="00564C22">
        <w:trPr>
          <w:del w:id="2429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717BFDA" w14:textId="105862EC" w:rsidR="00564C22" w:rsidRPr="002062A5" w:rsidDel="00B33063" w:rsidRDefault="009B1AF1" w:rsidP="00564C22">
            <w:pPr>
              <w:pStyle w:val="Beschriftung"/>
              <w:rPr>
                <w:del w:id="24294" w:author="Andreas Kuehne" w:date="2019-05-31T12:22:00Z"/>
                <w:rStyle w:val="Datatype"/>
                <w:b w:val="0"/>
                <w:bCs w:val="0"/>
              </w:rPr>
            </w:pPr>
            <w:del w:id="24295" w:author="Andreas Kuehne" w:date="2019-05-31T12:22:00Z">
              <w:r w:rsidRPr="002062A5" w:rsidDel="00B33063">
                <w:rPr>
                  <w:rStyle w:val="Datatype"/>
                </w:rPr>
                <w:delText>DocumentHash</w:delText>
              </w:r>
              <w:bookmarkStart w:id="24296" w:name="_Toc10201284"/>
              <w:bookmarkStart w:id="24297" w:name="_Toc10205422"/>
              <w:bookmarkStart w:id="24298" w:name="_Toc10209560"/>
              <w:bookmarkEnd w:id="24296"/>
              <w:bookmarkEnd w:id="24297"/>
              <w:bookmarkEnd w:id="24298"/>
            </w:del>
          </w:p>
        </w:tc>
        <w:tc>
          <w:tcPr>
            <w:tcW w:w="4675" w:type="dxa"/>
          </w:tcPr>
          <w:p w14:paraId="1527EA83" w14:textId="54E0C4FB"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4299" w:author="Andreas Kuehne" w:date="2019-05-31T12:22:00Z"/>
                <w:rStyle w:val="Datatype"/>
              </w:rPr>
            </w:pPr>
            <w:del w:id="24300" w:author="Andreas Kuehne" w:date="2019-05-31T12:22:00Z">
              <w:r w:rsidRPr="002062A5" w:rsidDel="00B33063">
                <w:rPr>
                  <w:rStyle w:val="Datatype"/>
                </w:rPr>
                <w:delText>docHash</w:delText>
              </w:r>
              <w:bookmarkStart w:id="24301" w:name="_Toc10201285"/>
              <w:bookmarkStart w:id="24302" w:name="_Toc10205423"/>
              <w:bookmarkStart w:id="24303" w:name="_Toc10209561"/>
              <w:bookmarkEnd w:id="24301"/>
              <w:bookmarkEnd w:id="24302"/>
              <w:bookmarkEnd w:id="24303"/>
            </w:del>
          </w:p>
        </w:tc>
        <w:bookmarkStart w:id="24304" w:name="_Toc10201286"/>
        <w:bookmarkStart w:id="24305" w:name="_Toc10205424"/>
        <w:bookmarkStart w:id="24306" w:name="_Toc10209562"/>
        <w:bookmarkEnd w:id="24304"/>
        <w:bookmarkEnd w:id="24305"/>
        <w:bookmarkEnd w:id="24306"/>
      </w:tr>
    </w:tbl>
    <w:p w14:paraId="6B430754" w14:textId="78A7FF60" w:rsidR="00564C22" w:rsidRPr="0202B381" w:rsidDel="00B33063" w:rsidRDefault="009B1AF1" w:rsidP="00564C22">
      <w:pPr>
        <w:rPr>
          <w:del w:id="24307" w:author="Andreas Kuehne" w:date="2019-05-31T12:22:00Z"/>
        </w:rPr>
      </w:pPr>
      <w:del w:id="24308"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InputDocumentsType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24309" w:name="_Toc10201287"/>
        <w:bookmarkStart w:id="24310" w:name="_Toc10205425"/>
        <w:bookmarkStart w:id="24311" w:name="_Toc10209563"/>
        <w:bookmarkEnd w:id="24309"/>
        <w:bookmarkEnd w:id="24310"/>
        <w:bookmarkEnd w:id="24311"/>
      </w:del>
    </w:p>
    <w:p w14:paraId="057D2279" w14:textId="2AD16624" w:rsidR="00564C22" w:rsidDel="00B33063" w:rsidRDefault="009B1AF1" w:rsidP="00564C22">
      <w:pPr>
        <w:pStyle w:val="Code"/>
        <w:spacing w:line="259" w:lineRule="auto"/>
        <w:rPr>
          <w:del w:id="24312" w:author="Andreas Kuehne" w:date="2019-05-31T12:22:00Z"/>
        </w:rPr>
      </w:pPr>
      <w:del w:id="24313" w:author="Andreas Kuehne" w:date="2019-05-31T12:22:00Z">
        <w:r w:rsidDel="00B33063">
          <w:rPr>
            <w:color w:val="31849B" w:themeColor="accent5" w:themeShade="BF"/>
          </w:rPr>
          <w:delText>"dss2-InputDocumentsType"</w:delText>
        </w:r>
        <w:r w:rsidDel="00B33063">
          <w:delText>: {</w:delText>
        </w:r>
        <w:bookmarkStart w:id="24314" w:name="_Toc10201288"/>
        <w:bookmarkStart w:id="24315" w:name="_Toc10205426"/>
        <w:bookmarkStart w:id="24316" w:name="_Toc10209564"/>
        <w:bookmarkEnd w:id="24314"/>
        <w:bookmarkEnd w:id="24315"/>
        <w:bookmarkEnd w:id="24316"/>
      </w:del>
    </w:p>
    <w:p w14:paraId="2CA0204C" w14:textId="0B6C2EEC" w:rsidR="00564C22" w:rsidDel="00B33063" w:rsidRDefault="009B1AF1" w:rsidP="00564C22">
      <w:pPr>
        <w:pStyle w:val="Code"/>
        <w:spacing w:line="259" w:lineRule="auto"/>
        <w:rPr>
          <w:del w:id="24317" w:author="Andreas Kuehne" w:date="2019-05-31T12:22:00Z"/>
        </w:rPr>
      </w:pPr>
      <w:del w:id="24318"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24319" w:name="_Toc10201289"/>
        <w:bookmarkStart w:id="24320" w:name="_Toc10205427"/>
        <w:bookmarkStart w:id="24321" w:name="_Toc10209565"/>
        <w:bookmarkEnd w:id="24319"/>
        <w:bookmarkEnd w:id="24320"/>
        <w:bookmarkEnd w:id="24321"/>
      </w:del>
    </w:p>
    <w:p w14:paraId="1603E11F" w14:textId="4F0C1693" w:rsidR="00564C22" w:rsidDel="00B33063" w:rsidRDefault="009B1AF1" w:rsidP="00564C22">
      <w:pPr>
        <w:pStyle w:val="Code"/>
        <w:spacing w:line="259" w:lineRule="auto"/>
        <w:rPr>
          <w:del w:id="24322" w:author="Andreas Kuehne" w:date="2019-05-31T12:22:00Z"/>
        </w:rPr>
      </w:pPr>
      <w:del w:id="24323" w:author="Andreas Kuehne" w:date="2019-05-31T12:22:00Z">
        <w:r w:rsidDel="00B33063">
          <w:rPr>
            <w:color w:val="31849B" w:themeColor="accent5" w:themeShade="BF"/>
          </w:rPr>
          <w:delText xml:space="preserve">  "properties"</w:delText>
        </w:r>
        <w:r w:rsidDel="00B33063">
          <w:delText>: {</w:delText>
        </w:r>
        <w:bookmarkStart w:id="24324" w:name="_Toc10201290"/>
        <w:bookmarkStart w:id="24325" w:name="_Toc10205428"/>
        <w:bookmarkStart w:id="24326" w:name="_Toc10209566"/>
        <w:bookmarkEnd w:id="24324"/>
        <w:bookmarkEnd w:id="24325"/>
        <w:bookmarkEnd w:id="24326"/>
      </w:del>
    </w:p>
    <w:p w14:paraId="2DE0301D" w14:textId="69E200FC" w:rsidR="00564C22" w:rsidDel="00B33063" w:rsidRDefault="009B1AF1" w:rsidP="00564C22">
      <w:pPr>
        <w:pStyle w:val="Code"/>
        <w:spacing w:line="259" w:lineRule="auto"/>
        <w:rPr>
          <w:del w:id="24327" w:author="Andreas Kuehne" w:date="2019-05-31T12:22:00Z"/>
        </w:rPr>
      </w:pPr>
      <w:del w:id="24328" w:author="Andreas Kuehne" w:date="2019-05-31T12:22:00Z">
        <w:r w:rsidDel="00B33063">
          <w:rPr>
            <w:color w:val="31849B" w:themeColor="accent5" w:themeShade="BF"/>
          </w:rPr>
          <w:delText xml:space="preserve">    "doc"</w:delText>
        </w:r>
        <w:r w:rsidDel="00B33063">
          <w:delText>: {</w:delText>
        </w:r>
        <w:bookmarkStart w:id="24329" w:name="_Toc10201291"/>
        <w:bookmarkStart w:id="24330" w:name="_Toc10205429"/>
        <w:bookmarkStart w:id="24331" w:name="_Toc10209567"/>
        <w:bookmarkEnd w:id="24329"/>
        <w:bookmarkEnd w:id="24330"/>
        <w:bookmarkEnd w:id="24331"/>
      </w:del>
    </w:p>
    <w:p w14:paraId="0CA297D0" w14:textId="56882110" w:rsidR="00564C22" w:rsidDel="00B33063" w:rsidRDefault="009B1AF1" w:rsidP="00564C22">
      <w:pPr>
        <w:pStyle w:val="Code"/>
        <w:spacing w:line="259" w:lineRule="auto"/>
        <w:rPr>
          <w:del w:id="24332" w:author="Andreas Kuehne" w:date="2019-05-31T12:22:00Z"/>
        </w:rPr>
      </w:pPr>
      <w:del w:id="24333"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24334" w:name="_Toc10201292"/>
        <w:bookmarkStart w:id="24335" w:name="_Toc10205430"/>
        <w:bookmarkStart w:id="24336" w:name="_Toc10209568"/>
        <w:bookmarkEnd w:id="24334"/>
        <w:bookmarkEnd w:id="24335"/>
        <w:bookmarkEnd w:id="24336"/>
      </w:del>
    </w:p>
    <w:p w14:paraId="54A6C0C8" w14:textId="0C27579B" w:rsidR="00564C22" w:rsidDel="00B33063" w:rsidRDefault="009B1AF1" w:rsidP="00564C22">
      <w:pPr>
        <w:pStyle w:val="Code"/>
        <w:spacing w:line="259" w:lineRule="auto"/>
        <w:rPr>
          <w:del w:id="24337" w:author="Andreas Kuehne" w:date="2019-05-31T12:22:00Z"/>
        </w:rPr>
      </w:pPr>
      <w:del w:id="24338" w:author="Andreas Kuehne" w:date="2019-05-31T12:22:00Z">
        <w:r w:rsidDel="00B33063">
          <w:rPr>
            <w:color w:val="31849B" w:themeColor="accent5" w:themeShade="BF"/>
          </w:rPr>
          <w:delText xml:space="preserve">      "items"</w:delText>
        </w:r>
        <w:r w:rsidDel="00B33063">
          <w:delText>: {</w:delText>
        </w:r>
        <w:bookmarkStart w:id="24339" w:name="_Toc10201293"/>
        <w:bookmarkStart w:id="24340" w:name="_Toc10205431"/>
        <w:bookmarkStart w:id="24341" w:name="_Toc10209569"/>
        <w:bookmarkEnd w:id="24339"/>
        <w:bookmarkEnd w:id="24340"/>
        <w:bookmarkEnd w:id="24341"/>
      </w:del>
    </w:p>
    <w:p w14:paraId="1C3E97AB" w14:textId="5247D592" w:rsidR="00564C22" w:rsidDel="00B33063" w:rsidRDefault="009B1AF1" w:rsidP="00564C22">
      <w:pPr>
        <w:pStyle w:val="Code"/>
        <w:spacing w:line="259" w:lineRule="auto"/>
        <w:rPr>
          <w:del w:id="24342" w:author="Andreas Kuehne" w:date="2019-05-31T12:22:00Z"/>
        </w:rPr>
      </w:pPr>
      <w:del w:id="24343"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"#/definitions/dss2-DocumentType"</w:delText>
        </w:r>
        <w:bookmarkStart w:id="24344" w:name="_Toc10201294"/>
        <w:bookmarkStart w:id="24345" w:name="_Toc10205432"/>
        <w:bookmarkStart w:id="24346" w:name="_Toc10209570"/>
        <w:bookmarkEnd w:id="24344"/>
        <w:bookmarkEnd w:id="24345"/>
        <w:bookmarkEnd w:id="24346"/>
      </w:del>
    </w:p>
    <w:p w14:paraId="284D3AE3" w14:textId="2E42BF10" w:rsidR="00564C22" w:rsidDel="00B33063" w:rsidRDefault="009B1AF1" w:rsidP="00564C22">
      <w:pPr>
        <w:pStyle w:val="Code"/>
        <w:spacing w:line="259" w:lineRule="auto"/>
        <w:rPr>
          <w:del w:id="24347" w:author="Andreas Kuehne" w:date="2019-05-31T12:22:00Z"/>
        </w:rPr>
      </w:pPr>
      <w:del w:id="24348" w:author="Andreas Kuehne" w:date="2019-05-31T12:22:00Z">
        <w:r w:rsidDel="00B33063">
          <w:delText xml:space="preserve">      }</w:delText>
        </w:r>
        <w:bookmarkStart w:id="24349" w:name="_Toc10201295"/>
        <w:bookmarkStart w:id="24350" w:name="_Toc10205433"/>
        <w:bookmarkStart w:id="24351" w:name="_Toc10209571"/>
        <w:bookmarkEnd w:id="24349"/>
        <w:bookmarkEnd w:id="24350"/>
        <w:bookmarkEnd w:id="24351"/>
      </w:del>
    </w:p>
    <w:p w14:paraId="35D8E00C" w14:textId="4D12F6BD" w:rsidR="00564C22" w:rsidDel="00B33063" w:rsidRDefault="009B1AF1" w:rsidP="00564C22">
      <w:pPr>
        <w:pStyle w:val="Code"/>
        <w:spacing w:line="259" w:lineRule="auto"/>
        <w:rPr>
          <w:del w:id="24352" w:author="Andreas Kuehne" w:date="2019-05-31T12:22:00Z"/>
        </w:rPr>
      </w:pPr>
      <w:del w:id="24353" w:author="Andreas Kuehne" w:date="2019-05-31T12:22:00Z">
        <w:r w:rsidDel="00B33063">
          <w:delText xml:space="preserve">    },</w:delText>
        </w:r>
        <w:bookmarkStart w:id="24354" w:name="_Toc10201296"/>
        <w:bookmarkStart w:id="24355" w:name="_Toc10205434"/>
        <w:bookmarkStart w:id="24356" w:name="_Toc10209572"/>
        <w:bookmarkEnd w:id="24354"/>
        <w:bookmarkEnd w:id="24355"/>
        <w:bookmarkEnd w:id="24356"/>
      </w:del>
    </w:p>
    <w:p w14:paraId="5C17EE12" w14:textId="1375AFA5" w:rsidR="00564C22" w:rsidDel="00B33063" w:rsidRDefault="009B1AF1" w:rsidP="00564C22">
      <w:pPr>
        <w:pStyle w:val="Code"/>
        <w:spacing w:line="259" w:lineRule="auto"/>
        <w:rPr>
          <w:del w:id="24357" w:author="Andreas Kuehne" w:date="2019-05-31T12:22:00Z"/>
        </w:rPr>
      </w:pPr>
      <w:del w:id="24358" w:author="Andreas Kuehne" w:date="2019-05-31T12:22:00Z">
        <w:r w:rsidDel="00B33063">
          <w:rPr>
            <w:color w:val="31849B" w:themeColor="accent5" w:themeShade="BF"/>
          </w:rPr>
          <w:delText xml:space="preserve">    "transformed"</w:delText>
        </w:r>
        <w:r w:rsidDel="00B33063">
          <w:delText>: {</w:delText>
        </w:r>
        <w:bookmarkStart w:id="24359" w:name="_Toc10201297"/>
        <w:bookmarkStart w:id="24360" w:name="_Toc10205435"/>
        <w:bookmarkStart w:id="24361" w:name="_Toc10209573"/>
        <w:bookmarkEnd w:id="24359"/>
        <w:bookmarkEnd w:id="24360"/>
        <w:bookmarkEnd w:id="24361"/>
      </w:del>
    </w:p>
    <w:p w14:paraId="1D150DD8" w14:textId="28502111" w:rsidR="00564C22" w:rsidDel="00B33063" w:rsidRDefault="009B1AF1" w:rsidP="00564C22">
      <w:pPr>
        <w:pStyle w:val="Code"/>
        <w:spacing w:line="259" w:lineRule="auto"/>
        <w:rPr>
          <w:del w:id="24362" w:author="Andreas Kuehne" w:date="2019-05-31T12:22:00Z"/>
        </w:rPr>
      </w:pPr>
      <w:del w:id="24363"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24364" w:name="_Toc10201298"/>
        <w:bookmarkStart w:id="24365" w:name="_Toc10205436"/>
        <w:bookmarkStart w:id="24366" w:name="_Toc10209574"/>
        <w:bookmarkEnd w:id="24364"/>
        <w:bookmarkEnd w:id="24365"/>
        <w:bookmarkEnd w:id="24366"/>
      </w:del>
    </w:p>
    <w:p w14:paraId="4BC0E11F" w14:textId="2992578C" w:rsidR="00564C22" w:rsidDel="00B33063" w:rsidRDefault="009B1AF1" w:rsidP="00564C22">
      <w:pPr>
        <w:pStyle w:val="Code"/>
        <w:spacing w:line="259" w:lineRule="auto"/>
        <w:rPr>
          <w:del w:id="24367" w:author="Andreas Kuehne" w:date="2019-05-31T12:22:00Z"/>
        </w:rPr>
      </w:pPr>
      <w:del w:id="24368" w:author="Andreas Kuehne" w:date="2019-05-31T12:22:00Z">
        <w:r w:rsidDel="00B33063">
          <w:rPr>
            <w:color w:val="31849B" w:themeColor="accent5" w:themeShade="BF"/>
          </w:rPr>
          <w:delText xml:space="preserve">      "items"</w:delText>
        </w:r>
        <w:r w:rsidDel="00B33063">
          <w:delText>: {</w:delText>
        </w:r>
        <w:bookmarkStart w:id="24369" w:name="_Toc10201299"/>
        <w:bookmarkStart w:id="24370" w:name="_Toc10205437"/>
        <w:bookmarkStart w:id="24371" w:name="_Toc10209575"/>
        <w:bookmarkEnd w:id="24369"/>
        <w:bookmarkEnd w:id="24370"/>
        <w:bookmarkEnd w:id="24371"/>
      </w:del>
    </w:p>
    <w:p w14:paraId="4189514E" w14:textId="058AB74C" w:rsidR="00564C22" w:rsidDel="00B33063" w:rsidRDefault="009B1AF1" w:rsidP="00564C22">
      <w:pPr>
        <w:pStyle w:val="Code"/>
        <w:spacing w:line="259" w:lineRule="auto"/>
        <w:rPr>
          <w:del w:id="24372" w:author="Andreas Kuehne" w:date="2019-05-31T12:22:00Z"/>
        </w:rPr>
      </w:pPr>
      <w:del w:id="24373"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"#/definitions/dss2-TransformedDataType"</w:delText>
        </w:r>
        <w:bookmarkStart w:id="24374" w:name="_Toc10201300"/>
        <w:bookmarkStart w:id="24375" w:name="_Toc10205438"/>
        <w:bookmarkStart w:id="24376" w:name="_Toc10209576"/>
        <w:bookmarkEnd w:id="24374"/>
        <w:bookmarkEnd w:id="24375"/>
        <w:bookmarkEnd w:id="24376"/>
      </w:del>
    </w:p>
    <w:p w14:paraId="4C00FE84" w14:textId="5358DAFD" w:rsidR="00564C22" w:rsidDel="00B33063" w:rsidRDefault="009B1AF1" w:rsidP="00564C22">
      <w:pPr>
        <w:pStyle w:val="Code"/>
        <w:spacing w:line="259" w:lineRule="auto"/>
        <w:rPr>
          <w:del w:id="24377" w:author="Andreas Kuehne" w:date="2019-05-31T12:22:00Z"/>
        </w:rPr>
      </w:pPr>
      <w:del w:id="24378" w:author="Andreas Kuehne" w:date="2019-05-31T12:22:00Z">
        <w:r w:rsidDel="00B33063">
          <w:delText xml:space="preserve">      }</w:delText>
        </w:r>
        <w:bookmarkStart w:id="24379" w:name="_Toc10201301"/>
        <w:bookmarkStart w:id="24380" w:name="_Toc10205439"/>
        <w:bookmarkStart w:id="24381" w:name="_Toc10209577"/>
        <w:bookmarkEnd w:id="24379"/>
        <w:bookmarkEnd w:id="24380"/>
        <w:bookmarkEnd w:id="24381"/>
      </w:del>
    </w:p>
    <w:p w14:paraId="5D30FE58" w14:textId="37E7F9E7" w:rsidR="00564C22" w:rsidDel="00B33063" w:rsidRDefault="009B1AF1" w:rsidP="00564C22">
      <w:pPr>
        <w:pStyle w:val="Code"/>
        <w:spacing w:line="259" w:lineRule="auto"/>
        <w:rPr>
          <w:del w:id="24382" w:author="Andreas Kuehne" w:date="2019-05-31T12:22:00Z"/>
        </w:rPr>
      </w:pPr>
      <w:del w:id="24383" w:author="Andreas Kuehne" w:date="2019-05-31T12:22:00Z">
        <w:r w:rsidDel="00B33063">
          <w:delText xml:space="preserve">    },</w:delText>
        </w:r>
        <w:bookmarkStart w:id="24384" w:name="_Toc10201302"/>
        <w:bookmarkStart w:id="24385" w:name="_Toc10205440"/>
        <w:bookmarkStart w:id="24386" w:name="_Toc10209578"/>
        <w:bookmarkEnd w:id="24384"/>
        <w:bookmarkEnd w:id="24385"/>
        <w:bookmarkEnd w:id="24386"/>
      </w:del>
    </w:p>
    <w:p w14:paraId="3B9A617E" w14:textId="4B28BB88" w:rsidR="00564C22" w:rsidDel="00B33063" w:rsidRDefault="009B1AF1" w:rsidP="00564C22">
      <w:pPr>
        <w:pStyle w:val="Code"/>
        <w:spacing w:line="259" w:lineRule="auto"/>
        <w:rPr>
          <w:del w:id="24387" w:author="Andreas Kuehne" w:date="2019-05-31T12:22:00Z"/>
        </w:rPr>
      </w:pPr>
      <w:del w:id="24388" w:author="Andreas Kuehne" w:date="2019-05-31T12:22:00Z">
        <w:r w:rsidDel="00B33063">
          <w:rPr>
            <w:color w:val="31849B" w:themeColor="accent5" w:themeShade="BF"/>
          </w:rPr>
          <w:delText xml:space="preserve">    "docHash"</w:delText>
        </w:r>
        <w:r w:rsidDel="00B33063">
          <w:delText>: {</w:delText>
        </w:r>
        <w:bookmarkStart w:id="24389" w:name="_Toc10201303"/>
        <w:bookmarkStart w:id="24390" w:name="_Toc10205441"/>
        <w:bookmarkStart w:id="24391" w:name="_Toc10209579"/>
        <w:bookmarkEnd w:id="24389"/>
        <w:bookmarkEnd w:id="24390"/>
        <w:bookmarkEnd w:id="24391"/>
      </w:del>
    </w:p>
    <w:p w14:paraId="2C9AEB5A" w14:textId="76AA3A7A" w:rsidR="00564C22" w:rsidDel="00B33063" w:rsidRDefault="009B1AF1" w:rsidP="00564C22">
      <w:pPr>
        <w:pStyle w:val="Code"/>
        <w:spacing w:line="259" w:lineRule="auto"/>
        <w:rPr>
          <w:del w:id="24392" w:author="Andreas Kuehne" w:date="2019-05-31T12:22:00Z"/>
        </w:rPr>
      </w:pPr>
      <w:del w:id="24393"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24394" w:name="_Toc10201304"/>
        <w:bookmarkStart w:id="24395" w:name="_Toc10205442"/>
        <w:bookmarkStart w:id="24396" w:name="_Toc10209580"/>
        <w:bookmarkEnd w:id="24394"/>
        <w:bookmarkEnd w:id="24395"/>
        <w:bookmarkEnd w:id="24396"/>
      </w:del>
    </w:p>
    <w:p w14:paraId="4E43A799" w14:textId="41B30DE3" w:rsidR="00564C22" w:rsidDel="00B33063" w:rsidRDefault="009B1AF1" w:rsidP="00564C22">
      <w:pPr>
        <w:pStyle w:val="Code"/>
        <w:spacing w:line="259" w:lineRule="auto"/>
        <w:rPr>
          <w:del w:id="24397" w:author="Andreas Kuehne" w:date="2019-05-31T12:22:00Z"/>
        </w:rPr>
      </w:pPr>
      <w:del w:id="24398" w:author="Andreas Kuehne" w:date="2019-05-31T12:22:00Z">
        <w:r w:rsidDel="00B33063">
          <w:rPr>
            <w:color w:val="31849B" w:themeColor="accent5" w:themeShade="BF"/>
          </w:rPr>
          <w:delText xml:space="preserve">      "items"</w:delText>
        </w:r>
        <w:r w:rsidDel="00B33063">
          <w:delText>: {</w:delText>
        </w:r>
        <w:bookmarkStart w:id="24399" w:name="_Toc10201305"/>
        <w:bookmarkStart w:id="24400" w:name="_Toc10205443"/>
        <w:bookmarkStart w:id="24401" w:name="_Toc10209581"/>
        <w:bookmarkEnd w:id="24399"/>
        <w:bookmarkEnd w:id="24400"/>
        <w:bookmarkEnd w:id="24401"/>
      </w:del>
    </w:p>
    <w:p w14:paraId="14817280" w14:textId="7F2B6501" w:rsidR="00564C22" w:rsidDel="00B33063" w:rsidRDefault="009B1AF1" w:rsidP="00564C22">
      <w:pPr>
        <w:pStyle w:val="Code"/>
        <w:spacing w:line="259" w:lineRule="auto"/>
        <w:rPr>
          <w:del w:id="24402" w:author="Andreas Kuehne" w:date="2019-05-31T12:22:00Z"/>
        </w:rPr>
      </w:pPr>
      <w:del w:id="24403"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"#/definitions/dss2-DocumentHashType"</w:delText>
        </w:r>
        <w:bookmarkStart w:id="24404" w:name="_Toc10201306"/>
        <w:bookmarkStart w:id="24405" w:name="_Toc10205444"/>
        <w:bookmarkStart w:id="24406" w:name="_Toc10209582"/>
        <w:bookmarkEnd w:id="24404"/>
        <w:bookmarkEnd w:id="24405"/>
        <w:bookmarkEnd w:id="24406"/>
      </w:del>
    </w:p>
    <w:p w14:paraId="45124AC7" w14:textId="21363BBB" w:rsidR="00564C22" w:rsidDel="00B33063" w:rsidRDefault="009B1AF1" w:rsidP="00564C22">
      <w:pPr>
        <w:pStyle w:val="Code"/>
        <w:spacing w:line="259" w:lineRule="auto"/>
        <w:rPr>
          <w:del w:id="24407" w:author="Andreas Kuehne" w:date="2019-05-31T12:22:00Z"/>
        </w:rPr>
      </w:pPr>
      <w:del w:id="24408" w:author="Andreas Kuehne" w:date="2019-05-31T12:22:00Z">
        <w:r w:rsidDel="00B33063">
          <w:delText xml:space="preserve">      }</w:delText>
        </w:r>
        <w:bookmarkStart w:id="24409" w:name="_Toc10201307"/>
        <w:bookmarkStart w:id="24410" w:name="_Toc10205445"/>
        <w:bookmarkStart w:id="24411" w:name="_Toc10209583"/>
        <w:bookmarkEnd w:id="24409"/>
        <w:bookmarkEnd w:id="24410"/>
        <w:bookmarkEnd w:id="24411"/>
      </w:del>
    </w:p>
    <w:p w14:paraId="69CB898F" w14:textId="29D10FAB" w:rsidR="00564C22" w:rsidDel="00B33063" w:rsidRDefault="009B1AF1" w:rsidP="00564C22">
      <w:pPr>
        <w:pStyle w:val="Code"/>
        <w:spacing w:line="259" w:lineRule="auto"/>
        <w:rPr>
          <w:del w:id="24412" w:author="Andreas Kuehne" w:date="2019-05-31T12:22:00Z"/>
        </w:rPr>
      </w:pPr>
      <w:del w:id="24413" w:author="Andreas Kuehne" w:date="2019-05-31T12:22:00Z">
        <w:r w:rsidDel="00B33063">
          <w:delText xml:space="preserve">    }</w:delText>
        </w:r>
        <w:bookmarkStart w:id="24414" w:name="_Toc10201308"/>
        <w:bookmarkStart w:id="24415" w:name="_Toc10205446"/>
        <w:bookmarkStart w:id="24416" w:name="_Toc10209584"/>
        <w:bookmarkEnd w:id="24414"/>
        <w:bookmarkEnd w:id="24415"/>
        <w:bookmarkEnd w:id="24416"/>
      </w:del>
    </w:p>
    <w:p w14:paraId="406927EA" w14:textId="08517979" w:rsidR="00564C22" w:rsidDel="00B33063" w:rsidRDefault="009B1AF1" w:rsidP="00564C22">
      <w:pPr>
        <w:pStyle w:val="Code"/>
        <w:spacing w:line="259" w:lineRule="auto"/>
        <w:rPr>
          <w:del w:id="24417" w:author="Andreas Kuehne" w:date="2019-05-31T12:22:00Z"/>
        </w:rPr>
      </w:pPr>
      <w:del w:id="24418" w:author="Andreas Kuehne" w:date="2019-05-31T12:22:00Z">
        <w:r w:rsidDel="00B33063">
          <w:delText xml:space="preserve">  }</w:delText>
        </w:r>
        <w:bookmarkStart w:id="24419" w:name="_Toc10201309"/>
        <w:bookmarkStart w:id="24420" w:name="_Toc10205447"/>
        <w:bookmarkStart w:id="24421" w:name="_Toc10209585"/>
        <w:bookmarkEnd w:id="24419"/>
        <w:bookmarkEnd w:id="24420"/>
        <w:bookmarkEnd w:id="24421"/>
      </w:del>
    </w:p>
    <w:p w14:paraId="1D2D043E" w14:textId="7BA9939C" w:rsidR="00564C22" w:rsidDel="00B33063" w:rsidRDefault="009B1AF1" w:rsidP="00564C22">
      <w:pPr>
        <w:pStyle w:val="Code"/>
        <w:spacing w:line="259" w:lineRule="auto"/>
        <w:rPr>
          <w:del w:id="24422" w:author="Andreas Kuehne" w:date="2019-05-31T12:22:00Z"/>
        </w:rPr>
      </w:pPr>
      <w:del w:id="24423" w:author="Andreas Kuehne" w:date="2019-05-31T12:22:00Z">
        <w:r w:rsidDel="00B33063">
          <w:delText>}</w:delText>
        </w:r>
        <w:bookmarkStart w:id="24424" w:name="_Toc10201310"/>
        <w:bookmarkStart w:id="24425" w:name="_Toc10205448"/>
        <w:bookmarkStart w:id="24426" w:name="_Toc10209586"/>
        <w:bookmarkEnd w:id="24424"/>
        <w:bookmarkEnd w:id="24425"/>
        <w:bookmarkEnd w:id="24426"/>
      </w:del>
    </w:p>
    <w:p w14:paraId="630875E5" w14:textId="3390B811" w:rsidR="00564C22" w:rsidDel="00B33063" w:rsidRDefault="00564C22" w:rsidP="00564C22">
      <w:pPr>
        <w:rPr>
          <w:del w:id="24427" w:author="Andreas Kuehne" w:date="2019-05-31T12:22:00Z"/>
        </w:rPr>
      </w:pPr>
      <w:bookmarkStart w:id="24428" w:name="_Toc10201311"/>
      <w:bookmarkStart w:id="24429" w:name="_Toc10205449"/>
      <w:bookmarkStart w:id="24430" w:name="_Toc10209587"/>
      <w:bookmarkEnd w:id="24428"/>
      <w:bookmarkEnd w:id="24429"/>
      <w:bookmarkEnd w:id="24430"/>
    </w:p>
    <w:p w14:paraId="569FB4F2" w14:textId="522894D1" w:rsidR="00564C22" w:rsidDel="00B33063" w:rsidRDefault="009B1AF1" w:rsidP="00564C22">
      <w:pPr>
        <w:pStyle w:val="berschrift4"/>
        <w:rPr>
          <w:del w:id="24431" w:author="Andreas Kuehne" w:date="2019-05-31T12:22:00Z"/>
        </w:rPr>
      </w:pPr>
      <w:del w:id="24432" w:author="Andreas Kuehne" w:date="2019-05-31T12:22:00Z">
        <w:r w:rsidDel="00B33063">
          <w:delText>InputDocuments – XML Syntax</w:delText>
        </w:r>
        <w:bookmarkStart w:id="24433" w:name="_Toc10201312"/>
        <w:bookmarkStart w:id="24434" w:name="_Toc10205450"/>
        <w:bookmarkStart w:id="24435" w:name="_Toc10209588"/>
        <w:bookmarkEnd w:id="24433"/>
        <w:bookmarkEnd w:id="24434"/>
        <w:bookmarkEnd w:id="24435"/>
      </w:del>
    </w:p>
    <w:p w14:paraId="47ED9130" w14:textId="7859B10F" w:rsidR="00564C22" w:rsidRPr="5404FA76" w:rsidDel="00B33063" w:rsidRDefault="009B1AF1" w:rsidP="00564C22">
      <w:pPr>
        <w:rPr>
          <w:del w:id="24436" w:author="Andreas Kuehne" w:date="2019-05-31T12:22:00Z"/>
        </w:rPr>
      </w:pPr>
      <w:del w:id="24437" w:author="Andreas Kuehne" w:date="2019-05-31T12:22:00Z">
        <w:r w:rsidRPr="0CCF9147" w:rsidDel="00B33063">
          <w:delText xml:space="preserve">The XML type </w:delText>
        </w:r>
        <w:r w:rsidRPr="002062A5" w:rsidDel="00B33063">
          <w:rPr>
            <w:rFonts w:ascii="Courier New" w:eastAsia="Courier New" w:hAnsi="Courier New" w:cs="Courier New"/>
          </w:rPr>
          <w:delText>InputDocumentsType</w:delText>
        </w:r>
        <w:r w:rsidRPr="0CCF9147" w:rsidDel="00B33063">
          <w:delText xml:space="preserve"> SHALL implement the requirements defined in the </w:delText>
        </w:r>
        <w:r w:rsidRPr="002062A5" w:rsidDel="00B33063">
          <w:rPr>
            <w:rFonts w:ascii="Courier New" w:eastAsia="Courier New" w:hAnsi="Courier New" w:cs="Courier New"/>
          </w:rPr>
          <w:delText>InputDocuments</w:delText>
        </w:r>
        <w:r w:rsidDel="00B33063">
          <w:delText xml:space="preserve"> </w:delText>
        </w:r>
        <w:r w:rsidRPr="005A6FFD" w:rsidDel="00B33063">
          <w:delText>component.</w:delText>
        </w:r>
        <w:bookmarkStart w:id="24438" w:name="_Toc10201313"/>
        <w:bookmarkStart w:id="24439" w:name="_Toc10205451"/>
        <w:bookmarkStart w:id="24440" w:name="_Toc10209589"/>
        <w:bookmarkEnd w:id="24438"/>
        <w:bookmarkEnd w:id="24439"/>
        <w:bookmarkEnd w:id="24440"/>
      </w:del>
    </w:p>
    <w:p w14:paraId="7FE7C024" w14:textId="38658E80" w:rsidR="00564C22" w:rsidDel="00B33063" w:rsidRDefault="009B1AF1" w:rsidP="00564C22">
      <w:pPr>
        <w:rPr>
          <w:del w:id="24441" w:author="Andreas Kuehne" w:date="2019-05-31T12:22:00Z"/>
        </w:rPr>
      </w:pPr>
      <w:del w:id="24442"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InputDocumentsType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24443" w:name="_Toc10201314"/>
        <w:bookmarkStart w:id="24444" w:name="_Toc10205452"/>
        <w:bookmarkStart w:id="24445" w:name="_Toc10209590"/>
        <w:bookmarkEnd w:id="24443"/>
        <w:bookmarkEnd w:id="24444"/>
        <w:bookmarkEnd w:id="24445"/>
      </w:del>
    </w:p>
    <w:p w14:paraId="78C31FE2" w14:textId="3D95FB5E" w:rsidR="00564C22" w:rsidDel="00B33063" w:rsidRDefault="009B1AF1" w:rsidP="00564C22">
      <w:pPr>
        <w:pStyle w:val="Code"/>
        <w:rPr>
          <w:del w:id="24446" w:author="Andreas Kuehne" w:date="2019-05-31T12:22:00Z"/>
        </w:rPr>
      </w:pPr>
      <w:del w:id="24447"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InputDocumentsType</w:delText>
        </w:r>
        <w:r w:rsidDel="00B33063">
          <w:rPr>
            <w:color w:val="943634" w:themeColor="accent2" w:themeShade="BF"/>
          </w:rPr>
          <w:delText>"</w:delText>
        </w:r>
        <w:r w:rsidDel="00B33063">
          <w:rPr>
            <w:color w:val="31849B" w:themeColor="accent5" w:themeShade="BF"/>
          </w:rPr>
          <w:delText>&gt;</w:delText>
        </w:r>
        <w:bookmarkStart w:id="24448" w:name="_Toc10201315"/>
        <w:bookmarkStart w:id="24449" w:name="_Toc10205453"/>
        <w:bookmarkStart w:id="24450" w:name="_Toc10209591"/>
        <w:bookmarkEnd w:id="24448"/>
        <w:bookmarkEnd w:id="24449"/>
        <w:bookmarkEnd w:id="24450"/>
      </w:del>
    </w:p>
    <w:p w14:paraId="70AB1636" w14:textId="4A256882" w:rsidR="00564C22" w:rsidDel="00B33063" w:rsidRDefault="009B1AF1" w:rsidP="00564C22">
      <w:pPr>
        <w:pStyle w:val="Code"/>
        <w:rPr>
          <w:del w:id="24451" w:author="Andreas Kuehne" w:date="2019-05-31T12:22:00Z"/>
        </w:rPr>
      </w:pPr>
      <w:del w:id="24452" w:author="Andreas Kuehne" w:date="2019-05-31T12:22:00Z">
        <w:r w:rsidDel="00B33063">
          <w:rPr>
            <w:color w:val="31849B" w:themeColor="accent5" w:themeShade="BF"/>
          </w:rPr>
          <w:delText xml:space="preserve">  &lt;xs:sequence&gt;</w:delText>
        </w:r>
        <w:bookmarkStart w:id="24453" w:name="_Toc10201316"/>
        <w:bookmarkStart w:id="24454" w:name="_Toc10205454"/>
        <w:bookmarkStart w:id="24455" w:name="_Toc10209592"/>
        <w:bookmarkEnd w:id="24453"/>
        <w:bookmarkEnd w:id="24454"/>
        <w:bookmarkEnd w:id="24455"/>
      </w:del>
    </w:p>
    <w:p w14:paraId="6E801238" w14:textId="7CF380C1" w:rsidR="00564C22" w:rsidDel="00B33063" w:rsidRDefault="009B1AF1" w:rsidP="00564C22">
      <w:pPr>
        <w:pStyle w:val="Code"/>
        <w:rPr>
          <w:del w:id="24456" w:author="Andreas Kuehne" w:date="2019-05-31T12:22:00Z"/>
        </w:rPr>
      </w:pPr>
      <w:del w:id="24457" w:author="Andreas Kuehne" w:date="2019-05-31T12:22:00Z">
        <w:r w:rsidDel="00B33063">
          <w:rPr>
            <w:color w:val="31849B" w:themeColor="accent5" w:themeShade="BF"/>
          </w:rPr>
          <w:delText xml:space="preserve">    &lt;xs:sequence</w:delText>
        </w:r>
        <w:r w:rsidDel="00B33063">
          <w:rPr>
            <w:color w:val="943634" w:themeColor="accent2" w:themeShade="BF"/>
          </w:rPr>
          <w:delText xml:space="preserve">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24458" w:name="_Toc10201317"/>
        <w:bookmarkStart w:id="24459" w:name="_Toc10205455"/>
        <w:bookmarkStart w:id="24460" w:name="_Toc10209593"/>
        <w:bookmarkEnd w:id="24458"/>
        <w:bookmarkEnd w:id="24459"/>
        <w:bookmarkEnd w:id="24460"/>
      </w:del>
    </w:p>
    <w:p w14:paraId="4247F13E" w14:textId="6AD6AF33" w:rsidR="00564C22" w:rsidDel="00B33063" w:rsidRDefault="009B1AF1" w:rsidP="00564C22">
      <w:pPr>
        <w:pStyle w:val="Code"/>
        <w:rPr>
          <w:del w:id="24461" w:author="Andreas Kuehne" w:date="2019-05-31T12:22:00Z"/>
        </w:rPr>
      </w:pPr>
      <w:del w:id="24462"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Document</w:delText>
        </w:r>
        <w:r w:rsidDel="00B33063">
          <w:rPr>
            <w:color w:val="943634" w:themeColor="accent2" w:themeShade="BF"/>
          </w:rPr>
          <w:delText>" type="</w:delText>
        </w:r>
        <w:r w:rsidDel="00B33063">
          <w:rPr>
            <w:color w:val="244061" w:themeColor="accent1" w:themeShade="80"/>
          </w:rPr>
          <w:delText>dss2:DocumentType</w:delText>
        </w:r>
        <w:r w:rsidDel="00B33063">
          <w:rPr>
            <w:color w:val="943634" w:themeColor="accent2" w:themeShade="BF"/>
          </w:rPr>
          <w:delText>"</w:delText>
        </w:r>
        <w:r w:rsidDel="00B33063">
          <w:rPr>
            <w:color w:val="31849B" w:themeColor="accent5" w:themeShade="BF"/>
          </w:rPr>
          <w:delText>/&gt;</w:delText>
        </w:r>
        <w:bookmarkStart w:id="24463" w:name="_Toc10201318"/>
        <w:bookmarkStart w:id="24464" w:name="_Toc10205456"/>
        <w:bookmarkStart w:id="24465" w:name="_Toc10209594"/>
        <w:bookmarkEnd w:id="24463"/>
        <w:bookmarkEnd w:id="24464"/>
        <w:bookmarkEnd w:id="24465"/>
      </w:del>
    </w:p>
    <w:p w14:paraId="5CFEBDF3" w14:textId="7538AD4D" w:rsidR="00564C22" w:rsidDel="00B33063" w:rsidRDefault="009B1AF1" w:rsidP="00564C22">
      <w:pPr>
        <w:pStyle w:val="Code"/>
        <w:rPr>
          <w:del w:id="24466" w:author="Andreas Kuehne" w:date="2019-05-31T12:22:00Z"/>
        </w:rPr>
      </w:pPr>
      <w:del w:id="24467" w:author="Andreas Kuehne" w:date="2019-05-31T12:22:00Z">
        <w:r w:rsidDel="00B33063">
          <w:rPr>
            <w:color w:val="31849B" w:themeColor="accent5" w:themeShade="BF"/>
          </w:rPr>
          <w:delText xml:space="preserve">    &lt;/xs:sequence&gt;</w:delText>
        </w:r>
        <w:bookmarkStart w:id="24468" w:name="_Toc10201319"/>
        <w:bookmarkStart w:id="24469" w:name="_Toc10205457"/>
        <w:bookmarkStart w:id="24470" w:name="_Toc10209595"/>
        <w:bookmarkEnd w:id="24468"/>
        <w:bookmarkEnd w:id="24469"/>
        <w:bookmarkEnd w:id="24470"/>
      </w:del>
    </w:p>
    <w:p w14:paraId="33C9F8BB" w14:textId="22D5B2A9" w:rsidR="00564C22" w:rsidDel="00B33063" w:rsidRDefault="009B1AF1" w:rsidP="00564C22">
      <w:pPr>
        <w:pStyle w:val="Code"/>
        <w:rPr>
          <w:del w:id="24471" w:author="Andreas Kuehne" w:date="2019-05-31T12:22:00Z"/>
        </w:rPr>
      </w:pPr>
      <w:del w:id="24472" w:author="Andreas Kuehne" w:date="2019-05-31T12:22:00Z">
        <w:r w:rsidDel="00B33063">
          <w:rPr>
            <w:color w:val="31849B" w:themeColor="accent5" w:themeShade="BF"/>
          </w:rPr>
          <w:delText xml:space="preserve">    &lt;xs:sequence</w:delText>
        </w:r>
        <w:r w:rsidDel="00B33063">
          <w:rPr>
            <w:color w:val="943634" w:themeColor="accent2" w:themeShade="BF"/>
          </w:rPr>
          <w:delText xml:space="preserve">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24473" w:name="_Toc10201320"/>
        <w:bookmarkStart w:id="24474" w:name="_Toc10205458"/>
        <w:bookmarkStart w:id="24475" w:name="_Toc10209596"/>
        <w:bookmarkEnd w:id="24473"/>
        <w:bookmarkEnd w:id="24474"/>
        <w:bookmarkEnd w:id="24475"/>
      </w:del>
    </w:p>
    <w:p w14:paraId="6657F586" w14:textId="59770465" w:rsidR="00564C22" w:rsidDel="00B33063" w:rsidRDefault="009B1AF1" w:rsidP="00564C22">
      <w:pPr>
        <w:pStyle w:val="Code"/>
        <w:rPr>
          <w:del w:id="24476" w:author="Andreas Kuehne" w:date="2019-05-31T12:22:00Z"/>
        </w:rPr>
      </w:pPr>
      <w:del w:id="24477"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TransformedData</w:delText>
        </w:r>
        <w:r w:rsidDel="00B33063">
          <w:rPr>
            <w:color w:val="943634" w:themeColor="accent2" w:themeShade="BF"/>
          </w:rPr>
          <w:delText>" type="</w:delText>
        </w:r>
        <w:r w:rsidDel="00B33063">
          <w:rPr>
            <w:color w:val="244061" w:themeColor="accent1" w:themeShade="80"/>
          </w:rPr>
          <w:delText>dss2:TransformedDataType</w:delText>
        </w:r>
        <w:r w:rsidDel="00B33063">
          <w:rPr>
            <w:color w:val="943634" w:themeColor="accent2" w:themeShade="BF"/>
          </w:rPr>
          <w:delText>"</w:delText>
        </w:r>
        <w:r w:rsidDel="00B33063">
          <w:rPr>
            <w:color w:val="31849B" w:themeColor="accent5" w:themeShade="BF"/>
          </w:rPr>
          <w:delText>/&gt;</w:delText>
        </w:r>
        <w:bookmarkStart w:id="24478" w:name="_Toc10201321"/>
        <w:bookmarkStart w:id="24479" w:name="_Toc10205459"/>
        <w:bookmarkStart w:id="24480" w:name="_Toc10209597"/>
        <w:bookmarkEnd w:id="24478"/>
        <w:bookmarkEnd w:id="24479"/>
        <w:bookmarkEnd w:id="24480"/>
      </w:del>
    </w:p>
    <w:p w14:paraId="5772FC7B" w14:textId="34422145" w:rsidR="00564C22" w:rsidDel="00B33063" w:rsidRDefault="009B1AF1" w:rsidP="00564C22">
      <w:pPr>
        <w:pStyle w:val="Code"/>
        <w:rPr>
          <w:del w:id="24481" w:author="Andreas Kuehne" w:date="2019-05-31T12:22:00Z"/>
        </w:rPr>
      </w:pPr>
      <w:del w:id="24482" w:author="Andreas Kuehne" w:date="2019-05-31T12:22:00Z">
        <w:r w:rsidDel="00B33063">
          <w:rPr>
            <w:color w:val="31849B" w:themeColor="accent5" w:themeShade="BF"/>
          </w:rPr>
          <w:delText xml:space="preserve">    &lt;/xs:sequence&gt;</w:delText>
        </w:r>
        <w:bookmarkStart w:id="24483" w:name="_Toc10201322"/>
        <w:bookmarkStart w:id="24484" w:name="_Toc10205460"/>
        <w:bookmarkStart w:id="24485" w:name="_Toc10209598"/>
        <w:bookmarkEnd w:id="24483"/>
        <w:bookmarkEnd w:id="24484"/>
        <w:bookmarkEnd w:id="24485"/>
      </w:del>
    </w:p>
    <w:p w14:paraId="714CDC9D" w14:textId="1138F58F" w:rsidR="00564C22" w:rsidDel="00B33063" w:rsidRDefault="009B1AF1" w:rsidP="00564C22">
      <w:pPr>
        <w:pStyle w:val="Code"/>
        <w:rPr>
          <w:del w:id="24486" w:author="Andreas Kuehne" w:date="2019-05-31T12:22:00Z"/>
        </w:rPr>
      </w:pPr>
      <w:del w:id="24487" w:author="Andreas Kuehne" w:date="2019-05-31T12:22:00Z">
        <w:r w:rsidDel="00B33063">
          <w:rPr>
            <w:color w:val="31849B" w:themeColor="accent5" w:themeShade="BF"/>
          </w:rPr>
          <w:delText xml:space="preserve">    &lt;xs:sequence</w:delText>
        </w:r>
        <w:r w:rsidDel="00B33063">
          <w:rPr>
            <w:color w:val="943634" w:themeColor="accent2" w:themeShade="BF"/>
          </w:rPr>
          <w:delText xml:space="preserve">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24488" w:name="_Toc10201323"/>
        <w:bookmarkStart w:id="24489" w:name="_Toc10205461"/>
        <w:bookmarkStart w:id="24490" w:name="_Toc10209599"/>
        <w:bookmarkEnd w:id="24488"/>
        <w:bookmarkEnd w:id="24489"/>
        <w:bookmarkEnd w:id="24490"/>
      </w:del>
    </w:p>
    <w:p w14:paraId="2CB85C63" w14:textId="1821EC94" w:rsidR="00564C22" w:rsidDel="00B33063" w:rsidRDefault="009B1AF1" w:rsidP="00564C22">
      <w:pPr>
        <w:pStyle w:val="Code"/>
        <w:rPr>
          <w:del w:id="24491" w:author="Andreas Kuehne" w:date="2019-05-31T12:22:00Z"/>
        </w:rPr>
      </w:pPr>
      <w:del w:id="24492"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DocumentHash</w:delText>
        </w:r>
        <w:r w:rsidDel="00B33063">
          <w:rPr>
            <w:color w:val="943634" w:themeColor="accent2" w:themeShade="BF"/>
          </w:rPr>
          <w:delText>" type="</w:delText>
        </w:r>
        <w:r w:rsidDel="00B33063">
          <w:rPr>
            <w:color w:val="244061" w:themeColor="accent1" w:themeShade="80"/>
          </w:rPr>
          <w:delText>dss2:DocumentHashType</w:delText>
        </w:r>
        <w:r w:rsidDel="00B33063">
          <w:rPr>
            <w:color w:val="943634" w:themeColor="accent2" w:themeShade="BF"/>
          </w:rPr>
          <w:delText>"</w:delText>
        </w:r>
        <w:r w:rsidDel="00B33063">
          <w:rPr>
            <w:color w:val="31849B" w:themeColor="accent5" w:themeShade="BF"/>
          </w:rPr>
          <w:delText>/&gt;</w:delText>
        </w:r>
        <w:bookmarkStart w:id="24493" w:name="_Toc10201324"/>
        <w:bookmarkStart w:id="24494" w:name="_Toc10205462"/>
        <w:bookmarkStart w:id="24495" w:name="_Toc10209600"/>
        <w:bookmarkEnd w:id="24493"/>
        <w:bookmarkEnd w:id="24494"/>
        <w:bookmarkEnd w:id="24495"/>
      </w:del>
    </w:p>
    <w:p w14:paraId="37BD046D" w14:textId="38702964" w:rsidR="00564C22" w:rsidDel="00B33063" w:rsidRDefault="009B1AF1" w:rsidP="00564C22">
      <w:pPr>
        <w:pStyle w:val="Code"/>
        <w:rPr>
          <w:del w:id="24496" w:author="Andreas Kuehne" w:date="2019-05-31T12:22:00Z"/>
        </w:rPr>
      </w:pPr>
      <w:del w:id="24497" w:author="Andreas Kuehne" w:date="2019-05-31T12:22:00Z">
        <w:r w:rsidDel="00B33063">
          <w:rPr>
            <w:color w:val="31849B" w:themeColor="accent5" w:themeShade="BF"/>
          </w:rPr>
          <w:delText xml:space="preserve">    &lt;/xs:sequence&gt;</w:delText>
        </w:r>
        <w:bookmarkStart w:id="24498" w:name="_Toc10201325"/>
        <w:bookmarkStart w:id="24499" w:name="_Toc10205463"/>
        <w:bookmarkStart w:id="24500" w:name="_Toc10209601"/>
        <w:bookmarkEnd w:id="24498"/>
        <w:bookmarkEnd w:id="24499"/>
        <w:bookmarkEnd w:id="24500"/>
      </w:del>
    </w:p>
    <w:p w14:paraId="695FA7DB" w14:textId="4AAB1968" w:rsidR="00564C22" w:rsidDel="00B33063" w:rsidRDefault="009B1AF1" w:rsidP="00564C22">
      <w:pPr>
        <w:pStyle w:val="Code"/>
        <w:rPr>
          <w:del w:id="24501" w:author="Andreas Kuehne" w:date="2019-05-31T12:22:00Z"/>
        </w:rPr>
      </w:pPr>
      <w:del w:id="24502" w:author="Andreas Kuehne" w:date="2019-05-31T12:22:00Z">
        <w:r w:rsidDel="00B33063">
          <w:rPr>
            <w:color w:val="31849B" w:themeColor="accent5" w:themeShade="BF"/>
          </w:rPr>
          <w:delText xml:space="preserve">  &lt;/xs:sequence&gt;</w:delText>
        </w:r>
        <w:bookmarkStart w:id="24503" w:name="_Toc10201326"/>
        <w:bookmarkStart w:id="24504" w:name="_Toc10205464"/>
        <w:bookmarkStart w:id="24505" w:name="_Toc10209602"/>
        <w:bookmarkEnd w:id="24503"/>
        <w:bookmarkEnd w:id="24504"/>
        <w:bookmarkEnd w:id="24505"/>
      </w:del>
    </w:p>
    <w:p w14:paraId="15B769BB" w14:textId="4526404A" w:rsidR="00564C22" w:rsidDel="00B33063" w:rsidRDefault="009B1AF1" w:rsidP="00564C22">
      <w:pPr>
        <w:pStyle w:val="Code"/>
        <w:rPr>
          <w:del w:id="24506" w:author="Andreas Kuehne" w:date="2019-05-31T12:22:00Z"/>
        </w:rPr>
      </w:pPr>
      <w:del w:id="24507" w:author="Andreas Kuehne" w:date="2019-05-31T12:22:00Z">
        <w:r w:rsidDel="00B33063">
          <w:rPr>
            <w:color w:val="31849B" w:themeColor="accent5" w:themeShade="BF"/>
          </w:rPr>
          <w:delText>&lt;/xs:complexType&gt;</w:delText>
        </w:r>
        <w:bookmarkStart w:id="24508" w:name="_Toc10201327"/>
        <w:bookmarkStart w:id="24509" w:name="_Toc10205465"/>
        <w:bookmarkStart w:id="24510" w:name="_Toc10209603"/>
        <w:bookmarkEnd w:id="24508"/>
        <w:bookmarkEnd w:id="24509"/>
        <w:bookmarkEnd w:id="24510"/>
      </w:del>
    </w:p>
    <w:p w14:paraId="385FF75C" w14:textId="19AB5287" w:rsidR="00564C22" w:rsidDel="00B33063" w:rsidRDefault="009B1AF1" w:rsidP="00564C22">
      <w:pPr>
        <w:spacing w:line="259" w:lineRule="auto"/>
        <w:rPr>
          <w:del w:id="24511" w:author="Andreas Kuehne" w:date="2019-05-31T12:22:00Z"/>
        </w:rPr>
      </w:pPr>
      <w:del w:id="24512"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InputDocumentsType</w:delText>
        </w:r>
        <w:r w:rsidRPr="71C71F8C" w:rsidDel="00B33063">
          <w:delText xml:space="preserve"> </w:delText>
        </w:r>
        <w:r w:rsidDel="00B33063">
          <w:delText xml:space="preserve">XML element SHALL implement in XML syntax the sub-component that has a name equal to its local name. </w:delText>
        </w:r>
        <w:bookmarkStart w:id="24513" w:name="_Toc10201328"/>
        <w:bookmarkStart w:id="24514" w:name="_Toc10205466"/>
        <w:bookmarkStart w:id="24515" w:name="_Toc10209604"/>
        <w:bookmarkEnd w:id="24513"/>
        <w:bookmarkEnd w:id="24514"/>
        <w:bookmarkEnd w:id="24515"/>
      </w:del>
    </w:p>
    <w:p w14:paraId="54A168C0" w14:textId="2BC3291E" w:rsidR="00564C22" w:rsidDel="00B33063" w:rsidRDefault="009B1AF1" w:rsidP="00564C22">
      <w:pPr>
        <w:pStyle w:val="berschrift3"/>
        <w:rPr>
          <w:del w:id="24516" w:author="Andreas Kuehne" w:date="2019-05-31T12:22:00Z"/>
        </w:rPr>
      </w:pPr>
      <w:bookmarkStart w:id="24517" w:name="_RefComp8554D474"/>
      <w:del w:id="24518" w:author="Andreas Kuehne" w:date="2019-05-31T12:22:00Z">
        <w:r w:rsidDel="00B33063">
          <w:delText>Component DocumentBase</w:delText>
        </w:r>
        <w:bookmarkStart w:id="24519" w:name="_Toc10201329"/>
        <w:bookmarkStart w:id="24520" w:name="_Toc10205467"/>
        <w:bookmarkStart w:id="24521" w:name="_Toc10209605"/>
        <w:bookmarkEnd w:id="24517"/>
        <w:bookmarkEnd w:id="24519"/>
        <w:bookmarkEnd w:id="24520"/>
        <w:bookmarkEnd w:id="24521"/>
      </w:del>
    </w:p>
    <w:p w14:paraId="4F3C6FE8" w14:textId="5B6235CA" w:rsidR="00564C22" w:rsidDel="00B33063" w:rsidRDefault="001725A5" w:rsidP="00564C22">
      <w:pPr>
        <w:rPr>
          <w:del w:id="24522" w:author="Andreas Kuehne" w:date="2019-05-31T12:22:00Z"/>
        </w:rPr>
      </w:pPr>
      <w:del w:id="24523" w:author="Andreas Kuehne" w:date="2019-05-31T12:22:00Z">
        <w:r w:rsidRPr="003A06D0" w:rsidDel="00B33063">
          <w:delText>The DocumentBaseType forwards its elements to the components DocumentType, TransformedDataType and DocumentHashType. The DocumentBaseType contains the basic information shared by the inheriting components and remaining persistent during the process from input document retrieval until digest calculation for the relevant document.</w:delText>
        </w:r>
        <w:bookmarkStart w:id="24524" w:name="_Toc10201330"/>
        <w:bookmarkStart w:id="24525" w:name="_Toc10205468"/>
        <w:bookmarkStart w:id="24526" w:name="_Toc10209606"/>
        <w:bookmarkEnd w:id="24524"/>
        <w:bookmarkEnd w:id="24525"/>
        <w:bookmarkEnd w:id="24526"/>
      </w:del>
    </w:p>
    <w:p w14:paraId="5C9DEF2C" w14:textId="3C0459AD" w:rsidR="00564C22" w:rsidDel="00B33063" w:rsidRDefault="009B1AF1" w:rsidP="00564C22">
      <w:pPr>
        <w:rPr>
          <w:del w:id="24527" w:author="Andreas Kuehne" w:date="2019-05-31T12:22:00Z"/>
        </w:rPr>
      </w:pPr>
      <w:del w:id="24528" w:author="Andreas Kuehne" w:date="2019-05-31T12:22:00Z">
        <w:r w:rsidDel="00B33063">
          <w:delText>Below follows a list of the sub-components that constitute this component:</w:delText>
        </w:r>
        <w:bookmarkStart w:id="24529" w:name="_Toc10201331"/>
        <w:bookmarkStart w:id="24530" w:name="_Toc10205469"/>
        <w:bookmarkStart w:id="24531" w:name="_Toc10209607"/>
        <w:bookmarkEnd w:id="24529"/>
        <w:bookmarkEnd w:id="24530"/>
        <w:bookmarkEnd w:id="24531"/>
      </w:del>
    </w:p>
    <w:p w14:paraId="31ED474C" w14:textId="1DD106B5" w:rsidR="00564C22" w:rsidDel="00B33063" w:rsidRDefault="009B1AF1" w:rsidP="00564C22">
      <w:pPr>
        <w:pStyle w:val="Member"/>
        <w:rPr>
          <w:del w:id="24532" w:author="Andreas Kuehne" w:date="2019-05-31T12:22:00Z"/>
        </w:rPr>
      </w:pPr>
      <w:del w:id="24533" w:author="Andreas Kuehne" w:date="2019-05-31T12:22:00Z">
        <w:r w:rsidDel="00B33063">
          <w:delText xml:space="preserve">The OPTIONAL </w:delText>
        </w:r>
        <w:r w:rsidRPr="35C1378D" w:rsidDel="00B33063">
          <w:rPr>
            <w:rStyle w:val="Datatype"/>
          </w:rPr>
          <w:delText>Id</w:delText>
        </w:r>
        <w:r w:rsidDel="00B33063">
          <w:delText xml:space="preserve"> element, if present, MUST contain one instance of a unique identifier. </w:delText>
        </w:r>
        <w:r w:rsidRPr="003A06D0" w:rsidDel="00B33063">
          <w:delText>This identifier gives the input document a unique label within a particular request message. Through this identifier, an optional input can refer to a single input document. Using this identifier and the IdRef element it is possible to avoid redundant content.</w:delText>
        </w:r>
        <w:bookmarkStart w:id="24534" w:name="_Toc10201332"/>
        <w:bookmarkStart w:id="24535" w:name="_Toc10205470"/>
        <w:bookmarkStart w:id="24536" w:name="_Toc10209608"/>
        <w:bookmarkEnd w:id="24534"/>
        <w:bookmarkEnd w:id="24535"/>
        <w:bookmarkEnd w:id="24536"/>
      </w:del>
    </w:p>
    <w:p w14:paraId="76D5000E" w14:textId="1160BF86" w:rsidR="00564C22" w:rsidDel="00B33063" w:rsidRDefault="009B1AF1" w:rsidP="00564C22">
      <w:pPr>
        <w:pStyle w:val="Member"/>
        <w:rPr>
          <w:del w:id="24537" w:author="Andreas Kuehne" w:date="2019-05-31T12:22:00Z"/>
        </w:rPr>
      </w:pPr>
      <w:del w:id="24538" w:author="Andreas Kuehne" w:date="2019-05-31T12:22:00Z">
        <w:r w:rsidDel="00B33063">
          <w:delText xml:space="preserve">The OPTIONAL </w:delText>
        </w:r>
        <w:r w:rsidRPr="35C1378D" w:rsidDel="00B33063">
          <w:rPr>
            <w:rStyle w:val="Datatype"/>
          </w:rPr>
          <w:delText>RefURI</w:delText>
        </w:r>
        <w:r w:rsidDel="00B33063">
          <w:delText xml:space="preserve"> element, if present, MUST contain one instance of a URI. </w:delText>
        </w:r>
        <w:r w:rsidRPr="003A06D0" w:rsidDel="00B33063">
          <w:delText>This specifies the value for a &lt;ds:Reference&gt; element’s URI attribute when referring to this input document. The RefURI element SHOULD be specified. Not more than one RefURI element may be omitted in a single signing request.</w:delText>
        </w:r>
        <w:bookmarkStart w:id="24539" w:name="_Toc10201333"/>
        <w:bookmarkStart w:id="24540" w:name="_Toc10205471"/>
        <w:bookmarkStart w:id="24541" w:name="_Toc10209609"/>
        <w:bookmarkEnd w:id="24539"/>
        <w:bookmarkEnd w:id="24540"/>
        <w:bookmarkEnd w:id="24541"/>
      </w:del>
    </w:p>
    <w:p w14:paraId="647003EF" w14:textId="62CE40B9" w:rsidR="00564C22" w:rsidDel="00B33063" w:rsidRDefault="009B1AF1" w:rsidP="00564C22">
      <w:pPr>
        <w:pStyle w:val="Member"/>
        <w:rPr>
          <w:del w:id="24542" w:author="Andreas Kuehne" w:date="2019-05-31T12:22:00Z"/>
        </w:rPr>
      </w:pPr>
      <w:del w:id="24543" w:author="Andreas Kuehne" w:date="2019-05-31T12:22:00Z">
        <w:r w:rsidDel="00B33063">
          <w:delText xml:space="preserve">The OPTIONAL </w:delText>
        </w:r>
        <w:r w:rsidRPr="35C1378D" w:rsidDel="00B33063">
          <w:rPr>
            <w:rStyle w:val="Datatype"/>
          </w:rPr>
          <w:delText>RefType</w:delText>
        </w:r>
        <w:r w:rsidDel="00B33063">
          <w:delText xml:space="preserve"> element, if present, MUST contain one instance of a URI. </w:delText>
        </w:r>
        <w:r w:rsidRPr="003A06D0" w:rsidDel="00B33063">
          <w:delText>This specifies the value for a &lt;ds:Reference&gt; element’s Type attribute when referring to this input document.</w:delText>
        </w:r>
        <w:bookmarkStart w:id="24544" w:name="_Toc10201334"/>
        <w:bookmarkStart w:id="24545" w:name="_Toc10205472"/>
        <w:bookmarkStart w:id="24546" w:name="_Toc10209610"/>
        <w:bookmarkEnd w:id="24544"/>
        <w:bookmarkEnd w:id="24545"/>
        <w:bookmarkEnd w:id="24546"/>
      </w:del>
    </w:p>
    <w:p w14:paraId="3853C290" w14:textId="466F0C25" w:rsidR="00564C22" w:rsidDel="00B33063" w:rsidRDefault="009B1AF1" w:rsidP="00564C22">
      <w:pPr>
        <w:pStyle w:val="Member"/>
        <w:rPr>
          <w:del w:id="24547" w:author="Andreas Kuehne" w:date="2019-05-31T12:22:00Z"/>
        </w:rPr>
      </w:pPr>
      <w:del w:id="24548" w:author="Andreas Kuehne" w:date="2019-05-31T12:22:00Z">
        <w:r w:rsidDel="00B33063">
          <w:delText xml:space="preserve">The OPTIONAL </w:delText>
        </w:r>
        <w:r w:rsidRPr="35C1378D" w:rsidDel="00B33063">
          <w:rPr>
            <w:rStyle w:val="Datatype"/>
          </w:rPr>
          <w:delText>SchemaRefs</w:delText>
        </w:r>
        <w:r w:rsidDel="00B33063">
          <w:delText xml:space="preserve"> element, if present, MUST contain one instance of a unique identifier reference. </w:delText>
        </w:r>
        <w:r w:rsidRPr="003A06D0" w:rsidDel="00B33063">
          <w:delText xml:space="preserve">The identified schemas are to be used to process the Id element during parsing and for XPath evaluation. If anything else but </w:delText>
        </w:r>
        <w:r w:rsidRPr="003A06D0" w:rsidDel="00B33063">
          <w:rPr>
            <w:rStyle w:val="Datatype"/>
            <w:lang w:val="en-GB"/>
          </w:rPr>
          <w:delText>Schema</w:delText>
        </w:r>
        <w:r w:rsidRPr="003A06D0" w:rsidDel="00B33063">
          <w:delText xml:space="preserve"> are referred to, the server MUST report an error. If a referred to </w:delText>
        </w:r>
        <w:r w:rsidRPr="003A06D0" w:rsidDel="00B33063">
          <w:rPr>
            <w:rStyle w:val="Datatype"/>
            <w:lang w:val="en-GB"/>
          </w:rPr>
          <w:delText>Schema</w:delText>
        </w:r>
        <w:r w:rsidRPr="003A06D0" w:rsidDel="00B33063">
          <w:delText xml:space="preserve"> is not used by the XML document instance this MAY be ignored or reported to the client in the subcomponent ResultMessage. The Document is assumed to be valid against the first </w:delText>
        </w:r>
        <w:r w:rsidRPr="003A06D0" w:rsidDel="00B33063">
          <w:rPr>
            <w:rStyle w:val="Datatype"/>
            <w:lang w:val="en-GB"/>
          </w:rPr>
          <w:delText>Schema</w:delText>
        </w:r>
        <w:r w:rsidRPr="003A06D0" w:rsidDel="00B33063">
          <w:delText xml:space="preserve"> referred to by </w:delText>
        </w:r>
        <w:r w:rsidRPr="003A06D0" w:rsidDel="00B33063">
          <w:rPr>
            <w:rStyle w:val="Datatype"/>
            <w:lang w:val="en-GB"/>
          </w:rPr>
          <w:delText>SchemaRefs</w:delText>
        </w:r>
        <w:r w:rsidRPr="003A06D0" w:rsidDel="00B33063">
          <w:delText xml:space="preserve">. If a </w:delText>
        </w:r>
        <w:r w:rsidRPr="003A06D0" w:rsidDel="00B33063">
          <w:rPr>
            <w:rStyle w:val="Datatype"/>
            <w:lang w:val="en-GB"/>
          </w:rPr>
          <w:delText>Schemas</w:delText>
        </w:r>
        <w:r w:rsidRPr="003A06D0" w:rsidDel="00B33063">
          <w:delText xml:space="preserve"> element is referred to first by </w:delText>
        </w:r>
        <w:r w:rsidRPr="003A06D0" w:rsidDel="00B33063">
          <w:rPr>
            <w:rStyle w:val="Datatype"/>
            <w:lang w:val="en-GB"/>
          </w:rPr>
          <w:delText>SchemaRefs</w:delText>
        </w:r>
        <w:r w:rsidRPr="003A06D0" w:rsidDel="00B33063">
          <w:delText xml:space="preserve"> the document is assumed to be valid against the first </w:delText>
        </w:r>
        <w:r w:rsidRPr="003A06D0" w:rsidDel="00B33063">
          <w:rPr>
            <w:rStyle w:val="Datatype"/>
            <w:lang w:val="en-GB"/>
          </w:rPr>
          <w:delText>Schema</w:delText>
        </w:r>
        <w:r w:rsidRPr="003A06D0" w:rsidDel="00B33063">
          <w:delText xml:space="preserve"> inside </w:delText>
        </w:r>
        <w:r w:rsidRPr="003A06D0" w:rsidDel="00B33063">
          <w:rPr>
            <w:rStyle w:val="Datatype"/>
            <w:lang w:val="en-GB"/>
          </w:rPr>
          <w:delText>SchemaRefs</w:delText>
        </w:r>
        <w:r w:rsidRPr="003A06D0" w:rsidDel="00B33063">
          <w:delText xml:space="preserve">. In both cases, the remaining schemas may occur in any order and are used either directly or indirectly by the first schema. If present, the server MUST use the schemas to identify the </w:delText>
        </w:r>
        <w:r w:rsidRPr="003A06D0" w:rsidDel="00B33063">
          <w:rPr>
            <w:rStyle w:val="Datatype"/>
            <w:lang w:val="en-GB"/>
          </w:rPr>
          <w:delText>Id</w:delText>
        </w:r>
        <w:r w:rsidRPr="003A06D0" w:rsidDel="00B33063">
          <w:delText xml:space="preserve"> element and MAY also perform complete validation against the schemas.</w:delText>
        </w:r>
        <w:bookmarkStart w:id="24549" w:name="_Toc10201335"/>
        <w:bookmarkStart w:id="24550" w:name="_Toc10205473"/>
        <w:bookmarkStart w:id="24551" w:name="_Toc10209611"/>
        <w:bookmarkEnd w:id="24549"/>
        <w:bookmarkEnd w:id="24550"/>
        <w:bookmarkEnd w:id="24551"/>
      </w:del>
    </w:p>
    <w:p w14:paraId="005BE6E2" w14:textId="071A8467" w:rsidR="00564C22" w:rsidDel="00B33063" w:rsidRDefault="009B1AF1" w:rsidP="00564C22">
      <w:pPr>
        <w:pStyle w:val="Non-normativeCommentHeading"/>
        <w:rPr>
          <w:del w:id="24552" w:author="Andreas Kuehne" w:date="2019-05-31T12:22:00Z"/>
        </w:rPr>
      </w:pPr>
      <w:del w:id="24553" w:author="Andreas Kuehne" w:date="2019-05-31T12:22:00Z">
        <w:r w:rsidDel="00B33063">
          <w:delText>Non-normative Comment:</w:delText>
        </w:r>
        <w:bookmarkStart w:id="24554" w:name="_Toc10201336"/>
        <w:bookmarkStart w:id="24555" w:name="_Toc10205474"/>
        <w:bookmarkStart w:id="24556" w:name="_Toc10209612"/>
        <w:bookmarkEnd w:id="24554"/>
        <w:bookmarkEnd w:id="24555"/>
        <w:bookmarkEnd w:id="24556"/>
      </w:del>
    </w:p>
    <w:p w14:paraId="60B51409" w14:textId="41966895" w:rsidR="00564C22" w:rsidDel="00B33063" w:rsidRDefault="001725A5" w:rsidP="00564C22">
      <w:pPr>
        <w:pStyle w:val="Non-normativeComment"/>
        <w:rPr>
          <w:del w:id="24557" w:author="Andreas Kuehne" w:date="2019-05-31T12:22:00Z"/>
        </w:rPr>
      </w:pPr>
      <w:del w:id="24558" w:author="Andreas Kuehne" w:date="2019-05-31T12:22:00Z">
        <w:r w:rsidRPr="003A06D0" w:rsidDel="00B33063">
          <w:delText xml:space="preserve">It is recommended to use </w:delText>
        </w:r>
        <w:r w:rsidRPr="003A06D0" w:rsidDel="00B33063">
          <w:rPr>
            <w:rStyle w:val="Datatype"/>
            <w:lang w:val="en-GB"/>
          </w:rPr>
          <w:delText>xml:id</w:delText>
        </w:r>
        <w:r w:rsidRPr="003A06D0" w:rsidDel="00B33063">
          <w:delText xml:space="preserve"> as defined in [xml:id] as id in the payload being referenced by a </w:delText>
        </w:r>
        <w:r w:rsidRPr="003A06D0" w:rsidDel="00B33063">
          <w:rPr>
            <w:rStyle w:val="Datatype"/>
            <w:lang w:val="en-GB"/>
          </w:rPr>
          <w:delText>&lt;ds:Reference&gt;</w:delText>
        </w:r>
        <w:r w:rsidRPr="003A06D0" w:rsidDel="00B33063">
          <w:delText xml:space="preserve">, because the schema then does not have to be supplied for identifying the </w:delText>
        </w:r>
        <w:r w:rsidRPr="003A06D0" w:rsidDel="00B33063">
          <w:rPr>
            <w:rStyle w:val="Datatype"/>
            <w:lang w:val="en-GB"/>
          </w:rPr>
          <w:delText>ID</w:delText>
        </w:r>
        <w:r w:rsidRPr="003A06D0" w:rsidDel="00B33063">
          <w:delText xml:space="preserve"> attributes.</w:delText>
        </w:r>
        <w:bookmarkStart w:id="24559" w:name="_Toc10201337"/>
        <w:bookmarkStart w:id="24560" w:name="_Toc10205475"/>
        <w:bookmarkStart w:id="24561" w:name="_Toc10209613"/>
        <w:bookmarkEnd w:id="24559"/>
        <w:bookmarkEnd w:id="24560"/>
        <w:bookmarkEnd w:id="24561"/>
      </w:del>
    </w:p>
    <w:p w14:paraId="1DCE965C" w14:textId="50F4635C" w:rsidR="00564C22" w:rsidDel="00B33063" w:rsidRDefault="009B1AF1" w:rsidP="00564C22">
      <w:pPr>
        <w:pStyle w:val="berschrift4"/>
        <w:rPr>
          <w:del w:id="24562" w:author="Andreas Kuehne" w:date="2019-05-31T12:22:00Z"/>
        </w:rPr>
      </w:pPr>
      <w:del w:id="24563" w:author="Andreas Kuehne" w:date="2019-05-31T12:22:00Z">
        <w:r w:rsidDel="00B33063">
          <w:delText>DocumentBase – JSON Syntax</w:delText>
        </w:r>
        <w:bookmarkStart w:id="24564" w:name="_Toc10201338"/>
        <w:bookmarkStart w:id="24565" w:name="_Toc10205476"/>
        <w:bookmarkStart w:id="24566" w:name="_Toc10209614"/>
        <w:bookmarkEnd w:id="24564"/>
        <w:bookmarkEnd w:id="24565"/>
        <w:bookmarkEnd w:id="24566"/>
      </w:del>
    </w:p>
    <w:p w14:paraId="196AF74E" w14:textId="11215799" w:rsidR="00564C22" w:rsidRPr="0248A3D1" w:rsidDel="00B33063" w:rsidRDefault="009B1AF1" w:rsidP="00564C22">
      <w:pPr>
        <w:rPr>
          <w:del w:id="24567" w:author="Andreas Kuehne" w:date="2019-05-31T12:22:00Z"/>
        </w:rPr>
      </w:pPr>
      <w:del w:id="24568"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DocumentBaseType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DocumentBase</w:delText>
        </w:r>
        <w:r w:rsidDel="00B33063">
          <w:delText xml:space="preserve"> component.</w:delText>
        </w:r>
        <w:bookmarkStart w:id="24569" w:name="_Toc10201339"/>
        <w:bookmarkStart w:id="24570" w:name="_Toc10205477"/>
        <w:bookmarkStart w:id="24571" w:name="_Toc10209615"/>
        <w:bookmarkEnd w:id="24569"/>
        <w:bookmarkEnd w:id="24570"/>
        <w:bookmarkEnd w:id="24571"/>
      </w:del>
    </w:p>
    <w:p w14:paraId="379E216F" w14:textId="161D5225" w:rsidR="00564C22" w:rsidRPr="C2430093" w:rsidDel="00B33063" w:rsidRDefault="009B1AF1" w:rsidP="00564C22">
      <w:pPr>
        <w:spacing w:line="259" w:lineRule="auto"/>
        <w:rPr>
          <w:del w:id="24572" w:author="Andreas Kuehne" w:date="2019-05-31T12:22:00Z"/>
          <w:rFonts w:eastAsia="Arial" w:cs="Arial"/>
          <w:sz w:val="22"/>
          <w:szCs w:val="22"/>
        </w:rPr>
      </w:pPr>
      <w:del w:id="24573"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DocumentBase</w:delText>
        </w:r>
        <w:r w:rsidRPr="002062A5" w:rsidDel="00B33063">
          <w:rPr>
            <w:rFonts w:eastAsia="Arial" w:cs="Arial"/>
            <w:sz w:val="22"/>
            <w:szCs w:val="22"/>
          </w:rPr>
          <w:delText xml:space="preserve"> using JSON-specific names mapped as shown in the table below.</w:delText>
        </w:r>
        <w:bookmarkStart w:id="24574" w:name="_Toc10201340"/>
        <w:bookmarkStart w:id="24575" w:name="_Toc10205478"/>
        <w:bookmarkStart w:id="24576" w:name="_Toc10209616"/>
        <w:bookmarkEnd w:id="24574"/>
        <w:bookmarkEnd w:id="24575"/>
        <w:bookmarkEnd w:id="24576"/>
      </w:del>
    </w:p>
    <w:tbl>
      <w:tblPr>
        <w:tblStyle w:val="Gitternetztabelle1hell1"/>
        <w:tblW w:w="0" w:type="auto"/>
        <w:tblLook w:val="04A0" w:firstRow="1" w:lastRow="0" w:firstColumn="1" w:lastColumn="0" w:noHBand="0" w:noVBand="1"/>
      </w:tblPr>
      <w:tblGrid>
        <w:gridCol w:w="4675"/>
        <w:gridCol w:w="4675"/>
      </w:tblGrid>
      <w:tr w:rsidR="00564C22" w:rsidDel="00B33063" w14:paraId="0D354CC3" w14:textId="139172CA" w:rsidTr="00564C22">
        <w:trPr>
          <w:cnfStyle w:val="100000000000" w:firstRow="1" w:lastRow="0" w:firstColumn="0" w:lastColumn="0" w:oddVBand="0" w:evenVBand="0" w:oddHBand="0" w:evenHBand="0" w:firstRowFirstColumn="0" w:firstRowLastColumn="0" w:lastRowFirstColumn="0" w:lastRowLastColumn="0"/>
          <w:del w:id="2457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8757EB5" w14:textId="58B61878" w:rsidR="00564C22" w:rsidDel="00B33063" w:rsidRDefault="009B1AF1" w:rsidP="00564C22">
            <w:pPr>
              <w:pStyle w:val="Beschriftung"/>
              <w:rPr>
                <w:del w:id="24578" w:author="Andreas Kuehne" w:date="2019-05-31T12:22:00Z"/>
              </w:rPr>
            </w:pPr>
            <w:del w:id="24579" w:author="Andreas Kuehne" w:date="2019-05-31T12:22:00Z">
              <w:r w:rsidDel="00B33063">
                <w:delText>Element</w:delText>
              </w:r>
              <w:bookmarkStart w:id="24580" w:name="_Toc10201341"/>
              <w:bookmarkStart w:id="24581" w:name="_Toc10205479"/>
              <w:bookmarkStart w:id="24582" w:name="_Toc10209617"/>
              <w:bookmarkEnd w:id="24580"/>
              <w:bookmarkEnd w:id="24581"/>
              <w:bookmarkEnd w:id="24582"/>
            </w:del>
          </w:p>
        </w:tc>
        <w:tc>
          <w:tcPr>
            <w:tcW w:w="4675" w:type="dxa"/>
          </w:tcPr>
          <w:p w14:paraId="5E8AC85C" w14:textId="1526FBAA"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24583" w:author="Andreas Kuehne" w:date="2019-05-31T12:22:00Z"/>
              </w:rPr>
            </w:pPr>
            <w:del w:id="24584" w:author="Andreas Kuehne" w:date="2019-05-31T12:22:00Z">
              <w:r w:rsidDel="00B33063">
                <w:delText>Implementing JSON member name</w:delText>
              </w:r>
              <w:bookmarkStart w:id="24585" w:name="_Toc10201342"/>
              <w:bookmarkStart w:id="24586" w:name="_Toc10205480"/>
              <w:bookmarkStart w:id="24587" w:name="_Toc10209618"/>
              <w:bookmarkEnd w:id="24585"/>
              <w:bookmarkEnd w:id="24586"/>
              <w:bookmarkEnd w:id="24587"/>
            </w:del>
          </w:p>
        </w:tc>
        <w:bookmarkStart w:id="24588" w:name="_Toc10201343"/>
        <w:bookmarkStart w:id="24589" w:name="_Toc10205481"/>
        <w:bookmarkStart w:id="24590" w:name="_Toc10209619"/>
        <w:bookmarkEnd w:id="24588"/>
        <w:bookmarkEnd w:id="24589"/>
        <w:bookmarkEnd w:id="24590"/>
      </w:tr>
      <w:tr w:rsidR="00564C22" w:rsidDel="00B33063" w14:paraId="29334FF7" w14:textId="47AF1364" w:rsidTr="00564C22">
        <w:trPr>
          <w:del w:id="2459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0CE986D" w14:textId="299CC513" w:rsidR="00564C22" w:rsidRPr="002062A5" w:rsidDel="00B33063" w:rsidRDefault="009B1AF1" w:rsidP="00564C22">
            <w:pPr>
              <w:pStyle w:val="Beschriftung"/>
              <w:rPr>
                <w:del w:id="24592" w:author="Andreas Kuehne" w:date="2019-05-31T12:22:00Z"/>
                <w:rStyle w:val="Datatype"/>
                <w:b w:val="0"/>
                <w:bCs w:val="0"/>
              </w:rPr>
            </w:pPr>
            <w:del w:id="24593" w:author="Andreas Kuehne" w:date="2019-05-31T12:22:00Z">
              <w:r w:rsidRPr="002062A5" w:rsidDel="00B33063">
                <w:rPr>
                  <w:rStyle w:val="Datatype"/>
                </w:rPr>
                <w:delText>Id</w:delText>
              </w:r>
              <w:bookmarkStart w:id="24594" w:name="_Toc10201344"/>
              <w:bookmarkStart w:id="24595" w:name="_Toc10205482"/>
              <w:bookmarkStart w:id="24596" w:name="_Toc10209620"/>
              <w:bookmarkEnd w:id="24594"/>
              <w:bookmarkEnd w:id="24595"/>
              <w:bookmarkEnd w:id="24596"/>
            </w:del>
          </w:p>
        </w:tc>
        <w:tc>
          <w:tcPr>
            <w:tcW w:w="4675" w:type="dxa"/>
          </w:tcPr>
          <w:p w14:paraId="20BA614B" w14:textId="26B9F9C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4597" w:author="Andreas Kuehne" w:date="2019-05-31T12:22:00Z"/>
                <w:rStyle w:val="Datatype"/>
              </w:rPr>
            </w:pPr>
            <w:del w:id="24598" w:author="Andreas Kuehne" w:date="2019-05-31T12:22:00Z">
              <w:r w:rsidRPr="002062A5" w:rsidDel="00B33063">
                <w:rPr>
                  <w:rStyle w:val="Datatype"/>
                </w:rPr>
                <w:delText>ID</w:delText>
              </w:r>
              <w:bookmarkStart w:id="24599" w:name="_Toc10201345"/>
              <w:bookmarkStart w:id="24600" w:name="_Toc10205483"/>
              <w:bookmarkStart w:id="24601" w:name="_Toc10209621"/>
              <w:bookmarkEnd w:id="24599"/>
              <w:bookmarkEnd w:id="24600"/>
              <w:bookmarkEnd w:id="24601"/>
            </w:del>
          </w:p>
        </w:tc>
        <w:bookmarkStart w:id="24602" w:name="_Toc10201346"/>
        <w:bookmarkStart w:id="24603" w:name="_Toc10205484"/>
        <w:bookmarkStart w:id="24604" w:name="_Toc10209622"/>
        <w:bookmarkEnd w:id="24602"/>
        <w:bookmarkEnd w:id="24603"/>
        <w:bookmarkEnd w:id="24604"/>
      </w:tr>
      <w:tr w:rsidR="00564C22" w:rsidDel="00B33063" w14:paraId="5E9BD4E0" w14:textId="1CCEBA4C" w:rsidTr="00564C22">
        <w:trPr>
          <w:del w:id="2460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08F88C7" w14:textId="4BC1942E" w:rsidR="00564C22" w:rsidRPr="002062A5" w:rsidDel="00B33063" w:rsidRDefault="009B1AF1" w:rsidP="00564C22">
            <w:pPr>
              <w:pStyle w:val="Beschriftung"/>
              <w:rPr>
                <w:del w:id="24606" w:author="Andreas Kuehne" w:date="2019-05-31T12:22:00Z"/>
                <w:rStyle w:val="Datatype"/>
                <w:b w:val="0"/>
                <w:bCs w:val="0"/>
              </w:rPr>
            </w:pPr>
            <w:del w:id="24607" w:author="Andreas Kuehne" w:date="2019-05-31T12:22:00Z">
              <w:r w:rsidRPr="002062A5" w:rsidDel="00B33063">
                <w:rPr>
                  <w:rStyle w:val="Datatype"/>
                </w:rPr>
                <w:delText>RefURI</w:delText>
              </w:r>
              <w:bookmarkStart w:id="24608" w:name="_Toc10201347"/>
              <w:bookmarkStart w:id="24609" w:name="_Toc10205485"/>
              <w:bookmarkStart w:id="24610" w:name="_Toc10209623"/>
              <w:bookmarkEnd w:id="24608"/>
              <w:bookmarkEnd w:id="24609"/>
              <w:bookmarkEnd w:id="24610"/>
            </w:del>
          </w:p>
        </w:tc>
        <w:tc>
          <w:tcPr>
            <w:tcW w:w="4675" w:type="dxa"/>
          </w:tcPr>
          <w:p w14:paraId="0D7F102A" w14:textId="33DF691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4611" w:author="Andreas Kuehne" w:date="2019-05-31T12:22:00Z"/>
                <w:rStyle w:val="Datatype"/>
              </w:rPr>
            </w:pPr>
            <w:del w:id="24612" w:author="Andreas Kuehne" w:date="2019-05-31T12:22:00Z">
              <w:r w:rsidRPr="002062A5" w:rsidDel="00B33063">
                <w:rPr>
                  <w:rStyle w:val="Datatype"/>
                </w:rPr>
                <w:delText>refURI</w:delText>
              </w:r>
              <w:bookmarkStart w:id="24613" w:name="_Toc10201348"/>
              <w:bookmarkStart w:id="24614" w:name="_Toc10205486"/>
              <w:bookmarkStart w:id="24615" w:name="_Toc10209624"/>
              <w:bookmarkEnd w:id="24613"/>
              <w:bookmarkEnd w:id="24614"/>
              <w:bookmarkEnd w:id="24615"/>
            </w:del>
          </w:p>
        </w:tc>
        <w:bookmarkStart w:id="24616" w:name="_Toc10201349"/>
        <w:bookmarkStart w:id="24617" w:name="_Toc10205487"/>
        <w:bookmarkStart w:id="24618" w:name="_Toc10209625"/>
        <w:bookmarkEnd w:id="24616"/>
        <w:bookmarkEnd w:id="24617"/>
        <w:bookmarkEnd w:id="24618"/>
      </w:tr>
      <w:tr w:rsidR="00564C22" w:rsidDel="00B33063" w14:paraId="2C20D5E7" w14:textId="2B7081AC" w:rsidTr="00564C22">
        <w:trPr>
          <w:del w:id="2461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B42895E" w14:textId="0C2CA807" w:rsidR="00564C22" w:rsidRPr="002062A5" w:rsidDel="00B33063" w:rsidRDefault="009B1AF1" w:rsidP="00564C22">
            <w:pPr>
              <w:pStyle w:val="Beschriftung"/>
              <w:rPr>
                <w:del w:id="24620" w:author="Andreas Kuehne" w:date="2019-05-31T12:22:00Z"/>
                <w:rStyle w:val="Datatype"/>
                <w:b w:val="0"/>
                <w:bCs w:val="0"/>
              </w:rPr>
            </w:pPr>
            <w:del w:id="24621" w:author="Andreas Kuehne" w:date="2019-05-31T12:22:00Z">
              <w:r w:rsidRPr="002062A5" w:rsidDel="00B33063">
                <w:rPr>
                  <w:rStyle w:val="Datatype"/>
                </w:rPr>
                <w:delText>RefType</w:delText>
              </w:r>
              <w:bookmarkStart w:id="24622" w:name="_Toc10201350"/>
              <w:bookmarkStart w:id="24623" w:name="_Toc10205488"/>
              <w:bookmarkStart w:id="24624" w:name="_Toc10209626"/>
              <w:bookmarkEnd w:id="24622"/>
              <w:bookmarkEnd w:id="24623"/>
              <w:bookmarkEnd w:id="24624"/>
            </w:del>
          </w:p>
        </w:tc>
        <w:tc>
          <w:tcPr>
            <w:tcW w:w="4675" w:type="dxa"/>
          </w:tcPr>
          <w:p w14:paraId="629C9584" w14:textId="57D542CC"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4625" w:author="Andreas Kuehne" w:date="2019-05-31T12:22:00Z"/>
                <w:rStyle w:val="Datatype"/>
              </w:rPr>
            </w:pPr>
            <w:del w:id="24626" w:author="Andreas Kuehne" w:date="2019-05-31T12:22:00Z">
              <w:r w:rsidRPr="002062A5" w:rsidDel="00B33063">
                <w:rPr>
                  <w:rStyle w:val="Datatype"/>
                </w:rPr>
                <w:delText>refType</w:delText>
              </w:r>
              <w:bookmarkStart w:id="24627" w:name="_Toc10201351"/>
              <w:bookmarkStart w:id="24628" w:name="_Toc10205489"/>
              <w:bookmarkStart w:id="24629" w:name="_Toc10209627"/>
              <w:bookmarkEnd w:id="24627"/>
              <w:bookmarkEnd w:id="24628"/>
              <w:bookmarkEnd w:id="24629"/>
            </w:del>
          </w:p>
        </w:tc>
        <w:bookmarkStart w:id="24630" w:name="_Toc10201352"/>
        <w:bookmarkStart w:id="24631" w:name="_Toc10205490"/>
        <w:bookmarkStart w:id="24632" w:name="_Toc10209628"/>
        <w:bookmarkEnd w:id="24630"/>
        <w:bookmarkEnd w:id="24631"/>
        <w:bookmarkEnd w:id="24632"/>
      </w:tr>
      <w:tr w:rsidR="00564C22" w:rsidDel="00B33063" w14:paraId="25548546" w14:textId="413F7E5A" w:rsidTr="00564C22">
        <w:trPr>
          <w:del w:id="2463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2BAB672" w14:textId="1D6B0B37" w:rsidR="00564C22" w:rsidRPr="002062A5" w:rsidDel="00B33063" w:rsidRDefault="009B1AF1" w:rsidP="00564C22">
            <w:pPr>
              <w:pStyle w:val="Beschriftung"/>
              <w:rPr>
                <w:del w:id="24634" w:author="Andreas Kuehne" w:date="2019-05-31T12:22:00Z"/>
                <w:rStyle w:val="Datatype"/>
                <w:b w:val="0"/>
                <w:bCs w:val="0"/>
              </w:rPr>
            </w:pPr>
            <w:del w:id="24635" w:author="Andreas Kuehne" w:date="2019-05-31T12:22:00Z">
              <w:r w:rsidRPr="002062A5" w:rsidDel="00B33063">
                <w:rPr>
                  <w:rStyle w:val="Datatype"/>
                </w:rPr>
                <w:delText>SchemaRefs</w:delText>
              </w:r>
              <w:bookmarkStart w:id="24636" w:name="_Toc10201353"/>
              <w:bookmarkStart w:id="24637" w:name="_Toc10205491"/>
              <w:bookmarkStart w:id="24638" w:name="_Toc10209629"/>
              <w:bookmarkEnd w:id="24636"/>
              <w:bookmarkEnd w:id="24637"/>
              <w:bookmarkEnd w:id="24638"/>
            </w:del>
          </w:p>
        </w:tc>
        <w:tc>
          <w:tcPr>
            <w:tcW w:w="4675" w:type="dxa"/>
          </w:tcPr>
          <w:p w14:paraId="4FF5D761" w14:textId="6473959C"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4639" w:author="Andreas Kuehne" w:date="2019-05-31T12:22:00Z"/>
                <w:rStyle w:val="Datatype"/>
              </w:rPr>
            </w:pPr>
            <w:del w:id="24640" w:author="Andreas Kuehne" w:date="2019-05-31T12:22:00Z">
              <w:r w:rsidRPr="002062A5" w:rsidDel="00B33063">
                <w:rPr>
                  <w:rStyle w:val="Datatype"/>
                </w:rPr>
                <w:delText>schemaRefs</w:delText>
              </w:r>
              <w:bookmarkStart w:id="24641" w:name="_Toc10201354"/>
              <w:bookmarkStart w:id="24642" w:name="_Toc10205492"/>
              <w:bookmarkStart w:id="24643" w:name="_Toc10209630"/>
              <w:bookmarkEnd w:id="24641"/>
              <w:bookmarkEnd w:id="24642"/>
              <w:bookmarkEnd w:id="24643"/>
            </w:del>
          </w:p>
        </w:tc>
        <w:bookmarkStart w:id="24644" w:name="_Toc10201355"/>
        <w:bookmarkStart w:id="24645" w:name="_Toc10205493"/>
        <w:bookmarkStart w:id="24646" w:name="_Toc10209631"/>
        <w:bookmarkEnd w:id="24644"/>
        <w:bookmarkEnd w:id="24645"/>
        <w:bookmarkEnd w:id="24646"/>
      </w:tr>
    </w:tbl>
    <w:p w14:paraId="3689A187" w14:textId="4A2B6C5C" w:rsidR="00564C22" w:rsidRPr="0202B381" w:rsidDel="00B33063" w:rsidRDefault="009B1AF1" w:rsidP="00564C22">
      <w:pPr>
        <w:rPr>
          <w:del w:id="24647" w:author="Andreas Kuehne" w:date="2019-05-31T12:22:00Z"/>
        </w:rPr>
      </w:pPr>
      <w:del w:id="24648"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DocumentBaseType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24649" w:name="_Toc10201356"/>
        <w:bookmarkStart w:id="24650" w:name="_Toc10205494"/>
        <w:bookmarkStart w:id="24651" w:name="_Toc10209632"/>
        <w:bookmarkEnd w:id="24649"/>
        <w:bookmarkEnd w:id="24650"/>
        <w:bookmarkEnd w:id="24651"/>
      </w:del>
    </w:p>
    <w:p w14:paraId="59067C60" w14:textId="5D5C03F1" w:rsidR="00564C22" w:rsidDel="00B33063" w:rsidRDefault="009B1AF1" w:rsidP="00564C22">
      <w:pPr>
        <w:pStyle w:val="Code"/>
        <w:spacing w:line="259" w:lineRule="auto"/>
        <w:rPr>
          <w:del w:id="24652" w:author="Andreas Kuehne" w:date="2019-05-31T12:22:00Z"/>
        </w:rPr>
      </w:pPr>
      <w:del w:id="24653" w:author="Andreas Kuehne" w:date="2019-05-31T12:22:00Z">
        <w:r w:rsidDel="00B33063">
          <w:rPr>
            <w:color w:val="31849B" w:themeColor="accent5" w:themeShade="BF"/>
          </w:rPr>
          <w:delText>"dss2-DocumentBaseType"</w:delText>
        </w:r>
        <w:r w:rsidDel="00B33063">
          <w:delText>: {</w:delText>
        </w:r>
        <w:bookmarkStart w:id="24654" w:name="_Toc10201357"/>
        <w:bookmarkStart w:id="24655" w:name="_Toc10205495"/>
        <w:bookmarkStart w:id="24656" w:name="_Toc10209633"/>
        <w:bookmarkEnd w:id="24654"/>
        <w:bookmarkEnd w:id="24655"/>
        <w:bookmarkEnd w:id="24656"/>
      </w:del>
    </w:p>
    <w:p w14:paraId="68DE61E3" w14:textId="01B3CE7D" w:rsidR="00564C22" w:rsidDel="00B33063" w:rsidRDefault="009B1AF1" w:rsidP="00564C22">
      <w:pPr>
        <w:pStyle w:val="Code"/>
        <w:spacing w:line="259" w:lineRule="auto"/>
        <w:rPr>
          <w:del w:id="24657" w:author="Andreas Kuehne" w:date="2019-05-31T12:22:00Z"/>
        </w:rPr>
      </w:pPr>
      <w:del w:id="24658"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24659" w:name="_Toc10201358"/>
        <w:bookmarkStart w:id="24660" w:name="_Toc10205496"/>
        <w:bookmarkStart w:id="24661" w:name="_Toc10209634"/>
        <w:bookmarkEnd w:id="24659"/>
        <w:bookmarkEnd w:id="24660"/>
        <w:bookmarkEnd w:id="24661"/>
      </w:del>
    </w:p>
    <w:p w14:paraId="365E3AB3" w14:textId="5C030327" w:rsidR="00564C22" w:rsidDel="00B33063" w:rsidRDefault="009B1AF1" w:rsidP="00564C22">
      <w:pPr>
        <w:pStyle w:val="Code"/>
        <w:spacing w:line="259" w:lineRule="auto"/>
        <w:rPr>
          <w:del w:id="24662" w:author="Andreas Kuehne" w:date="2019-05-31T12:22:00Z"/>
        </w:rPr>
      </w:pPr>
      <w:del w:id="24663" w:author="Andreas Kuehne" w:date="2019-05-31T12:22:00Z">
        <w:r w:rsidDel="00B33063">
          <w:rPr>
            <w:color w:val="31849B" w:themeColor="accent5" w:themeShade="BF"/>
          </w:rPr>
          <w:delText xml:space="preserve">  "properties"</w:delText>
        </w:r>
        <w:r w:rsidDel="00B33063">
          <w:delText>: {</w:delText>
        </w:r>
        <w:bookmarkStart w:id="24664" w:name="_Toc10201359"/>
        <w:bookmarkStart w:id="24665" w:name="_Toc10205497"/>
        <w:bookmarkStart w:id="24666" w:name="_Toc10209635"/>
        <w:bookmarkEnd w:id="24664"/>
        <w:bookmarkEnd w:id="24665"/>
        <w:bookmarkEnd w:id="24666"/>
      </w:del>
    </w:p>
    <w:p w14:paraId="57FEBAD2" w14:textId="55D9F1F1" w:rsidR="00564C22" w:rsidDel="00B33063" w:rsidRDefault="009B1AF1" w:rsidP="00564C22">
      <w:pPr>
        <w:pStyle w:val="Code"/>
        <w:spacing w:line="259" w:lineRule="auto"/>
        <w:rPr>
          <w:del w:id="24667" w:author="Andreas Kuehne" w:date="2019-05-31T12:22:00Z"/>
        </w:rPr>
      </w:pPr>
      <w:del w:id="24668" w:author="Andreas Kuehne" w:date="2019-05-31T12:22:00Z">
        <w:r w:rsidDel="00B33063">
          <w:rPr>
            <w:color w:val="31849B" w:themeColor="accent5" w:themeShade="BF"/>
          </w:rPr>
          <w:delText xml:space="preserve">    "ID"</w:delText>
        </w:r>
        <w:r w:rsidDel="00B33063">
          <w:delText>: {</w:delText>
        </w:r>
        <w:bookmarkStart w:id="24669" w:name="_Toc10201360"/>
        <w:bookmarkStart w:id="24670" w:name="_Toc10205498"/>
        <w:bookmarkStart w:id="24671" w:name="_Toc10209636"/>
        <w:bookmarkEnd w:id="24669"/>
        <w:bookmarkEnd w:id="24670"/>
        <w:bookmarkEnd w:id="24671"/>
      </w:del>
    </w:p>
    <w:p w14:paraId="6251E34D" w14:textId="1D8DB8E4" w:rsidR="00564C22" w:rsidDel="00B33063" w:rsidRDefault="009B1AF1" w:rsidP="00564C22">
      <w:pPr>
        <w:pStyle w:val="Code"/>
        <w:spacing w:line="259" w:lineRule="auto"/>
        <w:rPr>
          <w:del w:id="24672" w:author="Andreas Kuehne" w:date="2019-05-31T12:22:00Z"/>
        </w:rPr>
      </w:pPr>
      <w:del w:id="24673"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24674" w:name="_Toc10201361"/>
        <w:bookmarkStart w:id="24675" w:name="_Toc10205499"/>
        <w:bookmarkStart w:id="24676" w:name="_Toc10209637"/>
        <w:bookmarkEnd w:id="24674"/>
        <w:bookmarkEnd w:id="24675"/>
        <w:bookmarkEnd w:id="24676"/>
      </w:del>
    </w:p>
    <w:p w14:paraId="7A89F914" w14:textId="11EDA96F" w:rsidR="00564C22" w:rsidDel="00B33063" w:rsidRDefault="009B1AF1" w:rsidP="00564C22">
      <w:pPr>
        <w:pStyle w:val="Code"/>
        <w:spacing w:line="259" w:lineRule="auto"/>
        <w:rPr>
          <w:del w:id="24677" w:author="Andreas Kuehne" w:date="2019-05-31T12:22:00Z"/>
        </w:rPr>
      </w:pPr>
      <w:del w:id="24678" w:author="Andreas Kuehne" w:date="2019-05-31T12:22:00Z">
        <w:r w:rsidDel="00B33063">
          <w:delText xml:space="preserve">    },</w:delText>
        </w:r>
        <w:bookmarkStart w:id="24679" w:name="_Toc10201362"/>
        <w:bookmarkStart w:id="24680" w:name="_Toc10205500"/>
        <w:bookmarkStart w:id="24681" w:name="_Toc10209638"/>
        <w:bookmarkEnd w:id="24679"/>
        <w:bookmarkEnd w:id="24680"/>
        <w:bookmarkEnd w:id="24681"/>
      </w:del>
    </w:p>
    <w:p w14:paraId="1A257AFD" w14:textId="5A3F8C18" w:rsidR="00564C22" w:rsidDel="00B33063" w:rsidRDefault="009B1AF1" w:rsidP="00564C22">
      <w:pPr>
        <w:pStyle w:val="Code"/>
        <w:spacing w:line="259" w:lineRule="auto"/>
        <w:rPr>
          <w:del w:id="24682" w:author="Andreas Kuehne" w:date="2019-05-31T12:22:00Z"/>
        </w:rPr>
      </w:pPr>
      <w:del w:id="24683" w:author="Andreas Kuehne" w:date="2019-05-31T12:22:00Z">
        <w:r w:rsidDel="00B33063">
          <w:rPr>
            <w:color w:val="31849B" w:themeColor="accent5" w:themeShade="BF"/>
          </w:rPr>
          <w:delText xml:space="preserve">    "refURI"</w:delText>
        </w:r>
        <w:r w:rsidDel="00B33063">
          <w:delText>: {</w:delText>
        </w:r>
        <w:bookmarkStart w:id="24684" w:name="_Toc10201363"/>
        <w:bookmarkStart w:id="24685" w:name="_Toc10205501"/>
        <w:bookmarkStart w:id="24686" w:name="_Toc10209639"/>
        <w:bookmarkEnd w:id="24684"/>
        <w:bookmarkEnd w:id="24685"/>
        <w:bookmarkEnd w:id="24686"/>
      </w:del>
    </w:p>
    <w:p w14:paraId="2AEC062A" w14:textId="75165A5D" w:rsidR="00564C22" w:rsidDel="00B33063" w:rsidRDefault="009B1AF1" w:rsidP="00564C22">
      <w:pPr>
        <w:pStyle w:val="Code"/>
        <w:spacing w:line="259" w:lineRule="auto"/>
        <w:rPr>
          <w:del w:id="24687" w:author="Andreas Kuehne" w:date="2019-05-31T12:22:00Z"/>
        </w:rPr>
      </w:pPr>
      <w:del w:id="24688"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24689" w:name="_Toc10201364"/>
        <w:bookmarkStart w:id="24690" w:name="_Toc10205502"/>
        <w:bookmarkStart w:id="24691" w:name="_Toc10209640"/>
        <w:bookmarkEnd w:id="24689"/>
        <w:bookmarkEnd w:id="24690"/>
        <w:bookmarkEnd w:id="24691"/>
      </w:del>
    </w:p>
    <w:p w14:paraId="3BB55352" w14:textId="05E4D626" w:rsidR="00564C22" w:rsidDel="00B33063" w:rsidRDefault="009B1AF1" w:rsidP="00564C22">
      <w:pPr>
        <w:pStyle w:val="Code"/>
        <w:spacing w:line="259" w:lineRule="auto"/>
        <w:rPr>
          <w:del w:id="24692" w:author="Andreas Kuehne" w:date="2019-05-31T12:22:00Z"/>
        </w:rPr>
      </w:pPr>
      <w:del w:id="24693" w:author="Andreas Kuehne" w:date="2019-05-31T12:22:00Z">
        <w:r w:rsidDel="00B33063">
          <w:delText xml:space="preserve">    },</w:delText>
        </w:r>
        <w:bookmarkStart w:id="24694" w:name="_Toc10201365"/>
        <w:bookmarkStart w:id="24695" w:name="_Toc10205503"/>
        <w:bookmarkStart w:id="24696" w:name="_Toc10209641"/>
        <w:bookmarkEnd w:id="24694"/>
        <w:bookmarkEnd w:id="24695"/>
        <w:bookmarkEnd w:id="24696"/>
      </w:del>
    </w:p>
    <w:p w14:paraId="364A575E" w14:textId="541D4336" w:rsidR="00564C22" w:rsidDel="00B33063" w:rsidRDefault="009B1AF1" w:rsidP="00564C22">
      <w:pPr>
        <w:pStyle w:val="Code"/>
        <w:spacing w:line="259" w:lineRule="auto"/>
        <w:rPr>
          <w:del w:id="24697" w:author="Andreas Kuehne" w:date="2019-05-31T12:22:00Z"/>
        </w:rPr>
      </w:pPr>
      <w:del w:id="24698" w:author="Andreas Kuehne" w:date="2019-05-31T12:22:00Z">
        <w:r w:rsidDel="00B33063">
          <w:rPr>
            <w:color w:val="31849B" w:themeColor="accent5" w:themeShade="BF"/>
          </w:rPr>
          <w:delText xml:space="preserve">    "refType"</w:delText>
        </w:r>
        <w:r w:rsidDel="00B33063">
          <w:delText>: {</w:delText>
        </w:r>
        <w:bookmarkStart w:id="24699" w:name="_Toc10201366"/>
        <w:bookmarkStart w:id="24700" w:name="_Toc10205504"/>
        <w:bookmarkStart w:id="24701" w:name="_Toc10209642"/>
        <w:bookmarkEnd w:id="24699"/>
        <w:bookmarkEnd w:id="24700"/>
        <w:bookmarkEnd w:id="24701"/>
      </w:del>
    </w:p>
    <w:p w14:paraId="5D067E2C" w14:textId="292FEB37" w:rsidR="00564C22" w:rsidDel="00B33063" w:rsidRDefault="009B1AF1" w:rsidP="00564C22">
      <w:pPr>
        <w:pStyle w:val="Code"/>
        <w:spacing w:line="259" w:lineRule="auto"/>
        <w:rPr>
          <w:del w:id="24702" w:author="Andreas Kuehne" w:date="2019-05-31T12:22:00Z"/>
        </w:rPr>
      </w:pPr>
      <w:del w:id="24703"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24704" w:name="_Toc10201367"/>
        <w:bookmarkStart w:id="24705" w:name="_Toc10205505"/>
        <w:bookmarkStart w:id="24706" w:name="_Toc10209643"/>
        <w:bookmarkEnd w:id="24704"/>
        <w:bookmarkEnd w:id="24705"/>
        <w:bookmarkEnd w:id="24706"/>
      </w:del>
    </w:p>
    <w:p w14:paraId="5D2353B2" w14:textId="1AB3CDB3" w:rsidR="00564C22" w:rsidDel="00B33063" w:rsidRDefault="009B1AF1" w:rsidP="00564C22">
      <w:pPr>
        <w:pStyle w:val="Code"/>
        <w:spacing w:line="259" w:lineRule="auto"/>
        <w:rPr>
          <w:del w:id="24707" w:author="Andreas Kuehne" w:date="2019-05-31T12:22:00Z"/>
        </w:rPr>
      </w:pPr>
      <w:del w:id="24708" w:author="Andreas Kuehne" w:date="2019-05-31T12:22:00Z">
        <w:r w:rsidDel="00B33063">
          <w:delText xml:space="preserve">    },</w:delText>
        </w:r>
        <w:bookmarkStart w:id="24709" w:name="_Toc10201368"/>
        <w:bookmarkStart w:id="24710" w:name="_Toc10205506"/>
        <w:bookmarkStart w:id="24711" w:name="_Toc10209644"/>
        <w:bookmarkEnd w:id="24709"/>
        <w:bookmarkEnd w:id="24710"/>
        <w:bookmarkEnd w:id="24711"/>
      </w:del>
    </w:p>
    <w:p w14:paraId="2F4EBB37" w14:textId="16454071" w:rsidR="00564C22" w:rsidDel="00B33063" w:rsidRDefault="009B1AF1" w:rsidP="00564C22">
      <w:pPr>
        <w:pStyle w:val="Code"/>
        <w:spacing w:line="259" w:lineRule="auto"/>
        <w:rPr>
          <w:del w:id="24712" w:author="Andreas Kuehne" w:date="2019-05-31T12:22:00Z"/>
        </w:rPr>
      </w:pPr>
      <w:del w:id="24713" w:author="Andreas Kuehne" w:date="2019-05-31T12:22:00Z">
        <w:r w:rsidDel="00B33063">
          <w:rPr>
            <w:color w:val="31849B" w:themeColor="accent5" w:themeShade="BF"/>
          </w:rPr>
          <w:delText xml:space="preserve">    "schemaRefs"</w:delText>
        </w:r>
        <w:r w:rsidDel="00B33063">
          <w:delText>: {</w:delText>
        </w:r>
        <w:bookmarkStart w:id="24714" w:name="_Toc10201369"/>
        <w:bookmarkStart w:id="24715" w:name="_Toc10205507"/>
        <w:bookmarkStart w:id="24716" w:name="_Toc10209645"/>
        <w:bookmarkEnd w:id="24714"/>
        <w:bookmarkEnd w:id="24715"/>
        <w:bookmarkEnd w:id="24716"/>
      </w:del>
    </w:p>
    <w:p w14:paraId="7A7107DE" w14:textId="63CE48C0" w:rsidR="00564C22" w:rsidDel="00B33063" w:rsidRDefault="009B1AF1" w:rsidP="00564C22">
      <w:pPr>
        <w:pStyle w:val="Code"/>
        <w:spacing w:line="259" w:lineRule="auto"/>
        <w:rPr>
          <w:del w:id="24717" w:author="Andreas Kuehne" w:date="2019-05-31T12:22:00Z"/>
        </w:rPr>
      </w:pPr>
      <w:del w:id="24718"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24719" w:name="_Toc10201370"/>
        <w:bookmarkStart w:id="24720" w:name="_Toc10205508"/>
        <w:bookmarkStart w:id="24721" w:name="_Toc10209646"/>
        <w:bookmarkEnd w:id="24719"/>
        <w:bookmarkEnd w:id="24720"/>
        <w:bookmarkEnd w:id="24721"/>
      </w:del>
    </w:p>
    <w:p w14:paraId="5D47B626" w14:textId="4DBE5DEA" w:rsidR="00564C22" w:rsidDel="00B33063" w:rsidRDefault="009B1AF1" w:rsidP="00564C22">
      <w:pPr>
        <w:pStyle w:val="Code"/>
        <w:spacing w:line="259" w:lineRule="auto"/>
        <w:rPr>
          <w:del w:id="24722" w:author="Andreas Kuehne" w:date="2019-05-31T12:22:00Z"/>
        </w:rPr>
      </w:pPr>
      <w:del w:id="24723" w:author="Andreas Kuehne" w:date="2019-05-31T12:22:00Z">
        <w:r w:rsidDel="00B33063">
          <w:rPr>
            <w:color w:val="31849B" w:themeColor="accent5" w:themeShade="BF"/>
          </w:rPr>
          <w:delText xml:space="preserve">      "items"</w:delText>
        </w:r>
        <w:r w:rsidDel="00B33063">
          <w:delText>: {</w:delText>
        </w:r>
        <w:bookmarkStart w:id="24724" w:name="_Toc10201371"/>
        <w:bookmarkStart w:id="24725" w:name="_Toc10205509"/>
        <w:bookmarkStart w:id="24726" w:name="_Toc10209647"/>
        <w:bookmarkEnd w:id="24724"/>
        <w:bookmarkEnd w:id="24725"/>
        <w:bookmarkEnd w:id="24726"/>
      </w:del>
    </w:p>
    <w:p w14:paraId="2323BC3A" w14:textId="1467F378" w:rsidR="00564C22" w:rsidDel="00B33063" w:rsidRDefault="009B1AF1" w:rsidP="00564C22">
      <w:pPr>
        <w:pStyle w:val="Code"/>
        <w:spacing w:line="259" w:lineRule="auto"/>
        <w:rPr>
          <w:del w:id="24727" w:author="Andreas Kuehne" w:date="2019-05-31T12:22:00Z"/>
        </w:rPr>
      </w:pPr>
      <w:del w:id="24728"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"#/definitions/dss2-DocumentType"</w:delText>
        </w:r>
        <w:bookmarkStart w:id="24729" w:name="_Toc10201372"/>
        <w:bookmarkStart w:id="24730" w:name="_Toc10205510"/>
        <w:bookmarkStart w:id="24731" w:name="_Toc10209648"/>
        <w:bookmarkEnd w:id="24729"/>
        <w:bookmarkEnd w:id="24730"/>
        <w:bookmarkEnd w:id="24731"/>
      </w:del>
    </w:p>
    <w:p w14:paraId="2CF8D08B" w14:textId="1544F5EE" w:rsidR="00564C22" w:rsidDel="00B33063" w:rsidRDefault="009B1AF1" w:rsidP="00564C22">
      <w:pPr>
        <w:pStyle w:val="Code"/>
        <w:spacing w:line="259" w:lineRule="auto"/>
        <w:rPr>
          <w:del w:id="24732" w:author="Andreas Kuehne" w:date="2019-05-31T12:22:00Z"/>
        </w:rPr>
      </w:pPr>
      <w:del w:id="24733" w:author="Andreas Kuehne" w:date="2019-05-31T12:22:00Z">
        <w:r w:rsidDel="00B33063">
          <w:delText xml:space="preserve">      }</w:delText>
        </w:r>
        <w:bookmarkStart w:id="24734" w:name="_Toc10201373"/>
        <w:bookmarkStart w:id="24735" w:name="_Toc10205511"/>
        <w:bookmarkStart w:id="24736" w:name="_Toc10209649"/>
        <w:bookmarkEnd w:id="24734"/>
        <w:bookmarkEnd w:id="24735"/>
        <w:bookmarkEnd w:id="24736"/>
      </w:del>
    </w:p>
    <w:p w14:paraId="6065254F" w14:textId="0F59BD17" w:rsidR="00564C22" w:rsidDel="00B33063" w:rsidRDefault="009B1AF1" w:rsidP="00564C22">
      <w:pPr>
        <w:pStyle w:val="Code"/>
        <w:spacing w:line="259" w:lineRule="auto"/>
        <w:rPr>
          <w:del w:id="24737" w:author="Andreas Kuehne" w:date="2019-05-31T12:22:00Z"/>
        </w:rPr>
      </w:pPr>
      <w:del w:id="24738" w:author="Andreas Kuehne" w:date="2019-05-31T12:22:00Z">
        <w:r w:rsidDel="00B33063">
          <w:delText xml:space="preserve">    }</w:delText>
        </w:r>
        <w:bookmarkStart w:id="24739" w:name="_Toc10201374"/>
        <w:bookmarkStart w:id="24740" w:name="_Toc10205512"/>
        <w:bookmarkStart w:id="24741" w:name="_Toc10209650"/>
        <w:bookmarkEnd w:id="24739"/>
        <w:bookmarkEnd w:id="24740"/>
        <w:bookmarkEnd w:id="24741"/>
      </w:del>
    </w:p>
    <w:p w14:paraId="2355261C" w14:textId="25671FFC" w:rsidR="00564C22" w:rsidDel="00B33063" w:rsidRDefault="009B1AF1" w:rsidP="00564C22">
      <w:pPr>
        <w:pStyle w:val="Code"/>
        <w:spacing w:line="259" w:lineRule="auto"/>
        <w:rPr>
          <w:del w:id="24742" w:author="Andreas Kuehne" w:date="2019-05-31T12:22:00Z"/>
        </w:rPr>
      </w:pPr>
      <w:del w:id="24743" w:author="Andreas Kuehne" w:date="2019-05-31T12:22:00Z">
        <w:r w:rsidDel="00B33063">
          <w:delText xml:space="preserve">  }</w:delText>
        </w:r>
        <w:bookmarkStart w:id="24744" w:name="_Toc10201375"/>
        <w:bookmarkStart w:id="24745" w:name="_Toc10205513"/>
        <w:bookmarkStart w:id="24746" w:name="_Toc10209651"/>
        <w:bookmarkEnd w:id="24744"/>
        <w:bookmarkEnd w:id="24745"/>
        <w:bookmarkEnd w:id="24746"/>
      </w:del>
    </w:p>
    <w:p w14:paraId="14A3D4EB" w14:textId="1F1A64FD" w:rsidR="00564C22" w:rsidDel="00B33063" w:rsidRDefault="009B1AF1" w:rsidP="00564C22">
      <w:pPr>
        <w:pStyle w:val="Code"/>
        <w:spacing w:line="259" w:lineRule="auto"/>
        <w:rPr>
          <w:del w:id="24747" w:author="Andreas Kuehne" w:date="2019-05-31T12:22:00Z"/>
        </w:rPr>
      </w:pPr>
      <w:del w:id="24748" w:author="Andreas Kuehne" w:date="2019-05-31T12:22:00Z">
        <w:r w:rsidDel="00B33063">
          <w:delText>}</w:delText>
        </w:r>
        <w:bookmarkStart w:id="24749" w:name="_Toc10201376"/>
        <w:bookmarkStart w:id="24750" w:name="_Toc10205514"/>
        <w:bookmarkStart w:id="24751" w:name="_Toc10209652"/>
        <w:bookmarkEnd w:id="24749"/>
        <w:bookmarkEnd w:id="24750"/>
        <w:bookmarkEnd w:id="24751"/>
      </w:del>
    </w:p>
    <w:p w14:paraId="6C2BFF8E" w14:textId="52A0F8D8" w:rsidR="00564C22" w:rsidDel="00B33063" w:rsidRDefault="00564C22" w:rsidP="00564C22">
      <w:pPr>
        <w:rPr>
          <w:del w:id="24752" w:author="Andreas Kuehne" w:date="2019-05-31T12:22:00Z"/>
        </w:rPr>
      </w:pPr>
      <w:bookmarkStart w:id="24753" w:name="_Toc10201377"/>
      <w:bookmarkStart w:id="24754" w:name="_Toc10205515"/>
      <w:bookmarkStart w:id="24755" w:name="_Toc10209653"/>
      <w:bookmarkEnd w:id="24753"/>
      <w:bookmarkEnd w:id="24754"/>
      <w:bookmarkEnd w:id="24755"/>
    </w:p>
    <w:p w14:paraId="6EF7CFA9" w14:textId="6ECB39DB" w:rsidR="00564C22" w:rsidDel="00B33063" w:rsidRDefault="009B1AF1" w:rsidP="00564C22">
      <w:pPr>
        <w:pStyle w:val="berschrift4"/>
        <w:rPr>
          <w:del w:id="24756" w:author="Andreas Kuehne" w:date="2019-05-31T12:22:00Z"/>
        </w:rPr>
      </w:pPr>
      <w:del w:id="24757" w:author="Andreas Kuehne" w:date="2019-05-31T12:22:00Z">
        <w:r w:rsidDel="00B33063">
          <w:delText>DocumentBase – XML Syntax</w:delText>
        </w:r>
        <w:bookmarkStart w:id="24758" w:name="_Toc10201378"/>
        <w:bookmarkStart w:id="24759" w:name="_Toc10205516"/>
        <w:bookmarkStart w:id="24760" w:name="_Toc10209654"/>
        <w:bookmarkEnd w:id="24758"/>
        <w:bookmarkEnd w:id="24759"/>
        <w:bookmarkEnd w:id="24760"/>
      </w:del>
    </w:p>
    <w:p w14:paraId="33E687F2" w14:textId="6300B905" w:rsidR="00564C22" w:rsidRPr="5404FA76" w:rsidDel="00B33063" w:rsidRDefault="009B1AF1" w:rsidP="00564C22">
      <w:pPr>
        <w:rPr>
          <w:del w:id="24761" w:author="Andreas Kuehne" w:date="2019-05-31T12:22:00Z"/>
        </w:rPr>
      </w:pPr>
      <w:del w:id="24762" w:author="Andreas Kuehne" w:date="2019-05-31T12:22:00Z">
        <w:r w:rsidRPr="0CCF9147" w:rsidDel="00B33063">
          <w:delText xml:space="preserve">The XML type </w:delText>
        </w:r>
        <w:r w:rsidRPr="002062A5" w:rsidDel="00B33063">
          <w:rPr>
            <w:rFonts w:ascii="Courier New" w:eastAsia="Courier New" w:hAnsi="Courier New" w:cs="Courier New"/>
          </w:rPr>
          <w:delText>DocumentBaseType</w:delText>
        </w:r>
        <w:r w:rsidRPr="0CCF9147" w:rsidDel="00B33063">
          <w:delText xml:space="preserve"> SHALL implement the requirements defined in the </w:delText>
        </w:r>
        <w:r w:rsidRPr="002062A5" w:rsidDel="00B33063">
          <w:rPr>
            <w:rFonts w:ascii="Courier New" w:eastAsia="Courier New" w:hAnsi="Courier New" w:cs="Courier New"/>
          </w:rPr>
          <w:delText>DocumentBase</w:delText>
        </w:r>
        <w:r w:rsidDel="00B33063">
          <w:delText xml:space="preserve"> </w:delText>
        </w:r>
        <w:r w:rsidRPr="005A6FFD" w:rsidDel="00B33063">
          <w:delText>component.</w:delText>
        </w:r>
        <w:bookmarkStart w:id="24763" w:name="_Toc10201379"/>
        <w:bookmarkStart w:id="24764" w:name="_Toc10205517"/>
        <w:bookmarkStart w:id="24765" w:name="_Toc10209655"/>
        <w:bookmarkEnd w:id="24763"/>
        <w:bookmarkEnd w:id="24764"/>
        <w:bookmarkEnd w:id="24765"/>
      </w:del>
    </w:p>
    <w:p w14:paraId="2DFA2B01" w14:textId="4CCF158B" w:rsidR="00564C22" w:rsidDel="00B33063" w:rsidRDefault="009B1AF1" w:rsidP="00564C22">
      <w:pPr>
        <w:rPr>
          <w:del w:id="24766" w:author="Andreas Kuehne" w:date="2019-05-31T12:22:00Z"/>
        </w:rPr>
      </w:pPr>
      <w:del w:id="24767"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DocumentBaseType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24768" w:name="_Toc10201380"/>
        <w:bookmarkStart w:id="24769" w:name="_Toc10205518"/>
        <w:bookmarkStart w:id="24770" w:name="_Toc10209656"/>
        <w:bookmarkEnd w:id="24768"/>
        <w:bookmarkEnd w:id="24769"/>
        <w:bookmarkEnd w:id="24770"/>
      </w:del>
    </w:p>
    <w:p w14:paraId="715081E7" w14:textId="728EB8F0" w:rsidR="00564C22" w:rsidDel="00B33063" w:rsidRDefault="009B1AF1" w:rsidP="00564C22">
      <w:pPr>
        <w:pStyle w:val="Code"/>
        <w:rPr>
          <w:del w:id="24771" w:author="Andreas Kuehne" w:date="2019-05-31T12:22:00Z"/>
        </w:rPr>
      </w:pPr>
      <w:del w:id="24772"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DocumentBaseType</w:delText>
        </w:r>
        <w:r w:rsidDel="00B33063">
          <w:rPr>
            <w:color w:val="943634" w:themeColor="accent2" w:themeShade="BF"/>
          </w:rPr>
          <w:delText>" abstract="</w:delText>
        </w:r>
        <w:r w:rsidDel="00B33063">
          <w:rPr>
            <w:color w:val="244061" w:themeColor="accent1" w:themeShade="80"/>
          </w:rPr>
          <w:delText>true</w:delText>
        </w:r>
        <w:r w:rsidDel="00B33063">
          <w:rPr>
            <w:color w:val="943634" w:themeColor="accent2" w:themeShade="BF"/>
          </w:rPr>
          <w:delText>"</w:delText>
        </w:r>
        <w:r w:rsidDel="00B33063">
          <w:rPr>
            <w:color w:val="31849B" w:themeColor="accent5" w:themeShade="BF"/>
          </w:rPr>
          <w:delText>&gt;</w:delText>
        </w:r>
        <w:bookmarkStart w:id="24773" w:name="_Toc10201381"/>
        <w:bookmarkStart w:id="24774" w:name="_Toc10205519"/>
        <w:bookmarkStart w:id="24775" w:name="_Toc10209657"/>
        <w:bookmarkEnd w:id="24773"/>
        <w:bookmarkEnd w:id="24774"/>
        <w:bookmarkEnd w:id="24775"/>
      </w:del>
    </w:p>
    <w:p w14:paraId="38947221" w14:textId="46FCC2D2" w:rsidR="00564C22" w:rsidDel="00B33063" w:rsidRDefault="009B1AF1" w:rsidP="00564C22">
      <w:pPr>
        <w:pStyle w:val="Code"/>
        <w:rPr>
          <w:del w:id="24776" w:author="Andreas Kuehne" w:date="2019-05-31T12:22:00Z"/>
        </w:rPr>
      </w:pPr>
      <w:del w:id="24777"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ID</w:delText>
        </w:r>
        <w:r w:rsidDel="00B33063">
          <w:rPr>
            <w:color w:val="943634" w:themeColor="accent2" w:themeShade="BF"/>
          </w:rPr>
          <w:delText>" type="</w:delText>
        </w:r>
        <w:r w:rsidDel="00B33063">
          <w:rPr>
            <w:color w:val="244061" w:themeColor="accent1" w:themeShade="80"/>
          </w:rPr>
          <w:delText>xs:ID</w:delText>
        </w:r>
        <w:r w:rsidDel="00B33063">
          <w:rPr>
            <w:color w:val="943634" w:themeColor="accent2" w:themeShade="BF"/>
          </w:rPr>
          <w:delText>" use="</w:delText>
        </w:r>
        <w:r w:rsidDel="00B33063">
          <w:rPr>
            <w:color w:val="244061" w:themeColor="accent1" w:themeShade="80"/>
          </w:rPr>
          <w:delText>optional</w:delText>
        </w:r>
        <w:r w:rsidDel="00B33063">
          <w:rPr>
            <w:color w:val="943634" w:themeColor="accent2" w:themeShade="BF"/>
          </w:rPr>
          <w:delText>"</w:delText>
        </w:r>
        <w:r w:rsidDel="00B33063">
          <w:rPr>
            <w:color w:val="31849B" w:themeColor="accent5" w:themeShade="BF"/>
          </w:rPr>
          <w:delText>/&gt;</w:delText>
        </w:r>
        <w:bookmarkStart w:id="24778" w:name="_Toc10201382"/>
        <w:bookmarkStart w:id="24779" w:name="_Toc10205520"/>
        <w:bookmarkStart w:id="24780" w:name="_Toc10209658"/>
        <w:bookmarkEnd w:id="24778"/>
        <w:bookmarkEnd w:id="24779"/>
        <w:bookmarkEnd w:id="24780"/>
      </w:del>
    </w:p>
    <w:p w14:paraId="31EB3587" w14:textId="3EB99CD8" w:rsidR="00564C22" w:rsidDel="00B33063" w:rsidRDefault="009B1AF1" w:rsidP="00564C22">
      <w:pPr>
        <w:pStyle w:val="Code"/>
        <w:rPr>
          <w:del w:id="24781" w:author="Andreas Kuehne" w:date="2019-05-31T12:22:00Z"/>
        </w:rPr>
      </w:pPr>
      <w:del w:id="24782"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RefURI</w:delText>
        </w:r>
        <w:r w:rsidDel="00B33063">
          <w:rPr>
            <w:color w:val="943634" w:themeColor="accent2" w:themeShade="BF"/>
          </w:rPr>
          <w:delText>" type="</w:delText>
        </w:r>
        <w:r w:rsidDel="00B33063">
          <w:rPr>
            <w:color w:val="244061" w:themeColor="accent1" w:themeShade="80"/>
          </w:rPr>
          <w:delText>xs:anyURI</w:delText>
        </w:r>
        <w:r w:rsidDel="00B33063">
          <w:rPr>
            <w:color w:val="943634" w:themeColor="accent2" w:themeShade="BF"/>
          </w:rPr>
          <w:delText>" use="</w:delText>
        </w:r>
        <w:r w:rsidDel="00B33063">
          <w:rPr>
            <w:color w:val="244061" w:themeColor="accent1" w:themeShade="80"/>
          </w:rPr>
          <w:delText>optional</w:delText>
        </w:r>
        <w:r w:rsidDel="00B33063">
          <w:rPr>
            <w:color w:val="943634" w:themeColor="accent2" w:themeShade="BF"/>
          </w:rPr>
          <w:delText>"</w:delText>
        </w:r>
        <w:r w:rsidDel="00B33063">
          <w:rPr>
            <w:color w:val="31849B" w:themeColor="accent5" w:themeShade="BF"/>
          </w:rPr>
          <w:delText>/&gt;</w:delText>
        </w:r>
        <w:bookmarkStart w:id="24783" w:name="_Toc10201383"/>
        <w:bookmarkStart w:id="24784" w:name="_Toc10205521"/>
        <w:bookmarkStart w:id="24785" w:name="_Toc10209659"/>
        <w:bookmarkEnd w:id="24783"/>
        <w:bookmarkEnd w:id="24784"/>
        <w:bookmarkEnd w:id="24785"/>
      </w:del>
    </w:p>
    <w:p w14:paraId="27715835" w14:textId="4A1EC999" w:rsidR="00564C22" w:rsidDel="00B33063" w:rsidRDefault="009B1AF1" w:rsidP="00564C22">
      <w:pPr>
        <w:pStyle w:val="Code"/>
        <w:rPr>
          <w:del w:id="24786" w:author="Andreas Kuehne" w:date="2019-05-31T12:22:00Z"/>
        </w:rPr>
      </w:pPr>
      <w:del w:id="24787"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RefType</w:delText>
        </w:r>
        <w:r w:rsidDel="00B33063">
          <w:rPr>
            <w:color w:val="943634" w:themeColor="accent2" w:themeShade="BF"/>
          </w:rPr>
          <w:delText>" type="</w:delText>
        </w:r>
        <w:r w:rsidDel="00B33063">
          <w:rPr>
            <w:color w:val="244061" w:themeColor="accent1" w:themeShade="80"/>
          </w:rPr>
          <w:delText>xs:anyURI</w:delText>
        </w:r>
        <w:r w:rsidDel="00B33063">
          <w:rPr>
            <w:color w:val="943634" w:themeColor="accent2" w:themeShade="BF"/>
          </w:rPr>
          <w:delText>" use="</w:delText>
        </w:r>
        <w:r w:rsidDel="00B33063">
          <w:rPr>
            <w:color w:val="244061" w:themeColor="accent1" w:themeShade="80"/>
          </w:rPr>
          <w:delText>optional</w:delText>
        </w:r>
        <w:r w:rsidDel="00B33063">
          <w:rPr>
            <w:color w:val="943634" w:themeColor="accent2" w:themeShade="BF"/>
          </w:rPr>
          <w:delText>"</w:delText>
        </w:r>
        <w:r w:rsidDel="00B33063">
          <w:rPr>
            <w:color w:val="31849B" w:themeColor="accent5" w:themeShade="BF"/>
          </w:rPr>
          <w:delText>/&gt;</w:delText>
        </w:r>
        <w:bookmarkStart w:id="24788" w:name="_Toc10201384"/>
        <w:bookmarkStart w:id="24789" w:name="_Toc10205522"/>
        <w:bookmarkStart w:id="24790" w:name="_Toc10209660"/>
        <w:bookmarkEnd w:id="24788"/>
        <w:bookmarkEnd w:id="24789"/>
        <w:bookmarkEnd w:id="24790"/>
      </w:del>
    </w:p>
    <w:p w14:paraId="4251ACC4" w14:textId="6BA996F3" w:rsidR="00564C22" w:rsidDel="00B33063" w:rsidRDefault="009B1AF1" w:rsidP="00564C22">
      <w:pPr>
        <w:pStyle w:val="Code"/>
        <w:rPr>
          <w:del w:id="24791" w:author="Andreas Kuehne" w:date="2019-05-31T12:22:00Z"/>
        </w:rPr>
      </w:pPr>
      <w:del w:id="24792"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SchemaRefs</w:delText>
        </w:r>
        <w:r w:rsidDel="00B33063">
          <w:rPr>
            <w:color w:val="943634" w:themeColor="accent2" w:themeShade="BF"/>
          </w:rPr>
          <w:delText>" type="</w:delText>
        </w:r>
        <w:r w:rsidDel="00B33063">
          <w:rPr>
            <w:color w:val="244061" w:themeColor="accent1" w:themeShade="80"/>
          </w:rPr>
          <w:delText>xs:IDREFS</w:delText>
        </w:r>
        <w:r w:rsidDel="00B33063">
          <w:rPr>
            <w:color w:val="943634" w:themeColor="accent2" w:themeShade="BF"/>
          </w:rPr>
          <w:delText>" use="</w:delText>
        </w:r>
        <w:r w:rsidDel="00B33063">
          <w:rPr>
            <w:color w:val="244061" w:themeColor="accent1" w:themeShade="80"/>
          </w:rPr>
          <w:delText>optional</w:delText>
        </w:r>
        <w:r w:rsidDel="00B33063">
          <w:rPr>
            <w:color w:val="943634" w:themeColor="accent2" w:themeShade="BF"/>
          </w:rPr>
          <w:delText>"</w:delText>
        </w:r>
        <w:r w:rsidDel="00B33063">
          <w:rPr>
            <w:color w:val="31849B" w:themeColor="accent5" w:themeShade="BF"/>
          </w:rPr>
          <w:delText>/&gt;</w:delText>
        </w:r>
        <w:bookmarkStart w:id="24793" w:name="_Toc10201385"/>
        <w:bookmarkStart w:id="24794" w:name="_Toc10205523"/>
        <w:bookmarkStart w:id="24795" w:name="_Toc10209661"/>
        <w:bookmarkEnd w:id="24793"/>
        <w:bookmarkEnd w:id="24794"/>
        <w:bookmarkEnd w:id="24795"/>
      </w:del>
    </w:p>
    <w:p w14:paraId="525DA7EE" w14:textId="7501A777" w:rsidR="00564C22" w:rsidDel="00B33063" w:rsidRDefault="009B1AF1" w:rsidP="00564C22">
      <w:pPr>
        <w:pStyle w:val="Code"/>
        <w:rPr>
          <w:del w:id="24796" w:author="Andreas Kuehne" w:date="2019-05-31T12:22:00Z"/>
        </w:rPr>
      </w:pPr>
      <w:del w:id="24797" w:author="Andreas Kuehne" w:date="2019-05-31T12:22:00Z">
        <w:r w:rsidDel="00B33063">
          <w:rPr>
            <w:color w:val="31849B" w:themeColor="accent5" w:themeShade="BF"/>
          </w:rPr>
          <w:delText>&lt;/xs:complexType&gt;</w:delText>
        </w:r>
        <w:bookmarkStart w:id="24798" w:name="_Toc10201386"/>
        <w:bookmarkStart w:id="24799" w:name="_Toc10205524"/>
        <w:bookmarkStart w:id="24800" w:name="_Toc10209662"/>
        <w:bookmarkEnd w:id="24798"/>
        <w:bookmarkEnd w:id="24799"/>
        <w:bookmarkEnd w:id="24800"/>
      </w:del>
    </w:p>
    <w:p w14:paraId="6E002F4C" w14:textId="5D5C8509" w:rsidR="00564C22" w:rsidDel="00B33063" w:rsidRDefault="009B1AF1" w:rsidP="00564C22">
      <w:pPr>
        <w:spacing w:line="259" w:lineRule="auto"/>
        <w:rPr>
          <w:del w:id="24801" w:author="Andreas Kuehne" w:date="2019-05-31T12:22:00Z"/>
        </w:rPr>
      </w:pPr>
      <w:del w:id="24802"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DocumentBaseType</w:delText>
        </w:r>
        <w:r w:rsidRPr="71C71F8C" w:rsidDel="00B33063">
          <w:delText xml:space="preserve"> </w:delText>
        </w:r>
        <w:r w:rsidDel="00B33063">
          <w:delText xml:space="preserve">XML element SHALL implement in XML syntax the sub-component that has a name equal to its local name. </w:delText>
        </w:r>
        <w:bookmarkStart w:id="24803" w:name="_Toc10201387"/>
        <w:bookmarkStart w:id="24804" w:name="_Toc10205525"/>
        <w:bookmarkStart w:id="24805" w:name="_Toc10209663"/>
        <w:bookmarkEnd w:id="24803"/>
        <w:bookmarkEnd w:id="24804"/>
        <w:bookmarkEnd w:id="24805"/>
      </w:del>
    </w:p>
    <w:p w14:paraId="18236EA6" w14:textId="641F1B22" w:rsidR="00564C22" w:rsidDel="00B33063" w:rsidRDefault="009B1AF1" w:rsidP="00564C22">
      <w:pPr>
        <w:pStyle w:val="berschrift3"/>
        <w:rPr>
          <w:del w:id="24806" w:author="Andreas Kuehne" w:date="2019-05-31T12:22:00Z"/>
        </w:rPr>
      </w:pPr>
      <w:bookmarkStart w:id="24807" w:name="_RefComp1F72664D"/>
      <w:del w:id="24808" w:author="Andreas Kuehne" w:date="2019-05-31T12:22:00Z">
        <w:r w:rsidDel="00B33063">
          <w:delText>Component Document</w:delText>
        </w:r>
        <w:bookmarkStart w:id="24809" w:name="_Toc10201388"/>
        <w:bookmarkStart w:id="24810" w:name="_Toc10205526"/>
        <w:bookmarkStart w:id="24811" w:name="_Toc10209664"/>
        <w:bookmarkEnd w:id="24807"/>
        <w:bookmarkEnd w:id="24809"/>
        <w:bookmarkEnd w:id="24810"/>
        <w:bookmarkEnd w:id="24811"/>
      </w:del>
    </w:p>
    <w:p w14:paraId="2258897C" w14:textId="5BD8D828" w:rsidR="00564C22" w:rsidDel="00B33063" w:rsidRDefault="001725A5" w:rsidP="00564C22">
      <w:pPr>
        <w:rPr>
          <w:del w:id="24812" w:author="Andreas Kuehne" w:date="2019-05-31T12:22:00Z"/>
        </w:rPr>
      </w:pPr>
      <w:del w:id="24813" w:author="Andreas Kuehne" w:date="2019-05-31T12:22:00Z">
        <w:r w:rsidRPr="003A06D0" w:rsidDel="00B33063">
          <w:delText xml:space="preserve">The </w:delText>
        </w:r>
        <w:r w:rsidRPr="003A06D0" w:rsidDel="00B33063">
          <w:rPr>
            <w:rStyle w:val="Datatype"/>
            <w:lang w:val="en-GB"/>
          </w:rPr>
          <w:delText>Document</w:delText>
        </w:r>
        <w:r w:rsidRPr="003A06D0" w:rsidDel="00B33063">
          <w:delText xml:space="preserve"> component contains input data for DSS processing.</w:delText>
        </w:r>
        <w:bookmarkStart w:id="24814" w:name="_Toc10201389"/>
        <w:bookmarkStart w:id="24815" w:name="_Toc10205527"/>
        <w:bookmarkStart w:id="24816" w:name="_Toc10209665"/>
        <w:bookmarkEnd w:id="24814"/>
        <w:bookmarkEnd w:id="24815"/>
        <w:bookmarkEnd w:id="24816"/>
      </w:del>
    </w:p>
    <w:p w14:paraId="399F0FD9" w14:textId="1AF83DBF" w:rsidR="00564C22" w:rsidDel="00B33063" w:rsidRDefault="009B1AF1" w:rsidP="00564C22">
      <w:pPr>
        <w:rPr>
          <w:del w:id="24817" w:author="Andreas Kuehne" w:date="2019-05-31T12:22:00Z"/>
        </w:rPr>
      </w:pPr>
      <w:del w:id="24818" w:author="Andreas Kuehne" w:date="2019-05-31T12:22:00Z">
        <w:r w:rsidDel="00B33063">
          <w:delText xml:space="preserve">This components extends the component </w:delText>
        </w:r>
        <w:r w:rsidDel="00B33063">
          <w:fldChar w:fldCharType="begin"/>
        </w:r>
        <w:r w:rsidDel="00B33063">
          <w:delInstrText xml:space="preserve"> REF _RefComp8554D474 \r \h </w:delInstrText>
        </w:r>
        <w:r w:rsidDel="00B33063">
          <w:fldChar w:fldCharType="separate"/>
        </w:r>
        <w:r w:rsidDel="00B33063">
          <w:rPr>
            <w:rStyle w:val="Datatype"/>
            <w:rFonts w:eastAsia="Courier New" w:cs="Courier New"/>
          </w:rPr>
          <w:delText>DocumentBase</w:delText>
        </w:r>
        <w:r w:rsidDel="00B33063">
          <w:fldChar w:fldCharType="end"/>
        </w:r>
        <w:r w:rsidDel="00B33063">
          <w:delText>. The inherited sub-components are not repeated here.</w:delText>
        </w:r>
        <w:bookmarkStart w:id="24819" w:name="_Toc10201390"/>
        <w:bookmarkStart w:id="24820" w:name="_Toc10205528"/>
        <w:bookmarkStart w:id="24821" w:name="_Toc10209666"/>
        <w:bookmarkEnd w:id="24819"/>
        <w:bookmarkEnd w:id="24820"/>
        <w:bookmarkEnd w:id="24821"/>
      </w:del>
    </w:p>
    <w:p w14:paraId="262FBB58" w14:textId="136F9AE1" w:rsidR="00564C22" w:rsidDel="00B33063" w:rsidRDefault="009B1AF1" w:rsidP="00564C22">
      <w:pPr>
        <w:rPr>
          <w:del w:id="24822" w:author="Andreas Kuehne" w:date="2019-05-31T12:22:00Z"/>
        </w:rPr>
      </w:pPr>
      <w:del w:id="24823" w:author="Andreas Kuehne" w:date="2019-05-31T12:22:00Z">
        <w:r w:rsidDel="00B33063">
          <w:delText>Below follows a list of the sub-components that constitute this component:</w:delText>
        </w:r>
        <w:bookmarkStart w:id="24824" w:name="_Toc10201391"/>
        <w:bookmarkStart w:id="24825" w:name="_Toc10205529"/>
        <w:bookmarkStart w:id="24826" w:name="_Toc10209667"/>
        <w:bookmarkEnd w:id="24824"/>
        <w:bookmarkEnd w:id="24825"/>
        <w:bookmarkEnd w:id="24826"/>
      </w:del>
    </w:p>
    <w:p w14:paraId="1032EBB3" w14:textId="23408023" w:rsidR="00564C22" w:rsidDel="00B33063" w:rsidRDefault="009B1AF1" w:rsidP="00564C22">
      <w:pPr>
        <w:pStyle w:val="Member"/>
        <w:rPr>
          <w:del w:id="24827" w:author="Andreas Kuehne" w:date="2019-05-31T12:22:00Z"/>
        </w:rPr>
      </w:pPr>
      <w:del w:id="24828" w:author="Andreas Kuehne" w:date="2019-05-31T12:22:00Z">
        <w:r w:rsidDel="00B33063">
          <w:delText xml:space="preserve">The </w:delText>
        </w:r>
        <w:r w:rsidRPr="35C1378D" w:rsidDel="00B33063">
          <w:rPr>
            <w:rStyle w:val="Datatype"/>
          </w:rPr>
          <w:delText>Base64Data</w:delText>
        </w:r>
        <w:r w:rsidDel="00B33063">
          <w:delText xml:space="preserve"> element MUST contain one instance of a sub-component. This element MUST satisfy the requirements specified in this document in section </w:delText>
        </w:r>
        <w:r w:rsidDel="00B33063">
          <w:fldChar w:fldCharType="begin"/>
        </w:r>
        <w:r w:rsidDel="00B33063">
          <w:delInstrText xml:space="preserve"> REF _RefComp2EB1F1FA \r \h </w:delInstrText>
        </w:r>
        <w:r w:rsidDel="00B33063">
          <w:fldChar w:fldCharType="separate"/>
        </w:r>
        <w:r w:rsidDel="00B33063">
          <w:rPr>
            <w:rStyle w:val="Datatype"/>
            <w:rFonts w:eastAsia="Courier New" w:cs="Courier New"/>
          </w:rPr>
          <w:delText>Base64Data</w:delText>
        </w:r>
        <w:r w:rsidDel="00B33063">
          <w:fldChar w:fldCharType="end"/>
        </w:r>
        <w:r w:rsidDel="00B33063">
          <w:delText xml:space="preserve">. </w:delText>
        </w:r>
        <w:bookmarkStart w:id="24829" w:name="_Toc10201392"/>
        <w:bookmarkStart w:id="24830" w:name="_Toc10205530"/>
        <w:bookmarkStart w:id="24831" w:name="_Toc10209668"/>
        <w:bookmarkEnd w:id="24829"/>
        <w:bookmarkEnd w:id="24830"/>
        <w:bookmarkEnd w:id="24831"/>
      </w:del>
    </w:p>
    <w:p w14:paraId="0C88E582" w14:textId="167847A9" w:rsidR="00564C22" w:rsidDel="00B33063" w:rsidRDefault="009B1AF1" w:rsidP="00564C22">
      <w:pPr>
        <w:pStyle w:val="berschrift4"/>
        <w:rPr>
          <w:del w:id="24832" w:author="Andreas Kuehne" w:date="2019-05-31T12:22:00Z"/>
        </w:rPr>
      </w:pPr>
      <w:del w:id="24833" w:author="Andreas Kuehne" w:date="2019-05-31T12:22:00Z">
        <w:r w:rsidDel="00B33063">
          <w:delText>Document – JSON Syntax</w:delText>
        </w:r>
        <w:bookmarkStart w:id="24834" w:name="_Toc10201393"/>
        <w:bookmarkStart w:id="24835" w:name="_Toc10205531"/>
        <w:bookmarkStart w:id="24836" w:name="_Toc10209669"/>
        <w:bookmarkEnd w:id="24834"/>
        <w:bookmarkEnd w:id="24835"/>
        <w:bookmarkEnd w:id="24836"/>
      </w:del>
    </w:p>
    <w:p w14:paraId="7AD95788" w14:textId="62D40184" w:rsidR="00564C22" w:rsidRPr="0248A3D1" w:rsidDel="00B33063" w:rsidRDefault="009B1AF1" w:rsidP="00564C22">
      <w:pPr>
        <w:rPr>
          <w:del w:id="24837" w:author="Andreas Kuehne" w:date="2019-05-31T12:22:00Z"/>
        </w:rPr>
      </w:pPr>
      <w:del w:id="24838"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DocumentType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Document</w:delText>
        </w:r>
        <w:r w:rsidDel="00B33063">
          <w:delText xml:space="preserve"> component.</w:delText>
        </w:r>
        <w:bookmarkStart w:id="24839" w:name="_Toc10201394"/>
        <w:bookmarkStart w:id="24840" w:name="_Toc10205532"/>
        <w:bookmarkStart w:id="24841" w:name="_Toc10209670"/>
        <w:bookmarkEnd w:id="24839"/>
        <w:bookmarkEnd w:id="24840"/>
        <w:bookmarkEnd w:id="24841"/>
      </w:del>
    </w:p>
    <w:p w14:paraId="7EFFFC28" w14:textId="0D1BC01A" w:rsidR="00564C22" w:rsidRPr="C2430093" w:rsidDel="00B33063" w:rsidRDefault="009B1AF1" w:rsidP="00564C22">
      <w:pPr>
        <w:spacing w:line="259" w:lineRule="auto"/>
        <w:rPr>
          <w:del w:id="24842" w:author="Andreas Kuehne" w:date="2019-05-31T12:22:00Z"/>
          <w:rFonts w:eastAsia="Arial" w:cs="Arial"/>
          <w:sz w:val="22"/>
          <w:szCs w:val="22"/>
        </w:rPr>
      </w:pPr>
      <w:del w:id="24843"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Document</w:delText>
        </w:r>
        <w:r w:rsidRPr="002062A5" w:rsidDel="00B33063">
          <w:rPr>
            <w:rFonts w:eastAsia="Arial" w:cs="Arial"/>
            <w:sz w:val="22"/>
            <w:szCs w:val="22"/>
          </w:rPr>
          <w:delText xml:space="preserve"> using JSON-specific names mapped as shown in the table below.</w:delText>
        </w:r>
        <w:bookmarkStart w:id="24844" w:name="_Toc10201395"/>
        <w:bookmarkStart w:id="24845" w:name="_Toc10205533"/>
        <w:bookmarkStart w:id="24846" w:name="_Toc10209671"/>
        <w:bookmarkEnd w:id="24844"/>
        <w:bookmarkEnd w:id="24845"/>
        <w:bookmarkEnd w:id="24846"/>
      </w:del>
    </w:p>
    <w:tbl>
      <w:tblPr>
        <w:tblStyle w:val="Gitternetztabelle1hell1"/>
        <w:tblW w:w="0" w:type="auto"/>
        <w:tblLook w:val="04A0" w:firstRow="1" w:lastRow="0" w:firstColumn="1" w:lastColumn="0" w:noHBand="0" w:noVBand="1"/>
      </w:tblPr>
      <w:tblGrid>
        <w:gridCol w:w="4675"/>
        <w:gridCol w:w="4675"/>
      </w:tblGrid>
      <w:tr w:rsidR="00564C22" w:rsidDel="00B33063" w14:paraId="2D9A7331" w14:textId="537903FC" w:rsidTr="00564C22">
        <w:trPr>
          <w:cnfStyle w:val="100000000000" w:firstRow="1" w:lastRow="0" w:firstColumn="0" w:lastColumn="0" w:oddVBand="0" w:evenVBand="0" w:oddHBand="0" w:evenHBand="0" w:firstRowFirstColumn="0" w:firstRowLastColumn="0" w:lastRowFirstColumn="0" w:lastRowLastColumn="0"/>
          <w:del w:id="2484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D797F32" w14:textId="6C7C9C7C" w:rsidR="00564C22" w:rsidDel="00B33063" w:rsidRDefault="009B1AF1" w:rsidP="00564C22">
            <w:pPr>
              <w:pStyle w:val="Beschriftung"/>
              <w:rPr>
                <w:del w:id="24848" w:author="Andreas Kuehne" w:date="2019-05-31T12:22:00Z"/>
              </w:rPr>
            </w:pPr>
            <w:del w:id="24849" w:author="Andreas Kuehne" w:date="2019-05-31T12:22:00Z">
              <w:r w:rsidDel="00B33063">
                <w:delText>Element</w:delText>
              </w:r>
              <w:bookmarkStart w:id="24850" w:name="_Toc10201396"/>
              <w:bookmarkStart w:id="24851" w:name="_Toc10205534"/>
              <w:bookmarkStart w:id="24852" w:name="_Toc10209672"/>
              <w:bookmarkEnd w:id="24850"/>
              <w:bookmarkEnd w:id="24851"/>
              <w:bookmarkEnd w:id="24852"/>
            </w:del>
          </w:p>
        </w:tc>
        <w:tc>
          <w:tcPr>
            <w:tcW w:w="4675" w:type="dxa"/>
          </w:tcPr>
          <w:p w14:paraId="791173F5" w14:textId="33D0271B"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24853" w:author="Andreas Kuehne" w:date="2019-05-31T12:22:00Z"/>
              </w:rPr>
            </w:pPr>
            <w:del w:id="24854" w:author="Andreas Kuehne" w:date="2019-05-31T12:22:00Z">
              <w:r w:rsidDel="00B33063">
                <w:delText>Implementing JSON member name</w:delText>
              </w:r>
              <w:bookmarkStart w:id="24855" w:name="_Toc10201397"/>
              <w:bookmarkStart w:id="24856" w:name="_Toc10205535"/>
              <w:bookmarkStart w:id="24857" w:name="_Toc10209673"/>
              <w:bookmarkEnd w:id="24855"/>
              <w:bookmarkEnd w:id="24856"/>
              <w:bookmarkEnd w:id="24857"/>
            </w:del>
          </w:p>
        </w:tc>
        <w:bookmarkStart w:id="24858" w:name="_Toc10201398"/>
        <w:bookmarkStart w:id="24859" w:name="_Toc10205536"/>
        <w:bookmarkStart w:id="24860" w:name="_Toc10209674"/>
        <w:bookmarkEnd w:id="24858"/>
        <w:bookmarkEnd w:id="24859"/>
        <w:bookmarkEnd w:id="24860"/>
      </w:tr>
      <w:tr w:rsidR="00564C22" w:rsidDel="00B33063" w14:paraId="09A80CD5" w14:textId="37FC1B7F" w:rsidTr="00564C22">
        <w:trPr>
          <w:del w:id="2486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941FBF0" w14:textId="1E8B45B1" w:rsidR="00564C22" w:rsidRPr="002062A5" w:rsidDel="00B33063" w:rsidRDefault="009B1AF1" w:rsidP="00564C22">
            <w:pPr>
              <w:pStyle w:val="Beschriftung"/>
              <w:rPr>
                <w:del w:id="24862" w:author="Andreas Kuehne" w:date="2019-05-31T12:22:00Z"/>
                <w:rStyle w:val="Datatype"/>
                <w:b w:val="0"/>
                <w:bCs w:val="0"/>
              </w:rPr>
            </w:pPr>
            <w:del w:id="24863" w:author="Andreas Kuehne" w:date="2019-05-31T12:22:00Z">
              <w:r w:rsidRPr="002062A5" w:rsidDel="00B33063">
                <w:rPr>
                  <w:rStyle w:val="Datatype"/>
                </w:rPr>
                <w:delText>Base64Data</w:delText>
              </w:r>
              <w:bookmarkStart w:id="24864" w:name="_Toc10201399"/>
              <w:bookmarkStart w:id="24865" w:name="_Toc10205537"/>
              <w:bookmarkStart w:id="24866" w:name="_Toc10209675"/>
              <w:bookmarkEnd w:id="24864"/>
              <w:bookmarkEnd w:id="24865"/>
              <w:bookmarkEnd w:id="24866"/>
            </w:del>
          </w:p>
        </w:tc>
        <w:tc>
          <w:tcPr>
            <w:tcW w:w="4675" w:type="dxa"/>
          </w:tcPr>
          <w:p w14:paraId="136AF790" w14:textId="136F82D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4867" w:author="Andreas Kuehne" w:date="2019-05-31T12:22:00Z"/>
                <w:rStyle w:val="Datatype"/>
              </w:rPr>
            </w:pPr>
            <w:del w:id="24868" w:author="Andreas Kuehne" w:date="2019-05-31T12:22:00Z">
              <w:r w:rsidRPr="002062A5" w:rsidDel="00B33063">
                <w:rPr>
                  <w:rStyle w:val="Datatype"/>
                </w:rPr>
                <w:delText>b64Data</w:delText>
              </w:r>
              <w:bookmarkStart w:id="24869" w:name="_Toc10201400"/>
              <w:bookmarkStart w:id="24870" w:name="_Toc10205538"/>
              <w:bookmarkStart w:id="24871" w:name="_Toc10209676"/>
              <w:bookmarkEnd w:id="24869"/>
              <w:bookmarkEnd w:id="24870"/>
              <w:bookmarkEnd w:id="24871"/>
            </w:del>
          </w:p>
        </w:tc>
        <w:bookmarkStart w:id="24872" w:name="_Toc10201401"/>
        <w:bookmarkStart w:id="24873" w:name="_Toc10205539"/>
        <w:bookmarkStart w:id="24874" w:name="_Toc10209677"/>
        <w:bookmarkEnd w:id="24872"/>
        <w:bookmarkEnd w:id="24873"/>
        <w:bookmarkEnd w:id="24874"/>
      </w:tr>
    </w:tbl>
    <w:p w14:paraId="0F00FFBA" w14:textId="1B153A1C" w:rsidR="00564C22" w:rsidRPr="0202B381" w:rsidDel="00B33063" w:rsidRDefault="009B1AF1" w:rsidP="00564C22">
      <w:pPr>
        <w:rPr>
          <w:del w:id="24875" w:author="Andreas Kuehne" w:date="2019-05-31T12:22:00Z"/>
        </w:rPr>
      </w:pPr>
      <w:del w:id="24876"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DocumentType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24877" w:name="_Toc10201402"/>
        <w:bookmarkStart w:id="24878" w:name="_Toc10205540"/>
        <w:bookmarkStart w:id="24879" w:name="_Toc10209678"/>
        <w:bookmarkEnd w:id="24877"/>
        <w:bookmarkEnd w:id="24878"/>
        <w:bookmarkEnd w:id="24879"/>
      </w:del>
    </w:p>
    <w:p w14:paraId="345F4CD3" w14:textId="7F279FF2" w:rsidR="00564C22" w:rsidDel="00B33063" w:rsidRDefault="009B1AF1" w:rsidP="00564C22">
      <w:pPr>
        <w:pStyle w:val="Code"/>
        <w:spacing w:line="259" w:lineRule="auto"/>
        <w:rPr>
          <w:del w:id="24880" w:author="Andreas Kuehne" w:date="2019-05-31T12:22:00Z"/>
        </w:rPr>
      </w:pPr>
      <w:del w:id="24881" w:author="Andreas Kuehne" w:date="2019-05-31T12:22:00Z">
        <w:r w:rsidDel="00B33063">
          <w:rPr>
            <w:color w:val="31849B" w:themeColor="accent5" w:themeShade="BF"/>
          </w:rPr>
          <w:delText>"dss2-DocumentType"</w:delText>
        </w:r>
        <w:r w:rsidDel="00B33063">
          <w:delText>: {</w:delText>
        </w:r>
        <w:bookmarkStart w:id="24882" w:name="_Toc10201403"/>
        <w:bookmarkStart w:id="24883" w:name="_Toc10205541"/>
        <w:bookmarkStart w:id="24884" w:name="_Toc10209679"/>
        <w:bookmarkEnd w:id="24882"/>
        <w:bookmarkEnd w:id="24883"/>
        <w:bookmarkEnd w:id="24884"/>
      </w:del>
    </w:p>
    <w:p w14:paraId="471314B7" w14:textId="20C1DB25" w:rsidR="00564C22" w:rsidDel="00B33063" w:rsidRDefault="009B1AF1" w:rsidP="00564C22">
      <w:pPr>
        <w:pStyle w:val="Code"/>
        <w:spacing w:line="259" w:lineRule="auto"/>
        <w:rPr>
          <w:del w:id="24885" w:author="Andreas Kuehne" w:date="2019-05-31T12:22:00Z"/>
        </w:rPr>
      </w:pPr>
      <w:del w:id="24886"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24887" w:name="_Toc10201404"/>
        <w:bookmarkStart w:id="24888" w:name="_Toc10205542"/>
        <w:bookmarkStart w:id="24889" w:name="_Toc10209680"/>
        <w:bookmarkEnd w:id="24887"/>
        <w:bookmarkEnd w:id="24888"/>
        <w:bookmarkEnd w:id="24889"/>
      </w:del>
    </w:p>
    <w:p w14:paraId="420E970F" w14:textId="5CE67707" w:rsidR="00564C22" w:rsidDel="00B33063" w:rsidRDefault="009B1AF1" w:rsidP="00564C22">
      <w:pPr>
        <w:pStyle w:val="Code"/>
        <w:spacing w:line="259" w:lineRule="auto"/>
        <w:rPr>
          <w:del w:id="24890" w:author="Andreas Kuehne" w:date="2019-05-31T12:22:00Z"/>
        </w:rPr>
      </w:pPr>
      <w:del w:id="24891" w:author="Andreas Kuehne" w:date="2019-05-31T12:22:00Z">
        <w:r w:rsidDel="00B33063">
          <w:rPr>
            <w:color w:val="31849B" w:themeColor="accent5" w:themeShade="BF"/>
          </w:rPr>
          <w:delText xml:space="preserve">  "properties"</w:delText>
        </w:r>
        <w:r w:rsidDel="00B33063">
          <w:delText>: {</w:delText>
        </w:r>
        <w:bookmarkStart w:id="24892" w:name="_Toc10201405"/>
        <w:bookmarkStart w:id="24893" w:name="_Toc10205543"/>
        <w:bookmarkStart w:id="24894" w:name="_Toc10209681"/>
        <w:bookmarkEnd w:id="24892"/>
        <w:bookmarkEnd w:id="24893"/>
        <w:bookmarkEnd w:id="24894"/>
      </w:del>
    </w:p>
    <w:p w14:paraId="44C5E77A" w14:textId="3330B3FE" w:rsidR="00564C22" w:rsidDel="00B33063" w:rsidRDefault="009B1AF1" w:rsidP="00564C22">
      <w:pPr>
        <w:pStyle w:val="Code"/>
        <w:spacing w:line="259" w:lineRule="auto"/>
        <w:rPr>
          <w:del w:id="24895" w:author="Andreas Kuehne" w:date="2019-05-31T12:22:00Z"/>
        </w:rPr>
      </w:pPr>
      <w:del w:id="24896" w:author="Andreas Kuehne" w:date="2019-05-31T12:22:00Z">
        <w:r w:rsidDel="00B33063">
          <w:rPr>
            <w:color w:val="31849B" w:themeColor="accent5" w:themeShade="BF"/>
          </w:rPr>
          <w:delText xml:space="preserve">    "ID"</w:delText>
        </w:r>
        <w:r w:rsidDel="00B33063">
          <w:delText>: {</w:delText>
        </w:r>
        <w:bookmarkStart w:id="24897" w:name="_Toc10201406"/>
        <w:bookmarkStart w:id="24898" w:name="_Toc10205544"/>
        <w:bookmarkStart w:id="24899" w:name="_Toc10209682"/>
        <w:bookmarkEnd w:id="24897"/>
        <w:bookmarkEnd w:id="24898"/>
        <w:bookmarkEnd w:id="24899"/>
      </w:del>
    </w:p>
    <w:p w14:paraId="774E02AB" w14:textId="41278A04" w:rsidR="00564C22" w:rsidDel="00B33063" w:rsidRDefault="009B1AF1" w:rsidP="00564C22">
      <w:pPr>
        <w:pStyle w:val="Code"/>
        <w:spacing w:line="259" w:lineRule="auto"/>
        <w:rPr>
          <w:del w:id="24900" w:author="Andreas Kuehne" w:date="2019-05-31T12:22:00Z"/>
        </w:rPr>
      </w:pPr>
      <w:del w:id="24901"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24902" w:name="_Toc10201407"/>
        <w:bookmarkStart w:id="24903" w:name="_Toc10205545"/>
        <w:bookmarkStart w:id="24904" w:name="_Toc10209683"/>
        <w:bookmarkEnd w:id="24902"/>
        <w:bookmarkEnd w:id="24903"/>
        <w:bookmarkEnd w:id="24904"/>
      </w:del>
    </w:p>
    <w:p w14:paraId="06C941AD" w14:textId="3A81CC5F" w:rsidR="00564C22" w:rsidDel="00B33063" w:rsidRDefault="009B1AF1" w:rsidP="00564C22">
      <w:pPr>
        <w:pStyle w:val="Code"/>
        <w:spacing w:line="259" w:lineRule="auto"/>
        <w:rPr>
          <w:del w:id="24905" w:author="Andreas Kuehne" w:date="2019-05-31T12:22:00Z"/>
        </w:rPr>
      </w:pPr>
      <w:del w:id="24906" w:author="Andreas Kuehne" w:date="2019-05-31T12:22:00Z">
        <w:r w:rsidDel="00B33063">
          <w:delText xml:space="preserve">    },</w:delText>
        </w:r>
        <w:bookmarkStart w:id="24907" w:name="_Toc10201408"/>
        <w:bookmarkStart w:id="24908" w:name="_Toc10205546"/>
        <w:bookmarkStart w:id="24909" w:name="_Toc10209684"/>
        <w:bookmarkEnd w:id="24907"/>
        <w:bookmarkEnd w:id="24908"/>
        <w:bookmarkEnd w:id="24909"/>
      </w:del>
    </w:p>
    <w:p w14:paraId="71E93E85" w14:textId="2B4C48C0" w:rsidR="00564C22" w:rsidDel="00B33063" w:rsidRDefault="009B1AF1" w:rsidP="00564C22">
      <w:pPr>
        <w:pStyle w:val="Code"/>
        <w:spacing w:line="259" w:lineRule="auto"/>
        <w:rPr>
          <w:del w:id="24910" w:author="Andreas Kuehne" w:date="2019-05-31T12:22:00Z"/>
        </w:rPr>
      </w:pPr>
      <w:del w:id="24911" w:author="Andreas Kuehne" w:date="2019-05-31T12:22:00Z">
        <w:r w:rsidDel="00B33063">
          <w:rPr>
            <w:color w:val="31849B" w:themeColor="accent5" w:themeShade="BF"/>
          </w:rPr>
          <w:delText xml:space="preserve">    "refURI"</w:delText>
        </w:r>
        <w:r w:rsidDel="00B33063">
          <w:delText>: {</w:delText>
        </w:r>
        <w:bookmarkStart w:id="24912" w:name="_Toc10201409"/>
        <w:bookmarkStart w:id="24913" w:name="_Toc10205547"/>
        <w:bookmarkStart w:id="24914" w:name="_Toc10209685"/>
        <w:bookmarkEnd w:id="24912"/>
        <w:bookmarkEnd w:id="24913"/>
        <w:bookmarkEnd w:id="24914"/>
      </w:del>
    </w:p>
    <w:p w14:paraId="1C1068C2" w14:textId="408FC546" w:rsidR="00564C22" w:rsidDel="00B33063" w:rsidRDefault="009B1AF1" w:rsidP="00564C22">
      <w:pPr>
        <w:pStyle w:val="Code"/>
        <w:spacing w:line="259" w:lineRule="auto"/>
        <w:rPr>
          <w:del w:id="24915" w:author="Andreas Kuehne" w:date="2019-05-31T12:22:00Z"/>
        </w:rPr>
      </w:pPr>
      <w:del w:id="24916"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24917" w:name="_Toc10201410"/>
        <w:bookmarkStart w:id="24918" w:name="_Toc10205548"/>
        <w:bookmarkStart w:id="24919" w:name="_Toc10209686"/>
        <w:bookmarkEnd w:id="24917"/>
        <w:bookmarkEnd w:id="24918"/>
        <w:bookmarkEnd w:id="24919"/>
      </w:del>
    </w:p>
    <w:p w14:paraId="3C8F9871" w14:textId="38BA7D28" w:rsidR="00564C22" w:rsidDel="00B33063" w:rsidRDefault="009B1AF1" w:rsidP="00564C22">
      <w:pPr>
        <w:pStyle w:val="Code"/>
        <w:spacing w:line="259" w:lineRule="auto"/>
        <w:rPr>
          <w:del w:id="24920" w:author="Andreas Kuehne" w:date="2019-05-31T12:22:00Z"/>
        </w:rPr>
      </w:pPr>
      <w:del w:id="24921" w:author="Andreas Kuehne" w:date="2019-05-31T12:22:00Z">
        <w:r w:rsidDel="00B33063">
          <w:delText xml:space="preserve">    },</w:delText>
        </w:r>
        <w:bookmarkStart w:id="24922" w:name="_Toc10201411"/>
        <w:bookmarkStart w:id="24923" w:name="_Toc10205549"/>
        <w:bookmarkStart w:id="24924" w:name="_Toc10209687"/>
        <w:bookmarkEnd w:id="24922"/>
        <w:bookmarkEnd w:id="24923"/>
        <w:bookmarkEnd w:id="24924"/>
      </w:del>
    </w:p>
    <w:p w14:paraId="6BD80934" w14:textId="6913EE9B" w:rsidR="00564C22" w:rsidDel="00B33063" w:rsidRDefault="009B1AF1" w:rsidP="00564C22">
      <w:pPr>
        <w:pStyle w:val="Code"/>
        <w:spacing w:line="259" w:lineRule="auto"/>
        <w:rPr>
          <w:del w:id="24925" w:author="Andreas Kuehne" w:date="2019-05-31T12:22:00Z"/>
        </w:rPr>
      </w:pPr>
      <w:del w:id="24926" w:author="Andreas Kuehne" w:date="2019-05-31T12:22:00Z">
        <w:r w:rsidDel="00B33063">
          <w:rPr>
            <w:color w:val="31849B" w:themeColor="accent5" w:themeShade="BF"/>
          </w:rPr>
          <w:delText xml:space="preserve">    "refType"</w:delText>
        </w:r>
        <w:r w:rsidDel="00B33063">
          <w:delText>: {</w:delText>
        </w:r>
        <w:bookmarkStart w:id="24927" w:name="_Toc10201412"/>
        <w:bookmarkStart w:id="24928" w:name="_Toc10205550"/>
        <w:bookmarkStart w:id="24929" w:name="_Toc10209688"/>
        <w:bookmarkEnd w:id="24927"/>
        <w:bookmarkEnd w:id="24928"/>
        <w:bookmarkEnd w:id="24929"/>
      </w:del>
    </w:p>
    <w:p w14:paraId="59E60E25" w14:textId="52ACE33A" w:rsidR="00564C22" w:rsidDel="00B33063" w:rsidRDefault="009B1AF1" w:rsidP="00564C22">
      <w:pPr>
        <w:pStyle w:val="Code"/>
        <w:spacing w:line="259" w:lineRule="auto"/>
        <w:rPr>
          <w:del w:id="24930" w:author="Andreas Kuehne" w:date="2019-05-31T12:22:00Z"/>
        </w:rPr>
      </w:pPr>
      <w:del w:id="24931"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24932" w:name="_Toc10201413"/>
        <w:bookmarkStart w:id="24933" w:name="_Toc10205551"/>
        <w:bookmarkStart w:id="24934" w:name="_Toc10209689"/>
        <w:bookmarkEnd w:id="24932"/>
        <w:bookmarkEnd w:id="24933"/>
        <w:bookmarkEnd w:id="24934"/>
      </w:del>
    </w:p>
    <w:p w14:paraId="69B97DD3" w14:textId="0FD9AD8D" w:rsidR="00564C22" w:rsidDel="00B33063" w:rsidRDefault="009B1AF1" w:rsidP="00564C22">
      <w:pPr>
        <w:pStyle w:val="Code"/>
        <w:spacing w:line="259" w:lineRule="auto"/>
        <w:rPr>
          <w:del w:id="24935" w:author="Andreas Kuehne" w:date="2019-05-31T12:22:00Z"/>
        </w:rPr>
      </w:pPr>
      <w:del w:id="24936" w:author="Andreas Kuehne" w:date="2019-05-31T12:22:00Z">
        <w:r w:rsidDel="00B33063">
          <w:delText xml:space="preserve">    },</w:delText>
        </w:r>
        <w:bookmarkStart w:id="24937" w:name="_Toc10201414"/>
        <w:bookmarkStart w:id="24938" w:name="_Toc10205552"/>
        <w:bookmarkStart w:id="24939" w:name="_Toc10209690"/>
        <w:bookmarkEnd w:id="24937"/>
        <w:bookmarkEnd w:id="24938"/>
        <w:bookmarkEnd w:id="24939"/>
      </w:del>
    </w:p>
    <w:p w14:paraId="0C1D066F" w14:textId="375D2B80" w:rsidR="00564C22" w:rsidDel="00B33063" w:rsidRDefault="009B1AF1" w:rsidP="00564C22">
      <w:pPr>
        <w:pStyle w:val="Code"/>
        <w:spacing w:line="259" w:lineRule="auto"/>
        <w:rPr>
          <w:del w:id="24940" w:author="Andreas Kuehne" w:date="2019-05-31T12:22:00Z"/>
        </w:rPr>
      </w:pPr>
      <w:del w:id="24941" w:author="Andreas Kuehne" w:date="2019-05-31T12:22:00Z">
        <w:r w:rsidDel="00B33063">
          <w:rPr>
            <w:color w:val="31849B" w:themeColor="accent5" w:themeShade="BF"/>
          </w:rPr>
          <w:delText xml:space="preserve">    "schemaRefs"</w:delText>
        </w:r>
        <w:r w:rsidDel="00B33063">
          <w:delText>: {</w:delText>
        </w:r>
        <w:bookmarkStart w:id="24942" w:name="_Toc10201415"/>
        <w:bookmarkStart w:id="24943" w:name="_Toc10205553"/>
        <w:bookmarkStart w:id="24944" w:name="_Toc10209691"/>
        <w:bookmarkEnd w:id="24942"/>
        <w:bookmarkEnd w:id="24943"/>
        <w:bookmarkEnd w:id="24944"/>
      </w:del>
    </w:p>
    <w:p w14:paraId="508C90B0" w14:textId="55053F90" w:rsidR="00564C22" w:rsidDel="00B33063" w:rsidRDefault="009B1AF1" w:rsidP="00564C22">
      <w:pPr>
        <w:pStyle w:val="Code"/>
        <w:spacing w:line="259" w:lineRule="auto"/>
        <w:rPr>
          <w:del w:id="24945" w:author="Andreas Kuehne" w:date="2019-05-31T12:22:00Z"/>
        </w:rPr>
      </w:pPr>
      <w:del w:id="24946"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24947" w:name="_Toc10201416"/>
        <w:bookmarkStart w:id="24948" w:name="_Toc10205554"/>
        <w:bookmarkStart w:id="24949" w:name="_Toc10209692"/>
        <w:bookmarkEnd w:id="24947"/>
        <w:bookmarkEnd w:id="24948"/>
        <w:bookmarkEnd w:id="24949"/>
      </w:del>
    </w:p>
    <w:p w14:paraId="3B978AE7" w14:textId="018050AF" w:rsidR="00564C22" w:rsidDel="00B33063" w:rsidRDefault="009B1AF1" w:rsidP="00564C22">
      <w:pPr>
        <w:pStyle w:val="Code"/>
        <w:spacing w:line="259" w:lineRule="auto"/>
        <w:rPr>
          <w:del w:id="24950" w:author="Andreas Kuehne" w:date="2019-05-31T12:22:00Z"/>
        </w:rPr>
      </w:pPr>
      <w:del w:id="24951" w:author="Andreas Kuehne" w:date="2019-05-31T12:22:00Z">
        <w:r w:rsidDel="00B33063">
          <w:rPr>
            <w:color w:val="31849B" w:themeColor="accent5" w:themeShade="BF"/>
          </w:rPr>
          <w:delText xml:space="preserve">      "items"</w:delText>
        </w:r>
        <w:r w:rsidDel="00B33063">
          <w:delText>: {</w:delText>
        </w:r>
        <w:bookmarkStart w:id="24952" w:name="_Toc10201417"/>
        <w:bookmarkStart w:id="24953" w:name="_Toc10205555"/>
        <w:bookmarkStart w:id="24954" w:name="_Toc10209693"/>
        <w:bookmarkEnd w:id="24952"/>
        <w:bookmarkEnd w:id="24953"/>
        <w:bookmarkEnd w:id="24954"/>
      </w:del>
    </w:p>
    <w:p w14:paraId="3FB88706" w14:textId="50C82F58" w:rsidR="00564C22" w:rsidDel="00B33063" w:rsidRDefault="009B1AF1" w:rsidP="00564C22">
      <w:pPr>
        <w:pStyle w:val="Code"/>
        <w:spacing w:line="259" w:lineRule="auto"/>
        <w:rPr>
          <w:del w:id="24955" w:author="Andreas Kuehne" w:date="2019-05-31T12:22:00Z"/>
        </w:rPr>
      </w:pPr>
      <w:del w:id="24956"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"#/definitions/dss2-DocumentType"</w:delText>
        </w:r>
        <w:bookmarkStart w:id="24957" w:name="_Toc10201418"/>
        <w:bookmarkStart w:id="24958" w:name="_Toc10205556"/>
        <w:bookmarkStart w:id="24959" w:name="_Toc10209694"/>
        <w:bookmarkEnd w:id="24957"/>
        <w:bookmarkEnd w:id="24958"/>
        <w:bookmarkEnd w:id="24959"/>
      </w:del>
    </w:p>
    <w:p w14:paraId="2520D97B" w14:textId="1CE1FFD4" w:rsidR="00564C22" w:rsidDel="00B33063" w:rsidRDefault="009B1AF1" w:rsidP="00564C22">
      <w:pPr>
        <w:pStyle w:val="Code"/>
        <w:spacing w:line="259" w:lineRule="auto"/>
        <w:rPr>
          <w:del w:id="24960" w:author="Andreas Kuehne" w:date="2019-05-31T12:22:00Z"/>
        </w:rPr>
      </w:pPr>
      <w:del w:id="24961" w:author="Andreas Kuehne" w:date="2019-05-31T12:22:00Z">
        <w:r w:rsidDel="00B33063">
          <w:delText xml:space="preserve">      }</w:delText>
        </w:r>
        <w:bookmarkStart w:id="24962" w:name="_Toc10201419"/>
        <w:bookmarkStart w:id="24963" w:name="_Toc10205557"/>
        <w:bookmarkStart w:id="24964" w:name="_Toc10209695"/>
        <w:bookmarkEnd w:id="24962"/>
        <w:bookmarkEnd w:id="24963"/>
        <w:bookmarkEnd w:id="24964"/>
      </w:del>
    </w:p>
    <w:p w14:paraId="78441786" w14:textId="5B166A97" w:rsidR="00564C22" w:rsidDel="00B33063" w:rsidRDefault="009B1AF1" w:rsidP="00564C22">
      <w:pPr>
        <w:pStyle w:val="Code"/>
        <w:spacing w:line="259" w:lineRule="auto"/>
        <w:rPr>
          <w:del w:id="24965" w:author="Andreas Kuehne" w:date="2019-05-31T12:22:00Z"/>
        </w:rPr>
      </w:pPr>
      <w:del w:id="24966" w:author="Andreas Kuehne" w:date="2019-05-31T12:22:00Z">
        <w:r w:rsidDel="00B33063">
          <w:delText xml:space="preserve">    },</w:delText>
        </w:r>
        <w:bookmarkStart w:id="24967" w:name="_Toc10201420"/>
        <w:bookmarkStart w:id="24968" w:name="_Toc10205558"/>
        <w:bookmarkStart w:id="24969" w:name="_Toc10209696"/>
        <w:bookmarkEnd w:id="24967"/>
        <w:bookmarkEnd w:id="24968"/>
        <w:bookmarkEnd w:id="24969"/>
      </w:del>
    </w:p>
    <w:p w14:paraId="674779B2" w14:textId="37C57252" w:rsidR="00564C22" w:rsidDel="00B33063" w:rsidRDefault="009B1AF1" w:rsidP="00564C22">
      <w:pPr>
        <w:pStyle w:val="Code"/>
        <w:spacing w:line="259" w:lineRule="auto"/>
        <w:rPr>
          <w:del w:id="24970" w:author="Andreas Kuehne" w:date="2019-05-31T12:22:00Z"/>
        </w:rPr>
      </w:pPr>
      <w:del w:id="24971" w:author="Andreas Kuehne" w:date="2019-05-31T12:22:00Z">
        <w:r w:rsidDel="00B33063">
          <w:rPr>
            <w:color w:val="31849B" w:themeColor="accent5" w:themeShade="BF"/>
          </w:rPr>
          <w:delText xml:space="preserve">    "b64Data"</w:delText>
        </w:r>
        <w:r w:rsidDel="00B33063">
          <w:delText>: {</w:delText>
        </w:r>
        <w:bookmarkStart w:id="24972" w:name="_Toc10201421"/>
        <w:bookmarkStart w:id="24973" w:name="_Toc10205559"/>
        <w:bookmarkStart w:id="24974" w:name="_Toc10209697"/>
        <w:bookmarkEnd w:id="24972"/>
        <w:bookmarkEnd w:id="24973"/>
        <w:bookmarkEnd w:id="24974"/>
      </w:del>
    </w:p>
    <w:p w14:paraId="3C1491FB" w14:textId="305FD168" w:rsidR="00564C22" w:rsidDel="00B33063" w:rsidRDefault="009B1AF1" w:rsidP="00564C22">
      <w:pPr>
        <w:pStyle w:val="Code"/>
        <w:spacing w:line="259" w:lineRule="auto"/>
        <w:rPr>
          <w:del w:id="24975" w:author="Andreas Kuehne" w:date="2019-05-31T12:22:00Z"/>
        </w:rPr>
      </w:pPr>
      <w:del w:id="24976"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"#/definitions/dsb-Base64DataType"</w:delText>
        </w:r>
        <w:bookmarkStart w:id="24977" w:name="_Toc10201422"/>
        <w:bookmarkStart w:id="24978" w:name="_Toc10205560"/>
        <w:bookmarkStart w:id="24979" w:name="_Toc10209698"/>
        <w:bookmarkEnd w:id="24977"/>
        <w:bookmarkEnd w:id="24978"/>
        <w:bookmarkEnd w:id="24979"/>
      </w:del>
    </w:p>
    <w:p w14:paraId="7C312EBC" w14:textId="50144421" w:rsidR="00564C22" w:rsidDel="00B33063" w:rsidRDefault="009B1AF1" w:rsidP="00564C22">
      <w:pPr>
        <w:pStyle w:val="Code"/>
        <w:spacing w:line="259" w:lineRule="auto"/>
        <w:rPr>
          <w:del w:id="24980" w:author="Andreas Kuehne" w:date="2019-05-31T12:22:00Z"/>
        </w:rPr>
      </w:pPr>
      <w:del w:id="24981" w:author="Andreas Kuehne" w:date="2019-05-31T12:22:00Z">
        <w:r w:rsidDel="00B33063">
          <w:delText xml:space="preserve">    }</w:delText>
        </w:r>
        <w:bookmarkStart w:id="24982" w:name="_Toc10201423"/>
        <w:bookmarkStart w:id="24983" w:name="_Toc10205561"/>
        <w:bookmarkStart w:id="24984" w:name="_Toc10209699"/>
        <w:bookmarkEnd w:id="24982"/>
        <w:bookmarkEnd w:id="24983"/>
        <w:bookmarkEnd w:id="24984"/>
      </w:del>
    </w:p>
    <w:p w14:paraId="05DAD95D" w14:textId="27727339" w:rsidR="00564C22" w:rsidDel="00B33063" w:rsidRDefault="009B1AF1" w:rsidP="00564C22">
      <w:pPr>
        <w:pStyle w:val="Code"/>
        <w:spacing w:line="259" w:lineRule="auto"/>
        <w:rPr>
          <w:del w:id="24985" w:author="Andreas Kuehne" w:date="2019-05-31T12:22:00Z"/>
        </w:rPr>
      </w:pPr>
      <w:del w:id="24986" w:author="Andreas Kuehne" w:date="2019-05-31T12:22:00Z">
        <w:r w:rsidDel="00B33063">
          <w:delText xml:space="preserve">  },</w:delText>
        </w:r>
        <w:bookmarkStart w:id="24987" w:name="_Toc10201424"/>
        <w:bookmarkStart w:id="24988" w:name="_Toc10205562"/>
        <w:bookmarkStart w:id="24989" w:name="_Toc10209700"/>
        <w:bookmarkEnd w:id="24987"/>
        <w:bookmarkEnd w:id="24988"/>
        <w:bookmarkEnd w:id="24989"/>
      </w:del>
    </w:p>
    <w:p w14:paraId="37D16A06" w14:textId="54901F74" w:rsidR="00564C22" w:rsidDel="00B33063" w:rsidRDefault="009B1AF1" w:rsidP="00564C22">
      <w:pPr>
        <w:pStyle w:val="Code"/>
        <w:spacing w:line="259" w:lineRule="auto"/>
        <w:rPr>
          <w:del w:id="24990" w:author="Andreas Kuehne" w:date="2019-05-31T12:22:00Z"/>
        </w:rPr>
      </w:pPr>
      <w:del w:id="24991"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"b64Data"</w:delText>
        </w:r>
        <w:r w:rsidDel="00B33063">
          <w:delText>]</w:delText>
        </w:r>
        <w:bookmarkStart w:id="24992" w:name="_Toc10201425"/>
        <w:bookmarkStart w:id="24993" w:name="_Toc10205563"/>
        <w:bookmarkStart w:id="24994" w:name="_Toc10209701"/>
        <w:bookmarkEnd w:id="24992"/>
        <w:bookmarkEnd w:id="24993"/>
        <w:bookmarkEnd w:id="24994"/>
      </w:del>
    </w:p>
    <w:p w14:paraId="77DD4C95" w14:textId="5E969961" w:rsidR="00564C22" w:rsidDel="00B33063" w:rsidRDefault="009B1AF1" w:rsidP="00564C22">
      <w:pPr>
        <w:pStyle w:val="Code"/>
        <w:spacing w:line="259" w:lineRule="auto"/>
        <w:rPr>
          <w:del w:id="24995" w:author="Andreas Kuehne" w:date="2019-05-31T12:22:00Z"/>
        </w:rPr>
      </w:pPr>
      <w:del w:id="24996" w:author="Andreas Kuehne" w:date="2019-05-31T12:22:00Z">
        <w:r w:rsidDel="00B33063">
          <w:delText>}</w:delText>
        </w:r>
        <w:bookmarkStart w:id="24997" w:name="_Toc10201426"/>
        <w:bookmarkStart w:id="24998" w:name="_Toc10205564"/>
        <w:bookmarkStart w:id="24999" w:name="_Toc10209702"/>
        <w:bookmarkEnd w:id="24997"/>
        <w:bookmarkEnd w:id="24998"/>
        <w:bookmarkEnd w:id="24999"/>
      </w:del>
    </w:p>
    <w:p w14:paraId="7FCFD940" w14:textId="528714C6" w:rsidR="00564C22" w:rsidDel="00B33063" w:rsidRDefault="00564C22" w:rsidP="00564C22">
      <w:pPr>
        <w:rPr>
          <w:del w:id="25000" w:author="Andreas Kuehne" w:date="2019-05-31T12:22:00Z"/>
        </w:rPr>
      </w:pPr>
      <w:bookmarkStart w:id="25001" w:name="_Toc10201427"/>
      <w:bookmarkStart w:id="25002" w:name="_Toc10205565"/>
      <w:bookmarkStart w:id="25003" w:name="_Toc10209703"/>
      <w:bookmarkEnd w:id="25001"/>
      <w:bookmarkEnd w:id="25002"/>
      <w:bookmarkEnd w:id="25003"/>
    </w:p>
    <w:p w14:paraId="63CE6675" w14:textId="3D3884B4" w:rsidR="00564C22" w:rsidDel="00B33063" w:rsidRDefault="009B1AF1" w:rsidP="00564C22">
      <w:pPr>
        <w:pStyle w:val="berschrift4"/>
        <w:rPr>
          <w:del w:id="25004" w:author="Andreas Kuehne" w:date="2019-05-31T12:22:00Z"/>
        </w:rPr>
      </w:pPr>
      <w:del w:id="25005" w:author="Andreas Kuehne" w:date="2019-05-31T12:22:00Z">
        <w:r w:rsidDel="00B33063">
          <w:delText>Document – XML Syntax</w:delText>
        </w:r>
        <w:bookmarkStart w:id="25006" w:name="_Toc10201428"/>
        <w:bookmarkStart w:id="25007" w:name="_Toc10205566"/>
        <w:bookmarkStart w:id="25008" w:name="_Toc10209704"/>
        <w:bookmarkEnd w:id="25006"/>
        <w:bookmarkEnd w:id="25007"/>
        <w:bookmarkEnd w:id="25008"/>
      </w:del>
    </w:p>
    <w:p w14:paraId="003D7A3D" w14:textId="6F044085" w:rsidR="00564C22" w:rsidRPr="5404FA76" w:rsidDel="00B33063" w:rsidRDefault="009B1AF1" w:rsidP="00564C22">
      <w:pPr>
        <w:rPr>
          <w:del w:id="25009" w:author="Andreas Kuehne" w:date="2019-05-31T12:22:00Z"/>
        </w:rPr>
      </w:pPr>
      <w:del w:id="25010" w:author="Andreas Kuehne" w:date="2019-05-31T12:22:00Z">
        <w:r w:rsidRPr="0CCF9147" w:rsidDel="00B33063">
          <w:delText xml:space="preserve">The XML type </w:delText>
        </w:r>
        <w:r w:rsidRPr="002062A5" w:rsidDel="00B33063">
          <w:rPr>
            <w:rFonts w:ascii="Courier New" w:eastAsia="Courier New" w:hAnsi="Courier New" w:cs="Courier New"/>
          </w:rPr>
          <w:delText>DocumentType</w:delText>
        </w:r>
        <w:r w:rsidRPr="0CCF9147" w:rsidDel="00B33063">
          <w:delText xml:space="preserve"> SHALL implement the requirements defined in the </w:delText>
        </w:r>
        <w:r w:rsidRPr="002062A5" w:rsidDel="00B33063">
          <w:rPr>
            <w:rFonts w:ascii="Courier New" w:eastAsia="Courier New" w:hAnsi="Courier New" w:cs="Courier New"/>
          </w:rPr>
          <w:delText>Document</w:delText>
        </w:r>
        <w:r w:rsidDel="00B33063">
          <w:delText xml:space="preserve"> </w:delText>
        </w:r>
        <w:r w:rsidRPr="005A6FFD" w:rsidDel="00B33063">
          <w:delText>component.</w:delText>
        </w:r>
        <w:bookmarkStart w:id="25011" w:name="_Toc10201429"/>
        <w:bookmarkStart w:id="25012" w:name="_Toc10205567"/>
        <w:bookmarkStart w:id="25013" w:name="_Toc10209705"/>
        <w:bookmarkEnd w:id="25011"/>
        <w:bookmarkEnd w:id="25012"/>
        <w:bookmarkEnd w:id="25013"/>
      </w:del>
    </w:p>
    <w:p w14:paraId="51872092" w14:textId="402041C9" w:rsidR="00564C22" w:rsidDel="00B33063" w:rsidRDefault="009B1AF1" w:rsidP="00564C22">
      <w:pPr>
        <w:rPr>
          <w:del w:id="25014" w:author="Andreas Kuehne" w:date="2019-05-31T12:22:00Z"/>
        </w:rPr>
      </w:pPr>
      <w:del w:id="25015"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DocumentType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25016" w:name="_Toc10201430"/>
        <w:bookmarkStart w:id="25017" w:name="_Toc10205568"/>
        <w:bookmarkStart w:id="25018" w:name="_Toc10209706"/>
        <w:bookmarkEnd w:id="25016"/>
        <w:bookmarkEnd w:id="25017"/>
        <w:bookmarkEnd w:id="25018"/>
      </w:del>
    </w:p>
    <w:p w14:paraId="47F95389" w14:textId="6D96785C" w:rsidR="00564C22" w:rsidDel="00B33063" w:rsidRDefault="009B1AF1" w:rsidP="00564C22">
      <w:pPr>
        <w:pStyle w:val="Code"/>
        <w:rPr>
          <w:del w:id="25019" w:author="Andreas Kuehne" w:date="2019-05-31T12:22:00Z"/>
        </w:rPr>
      </w:pPr>
      <w:del w:id="25020"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DocumentType</w:delText>
        </w:r>
        <w:r w:rsidDel="00B33063">
          <w:rPr>
            <w:color w:val="943634" w:themeColor="accent2" w:themeShade="BF"/>
          </w:rPr>
          <w:delText>"</w:delText>
        </w:r>
        <w:r w:rsidDel="00B33063">
          <w:rPr>
            <w:color w:val="31849B" w:themeColor="accent5" w:themeShade="BF"/>
          </w:rPr>
          <w:delText>&gt;</w:delText>
        </w:r>
        <w:bookmarkStart w:id="25021" w:name="_Toc10201431"/>
        <w:bookmarkStart w:id="25022" w:name="_Toc10205569"/>
        <w:bookmarkStart w:id="25023" w:name="_Toc10209707"/>
        <w:bookmarkEnd w:id="25021"/>
        <w:bookmarkEnd w:id="25022"/>
        <w:bookmarkEnd w:id="25023"/>
      </w:del>
    </w:p>
    <w:p w14:paraId="43069678" w14:textId="1570EFFF" w:rsidR="00564C22" w:rsidDel="00B33063" w:rsidRDefault="009B1AF1" w:rsidP="00564C22">
      <w:pPr>
        <w:pStyle w:val="Code"/>
        <w:rPr>
          <w:del w:id="25024" w:author="Andreas Kuehne" w:date="2019-05-31T12:22:00Z"/>
        </w:rPr>
      </w:pPr>
      <w:del w:id="25025" w:author="Andreas Kuehne" w:date="2019-05-31T12:22:00Z">
        <w:r w:rsidDel="00B33063">
          <w:rPr>
            <w:color w:val="31849B" w:themeColor="accent5" w:themeShade="BF"/>
          </w:rPr>
          <w:delText xml:space="preserve">  &lt;xs:complexContent&gt;</w:delText>
        </w:r>
        <w:bookmarkStart w:id="25026" w:name="_Toc10201432"/>
        <w:bookmarkStart w:id="25027" w:name="_Toc10205570"/>
        <w:bookmarkStart w:id="25028" w:name="_Toc10209708"/>
        <w:bookmarkEnd w:id="25026"/>
        <w:bookmarkEnd w:id="25027"/>
        <w:bookmarkEnd w:id="25028"/>
      </w:del>
    </w:p>
    <w:p w14:paraId="6EC7626A" w14:textId="026D9CFE" w:rsidR="00564C22" w:rsidDel="00B33063" w:rsidRDefault="009B1AF1" w:rsidP="00564C22">
      <w:pPr>
        <w:pStyle w:val="Code"/>
        <w:rPr>
          <w:del w:id="25029" w:author="Andreas Kuehne" w:date="2019-05-31T12:22:00Z"/>
        </w:rPr>
      </w:pPr>
      <w:del w:id="25030" w:author="Andreas Kuehne" w:date="2019-05-31T12:22:00Z">
        <w:r w:rsidDel="00B33063">
          <w:rPr>
            <w:color w:val="31849B" w:themeColor="accent5" w:themeShade="BF"/>
          </w:rPr>
          <w:delText xml:space="preserve">    &lt;xs:extension</w:delText>
        </w:r>
        <w:r w:rsidDel="00B33063">
          <w:rPr>
            <w:color w:val="943634" w:themeColor="accent2" w:themeShade="BF"/>
          </w:rPr>
          <w:delText xml:space="preserve"> base="</w:delText>
        </w:r>
        <w:r w:rsidDel="00B33063">
          <w:rPr>
            <w:color w:val="244061" w:themeColor="accent1" w:themeShade="80"/>
          </w:rPr>
          <w:delText>dss2:DocumentBaseType</w:delText>
        </w:r>
        <w:r w:rsidDel="00B33063">
          <w:rPr>
            <w:color w:val="943634" w:themeColor="accent2" w:themeShade="BF"/>
          </w:rPr>
          <w:delText>"</w:delText>
        </w:r>
        <w:r w:rsidDel="00B33063">
          <w:rPr>
            <w:color w:val="31849B" w:themeColor="accent5" w:themeShade="BF"/>
          </w:rPr>
          <w:delText>&gt;</w:delText>
        </w:r>
        <w:bookmarkStart w:id="25031" w:name="_Toc10201433"/>
        <w:bookmarkStart w:id="25032" w:name="_Toc10205571"/>
        <w:bookmarkStart w:id="25033" w:name="_Toc10209709"/>
        <w:bookmarkEnd w:id="25031"/>
        <w:bookmarkEnd w:id="25032"/>
        <w:bookmarkEnd w:id="25033"/>
      </w:del>
    </w:p>
    <w:p w14:paraId="72178121" w14:textId="29A66F95" w:rsidR="00564C22" w:rsidDel="00B33063" w:rsidRDefault="009B1AF1" w:rsidP="00564C22">
      <w:pPr>
        <w:pStyle w:val="Code"/>
        <w:rPr>
          <w:del w:id="25034" w:author="Andreas Kuehne" w:date="2019-05-31T12:22:00Z"/>
        </w:rPr>
      </w:pPr>
      <w:del w:id="25035" w:author="Andreas Kuehne" w:date="2019-05-31T12:22:00Z">
        <w:r w:rsidDel="00B33063">
          <w:rPr>
            <w:color w:val="31849B" w:themeColor="accent5" w:themeShade="BF"/>
          </w:rPr>
          <w:delText xml:space="preserve">      &lt;xs:sequence&gt;</w:delText>
        </w:r>
        <w:bookmarkStart w:id="25036" w:name="_Toc10201434"/>
        <w:bookmarkStart w:id="25037" w:name="_Toc10205572"/>
        <w:bookmarkStart w:id="25038" w:name="_Toc10209710"/>
        <w:bookmarkEnd w:id="25036"/>
        <w:bookmarkEnd w:id="25037"/>
        <w:bookmarkEnd w:id="25038"/>
      </w:del>
    </w:p>
    <w:p w14:paraId="0AC1BC50" w14:textId="24378E19" w:rsidR="00564C22" w:rsidDel="00B33063" w:rsidRDefault="009B1AF1" w:rsidP="00564C22">
      <w:pPr>
        <w:pStyle w:val="Code"/>
        <w:rPr>
          <w:del w:id="25039" w:author="Andreas Kuehne" w:date="2019-05-31T12:22:00Z"/>
        </w:rPr>
      </w:pPr>
      <w:del w:id="25040"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Base64Data</w:delText>
        </w:r>
        <w:r w:rsidDel="00B33063">
          <w:rPr>
            <w:color w:val="943634" w:themeColor="accent2" w:themeShade="BF"/>
          </w:rPr>
          <w:delText>" type="</w:delText>
        </w:r>
        <w:r w:rsidDel="00B33063">
          <w:rPr>
            <w:color w:val="244061" w:themeColor="accent1" w:themeShade="80"/>
          </w:rPr>
          <w:delText>dsb:Base64DataType</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1</w:delText>
        </w:r>
        <w:r w:rsidDel="00B33063">
          <w:rPr>
            <w:color w:val="943634" w:themeColor="accent2" w:themeShade="BF"/>
          </w:rPr>
          <w:delText>"</w:delText>
        </w:r>
        <w:r w:rsidDel="00B33063">
          <w:rPr>
            <w:color w:val="31849B" w:themeColor="accent5" w:themeShade="BF"/>
          </w:rPr>
          <w:delText>/&gt;</w:delText>
        </w:r>
        <w:bookmarkStart w:id="25041" w:name="_Toc10201435"/>
        <w:bookmarkStart w:id="25042" w:name="_Toc10205573"/>
        <w:bookmarkStart w:id="25043" w:name="_Toc10209711"/>
        <w:bookmarkEnd w:id="25041"/>
        <w:bookmarkEnd w:id="25042"/>
        <w:bookmarkEnd w:id="25043"/>
      </w:del>
    </w:p>
    <w:p w14:paraId="4561FD23" w14:textId="4B33714E" w:rsidR="00564C22" w:rsidDel="00B33063" w:rsidRDefault="009B1AF1" w:rsidP="00564C22">
      <w:pPr>
        <w:pStyle w:val="Code"/>
        <w:rPr>
          <w:del w:id="25044" w:author="Andreas Kuehne" w:date="2019-05-31T12:22:00Z"/>
        </w:rPr>
      </w:pPr>
      <w:del w:id="25045" w:author="Andreas Kuehne" w:date="2019-05-31T12:22:00Z">
        <w:r w:rsidDel="00B33063">
          <w:rPr>
            <w:color w:val="31849B" w:themeColor="accent5" w:themeShade="BF"/>
          </w:rPr>
          <w:delText xml:space="preserve">      &lt;/xs:sequence&gt;</w:delText>
        </w:r>
        <w:bookmarkStart w:id="25046" w:name="_Toc10201436"/>
        <w:bookmarkStart w:id="25047" w:name="_Toc10205574"/>
        <w:bookmarkStart w:id="25048" w:name="_Toc10209712"/>
        <w:bookmarkEnd w:id="25046"/>
        <w:bookmarkEnd w:id="25047"/>
        <w:bookmarkEnd w:id="25048"/>
      </w:del>
    </w:p>
    <w:p w14:paraId="5B390AC5" w14:textId="6B8CCA8E" w:rsidR="00564C22" w:rsidDel="00B33063" w:rsidRDefault="009B1AF1" w:rsidP="00564C22">
      <w:pPr>
        <w:pStyle w:val="Code"/>
        <w:rPr>
          <w:del w:id="25049" w:author="Andreas Kuehne" w:date="2019-05-31T12:22:00Z"/>
        </w:rPr>
      </w:pPr>
      <w:del w:id="25050" w:author="Andreas Kuehne" w:date="2019-05-31T12:22:00Z">
        <w:r w:rsidDel="00B33063">
          <w:rPr>
            <w:color w:val="31849B" w:themeColor="accent5" w:themeShade="BF"/>
          </w:rPr>
          <w:delText xml:space="preserve">    &lt;/xs:extension&gt;</w:delText>
        </w:r>
        <w:bookmarkStart w:id="25051" w:name="_Toc10201437"/>
        <w:bookmarkStart w:id="25052" w:name="_Toc10205575"/>
        <w:bookmarkStart w:id="25053" w:name="_Toc10209713"/>
        <w:bookmarkEnd w:id="25051"/>
        <w:bookmarkEnd w:id="25052"/>
        <w:bookmarkEnd w:id="25053"/>
      </w:del>
    </w:p>
    <w:p w14:paraId="365F065A" w14:textId="24ECA6AF" w:rsidR="00564C22" w:rsidDel="00B33063" w:rsidRDefault="009B1AF1" w:rsidP="00564C22">
      <w:pPr>
        <w:pStyle w:val="Code"/>
        <w:rPr>
          <w:del w:id="25054" w:author="Andreas Kuehne" w:date="2019-05-31T12:22:00Z"/>
        </w:rPr>
      </w:pPr>
      <w:del w:id="25055" w:author="Andreas Kuehne" w:date="2019-05-31T12:22:00Z">
        <w:r w:rsidDel="00B33063">
          <w:rPr>
            <w:color w:val="31849B" w:themeColor="accent5" w:themeShade="BF"/>
          </w:rPr>
          <w:delText xml:space="preserve">  &lt;/xs:complexContent&gt;</w:delText>
        </w:r>
        <w:bookmarkStart w:id="25056" w:name="_Toc10201438"/>
        <w:bookmarkStart w:id="25057" w:name="_Toc10205576"/>
        <w:bookmarkStart w:id="25058" w:name="_Toc10209714"/>
        <w:bookmarkEnd w:id="25056"/>
        <w:bookmarkEnd w:id="25057"/>
        <w:bookmarkEnd w:id="25058"/>
      </w:del>
    </w:p>
    <w:p w14:paraId="76837BEA" w14:textId="4E0ACFE7" w:rsidR="00564C22" w:rsidDel="00B33063" w:rsidRDefault="009B1AF1" w:rsidP="00564C22">
      <w:pPr>
        <w:pStyle w:val="Code"/>
        <w:rPr>
          <w:del w:id="25059" w:author="Andreas Kuehne" w:date="2019-05-31T12:22:00Z"/>
        </w:rPr>
      </w:pPr>
      <w:del w:id="25060" w:author="Andreas Kuehne" w:date="2019-05-31T12:22:00Z">
        <w:r w:rsidDel="00B33063">
          <w:rPr>
            <w:color w:val="31849B" w:themeColor="accent5" w:themeShade="BF"/>
          </w:rPr>
          <w:delText>&lt;/xs:complexType&gt;</w:delText>
        </w:r>
        <w:bookmarkStart w:id="25061" w:name="_Toc10201439"/>
        <w:bookmarkStart w:id="25062" w:name="_Toc10205577"/>
        <w:bookmarkStart w:id="25063" w:name="_Toc10209715"/>
        <w:bookmarkEnd w:id="25061"/>
        <w:bookmarkEnd w:id="25062"/>
        <w:bookmarkEnd w:id="25063"/>
      </w:del>
    </w:p>
    <w:p w14:paraId="2D35BC51" w14:textId="13F71C25" w:rsidR="00564C22" w:rsidDel="00B33063" w:rsidRDefault="009B1AF1" w:rsidP="00564C22">
      <w:pPr>
        <w:spacing w:line="259" w:lineRule="auto"/>
        <w:rPr>
          <w:del w:id="25064" w:author="Andreas Kuehne" w:date="2019-05-31T12:22:00Z"/>
        </w:rPr>
      </w:pPr>
      <w:del w:id="25065"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DocumentType</w:delText>
        </w:r>
        <w:r w:rsidRPr="71C71F8C" w:rsidDel="00B33063">
          <w:delText xml:space="preserve"> </w:delText>
        </w:r>
        <w:r w:rsidDel="00B33063">
          <w:delText xml:space="preserve">XML element SHALL implement in XML syntax the sub-component that has a name equal to its local name. </w:delText>
        </w:r>
        <w:bookmarkStart w:id="25066" w:name="_Toc10201440"/>
        <w:bookmarkStart w:id="25067" w:name="_Toc10205578"/>
        <w:bookmarkStart w:id="25068" w:name="_Toc10209716"/>
        <w:bookmarkEnd w:id="25066"/>
        <w:bookmarkEnd w:id="25067"/>
        <w:bookmarkEnd w:id="25068"/>
      </w:del>
    </w:p>
    <w:p w14:paraId="01863018" w14:textId="299E098D" w:rsidR="00564C22" w:rsidDel="00B33063" w:rsidRDefault="009B1AF1" w:rsidP="00564C22">
      <w:pPr>
        <w:pStyle w:val="berschrift3"/>
        <w:rPr>
          <w:del w:id="25069" w:author="Andreas Kuehne" w:date="2019-05-31T12:22:00Z"/>
        </w:rPr>
      </w:pPr>
      <w:bookmarkStart w:id="25070" w:name="_RefComp89952E90"/>
      <w:del w:id="25071" w:author="Andreas Kuehne" w:date="2019-05-31T12:22:00Z">
        <w:r w:rsidDel="00B33063">
          <w:delText>Component TransformedData</w:delText>
        </w:r>
        <w:bookmarkStart w:id="25072" w:name="_Toc10201441"/>
        <w:bookmarkStart w:id="25073" w:name="_Toc10205579"/>
        <w:bookmarkStart w:id="25074" w:name="_Toc10209717"/>
        <w:bookmarkEnd w:id="25070"/>
        <w:bookmarkEnd w:id="25072"/>
        <w:bookmarkEnd w:id="25073"/>
        <w:bookmarkEnd w:id="25074"/>
      </w:del>
    </w:p>
    <w:p w14:paraId="13EFB2D5" w14:textId="2EE12012" w:rsidR="00564C22" w:rsidDel="00B33063" w:rsidRDefault="00564C22" w:rsidP="00564C22">
      <w:pPr>
        <w:rPr>
          <w:del w:id="25075" w:author="Andreas Kuehne" w:date="2019-05-31T12:22:00Z"/>
        </w:rPr>
      </w:pPr>
      <w:bookmarkStart w:id="25076" w:name="_Toc10201442"/>
      <w:bookmarkStart w:id="25077" w:name="_Toc10205580"/>
      <w:bookmarkStart w:id="25078" w:name="_Toc10209718"/>
      <w:bookmarkEnd w:id="25076"/>
      <w:bookmarkEnd w:id="25077"/>
      <w:bookmarkEnd w:id="25078"/>
    </w:p>
    <w:p w14:paraId="6DAC4C00" w14:textId="2383D02B" w:rsidR="00564C22" w:rsidDel="00B33063" w:rsidRDefault="009B1AF1" w:rsidP="00564C22">
      <w:pPr>
        <w:rPr>
          <w:del w:id="25079" w:author="Andreas Kuehne" w:date="2019-05-31T12:22:00Z"/>
        </w:rPr>
      </w:pPr>
      <w:del w:id="25080" w:author="Andreas Kuehne" w:date="2019-05-31T12:22:00Z">
        <w:r w:rsidDel="00B33063">
          <w:delText xml:space="preserve">This components extends the component </w:delText>
        </w:r>
        <w:r w:rsidDel="00B33063">
          <w:fldChar w:fldCharType="begin"/>
        </w:r>
        <w:r w:rsidDel="00B33063">
          <w:delInstrText xml:space="preserve"> REF _RefComp8554D474 \r \h </w:delInstrText>
        </w:r>
        <w:r w:rsidDel="00B33063">
          <w:fldChar w:fldCharType="separate"/>
        </w:r>
        <w:r w:rsidDel="00B33063">
          <w:rPr>
            <w:rStyle w:val="Datatype"/>
            <w:rFonts w:eastAsia="Courier New" w:cs="Courier New"/>
          </w:rPr>
          <w:delText>DocumentBase</w:delText>
        </w:r>
        <w:r w:rsidDel="00B33063">
          <w:fldChar w:fldCharType="end"/>
        </w:r>
        <w:r w:rsidDel="00B33063">
          <w:delText>. The inherited sub-components are not repeated here.</w:delText>
        </w:r>
        <w:bookmarkStart w:id="25081" w:name="_Toc10201443"/>
        <w:bookmarkStart w:id="25082" w:name="_Toc10205581"/>
        <w:bookmarkStart w:id="25083" w:name="_Toc10209719"/>
        <w:bookmarkEnd w:id="25081"/>
        <w:bookmarkEnd w:id="25082"/>
        <w:bookmarkEnd w:id="25083"/>
      </w:del>
    </w:p>
    <w:p w14:paraId="05EC914E" w14:textId="2D2197BA" w:rsidR="00564C22" w:rsidDel="00B33063" w:rsidRDefault="009B1AF1" w:rsidP="00564C22">
      <w:pPr>
        <w:rPr>
          <w:del w:id="25084" w:author="Andreas Kuehne" w:date="2019-05-31T12:22:00Z"/>
        </w:rPr>
      </w:pPr>
      <w:del w:id="25085" w:author="Andreas Kuehne" w:date="2019-05-31T12:22:00Z">
        <w:r w:rsidDel="00B33063">
          <w:delText>Below follows a list of the sub-components that constitute this component:</w:delText>
        </w:r>
        <w:bookmarkStart w:id="25086" w:name="_Toc10201444"/>
        <w:bookmarkStart w:id="25087" w:name="_Toc10205582"/>
        <w:bookmarkStart w:id="25088" w:name="_Toc10209720"/>
        <w:bookmarkEnd w:id="25086"/>
        <w:bookmarkEnd w:id="25087"/>
        <w:bookmarkEnd w:id="25088"/>
      </w:del>
    </w:p>
    <w:p w14:paraId="5F8F0B6A" w14:textId="31A682C3" w:rsidR="00564C22" w:rsidDel="00B33063" w:rsidRDefault="009B1AF1" w:rsidP="00564C22">
      <w:pPr>
        <w:pStyle w:val="Member"/>
        <w:rPr>
          <w:del w:id="25089" w:author="Andreas Kuehne" w:date="2019-05-31T12:22:00Z"/>
        </w:rPr>
      </w:pPr>
      <w:del w:id="25090" w:author="Andreas Kuehne" w:date="2019-05-31T12:22:00Z">
        <w:r w:rsidDel="00B33063">
          <w:delText xml:space="preserve">The OPTIONAL </w:delText>
        </w:r>
        <w:r w:rsidRPr="35C1378D" w:rsidDel="00B33063">
          <w:rPr>
            <w:rStyle w:val="Datatype"/>
          </w:rPr>
          <w:delText>Transforms</w:delText>
        </w:r>
        <w:r w:rsidDel="00B33063">
          <w:delText xml:space="preserve"> element, if present, MUST contain a sub-component. A given element MUST satisfy the requirements specified in section </w:delText>
        </w:r>
        <w:r w:rsidDel="00B33063">
          <w:fldChar w:fldCharType="begin"/>
        </w:r>
        <w:r w:rsidDel="00B33063">
          <w:delInstrText xml:space="preserve"> REF _RefComp2EFBB742 \r \h </w:delInstrText>
        </w:r>
        <w:r w:rsidDel="00B33063">
          <w:fldChar w:fldCharType="separate"/>
        </w:r>
        <w:r w:rsidDel="00B33063">
          <w:rPr>
            <w:rStyle w:val="Datatype"/>
            <w:rFonts w:eastAsia="Courier New" w:cs="Courier New"/>
          </w:rPr>
          <w:delText>Transforms</w:delText>
        </w:r>
        <w:r w:rsidDel="00B33063">
          <w:fldChar w:fldCharType="end"/>
        </w:r>
        <w:r w:rsidDel="00B33063">
          <w:delText xml:space="preserve">. </w:delText>
        </w:r>
        <w:r w:rsidRPr="003A06D0" w:rsidDel="00B33063">
          <w:delText>This is the sequence of transforms applied by the client. It specifies the value for a &lt;ds:Reference&gt; element’s &lt;ds:Transforms&gt; child element. In other words, this specifies transforms that the client has already applied to the input document before the server will hash it. This component is required on a SignRequest, optional on a VerifyRequest.</w:delText>
        </w:r>
        <w:bookmarkStart w:id="25091" w:name="_Toc10201445"/>
        <w:bookmarkStart w:id="25092" w:name="_Toc10205583"/>
        <w:bookmarkStart w:id="25093" w:name="_Toc10209721"/>
        <w:bookmarkEnd w:id="25091"/>
        <w:bookmarkEnd w:id="25092"/>
        <w:bookmarkEnd w:id="25093"/>
      </w:del>
    </w:p>
    <w:p w14:paraId="0DB5D68D" w14:textId="5D5B86A3" w:rsidR="00564C22" w:rsidDel="00B33063" w:rsidRDefault="009B1AF1" w:rsidP="00564C22">
      <w:pPr>
        <w:pStyle w:val="Member"/>
        <w:rPr>
          <w:del w:id="25094" w:author="Andreas Kuehne" w:date="2019-05-31T12:22:00Z"/>
        </w:rPr>
      </w:pPr>
      <w:del w:id="25095" w:author="Andreas Kuehne" w:date="2019-05-31T12:22:00Z">
        <w:r w:rsidDel="00B33063">
          <w:delText xml:space="preserve">The </w:delText>
        </w:r>
        <w:r w:rsidRPr="35C1378D" w:rsidDel="00B33063">
          <w:rPr>
            <w:rStyle w:val="Datatype"/>
          </w:rPr>
          <w:delText>Base64Data</w:delText>
        </w:r>
        <w:r w:rsidDel="00B33063">
          <w:delText xml:space="preserve"> element MUST contain one instance of a sub-component. This element MUST satisfy the requirements specified in this document in section </w:delText>
        </w:r>
        <w:r w:rsidDel="00B33063">
          <w:fldChar w:fldCharType="begin"/>
        </w:r>
        <w:r w:rsidDel="00B33063">
          <w:delInstrText xml:space="preserve"> REF _RefComp2EB1F1FA \r \h </w:delInstrText>
        </w:r>
        <w:r w:rsidDel="00B33063">
          <w:fldChar w:fldCharType="separate"/>
        </w:r>
        <w:r w:rsidDel="00B33063">
          <w:rPr>
            <w:rStyle w:val="Datatype"/>
            <w:rFonts w:eastAsia="Courier New" w:cs="Courier New"/>
          </w:rPr>
          <w:delText>Base64Data</w:delText>
        </w:r>
        <w:r w:rsidDel="00B33063">
          <w:fldChar w:fldCharType="end"/>
        </w:r>
        <w:r w:rsidDel="00B33063">
          <w:delText xml:space="preserve">. </w:delText>
        </w:r>
        <w:r w:rsidRPr="003A06D0" w:rsidDel="00B33063">
          <w:delText>This element gives the binary output of a sequence of transforms to be hashed at the server side.</w:delText>
        </w:r>
        <w:bookmarkStart w:id="25096" w:name="_Toc10201446"/>
        <w:bookmarkStart w:id="25097" w:name="_Toc10205584"/>
        <w:bookmarkStart w:id="25098" w:name="_Toc10209722"/>
        <w:bookmarkEnd w:id="25096"/>
        <w:bookmarkEnd w:id="25097"/>
        <w:bookmarkEnd w:id="25098"/>
      </w:del>
    </w:p>
    <w:p w14:paraId="13F48810" w14:textId="79EDE641" w:rsidR="00564C22" w:rsidDel="00B33063" w:rsidRDefault="009B1AF1" w:rsidP="00564C22">
      <w:pPr>
        <w:pStyle w:val="Member"/>
        <w:rPr>
          <w:del w:id="25099" w:author="Andreas Kuehne" w:date="2019-05-31T12:22:00Z"/>
        </w:rPr>
      </w:pPr>
      <w:del w:id="25100" w:author="Andreas Kuehne" w:date="2019-05-31T12:22:00Z">
        <w:r w:rsidDel="00B33063">
          <w:delText xml:space="preserve">The OPTIONAL </w:delText>
        </w:r>
        <w:r w:rsidRPr="35C1378D" w:rsidDel="00B33063">
          <w:rPr>
            <w:rStyle w:val="Datatype"/>
          </w:rPr>
          <w:delText>WhichReference</w:delText>
        </w:r>
        <w:r w:rsidDel="00B33063">
          <w:delText xml:space="preserve"> element, if present, MUST contain one instance of an integer. </w:delText>
        </w:r>
        <w:r w:rsidRPr="003A06D0" w:rsidDel="00B33063">
          <w:delText xml:space="preserve">As there may be multiple </w:delText>
        </w:r>
        <w:r w:rsidRPr="003A06D0" w:rsidDel="00B33063">
          <w:rPr>
            <w:rFonts w:ascii="Courier New" w:eastAsia="Courier New" w:hAnsi="Courier New" w:cs="Courier New"/>
            <w:lang w:val="en-GB"/>
          </w:rPr>
          <w:delText>TransformedDataType</w:delText>
        </w:r>
        <w:r w:rsidRPr="003A06D0" w:rsidDel="00B33063">
          <w:delText xml:space="preserve"> / </w:delText>
        </w:r>
        <w:r w:rsidRPr="003A06D0" w:rsidDel="00B33063">
          <w:rPr>
            <w:rFonts w:ascii="Courier New" w:eastAsia="Courier New" w:hAnsi="Courier New" w:cs="Courier New"/>
            <w:lang w:val="en-GB"/>
          </w:rPr>
          <w:delText>DocumentHashType</w:delText>
        </w:r>
        <w:r w:rsidRPr="003A06D0" w:rsidDel="00B33063">
          <w:delText xml:space="preserve"> components of the same document having the same URI [RFC 2396] and </w:delText>
        </w:r>
        <w:r w:rsidRPr="003A06D0" w:rsidDel="00B33063">
          <w:rPr>
            <w:rStyle w:val="Datatype"/>
            <w:lang w:val="en-GB"/>
          </w:rPr>
          <w:delText>RefType</w:delText>
        </w:r>
        <w:r w:rsidRPr="003A06D0" w:rsidDel="00B33063">
          <w:delText xml:space="preserve"> on a </w:delText>
        </w:r>
        <w:r w:rsidRPr="003A06D0" w:rsidDel="00B33063">
          <w:rPr>
            <w:rStyle w:val="Datatype"/>
            <w:lang w:val="en-GB"/>
          </w:rPr>
          <w:delText>SignRequest</w:delText>
        </w:r>
        <w:r w:rsidRPr="003A06D0" w:rsidDel="00B33063">
          <w:delText xml:space="preserve"> or </w:delText>
        </w:r>
        <w:r w:rsidRPr="003A06D0" w:rsidDel="00B33063">
          <w:rPr>
            <w:rStyle w:val="Datatype"/>
            <w:lang w:val="en-GB"/>
          </w:rPr>
          <w:delText>VerifyRequest</w:delText>
        </w:r>
        <w:r w:rsidRPr="003A06D0" w:rsidDel="00B33063">
          <w:delText xml:space="preserve"> - their </w:delText>
        </w:r>
        <w:r w:rsidR="00BF5E78" w:rsidRPr="003A06D0" w:rsidDel="00B33063">
          <w:delText>correspondence</w:delText>
        </w:r>
        <w:r w:rsidRPr="003A06D0" w:rsidDel="00B33063">
          <w:delText xml:space="preserve"> to an already existing </w:delText>
        </w:r>
        <w:r w:rsidRPr="003A06D0" w:rsidDel="00B33063">
          <w:rPr>
            <w:rStyle w:val="Datatype"/>
            <w:lang w:val="en-GB"/>
          </w:rPr>
          <w:delText>&lt;ds:Reference&gt;</w:delText>
        </w:r>
        <w:r w:rsidRPr="003A06D0" w:rsidDel="00B33063">
          <w:delText xml:space="preserve"> however needs to be established on a VerifyRequest only. There is a need to disambiguate such cases. This element hence offers a way to clearly identify the </w:delText>
        </w:r>
        <w:r w:rsidRPr="003A06D0" w:rsidDel="00B33063">
          <w:rPr>
            <w:rStyle w:val="Datatype"/>
            <w:lang w:val="en-GB"/>
          </w:rPr>
          <w:delText>&lt;ds:Reference&gt;</w:delText>
        </w:r>
        <w:r w:rsidRPr="003A06D0" w:rsidDel="00B33063">
          <w:delText xml:space="preserve"> when URI and </w:delText>
        </w:r>
        <w:r w:rsidRPr="003A06D0" w:rsidDel="00B33063">
          <w:rPr>
            <w:rStyle w:val="Datatype"/>
            <w:lang w:val="en-GB"/>
          </w:rPr>
          <w:delText>RefType</w:delText>
        </w:r>
        <w:r w:rsidRPr="003A06D0" w:rsidDel="00B33063">
          <w:delText xml:space="preserve"> match multiple components. The corresponding </w:delText>
        </w:r>
        <w:r w:rsidRPr="003A06D0" w:rsidDel="00B33063">
          <w:rPr>
            <w:rStyle w:val="Datatype"/>
            <w:lang w:val="en-GB"/>
          </w:rPr>
          <w:delText>&lt;ds:Reference&gt;</w:delText>
        </w:r>
        <w:r w:rsidRPr="003A06D0" w:rsidDel="00B33063">
          <w:delText xml:space="preserve"> is indicated by this zero-based </w:delText>
        </w:r>
        <w:r w:rsidRPr="003A06D0" w:rsidDel="00B33063">
          <w:rPr>
            <w:rStyle w:val="Datatype"/>
            <w:lang w:val="en-GB"/>
          </w:rPr>
          <w:delText>WhichReference</w:delText>
        </w:r>
        <w:r w:rsidRPr="003A06D0" w:rsidDel="00B33063">
          <w:delText xml:space="preserve"> element (0 means the first &lt;ds:Reference&gt; in the signature, 1 means the second, and so on). This component is ignored on a SignRequest, optional on a VerifyRequest.</w:delText>
        </w:r>
        <w:bookmarkStart w:id="25101" w:name="_Toc10201447"/>
        <w:bookmarkStart w:id="25102" w:name="_Toc10205585"/>
        <w:bookmarkStart w:id="25103" w:name="_Toc10209723"/>
        <w:bookmarkEnd w:id="25101"/>
        <w:bookmarkEnd w:id="25102"/>
        <w:bookmarkEnd w:id="25103"/>
      </w:del>
    </w:p>
    <w:p w14:paraId="27148111" w14:textId="4CBDCF88" w:rsidR="00564C22" w:rsidDel="00B33063" w:rsidRDefault="009B1AF1" w:rsidP="00564C22">
      <w:pPr>
        <w:pStyle w:val="Non-normativeCommentHeading"/>
        <w:rPr>
          <w:del w:id="25104" w:author="Andreas Kuehne" w:date="2019-05-31T12:22:00Z"/>
        </w:rPr>
      </w:pPr>
      <w:del w:id="25105" w:author="Andreas Kuehne" w:date="2019-05-31T12:22:00Z">
        <w:r w:rsidDel="00B33063">
          <w:delText>Non-normative Comment:</w:delText>
        </w:r>
        <w:bookmarkStart w:id="25106" w:name="_Toc10201448"/>
        <w:bookmarkStart w:id="25107" w:name="_Toc10205586"/>
        <w:bookmarkStart w:id="25108" w:name="_Toc10209724"/>
        <w:bookmarkEnd w:id="25106"/>
        <w:bookmarkEnd w:id="25107"/>
        <w:bookmarkEnd w:id="25108"/>
      </w:del>
    </w:p>
    <w:p w14:paraId="58A825F1" w14:textId="20CA5919" w:rsidR="00564C22" w:rsidDel="00B33063" w:rsidRDefault="001725A5" w:rsidP="00564C22">
      <w:pPr>
        <w:pStyle w:val="Non-normativeComment"/>
        <w:rPr>
          <w:del w:id="25109" w:author="Andreas Kuehne" w:date="2019-05-31T12:22:00Z"/>
        </w:rPr>
      </w:pPr>
      <w:del w:id="25110" w:author="Andreas Kuehne" w:date="2019-05-31T12:22:00Z">
        <w:r w:rsidRPr="003A06D0" w:rsidDel="00B33063">
          <w:delText xml:space="preserve">It may be possible to establish the &lt;ds:References&gt; / </w:delText>
        </w:r>
        <w:r w:rsidRPr="003A06D0" w:rsidDel="00B33063">
          <w:rPr>
            <w:rFonts w:ascii="Courier New" w:eastAsia="Courier New" w:hAnsi="Courier New" w:cs="Courier New"/>
            <w:lang w:val="en-GB"/>
          </w:rPr>
          <w:delText>TransformedDataType</w:delText>
        </w:r>
        <w:r w:rsidRPr="003A06D0" w:rsidDel="00B33063">
          <w:delText xml:space="preserve"> / </w:delText>
        </w:r>
        <w:r w:rsidRPr="003A06D0" w:rsidDel="00B33063">
          <w:rPr>
            <w:rFonts w:ascii="Courier New" w:eastAsia="Courier New" w:hAnsi="Courier New" w:cs="Courier New"/>
            <w:lang w:val="en-GB"/>
          </w:rPr>
          <w:delText>DocumentHashType</w:delText>
        </w:r>
        <w:r w:rsidRPr="003A06D0" w:rsidDel="00B33063">
          <w:delText xml:space="preserve"> correspondence by comparing the optionally supplied chain of transforms to those of the &lt;ds:References&gt; having the same URI and </w:delText>
        </w:r>
        <w:r w:rsidRPr="003A06D0" w:rsidDel="00B33063">
          <w:rPr>
            <w:rStyle w:val="Datatype"/>
            <w:lang w:val="en-GB"/>
          </w:rPr>
          <w:delText>RefType</w:delText>
        </w:r>
        <w:r w:rsidRPr="003A06D0" w:rsidDel="00B33063">
          <w:delText xml:space="preserve"> in the supplied </w:delText>
        </w:r>
        <w:r w:rsidRPr="003A06D0" w:rsidDel="00B33063">
          <w:rPr>
            <w:rStyle w:val="Datatype"/>
            <w:lang w:val="en-GB"/>
          </w:rPr>
          <w:delText>&lt;ds:Signature&gt;</w:delText>
        </w:r>
        <w:r w:rsidRPr="003A06D0" w:rsidDel="00B33063">
          <w:delText xml:space="preserve"> if this chain of transform has been supplied. This can be quite expensive and even outnumber the advantages of </w:delText>
        </w:r>
        <w:r w:rsidRPr="003A06D0" w:rsidDel="00B33063">
          <w:rPr>
            <w:rFonts w:ascii="Courier New" w:eastAsia="Courier New" w:hAnsi="Courier New" w:cs="Courier New"/>
            <w:lang w:val="en-GB"/>
          </w:rPr>
          <w:delText>TransformedDataType</w:delText>
        </w:r>
        <w:r w:rsidRPr="003A06D0" w:rsidDel="00B33063">
          <w:delText xml:space="preserve"> / </w:delText>
        </w:r>
        <w:r w:rsidRPr="003A06D0" w:rsidDel="00B33063">
          <w:rPr>
            <w:rFonts w:ascii="Courier New" w:eastAsia="Courier New" w:hAnsi="Courier New" w:cs="Courier New"/>
            <w:lang w:val="en-GB"/>
          </w:rPr>
          <w:delText>DocumentHashType</w:delText>
        </w:r>
        <w:r w:rsidRPr="003A06D0" w:rsidDel="00B33063">
          <w:delText>.</w:delText>
        </w:r>
        <w:bookmarkStart w:id="25111" w:name="_Toc10201449"/>
        <w:bookmarkStart w:id="25112" w:name="_Toc10205587"/>
        <w:bookmarkStart w:id="25113" w:name="_Toc10209725"/>
        <w:bookmarkEnd w:id="25111"/>
        <w:bookmarkEnd w:id="25112"/>
        <w:bookmarkEnd w:id="25113"/>
      </w:del>
    </w:p>
    <w:p w14:paraId="45C4744E" w14:textId="6F903196" w:rsidR="00564C22" w:rsidDel="00B33063" w:rsidRDefault="009B1AF1" w:rsidP="00564C22">
      <w:pPr>
        <w:pStyle w:val="berschrift4"/>
        <w:rPr>
          <w:del w:id="25114" w:author="Andreas Kuehne" w:date="2019-05-31T12:22:00Z"/>
        </w:rPr>
      </w:pPr>
      <w:del w:id="25115" w:author="Andreas Kuehne" w:date="2019-05-31T12:22:00Z">
        <w:r w:rsidDel="00B33063">
          <w:delText>TransformedData – JSON Syntax</w:delText>
        </w:r>
        <w:bookmarkStart w:id="25116" w:name="_Toc10201450"/>
        <w:bookmarkStart w:id="25117" w:name="_Toc10205588"/>
        <w:bookmarkStart w:id="25118" w:name="_Toc10209726"/>
        <w:bookmarkEnd w:id="25116"/>
        <w:bookmarkEnd w:id="25117"/>
        <w:bookmarkEnd w:id="25118"/>
      </w:del>
    </w:p>
    <w:p w14:paraId="1CAEA171" w14:textId="7AC03EF6" w:rsidR="00564C22" w:rsidRPr="0248A3D1" w:rsidDel="00B33063" w:rsidRDefault="009B1AF1" w:rsidP="00564C22">
      <w:pPr>
        <w:rPr>
          <w:del w:id="25119" w:author="Andreas Kuehne" w:date="2019-05-31T12:22:00Z"/>
        </w:rPr>
      </w:pPr>
      <w:del w:id="25120"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TransformedDataType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TransformedData</w:delText>
        </w:r>
        <w:r w:rsidDel="00B33063">
          <w:delText xml:space="preserve"> component.</w:delText>
        </w:r>
        <w:bookmarkStart w:id="25121" w:name="_Toc10201451"/>
        <w:bookmarkStart w:id="25122" w:name="_Toc10205589"/>
        <w:bookmarkStart w:id="25123" w:name="_Toc10209727"/>
        <w:bookmarkEnd w:id="25121"/>
        <w:bookmarkEnd w:id="25122"/>
        <w:bookmarkEnd w:id="25123"/>
      </w:del>
    </w:p>
    <w:p w14:paraId="72741C01" w14:textId="499423CF" w:rsidR="00564C22" w:rsidRPr="C2430093" w:rsidDel="00B33063" w:rsidRDefault="009B1AF1" w:rsidP="00564C22">
      <w:pPr>
        <w:spacing w:line="259" w:lineRule="auto"/>
        <w:rPr>
          <w:del w:id="25124" w:author="Andreas Kuehne" w:date="2019-05-31T12:22:00Z"/>
          <w:rFonts w:eastAsia="Arial" w:cs="Arial"/>
          <w:sz w:val="22"/>
          <w:szCs w:val="22"/>
        </w:rPr>
      </w:pPr>
      <w:del w:id="25125"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TransformedData</w:delText>
        </w:r>
        <w:r w:rsidRPr="002062A5" w:rsidDel="00B33063">
          <w:rPr>
            <w:rFonts w:eastAsia="Arial" w:cs="Arial"/>
            <w:sz w:val="22"/>
            <w:szCs w:val="22"/>
          </w:rPr>
          <w:delText xml:space="preserve"> using JSON-specific names mapped as shown in the table below.</w:delText>
        </w:r>
        <w:bookmarkStart w:id="25126" w:name="_Toc10201452"/>
        <w:bookmarkStart w:id="25127" w:name="_Toc10205590"/>
        <w:bookmarkStart w:id="25128" w:name="_Toc10209728"/>
        <w:bookmarkEnd w:id="25126"/>
        <w:bookmarkEnd w:id="25127"/>
        <w:bookmarkEnd w:id="25128"/>
      </w:del>
    </w:p>
    <w:tbl>
      <w:tblPr>
        <w:tblStyle w:val="Gitternetztabelle1hell1"/>
        <w:tblW w:w="0" w:type="auto"/>
        <w:tblLook w:val="04A0" w:firstRow="1" w:lastRow="0" w:firstColumn="1" w:lastColumn="0" w:noHBand="0" w:noVBand="1"/>
      </w:tblPr>
      <w:tblGrid>
        <w:gridCol w:w="4675"/>
        <w:gridCol w:w="4675"/>
      </w:tblGrid>
      <w:tr w:rsidR="00564C22" w:rsidDel="00B33063" w14:paraId="005877A8" w14:textId="49B1B9B2" w:rsidTr="00564C22">
        <w:trPr>
          <w:cnfStyle w:val="100000000000" w:firstRow="1" w:lastRow="0" w:firstColumn="0" w:lastColumn="0" w:oddVBand="0" w:evenVBand="0" w:oddHBand="0" w:evenHBand="0" w:firstRowFirstColumn="0" w:firstRowLastColumn="0" w:lastRowFirstColumn="0" w:lastRowLastColumn="0"/>
          <w:del w:id="2512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B6335CA" w14:textId="3AFD094D" w:rsidR="00564C22" w:rsidDel="00B33063" w:rsidRDefault="009B1AF1" w:rsidP="00564C22">
            <w:pPr>
              <w:pStyle w:val="Beschriftung"/>
              <w:rPr>
                <w:del w:id="25130" w:author="Andreas Kuehne" w:date="2019-05-31T12:22:00Z"/>
              </w:rPr>
            </w:pPr>
            <w:del w:id="25131" w:author="Andreas Kuehne" w:date="2019-05-31T12:22:00Z">
              <w:r w:rsidDel="00B33063">
                <w:delText>Element</w:delText>
              </w:r>
              <w:bookmarkStart w:id="25132" w:name="_Toc10201453"/>
              <w:bookmarkStart w:id="25133" w:name="_Toc10205591"/>
              <w:bookmarkStart w:id="25134" w:name="_Toc10209729"/>
              <w:bookmarkEnd w:id="25132"/>
              <w:bookmarkEnd w:id="25133"/>
              <w:bookmarkEnd w:id="25134"/>
            </w:del>
          </w:p>
        </w:tc>
        <w:tc>
          <w:tcPr>
            <w:tcW w:w="4675" w:type="dxa"/>
          </w:tcPr>
          <w:p w14:paraId="58138815" w14:textId="66A1010A"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25135" w:author="Andreas Kuehne" w:date="2019-05-31T12:22:00Z"/>
              </w:rPr>
            </w:pPr>
            <w:del w:id="25136" w:author="Andreas Kuehne" w:date="2019-05-31T12:22:00Z">
              <w:r w:rsidDel="00B33063">
                <w:delText>Implementing JSON member name</w:delText>
              </w:r>
              <w:bookmarkStart w:id="25137" w:name="_Toc10201454"/>
              <w:bookmarkStart w:id="25138" w:name="_Toc10205592"/>
              <w:bookmarkStart w:id="25139" w:name="_Toc10209730"/>
              <w:bookmarkEnd w:id="25137"/>
              <w:bookmarkEnd w:id="25138"/>
              <w:bookmarkEnd w:id="25139"/>
            </w:del>
          </w:p>
        </w:tc>
        <w:bookmarkStart w:id="25140" w:name="_Toc10201455"/>
        <w:bookmarkStart w:id="25141" w:name="_Toc10205593"/>
        <w:bookmarkStart w:id="25142" w:name="_Toc10209731"/>
        <w:bookmarkEnd w:id="25140"/>
        <w:bookmarkEnd w:id="25141"/>
        <w:bookmarkEnd w:id="25142"/>
      </w:tr>
      <w:tr w:rsidR="00564C22" w:rsidDel="00B33063" w14:paraId="1908BB21" w14:textId="0150DBE0" w:rsidTr="00564C22">
        <w:trPr>
          <w:del w:id="2514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CF31C54" w14:textId="6D2EF02C" w:rsidR="00564C22" w:rsidRPr="002062A5" w:rsidDel="00B33063" w:rsidRDefault="009B1AF1" w:rsidP="00564C22">
            <w:pPr>
              <w:pStyle w:val="Beschriftung"/>
              <w:rPr>
                <w:del w:id="25144" w:author="Andreas Kuehne" w:date="2019-05-31T12:22:00Z"/>
                <w:rStyle w:val="Datatype"/>
                <w:b w:val="0"/>
                <w:bCs w:val="0"/>
              </w:rPr>
            </w:pPr>
            <w:del w:id="25145" w:author="Andreas Kuehne" w:date="2019-05-31T12:22:00Z">
              <w:r w:rsidRPr="002062A5" w:rsidDel="00B33063">
                <w:rPr>
                  <w:rStyle w:val="Datatype"/>
                </w:rPr>
                <w:delText>Transforms</w:delText>
              </w:r>
              <w:bookmarkStart w:id="25146" w:name="_Toc10201456"/>
              <w:bookmarkStart w:id="25147" w:name="_Toc10205594"/>
              <w:bookmarkStart w:id="25148" w:name="_Toc10209732"/>
              <w:bookmarkEnd w:id="25146"/>
              <w:bookmarkEnd w:id="25147"/>
              <w:bookmarkEnd w:id="25148"/>
            </w:del>
          </w:p>
        </w:tc>
        <w:tc>
          <w:tcPr>
            <w:tcW w:w="4675" w:type="dxa"/>
          </w:tcPr>
          <w:p w14:paraId="7592BA79" w14:textId="4B79236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5149" w:author="Andreas Kuehne" w:date="2019-05-31T12:22:00Z"/>
                <w:rStyle w:val="Datatype"/>
              </w:rPr>
            </w:pPr>
            <w:del w:id="25150" w:author="Andreas Kuehne" w:date="2019-05-31T12:22:00Z">
              <w:r w:rsidRPr="002062A5" w:rsidDel="00B33063">
                <w:rPr>
                  <w:rStyle w:val="Datatype"/>
                </w:rPr>
                <w:delText>transforms</w:delText>
              </w:r>
              <w:bookmarkStart w:id="25151" w:name="_Toc10201457"/>
              <w:bookmarkStart w:id="25152" w:name="_Toc10205595"/>
              <w:bookmarkStart w:id="25153" w:name="_Toc10209733"/>
              <w:bookmarkEnd w:id="25151"/>
              <w:bookmarkEnd w:id="25152"/>
              <w:bookmarkEnd w:id="25153"/>
            </w:del>
          </w:p>
        </w:tc>
        <w:bookmarkStart w:id="25154" w:name="_Toc10201458"/>
        <w:bookmarkStart w:id="25155" w:name="_Toc10205596"/>
        <w:bookmarkStart w:id="25156" w:name="_Toc10209734"/>
        <w:bookmarkEnd w:id="25154"/>
        <w:bookmarkEnd w:id="25155"/>
        <w:bookmarkEnd w:id="25156"/>
      </w:tr>
      <w:tr w:rsidR="00564C22" w:rsidDel="00B33063" w14:paraId="3C9CEB69" w14:textId="4D857EFB" w:rsidTr="00564C22">
        <w:trPr>
          <w:del w:id="2515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EFFAE89" w14:textId="7941D83A" w:rsidR="00564C22" w:rsidRPr="002062A5" w:rsidDel="00B33063" w:rsidRDefault="009B1AF1" w:rsidP="00564C22">
            <w:pPr>
              <w:pStyle w:val="Beschriftung"/>
              <w:rPr>
                <w:del w:id="25158" w:author="Andreas Kuehne" w:date="2019-05-31T12:22:00Z"/>
                <w:rStyle w:val="Datatype"/>
                <w:b w:val="0"/>
                <w:bCs w:val="0"/>
              </w:rPr>
            </w:pPr>
            <w:del w:id="25159" w:author="Andreas Kuehne" w:date="2019-05-31T12:22:00Z">
              <w:r w:rsidRPr="002062A5" w:rsidDel="00B33063">
                <w:rPr>
                  <w:rStyle w:val="Datatype"/>
                </w:rPr>
                <w:delText>Base64Data</w:delText>
              </w:r>
              <w:bookmarkStart w:id="25160" w:name="_Toc10201459"/>
              <w:bookmarkStart w:id="25161" w:name="_Toc10205597"/>
              <w:bookmarkStart w:id="25162" w:name="_Toc10209735"/>
              <w:bookmarkEnd w:id="25160"/>
              <w:bookmarkEnd w:id="25161"/>
              <w:bookmarkEnd w:id="25162"/>
            </w:del>
          </w:p>
        </w:tc>
        <w:tc>
          <w:tcPr>
            <w:tcW w:w="4675" w:type="dxa"/>
          </w:tcPr>
          <w:p w14:paraId="31D7BDE6" w14:textId="213A1D5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5163" w:author="Andreas Kuehne" w:date="2019-05-31T12:22:00Z"/>
                <w:rStyle w:val="Datatype"/>
              </w:rPr>
            </w:pPr>
            <w:del w:id="25164" w:author="Andreas Kuehne" w:date="2019-05-31T12:22:00Z">
              <w:r w:rsidRPr="002062A5" w:rsidDel="00B33063">
                <w:rPr>
                  <w:rStyle w:val="Datatype"/>
                </w:rPr>
                <w:delText>b64Data</w:delText>
              </w:r>
              <w:bookmarkStart w:id="25165" w:name="_Toc10201460"/>
              <w:bookmarkStart w:id="25166" w:name="_Toc10205598"/>
              <w:bookmarkStart w:id="25167" w:name="_Toc10209736"/>
              <w:bookmarkEnd w:id="25165"/>
              <w:bookmarkEnd w:id="25166"/>
              <w:bookmarkEnd w:id="25167"/>
            </w:del>
          </w:p>
        </w:tc>
        <w:bookmarkStart w:id="25168" w:name="_Toc10201461"/>
        <w:bookmarkStart w:id="25169" w:name="_Toc10205599"/>
        <w:bookmarkStart w:id="25170" w:name="_Toc10209737"/>
        <w:bookmarkEnd w:id="25168"/>
        <w:bookmarkEnd w:id="25169"/>
        <w:bookmarkEnd w:id="25170"/>
      </w:tr>
      <w:tr w:rsidR="00564C22" w:rsidDel="00B33063" w14:paraId="327D5F18" w14:textId="3FB1ABBE" w:rsidTr="00564C22">
        <w:trPr>
          <w:del w:id="2517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AFFE03A" w14:textId="69B76BC5" w:rsidR="00564C22" w:rsidRPr="002062A5" w:rsidDel="00B33063" w:rsidRDefault="009B1AF1" w:rsidP="00564C22">
            <w:pPr>
              <w:pStyle w:val="Beschriftung"/>
              <w:rPr>
                <w:del w:id="25172" w:author="Andreas Kuehne" w:date="2019-05-31T12:22:00Z"/>
                <w:rStyle w:val="Datatype"/>
                <w:b w:val="0"/>
                <w:bCs w:val="0"/>
              </w:rPr>
            </w:pPr>
            <w:del w:id="25173" w:author="Andreas Kuehne" w:date="2019-05-31T12:22:00Z">
              <w:r w:rsidRPr="002062A5" w:rsidDel="00B33063">
                <w:rPr>
                  <w:rStyle w:val="Datatype"/>
                </w:rPr>
                <w:delText>WhichReference</w:delText>
              </w:r>
              <w:bookmarkStart w:id="25174" w:name="_Toc10201462"/>
              <w:bookmarkStart w:id="25175" w:name="_Toc10205600"/>
              <w:bookmarkStart w:id="25176" w:name="_Toc10209738"/>
              <w:bookmarkEnd w:id="25174"/>
              <w:bookmarkEnd w:id="25175"/>
              <w:bookmarkEnd w:id="25176"/>
            </w:del>
          </w:p>
        </w:tc>
        <w:tc>
          <w:tcPr>
            <w:tcW w:w="4675" w:type="dxa"/>
          </w:tcPr>
          <w:p w14:paraId="7549FD0A" w14:textId="065D2DC6"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5177" w:author="Andreas Kuehne" w:date="2019-05-31T12:22:00Z"/>
                <w:rStyle w:val="Datatype"/>
              </w:rPr>
            </w:pPr>
            <w:del w:id="25178" w:author="Andreas Kuehne" w:date="2019-05-31T12:22:00Z">
              <w:r w:rsidRPr="002062A5" w:rsidDel="00B33063">
                <w:rPr>
                  <w:rStyle w:val="Datatype"/>
                </w:rPr>
                <w:delText>whichRef</w:delText>
              </w:r>
              <w:bookmarkStart w:id="25179" w:name="_Toc10201463"/>
              <w:bookmarkStart w:id="25180" w:name="_Toc10205601"/>
              <w:bookmarkStart w:id="25181" w:name="_Toc10209739"/>
              <w:bookmarkEnd w:id="25179"/>
              <w:bookmarkEnd w:id="25180"/>
              <w:bookmarkEnd w:id="25181"/>
            </w:del>
          </w:p>
        </w:tc>
        <w:bookmarkStart w:id="25182" w:name="_Toc10201464"/>
        <w:bookmarkStart w:id="25183" w:name="_Toc10205602"/>
        <w:bookmarkStart w:id="25184" w:name="_Toc10209740"/>
        <w:bookmarkEnd w:id="25182"/>
        <w:bookmarkEnd w:id="25183"/>
        <w:bookmarkEnd w:id="25184"/>
      </w:tr>
    </w:tbl>
    <w:p w14:paraId="0EB5FC4E" w14:textId="236CE375" w:rsidR="00564C22" w:rsidRPr="0202B381" w:rsidDel="00B33063" w:rsidRDefault="009B1AF1" w:rsidP="00564C22">
      <w:pPr>
        <w:rPr>
          <w:del w:id="25185" w:author="Andreas Kuehne" w:date="2019-05-31T12:22:00Z"/>
        </w:rPr>
      </w:pPr>
      <w:del w:id="25186"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TransformedDataType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25187" w:name="_Toc10201465"/>
        <w:bookmarkStart w:id="25188" w:name="_Toc10205603"/>
        <w:bookmarkStart w:id="25189" w:name="_Toc10209741"/>
        <w:bookmarkEnd w:id="25187"/>
        <w:bookmarkEnd w:id="25188"/>
        <w:bookmarkEnd w:id="25189"/>
      </w:del>
    </w:p>
    <w:p w14:paraId="769CF4FB" w14:textId="73340A74" w:rsidR="00564C22" w:rsidDel="00B33063" w:rsidRDefault="009B1AF1" w:rsidP="00564C22">
      <w:pPr>
        <w:pStyle w:val="Code"/>
        <w:spacing w:line="259" w:lineRule="auto"/>
        <w:rPr>
          <w:del w:id="25190" w:author="Andreas Kuehne" w:date="2019-05-31T12:22:00Z"/>
        </w:rPr>
      </w:pPr>
      <w:del w:id="25191" w:author="Andreas Kuehne" w:date="2019-05-31T12:22:00Z">
        <w:r w:rsidDel="00B33063">
          <w:rPr>
            <w:color w:val="31849B" w:themeColor="accent5" w:themeShade="BF"/>
          </w:rPr>
          <w:delText>"dss2-TransformedDataType"</w:delText>
        </w:r>
        <w:r w:rsidDel="00B33063">
          <w:delText>: {</w:delText>
        </w:r>
        <w:bookmarkStart w:id="25192" w:name="_Toc10201466"/>
        <w:bookmarkStart w:id="25193" w:name="_Toc10205604"/>
        <w:bookmarkStart w:id="25194" w:name="_Toc10209742"/>
        <w:bookmarkEnd w:id="25192"/>
        <w:bookmarkEnd w:id="25193"/>
        <w:bookmarkEnd w:id="25194"/>
      </w:del>
    </w:p>
    <w:p w14:paraId="7E6F274F" w14:textId="440D955B" w:rsidR="00564C22" w:rsidDel="00B33063" w:rsidRDefault="009B1AF1" w:rsidP="00564C22">
      <w:pPr>
        <w:pStyle w:val="Code"/>
        <w:spacing w:line="259" w:lineRule="auto"/>
        <w:rPr>
          <w:del w:id="25195" w:author="Andreas Kuehne" w:date="2019-05-31T12:22:00Z"/>
        </w:rPr>
      </w:pPr>
      <w:del w:id="25196"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25197" w:name="_Toc10201467"/>
        <w:bookmarkStart w:id="25198" w:name="_Toc10205605"/>
        <w:bookmarkStart w:id="25199" w:name="_Toc10209743"/>
        <w:bookmarkEnd w:id="25197"/>
        <w:bookmarkEnd w:id="25198"/>
        <w:bookmarkEnd w:id="25199"/>
      </w:del>
    </w:p>
    <w:p w14:paraId="0943F1B8" w14:textId="5DFCABBA" w:rsidR="00564C22" w:rsidDel="00B33063" w:rsidRDefault="009B1AF1" w:rsidP="00564C22">
      <w:pPr>
        <w:pStyle w:val="Code"/>
        <w:spacing w:line="259" w:lineRule="auto"/>
        <w:rPr>
          <w:del w:id="25200" w:author="Andreas Kuehne" w:date="2019-05-31T12:22:00Z"/>
        </w:rPr>
      </w:pPr>
      <w:del w:id="25201" w:author="Andreas Kuehne" w:date="2019-05-31T12:22:00Z">
        <w:r w:rsidDel="00B33063">
          <w:rPr>
            <w:color w:val="31849B" w:themeColor="accent5" w:themeShade="BF"/>
          </w:rPr>
          <w:delText xml:space="preserve">  "properties"</w:delText>
        </w:r>
        <w:r w:rsidDel="00B33063">
          <w:delText>: {</w:delText>
        </w:r>
        <w:bookmarkStart w:id="25202" w:name="_Toc10201468"/>
        <w:bookmarkStart w:id="25203" w:name="_Toc10205606"/>
        <w:bookmarkStart w:id="25204" w:name="_Toc10209744"/>
        <w:bookmarkEnd w:id="25202"/>
        <w:bookmarkEnd w:id="25203"/>
        <w:bookmarkEnd w:id="25204"/>
      </w:del>
    </w:p>
    <w:p w14:paraId="0E9CE89A" w14:textId="5FC10BE4" w:rsidR="00564C22" w:rsidDel="00B33063" w:rsidRDefault="009B1AF1" w:rsidP="00564C22">
      <w:pPr>
        <w:pStyle w:val="Code"/>
        <w:spacing w:line="259" w:lineRule="auto"/>
        <w:rPr>
          <w:del w:id="25205" w:author="Andreas Kuehne" w:date="2019-05-31T12:22:00Z"/>
        </w:rPr>
      </w:pPr>
      <w:del w:id="25206" w:author="Andreas Kuehne" w:date="2019-05-31T12:22:00Z">
        <w:r w:rsidDel="00B33063">
          <w:rPr>
            <w:color w:val="31849B" w:themeColor="accent5" w:themeShade="BF"/>
          </w:rPr>
          <w:delText xml:space="preserve">    "ID"</w:delText>
        </w:r>
        <w:r w:rsidDel="00B33063">
          <w:delText>: {</w:delText>
        </w:r>
        <w:bookmarkStart w:id="25207" w:name="_Toc10201469"/>
        <w:bookmarkStart w:id="25208" w:name="_Toc10205607"/>
        <w:bookmarkStart w:id="25209" w:name="_Toc10209745"/>
        <w:bookmarkEnd w:id="25207"/>
        <w:bookmarkEnd w:id="25208"/>
        <w:bookmarkEnd w:id="25209"/>
      </w:del>
    </w:p>
    <w:p w14:paraId="34941DBC" w14:textId="044AD28D" w:rsidR="00564C22" w:rsidDel="00B33063" w:rsidRDefault="009B1AF1" w:rsidP="00564C22">
      <w:pPr>
        <w:pStyle w:val="Code"/>
        <w:spacing w:line="259" w:lineRule="auto"/>
        <w:rPr>
          <w:del w:id="25210" w:author="Andreas Kuehne" w:date="2019-05-31T12:22:00Z"/>
        </w:rPr>
      </w:pPr>
      <w:del w:id="25211"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25212" w:name="_Toc10201470"/>
        <w:bookmarkStart w:id="25213" w:name="_Toc10205608"/>
        <w:bookmarkStart w:id="25214" w:name="_Toc10209746"/>
        <w:bookmarkEnd w:id="25212"/>
        <w:bookmarkEnd w:id="25213"/>
        <w:bookmarkEnd w:id="25214"/>
      </w:del>
    </w:p>
    <w:p w14:paraId="31457B35" w14:textId="48366DBB" w:rsidR="00564C22" w:rsidDel="00B33063" w:rsidRDefault="009B1AF1" w:rsidP="00564C22">
      <w:pPr>
        <w:pStyle w:val="Code"/>
        <w:spacing w:line="259" w:lineRule="auto"/>
        <w:rPr>
          <w:del w:id="25215" w:author="Andreas Kuehne" w:date="2019-05-31T12:22:00Z"/>
        </w:rPr>
      </w:pPr>
      <w:del w:id="25216" w:author="Andreas Kuehne" w:date="2019-05-31T12:22:00Z">
        <w:r w:rsidDel="00B33063">
          <w:delText xml:space="preserve">    },</w:delText>
        </w:r>
        <w:bookmarkStart w:id="25217" w:name="_Toc10201471"/>
        <w:bookmarkStart w:id="25218" w:name="_Toc10205609"/>
        <w:bookmarkStart w:id="25219" w:name="_Toc10209747"/>
        <w:bookmarkEnd w:id="25217"/>
        <w:bookmarkEnd w:id="25218"/>
        <w:bookmarkEnd w:id="25219"/>
      </w:del>
    </w:p>
    <w:p w14:paraId="519465C9" w14:textId="01F45FC4" w:rsidR="00564C22" w:rsidDel="00B33063" w:rsidRDefault="009B1AF1" w:rsidP="00564C22">
      <w:pPr>
        <w:pStyle w:val="Code"/>
        <w:spacing w:line="259" w:lineRule="auto"/>
        <w:rPr>
          <w:del w:id="25220" w:author="Andreas Kuehne" w:date="2019-05-31T12:22:00Z"/>
        </w:rPr>
      </w:pPr>
      <w:del w:id="25221" w:author="Andreas Kuehne" w:date="2019-05-31T12:22:00Z">
        <w:r w:rsidDel="00B33063">
          <w:rPr>
            <w:color w:val="31849B" w:themeColor="accent5" w:themeShade="BF"/>
          </w:rPr>
          <w:delText xml:space="preserve">    "refURI"</w:delText>
        </w:r>
        <w:r w:rsidDel="00B33063">
          <w:delText>: {</w:delText>
        </w:r>
        <w:bookmarkStart w:id="25222" w:name="_Toc10201472"/>
        <w:bookmarkStart w:id="25223" w:name="_Toc10205610"/>
        <w:bookmarkStart w:id="25224" w:name="_Toc10209748"/>
        <w:bookmarkEnd w:id="25222"/>
        <w:bookmarkEnd w:id="25223"/>
        <w:bookmarkEnd w:id="25224"/>
      </w:del>
    </w:p>
    <w:p w14:paraId="4511BF70" w14:textId="64A9FCDD" w:rsidR="00564C22" w:rsidDel="00B33063" w:rsidRDefault="009B1AF1" w:rsidP="00564C22">
      <w:pPr>
        <w:pStyle w:val="Code"/>
        <w:spacing w:line="259" w:lineRule="auto"/>
        <w:rPr>
          <w:del w:id="25225" w:author="Andreas Kuehne" w:date="2019-05-31T12:22:00Z"/>
        </w:rPr>
      </w:pPr>
      <w:del w:id="25226"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25227" w:name="_Toc10201473"/>
        <w:bookmarkStart w:id="25228" w:name="_Toc10205611"/>
        <w:bookmarkStart w:id="25229" w:name="_Toc10209749"/>
        <w:bookmarkEnd w:id="25227"/>
        <w:bookmarkEnd w:id="25228"/>
        <w:bookmarkEnd w:id="25229"/>
      </w:del>
    </w:p>
    <w:p w14:paraId="54EA0959" w14:textId="5FA0B18A" w:rsidR="00564C22" w:rsidDel="00B33063" w:rsidRDefault="009B1AF1" w:rsidP="00564C22">
      <w:pPr>
        <w:pStyle w:val="Code"/>
        <w:spacing w:line="259" w:lineRule="auto"/>
        <w:rPr>
          <w:del w:id="25230" w:author="Andreas Kuehne" w:date="2019-05-31T12:22:00Z"/>
        </w:rPr>
      </w:pPr>
      <w:del w:id="25231" w:author="Andreas Kuehne" w:date="2019-05-31T12:22:00Z">
        <w:r w:rsidDel="00B33063">
          <w:delText xml:space="preserve">    },</w:delText>
        </w:r>
        <w:bookmarkStart w:id="25232" w:name="_Toc10201474"/>
        <w:bookmarkStart w:id="25233" w:name="_Toc10205612"/>
        <w:bookmarkStart w:id="25234" w:name="_Toc10209750"/>
        <w:bookmarkEnd w:id="25232"/>
        <w:bookmarkEnd w:id="25233"/>
        <w:bookmarkEnd w:id="25234"/>
      </w:del>
    </w:p>
    <w:p w14:paraId="3175771F" w14:textId="75DDCDBC" w:rsidR="00564C22" w:rsidDel="00B33063" w:rsidRDefault="009B1AF1" w:rsidP="00564C22">
      <w:pPr>
        <w:pStyle w:val="Code"/>
        <w:spacing w:line="259" w:lineRule="auto"/>
        <w:rPr>
          <w:del w:id="25235" w:author="Andreas Kuehne" w:date="2019-05-31T12:22:00Z"/>
        </w:rPr>
      </w:pPr>
      <w:del w:id="25236" w:author="Andreas Kuehne" w:date="2019-05-31T12:22:00Z">
        <w:r w:rsidDel="00B33063">
          <w:rPr>
            <w:color w:val="31849B" w:themeColor="accent5" w:themeShade="BF"/>
          </w:rPr>
          <w:delText xml:space="preserve">    "refType"</w:delText>
        </w:r>
        <w:r w:rsidDel="00B33063">
          <w:delText>: {</w:delText>
        </w:r>
        <w:bookmarkStart w:id="25237" w:name="_Toc10201475"/>
        <w:bookmarkStart w:id="25238" w:name="_Toc10205613"/>
        <w:bookmarkStart w:id="25239" w:name="_Toc10209751"/>
        <w:bookmarkEnd w:id="25237"/>
        <w:bookmarkEnd w:id="25238"/>
        <w:bookmarkEnd w:id="25239"/>
      </w:del>
    </w:p>
    <w:p w14:paraId="0267A74C" w14:textId="343BD0C5" w:rsidR="00564C22" w:rsidDel="00B33063" w:rsidRDefault="009B1AF1" w:rsidP="00564C22">
      <w:pPr>
        <w:pStyle w:val="Code"/>
        <w:spacing w:line="259" w:lineRule="auto"/>
        <w:rPr>
          <w:del w:id="25240" w:author="Andreas Kuehne" w:date="2019-05-31T12:22:00Z"/>
        </w:rPr>
      </w:pPr>
      <w:del w:id="25241"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25242" w:name="_Toc10201476"/>
        <w:bookmarkStart w:id="25243" w:name="_Toc10205614"/>
        <w:bookmarkStart w:id="25244" w:name="_Toc10209752"/>
        <w:bookmarkEnd w:id="25242"/>
        <w:bookmarkEnd w:id="25243"/>
        <w:bookmarkEnd w:id="25244"/>
      </w:del>
    </w:p>
    <w:p w14:paraId="5D89C994" w14:textId="1F0D1B5C" w:rsidR="00564C22" w:rsidDel="00B33063" w:rsidRDefault="009B1AF1" w:rsidP="00564C22">
      <w:pPr>
        <w:pStyle w:val="Code"/>
        <w:spacing w:line="259" w:lineRule="auto"/>
        <w:rPr>
          <w:del w:id="25245" w:author="Andreas Kuehne" w:date="2019-05-31T12:22:00Z"/>
        </w:rPr>
      </w:pPr>
      <w:del w:id="25246" w:author="Andreas Kuehne" w:date="2019-05-31T12:22:00Z">
        <w:r w:rsidDel="00B33063">
          <w:delText xml:space="preserve">    },</w:delText>
        </w:r>
        <w:bookmarkStart w:id="25247" w:name="_Toc10201477"/>
        <w:bookmarkStart w:id="25248" w:name="_Toc10205615"/>
        <w:bookmarkStart w:id="25249" w:name="_Toc10209753"/>
        <w:bookmarkEnd w:id="25247"/>
        <w:bookmarkEnd w:id="25248"/>
        <w:bookmarkEnd w:id="25249"/>
      </w:del>
    </w:p>
    <w:p w14:paraId="0A070ABD" w14:textId="234F20EA" w:rsidR="00564C22" w:rsidDel="00B33063" w:rsidRDefault="009B1AF1" w:rsidP="00564C22">
      <w:pPr>
        <w:pStyle w:val="Code"/>
        <w:spacing w:line="259" w:lineRule="auto"/>
        <w:rPr>
          <w:del w:id="25250" w:author="Andreas Kuehne" w:date="2019-05-31T12:22:00Z"/>
        </w:rPr>
      </w:pPr>
      <w:del w:id="25251" w:author="Andreas Kuehne" w:date="2019-05-31T12:22:00Z">
        <w:r w:rsidDel="00B33063">
          <w:rPr>
            <w:color w:val="31849B" w:themeColor="accent5" w:themeShade="BF"/>
          </w:rPr>
          <w:delText xml:space="preserve">    "schemaRefs"</w:delText>
        </w:r>
        <w:r w:rsidDel="00B33063">
          <w:delText>: {</w:delText>
        </w:r>
        <w:bookmarkStart w:id="25252" w:name="_Toc10201478"/>
        <w:bookmarkStart w:id="25253" w:name="_Toc10205616"/>
        <w:bookmarkStart w:id="25254" w:name="_Toc10209754"/>
        <w:bookmarkEnd w:id="25252"/>
        <w:bookmarkEnd w:id="25253"/>
        <w:bookmarkEnd w:id="25254"/>
      </w:del>
    </w:p>
    <w:p w14:paraId="4B33A237" w14:textId="4C978C66" w:rsidR="00564C22" w:rsidDel="00B33063" w:rsidRDefault="009B1AF1" w:rsidP="00564C22">
      <w:pPr>
        <w:pStyle w:val="Code"/>
        <w:spacing w:line="259" w:lineRule="auto"/>
        <w:rPr>
          <w:del w:id="25255" w:author="Andreas Kuehne" w:date="2019-05-31T12:22:00Z"/>
        </w:rPr>
      </w:pPr>
      <w:del w:id="25256"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25257" w:name="_Toc10201479"/>
        <w:bookmarkStart w:id="25258" w:name="_Toc10205617"/>
        <w:bookmarkStart w:id="25259" w:name="_Toc10209755"/>
        <w:bookmarkEnd w:id="25257"/>
        <w:bookmarkEnd w:id="25258"/>
        <w:bookmarkEnd w:id="25259"/>
      </w:del>
    </w:p>
    <w:p w14:paraId="16E3029B" w14:textId="53DC78B6" w:rsidR="00564C22" w:rsidDel="00B33063" w:rsidRDefault="009B1AF1" w:rsidP="00564C22">
      <w:pPr>
        <w:pStyle w:val="Code"/>
        <w:spacing w:line="259" w:lineRule="auto"/>
        <w:rPr>
          <w:del w:id="25260" w:author="Andreas Kuehne" w:date="2019-05-31T12:22:00Z"/>
        </w:rPr>
      </w:pPr>
      <w:del w:id="25261" w:author="Andreas Kuehne" w:date="2019-05-31T12:22:00Z">
        <w:r w:rsidDel="00B33063">
          <w:rPr>
            <w:color w:val="31849B" w:themeColor="accent5" w:themeShade="BF"/>
          </w:rPr>
          <w:delText xml:space="preserve">      "items"</w:delText>
        </w:r>
        <w:r w:rsidDel="00B33063">
          <w:delText>: {</w:delText>
        </w:r>
        <w:bookmarkStart w:id="25262" w:name="_Toc10201480"/>
        <w:bookmarkStart w:id="25263" w:name="_Toc10205618"/>
        <w:bookmarkStart w:id="25264" w:name="_Toc10209756"/>
        <w:bookmarkEnd w:id="25262"/>
        <w:bookmarkEnd w:id="25263"/>
        <w:bookmarkEnd w:id="25264"/>
      </w:del>
    </w:p>
    <w:p w14:paraId="1DE7B9FF" w14:textId="77B8B758" w:rsidR="00564C22" w:rsidDel="00B33063" w:rsidRDefault="009B1AF1" w:rsidP="00564C22">
      <w:pPr>
        <w:pStyle w:val="Code"/>
        <w:spacing w:line="259" w:lineRule="auto"/>
        <w:rPr>
          <w:del w:id="25265" w:author="Andreas Kuehne" w:date="2019-05-31T12:22:00Z"/>
        </w:rPr>
      </w:pPr>
      <w:del w:id="25266"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"#/definitions/dss2-DocumentType"</w:delText>
        </w:r>
        <w:bookmarkStart w:id="25267" w:name="_Toc10201481"/>
        <w:bookmarkStart w:id="25268" w:name="_Toc10205619"/>
        <w:bookmarkStart w:id="25269" w:name="_Toc10209757"/>
        <w:bookmarkEnd w:id="25267"/>
        <w:bookmarkEnd w:id="25268"/>
        <w:bookmarkEnd w:id="25269"/>
      </w:del>
    </w:p>
    <w:p w14:paraId="5DD71C44" w14:textId="40189A74" w:rsidR="00564C22" w:rsidDel="00B33063" w:rsidRDefault="009B1AF1" w:rsidP="00564C22">
      <w:pPr>
        <w:pStyle w:val="Code"/>
        <w:spacing w:line="259" w:lineRule="auto"/>
        <w:rPr>
          <w:del w:id="25270" w:author="Andreas Kuehne" w:date="2019-05-31T12:22:00Z"/>
        </w:rPr>
      </w:pPr>
      <w:del w:id="25271" w:author="Andreas Kuehne" w:date="2019-05-31T12:22:00Z">
        <w:r w:rsidDel="00B33063">
          <w:delText xml:space="preserve">      }</w:delText>
        </w:r>
        <w:bookmarkStart w:id="25272" w:name="_Toc10201482"/>
        <w:bookmarkStart w:id="25273" w:name="_Toc10205620"/>
        <w:bookmarkStart w:id="25274" w:name="_Toc10209758"/>
        <w:bookmarkEnd w:id="25272"/>
        <w:bookmarkEnd w:id="25273"/>
        <w:bookmarkEnd w:id="25274"/>
      </w:del>
    </w:p>
    <w:p w14:paraId="20643220" w14:textId="51A88DBF" w:rsidR="00564C22" w:rsidDel="00B33063" w:rsidRDefault="009B1AF1" w:rsidP="00564C22">
      <w:pPr>
        <w:pStyle w:val="Code"/>
        <w:spacing w:line="259" w:lineRule="auto"/>
        <w:rPr>
          <w:del w:id="25275" w:author="Andreas Kuehne" w:date="2019-05-31T12:22:00Z"/>
        </w:rPr>
      </w:pPr>
      <w:del w:id="25276" w:author="Andreas Kuehne" w:date="2019-05-31T12:22:00Z">
        <w:r w:rsidDel="00B33063">
          <w:delText xml:space="preserve">    },</w:delText>
        </w:r>
        <w:bookmarkStart w:id="25277" w:name="_Toc10201483"/>
        <w:bookmarkStart w:id="25278" w:name="_Toc10205621"/>
        <w:bookmarkStart w:id="25279" w:name="_Toc10209759"/>
        <w:bookmarkEnd w:id="25277"/>
        <w:bookmarkEnd w:id="25278"/>
        <w:bookmarkEnd w:id="25279"/>
      </w:del>
    </w:p>
    <w:p w14:paraId="3EE3ABCC" w14:textId="70CD567F" w:rsidR="00564C22" w:rsidDel="00B33063" w:rsidRDefault="009B1AF1" w:rsidP="00564C22">
      <w:pPr>
        <w:pStyle w:val="Code"/>
        <w:spacing w:line="259" w:lineRule="auto"/>
        <w:rPr>
          <w:del w:id="25280" w:author="Andreas Kuehne" w:date="2019-05-31T12:22:00Z"/>
        </w:rPr>
      </w:pPr>
      <w:del w:id="25281" w:author="Andreas Kuehne" w:date="2019-05-31T12:22:00Z">
        <w:r w:rsidDel="00B33063">
          <w:rPr>
            <w:color w:val="31849B" w:themeColor="accent5" w:themeShade="BF"/>
          </w:rPr>
          <w:delText xml:space="preserve">    "transforms"</w:delText>
        </w:r>
        <w:r w:rsidDel="00B33063">
          <w:delText>: {</w:delText>
        </w:r>
        <w:bookmarkStart w:id="25282" w:name="_Toc10201484"/>
        <w:bookmarkStart w:id="25283" w:name="_Toc10205622"/>
        <w:bookmarkStart w:id="25284" w:name="_Toc10209760"/>
        <w:bookmarkEnd w:id="25282"/>
        <w:bookmarkEnd w:id="25283"/>
        <w:bookmarkEnd w:id="25284"/>
      </w:del>
    </w:p>
    <w:p w14:paraId="3F429776" w14:textId="5F881924" w:rsidR="00564C22" w:rsidDel="00B33063" w:rsidRDefault="009B1AF1" w:rsidP="00564C22">
      <w:pPr>
        <w:pStyle w:val="Code"/>
        <w:spacing w:line="259" w:lineRule="auto"/>
        <w:rPr>
          <w:del w:id="25285" w:author="Andreas Kuehne" w:date="2019-05-31T12:22:00Z"/>
        </w:rPr>
      </w:pPr>
      <w:del w:id="25286"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"#/definitions/dsigrw-TransformsType"</w:delText>
        </w:r>
        <w:bookmarkStart w:id="25287" w:name="_Toc10201485"/>
        <w:bookmarkStart w:id="25288" w:name="_Toc10205623"/>
        <w:bookmarkStart w:id="25289" w:name="_Toc10209761"/>
        <w:bookmarkEnd w:id="25287"/>
        <w:bookmarkEnd w:id="25288"/>
        <w:bookmarkEnd w:id="25289"/>
      </w:del>
    </w:p>
    <w:p w14:paraId="78B96859" w14:textId="4B325A93" w:rsidR="00564C22" w:rsidDel="00B33063" w:rsidRDefault="009B1AF1" w:rsidP="00564C22">
      <w:pPr>
        <w:pStyle w:val="Code"/>
        <w:spacing w:line="259" w:lineRule="auto"/>
        <w:rPr>
          <w:del w:id="25290" w:author="Andreas Kuehne" w:date="2019-05-31T12:22:00Z"/>
        </w:rPr>
      </w:pPr>
      <w:del w:id="25291" w:author="Andreas Kuehne" w:date="2019-05-31T12:22:00Z">
        <w:r w:rsidDel="00B33063">
          <w:delText xml:space="preserve">    },</w:delText>
        </w:r>
        <w:bookmarkStart w:id="25292" w:name="_Toc10201486"/>
        <w:bookmarkStart w:id="25293" w:name="_Toc10205624"/>
        <w:bookmarkStart w:id="25294" w:name="_Toc10209762"/>
        <w:bookmarkEnd w:id="25292"/>
        <w:bookmarkEnd w:id="25293"/>
        <w:bookmarkEnd w:id="25294"/>
      </w:del>
    </w:p>
    <w:p w14:paraId="7BE52067" w14:textId="1D837E1B" w:rsidR="00564C22" w:rsidDel="00B33063" w:rsidRDefault="009B1AF1" w:rsidP="00564C22">
      <w:pPr>
        <w:pStyle w:val="Code"/>
        <w:spacing w:line="259" w:lineRule="auto"/>
        <w:rPr>
          <w:del w:id="25295" w:author="Andreas Kuehne" w:date="2019-05-31T12:22:00Z"/>
        </w:rPr>
      </w:pPr>
      <w:del w:id="25296" w:author="Andreas Kuehne" w:date="2019-05-31T12:22:00Z">
        <w:r w:rsidDel="00B33063">
          <w:rPr>
            <w:color w:val="31849B" w:themeColor="accent5" w:themeShade="BF"/>
          </w:rPr>
          <w:delText xml:space="preserve">    "b64Data"</w:delText>
        </w:r>
        <w:r w:rsidDel="00B33063">
          <w:delText>: {</w:delText>
        </w:r>
        <w:bookmarkStart w:id="25297" w:name="_Toc10201487"/>
        <w:bookmarkStart w:id="25298" w:name="_Toc10205625"/>
        <w:bookmarkStart w:id="25299" w:name="_Toc10209763"/>
        <w:bookmarkEnd w:id="25297"/>
        <w:bookmarkEnd w:id="25298"/>
        <w:bookmarkEnd w:id="25299"/>
      </w:del>
    </w:p>
    <w:p w14:paraId="20191C36" w14:textId="52EA0E5E" w:rsidR="00564C22" w:rsidDel="00B33063" w:rsidRDefault="009B1AF1" w:rsidP="00564C22">
      <w:pPr>
        <w:pStyle w:val="Code"/>
        <w:spacing w:line="259" w:lineRule="auto"/>
        <w:rPr>
          <w:del w:id="25300" w:author="Andreas Kuehne" w:date="2019-05-31T12:22:00Z"/>
        </w:rPr>
      </w:pPr>
      <w:del w:id="25301"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"#/definitions/dsb-Base64DataType"</w:delText>
        </w:r>
        <w:bookmarkStart w:id="25302" w:name="_Toc10201488"/>
        <w:bookmarkStart w:id="25303" w:name="_Toc10205626"/>
        <w:bookmarkStart w:id="25304" w:name="_Toc10209764"/>
        <w:bookmarkEnd w:id="25302"/>
        <w:bookmarkEnd w:id="25303"/>
        <w:bookmarkEnd w:id="25304"/>
      </w:del>
    </w:p>
    <w:p w14:paraId="7E5C02C7" w14:textId="4C5123EB" w:rsidR="00564C22" w:rsidDel="00B33063" w:rsidRDefault="009B1AF1" w:rsidP="00564C22">
      <w:pPr>
        <w:pStyle w:val="Code"/>
        <w:spacing w:line="259" w:lineRule="auto"/>
        <w:rPr>
          <w:del w:id="25305" w:author="Andreas Kuehne" w:date="2019-05-31T12:22:00Z"/>
        </w:rPr>
      </w:pPr>
      <w:del w:id="25306" w:author="Andreas Kuehne" w:date="2019-05-31T12:22:00Z">
        <w:r w:rsidDel="00B33063">
          <w:delText xml:space="preserve">    },</w:delText>
        </w:r>
        <w:bookmarkStart w:id="25307" w:name="_Toc10201489"/>
        <w:bookmarkStart w:id="25308" w:name="_Toc10205627"/>
        <w:bookmarkStart w:id="25309" w:name="_Toc10209765"/>
        <w:bookmarkEnd w:id="25307"/>
        <w:bookmarkEnd w:id="25308"/>
        <w:bookmarkEnd w:id="25309"/>
      </w:del>
    </w:p>
    <w:p w14:paraId="2AE39138" w14:textId="2156C4DD" w:rsidR="00564C22" w:rsidDel="00B33063" w:rsidRDefault="009B1AF1" w:rsidP="00564C22">
      <w:pPr>
        <w:pStyle w:val="Code"/>
        <w:spacing w:line="259" w:lineRule="auto"/>
        <w:rPr>
          <w:del w:id="25310" w:author="Andreas Kuehne" w:date="2019-05-31T12:22:00Z"/>
        </w:rPr>
      </w:pPr>
      <w:del w:id="25311" w:author="Andreas Kuehne" w:date="2019-05-31T12:22:00Z">
        <w:r w:rsidDel="00B33063">
          <w:rPr>
            <w:color w:val="31849B" w:themeColor="accent5" w:themeShade="BF"/>
          </w:rPr>
          <w:delText xml:space="preserve">    "whichRef"</w:delText>
        </w:r>
        <w:r w:rsidDel="00B33063">
          <w:delText>: {</w:delText>
        </w:r>
        <w:bookmarkStart w:id="25312" w:name="_Toc10201490"/>
        <w:bookmarkStart w:id="25313" w:name="_Toc10205628"/>
        <w:bookmarkStart w:id="25314" w:name="_Toc10209766"/>
        <w:bookmarkEnd w:id="25312"/>
        <w:bookmarkEnd w:id="25313"/>
        <w:bookmarkEnd w:id="25314"/>
      </w:del>
    </w:p>
    <w:p w14:paraId="7746CDCF" w14:textId="306BE526" w:rsidR="00564C22" w:rsidDel="00B33063" w:rsidRDefault="009B1AF1" w:rsidP="00564C22">
      <w:pPr>
        <w:pStyle w:val="Code"/>
        <w:spacing w:line="259" w:lineRule="auto"/>
        <w:rPr>
          <w:del w:id="25315" w:author="Andreas Kuehne" w:date="2019-05-31T12:22:00Z"/>
        </w:rPr>
      </w:pPr>
      <w:del w:id="25316"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"integer"</w:delText>
        </w:r>
        <w:bookmarkStart w:id="25317" w:name="_Toc10201491"/>
        <w:bookmarkStart w:id="25318" w:name="_Toc10205629"/>
        <w:bookmarkStart w:id="25319" w:name="_Toc10209767"/>
        <w:bookmarkEnd w:id="25317"/>
        <w:bookmarkEnd w:id="25318"/>
        <w:bookmarkEnd w:id="25319"/>
      </w:del>
    </w:p>
    <w:p w14:paraId="72526E70" w14:textId="368017D1" w:rsidR="00564C22" w:rsidDel="00B33063" w:rsidRDefault="009B1AF1" w:rsidP="00564C22">
      <w:pPr>
        <w:pStyle w:val="Code"/>
        <w:spacing w:line="259" w:lineRule="auto"/>
        <w:rPr>
          <w:del w:id="25320" w:author="Andreas Kuehne" w:date="2019-05-31T12:22:00Z"/>
        </w:rPr>
      </w:pPr>
      <w:del w:id="25321" w:author="Andreas Kuehne" w:date="2019-05-31T12:22:00Z">
        <w:r w:rsidDel="00B33063">
          <w:delText xml:space="preserve">    }</w:delText>
        </w:r>
        <w:bookmarkStart w:id="25322" w:name="_Toc10201492"/>
        <w:bookmarkStart w:id="25323" w:name="_Toc10205630"/>
        <w:bookmarkStart w:id="25324" w:name="_Toc10209768"/>
        <w:bookmarkEnd w:id="25322"/>
        <w:bookmarkEnd w:id="25323"/>
        <w:bookmarkEnd w:id="25324"/>
      </w:del>
    </w:p>
    <w:p w14:paraId="5F63C2C9" w14:textId="0BA0D056" w:rsidR="00564C22" w:rsidDel="00B33063" w:rsidRDefault="009B1AF1" w:rsidP="00564C22">
      <w:pPr>
        <w:pStyle w:val="Code"/>
        <w:spacing w:line="259" w:lineRule="auto"/>
        <w:rPr>
          <w:del w:id="25325" w:author="Andreas Kuehne" w:date="2019-05-31T12:22:00Z"/>
        </w:rPr>
      </w:pPr>
      <w:del w:id="25326" w:author="Andreas Kuehne" w:date="2019-05-31T12:22:00Z">
        <w:r w:rsidDel="00B33063">
          <w:delText xml:space="preserve">  },</w:delText>
        </w:r>
        <w:bookmarkStart w:id="25327" w:name="_Toc10201493"/>
        <w:bookmarkStart w:id="25328" w:name="_Toc10205631"/>
        <w:bookmarkStart w:id="25329" w:name="_Toc10209769"/>
        <w:bookmarkEnd w:id="25327"/>
        <w:bookmarkEnd w:id="25328"/>
        <w:bookmarkEnd w:id="25329"/>
      </w:del>
    </w:p>
    <w:p w14:paraId="11347BDA" w14:textId="41D0F3E7" w:rsidR="00564C22" w:rsidDel="00B33063" w:rsidRDefault="009B1AF1" w:rsidP="00564C22">
      <w:pPr>
        <w:pStyle w:val="Code"/>
        <w:spacing w:line="259" w:lineRule="auto"/>
        <w:rPr>
          <w:del w:id="25330" w:author="Andreas Kuehne" w:date="2019-05-31T12:22:00Z"/>
        </w:rPr>
      </w:pPr>
      <w:del w:id="25331"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"b64Data"</w:delText>
        </w:r>
        <w:r w:rsidDel="00B33063">
          <w:delText>]</w:delText>
        </w:r>
        <w:bookmarkStart w:id="25332" w:name="_Toc10201494"/>
        <w:bookmarkStart w:id="25333" w:name="_Toc10205632"/>
        <w:bookmarkStart w:id="25334" w:name="_Toc10209770"/>
        <w:bookmarkEnd w:id="25332"/>
        <w:bookmarkEnd w:id="25333"/>
        <w:bookmarkEnd w:id="25334"/>
      </w:del>
    </w:p>
    <w:p w14:paraId="25802414" w14:textId="462E7723" w:rsidR="00564C22" w:rsidDel="00B33063" w:rsidRDefault="009B1AF1" w:rsidP="00564C22">
      <w:pPr>
        <w:pStyle w:val="Code"/>
        <w:spacing w:line="259" w:lineRule="auto"/>
        <w:rPr>
          <w:del w:id="25335" w:author="Andreas Kuehne" w:date="2019-05-31T12:22:00Z"/>
        </w:rPr>
      </w:pPr>
      <w:del w:id="25336" w:author="Andreas Kuehne" w:date="2019-05-31T12:22:00Z">
        <w:r w:rsidDel="00B33063">
          <w:delText>}</w:delText>
        </w:r>
        <w:bookmarkStart w:id="25337" w:name="_Toc10201495"/>
        <w:bookmarkStart w:id="25338" w:name="_Toc10205633"/>
        <w:bookmarkStart w:id="25339" w:name="_Toc10209771"/>
        <w:bookmarkEnd w:id="25337"/>
        <w:bookmarkEnd w:id="25338"/>
        <w:bookmarkEnd w:id="25339"/>
      </w:del>
    </w:p>
    <w:p w14:paraId="3FF4CA7D" w14:textId="7F9D5B1E" w:rsidR="00564C22" w:rsidDel="00B33063" w:rsidRDefault="00564C22" w:rsidP="00564C22">
      <w:pPr>
        <w:rPr>
          <w:del w:id="25340" w:author="Andreas Kuehne" w:date="2019-05-31T12:22:00Z"/>
        </w:rPr>
      </w:pPr>
      <w:bookmarkStart w:id="25341" w:name="_Toc10201496"/>
      <w:bookmarkStart w:id="25342" w:name="_Toc10205634"/>
      <w:bookmarkStart w:id="25343" w:name="_Toc10209772"/>
      <w:bookmarkEnd w:id="25341"/>
      <w:bookmarkEnd w:id="25342"/>
      <w:bookmarkEnd w:id="25343"/>
    </w:p>
    <w:p w14:paraId="2D08F23B" w14:textId="4DC4C466" w:rsidR="00564C22" w:rsidDel="00B33063" w:rsidRDefault="009B1AF1" w:rsidP="00564C22">
      <w:pPr>
        <w:pStyle w:val="berschrift4"/>
        <w:rPr>
          <w:del w:id="25344" w:author="Andreas Kuehne" w:date="2019-05-31T12:22:00Z"/>
        </w:rPr>
      </w:pPr>
      <w:del w:id="25345" w:author="Andreas Kuehne" w:date="2019-05-31T12:22:00Z">
        <w:r w:rsidDel="00B33063">
          <w:delText>TransformedData – XML Syntax</w:delText>
        </w:r>
        <w:bookmarkStart w:id="25346" w:name="_Toc10201497"/>
        <w:bookmarkStart w:id="25347" w:name="_Toc10205635"/>
        <w:bookmarkStart w:id="25348" w:name="_Toc10209773"/>
        <w:bookmarkEnd w:id="25346"/>
        <w:bookmarkEnd w:id="25347"/>
        <w:bookmarkEnd w:id="25348"/>
      </w:del>
    </w:p>
    <w:p w14:paraId="4B418C96" w14:textId="263433D8" w:rsidR="00564C22" w:rsidRPr="5404FA76" w:rsidDel="00B33063" w:rsidRDefault="009B1AF1" w:rsidP="00564C22">
      <w:pPr>
        <w:rPr>
          <w:del w:id="25349" w:author="Andreas Kuehne" w:date="2019-05-31T12:22:00Z"/>
        </w:rPr>
      </w:pPr>
      <w:del w:id="25350" w:author="Andreas Kuehne" w:date="2019-05-31T12:22:00Z">
        <w:r w:rsidRPr="0CCF9147" w:rsidDel="00B33063">
          <w:delText xml:space="preserve">The XML type </w:delText>
        </w:r>
        <w:r w:rsidRPr="002062A5" w:rsidDel="00B33063">
          <w:rPr>
            <w:rFonts w:ascii="Courier New" w:eastAsia="Courier New" w:hAnsi="Courier New" w:cs="Courier New"/>
          </w:rPr>
          <w:delText>TransformedDataType</w:delText>
        </w:r>
        <w:r w:rsidRPr="0CCF9147" w:rsidDel="00B33063">
          <w:delText xml:space="preserve"> SHALL implement the requirements defined in the </w:delText>
        </w:r>
        <w:r w:rsidRPr="002062A5" w:rsidDel="00B33063">
          <w:rPr>
            <w:rFonts w:ascii="Courier New" w:eastAsia="Courier New" w:hAnsi="Courier New" w:cs="Courier New"/>
          </w:rPr>
          <w:delText>TransformedData</w:delText>
        </w:r>
        <w:r w:rsidDel="00B33063">
          <w:delText xml:space="preserve"> </w:delText>
        </w:r>
        <w:r w:rsidRPr="005A6FFD" w:rsidDel="00B33063">
          <w:delText>component.</w:delText>
        </w:r>
        <w:bookmarkStart w:id="25351" w:name="_Toc10201498"/>
        <w:bookmarkStart w:id="25352" w:name="_Toc10205636"/>
        <w:bookmarkStart w:id="25353" w:name="_Toc10209774"/>
        <w:bookmarkEnd w:id="25351"/>
        <w:bookmarkEnd w:id="25352"/>
        <w:bookmarkEnd w:id="25353"/>
      </w:del>
    </w:p>
    <w:p w14:paraId="2CBB3773" w14:textId="67BFF52D" w:rsidR="00564C22" w:rsidDel="00B33063" w:rsidRDefault="009B1AF1" w:rsidP="00564C22">
      <w:pPr>
        <w:rPr>
          <w:del w:id="25354" w:author="Andreas Kuehne" w:date="2019-05-31T12:22:00Z"/>
        </w:rPr>
      </w:pPr>
      <w:del w:id="25355"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TransformedDataType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25356" w:name="_Toc10201499"/>
        <w:bookmarkStart w:id="25357" w:name="_Toc10205637"/>
        <w:bookmarkStart w:id="25358" w:name="_Toc10209775"/>
        <w:bookmarkEnd w:id="25356"/>
        <w:bookmarkEnd w:id="25357"/>
        <w:bookmarkEnd w:id="25358"/>
      </w:del>
    </w:p>
    <w:p w14:paraId="254B1244" w14:textId="42415D85" w:rsidR="00564C22" w:rsidDel="00B33063" w:rsidRDefault="009B1AF1" w:rsidP="00564C22">
      <w:pPr>
        <w:pStyle w:val="Code"/>
        <w:rPr>
          <w:del w:id="25359" w:author="Andreas Kuehne" w:date="2019-05-31T12:22:00Z"/>
        </w:rPr>
      </w:pPr>
      <w:del w:id="25360"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TransformedDataType</w:delText>
        </w:r>
        <w:r w:rsidDel="00B33063">
          <w:rPr>
            <w:color w:val="943634" w:themeColor="accent2" w:themeShade="BF"/>
          </w:rPr>
          <w:delText>"</w:delText>
        </w:r>
        <w:r w:rsidDel="00B33063">
          <w:rPr>
            <w:color w:val="31849B" w:themeColor="accent5" w:themeShade="BF"/>
          </w:rPr>
          <w:delText>&gt;</w:delText>
        </w:r>
        <w:bookmarkStart w:id="25361" w:name="_Toc10201500"/>
        <w:bookmarkStart w:id="25362" w:name="_Toc10205638"/>
        <w:bookmarkStart w:id="25363" w:name="_Toc10209776"/>
        <w:bookmarkEnd w:id="25361"/>
        <w:bookmarkEnd w:id="25362"/>
        <w:bookmarkEnd w:id="25363"/>
      </w:del>
    </w:p>
    <w:p w14:paraId="4C088C3A" w14:textId="7C7B8AA6" w:rsidR="00564C22" w:rsidDel="00B33063" w:rsidRDefault="009B1AF1" w:rsidP="00564C22">
      <w:pPr>
        <w:pStyle w:val="Code"/>
        <w:rPr>
          <w:del w:id="25364" w:author="Andreas Kuehne" w:date="2019-05-31T12:22:00Z"/>
        </w:rPr>
      </w:pPr>
      <w:del w:id="25365" w:author="Andreas Kuehne" w:date="2019-05-31T12:22:00Z">
        <w:r w:rsidDel="00B33063">
          <w:rPr>
            <w:color w:val="31849B" w:themeColor="accent5" w:themeShade="BF"/>
          </w:rPr>
          <w:delText xml:space="preserve">  &lt;xs:complexContent&gt;</w:delText>
        </w:r>
        <w:bookmarkStart w:id="25366" w:name="_Toc10201501"/>
        <w:bookmarkStart w:id="25367" w:name="_Toc10205639"/>
        <w:bookmarkStart w:id="25368" w:name="_Toc10209777"/>
        <w:bookmarkEnd w:id="25366"/>
        <w:bookmarkEnd w:id="25367"/>
        <w:bookmarkEnd w:id="25368"/>
      </w:del>
    </w:p>
    <w:p w14:paraId="7EF85885" w14:textId="5C3B050D" w:rsidR="00564C22" w:rsidDel="00B33063" w:rsidRDefault="009B1AF1" w:rsidP="00564C22">
      <w:pPr>
        <w:pStyle w:val="Code"/>
        <w:rPr>
          <w:del w:id="25369" w:author="Andreas Kuehne" w:date="2019-05-31T12:22:00Z"/>
        </w:rPr>
      </w:pPr>
      <w:del w:id="25370" w:author="Andreas Kuehne" w:date="2019-05-31T12:22:00Z">
        <w:r w:rsidDel="00B33063">
          <w:rPr>
            <w:color w:val="31849B" w:themeColor="accent5" w:themeShade="BF"/>
          </w:rPr>
          <w:delText xml:space="preserve">    &lt;xs:extension</w:delText>
        </w:r>
        <w:r w:rsidDel="00B33063">
          <w:rPr>
            <w:color w:val="943634" w:themeColor="accent2" w:themeShade="BF"/>
          </w:rPr>
          <w:delText xml:space="preserve"> base="</w:delText>
        </w:r>
        <w:r w:rsidDel="00B33063">
          <w:rPr>
            <w:color w:val="244061" w:themeColor="accent1" w:themeShade="80"/>
          </w:rPr>
          <w:delText>dss2:DocumentBaseType</w:delText>
        </w:r>
        <w:r w:rsidDel="00B33063">
          <w:rPr>
            <w:color w:val="943634" w:themeColor="accent2" w:themeShade="BF"/>
          </w:rPr>
          <w:delText>"</w:delText>
        </w:r>
        <w:r w:rsidDel="00B33063">
          <w:rPr>
            <w:color w:val="31849B" w:themeColor="accent5" w:themeShade="BF"/>
          </w:rPr>
          <w:delText>&gt;</w:delText>
        </w:r>
        <w:bookmarkStart w:id="25371" w:name="_Toc10201502"/>
        <w:bookmarkStart w:id="25372" w:name="_Toc10205640"/>
        <w:bookmarkStart w:id="25373" w:name="_Toc10209778"/>
        <w:bookmarkEnd w:id="25371"/>
        <w:bookmarkEnd w:id="25372"/>
        <w:bookmarkEnd w:id="25373"/>
      </w:del>
    </w:p>
    <w:p w14:paraId="1868E326" w14:textId="5D9283CA" w:rsidR="00564C22" w:rsidDel="00B33063" w:rsidRDefault="009B1AF1" w:rsidP="00564C22">
      <w:pPr>
        <w:pStyle w:val="Code"/>
        <w:rPr>
          <w:del w:id="25374" w:author="Andreas Kuehne" w:date="2019-05-31T12:22:00Z"/>
        </w:rPr>
      </w:pPr>
      <w:del w:id="25375" w:author="Andreas Kuehne" w:date="2019-05-31T12:22:00Z">
        <w:r w:rsidDel="00B33063">
          <w:rPr>
            <w:color w:val="31849B" w:themeColor="accent5" w:themeShade="BF"/>
          </w:rPr>
          <w:delText xml:space="preserve">      &lt;xs:sequence&gt;</w:delText>
        </w:r>
        <w:bookmarkStart w:id="25376" w:name="_Toc10201503"/>
        <w:bookmarkStart w:id="25377" w:name="_Toc10205641"/>
        <w:bookmarkStart w:id="25378" w:name="_Toc10209779"/>
        <w:bookmarkEnd w:id="25376"/>
        <w:bookmarkEnd w:id="25377"/>
        <w:bookmarkEnd w:id="25378"/>
      </w:del>
    </w:p>
    <w:p w14:paraId="0ADEF3F6" w14:textId="01B54B07" w:rsidR="00564C22" w:rsidDel="00B33063" w:rsidRDefault="009B1AF1" w:rsidP="00564C22">
      <w:pPr>
        <w:pStyle w:val="Code"/>
        <w:rPr>
          <w:del w:id="25379" w:author="Andreas Kuehne" w:date="2019-05-31T12:22:00Z"/>
        </w:rPr>
      </w:pPr>
      <w:del w:id="25380"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Transforms</w:delText>
        </w:r>
        <w:r w:rsidDel="00B33063">
          <w:rPr>
            <w:color w:val="943634" w:themeColor="accent2" w:themeShade="BF"/>
          </w:rPr>
          <w:delText>" type="</w:delText>
        </w:r>
        <w:r w:rsidDel="00B33063">
          <w:rPr>
            <w:color w:val="244061" w:themeColor="accent1" w:themeShade="80"/>
          </w:rPr>
          <w:delText>ds-rw:TransformsType</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25381" w:name="_Toc10201504"/>
        <w:bookmarkStart w:id="25382" w:name="_Toc10205642"/>
        <w:bookmarkStart w:id="25383" w:name="_Toc10209780"/>
        <w:bookmarkEnd w:id="25381"/>
        <w:bookmarkEnd w:id="25382"/>
        <w:bookmarkEnd w:id="25383"/>
      </w:del>
    </w:p>
    <w:p w14:paraId="2641DEF7" w14:textId="35045DDC" w:rsidR="00564C22" w:rsidDel="00B33063" w:rsidRDefault="009B1AF1" w:rsidP="00564C22">
      <w:pPr>
        <w:pStyle w:val="Code"/>
        <w:rPr>
          <w:del w:id="25384" w:author="Andreas Kuehne" w:date="2019-05-31T12:22:00Z"/>
        </w:rPr>
      </w:pPr>
      <w:del w:id="25385"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Base64Data</w:delText>
        </w:r>
        <w:r w:rsidDel="00B33063">
          <w:rPr>
            <w:color w:val="943634" w:themeColor="accent2" w:themeShade="BF"/>
          </w:rPr>
          <w:delText>" type="</w:delText>
        </w:r>
        <w:r w:rsidDel="00B33063">
          <w:rPr>
            <w:color w:val="244061" w:themeColor="accent1" w:themeShade="80"/>
          </w:rPr>
          <w:delText>dsb:Base64DataType</w:delText>
        </w:r>
        <w:r w:rsidDel="00B33063">
          <w:rPr>
            <w:color w:val="943634" w:themeColor="accent2" w:themeShade="BF"/>
          </w:rPr>
          <w:delText>"</w:delText>
        </w:r>
        <w:r w:rsidDel="00B33063">
          <w:rPr>
            <w:color w:val="31849B" w:themeColor="accent5" w:themeShade="BF"/>
          </w:rPr>
          <w:delText>/&gt;</w:delText>
        </w:r>
        <w:bookmarkStart w:id="25386" w:name="_Toc10201505"/>
        <w:bookmarkStart w:id="25387" w:name="_Toc10205643"/>
        <w:bookmarkStart w:id="25388" w:name="_Toc10209781"/>
        <w:bookmarkEnd w:id="25386"/>
        <w:bookmarkEnd w:id="25387"/>
        <w:bookmarkEnd w:id="25388"/>
      </w:del>
    </w:p>
    <w:p w14:paraId="48135EDB" w14:textId="02F0E7C4" w:rsidR="00564C22" w:rsidDel="00B33063" w:rsidRDefault="009B1AF1" w:rsidP="00564C22">
      <w:pPr>
        <w:pStyle w:val="Code"/>
        <w:rPr>
          <w:del w:id="25389" w:author="Andreas Kuehne" w:date="2019-05-31T12:22:00Z"/>
        </w:rPr>
      </w:pPr>
      <w:del w:id="25390" w:author="Andreas Kuehne" w:date="2019-05-31T12:22:00Z">
        <w:r w:rsidDel="00B33063">
          <w:rPr>
            <w:color w:val="31849B" w:themeColor="accent5" w:themeShade="BF"/>
          </w:rPr>
          <w:delText xml:space="preserve">      &lt;/xs:sequence&gt;</w:delText>
        </w:r>
        <w:bookmarkStart w:id="25391" w:name="_Toc10201506"/>
        <w:bookmarkStart w:id="25392" w:name="_Toc10205644"/>
        <w:bookmarkStart w:id="25393" w:name="_Toc10209782"/>
        <w:bookmarkEnd w:id="25391"/>
        <w:bookmarkEnd w:id="25392"/>
        <w:bookmarkEnd w:id="25393"/>
      </w:del>
    </w:p>
    <w:p w14:paraId="2A2AC915" w14:textId="7A6C7752" w:rsidR="00564C22" w:rsidDel="00B33063" w:rsidRDefault="009B1AF1" w:rsidP="00564C22">
      <w:pPr>
        <w:pStyle w:val="Code"/>
        <w:rPr>
          <w:del w:id="25394" w:author="Andreas Kuehne" w:date="2019-05-31T12:22:00Z"/>
        </w:rPr>
      </w:pPr>
      <w:del w:id="25395"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WhichReference</w:delText>
        </w:r>
        <w:r w:rsidDel="00B33063">
          <w:rPr>
            <w:color w:val="943634" w:themeColor="accent2" w:themeShade="BF"/>
          </w:rPr>
          <w:delText>" type="</w:delText>
        </w:r>
        <w:r w:rsidDel="00B33063">
          <w:rPr>
            <w:color w:val="244061" w:themeColor="accent1" w:themeShade="80"/>
          </w:rPr>
          <w:delText>xs:integer</w:delText>
        </w:r>
        <w:r w:rsidDel="00B33063">
          <w:rPr>
            <w:color w:val="943634" w:themeColor="accent2" w:themeShade="BF"/>
          </w:rPr>
          <w:delText>" use="</w:delText>
        </w:r>
        <w:r w:rsidDel="00B33063">
          <w:rPr>
            <w:color w:val="244061" w:themeColor="accent1" w:themeShade="80"/>
          </w:rPr>
          <w:delText>optional</w:delText>
        </w:r>
        <w:r w:rsidDel="00B33063">
          <w:rPr>
            <w:color w:val="943634" w:themeColor="accent2" w:themeShade="BF"/>
          </w:rPr>
          <w:delText>"</w:delText>
        </w:r>
        <w:r w:rsidDel="00B33063">
          <w:rPr>
            <w:color w:val="31849B" w:themeColor="accent5" w:themeShade="BF"/>
          </w:rPr>
          <w:delText>/&gt;</w:delText>
        </w:r>
        <w:bookmarkStart w:id="25396" w:name="_Toc10201507"/>
        <w:bookmarkStart w:id="25397" w:name="_Toc10205645"/>
        <w:bookmarkStart w:id="25398" w:name="_Toc10209783"/>
        <w:bookmarkEnd w:id="25396"/>
        <w:bookmarkEnd w:id="25397"/>
        <w:bookmarkEnd w:id="25398"/>
      </w:del>
    </w:p>
    <w:p w14:paraId="4670F615" w14:textId="30DDCEC7" w:rsidR="00564C22" w:rsidDel="00B33063" w:rsidRDefault="009B1AF1" w:rsidP="00564C22">
      <w:pPr>
        <w:pStyle w:val="Code"/>
        <w:rPr>
          <w:del w:id="25399" w:author="Andreas Kuehne" w:date="2019-05-31T12:22:00Z"/>
        </w:rPr>
      </w:pPr>
      <w:del w:id="25400" w:author="Andreas Kuehne" w:date="2019-05-31T12:22:00Z">
        <w:r w:rsidDel="00B33063">
          <w:rPr>
            <w:color w:val="31849B" w:themeColor="accent5" w:themeShade="BF"/>
          </w:rPr>
          <w:delText xml:space="preserve">    &lt;/xs:extension&gt;</w:delText>
        </w:r>
        <w:bookmarkStart w:id="25401" w:name="_Toc10201508"/>
        <w:bookmarkStart w:id="25402" w:name="_Toc10205646"/>
        <w:bookmarkStart w:id="25403" w:name="_Toc10209784"/>
        <w:bookmarkEnd w:id="25401"/>
        <w:bookmarkEnd w:id="25402"/>
        <w:bookmarkEnd w:id="25403"/>
      </w:del>
    </w:p>
    <w:p w14:paraId="769D5A18" w14:textId="213A39CF" w:rsidR="00564C22" w:rsidDel="00B33063" w:rsidRDefault="009B1AF1" w:rsidP="00564C22">
      <w:pPr>
        <w:pStyle w:val="Code"/>
        <w:rPr>
          <w:del w:id="25404" w:author="Andreas Kuehne" w:date="2019-05-31T12:22:00Z"/>
        </w:rPr>
      </w:pPr>
      <w:del w:id="25405" w:author="Andreas Kuehne" w:date="2019-05-31T12:22:00Z">
        <w:r w:rsidDel="00B33063">
          <w:rPr>
            <w:color w:val="31849B" w:themeColor="accent5" w:themeShade="BF"/>
          </w:rPr>
          <w:delText xml:space="preserve">  &lt;/xs:complexContent&gt;</w:delText>
        </w:r>
        <w:bookmarkStart w:id="25406" w:name="_Toc10201509"/>
        <w:bookmarkStart w:id="25407" w:name="_Toc10205647"/>
        <w:bookmarkStart w:id="25408" w:name="_Toc10209785"/>
        <w:bookmarkEnd w:id="25406"/>
        <w:bookmarkEnd w:id="25407"/>
        <w:bookmarkEnd w:id="25408"/>
      </w:del>
    </w:p>
    <w:p w14:paraId="0D963C17" w14:textId="14071649" w:rsidR="00564C22" w:rsidDel="00B33063" w:rsidRDefault="009B1AF1" w:rsidP="00564C22">
      <w:pPr>
        <w:pStyle w:val="Code"/>
        <w:rPr>
          <w:del w:id="25409" w:author="Andreas Kuehne" w:date="2019-05-31T12:22:00Z"/>
        </w:rPr>
      </w:pPr>
      <w:del w:id="25410" w:author="Andreas Kuehne" w:date="2019-05-31T12:22:00Z">
        <w:r w:rsidDel="00B33063">
          <w:rPr>
            <w:color w:val="31849B" w:themeColor="accent5" w:themeShade="BF"/>
          </w:rPr>
          <w:delText>&lt;/xs:complexType&gt;</w:delText>
        </w:r>
        <w:bookmarkStart w:id="25411" w:name="_Toc10201510"/>
        <w:bookmarkStart w:id="25412" w:name="_Toc10205648"/>
        <w:bookmarkStart w:id="25413" w:name="_Toc10209786"/>
        <w:bookmarkEnd w:id="25411"/>
        <w:bookmarkEnd w:id="25412"/>
        <w:bookmarkEnd w:id="25413"/>
      </w:del>
    </w:p>
    <w:p w14:paraId="578BEB16" w14:textId="09AD1F83" w:rsidR="00564C22" w:rsidDel="00B33063" w:rsidRDefault="009B1AF1" w:rsidP="00564C22">
      <w:pPr>
        <w:spacing w:line="259" w:lineRule="auto"/>
        <w:rPr>
          <w:del w:id="25414" w:author="Andreas Kuehne" w:date="2019-05-31T12:22:00Z"/>
        </w:rPr>
      </w:pPr>
      <w:del w:id="25415"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TransformedDataType</w:delText>
        </w:r>
        <w:r w:rsidRPr="71C71F8C" w:rsidDel="00B33063">
          <w:delText xml:space="preserve"> </w:delText>
        </w:r>
        <w:r w:rsidDel="00B33063">
          <w:delText xml:space="preserve">XML element SHALL implement in XML syntax the sub-component that has a name equal to its local name. </w:delText>
        </w:r>
        <w:bookmarkStart w:id="25416" w:name="_Toc10201511"/>
        <w:bookmarkStart w:id="25417" w:name="_Toc10205649"/>
        <w:bookmarkStart w:id="25418" w:name="_Toc10209787"/>
        <w:bookmarkEnd w:id="25416"/>
        <w:bookmarkEnd w:id="25417"/>
        <w:bookmarkEnd w:id="25418"/>
      </w:del>
    </w:p>
    <w:p w14:paraId="2DC695B1" w14:textId="4A98E8BB" w:rsidR="00564C22" w:rsidDel="00B33063" w:rsidRDefault="009B1AF1" w:rsidP="00564C22">
      <w:pPr>
        <w:pStyle w:val="berschrift3"/>
        <w:rPr>
          <w:del w:id="25419" w:author="Andreas Kuehne" w:date="2019-05-31T12:22:00Z"/>
        </w:rPr>
      </w:pPr>
      <w:bookmarkStart w:id="25420" w:name="_RefComp51B1EBF5"/>
      <w:del w:id="25421" w:author="Andreas Kuehne" w:date="2019-05-31T12:22:00Z">
        <w:r w:rsidDel="00B33063">
          <w:delText>Component DocumentHash</w:delText>
        </w:r>
        <w:bookmarkStart w:id="25422" w:name="_Toc10201512"/>
        <w:bookmarkStart w:id="25423" w:name="_Toc10205650"/>
        <w:bookmarkStart w:id="25424" w:name="_Toc10209788"/>
        <w:bookmarkEnd w:id="25420"/>
        <w:bookmarkEnd w:id="25422"/>
        <w:bookmarkEnd w:id="25423"/>
        <w:bookmarkEnd w:id="25424"/>
      </w:del>
    </w:p>
    <w:p w14:paraId="366973F4" w14:textId="5ADD1B5B" w:rsidR="00564C22" w:rsidDel="00B33063" w:rsidRDefault="001725A5" w:rsidP="00564C22">
      <w:pPr>
        <w:rPr>
          <w:del w:id="25425" w:author="Andreas Kuehne" w:date="2019-05-31T12:22:00Z"/>
        </w:rPr>
      </w:pPr>
      <w:del w:id="25426" w:author="Andreas Kuehne" w:date="2019-05-31T12:22:00Z">
        <w:r w:rsidRPr="003A06D0" w:rsidDel="00B33063">
          <w:delText xml:space="preserve">The </w:delText>
        </w:r>
        <w:r w:rsidRPr="003A06D0" w:rsidDel="00B33063">
          <w:rPr>
            <w:rFonts w:ascii="Courier New" w:eastAsia="Courier New" w:hAnsi="Courier New" w:cs="Courier New"/>
            <w:lang w:val="en-GB"/>
          </w:rPr>
          <w:delText>DocumentHash</w:delText>
        </w:r>
        <w:r w:rsidRPr="003A06D0" w:rsidDel="00B33063">
          <w:delText xml:space="preserve"> component represents a document that will not be transported to the server but just the calculated digest of it. This may be useful to limit the amount of data transferred or to ensure privacy of the document. </w:delText>
        </w:r>
        <w:bookmarkStart w:id="25427" w:name="_Toc10201513"/>
        <w:bookmarkStart w:id="25428" w:name="_Toc10205651"/>
        <w:bookmarkStart w:id="25429" w:name="_Toc10209789"/>
        <w:bookmarkEnd w:id="25427"/>
        <w:bookmarkEnd w:id="25428"/>
        <w:bookmarkEnd w:id="25429"/>
      </w:del>
    </w:p>
    <w:p w14:paraId="06922A84" w14:textId="76D447A5" w:rsidR="00564C22" w:rsidDel="00B33063" w:rsidRDefault="009B1AF1" w:rsidP="00564C22">
      <w:pPr>
        <w:rPr>
          <w:del w:id="25430" w:author="Andreas Kuehne" w:date="2019-05-31T12:22:00Z"/>
        </w:rPr>
      </w:pPr>
      <w:del w:id="25431" w:author="Andreas Kuehne" w:date="2019-05-31T12:22:00Z">
        <w:r w:rsidDel="00B33063">
          <w:delText xml:space="preserve">This components extends the component </w:delText>
        </w:r>
        <w:r w:rsidDel="00B33063">
          <w:fldChar w:fldCharType="begin"/>
        </w:r>
        <w:r w:rsidDel="00B33063">
          <w:delInstrText xml:space="preserve"> REF _RefComp8554D474 \r \h </w:delInstrText>
        </w:r>
        <w:r w:rsidDel="00B33063">
          <w:fldChar w:fldCharType="separate"/>
        </w:r>
        <w:r w:rsidDel="00B33063">
          <w:rPr>
            <w:rStyle w:val="Datatype"/>
            <w:rFonts w:eastAsia="Courier New" w:cs="Courier New"/>
          </w:rPr>
          <w:delText>DocumentBase</w:delText>
        </w:r>
        <w:r w:rsidDel="00B33063">
          <w:fldChar w:fldCharType="end"/>
        </w:r>
        <w:r w:rsidDel="00B33063">
          <w:delText>. The inherited sub-components are not repeated here.</w:delText>
        </w:r>
        <w:bookmarkStart w:id="25432" w:name="_Toc10201514"/>
        <w:bookmarkStart w:id="25433" w:name="_Toc10205652"/>
        <w:bookmarkStart w:id="25434" w:name="_Toc10209790"/>
        <w:bookmarkEnd w:id="25432"/>
        <w:bookmarkEnd w:id="25433"/>
        <w:bookmarkEnd w:id="25434"/>
      </w:del>
    </w:p>
    <w:p w14:paraId="3075B962" w14:textId="605B74CD" w:rsidR="00564C22" w:rsidDel="00B33063" w:rsidRDefault="009B1AF1" w:rsidP="00564C22">
      <w:pPr>
        <w:rPr>
          <w:del w:id="25435" w:author="Andreas Kuehne" w:date="2019-05-31T12:22:00Z"/>
        </w:rPr>
      </w:pPr>
      <w:del w:id="25436" w:author="Andreas Kuehne" w:date="2019-05-31T12:22:00Z">
        <w:r w:rsidDel="00B33063">
          <w:delText>Below follows a list of the sub-components that constitute this component:</w:delText>
        </w:r>
        <w:bookmarkStart w:id="25437" w:name="_Toc10201515"/>
        <w:bookmarkStart w:id="25438" w:name="_Toc10205653"/>
        <w:bookmarkStart w:id="25439" w:name="_Toc10209791"/>
        <w:bookmarkEnd w:id="25437"/>
        <w:bookmarkEnd w:id="25438"/>
        <w:bookmarkEnd w:id="25439"/>
      </w:del>
    </w:p>
    <w:p w14:paraId="2F55BD9E" w14:textId="72FC6F0B" w:rsidR="00564C22" w:rsidDel="00B33063" w:rsidRDefault="009B1AF1" w:rsidP="00564C22">
      <w:pPr>
        <w:pStyle w:val="Member"/>
        <w:rPr>
          <w:del w:id="25440" w:author="Andreas Kuehne" w:date="2019-05-31T12:22:00Z"/>
        </w:rPr>
      </w:pPr>
      <w:del w:id="25441" w:author="Andreas Kuehne" w:date="2019-05-31T12:22:00Z">
        <w:r w:rsidDel="00B33063">
          <w:delText xml:space="preserve">The OPTIONAL </w:delText>
        </w:r>
        <w:r w:rsidRPr="35C1378D" w:rsidDel="00B33063">
          <w:rPr>
            <w:rStyle w:val="Datatype"/>
          </w:rPr>
          <w:delText>Transforms</w:delText>
        </w:r>
        <w:r w:rsidDel="00B33063">
          <w:delText xml:space="preserve"> element, if present, MUST contain a sub-component. A given element MUST satisfy the requirements specified in section </w:delText>
        </w:r>
        <w:r w:rsidDel="00B33063">
          <w:fldChar w:fldCharType="begin"/>
        </w:r>
        <w:r w:rsidDel="00B33063">
          <w:delInstrText xml:space="preserve"> REF _RefComp2EFBB742 \r \h </w:delInstrText>
        </w:r>
        <w:r w:rsidDel="00B33063">
          <w:fldChar w:fldCharType="separate"/>
        </w:r>
        <w:r w:rsidDel="00B33063">
          <w:rPr>
            <w:rStyle w:val="Datatype"/>
            <w:rFonts w:eastAsia="Courier New" w:cs="Courier New"/>
          </w:rPr>
          <w:delText>Transforms</w:delText>
        </w:r>
        <w:r w:rsidDel="00B33063">
          <w:fldChar w:fldCharType="end"/>
        </w:r>
        <w:r w:rsidDel="00B33063">
          <w:delText xml:space="preserve">. </w:delText>
        </w:r>
        <w:r w:rsidRPr="003A06D0" w:rsidDel="00B33063">
          <w:delText xml:space="preserve">It specifies the value for a </w:delText>
        </w:r>
        <w:r w:rsidRPr="003A06D0" w:rsidDel="00B33063">
          <w:rPr>
            <w:rStyle w:val="Datatype"/>
            <w:lang w:val="en-GB"/>
          </w:rPr>
          <w:delText>&lt;ds:Reference&gt;</w:delText>
        </w:r>
        <w:r w:rsidRPr="003A06D0" w:rsidDel="00B33063">
          <w:delText xml:space="preserve"> element’s </w:delText>
        </w:r>
        <w:r w:rsidRPr="003A06D0" w:rsidDel="00B33063">
          <w:rPr>
            <w:rStyle w:val="Datatype"/>
            <w:lang w:val="en-GB"/>
          </w:rPr>
          <w:delText>&lt;ds:Transforms&gt;</w:delText>
        </w:r>
        <w:r w:rsidRPr="003A06D0" w:rsidDel="00B33063">
          <w:delText xml:space="preserve"> child element when referring to this document hash. In other words, this specifies transforms that the client has already applied to the input document before hashing it. This component is required on a SignRequest, optional on a VerifyRequest. This component is required on a SignRequest, optional on a VerifyRequest.</w:delText>
        </w:r>
        <w:bookmarkStart w:id="25442" w:name="_Toc10201516"/>
        <w:bookmarkStart w:id="25443" w:name="_Toc10205654"/>
        <w:bookmarkStart w:id="25444" w:name="_Toc10209792"/>
        <w:bookmarkEnd w:id="25442"/>
        <w:bookmarkEnd w:id="25443"/>
        <w:bookmarkEnd w:id="25444"/>
      </w:del>
    </w:p>
    <w:p w14:paraId="07582826" w14:textId="09282318" w:rsidR="00564C22" w:rsidDel="00B33063" w:rsidRDefault="009B1AF1" w:rsidP="00564C22">
      <w:pPr>
        <w:pStyle w:val="Member"/>
        <w:rPr>
          <w:del w:id="25445" w:author="Andreas Kuehne" w:date="2019-05-31T12:22:00Z"/>
        </w:rPr>
      </w:pPr>
      <w:del w:id="25446" w:author="Andreas Kuehne" w:date="2019-05-31T12:22:00Z">
        <w:r w:rsidDel="00B33063">
          <w:delText xml:space="preserve">The </w:delText>
        </w:r>
        <w:r w:rsidRPr="35C1378D" w:rsidDel="00B33063">
          <w:rPr>
            <w:rStyle w:val="Datatype"/>
          </w:rPr>
          <w:delText>DigestInfos</w:delText>
        </w:r>
        <w:r w:rsidDel="00B33063">
          <w:delText xml:space="preserve"> element MUST occur 1 or more times containing a sub-component. Each instance MUST satisfy the requirements specified in this document in section </w:delText>
        </w:r>
        <w:r w:rsidDel="00B33063">
          <w:fldChar w:fldCharType="begin"/>
        </w:r>
        <w:r w:rsidDel="00B33063">
          <w:delInstrText xml:space="preserve"> REF _RefComp96A5B17F \r \h </w:delInstrText>
        </w:r>
        <w:r w:rsidDel="00B33063">
          <w:fldChar w:fldCharType="separate"/>
        </w:r>
        <w:r w:rsidDel="00B33063">
          <w:rPr>
            <w:rStyle w:val="Datatype"/>
            <w:rFonts w:eastAsia="Courier New" w:cs="Courier New"/>
          </w:rPr>
          <w:delText>DigestInfo</w:delText>
        </w:r>
        <w:r w:rsidDel="00B33063">
          <w:fldChar w:fldCharType="end"/>
        </w:r>
        <w:r w:rsidDel="00B33063">
          <w:delText xml:space="preserve">. </w:delText>
        </w:r>
        <w:r w:rsidRPr="003A06D0" w:rsidDel="00B33063">
          <w:delText xml:space="preserve">This element MAY contain more than one </w:delText>
        </w:r>
        <w:r w:rsidRPr="003A06D0" w:rsidDel="00B33063">
          <w:rPr>
            <w:rStyle w:val="Datatype"/>
            <w:lang w:val="en-GB"/>
          </w:rPr>
          <w:delText xml:space="preserve">DigestInfo </w:delText>
        </w:r>
        <w:r w:rsidRPr="003A06D0" w:rsidDel="00B33063">
          <w:delText>sub-component to represent the digest values calculated with different digest algorithms. This may be useful when a requestor doesn’t know upfront which digest algorithms are supported / accepted by the server for signing. In the case of a verification request the client may not be able to parse the signature and instead calculate the digest for a comprehensive set of digest algorithms.</w:delText>
        </w:r>
        <w:bookmarkStart w:id="25447" w:name="_Toc10201517"/>
        <w:bookmarkStart w:id="25448" w:name="_Toc10205655"/>
        <w:bookmarkStart w:id="25449" w:name="_Toc10209793"/>
        <w:bookmarkEnd w:id="25447"/>
        <w:bookmarkEnd w:id="25448"/>
        <w:bookmarkEnd w:id="25449"/>
      </w:del>
    </w:p>
    <w:p w14:paraId="5C08F3CC" w14:textId="1A1634A0" w:rsidR="00564C22" w:rsidDel="00B33063" w:rsidRDefault="009B1AF1" w:rsidP="00564C22">
      <w:pPr>
        <w:pStyle w:val="Member"/>
        <w:rPr>
          <w:del w:id="25450" w:author="Andreas Kuehne" w:date="2019-05-31T12:22:00Z"/>
        </w:rPr>
      </w:pPr>
      <w:del w:id="25451" w:author="Andreas Kuehne" w:date="2019-05-31T12:22:00Z">
        <w:r w:rsidDel="00B33063">
          <w:delText xml:space="preserve">The OPTIONAL </w:delText>
        </w:r>
        <w:r w:rsidRPr="35C1378D" w:rsidDel="00B33063">
          <w:rPr>
            <w:rStyle w:val="Datatype"/>
          </w:rPr>
          <w:delText>WhichReference</w:delText>
        </w:r>
        <w:r w:rsidDel="00B33063">
          <w:delText xml:space="preserve"> element, if present, MUST contain one instance of an integer. </w:delText>
        </w:r>
        <w:r w:rsidRPr="003A06D0" w:rsidDel="00B33063">
          <w:delText xml:space="preserve">As there may be multiple </w:delText>
        </w:r>
        <w:r w:rsidRPr="003A06D0" w:rsidDel="00B33063">
          <w:rPr>
            <w:rStyle w:val="Datatype"/>
            <w:lang w:val="en-GB"/>
          </w:rPr>
          <w:delText>TransformedDataType</w:delText>
        </w:r>
        <w:r w:rsidRPr="003A06D0" w:rsidDel="00B33063">
          <w:delText xml:space="preserve"> / </w:delText>
        </w:r>
        <w:r w:rsidRPr="003A06D0" w:rsidDel="00B33063">
          <w:rPr>
            <w:rStyle w:val="Datatype"/>
            <w:lang w:val="en-GB"/>
          </w:rPr>
          <w:delText>DocumentHashType</w:delText>
        </w:r>
        <w:r w:rsidRPr="003A06D0" w:rsidDel="00B33063">
          <w:delText xml:space="preserve"> components of the same document having the same </w:delText>
        </w:r>
        <w:r w:rsidRPr="003A06D0" w:rsidDel="00B33063">
          <w:rPr>
            <w:rStyle w:val="Datatype"/>
            <w:lang w:val="en-GB"/>
          </w:rPr>
          <w:delText>URI</w:delText>
        </w:r>
        <w:r w:rsidRPr="003A06D0" w:rsidDel="00B33063">
          <w:delText xml:space="preserve"> [RFC 2396] and </w:delText>
        </w:r>
        <w:r w:rsidRPr="003A06D0" w:rsidDel="00B33063">
          <w:rPr>
            <w:rStyle w:val="Datatype"/>
            <w:lang w:val="en-GB"/>
          </w:rPr>
          <w:delText>RefType</w:delText>
        </w:r>
        <w:r w:rsidRPr="003A06D0" w:rsidDel="00B33063">
          <w:delText xml:space="preserve"> on a </w:delText>
        </w:r>
        <w:r w:rsidRPr="003A06D0" w:rsidDel="00B33063">
          <w:rPr>
            <w:rStyle w:val="Datatype"/>
            <w:lang w:val="en-GB"/>
          </w:rPr>
          <w:delText>SignRequest</w:delText>
        </w:r>
        <w:r w:rsidRPr="003A06D0" w:rsidDel="00B33063">
          <w:delText xml:space="preserve"> or </w:delText>
        </w:r>
        <w:r w:rsidRPr="003A06D0" w:rsidDel="00B33063">
          <w:rPr>
            <w:rStyle w:val="Datatype"/>
            <w:lang w:val="en-GB"/>
          </w:rPr>
          <w:delText>VerifyRequest</w:delText>
        </w:r>
        <w:r w:rsidRPr="003A06D0" w:rsidDel="00B33063">
          <w:delText xml:space="preserve"> - their correspondence to an already existing </w:delText>
        </w:r>
        <w:r w:rsidRPr="003A06D0" w:rsidDel="00B33063">
          <w:rPr>
            <w:rStyle w:val="Datatype"/>
            <w:lang w:val="en-GB"/>
          </w:rPr>
          <w:delText>&lt;ds:Reference&gt;</w:delText>
        </w:r>
        <w:r w:rsidRPr="003A06D0" w:rsidDel="00B33063">
          <w:delText xml:space="preserve"> however needs to be established on a VerifyRequest only. There is a need to disambiguate such cases. This element hence offers a way to clearly identify the </w:delText>
        </w:r>
        <w:r w:rsidRPr="003A06D0" w:rsidDel="00B33063">
          <w:rPr>
            <w:rStyle w:val="Datatype"/>
            <w:lang w:val="en-GB"/>
          </w:rPr>
          <w:delText>&lt;ds:Reference&gt;</w:delText>
        </w:r>
        <w:r w:rsidRPr="003A06D0" w:rsidDel="00B33063">
          <w:delText xml:space="preserve"> when </w:delText>
        </w:r>
        <w:r w:rsidRPr="003A06D0" w:rsidDel="00B33063">
          <w:rPr>
            <w:rStyle w:val="Datatype"/>
            <w:lang w:val="en-GB"/>
          </w:rPr>
          <w:delText>URI</w:delText>
        </w:r>
        <w:r w:rsidRPr="003A06D0" w:rsidDel="00B33063">
          <w:delText xml:space="preserve"> and </w:delText>
        </w:r>
        <w:r w:rsidRPr="003A06D0" w:rsidDel="00B33063">
          <w:rPr>
            <w:rStyle w:val="Datatype"/>
            <w:lang w:val="en-GB"/>
          </w:rPr>
          <w:delText>RefType</w:delText>
        </w:r>
        <w:r w:rsidRPr="003A06D0" w:rsidDel="00B33063">
          <w:delText xml:space="preserve"> match multiple components. The corresponding </w:delText>
        </w:r>
        <w:r w:rsidRPr="003A06D0" w:rsidDel="00B33063">
          <w:rPr>
            <w:rStyle w:val="Datatype"/>
            <w:lang w:val="en-GB"/>
          </w:rPr>
          <w:delText>&lt;ds:Reference&gt;</w:delText>
        </w:r>
        <w:r w:rsidRPr="003A06D0" w:rsidDel="00B33063">
          <w:delText xml:space="preserve"> is indicated by this zero-based </w:delText>
        </w:r>
        <w:r w:rsidRPr="003A06D0" w:rsidDel="00B33063">
          <w:rPr>
            <w:rStyle w:val="Datatype"/>
            <w:lang w:val="en-GB"/>
          </w:rPr>
          <w:delText>WhichReference</w:delText>
        </w:r>
        <w:r w:rsidRPr="003A06D0" w:rsidDel="00B33063">
          <w:delText xml:space="preserve"> element (0 means the first </w:delText>
        </w:r>
        <w:r w:rsidRPr="003A06D0" w:rsidDel="00B33063">
          <w:rPr>
            <w:rStyle w:val="Datatype"/>
            <w:lang w:val="en-GB"/>
          </w:rPr>
          <w:delText>&lt;ds:Reference&gt;</w:delText>
        </w:r>
        <w:r w:rsidRPr="003A06D0" w:rsidDel="00B33063">
          <w:delText xml:space="preserve"> in the signature, 1 means the second, and so on).</w:delText>
        </w:r>
        <w:bookmarkStart w:id="25452" w:name="_Toc10201518"/>
        <w:bookmarkStart w:id="25453" w:name="_Toc10205656"/>
        <w:bookmarkStart w:id="25454" w:name="_Toc10209794"/>
        <w:bookmarkEnd w:id="25452"/>
        <w:bookmarkEnd w:id="25453"/>
        <w:bookmarkEnd w:id="25454"/>
      </w:del>
    </w:p>
    <w:p w14:paraId="5E7DC993" w14:textId="1798345C" w:rsidR="00564C22" w:rsidDel="00B33063" w:rsidRDefault="009B1AF1" w:rsidP="00564C22">
      <w:pPr>
        <w:pStyle w:val="berschrift4"/>
        <w:rPr>
          <w:del w:id="25455" w:author="Andreas Kuehne" w:date="2019-05-31T12:22:00Z"/>
        </w:rPr>
      </w:pPr>
      <w:del w:id="25456" w:author="Andreas Kuehne" w:date="2019-05-31T12:22:00Z">
        <w:r w:rsidDel="00B33063">
          <w:delText>DocumentHash – JSON Syntax</w:delText>
        </w:r>
        <w:bookmarkStart w:id="25457" w:name="_Toc10201519"/>
        <w:bookmarkStart w:id="25458" w:name="_Toc10205657"/>
        <w:bookmarkStart w:id="25459" w:name="_Toc10209795"/>
        <w:bookmarkEnd w:id="25457"/>
        <w:bookmarkEnd w:id="25458"/>
        <w:bookmarkEnd w:id="25459"/>
      </w:del>
    </w:p>
    <w:p w14:paraId="1AAAFEE5" w14:textId="5FC152F7" w:rsidR="00564C22" w:rsidRPr="0248A3D1" w:rsidDel="00B33063" w:rsidRDefault="009B1AF1" w:rsidP="00564C22">
      <w:pPr>
        <w:rPr>
          <w:del w:id="25460" w:author="Andreas Kuehne" w:date="2019-05-31T12:22:00Z"/>
        </w:rPr>
      </w:pPr>
      <w:del w:id="25461"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DocumentHashType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DocumentHash</w:delText>
        </w:r>
        <w:r w:rsidDel="00B33063">
          <w:delText xml:space="preserve"> component.</w:delText>
        </w:r>
        <w:bookmarkStart w:id="25462" w:name="_Toc10201520"/>
        <w:bookmarkStart w:id="25463" w:name="_Toc10205658"/>
        <w:bookmarkStart w:id="25464" w:name="_Toc10209796"/>
        <w:bookmarkEnd w:id="25462"/>
        <w:bookmarkEnd w:id="25463"/>
        <w:bookmarkEnd w:id="25464"/>
      </w:del>
    </w:p>
    <w:p w14:paraId="2D015FA6" w14:textId="67FBEEDA" w:rsidR="00564C22" w:rsidRPr="C2430093" w:rsidDel="00B33063" w:rsidRDefault="009B1AF1" w:rsidP="00564C22">
      <w:pPr>
        <w:spacing w:line="259" w:lineRule="auto"/>
        <w:rPr>
          <w:del w:id="25465" w:author="Andreas Kuehne" w:date="2019-05-31T12:22:00Z"/>
          <w:rFonts w:eastAsia="Arial" w:cs="Arial"/>
          <w:sz w:val="22"/>
          <w:szCs w:val="22"/>
        </w:rPr>
      </w:pPr>
      <w:del w:id="25466"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DocumentHash</w:delText>
        </w:r>
        <w:r w:rsidRPr="002062A5" w:rsidDel="00B33063">
          <w:rPr>
            <w:rFonts w:eastAsia="Arial" w:cs="Arial"/>
            <w:sz w:val="22"/>
            <w:szCs w:val="22"/>
          </w:rPr>
          <w:delText xml:space="preserve"> using JSON-specific names mapped as shown in the table below.</w:delText>
        </w:r>
        <w:bookmarkStart w:id="25467" w:name="_Toc10201521"/>
        <w:bookmarkStart w:id="25468" w:name="_Toc10205659"/>
        <w:bookmarkStart w:id="25469" w:name="_Toc10209797"/>
        <w:bookmarkEnd w:id="25467"/>
        <w:bookmarkEnd w:id="25468"/>
        <w:bookmarkEnd w:id="25469"/>
      </w:del>
    </w:p>
    <w:tbl>
      <w:tblPr>
        <w:tblStyle w:val="Gitternetztabelle1hell1"/>
        <w:tblW w:w="0" w:type="auto"/>
        <w:tblLook w:val="04A0" w:firstRow="1" w:lastRow="0" w:firstColumn="1" w:lastColumn="0" w:noHBand="0" w:noVBand="1"/>
      </w:tblPr>
      <w:tblGrid>
        <w:gridCol w:w="4675"/>
        <w:gridCol w:w="4675"/>
      </w:tblGrid>
      <w:tr w:rsidR="00564C22" w:rsidDel="00B33063" w14:paraId="63F201B6" w14:textId="343FDE08" w:rsidTr="00564C22">
        <w:trPr>
          <w:cnfStyle w:val="100000000000" w:firstRow="1" w:lastRow="0" w:firstColumn="0" w:lastColumn="0" w:oddVBand="0" w:evenVBand="0" w:oddHBand="0" w:evenHBand="0" w:firstRowFirstColumn="0" w:firstRowLastColumn="0" w:lastRowFirstColumn="0" w:lastRowLastColumn="0"/>
          <w:del w:id="2547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8BF2F95" w14:textId="77B8B64D" w:rsidR="00564C22" w:rsidDel="00B33063" w:rsidRDefault="009B1AF1" w:rsidP="00564C22">
            <w:pPr>
              <w:pStyle w:val="Beschriftung"/>
              <w:rPr>
                <w:del w:id="25471" w:author="Andreas Kuehne" w:date="2019-05-31T12:22:00Z"/>
              </w:rPr>
            </w:pPr>
            <w:del w:id="25472" w:author="Andreas Kuehne" w:date="2019-05-31T12:22:00Z">
              <w:r w:rsidDel="00B33063">
                <w:delText>Element</w:delText>
              </w:r>
              <w:bookmarkStart w:id="25473" w:name="_Toc10201522"/>
              <w:bookmarkStart w:id="25474" w:name="_Toc10205660"/>
              <w:bookmarkStart w:id="25475" w:name="_Toc10209798"/>
              <w:bookmarkEnd w:id="25473"/>
              <w:bookmarkEnd w:id="25474"/>
              <w:bookmarkEnd w:id="25475"/>
            </w:del>
          </w:p>
        </w:tc>
        <w:tc>
          <w:tcPr>
            <w:tcW w:w="4675" w:type="dxa"/>
          </w:tcPr>
          <w:p w14:paraId="49913D85" w14:textId="3EC204D3"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25476" w:author="Andreas Kuehne" w:date="2019-05-31T12:22:00Z"/>
              </w:rPr>
            </w:pPr>
            <w:del w:id="25477" w:author="Andreas Kuehne" w:date="2019-05-31T12:22:00Z">
              <w:r w:rsidDel="00B33063">
                <w:delText>Implementing JSON member name</w:delText>
              </w:r>
              <w:bookmarkStart w:id="25478" w:name="_Toc10201523"/>
              <w:bookmarkStart w:id="25479" w:name="_Toc10205661"/>
              <w:bookmarkStart w:id="25480" w:name="_Toc10209799"/>
              <w:bookmarkEnd w:id="25478"/>
              <w:bookmarkEnd w:id="25479"/>
              <w:bookmarkEnd w:id="25480"/>
            </w:del>
          </w:p>
        </w:tc>
        <w:bookmarkStart w:id="25481" w:name="_Toc10201524"/>
        <w:bookmarkStart w:id="25482" w:name="_Toc10205662"/>
        <w:bookmarkStart w:id="25483" w:name="_Toc10209800"/>
        <w:bookmarkEnd w:id="25481"/>
        <w:bookmarkEnd w:id="25482"/>
        <w:bookmarkEnd w:id="25483"/>
      </w:tr>
      <w:tr w:rsidR="00564C22" w:rsidDel="00B33063" w14:paraId="4B276E31" w14:textId="54C1FCB6" w:rsidTr="00564C22">
        <w:trPr>
          <w:del w:id="2548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638A09F" w14:textId="528A6CE8" w:rsidR="00564C22" w:rsidRPr="002062A5" w:rsidDel="00B33063" w:rsidRDefault="009B1AF1" w:rsidP="00564C22">
            <w:pPr>
              <w:pStyle w:val="Beschriftung"/>
              <w:rPr>
                <w:del w:id="25485" w:author="Andreas Kuehne" w:date="2019-05-31T12:22:00Z"/>
                <w:rStyle w:val="Datatype"/>
                <w:b w:val="0"/>
                <w:bCs w:val="0"/>
              </w:rPr>
            </w:pPr>
            <w:del w:id="25486" w:author="Andreas Kuehne" w:date="2019-05-31T12:22:00Z">
              <w:r w:rsidRPr="002062A5" w:rsidDel="00B33063">
                <w:rPr>
                  <w:rStyle w:val="Datatype"/>
                </w:rPr>
                <w:delText>Transforms</w:delText>
              </w:r>
              <w:bookmarkStart w:id="25487" w:name="_Toc10201525"/>
              <w:bookmarkStart w:id="25488" w:name="_Toc10205663"/>
              <w:bookmarkStart w:id="25489" w:name="_Toc10209801"/>
              <w:bookmarkEnd w:id="25487"/>
              <w:bookmarkEnd w:id="25488"/>
              <w:bookmarkEnd w:id="25489"/>
            </w:del>
          </w:p>
        </w:tc>
        <w:tc>
          <w:tcPr>
            <w:tcW w:w="4675" w:type="dxa"/>
          </w:tcPr>
          <w:p w14:paraId="5576D71E" w14:textId="2028B55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5490" w:author="Andreas Kuehne" w:date="2019-05-31T12:22:00Z"/>
                <w:rStyle w:val="Datatype"/>
              </w:rPr>
            </w:pPr>
            <w:del w:id="25491" w:author="Andreas Kuehne" w:date="2019-05-31T12:22:00Z">
              <w:r w:rsidRPr="002062A5" w:rsidDel="00B33063">
                <w:rPr>
                  <w:rStyle w:val="Datatype"/>
                </w:rPr>
                <w:delText>transforms</w:delText>
              </w:r>
              <w:bookmarkStart w:id="25492" w:name="_Toc10201526"/>
              <w:bookmarkStart w:id="25493" w:name="_Toc10205664"/>
              <w:bookmarkStart w:id="25494" w:name="_Toc10209802"/>
              <w:bookmarkEnd w:id="25492"/>
              <w:bookmarkEnd w:id="25493"/>
              <w:bookmarkEnd w:id="25494"/>
            </w:del>
          </w:p>
        </w:tc>
        <w:bookmarkStart w:id="25495" w:name="_Toc10201527"/>
        <w:bookmarkStart w:id="25496" w:name="_Toc10205665"/>
        <w:bookmarkStart w:id="25497" w:name="_Toc10209803"/>
        <w:bookmarkEnd w:id="25495"/>
        <w:bookmarkEnd w:id="25496"/>
        <w:bookmarkEnd w:id="25497"/>
      </w:tr>
      <w:tr w:rsidR="00564C22" w:rsidDel="00B33063" w14:paraId="6D15F749" w14:textId="6770CA54" w:rsidTr="00564C22">
        <w:trPr>
          <w:del w:id="2549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2BB34E7" w14:textId="33581795" w:rsidR="00564C22" w:rsidRPr="002062A5" w:rsidDel="00B33063" w:rsidRDefault="009B1AF1" w:rsidP="00564C22">
            <w:pPr>
              <w:pStyle w:val="Beschriftung"/>
              <w:rPr>
                <w:del w:id="25499" w:author="Andreas Kuehne" w:date="2019-05-31T12:22:00Z"/>
                <w:rStyle w:val="Datatype"/>
                <w:b w:val="0"/>
                <w:bCs w:val="0"/>
              </w:rPr>
            </w:pPr>
            <w:del w:id="25500" w:author="Andreas Kuehne" w:date="2019-05-31T12:22:00Z">
              <w:r w:rsidRPr="002062A5" w:rsidDel="00B33063">
                <w:rPr>
                  <w:rStyle w:val="Datatype"/>
                </w:rPr>
                <w:delText>DigestInfos</w:delText>
              </w:r>
              <w:bookmarkStart w:id="25501" w:name="_Toc10201528"/>
              <w:bookmarkStart w:id="25502" w:name="_Toc10205666"/>
              <w:bookmarkStart w:id="25503" w:name="_Toc10209804"/>
              <w:bookmarkEnd w:id="25501"/>
              <w:bookmarkEnd w:id="25502"/>
              <w:bookmarkEnd w:id="25503"/>
            </w:del>
          </w:p>
        </w:tc>
        <w:tc>
          <w:tcPr>
            <w:tcW w:w="4675" w:type="dxa"/>
          </w:tcPr>
          <w:p w14:paraId="22E9595D" w14:textId="32F47672"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5504" w:author="Andreas Kuehne" w:date="2019-05-31T12:22:00Z"/>
                <w:rStyle w:val="Datatype"/>
              </w:rPr>
            </w:pPr>
            <w:del w:id="25505" w:author="Andreas Kuehne" w:date="2019-05-31T12:22:00Z">
              <w:r w:rsidRPr="002062A5" w:rsidDel="00B33063">
                <w:rPr>
                  <w:rStyle w:val="Datatype"/>
                </w:rPr>
                <w:delText>dis</w:delText>
              </w:r>
              <w:bookmarkStart w:id="25506" w:name="_Toc10201529"/>
              <w:bookmarkStart w:id="25507" w:name="_Toc10205667"/>
              <w:bookmarkStart w:id="25508" w:name="_Toc10209805"/>
              <w:bookmarkEnd w:id="25506"/>
              <w:bookmarkEnd w:id="25507"/>
              <w:bookmarkEnd w:id="25508"/>
            </w:del>
          </w:p>
        </w:tc>
        <w:bookmarkStart w:id="25509" w:name="_Toc10201530"/>
        <w:bookmarkStart w:id="25510" w:name="_Toc10205668"/>
        <w:bookmarkStart w:id="25511" w:name="_Toc10209806"/>
        <w:bookmarkEnd w:id="25509"/>
        <w:bookmarkEnd w:id="25510"/>
        <w:bookmarkEnd w:id="25511"/>
      </w:tr>
      <w:tr w:rsidR="00564C22" w:rsidDel="00B33063" w14:paraId="39EB3A38" w14:textId="4FAF387B" w:rsidTr="00564C22">
        <w:trPr>
          <w:del w:id="2551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EBC95B0" w14:textId="70B3902C" w:rsidR="00564C22" w:rsidRPr="002062A5" w:rsidDel="00B33063" w:rsidRDefault="009B1AF1" w:rsidP="00564C22">
            <w:pPr>
              <w:pStyle w:val="Beschriftung"/>
              <w:rPr>
                <w:del w:id="25513" w:author="Andreas Kuehne" w:date="2019-05-31T12:22:00Z"/>
                <w:rStyle w:val="Datatype"/>
                <w:b w:val="0"/>
                <w:bCs w:val="0"/>
              </w:rPr>
            </w:pPr>
            <w:del w:id="25514" w:author="Andreas Kuehne" w:date="2019-05-31T12:22:00Z">
              <w:r w:rsidRPr="002062A5" w:rsidDel="00B33063">
                <w:rPr>
                  <w:rStyle w:val="Datatype"/>
                </w:rPr>
                <w:delText>WhichReference</w:delText>
              </w:r>
              <w:bookmarkStart w:id="25515" w:name="_Toc10201531"/>
              <w:bookmarkStart w:id="25516" w:name="_Toc10205669"/>
              <w:bookmarkStart w:id="25517" w:name="_Toc10209807"/>
              <w:bookmarkEnd w:id="25515"/>
              <w:bookmarkEnd w:id="25516"/>
              <w:bookmarkEnd w:id="25517"/>
            </w:del>
          </w:p>
        </w:tc>
        <w:tc>
          <w:tcPr>
            <w:tcW w:w="4675" w:type="dxa"/>
          </w:tcPr>
          <w:p w14:paraId="23C78FFA" w14:textId="5425F83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5518" w:author="Andreas Kuehne" w:date="2019-05-31T12:22:00Z"/>
                <w:rStyle w:val="Datatype"/>
              </w:rPr>
            </w:pPr>
            <w:del w:id="25519" w:author="Andreas Kuehne" w:date="2019-05-31T12:22:00Z">
              <w:r w:rsidRPr="002062A5" w:rsidDel="00B33063">
                <w:rPr>
                  <w:rStyle w:val="Datatype"/>
                </w:rPr>
                <w:delText>whichRef</w:delText>
              </w:r>
              <w:bookmarkStart w:id="25520" w:name="_Toc10201532"/>
              <w:bookmarkStart w:id="25521" w:name="_Toc10205670"/>
              <w:bookmarkStart w:id="25522" w:name="_Toc10209808"/>
              <w:bookmarkEnd w:id="25520"/>
              <w:bookmarkEnd w:id="25521"/>
              <w:bookmarkEnd w:id="25522"/>
            </w:del>
          </w:p>
        </w:tc>
        <w:bookmarkStart w:id="25523" w:name="_Toc10201533"/>
        <w:bookmarkStart w:id="25524" w:name="_Toc10205671"/>
        <w:bookmarkStart w:id="25525" w:name="_Toc10209809"/>
        <w:bookmarkEnd w:id="25523"/>
        <w:bookmarkEnd w:id="25524"/>
        <w:bookmarkEnd w:id="25525"/>
      </w:tr>
    </w:tbl>
    <w:p w14:paraId="10254C5D" w14:textId="52E64C70" w:rsidR="00564C22" w:rsidRPr="0202B381" w:rsidDel="00B33063" w:rsidRDefault="009B1AF1" w:rsidP="00564C22">
      <w:pPr>
        <w:rPr>
          <w:del w:id="25526" w:author="Andreas Kuehne" w:date="2019-05-31T12:22:00Z"/>
        </w:rPr>
      </w:pPr>
      <w:del w:id="25527"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DocumentHashType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25528" w:name="_Toc10201534"/>
        <w:bookmarkStart w:id="25529" w:name="_Toc10205672"/>
        <w:bookmarkStart w:id="25530" w:name="_Toc10209810"/>
        <w:bookmarkEnd w:id="25528"/>
        <w:bookmarkEnd w:id="25529"/>
        <w:bookmarkEnd w:id="25530"/>
      </w:del>
    </w:p>
    <w:p w14:paraId="01EF5359" w14:textId="6BE660E1" w:rsidR="00564C22" w:rsidDel="00B33063" w:rsidRDefault="009B1AF1" w:rsidP="00564C22">
      <w:pPr>
        <w:pStyle w:val="Code"/>
        <w:spacing w:line="259" w:lineRule="auto"/>
        <w:rPr>
          <w:del w:id="25531" w:author="Andreas Kuehne" w:date="2019-05-31T12:22:00Z"/>
        </w:rPr>
      </w:pPr>
      <w:del w:id="25532" w:author="Andreas Kuehne" w:date="2019-05-31T12:22:00Z">
        <w:r w:rsidDel="00B33063">
          <w:rPr>
            <w:color w:val="31849B" w:themeColor="accent5" w:themeShade="BF"/>
          </w:rPr>
          <w:delText>"dss2-DocumentHashType"</w:delText>
        </w:r>
        <w:r w:rsidDel="00B33063">
          <w:delText>: {</w:delText>
        </w:r>
        <w:bookmarkStart w:id="25533" w:name="_Toc10201535"/>
        <w:bookmarkStart w:id="25534" w:name="_Toc10205673"/>
        <w:bookmarkStart w:id="25535" w:name="_Toc10209811"/>
        <w:bookmarkEnd w:id="25533"/>
        <w:bookmarkEnd w:id="25534"/>
        <w:bookmarkEnd w:id="25535"/>
      </w:del>
    </w:p>
    <w:p w14:paraId="555D1C5A" w14:textId="7CD49C0F" w:rsidR="00564C22" w:rsidDel="00B33063" w:rsidRDefault="009B1AF1" w:rsidP="00564C22">
      <w:pPr>
        <w:pStyle w:val="Code"/>
        <w:spacing w:line="259" w:lineRule="auto"/>
        <w:rPr>
          <w:del w:id="25536" w:author="Andreas Kuehne" w:date="2019-05-31T12:22:00Z"/>
        </w:rPr>
      </w:pPr>
      <w:del w:id="2553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25538" w:name="_Toc10201536"/>
        <w:bookmarkStart w:id="25539" w:name="_Toc10205674"/>
        <w:bookmarkStart w:id="25540" w:name="_Toc10209812"/>
        <w:bookmarkEnd w:id="25538"/>
        <w:bookmarkEnd w:id="25539"/>
        <w:bookmarkEnd w:id="25540"/>
      </w:del>
    </w:p>
    <w:p w14:paraId="70158A2D" w14:textId="52CD06B3" w:rsidR="00564C22" w:rsidDel="00B33063" w:rsidRDefault="009B1AF1" w:rsidP="00564C22">
      <w:pPr>
        <w:pStyle w:val="Code"/>
        <w:spacing w:line="259" w:lineRule="auto"/>
        <w:rPr>
          <w:del w:id="25541" w:author="Andreas Kuehne" w:date="2019-05-31T12:22:00Z"/>
        </w:rPr>
      </w:pPr>
      <w:del w:id="25542" w:author="Andreas Kuehne" w:date="2019-05-31T12:22:00Z">
        <w:r w:rsidDel="00B33063">
          <w:rPr>
            <w:color w:val="31849B" w:themeColor="accent5" w:themeShade="BF"/>
          </w:rPr>
          <w:delText xml:space="preserve">  "properties"</w:delText>
        </w:r>
        <w:r w:rsidDel="00B33063">
          <w:delText>: {</w:delText>
        </w:r>
        <w:bookmarkStart w:id="25543" w:name="_Toc10201537"/>
        <w:bookmarkStart w:id="25544" w:name="_Toc10205675"/>
        <w:bookmarkStart w:id="25545" w:name="_Toc10209813"/>
        <w:bookmarkEnd w:id="25543"/>
        <w:bookmarkEnd w:id="25544"/>
        <w:bookmarkEnd w:id="25545"/>
      </w:del>
    </w:p>
    <w:p w14:paraId="0562DD42" w14:textId="4D31F9A8" w:rsidR="00564C22" w:rsidDel="00B33063" w:rsidRDefault="009B1AF1" w:rsidP="00564C22">
      <w:pPr>
        <w:pStyle w:val="Code"/>
        <w:spacing w:line="259" w:lineRule="auto"/>
        <w:rPr>
          <w:del w:id="25546" w:author="Andreas Kuehne" w:date="2019-05-31T12:22:00Z"/>
        </w:rPr>
      </w:pPr>
      <w:del w:id="25547" w:author="Andreas Kuehne" w:date="2019-05-31T12:22:00Z">
        <w:r w:rsidDel="00B33063">
          <w:rPr>
            <w:color w:val="31849B" w:themeColor="accent5" w:themeShade="BF"/>
          </w:rPr>
          <w:delText xml:space="preserve">    "ID"</w:delText>
        </w:r>
        <w:r w:rsidDel="00B33063">
          <w:delText>: {</w:delText>
        </w:r>
        <w:bookmarkStart w:id="25548" w:name="_Toc10201538"/>
        <w:bookmarkStart w:id="25549" w:name="_Toc10205676"/>
        <w:bookmarkStart w:id="25550" w:name="_Toc10209814"/>
        <w:bookmarkEnd w:id="25548"/>
        <w:bookmarkEnd w:id="25549"/>
        <w:bookmarkEnd w:id="25550"/>
      </w:del>
    </w:p>
    <w:p w14:paraId="3CCED8A9" w14:textId="260B71A1" w:rsidR="00564C22" w:rsidDel="00B33063" w:rsidRDefault="009B1AF1" w:rsidP="00564C22">
      <w:pPr>
        <w:pStyle w:val="Code"/>
        <w:spacing w:line="259" w:lineRule="auto"/>
        <w:rPr>
          <w:del w:id="25551" w:author="Andreas Kuehne" w:date="2019-05-31T12:22:00Z"/>
        </w:rPr>
      </w:pPr>
      <w:del w:id="25552"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25553" w:name="_Toc10201539"/>
        <w:bookmarkStart w:id="25554" w:name="_Toc10205677"/>
        <w:bookmarkStart w:id="25555" w:name="_Toc10209815"/>
        <w:bookmarkEnd w:id="25553"/>
        <w:bookmarkEnd w:id="25554"/>
        <w:bookmarkEnd w:id="25555"/>
      </w:del>
    </w:p>
    <w:p w14:paraId="665AA143" w14:textId="14AE1775" w:rsidR="00564C22" w:rsidDel="00B33063" w:rsidRDefault="009B1AF1" w:rsidP="00564C22">
      <w:pPr>
        <w:pStyle w:val="Code"/>
        <w:spacing w:line="259" w:lineRule="auto"/>
        <w:rPr>
          <w:del w:id="25556" w:author="Andreas Kuehne" w:date="2019-05-31T12:22:00Z"/>
        </w:rPr>
      </w:pPr>
      <w:del w:id="25557" w:author="Andreas Kuehne" w:date="2019-05-31T12:22:00Z">
        <w:r w:rsidDel="00B33063">
          <w:delText xml:space="preserve">    },</w:delText>
        </w:r>
        <w:bookmarkStart w:id="25558" w:name="_Toc10201540"/>
        <w:bookmarkStart w:id="25559" w:name="_Toc10205678"/>
        <w:bookmarkStart w:id="25560" w:name="_Toc10209816"/>
        <w:bookmarkEnd w:id="25558"/>
        <w:bookmarkEnd w:id="25559"/>
        <w:bookmarkEnd w:id="25560"/>
      </w:del>
    </w:p>
    <w:p w14:paraId="3DE96753" w14:textId="1194532D" w:rsidR="00564C22" w:rsidDel="00B33063" w:rsidRDefault="009B1AF1" w:rsidP="00564C22">
      <w:pPr>
        <w:pStyle w:val="Code"/>
        <w:spacing w:line="259" w:lineRule="auto"/>
        <w:rPr>
          <w:del w:id="25561" w:author="Andreas Kuehne" w:date="2019-05-31T12:22:00Z"/>
        </w:rPr>
      </w:pPr>
      <w:del w:id="25562" w:author="Andreas Kuehne" w:date="2019-05-31T12:22:00Z">
        <w:r w:rsidDel="00B33063">
          <w:rPr>
            <w:color w:val="31849B" w:themeColor="accent5" w:themeShade="BF"/>
          </w:rPr>
          <w:delText xml:space="preserve">    "refURI"</w:delText>
        </w:r>
        <w:r w:rsidDel="00B33063">
          <w:delText>: {</w:delText>
        </w:r>
        <w:bookmarkStart w:id="25563" w:name="_Toc10201541"/>
        <w:bookmarkStart w:id="25564" w:name="_Toc10205679"/>
        <w:bookmarkStart w:id="25565" w:name="_Toc10209817"/>
        <w:bookmarkEnd w:id="25563"/>
        <w:bookmarkEnd w:id="25564"/>
        <w:bookmarkEnd w:id="25565"/>
      </w:del>
    </w:p>
    <w:p w14:paraId="3E2DA8C7" w14:textId="430C8F4C" w:rsidR="00564C22" w:rsidDel="00B33063" w:rsidRDefault="009B1AF1" w:rsidP="00564C22">
      <w:pPr>
        <w:pStyle w:val="Code"/>
        <w:spacing w:line="259" w:lineRule="auto"/>
        <w:rPr>
          <w:del w:id="25566" w:author="Andreas Kuehne" w:date="2019-05-31T12:22:00Z"/>
        </w:rPr>
      </w:pPr>
      <w:del w:id="2556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25568" w:name="_Toc10201542"/>
        <w:bookmarkStart w:id="25569" w:name="_Toc10205680"/>
        <w:bookmarkStart w:id="25570" w:name="_Toc10209818"/>
        <w:bookmarkEnd w:id="25568"/>
        <w:bookmarkEnd w:id="25569"/>
        <w:bookmarkEnd w:id="25570"/>
      </w:del>
    </w:p>
    <w:p w14:paraId="78B0BB06" w14:textId="262D4BAD" w:rsidR="00564C22" w:rsidDel="00B33063" w:rsidRDefault="009B1AF1" w:rsidP="00564C22">
      <w:pPr>
        <w:pStyle w:val="Code"/>
        <w:spacing w:line="259" w:lineRule="auto"/>
        <w:rPr>
          <w:del w:id="25571" w:author="Andreas Kuehne" w:date="2019-05-31T12:22:00Z"/>
        </w:rPr>
      </w:pPr>
      <w:del w:id="25572" w:author="Andreas Kuehne" w:date="2019-05-31T12:22:00Z">
        <w:r w:rsidDel="00B33063">
          <w:delText xml:space="preserve">    },</w:delText>
        </w:r>
        <w:bookmarkStart w:id="25573" w:name="_Toc10201543"/>
        <w:bookmarkStart w:id="25574" w:name="_Toc10205681"/>
        <w:bookmarkStart w:id="25575" w:name="_Toc10209819"/>
        <w:bookmarkEnd w:id="25573"/>
        <w:bookmarkEnd w:id="25574"/>
        <w:bookmarkEnd w:id="25575"/>
      </w:del>
    </w:p>
    <w:p w14:paraId="2F03C220" w14:textId="543F96FE" w:rsidR="00564C22" w:rsidDel="00B33063" w:rsidRDefault="009B1AF1" w:rsidP="00564C22">
      <w:pPr>
        <w:pStyle w:val="Code"/>
        <w:spacing w:line="259" w:lineRule="auto"/>
        <w:rPr>
          <w:del w:id="25576" w:author="Andreas Kuehne" w:date="2019-05-31T12:22:00Z"/>
        </w:rPr>
      </w:pPr>
      <w:del w:id="25577" w:author="Andreas Kuehne" w:date="2019-05-31T12:22:00Z">
        <w:r w:rsidDel="00B33063">
          <w:rPr>
            <w:color w:val="31849B" w:themeColor="accent5" w:themeShade="BF"/>
          </w:rPr>
          <w:delText xml:space="preserve">    "refType"</w:delText>
        </w:r>
        <w:r w:rsidDel="00B33063">
          <w:delText>: {</w:delText>
        </w:r>
        <w:bookmarkStart w:id="25578" w:name="_Toc10201544"/>
        <w:bookmarkStart w:id="25579" w:name="_Toc10205682"/>
        <w:bookmarkStart w:id="25580" w:name="_Toc10209820"/>
        <w:bookmarkEnd w:id="25578"/>
        <w:bookmarkEnd w:id="25579"/>
        <w:bookmarkEnd w:id="25580"/>
      </w:del>
    </w:p>
    <w:p w14:paraId="3E3B23A9" w14:textId="553C86FD" w:rsidR="00564C22" w:rsidDel="00B33063" w:rsidRDefault="009B1AF1" w:rsidP="00564C22">
      <w:pPr>
        <w:pStyle w:val="Code"/>
        <w:spacing w:line="259" w:lineRule="auto"/>
        <w:rPr>
          <w:del w:id="25581" w:author="Andreas Kuehne" w:date="2019-05-31T12:22:00Z"/>
        </w:rPr>
      </w:pPr>
      <w:del w:id="25582"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25583" w:name="_Toc10201545"/>
        <w:bookmarkStart w:id="25584" w:name="_Toc10205683"/>
        <w:bookmarkStart w:id="25585" w:name="_Toc10209821"/>
        <w:bookmarkEnd w:id="25583"/>
        <w:bookmarkEnd w:id="25584"/>
        <w:bookmarkEnd w:id="25585"/>
      </w:del>
    </w:p>
    <w:p w14:paraId="7DD3E2A8" w14:textId="19A0F434" w:rsidR="00564C22" w:rsidDel="00B33063" w:rsidRDefault="009B1AF1" w:rsidP="00564C22">
      <w:pPr>
        <w:pStyle w:val="Code"/>
        <w:spacing w:line="259" w:lineRule="auto"/>
        <w:rPr>
          <w:del w:id="25586" w:author="Andreas Kuehne" w:date="2019-05-31T12:22:00Z"/>
        </w:rPr>
      </w:pPr>
      <w:del w:id="25587" w:author="Andreas Kuehne" w:date="2019-05-31T12:22:00Z">
        <w:r w:rsidDel="00B33063">
          <w:delText xml:space="preserve">    },</w:delText>
        </w:r>
        <w:bookmarkStart w:id="25588" w:name="_Toc10201546"/>
        <w:bookmarkStart w:id="25589" w:name="_Toc10205684"/>
        <w:bookmarkStart w:id="25590" w:name="_Toc10209822"/>
        <w:bookmarkEnd w:id="25588"/>
        <w:bookmarkEnd w:id="25589"/>
        <w:bookmarkEnd w:id="25590"/>
      </w:del>
    </w:p>
    <w:p w14:paraId="44AB462F" w14:textId="6051C96E" w:rsidR="00564C22" w:rsidDel="00B33063" w:rsidRDefault="009B1AF1" w:rsidP="00564C22">
      <w:pPr>
        <w:pStyle w:val="Code"/>
        <w:spacing w:line="259" w:lineRule="auto"/>
        <w:rPr>
          <w:del w:id="25591" w:author="Andreas Kuehne" w:date="2019-05-31T12:22:00Z"/>
        </w:rPr>
      </w:pPr>
      <w:del w:id="25592" w:author="Andreas Kuehne" w:date="2019-05-31T12:22:00Z">
        <w:r w:rsidDel="00B33063">
          <w:rPr>
            <w:color w:val="31849B" w:themeColor="accent5" w:themeShade="BF"/>
          </w:rPr>
          <w:delText xml:space="preserve">    "schemaRefs"</w:delText>
        </w:r>
        <w:r w:rsidDel="00B33063">
          <w:delText>: {</w:delText>
        </w:r>
        <w:bookmarkStart w:id="25593" w:name="_Toc10201547"/>
        <w:bookmarkStart w:id="25594" w:name="_Toc10205685"/>
        <w:bookmarkStart w:id="25595" w:name="_Toc10209823"/>
        <w:bookmarkEnd w:id="25593"/>
        <w:bookmarkEnd w:id="25594"/>
        <w:bookmarkEnd w:id="25595"/>
      </w:del>
    </w:p>
    <w:p w14:paraId="79B05C5A" w14:textId="63061B0A" w:rsidR="00564C22" w:rsidDel="00B33063" w:rsidRDefault="009B1AF1" w:rsidP="00564C22">
      <w:pPr>
        <w:pStyle w:val="Code"/>
        <w:spacing w:line="259" w:lineRule="auto"/>
        <w:rPr>
          <w:del w:id="25596" w:author="Andreas Kuehne" w:date="2019-05-31T12:22:00Z"/>
        </w:rPr>
      </w:pPr>
      <w:del w:id="2559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25598" w:name="_Toc10201548"/>
        <w:bookmarkStart w:id="25599" w:name="_Toc10205686"/>
        <w:bookmarkStart w:id="25600" w:name="_Toc10209824"/>
        <w:bookmarkEnd w:id="25598"/>
        <w:bookmarkEnd w:id="25599"/>
        <w:bookmarkEnd w:id="25600"/>
      </w:del>
    </w:p>
    <w:p w14:paraId="7DD3DC62" w14:textId="139D038D" w:rsidR="00564C22" w:rsidDel="00B33063" w:rsidRDefault="009B1AF1" w:rsidP="00564C22">
      <w:pPr>
        <w:pStyle w:val="Code"/>
        <w:spacing w:line="259" w:lineRule="auto"/>
        <w:rPr>
          <w:del w:id="25601" w:author="Andreas Kuehne" w:date="2019-05-31T12:22:00Z"/>
        </w:rPr>
      </w:pPr>
      <w:del w:id="25602" w:author="Andreas Kuehne" w:date="2019-05-31T12:22:00Z">
        <w:r w:rsidDel="00B33063">
          <w:rPr>
            <w:color w:val="31849B" w:themeColor="accent5" w:themeShade="BF"/>
          </w:rPr>
          <w:delText xml:space="preserve">      "items"</w:delText>
        </w:r>
        <w:r w:rsidDel="00B33063">
          <w:delText>: {</w:delText>
        </w:r>
        <w:bookmarkStart w:id="25603" w:name="_Toc10201549"/>
        <w:bookmarkStart w:id="25604" w:name="_Toc10205687"/>
        <w:bookmarkStart w:id="25605" w:name="_Toc10209825"/>
        <w:bookmarkEnd w:id="25603"/>
        <w:bookmarkEnd w:id="25604"/>
        <w:bookmarkEnd w:id="25605"/>
      </w:del>
    </w:p>
    <w:p w14:paraId="43BA86D3" w14:textId="228E56A7" w:rsidR="00564C22" w:rsidDel="00B33063" w:rsidRDefault="009B1AF1" w:rsidP="00564C22">
      <w:pPr>
        <w:pStyle w:val="Code"/>
        <w:spacing w:line="259" w:lineRule="auto"/>
        <w:rPr>
          <w:del w:id="25606" w:author="Andreas Kuehne" w:date="2019-05-31T12:22:00Z"/>
        </w:rPr>
      </w:pPr>
      <w:del w:id="25607"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"#/definitions/dss2-DocumentType"</w:delText>
        </w:r>
        <w:bookmarkStart w:id="25608" w:name="_Toc10201550"/>
        <w:bookmarkStart w:id="25609" w:name="_Toc10205688"/>
        <w:bookmarkStart w:id="25610" w:name="_Toc10209826"/>
        <w:bookmarkEnd w:id="25608"/>
        <w:bookmarkEnd w:id="25609"/>
        <w:bookmarkEnd w:id="25610"/>
      </w:del>
    </w:p>
    <w:p w14:paraId="65D323CB" w14:textId="7434E301" w:rsidR="00564C22" w:rsidDel="00B33063" w:rsidRDefault="009B1AF1" w:rsidP="00564C22">
      <w:pPr>
        <w:pStyle w:val="Code"/>
        <w:spacing w:line="259" w:lineRule="auto"/>
        <w:rPr>
          <w:del w:id="25611" w:author="Andreas Kuehne" w:date="2019-05-31T12:22:00Z"/>
        </w:rPr>
      </w:pPr>
      <w:del w:id="25612" w:author="Andreas Kuehne" w:date="2019-05-31T12:22:00Z">
        <w:r w:rsidDel="00B33063">
          <w:delText xml:space="preserve">      }</w:delText>
        </w:r>
        <w:bookmarkStart w:id="25613" w:name="_Toc10201551"/>
        <w:bookmarkStart w:id="25614" w:name="_Toc10205689"/>
        <w:bookmarkStart w:id="25615" w:name="_Toc10209827"/>
        <w:bookmarkEnd w:id="25613"/>
        <w:bookmarkEnd w:id="25614"/>
        <w:bookmarkEnd w:id="25615"/>
      </w:del>
    </w:p>
    <w:p w14:paraId="70110619" w14:textId="085FD8CA" w:rsidR="00564C22" w:rsidDel="00B33063" w:rsidRDefault="009B1AF1" w:rsidP="00564C22">
      <w:pPr>
        <w:pStyle w:val="Code"/>
        <w:spacing w:line="259" w:lineRule="auto"/>
        <w:rPr>
          <w:del w:id="25616" w:author="Andreas Kuehne" w:date="2019-05-31T12:22:00Z"/>
        </w:rPr>
      </w:pPr>
      <w:del w:id="25617" w:author="Andreas Kuehne" w:date="2019-05-31T12:22:00Z">
        <w:r w:rsidDel="00B33063">
          <w:delText xml:space="preserve">    },</w:delText>
        </w:r>
        <w:bookmarkStart w:id="25618" w:name="_Toc10201552"/>
        <w:bookmarkStart w:id="25619" w:name="_Toc10205690"/>
        <w:bookmarkStart w:id="25620" w:name="_Toc10209828"/>
        <w:bookmarkEnd w:id="25618"/>
        <w:bookmarkEnd w:id="25619"/>
        <w:bookmarkEnd w:id="25620"/>
      </w:del>
    </w:p>
    <w:p w14:paraId="5823E7BD" w14:textId="3FD5B9B0" w:rsidR="00564C22" w:rsidDel="00B33063" w:rsidRDefault="009B1AF1" w:rsidP="00564C22">
      <w:pPr>
        <w:pStyle w:val="Code"/>
        <w:spacing w:line="259" w:lineRule="auto"/>
        <w:rPr>
          <w:del w:id="25621" w:author="Andreas Kuehne" w:date="2019-05-31T12:22:00Z"/>
        </w:rPr>
      </w:pPr>
      <w:del w:id="25622" w:author="Andreas Kuehne" w:date="2019-05-31T12:22:00Z">
        <w:r w:rsidDel="00B33063">
          <w:rPr>
            <w:color w:val="31849B" w:themeColor="accent5" w:themeShade="BF"/>
          </w:rPr>
          <w:delText xml:space="preserve">    "transforms"</w:delText>
        </w:r>
        <w:r w:rsidDel="00B33063">
          <w:delText>: {</w:delText>
        </w:r>
        <w:bookmarkStart w:id="25623" w:name="_Toc10201553"/>
        <w:bookmarkStart w:id="25624" w:name="_Toc10205691"/>
        <w:bookmarkStart w:id="25625" w:name="_Toc10209829"/>
        <w:bookmarkEnd w:id="25623"/>
        <w:bookmarkEnd w:id="25624"/>
        <w:bookmarkEnd w:id="25625"/>
      </w:del>
    </w:p>
    <w:p w14:paraId="747E24D5" w14:textId="787E8ACB" w:rsidR="00564C22" w:rsidDel="00B33063" w:rsidRDefault="009B1AF1" w:rsidP="00564C22">
      <w:pPr>
        <w:pStyle w:val="Code"/>
        <w:spacing w:line="259" w:lineRule="auto"/>
        <w:rPr>
          <w:del w:id="25626" w:author="Andreas Kuehne" w:date="2019-05-31T12:22:00Z"/>
        </w:rPr>
      </w:pPr>
      <w:del w:id="25627"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"#/definitions/dsigrw-TransformsType"</w:delText>
        </w:r>
        <w:bookmarkStart w:id="25628" w:name="_Toc10201554"/>
        <w:bookmarkStart w:id="25629" w:name="_Toc10205692"/>
        <w:bookmarkStart w:id="25630" w:name="_Toc10209830"/>
        <w:bookmarkEnd w:id="25628"/>
        <w:bookmarkEnd w:id="25629"/>
        <w:bookmarkEnd w:id="25630"/>
      </w:del>
    </w:p>
    <w:p w14:paraId="26580427" w14:textId="66AE50B3" w:rsidR="00564C22" w:rsidDel="00B33063" w:rsidRDefault="009B1AF1" w:rsidP="00564C22">
      <w:pPr>
        <w:pStyle w:val="Code"/>
        <w:spacing w:line="259" w:lineRule="auto"/>
        <w:rPr>
          <w:del w:id="25631" w:author="Andreas Kuehne" w:date="2019-05-31T12:22:00Z"/>
        </w:rPr>
      </w:pPr>
      <w:del w:id="25632" w:author="Andreas Kuehne" w:date="2019-05-31T12:22:00Z">
        <w:r w:rsidDel="00B33063">
          <w:delText xml:space="preserve">    },</w:delText>
        </w:r>
        <w:bookmarkStart w:id="25633" w:name="_Toc10201555"/>
        <w:bookmarkStart w:id="25634" w:name="_Toc10205693"/>
        <w:bookmarkStart w:id="25635" w:name="_Toc10209831"/>
        <w:bookmarkEnd w:id="25633"/>
        <w:bookmarkEnd w:id="25634"/>
        <w:bookmarkEnd w:id="25635"/>
      </w:del>
    </w:p>
    <w:p w14:paraId="19A420EA" w14:textId="466C3E52" w:rsidR="00564C22" w:rsidDel="00B33063" w:rsidRDefault="009B1AF1" w:rsidP="00564C22">
      <w:pPr>
        <w:pStyle w:val="Code"/>
        <w:spacing w:line="259" w:lineRule="auto"/>
        <w:rPr>
          <w:del w:id="25636" w:author="Andreas Kuehne" w:date="2019-05-31T12:22:00Z"/>
        </w:rPr>
      </w:pPr>
      <w:del w:id="25637" w:author="Andreas Kuehne" w:date="2019-05-31T12:22:00Z">
        <w:r w:rsidDel="00B33063">
          <w:rPr>
            <w:color w:val="31849B" w:themeColor="accent5" w:themeShade="BF"/>
          </w:rPr>
          <w:delText xml:space="preserve">    "dis"</w:delText>
        </w:r>
        <w:r w:rsidDel="00B33063">
          <w:delText>: {</w:delText>
        </w:r>
        <w:bookmarkStart w:id="25638" w:name="_Toc10201556"/>
        <w:bookmarkStart w:id="25639" w:name="_Toc10205694"/>
        <w:bookmarkStart w:id="25640" w:name="_Toc10209832"/>
        <w:bookmarkEnd w:id="25638"/>
        <w:bookmarkEnd w:id="25639"/>
        <w:bookmarkEnd w:id="25640"/>
      </w:del>
    </w:p>
    <w:p w14:paraId="488F7531" w14:textId="6F0AA66F" w:rsidR="00564C22" w:rsidDel="00B33063" w:rsidRDefault="009B1AF1" w:rsidP="00564C22">
      <w:pPr>
        <w:pStyle w:val="Code"/>
        <w:spacing w:line="259" w:lineRule="auto"/>
        <w:rPr>
          <w:del w:id="25641" w:author="Andreas Kuehne" w:date="2019-05-31T12:22:00Z"/>
        </w:rPr>
      </w:pPr>
      <w:del w:id="25642"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25643" w:name="_Toc10201557"/>
        <w:bookmarkStart w:id="25644" w:name="_Toc10205695"/>
        <w:bookmarkStart w:id="25645" w:name="_Toc10209833"/>
        <w:bookmarkEnd w:id="25643"/>
        <w:bookmarkEnd w:id="25644"/>
        <w:bookmarkEnd w:id="25645"/>
      </w:del>
    </w:p>
    <w:p w14:paraId="428FBDE1" w14:textId="6D28EF73" w:rsidR="00564C22" w:rsidDel="00B33063" w:rsidRDefault="009B1AF1" w:rsidP="00564C22">
      <w:pPr>
        <w:pStyle w:val="Code"/>
        <w:spacing w:line="259" w:lineRule="auto"/>
        <w:rPr>
          <w:del w:id="25646" w:author="Andreas Kuehne" w:date="2019-05-31T12:22:00Z"/>
        </w:rPr>
      </w:pPr>
      <w:del w:id="25647" w:author="Andreas Kuehne" w:date="2019-05-31T12:22:00Z">
        <w:r w:rsidDel="00B33063">
          <w:rPr>
            <w:color w:val="31849B" w:themeColor="accent5" w:themeShade="BF"/>
          </w:rPr>
          <w:delText xml:space="preserve">      "items"</w:delText>
        </w:r>
        <w:r w:rsidDel="00B33063">
          <w:delText>: {</w:delText>
        </w:r>
        <w:bookmarkStart w:id="25648" w:name="_Toc10201558"/>
        <w:bookmarkStart w:id="25649" w:name="_Toc10205696"/>
        <w:bookmarkStart w:id="25650" w:name="_Toc10209834"/>
        <w:bookmarkEnd w:id="25648"/>
        <w:bookmarkEnd w:id="25649"/>
        <w:bookmarkEnd w:id="25650"/>
      </w:del>
    </w:p>
    <w:p w14:paraId="1F743BDA" w14:textId="228D4935" w:rsidR="00564C22" w:rsidDel="00B33063" w:rsidRDefault="009B1AF1" w:rsidP="00564C22">
      <w:pPr>
        <w:pStyle w:val="Code"/>
        <w:spacing w:line="259" w:lineRule="auto"/>
        <w:rPr>
          <w:del w:id="25651" w:author="Andreas Kuehne" w:date="2019-05-31T12:22:00Z"/>
        </w:rPr>
      </w:pPr>
      <w:del w:id="25652"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"#/definitions/dsb-DigestInfoType"</w:delText>
        </w:r>
        <w:bookmarkStart w:id="25653" w:name="_Toc10201559"/>
        <w:bookmarkStart w:id="25654" w:name="_Toc10205697"/>
        <w:bookmarkStart w:id="25655" w:name="_Toc10209835"/>
        <w:bookmarkEnd w:id="25653"/>
        <w:bookmarkEnd w:id="25654"/>
        <w:bookmarkEnd w:id="25655"/>
      </w:del>
    </w:p>
    <w:p w14:paraId="4928EF3D" w14:textId="6A6BEA3D" w:rsidR="00564C22" w:rsidDel="00B33063" w:rsidRDefault="009B1AF1" w:rsidP="00564C22">
      <w:pPr>
        <w:pStyle w:val="Code"/>
        <w:spacing w:line="259" w:lineRule="auto"/>
        <w:rPr>
          <w:del w:id="25656" w:author="Andreas Kuehne" w:date="2019-05-31T12:22:00Z"/>
        </w:rPr>
      </w:pPr>
      <w:del w:id="25657" w:author="Andreas Kuehne" w:date="2019-05-31T12:22:00Z">
        <w:r w:rsidDel="00B33063">
          <w:delText xml:space="preserve">      }</w:delText>
        </w:r>
        <w:bookmarkStart w:id="25658" w:name="_Toc10201560"/>
        <w:bookmarkStart w:id="25659" w:name="_Toc10205698"/>
        <w:bookmarkStart w:id="25660" w:name="_Toc10209836"/>
        <w:bookmarkEnd w:id="25658"/>
        <w:bookmarkEnd w:id="25659"/>
        <w:bookmarkEnd w:id="25660"/>
      </w:del>
    </w:p>
    <w:p w14:paraId="426ED738" w14:textId="0A73A10D" w:rsidR="00564C22" w:rsidDel="00B33063" w:rsidRDefault="009B1AF1" w:rsidP="00564C22">
      <w:pPr>
        <w:pStyle w:val="Code"/>
        <w:spacing w:line="259" w:lineRule="auto"/>
        <w:rPr>
          <w:del w:id="25661" w:author="Andreas Kuehne" w:date="2019-05-31T12:22:00Z"/>
        </w:rPr>
      </w:pPr>
      <w:del w:id="25662" w:author="Andreas Kuehne" w:date="2019-05-31T12:22:00Z">
        <w:r w:rsidDel="00B33063">
          <w:delText xml:space="preserve">    },</w:delText>
        </w:r>
        <w:bookmarkStart w:id="25663" w:name="_Toc10201561"/>
        <w:bookmarkStart w:id="25664" w:name="_Toc10205699"/>
        <w:bookmarkStart w:id="25665" w:name="_Toc10209837"/>
        <w:bookmarkEnd w:id="25663"/>
        <w:bookmarkEnd w:id="25664"/>
        <w:bookmarkEnd w:id="25665"/>
      </w:del>
    </w:p>
    <w:p w14:paraId="314353F0" w14:textId="6476A170" w:rsidR="00564C22" w:rsidDel="00B33063" w:rsidRDefault="009B1AF1" w:rsidP="00564C22">
      <w:pPr>
        <w:pStyle w:val="Code"/>
        <w:spacing w:line="259" w:lineRule="auto"/>
        <w:rPr>
          <w:del w:id="25666" w:author="Andreas Kuehne" w:date="2019-05-31T12:22:00Z"/>
        </w:rPr>
      </w:pPr>
      <w:del w:id="25667" w:author="Andreas Kuehne" w:date="2019-05-31T12:22:00Z">
        <w:r w:rsidDel="00B33063">
          <w:rPr>
            <w:color w:val="31849B" w:themeColor="accent5" w:themeShade="BF"/>
          </w:rPr>
          <w:delText xml:space="preserve">    "whichRef"</w:delText>
        </w:r>
        <w:r w:rsidDel="00B33063">
          <w:delText>: {</w:delText>
        </w:r>
        <w:bookmarkStart w:id="25668" w:name="_Toc10201562"/>
        <w:bookmarkStart w:id="25669" w:name="_Toc10205700"/>
        <w:bookmarkStart w:id="25670" w:name="_Toc10209838"/>
        <w:bookmarkEnd w:id="25668"/>
        <w:bookmarkEnd w:id="25669"/>
        <w:bookmarkEnd w:id="25670"/>
      </w:del>
    </w:p>
    <w:p w14:paraId="7EF7FACC" w14:textId="33424869" w:rsidR="00564C22" w:rsidDel="00B33063" w:rsidRDefault="009B1AF1" w:rsidP="00564C22">
      <w:pPr>
        <w:pStyle w:val="Code"/>
        <w:spacing w:line="259" w:lineRule="auto"/>
        <w:rPr>
          <w:del w:id="25671" w:author="Andreas Kuehne" w:date="2019-05-31T12:22:00Z"/>
        </w:rPr>
      </w:pPr>
      <w:del w:id="25672"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"integer"</w:delText>
        </w:r>
        <w:bookmarkStart w:id="25673" w:name="_Toc10201563"/>
        <w:bookmarkStart w:id="25674" w:name="_Toc10205701"/>
        <w:bookmarkStart w:id="25675" w:name="_Toc10209839"/>
        <w:bookmarkEnd w:id="25673"/>
        <w:bookmarkEnd w:id="25674"/>
        <w:bookmarkEnd w:id="25675"/>
      </w:del>
    </w:p>
    <w:p w14:paraId="0A5D516F" w14:textId="1586E505" w:rsidR="00564C22" w:rsidDel="00B33063" w:rsidRDefault="009B1AF1" w:rsidP="00564C22">
      <w:pPr>
        <w:pStyle w:val="Code"/>
        <w:spacing w:line="259" w:lineRule="auto"/>
        <w:rPr>
          <w:del w:id="25676" w:author="Andreas Kuehne" w:date="2019-05-31T12:22:00Z"/>
        </w:rPr>
      </w:pPr>
      <w:del w:id="25677" w:author="Andreas Kuehne" w:date="2019-05-31T12:22:00Z">
        <w:r w:rsidDel="00B33063">
          <w:delText xml:space="preserve">    }</w:delText>
        </w:r>
        <w:bookmarkStart w:id="25678" w:name="_Toc10201564"/>
        <w:bookmarkStart w:id="25679" w:name="_Toc10205702"/>
        <w:bookmarkStart w:id="25680" w:name="_Toc10209840"/>
        <w:bookmarkEnd w:id="25678"/>
        <w:bookmarkEnd w:id="25679"/>
        <w:bookmarkEnd w:id="25680"/>
      </w:del>
    </w:p>
    <w:p w14:paraId="3909C366" w14:textId="4843D4B1" w:rsidR="00564C22" w:rsidDel="00B33063" w:rsidRDefault="009B1AF1" w:rsidP="00564C22">
      <w:pPr>
        <w:pStyle w:val="Code"/>
        <w:spacing w:line="259" w:lineRule="auto"/>
        <w:rPr>
          <w:del w:id="25681" w:author="Andreas Kuehne" w:date="2019-05-31T12:22:00Z"/>
        </w:rPr>
      </w:pPr>
      <w:del w:id="25682" w:author="Andreas Kuehne" w:date="2019-05-31T12:22:00Z">
        <w:r w:rsidDel="00B33063">
          <w:delText xml:space="preserve">  },</w:delText>
        </w:r>
        <w:bookmarkStart w:id="25683" w:name="_Toc10201565"/>
        <w:bookmarkStart w:id="25684" w:name="_Toc10205703"/>
        <w:bookmarkStart w:id="25685" w:name="_Toc10209841"/>
        <w:bookmarkEnd w:id="25683"/>
        <w:bookmarkEnd w:id="25684"/>
        <w:bookmarkEnd w:id="25685"/>
      </w:del>
    </w:p>
    <w:p w14:paraId="469A031C" w14:textId="0BFA6858" w:rsidR="00564C22" w:rsidDel="00B33063" w:rsidRDefault="009B1AF1" w:rsidP="00564C22">
      <w:pPr>
        <w:pStyle w:val="Code"/>
        <w:spacing w:line="259" w:lineRule="auto"/>
        <w:rPr>
          <w:del w:id="25686" w:author="Andreas Kuehne" w:date="2019-05-31T12:22:00Z"/>
        </w:rPr>
      </w:pPr>
      <w:del w:id="25687"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"dis"</w:delText>
        </w:r>
        <w:r w:rsidDel="00B33063">
          <w:delText>]</w:delText>
        </w:r>
        <w:bookmarkStart w:id="25688" w:name="_Toc10201566"/>
        <w:bookmarkStart w:id="25689" w:name="_Toc10205704"/>
        <w:bookmarkStart w:id="25690" w:name="_Toc10209842"/>
        <w:bookmarkEnd w:id="25688"/>
        <w:bookmarkEnd w:id="25689"/>
        <w:bookmarkEnd w:id="25690"/>
      </w:del>
    </w:p>
    <w:p w14:paraId="1D7627F5" w14:textId="2BDFABF7" w:rsidR="00564C22" w:rsidDel="00B33063" w:rsidRDefault="009B1AF1" w:rsidP="00564C22">
      <w:pPr>
        <w:pStyle w:val="Code"/>
        <w:spacing w:line="259" w:lineRule="auto"/>
        <w:rPr>
          <w:del w:id="25691" w:author="Andreas Kuehne" w:date="2019-05-31T12:22:00Z"/>
        </w:rPr>
      </w:pPr>
      <w:del w:id="25692" w:author="Andreas Kuehne" w:date="2019-05-31T12:22:00Z">
        <w:r w:rsidDel="00B33063">
          <w:delText>}</w:delText>
        </w:r>
        <w:bookmarkStart w:id="25693" w:name="_Toc10201567"/>
        <w:bookmarkStart w:id="25694" w:name="_Toc10205705"/>
        <w:bookmarkStart w:id="25695" w:name="_Toc10209843"/>
        <w:bookmarkEnd w:id="25693"/>
        <w:bookmarkEnd w:id="25694"/>
        <w:bookmarkEnd w:id="25695"/>
      </w:del>
    </w:p>
    <w:p w14:paraId="58E7B33A" w14:textId="3ED4E14C" w:rsidR="00564C22" w:rsidDel="00B33063" w:rsidRDefault="00564C22" w:rsidP="00564C22">
      <w:pPr>
        <w:rPr>
          <w:del w:id="25696" w:author="Andreas Kuehne" w:date="2019-05-31T12:22:00Z"/>
        </w:rPr>
      </w:pPr>
      <w:bookmarkStart w:id="25697" w:name="_Toc10201568"/>
      <w:bookmarkStart w:id="25698" w:name="_Toc10205706"/>
      <w:bookmarkStart w:id="25699" w:name="_Toc10209844"/>
      <w:bookmarkEnd w:id="25697"/>
      <w:bookmarkEnd w:id="25698"/>
      <w:bookmarkEnd w:id="25699"/>
    </w:p>
    <w:p w14:paraId="4BD38E03" w14:textId="6856154E" w:rsidR="00564C22" w:rsidDel="00B33063" w:rsidRDefault="009B1AF1" w:rsidP="00564C22">
      <w:pPr>
        <w:pStyle w:val="berschrift4"/>
        <w:rPr>
          <w:del w:id="25700" w:author="Andreas Kuehne" w:date="2019-05-31T12:22:00Z"/>
        </w:rPr>
      </w:pPr>
      <w:del w:id="25701" w:author="Andreas Kuehne" w:date="2019-05-31T12:22:00Z">
        <w:r w:rsidDel="00B33063">
          <w:delText>DocumentHash – XML Syntax</w:delText>
        </w:r>
        <w:bookmarkStart w:id="25702" w:name="_Toc10201569"/>
        <w:bookmarkStart w:id="25703" w:name="_Toc10205707"/>
        <w:bookmarkStart w:id="25704" w:name="_Toc10209845"/>
        <w:bookmarkEnd w:id="25702"/>
        <w:bookmarkEnd w:id="25703"/>
        <w:bookmarkEnd w:id="25704"/>
      </w:del>
    </w:p>
    <w:p w14:paraId="0DFBF00B" w14:textId="1F539AEB" w:rsidR="00564C22" w:rsidRPr="5404FA76" w:rsidDel="00B33063" w:rsidRDefault="009B1AF1" w:rsidP="00564C22">
      <w:pPr>
        <w:rPr>
          <w:del w:id="25705" w:author="Andreas Kuehne" w:date="2019-05-31T12:22:00Z"/>
        </w:rPr>
      </w:pPr>
      <w:del w:id="25706" w:author="Andreas Kuehne" w:date="2019-05-31T12:22:00Z">
        <w:r w:rsidRPr="0CCF9147" w:rsidDel="00B33063">
          <w:delText xml:space="preserve">The XML type </w:delText>
        </w:r>
        <w:r w:rsidRPr="002062A5" w:rsidDel="00B33063">
          <w:rPr>
            <w:rFonts w:ascii="Courier New" w:eastAsia="Courier New" w:hAnsi="Courier New" w:cs="Courier New"/>
          </w:rPr>
          <w:delText>DocumentHashType</w:delText>
        </w:r>
        <w:r w:rsidRPr="0CCF9147" w:rsidDel="00B33063">
          <w:delText xml:space="preserve"> SHALL implement the requirements defined in the </w:delText>
        </w:r>
        <w:r w:rsidRPr="002062A5" w:rsidDel="00B33063">
          <w:rPr>
            <w:rFonts w:ascii="Courier New" w:eastAsia="Courier New" w:hAnsi="Courier New" w:cs="Courier New"/>
          </w:rPr>
          <w:delText>DocumentHash</w:delText>
        </w:r>
        <w:r w:rsidDel="00B33063">
          <w:delText xml:space="preserve"> </w:delText>
        </w:r>
        <w:r w:rsidRPr="005A6FFD" w:rsidDel="00B33063">
          <w:delText>component.</w:delText>
        </w:r>
        <w:bookmarkStart w:id="25707" w:name="_Toc10201570"/>
        <w:bookmarkStart w:id="25708" w:name="_Toc10205708"/>
        <w:bookmarkStart w:id="25709" w:name="_Toc10209846"/>
        <w:bookmarkEnd w:id="25707"/>
        <w:bookmarkEnd w:id="25708"/>
        <w:bookmarkEnd w:id="25709"/>
      </w:del>
    </w:p>
    <w:p w14:paraId="15349F81" w14:textId="4BC16400" w:rsidR="00564C22" w:rsidDel="00B33063" w:rsidRDefault="009B1AF1" w:rsidP="00564C22">
      <w:pPr>
        <w:rPr>
          <w:del w:id="25710" w:author="Andreas Kuehne" w:date="2019-05-31T12:22:00Z"/>
        </w:rPr>
      </w:pPr>
      <w:del w:id="25711"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DocumentHashType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25712" w:name="_Toc10201571"/>
        <w:bookmarkStart w:id="25713" w:name="_Toc10205709"/>
        <w:bookmarkStart w:id="25714" w:name="_Toc10209847"/>
        <w:bookmarkEnd w:id="25712"/>
        <w:bookmarkEnd w:id="25713"/>
        <w:bookmarkEnd w:id="25714"/>
      </w:del>
    </w:p>
    <w:p w14:paraId="1ED7D29C" w14:textId="475ED506" w:rsidR="00564C22" w:rsidDel="00B33063" w:rsidRDefault="009B1AF1" w:rsidP="00564C22">
      <w:pPr>
        <w:pStyle w:val="Code"/>
        <w:rPr>
          <w:del w:id="25715" w:author="Andreas Kuehne" w:date="2019-05-31T12:22:00Z"/>
        </w:rPr>
      </w:pPr>
      <w:del w:id="25716"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DocumentHashType</w:delText>
        </w:r>
        <w:r w:rsidDel="00B33063">
          <w:rPr>
            <w:color w:val="943634" w:themeColor="accent2" w:themeShade="BF"/>
          </w:rPr>
          <w:delText>"</w:delText>
        </w:r>
        <w:r w:rsidDel="00B33063">
          <w:rPr>
            <w:color w:val="31849B" w:themeColor="accent5" w:themeShade="BF"/>
          </w:rPr>
          <w:delText>&gt;</w:delText>
        </w:r>
        <w:bookmarkStart w:id="25717" w:name="_Toc10201572"/>
        <w:bookmarkStart w:id="25718" w:name="_Toc10205710"/>
        <w:bookmarkStart w:id="25719" w:name="_Toc10209848"/>
        <w:bookmarkEnd w:id="25717"/>
        <w:bookmarkEnd w:id="25718"/>
        <w:bookmarkEnd w:id="25719"/>
      </w:del>
    </w:p>
    <w:p w14:paraId="58B76DBB" w14:textId="70E692A0" w:rsidR="00564C22" w:rsidDel="00B33063" w:rsidRDefault="009B1AF1" w:rsidP="00564C22">
      <w:pPr>
        <w:pStyle w:val="Code"/>
        <w:rPr>
          <w:del w:id="25720" w:author="Andreas Kuehne" w:date="2019-05-31T12:22:00Z"/>
        </w:rPr>
      </w:pPr>
      <w:del w:id="25721" w:author="Andreas Kuehne" w:date="2019-05-31T12:22:00Z">
        <w:r w:rsidDel="00B33063">
          <w:rPr>
            <w:color w:val="31849B" w:themeColor="accent5" w:themeShade="BF"/>
          </w:rPr>
          <w:delText xml:space="preserve">  &lt;xs:complexContent&gt;</w:delText>
        </w:r>
        <w:bookmarkStart w:id="25722" w:name="_Toc10201573"/>
        <w:bookmarkStart w:id="25723" w:name="_Toc10205711"/>
        <w:bookmarkStart w:id="25724" w:name="_Toc10209849"/>
        <w:bookmarkEnd w:id="25722"/>
        <w:bookmarkEnd w:id="25723"/>
        <w:bookmarkEnd w:id="25724"/>
      </w:del>
    </w:p>
    <w:p w14:paraId="0FF98E94" w14:textId="37D9A7A6" w:rsidR="00564C22" w:rsidDel="00B33063" w:rsidRDefault="009B1AF1" w:rsidP="00564C22">
      <w:pPr>
        <w:pStyle w:val="Code"/>
        <w:rPr>
          <w:del w:id="25725" w:author="Andreas Kuehne" w:date="2019-05-31T12:22:00Z"/>
        </w:rPr>
      </w:pPr>
      <w:del w:id="25726" w:author="Andreas Kuehne" w:date="2019-05-31T12:22:00Z">
        <w:r w:rsidDel="00B33063">
          <w:rPr>
            <w:color w:val="31849B" w:themeColor="accent5" w:themeShade="BF"/>
          </w:rPr>
          <w:delText xml:space="preserve">    &lt;xs:extension</w:delText>
        </w:r>
        <w:r w:rsidDel="00B33063">
          <w:rPr>
            <w:color w:val="943634" w:themeColor="accent2" w:themeShade="BF"/>
          </w:rPr>
          <w:delText xml:space="preserve"> base="</w:delText>
        </w:r>
        <w:r w:rsidDel="00B33063">
          <w:rPr>
            <w:color w:val="244061" w:themeColor="accent1" w:themeShade="80"/>
          </w:rPr>
          <w:delText>dss2:DocumentBaseType</w:delText>
        </w:r>
        <w:r w:rsidDel="00B33063">
          <w:rPr>
            <w:color w:val="943634" w:themeColor="accent2" w:themeShade="BF"/>
          </w:rPr>
          <w:delText>"</w:delText>
        </w:r>
        <w:r w:rsidDel="00B33063">
          <w:rPr>
            <w:color w:val="31849B" w:themeColor="accent5" w:themeShade="BF"/>
          </w:rPr>
          <w:delText>&gt;</w:delText>
        </w:r>
        <w:bookmarkStart w:id="25727" w:name="_Toc10201574"/>
        <w:bookmarkStart w:id="25728" w:name="_Toc10205712"/>
        <w:bookmarkStart w:id="25729" w:name="_Toc10209850"/>
        <w:bookmarkEnd w:id="25727"/>
        <w:bookmarkEnd w:id="25728"/>
        <w:bookmarkEnd w:id="25729"/>
      </w:del>
    </w:p>
    <w:p w14:paraId="73DF8FF7" w14:textId="30817CEE" w:rsidR="00564C22" w:rsidDel="00B33063" w:rsidRDefault="009B1AF1" w:rsidP="00564C22">
      <w:pPr>
        <w:pStyle w:val="Code"/>
        <w:rPr>
          <w:del w:id="25730" w:author="Andreas Kuehne" w:date="2019-05-31T12:22:00Z"/>
        </w:rPr>
      </w:pPr>
      <w:del w:id="25731" w:author="Andreas Kuehne" w:date="2019-05-31T12:22:00Z">
        <w:r w:rsidDel="00B33063">
          <w:rPr>
            <w:color w:val="31849B" w:themeColor="accent5" w:themeShade="BF"/>
          </w:rPr>
          <w:delText xml:space="preserve">      &lt;xs:sequence&gt;</w:delText>
        </w:r>
        <w:bookmarkStart w:id="25732" w:name="_Toc10201575"/>
        <w:bookmarkStart w:id="25733" w:name="_Toc10205713"/>
        <w:bookmarkStart w:id="25734" w:name="_Toc10209851"/>
        <w:bookmarkEnd w:id="25732"/>
        <w:bookmarkEnd w:id="25733"/>
        <w:bookmarkEnd w:id="25734"/>
      </w:del>
    </w:p>
    <w:p w14:paraId="62A2EC84" w14:textId="34A15706" w:rsidR="00564C22" w:rsidDel="00B33063" w:rsidRDefault="009B1AF1" w:rsidP="00564C22">
      <w:pPr>
        <w:pStyle w:val="Code"/>
        <w:rPr>
          <w:del w:id="25735" w:author="Andreas Kuehne" w:date="2019-05-31T12:22:00Z"/>
        </w:rPr>
      </w:pPr>
      <w:del w:id="25736"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Transforms</w:delText>
        </w:r>
        <w:r w:rsidDel="00B33063">
          <w:rPr>
            <w:color w:val="943634" w:themeColor="accent2" w:themeShade="BF"/>
          </w:rPr>
          <w:delText>" type="</w:delText>
        </w:r>
        <w:r w:rsidDel="00B33063">
          <w:rPr>
            <w:color w:val="244061" w:themeColor="accent1" w:themeShade="80"/>
          </w:rPr>
          <w:delText>ds-rw:TransformsType</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25737" w:name="_Toc10201576"/>
        <w:bookmarkStart w:id="25738" w:name="_Toc10205714"/>
        <w:bookmarkStart w:id="25739" w:name="_Toc10209852"/>
        <w:bookmarkEnd w:id="25737"/>
        <w:bookmarkEnd w:id="25738"/>
        <w:bookmarkEnd w:id="25739"/>
      </w:del>
    </w:p>
    <w:p w14:paraId="1F58727A" w14:textId="75AF839A" w:rsidR="00564C22" w:rsidDel="00B33063" w:rsidRDefault="009B1AF1" w:rsidP="00564C22">
      <w:pPr>
        <w:pStyle w:val="Code"/>
        <w:rPr>
          <w:del w:id="25740" w:author="Andreas Kuehne" w:date="2019-05-31T12:22:00Z"/>
        </w:rPr>
      </w:pPr>
      <w:del w:id="25741"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DigestInfos</w:delText>
        </w:r>
        <w:r w:rsidDel="00B33063">
          <w:rPr>
            <w:color w:val="943634" w:themeColor="accent2" w:themeShade="BF"/>
          </w:rPr>
          <w:delText>" type="</w:delText>
        </w:r>
        <w:r w:rsidDel="00B33063">
          <w:rPr>
            <w:color w:val="244061" w:themeColor="accent1" w:themeShade="80"/>
          </w:rPr>
          <w:delText>dsb:DigestInfoType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1</w:delText>
        </w:r>
        <w:r w:rsidDel="00B33063">
          <w:rPr>
            <w:color w:val="943634" w:themeColor="accent2" w:themeShade="BF"/>
          </w:rPr>
          <w:delText>"</w:delText>
        </w:r>
        <w:r w:rsidDel="00B33063">
          <w:rPr>
            <w:color w:val="31849B" w:themeColor="accent5" w:themeShade="BF"/>
          </w:rPr>
          <w:delText>/&gt;</w:delText>
        </w:r>
        <w:bookmarkStart w:id="25742" w:name="_Toc10201577"/>
        <w:bookmarkStart w:id="25743" w:name="_Toc10205715"/>
        <w:bookmarkStart w:id="25744" w:name="_Toc10209853"/>
        <w:bookmarkEnd w:id="25742"/>
        <w:bookmarkEnd w:id="25743"/>
        <w:bookmarkEnd w:id="25744"/>
      </w:del>
    </w:p>
    <w:p w14:paraId="1F2C62BA" w14:textId="06382A2F" w:rsidR="00564C22" w:rsidDel="00B33063" w:rsidRDefault="009B1AF1" w:rsidP="00564C22">
      <w:pPr>
        <w:pStyle w:val="Code"/>
        <w:rPr>
          <w:del w:id="25745" w:author="Andreas Kuehne" w:date="2019-05-31T12:22:00Z"/>
        </w:rPr>
      </w:pPr>
      <w:del w:id="25746" w:author="Andreas Kuehne" w:date="2019-05-31T12:22:00Z">
        <w:r w:rsidDel="00B33063">
          <w:rPr>
            <w:color w:val="31849B" w:themeColor="accent5" w:themeShade="BF"/>
          </w:rPr>
          <w:delText xml:space="preserve">      &lt;/xs:sequence&gt;</w:delText>
        </w:r>
        <w:bookmarkStart w:id="25747" w:name="_Toc10201578"/>
        <w:bookmarkStart w:id="25748" w:name="_Toc10205716"/>
        <w:bookmarkStart w:id="25749" w:name="_Toc10209854"/>
        <w:bookmarkEnd w:id="25747"/>
        <w:bookmarkEnd w:id="25748"/>
        <w:bookmarkEnd w:id="25749"/>
      </w:del>
    </w:p>
    <w:p w14:paraId="04D43A16" w14:textId="015C9D52" w:rsidR="00564C22" w:rsidDel="00B33063" w:rsidRDefault="009B1AF1" w:rsidP="00564C22">
      <w:pPr>
        <w:pStyle w:val="Code"/>
        <w:rPr>
          <w:del w:id="25750" w:author="Andreas Kuehne" w:date="2019-05-31T12:22:00Z"/>
        </w:rPr>
      </w:pPr>
      <w:del w:id="25751"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WhichReference</w:delText>
        </w:r>
        <w:r w:rsidDel="00B33063">
          <w:rPr>
            <w:color w:val="943634" w:themeColor="accent2" w:themeShade="BF"/>
          </w:rPr>
          <w:delText>" type="</w:delText>
        </w:r>
        <w:r w:rsidDel="00B33063">
          <w:rPr>
            <w:color w:val="244061" w:themeColor="accent1" w:themeShade="80"/>
          </w:rPr>
          <w:delText>xs:integer</w:delText>
        </w:r>
        <w:r w:rsidDel="00B33063">
          <w:rPr>
            <w:color w:val="943634" w:themeColor="accent2" w:themeShade="BF"/>
          </w:rPr>
          <w:delText>" use="</w:delText>
        </w:r>
        <w:r w:rsidDel="00B33063">
          <w:rPr>
            <w:color w:val="244061" w:themeColor="accent1" w:themeShade="80"/>
          </w:rPr>
          <w:delText>optional</w:delText>
        </w:r>
        <w:r w:rsidDel="00B33063">
          <w:rPr>
            <w:color w:val="943634" w:themeColor="accent2" w:themeShade="BF"/>
          </w:rPr>
          <w:delText>"</w:delText>
        </w:r>
        <w:r w:rsidDel="00B33063">
          <w:rPr>
            <w:color w:val="31849B" w:themeColor="accent5" w:themeShade="BF"/>
          </w:rPr>
          <w:delText>/&gt;</w:delText>
        </w:r>
        <w:bookmarkStart w:id="25752" w:name="_Toc10201579"/>
        <w:bookmarkStart w:id="25753" w:name="_Toc10205717"/>
        <w:bookmarkStart w:id="25754" w:name="_Toc10209855"/>
        <w:bookmarkEnd w:id="25752"/>
        <w:bookmarkEnd w:id="25753"/>
        <w:bookmarkEnd w:id="25754"/>
      </w:del>
    </w:p>
    <w:p w14:paraId="5CC52087" w14:textId="3B844979" w:rsidR="00564C22" w:rsidDel="00B33063" w:rsidRDefault="009B1AF1" w:rsidP="00564C22">
      <w:pPr>
        <w:pStyle w:val="Code"/>
        <w:rPr>
          <w:del w:id="25755" w:author="Andreas Kuehne" w:date="2019-05-31T12:22:00Z"/>
        </w:rPr>
      </w:pPr>
      <w:del w:id="25756" w:author="Andreas Kuehne" w:date="2019-05-31T12:22:00Z">
        <w:r w:rsidDel="00B33063">
          <w:rPr>
            <w:color w:val="31849B" w:themeColor="accent5" w:themeShade="BF"/>
          </w:rPr>
          <w:delText xml:space="preserve">    &lt;/xs:extension&gt;</w:delText>
        </w:r>
        <w:bookmarkStart w:id="25757" w:name="_Toc10201580"/>
        <w:bookmarkStart w:id="25758" w:name="_Toc10205718"/>
        <w:bookmarkStart w:id="25759" w:name="_Toc10209856"/>
        <w:bookmarkEnd w:id="25757"/>
        <w:bookmarkEnd w:id="25758"/>
        <w:bookmarkEnd w:id="25759"/>
      </w:del>
    </w:p>
    <w:p w14:paraId="117DC046" w14:textId="6A12080C" w:rsidR="00564C22" w:rsidDel="00B33063" w:rsidRDefault="009B1AF1" w:rsidP="00564C22">
      <w:pPr>
        <w:pStyle w:val="Code"/>
        <w:rPr>
          <w:del w:id="25760" w:author="Andreas Kuehne" w:date="2019-05-31T12:22:00Z"/>
        </w:rPr>
      </w:pPr>
      <w:del w:id="25761" w:author="Andreas Kuehne" w:date="2019-05-31T12:22:00Z">
        <w:r w:rsidDel="00B33063">
          <w:rPr>
            <w:color w:val="31849B" w:themeColor="accent5" w:themeShade="BF"/>
          </w:rPr>
          <w:delText xml:space="preserve">  &lt;/xs:complexContent&gt;</w:delText>
        </w:r>
        <w:bookmarkStart w:id="25762" w:name="_Toc10201581"/>
        <w:bookmarkStart w:id="25763" w:name="_Toc10205719"/>
        <w:bookmarkStart w:id="25764" w:name="_Toc10209857"/>
        <w:bookmarkEnd w:id="25762"/>
        <w:bookmarkEnd w:id="25763"/>
        <w:bookmarkEnd w:id="25764"/>
      </w:del>
    </w:p>
    <w:p w14:paraId="2046001E" w14:textId="2F2BC8E5" w:rsidR="00564C22" w:rsidDel="00B33063" w:rsidRDefault="009B1AF1" w:rsidP="00564C22">
      <w:pPr>
        <w:pStyle w:val="Code"/>
        <w:rPr>
          <w:del w:id="25765" w:author="Andreas Kuehne" w:date="2019-05-31T12:22:00Z"/>
        </w:rPr>
      </w:pPr>
      <w:del w:id="25766" w:author="Andreas Kuehne" w:date="2019-05-31T12:22:00Z">
        <w:r w:rsidDel="00B33063">
          <w:rPr>
            <w:color w:val="31849B" w:themeColor="accent5" w:themeShade="BF"/>
          </w:rPr>
          <w:delText>&lt;/xs:complexType&gt;</w:delText>
        </w:r>
        <w:bookmarkStart w:id="25767" w:name="_Toc10201582"/>
        <w:bookmarkStart w:id="25768" w:name="_Toc10205720"/>
        <w:bookmarkStart w:id="25769" w:name="_Toc10209858"/>
        <w:bookmarkEnd w:id="25767"/>
        <w:bookmarkEnd w:id="25768"/>
        <w:bookmarkEnd w:id="25769"/>
      </w:del>
    </w:p>
    <w:p w14:paraId="387F4BB3" w14:textId="1BBBFCC0" w:rsidR="00564C22" w:rsidDel="00B33063" w:rsidRDefault="009B1AF1" w:rsidP="00564C22">
      <w:pPr>
        <w:spacing w:line="259" w:lineRule="auto"/>
        <w:rPr>
          <w:del w:id="25770" w:author="Andreas Kuehne" w:date="2019-05-31T12:22:00Z"/>
        </w:rPr>
      </w:pPr>
      <w:del w:id="25771"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DocumentHashType</w:delText>
        </w:r>
        <w:r w:rsidRPr="71C71F8C" w:rsidDel="00B33063">
          <w:delText xml:space="preserve"> </w:delText>
        </w:r>
        <w:r w:rsidDel="00B33063">
          <w:delText xml:space="preserve">XML element SHALL implement in XML syntax the sub-component that has a name equal to its local name. </w:delText>
        </w:r>
        <w:bookmarkStart w:id="25772" w:name="_Toc10201583"/>
        <w:bookmarkStart w:id="25773" w:name="_Toc10205721"/>
        <w:bookmarkStart w:id="25774" w:name="_Toc10209859"/>
        <w:bookmarkEnd w:id="25772"/>
        <w:bookmarkEnd w:id="25773"/>
        <w:bookmarkEnd w:id="25774"/>
      </w:del>
    </w:p>
    <w:p w14:paraId="0687F2D7" w14:textId="3553ED26" w:rsidR="00564C22" w:rsidDel="00B33063" w:rsidRDefault="009B1AF1" w:rsidP="00564C22">
      <w:pPr>
        <w:pStyle w:val="berschrift3"/>
        <w:rPr>
          <w:del w:id="25775" w:author="Andreas Kuehne" w:date="2019-05-31T12:22:00Z"/>
        </w:rPr>
      </w:pPr>
      <w:bookmarkStart w:id="25776" w:name="_RefCompA5E5C69F"/>
      <w:del w:id="25777" w:author="Andreas Kuehne" w:date="2019-05-31T12:22:00Z">
        <w:r w:rsidDel="00B33063">
          <w:delText>Component SignatureObject</w:delText>
        </w:r>
        <w:bookmarkStart w:id="25778" w:name="_Toc10201584"/>
        <w:bookmarkStart w:id="25779" w:name="_Toc10205722"/>
        <w:bookmarkStart w:id="25780" w:name="_Toc10209860"/>
        <w:bookmarkEnd w:id="25776"/>
        <w:bookmarkEnd w:id="25778"/>
        <w:bookmarkEnd w:id="25779"/>
        <w:bookmarkEnd w:id="25780"/>
      </w:del>
    </w:p>
    <w:p w14:paraId="287BC94B" w14:textId="61B197CC" w:rsidR="00564C22" w:rsidDel="00B33063" w:rsidRDefault="001725A5" w:rsidP="00564C22">
      <w:pPr>
        <w:rPr>
          <w:del w:id="25781" w:author="Andreas Kuehne" w:date="2019-05-31T12:22:00Z"/>
        </w:rPr>
      </w:pPr>
      <w:del w:id="25782" w:author="Andreas Kuehne" w:date="2019-05-31T12:22:00Z">
        <w:r w:rsidRPr="003A06D0" w:rsidDel="00B33063">
          <w:delText xml:space="preserve">The </w:delText>
        </w:r>
        <w:r w:rsidRPr="003A06D0" w:rsidDel="00B33063">
          <w:rPr>
            <w:rFonts w:ascii="Courier New" w:eastAsia="Courier New" w:hAnsi="Courier New" w:cs="Courier New"/>
            <w:lang w:val="en-GB"/>
          </w:rPr>
          <w:delText>SignatureObject</w:delText>
        </w:r>
        <w:r w:rsidRPr="003A06D0" w:rsidDel="00B33063">
          <w:delText xml:space="preserve"> component contains a signature or timestamp of some sort. This element is returned in a sign response message, and sent in a verify request message.</w:delText>
        </w:r>
        <w:bookmarkStart w:id="25783" w:name="_Toc10201585"/>
        <w:bookmarkStart w:id="25784" w:name="_Toc10205723"/>
        <w:bookmarkStart w:id="25785" w:name="_Toc10209861"/>
        <w:bookmarkEnd w:id="25783"/>
        <w:bookmarkEnd w:id="25784"/>
        <w:bookmarkEnd w:id="25785"/>
      </w:del>
    </w:p>
    <w:p w14:paraId="2FE61C03" w14:textId="69054471" w:rsidR="00564C22" w:rsidDel="00B33063" w:rsidRDefault="009B1AF1" w:rsidP="00564C22">
      <w:pPr>
        <w:rPr>
          <w:del w:id="25786" w:author="Andreas Kuehne" w:date="2019-05-31T12:22:00Z"/>
        </w:rPr>
      </w:pPr>
      <w:del w:id="25787" w:author="Andreas Kuehne" w:date="2019-05-31T12:22:00Z">
        <w:r w:rsidDel="00B33063">
          <w:delText>Below follows a list of the sub-components that constitute this component:</w:delText>
        </w:r>
        <w:bookmarkStart w:id="25788" w:name="_Toc10201586"/>
        <w:bookmarkStart w:id="25789" w:name="_Toc10205724"/>
        <w:bookmarkStart w:id="25790" w:name="_Toc10209862"/>
        <w:bookmarkEnd w:id="25788"/>
        <w:bookmarkEnd w:id="25789"/>
        <w:bookmarkEnd w:id="25790"/>
      </w:del>
    </w:p>
    <w:p w14:paraId="29CD69CC" w14:textId="799FF398" w:rsidR="00564C22" w:rsidDel="00B33063" w:rsidRDefault="009B1AF1" w:rsidP="00564C22">
      <w:pPr>
        <w:pStyle w:val="Member"/>
        <w:rPr>
          <w:del w:id="25791" w:author="Andreas Kuehne" w:date="2019-05-31T12:22:00Z"/>
        </w:rPr>
      </w:pPr>
      <w:del w:id="25792" w:author="Andreas Kuehne" w:date="2019-05-31T12:22:00Z">
        <w:r w:rsidDel="00B33063">
          <w:delText xml:space="preserve">The OPTIONAL </w:delText>
        </w:r>
        <w:r w:rsidRPr="35C1378D" w:rsidDel="00B33063">
          <w:rPr>
            <w:rStyle w:val="Datatype"/>
          </w:rPr>
          <w:delText>Base64Signature</w:delText>
        </w:r>
        <w:r w:rsidDel="00B33063">
          <w:delText xml:space="preserve"> element, if present, MUST contain one instance of a sub-component. This element MUST satisfy the requirements specified in this document in section </w:delText>
        </w:r>
        <w:r w:rsidDel="00B33063">
          <w:fldChar w:fldCharType="begin"/>
        </w:r>
        <w:r w:rsidDel="00B33063">
          <w:delInstrText xml:space="preserve"> REF _RefComp2EB1F1FA \r \h </w:delInstrText>
        </w:r>
        <w:r w:rsidDel="00B33063">
          <w:fldChar w:fldCharType="separate"/>
        </w:r>
        <w:r w:rsidDel="00B33063">
          <w:rPr>
            <w:rStyle w:val="Datatype"/>
            <w:rFonts w:eastAsia="Courier New" w:cs="Courier New"/>
          </w:rPr>
          <w:delText>Base64Data</w:delText>
        </w:r>
        <w:r w:rsidDel="00B33063">
          <w:fldChar w:fldCharType="end"/>
        </w:r>
        <w:r w:rsidDel="00B33063">
          <w:delText xml:space="preserve">. </w:delText>
        </w:r>
        <w:r w:rsidRPr="003A06D0" w:rsidDel="00B33063">
          <w:delText xml:space="preserve">A base64 encoding of some arbitrary signature, such as a XML signature [XMLDSIG], PGP [RFC 2440] or CMS [RFC 5652] signature or a RFC 3161 timestamp [RFC 3161]. The type of signature is specified by the </w:delText>
        </w:r>
        <w:r w:rsidRPr="003A06D0" w:rsidDel="00B33063">
          <w:rPr>
            <w:rStyle w:val="Datatype"/>
            <w:lang w:val="en-GB"/>
          </w:rPr>
          <w:delText>MimeType</w:delText>
        </w:r>
        <w:r w:rsidRPr="003A06D0" w:rsidDel="00B33063">
          <w:delText xml:space="preserve"> element of the </w:delText>
        </w:r>
        <w:r w:rsidRPr="003A06D0" w:rsidDel="00B33063">
          <w:rPr>
            <w:rFonts w:ascii="Courier New" w:eastAsia="Courier New" w:hAnsi="Courier New" w:cs="Courier New"/>
            <w:lang w:val="en-GB"/>
          </w:rPr>
          <w:delText>Base64DataType</w:delText>
        </w:r>
        <w:r w:rsidRPr="003A06D0" w:rsidDel="00B33063">
          <w:delText xml:space="preserve"> component. Profiles MAY define the handling of additional types.</w:delText>
        </w:r>
        <w:bookmarkStart w:id="25793" w:name="_Toc10201587"/>
        <w:bookmarkStart w:id="25794" w:name="_Toc10205725"/>
        <w:bookmarkStart w:id="25795" w:name="_Toc10209863"/>
        <w:bookmarkEnd w:id="25793"/>
        <w:bookmarkEnd w:id="25794"/>
        <w:bookmarkEnd w:id="25795"/>
      </w:del>
    </w:p>
    <w:p w14:paraId="48606E42" w14:textId="715D338B" w:rsidR="00564C22" w:rsidDel="00B33063" w:rsidRDefault="009B1AF1" w:rsidP="00564C22">
      <w:pPr>
        <w:pStyle w:val="Member"/>
        <w:rPr>
          <w:del w:id="25796" w:author="Andreas Kuehne" w:date="2019-05-31T12:22:00Z"/>
        </w:rPr>
      </w:pPr>
      <w:del w:id="25797" w:author="Andreas Kuehne" w:date="2019-05-31T12:22:00Z">
        <w:r w:rsidDel="00B33063">
          <w:delText xml:space="preserve">The OPTIONAL </w:delText>
        </w:r>
        <w:r w:rsidRPr="35C1378D" w:rsidDel="00B33063">
          <w:rPr>
            <w:rStyle w:val="Datatype"/>
          </w:rPr>
          <w:delText>SignaturePtr</w:delText>
        </w:r>
        <w:r w:rsidDel="00B33063">
          <w:delText xml:space="preserve"> element, if present, MUST contain one instance of a sub-component. This element MUST satisfy the requirements specified in this document in section </w:delText>
        </w:r>
        <w:r w:rsidDel="00B33063">
          <w:fldChar w:fldCharType="begin"/>
        </w:r>
        <w:r w:rsidDel="00B33063">
          <w:delInstrText xml:space="preserve"> REF _RefComp69B8F57B \r \h </w:delInstrText>
        </w:r>
        <w:r w:rsidDel="00B33063">
          <w:fldChar w:fldCharType="separate"/>
        </w:r>
        <w:r w:rsidDel="00B33063">
          <w:rPr>
            <w:rStyle w:val="Datatype"/>
            <w:rFonts w:eastAsia="Courier New" w:cs="Courier New"/>
          </w:rPr>
          <w:delText>SignaturePtr</w:delText>
        </w:r>
        <w:r w:rsidDel="00B33063">
          <w:fldChar w:fldCharType="end"/>
        </w:r>
        <w:r w:rsidDel="00B33063">
          <w:delText xml:space="preserve">. </w:delText>
        </w:r>
        <w:r w:rsidRPr="003A06D0" w:rsidDel="00B33063">
          <w:delText>This element is used to point to an XML signature in an input (for a verify request) or output (for a sign response) document in which a signature is enveloped.</w:delText>
        </w:r>
        <w:bookmarkStart w:id="25798" w:name="_Toc10201588"/>
        <w:bookmarkStart w:id="25799" w:name="_Toc10205726"/>
        <w:bookmarkStart w:id="25800" w:name="_Toc10209864"/>
        <w:bookmarkEnd w:id="25798"/>
        <w:bookmarkEnd w:id="25799"/>
        <w:bookmarkEnd w:id="25800"/>
      </w:del>
    </w:p>
    <w:p w14:paraId="3672A7D4" w14:textId="37B04AE9" w:rsidR="00564C22" w:rsidDel="00B33063" w:rsidRDefault="009B1AF1" w:rsidP="00564C22">
      <w:pPr>
        <w:pStyle w:val="Member"/>
        <w:rPr>
          <w:del w:id="25801" w:author="Andreas Kuehne" w:date="2019-05-31T12:22:00Z"/>
        </w:rPr>
      </w:pPr>
      <w:del w:id="25802" w:author="Andreas Kuehne" w:date="2019-05-31T12:22:00Z">
        <w:r w:rsidDel="00B33063">
          <w:delText xml:space="preserve">The OPTIONAL </w:delText>
        </w:r>
        <w:r w:rsidRPr="35C1378D" w:rsidDel="00B33063">
          <w:rPr>
            <w:rStyle w:val="Datatype"/>
          </w:rPr>
          <w:delText>SchemaRefs</w:delText>
        </w:r>
        <w:r w:rsidDel="00B33063">
          <w:delText xml:space="preserve"> element, if present, MUST contain one instance of a unique identifier reference. </w:delText>
        </w:r>
        <w:r w:rsidRPr="003A06D0" w:rsidDel="00B33063">
          <w:delText>The identified schemas are to be used to process the Id elements during parsing and for XPath evaluation. If anything else but &lt;Schema&gt; are referred to, the server MUST report an error. If a referred to &lt;Schema&gt; is not used by the XML document instance this MAY be ignored or reported to the client in the subcomponent ResultMessage (for the definition of Schema</w:delText>
        </w:r>
        <w:r w:rsidR="00C474B1" w:rsidDel="00B33063">
          <w:delText>s</w:delText>
        </w:r>
        <w:r w:rsidRPr="003A06D0" w:rsidDel="00B33063">
          <w:delText xml:space="preserve"> subcomponent </w:delText>
        </w:r>
        <w:r w:rsidR="00C474B1" w:rsidDel="00B33063">
          <w:delText>(</w:delText>
        </w:r>
        <w:r w:rsidRPr="003A06D0" w:rsidDel="00B33063">
          <w:delText xml:space="preserve">see </w:delText>
        </w:r>
        <w:r w:rsidR="00C474B1" w:rsidDel="00B33063">
          <w:delText xml:space="preserve">section </w:delText>
        </w:r>
        <w:r w:rsidR="00C474B1" w:rsidDel="00B33063">
          <w:fldChar w:fldCharType="begin"/>
        </w:r>
        <w:r w:rsidR="00C474B1" w:rsidDel="00B33063">
          <w:delInstrText xml:space="preserve"> REF _RefComp94AB9E83 \r \h </w:delInstrText>
        </w:r>
        <w:r w:rsidR="00C474B1" w:rsidDel="00B33063">
          <w:fldChar w:fldCharType="separate"/>
        </w:r>
        <w:r w:rsidR="00C474B1" w:rsidDel="00B33063">
          <w:delText>4.3.10</w:delText>
        </w:r>
        <w:r w:rsidR="00C474B1" w:rsidDel="00B33063">
          <w:fldChar w:fldCharType="end"/>
        </w:r>
        <w:r w:rsidRPr="003A06D0" w:rsidDel="00B33063">
          <w:delText>)</w:delText>
        </w:r>
        <w:bookmarkStart w:id="25803" w:name="_Toc10201589"/>
        <w:bookmarkStart w:id="25804" w:name="_Toc10205727"/>
        <w:bookmarkStart w:id="25805" w:name="_Toc10209865"/>
        <w:bookmarkEnd w:id="25803"/>
        <w:bookmarkEnd w:id="25804"/>
        <w:bookmarkEnd w:id="25805"/>
      </w:del>
    </w:p>
    <w:p w14:paraId="679D3F4A" w14:textId="298E17E1" w:rsidR="00564C22" w:rsidDel="00B33063" w:rsidRDefault="009B1AF1" w:rsidP="00564C22">
      <w:pPr>
        <w:pStyle w:val="Member"/>
        <w:rPr>
          <w:del w:id="25806" w:author="Andreas Kuehne" w:date="2019-05-31T12:22:00Z"/>
        </w:rPr>
      </w:pPr>
      <w:del w:id="25807" w:author="Andreas Kuehne" w:date="2019-05-31T12:22:00Z">
        <w:r w:rsidDel="00B33063">
          <w:delText xml:space="preserve">The OPTIONAL </w:delText>
        </w:r>
        <w:r w:rsidRPr="35C1378D" w:rsidDel="00B33063">
          <w:rPr>
            <w:rStyle w:val="Datatype"/>
          </w:rPr>
          <w:delText>WhichDoc</w:delText>
        </w:r>
        <w:r w:rsidDel="00B33063">
          <w:delText xml:space="preserve"> element, if present, MUST contain one instance of a URI. </w:delText>
        </w:r>
        <w:r w:rsidRPr="002A7671" w:rsidDel="00B33063">
          <w:delText xml:space="preserve">The use cases described in this document assume </w:delText>
        </w:r>
        <w:r w:rsidDel="00B33063">
          <w:delText xml:space="preserve">exactly </w:delText>
        </w:r>
        <w:r w:rsidRPr="002A7671" w:rsidDel="00B33063">
          <w:delText>one signature</w:delText>
        </w:r>
        <w:r w:rsidDel="00B33063">
          <w:delText xml:space="preserve"> (or timestamp)</w:delText>
        </w:r>
        <w:r w:rsidRPr="002A7671" w:rsidDel="00B33063">
          <w:delText xml:space="preserve"> being </w:delText>
        </w:r>
        <w:r w:rsidDel="00B33063">
          <w:delText>created by a signing request.</w:delText>
        </w:r>
        <w:r w:rsidRPr="002A7671" w:rsidDel="00B33063">
          <w:delText xml:space="preserve"> Profiles may defin</w:delText>
        </w:r>
        <w:r w:rsidDel="00B33063">
          <w:delText>e processing rules how to create multiple signature as a response to a single request</w:delText>
        </w:r>
        <w:r w:rsidRPr="002A7671" w:rsidDel="00B33063">
          <w:delText>.</w:delText>
        </w:r>
        <w:r w:rsidDel="00B33063">
          <w:delText xml:space="preserve"> For these use case this element provides a way to link a created signature back to a</w:delText>
        </w:r>
        <w:r w:rsidR="00742471" w:rsidDel="00B33063">
          <w:delText>n input</w:delText>
        </w:r>
        <w:r w:rsidDel="00B33063">
          <w:delText xml:space="preserve"> document within the signing request. As the input document do</w:delText>
        </w:r>
        <w:r w:rsidR="00742471" w:rsidDel="00B33063">
          <w:delText>es</w:delText>
        </w:r>
        <w:r w:rsidDel="00B33063">
          <w:delText xml:space="preserve"> not reside within the same document t</w:delText>
        </w:r>
        <w:r w:rsidR="00D55226" w:rsidDel="00B33063">
          <w:delText>he use of the ID / IDREF</w:delText>
        </w:r>
        <w:r w:rsidDel="00B33063">
          <w:delText xml:space="preserve"> </w:delText>
        </w:r>
        <w:r w:rsidR="00D55226" w:rsidDel="00B33063">
          <w:delText>mechanism is not possible. Therefor</w:delText>
        </w:r>
        <w:r w:rsidR="00742471" w:rsidDel="00B33063">
          <w:delText>e,</w:delText>
        </w:r>
        <w:r w:rsidR="00D55226" w:rsidDel="00B33063">
          <w:delText xml:space="preserve"> this element is an instance of a URI. Profiles using this element MUST define the way how the value is constru</w:delText>
        </w:r>
        <w:r w:rsidR="00DD3493" w:rsidDel="00B33063">
          <w:delText>c</w:delText>
        </w:r>
        <w:r w:rsidR="00D55226" w:rsidDel="00B33063">
          <w:delText>ted.</w:delText>
        </w:r>
        <w:bookmarkStart w:id="25808" w:name="_Toc10201590"/>
        <w:bookmarkStart w:id="25809" w:name="_Toc10205728"/>
        <w:bookmarkStart w:id="25810" w:name="_Toc10209866"/>
        <w:bookmarkEnd w:id="25808"/>
        <w:bookmarkEnd w:id="25809"/>
        <w:bookmarkEnd w:id="25810"/>
      </w:del>
    </w:p>
    <w:p w14:paraId="1691DA78" w14:textId="1116C9DE" w:rsidR="00564C22" w:rsidDel="00B33063" w:rsidRDefault="009B1AF1" w:rsidP="00564C22">
      <w:pPr>
        <w:pStyle w:val="Non-normativeCommentHeading"/>
        <w:rPr>
          <w:del w:id="25811" w:author="Andreas Kuehne" w:date="2019-05-31T12:22:00Z"/>
        </w:rPr>
      </w:pPr>
      <w:del w:id="25812" w:author="Andreas Kuehne" w:date="2019-05-31T12:22:00Z">
        <w:r w:rsidDel="00B33063">
          <w:delText>Non-normative Comment:</w:delText>
        </w:r>
        <w:bookmarkStart w:id="25813" w:name="_Toc10201591"/>
        <w:bookmarkStart w:id="25814" w:name="_Toc10205729"/>
        <w:bookmarkStart w:id="25815" w:name="_Toc10209867"/>
        <w:bookmarkEnd w:id="25813"/>
        <w:bookmarkEnd w:id="25814"/>
        <w:bookmarkEnd w:id="25815"/>
      </w:del>
    </w:p>
    <w:p w14:paraId="7476E63D" w14:textId="2398FE56" w:rsidR="00564C22" w:rsidDel="00B33063" w:rsidRDefault="00D55226" w:rsidP="00564C22">
      <w:pPr>
        <w:pStyle w:val="Non-normativeComment"/>
        <w:rPr>
          <w:del w:id="25816" w:author="Andreas Kuehne" w:date="2019-05-31T12:22:00Z"/>
        </w:rPr>
      </w:pPr>
      <w:del w:id="25817" w:author="Andreas Kuehne" w:date="2019-05-31T12:22:00Z">
        <w:r w:rsidDel="00B33063">
          <w:delText xml:space="preserve">Proposed format of the </w:delText>
        </w:r>
        <w:r w:rsidRPr="35C1378D" w:rsidDel="00B33063">
          <w:rPr>
            <w:rStyle w:val="Datatype"/>
          </w:rPr>
          <w:delText>WhichDoc</w:delText>
        </w:r>
        <w:r w:rsidDel="00B33063">
          <w:delText xml:space="preserve"> element: scheme ‘dssReq’, the path contains the value of the value of the </w:delText>
        </w:r>
        <w:r w:rsidRPr="00D55226" w:rsidDel="00B33063">
          <w:rPr>
            <w:rStyle w:val="Datatype"/>
          </w:rPr>
          <w:delText>RequestId</w:delText>
        </w:r>
        <w:r w:rsidDel="00B33063">
          <w:delText xml:space="preserve">, the fragment contains the ID element of the referenced </w:delText>
        </w:r>
        <w:r w:rsidRPr="0073092D" w:rsidDel="00B33063">
          <w:rPr>
            <w:rStyle w:val="Datatype"/>
          </w:rPr>
          <w:delText>Document</w:delText>
        </w:r>
        <w:r w:rsidDel="00B33063">
          <w:delText xml:space="preserve">. </w:delText>
        </w:r>
        <w:r w:rsidR="0073092D" w:rsidDel="00B33063">
          <w:delText>An example is ‘dssReq:req-12234#doc-3’.</w:delText>
        </w:r>
        <w:bookmarkStart w:id="25818" w:name="_Toc10201592"/>
        <w:bookmarkStart w:id="25819" w:name="_Toc10205730"/>
        <w:bookmarkStart w:id="25820" w:name="_Toc10209868"/>
        <w:bookmarkEnd w:id="25818"/>
        <w:bookmarkEnd w:id="25819"/>
        <w:bookmarkEnd w:id="25820"/>
      </w:del>
    </w:p>
    <w:p w14:paraId="106B984A" w14:textId="0E786DC4" w:rsidR="00564C22" w:rsidDel="00B33063" w:rsidRDefault="009B1AF1" w:rsidP="00564C22">
      <w:pPr>
        <w:pStyle w:val="berschrift4"/>
        <w:rPr>
          <w:del w:id="25821" w:author="Andreas Kuehne" w:date="2019-05-31T12:22:00Z"/>
        </w:rPr>
      </w:pPr>
      <w:del w:id="25822" w:author="Andreas Kuehne" w:date="2019-05-31T12:22:00Z">
        <w:r w:rsidDel="00B33063">
          <w:delText>SignatureObject – JSON Syntax</w:delText>
        </w:r>
        <w:bookmarkStart w:id="25823" w:name="_Toc10201593"/>
        <w:bookmarkStart w:id="25824" w:name="_Toc10205731"/>
        <w:bookmarkStart w:id="25825" w:name="_Toc10209869"/>
        <w:bookmarkEnd w:id="25823"/>
        <w:bookmarkEnd w:id="25824"/>
        <w:bookmarkEnd w:id="25825"/>
      </w:del>
    </w:p>
    <w:p w14:paraId="0ABE188A" w14:textId="5426C6F5" w:rsidR="00564C22" w:rsidRPr="0248A3D1" w:rsidDel="00B33063" w:rsidRDefault="009B1AF1" w:rsidP="00564C22">
      <w:pPr>
        <w:rPr>
          <w:del w:id="25826" w:author="Andreas Kuehne" w:date="2019-05-31T12:22:00Z"/>
        </w:rPr>
      </w:pPr>
      <w:del w:id="25827"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SignatureObjectType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SignatureObject</w:delText>
        </w:r>
        <w:r w:rsidDel="00B33063">
          <w:delText xml:space="preserve"> component.</w:delText>
        </w:r>
        <w:bookmarkStart w:id="25828" w:name="_Toc10201594"/>
        <w:bookmarkStart w:id="25829" w:name="_Toc10205732"/>
        <w:bookmarkStart w:id="25830" w:name="_Toc10209870"/>
        <w:bookmarkEnd w:id="25828"/>
        <w:bookmarkEnd w:id="25829"/>
        <w:bookmarkEnd w:id="25830"/>
      </w:del>
    </w:p>
    <w:p w14:paraId="39C02ED0" w14:textId="1CC56515" w:rsidR="00564C22" w:rsidRPr="C2430093" w:rsidDel="00B33063" w:rsidRDefault="009B1AF1" w:rsidP="00564C22">
      <w:pPr>
        <w:spacing w:line="259" w:lineRule="auto"/>
        <w:rPr>
          <w:del w:id="25831" w:author="Andreas Kuehne" w:date="2019-05-31T12:22:00Z"/>
          <w:rFonts w:eastAsia="Arial" w:cs="Arial"/>
          <w:sz w:val="22"/>
          <w:szCs w:val="22"/>
        </w:rPr>
      </w:pPr>
      <w:del w:id="25832"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SignatureObject</w:delText>
        </w:r>
        <w:r w:rsidRPr="002062A5" w:rsidDel="00B33063">
          <w:rPr>
            <w:rFonts w:eastAsia="Arial" w:cs="Arial"/>
            <w:sz w:val="22"/>
            <w:szCs w:val="22"/>
          </w:rPr>
          <w:delText xml:space="preserve"> using JSON-specific names mapped as shown in the table below.</w:delText>
        </w:r>
        <w:bookmarkStart w:id="25833" w:name="_Toc10201595"/>
        <w:bookmarkStart w:id="25834" w:name="_Toc10205733"/>
        <w:bookmarkStart w:id="25835" w:name="_Toc10209871"/>
        <w:bookmarkEnd w:id="25833"/>
        <w:bookmarkEnd w:id="25834"/>
        <w:bookmarkEnd w:id="25835"/>
      </w:del>
    </w:p>
    <w:tbl>
      <w:tblPr>
        <w:tblStyle w:val="Gitternetztabelle1hell1"/>
        <w:tblW w:w="0" w:type="auto"/>
        <w:tblLook w:val="04A0" w:firstRow="1" w:lastRow="0" w:firstColumn="1" w:lastColumn="0" w:noHBand="0" w:noVBand="1"/>
      </w:tblPr>
      <w:tblGrid>
        <w:gridCol w:w="4675"/>
        <w:gridCol w:w="4675"/>
      </w:tblGrid>
      <w:tr w:rsidR="00564C22" w:rsidDel="00B33063" w14:paraId="1BE04508" w14:textId="2E04B8FA" w:rsidTr="00564C22">
        <w:trPr>
          <w:cnfStyle w:val="100000000000" w:firstRow="1" w:lastRow="0" w:firstColumn="0" w:lastColumn="0" w:oddVBand="0" w:evenVBand="0" w:oddHBand="0" w:evenHBand="0" w:firstRowFirstColumn="0" w:firstRowLastColumn="0" w:lastRowFirstColumn="0" w:lastRowLastColumn="0"/>
          <w:del w:id="2583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CD0C2BF" w14:textId="7C308A74" w:rsidR="00564C22" w:rsidDel="00B33063" w:rsidRDefault="009B1AF1" w:rsidP="00564C22">
            <w:pPr>
              <w:pStyle w:val="Beschriftung"/>
              <w:rPr>
                <w:del w:id="25837" w:author="Andreas Kuehne" w:date="2019-05-31T12:22:00Z"/>
              </w:rPr>
            </w:pPr>
            <w:del w:id="25838" w:author="Andreas Kuehne" w:date="2019-05-31T12:22:00Z">
              <w:r w:rsidDel="00B33063">
                <w:delText>Element</w:delText>
              </w:r>
              <w:bookmarkStart w:id="25839" w:name="_Toc10201596"/>
              <w:bookmarkStart w:id="25840" w:name="_Toc10205734"/>
              <w:bookmarkStart w:id="25841" w:name="_Toc10209872"/>
              <w:bookmarkEnd w:id="25839"/>
              <w:bookmarkEnd w:id="25840"/>
              <w:bookmarkEnd w:id="25841"/>
            </w:del>
          </w:p>
        </w:tc>
        <w:tc>
          <w:tcPr>
            <w:tcW w:w="4675" w:type="dxa"/>
          </w:tcPr>
          <w:p w14:paraId="0FCBE36B" w14:textId="455D7956"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25842" w:author="Andreas Kuehne" w:date="2019-05-31T12:22:00Z"/>
              </w:rPr>
            </w:pPr>
            <w:del w:id="25843" w:author="Andreas Kuehne" w:date="2019-05-31T12:22:00Z">
              <w:r w:rsidDel="00B33063">
                <w:delText>Implementing JSON member name</w:delText>
              </w:r>
              <w:bookmarkStart w:id="25844" w:name="_Toc10201597"/>
              <w:bookmarkStart w:id="25845" w:name="_Toc10205735"/>
              <w:bookmarkStart w:id="25846" w:name="_Toc10209873"/>
              <w:bookmarkEnd w:id="25844"/>
              <w:bookmarkEnd w:id="25845"/>
              <w:bookmarkEnd w:id="25846"/>
            </w:del>
          </w:p>
        </w:tc>
        <w:bookmarkStart w:id="25847" w:name="_Toc10201598"/>
        <w:bookmarkStart w:id="25848" w:name="_Toc10205736"/>
        <w:bookmarkStart w:id="25849" w:name="_Toc10209874"/>
        <w:bookmarkEnd w:id="25847"/>
        <w:bookmarkEnd w:id="25848"/>
        <w:bookmarkEnd w:id="25849"/>
      </w:tr>
      <w:tr w:rsidR="00564C22" w:rsidDel="00B33063" w14:paraId="1260B432" w14:textId="4E8249D7" w:rsidTr="00564C22">
        <w:trPr>
          <w:del w:id="2585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5C5107D" w14:textId="56F6EE4D" w:rsidR="00564C22" w:rsidRPr="002062A5" w:rsidDel="00B33063" w:rsidRDefault="009B1AF1" w:rsidP="00564C22">
            <w:pPr>
              <w:pStyle w:val="Beschriftung"/>
              <w:rPr>
                <w:del w:id="25851" w:author="Andreas Kuehne" w:date="2019-05-31T12:22:00Z"/>
                <w:rStyle w:val="Datatype"/>
                <w:b w:val="0"/>
                <w:bCs w:val="0"/>
              </w:rPr>
            </w:pPr>
            <w:del w:id="25852" w:author="Andreas Kuehne" w:date="2019-05-31T12:22:00Z">
              <w:r w:rsidRPr="002062A5" w:rsidDel="00B33063">
                <w:rPr>
                  <w:rStyle w:val="Datatype"/>
                </w:rPr>
                <w:delText>Base64Signature</w:delText>
              </w:r>
              <w:bookmarkStart w:id="25853" w:name="_Toc10201599"/>
              <w:bookmarkStart w:id="25854" w:name="_Toc10205737"/>
              <w:bookmarkStart w:id="25855" w:name="_Toc10209875"/>
              <w:bookmarkEnd w:id="25853"/>
              <w:bookmarkEnd w:id="25854"/>
              <w:bookmarkEnd w:id="25855"/>
            </w:del>
          </w:p>
        </w:tc>
        <w:tc>
          <w:tcPr>
            <w:tcW w:w="4675" w:type="dxa"/>
          </w:tcPr>
          <w:p w14:paraId="741630F2" w14:textId="3CBD8AC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5856" w:author="Andreas Kuehne" w:date="2019-05-31T12:22:00Z"/>
                <w:rStyle w:val="Datatype"/>
              </w:rPr>
            </w:pPr>
            <w:del w:id="25857" w:author="Andreas Kuehne" w:date="2019-05-31T12:22:00Z">
              <w:r w:rsidRPr="002062A5" w:rsidDel="00B33063">
                <w:rPr>
                  <w:rStyle w:val="Datatype"/>
                </w:rPr>
                <w:delText>b64Sig</w:delText>
              </w:r>
              <w:bookmarkStart w:id="25858" w:name="_Toc10201600"/>
              <w:bookmarkStart w:id="25859" w:name="_Toc10205738"/>
              <w:bookmarkStart w:id="25860" w:name="_Toc10209876"/>
              <w:bookmarkEnd w:id="25858"/>
              <w:bookmarkEnd w:id="25859"/>
              <w:bookmarkEnd w:id="25860"/>
            </w:del>
          </w:p>
        </w:tc>
        <w:bookmarkStart w:id="25861" w:name="_Toc10201601"/>
        <w:bookmarkStart w:id="25862" w:name="_Toc10205739"/>
        <w:bookmarkStart w:id="25863" w:name="_Toc10209877"/>
        <w:bookmarkEnd w:id="25861"/>
        <w:bookmarkEnd w:id="25862"/>
        <w:bookmarkEnd w:id="25863"/>
      </w:tr>
      <w:tr w:rsidR="00564C22" w:rsidDel="00B33063" w14:paraId="1ECE8064" w14:textId="078920E4" w:rsidTr="00564C22">
        <w:trPr>
          <w:del w:id="2586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2ED9471" w14:textId="7469690D" w:rsidR="00564C22" w:rsidRPr="002062A5" w:rsidDel="00B33063" w:rsidRDefault="009B1AF1" w:rsidP="00564C22">
            <w:pPr>
              <w:pStyle w:val="Beschriftung"/>
              <w:rPr>
                <w:del w:id="25865" w:author="Andreas Kuehne" w:date="2019-05-31T12:22:00Z"/>
                <w:rStyle w:val="Datatype"/>
                <w:b w:val="0"/>
                <w:bCs w:val="0"/>
              </w:rPr>
            </w:pPr>
            <w:del w:id="25866" w:author="Andreas Kuehne" w:date="2019-05-31T12:22:00Z">
              <w:r w:rsidRPr="002062A5" w:rsidDel="00B33063">
                <w:rPr>
                  <w:rStyle w:val="Datatype"/>
                </w:rPr>
                <w:delText>SignaturePtr</w:delText>
              </w:r>
              <w:bookmarkStart w:id="25867" w:name="_Toc10201602"/>
              <w:bookmarkStart w:id="25868" w:name="_Toc10205740"/>
              <w:bookmarkStart w:id="25869" w:name="_Toc10209878"/>
              <w:bookmarkEnd w:id="25867"/>
              <w:bookmarkEnd w:id="25868"/>
              <w:bookmarkEnd w:id="25869"/>
            </w:del>
          </w:p>
        </w:tc>
        <w:tc>
          <w:tcPr>
            <w:tcW w:w="4675" w:type="dxa"/>
          </w:tcPr>
          <w:p w14:paraId="0F648853" w14:textId="36CA3CB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5870" w:author="Andreas Kuehne" w:date="2019-05-31T12:22:00Z"/>
                <w:rStyle w:val="Datatype"/>
              </w:rPr>
            </w:pPr>
            <w:del w:id="25871" w:author="Andreas Kuehne" w:date="2019-05-31T12:22:00Z">
              <w:r w:rsidRPr="002062A5" w:rsidDel="00B33063">
                <w:rPr>
                  <w:rStyle w:val="Datatype"/>
                </w:rPr>
                <w:delText>sigPtr</w:delText>
              </w:r>
              <w:bookmarkStart w:id="25872" w:name="_Toc10201603"/>
              <w:bookmarkStart w:id="25873" w:name="_Toc10205741"/>
              <w:bookmarkStart w:id="25874" w:name="_Toc10209879"/>
              <w:bookmarkEnd w:id="25872"/>
              <w:bookmarkEnd w:id="25873"/>
              <w:bookmarkEnd w:id="25874"/>
            </w:del>
          </w:p>
        </w:tc>
        <w:bookmarkStart w:id="25875" w:name="_Toc10201604"/>
        <w:bookmarkStart w:id="25876" w:name="_Toc10205742"/>
        <w:bookmarkStart w:id="25877" w:name="_Toc10209880"/>
        <w:bookmarkEnd w:id="25875"/>
        <w:bookmarkEnd w:id="25876"/>
        <w:bookmarkEnd w:id="25877"/>
      </w:tr>
      <w:tr w:rsidR="00564C22" w:rsidDel="00B33063" w14:paraId="0047BF69" w14:textId="43F9C1F2" w:rsidTr="00564C22">
        <w:trPr>
          <w:del w:id="2587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320448E" w14:textId="75971C70" w:rsidR="00564C22" w:rsidRPr="002062A5" w:rsidDel="00B33063" w:rsidRDefault="009B1AF1" w:rsidP="00564C22">
            <w:pPr>
              <w:pStyle w:val="Beschriftung"/>
              <w:rPr>
                <w:del w:id="25879" w:author="Andreas Kuehne" w:date="2019-05-31T12:22:00Z"/>
                <w:rStyle w:val="Datatype"/>
                <w:b w:val="0"/>
                <w:bCs w:val="0"/>
              </w:rPr>
            </w:pPr>
            <w:del w:id="25880" w:author="Andreas Kuehne" w:date="2019-05-31T12:22:00Z">
              <w:r w:rsidRPr="002062A5" w:rsidDel="00B33063">
                <w:rPr>
                  <w:rStyle w:val="Datatype"/>
                </w:rPr>
                <w:delText>SchemaRefs</w:delText>
              </w:r>
              <w:bookmarkStart w:id="25881" w:name="_Toc10201605"/>
              <w:bookmarkStart w:id="25882" w:name="_Toc10205743"/>
              <w:bookmarkStart w:id="25883" w:name="_Toc10209881"/>
              <w:bookmarkEnd w:id="25881"/>
              <w:bookmarkEnd w:id="25882"/>
              <w:bookmarkEnd w:id="25883"/>
            </w:del>
          </w:p>
        </w:tc>
        <w:tc>
          <w:tcPr>
            <w:tcW w:w="4675" w:type="dxa"/>
          </w:tcPr>
          <w:p w14:paraId="37F2FFAF" w14:textId="27C8232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5884" w:author="Andreas Kuehne" w:date="2019-05-31T12:22:00Z"/>
                <w:rStyle w:val="Datatype"/>
              </w:rPr>
            </w:pPr>
            <w:del w:id="25885" w:author="Andreas Kuehne" w:date="2019-05-31T12:22:00Z">
              <w:r w:rsidRPr="002062A5" w:rsidDel="00B33063">
                <w:rPr>
                  <w:rStyle w:val="Datatype"/>
                </w:rPr>
                <w:delText>schemaRefs</w:delText>
              </w:r>
              <w:bookmarkStart w:id="25886" w:name="_Toc10201606"/>
              <w:bookmarkStart w:id="25887" w:name="_Toc10205744"/>
              <w:bookmarkStart w:id="25888" w:name="_Toc10209882"/>
              <w:bookmarkEnd w:id="25886"/>
              <w:bookmarkEnd w:id="25887"/>
              <w:bookmarkEnd w:id="25888"/>
            </w:del>
          </w:p>
        </w:tc>
        <w:bookmarkStart w:id="25889" w:name="_Toc10201607"/>
        <w:bookmarkStart w:id="25890" w:name="_Toc10205745"/>
        <w:bookmarkStart w:id="25891" w:name="_Toc10209883"/>
        <w:bookmarkEnd w:id="25889"/>
        <w:bookmarkEnd w:id="25890"/>
        <w:bookmarkEnd w:id="25891"/>
      </w:tr>
      <w:tr w:rsidR="00564C22" w:rsidDel="00B33063" w14:paraId="3B3A4264" w14:textId="07E3DDF4" w:rsidTr="00564C22">
        <w:trPr>
          <w:del w:id="2589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B86C2A9" w14:textId="0A2975AA" w:rsidR="00564C22" w:rsidRPr="002062A5" w:rsidDel="00B33063" w:rsidRDefault="009B1AF1" w:rsidP="00564C22">
            <w:pPr>
              <w:pStyle w:val="Beschriftung"/>
              <w:rPr>
                <w:del w:id="25893" w:author="Andreas Kuehne" w:date="2019-05-31T12:22:00Z"/>
                <w:rStyle w:val="Datatype"/>
                <w:b w:val="0"/>
                <w:bCs w:val="0"/>
              </w:rPr>
            </w:pPr>
            <w:del w:id="25894" w:author="Andreas Kuehne" w:date="2019-05-31T12:22:00Z">
              <w:r w:rsidRPr="002062A5" w:rsidDel="00B33063">
                <w:rPr>
                  <w:rStyle w:val="Datatype"/>
                </w:rPr>
                <w:delText>WhichDoc</w:delText>
              </w:r>
              <w:bookmarkStart w:id="25895" w:name="_Toc10201608"/>
              <w:bookmarkStart w:id="25896" w:name="_Toc10205746"/>
              <w:bookmarkStart w:id="25897" w:name="_Toc10209884"/>
              <w:bookmarkEnd w:id="25895"/>
              <w:bookmarkEnd w:id="25896"/>
              <w:bookmarkEnd w:id="25897"/>
            </w:del>
          </w:p>
        </w:tc>
        <w:tc>
          <w:tcPr>
            <w:tcW w:w="4675" w:type="dxa"/>
          </w:tcPr>
          <w:p w14:paraId="5BE6AAFB" w14:textId="0539725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5898" w:author="Andreas Kuehne" w:date="2019-05-31T12:22:00Z"/>
                <w:rStyle w:val="Datatype"/>
              </w:rPr>
            </w:pPr>
            <w:del w:id="25899" w:author="Andreas Kuehne" w:date="2019-05-31T12:22:00Z">
              <w:r w:rsidRPr="002062A5" w:rsidDel="00B33063">
                <w:rPr>
                  <w:rStyle w:val="Datatype"/>
                </w:rPr>
                <w:delText>whichDoc</w:delText>
              </w:r>
              <w:bookmarkStart w:id="25900" w:name="_Toc10201609"/>
              <w:bookmarkStart w:id="25901" w:name="_Toc10205747"/>
              <w:bookmarkStart w:id="25902" w:name="_Toc10209885"/>
              <w:bookmarkEnd w:id="25900"/>
              <w:bookmarkEnd w:id="25901"/>
              <w:bookmarkEnd w:id="25902"/>
            </w:del>
          </w:p>
        </w:tc>
        <w:bookmarkStart w:id="25903" w:name="_Toc10201610"/>
        <w:bookmarkStart w:id="25904" w:name="_Toc10205748"/>
        <w:bookmarkStart w:id="25905" w:name="_Toc10209886"/>
        <w:bookmarkEnd w:id="25903"/>
        <w:bookmarkEnd w:id="25904"/>
        <w:bookmarkEnd w:id="25905"/>
      </w:tr>
    </w:tbl>
    <w:p w14:paraId="4511BCB0" w14:textId="7B469A31" w:rsidR="00564C22" w:rsidRPr="0202B381" w:rsidDel="00B33063" w:rsidRDefault="009B1AF1" w:rsidP="00564C22">
      <w:pPr>
        <w:rPr>
          <w:del w:id="25906" w:author="Andreas Kuehne" w:date="2019-05-31T12:22:00Z"/>
        </w:rPr>
      </w:pPr>
      <w:del w:id="25907"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SignatureObjectType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25908" w:name="_Toc10201611"/>
        <w:bookmarkStart w:id="25909" w:name="_Toc10205749"/>
        <w:bookmarkStart w:id="25910" w:name="_Toc10209887"/>
        <w:bookmarkEnd w:id="25908"/>
        <w:bookmarkEnd w:id="25909"/>
        <w:bookmarkEnd w:id="25910"/>
      </w:del>
    </w:p>
    <w:p w14:paraId="548074EB" w14:textId="30C5010F" w:rsidR="00564C22" w:rsidDel="00B33063" w:rsidRDefault="009B1AF1" w:rsidP="00564C22">
      <w:pPr>
        <w:pStyle w:val="Code"/>
        <w:spacing w:line="259" w:lineRule="auto"/>
        <w:rPr>
          <w:del w:id="25911" w:author="Andreas Kuehne" w:date="2019-05-31T12:22:00Z"/>
        </w:rPr>
      </w:pPr>
      <w:del w:id="25912" w:author="Andreas Kuehne" w:date="2019-05-31T12:22:00Z">
        <w:r w:rsidDel="00B33063">
          <w:rPr>
            <w:color w:val="31849B" w:themeColor="accent5" w:themeShade="BF"/>
          </w:rPr>
          <w:delText>"dss2-SignatureObjectType"</w:delText>
        </w:r>
        <w:r w:rsidDel="00B33063">
          <w:delText>: {</w:delText>
        </w:r>
        <w:bookmarkStart w:id="25913" w:name="_Toc10201612"/>
        <w:bookmarkStart w:id="25914" w:name="_Toc10205750"/>
        <w:bookmarkStart w:id="25915" w:name="_Toc10209888"/>
        <w:bookmarkEnd w:id="25913"/>
        <w:bookmarkEnd w:id="25914"/>
        <w:bookmarkEnd w:id="25915"/>
      </w:del>
    </w:p>
    <w:p w14:paraId="5F123210" w14:textId="0B39C935" w:rsidR="00564C22" w:rsidDel="00B33063" w:rsidRDefault="009B1AF1" w:rsidP="00564C22">
      <w:pPr>
        <w:pStyle w:val="Code"/>
        <w:spacing w:line="259" w:lineRule="auto"/>
        <w:rPr>
          <w:del w:id="25916" w:author="Andreas Kuehne" w:date="2019-05-31T12:22:00Z"/>
        </w:rPr>
      </w:pPr>
      <w:del w:id="2591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25918" w:name="_Toc10201613"/>
        <w:bookmarkStart w:id="25919" w:name="_Toc10205751"/>
        <w:bookmarkStart w:id="25920" w:name="_Toc10209889"/>
        <w:bookmarkEnd w:id="25918"/>
        <w:bookmarkEnd w:id="25919"/>
        <w:bookmarkEnd w:id="25920"/>
      </w:del>
    </w:p>
    <w:p w14:paraId="58176FB8" w14:textId="2CA0A7E2" w:rsidR="00564C22" w:rsidDel="00B33063" w:rsidRDefault="009B1AF1" w:rsidP="00564C22">
      <w:pPr>
        <w:pStyle w:val="Code"/>
        <w:spacing w:line="259" w:lineRule="auto"/>
        <w:rPr>
          <w:del w:id="25921" w:author="Andreas Kuehne" w:date="2019-05-31T12:22:00Z"/>
        </w:rPr>
      </w:pPr>
      <w:del w:id="25922" w:author="Andreas Kuehne" w:date="2019-05-31T12:22:00Z">
        <w:r w:rsidDel="00B33063">
          <w:rPr>
            <w:color w:val="31849B" w:themeColor="accent5" w:themeShade="BF"/>
          </w:rPr>
          <w:delText xml:space="preserve">  "properties"</w:delText>
        </w:r>
        <w:r w:rsidDel="00B33063">
          <w:delText>: {</w:delText>
        </w:r>
        <w:bookmarkStart w:id="25923" w:name="_Toc10201614"/>
        <w:bookmarkStart w:id="25924" w:name="_Toc10205752"/>
        <w:bookmarkStart w:id="25925" w:name="_Toc10209890"/>
        <w:bookmarkEnd w:id="25923"/>
        <w:bookmarkEnd w:id="25924"/>
        <w:bookmarkEnd w:id="25925"/>
      </w:del>
    </w:p>
    <w:p w14:paraId="1625D2DE" w14:textId="16A826DE" w:rsidR="00564C22" w:rsidDel="00B33063" w:rsidRDefault="009B1AF1" w:rsidP="00564C22">
      <w:pPr>
        <w:pStyle w:val="Code"/>
        <w:spacing w:line="259" w:lineRule="auto"/>
        <w:rPr>
          <w:del w:id="25926" w:author="Andreas Kuehne" w:date="2019-05-31T12:22:00Z"/>
        </w:rPr>
      </w:pPr>
      <w:del w:id="25927" w:author="Andreas Kuehne" w:date="2019-05-31T12:22:00Z">
        <w:r w:rsidDel="00B33063">
          <w:rPr>
            <w:color w:val="31849B" w:themeColor="accent5" w:themeShade="BF"/>
          </w:rPr>
          <w:delText xml:space="preserve">    "b64Sig"</w:delText>
        </w:r>
        <w:r w:rsidDel="00B33063">
          <w:delText>: {</w:delText>
        </w:r>
        <w:bookmarkStart w:id="25928" w:name="_Toc10201615"/>
        <w:bookmarkStart w:id="25929" w:name="_Toc10205753"/>
        <w:bookmarkStart w:id="25930" w:name="_Toc10209891"/>
        <w:bookmarkEnd w:id="25928"/>
        <w:bookmarkEnd w:id="25929"/>
        <w:bookmarkEnd w:id="25930"/>
      </w:del>
    </w:p>
    <w:p w14:paraId="44174D24" w14:textId="78CBC6C6" w:rsidR="00564C22" w:rsidDel="00B33063" w:rsidRDefault="009B1AF1" w:rsidP="00564C22">
      <w:pPr>
        <w:pStyle w:val="Code"/>
        <w:spacing w:line="259" w:lineRule="auto"/>
        <w:rPr>
          <w:del w:id="25931" w:author="Andreas Kuehne" w:date="2019-05-31T12:22:00Z"/>
        </w:rPr>
      </w:pPr>
      <w:del w:id="25932"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"#/definitions/dsb-Base64DataType"</w:delText>
        </w:r>
        <w:bookmarkStart w:id="25933" w:name="_Toc10201616"/>
        <w:bookmarkStart w:id="25934" w:name="_Toc10205754"/>
        <w:bookmarkStart w:id="25935" w:name="_Toc10209892"/>
        <w:bookmarkEnd w:id="25933"/>
        <w:bookmarkEnd w:id="25934"/>
        <w:bookmarkEnd w:id="25935"/>
      </w:del>
    </w:p>
    <w:p w14:paraId="4CF72449" w14:textId="53636F5E" w:rsidR="00564C22" w:rsidDel="00B33063" w:rsidRDefault="009B1AF1" w:rsidP="00564C22">
      <w:pPr>
        <w:pStyle w:val="Code"/>
        <w:spacing w:line="259" w:lineRule="auto"/>
        <w:rPr>
          <w:del w:id="25936" w:author="Andreas Kuehne" w:date="2019-05-31T12:22:00Z"/>
        </w:rPr>
      </w:pPr>
      <w:del w:id="25937" w:author="Andreas Kuehne" w:date="2019-05-31T12:22:00Z">
        <w:r w:rsidDel="00B33063">
          <w:delText xml:space="preserve">    },</w:delText>
        </w:r>
        <w:bookmarkStart w:id="25938" w:name="_Toc10201617"/>
        <w:bookmarkStart w:id="25939" w:name="_Toc10205755"/>
        <w:bookmarkStart w:id="25940" w:name="_Toc10209893"/>
        <w:bookmarkEnd w:id="25938"/>
        <w:bookmarkEnd w:id="25939"/>
        <w:bookmarkEnd w:id="25940"/>
      </w:del>
    </w:p>
    <w:p w14:paraId="4037E5ED" w14:textId="6386BC64" w:rsidR="00564C22" w:rsidDel="00B33063" w:rsidRDefault="009B1AF1" w:rsidP="00564C22">
      <w:pPr>
        <w:pStyle w:val="Code"/>
        <w:spacing w:line="259" w:lineRule="auto"/>
        <w:rPr>
          <w:del w:id="25941" w:author="Andreas Kuehne" w:date="2019-05-31T12:22:00Z"/>
        </w:rPr>
      </w:pPr>
      <w:del w:id="25942" w:author="Andreas Kuehne" w:date="2019-05-31T12:22:00Z">
        <w:r w:rsidDel="00B33063">
          <w:rPr>
            <w:color w:val="31849B" w:themeColor="accent5" w:themeShade="BF"/>
          </w:rPr>
          <w:delText xml:space="preserve">    "sigPtr"</w:delText>
        </w:r>
        <w:r w:rsidDel="00B33063">
          <w:delText>: {</w:delText>
        </w:r>
        <w:bookmarkStart w:id="25943" w:name="_Toc10201618"/>
        <w:bookmarkStart w:id="25944" w:name="_Toc10205756"/>
        <w:bookmarkStart w:id="25945" w:name="_Toc10209894"/>
        <w:bookmarkEnd w:id="25943"/>
        <w:bookmarkEnd w:id="25944"/>
        <w:bookmarkEnd w:id="25945"/>
      </w:del>
    </w:p>
    <w:p w14:paraId="3B7C9408" w14:textId="780B9BB6" w:rsidR="00564C22" w:rsidDel="00B33063" w:rsidRDefault="009B1AF1" w:rsidP="00564C22">
      <w:pPr>
        <w:pStyle w:val="Code"/>
        <w:spacing w:line="259" w:lineRule="auto"/>
        <w:rPr>
          <w:del w:id="25946" w:author="Andreas Kuehne" w:date="2019-05-31T12:22:00Z"/>
        </w:rPr>
      </w:pPr>
      <w:del w:id="25947"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"#/definitions/dsb-SignaturePtrType"</w:delText>
        </w:r>
        <w:bookmarkStart w:id="25948" w:name="_Toc10201619"/>
        <w:bookmarkStart w:id="25949" w:name="_Toc10205757"/>
        <w:bookmarkStart w:id="25950" w:name="_Toc10209895"/>
        <w:bookmarkEnd w:id="25948"/>
        <w:bookmarkEnd w:id="25949"/>
        <w:bookmarkEnd w:id="25950"/>
      </w:del>
    </w:p>
    <w:p w14:paraId="3547D611" w14:textId="685A172D" w:rsidR="00564C22" w:rsidDel="00B33063" w:rsidRDefault="009B1AF1" w:rsidP="00564C22">
      <w:pPr>
        <w:pStyle w:val="Code"/>
        <w:spacing w:line="259" w:lineRule="auto"/>
        <w:rPr>
          <w:del w:id="25951" w:author="Andreas Kuehne" w:date="2019-05-31T12:22:00Z"/>
        </w:rPr>
      </w:pPr>
      <w:del w:id="25952" w:author="Andreas Kuehne" w:date="2019-05-31T12:22:00Z">
        <w:r w:rsidDel="00B33063">
          <w:delText xml:space="preserve">    },</w:delText>
        </w:r>
        <w:bookmarkStart w:id="25953" w:name="_Toc10201620"/>
        <w:bookmarkStart w:id="25954" w:name="_Toc10205758"/>
        <w:bookmarkStart w:id="25955" w:name="_Toc10209896"/>
        <w:bookmarkEnd w:id="25953"/>
        <w:bookmarkEnd w:id="25954"/>
        <w:bookmarkEnd w:id="25955"/>
      </w:del>
    </w:p>
    <w:p w14:paraId="1FEC17E1" w14:textId="4278A0B9" w:rsidR="00564C22" w:rsidDel="00B33063" w:rsidRDefault="009B1AF1" w:rsidP="00564C22">
      <w:pPr>
        <w:pStyle w:val="Code"/>
        <w:spacing w:line="259" w:lineRule="auto"/>
        <w:rPr>
          <w:del w:id="25956" w:author="Andreas Kuehne" w:date="2019-05-31T12:22:00Z"/>
        </w:rPr>
      </w:pPr>
      <w:del w:id="25957" w:author="Andreas Kuehne" w:date="2019-05-31T12:22:00Z">
        <w:r w:rsidDel="00B33063">
          <w:rPr>
            <w:color w:val="31849B" w:themeColor="accent5" w:themeShade="BF"/>
          </w:rPr>
          <w:delText xml:space="preserve">    "schemaRefs"</w:delText>
        </w:r>
        <w:r w:rsidDel="00B33063">
          <w:delText>: {</w:delText>
        </w:r>
        <w:bookmarkStart w:id="25958" w:name="_Toc10201621"/>
        <w:bookmarkStart w:id="25959" w:name="_Toc10205759"/>
        <w:bookmarkStart w:id="25960" w:name="_Toc10209897"/>
        <w:bookmarkEnd w:id="25958"/>
        <w:bookmarkEnd w:id="25959"/>
        <w:bookmarkEnd w:id="25960"/>
      </w:del>
    </w:p>
    <w:p w14:paraId="3F5CD413" w14:textId="7798AFEB" w:rsidR="00564C22" w:rsidDel="00B33063" w:rsidRDefault="009B1AF1" w:rsidP="00564C22">
      <w:pPr>
        <w:pStyle w:val="Code"/>
        <w:spacing w:line="259" w:lineRule="auto"/>
        <w:rPr>
          <w:del w:id="25961" w:author="Andreas Kuehne" w:date="2019-05-31T12:22:00Z"/>
        </w:rPr>
      </w:pPr>
      <w:del w:id="25962"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25963" w:name="_Toc10201622"/>
        <w:bookmarkStart w:id="25964" w:name="_Toc10205760"/>
        <w:bookmarkStart w:id="25965" w:name="_Toc10209898"/>
        <w:bookmarkEnd w:id="25963"/>
        <w:bookmarkEnd w:id="25964"/>
        <w:bookmarkEnd w:id="25965"/>
      </w:del>
    </w:p>
    <w:p w14:paraId="6740C5BA" w14:textId="6D353459" w:rsidR="00564C22" w:rsidDel="00B33063" w:rsidRDefault="009B1AF1" w:rsidP="00564C22">
      <w:pPr>
        <w:pStyle w:val="Code"/>
        <w:spacing w:line="259" w:lineRule="auto"/>
        <w:rPr>
          <w:del w:id="25966" w:author="Andreas Kuehne" w:date="2019-05-31T12:22:00Z"/>
        </w:rPr>
      </w:pPr>
      <w:del w:id="25967" w:author="Andreas Kuehne" w:date="2019-05-31T12:22:00Z">
        <w:r w:rsidDel="00B33063">
          <w:rPr>
            <w:color w:val="31849B" w:themeColor="accent5" w:themeShade="BF"/>
          </w:rPr>
          <w:delText xml:space="preserve">      "items"</w:delText>
        </w:r>
        <w:r w:rsidDel="00B33063">
          <w:delText>: {</w:delText>
        </w:r>
        <w:bookmarkStart w:id="25968" w:name="_Toc10201623"/>
        <w:bookmarkStart w:id="25969" w:name="_Toc10205761"/>
        <w:bookmarkStart w:id="25970" w:name="_Toc10209899"/>
        <w:bookmarkEnd w:id="25968"/>
        <w:bookmarkEnd w:id="25969"/>
        <w:bookmarkEnd w:id="25970"/>
      </w:del>
    </w:p>
    <w:p w14:paraId="3AEE4ED5" w14:textId="4FD3F432" w:rsidR="00564C22" w:rsidDel="00B33063" w:rsidRDefault="009B1AF1" w:rsidP="00564C22">
      <w:pPr>
        <w:pStyle w:val="Code"/>
        <w:spacing w:line="259" w:lineRule="auto"/>
        <w:rPr>
          <w:del w:id="25971" w:author="Andreas Kuehne" w:date="2019-05-31T12:22:00Z"/>
        </w:rPr>
      </w:pPr>
      <w:del w:id="25972"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"#/definitions/dss2-DocumentBaseType"</w:delText>
        </w:r>
        <w:bookmarkStart w:id="25973" w:name="_Toc10201624"/>
        <w:bookmarkStart w:id="25974" w:name="_Toc10205762"/>
        <w:bookmarkStart w:id="25975" w:name="_Toc10209900"/>
        <w:bookmarkEnd w:id="25973"/>
        <w:bookmarkEnd w:id="25974"/>
        <w:bookmarkEnd w:id="25975"/>
      </w:del>
    </w:p>
    <w:p w14:paraId="6353082F" w14:textId="297A3646" w:rsidR="00564C22" w:rsidDel="00B33063" w:rsidRDefault="009B1AF1" w:rsidP="00564C22">
      <w:pPr>
        <w:pStyle w:val="Code"/>
        <w:spacing w:line="259" w:lineRule="auto"/>
        <w:rPr>
          <w:del w:id="25976" w:author="Andreas Kuehne" w:date="2019-05-31T12:22:00Z"/>
        </w:rPr>
      </w:pPr>
      <w:del w:id="25977" w:author="Andreas Kuehne" w:date="2019-05-31T12:22:00Z">
        <w:r w:rsidDel="00B33063">
          <w:delText xml:space="preserve">      }</w:delText>
        </w:r>
        <w:bookmarkStart w:id="25978" w:name="_Toc10201625"/>
        <w:bookmarkStart w:id="25979" w:name="_Toc10205763"/>
        <w:bookmarkStart w:id="25980" w:name="_Toc10209901"/>
        <w:bookmarkEnd w:id="25978"/>
        <w:bookmarkEnd w:id="25979"/>
        <w:bookmarkEnd w:id="25980"/>
      </w:del>
    </w:p>
    <w:p w14:paraId="036DE5DE" w14:textId="7954C307" w:rsidR="00564C22" w:rsidDel="00B33063" w:rsidRDefault="009B1AF1" w:rsidP="00564C22">
      <w:pPr>
        <w:pStyle w:val="Code"/>
        <w:spacing w:line="259" w:lineRule="auto"/>
        <w:rPr>
          <w:del w:id="25981" w:author="Andreas Kuehne" w:date="2019-05-31T12:22:00Z"/>
        </w:rPr>
      </w:pPr>
      <w:del w:id="25982" w:author="Andreas Kuehne" w:date="2019-05-31T12:22:00Z">
        <w:r w:rsidDel="00B33063">
          <w:delText xml:space="preserve">    },</w:delText>
        </w:r>
        <w:bookmarkStart w:id="25983" w:name="_Toc10201626"/>
        <w:bookmarkStart w:id="25984" w:name="_Toc10205764"/>
        <w:bookmarkStart w:id="25985" w:name="_Toc10209902"/>
        <w:bookmarkEnd w:id="25983"/>
        <w:bookmarkEnd w:id="25984"/>
        <w:bookmarkEnd w:id="25985"/>
      </w:del>
    </w:p>
    <w:p w14:paraId="2A18339E" w14:textId="071C5E4F" w:rsidR="00564C22" w:rsidDel="00B33063" w:rsidRDefault="009B1AF1" w:rsidP="00564C22">
      <w:pPr>
        <w:pStyle w:val="Code"/>
        <w:spacing w:line="259" w:lineRule="auto"/>
        <w:rPr>
          <w:del w:id="25986" w:author="Andreas Kuehne" w:date="2019-05-31T12:22:00Z"/>
        </w:rPr>
      </w:pPr>
      <w:del w:id="25987" w:author="Andreas Kuehne" w:date="2019-05-31T12:22:00Z">
        <w:r w:rsidDel="00B33063">
          <w:rPr>
            <w:color w:val="31849B" w:themeColor="accent5" w:themeShade="BF"/>
          </w:rPr>
          <w:delText xml:space="preserve">    "whichDoc"</w:delText>
        </w:r>
        <w:r w:rsidDel="00B33063">
          <w:delText>: {</w:delText>
        </w:r>
        <w:bookmarkStart w:id="25988" w:name="_Toc10201627"/>
        <w:bookmarkStart w:id="25989" w:name="_Toc10205765"/>
        <w:bookmarkStart w:id="25990" w:name="_Toc10209903"/>
        <w:bookmarkEnd w:id="25988"/>
        <w:bookmarkEnd w:id="25989"/>
        <w:bookmarkEnd w:id="25990"/>
      </w:del>
    </w:p>
    <w:p w14:paraId="7D80F030" w14:textId="661F1A31" w:rsidR="00564C22" w:rsidDel="00B33063" w:rsidRDefault="009B1AF1" w:rsidP="00564C22">
      <w:pPr>
        <w:pStyle w:val="Code"/>
        <w:spacing w:line="259" w:lineRule="auto"/>
        <w:rPr>
          <w:del w:id="25991" w:author="Andreas Kuehne" w:date="2019-05-31T12:22:00Z"/>
        </w:rPr>
      </w:pPr>
      <w:del w:id="25992"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25993" w:name="_Toc10201628"/>
        <w:bookmarkStart w:id="25994" w:name="_Toc10205766"/>
        <w:bookmarkStart w:id="25995" w:name="_Toc10209904"/>
        <w:bookmarkEnd w:id="25993"/>
        <w:bookmarkEnd w:id="25994"/>
        <w:bookmarkEnd w:id="25995"/>
      </w:del>
    </w:p>
    <w:p w14:paraId="568B5FB1" w14:textId="7E94B742" w:rsidR="00564C22" w:rsidDel="00B33063" w:rsidRDefault="009B1AF1" w:rsidP="00564C22">
      <w:pPr>
        <w:pStyle w:val="Code"/>
        <w:spacing w:line="259" w:lineRule="auto"/>
        <w:rPr>
          <w:del w:id="25996" w:author="Andreas Kuehne" w:date="2019-05-31T12:22:00Z"/>
        </w:rPr>
      </w:pPr>
      <w:del w:id="25997" w:author="Andreas Kuehne" w:date="2019-05-31T12:22:00Z">
        <w:r w:rsidDel="00B33063">
          <w:delText xml:space="preserve">    }</w:delText>
        </w:r>
        <w:bookmarkStart w:id="25998" w:name="_Toc10201629"/>
        <w:bookmarkStart w:id="25999" w:name="_Toc10205767"/>
        <w:bookmarkStart w:id="26000" w:name="_Toc10209905"/>
        <w:bookmarkEnd w:id="25998"/>
        <w:bookmarkEnd w:id="25999"/>
        <w:bookmarkEnd w:id="26000"/>
      </w:del>
    </w:p>
    <w:p w14:paraId="3BE2E5B0" w14:textId="10A227DF" w:rsidR="00564C22" w:rsidDel="00B33063" w:rsidRDefault="009B1AF1" w:rsidP="00564C22">
      <w:pPr>
        <w:pStyle w:val="Code"/>
        <w:spacing w:line="259" w:lineRule="auto"/>
        <w:rPr>
          <w:del w:id="26001" w:author="Andreas Kuehne" w:date="2019-05-31T12:22:00Z"/>
        </w:rPr>
      </w:pPr>
      <w:del w:id="26002" w:author="Andreas Kuehne" w:date="2019-05-31T12:22:00Z">
        <w:r w:rsidDel="00B33063">
          <w:delText xml:space="preserve">  },</w:delText>
        </w:r>
        <w:bookmarkStart w:id="26003" w:name="_Toc10201630"/>
        <w:bookmarkStart w:id="26004" w:name="_Toc10205768"/>
        <w:bookmarkStart w:id="26005" w:name="_Toc10209906"/>
        <w:bookmarkEnd w:id="26003"/>
        <w:bookmarkEnd w:id="26004"/>
        <w:bookmarkEnd w:id="26005"/>
      </w:del>
    </w:p>
    <w:p w14:paraId="0A92695B" w14:textId="478D3D3C" w:rsidR="00564C22" w:rsidDel="00B33063" w:rsidRDefault="009B1AF1" w:rsidP="00564C22">
      <w:pPr>
        <w:pStyle w:val="Code"/>
        <w:spacing w:line="259" w:lineRule="auto"/>
        <w:rPr>
          <w:del w:id="26006" w:author="Andreas Kuehne" w:date="2019-05-31T12:22:00Z"/>
        </w:rPr>
      </w:pPr>
      <w:del w:id="26007" w:author="Andreas Kuehne" w:date="2019-05-31T12:22:00Z">
        <w:r w:rsidDel="00B33063">
          <w:rPr>
            <w:color w:val="31849B" w:themeColor="accent5" w:themeShade="BF"/>
          </w:rPr>
          <w:delText xml:space="preserve">  "minProperties"</w:delText>
        </w:r>
        <w:r w:rsidDel="00B33063">
          <w:delText xml:space="preserve">: </w:delText>
        </w:r>
        <w:r w:rsidDel="00B33063">
          <w:rPr>
            <w:color w:val="244061" w:themeColor="accent1" w:themeShade="80"/>
          </w:rPr>
          <w:delText>1</w:delText>
        </w:r>
        <w:bookmarkStart w:id="26008" w:name="_Toc10201631"/>
        <w:bookmarkStart w:id="26009" w:name="_Toc10205769"/>
        <w:bookmarkStart w:id="26010" w:name="_Toc10209907"/>
        <w:bookmarkEnd w:id="26008"/>
        <w:bookmarkEnd w:id="26009"/>
        <w:bookmarkEnd w:id="26010"/>
      </w:del>
    </w:p>
    <w:p w14:paraId="2DE0886C" w14:textId="2892CBE1" w:rsidR="00564C22" w:rsidDel="00B33063" w:rsidRDefault="009B1AF1" w:rsidP="00564C22">
      <w:pPr>
        <w:pStyle w:val="Code"/>
        <w:spacing w:line="259" w:lineRule="auto"/>
        <w:rPr>
          <w:del w:id="26011" w:author="Andreas Kuehne" w:date="2019-05-31T12:22:00Z"/>
        </w:rPr>
      </w:pPr>
      <w:del w:id="26012" w:author="Andreas Kuehne" w:date="2019-05-31T12:22:00Z">
        <w:r w:rsidDel="00B33063">
          <w:delText>}</w:delText>
        </w:r>
        <w:bookmarkStart w:id="26013" w:name="_Toc10201632"/>
        <w:bookmarkStart w:id="26014" w:name="_Toc10205770"/>
        <w:bookmarkStart w:id="26015" w:name="_Toc10209908"/>
        <w:bookmarkEnd w:id="26013"/>
        <w:bookmarkEnd w:id="26014"/>
        <w:bookmarkEnd w:id="26015"/>
      </w:del>
    </w:p>
    <w:p w14:paraId="19DE7233" w14:textId="22A431C9" w:rsidR="00564C22" w:rsidDel="00B33063" w:rsidRDefault="00564C22" w:rsidP="00564C22">
      <w:pPr>
        <w:rPr>
          <w:del w:id="26016" w:author="Andreas Kuehne" w:date="2019-05-31T12:22:00Z"/>
        </w:rPr>
      </w:pPr>
      <w:bookmarkStart w:id="26017" w:name="_Toc10201633"/>
      <w:bookmarkStart w:id="26018" w:name="_Toc10205771"/>
      <w:bookmarkStart w:id="26019" w:name="_Toc10209909"/>
      <w:bookmarkEnd w:id="26017"/>
      <w:bookmarkEnd w:id="26018"/>
      <w:bookmarkEnd w:id="26019"/>
    </w:p>
    <w:p w14:paraId="05CFD5A3" w14:textId="4FB51404" w:rsidR="00564C22" w:rsidDel="00B33063" w:rsidRDefault="009B1AF1" w:rsidP="00564C22">
      <w:pPr>
        <w:pStyle w:val="berschrift4"/>
        <w:rPr>
          <w:del w:id="26020" w:author="Andreas Kuehne" w:date="2019-05-31T12:22:00Z"/>
        </w:rPr>
      </w:pPr>
      <w:del w:id="26021" w:author="Andreas Kuehne" w:date="2019-05-31T12:22:00Z">
        <w:r w:rsidDel="00B33063">
          <w:delText>SignatureObject – XML Syntax</w:delText>
        </w:r>
        <w:bookmarkStart w:id="26022" w:name="_Toc10201634"/>
        <w:bookmarkStart w:id="26023" w:name="_Toc10205772"/>
        <w:bookmarkStart w:id="26024" w:name="_Toc10209910"/>
        <w:bookmarkEnd w:id="26022"/>
        <w:bookmarkEnd w:id="26023"/>
        <w:bookmarkEnd w:id="26024"/>
      </w:del>
    </w:p>
    <w:p w14:paraId="11439028" w14:textId="6FAC458C" w:rsidR="00564C22" w:rsidRPr="5404FA76" w:rsidDel="00B33063" w:rsidRDefault="009B1AF1" w:rsidP="00564C22">
      <w:pPr>
        <w:rPr>
          <w:del w:id="26025" w:author="Andreas Kuehne" w:date="2019-05-31T12:22:00Z"/>
        </w:rPr>
      </w:pPr>
      <w:del w:id="26026" w:author="Andreas Kuehne" w:date="2019-05-31T12:22:00Z">
        <w:r w:rsidRPr="0CCF9147" w:rsidDel="00B33063">
          <w:delText xml:space="preserve">The XML type </w:delText>
        </w:r>
        <w:r w:rsidRPr="002062A5" w:rsidDel="00B33063">
          <w:rPr>
            <w:rFonts w:ascii="Courier New" w:eastAsia="Courier New" w:hAnsi="Courier New" w:cs="Courier New"/>
          </w:rPr>
          <w:delText>SignatureObjectType</w:delText>
        </w:r>
        <w:r w:rsidRPr="0CCF9147" w:rsidDel="00B33063">
          <w:delText xml:space="preserve"> SHALL implement the requirements defined in the </w:delText>
        </w:r>
        <w:r w:rsidRPr="002062A5" w:rsidDel="00B33063">
          <w:rPr>
            <w:rFonts w:ascii="Courier New" w:eastAsia="Courier New" w:hAnsi="Courier New" w:cs="Courier New"/>
          </w:rPr>
          <w:delText>SignatureObject</w:delText>
        </w:r>
        <w:r w:rsidDel="00B33063">
          <w:delText xml:space="preserve"> </w:delText>
        </w:r>
        <w:r w:rsidRPr="005A6FFD" w:rsidDel="00B33063">
          <w:delText>component.</w:delText>
        </w:r>
        <w:bookmarkStart w:id="26027" w:name="_Toc10201635"/>
        <w:bookmarkStart w:id="26028" w:name="_Toc10205773"/>
        <w:bookmarkStart w:id="26029" w:name="_Toc10209911"/>
        <w:bookmarkEnd w:id="26027"/>
        <w:bookmarkEnd w:id="26028"/>
        <w:bookmarkEnd w:id="26029"/>
      </w:del>
    </w:p>
    <w:p w14:paraId="67FDFC03" w14:textId="01D29753" w:rsidR="00564C22" w:rsidDel="00B33063" w:rsidRDefault="009B1AF1" w:rsidP="00564C22">
      <w:pPr>
        <w:rPr>
          <w:del w:id="26030" w:author="Andreas Kuehne" w:date="2019-05-31T12:22:00Z"/>
        </w:rPr>
      </w:pPr>
      <w:del w:id="26031"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SignatureObjectType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26032" w:name="_Toc10201636"/>
        <w:bookmarkStart w:id="26033" w:name="_Toc10205774"/>
        <w:bookmarkStart w:id="26034" w:name="_Toc10209912"/>
        <w:bookmarkEnd w:id="26032"/>
        <w:bookmarkEnd w:id="26033"/>
        <w:bookmarkEnd w:id="26034"/>
      </w:del>
    </w:p>
    <w:p w14:paraId="15B9E2BF" w14:textId="509BDFBC" w:rsidR="00564C22" w:rsidDel="00B33063" w:rsidRDefault="009B1AF1" w:rsidP="00564C22">
      <w:pPr>
        <w:pStyle w:val="Code"/>
        <w:rPr>
          <w:del w:id="26035" w:author="Andreas Kuehne" w:date="2019-05-31T12:22:00Z"/>
        </w:rPr>
      </w:pPr>
      <w:del w:id="26036"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SignatureObjectType</w:delText>
        </w:r>
        <w:r w:rsidDel="00B33063">
          <w:rPr>
            <w:color w:val="943634" w:themeColor="accent2" w:themeShade="BF"/>
          </w:rPr>
          <w:delText>"</w:delText>
        </w:r>
        <w:r w:rsidDel="00B33063">
          <w:rPr>
            <w:color w:val="31849B" w:themeColor="accent5" w:themeShade="BF"/>
          </w:rPr>
          <w:delText>&gt;</w:delText>
        </w:r>
        <w:bookmarkStart w:id="26037" w:name="_Toc10201637"/>
        <w:bookmarkStart w:id="26038" w:name="_Toc10205775"/>
        <w:bookmarkStart w:id="26039" w:name="_Toc10209913"/>
        <w:bookmarkEnd w:id="26037"/>
        <w:bookmarkEnd w:id="26038"/>
        <w:bookmarkEnd w:id="26039"/>
      </w:del>
    </w:p>
    <w:p w14:paraId="173C8332" w14:textId="4EF9545A" w:rsidR="00564C22" w:rsidDel="00B33063" w:rsidRDefault="009B1AF1" w:rsidP="00564C22">
      <w:pPr>
        <w:pStyle w:val="Code"/>
        <w:rPr>
          <w:del w:id="26040" w:author="Andreas Kuehne" w:date="2019-05-31T12:22:00Z"/>
        </w:rPr>
      </w:pPr>
      <w:del w:id="26041" w:author="Andreas Kuehne" w:date="2019-05-31T12:22:00Z">
        <w:r w:rsidDel="00B33063">
          <w:rPr>
            <w:color w:val="31849B" w:themeColor="accent5" w:themeShade="BF"/>
          </w:rPr>
          <w:delText xml:space="preserve">  &lt;xs:choice&gt;</w:delText>
        </w:r>
        <w:bookmarkStart w:id="26042" w:name="_Toc10201638"/>
        <w:bookmarkStart w:id="26043" w:name="_Toc10205776"/>
        <w:bookmarkStart w:id="26044" w:name="_Toc10209914"/>
        <w:bookmarkEnd w:id="26042"/>
        <w:bookmarkEnd w:id="26043"/>
        <w:bookmarkEnd w:id="26044"/>
      </w:del>
    </w:p>
    <w:p w14:paraId="0781C56C" w14:textId="0105F6A6" w:rsidR="00564C22" w:rsidDel="00B33063" w:rsidRDefault="009B1AF1" w:rsidP="00564C22">
      <w:pPr>
        <w:pStyle w:val="Code"/>
        <w:rPr>
          <w:del w:id="26045" w:author="Andreas Kuehne" w:date="2019-05-31T12:22:00Z"/>
        </w:rPr>
      </w:pPr>
      <w:del w:id="26046"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Base64Signature</w:delText>
        </w:r>
        <w:r w:rsidDel="00B33063">
          <w:rPr>
            <w:color w:val="943634" w:themeColor="accent2" w:themeShade="BF"/>
          </w:rPr>
          <w:delText>" type="</w:delText>
        </w:r>
        <w:r w:rsidDel="00B33063">
          <w:rPr>
            <w:color w:val="244061" w:themeColor="accent1" w:themeShade="80"/>
          </w:rPr>
          <w:delText>dsb:Base64DataType</w:delText>
        </w:r>
        <w:r w:rsidDel="00B33063">
          <w:rPr>
            <w:color w:val="943634" w:themeColor="accent2" w:themeShade="BF"/>
          </w:rPr>
          <w:delText>"</w:delText>
        </w:r>
        <w:r w:rsidDel="00B33063">
          <w:rPr>
            <w:color w:val="31849B" w:themeColor="accent5" w:themeShade="BF"/>
          </w:rPr>
          <w:delText>/&gt;</w:delText>
        </w:r>
        <w:bookmarkStart w:id="26047" w:name="_Toc10201639"/>
        <w:bookmarkStart w:id="26048" w:name="_Toc10205777"/>
        <w:bookmarkStart w:id="26049" w:name="_Toc10209915"/>
        <w:bookmarkEnd w:id="26047"/>
        <w:bookmarkEnd w:id="26048"/>
        <w:bookmarkEnd w:id="26049"/>
      </w:del>
    </w:p>
    <w:p w14:paraId="187F72D0" w14:textId="42AA4644" w:rsidR="00564C22" w:rsidDel="00B33063" w:rsidRDefault="009B1AF1" w:rsidP="00564C22">
      <w:pPr>
        <w:pStyle w:val="Code"/>
        <w:rPr>
          <w:del w:id="26050" w:author="Andreas Kuehne" w:date="2019-05-31T12:22:00Z"/>
        </w:rPr>
      </w:pPr>
      <w:del w:id="26051"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SignaturePtr</w:delText>
        </w:r>
        <w:r w:rsidDel="00B33063">
          <w:rPr>
            <w:color w:val="943634" w:themeColor="accent2" w:themeShade="BF"/>
          </w:rPr>
          <w:delText>" type="</w:delText>
        </w:r>
        <w:r w:rsidDel="00B33063">
          <w:rPr>
            <w:color w:val="244061" w:themeColor="accent1" w:themeShade="80"/>
          </w:rPr>
          <w:delText>dsb:SignaturePtrType</w:delText>
        </w:r>
        <w:r w:rsidDel="00B33063">
          <w:rPr>
            <w:color w:val="943634" w:themeColor="accent2" w:themeShade="BF"/>
          </w:rPr>
          <w:delText>"</w:delText>
        </w:r>
        <w:r w:rsidDel="00B33063">
          <w:rPr>
            <w:color w:val="31849B" w:themeColor="accent5" w:themeShade="BF"/>
          </w:rPr>
          <w:delText>/&gt;</w:delText>
        </w:r>
        <w:bookmarkStart w:id="26052" w:name="_Toc10201640"/>
        <w:bookmarkStart w:id="26053" w:name="_Toc10205778"/>
        <w:bookmarkStart w:id="26054" w:name="_Toc10209916"/>
        <w:bookmarkEnd w:id="26052"/>
        <w:bookmarkEnd w:id="26053"/>
        <w:bookmarkEnd w:id="26054"/>
      </w:del>
    </w:p>
    <w:p w14:paraId="6C646057" w14:textId="239232BC" w:rsidR="00564C22" w:rsidDel="00B33063" w:rsidRDefault="009B1AF1" w:rsidP="00564C22">
      <w:pPr>
        <w:pStyle w:val="Code"/>
        <w:rPr>
          <w:del w:id="26055" w:author="Andreas Kuehne" w:date="2019-05-31T12:22:00Z"/>
        </w:rPr>
      </w:pPr>
      <w:del w:id="26056" w:author="Andreas Kuehne" w:date="2019-05-31T12:22:00Z">
        <w:r w:rsidDel="00B33063">
          <w:rPr>
            <w:color w:val="31849B" w:themeColor="accent5" w:themeShade="BF"/>
          </w:rPr>
          <w:delText xml:space="preserve">  &lt;/xs:choice&gt;</w:delText>
        </w:r>
        <w:bookmarkStart w:id="26057" w:name="_Toc10201641"/>
        <w:bookmarkStart w:id="26058" w:name="_Toc10205779"/>
        <w:bookmarkStart w:id="26059" w:name="_Toc10209917"/>
        <w:bookmarkEnd w:id="26057"/>
        <w:bookmarkEnd w:id="26058"/>
        <w:bookmarkEnd w:id="26059"/>
      </w:del>
    </w:p>
    <w:p w14:paraId="61D0CE15" w14:textId="1D62D44E" w:rsidR="00564C22" w:rsidDel="00B33063" w:rsidRDefault="009B1AF1" w:rsidP="00564C22">
      <w:pPr>
        <w:pStyle w:val="Code"/>
        <w:rPr>
          <w:del w:id="26060" w:author="Andreas Kuehne" w:date="2019-05-31T12:22:00Z"/>
        </w:rPr>
      </w:pPr>
      <w:del w:id="26061"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SchemaRefs</w:delText>
        </w:r>
        <w:r w:rsidDel="00B33063">
          <w:rPr>
            <w:color w:val="943634" w:themeColor="accent2" w:themeShade="BF"/>
          </w:rPr>
          <w:delText>" type="</w:delText>
        </w:r>
        <w:r w:rsidDel="00B33063">
          <w:rPr>
            <w:color w:val="244061" w:themeColor="accent1" w:themeShade="80"/>
          </w:rPr>
          <w:delText>xs:IDREFS</w:delText>
        </w:r>
        <w:r w:rsidDel="00B33063">
          <w:rPr>
            <w:color w:val="943634" w:themeColor="accent2" w:themeShade="BF"/>
          </w:rPr>
          <w:delText>" use="</w:delText>
        </w:r>
        <w:r w:rsidDel="00B33063">
          <w:rPr>
            <w:color w:val="244061" w:themeColor="accent1" w:themeShade="80"/>
          </w:rPr>
          <w:delText>optional</w:delText>
        </w:r>
        <w:r w:rsidDel="00B33063">
          <w:rPr>
            <w:color w:val="943634" w:themeColor="accent2" w:themeShade="BF"/>
          </w:rPr>
          <w:delText>"</w:delText>
        </w:r>
        <w:r w:rsidDel="00B33063">
          <w:rPr>
            <w:color w:val="31849B" w:themeColor="accent5" w:themeShade="BF"/>
          </w:rPr>
          <w:delText>/&gt;</w:delText>
        </w:r>
        <w:bookmarkStart w:id="26062" w:name="_Toc10201642"/>
        <w:bookmarkStart w:id="26063" w:name="_Toc10205780"/>
        <w:bookmarkStart w:id="26064" w:name="_Toc10209918"/>
        <w:bookmarkEnd w:id="26062"/>
        <w:bookmarkEnd w:id="26063"/>
        <w:bookmarkEnd w:id="26064"/>
      </w:del>
    </w:p>
    <w:p w14:paraId="227EEBCC" w14:textId="060A3CB5" w:rsidR="00564C22" w:rsidDel="00B33063" w:rsidRDefault="009B1AF1" w:rsidP="00564C22">
      <w:pPr>
        <w:pStyle w:val="Code"/>
        <w:rPr>
          <w:del w:id="26065" w:author="Andreas Kuehne" w:date="2019-05-31T12:22:00Z"/>
        </w:rPr>
      </w:pPr>
      <w:del w:id="26066"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WhichDoc</w:delText>
        </w:r>
        <w:r w:rsidDel="00B33063">
          <w:rPr>
            <w:color w:val="943634" w:themeColor="accent2" w:themeShade="BF"/>
          </w:rPr>
          <w:delText>" type="</w:delText>
        </w:r>
        <w:r w:rsidDel="00B33063">
          <w:rPr>
            <w:color w:val="244061" w:themeColor="accent1" w:themeShade="80"/>
          </w:rPr>
          <w:delText>xs:anyURI</w:delText>
        </w:r>
        <w:r w:rsidDel="00B33063">
          <w:rPr>
            <w:color w:val="943634" w:themeColor="accent2" w:themeShade="BF"/>
          </w:rPr>
          <w:delText>" use="</w:delText>
        </w:r>
        <w:r w:rsidDel="00B33063">
          <w:rPr>
            <w:color w:val="244061" w:themeColor="accent1" w:themeShade="80"/>
          </w:rPr>
          <w:delText>optional</w:delText>
        </w:r>
        <w:r w:rsidDel="00B33063">
          <w:rPr>
            <w:color w:val="943634" w:themeColor="accent2" w:themeShade="BF"/>
          </w:rPr>
          <w:delText>"</w:delText>
        </w:r>
        <w:r w:rsidDel="00B33063">
          <w:rPr>
            <w:color w:val="31849B" w:themeColor="accent5" w:themeShade="BF"/>
          </w:rPr>
          <w:delText>/&gt;</w:delText>
        </w:r>
        <w:bookmarkStart w:id="26067" w:name="_Toc10201643"/>
        <w:bookmarkStart w:id="26068" w:name="_Toc10205781"/>
        <w:bookmarkStart w:id="26069" w:name="_Toc10209919"/>
        <w:bookmarkEnd w:id="26067"/>
        <w:bookmarkEnd w:id="26068"/>
        <w:bookmarkEnd w:id="26069"/>
      </w:del>
    </w:p>
    <w:p w14:paraId="7A28C7B9" w14:textId="7165756A" w:rsidR="00564C22" w:rsidDel="00B33063" w:rsidRDefault="009B1AF1" w:rsidP="00564C22">
      <w:pPr>
        <w:pStyle w:val="Code"/>
        <w:rPr>
          <w:del w:id="26070" w:author="Andreas Kuehne" w:date="2019-05-31T12:22:00Z"/>
        </w:rPr>
      </w:pPr>
      <w:del w:id="26071" w:author="Andreas Kuehne" w:date="2019-05-31T12:22:00Z">
        <w:r w:rsidDel="00B33063">
          <w:rPr>
            <w:color w:val="31849B" w:themeColor="accent5" w:themeShade="BF"/>
          </w:rPr>
          <w:delText>&lt;/xs:complexType&gt;</w:delText>
        </w:r>
        <w:bookmarkStart w:id="26072" w:name="_Toc10201644"/>
        <w:bookmarkStart w:id="26073" w:name="_Toc10205782"/>
        <w:bookmarkStart w:id="26074" w:name="_Toc10209920"/>
        <w:bookmarkEnd w:id="26072"/>
        <w:bookmarkEnd w:id="26073"/>
        <w:bookmarkEnd w:id="26074"/>
      </w:del>
    </w:p>
    <w:p w14:paraId="09830384" w14:textId="39BE11CF" w:rsidR="00564C22" w:rsidDel="00B33063" w:rsidRDefault="009B1AF1" w:rsidP="00564C22">
      <w:pPr>
        <w:spacing w:line="259" w:lineRule="auto"/>
        <w:rPr>
          <w:del w:id="26075" w:author="Andreas Kuehne" w:date="2019-05-31T12:22:00Z"/>
        </w:rPr>
      </w:pPr>
      <w:del w:id="26076"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SignatureObjectType</w:delText>
        </w:r>
        <w:r w:rsidRPr="71C71F8C" w:rsidDel="00B33063">
          <w:delText xml:space="preserve"> </w:delText>
        </w:r>
        <w:r w:rsidDel="00B33063">
          <w:delText xml:space="preserve">XML element SHALL implement in XML syntax the sub-component that has a name equal to its local name. </w:delText>
        </w:r>
        <w:bookmarkStart w:id="26077" w:name="_Toc10201645"/>
        <w:bookmarkStart w:id="26078" w:name="_Toc10205783"/>
        <w:bookmarkStart w:id="26079" w:name="_Toc10209921"/>
        <w:bookmarkEnd w:id="26077"/>
        <w:bookmarkEnd w:id="26078"/>
        <w:bookmarkEnd w:id="26079"/>
      </w:del>
    </w:p>
    <w:p w14:paraId="022A8373" w14:textId="552E49D0" w:rsidR="00564C22" w:rsidDel="00B33063" w:rsidRDefault="009B1AF1" w:rsidP="00564C22">
      <w:pPr>
        <w:pStyle w:val="berschrift2"/>
        <w:rPr>
          <w:del w:id="26080" w:author="Andreas Kuehne" w:date="2019-05-31T12:22:00Z"/>
        </w:rPr>
      </w:pPr>
      <w:bookmarkStart w:id="26081" w:name="_Toc480914675"/>
      <w:bookmarkStart w:id="26082" w:name="_Toc481064866"/>
      <w:bookmarkStart w:id="26083" w:name="_Toc482893711"/>
      <w:del w:id="26084" w:author="Andreas Kuehne" w:date="2019-05-31T12:22:00Z">
        <w:r w:rsidDel="00B33063">
          <w:delText>Referenced Data Structure Models from other documents</w:delText>
        </w:r>
        <w:bookmarkStart w:id="26085" w:name="_Toc10201646"/>
        <w:bookmarkStart w:id="26086" w:name="_Toc10205784"/>
        <w:bookmarkStart w:id="26087" w:name="_Toc10209922"/>
        <w:bookmarkEnd w:id="26081"/>
        <w:bookmarkEnd w:id="26082"/>
        <w:bookmarkEnd w:id="26083"/>
        <w:bookmarkEnd w:id="26085"/>
        <w:bookmarkEnd w:id="26086"/>
        <w:bookmarkEnd w:id="26087"/>
      </w:del>
    </w:p>
    <w:p w14:paraId="34017180" w14:textId="0795BD46" w:rsidR="00564C22" w:rsidDel="00B33063" w:rsidRDefault="009B1AF1" w:rsidP="00564C22">
      <w:pPr>
        <w:pStyle w:val="berschrift3"/>
        <w:rPr>
          <w:del w:id="26088" w:author="Andreas Kuehne" w:date="2019-05-31T12:22:00Z"/>
        </w:rPr>
      </w:pPr>
      <w:bookmarkStart w:id="26089" w:name="_RefComp26F1F54E"/>
      <w:del w:id="26090" w:author="Andreas Kuehne" w:date="2019-05-31T12:22:00Z">
        <w:r w:rsidDel="00B33063">
          <w:delText>Component NameID</w:delText>
        </w:r>
        <w:bookmarkStart w:id="26091" w:name="_Toc10201647"/>
        <w:bookmarkStart w:id="26092" w:name="_Toc10205785"/>
        <w:bookmarkStart w:id="26093" w:name="_Toc10209923"/>
        <w:bookmarkEnd w:id="26089"/>
        <w:bookmarkEnd w:id="26091"/>
        <w:bookmarkEnd w:id="26092"/>
        <w:bookmarkEnd w:id="26093"/>
      </w:del>
    </w:p>
    <w:p w14:paraId="366C011D" w14:textId="3C72DC42" w:rsidR="00564C22" w:rsidDel="00B33063" w:rsidRDefault="001725A5" w:rsidP="00564C22">
      <w:pPr>
        <w:rPr>
          <w:del w:id="26094" w:author="Andreas Kuehne" w:date="2019-05-31T12:22:00Z"/>
        </w:rPr>
      </w:pPr>
      <w:del w:id="26095" w:author="Andreas Kuehne" w:date="2019-05-31T12:22:00Z">
        <w:r w:rsidRPr="003A06D0" w:rsidDel="00B33063">
          <w:delText xml:space="preserve">The </w:delText>
        </w:r>
        <w:r w:rsidRPr="003A06D0" w:rsidDel="00B33063">
          <w:rPr>
            <w:rFonts w:ascii="Courier New" w:eastAsia="Courier New" w:hAnsi="Courier New" w:cs="Courier New"/>
            <w:lang w:val="en-GB"/>
          </w:rPr>
          <w:delText>NameID</w:delText>
        </w:r>
        <w:r w:rsidRPr="003A06D0" w:rsidDel="00B33063">
          <w:delText xml:space="preserve"> component is used when an element serves to represent an entity by a string-valued name. This component reflects the structure ‘NameID’ defined in the SAML2 specification </w:delText>
        </w:r>
        <w:r w:rsidRPr="003A06D0" w:rsidDel="00B33063">
          <w:rPr>
            <w:rFonts w:eastAsia="Arial"/>
            <w:lang w:val="en-GB"/>
          </w:rPr>
          <w:delText>[CLAUSE FOR LINK TO THE SAML2 SPEC]</w:delText>
        </w:r>
        <w:r w:rsidRPr="003A06D0" w:rsidDel="00B33063">
          <w:delText>. This section provides the definition required to support the DSS-X 2.0 multi-syntax approach.</w:delText>
        </w:r>
        <w:bookmarkStart w:id="26096" w:name="_Toc10201648"/>
        <w:bookmarkStart w:id="26097" w:name="_Toc10205786"/>
        <w:bookmarkStart w:id="26098" w:name="_Toc10209924"/>
        <w:bookmarkEnd w:id="26096"/>
        <w:bookmarkEnd w:id="26097"/>
        <w:bookmarkEnd w:id="26098"/>
      </w:del>
    </w:p>
    <w:p w14:paraId="68737632" w14:textId="39E95F28" w:rsidR="00564C22" w:rsidDel="00B33063" w:rsidRDefault="009B1AF1" w:rsidP="00564C22">
      <w:pPr>
        <w:rPr>
          <w:del w:id="26099" w:author="Andreas Kuehne" w:date="2019-05-31T12:22:00Z"/>
        </w:rPr>
      </w:pPr>
      <w:del w:id="26100" w:author="Andreas Kuehne" w:date="2019-05-31T12:22:00Z">
        <w:r w:rsidDel="00B33063">
          <w:delText>Below follows a list of the sub-components that constitute this component:</w:delText>
        </w:r>
        <w:bookmarkStart w:id="26101" w:name="_Toc10201649"/>
        <w:bookmarkStart w:id="26102" w:name="_Toc10205787"/>
        <w:bookmarkStart w:id="26103" w:name="_Toc10209925"/>
        <w:bookmarkEnd w:id="26101"/>
        <w:bookmarkEnd w:id="26102"/>
        <w:bookmarkEnd w:id="26103"/>
      </w:del>
    </w:p>
    <w:p w14:paraId="308A5300" w14:textId="115C702F" w:rsidR="00564C22" w:rsidDel="00B33063" w:rsidRDefault="009B1AF1" w:rsidP="00564C22">
      <w:pPr>
        <w:pStyle w:val="Member"/>
        <w:rPr>
          <w:del w:id="26104" w:author="Andreas Kuehne" w:date="2019-05-31T12:22:00Z"/>
        </w:rPr>
      </w:pPr>
      <w:del w:id="26105" w:author="Andreas Kuehne" w:date="2019-05-31T12:22:00Z">
        <w:r w:rsidDel="00B33063">
          <w:delText xml:space="preserve">The </w:delText>
        </w:r>
        <w:r w:rsidRPr="35C1378D" w:rsidDel="00B33063">
          <w:rPr>
            <w:rStyle w:val="Datatype"/>
          </w:rPr>
          <w:delText>value</w:delText>
        </w:r>
        <w:r w:rsidDel="00B33063">
          <w:delText xml:space="preserve"> element MUST contain one instance of a string. </w:delText>
        </w:r>
        <w:r w:rsidRPr="003A06D0" w:rsidDel="00B33063">
          <w:delText xml:space="preserve">In non-XML representations the </w:delText>
        </w:r>
        <w:r w:rsidRPr="003A06D0" w:rsidDel="00B33063">
          <w:rPr>
            <w:rStyle w:val="Datatype"/>
            <w:lang w:val="en-GB"/>
          </w:rPr>
          <w:delText>value</w:delText>
        </w:r>
        <w:r w:rsidRPr="003A06D0" w:rsidDel="00B33063">
          <w:delText xml:space="preserve"> element contains the actual identifier</w:delText>
        </w:r>
        <w:bookmarkStart w:id="26106" w:name="_Toc10201650"/>
        <w:bookmarkStart w:id="26107" w:name="_Toc10205788"/>
        <w:bookmarkStart w:id="26108" w:name="_Toc10209926"/>
        <w:bookmarkEnd w:id="26106"/>
        <w:bookmarkEnd w:id="26107"/>
        <w:bookmarkEnd w:id="26108"/>
      </w:del>
    </w:p>
    <w:p w14:paraId="459F03FC" w14:textId="51E7E298" w:rsidR="00564C22" w:rsidDel="00B33063" w:rsidRDefault="009B1AF1" w:rsidP="00564C22">
      <w:pPr>
        <w:pStyle w:val="Member"/>
        <w:rPr>
          <w:del w:id="26109" w:author="Andreas Kuehne" w:date="2019-05-31T12:22:00Z"/>
        </w:rPr>
      </w:pPr>
      <w:del w:id="26110" w:author="Andreas Kuehne" w:date="2019-05-31T12:22:00Z">
        <w:r w:rsidDel="00B33063">
          <w:delText xml:space="preserve">The OPTIONAL </w:delText>
        </w:r>
        <w:r w:rsidRPr="35C1378D" w:rsidDel="00B33063">
          <w:rPr>
            <w:rStyle w:val="Datatype"/>
          </w:rPr>
          <w:delText>Format</w:delText>
        </w:r>
        <w:r w:rsidDel="00B33063">
          <w:delText xml:space="preserve"> element, if present, MUST contain one instance of a URI. </w:delText>
        </w:r>
        <w:r w:rsidRPr="003A06D0" w:rsidDel="00B33063">
          <w:delText xml:space="preserve">The </w:delText>
        </w:r>
        <w:r w:rsidRPr="003A06D0" w:rsidDel="00B33063">
          <w:rPr>
            <w:rStyle w:val="Datatype"/>
            <w:lang w:val="en-GB"/>
          </w:rPr>
          <w:delText>Format</w:delText>
        </w:r>
        <w:r w:rsidRPr="003A06D0" w:rsidDel="00B33063">
          <w:delText xml:space="preserve"> element represents the classification of string-based identifier information.</w:delText>
        </w:r>
        <w:bookmarkStart w:id="26111" w:name="_Toc10201651"/>
        <w:bookmarkStart w:id="26112" w:name="_Toc10205789"/>
        <w:bookmarkStart w:id="26113" w:name="_Toc10209927"/>
        <w:bookmarkEnd w:id="26111"/>
        <w:bookmarkEnd w:id="26112"/>
        <w:bookmarkEnd w:id="26113"/>
      </w:del>
    </w:p>
    <w:p w14:paraId="0068C45A" w14:textId="2588F0FA" w:rsidR="00564C22" w:rsidDel="00B33063" w:rsidRDefault="009B1AF1" w:rsidP="00564C22">
      <w:pPr>
        <w:pStyle w:val="Member"/>
        <w:rPr>
          <w:del w:id="26114" w:author="Andreas Kuehne" w:date="2019-05-31T12:22:00Z"/>
        </w:rPr>
      </w:pPr>
      <w:del w:id="26115" w:author="Andreas Kuehne" w:date="2019-05-31T12:22:00Z">
        <w:r w:rsidDel="00B33063">
          <w:delText xml:space="preserve">The OPTIONAL </w:delText>
        </w:r>
        <w:r w:rsidRPr="35C1378D" w:rsidDel="00B33063">
          <w:rPr>
            <w:rStyle w:val="Datatype"/>
          </w:rPr>
          <w:delText>SPProvidedID</w:delText>
        </w:r>
        <w:r w:rsidDel="00B33063">
          <w:delText xml:space="preserve"> element, if present, MUST contain one instance of a string. </w:delText>
        </w:r>
        <w:r w:rsidRPr="003A06D0" w:rsidDel="00B33063">
          <w:delText xml:space="preserve">The </w:delText>
        </w:r>
        <w:r w:rsidRPr="003A06D0" w:rsidDel="00B33063">
          <w:rPr>
            <w:rStyle w:val="Datatype"/>
            <w:lang w:val="en-GB"/>
          </w:rPr>
          <w:delText>SPProvidedID</w:delText>
        </w:r>
        <w:r w:rsidRPr="003A06D0" w:rsidDel="00B33063">
          <w:delText xml:space="preserve"> element defines the alternative identifier of the principal most recently set by the service provider or affiliation, if any</w:delText>
        </w:r>
        <w:bookmarkStart w:id="26116" w:name="_Toc10201652"/>
        <w:bookmarkStart w:id="26117" w:name="_Toc10205790"/>
        <w:bookmarkStart w:id="26118" w:name="_Toc10209928"/>
        <w:bookmarkEnd w:id="26116"/>
        <w:bookmarkEnd w:id="26117"/>
        <w:bookmarkEnd w:id="26118"/>
      </w:del>
    </w:p>
    <w:p w14:paraId="4E415017" w14:textId="46818393" w:rsidR="00564C22" w:rsidDel="00B33063" w:rsidRDefault="009B1AF1" w:rsidP="00564C22">
      <w:pPr>
        <w:pStyle w:val="Member"/>
        <w:rPr>
          <w:del w:id="26119" w:author="Andreas Kuehne" w:date="2019-05-31T12:22:00Z"/>
        </w:rPr>
      </w:pPr>
      <w:del w:id="26120" w:author="Andreas Kuehne" w:date="2019-05-31T12:22:00Z">
        <w:r w:rsidDel="00B33063">
          <w:delText xml:space="preserve">The OPTIONAL </w:delText>
        </w:r>
        <w:r w:rsidRPr="35C1378D" w:rsidDel="00B33063">
          <w:rPr>
            <w:rStyle w:val="Datatype"/>
          </w:rPr>
          <w:delText>NameQualifier</w:delText>
        </w:r>
        <w:r w:rsidDel="00B33063">
          <w:delText xml:space="preserve"> element, if present, MUST contain one instance of a string. </w:delText>
        </w:r>
        <w:r w:rsidRPr="003A06D0" w:rsidDel="00B33063">
          <w:delText xml:space="preserve">The </w:delText>
        </w:r>
        <w:r w:rsidRPr="003A06D0" w:rsidDel="00B33063">
          <w:rPr>
            <w:rStyle w:val="Datatype"/>
            <w:lang w:val="en-GB"/>
          </w:rPr>
          <w:delText>NameQualifier</w:delText>
        </w:r>
        <w:r w:rsidRPr="003A06D0" w:rsidDel="00B33063">
          <w:delText xml:space="preserve"> element contains the security or administrative domain that qualifies the name. This attribute provides a means to federate names from disparate user stores without collision.</w:delText>
        </w:r>
        <w:bookmarkStart w:id="26121" w:name="_Toc10201653"/>
        <w:bookmarkStart w:id="26122" w:name="_Toc10205791"/>
        <w:bookmarkStart w:id="26123" w:name="_Toc10209929"/>
        <w:bookmarkEnd w:id="26121"/>
        <w:bookmarkEnd w:id="26122"/>
        <w:bookmarkEnd w:id="26123"/>
      </w:del>
    </w:p>
    <w:p w14:paraId="3AAA6051" w14:textId="2DECC389" w:rsidR="00564C22" w:rsidDel="00B33063" w:rsidRDefault="009B1AF1" w:rsidP="00564C22">
      <w:pPr>
        <w:pStyle w:val="Member"/>
        <w:rPr>
          <w:del w:id="26124" w:author="Andreas Kuehne" w:date="2019-05-31T12:22:00Z"/>
        </w:rPr>
      </w:pPr>
      <w:del w:id="26125" w:author="Andreas Kuehne" w:date="2019-05-31T12:22:00Z">
        <w:r w:rsidDel="00B33063">
          <w:delText xml:space="preserve">The OPTIONAL </w:delText>
        </w:r>
        <w:r w:rsidRPr="35C1378D" w:rsidDel="00B33063">
          <w:rPr>
            <w:rStyle w:val="Datatype"/>
          </w:rPr>
          <w:delText>SPNameQualifier</w:delText>
        </w:r>
        <w:r w:rsidDel="00B33063">
          <w:delText xml:space="preserve"> element, if present, MUST contain one instance of a string. </w:delText>
        </w:r>
        <w:r w:rsidRPr="003A06D0" w:rsidDel="00B33063">
          <w:delText xml:space="preserve">The </w:delText>
        </w:r>
        <w:r w:rsidRPr="003A06D0" w:rsidDel="00B33063">
          <w:rPr>
            <w:rStyle w:val="Datatype"/>
            <w:lang w:val="en-GB"/>
          </w:rPr>
          <w:delText>SPNameQualifier</w:delText>
        </w:r>
        <w:r w:rsidRPr="003A06D0" w:rsidDel="00B33063">
          <w:delText xml:space="preserve"> element further qualifies a name with the name of a service provider or affiliation of providers. This attribute provides an additional means to federate names on the basis of the relying party or parties.</w:delText>
        </w:r>
        <w:bookmarkStart w:id="26126" w:name="_Toc10201654"/>
        <w:bookmarkStart w:id="26127" w:name="_Toc10205792"/>
        <w:bookmarkStart w:id="26128" w:name="_Toc10209930"/>
        <w:bookmarkEnd w:id="26126"/>
        <w:bookmarkEnd w:id="26127"/>
        <w:bookmarkEnd w:id="26128"/>
      </w:del>
    </w:p>
    <w:p w14:paraId="353DE31C" w14:textId="4041E478" w:rsidR="00564C22" w:rsidDel="00B33063" w:rsidRDefault="009B1AF1" w:rsidP="00564C22">
      <w:pPr>
        <w:pStyle w:val="berschrift4"/>
        <w:rPr>
          <w:del w:id="26129" w:author="Andreas Kuehne" w:date="2019-05-31T12:22:00Z"/>
        </w:rPr>
      </w:pPr>
      <w:del w:id="26130" w:author="Andreas Kuehne" w:date="2019-05-31T12:22:00Z">
        <w:r w:rsidDel="00B33063">
          <w:delText>NameID – JSON Syntax</w:delText>
        </w:r>
        <w:bookmarkStart w:id="26131" w:name="_Toc10201655"/>
        <w:bookmarkStart w:id="26132" w:name="_Toc10205793"/>
        <w:bookmarkStart w:id="26133" w:name="_Toc10209931"/>
        <w:bookmarkEnd w:id="26131"/>
        <w:bookmarkEnd w:id="26132"/>
        <w:bookmarkEnd w:id="26133"/>
      </w:del>
    </w:p>
    <w:p w14:paraId="223E814A" w14:textId="61DC83CF" w:rsidR="00564C22" w:rsidRPr="0248A3D1" w:rsidDel="00B33063" w:rsidRDefault="009B1AF1" w:rsidP="00564C22">
      <w:pPr>
        <w:rPr>
          <w:del w:id="26134" w:author="Andreas Kuehne" w:date="2019-05-31T12:22:00Z"/>
        </w:rPr>
      </w:pPr>
      <w:del w:id="26135"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NameIDType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NameID</w:delText>
        </w:r>
        <w:r w:rsidDel="00B33063">
          <w:delText xml:space="preserve"> component.</w:delText>
        </w:r>
        <w:bookmarkStart w:id="26136" w:name="_Toc10201656"/>
        <w:bookmarkStart w:id="26137" w:name="_Toc10205794"/>
        <w:bookmarkStart w:id="26138" w:name="_Toc10209932"/>
        <w:bookmarkEnd w:id="26136"/>
        <w:bookmarkEnd w:id="26137"/>
        <w:bookmarkEnd w:id="26138"/>
      </w:del>
    </w:p>
    <w:p w14:paraId="52F2BEBC" w14:textId="3349C84A" w:rsidR="00564C22" w:rsidRPr="C2430093" w:rsidDel="00B33063" w:rsidRDefault="009B1AF1" w:rsidP="00564C22">
      <w:pPr>
        <w:spacing w:line="259" w:lineRule="auto"/>
        <w:rPr>
          <w:del w:id="26139" w:author="Andreas Kuehne" w:date="2019-05-31T12:22:00Z"/>
          <w:rFonts w:eastAsia="Arial" w:cs="Arial"/>
          <w:sz w:val="22"/>
          <w:szCs w:val="22"/>
        </w:rPr>
      </w:pPr>
      <w:del w:id="26140"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NameID</w:delText>
        </w:r>
        <w:r w:rsidRPr="002062A5" w:rsidDel="00B33063">
          <w:rPr>
            <w:rFonts w:eastAsia="Arial" w:cs="Arial"/>
            <w:sz w:val="22"/>
            <w:szCs w:val="22"/>
          </w:rPr>
          <w:delText xml:space="preserve"> using JSON-specific names mapped as shown in the table below.</w:delText>
        </w:r>
        <w:bookmarkStart w:id="26141" w:name="_Toc10201657"/>
        <w:bookmarkStart w:id="26142" w:name="_Toc10205795"/>
        <w:bookmarkStart w:id="26143" w:name="_Toc10209933"/>
        <w:bookmarkEnd w:id="26141"/>
        <w:bookmarkEnd w:id="26142"/>
        <w:bookmarkEnd w:id="26143"/>
      </w:del>
    </w:p>
    <w:tbl>
      <w:tblPr>
        <w:tblStyle w:val="Gitternetztabelle1hell1"/>
        <w:tblW w:w="0" w:type="auto"/>
        <w:tblLook w:val="04A0" w:firstRow="1" w:lastRow="0" w:firstColumn="1" w:lastColumn="0" w:noHBand="0" w:noVBand="1"/>
      </w:tblPr>
      <w:tblGrid>
        <w:gridCol w:w="4675"/>
        <w:gridCol w:w="4675"/>
      </w:tblGrid>
      <w:tr w:rsidR="00564C22" w:rsidDel="00B33063" w14:paraId="4D801FA9" w14:textId="75AED1F8" w:rsidTr="00564C22">
        <w:trPr>
          <w:cnfStyle w:val="100000000000" w:firstRow="1" w:lastRow="0" w:firstColumn="0" w:lastColumn="0" w:oddVBand="0" w:evenVBand="0" w:oddHBand="0" w:evenHBand="0" w:firstRowFirstColumn="0" w:firstRowLastColumn="0" w:lastRowFirstColumn="0" w:lastRowLastColumn="0"/>
          <w:del w:id="2614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58C1DBE" w14:textId="73FA1AEE" w:rsidR="00564C22" w:rsidDel="00B33063" w:rsidRDefault="009B1AF1" w:rsidP="00564C22">
            <w:pPr>
              <w:pStyle w:val="Beschriftung"/>
              <w:rPr>
                <w:del w:id="26145" w:author="Andreas Kuehne" w:date="2019-05-31T12:22:00Z"/>
              </w:rPr>
            </w:pPr>
            <w:del w:id="26146" w:author="Andreas Kuehne" w:date="2019-05-31T12:22:00Z">
              <w:r w:rsidDel="00B33063">
                <w:delText>Element</w:delText>
              </w:r>
              <w:bookmarkStart w:id="26147" w:name="_Toc10201658"/>
              <w:bookmarkStart w:id="26148" w:name="_Toc10205796"/>
              <w:bookmarkStart w:id="26149" w:name="_Toc10209934"/>
              <w:bookmarkEnd w:id="26147"/>
              <w:bookmarkEnd w:id="26148"/>
              <w:bookmarkEnd w:id="26149"/>
            </w:del>
          </w:p>
        </w:tc>
        <w:tc>
          <w:tcPr>
            <w:tcW w:w="4675" w:type="dxa"/>
          </w:tcPr>
          <w:p w14:paraId="2B5DEDFF" w14:textId="4F727993"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26150" w:author="Andreas Kuehne" w:date="2019-05-31T12:22:00Z"/>
              </w:rPr>
            </w:pPr>
            <w:del w:id="26151" w:author="Andreas Kuehne" w:date="2019-05-31T12:22:00Z">
              <w:r w:rsidDel="00B33063">
                <w:delText>Implementing JSON member name</w:delText>
              </w:r>
              <w:bookmarkStart w:id="26152" w:name="_Toc10201659"/>
              <w:bookmarkStart w:id="26153" w:name="_Toc10205797"/>
              <w:bookmarkStart w:id="26154" w:name="_Toc10209935"/>
              <w:bookmarkEnd w:id="26152"/>
              <w:bookmarkEnd w:id="26153"/>
              <w:bookmarkEnd w:id="26154"/>
            </w:del>
          </w:p>
        </w:tc>
        <w:bookmarkStart w:id="26155" w:name="_Toc10201660"/>
        <w:bookmarkStart w:id="26156" w:name="_Toc10205798"/>
        <w:bookmarkStart w:id="26157" w:name="_Toc10209936"/>
        <w:bookmarkEnd w:id="26155"/>
        <w:bookmarkEnd w:id="26156"/>
        <w:bookmarkEnd w:id="26157"/>
      </w:tr>
      <w:tr w:rsidR="00564C22" w:rsidDel="00B33063" w14:paraId="3196506C" w14:textId="76393F03" w:rsidTr="00564C22">
        <w:trPr>
          <w:del w:id="2615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74B6FEF" w14:textId="50DAF5DC" w:rsidR="00564C22" w:rsidRPr="002062A5" w:rsidDel="00B33063" w:rsidRDefault="009B1AF1" w:rsidP="00564C22">
            <w:pPr>
              <w:pStyle w:val="Beschriftung"/>
              <w:rPr>
                <w:del w:id="26159" w:author="Andreas Kuehne" w:date="2019-05-31T12:22:00Z"/>
                <w:rStyle w:val="Datatype"/>
                <w:b w:val="0"/>
                <w:bCs w:val="0"/>
              </w:rPr>
            </w:pPr>
            <w:del w:id="26160" w:author="Andreas Kuehne" w:date="2019-05-31T12:22:00Z">
              <w:r w:rsidRPr="002062A5" w:rsidDel="00B33063">
                <w:rPr>
                  <w:rStyle w:val="Datatype"/>
                </w:rPr>
                <w:delText>value</w:delText>
              </w:r>
              <w:bookmarkStart w:id="26161" w:name="_Toc10201661"/>
              <w:bookmarkStart w:id="26162" w:name="_Toc10205799"/>
              <w:bookmarkStart w:id="26163" w:name="_Toc10209937"/>
              <w:bookmarkEnd w:id="26161"/>
              <w:bookmarkEnd w:id="26162"/>
              <w:bookmarkEnd w:id="26163"/>
            </w:del>
          </w:p>
        </w:tc>
        <w:tc>
          <w:tcPr>
            <w:tcW w:w="4675" w:type="dxa"/>
          </w:tcPr>
          <w:p w14:paraId="3411FFFD" w14:textId="377A9F2C"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6164" w:author="Andreas Kuehne" w:date="2019-05-31T12:22:00Z"/>
                <w:rStyle w:val="Datatype"/>
              </w:rPr>
            </w:pPr>
            <w:del w:id="26165" w:author="Andreas Kuehne" w:date="2019-05-31T12:22:00Z">
              <w:r w:rsidRPr="002062A5" w:rsidDel="00B33063">
                <w:rPr>
                  <w:rStyle w:val="Datatype"/>
                </w:rPr>
                <w:delText>value</w:delText>
              </w:r>
              <w:bookmarkStart w:id="26166" w:name="_Toc10201662"/>
              <w:bookmarkStart w:id="26167" w:name="_Toc10205800"/>
              <w:bookmarkStart w:id="26168" w:name="_Toc10209938"/>
              <w:bookmarkEnd w:id="26166"/>
              <w:bookmarkEnd w:id="26167"/>
              <w:bookmarkEnd w:id="26168"/>
            </w:del>
          </w:p>
        </w:tc>
        <w:bookmarkStart w:id="26169" w:name="_Toc10201663"/>
        <w:bookmarkStart w:id="26170" w:name="_Toc10205801"/>
        <w:bookmarkStart w:id="26171" w:name="_Toc10209939"/>
        <w:bookmarkEnd w:id="26169"/>
        <w:bookmarkEnd w:id="26170"/>
        <w:bookmarkEnd w:id="26171"/>
      </w:tr>
      <w:tr w:rsidR="00564C22" w:rsidDel="00B33063" w14:paraId="27CDE101" w14:textId="4A731305" w:rsidTr="00564C22">
        <w:trPr>
          <w:del w:id="2617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E980BF5" w14:textId="02940ED3" w:rsidR="00564C22" w:rsidRPr="002062A5" w:rsidDel="00B33063" w:rsidRDefault="009B1AF1" w:rsidP="00564C22">
            <w:pPr>
              <w:pStyle w:val="Beschriftung"/>
              <w:rPr>
                <w:del w:id="26173" w:author="Andreas Kuehne" w:date="2019-05-31T12:22:00Z"/>
                <w:rStyle w:val="Datatype"/>
                <w:b w:val="0"/>
                <w:bCs w:val="0"/>
              </w:rPr>
            </w:pPr>
            <w:del w:id="26174" w:author="Andreas Kuehne" w:date="2019-05-31T12:22:00Z">
              <w:r w:rsidRPr="002062A5" w:rsidDel="00B33063">
                <w:rPr>
                  <w:rStyle w:val="Datatype"/>
                </w:rPr>
                <w:delText>Format</w:delText>
              </w:r>
              <w:bookmarkStart w:id="26175" w:name="_Toc10201664"/>
              <w:bookmarkStart w:id="26176" w:name="_Toc10205802"/>
              <w:bookmarkStart w:id="26177" w:name="_Toc10209940"/>
              <w:bookmarkEnd w:id="26175"/>
              <w:bookmarkEnd w:id="26176"/>
              <w:bookmarkEnd w:id="26177"/>
            </w:del>
          </w:p>
        </w:tc>
        <w:tc>
          <w:tcPr>
            <w:tcW w:w="4675" w:type="dxa"/>
          </w:tcPr>
          <w:p w14:paraId="5A0FB634" w14:textId="572891E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6178" w:author="Andreas Kuehne" w:date="2019-05-31T12:22:00Z"/>
                <w:rStyle w:val="Datatype"/>
              </w:rPr>
            </w:pPr>
            <w:del w:id="26179" w:author="Andreas Kuehne" w:date="2019-05-31T12:22:00Z">
              <w:r w:rsidRPr="002062A5" w:rsidDel="00B33063">
                <w:rPr>
                  <w:rStyle w:val="Datatype"/>
                </w:rPr>
                <w:delText>format</w:delText>
              </w:r>
              <w:bookmarkStart w:id="26180" w:name="_Toc10201665"/>
              <w:bookmarkStart w:id="26181" w:name="_Toc10205803"/>
              <w:bookmarkStart w:id="26182" w:name="_Toc10209941"/>
              <w:bookmarkEnd w:id="26180"/>
              <w:bookmarkEnd w:id="26181"/>
              <w:bookmarkEnd w:id="26182"/>
            </w:del>
          </w:p>
        </w:tc>
        <w:bookmarkStart w:id="26183" w:name="_Toc10201666"/>
        <w:bookmarkStart w:id="26184" w:name="_Toc10205804"/>
        <w:bookmarkStart w:id="26185" w:name="_Toc10209942"/>
        <w:bookmarkEnd w:id="26183"/>
        <w:bookmarkEnd w:id="26184"/>
        <w:bookmarkEnd w:id="26185"/>
      </w:tr>
      <w:tr w:rsidR="00564C22" w:rsidDel="00B33063" w14:paraId="55E3B32B" w14:textId="64A075F6" w:rsidTr="00564C22">
        <w:trPr>
          <w:del w:id="2618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03D9D5C" w14:textId="0A361E52" w:rsidR="00564C22" w:rsidRPr="002062A5" w:rsidDel="00B33063" w:rsidRDefault="009B1AF1" w:rsidP="00564C22">
            <w:pPr>
              <w:pStyle w:val="Beschriftung"/>
              <w:rPr>
                <w:del w:id="26187" w:author="Andreas Kuehne" w:date="2019-05-31T12:22:00Z"/>
                <w:rStyle w:val="Datatype"/>
                <w:b w:val="0"/>
                <w:bCs w:val="0"/>
              </w:rPr>
            </w:pPr>
            <w:del w:id="26188" w:author="Andreas Kuehne" w:date="2019-05-31T12:22:00Z">
              <w:r w:rsidRPr="002062A5" w:rsidDel="00B33063">
                <w:rPr>
                  <w:rStyle w:val="Datatype"/>
                </w:rPr>
                <w:delText>SPProvidedID</w:delText>
              </w:r>
              <w:bookmarkStart w:id="26189" w:name="_Toc10201667"/>
              <w:bookmarkStart w:id="26190" w:name="_Toc10205805"/>
              <w:bookmarkStart w:id="26191" w:name="_Toc10209943"/>
              <w:bookmarkEnd w:id="26189"/>
              <w:bookmarkEnd w:id="26190"/>
              <w:bookmarkEnd w:id="26191"/>
            </w:del>
          </w:p>
        </w:tc>
        <w:tc>
          <w:tcPr>
            <w:tcW w:w="4675" w:type="dxa"/>
          </w:tcPr>
          <w:p w14:paraId="76CA9C86" w14:textId="0170EF7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6192" w:author="Andreas Kuehne" w:date="2019-05-31T12:22:00Z"/>
                <w:rStyle w:val="Datatype"/>
              </w:rPr>
            </w:pPr>
            <w:del w:id="26193" w:author="Andreas Kuehne" w:date="2019-05-31T12:22:00Z">
              <w:r w:rsidRPr="002062A5" w:rsidDel="00B33063">
                <w:rPr>
                  <w:rStyle w:val="Datatype"/>
                </w:rPr>
                <w:delText>provId</w:delText>
              </w:r>
              <w:bookmarkStart w:id="26194" w:name="_Toc10201668"/>
              <w:bookmarkStart w:id="26195" w:name="_Toc10205806"/>
              <w:bookmarkStart w:id="26196" w:name="_Toc10209944"/>
              <w:bookmarkEnd w:id="26194"/>
              <w:bookmarkEnd w:id="26195"/>
              <w:bookmarkEnd w:id="26196"/>
            </w:del>
          </w:p>
        </w:tc>
        <w:bookmarkStart w:id="26197" w:name="_Toc10201669"/>
        <w:bookmarkStart w:id="26198" w:name="_Toc10205807"/>
        <w:bookmarkStart w:id="26199" w:name="_Toc10209945"/>
        <w:bookmarkEnd w:id="26197"/>
        <w:bookmarkEnd w:id="26198"/>
        <w:bookmarkEnd w:id="26199"/>
      </w:tr>
      <w:tr w:rsidR="00564C22" w:rsidDel="00B33063" w14:paraId="29093AE9" w14:textId="15E7A50D" w:rsidTr="00564C22">
        <w:trPr>
          <w:del w:id="2620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B5D6771" w14:textId="20D36495" w:rsidR="00564C22" w:rsidRPr="002062A5" w:rsidDel="00B33063" w:rsidRDefault="009B1AF1" w:rsidP="00564C22">
            <w:pPr>
              <w:pStyle w:val="Beschriftung"/>
              <w:rPr>
                <w:del w:id="26201" w:author="Andreas Kuehne" w:date="2019-05-31T12:22:00Z"/>
                <w:rStyle w:val="Datatype"/>
                <w:b w:val="0"/>
                <w:bCs w:val="0"/>
              </w:rPr>
            </w:pPr>
            <w:del w:id="26202" w:author="Andreas Kuehne" w:date="2019-05-31T12:22:00Z">
              <w:r w:rsidRPr="002062A5" w:rsidDel="00B33063">
                <w:rPr>
                  <w:rStyle w:val="Datatype"/>
                </w:rPr>
                <w:delText>NameQualifier</w:delText>
              </w:r>
              <w:bookmarkStart w:id="26203" w:name="_Toc10201670"/>
              <w:bookmarkStart w:id="26204" w:name="_Toc10205808"/>
              <w:bookmarkStart w:id="26205" w:name="_Toc10209946"/>
              <w:bookmarkEnd w:id="26203"/>
              <w:bookmarkEnd w:id="26204"/>
              <w:bookmarkEnd w:id="26205"/>
            </w:del>
          </w:p>
        </w:tc>
        <w:tc>
          <w:tcPr>
            <w:tcW w:w="4675" w:type="dxa"/>
          </w:tcPr>
          <w:p w14:paraId="69562653" w14:textId="1E4D489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6206" w:author="Andreas Kuehne" w:date="2019-05-31T12:22:00Z"/>
                <w:rStyle w:val="Datatype"/>
              </w:rPr>
            </w:pPr>
            <w:del w:id="26207" w:author="Andreas Kuehne" w:date="2019-05-31T12:22:00Z">
              <w:r w:rsidRPr="002062A5" w:rsidDel="00B33063">
                <w:rPr>
                  <w:rStyle w:val="Datatype"/>
                </w:rPr>
                <w:delText>nameQual</w:delText>
              </w:r>
              <w:bookmarkStart w:id="26208" w:name="_Toc10201671"/>
              <w:bookmarkStart w:id="26209" w:name="_Toc10205809"/>
              <w:bookmarkStart w:id="26210" w:name="_Toc10209947"/>
              <w:bookmarkEnd w:id="26208"/>
              <w:bookmarkEnd w:id="26209"/>
              <w:bookmarkEnd w:id="26210"/>
            </w:del>
          </w:p>
        </w:tc>
        <w:bookmarkStart w:id="26211" w:name="_Toc10201672"/>
        <w:bookmarkStart w:id="26212" w:name="_Toc10205810"/>
        <w:bookmarkStart w:id="26213" w:name="_Toc10209948"/>
        <w:bookmarkEnd w:id="26211"/>
        <w:bookmarkEnd w:id="26212"/>
        <w:bookmarkEnd w:id="26213"/>
      </w:tr>
      <w:tr w:rsidR="00564C22" w:rsidDel="00B33063" w14:paraId="6D5D220C" w14:textId="59F5BAF6" w:rsidTr="00564C22">
        <w:trPr>
          <w:del w:id="2621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225C0AD" w14:textId="6F37EBA3" w:rsidR="00564C22" w:rsidRPr="002062A5" w:rsidDel="00B33063" w:rsidRDefault="009B1AF1" w:rsidP="00564C22">
            <w:pPr>
              <w:pStyle w:val="Beschriftung"/>
              <w:rPr>
                <w:del w:id="26215" w:author="Andreas Kuehne" w:date="2019-05-31T12:22:00Z"/>
                <w:rStyle w:val="Datatype"/>
                <w:b w:val="0"/>
                <w:bCs w:val="0"/>
              </w:rPr>
            </w:pPr>
            <w:del w:id="26216" w:author="Andreas Kuehne" w:date="2019-05-31T12:22:00Z">
              <w:r w:rsidRPr="002062A5" w:rsidDel="00B33063">
                <w:rPr>
                  <w:rStyle w:val="Datatype"/>
                </w:rPr>
                <w:delText>SPNameQualifier</w:delText>
              </w:r>
              <w:bookmarkStart w:id="26217" w:name="_Toc10201673"/>
              <w:bookmarkStart w:id="26218" w:name="_Toc10205811"/>
              <w:bookmarkStart w:id="26219" w:name="_Toc10209949"/>
              <w:bookmarkEnd w:id="26217"/>
              <w:bookmarkEnd w:id="26218"/>
              <w:bookmarkEnd w:id="26219"/>
            </w:del>
          </w:p>
        </w:tc>
        <w:tc>
          <w:tcPr>
            <w:tcW w:w="4675" w:type="dxa"/>
          </w:tcPr>
          <w:p w14:paraId="5D5DAA5A" w14:textId="72AC6042"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6220" w:author="Andreas Kuehne" w:date="2019-05-31T12:22:00Z"/>
                <w:rStyle w:val="Datatype"/>
              </w:rPr>
            </w:pPr>
            <w:del w:id="26221" w:author="Andreas Kuehne" w:date="2019-05-31T12:22:00Z">
              <w:r w:rsidRPr="002062A5" w:rsidDel="00B33063">
                <w:rPr>
                  <w:rStyle w:val="Datatype"/>
                </w:rPr>
                <w:delText>spNameQual</w:delText>
              </w:r>
              <w:bookmarkStart w:id="26222" w:name="_Toc10201674"/>
              <w:bookmarkStart w:id="26223" w:name="_Toc10205812"/>
              <w:bookmarkStart w:id="26224" w:name="_Toc10209950"/>
              <w:bookmarkEnd w:id="26222"/>
              <w:bookmarkEnd w:id="26223"/>
              <w:bookmarkEnd w:id="26224"/>
            </w:del>
          </w:p>
        </w:tc>
        <w:bookmarkStart w:id="26225" w:name="_Toc10201675"/>
        <w:bookmarkStart w:id="26226" w:name="_Toc10205813"/>
        <w:bookmarkStart w:id="26227" w:name="_Toc10209951"/>
        <w:bookmarkEnd w:id="26225"/>
        <w:bookmarkEnd w:id="26226"/>
        <w:bookmarkEnd w:id="26227"/>
      </w:tr>
    </w:tbl>
    <w:p w14:paraId="28F02105" w14:textId="134CA807" w:rsidR="00564C22" w:rsidRPr="0202B381" w:rsidDel="00B33063" w:rsidRDefault="009B1AF1" w:rsidP="00564C22">
      <w:pPr>
        <w:rPr>
          <w:del w:id="26228" w:author="Andreas Kuehne" w:date="2019-05-31T12:22:00Z"/>
        </w:rPr>
      </w:pPr>
      <w:del w:id="26229"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NameIDType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26230" w:name="_Toc10201676"/>
        <w:bookmarkStart w:id="26231" w:name="_Toc10205814"/>
        <w:bookmarkStart w:id="26232" w:name="_Toc10209952"/>
        <w:bookmarkEnd w:id="26230"/>
        <w:bookmarkEnd w:id="26231"/>
        <w:bookmarkEnd w:id="26232"/>
      </w:del>
    </w:p>
    <w:p w14:paraId="1F2F7DA2" w14:textId="54E44B0B" w:rsidR="00564C22" w:rsidDel="00B33063" w:rsidRDefault="009B1AF1" w:rsidP="00564C22">
      <w:pPr>
        <w:pStyle w:val="Code"/>
        <w:spacing w:line="259" w:lineRule="auto"/>
        <w:rPr>
          <w:del w:id="26233" w:author="Andreas Kuehne" w:date="2019-05-31T12:22:00Z"/>
        </w:rPr>
      </w:pPr>
      <w:del w:id="26234" w:author="Andreas Kuehne" w:date="2019-05-31T12:22:00Z">
        <w:r w:rsidDel="00B33063">
          <w:rPr>
            <w:color w:val="31849B" w:themeColor="accent5" w:themeShade="BF"/>
          </w:rPr>
          <w:delText>"saml2rw-NameIDType"</w:delText>
        </w:r>
        <w:r w:rsidDel="00B33063">
          <w:delText>: {</w:delText>
        </w:r>
        <w:bookmarkStart w:id="26235" w:name="_Toc10201677"/>
        <w:bookmarkStart w:id="26236" w:name="_Toc10205815"/>
        <w:bookmarkStart w:id="26237" w:name="_Toc10209953"/>
        <w:bookmarkEnd w:id="26235"/>
        <w:bookmarkEnd w:id="26236"/>
        <w:bookmarkEnd w:id="26237"/>
      </w:del>
    </w:p>
    <w:p w14:paraId="7BF367E5" w14:textId="0D30B3A1" w:rsidR="00564C22" w:rsidDel="00B33063" w:rsidRDefault="009B1AF1" w:rsidP="00564C22">
      <w:pPr>
        <w:pStyle w:val="Code"/>
        <w:spacing w:line="259" w:lineRule="auto"/>
        <w:rPr>
          <w:del w:id="26238" w:author="Andreas Kuehne" w:date="2019-05-31T12:22:00Z"/>
        </w:rPr>
      </w:pPr>
      <w:del w:id="26239"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26240" w:name="_Toc10201678"/>
        <w:bookmarkStart w:id="26241" w:name="_Toc10205816"/>
        <w:bookmarkStart w:id="26242" w:name="_Toc10209954"/>
        <w:bookmarkEnd w:id="26240"/>
        <w:bookmarkEnd w:id="26241"/>
        <w:bookmarkEnd w:id="26242"/>
      </w:del>
    </w:p>
    <w:p w14:paraId="43E5B74C" w14:textId="17E17A42" w:rsidR="00564C22" w:rsidDel="00B33063" w:rsidRDefault="009B1AF1" w:rsidP="00564C22">
      <w:pPr>
        <w:pStyle w:val="Code"/>
        <w:spacing w:line="259" w:lineRule="auto"/>
        <w:rPr>
          <w:del w:id="26243" w:author="Andreas Kuehne" w:date="2019-05-31T12:22:00Z"/>
        </w:rPr>
      </w:pPr>
      <w:del w:id="26244" w:author="Andreas Kuehne" w:date="2019-05-31T12:22:00Z">
        <w:r w:rsidDel="00B33063">
          <w:rPr>
            <w:color w:val="31849B" w:themeColor="accent5" w:themeShade="BF"/>
          </w:rPr>
          <w:delText xml:space="preserve">  "properties"</w:delText>
        </w:r>
        <w:r w:rsidDel="00B33063">
          <w:delText>: {</w:delText>
        </w:r>
        <w:bookmarkStart w:id="26245" w:name="_Toc10201679"/>
        <w:bookmarkStart w:id="26246" w:name="_Toc10205817"/>
        <w:bookmarkStart w:id="26247" w:name="_Toc10209955"/>
        <w:bookmarkEnd w:id="26245"/>
        <w:bookmarkEnd w:id="26246"/>
        <w:bookmarkEnd w:id="26247"/>
      </w:del>
    </w:p>
    <w:p w14:paraId="5EB5C93B" w14:textId="4A7E302B" w:rsidR="00564C22" w:rsidDel="00B33063" w:rsidRDefault="009B1AF1" w:rsidP="00564C22">
      <w:pPr>
        <w:pStyle w:val="Code"/>
        <w:spacing w:line="259" w:lineRule="auto"/>
        <w:rPr>
          <w:del w:id="26248" w:author="Andreas Kuehne" w:date="2019-05-31T12:22:00Z"/>
        </w:rPr>
      </w:pPr>
      <w:del w:id="26249" w:author="Andreas Kuehne" w:date="2019-05-31T12:22:00Z">
        <w:r w:rsidDel="00B33063">
          <w:rPr>
            <w:color w:val="31849B" w:themeColor="accent5" w:themeShade="BF"/>
          </w:rPr>
          <w:delText xml:space="preserve">    "spnameQualifier"</w:delText>
        </w:r>
        <w:r w:rsidDel="00B33063">
          <w:delText>: {</w:delText>
        </w:r>
        <w:bookmarkStart w:id="26250" w:name="_Toc10201680"/>
        <w:bookmarkStart w:id="26251" w:name="_Toc10205818"/>
        <w:bookmarkStart w:id="26252" w:name="_Toc10209956"/>
        <w:bookmarkEnd w:id="26250"/>
        <w:bookmarkEnd w:id="26251"/>
        <w:bookmarkEnd w:id="26252"/>
      </w:del>
    </w:p>
    <w:p w14:paraId="7EF5C87A" w14:textId="1A258A62" w:rsidR="00564C22" w:rsidDel="00B33063" w:rsidRDefault="009B1AF1" w:rsidP="00564C22">
      <w:pPr>
        <w:pStyle w:val="Code"/>
        <w:spacing w:line="259" w:lineRule="auto"/>
        <w:rPr>
          <w:del w:id="26253" w:author="Andreas Kuehne" w:date="2019-05-31T12:22:00Z"/>
        </w:rPr>
      </w:pPr>
      <w:del w:id="26254"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26255" w:name="_Toc10201681"/>
        <w:bookmarkStart w:id="26256" w:name="_Toc10205819"/>
        <w:bookmarkStart w:id="26257" w:name="_Toc10209957"/>
        <w:bookmarkEnd w:id="26255"/>
        <w:bookmarkEnd w:id="26256"/>
        <w:bookmarkEnd w:id="26257"/>
      </w:del>
    </w:p>
    <w:p w14:paraId="3618EDAD" w14:textId="39F337B9" w:rsidR="00564C22" w:rsidDel="00B33063" w:rsidRDefault="009B1AF1" w:rsidP="00564C22">
      <w:pPr>
        <w:pStyle w:val="Code"/>
        <w:spacing w:line="259" w:lineRule="auto"/>
        <w:rPr>
          <w:del w:id="26258" w:author="Andreas Kuehne" w:date="2019-05-31T12:22:00Z"/>
        </w:rPr>
      </w:pPr>
      <w:del w:id="26259" w:author="Andreas Kuehne" w:date="2019-05-31T12:22:00Z">
        <w:r w:rsidDel="00B33063">
          <w:delText xml:space="preserve">    },</w:delText>
        </w:r>
        <w:bookmarkStart w:id="26260" w:name="_Toc10201682"/>
        <w:bookmarkStart w:id="26261" w:name="_Toc10205820"/>
        <w:bookmarkStart w:id="26262" w:name="_Toc10209958"/>
        <w:bookmarkEnd w:id="26260"/>
        <w:bookmarkEnd w:id="26261"/>
        <w:bookmarkEnd w:id="26262"/>
      </w:del>
    </w:p>
    <w:p w14:paraId="7562DB57" w14:textId="156A7E22" w:rsidR="00564C22" w:rsidDel="00B33063" w:rsidRDefault="009B1AF1" w:rsidP="00564C22">
      <w:pPr>
        <w:pStyle w:val="Code"/>
        <w:spacing w:line="259" w:lineRule="auto"/>
        <w:rPr>
          <w:del w:id="26263" w:author="Andreas Kuehne" w:date="2019-05-31T12:22:00Z"/>
        </w:rPr>
      </w:pPr>
      <w:del w:id="26264" w:author="Andreas Kuehne" w:date="2019-05-31T12:22:00Z">
        <w:r w:rsidDel="00B33063">
          <w:rPr>
            <w:color w:val="31849B" w:themeColor="accent5" w:themeShade="BF"/>
          </w:rPr>
          <w:delText xml:space="preserve">    "spprovidedID"</w:delText>
        </w:r>
        <w:r w:rsidDel="00B33063">
          <w:delText>: {</w:delText>
        </w:r>
        <w:bookmarkStart w:id="26265" w:name="_Toc10201683"/>
        <w:bookmarkStart w:id="26266" w:name="_Toc10205821"/>
        <w:bookmarkStart w:id="26267" w:name="_Toc10209959"/>
        <w:bookmarkEnd w:id="26265"/>
        <w:bookmarkEnd w:id="26266"/>
        <w:bookmarkEnd w:id="26267"/>
      </w:del>
    </w:p>
    <w:p w14:paraId="6C857C1C" w14:textId="0E654901" w:rsidR="00564C22" w:rsidDel="00B33063" w:rsidRDefault="009B1AF1" w:rsidP="00564C22">
      <w:pPr>
        <w:pStyle w:val="Code"/>
        <w:spacing w:line="259" w:lineRule="auto"/>
        <w:rPr>
          <w:del w:id="26268" w:author="Andreas Kuehne" w:date="2019-05-31T12:22:00Z"/>
        </w:rPr>
      </w:pPr>
      <w:del w:id="26269"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26270" w:name="_Toc10201684"/>
        <w:bookmarkStart w:id="26271" w:name="_Toc10205822"/>
        <w:bookmarkStart w:id="26272" w:name="_Toc10209960"/>
        <w:bookmarkEnd w:id="26270"/>
        <w:bookmarkEnd w:id="26271"/>
        <w:bookmarkEnd w:id="26272"/>
      </w:del>
    </w:p>
    <w:p w14:paraId="57F72067" w14:textId="60CA032D" w:rsidR="00564C22" w:rsidDel="00B33063" w:rsidRDefault="009B1AF1" w:rsidP="00564C22">
      <w:pPr>
        <w:pStyle w:val="Code"/>
        <w:spacing w:line="259" w:lineRule="auto"/>
        <w:rPr>
          <w:del w:id="26273" w:author="Andreas Kuehne" w:date="2019-05-31T12:22:00Z"/>
        </w:rPr>
      </w:pPr>
      <w:del w:id="26274" w:author="Andreas Kuehne" w:date="2019-05-31T12:22:00Z">
        <w:r w:rsidDel="00B33063">
          <w:delText xml:space="preserve">    },</w:delText>
        </w:r>
        <w:bookmarkStart w:id="26275" w:name="_Toc10201685"/>
        <w:bookmarkStart w:id="26276" w:name="_Toc10205823"/>
        <w:bookmarkStart w:id="26277" w:name="_Toc10209961"/>
        <w:bookmarkEnd w:id="26275"/>
        <w:bookmarkEnd w:id="26276"/>
        <w:bookmarkEnd w:id="26277"/>
      </w:del>
    </w:p>
    <w:p w14:paraId="3EA2EE5A" w14:textId="20FA0BE1" w:rsidR="00564C22" w:rsidDel="00B33063" w:rsidRDefault="009B1AF1" w:rsidP="00564C22">
      <w:pPr>
        <w:pStyle w:val="Code"/>
        <w:spacing w:line="259" w:lineRule="auto"/>
        <w:rPr>
          <w:del w:id="26278" w:author="Andreas Kuehne" w:date="2019-05-31T12:22:00Z"/>
        </w:rPr>
      </w:pPr>
      <w:del w:id="26279" w:author="Andreas Kuehne" w:date="2019-05-31T12:22:00Z">
        <w:r w:rsidDel="00B33063">
          <w:rPr>
            <w:color w:val="31849B" w:themeColor="accent5" w:themeShade="BF"/>
          </w:rPr>
          <w:delText xml:space="preserve">    "value"</w:delText>
        </w:r>
        <w:r w:rsidDel="00B33063">
          <w:delText>: {</w:delText>
        </w:r>
        <w:bookmarkStart w:id="26280" w:name="_Toc10201686"/>
        <w:bookmarkStart w:id="26281" w:name="_Toc10205824"/>
        <w:bookmarkStart w:id="26282" w:name="_Toc10209962"/>
        <w:bookmarkEnd w:id="26280"/>
        <w:bookmarkEnd w:id="26281"/>
        <w:bookmarkEnd w:id="26282"/>
      </w:del>
    </w:p>
    <w:p w14:paraId="0B9ED1DC" w14:textId="550A2BF7" w:rsidR="00564C22" w:rsidDel="00B33063" w:rsidRDefault="009B1AF1" w:rsidP="00564C22">
      <w:pPr>
        <w:pStyle w:val="Code"/>
        <w:spacing w:line="259" w:lineRule="auto"/>
        <w:rPr>
          <w:del w:id="26283" w:author="Andreas Kuehne" w:date="2019-05-31T12:22:00Z"/>
        </w:rPr>
      </w:pPr>
      <w:del w:id="26284"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26285" w:name="_Toc10201687"/>
        <w:bookmarkStart w:id="26286" w:name="_Toc10205825"/>
        <w:bookmarkStart w:id="26287" w:name="_Toc10209963"/>
        <w:bookmarkEnd w:id="26285"/>
        <w:bookmarkEnd w:id="26286"/>
        <w:bookmarkEnd w:id="26287"/>
      </w:del>
    </w:p>
    <w:p w14:paraId="66E58C42" w14:textId="3EC01F19" w:rsidR="00564C22" w:rsidDel="00B33063" w:rsidRDefault="009B1AF1" w:rsidP="00564C22">
      <w:pPr>
        <w:pStyle w:val="Code"/>
        <w:spacing w:line="259" w:lineRule="auto"/>
        <w:rPr>
          <w:del w:id="26288" w:author="Andreas Kuehne" w:date="2019-05-31T12:22:00Z"/>
        </w:rPr>
      </w:pPr>
      <w:del w:id="26289" w:author="Andreas Kuehne" w:date="2019-05-31T12:22:00Z">
        <w:r w:rsidDel="00B33063">
          <w:delText xml:space="preserve">    },</w:delText>
        </w:r>
        <w:bookmarkStart w:id="26290" w:name="_Toc10201688"/>
        <w:bookmarkStart w:id="26291" w:name="_Toc10205826"/>
        <w:bookmarkStart w:id="26292" w:name="_Toc10209964"/>
        <w:bookmarkEnd w:id="26290"/>
        <w:bookmarkEnd w:id="26291"/>
        <w:bookmarkEnd w:id="26292"/>
      </w:del>
    </w:p>
    <w:p w14:paraId="0F42A7AE" w14:textId="6AFDB215" w:rsidR="00564C22" w:rsidDel="00B33063" w:rsidRDefault="009B1AF1" w:rsidP="00564C22">
      <w:pPr>
        <w:pStyle w:val="Code"/>
        <w:spacing w:line="259" w:lineRule="auto"/>
        <w:rPr>
          <w:del w:id="26293" w:author="Andreas Kuehne" w:date="2019-05-31T12:22:00Z"/>
        </w:rPr>
      </w:pPr>
      <w:del w:id="26294" w:author="Andreas Kuehne" w:date="2019-05-31T12:22:00Z">
        <w:r w:rsidDel="00B33063">
          <w:rPr>
            <w:color w:val="31849B" w:themeColor="accent5" w:themeShade="BF"/>
          </w:rPr>
          <w:delText xml:space="preserve">    "format"</w:delText>
        </w:r>
        <w:r w:rsidDel="00B33063">
          <w:delText>: {</w:delText>
        </w:r>
        <w:bookmarkStart w:id="26295" w:name="_Toc10201689"/>
        <w:bookmarkStart w:id="26296" w:name="_Toc10205827"/>
        <w:bookmarkStart w:id="26297" w:name="_Toc10209965"/>
        <w:bookmarkEnd w:id="26295"/>
        <w:bookmarkEnd w:id="26296"/>
        <w:bookmarkEnd w:id="26297"/>
      </w:del>
    </w:p>
    <w:p w14:paraId="0B2780AD" w14:textId="5FB3AB0F" w:rsidR="00564C22" w:rsidDel="00B33063" w:rsidRDefault="009B1AF1" w:rsidP="00564C22">
      <w:pPr>
        <w:pStyle w:val="Code"/>
        <w:spacing w:line="259" w:lineRule="auto"/>
        <w:rPr>
          <w:del w:id="26298" w:author="Andreas Kuehne" w:date="2019-05-31T12:22:00Z"/>
        </w:rPr>
      </w:pPr>
      <w:del w:id="26299"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26300" w:name="_Toc10201690"/>
        <w:bookmarkStart w:id="26301" w:name="_Toc10205828"/>
        <w:bookmarkStart w:id="26302" w:name="_Toc10209966"/>
        <w:bookmarkEnd w:id="26300"/>
        <w:bookmarkEnd w:id="26301"/>
        <w:bookmarkEnd w:id="26302"/>
      </w:del>
    </w:p>
    <w:p w14:paraId="058024C0" w14:textId="0D12CF9E" w:rsidR="00564C22" w:rsidDel="00B33063" w:rsidRDefault="009B1AF1" w:rsidP="00564C22">
      <w:pPr>
        <w:pStyle w:val="Code"/>
        <w:spacing w:line="259" w:lineRule="auto"/>
        <w:rPr>
          <w:del w:id="26303" w:author="Andreas Kuehne" w:date="2019-05-31T12:22:00Z"/>
        </w:rPr>
      </w:pPr>
      <w:del w:id="26304" w:author="Andreas Kuehne" w:date="2019-05-31T12:22:00Z">
        <w:r w:rsidDel="00B33063">
          <w:delText xml:space="preserve">    },</w:delText>
        </w:r>
        <w:bookmarkStart w:id="26305" w:name="_Toc10201691"/>
        <w:bookmarkStart w:id="26306" w:name="_Toc10205829"/>
        <w:bookmarkStart w:id="26307" w:name="_Toc10209967"/>
        <w:bookmarkEnd w:id="26305"/>
        <w:bookmarkEnd w:id="26306"/>
        <w:bookmarkEnd w:id="26307"/>
      </w:del>
    </w:p>
    <w:p w14:paraId="200E7A32" w14:textId="324C3E74" w:rsidR="00564C22" w:rsidDel="00B33063" w:rsidRDefault="009B1AF1" w:rsidP="00564C22">
      <w:pPr>
        <w:pStyle w:val="Code"/>
        <w:spacing w:line="259" w:lineRule="auto"/>
        <w:rPr>
          <w:del w:id="26308" w:author="Andreas Kuehne" w:date="2019-05-31T12:22:00Z"/>
        </w:rPr>
      </w:pPr>
      <w:del w:id="26309" w:author="Andreas Kuehne" w:date="2019-05-31T12:22:00Z">
        <w:r w:rsidDel="00B33063">
          <w:rPr>
            <w:color w:val="31849B" w:themeColor="accent5" w:themeShade="BF"/>
          </w:rPr>
          <w:delText xml:space="preserve">    "provId"</w:delText>
        </w:r>
        <w:r w:rsidDel="00B33063">
          <w:delText>: {</w:delText>
        </w:r>
        <w:bookmarkStart w:id="26310" w:name="_Toc10201692"/>
        <w:bookmarkStart w:id="26311" w:name="_Toc10205830"/>
        <w:bookmarkStart w:id="26312" w:name="_Toc10209968"/>
        <w:bookmarkEnd w:id="26310"/>
        <w:bookmarkEnd w:id="26311"/>
        <w:bookmarkEnd w:id="26312"/>
      </w:del>
    </w:p>
    <w:p w14:paraId="66729C97" w14:textId="6FFED2F5" w:rsidR="00564C22" w:rsidDel="00B33063" w:rsidRDefault="009B1AF1" w:rsidP="00564C22">
      <w:pPr>
        <w:pStyle w:val="Code"/>
        <w:spacing w:line="259" w:lineRule="auto"/>
        <w:rPr>
          <w:del w:id="26313" w:author="Andreas Kuehne" w:date="2019-05-31T12:22:00Z"/>
        </w:rPr>
      </w:pPr>
      <w:del w:id="26314"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26315" w:name="_Toc10201693"/>
        <w:bookmarkStart w:id="26316" w:name="_Toc10205831"/>
        <w:bookmarkStart w:id="26317" w:name="_Toc10209969"/>
        <w:bookmarkEnd w:id="26315"/>
        <w:bookmarkEnd w:id="26316"/>
        <w:bookmarkEnd w:id="26317"/>
      </w:del>
    </w:p>
    <w:p w14:paraId="55EE312F" w14:textId="19181AB3" w:rsidR="00564C22" w:rsidDel="00B33063" w:rsidRDefault="009B1AF1" w:rsidP="00564C22">
      <w:pPr>
        <w:pStyle w:val="Code"/>
        <w:spacing w:line="259" w:lineRule="auto"/>
        <w:rPr>
          <w:del w:id="26318" w:author="Andreas Kuehne" w:date="2019-05-31T12:22:00Z"/>
        </w:rPr>
      </w:pPr>
      <w:del w:id="26319" w:author="Andreas Kuehne" w:date="2019-05-31T12:22:00Z">
        <w:r w:rsidDel="00B33063">
          <w:delText xml:space="preserve">    },</w:delText>
        </w:r>
        <w:bookmarkStart w:id="26320" w:name="_Toc10201694"/>
        <w:bookmarkStart w:id="26321" w:name="_Toc10205832"/>
        <w:bookmarkStart w:id="26322" w:name="_Toc10209970"/>
        <w:bookmarkEnd w:id="26320"/>
        <w:bookmarkEnd w:id="26321"/>
        <w:bookmarkEnd w:id="26322"/>
      </w:del>
    </w:p>
    <w:p w14:paraId="2DE1BA3B" w14:textId="7ED37895" w:rsidR="00564C22" w:rsidDel="00B33063" w:rsidRDefault="009B1AF1" w:rsidP="00564C22">
      <w:pPr>
        <w:pStyle w:val="Code"/>
        <w:spacing w:line="259" w:lineRule="auto"/>
        <w:rPr>
          <w:del w:id="26323" w:author="Andreas Kuehne" w:date="2019-05-31T12:22:00Z"/>
        </w:rPr>
      </w:pPr>
      <w:del w:id="26324" w:author="Andreas Kuehne" w:date="2019-05-31T12:22:00Z">
        <w:r w:rsidDel="00B33063">
          <w:rPr>
            <w:color w:val="31849B" w:themeColor="accent5" w:themeShade="BF"/>
          </w:rPr>
          <w:delText xml:space="preserve">    "nameQual"</w:delText>
        </w:r>
        <w:r w:rsidDel="00B33063">
          <w:delText>: {</w:delText>
        </w:r>
        <w:bookmarkStart w:id="26325" w:name="_Toc10201695"/>
        <w:bookmarkStart w:id="26326" w:name="_Toc10205833"/>
        <w:bookmarkStart w:id="26327" w:name="_Toc10209971"/>
        <w:bookmarkEnd w:id="26325"/>
        <w:bookmarkEnd w:id="26326"/>
        <w:bookmarkEnd w:id="26327"/>
      </w:del>
    </w:p>
    <w:p w14:paraId="47B24153" w14:textId="5495D8A5" w:rsidR="00564C22" w:rsidDel="00B33063" w:rsidRDefault="009B1AF1" w:rsidP="00564C22">
      <w:pPr>
        <w:pStyle w:val="Code"/>
        <w:spacing w:line="259" w:lineRule="auto"/>
        <w:rPr>
          <w:del w:id="26328" w:author="Andreas Kuehne" w:date="2019-05-31T12:22:00Z"/>
        </w:rPr>
      </w:pPr>
      <w:del w:id="26329"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26330" w:name="_Toc10201696"/>
        <w:bookmarkStart w:id="26331" w:name="_Toc10205834"/>
        <w:bookmarkStart w:id="26332" w:name="_Toc10209972"/>
        <w:bookmarkEnd w:id="26330"/>
        <w:bookmarkEnd w:id="26331"/>
        <w:bookmarkEnd w:id="26332"/>
      </w:del>
    </w:p>
    <w:p w14:paraId="1C80E977" w14:textId="4059CB74" w:rsidR="00564C22" w:rsidDel="00B33063" w:rsidRDefault="009B1AF1" w:rsidP="00564C22">
      <w:pPr>
        <w:pStyle w:val="Code"/>
        <w:spacing w:line="259" w:lineRule="auto"/>
        <w:rPr>
          <w:del w:id="26333" w:author="Andreas Kuehne" w:date="2019-05-31T12:22:00Z"/>
        </w:rPr>
      </w:pPr>
      <w:del w:id="26334" w:author="Andreas Kuehne" w:date="2019-05-31T12:22:00Z">
        <w:r w:rsidDel="00B33063">
          <w:delText xml:space="preserve">    },</w:delText>
        </w:r>
        <w:bookmarkStart w:id="26335" w:name="_Toc10201697"/>
        <w:bookmarkStart w:id="26336" w:name="_Toc10205835"/>
        <w:bookmarkStart w:id="26337" w:name="_Toc10209973"/>
        <w:bookmarkEnd w:id="26335"/>
        <w:bookmarkEnd w:id="26336"/>
        <w:bookmarkEnd w:id="26337"/>
      </w:del>
    </w:p>
    <w:p w14:paraId="18894BAE" w14:textId="29F2BB38" w:rsidR="00564C22" w:rsidDel="00B33063" w:rsidRDefault="009B1AF1" w:rsidP="00564C22">
      <w:pPr>
        <w:pStyle w:val="Code"/>
        <w:spacing w:line="259" w:lineRule="auto"/>
        <w:rPr>
          <w:del w:id="26338" w:author="Andreas Kuehne" w:date="2019-05-31T12:22:00Z"/>
        </w:rPr>
      </w:pPr>
      <w:del w:id="26339" w:author="Andreas Kuehne" w:date="2019-05-31T12:22:00Z">
        <w:r w:rsidDel="00B33063">
          <w:rPr>
            <w:color w:val="31849B" w:themeColor="accent5" w:themeShade="BF"/>
          </w:rPr>
          <w:delText xml:space="preserve">    "spNameQual"</w:delText>
        </w:r>
        <w:r w:rsidDel="00B33063">
          <w:delText>: {</w:delText>
        </w:r>
        <w:bookmarkStart w:id="26340" w:name="_Toc10201698"/>
        <w:bookmarkStart w:id="26341" w:name="_Toc10205836"/>
        <w:bookmarkStart w:id="26342" w:name="_Toc10209974"/>
        <w:bookmarkEnd w:id="26340"/>
        <w:bookmarkEnd w:id="26341"/>
        <w:bookmarkEnd w:id="26342"/>
      </w:del>
    </w:p>
    <w:p w14:paraId="662916B2" w14:textId="57234881" w:rsidR="00564C22" w:rsidDel="00B33063" w:rsidRDefault="009B1AF1" w:rsidP="00564C22">
      <w:pPr>
        <w:pStyle w:val="Code"/>
        <w:spacing w:line="259" w:lineRule="auto"/>
        <w:rPr>
          <w:del w:id="26343" w:author="Andreas Kuehne" w:date="2019-05-31T12:22:00Z"/>
        </w:rPr>
      </w:pPr>
      <w:del w:id="26344"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26345" w:name="_Toc10201699"/>
        <w:bookmarkStart w:id="26346" w:name="_Toc10205837"/>
        <w:bookmarkStart w:id="26347" w:name="_Toc10209975"/>
        <w:bookmarkEnd w:id="26345"/>
        <w:bookmarkEnd w:id="26346"/>
        <w:bookmarkEnd w:id="26347"/>
      </w:del>
    </w:p>
    <w:p w14:paraId="51588540" w14:textId="6B994849" w:rsidR="00564C22" w:rsidDel="00B33063" w:rsidRDefault="009B1AF1" w:rsidP="00564C22">
      <w:pPr>
        <w:pStyle w:val="Code"/>
        <w:spacing w:line="259" w:lineRule="auto"/>
        <w:rPr>
          <w:del w:id="26348" w:author="Andreas Kuehne" w:date="2019-05-31T12:22:00Z"/>
        </w:rPr>
      </w:pPr>
      <w:del w:id="26349" w:author="Andreas Kuehne" w:date="2019-05-31T12:22:00Z">
        <w:r w:rsidDel="00B33063">
          <w:delText xml:space="preserve">    }</w:delText>
        </w:r>
        <w:bookmarkStart w:id="26350" w:name="_Toc10201700"/>
        <w:bookmarkStart w:id="26351" w:name="_Toc10205838"/>
        <w:bookmarkStart w:id="26352" w:name="_Toc10209976"/>
        <w:bookmarkEnd w:id="26350"/>
        <w:bookmarkEnd w:id="26351"/>
        <w:bookmarkEnd w:id="26352"/>
      </w:del>
    </w:p>
    <w:p w14:paraId="4BFCD93E" w14:textId="5A366E68" w:rsidR="00564C22" w:rsidDel="00B33063" w:rsidRDefault="009B1AF1" w:rsidP="00564C22">
      <w:pPr>
        <w:pStyle w:val="Code"/>
        <w:spacing w:line="259" w:lineRule="auto"/>
        <w:rPr>
          <w:del w:id="26353" w:author="Andreas Kuehne" w:date="2019-05-31T12:22:00Z"/>
        </w:rPr>
      </w:pPr>
      <w:del w:id="26354" w:author="Andreas Kuehne" w:date="2019-05-31T12:22:00Z">
        <w:r w:rsidDel="00B33063">
          <w:delText xml:space="preserve">  }</w:delText>
        </w:r>
        <w:bookmarkStart w:id="26355" w:name="_Toc10201701"/>
        <w:bookmarkStart w:id="26356" w:name="_Toc10205839"/>
        <w:bookmarkStart w:id="26357" w:name="_Toc10209977"/>
        <w:bookmarkEnd w:id="26355"/>
        <w:bookmarkEnd w:id="26356"/>
        <w:bookmarkEnd w:id="26357"/>
      </w:del>
    </w:p>
    <w:p w14:paraId="3E26F611" w14:textId="446C44D8" w:rsidR="00564C22" w:rsidDel="00B33063" w:rsidRDefault="009B1AF1" w:rsidP="00564C22">
      <w:pPr>
        <w:pStyle w:val="Code"/>
        <w:spacing w:line="259" w:lineRule="auto"/>
        <w:rPr>
          <w:del w:id="26358" w:author="Andreas Kuehne" w:date="2019-05-31T12:22:00Z"/>
        </w:rPr>
      </w:pPr>
      <w:del w:id="26359" w:author="Andreas Kuehne" w:date="2019-05-31T12:22:00Z">
        <w:r w:rsidDel="00B33063">
          <w:delText>}</w:delText>
        </w:r>
        <w:bookmarkStart w:id="26360" w:name="_Toc10201702"/>
        <w:bookmarkStart w:id="26361" w:name="_Toc10205840"/>
        <w:bookmarkStart w:id="26362" w:name="_Toc10209978"/>
        <w:bookmarkEnd w:id="26360"/>
        <w:bookmarkEnd w:id="26361"/>
        <w:bookmarkEnd w:id="26362"/>
      </w:del>
    </w:p>
    <w:p w14:paraId="77BABC25" w14:textId="0899FAFF" w:rsidR="00564C22" w:rsidDel="00B33063" w:rsidRDefault="00564C22" w:rsidP="00564C22">
      <w:pPr>
        <w:rPr>
          <w:del w:id="26363" w:author="Andreas Kuehne" w:date="2019-05-31T12:22:00Z"/>
        </w:rPr>
      </w:pPr>
      <w:bookmarkStart w:id="26364" w:name="_Toc10201703"/>
      <w:bookmarkStart w:id="26365" w:name="_Toc10205841"/>
      <w:bookmarkStart w:id="26366" w:name="_Toc10209979"/>
      <w:bookmarkEnd w:id="26364"/>
      <w:bookmarkEnd w:id="26365"/>
      <w:bookmarkEnd w:id="26366"/>
    </w:p>
    <w:p w14:paraId="51D0CCB4" w14:textId="01FF7C7A" w:rsidR="00564C22" w:rsidDel="00B33063" w:rsidRDefault="009B1AF1" w:rsidP="00564C22">
      <w:pPr>
        <w:pStyle w:val="berschrift4"/>
        <w:rPr>
          <w:del w:id="26367" w:author="Andreas Kuehne" w:date="2019-05-31T12:22:00Z"/>
        </w:rPr>
      </w:pPr>
      <w:del w:id="26368" w:author="Andreas Kuehne" w:date="2019-05-31T12:22:00Z">
        <w:r w:rsidDel="00B33063">
          <w:delText>NameID – XML Syntax</w:delText>
        </w:r>
        <w:bookmarkStart w:id="26369" w:name="_Toc10201704"/>
        <w:bookmarkStart w:id="26370" w:name="_Toc10205842"/>
        <w:bookmarkStart w:id="26371" w:name="_Toc10209980"/>
        <w:bookmarkEnd w:id="26369"/>
        <w:bookmarkEnd w:id="26370"/>
        <w:bookmarkEnd w:id="26371"/>
      </w:del>
    </w:p>
    <w:p w14:paraId="5249F992" w14:textId="00F2B013" w:rsidR="00564C22" w:rsidRPr="5404FA76" w:rsidDel="00B33063" w:rsidRDefault="009B1AF1" w:rsidP="00564C22">
      <w:pPr>
        <w:rPr>
          <w:del w:id="26372" w:author="Andreas Kuehne" w:date="2019-05-31T12:22:00Z"/>
        </w:rPr>
      </w:pPr>
      <w:del w:id="26373" w:author="Andreas Kuehne" w:date="2019-05-31T12:22:00Z">
        <w:r w:rsidRPr="0CCF9147" w:rsidDel="00B33063">
          <w:delText>The XML element is defined in the XML namespace '</w:delText>
        </w:r>
        <w:r w:rsidRPr="002062A5" w:rsidDel="00B33063">
          <w:rPr>
            <w:rFonts w:ascii="Courier New" w:eastAsia="Courier New" w:hAnsi="Courier New" w:cs="Courier New"/>
          </w:rPr>
          <w:delText>http://docs.oasis-open.org/dss-x/ns/saml2/rewritten</w:delText>
        </w:r>
        <w:r w:rsidRPr="005A6FFD" w:rsidDel="00B33063">
          <w:delText>' .</w:delText>
        </w:r>
        <w:r w:rsidRPr="0CCF9147" w:rsidDel="00B33063">
          <w:delText xml:space="preserve">The XML type </w:delText>
        </w:r>
        <w:r w:rsidRPr="002062A5" w:rsidDel="00B33063">
          <w:rPr>
            <w:rFonts w:ascii="Courier New" w:eastAsia="Courier New" w:hAnsi="Courier New" w:cs="Courier New"/>
          </w:rPr>
          <w:delText>NameIDType</w:delText>
        </w:r>
        <w:r w:rsidRPr="0CCF9147" w:rsidDel="00B33063">
          <w:delText xml:space="preserve"> SHALL implement the requirements defined in the </w:delText>
        </w:r>
        <w:r w:rsidRPr="002062A5" w:rsidDel="00B33063">
          <w:rPr>
            <w:rFonts w:ascii="Courier New" w:eastAsia="Courier New" w:hAnsi="Courier New" w:cs="Courier New"/>
          </w:rPr>
          <w:delText>NameID</w:delText>
        </w:r>
        <w:r w:rsidDel="00B33063">
          <w:delText xml:space="preserve"> </w:delText>
        </w:r>
        <w:r w:rsidRPr="005A6FFD" w:rsidDel="00B33063">
          <w:delText>component.</w:delText>
        </w:r>
        <w:bookmarkStart w:id="26374" w:name="_Toc10201705"/>
        <w:bookmarkStart w:id="26375" w:name="_Toc10205843"/>
        <w:bookmarkStart w:id="26376" w:name="_Toc10209981"/>
        <w:bookmarkEnd w:id="26374"/>
        <w:bookmarkEnd w:id="26375"/>
        <w:bookmarkEnd w:id="26376"/>
      </w:del>
    </w:p>
    <w:p w14:paraId="7AF82A41" w14:textId="4F3D2981" w:rsidR="00564C22" w:rsidDel="00B33063" w:rsidRDefault="009B1AF1" w:rsidP="00564C22">
      <w:pPr>
        <w:rPr>
          <w:del w:id="26377" w:author="Andreas Kuehne" w:date="2019-05-31T12:22:00Z"/>
        </w:rPr>
      </w:pPr>
      <w:del w:id="26378"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NameIDType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"refSAML2RWXSD" </w:delInstrText>
        </w:r>
        <w:r w:rsidR="00B33063" w:rsidDel="00B33063">
          <w:rPr>
            <w:rStyle w:val="Hyperlink"/>
          </w:rPr>
          <w:fldChar w:fldCharType="separate"/>
        </w:r>
        <w:r w:rsidRPr="006174B3" w:rsidDel="00B33063">
          <w:rPr>
            <w:rStyle w:val="Hyperlink"/>
          </w:rPr>
          <w:delText>SAML2RWXSD</w:delText>
        </w:r>
        <w:r w:rsidR="00B33063" w:rsidDel="00B33063">
          <w:rPr>
            <w:rStyle w:val="Hyperlink"/>
          </w:rPr>
          <w:fldChar w:fldCharType="end"/>
        </w:r>
        <w:r w:rsidRPr="005A6FFD" w:rsidDel="00B33063">
          <w:rPr>
            <w:rFonts w:eastAsia="Arial"/>
          </w:rPr>
          <w:delText>], and is copied below for information.</w:delText>
        </w:r>
        <w:bookmarkStart w:id="26379" w:name="_Toc10201706"/>
        <w:bookmarkStart w:id="26380" w:name="_Toc10205844"/>
        <w:bookmarkStart w:id="26381" w:name="_Toc10209982"/>
        <w:bookmarkEnd w:id="26379"/>
        <w:bookmarkEnd w:id="26380"/>
        <w:bookmarkEnd w:id="26381"/>
      </w:del>
    </w:p>
    <w:p w14:paraId="1D7A061D" w14:textId="3BE2142C" w:rsidR="00564C22" w:rsidDel="00B33063" w:rsidRDefault="009B1AF1" w:rsidP="00564C22">
      <w:pPr>
        <w:pStyle w:val="Code"/>
        <w:rPr>
          <w:del w:id="26382" w:author="Andreas Kuehne" w:date="2019-05-31T12:22:00Z"/>
        </w:rPr>
      </w:pPr>
      <w:del w:id="26383" w:author="Andreas Kuehne" w:date="2019-05-31T12:22:00Z">
        <w:r w:rsidDel="00B33063">
          <w:rPr>
            <w:color w:val="31849B" w:themeColor="accent5" w:themeShade="BF"/>
          </w:rPr>
          <w:delText>&lt;complexType</w:delText>
        </w:r>
        <w:r w:rsidDel="00B33063">
          <w:rPr>
            <w:color w:val="943634" w:themeColor="accent2" w:themeShade="BF"/>
          </w:rPr>
          <w:delText xml:space="preserve"> name="</w:delText>
        </w:r>
        <w:r w:rsidDel="00B33063">
          <w:rPr>
            <w:color w:val="244061" w:themeColor="accent1" w:themeShade="80"/>
          </w:rPr>
          <w:delText>NameIDType</w:delText>
        </w:r>
        <w:r w:rsidDel="00B33063">
          <w:rPr>
            <w:color w:val="943634" w:themeColor="accent2" w:themeShade="BF"/>
          </w:rPr>
          <w:delText>"</w:delText>
        </w:r>
        <w:r w:rsidDel="00B33063">
          <w:rPr>
            <w:color w:val="31849B" w:themeColor="accent5" w:themeShade="BF"/>
          </w:rPr>
          <w:delText>&gt;</w:delText>
        </w:r>
        <w:bookmarkStart w:id="26384" w:name="_Toc10201707"/>
        <w:bookmarkStart w:id="26385" w:name="_Toc10205845"/>
        <w:bookmarkStart w:id="26386" w:name="_Toc10209983"/>
        <w:bookmarkEnd w:id="26384"/>
        <w:bookmarkEnd w:id="26385"/>
        <w:bookmarkEnd w:id="26386"/>
      </w:del>
    </w:p>
    <w:p w14:paraId="6D493BCF" w14:textId="2E287E3E" w:rsidR="00564C22" w:rsidDel="00B33063" w:rsidRDefault="009B1AF1" w:rsidP="00564C22">
      <w:pPr>
        <w:pStyle w:val="Code"/>
        <w:rPr>
          <w:del w:id="26387" w:author="Andreas Kuehne" w:date="2019-05-31T12:22:00Z"/>
        </w:rPr>
      </w:pPr>
      <w:del w:id="26388" w:author="Andreas Kuehne" w:date="2019-05-31T12:22:00Z">
        <w:r w:rsidDel="00B33063">
          <w:rPr>
            <w:color w:val="31849B" w:themeColor="accent5" w:themeShade="BF"/>
          </w:rPr>
          <w:delText xml:space="preserve">  &lt;simpleContent&gt;</w:delText>
        </w:r>
        <w:bookmarkStart w:id="26389" w:name="_Toc10201708"/>
        <w:bookmarkStart w:id="26390" w:name="_Toc10205846"/>
        <w:bookmarkStart w:id="26391" w:name="_Toc10209984"/>
        <w:bookmarkEnd w:id="26389"/>
        <w:bookmarkEnd w:id="26390"/>
        <w:bookmarkEnd w:id="26391"/>
      </w:del>
    </w:p>
    <w:p w14:paraId="2D8853A9" w14:textId="6646970A" w:rsidR="00564C22" w:rsidDel="00B33063" w:rsidRDefault="009B1AF1" w:rsidP="00564C22">
      <w:pPr>
        <w:pStyle w:val="Code"/>
        <w:rPr>
          <w:del w:id="26392" w:author="Andreas Kuehne" w:date="2019-05-31T12:22:00Z"/>
        </w:rPr>
      </w:pPr>
      <w:del w:id="26393" w:author="Andreas Kuehne" w:date="2019-05-31T12:22:00Z">
        <w:r w:rsidDel="00B33063">
          <w:rPr>
            <w:color w:val="31849B" w:themeColor="accent5" w:themeShade="BF"/>
          </w:rPr>
          <w:delText xml:space="preserve">    &lt;extension</w:delText>
        </w:r>
        <w:r w:rsidDel="00B33063">
          <w:rPr>
            <w:color w:val="943634" w:themeColor="accent2" w:themeShade="BF"/>
          </w:rPr>
          <w:delText xml:space="preserve"> base="</w:delText>
        </w:r>
        <w:r w:rsidDel="00B33063">
          <w:rPr>
            <w:color w:val="244061" w:themeColor="accent1" w:themeShade="80"/>
          </w:rPr>
          <w:delText>string</w:delText>
        </w:r>
        <w:r w:rsidDel="00B33063">
          <w:rPr>
            <w:color w:val="943634" w:themeColor="accent2" w:themeShade="BF"/>
          </w:rPr>
          <w:delText>"</w:delText>
        </w:r>
        <w:r w:rsidDel="00B33063">
          <w:rPr>
            <w:color w:val="31849B" w:themeColor="accent5" w:themeShade="BF"/>
          </w:rPr>
          <w:delText>&gt;</w:delText>
        </w:r>
        <w:bookmarkStart w:id="26394" w:name="_Toc10201709"/>
        <w:bookmarkStart w:id="26395" w:name="_Toc10205847"/>
        <w:bookmarkStart w:id="26396" w:name="_Toc10209985"/>
        <w:bookmarkEnd w:id="26394"/>
        <w:bookmarkEnd w:id="26395"/>
        <w:bookmarkEnd w:id="26396"/>
      </w:del>
    </w:p>
    <w:p w14:paraId="61FE3DC1" w14:textId="3A37AA28" w:rsidR="00564C22" w:rsidDel="00B33063" w:rsidRDefault="009B1AF1" w:rsidP="00564C22">
      <w:pPr>
        <w:pStyle w:val="Code"/>
        <w:rPr>
          <w:del w:id="26397" w:author="Andreas Kuehne" w:date="2019-05-31T12:22:00Z"/>
        </w:rPr>
      </w:pPr>
      <w:del w:id="26398" w:author="Andreas Kuehne" w:date="2019-05-31T12:22:00Z">
        <w:r w:rsidDel="00B33063">
          <w:rPr>
            <w:color w:val="31849B" w:themeColor="accent5" w:themeShade="BF"/>
          </w:rPr>
          <w:delText xml:space="preserve">      &lt;attributeGroup</w:delText>
        </w:r>
        <w:r w:rsidDel="00B33063">
          <w:rPr>
            <w:color w:val="943634" w:themeColor="accent2" w:themeShade="BF"/>
          </w:rPr>
          <w:delText xml:space="preserve"> ref="</w:delText>
        </w:r>
        <w:r w:rsidDel="00B33063">
          <w:rPr>
            <w:color w:val="244061" w:themeColor="accent1" w:themeShade="80"/>
          </w:rPr>
          <w:delText>saml2-rw:IDNameQualifiers</w:delText>
        </w:r>
        <w:r w:rsidDel="00B33063">
          <w:rPr>
            <w:color w:val="943634" w:themeColor="accent2" w:themeShade="BF"/>
          </w:rPr>
          <w:delText>"</w:delText>
        </w:r>
        <w:r w:rsidDel="00B33063">
          <w:rPr>
            <w:color w:val="31849B" w:themeColor="accent5" w:themeShade="BF"/>
          </w:rPr>
          <w:delText>/&gt;</w:delText>
        </w:r>
        <w:bookmarkStart w:id="26399" w:name="_Toc10201710"/>
        <w:bookmarkStart w:id="26400" w:name="_Toc10205848"/>
        <w:bookmarkStart w:id="26401" w:name="_Toc10209986"/>
        <w:bookmarkEnd w:id="26399"/>
        <w:bookmarkEnd w:id="26400"/>
        <w:bookmarkEnd w:id="26401"/>
      </w:del>
    </w:p>
    <w:p w14:paraId="7193FA44" w14:textId="6DC115C4" w:rsidR="00564C22" w:rsidDel="00B33063" w:rsidRDefault="009B1AF1" w:rsidP="00564C22">
      <w:pPr>
        <w:pStyle w:val="Code"/>
        <w:rPr>
          <w:del w:id="26402" w:author="Andreas Kuehne" w:date="2019-05-31T12:22:00Z"/>
        </w:rPr>
      </w:pPr>
      <w:del w:id="26403"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Format</w:delText>
        </w:r>
        <w:r w:rsidDel="00B33063">
          <w:rPr>
            <w:color w:val="943634" w:themeColor="accent2" w:themeShade="BF"/>
          </w:rPr>
          <w:delText>" type="</w:delText>
        </w:r>
        <w:r w:rsidDel="00B33063">
          <w:rPr>
            <w:color w:val="244061" w:themeColor="accent1" w:themeShade="80"/>
          </w:rPr>
          <w:delText>anyURI</w:delText>
        </w:r>
        <w:r w:rsidDel="00B33063">
          <w:rPr>
            <w:color w:val="943634" w:themeColor="accent2" w:themeShade="BF"/>
          </w:rPr>
          <w:delText>" use="</w:delText>
        </w:r>
        <w:r w:rsidDel="00B33063">
          <w:rPr>
            <w:color w:val="244061" w:themeColor="accent1" w:themeShade="80"/>
          </w:rPr>
          <w:delText>optional</w:delText>
        </w:r>
        <w:r w:rsidDel="00B33063">
          <w:rPr>
            <w:color w:val="943634" w:themeColor="accent2" w:themeShade="BF"/>
          </w:rPr>
          <w:delText>"</w:delText>
        </w:r>
        <w:r w:rsidDel="00B33063">
          <w:rPr>
            <w:color w:val="31849B" w:themeColor="accent5" w:themeShade="BF"/>
          </w:rPr>
          <w:delText>/&gt;</w:delText>
        </w:r>
        <w:bookmarkStart w:id="26404" w:name="_Toc10201711"/>
        <w:bookmarkStart w:id="26405" w:name="_Toc10205849"/>
        <w:bookmarkStart w:id="26406" w:name="_Toc10209987"/>
        <w:bookmarkEnd w:id="26404"/>
        <w:bookmarkEnd w:id="26405"/>
        <w:bookmarkEnd w:id="26406"/>
      </w:del>
    </w:p>
    <w:p w14:paraId="54F4E4C9" w14:textId="14CFD653" w:rsidR="00564C22" w:rsidDel="00B33063" w:rsidRDefault="009B1AF1" w:rsidP="00564C22">
      <w:pPr>
        <w:pStyle w:val="Code"/>
        <w:rPr>
          <w:del w:id="26407" w:author="Andreas Kuehne" w:date="2019-05-31T12:22:00Z"/>
        </w:rPr>
      </w:pPr>
      <w:del w:id="26408"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SPProvidedID</w:delText>
        </w:r>
        <w:r w:rsidDel="00B33063">
          <w:rPr>
            <w:color w:val="943634" w:themeColor="accent2" w:themeShade="BF"/>
          </w:rPr>
          <w:delText>" type="</w:delText>
        </w:r>
        <w:r w:rsidDel="00B33063">
          <w:rPr>
            <w:color w:val="244061" w:themeColor="accent1" w:themeShade="80"/>
          </w:rPr>
          <w:delText>string</w:delText>
        </w:r>
        <w:r w:rsidDel="00B33063">
          <w:rPr>
            <w:color w:val="943634" w:themeColor="accent2" w:themeShade="BF"/>
          </w:rPr>
          <w:delText>" use="</w:delText>
        </w:r>
        <w:r w:rsidDel="00B33063">
          <w:rPr>
            <w:color w:val="244061" w:themeColor="accent1" w:themeShade="80"/>
          </w:rPr>
          <w:delText>optional</w:delText>
        </w:r>
        <w:r w:rsidDel="00B33063">
          <w:rPr>
            <w:color w:val="943634" w:themeColor="accent2" w:themeShade="BF"/>
          </w:rPr>
          <w:delText>"</w:delText>
        </w:r>
        <w:r w:rsidDel="00B33063">
          <w:rPr>
            <w:color w:val="31849B" w:themeColor="accent5" w:themeShade="BF"/>
          </w:rPr>
          <w:delText>/&gt;</w:delText>
        </w:r>
        <w:bookmarkStart w:id="26409" w:name="_Toc10201712"/>
        <w:bookmarkStart w:id="26410" w:name="_Toc10205850"/>
        <w:bookmarkStart w:id="26411" w:name="_Toc10209988"/>
        <w:bookmarkEnd w:id="26409"/>
        <w:bookmarkEnd w:id="26410"/>
        <w:bookmarkEnd w:id="26411"/>
      </w:del>
    </w:p>
    <w:p w14:paraId="51F9C404" w14:textId="20FECB27" w:rsidR="00564C22" w:rsidDel="00B33063" w:rsidRDefault="009B1AF1" w:rsidP="00564C22">
      <w:pPr>
        <w:pStyle w:val="Code"/>
        <w:rPr>
          <w:del w:id="26412" w:author="Andreas Kuehne" w:date="2019-05-31T12:22:00Z"/>
        </w:rPr>
      </w:pPr>
      <w:del w:id="26413" w:author="Andreas Kuehne" w:date="2019-05-31T12:22:00Z">
        <w:r w:rsidDel="00B33063">
          <w:rPr>
            <w:color w:val="31849B" w:themeColor="accent5" w:themeShade="BF"/>
          </w:rPr>
          <w:delText xml:space="preserve">    &lt;/extension&gt;</w:delText>
        </w:r>
        <w:bookmarkStart w:id="26414" w:name="_Toc10201713"/>
        <w:bookmarkStart w:id="26415" w:name="_Toc10205851"/>
        <w:bookmarkStart w:id="26416" w:name="_Toc10209989"/>
        <w:bookmarkEnd w:id="26414"/>
        <w:bookmarkEnd w:id="26415"/>
        <w:bookmarkEnd w:id="26416"/>
      </w:del>
    </w:p>
    <w:p w14:paraId="75E1B4DA" w14:textId="2E392208" w:rsidR="00564C22" w:rsidDel="00B33063" w:rsidRDefault="009B1AF1" w:rsidP="00564C22">
      <w:pPr>
        <w:pStyle w:val="Code"/>
        <w:rPr>
          <w:del w:id="26417" w:author="Andreas Kuehne" w:date="2019-05-31T12:22:00Z"/>
        </w:rPr>
      </w:pPr>
      <w:del w:id="26418" w:author="Andreas Kuehne" w:date="2019-05-31T12:22:00Z">
        <w:r w:rsidDel="00B33063">
          <w:rPr>
            <w:color w:val="31849B" w:themeColor="accent5" w:themeShade="BF"/>
          </w:rPr>
          <w:delText xml:space="preserve">  &lt;/simpleContent&gt;</w:delText>
        </w:r>
        <w:bookmarkStart w:id="26419" w:name="_Toc10201714"/>
        <w:bookmarkStart w:id="26420" w:name="_Toc10205852"/>
        <w:bookmarkStart w:id="26421" w:name="_Toc10209990"/>
        <w:bookmarkEnd w:id="26419"/>
        <w:bookmarkEnd w:id="26420"/>
        <w:bookmarkEnd w:id="26421"/>
      </w:del>
    </w:p>
    <w:p w14:paraId="6EE40282" w14:textId="5AC82D27" w:rsidR="00564C22" w:rsidDel="00B33063" w:rsidRDefault="009B1AF1" w:rsidP="00564C22">
      <w:pPr>
        <w:pStyle w:val="Code"/>
        <w:rPr>
          <w:del w:id="26422" w:author="Andreas Kuehne" w:date="2019-05-31T12:22:00Z"/>
        </w:rPr>
      </w:pPr>
      <w:del w:id="26423" w:author="Andreas Kuehne" w:date="2019-05-31T12:22:00Z">
        <w:r w:rsidDel="00B33063">
          <w:rPr>
            <w:color w:val="31849B" w:themeColor="accent5" w:themeShade="BF"/>
          </w:rPr>
          <w:delText>&lt;/complexType&gt;</w:delText>
        </w:r>
        <w:bookmarkStart w:id="26424" w:name="_Toc10201715"/>
        <w:bookmarkStart w:id="26425" w:name="_Toc10205853"/>
        <w:bookmarkStart w:id="26426" w:name="_Toc10209991"/>
        <w:bookmarkEnd w:id="26424"/>
        <w:bookmarkEnd w:id="26425"/>
        <w:bookmarkEnd w:id="26426"/>
      </w:del>
    </w:p>
    <w:p w14:paraId="3C41240C" w14:textId="7090B294" w:rsidR="00564C22" w:rsidDel="00B33063" w:rsidRDefault="009B1AF1" w:rsidP="00564C22">
      <w:pPr>
        <w:spacing w:line="259" w:lineRule="auto"/>
        <w:rPr>
          <w:del w:id="26427" w:author="Andreas Kuehne" w:date="2019-05-31T12:22:00Z"/>
        </w:rPr>
      </w:pPr>
      <w:del w:id="26428"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NameIDType</w:delText>
        </w:r>
        <w:r w:rsidRPr="71C71F8C" w:rsidDel="00B33063">
          <w:delText xml:space="preserve"> </w:delText>
        </w:r>
        <w:r w:rsidDel="00B33063">
          <w:delText>XML element SHALL implement in XML syntax the sub-component that has a name equal to its local name. The element 'value' is represented by the component's XML tag text content.</w:delText>
        </w:r>
        <w:bookmarkStart w:id="26429" w:name="_Toc10201716"/>
        <w:bookmarkStart w:id="26430" w:name="_Toc10205854"/>
        <w:bookmarkStart w:id="26431" w:name="_Toc10209992"/>
        <w:bookmarkEnd w:id="26429"/>
        <w:bookmarkEnd w:id="26430"/>
        <w:bookmarkEnd w:id="26431"/>
      </w:del>
    </w:p>
    <w:p w14:paraId="2A10ACB7" w14:textId="32B2E21F" w:rsidR="00564C22" w:rsidDel="00B33063" w:rsidRDefault="009B1AF1" w:rsidP="00564C22">
      <w:pPr>
        <w:pStyle w:val="berschrift3"/>
        <w:rPr>
          <w:del w:id="26432" w:author="Andreas Kuehne" w:date="2019-05-31T12:22:00Z"/>
        </w:rPr>
      </w:pPr>
      <w:bookmarkStart w:id="26433" w:name="_RefComp2EFBB742"/>
      <w:del w:id="26434" w:author="Andreas Kuehne" w:date="2019-05-31T12:22:00Z">
        <w:r w:rsidDel="00B33063">
          <w:delText>Component Transforms</w:delText>
        </w:r>
        <w:bookmarkStart w:id="26435" w:name="_Toc10201717"/>
        <w:bookmarkStart w:id="26436" w:name="_Toc10205855"/>
        <w:bookmarkStart w:id="26437" w:name="_Toc10209993"/>
        <w:bookmarkEnd w:id="26433"/>
        <w:bookmarkEnd w:id="26435"/>
        <w:bookmarkEnd w:id="26436"/>
        <w:bookmarkEnd w:id="26437"/>
      </w:del>
    </w:p>
    <w:p w14:paraId="5CBE9F7A" w14:textId="59F51039" w:rsidR="00564C22" w:rsidDel="00B33063" w:rsidRDefault="001725A5" w:rsidP="00564C22">
      <w:pPr>
        <w:rPr>
          <w:del w:id="26438" w:author="Andreas Kuehne" w:date="2019-05-31T12:22:00Z"/>
        </w:rPr>
      </w:pPr>
      <w:del w:id="26439" w:author="Andreas Kuehne" w:date="2019-05-31T12:22:00Z">
        <w:r w:rsidRPr="003A06D0" w:rsidDel="00B33063">
          <w:delText>This component reflects the structure ‘Transforms’ defined in the XMLDSig specification [CLAUSE FOR LINK TO THE XMLDSig SPEC]. This section provides the definition required to support the DSS-X 2.0 multi-syntax approach.</w:delText>
        </w:r>
        <w:bookmarkStart w:id="26440" w:name="_Toc10201718"/>
        <w:bookmarkStart w:id="26441" w:name="_Toc10205856"/>
        <w:bookmarkStart w:id="26442" w:name="_Toc10209994"/>
        <w:bookmarkEnd w:id="26440"/>
        <w:bookmarkEnd w:id="26441"/>
        <w:bookmarkEnd w:id="26442"/>
      </w:del>
    </w:p>
    <w:p w14:paraId="17F8F19A" w14:textId="1EF579A5" w:rsidR="00564C22" w:rsidDel="00B33063" w:rsidRDefault="009B1AF1" w:rsidP="00564C22">
      <w:pPr>
        <w:rPr>
          <w:del w:id="26443" w:author="Andreas Kuehne" w:date="2019-05-31T12:22:00Z"/>
        </w:rPr>
      </w:pPr>
      <w:del w:id="26444" w:author="Andreas Kuehne" w:date="2019-05-31T12:22:00Z">
        <w:r w:rsidDel="00B33063">
          <w:delText>Below follows a list of the sub-components that constitute this component:</w:delText>
        </w:r>
        <w:bookmarkStart w:id="26445" w:name="_Toc10201719"/>
        <w:bookmarkStart w:id="26446" w:name="_Toc10205857"/>
        <w:bookmarkStart w:id="26447" w:name="_Toc10209995"/>
        <w:bookmarkEnd w:id="26445"/>
        <w:bookmarkEnd w:id="26446"/>
        <w:bookmarkEnd w:id="26447"/>
      </w:del>
    </w:p>
    <w:p w14:paraId="44595219" w14:textId="78ABB4A4" w:rsidR="00564C22" w:rsidDel="00B33063" w:rsidRDefault="009B1AF1" w:rsidP="00564C22">
      <w:pPr>
        <w:pStyle w:val="Member"/>
        <w:rPr>
          <w:del w:id="26448" w:author="Andreas Kuehne" w:date="2019-05-31T12:22:00Z"/>
        </w:rPr>
      </w:pPr>
      <w:del w:id="26449" w:author="Andreas Kuehne" w:date="2019-05-31T12:22:00Z">
        <w:r w:rsidDel="00B33063">
          <w:delText xml:space="preserve">The </w:delText>
        </w:r>
        <w:r w:rsidRPr="35C1378D" w:rsidDel="00B33063">
          <w:rPr>
            <w:rStyle w:val="Datatype"/>
          </w:rPr>
          <w:delText>Transform</w:delText>
        </w:r>
        <w:r w:rsidDel="00B33063">
          <w:delText xml:space="preserve"> element MUST occur 1 or more times containing sub-component. Each instance MUST satisfy the requirements specified in section </w:delText>
        </w:r>
        <w:r w:rsidDel="00B33063">
          <w:fldChar w:fldCharType="begin"/>
        </w:r>
        <w:r w:rsidDel="00B33063">
          <w:delInstrText xml:space="preserve"> REF _RefCompBC5B5A4B \r \h </w:delInstrText>
        </w:r>
        <w:r w:rsidDel="00B33063">
          <w:fldChar w:fldCharType="separate"/>
        </w:r>
        <w:r w:rsidDel="00B33063">
          <w:rPr>
            <w:rStyle w:val="Datatype"/>
            <w:rFonts w:eastAsia="Courier New" w:cs="Courier New"/>
          </w:rPr>
          <w:delText>Transform</w:delText>
        </w:r>
        <w:r w:rsidDel="00B33063">
          <w:fldChar w:fldCharType="end"/>
        </w:r>
        <w:r w:rsidDel="00B33063">
          <w:delText xml:space="preserve">. </w:delText>
        </w:r>
        <w:bookmarkStart w:id="26450" w:name="_Toc10201720"/>
        <w:bookmarkStart w:id="26451" w:name="_Toc10205858"/>
        <w:bookmarkStart w:id="26452" w:name="_Toc10209996"/>
        <w:bookmarkEnd w:id="26450"/>
        <w:bookmarkEnd w:id="26451"/>
        <w:bookmarkEnd w:id="26452"/>
      </w:del>
    </w:p>
    <w:p w14:paraId="31AF68EB" w14:textId="29F06909" w:rsidR="00564C22" w:rsidDel="00B33063" w:rsidRDefault="009B1AF1" w:rsidP="00564C22">
      <w:pPr>
        <w:pStyle w:val="berschrift4"/>
        <w:rPr>
          <w:del w:id="26453" w:author="Andreas Kuehne" w:date="2019-05-31T12:22:00Z"/>
        </w:rPr>
      </w:pPr>
      <w:del w:id="26454" w:author="Andreas Kuehne" w:date="2019-05-31T12:22:00Z">
        <w:r w:rsidDel="00B33063">
          <w:delText>Transforms – JSON Syntax</w:delText>
        </w:r>
        <w:bookmarkStart w:id="26455" w:name="_Toc10201721"/>
        <w:bookmarkStart w:id="26456" w:name="_Toc10205859"/>
        <w:bookmarkStart w:id="26457" w:name="_Toc10209997"/>
        <w:bookmarkEnd w:id="26455"/>
        <w:bookmarkEnd w:id="26456"/>
        <w:bookmarkEnd w:id="26457"/>
      </w:del>
    </w:p>
    <w:p w14:paraId="3158BF10" w14:textId="190BEC35" w:rsidR="00564C22" w:rsidRPr="0248A3D1" w:rsidDel="00B33063" w:rsidRDefault="009B1AF1" w:rsidP="00564C22">
      <w:pPr>
        <w:rPr>
          <w:del w:id="26458" w:author="Andreas Kuehne" w:date="2019-05-31T12:22:00Z"/>
        </w:rPr>
      </w:pPr>
      <w:del w:id="26459"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TransformsType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Transforms</w:delText>
        </w:r>
        <w:r w:rsidDel="00B33063">
          <w:delText xml:space="preserve"> component.</w:delText>
        </w:r>
        <w:bookmarkStart w:id="26460" w:name="_Toc10201722"/>
        <w:bookmarkStart w:id="26461" w:name="_Toc10205860"/>
        <w:bookmarkStart w:id="26462" w:name="_Toc10209998"/>
        <w:bookmarkEnd w:id="26460"/>
        <w:bookmarkEnd w:id="26461"/>
        <w:bookmarkEnd w:id="26462"/>
      </w:del>
    </w:p>
    <w:p w14:paraId="34A68B6D" w14:textId="49A77918" w:rsidR="00564C22" w:rsidRPr="C2430093" w:rsidDel="00B33063" w:rsidRDefault="009B1AF1" w:rsidP="00564C22">
      <w:pPr>
        <w:spacing w:line="259" w:lineRule="auto"/>
        <w:rPr>
          <w:del w:id="26463" w:author="Andreas Kuehne" w:date="2019-05-31T12:22:00Z"/>
          <w:rFonts w:eastAsia="Arial" w:cs="Arial"/>
          <w:sz w:val="22"/>
          <w:szCs w:val="22"/>
        </w:rPr>
      </w:pPr>
      <w:del w:id="26464"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Transforms</w:delText>
        </w:r>
        <w:r w:rsidRPr="002062A5" w:rsidDel="00B33063">
          <w:rPr>
            <w:rFonts w:eastAsia="Arial" w:cs="Arial"/>
            <w:sz w:val="22"/>
            <w:szCs w:val="22"/>
          </w:rPr>
          <w:delText xml:space="preserve"> using JSON-specific names mapped as shown in the table below.</w:delText>
        </w:r>
        <w:bookmarkStart w:id="26465" w:name="_Toc10201723"/>
        <w:bookmarkStart w:id="26466" w:name="_Toc10205861"/>
        <w:bookmarkStart w:id="26467" w:name="_Toc10209999"/>
        <w:bookmarkEnd w:id="26465"/>
        <w:bookmarkEnd w:id="26466"/>
        <w:bookmarkEnd w:id="26467"/>
      </w:del>
    </w:p>
    <w:tbl>
      <w:tblPr>
        <w:tblStyle w:val="Gitternetztabelle1hell1"/>
        <w:tblW w:w="0" w:type="auto"/>
        <w:tblLook w:val="04A0" w:firstRow="1" w:lastRow="0" w:firstColumn="1" w:lastColumn="0" w:noHBand="0" w:noVBand="1"/>
      </w:tblPr>
      <w:tblGrid>
        <w:gridCol w:w="4675"/>
        <w:gridCol w:w="4675"/>
      </w:tblGrid>
      <w:tr w:rsidR="00564C22" w:rsidDel="00B33063" w14:paraId="71BCC214" w14:textId="1E4FA168" w:rsidTr="00564C22">
        <w:trPr>
          <w:cnfStyle w:val="100000000000" w:firstRow="1" w:lastRow="0" w:firstColumn="0" w:lastColumn="0" w:oddVBand="0" w:evenVBand="0" w:oddHBand="0" w:evenHBand="0" w:firstRowFirstColumn="0" w:firstRowLastColumn="0" w:lastRowFirstColumn="0" w:lastRowLastColumn="0"/>
          <w:del w:id="2646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43F9A6E" w14:textId="1F4B339A" w:rsidR="00564C22" w:rsidDel="00B33063" w:rsidRDefault="009B1AF1" w:rsidP="00564C22">
            <w:pPr>
              <w:pStyle w:val="Beschriftung"/>
              <w:rPr>
                <w:del w:id="26469" w:author="Andreas Kuehne" w:date="2019-05-31T12:22:00Z"/>
              </w:rPr>
            </w:pPr>
            <w:del w:id="26470" w:author="Andreas Kuehne" w:date="2019-05-31T12:22:00Z">
              <w:r w:rsidDel="00B33063">
                <w:delText>Element</w:delText>
              </w:r>
              <w:bookmarkStart w:id="26471" w:name="_Toc10201724"/>
              <w:bookmarkStart w:id="26472" w:name="_Toc10205862"/>
              <w:bookmarkStart w:id="26473" w:name="_Toc10210000"/>
              <w:bookmarkEnd w:id="26471"/>
              <w:bookmarkEnd w:id="26472"/>
              <w:bookmarkEnd w:id="26473"/>
            </w:del>
          </w:p>
        </w:tc>
        <w:tc>
          <w:tcPr>
            <w:tcW w:w="4675" w:type="dxa"/>
          </w:tcPr>
          <w:p w14:paraId="471452E4" w14:textId="6E4669A4"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26474" w:author="Andreas Kuehne" w:date="2019-05-31T12:22:00Z"/>
              </w:rPr>
            </w:pPr>
            <w:del w:id="26475" w:author="Andreas Kuehne" w:date="2019-05-31T12:22:00Z">
              <w:r w:rsidDel="00B33063">
                <w:delText>Implementing JSON member name</w:delText>
              </w:r>
              <w:bookmarkStart w:id="26476" w:name="_Toc10201725"/>
              <w:bookmarkStart w:id="26477" w:name="_Toc10205863"/>
              <w:bookmarkStart w:id="26478" w:name="_Toc10210001"/>
              <w:bookmarkEnd w:id="26476"/>
              <w:bookmarkEnd w:id="26477"/>
              <w:bookmarkEnd w:id="26478"/>
            </w:del>
          </w:p>
        </w:tc>
        <w:bookmarkStart w:id="26479" w:name="_Toc10201726"/>
        <w:bookmarkStart w:id="26480" w:name="_Toc10205864"/>
        <w:bookmarkStart w:id="26481" w:name="_Toc10210002"/>
        <w:bookmarkEnd w:id="26479"/>
        <w:bookmarkEnd w:id="26480"/>
        <w:bookmarkEnd w:id="26481"/>
      </w:tr>
      <w:tr w:rsidR="00564C22" w:rsidDel="00B33063" w14:paraId="4134FAB1" w14:textId="7F590680" w:rsidTr="00564C22">
        <w:trPr>
          <w:del w:id="2648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16E5D84" w14:textId="5D421BE3" w:rsidR="00564C22" w:rsidRPr="002062A5" w:rsidDel="00B33063" w:rsidRDefault="009B1AF1" w:rsidP="00564C22">
            <w:pPr>
              <w:pStyle w:val="Beschriftung"/>
              <w:rPr>
                <w:del w:id="26483" w:author="Andreas Kuehne" w:date="2019-05-31T12:22:00Z"/>
                <w:rStyle w:val="Datatype"/>
                <w:b w:val="0"/>
                <w:bCs w:val="0"/>
              </w:rPr>
            </w:pPr>
            <w:del w:id="26484" w:author="Andreas Kuehne" w:date="2019-05-31T12:22:00Z">
              <w:r w:rsidRPr="002062A5" w:rsidDel="00B33063">
                <w:rPr>
                  <w:rStyle w:val="Datatype"/>
                </w:rPr>
                <w:delText>Transform</w:delText>
              </w:r>
              <w:bookmarkStart w:id="26485" w:name="_Toc10201727"/>
              <w:bookmarkStart w:id="26486" w:name="_Toc10205865"/>
              <w:bookmarkStart w:id="26487" w:name="_Toc10210003"/>
              <w:bookmarkEnd w:id="26485"/>
              <w:bookmarkEnd w:id="26486"/>
              <w:bookmarkEnd w:id="26487"/>
            </w:del>
          </w:p>
        </w:tc>
        <w:tc>
          <w:tcPr>
            <w:tcW w:w="4675" w:type="dxa"/>
          </w:tcPr>
          <w:p w14:paraId="320692A8" w14:textId="1F0E36C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6488" w:author="Andreas Kuehne" w:date="2019-05-31T12:22:00Z"/>
                <w:rStyle w:val="Datatype"/>
              </w:rPr>
            </w:pPr>
            <w:del w:id="26489" w:author="Andreas Kuehne" w:date="2019-05-31T12:22:00Z">
              <w:r w:rsidRPr="002062A5" w:rsidDel="00B33063">
                <w:rPr>
                  <w:rStyle w:val="Datatype"/>
                </w:rPr>
                <w:delText>transform</w:delText>
              </w:r>
              <w:bookmarkStart w:id="26490" w:name="_Toc10201728"/>
              <w:bookmarkStart w:id="26491" w:name="_Toc10205866"/>
              <w:bookmarkStart w:id="26492" w:name="_Toc10210004"/>
              <w:bookmarkEnd w:id="26490"/>
              <w:bookmarkEnd w:id="26491"/>
              <w:bookmarkEnd w:id="26492"/>
            </w:del>
          </w:p>
        </w:tc>
        <w:bookmarkStart w:id="26493" w:name="_Toc10201729"/>
        <w:bookmarkStart w:id="26494" w:name="_Toc10205867"/>
        <w:bookmarkStart w:id="26495" w:name="_Toc10210005"/>
        <w:bookmarkEnd w:id="26493"/>
        <w:bookmarkEnd w:id="26494"/>
        <w:bookmarkEnd w:id="26495"/>
      </w:tr>
    </w:tbl>
    <w:p w14:paraId="288232F7" w14:textId="2EA80A39" w:rsidR="00564C22" w:rsidRPr="0202B381" w:rsidDel="00B33063" w:rsidRDefault="009B1AF1" w:rsidP="00564C22">
      <w:pPr>
        <w:rPr>
          <w:del w:id="26496" w:author="Andreas Kuehne" w:date="2019-05-31T12:22:00Z"/>
        </w:rPr>
      </w:pPr>
      <w:del w:id="26497"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TransformsType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26498" w:name="_Toc10201730"/>
        <w:bookmarkStart w:id="26499" w:name="_Toc10205868"/>
        <w:bookmarkStart w:id="26500" w:name="_Toc10210006"/>
        <w:bookmarkEnd w:id="26498"/>
        <w:bookmarkEnd w:id="26499"/>
        <w:bookmarkEnd w:id="26500"/>
      </w:del>
    </w:p>
    <w:p w14:paraId="25E9FF54" w14:textId="3DED3C9A" w:rsidR="00564C22" w:rsidDel="00B33063" w:rsidRDefault="009B1AF1" w:rsidP="00564C22">
      <w:pPr>
        <w:pStyle w:val="Code"/>
        <w:spacing w:line="259" w:lineRule="auto"/>
        <w:rPr>
          <w:del w:id="26501" w:author="Andreas Kuehne" w:date="2019-05-31T12:22:00Z"/>
        </w:rPr>
      </w:pPr>
      <w:del w:id="26502" w:author="Andreas Kuehne" w:date="2019-05-31T12:22:00Z">
        <w:r w:rsidDel="00B33063">
          <w:rPr>
            <w:color w:val="31849B" w:themeColor="accent5" w:themeShade="BF"/>
          </w:rPr>
          <w:delText>"dsigrw-TransformsType"</w:delText>
        </w:r>
        <w:r w:rsidDel="00B33063">
          <w:delText>: {</w:delText>
        </w:r>
        <w:bookmarkStart w:id="26503" w:name="_Toc10201731"/>
        <w:bookmarkStart w:id="26504" w:name="_Toc10205869"/>
        <w:bookmarkStart w:id="26505" w:name="_Toc10210007"/>
        <w:bookmarkEnd w:id="26503"/>
        <w:bookmarkEnd w:id="26504"/>
        <w:bookmarkEnd w:id="26505"/>
      </w:del>
    </w:p>
    <w:p w14:paraId="1CF50BF0" w14:textId="6AA0758A" w:rsidR="00564C22" w:rsidDel="00B33063" w:rsidRDefault="009B1AF1" w:rsidP="00564C22">
      <w:pPr>
        <w:pStyle w:val="Code"/>
        <w:spacing w:line="259" w:lineRule="auto"/>
        <w:rPr>
          <w:del w:id="26506" w:author="Andreas Kuehne" w:date="2019-05-31T12:22:00Z"/>
        </w:rPr>
      </w:pPr>
      <w:del w:id="2650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26508" w:name="_Toc10201732"/>
        <w:bookmarkStart w:id="26509" w:name="_Toc10205870"/>
        <w:bookmarkStart w:id="26510" w:name="_Toc10210008"/>
        <w:bookmarkEnd w:id="26508"/>
        <w:bookmarkEnd w:id="26509"/>
        <w:bookmarkEnd w:id="26510"/>
      </w:del>
    </w:p>
    <w:p w14:paraId="7FD7C888" w14:textId="6A573DA5" w:rsidR="00564C22" w:rsidDel="00B33063" w:rsidRDefault="009B1AF1" w:rsidP="00564C22">
      <w:pPr>
        <w:pStyle w:val="Code"/>
        <w:spacing w:line="259" w:lineRule="auto"/>
        <w:rPr>
          <w:del w:id="26511" w:author="Andreas Kuehne" w:date="2019-05-31T12:22:00Z"/>
        </w:rPr>
      </w:pPr>
      <w:del w:id="26512" w:author="Andreas Kuehne" w:date="2019-05-31T12:22:00Z">
        <w:r w:rsidDel="00B33063">
          <w:rPr>
            <w:color w:val="31849B" w:themeColor="accent5" w:themeShade="BF"/>
          </w:rPr>
          <w:delText xml:space="preserve">  "properties"</w:delText>
        </w:r>
        <w:r w:rsidDel="00B33063">
          <w:delText>: {</w:delText>
        </w:r>
        <w:bookmarkStart w:id="26513" w:name="_Toc10201733"/>
        <w:bookmarkStart w:id="26514" w:name="_Toc10205871"/>
        <w:bookmarkStart w:id="26515" w:name="_Toc10210009"/>
        <w:bookmarkEnd w:id="26513"/>
        <w:bookmarkEnd w:id="26514"/>
        <w:bookmarkEnd w:id="26515"/>
      </w:del>
    </w:p>
    <w:p w14:paraId="1434FB27" w14:textId="595535FA" w:rsidR="00564C22" w:rsidDel="00B33063" w:rsidRDefault="009B1AF1" w:rsidP="00564C22">
      <w:pPr>
        <w:pStyle w:val="Code"/>
        <w:spacing w:line="259" w:lineRule="auto"/>
        <w:rPr>
          <w:del w:id="26516" w:author="Andreas Kuehne" w:date="2019-05-31T12:22:00Z"/>
        </w:rPr>
      </w:pPr>
      <w:del w:id="26517" w:author="Andreas Kuehne" w:date="2019-05-31T12:22:00Z">
        <w:r w:rsidDel="00B33063">
          <w:rPr>
            <w:color w:val="31849B" w:themeColor="accent5" w:themeShade="BF"/>
          </w:rPr>
          <w:delText xml:space="preserve">    "transform"</w:delText>
        </w:r>
        <w:r w:rsidDel="00B33063">
          <w:delText>: {</w:delText>
        </w:r>
        <w:bookmarkStart w:id="26518" w:name="_Toc10201734"/>
        <w:bookmarkStart w:id="26519" w:name="_Toc10205872"/>
        <w:bookmarkStart w:id="26520" w:name="_Toc10210010"/>
        <w:bookmarkEnd w:id="26518"/>
        <w:bookmarkEnd w:id="26519"/>
        <w:bookmarkEnd w:id="26520"/>
      </w:del>
    </w:p>
    <w:p w14:paraId="4F93B074" w14:textId="0D6B7516" w:rsidR="00564C22" w:rsidDel="00B33063" w:rsidRDefault="009B1AF1" w:rsidP="00564C22">
      <w:pPr>
        <w:pStyle w:val="Code"/>
        <w:spacing w:line="259" w:lineRule="auto"/>
        <w:rPr>
          <w:del w:id="26521" w:author="Andreas Kuehne" w:date="2019-05-31T12:22:00Z"/>
        </w:rPr>
      </w:pPr>
      <w:del w:id="26522"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26523" w:name="_Toc10201735"/>
        <w:bookmarkStart w:id="26524" w:name="_Toc10205873"/>
        <w:bookmarkStart w:id="26525" w:name="_Toc10210011"/>
        <w:bookmarkEnd w:id="26523"/>
        <w:bookmarkEnd w:id="26524"/>
        <w:bookmarkEnd w:id="26525"/>
      </w:del>
    </w:p>
    <w:p w14:paraId="6FE52F33" w14:textId="7D473D4E" w:rsidR="00564C22" w:rsidDel="00B33063" w:rsidRDefault="009B1AF1" w:rsidP="00564C22">
      <w:pPr>
        <w:pStyle w:val="Code"/>
        <w:spacing w:line="259" w:lineRule="auto"/>
        <w:rPr>
          <w:del w:id="26526" w:author="Andreas Kuehne" w:date="2019-05-31T12:22:00Z"/>
        </w:rPr>
      </w:pPr>
      <w:del w:id="26527" w:author="Andreas Kuehne" w:date="2019-05-31T12:22:00Z">
        <w:r w:rsidDel="00B33063">
          <w:rPr>
            <w:color w:val="31849B" w:themeColor="accent5" w:themeShade="BF"/>
          </w:rPr>
          <w:delText xml:space="preserve">      "items"</w:delText>
        </w:r>
        <w:r w:rsidDel="00B33063">
          <w:delText>: {</w:delText>
        </w:r>
        <w:bookmarkStart w:id="26528" w:name="_Toc10201736"/>
        <w:bookmarkStart w:id="26529" w:name="_Toc10205874"/>
        <w:bookmarkStart w:id="26530" w:name="_Toc10210012"/>
        <w:bookmarkEnd w:id="26528"/>
        <w:bookmarkEnd w:id="26529"/>
        <w:bookmarkEnd w:id="26530"/>
      </w:del>
    </w:p>
    <w:p w14:paraId="4650A84B" w14:textId="5D4139FA" w:rsidR="00564C22" w:rsidDel="00B33063" w:rsidRDefault="009B1AF1" w:rsidP="00564C22">
      <w:pPr>
        <w:pStyle w:val="Code"/>
        <w:spacing w:line="259" w:lineRule="auto"/>
        <w:rPr>
          <w:del w:id="26531" w:author="Andreas Kuehne" w:date="2019-05-31T12:22:00Z"/>
        </w:rPr>
      </w:pPr>
      <w:del w:id="26532"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"#/definitions/dsigrw-TransformType"</w:delText>
        </w:r>
        <w:bookmarkStart w:id="26533" w:name="_Toc10201737"/>
        <w:bookmarkStart w:id="26534" w:name="_Toc10205875"/>
        <w:bookmarkStart w:id="26535" w:name="_Toc10210013"/>
        <w:bookmarkEnd w:id="26533"/>
        <w:bookmarkEnd w:id="26534"/>
        <w:bookmarkEnd w:id="26535"/>
      </w:del>
    </w:p>
    <w:p w14:paraId="1F552D53" w14:textId="5D2A3873" w:rsidR="00564C22" w:rsidDel="00B33063" w:rsidRDefault="009B1AF1" w:rsidP="00564C22">
      <w:pPr>
        <w:pStyle w:val="Code"/>
        <w:spacing w:line="259" w:lineRule="auto"/>
        <w:rPr>
          <w:del w:id="26536" w:author="Andreas Kuehne" w:date="2019-05-31T12:22:00Z"/>
        </w:rPr>
      </w:pPr>
      <w:del w:id="26537" w:author="Andreas Kuehne" w:date="2019-05-31T12:22:00Z">
        <w:r w:rsidDel="00B33063">
          <w:delText xml:space="preserve">      }</w:delText>
        </w:r>
        <w:bookmarkStart w:id="26538" w:name="_Toc10201738"/>
        <w:bookmarkStart w:id="26539" w:name="_Toc10205876"/>
        <w:bookmarkStart w:id="26540" w:name="_Toc10210014"/>
        <w:bookmarkEnd w:id="26538"/>
        <w:bookmarkEnd w:id="26539"/>
        <w:bookmarkEnd w:id="26540"/>
      </w:del>
    </w:p>
    <w:p w14:paraId="21B88818" w14:textId="07EA1E57" w:rsidR="00564C22" w:rsidDel="00B33063" w:rsidRDefault="009B1AF1" w:rsidP="00564C22">
      <w:pPr>
        <w:pStyle w:val="Code"/>
        <w:spacing w:line="259" w:lineRule="auto"/>
        <w:rPr>
          <w:del w:id="26541" w:author="Andreas Kuehne" w:date="2019-05-31T12:22:00Z"/>
        </w:rPr>
      </w:pPr>
      <w:del w:id="26542" w:author="Andreas Kuehne" w:date="2019-05-31T12:22:00Z">
        <w:r w:rsidDel="00B33063">
          <w:delText xml:space="preserve">    }</w:delText>
        </w:r>
        <w:bookmarkStart w:id="26543" w:name="_Toc10201739"/>
        <w:bookmarkStart w:id="26544" w:name="_Toc10205877"/>
        <w:bookmarkStart w:id="26545" w:name="_Toc10210015"/>
        <w:bookmarkEnd w:id="26543"/>
        <w:bookmarkEnd w:id="26544"/>
        <w:bookmarkEnd w:id="26545"/>
      </w:del>
    </w:p>
    <w:p w14:paraId="3F49CA60" w14:textId="3433280A" w:rsidR="00564C22" w:rsidDel="00B33063" w:rsidRDefault="009B1AF1" w:rsidP="00564C22">
      <w:pPr>
        <w:pStyle w:val="Code"/>
        <w:spacing w:line="259" w:lineRule="auto"/>
        <w:rPr>
          <w:del w:id="26546" w:author="Andreas Kuehne" w:date="2019-05-31T12:22:00Z"/>
        </w:rPr>
      </w:pPr>
      <w:del w:id="26547" w:author="Andreas Kuehne" w:date="2019-05-31T12:22:00Z">
        <w:r w:rsidDel="00B33063">
          <w:delText xml:space="preserve">  },</w:delText>
        </w:r>
        <w:bookmarkStart w:id="26548" w:name="_Toc10201740"/>
        <w:bookmarkStart w:id="26549" w:name="_Toc10205878"/>
        <w:bookmarkStart w:id="26550" w:name="_Toc10210016"/>
        <w:bookmarkEnd w:id="26548"/>
        <w:bookmarkEnd w:id="26549"/>
        <w:bookmarkEnd w:id="26550"/>
      </w:del>
    </w:p>
    <w:p w14:paraId="0CE58D8F" w14:textId="6B35A68F" w:rsidR="00564C22" w:rsidDel="00B33063" w:rsidRDefault="009B1AF1" w:rsidP="00564C22">
      <w:pPr>
        <w:pStyle w:val="Code"/>
        <w:spacing w:line="259" w:lineRule="auto"/>
        <w:rPr>
          <w:del w:id="26551" w:author="Andreas Kuehne" w:date="2019-05-31T12:22:00Z"/>
        </w:rPr>
      </w:pPr>
      <w:del w:id="26552"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"transform"</w:delText>
        </w:r>
        <w:r w:rsidDel="00B33063">
          <w:delText>]</w:delText>
        </w:r>
        <w:bookmarkStart w:id="26553" w:name="_Toc10201741"/>
        <w:bookmarkStart w:id="26554" w:name="_Toc10205879"/>
        <w:bookmarkStart w:id="26555" w:name="_Toc10210017"/>
        <w:bookmarkEnd w:id="26553"/>
        <w:bookmarkEnd w:id="26554"/>
        <w:bookmarkEnd w:id="26555"/>
      </w:del>
    </w:p>
    <w:p w14:paraId="5D7461C4" w14:textId="30FB767B" w:rsidR="00564C22" w:rsidDel="00B33063" w:rsidRDefault="009B1AF1" w:rsidP="00564C22">
      <w:pPr>
        <w:pStyle w:val="Code"/>
        <w:spacing w:line="259" w:lineRule="auto"/>
        <w:rPr>
          <w:del w:id="26556" w:author="Andreas Kuehne" w:date="2019-05-31T12:22:00Z"/>
        </w:rPr>
      </w:pPr>
      <w:del w:id="26557" w:author="Andreas Kuehne" w:date="2019-05-31T12:22:00Z">
        <w:r w:rsidDel="00B33063">
          <w:delText>}</w:delText>
        </w:r>
        <w:bookmarkStart w:id="26558" w:name="_Toc10201742"/>
        <w:bookmarkStart w:id="26559" w:name="_Toc10205880"/>
        <w:bookmarkStart w:id="26560" w:name="_Toc10210018"/>
        <w:bookmarkEnd w:id="26558"/>
        <w:bookmarkEnd w:id="26559"/>
        <w:bookmarkEnd w:id="26560"/>
      </w:del>
    </w:p>
    <w:p w14:paraId="54D78C98" w14:textId="39FD0747" w:rsidR="00564C22" w:rsidDel="00B33063" w:rsidRDefault="00564C22" w:rsidP="00564C22">
      <w:pPr>
        <w:rPr>
          <w:del w:id="26561" w:author="Andreas Kuehne" w:date="2019-05-31T12:22:00Z"/>
        </w:rPr>
      </w:pPr>
      <w:bookmarkStart w:id="26562" w:name="_Toc10201743"/>
      <w:bookmarkStart w:id="26563" w:name="_Toc10205881"/>
      <w:bookmarkStart w:id="26564" w:name="_Toc10210019"/>
      <w:bookmarkEnd w:id="26562"/>
      <w:bookmarkEnd w:id="26563"/>
      <w:bookmarkEnd w:id="26564"/>
    </w:p>
    <w:p w14:paraId="6C398EBD" w14:textId="7E503DAD" w:rsidR="00564C22" w:rsidDel="00B33063" w:rsidRDefault="009B1AF1" w:rsidP="00564C22">
      <w:pPr>
        <w:pStyle w:val="berschrift4"/>
        <w:rPr>
          <w:del w:id="26565" w:author="Andreas Kuehne" w:date="2019-05-31T12:22:00Z"/>
        </w:rPr>
      </w:pPr>
      <w:del w:id="26566" w:author="Andreas Kuehne" w:date="2019-05-31T12:22:00Z">
        <w:r w:rsidDel="00B33063">
          <w:delText>Transforms – XML Syntax</w:delText>
        </w:r>
        <w:bookmarkStart w:id="26567" w:name="_Toc10201744"/>
        <w:bookmarkStart w:id="26568" w:name="_Toc10205882"/>
        <w:bookmarkStart w:id="26569" w:name="_Toc10210020"/>
        <w:bookmarkEnd w:id="26567"/>
        <w:bookmarkEnd w:id="26568"/>
        <w:bookmarkEnd w:id="26569"/>
      </w:del>
    </w:p>
    <w:p w14:paraId="7725DB99" w14:textId="5D9758DE" w:rsidR="00564C22" w:rsidRPr="5404FA76" w:rsidDel="00B33063" w:rsidRDefault="009B1AF1" w:rsidP="00564C22">
      <w:pPr>
        <w:rPr>
          <w:del w:id="26570" w:author="Andreas Kuehne" w:date="2019-05-31T12:22:00Z"/>
        </w:rPr>
      </w:pPr>
      <w:del w:id="26571" w:author="Andreas Kuehne" w:date="2019-05-31T12:22:00Z">
        <w:r w:rsidRPr="0CCF9147" w:rsidDel="00B33063">
          <w:delText>The XML element is defined in the XML namespace '</w:delText>
        </w:r>
        <w:r w:rsidRPr="002062A5" w:rsidDel="00B33063">
          <w:rPr>
            <w:rFonts w:ascii="Courier New" w:eastAsia="Courier New" w:hAnsi="Courier New" w:cs="Courier New"/>
          </w:rPr>
          <w:delText>http://docs.oasis-open.org/dss-x/ns/xmldsig/rewritten</w:delText>
        </w:r>
        <w:r w:rsidRPr="005A6FFD" w:rsidDel="00B33063">
          <w:delText>' .</w:delText>
        </w:r>
        <w:r w:rsidRPr="0CCF9147" w:rsidDel="00B33063">
          <w:delText xml:space="preserve">The XML type </w:delText>
        </w:r>
        <w:r w:rsidRPr="002062A5" w:rsidDel="00B33063">
          <w:rPr>
            <w:rFonts w:ascii="Courier New" w:eastAsia="Courier New" w:hAnsi="Courier New" w:cs="Courier New"/>
          </w:rPr>
          <w:delText>TransformsType</w:delText>
        </w:r>
        <w:r w:rsidRPr="0CCF9147" w:rsidDel="00B33063">
          <w:delText xml:space="preserve"> SHALL implement the requirements defined in the </w:delText>
        </w:r>
        <w:r w:rsidRPr="002062A5" w:rsidDel="00B33063">
          <w:rPr>
            <w:rFonts w:ascii="Courier New" w:eastAsia="Courier New" w:hAnsi="Courier New" w:cs="Courier New"/>
          </w:rPr>
          <w:delText>Transforms</w:delText>
        </w:r>
        <w:r w:rsidDel="00B33063">
          <w:delText xml:space="preserve"> </w:delText>
        </w:r>
        <w:r w:rsidRPr="005A6FFD" w:rsidDel="00B33063">
          <w:delText>component.</w:delText>
        </w:r>
        <w:bookmarkStart w:id="26572" w:name="_Toc10201745"/>
        <w:bookmarkStart w:id="26573" w:name="_Toc10205883"/>
        <w:bookmarkStart w:id="26574" w:name="_Toc10210021"/>
        <w:bookmarkEnd w:id="26572"/>
        <w:bookmarkEnd w:id="26573"/>
        <w:bookmarkEnd w:id="26574"/>
      </w:del>
    </w:p>
    <w:p w14:paraId="02666F00" w14:textId="7DDA4884" w:rsidR="00564C22" w:rsidDel="00B33063" w:rsidRDefault="009B1AF1" w:rsidP="00564C22">
      <w:pPr>
        <w:rPr>
          <w:del w:id="26575" w:author="Andreas Kuehne" w:date="2019-05-31T12:22:00Z"/>
        </w:rPr>
      </w:pPr>
      <w:del w:id="26576"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TransformsType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"refDSIGRWXSD" </w:delInstrText>
        </w:r>
        <w:r w:rsidR="00B33063" w:rsidDel="00B33063">
          <w:rPr>
            <w:rStyle w:val="Hyperlink"/>
          </w:rPr>
          <w:fldChar w:fldCharType="separate"/>
        </w:r>
        <w:r w:rsidRPr="006174B3" w:rsidDel="00B33063">
          <w:rPr>
            <w:rStyle w:val="Hyperlink"/>
          </w:rPr>
          <w:delText>DSIGRWXSD</w:delText>
        </w:r>
        <w:r w:rsidR="00B33063" w:rsidDel="00B33063">
          <w:rPr>
            <w:rStyle w:val="Hyperlink"/>
          </w:rPr>
          <w:fldChar w:fldCharType="end"/>
        </w:r>
        <w:r w:rsidRPr="005A6FFD" w:rsidDel="00B33063">
          <w:rPr>
            <w:rFonts w:eastAsia="Arial"/>
          </w:rPr>
          <w:delText>], and is copied below for information.</w:delText>
        </w:r>
        <w:bookmarkStart w:id="26577" w:name="_Toc10201746"/>
        <w:bookmarkStart w:id="26578" w:name="_Toc10205884"/>
        <w:bookmarkStart w:id="26579" w:name="_Toc10210022"/>
        <w:bookmarkEnd w:id="26577"/>
        <w:bookmarkEnd w:id="26578"/>
        <w:bookmarkEnd w:id="26579"/>
      </w:del>
    </w:p>
    <w:p w14:paraId="2EBD1490" w14:textId="05574FC0" w:rsidR="00564C22" w:rsidDel="00B33063" w:rsidRDefault="009B1AF1" w:rsidP="00564C22">
      <w:pPr>
        <w:pStyle w:val="Code"/>
        <w:rPr>
          <w:del w:id="26580" w:author="Andreas Kuehne" w:date="2019-05-31T12:22:00Z"/>
        </w:rPr>
      </w:pPr>
      <w:del w:id="26581" w:author="Andreas Kuehne" w:date="2019-05-31T12:22:00Z">
        <w:r w:rsidDel="00B33063">
          <w:rPr>
            <w:color w:val="31849B" w:themeColor="accent5" w:themeShade="BF"/>
          </w:rPr>
          <w:delText>&lt;complexType</w:delText>
        </w:r>
        <w:r w:rsidDel="00B33063">
          <w:rPr>
            <w:color w:val="943634" w:themeColor="accent2" w:themeShade="BF"/>
          </w:rPr>
          <w:delText xml:space="preserve"> name="</w:delText>
        </w:r>
        <w:r w:rsidDel="00B33063">
          <w:rPr>
            <w:color w:val="244061" w:themeColor="accent1" w:themeShade="80"/>
          </w:rPr>
          <w:delText>TransformsType</w:delText>
        </w:r>
        <w:r w:rsidDel="00B33063">
          <w:rPr>
            <w:color w:val="943634" w:themeColor="accent2" w:themeShade="BF"/>
          </w:rPr>
          <w:delText>"</w:delText>
        </w:r>
        <w:r w:rsidDel="00B33063">
          <w:rPr>
            <w:color w:val="31849B" w:themeColor="accent5" w:themeShade="BF"/>
          </w:rPr>
          <w:delText>&gt;</w:delText>
        </w:r>
        <w:bookmarkStart w:id="26582" w:name="_Toc10201747"/>
        <w:bookmarkStart w:id="26583" w:name="_Toc10205885"/>
        <w:bookmarkStart w:id="26584" w:name="_Toc10210023"/>
        <w:bookmarkEnd w:id="26582"/>
        <w:bookmarkEnd w:id="26583"/>
        <w:bookmarkEnd w:id="26584"/>
      </w:del>
    </w:p>
    <w:p w14:paraId="26CAAFAF" w14:textId="3689DAF0" w:rsidR="00564C22" w:rsidDel="00B33063" w:rsidRDefault="009B1AF1" w:rsidP="00564C22">
      <w:pPr>
        <w:pStyle w:val="Code"/>
        <w:rPr>
          <w:del w:id="26585" w:author="Andreas Kuehne" w:date="2019-05-31T12:22:00Z"/>
        </w:rPr>
      </w:pPr>
      <w:del w:id="26586" w:author="Andreas Kuehne" w:date="2019-05-31T12:22:00Z">
        <w:r w:rsidDel="00B33063">
          <w:rPr>
            <w:color w:val="31849B" w:themeColor="accent5" w:themeShade="BF"/>
          </w:rPr>
          <w:delText xml:space="preserve">  &lt;sequence&gt;</w:delText>
        </w:r>
        <w:bookmarkStart w:id="26587" w:name="_Toc10201748"/>
        <w:bookmarkStart w:id="26588" w:name="_Toc10205886"/>
        <w:bookmarkStart w:id="26589" w:name="_Toc10210024"/>
        <w:bookmarkEnd w:id="26587"/>
        <w:bookmarkEnd w:id="26588"/>
        <w:bookmarkEnd w:id="26589"/>
      </w:del>
    </w:p>
    <w:p w14:paraId="48C28F1C" w14:textId="59C1FDF2" w:rsidR="00564C22" w:rsidDel="00B33063" w:rsidRDefault="009B1AF1" w:rsidP="00564C22">
      <w:pPr>
        <w:pStyle w:val="Code"/>
        <w:rPr>
          <w:del w:id="26590" w:author="Andreas Kuehne" w:date="2019-05-31T12:22:00Z"/>
        </w:rPr>
      </w:pPr>
      <w:del w:id="26591"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Transform</w:delText>
        </w:r>
        <w:r w:rsidDel="00B33063">
          <w:rPr>
            <w:color w:val="943634" w:themeColor="accent2" w:themeShade="BF"/>
          </w:rPr>
          <w:delText>" type="</w:delText>
        </w:r>
        <w:r w:rsidDel="00B33063">
          <w:rPr>
            <w:color w:val="244061" w:themeColor="accent1" w:themeShade="80"/>
          </w:rPr>
          <w:delText>ds-rw:TransformType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w:delText>
        </w:r>
        <w:r w:rsidDel="00B33063">
          <w:rPr>
            <w:color w:val="31849B" w:themeColor="accent5" w:themeShade="BF"/>
          </w:rPr>
          <w:delText>/&gt;</w:delText>
        </w:r>
        <w:bookmarkStart w:id="26592" w:name="_Toc10201749"/>
        <w:bookmarkStart w:id="26593" w:name="_Toc10205887"/>
        <w:bookmarkStart w:id="26594" w:name="_Toc10210025"/>
        <w:bookmarkEnd w:id="26592"/>
        <w:bookmarkEnd w:id="26593"/>
        <w:bookmarkEnd w:id="26594"/>
      </w:del>
    </w:p>
    <w:p w14:paraId="6AF90A66" w14:textId="3AF4C573" w:rsidR="00564C22" w:rsidDel="00B33063" w:rsidRDefault="009B1AF1" w:rsidP="00564C22">
      <w:pPr>
        <w:pStyle w:val="Code"/>
        <w:rPr>
          <w:del w:id="26595" w:author="Andreas Kuehne" w:date="2019-05-31T12:22:00Z"/>
        </w:rPr>
      </w:pPr>
      <w:del w:id="26596" w:author="Andreas Kuehne" w:date="2019-05-31T12:22:00Z">
        <w:r w:rsidDel="00B33063">
          <w:rPr>
            <w:color w:val="31849B" w:themeColor="accent5" w:themeShade="BF"/>
          </w:rPr>
          <w:delText xml:space="preserve">  &lt;/sequence&gt;</w:delText>
        </w:r>
        <w:bookmarkStart w:id="26597" w:name="_Toc10201750"/>
        <w:bookmarkStart w:id="26598" w:name="_Toc10205888"/>
        <w:bookmarkStart w:id="26599" w:name="_Toc10210026"/>
        <w:bookmarkEnd w:id="26597"/>
        <w:bookmarkEnd w:id="26598"/>
        <w:bookmarkEnd w:id="26599"/>
      </w:del>
    </w:p>
    <w:p w14:paraId="6F10D41A" w14:textId="653A964E" w:rsidR="00564C22" w:rsidDel="00B33063" w:rsidRDefault="009B1AF1" w:rsidP="00564C22">
      <w:pPr>
        <w:pStyle w:val="Code"/>
        <w:rPr>
          <w:del w:id="26600" w:author="Andreas Kuehne" w:date="2019-05-31T12:22:00Z"/>
        </w:rPr>
      </w:pPr>
      <w:del w:id="26601" w:author="Andreas Kuehne" w:date="2019-05-31T12:22:00Z">
        <w:r w:rsidDel="00B33063">
          <w:rPr>
            <w:color w:val="31849B" w:themeColor="accent5" w:themeShade="BF"/>
          </w:rPr>
          <w:delText>&lt;/complexType&gt;</w:delText>
        </w:r>
        <w:bookmarkStart w:id="26602" w:name="_Toc10201751"/>
        <w:bookmarkStart w:id="26603" w:name="_Toc10205889"/>
        <w:bookmarkStart w:id="26604" w:name="_Toc10210027"/>
        <w:bookmarkEnd w:id="26602"/>
        <w:bookmarkEnd w:id="26603"/>
        <w:bookmarkEnd w:id="26604"/>
      </w:del>
    </w:p>
    <w:p w14:paraId="73A5DCC2" w14:textId="527BCBB4" w:rsidR="00564C22" w:rsidDel="00B33063" w:rsidRDefault="009B1AF1" w:rsidP="00564C22">
      <w:pPr>
        <w:spacing w:line="259" w:lineRule="auto"/>
        <w:rPr>
          <w:del w:id="26605" w:author="Andreas Kuehne" w:date="2019-05-31T12:22:00Z"/>
        </w:rPr>
      </w:pPr>
      <w:del w:id="26606"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TransformsType</w:delText>
        </w:r>
        <w:r w:rsidRPr="71C71F8C" w:rsidDel="00B33063">
          <w:delText xml:space="preserve"> </w:delText>
        </w:r>
        <w:r w:rsidDel="00B33063">
          <w:delText xml:space="preserve">XML element SHALL implement in XML syntax the sub-component that has a name equal to its local name. </w:delText>
        </w:r>
        <w:bookmarkStart w:id="26607" w:name="_Toc10201752"/>
        <w:bookmarkStart w:id="26608" w:name="_Toc10205890"/>
        <w:bookmarkStart w:id="26609" w:name="_Toc10210028"/>
        <w:bookmarkEnd w:id="26607"/>
        <w:bookmarkEnd w:id="26608"/>
        <w:bookmarkEnd w:id="26609"/>
      </w:del>
    </w:p>
    <w:p w14:paraId="3D12ED4C" w14:textId="7DF0DE9D" w:rsidR="00564C22" w:rsidDel="00B33063" w:rsidRDefault="009B1AF1" w:rsidP="00564C22">
      <w:pPr>
        <w:pStyle w:val="berschrift3"/>
        <w:rPr>
          <w:del w:id="26610" w:author="Andreas Kuehne" w:date="2019-05-31T12:22:00Z"/>
        </w:rPr>
      </w:pPr>
      <w:bookmarkStart w:id="26611" w:name="_RefCompBC5B5A4B"/>
      <w:del w:id="26612" w:author="Andreas Kuehne" w:date="2019-05-31T12:22:00Z">
        <w:r w:rsidDel="00B33063">
          <w:delText>Component Transform</w:delText>
        </w:r>
        <w:bookmarkStart w:id="26613" w:name="_Toc10201753"/>
        <w:bookmarkStart w:id="26614" w:name="_Toc10205891"/>
        <w:bookmarkStart w:id="26615" w:name="_Toc10210029"/>
        <w:bookmarkEnd w:id="26611"/>
        <w:bookmarkEnd w:id="26613"/>
        <w:bookmarkEnd w:id="26614"/>
        <w:bookmarkEnd w:id="26615"/>
      </w:del>
    </w:p>
    <w:p w14:paraId="1A2648F7" w14:textId="605994EB" w:rsidR="00564C22" w:rsidDel="00B33063" w:rsidRDefault="001725A5" w:rsidP="00564C22">
      <w:pPr>
        <w:rPr>
          <w:del w:id="26616" w:author="Andreas Kuehne" w:date="2019-05-31T12:22:00Z"/>
        </w:rPr>
      </w:pPr>
      <w:del w:id="26617" w:author="Andreas Kuehne" w:date="2019-05-31T12:22:00Z">
        <w:r w:rsidRPr="003A06D0" w:rsidDel="00B33063">
          <w:delText>This component reflects the structure ‘Transforms’ defined in the XMLDSig specification [CLAUSE FOR LINK TO THE XMLDSig SPEC]. This section provides the definition required to support the DSS-X 2.0 multi-syntax approach. See section ‘</w:delText>
        </w:r>
        <w:r w:rsidRPr="003A06D0" w:rsidDel="00B33063">
          <w:fldChar w:fldCharType="begin"/>
        </w:r>
        <w:r w:rsidRPr="003A06D0" w:rsidDel="00B33063">
          <w:delInstrText xml:space="preserve"> REF _Ref512178900 \h </w:delInstrText>
        </w:r>
        <w:r w:rsidRPr="003A06D0" w:rsidDel="00B33063">
          <w:fldChar w:fldCharType="separate"/>
        </w:r>
        <w:r w:rsidRPr="003A06D0" w:rsidDel="00B33063">
          <w:delText>Transforming DSS 1.0 into 2.0</w:delText>
        </w:r>
        <w:r w:rsidRPr="003A06D0" w:rsidDel="00B33063">
          <w:fldChar w:fldCharType="end"/>
        </w:r>
        <w:r w:rsidRPr="003A06D0" w:rsidDel="00B33063">
          <w:delText>’ for a detailed discussion of the applied changes.</w:delText>
        </w:r>
        <w:bookmarkStart w:id="26618" w:name="_Toc10201754"/>
        <w:bookmarkStart w:id="26619" w:name="_Toc10205892"/>
        <w:bookmarkStart w:id="26620" w:name="_Toc10210030"/>
        <w:bookmarkEnd w:id="26618"/>
        <w:bookmarkEnd w:id="26619"/>
        <w:bookmarkEnd w:id="26620"/>
      </w:del>
    </w:p>
    <w:p w14:paraId="49C9E2BA" w14:textId="54033AC5" w:rsidR="00564C22" w:rsidDel="00B33063" w:rsidRDefault="009B1AF1" w:rsidP="00564C22">
      <w:pPr>
        <w:rPr>
          <w:del w:id="26621" w:author="Andreas Kuehne" w:date="2019-05-31T12:22:00Z"/>
        </w:rPr>
      </w:pPr>
      <w:del w:id="26622" w:author="Andreas Kuehne" w:date="2019-05-31T12:22:00Z">
        <w:r w:rsidDel="00B33063">
          <w:delText>Below follows a list of the sub-components that constitute this component:</w:delText>
        </w:r>
        <w:bookmarkStart w:id="26623" w:name="_Toc10201755"/>
        <w:bookmarkStart w:id="26624" w:name="_Toc10205893"/>
        <w:bookmarkStart w:id="26625" w:name="_Toc10210031"/>
        <w:bookmarkEnd w:id="26623"/>
        <w:bookmarkEnd w:id="26624"/>
        <w:bookmarkEnd w:id="26625"/>
      </w:del>
    </w:p>
    <w:p w14:paraId="610BDFD9" w14:textId="184DCD0E" w:rsidR="00564C22" w:rsidDel="00B33063" w:rsidRDefault="009B1AF1" w:rsidP="00564C22">
      <w:pPr>
        <w:pStyle w:val="Member"/>
        <w:rPr>
          <w:del w:id="26626" w:author="Andreas Kuehne" w:date="2019-05-31T12:22:00Z"/>
        </w:rPr>
      </w:pPr>
      <w:del w:id="26627" w:author="Andreas Kuehne" w:date="2019-05-31T12:22:00Z">
        <w:r w:rsidDel="00B33063">
          <w:delText xml:space="preserve">The OPTIONAL </w:delText>
        </w:r>
        <w:r w:rsidRPr="35C1378D" w:rsidDel="00B33063">
          <w:rPr>
            <w:rStyle w:val="Datatype"/>
          </w:rPr>
          <w:delText>value</w:delText>
        </w:r>
        <w:r w:rsidDel="00B33063">
          <w:delText xml:space="preserve"> element, if present, MUST contain a string. </w:delText>
        </w:r>
        <w:r w:rsidRPr="003A06D0" w:rsidDel="00B33063">
          <w:delText>This string holds the text content part of a ‘mixed’ XML element.</w:delText>
        </w:r>
        <w:bookmarkStart w:id="26628" w:name="_Toc10201756"/>
        <w:bookmarkStart w:id="26629" w:name="_Toc10205894"/>
        <w:bookmarkStart w:id="26630" w:name="_Toc10210032"/>
        <w:bookmarkEnd w:id="26628"/>
        <w:bookmarkEnd w:id="26629"/>
        <w:bookmarkEnd w:id="26630"/>
      </w:del>
    </w:p>
    <w:p w14:paraId="1F975F5A" w14:textId="4E81CE1E" w:rsidR="00564C22" w:rsidDel="00B33063" w:rsidRDefault="009B1AF1" w:rsidP="00564C22">
      <w:pPr>
        <w:pStyle w:val="Member"/>
        <w:rPr>
          <w:del w:id="26631" w:author="Andreas Kuehne" w:date="2019-05-31T12:22:00Z"/>
        </w:rPr>
      </w:pPr>
      <w:del w:id="26632" w:author="Andreas Kuehne" w:date="2019-05-31T12:22:00Z">
        <w:r w:rsidDel="00B33063">
          <w:delText xml:space="preserve">The OPTIONAL </w:delText>
        </w:r>
        <w:r w:rsidRPr="35C1378D" w:rsidDel="00B33063">
          <w:rPr>
            <w:rStyle w:val="Datatype"/>
          </w:rPr>
          <w:delText>Base64Content</w:delText>
        </w:r>
        <w:r w:rsidDel="00B33063">
          <w:delText xml:space="preserve"> element, if present, MUST contain base64 encoded binary data. </w:delText>
        </w:r>
        <w:bookmarkStart w:id="26633" w:name="_Toc10201757"/>
        <w:bookmarkStart w:id="26634" w:name="_Toc10205895"/>
        <w:bookmarkStart w:id="26635" w:name="_Toc10210033"/>
        <w:bookmarkEnd w:id="26633"/>
        <w:bookmarkEnd w:id="26634"/>
        <w:bookmarkEnd w:id="26635"/>
      </w:del>
    </w:p>
    <w:p w14:paraId="0D31B92B" w14:textId="4050B912" w:rsidR="00564C22" w:rsidDel="00B33063" w:rsidRDefault="009B1AF1" w:rsidP="00564C22">
      <w:pPr>
        <w:pStyle w:val="Member"/>
        <w:rPr>
          <w:del w:id="26636" w:author="Andreas Kuehne" w:date="2019-05-31T12:22:00Z"/>
        </w:rPr>
      </w:pPr>
      <w:del w:id="26637" w:author="Andreas Kuehne" w:date="2019-05-31T12:22:00Z">
        <w:r w:rsidDel="00B33063">
          <w:delText xml:space="preserve">The OPTIONAL </w:delText>
        </w:r>
        <w:r w:rsidRPr="35C1378D" w:rsidDel="00B33063">
          <w:rPr>
            <w:rStyle w:val="Datatype"/>
          </w:rPr>
          <w:delText>XPath</w:delText>
        </w:r>
        <w:r w:rsidDel="00B33063">
          <w:delText xml:space="preserve"> element, if present, MAY occur zero or more times containing a string. </w:delText>
        </w:r>
        <w:bookmarkStart w:id="26638" w:name="_Toc10201758"/>
        <w:bookmarkStart w:id="26639" w:name="_Toc10205896"/>
        <w:bookmarkStart w:id="26640" w:name="_Toc10210034"/>
        <w:bookmarkEnd w:id="26638"/>
        <w:bookmarkEnd w:id="26639"/>
        <w:bookmarkEnd w:id="26640"/>
      </w:del>
    </w:p>
    <w:p w14:paraId="4799664F" w14:textId="533F3CEE" w:rsidR="00564C22" w:rsidDel="00B33063" w:rsidRDefault="009B1AF1" w:rsidP="00564C22">
      <w:pPr>
        <w:pStyle w:val="Member"/>
        <w:rPr>
          <w:del w:id="26641" w:author="Andreas Kuehne" w:date="2019-05-31T12:22:00Z"/>
        </w:rPr>
      </w:pPr>
      <w:del w:id="26642" w:author="Andreas Kuehne" w:date="2019-05-31T12:22:00Z">
        <w:r w:rsidDel="00B33063">
          <w:delText xml:space="preserve">The OPTIONAL </w:delText>
        </w:r>
        <w:r w:rsidRPr="35C1378D" w:rsidDel="00B33063">
          <w:rPr>
            <w:rStyle w:val="Datatype"/>
          </w:rPr>
          <w:delText>NsPrefixMapping</w:delText>
        </w:r>
        <w:r w:rsidDel="00B33063">
          <w:delText xml:space="preserve"> element, if present, MAY occur zero or more times containing sub-component. If present each instance MUST satisfy the requirements specified in this document in section </w:delText>
        </w:r>
        <w:r w:rsidDel="00B33063">
          <w:fldChar w:fldCharType="begin"/>
        </w:r>
        <w:r w:rsidDel="00B33063">
          <w:delInstrText xml:space="preserve"> REF _RefComp9A2799E1 \r \h </w:delInstrText>
        </w:r>
        <w:r w:rsidDel="00B33063">
          <w:fldChar w:fldCharType="separate"/>
        </w:r>
        <w:r w:rsidDel="00B33063">
          <w:rPr>
            <w:rStyle w:val="Datatype"/>
            <w:rFonts w:eastAsia="Courier New" w:cs="Courier New"/>
          </w:rPr>
          <w:delText>NsPrefixMapping</w:delText>
        </w:r>
        <w:r w:rsidDel="00B33063">
          <w:fldChar w:fldCharType="end"/>
        </w:r>
        <w:r w:rsidDel="00B33063">
          <w:delText xml:space="preserve">. </w:delText>
        </w:r>
        <w:r w:rsidRPr="003A06D0" w:rsidDel="00B33063">
          <w:delText xml:space="preserve">This list has no direct correspondence in the XMLDSig schema definition. It is used to represent the XML namespace prefix definitions in other syntaxes than XML.    </w:delText>
        </w:r>
        <w:bookmarkStart w:id="26643" w:name="_Toc10201759"/>
        <w:bookmarkStart w:id="26644" w:name="_Toc10205897"/>
        <w:bookmarkStart w:id="26645" w:name="_Toc10210035"/>
        <w:bookmarkEnd w:id="26643"/>
        <w:bookmarkEnd w:id="26644"/>
        <w:bookmarkEnd w:id="26645"/>
      </w:del>
    </w:p>
    <w:p w14:paraId="62F6CDAC" w14:textId="0CC848B4" w:rsidR="00564C22" w:rsidDel="00B33063" w:rsidRDefault="009B1AF1" w:rsidP="00564C22">
      <w:pPr>
        <w:pStyle w:val="Member"/>
        <w:rPr>
          <w:del w:id="26646" w:author="Andreas Kuehne" w:date="2019-05-31T12:22:00Z"/>
        </w:rPr>
      </w:pPr>
      <w:del w:id="26647" w:author="Andreas Kuehne" w:date="2019-05-31T12:22:00Z">
        <w:r w:rsidDel="00B33063">
          <w:delText xml:space="preserve">The </w:delText>
        </w:r>
        <w:r w:rsidRPr="35C1378D" w:rsidDel="00B33063">
          <w:rPr>
            <w:rStyle w:val="Datatype"/>
          </w:rPr>
          <w:delText>Algorithm</w:delText>
        </w:r>
        <w:r w:rsidDel="00B33063">
          <w:delText xml:space="preserve"> element MUST contain one instance of a URI. </w:delText>
        </w:r>
        <w:bookmarkStart w:id="26648" w:name="_Toc10201760"/>
        <w:bookmarkStart w:id="26649" w:name="_Toc10205898"/>
        <w:bookmarkStart w:id="26650" w:name="_Toc10210036"/>
        <w:bookmarkEnd w:id="26648"/>
        <w:bookmarkEnd w:id="26649"/>
        <w:bookmarkEnd w:id="26650"/>
      </w:del>
    </w:p>
    <w:p w14:paraId="313D2BAF" w14:textId="7D091D7A" w:rsidR="00564C22" w:rsidDel="00B33063" w:rsidRDefault="009B1AF1" w:rsidP="00564C22">
      <w:pPr>
        <w:pStyle w:val="berschrift4"/>
        <w:rPr>
          <w:del w:id="26651" w:author="Andreas Kuehne" w:date="2019-05-31T12:22:00Z"/>
        </w:rPr>
      </w:pPr>
      <w:bookmarkStart w:id="26652" w:name="_Toc482893917"/>
      <w:del w:id="26653" w:author="Andreas Kuehne" w:date="2019-05-31T12:22:00Z">
        <w:r w:rsidDel="00B33063">
          <w:delText>Transform – JSON Syntax</w:delText>
        </w:r>
        <w:bookmarkStart w:id="26654" w:name="_Toc10201761"/>
        <w:bookmarkStart w:id="26655" w:name="_Toc10205899"/>
        <w:bookmarkStart w:id="26656" w:name="_Toc10210037"/>
        <w:bookmarkEnd w:id="26652"/>
        <w:bookmarkEnd w:id="26654"/>
        <w:bookmarkEnd w:id="26655"/>
        <w:bookmarkEnd w:id="26656"/>
      </w:del>
    </w:p>
    <w:p w14:paraId="12C19724" w14:textId="33FA2405" w:rsidR="00564C22" w:rsidRPr="0248A3D1" w:rsidDel="00B33063" w:rsidRDefault="009B1AF1" w:rsidP="00564C22">
      <w:pPr>
        <w:rPr>
          <w:del w:id="26657" w:author="Andreas Kuehne" w:date="2019-05-31T12:22:00Z"/>
        </w:rPr>
      </w:pPr>
      <w:del w:id="26658"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TransformType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Transform</w:delText>
        </w:r>
        <w:r w:rsidDel="00B33063">
          <w:delText xml:space="preserve"> component.</w:delText>
        </w:r>
        <w:bookmarkStart w:id="26659" w:name="_Toc10201762"/>
        <w:bookmarkStart w:id="26660" w:name="_Toc10205900"/>
        <w:bookmarkStart w:id="26661" w:name="_Toc10210038"/>
        <w:bookmarkEnd w:id="26659"/>
        <w:bookmarkEnd w:id="26660"/>
        <w:bookmarkEnd w:id="26661"/>
      </w:del>
    </w:p>
    <w:p w14:paraId="27D00D42" w14:textId="44FF7B62" w:rsidR="00564C22" w:rsidRPr="C2430093" w:rsidDel="00B33063" w:rsidRDefault="009B1AF1" w:rsidP="00564C22">
      <w:pPr>
        <w:spacing w:line="259" w:lineRule="auto"/>
        <w:rPr>
          <w:del w:id="26662" w:author="Andreas Kuehne" w:date="2019-05-31T12:22:00Z"/>
          <w:rFonts w:eastAsia="Arial" w:cs="Arial"/>
          <w:sz w:val="22"/>
          <w:szCs w:val="22"/>
        </w:rPr>
      </w:pPr>
      <w:del w:id="26663"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Transform</w:delText>
        </w:r>
        <w:r w:rsidRPr="002062A5" w:rsidDel="00B33063">
          <w:rPr>
            <w:rFonts w:eastAsia="Arial" w:cs="Arial"/>
            <w:sz w:val="22"/>
            <w:szCs w:val="22"/>
          </w:rPr>
          <w:delText xml:space="preserve"> using JSON-specific names mapped as shown in the table below.</w:delText>
        </w:r>
        <w:bookmarkStart w:id="26664" w:name="_Toc10201763"/>
        <w:bookmarkStart w:id="26665" w:name="_Toc10205901"/>
        <w:bookmarkStart w:id="26666" w:name="_Toc10210039"/>
        <w:bookmarkEnd w:id="26664"/>
        <w:bookmarkEnd w:id="26665"/>
        <w:bookmarkEnd w:id="26666"/>
      </w:del>
    </w:p>
    <w:tbl>
      <w:tblPr>
        <w:tblStyle w:val="Gitternetztabelle1hell1"/>
        <w:tblW w:w="0" w:type="auto"/>
        <w:tblLook w:val="04A0" w:firstRow="1" w:lastRow="0" w:firstColumn="1" w:lastColumn="0" w:noHBand="0" w:noVBand="1"/>
      </w:tblPr>
      <w:tblGrid>
        <w:gridCol w:w="4675"/>
        <w:gridCol w:w="4675"/>
      </w:tblGrid>
      <w:tr w:rsidR="00564C22" w:rsidDel="00B33063" w14:paraId="64CD62EC" w14:textId="226F1A36" w:rsidTr="00564C22">
        <w:trPr>
          <w:cnfStyle w:val="100000000000" w:firstRow="1" w:lastRow="0" w:firstColumn="0" w:lastColumn="0" w:oddVBand="0" w:evenVBand="0" w:oddHBand="0" w:evenHBand="0" w:firstRowFirstColumn="0" w:firstRowLastColumn="0" w:lastRowFirstColumn="0" w:lastRowLastColumn="0"/>
          <w:del w:id="2666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39953E5" w14:textId="1AC10E61" w:rsidR="00564C22" w:rsidDel="00B33063" w:rsidRDefault="009B1AF1" w:rsidP="00564C22">
            <w:pPr>
              <w:pStyle w:val="Beschriftung"/>
              <w:rPr>
                <w:del w:id="26668" w:author="Andreas Kuehne" w:date="2019-05-31T12:22:00Z"/>
              </w:rPr>
            </w:pPr>
            <w:del w:id="26669" w:author="Andreas Kuehne" w:date="2019-05-31T12:22:00Z">
              <w:r w:rsidDel="00B33063">
                <w:delText>Element</w:delText>
              </w:r>
              <w:bookmarkStart w:id="26670" w:name="_Toc10201764"/>
              <w:bookmarkStart w:id="26671" w:name="_Toc10205902"/>
              <w:bookmarkStart w:id="26672" w:name="_Toc10210040"/>
              <w:bookmarkEnd w:id="26670"/>
              <w:bookmarkEnd w:id="26671"/>
              <w:bookmarkEnd w:id="26672"/>
            </w:del>
          </w:p>
        </w:tc>
        <w:tc>
          <w:tcPr>
            <w:tcW w:w="4675" w:type="dxa"/>
          </w:tcPr>
          <w:p w14:paraId="5C347DDD" w14:textId="7FD82778"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26673" w:author="Andreas Kuehne" w:date="2019-05-31T12:22:00Z"/>
              </w:rPr>
            </w:pPr>
            <w:del w:id="26674" w:author="Andreas Kuehne" w:date="2019-05-31T12:22:00Z">
              <w:r w:rsidDel="00B33063">
                <w:delText>Implementing JSON member name</w:delText>
              </w:r>
              <w:bookmarkStart w:id="26675" w:name="_Toc10201765"/>
              <w:bookmarkStart w:id="26676" w:name="_Toc10205903"/>
              <w:bookmarkStart w:id="26677" w:name="_Toc10210041"/>
              <w:bookmarkEnd w:id="26675"/>
              <w:bookmarkEnd w:id="26676"/>
              <w:bookmarkEnd w:id="26677"/>
            </w:del>
          </w:p>
        </w:tc>
        <w:bookmarkStart w:id="26678" w:name="_Toc10201766"/>
        <w:bookmarkStart w:id="26679" w:name="_Toc10205904"/>
        <w:bookmarkStart w:id="26680" w:name="_Toc10210042"/>
        <w:bookmarkEnd w:id="26678"/>
        <w:bookmarkEnd w:id="26679"/>
        <w:bookmarkEnd w:id="26680"/>
      </w:tr>
      <w:tr w:rsidR="00564C22" w:rsidDel="00B33063" w14:paraId="1E98A618" w14:textId="0CF07ED3" w:rsidTr="00564C22">
        <w:trPr>
          <w:del w:id="2668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658D732" w14:textId="7EC00148" w:rsidR="00564C22" w:rsidRPr="002062A5" w:rsidDel="00B33063" w:rsidRDefault="009B1AF1" w:rsidP="00564C22">
            <w:pPr>
              <w:pStyle w:val="Beschriftung"/>
              <w:rPr>
                <w:del w:id="26682" w:author="Andreas Kuehne" w:date="2019-05-31T12:22:00Z"/>
                <w:rStyle w:val="Datatype"/>
                <w:b w:val="0"/>
                <w:bCs w:val="0"/>
              </w:rPr>
            </w:pPr>
            <w:del w:id="26683" w:author="Andreas Kuehne" w:date="2019-05-31T12:22:00Z">
              <w:r w:rsidRPr="002062A5" w:rsidDel="00B33063">
                <w:rPr>
                  <w:rStyle w:val="Datatype"/>
                </w:rPr>
                <w:delText>value</w:delText>
              </w:r>
              <w:bookmarkStart w:id="26684" w:name="_Toc10201767"/>
              <w:bookmarkStart w:id="26685" w:name="_Toc10205905"/>
              <w:bookmarkStart w:id="26686" w:name="_Toc10210043"/>
              <w:bookmarkEnd w:id="26684"/>
              <w:bookmarkEnd w:id="26685"/>
              <w:bookmarkEnd w:id="26686"/>
            </w:del>
          </w:p>
        </w:tc>
        <w:tc>
          <w:tcPr>
            <w:tcW w:w="4675" w:type="dxa"/>
          </w:tcPr>
          <w:p w14:paraId="09445C61" w14:textId="7EEE0987"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6687" w:author="Andreas Kuehne" w:date="2019-05-31T12:22:00Z"/>
                <w:rStyle w:val="Datatype"/>
              </w:rPr>
            </w:pPr>
            <w:del w:id="26688" w:author="Andreas Kuehne" w:date="2019-05-31T12:22:00Z">
              <w:r w:rsidRPr="002062A5" w:rsidDel="00B33063">
                <w:rPr>
                  <w:rStyle w:val="Datatype"/>
                </w:rPr>
                <w:delText>val</w:delText>
              </w:r>
              <w:bookmarkStart w:id="26689" w:name="_Toc10201768"/>
              <w:bookmarkStart w:id="26690" w:name="_Toc10205906"/>
              <w:bookmarkStart w:id="26691" w:name="_Toc10210044"/>
              <w:bookmarkEnd w:id="26689"/>
              <w:bookmarkEnd w:id="26690"/>
              <w:bookmarkEnd w:id="26691"/>
            </w:del>
          </w:p>
        </w:tc>
        <w:bookmarkStart w:id="26692" w:name="_Toc10201769"/>
        <w:bookmarkStart w:id="26693" w:name="_Toc10205907"/>
        <w:bookmarkStart w:id="26694" w:name="_Toc10210045"/>
        <w:bookmarkEnd w:id="26692"/>
        <w:bookmarkEnd w:id="26693"/>
        <w:bookmarkEnd w:id="26694"/>
      </w:tr>
      <w:tr w:rsidR="00564C22" w:rsidDel="00B33063" w14:paraId="625D8813" w14:textId="4223C852" w:rsidTr="00564C22">
        <w:trPr>
          <w:del w:id="2669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128AAAD" w14:textId="481EE56A" w:rsidR="00564C22" w:rsidRPr="002062A5" w:rsidDel="00B33063" w:rsidRDefault="009B1AF1" w:rsidP="00564C22">
            <w:pPr>
              <w:pStyle w:val="Beschriftung"/>
              <w:rPr>
                <w:del w:id="26696" w:author="Andreas Kuehne" w:date="2019-05-31T12:22:00Z"/>
                <w:rStyle w:val="Datatype"/>
                <w:b w:val="0"/>
                <w:bCs w:val="0"/>
              </w:rPr>
            </w:pPr>
            <w:del w:id="26697" w:author="Andreas Kuehne" w:date="2019-05-31T12:22:00Z">
              <w:r w:rsidRPr="002062A5" w:rsidDel="00B33063">
                <w:rPr>
                  <w:rStyle w:val="Datatype"/>
                </w:rPr>
                <w:delText>Base64Content</w:delText>
              </w:r>
              <w:bookmarkStart w:id="26698" w:name="_Toc10201770"/>
              <w:bookmarkStart w:id="26699" w:name="_Toc10205908"/>
              <w:bookmarkStart w:id="26700" w:name="_Toc10210046"/>
              <w:bookmarkEnd w:id="26698"/>
              <w:bookmarkEnd w:id="26699"/>
              <w:bookmarkEnd w:id="26700"/>
            </w:del>
          </w:p>
        </w:tc>
        <w:tc>
          <w:tcPr>
            <w:tcW w:w="4675" w:type="dxa"/>
          </w:tcPr>
          <w:p w14:paraId="7028A562" w14:textId="05B66A97"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6701" w:author="Andreas Kuehne" w:date="2019-05-31T12:22:00Z"/>
                <w:rStyle w:val="Datatype"/>
              </w:rPr>
            </w:pPr>
            <w:del w:id="26702" w:author="Andreas Kuehne" w:date="2019-05-31T12:22:00Z">
              <w:r w:rsidRPr="002062A5" w:rsidDel="00B33063">
                <w:rPr>
                  <w:rStyle w:val="Datatype"/>
                </w:rPr>
                <w:delText>b64Content</w:delText>
              </w:r>
              <w:bookmarkStart w:id="26703" w:name="_Toc10201771"/>
              <w:bookmarkStart w:id="26704" w:name="_Toc10205909"/>
              <w:bookmarkStart w:id="26705" w:name="_Toc10210047"/>
              <w:bookmarkEnd w:id="26703"/>
              <w:bookmarkEnd w:id="26704"/>
              <w:bookmarkEnd w:id="26705"/>
            </w:del>
          </w:p>
        </w:tc>
        <w:bookmarkStart w:id="26706" w:name="_Toc10201772"/>
        <w:bookmarkStart w:id="26707" w:name="_Toc10205910"/>
        <w:bookmarkStart w:id="26708" w:name="_Toc10210048"/>
        <w:bookmarkEnd w:id="26706"/>
        <w:bookmarkEnd w:id="26707"/>
        <w:bookmarkEnd w:id="26708"/>
      </w:tr>
      <w:tr w:rsidR="00564C22" w:rsidDel="00B33063" w14:paraId="4753569A" w14:textId="268FC1FA" w:rsidTr="00564C22">
        <w:trPr>
          <w:del w:id="2670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93A3B43" w14:textId="3E303D0F" w:rsidR="00564C22" w:rsidRPr="002062A5" w:rsidDel="00B33063" w:rsidRDefault="009B1AF1" w:rsidP="00564C22">
            <w:pPr>
              <w:pStyle w:val="Beschriftung"/>
              <w:rPr>
                <w:del w:id="26710" w:author="Andreas Kuehne" w:date="2019-05-31T12:22:00Z"/>
                <w:rStyle w:val="Datatype"/>
                <w:b w:val="0"/>
                <w:bCs w:val="0"/>
              </w:rPr>
            </w:pPr>
            <w:del w:id="26711" w:author="Andreas Kuehne" w:date="2019-05-31T12:22:00Z">
              <w:r w:rsidRPr="002062A5" w:rsidDel="00B33063">
                <w:rPr>
                  <w:rStyle w:val="Datatype"/>
                </w:rPr>
                <w:delText>XPath</w:delText>
              </w:r>
              <w:bookmarkStart w:id="26712" w:name="_Toc10201773"/>
              <w:bookmarkStart w:id="26713" w:name="_Toc10205911"/>
              <w:bookmarkStart w:id="26714" w:name="_Toc10210049"/>
              <w:bookmarkEnd w:id="26712"/>
              <w:bookmarkEnd w:id="26713"/>
              <w:bookmarkEnd w:id="26714"/>
            </w:del>
          </w:p>
        </w:tc>
        <w:tc>
          <w:tcPr>
            <w:tcW w:w="4675" w:type="dxa"/>
          </w:tcPr>
          <w:p w14:paraId="0A004492" w14:textId="207AEAD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6715" w:author="Andreas Kuehne" w:date="2019-05-31T12:22:00Z"/>
                <w:rStyle w:val="Datatype"/>
              </w:rPr>
            </w:pPr>
            <w:del w:id="26716" w:author="Andreas Kuehne" w:date="2019-05-31T12:22:00Z">
              <w:r w:rsidRPr="002062A5" w:rsidDel="00B33063">
                <w:rPr>
                  <w:rStyle w:val="Datatype"/>
                </w:rPr>
                <w:delText>xPath</w:delText>
              </w:r>
              <w:bookmarkStart w:id="26717" w:name="_Toc10201774"/>
              <w:bookmarkStart w:id="26718" w:name="_Toc10205912"/>
              <w:bookmarkStart w:id="26719" w:name="_Toc10210050"/>
              <w:bookmarkEnd w:id="26717"/>
              <w:bookmarkEnd w:id="26718"/>
              <w:bookmarkEnd w:id="26719"/>
            </w:del>
          </w:p>
        </w:tc>
        <w:bookmarkStart w:id="26720" w:name="_Toc10201775"/>
        <w:bookmarkStart w:id="26721" w:name="_Toc10205913"/>
        <w:bookmarkStart w:id="26722" w:name="_Toc10210051"/>
        <w:bookmarkEnd w:id="26720"/>
        <w:bookmarkEnd w:id="26721"/>
        <w:bookmarkEnd w:id="26722"/>
      </w:tr>
      <w:tr w:rsidR="00564C22" w:rsidDel="00B33063" w14:paraId="2C4BAC4D" w14:textId="6924A249" w:rsidTr="00564C22">
        <w:trPr>
          <w:del w:id="2672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32E294F" w14:textId="56535B7F" w:rsidR="00564C22" w:rsidRPr="002062A5" w:rsidDel="00B33063" w:rsidRDefault="009B1AF1" w:rsidP="00564C22">
            <w:pPr>
              <w:pStyle w:val="Beschriftung"/>
              <w:rPr>
                <w:del w:id="26724" w:author="Andreas Kuehne" w:date="2019-05-31T12:22:00Z"/>
                <w:rStyle w:val="Datatype"/>
                <w:b w:val="0"/>
                <w:bCs w:val="0"/>
              </w:rPr>
            </w:pPr>
            <w:del w:id="26725" w:author="Andreas Kuehne" w:date="2019-05-31T12:22:00Z">
              <w:r w:rsidRPr="002062A5" w:rsidDel="00B33063">
                <w:rPr>
                  <w:rStyle w:val="Datatype"/>
                </w:rPr>
                <w:delText>NsPrefixMapping</w:delText>
              </w:r>
              <w:bookmarkStart w:id="26726" w:name="_Toc10201776"/>
              <w:bookmarkStart w:id="26727" w:name="_Toc10205914"/>
              <w:bookmarkStart w:id="26728" w:name="_Toc10210052"/>
              <w:bookmarkEnd w:id="26726"/>
              <w:bookmarkEnd w:id="26727"/>
              <w:bookmarkEnd w:id="26728"/>
            </w:del>
          </w:p>
        </w:tc>
        <w:tc>
          <w:tcPr>
            <w:tcW w:w="4675" w:type="dxa"/>
          </w:tcPr>
          <w:p w14:paraId="7CF3B3F5" w14:textId="67E5777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6729" w:author="Andreas Kuehne" w:date="2019-05-31T12:22:00Z"/>
                <w:rStyle w:val="Datatype"/>
              </w:rPr>
            </w:pPr>
            <w:del w:id="26730" w:author="Andreas Kuehne" w:date="2019-05-31T12:22:00Z">
              <w:r w:rsidRPr="002062A5" w:rsidDel="00B33063">
                <w:rPr>
                  <w:rStyle w:val="Datatype"/>
                </w:rPr>
                <w:delText>nsDecl</w:delText>
              </w:r>
              <w:bookmarkStart w:id="26731" w:name="_Toc10201777"/>
              <w:bookmarkStart w:id="26732" w:name="_Toc10205915"/>
              <w:bookmarkStart w:id="26733" w:name="_Toc10210053"/>
              <w:bookmarkEnd w:id="26731"/>
              <w:bookmarkEnd w:id="26732"/>
              <w:bookmarkEnd w:id="26733"/>
            </w:del>
          </w:p>
        </w:tc>
        <w:bookmarkStart w:id="26734" w:name="_Toc10201778"/>
        <w:bookmarkStart w:id="26735" w:name="_Toc10205916"/>
        <w:bookmarkStart w:id="26736" w:name="_Toc10210054"/>
        <w:bookmarkEnd w:id="26734"/>
        <w:bookmarkEnd w:id="26735"/>
        <w:bookmarkEnd w:id="26736"/>
      </w:tr>
      <w:tr w:rsidR="00564C22" w:rsidDel="00B33063" w14:paraId="0DB17A54" w14:textId="0C013F0B" w:rsidTr="00564C22">
        <w:trPr>
          <w:del w:id="2673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E1DC7D5" w14:textId="768D5BC0" w:rsidR="00564C22" w:rsidRPr="002062A5" w:rsidDel="00B33063" w:rsidRDefault="009B1AF1" w:rsidP="00564C22">
            <w:pPr>
              <w:pStyle w:val="Beschriftung"/>
              <w:rPr>
                <w:del w:id="26738" w:author="Andreas Kuehne" w:date="2019-05-31T12:22:00Z"/>
                <w:rStyle w:val="Datatype"/>
                <w:b w:val="0"/>
                <w:bCs w:val="0"/>
              </w:rPr>
            </w:pPr>
            <w:del w:id="26739" w:author="Andreas Kuehne" w:date="2019-05-31T12:22:00Z">
              <w:r w:rsidRPr="002062A5" w:rsidDel="00B33063">
                <w:rPr>
                  <w:rStyle w:val="Datatype"/>
                </w:rPr>
                <w:delText>Algorithm</w:delText>
              </w:r>
              <w:bookmarkStart w:id="26740" w:name="_Toc10201779"/>
              <w:bookmarkStart w:id="26741" w:name="_Toc10205917"/>
              <w:bookmarkStart w:id="26742" w:name="_Toc10210055"/>
              <w:bookmarkEnd w:id="26740"/>
              <w:bookmarkEnd w:id="26741"/>
              <w:bookmarkEnd w:id="26742"/>
            </w:del>
          </w:p>
        </w:tc>
        <w:tc>
          <w:tcPr>
            <w:tcW w:w="4675" w:type="dxa"/>
          </w:tcPr>
          <w:p w14:paraId="0788299F" w14:textId="7EFEB20B"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6743" w:author="Andreas Kuehne" w:date="2019-05-31T12:22:00Z"/>
                <w:rStyle w:val="Datatype"/>
              </w:rPr>
            </w:pPr>
            <w:del w:id="26744" w:author="Andreas Kuehne" w:date="2019-05-31T12:22:00Z">
              <w:r w:rsidRPr="002062A5" w:rsidDel="00B33063">
                <w:rPr>
                  <w:rStyle w:val="Datatype"/>
                </w:rPr>
                <w:delText>alg</w:delText>
              </w:r>
              <w:bookmarkStart w:id="26745" w:name="_Toc10201780"/>
              <w:bookmarkStart w:id="26746" w:name="_Toc10205918"/>
              <w:bookmarkStart w:id="26747" w:name="_Toc10210056"/>
              <w:bookmarkEnd w:id="26745"/>
              <w:bookmarkEnd w:id="26746"/>
              <w:bookmarkEnd w:id="26747"/>
            </w:del>
          </w:p>
        </w:tc>
        <w:bookmarkStart w:id="26748" w:name="_Toc10201781"/>
        <w:bookmarkStart w:id="26749" w:name="_Toc10205919"/>
        <w:bookmarkStart w:id="26750" w:name="_Toc10210057"/>
        <w:bookmarkEnd w:id="26748"/>
        <w:bookmarkEnd w:id="26749"/>
        <w:bookmarkEnd w:id="26750"/>
      </w:tr>
    </w:tbl>
    <w:p w14:paraId="6CAE9984" w14:textId="2907930B" w:rsidR="00564C22" w:rsidRPr="0202B381" w:rsidDel="00B33063" w:rsidRDefault="009B1AF1" w:rsidP="00564C22">
      <w:pPr>
        <w:rPr>
          <w:del w:id="26751" w:author="Andreas Kuehne" w:date="2019-05-31T12:22:00Z"/>
        </w:rPr>
      </w:pPr>
      <w:del w:id="26752"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TransformType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26753" w:name="_Toc10201782"/>
        <w:bookmarkStart w:id="26754" w:name="_Toc10205920"/>
        <w:bookmarkStart w:id="26755" w:name="_Toc10210058"/>
        <w:bookmarkEnd w:id="26753"/>
        <w:bookmarkEnd w:id="26754"/>
        <w:bookmarkEnd w:id="26755"/>
      </w:del>
    </w:p>
    <w:p w14:paraId="01445538" w14:textId="50C61129" w:rsidR="00564C22" w:rsidDel="00B33063" w:rsidRDefault="009B1AF1" w:rsidP="00564C22">
      <w:pPr>
        <w:pStyle w:val="Code"/>
        <w:spacing w:line="259" w:lineRule="auto"/>
        <w:rPr>
          <w:del w:id="26756" w:author="Andreas Kuehne" w:date="2019-05-31T12:22:00Z"/>
        </w:rPr>
      </w:pPr>
      <w:del w:id="26757" w:author="Andreas Kuehne" w:date="2019-05-31T12:22:00Z">
        <w:r w:rsidDel="00B33063">
          <w:rPr>
            <w:color w:val="31849B" w:themeColor="accent5" w:themeShade="BF"/>
          </w:rPr>
          <w:delText>"dsigrw-TransformType"</w:delText>
        </w:r>
        <w:r w:rsidDel="00B33063">
          <w:delText>: {</w:delText>
        </w:r>
        <w:bookmarkStart w:id="26758" w:name="_Toc10201783"/>
        <w:bookmarkStart w:id="26759" w:name="_Toc10205921"/>
        <w:bookmarkStart w:id="26760" w:name="_Toc10210059"/>
        <w:bookmarkEnd w:id="26758"/>
        <w:bookmarkEnd w:id="26759"/>
        <w:bookmarkEnd w:id="26760"/>
      </w:del>
    </w:p>
    <w:p w14:paraId="3585E6FD" w14:textId="6D86A950" w:rsidR="00564C22" w:rsidDel="00B33063" w:rsidRDefault="009B1AF1" w:rsidP="00564C22">
      <w:pPr>
        <w:pStyle w:val="Code"/>
        <w:spacing w:line="259" w:lineRule="auto"/>
        <w:rPr>
          <w:del w:id="26761" w:author="Andreas Kuehne" w:date="2019-05-31T12:22:00Z"/>
        </w:rPr>
      </w:pPr>
      <w:del w:id="26762"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26763" w:name="_Toc10201784"/>
        <w:bookmarkStart w:id="26764" w:name="_Toc10205922"/>
        <w:bookmarkStart w:id="26765" w:name="_Toc10210060"/>
        <w:bookmarkEnd w:id="26763"/>
        <w:bookmarkEnd w:id="26764"/>
        <w:bookmarkEnd w:id="26765"/>
      </w:del>
    </w:p>
    <w:p w14:paraId="6CFB40BD" w14:textId="5D0E0FA9" w:rsidR="00564C22" w:rsidDel="00B33063" w:rsidRDefault="009B1AF1" w:rsidP="00564C22">
      <w:pPr>
        <w:pStyle w:val="Code"/>
        <w:spacing w:line="259" w:lineRule="auto"/>
        <w:rPr>
          <w:del w:id="26766" w:author="Andreas Kuehne" w:date="2019-05-31T12:22:00Z"/>
        </w:rPr>
      </w:pPr>
      <w:del w:id="26767" w:author="Andreas Kuehne" w:date="2019-05-31T12:22:00Z">
        <w:r w:rsidDel="00B33063">
          <w:rPr>
            <w:color w:val="31849B" w:themeColor="accent5" w:themeShade="BF"/>
          </w:rPr>
          <w:delText xml:space="preserve">  "properties"</w:delText>
        </w:r>
        <w:r w:rsidDel="00B33063">
          <w:delText>: {</w:delText>
        </w:r>
        <w:bookmarkStart w:id="26768" w:name="_Toc10201785"/>
        <w:bookmarkStart w:id="26769" w:name="_Toc10205923"/>
        <w:bookmarkStart w:id="26770" w:name="_Toc10210061"/>
        <w:bookmarkEnd w:id="26768"/>
        <w:bookmarkEnd w:id="26769"/>
        <w:bookmarkEnd w:id="26770"/>
      </w:del>
    </w:p>
    <w:p w14:paraId="7DEF8D3D" w14:textId="6B3AF957" w:rsidR="00564C22" w:rsidDel="00B33063" w:rsidRDefault="009B1AF1" w:rsidP="00564C22">
      <w:pPr>
        <w:pStyle w:val="Code"/>
        <w:spacing w:line="259" w:lineRule="auto"/>
        <w:rPr>
          <w:del w:id="26771" w:author="Andreas Kuehne" w:date="2019-05-31T12:22:00Z"/>
        </w:rPr>
      </w:pPr>
      <w:del w:id="26772" w:author="Andreas Kuehne" w:date="2019-05-31T12:22:00Z">
        <w:r w:rsidDel="00B33063">
          <w:rPr>
            <w:color w:val="31849B" w:themeColor="accent5" w:themeShade="BF"/>
          </w:rPr>
          <w:delText xml:space="preserve">    "xpath"</w:delText>
        </w:r>
        <w:r w:rsidDel="00B33063">
          <w:delText>: {</w:delText>
        </w:r>
        <w:bookmarkStart w:id="26773" w:name="_Toc10201786"/>
        <w:bookmarkStart w:id="26774" w:name="_Toc10205924"/>
        <w:bookmarkStart w:id="26775" w:name="_Toc10210062"/>
        <w:bookmarkEnd w:id="26773"/>
        <w:bookmarkEnd w:id="26774"/>
        <w:bookmarkEnd w:id="26775"/>
      </w:del>
    </w:p>
    <w:p w14:paraId="6A0A63A7" w14:textId="7E6BFE1F" w:rsidR="00564C22" w:rsidDel="00B33063" w:rsidRDefault="009B1AF1" w:rsidP="00564C22">
      <w:pPr>
        <w:pStyle w:val="Code"/>
        <w:spacing w:line="259" w:lineRule="auto"/>
        <w:rPr>
          <w:del w:id="26776" w:author="Andreas Kuehne" w:date="2019-05-31T12:22:00Z"/>
        </w:rPr>
      </w:pPr>
      <w:del w:id="2677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26778" w:name="_Toc10201787"/>
        <w:bookmarkStart w:id="26779" w:name="_Toc10205925"/>
        <w:bookmarkStart w:id="26780" w:name="_Toc10210063"/>
        <w:bookmarkEnd w:id="26778"/>
        <w:bookmarkEnd w:id="26779"/>
        <w:bookmarkEnd w:id="26780"/>
      </w:del>
    </w:p>
    <w:p w14:paraId="2B9DFFAC" w14:textId="71D93931" w:rsidR="00564C22" w:rsidDel="00B33063" w:rsidRDefault="009B1AF1" w:rsidP="00564C22">
      <w:pPr>
        <w:pStyle w:val="Code"/>
        <w:spacing w:line="259" w:lineRule="auto"/>
        <w:rPr>
          <w:del w:id="26781" w:author="Andreas Kuehne" w:date="2019-05-31T12:22:00Z"/>
        </w:rPr>
      </w:pPr>
      <w:del w:id="26782" w:author="Andreas Kuehne" w:date="2019-05-31T12:22:00Z">
        <w:r w:rsidDel="00B33063">
          <w:rPr>
            <w:color w:val="31849B" w:themeColor="accent5" w:themeShade="BF"/>
          </w:rPr>
          <w:delText xml:space="preserve">      "items"</w:delText>
        </w:r>
        <w:r w:rsidDel="00B33063">
          <w:delText>: {</w:delText>
        </w:r>
        <w:bookmarkStart w:id="26783" w:name="_Toc10201788"/>
        <w:bookmarkStart w:id="26784" w:name="_Toc10205926"/>
        <w:bookmarkStart w:id="26785" w:name="_Toc10210064"/>
        <w:bookmarkEnd w:id="26783"/>
        <w:bookmarkEnd w:id="26784"/>
        <w:bookmarkEnd w:id="26785"/>
      </w:del>
    </w:p>
    <w:p w14:paraId="67662294" w14:textId="4838D707" w:rsidR="00564C22" w:rsidDel="00B33063" w:rsidRDefault="009B1AF1" w:rsidP="00564C22">
      <w:pPr>
        <w:pStyle w:val="Code"/>
        <w:spacing w:line="259" w:lineRule="auto"/>
        <w:rPr>
          <w:del w:id="26786" w:author="Andreas Kuehne" w:date="2019-05-31T12:22:00Z"/>
        </w:rPr>
      </w:pPr>
      <w:del w:id="2678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26788" w:name="_Toc10201789"/>
        <w:bookmarkStart w:id="26789" w:name="_Toc10205927"/>
        <w:bookmarkStart w:id="26790" w:name="_Toc10210065"/>
        <w:bookmarkEnd w:id="26788"/>
        <w:bookmarkEnd w:id="26789"/>
        <w:bookmarkEnd w:id="26790"/>
      </w:del>
    </w:p>
    <w:p w14:paraId="54497157" w14:textId="126E8C5F" w:rsidR="00564C22" w:rsidDel="00B33063" w:rsidRDefault="009B1AF1" w:rsidP="00564C22">
      <w:pPr>
        <w:pStyle w:val="Code"/>
        <w:spacing w:line="259" w:lineRule="auto"/>
        <w:rPr>
          <w:del w:id="26791" w:author="Andreas Kuehne" w:date="2019-05-31T12:22:00Z"/>
        </w:rPr>
      </w:pPr>
      <w:del w:id="26792" w:author="Andreas Kuehne" w:date="2019-05-31T12:22:00Z">
        <w:r w:rsidDel="00B33063">
          <w:delText xml:space="preserve">      }</w:delText>
        </w:r>
        <w:bookmarkStart w:id="26793" w:name="_Toc10201790"/>
        <w:bookmarkStart w:id="26794" w:name="_Toc10205928"/>
        <w:bookmarkStart w:id="26795" w:name="_Toc10210066"/>
        <w:bookmarkEnd w:id="26793"/>
        <w:bookmarkEnd w:id="26794"/>
        <w:bookmarkEnd w:id="26795"/>
      </w:del>
    </w:p>
    <w:p w14:paraId="208DEDD3" w14:textId="019FAC6B" w:rsidR="00564C22" w:rsidDel="00B33063" w:rsidRDefault="009B1AF1" w:rsidP="00564C22">
      <w:pPr>
        <w:pStyle w:val="Code"/>
        <w:spacing w:line="259" w:lineRule="auto"/>
        <w:rPr>
          <w:del w:id="26796" w:author="Andreas Kuehne" w:date="2019-05-31T12:22:00Z"/>
        </w:rPr>
      </w:pPr>
      <w:del w:id="26797" w:author="Andreas Kuehne" w:date="2019-05-31T12:22:00Z">
        <w:r w:rsidDel="00B33063">
          <w:delText xml:space="preserve">    },</w:delText>
        </w:r>
        <w:bookmarkStart w:id="26798" w:name="_Toc10201791"/>
        <w:bookmarkStart w:id="26799" w:name="_Toc10205929"/>
        <w:bookmarkStart w:id="26800" w:name="_Toc10210067"/>
        <w:bookmarkEnd w:id="26798"/>
        <w:bookmarkEnd w:id="26799"/>
        <w:bookmarkEnd w:id="26800"/>
      </w:del>
    </w:p>
    <w:p w14:paraId="7FE97B9C" w14:textId="73750571" w:rsidR="00564C22" w:rsidDel="00B33063" w:rsidRDefault="009B1AF1" w:rsidP="00564C22">
      <w:pPr>
        <w:pStyle w:val="Code"/>
        <w:spacing w:line="259" w:lineRule="auto"/>
        <w:rPr>
          <w:del w:id="26801" w:author="Andreas Kuehne" w:date="2019-05-31T12:22:00Z"/>
        </w:rPr>
      </w:pPr>
      <w:del w:id="26802" w:author="Andreas Kuehne" w:date="2019-05-31T12:22:00Z">
        <w:r w:rsidDel="00B33063">
          <w:rPr>
            <w:color w:val="31849B" w:themeColor="accent5" w:themeShade="BF"/>
          </w:rPr>
          <w:delText xml:space="preserve">    "val"</w:delText>
        </w:r>
        <w:r w:rsidDel="00B33063">
          <w:delText>: {</w:delText>
        </w:r>
        <w:bookmarkStart w:id="26803" w:name="_Toc10201792"/>
        <w:bookmarkStart w:id="26804" w:name="_Toc10205930"/>
        <w:bookmarkStart w:id="26805" w:name="_Toc10210068"/>
        <w:bookmarkEnd w:id="26803"/>
        <w:bookmarkEnd w:id="26804"/>
        <w:bookmarkEnd w:id="26805"/>
      </w:del>
    </w:p>
    <w:p w14:paraId="3B380636" w14:textId="5D3893B0" w:rsidR="00564C22" w:rsidDel="00B33063" w:rsidRDefault="009B1AF1" w:rsidP="00564C22">
      <w:pPr>
        <w:pStyle w:val="Code"/>
        <w:spacing w:line="259" w:lineRule="auto"/>
        <w:rPr>
          <w:del w:id="26806" w:author="Andreas Kuehne" w:date="2019-05-31T12:22:00Z"/>
        </w:rPr>
      </w:pPr>
      <w:del w:id="2680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26808" w:name="_Toc10201793"/>
        <w:bookmarkStart w:id="26809" w:name="_Toc10205931"/>
        <w:bookmarkStart w:id="26810" w:name="_Toc10210069"/>
        <w:bookmarkEnd w:id="26808"/>
        <w:bookmarkEnd w:id="26809"/>
        <w:bookmarkEnd w:id="26810"/>
      </w:del>
    </w:p>
    <w:p w14:paraId="6F5306E1" w14:textId="70A163A1" w:rsidR="00564C22" w:rsidDel="00B33063" w:rsidRDefault="009B1AF1" w:rsidP="00564C22">
      <w:pPr>
        <w:pStyle w:val="Code"/>
        <w:spacing w:line="259" w:lineRule="auto"/>
        <w:rPr>
          <w:del w:id="26811" w:author="Andreas Kuehne" w:date="2019-05-31T12:22:00Z"/>
        </w:rPr>
      </w:pPr>
      <w:del w:id="26812" w:author="Andreas Kuehne" w:date="2019-05-31T12:22:00Z">
        <w:r w:rsidDel="00B33063">
          <w:delText xml:space="preserve">    },</w:delText>
        </w:r>
        <w:bookmarkStart w:id="26813" w:name="_Toc10201794"/>
        <w:bookmarkStart w:id="26814" w:name="_Toc10205932"/>
        <w:bookmarkStart w:id="26815" w:name="_Toc10210070"/>
        <w:bookmarkEnd w:id="26813"/>
        <w:bookmarkEnd w:id="26814"/>
        <w:bookmarkEnd w:id="26815"/>
      </w:del>
    </w:p>
    <w:p w14:paraId="5F3BC798" w14:textId="1462D45C" w:rsidR="00564C22" w:rsidDel="00B33063" w:rsidRDefault="009B1AF1" w:rsidP="00564C22">
      <w:pPr>
        <w:pStyle w:val="Code"/>
        <w:spacing w:line="259" w:lineRule="auto"/>
        <w:rPr>
          <w:del w:id="26816" w:author="Andreas Kuehne" w:date="2019-05-31T12:22:00Z"/>
        </w:rPr>
      </w:pPr>
      <w:del w:id="26817" w:author="Andreas Kuehne" w:date="2019-05-31T12:22:00Z">
        <w:r w:rsidDel="00B33063">
          <w:rPr>
            <w:color w:val="31849B" w:themeColor="accent5" w:themeShade="BF"/>
          </w:rPr>
          <w:delText xml:space="preserve">    "b64Content"</w:delText>
        </w:r>
        <w:r w:rsidDel="00B33063">
          <w:delText>: {</w:delText>
        </w:r>
        <w:bookmarkStart w:id="26818" w:name="_Toc10201795"/>
        <w:bookmarkStart w:id="26819" w:name="_Toc10205933"/>
        <w:bookmarkStart w:id="26820" w:name="_Toc10210071"/>
        <w:bookmarkEnd w:id="26818"/>
        <w:bookmarkEnd w:id="26819"/>
        <w:bookmarkEnd w:id="26820"/>
      </w:del>
    </w:p>
    <w:p w14:paraId="1364F4C1" w14:textId="13989D84" w:rsidR="00564C22" w:rsidDel="00B33063" w:rsidRDefault="009B1AF1" w:rsidP="00564C22">
      <w:pPr>
        <w:pStyle w:val="Code"/>
        <w:spacing w:line="259" w:lineRule="auto"/>
        <w:rPr>
          <w:del w:id="26821" w:author="Andreas Kuehne" w:date="2019-05-31T12:22:00Z"/>
        </w:rPr>
      </w:pPr>
      <w:del w:id="26822"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26823" w:name="_Toc10201796"/>
        <w:bookmarkStart w:id="26824" w:name="_Toc10205934"/>
        <w:bookmarkStart w:id="26825" w:name="_Toc10210072"/>
        <w:bookmarkEnd w:id="26823"/>
        <w:bookmarkEnd w:id="26824"/>
        <w:bookmarkEnd w:id="26825"/>
      </w:del>
    </w:p>
    <w:p w14:paraId="230E3E1F" w14:textId="7A4FBCF9" w:rsidR="00564C22" w:rsidDel="00B33063" w:rsidRDefault="009B1AF1" w:rsidP="00564C22">
      <w:pPr>
        <w:pStyle w:val="Code"/>
        <w:spacing w:line="259" w:lineRule="auto"/>
        <w:rPr>
          <w:del w:id="26826" w:author="Andreas Kuehne" w:date="2019-05-31T12:22:00Z"/>
        </w:rPr>
      </w:pPr>
      <w:del w:id="26827" w:author="Andreas Kuehne" w:date="2019-05-31T12:22:00Z">
        <w:r w:rsidDel="00B33063">
          <w:delText xml:space="preserve">    },</w:delText>
        </w:r>
        <w:bookmarkStart w:id="26828" w:name="_Toc10201797"/>
        <w:bookmarkStart w:id="26829" w:name="_Toc10205935"/>
        <w:bookmarkStart w:id="26830" w:name="_Toc10210073"/>
        <w:bookmarkEnd w:id="26828"/>
        <w:bookmarkEnd w:id="26829"/>
        <w:bookmarkEnd w:id="26830"/>
      </w:del>
    </w:p>
    <w:p w14:paraId="7471F2F7" w14:textId="2878D7A9" w:rsidR="00564C22" w:rsidDel="00B33063" w:rsidRDefault="009B1AF1" w:rsidP="00564C22">
      <w:pPr>
        <w:pStyle w:val="Code"/>
        <w:spacing w:line="259" w:lineRule="auto"/>
        <w:rPr>
          <w:del w:id="26831" w:author="Andreas Kuehne" w:date="2019-05-31T12:22:00Z"/>
        </w:rPr>
      </w:pPr>
      <w:del w:id="26832" w:author="Andreas Kuehne" w:date="2019-05-31T12:22:00Z">
        <w:r w:rsidDel="00B33063">
          <w:rPr>
            <w:color w:val="31849B" w:themeColor="accent5" w:themeShade="BF"/>
          </w:rPr>
          <w:delText xml:space="preserve">    "xPath"</w:delText>
        </w:r>
        <w:r w:rsidDel="00B33063">
          <w:delText>: {</w:delText>
        </w:r>
        <w:bookmarkStart w:id="26833" w:name="_Toc10201798"/>
        <w:bookmarkStart w:id="26834" w:name="_Toc10205936"/>
        <w:bookmarkStart w:id="26835" w:name="_Toc10210074"/>
        <w:bookmarkEnd w:id="26833"/>
        <w:bookmarkEnd w:id="26834"/>
        <w:bookmarkEnd w:id="26835"/>
      </w:del>
    </w:p>
    <w:p w14:paraId="5282E76A" w14:textId="040E713C" w:rsidR="00564C22" w:rsidDel="00B33063" w:rsidRDefault="009B1AF1" w:rsidP="00564C22">
      <w:pPr>
        <w:pStyle w:val="Code"/>
        <w:spacing w:line="259" w:lineRule="auto"/>
        <w:rPr>
          <w:del w:id="26836" w:author="Andreas Kuehne" w:date="2019-05-31T12:22:00Z"/>
        </w:rPr>
      </w:pPr>
      <w:del w:id="2683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26838" w:name="_Toc10201799"/>
        <w:bookmarkStart w:id="26839" w:name="_Toc10205937"/>
        <w:bookmarkStart w:id="26840" w:name="_Toc10210075"/>
        <w:bookmarkEnd w:id="26838"/>
        <w:bookmarkEnd w:id="26839"/>
        <w:bookmarkEnd w:id="26840"/>
      </w:del>
    </w:p>
    <w:p w14:paraId="02F4A6C0" w14:textId="2E579678" w:rsidR="00564C22" w:rsidDel="00B33063" w:rsidRDefault="009B1AF1" w:rsidP="00564C22">
      <w:pPr>
        <w:pStyle w:val="Code"/>
        <w:spacing w:line="259" w:lineRule="auto"/>
        <w:rPr>
          <w:del w:id="26841" w:author="Andreas Kuehne" w:date="2019-05-31T12:22:00Z"/>
        </w:rPr>
      </w:pPr>
      <w:del w:id="26842" w:author="Andreas Kuehne" w:date="2019-05-31T12:22:00Z">
        <w:r w:rsidDel="00B33063">
          <w:rPr>
            <w:color w:val="31849B" w:themeColor="accent5" w:themeShade="BF"/>
          </w:rPr>
          <w:delText xml:space="preserve">      "items"</w:delText>
        </w:r>
        <w:r w:rsidDel="00B33063">
          <w:delText>: {</w:delText>
        </w:r>
        <w:bookmarkStart w:id="26843" w:name="_Toc10201800"/>
        <w:bookmarkStart w:id="26844" w:name="_Toc10205938"/>
        <w:bookmarkStart w:id="26845" w:name="_Toc10210076"/>
        <w:bookmarkEnd w:id="26843"/>
        <w:bookmarkEnd w:id="26844"/>
        <w:bookmarkEnd w:id="26845"/>
      </w:del>
    </w:p>
    <w:p w14:paraId="7EADD409" w14:textId="273780DD" w:rsidR="00564C22" w:rsidDel="00B33063" w:rsidRDefault="009B1AF1" w:rsidP="00564C22">
      <w:pPr>
        <w:pStyle w:val="Code"/>
        <w:spacing w:line="259" w:lineRule="auto"/>
        <w:rPr>
          <w:del w:id="26846" w:author="Andreas Kuehne" w:date="2019-05-31T12:22:00Z"/>
        </w:rPr>
      </w:pPr>
      <w:del w:id="2684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26848" w:name="_Toc10201801"/>
        <w:bookmarkStart w:id="26849" w:name="_Toc10205939"/>
        <w:bookmarkStart w:id="26850" w:name="_Toc10210077"/>
        <w:bookmarkEnd w:id="26848"/>
        <w:bookmarkEnd w:id="26849"/>
        <w:bookmarkEnd w:id="26850"/>
      </w:del>
    </w:p>
    <w:p w14:paraId="6DAC57A1" w14:textId="0E8079A4" w:rsidR="00564C22" w:rsidDel="00B33063" w:rsidRDefault="009B1AF1" w:rsidP="00564C22">
      <w:pPr>
        <w:pStyle w:val="Code"/>
        <w:spacing w:line="259" w:lineRule="auto"/>
        <w:rPr>
          <w:del w:id="26851" w:author="Andreas Kuehne" w:date="2019-05-31T12:22:00Z"/>
        </w:rPr>
      </w:pPr>
      <w:del w:id="26852" w:author="Andreas Kuehne" w:date="2019-05-31T12:22:00Z">
        <w:r w:rsidDel="00B33063">
          <w:delText xml:space="preserve">      }</w:delText>
        </w:r>
        <w:bookmarkStart w:id="26853" w:name="_Toc10201802"/>
        <w:bookmarkStart w:id="26854" w:name="_Toc10205940"/>
        <w:bookmarkStart w:id="26855" w:name="_Toc10210078"/>
        <w:bookmarkEnd w:id="26853"/>
        <w:bookmarkEnd w:id="26854"/>
        <w:bookmarkEnd w:id="26855"/>
      </w:del>
    </w:p>
    <w:p w14:paraId="07AA9DB9" w14:textId="04578B40" w:rsidR="00564C22" w:rsidDel="00B33063" w:rsidRDefault="009B1AF1" w:rsidP="00564C22">
      <w:pPr>
        <w:pStyle w:val="Code"/>
        <w:spacing w:line="259" w:lineRule="auto"/>
        <w:rPr>
          <w:del w:id="26856" w:author="Andreas Kuehne" w:date="2019-05-31T12:22:00Z"/>
        </w:rPr>
      </w:pPr>
      <w:del w:id="26857" w:author="Andreas Kuehne" w:date="2019-05-31T12:22:00Z">
        <w:r w:rsidDel="00B33063">
          <w:delText xml:space="preserve">    },</w:delText>
        </w:r>
        <w:bookmarkStart w:id="26858" w:name="_Toc10201803"/>
        <w:bookmarkStart w:id="26859" w:name="_Toc10205941"/>
        <w:bookmarkStart w:id="26860" w:name="_Toc10210079"/>
        <w:bookmarkEnd w:id="26858"/>
        <w:bookmarkEnd w:id="26859"/>
        <w:bookmarkEnd w:id="26860"/>
      </w:del>
    </w:p>
    <w:p w14:paraId="37717AC7" w14:textId="421741DC" w:rsidR="00564C22" w:rsidDel="00B33063" w:rsidRDefault="009B1AF1" w:rsidP="00564C22">
      <w:pPr>
        <w:pStyle w:val="Code"/>
        <w:spacing w:line="259" w:lineRule="auto"/>
        <w:rPr>
          <w:del w:id="26861" w:author="Andreas Kuehne" w:date="2019-05-31T12:22:00Z"/>
        </w:rPr>
      </w:pPr>
      <w:del w:id="26862" w:author="Andreas Kuehne" w:date="2019-05-31T12:22:00Z">
        <w:r w:rsidDel="00B33063">
          <w:rPr>
            <w:color w:val="31849B" w:themeColor="accent5" w:themeShade="BF"/>
          </w:rPr>
          <w:delText xml:space="preserve">    "nsDecl"</w:delText>
        </w:r>
        <w:r w:rsidDel="00B33063">
          <w:delText>: {</w:delText>
        </w:r>
        <w:bookmarkStart w:id="26863" w:name="_Toc10201804"/>
        <w:bookmarkStart w:id="26864" w:name="_Toc10205942"/>
        <w:bookmarkStart w:id="26865" w:name="_Toc10210080"/>
        <w:bookmarkEnd w:id="26863"/>
        <w:bookmarkEnd w:id="26864"/>
        <w:bookmarkEnd w:id="26865"/>
      </w:del>
    </w:p>
    <w:p w14:paraId="17800374" w14:textId="5BB2F9D3" w:rsidR="00564C22" w:rsidDel="00B33063" w:rsidRDefault="009B1AF1" w:rsidP="00564C22">
      <w:pPr>
        <w:pStyle w:val="Code"/>
        <w:spacing w:line="259" w:lineRule="auto"/>
        <w:rPr>
          <w:del w:id="26866" w:author="Andreas Kuehne" w:date="2019-05-31T12:22:00Z"/>
        </w:rPr>
      </w:pPr>
      <w:del w:id="2686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26868" w:name="_Toc10201805"/>
        <w:bookmarkStart w:id="26869" w:name="_Toc10205943"/>
        <w:bookmarkStart w:id="26870" w:name="_Toc10210081"/>
        <w:bookmarkEnd w:id="26868"/>
        <w:bookmarkEnd w:id="26869"/>
        <w:bookmarkEnd w:id="26870"/>
      </w:del>
    </w:p>
    <w:p w14:paraId="251146D8" w14:textId="5C3C3983" w:rsidR="00564C22" w:rsidDel="00B33063" w:rsidRDefault="009B1AF1" w:rsidP="00564C22">
      <w:pPr>
        <w:pStyle w:val="Code"/>
        <w:spacing w:line="259" w:lineRule="auto"/>
        <w:rPr>
          <w:del w:id="26871" w:author="Andreas Kuehne" w:date="2019-05-31T12:22:00Z"/>
        </w:rPr>
      </w:pPr>
      <w:del w:id="26872" w:author="Andreas Kuehne" w:date="2019-05-31T12:22:00Z">
        <w:r w:rsidDel="00B33063">
          <w:rPr>
            <w:color w:val="31849B" w:themeColor="accent5" w:themeShade="BF"/>
          </w:rPr>
          <w:delText xml:space="preserve">      "items"</w:delText>
        </w:r>
        <w:r w:rsidDel="00B33063">
          <w:delText>: {</w:delText>
        </w:r>
        <w:bookmarkStart w:id="26873" w:name="_Toc10201806"/>
        <w:bookmarkStart w:id="26874" w:name="_Toc10205944"/>
        <w:bookmarkStart w:id="26875" w:name="_Toc10210082"/>
        <w:bookmarkEnd w:id="26873"/>
        <w:bookmarkEnd w:id="26874"/>
        <w:bookmarkEnd w:id="26875"/>
      </w:del>
    </w:p>
    <w:p w14:paraId="22D78DCF" w14:textId="6EBD8F39" w:rsidR="00564C22" w:rsidDel="00B33063" w:rsidRDefault="009B1AF1" w:rsidP="00564C22">
      <w:pPr>
        <w:pStyle w:val="Code"/>
        <w:spacing w:line="259" w:lineRule="auto"/>
        <w:rPr>
          <w:del w:id="26876" w:author="Andreas Kuehne" w:date="2019-05-31T12:22:00Z"/>
        </w:rPr>
      </w:pPr>
      <w:del w:id="26877"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"#/definitions/dsb-NsPrefixMappingType"</w:delText>
        </w:r>
        <w:bookmarkStart w:id="26878" w:name="_Toc10201807"/>
        <w:bookmarkStart w:id="26879" w:name="_Toc10205945"/>
        <w:bookmarkStart w:id="26880" w:name="_Toc10210083"/>
        <w:bookmarkEnd w:id="26878"/>
        <w:bookmarkEnd w:id="26879"/>
        <w:bookmarkEnd w:id="26880"/>
      </w:del>
    </w:p>
    <w:p w14:paraId="426800A9" w14:textId="36805817" w:rsidR="00564C22" w:rsidDel="00B33063" w:rsidRDefault="009B1AF1" w:rsidP="00564C22">
      <w:pPr>
        <w:pStyle w:val="Code"/>
        <w:spacing w:line="259" w:lineRule="auto"/>
        <w:rPr>
          <w:del w:id="26881" w:author="Andreas Kuehne" w:date="2019-05-31T12:22:00Z"/>
        </w:rPr>
      </w:pPr>
      <w:del w:id="26882" w:author="Andreas Kuehne" w:date="2019-05-31T12:22:00Z">
        <w:r w:rsidDel="00B33063">
          <w:delText xml:space="preserve">      }</w:delText>
        </w:r>
        <w:bookmarkStart w:id="26883" w:name="_Toc10201808"/>
        <w:bookmarkStart w:id="26884" w:name="_Toc10205946"/>
        <w:bookmarkStart w:id="26885" w:name="_Toc10210084"/>
        <w:bookmarkEnd w:id="26883"/>
        <w:bookmarkEnd w:id="26884"/>
        <w:bookmarkEnd w:id="26885"/>
      </w:del>
    </w:p>
    <w:p w14:paraId="2AEE31A8" w14:textId="0AE3336E" w:rsidR="00564C22" w:rsidDel="00B33063" w:rsidRDefault="009B1AF1" w:rsidP="00564C22">
      <w:pPr>
        <w:pStyle w:val="Code"/>
        <w:spacing w:line="259" w:lineRule="auto"/>
        <w:rPr>
          <w:del w:id="26886" w:author="Andreas Kuehne" w:date="2019-05-31T12:22:00Z"/>
        </w:rPr>
      </w:pPr>
      <w:del w:id="26887" w:author="Andreas Kuehne" w:date="2019-05-31T12:22:00Z">
        <w:r w:rsidDel="00B33063">
          <w:delText xml:space="preserve">    },</w:delText>
        </w:r>
        <w:bookmarkStart w:id="26888" w:name="_Toc10201809"/>
        <w:bookmarkStart w:id="26889" w:name="_Toc10205947"/>
        <w:bookmarkStart w:id="26890" w:name="_Toc10210085"/>
        <w:bookmarkEnd w:id="26888"/>
        <w:bookmarkEnd w:id="26889"/>
        <w:bookmarkEnd w:id="26890"/>
      </w:del>
    </w:p>
    <w:p w14:paraId="0EF3C0D8" w14:textId="71535582" w:rsidR="00564C22" w:rsidDel="00B33063" w:rsidRDefault="009B1AF1" w:rsidP="00564C22">
      <w:pPr>
        <w:pStyle w:val="Code"/>
        <w:spacing w:line="259" w:lineRule="auto"/>
        <w:rPr>
          <w:del w:id="26891" w:author="Andreas Kuehne" w:date="2019-05-31T12:22:00Z"/>
        </w:rPr>
      </w:pPr>
      <w:del w:id="26892" w:author="Andreas Kuehne" w:date="2019-05-31T12:22:00Z">
        <w:r w:rsidDel="00B33063">
          <w:rPr>
            <w:color w:val="31849B" w:themeColor="accent5" w:themeShade="BF"/>
          </w:rPr>
          <w:delText xml:space="preserve">    "alg"</w:delText>
        </w:r>
        <w:r w:rsidDel="00B33063">
          <w:delText>: {</w:delText>
        </w:r>
        <w:bookmarkStart w:id="26893" w:name="_Toc10201810"/>
        <w:bookmarkStart w:id="26894" w:name="_Toc10205948"/>
        <w:bookmarkStart w:id="26895" w:name="_Toc10210086"/>
        <w:bookmarkEnd w:id="26893"/>
        <w:bookmarkEnd w:id="26894"/>
        <w:bookmarkEnd w:id="26895"/>
      </w:del>
    </w:p>
    <w:p w14:paraId="3839C488" w14:textId="48810294" w:rsidR="00564C22" w:rsidDel="00B33063" w:rsidRDefault="009B1AF1" w:rsidP="00564C22">
      <w:pPr>
        <w:pStyle w:val="Code"/>
        <w:spacing w:line="259" w:lineRule="auto"/>
        <w:rPr>
          <w:del w:id="26896" w:author="Andreas Kuehne" w:date="2019-05-31T12:22:00Z"/>
        </w:rPr>
      </w:pPr>
      <w:del w:id="2689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26898" w:name="_Toc10201811"/>
        <w:bookmarkStart w:id="26899" w:name="_Toc10205949"/>
        <w:bookmarkStart w:id="26900" w:name="_Toc10210087"/>
        <w:bookmarkEnd w:id="26898"/>
        <w:bookmarkEnd w:id="26899"/>
        <w:bookmarkEnd w:id="26900"/>
      </w:del>
    </w:p>
    <w:p w14:paraId="1B3579BD" w14:textId="52D492AE" w:rsidR="00564C22" w:rsidDel="00B33063" w:rsidRDefault="009B1AF1" w:rsidP="00564C22">
      <w:pPr>
        <w:pStyle w:val="Code"/>
        <w:spacing w:line="259" w:lineRule="auto"/>
        <w:rPr>
          <w:del w:id="26901" w:author="Andreas Kuehne" w:date="2019-05-31T12:22:00Z"/>
        </w:rPr>
      </w:pPr>
      <w:del w:id="26902" w:author="Andreas Kuehne" w:date="2019-05-31T12:22:00Z">
        <w:r w:rsidDel="00B33063">
          <w:delText xml:space="preserve">    }</w:delText>
        </w:r>
        <w:bookmarkStart w:id="26903" w:name="_Toc10201812"/>
        <w:bookmarkStart w:id="26904" w:name="_Toc10205950"/>
        <w:bookmarkStart w:id="26905" w:name="_Toc10210088"/>
        <w:bookmarkEnd w:id="26903"/>
        <w:bookmarkEnd w:id="26904"/>
        <w:bookmarkEnd w:id="26905"/>
      </w:del>
    </w:p>
    <w:p w14:paraId="6D8C0373" w14:textId="26539C6C" w:rsidR="00564C22" w:rsidDel="00B33063" w:rsidRDefault="009B1AF1" w:rsidP="00564C22">
      <w:pPr>
        <w:pStyle w:val="Code"/>
        <w:spacing w:line="259" w:lineRule="auto"/>
        <w:rPr>
          <w:del w:id="26906" w:author="Andreas Kuehne" w:date="2019-05-31T12:22:00Z"/>
        </w:rPr>
      </w:pPr>
      <w:del w:id="26907" w:author="Andreas Kuehne" w:date="2019-05-31T12:22:00Z">
        <w:r w:rsidDel="00B33063">
          <w:delText xml:space="preserve">  },</w:delText>
        </w:r>
        <w:bookmarkStart w:id="26908" w:name="_Toc10201813"/>
        <w:bookmarkStart w:id="26909" w:name="_Toc10205951"/>
        <w:bookmarkStart w:id="26910" w:name="_Toc10210089"/>
        <w:bookmarkEnd w:id="26908"/>
        <w:bookmarkEnd w:id="26909"/>
        <w:bookmarkEnd w:id="26910"/>
      </w:del>
    </w:p>
    <w:p w14:paraId="2F6D5108" w14:textId="58A045E7" w:rsidR="00564C22" w:rsidDel="00B33063" w:rsidRDefault="009B1AF1" w:rsidP="00564C22">
      <w:pPr>
        <w:pStyle w:val="Code"/>
        <w:spacing w:line="259" w:lineRule="auto"/>
        <w:rPr>
          <w:del w:id="26911" w:author="Andreas Kuehne" w:date="2019-05-31T12:22:00Z"/>
        </w:rPr>
      </w:pPr>
      <w:del w:id="26912"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"alg"</w:delText>
        </w:r>
        <w:r w:rsidDel="00B33063">
          <w:delText>]</w:delText>
        </w:r>
        <w:bookmarkStart w:id="26913" w:name="_Toc10201814"/>
        <w:bookmarkStart w:id="26914" w:name="_Toc10205952"/>
        <w:bookmarkStart w:id="26915" w:name="_Toc10210090"/>
        <w:bookmarkEnd w:id="26913"/>
        <w:bookmarkEnd w:id="26914"/>
        <w:bookmarkEnd w:id="26915"/>
      </w:del>
    </w:p>
    <w:p w14:paraId="0FCA7C4C" w14:textId="6D155269" w:rsidR="00564C22" w:rsidDel="00B33063" w:rsidRDefault="009B1AF1" w:rsidP="00564C22">
      <w:pPr>
        <w:pStyle w:val="Code"/>
        <w:spacing w:line="259" w:lineRule="auto"/>
        <w:rPr>
          <w:del w:id="26916" w:author="Andreas Kuehne" w:date="2019-05-31T12:22:00Z"/>
        </w:rPr>
      </w:pPr>
      <w:del w:id="26917" w:author="Andreas Kuehne" w:date="2019-05-31T12:22:00Z">
        <w:r w:rsidDel="00B33063">
          <w:delText>}</w:delText>
        </w:r>
        <w:bookmarkStart w:id="26918" w:name="_Toc10201815"/>
        <w:bookmarkStart w:id="26919" w:name="_Toc10205953"/>
        <w:bookmarkStart w:id="26920" w:name="_Toc10210091"/>
        <w:bookmarkEnd w:id="26918"/>
        <w:bookmarkEnd w:id="26919"/>
        <w:bookmarkEnd w:id="26920"/>
      </w:del>
    </w:p>
    <w:p w14:paraId="660F21A9" w14:textId="6607776F" w:rsidR="00564C22" w:rsidDel="00B33063" w:rsidRDefault="00564C22" w:rsidP="00564C22">
      <w:pPr>
        <w:rPr>
          <w:del w:id="26921" w:author="Andreas Kuehne" w:date="2019-05-31T12:22:00Z"/>
        </w:rPr>
      </w:pPr>
      <w:bookmarkStart w:id="26922" w:name="_Toc10201816"/>
      <w:bookmarkStart w:id="26923" w:name="_Toc10205954"/>
      <w:bookmarkStart w:id="26924" w:name="_Toc10210092"/>
      <w:bookmarkEnd w:id="26922"/>
      <w:bookmarkEnd w:id="26923"/>
      <w:bookmarkEnd w:id="26924"/>
    </w:p>
    <w:p w14:paraId="6D8B371E" w14:textId="40976D83" w:rsidR="00564C22" w:rsidDel="00B33063" w:rsidRDefault="009B1AF1" w:rsidP="00564C22">
      <w:pPr>
        <w:pStyle w:val="berschrift4"/>
        <w:rPr>
          <w:del w:id="26925" w:author="Andreas Kuehne" w:date="2019-05-31T12:22:00Z"/>
        </w:rPr>
      </w:pPr>
      <w:bookmarkStart w:id="26926" w:name="_Toc482893916"/>
      <w:del w:id="26927" w:author="Andreas Kuehne" w:date="2019-05-31T12:22:00Z">
        <w:r w:rsidDel="00B33063">
          <w:delText>Transform – XML Syntax</w:delText>
        </w:r>
        <w:bookmarkStart w:id="26928" w:name="_Toc10201817"/>
        <w:bookmarkStart w:id="26929" w:name="_Toc10205955"/>
        <w:bookmarkStart w:id="26930" w:name="_Toc10210093"/>
        <w:bookmarkEnd w:id="26926"/>
        <w:bookmarkEnd w:id="26928"/>
        <w:bookmarkEnd w:id="26929"/>
        <w:bookmarkEnd w:id="26930"/>
      </w:del>
    </w:p>
    <w:p w14:paraId="10CE7B3A" w14:textId="2A9EBC7D" w:rsidR="00564C22" w:rsidRPr="5404FA76" w:rsidDel="00B33063" w:rsidRDefault="009B1AF1" w:rsidP="00564C22">
      <w:pPr>
        <w:rPr>
          <w:del w:id="26931" w:author="Andreas Kuehne" w:date="2019-05-31T12:22:00Z"/>
        </w:rPr>
      </w:pPr>
      <w:del w:id="26932" w:author="Andreas Kuehne" w:date="2019-05-31T12:22:00Z">
        <w:r w:rsidRPr="0CCF9147" w:rsidDel="00B33063">
          <w:delText>The XML element is defined in the XML namespace '</w:delText>
        </w:r>
        <w:r w:rsidRPr="002062A5" w:rsidDel="00B33063">
          <w:rPr>
            <w:rFonts w:ascii="Courier New" w:eastAsia="Courier New" w:hAnsi="Courier New" w:cs="Courier New"/>
          </w:rPr>
          <w:delText>http://docs.oasis-open.org/dss-x/ns/xmldsig/rewritten</w:delText>
        </w:r>
        <w:r w:rsidRPr="005A6FFD" w:rsidDel="00B33063">
          <w:delText>' .</w:delText>
        </w:r>
        <w:r w:rsidDel="00B33063">
          <w:delText xml:space="preserve"> The original definition of this element uses the 'mixed' content attribute. To support non-XML syntax using a common object model the attribute is dropped and a 'value' component is introduced.</w:delText>
        </w:r>
        <w:r w:rsidRPr="0CCF9147" w:rsidDel="00B33063">
          <w:delText xml:space="preserve">The XML type </w:delText>
        </w:r>
        <w:r w:rsidRPr="002062A5" w:rsidDel="00B33063">
          <w:rPr>
            <w:rFonts w:ascii="Courier New" w:eastAsia="Courier New" w:hAnsi="Courier New" w:cs="Courier New"/>
          </w:rPr>
          <w:delText>TransformType</w:delText>
        </w:r>
        <w:r w:rsidRPr="0CCF9147" w:rsidDel="00B33063">
          <w:delText xml:space="preserve"> SHALL implement the requirements defined in the </w:delText>
        </w:r>
        <w:r w:rsidRPr="002062A5" w:rsidDel="00B33063">
          <w:rPr>
            <w:rFonts w:ascii="Courier New" w:eastAsia="Courier New" w:hAnsi="Courier New" w:cs="Courier New"/>
          </w:rPr>
          <w:delText>Transform</w:delText>
        </w:r>
        <w:r w:rsidDel="00B33063">
          <w:delText xml:space="preserve"> </w:delText>
        </w:r>
        <w:r w:rsidRPr="005A6FFD" w:rsidDel="00B33063">
          <w:delText>component.</w:delText>
        </w:r>
        <w:bookmarkStart w:id="26933" w:name="_Toc10201818"/>
        <w:bookmarkStart w:id="26934" w:name="_Toc10205956"/>
        <w:bookmarkStart w:id="26935" w:name="_Toc10210094"/>
        <w:bookmarkEnd w:id="26933"/>
        <w:bookmarkEnd w:id="26934"/>
        <w:bookmarkEnd w:id="26935"/>
      </w:del>
    </w:p>
    <w:p w14:paraId="5C5A2753" w14:textId="1E605A96" w:rsidR="00564C22" w:rsidDel="00B33063" w:rsidRDefault="009B1AF1" w:rsidP="00564C22">
      <w:pPr>
        <w:rPr>
          <w:del w:id="26936" w:author="Andreas Kuehne" w:date="2019-05-31T12:22:00Z"/>
        </w:rPr>
      </w:pPr>
      <w:del w:id="26937"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TransformType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"refDSIGRWXSD" </w:delInstrText>
        </w:r>
        <w:r w:rsidR="00B33063" w:rsidDel="00B33063">
          <w:rPr>
            <w:rStyle w:val="Hyperlink"/>
          </w:rPr>
          <w:fldChar w:fldCharType="separate"/>
        </w:r>
        <w:r w:rsidRPr="006174B3" w:rsidDel="00B33063">
          <w:rPr>
            <w:rStyle w:val="Hyperlink"/>
          </w:rPr>
          <w:delText>DSIGRWXSD</w:delText>
        </w:r>
        <w:r w:rsidR="00B33063" w:rsidDel="00B33063">
          <w:rPr>
            <w:rStyle w:val="Hyperlink"/>
          </w:rPr>
          <w:fldChar w:fldCharType="end"/>
        </w:r>
        <w:r w:rsidRPr="005A6FFD" w:rsidDel="00B33063">
          <w:rPr>
            <w:rFonts w:eastAsia="Arial"/>
          </w:rPr>
          <w:delText>], and is copied below for information.</w:delText>
        </w:r>
        <w:bookmarkStart w:id="26938" w:name="_Toc10201819"/>
        <w:bookmarkStart w:id="26939" w:name="_Toc10205957"/>
        <w:bookmarkStart w:id="26940" w:name="_Toc10210095"/>
        <w:bookmarkEnd w:id="26938"/>
        <w:bookmarkEnd w:id="26939"/>
        <w:bookmarkEnd w:id="26940"/>
      </w:del>
    </w:p>
    <w:p w14:paraId="09A39165" w14:textId="58AF0D9C" w:rsidR="00564C22" w:rsidDel="00B33063" w:rsidRDefault="009B1AF1" w:rsidP="00564C22">
      <w:pPr>
        <w:pStyle w:val="Code"/>
        <w:rPr>
          <w:del w:id="26941" w:author="Andreas Kuehne" w:date="2019-05-31T12:22:00Z"/>
        </w:rPr>
      </w:pPr>
      <w:del w:id="26942"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TransformType</w:delText>
        </w:r>
        <w:r w:rsidDel="00B33063">
          <w:rPr>
            <w:color w:val="943634" w:themeColor="accent2" w:themeShade="BF"/>
          </w:rPr>
          <w:delText>"</w:delText>
        </w:r>
        <w:r w:rsidDel="00B33063">
          <w:rPr>
            <w:color w:val="31849B" w:themeColor="accent5" w:themeShade="BF"/>
          </w:rPr>
          <w:delText>&gt;</w:delText>
        </w:r>
        <w:bookmarkStart w:id="26943" w:name="_Toc10201820"/>
        <w:bookmarkStart w:id="26944" w:name="_Toc10205958"/>
        <w:bookmarkStart w:id="26945" w:name="_Toc10210096"/>
        <w:bookmarkEnd w:id="26943"/>
        <w:bookmarkEnd w:id="26944"/>
        <w:bookmarkEnd w:id="26945"/>
      </w:del>
    </w:p>
    <w:p w14:paraId="630D74EE" w14:textId="6D64E6EB" w:rsidR="00564C22" w:rsidDel="00B33063" w:rsidRDefault="009B1AF1" w:rsidP="00564C22">
      <w:pPr>
        <w:pStyle w:val="Code"/>
        <w:rPr>
          <w:del w:id="26946" w:author="Andreas Kuehne" w:date="2019-05-31T12:22:00Z"/>
        </w:rPr>
      </w:pPr>
      <w:del w:id="26947" w:author="Andreas Kuehne" w:date="2019-05-31T12:22:00Z">
        <w:r w:rsidDel="00B33063">
          <w:rPr>
            <w:color w:val="31849B" w:themeColor="accent5" w:themeShade="BF"/>
          </w:rPr>
          <w:delText xml:space="preserve">  &lt;xs:sequence&gt;</w:delText>
        </w:r>
        <w:bookmarkStart w:id="26948" w:name="_Toc10201821"/>
        <w:bookmarkStart w:id="26949" w:name="_Toc10205959"/>
        <w:bookmarkStart w:id="26950" w:name="_Toc10210097"/>
        <w:bookmarkEnd w:id="26948"/>
        <w:bookmarkEnd w:id="26949"/>
        <w:bookmarkEnd w:id="26950"/>
      </w:del>
    </w:p>
    <w:p w14:paraId="164BB2DE" w14:textId="1E5BF750" w:rsidR="00564C22" w:rsidDel="00B33063" w:rsidRDefault="009B1AF1" w:rsidP="00564C22">
      <w:pPr>
        <w:pStyle w:val="Code"/>
        <w:rPr>
          <w:del w:id="26951" w:author="Andreas Kuehne" w:date="2019-05-31T12:22:00Z"/>
        </w:rPr>
      </w:pPr>
      <w:del w:id="26952"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value</w:delText>
        </w:r>
        <w:r w:rsidDel="00B33063">
          <w:rPr>
            <w:color w:val="943634" w:themeColor="accent2" w:themeShade="BF"/>
          </w:rPr>
          <w:delText>" type="</w:delText>
        </w:r>
        <w:r w:rsidDel="00B33063">
          <w:rPr>
            <w:color w:val="244061" w:themeColor="accent1" w:themeShade="80"/>
          </w:rPr>
          <w:delText>string</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26953" w:name="_Toc10201822"/>
        <w:bookmarkStart w:id="26954" w:name="_Toc10205960"/>
        <w:bookmarkStart w:id="26955" w:name="_Toc10210098"/>
        <w:bookmarkEnd w:id="26953"/>
        <w:bookmarkEnd w:id="26954"/>
        <w:bookmarkEnd w:id="26955"/>
      </w:del>
    </w:p>
    <w:p w14:paraId="7119B168" w14:textId="5A4A70E4" w:rsidR="00564C22" w:rsidDel="00B33063" w:rsidRDefault="009B1AF1" w:rsidP="00564C22">
      <w:pPr>
        <w:pStyle w:val="Code"/>
        <w:rPr>
          <w:del w:id="26956" w:author="Andreas Kuehne" w:date="2019-05-31T12:22:00Z"/>
        </w:rPr>
      </w:pPr>
      <w:del w:id="26957"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Base64Content</w:delText>
        </w:r>
        <w:r w:rsidDel="00B33063">
          <w:rPr>
            <w:color w:val="943634" w:themeColor="accent2" w:themeShade="BF"/>
          </w:rPr>
          <w:delText>" type="</w:delText>
        </w:r>
        <w:r w:rsidDel="00B33063">
          <w:rPr>
            <w:color w:val="244061" w:themeColor="accent1" w:themeShade="80"/>
          </w:rPr>
          <w:delText>xs:base64Binary</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26958" w:name="_Toc10201823"/>
        <w:bookmarkStart w:id="26959" w:name="_Toc10205961"/>
        <w:bookmarkStart w:id="26960" w:name="_Toc10210099"/>
        <w:bookmarkEnd w:id="26958"/>
        <w:bookmarkEnd w:id="26959"/>
        <w:bookmarkEnd w:id="26960"/>
      </w:del>
    </w:p>
    <w:p w14:paraId="01B7DCEB" w14:textId="5C25FF01" w:rsidR="00564C22" w:rsidDel="00B33063" w:rsidRDefault="009B1AF1" w:rsidP="00564C22">
      <w:pPr>
        <w:pStyle w:val="Code"/>
        <w:rPr>
          <w:del w:id="26961" w:author="Andreas Kuehne" w:date="2019-05-31T12:22:00Z"/>
        </w:rPr>
      </w:pPr>
      <w:del w:id="26962"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XPath</w:delText>
        </w:r>
        <w:r w:rsidDel="00B33063">
          <w:rPr>
            <w:color w:val="943634" w:themeColor="accent2" w:themeShade="BF"/>
          </w:rPr>
          <w:delText>" type="</w:delText>
        </w:r>
        <w:r w:rsidDel="00B33063">
          <w:rPr>
            <w:color w:val="244061" w:themeColor="accent1" w:themeShade="80"/>
          </w:rPr>
          <w:delText>string</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26963" w:name="_Toc10201824"/>
        <w:bookmarkStart w:id="26964" w:name="_Toc10205962"/>
        <w:bookmarkStart w:id="26965" w:name="_Toc10210100"/>
        <w:bookmarkEnd w:id="26963"/>
        <w:bookmarkEnd w:id="26964"/>
        <w:bookmarkEnd w:id="26965"/>
      </w:del>
    </w:p>
    <w:p w14:paraId="05A2D9D9" w14:textId="0374B1C5" w:rsidR="00564C22" w:rsidDel="00B33063" w:rsidRDefault="009B1AF1" w:rsidP="00564C22">
      <w:pPr>
        <w:pStyle w:val="Code"/>
        <w:rPr>
          <w:del w:id="26966" w:author="Andreas Kuehne" w:date="2019-05-31T12:22:00Z"/>
        </w:rPr>
      </w:pPr>
      <w:del w:id="26967"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NsPrefixMapping</w:delText>
        </w:r>
        <w:r w:rsidDel="00B33063">
          <w:rPr>
            <w:color w:val="943634" w:themeColor="accent2" w:themeShade="BF"/>
          </w:rPr>
          <w:delText>" type="</w:delText>
        </w:r>
        <w:r w:rsidDel="00B33063">
          <w:rPr>
            <w:color w:val="244061" w:themeColor="accent1" w:themeShade="80"/>
          </w:rPr>
          <w:delText>dsb:NsPrefixMappingType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26968" w:name="_Toc10201825"/>
        <w:bookmarkStart w:id="26969" w:name="_Toc10205963"/>
        <w:bookmarkStart w:id="26970" w:name="_Toc10210101"/>
        <w:bookmarkEnd w:id="26968"/>
        <w:bookmarkEnd w:id="26969"/>
        <w:bookmarkEnd w:id="26970"/>
      </w:del>
    </w:p>
    <w:p w14:paraId="538C0F55" w14:textId="28B73639" w:rsidR="00564C22" w:rsidDel="00B33063" w:rsidRDefault="009B1AF1" w:rsidP="00564C22">
      <w:pPr>
        <w:pStyle w:val="Code"/>
        <w:rPr>
          <w:del w:id="26971" w:author="Andreas Kuehne" w:date="2019-05-31T12:22:00Z"/>
        </w:rPr>
      </w:pPr>
      <w:del w:id="26972" w:author="Andreas Kuehne" w:date="2019-05-31T12:22:00Z">
        <w:r w:rsidDel="00B33063">
          <w:rPr>
            <w:color w:val="31849B" w:themeColor="accent5" w:themeShade="BF"/>
          </w:rPr>
          <w:delText xml:space="preserve">  &lt;/xs:sequence&gt;</w:delText>
        </w:r>
        <w:bookmarkStart w:id="26973" w:name="_Toc10201826"/>
        <w:bookmarkStart w:id="26974" w:name="_Toc10205964"/>
        <w:bookmarkStart w:id="26975" w:name="_Toc10210102"/>
        <w:bookmarkEnd w:id="26973"/>
        <w:bookmarkEnd w:id="26974"/>
        <w:bookmarkEnd w:id="26975"/>
      </w:del>
    </w:p>
    <w:p w14:paraId="3F3514E0" w14:textId="6F4562A4" w:rsidR="00564C22" w:rsidDel="00B33063" w:rsidRDefault="009B1AF1" w:rsidP="00564C22">
      <w:pPr>
        <w:pStyle w:val="Code"/>
        <w:rPr>
          <w:del w:id="26976" w:author="Andreas Kuehne" w:date="2019-05-31T12:22:00Z"/>
        </w:rPr>
      </w:pPr>
      <w:del w:id="26977"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Algorithm</w:delText>
        </w:r>
        <w:r w:rsidDel="00B33063">
          <w:rPr>
            <w:color w:val="943634" w:themeColor="accent2" w:themeShade="BF"/>
          </w:rPr>
          <w:delText>" type="</w:delText>
        </w:r>
        <w:r w:rsidDel="00B33063">
          <w:rPr>
            <w:color w:val="244061" w:themeColor="accent1" w:themeShade="80"/>
          </w:rPr>
          <w:delText>xs:anyURI</w:delText>
        </w:r>
        <w:r w:rsidDel="00B33063">
          <w:rPr>
            <w:color w:val="943634" w:themeColor="accent2" w:themeShade="BF"/>
          </w:rPr>
          <w:delText>" use="</w:delText>
        </w:r>
        <w:r w:rsidDel="00B33063">
          <w:rPr>
            <w:color w:val="244061" w:themeColor="accent1" w:themeShade="80"/>
          </w:rPr>
          <w:delText>required</w:delText>
        </w:r>
        <w:r w:rsidDel="00B33063">
          <w:rPr>
            <w:color w:val="943634" w:themeColor="accent2" w:themeShade="BF"/>
          </w:rPr>
          <w:delText>"</w:delText>
        </w:r>
        <w:r w:rsidDel="00B33063">
          <w:rPr>
            <w:color w:val="31849B" w:themeColor="accent5" w:themeShade="BF"/>
          </w:rPr>
          <w:delText>/&gt;</w:delText>
        </w:r>
        <w:bookmarkStart w:id="26978" w:name="_Toc10201827"/>
        <w:bookmarkStart w:id="26979" w:name="_Toc10205965"/>
        <w:bookmarkStart w:id="26980" w:name="_Toc10210103"/>
        <w:bookmarkEnd w:id="26978"/>
        <w:bookmarkEnd w:id="26979"/>
        <w:bookmarkEnd w:id="26980"/>
      </w:del>
    </w:p>
    <w:p w14:paraId="726E9A3B" w14:textId="40D03F78" w:rsidR="00564C22" w:rsidDel="00B33063" w:rsidRDefault="009B1AF1" w:rsidP="00564C22">
      <w:pPr>
        <w:pStyle w:val="Code"/>
        <w:rPr>
          <w:del w:id="26981" w:author="Andreas Kuehne" w:date="2019-05-31T12:22:00Z"/>
        </w:rPr>
      </w:pPr>
      <w:del w:id="26982" w:author="Andreas Kuehne" w:date="2019-05-31T12:22:00Z">
        <w:r w:rsidDel="00B33063">
          <w:rPr>
            <w:color w:val="31849B" w:themeColor="accent5" w:themeShade="BF"/>
          </w:rPr>
          <w:delText>&lt;/xs:complexType&gt;</w:delText>
        </w:r>
        <w:bookmarkStart w:id="26983" w:name="_Toc10201828"/>
        <w:bookmarkStart w:id="26984" w:name="_Toc10205966"/>
        <w:bookmarkStart w:id="26985" w:name="_Toc10210104"/>
        <w:bookmarkEnd w:id="26983"/>
        <w:bookmarkEnd w:id="26984"/>
        <w:bookmarkEnd w:id="26985"/>
      </w:del>
    </w:p>
    <w:p w14:paraId="181FC6DE" w14:textId="029BE6AE" w:rsidR="00564C22" w:rsidDel="00B33063" w:rsidRDefault="009B1AF1" w:rsidP="00564C22">
      <w:pPr>
        <w:spacing w:line="259" w:lineRule="auto"/>
        <w:rPr>
          <w:del w:id="26986" w:author="Andreas Kuehne" w:date="2019-05-31T12:22:00Z"/>
        </w:rPr>
      </w:pPr>
      <w:del w:id="26987"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TransformType</w:delText>
        </w:r>
        <w:r w:rsidRPr="71C71F8C" w:rsidDel="00B33063">
          <w:delText xml:space="preserve"> </w:delText>
        </w:r>
        <w:r w:rsidDel="00B33063">
          <w:delText xml:space="preserve">XML element SHALL implement in XML syntax the sub-component that has a name equal to its local name. </w:delText>
        </w:r>
        <w:bookmarkStart w:id="26988" w:name="_Toc10201829"/>
        <w:bookmarkStart w:id="26989" w:name="_Toc10205967"/>
        <w:bookmarkStart w:id="26990" w:name="_Toc10210105"/>
        <w:bookmarkEnd w:id="26988"/>
        <w:bookmarkEnd w:id="26989"/>
        <w:bookmarkEnd w:id="26990"/>
      </w:del>
    </w:p>
    <w:p w14:paraId="161CE8D3" w14:textId="77D12161" w:rsidR="00564C22" w:rsidDel="00B33063" w:rsidRDefault="009B1AF1" w:rsidP="00564C22">
      <w:pPr>
        <w:pStyle w:val="berschrift2"/>
        <w:rPr>
          <w:del w:id="26991" w:author="Andreas Kuehne" w:date="2019-05-31T12:22:00Z"/>
        </w:rPr>
      </w:pPr>
      <w:del w:id="26992" w:author="Andreas Kuehne" w:date="2019-05-31T12:22:00Z">
        <w:r w:rsidDel="00B33063">
          <w:delText>Element / JSON name lookup tables</w:delText>
        </w:r>
        <w:bookmarkStart w:id="26993" w:name="_Toc10201830"/>
        <w:bookmarkStart w:id="26994" w:name="_Toc10205968"/>
        <w:bookmarkStart w:id="26995" w:name="_Toc10210106"/>
        <w:bookmarkEnd w:id="26993"/>
        <w:bookmarkEnd w:id="26994"/>
        <w:bookmarkEnd w:id="26995"/>
      </w:del>
    </w:p>
    <w:p w14:paraId="6E1CA6A3" w14:textId="1E5B58F6" w:rsidR="00564C22" w:rsidDel="00B33063" w:rsidRDefault="009B1AF1" w:rsidP="00564C22">
      <w:pPr>
        <w:rPr>
          <w:del w:id="26996" w:author="Andreas Kuehne" w:date="2019-05-31T12:22:00Z"/>
        </w:rPr>
      </w:pPr>
      <w:del w:id="26997" w:author="Andreas Kuehne" w:date="2019-05-31T12:22:00Z">
        <w:r w:rsidDel="00B33063">
          <w:delText>The subsequent table allows to find the names of a component's element for a given JSON member name.</w:delText>
        </w:r>
        <w:bookmarkStart w:id="26998" w:name="_Toc10201831"/>
        <w:bookmarkStart w:id="26999" w:name="_Toc10205969"/>
        <w:bookmarkStart w:id="27000" w:name="_Toc10210107"/>
        <w:bookmarkEnd w:id="26998"/>
        <w:bookmarkEnd w:id="26999"/>
        <w:bookmarkEnd w:id="27000"/>
      </w:del>
    </w:p>
    <w:tbl>
      <w:tblPr>
        <w:tblStyle w:val="Gitternetztabelle1hell1"/>
        <w:tblW w:w="0" w:type="auto"/>
        <w:tblLook w:val="04A0" w:firstRow="1" w:lastRow="0" w:firstColumn="1" w:lastColumn="0" w:noHBand="0" w:noVBand="1"/>
      </w:tblPr>
      <w:tblGrid>
        <w:gridCol w:w="4675"/>
        <w:gridCol w:w="4675"/>
      </w:tblGrid>
      <w:tr w:rsidR="00564C22" w:rsidDel="00B33063" w14:paraId="112437FB" w14:textId="0E3489D6" w:rsidTr="00564C22">
        <w:trPr>
          <w:cnfStyle w:val="100000000000" w:firstRow="1" w:lastRow="0" w:firstColumn="0" w:lastColumn="0" w:oddVBand="0" w:evenVBand="0" w:oddHBand="0" w:evenHBand="0" w:firstRowFirstColumn="0" w:firstRowLastColumn="0" w:lastRowFirstColumn="0" w:lastRowLastColumn="0"/>
          <w:del w:id="2700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C31C010" w14:textId="46556B99" w:rsidR="00564C22" w:rsidDel="00B33063" w:rsidRDefault="009B1AF1" w:rsidP="00564C22">
            <w:pPr>
              <w:pStyle w:val="Beschriftung"/>
              <w:rPr>
                <w:del w:id="27002" w:author="Andreas Kuehne" w:date="2019-05-31T12:22:00Z"/>
              </w:rPr>
            </w:pPr>
            <w:del w:id="27003" w:author="Andreas Kuehne" w:date="2019-05-31T12:22:00Z">
              <w:r w:rsidDel="00B33063">
                <w:delText>JSON member name</w:delText>
              </w:r>
              <w:bookmarkStart w:id="27004" w:name="_Toc10201832"/>
              <w:bookmarkStart w:id="27005" w:name="_Toc10205970"/>
              <w:bookmarkStart w:id="27006" w:name="_Toc10210108"/>
              <w:bookmarkEnd w:id="27004"/>
              <w:bookmarkEnd w:id="27005"/>
              <w:bookmarkEnd w:id="27006"/>
            </w:del>
          </w:p>
        </w:tc>
        <w:tc>
          <w:tcPr>
            <w:tcW w:w="4675" w:type="dxa"/>
          </w:tcPr>
          <w:p w14:paraId="7BA20199" w14:textId="623B0B7C"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27007" w:author="Andreas Kuehne" w:date="2019-05-31T12:22:00Z"/>
              </w:rPr>
            </w:pPr>
            <w:del w:id="27008" w:author="Andreas Kuehne" w:date="2019-05-31T12:22:00Z">
              <w:r w:rsidDel="00B33063">
                <w:delText>mapped from element name</w:delText>
              </w:r>
              <w:bookmarkStart w:id="27009" w:name="_Toc10201833"/>
              <w:bookmarkStart w:id="27010" w:name="_Toc10205971"/>
              <w:bookmarkStart w:id="27011" w:name="_Toc10210109"/>
              <w:bookmarkEnd w:id="27009"/>
              <w:bookmarkEnd w:id="27010"/>
              <w:bookmarkEnd w:id="27011"/>
            </w:del>
          </w:p>
        </w:tc>
        <w:bookmarkStart w:id="27012" w:name="_Toc10201834"/>
        <w:bookmarkStart w:id="27013" w:name="_Toc10205972"/>
        <w:bookmarkStart w:id="27014" w:name="_Toc10210110"/>
        <w:bookmarkEnd w:id="27012"/>
        <w:bookmarkEnd w:id="27013"/>
        <w:bookmarkEnd w:id="27014"/>
      </w:tr>
      <w:tr w:rsidR="00564C22" w:rsidDel="00B33063" w14:paraId="5A2816A1" w14:textId="54E1E042" w:rsidTr="00564C22">
        <w:trPr>
          <w:del w:id="2701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5845327" w14:textId="4A14B452" w:rsidR="00564C22" w:rsidRPr="002062A5" w:rsidDel="00B33063" w:rsidRDefault="009B1AF1" w:rsidP="00564C22">
            <w:pPr>
              <w:pStyle w:val="Beschriftung"/>
              <w:rPr>
                <w:del w:id="27016" w:author="Andreas Kuehne" w:date="2019-05-31T12:22:00Z"/>
                <w:rStyle w:val="Datatype"/>
                <w:b w:val="0"/>
                <w:bCs w:val="0"/>
              </w:rPr>
            </w:pPr>
            <w:del w:id="27017" w:author="Andreas Kuehne" w:date="2019-05-31T12:22:00Z">
              <w:r w:rsidRPr="002062A5" w:rsidDel="00B33063">
                <w:rPr>
                  <w:rStyle w:val="Datatype"/>
                </w:rPr>
                <w:delText>additionalTimeInfo</w:delText>
              </w:r>
              <w:bookmarkStart w:id="27018" w:name="_Toc10201835"/>
              <w:bookmarkStart w:id="27019" w:name="_Toc10205973"/>
              <w:bookmarkStart w:id="27020" w:name="_Toc10210111"/>
              <w:bookmarkEnd w:id="27018"/>
              <w:bookmarkEnd w:id="27019"/>
              <w:bookmarkEnd w:id="27020"/>
            </w:del>
          </w:p>
        </w:tc>
        <w:tc>
          <w:tcPr>
            <w:tcW w:w="4675" w:type="dxa"/>
          </w:tcPr>
          <w:p w14:paraId="3076D723" w14:textId="6F9226A8"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021" w:author="Andreas Kuehne" w:date="2019-05-31T12:22:00Z"/>
                <w:rStyle w:val="Datatype"/>
              </w:rPr>
            </w:pPr>
            <w:del w:id="27022" w:author="Andreas Kuehne" w:date="2019-05-31T12:22:00Z">
              <w:r w:rsidRPr="002062A5" w:rsidDel="00B33063">
                <w:rPr>
                  <w:rStyle w:val="Datatype"/>
                </w:rPr>
                <w:delText>AdditionalTimeInfo</w:delText>
              </w:r>
              <w:bookmarkStart w:id="27023" w:name="_Toc10201836"/>
              <w:bookmarkStart w:id="27024" w:name="_Toc10205974"/>
              <w:bookmarkStart w:id="27025" w:name="_Toc10210112"/>
              <w:bookmarkEnd w:id="27023"/>
              <w:bookmarkEnd w:id="27024"/>
              <w:bookmarkEnd w:id="27025"/>
            </w:del>
          </w:p>
        </w:tc>
        <w:bookmarkStart w:id="27026" w:name="_Toc10201837"/>
        <w:bookmarkStart w:id="27027" w:name="_Toc10205975"/>
        <w:bookmarkStart w:id="27028" w:name="_Toc10210113"/>
        <w:bookmarkEnd w:id="27026"/>
        <w:bookmarkEnd w:id="27027"/>
        <w:bookmarkEnd w:id="27028"/>
      </w:tr>
      <w:tr w:rsidR="00564C22" w:rsidDel="00B33063" w14:paraId="2E363F1B" w14:textId="79393061" w:rsidTr="00564C22">
        <w:trPr>
          <w:del w:id="2702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EF9122D" w14:textId="5C801237" w:rsidR="00564C22" w:rsidRPr="002062A5" w:rsidDel="00B33063" w:rsidRDefault="009B1AF1" w:rsidP="00564C22">
            <w:pPr>
              <w:pStyle w:val="Beschriftung"/>
              <w:rPr>
                <w:del w:id="27030" w:author="Andreas Kuehne" w:date="2019-05-31T12:22:00Z"/>
                <w:rStyle w:val="Datatype"/>
                <w:b w:val="0"/>
                <w:bCs w:val="0"/>
              </w:rPr>
            </w:pPr>
            <w:del w:id="27031" w:author="Andreas Kuehne" w:date="2019-05-31T12:22:00Z">
              <w:r w:rsidRPr="002062A5" w:rsidDel="00B33063">
                <w:rPr>
                  <w:rStyle w:val="Datatype"/>
                </w:rPr>
                <w:delText>addKeyInfo</w:delText>
              </w:r>
              <w:bookmarkStart w:id="27032" w:name="_Toc10201838"/>
              <w:bookmarkStart w:id="27033" w:name="_Toc10205976"/>
              <w:bookmarkStart w:id="27034" w:name="_Toc10210114"/>
              <w:bookmarkEnd w:id="27032"/>
              <w:bookmarkEnd w:id="27033"/>
              <w:bookmarkEnd w:id="27034"/>
            </w:del>
          </w:p>
        </w:tc>
        <w:tc>
          <w:tcPr>
            <w:tcW w:w="4675" w:type="dxa"/>
          </w:tcPr>
          <w:p w14:paraId="443B3392" w14:textId="2F8AC1C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035" w:author="Andreas Kuehne" w:date="2019-05-31T12:22:00Z"/>
                <w:rStyle w:val="Datatype"/>
              </w:rPr>
            </w:pPr>
            <w:del w:id="27036" w:author="Andreas Kuehne" w:date="2019-05-31T12:22:00Z">
              <w:r w:rsidRPr="002062A5" w:rsidDel="00B33063">
                <w:rPr>
                  <w:rStyle w:val="Datatype"/>
                </w:rPr>
                <w:delText>AdditionalKeyInfo</w:delText>
              </w:r>
              <w:bookmarkStart w:id="27037" w:name="_Toc10201839"/>
              <w:bookmarkStart w:id="27038" w:name="_Toc10205977"/>
              <w:bookmarkStart w:id="27039" w:name="_Toc10210115"/>
              <w:bookmarkEnd w:id="27037"/>
              <w:bookmarkEnd w:id="27038"/>
              <w:bookmarkEnd w:id="27039"/>
            </w:del>
          </w:p>
        </w:tc>
        <w:bookmarkStart w:id="27040" w:name="_Toc10201840"/>
        <w:bookmarkStart w:id="27041" w:name="_Toc10205978"/>
        <w:bookmarkStart w:id="27042" w:name="_Toc10210116"/>
        <w:bookmarkEnd w:id="27040"/>
        <w:bookmarkEnd w:id="27041"/>
        <w:bookmarkEnd w:id="27042"/>
      </w:tr>
      <w:tr w:rsidR="00564C22" w:rsidDel="00B33063" w14:paraId="7E827DBC" w14:textId="5F0AFB3B" w:rsidTr="00564C22">
        <w:trPr>
          <w:del w:id="2704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21FCB31" w14:textId="414C8FE7" w:rsidR="00564C22" w:rsidRPr="002062A5" w:rsidDel="00B33063" w:rsidRDefault="009B1AF1" w:rsidP="00564C22">
            <w:pPr>
              <w:pStyle w:val="Beschriftung"/>
              <w:rPr>
                <w:del w:id="27044" w:author="Andreas Kuehne" w:date="2019-05-31T12:22:00Z"/>
                <w:rStyle w:val="Datatype"/>
                <w:b w:val="0"/>
                <w:bCs w:val="0"/>
              </w:rPr>
            </w:pPr>
            <w:del w:id="27045" w:author="Andreas Kuehne" w:date="2019-05-31T12:22:00Z">
              <w:r w:rsidRPr="002062A5" w:rsidDel="00B33063">
                <w:rPr>
                  <w:rStyle w:val="Datatype"/>
                </w:rPr>
                <w:delText>alg</w:delText>
              </w:r>
              <w:bookmarkStart w:id="27046" w:name="_Toc10201841"/>
              <w:bookmarkStart w:id="27047" w:name="_Toc10205979"/>
              <w:bookmarkStart w:id="27048" w:name="_Toc10210117"/>
              <w:bookmarkEnd w:id="27046"/>
              <w:bookmarkEnd w:id="27047"/>
              <w:bookmarkEnd w:id="27048"/>
            </w:del>
          </w:p>
        </w:tc>
        <w:tc>
          <w:tcPr>
            <w:tcW w:w="4675" w:type="dxa"/>
          </w:tcPr>
          <w:p w14:paraId="48C31594" w14:textId="03A47BF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049" w:author="Andreas Kuehne" w:date="2019-05-31T12:22:00Z"/>
                <w:rStyle w:val="Datatype"/>
              </w:rPr>
            </w:pPr>
            <w:del w:id="27050" w:author="Andreas Kuehne" w:date="2019-05-31T12:22:00Z">
              <w:r w:rsidRPr="002062A5" w:rsidDel="00B33063">
                <w:rPr>
                  <w:rStyle w:val="Datatype"/>
                </w:rPr>
                <w:delText>Algorithm</w:delText>
              </w:r>
              <w:bookmarkStart w:id="27051" w:name="_Toc10201842"/>
              <w:bookmarkStart w:id="27052" w:name="_Toc10205980"/>
              <w:bookmarkStart w:id="27053" w:name="_Toc10210118"/>
              <w:bookmarkEnd w:id="27051"/>
              <w:bookmarkEnd w:id="27052"/>
              <w:bookmarkEnd w:id="27053"/>
            </w:del>
          </w:p>
          <w:p w14:paraId="7F1FB57D" w14:textId="4226A168"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054" w:author="Andreas Kuehne" w:date="2019-05-31T12:22:00Z"/>
                <w:rStyle w:val="Datatype"/>
              </w:rPr>
            </w:pPr>
            <w:del w:id="27055" w:author="Andreas Kuehne" w:date="2019-05-31T12:22:00Z">
              <w:r w:rsidRPr="002062A5" w:rsidDel="00B33063">
                <w:rPr>
                  <w:rStyle w:val="Datatype"/>
                </w:rPr>
                <w:delText>DigestMethod</w:delText>
              </w:r>
              <w:bookmarkStart w:id="27056" w:name="_Toc10201843"/>
              <w:bookmarkStart w:id="27057" w:name="_Toc10205981"/>
              <w:bookmarkStart w:id="27058" w:name="_Toc10210119"/>
              <w:bookmarkEnd w:id="27056"/>
              <w:bookmarkEnd w:id="27057"/>
              <w:bookmarkEnd w:id="27058"/>
            </w:del>
          </w:p>
        </w:tc>
        <w:bookmarkStart w:id="27059" w:name="_Toc10201844"/>
        <w:bookmarkStart w:id="27060" w:name="_Toc10205982"/>
        <w:bookmarkStart w:id="27061" w:name="_Toc10210120"/>
        <w:bookmarkEnd w:id="27059"/>
        <w:bookmarkEnd w:id="27060"/>
        <w:bookmarkEnd w:id="27061"/>
      </w:tr>
      <w:tr w:rsidR="00564C22" w:rsidDel="00B33063" w14:paraId="5F83B96F" w14:textId="3934BEF6" w:rsidTr="00564C22">
        <w:trPr>
          <w:del w:id="2706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F1E82EA" w14:textId="2B5D6165" w:rsidR="00564C22" w:rsidRPr="002062A5" w:rsidDel="00B33063" w:rsidRDefault="009B1AF1" w:rsidP="00564C22">
            <w:pPr>
              <w:pStyle w:val="Beschriftung"/>
              <w:rPr>
                <w:del w:id="27063" w:author="Andreas Kuehne" w:date="2019-05-31T12:22:00Z"/>
                <w:rStyle w:val="Datatype"/>
                <w:b w:val="0"/>
                <w:bCs w:val="0"/>
              </w:rPr>
            </w:pPr>
            <w:del w:id="27064" w:author="Andreas Kuehne" w:date="2019-05-31T12:22:00Z">
              <w:r w:rsidRPr="002062A5" w:rsidDel="00B33063">
                <w:rPr>
                  <w:rStyle w:val="Datatype"/>
                </w:rPr>
                <w:delText>attRef</w:delText>
              </w:r>
              <w:bookmarkStart w:id="27065" w:name="_Toc10201845"/>
              <w:bookmarkStart w:id="27066" w:name="_Toc10205983"/>
              <w:bookmarkStart w:id="27067" w:name="_Toc10210121"/>
              <w:bookmarkEnd w:id="27065"/>
              <w:bookmarkEnd w:id="27066"/>
              <w:bookmarkEnd w:id="27067"/>
            </w:del>
          </w:p>
        </w:tc>
        <w:tc>
          <w:tcPr>
            <w:tcW w:w="4675" w:type="dxa"/>
          </w:tcPr>
          <w:p w14:paraId="00914153" w14:textId="7557827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068" w:author="Andreas Kuehne" w:date="2019-05-31T12:22:00Z"/>
                <w:rStyle w:val="Datatype"/>
              </w:rPr>
            </w:pPr>
            <w:del w:id="27069" w:author="Andreas Kuehne" w:date="2019-05-31T12:22:00Z">
              <w:r w:rsidRPr="002062A5" w:rsidDel="00B33063">
                <w:rPr>
                  <w:rStyle w:val="Datatype"/>
                </w:rPr>
                <w:delText>AttRef</w:delText>
              </w:r>
              <w:bookmarkStart w:id="27070" w:name="_Toc10201846"/>
              <w:bookmarkStart w:id="27071" w:name="_Toc10205984"/>
              <w:bookmarkStart w:id="27072" w:name="_Toc10210122"/>
              <w:bookmarkEnd w:id="27070"/>
              <w:bookmarkEnd w:id="27071"/>
              <w:bookmarkEnd w:id="27072"/>
            </w:del>
          </w:p>
        </w:tc>
        <w:bookmarkStart w:id="27073" w:name="_Toc10201847"/>
        <w:bookmarkStart w:id="27074" w:name="_Toc10205985"/>
        <w:bookmarkStart w:id="27075" w:name="_Toc10210123"/>
        <w:bookmarkEnd w:id="27073"/>
        <w:bookmarkEnd w:id="27074"/>
        <w:bookmarkEnd w:id="27075"/>
      </w:tr>
      <w:tr w:rsidR="00564C22" w:rsidDel="00B33063" w14:paraId="380A7F7E" w14:textId="40E1C890" w:rsidTr="00564C22">
        <w:trPr>
          <w:del w:id="2707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B6DBE93" w14:textId="784E3F52" w:rsidR="00564C22" w:rsidRPr="002062A5" w:rsidDel="00B33063" w:rsidRDefault="009B1AF1" w:rsidP="00564C22">
            <w:pPr>
              <w:pStyle w:val="Beschriftung"/>
              <w:rPr>
                <w:del w:id="27077" w:author="Andreas Kuehne" w:date="2019-05-31T12:22:00Z"/>
                <w:rStyle w:val="Datatype"/>
                <w:b w:val="0"/>
                <w:bCs w:val="0"/>
              </w:rPr>
            </w:pPr>
            <w:del w:id="27078" w:author="Andreas Kuehne" w:date="2019-05-31T12:22:00Z">
              <w:r w:rsidRPr="002062A5" w:rsidDel="00B33063">
                <w:rPr>
                  <w:rStyle w:val="Datatype"/>
                </w:rPr>
                <w:delText>attURI</w:delText>
              </w:r>
              <w:bookmarkStart w:id="27079" w:name="_Toc10201848"/>
              <w:bookmarkStart w:id="27080" w:name="_Toc10205986"/>
              <w:bookmarkStart w:id="27081" w:name="_Toc10210124"/>
              <w:bookmarkEnd w:id="27079"/>
              <w:bookmarkEnd w:id="27080"/>
              <w:bookmarkEnd w:id="27081"/>
            </w:del>
          </w:p>
        </w:tc>
        <w:tc>
          <w:tcPr>
            <w:tcW w:w="4675" w:type="dxa"/>
          </w:tcPr>
          <w:p w14:paraId="1C34FE3F" w14:textId="6FC0574B"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082" w:author="Andreas Kuehne" w:date="2019-05-31T12:22:00Z"/>
                <w:rStyle w:val="Datatype"/>
              </w:rPr>
            </w:pPr>
            <w:del w:id="27083" w:author="Andreas Kuehne" w:date="2019-05-31T12:22:00Z">
              <w:r w:rsidRPr="002062A5" w:rsidDel="00B33063">
                <w:rPr>
                  <w:rStyle w:val="Datatype"/>
                </w:rPr>
                <w:delText>AttRefURI</w:delText>
              </w:r>
              <w:bookmarkStart w:id="27084" w:name="_Toc10201849"/>
              <w:bookmarkStart w:id="27085" w:name="_Toc10205987"/>
              <w:bookmarkStart w:id="27086" w:name="_Toc10210125"/>
              <w:bookmarkEnd w:id="27084"/>
              <w:bookmarkEnd w:id="27085"/>
              <w:bookmarkEnd w:id="27086"/>
            </w:del>
          </w:p>
        </w:tc>
        <w:bookmarkStart w:id="27087" w:name="_Toc10201850"/>
        <w:bookmarkStart w:id="27088" w:name="_Toc10205988"/>
        <w:bookmarkStart w:id="27089" w:name="_Toc10210126"/>
        <w:bookmarkEnd w:id="27087"/>
        <w:bookmarkEnd w:id="27088"/>
        <w:bookmarkEnd w:id="27089"/>
      </w:tr>
      <w:tr w:rsidR="00564C22" w:rsidDel="00B33063" w14:paraId="3A315099" w14:textId="2C841A8C" w:rsidTr="00564C22">
        <w:trPr>
          <w:del w:id="2709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5C9DEFE" w14:textId="6E749537" w:rsidR="00564C22" w:rsidRPr="002062A5" w:rsidDel="00B33063" w:rsidRDefault="009B1AF1" w:rsidP="00564C22">
            <w:pPr>
              <w:pStyle w:val="Beschriftung"/>
              <w:rPr>
                <w:del w:id="27091" w:author="Andreas Kuehne" w:date="2019-05-31T12:22:00Z"/>
                <w:rStyle w:val="Datatype"/>
                <w:b w:val="0"/>
                <w:bCs w:val="0"/>
              </w:rPr>
            </w:pPr>
            <w:del w:id="27092" w:author="Andreas Kuehne" w:date="2019-05-31T12:22:00Z">
              <w:r w:rsidRPr="002062A5" w:rsidDel="00B33063">
                <w:rPr>
                  <w:rStyle w:val="Datatype"/>
                </w:rPr>
                <w:delText>aud</w:delText>
              </w:r>
              <w:bookmarkStart w:id="27093" w:name="_Toc10201851"/>
              <w:bookmarkStart w:id="27094" w:name="_Toc10205989"/>
              <w:bookmarkStart w:id="27095" w:name="_Toc10210127"/>
              <w:bookmarkEnd w:id="27093"/>
              <w:bookmarkEnd w:id="27094"/>
              <w:bookmarkEnd w:id="27095"/>
            </w:del>
          </w:p>
        </w:tc>
        <w:tc>
          <w:tcPr>
            <w:tcW w:w="4675" w:type="dxa"/>
          </w:tcPr>
          <w:p w14:paraId="2C7C5E10" w14:textId="0CC63FA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096" w:author="Andreas Kuehne" w:date="2019-05-31T12:22:00Z"/>
                <w:rStyle w:val="Datatype"/>
              </w:rPr>
            </w:pPr>
            <w:del w:id="27097" w:author="Andreas Kuehne" w:date="2019-05-31T12:22:00Z">
              <w:r w:rsidRPr="002062A5" w:rsidDel="00B33063">
                <w:rPr>
                  <w:rStyle w:val="Datatype"/>
                </w:rPr>
                <w:delText>IntendedAudience</w:delText>
              </w:r>
              <w:bookmarkStart w:id="27098" w:name="_Toc10201852"/>
              <w:bookmarkStart w:id="27099" w:name="_Toc10205990"/>
              <w:bookmarkStart w:id="27100" w:name="_Toc10210128"/>
              <w:bookmarkEnd w:id="27098"/>
              <w:bookmarkEnd w:id="27099"/>
              <w:bookmarkEnd w:id="27100"/>
            </w:del>
          </w:p>
        </w:tc>
        <w:bookmarkStart w:id="27101" w:name="_Toc10201853"/>
        <w:bookmarkStart w:id="27102" w:name="_Toc10205991"/>
        <w:bookmarkStart w:id="27103" w:name="_Toc10210129"/>
        <w:bookmarkEnd w:id="27101"/>
        <w:bookmarkEnd w:id="27102"/>
        <w:bookmarkEnd w:id="27103"/>
      </w:tr>
      <w:tr w:rsidR="00564C22" w:rsidDel="00B33063" w14:paraId="0E6FA6E3" w14:textId="3B6D1255" w:rsidTr="00564C22">
        <w:trPr>
          <w:del w:id="2710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0EDCDAF" w14:textId="5828487F" w:rsidR="00564C22" w:rsidRPr="002062A5" w:rsidDel="00B33063" w:rsidRDefault="009B1AF1" w:rsidP="00564C22">
            <w:pPr>
              <w:pStyle w:val="Beschriftung"/>
              <w:rPr>
                <w:del w:id="27105" w:author="Andreas Kuehne" w:date="2019-05-31T12:22:00Z"/>
                <w:rStyle w:val="Datatype"/>
                <w:b w:val="0"/>
                <w:bCs w:val="0"/>
              </w:rPr>
            </w:pPr>
            <w:del w:id="27106" w:author="Andreas Kuehne" w:date="2019-05-31T12:22:00Z">
              <w:r w:rsidRPr="002062A5" w:rsidDel="00B33063">
                <w:rPr>
                  <w:rStyle w:val="Datatype"/>
                </w:rPr>
                <w:delText>augSig</w:delText>
              </w:r>
              <w:bookmarkStart w:id="27107" w:name="_Toc10201854"/>
              <w:bookmarkStart w:id="27108" w:name="_Toc10205992"/>
              <w:bookmarkStart w:id="27109" w:name="_Toc10210130"/>
              <w:bookmarkEnd w:id="27107"/>
              <w:bookmarkEnd w:id="27108"/>
              <w:bookmarkEnd w:id="27109"/>
            </w:del>
          </w:p>
        </w:tc>
        <w:tc>
          <w:tcPr>
            <w:tcW w:w="4675" w:type="dxa"/>
          </w:tcPr>
          <w:p w14:paraId="0DF86CB9" w14:textId="61D820B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110" w:author="Andreas Kuehne" w:date="2019-05-31T12:22:00Z"/>
                <w:rStyle w:val="Datatype"/>
              </w:rPr>
            </w:pPr>
            <w:del w:id="27111" w:author="Andreas Kuehne" w:date="2019-05-31T12:22:00Z">
              <w:r w:rsidRPr="002062A5" w:rsidDel="00B33063">
                <w:rPr>
                  <w:rStyle w:val="Datatype"/>
                </w:rPr>
                <w:delText>AugmentedSignature</w:delText>
              </w:r>
              <w:bookmarkStart w:id="27112" w:name="_Toc10201855"/>
              <w:bookmarkStart w:id="27113" w:name="_Toc10205993"/>
              <w:bookmarkStart w:id="27114" w:name="_Toc10210131"/>
              <w:bookmarkEnd w:id="27112"/>
              <w:bookmarkEnd w:id="27113"/>
              <w:bookmarkEnd w:id="27114"/>
            </w:del>
          </w:p>
        </w:tc>
        <w:bookmarkStart w:id="27115" w:name="_Toc10201856"/>
        <w:bookmarkStart w:id="27116" w:name="_Toc10205994"/>
        <w:bookmarkStart w:id="27117" w:name="_Toc10210132"/>
        <w:bookmarkEnd w:id="27115"/>
        <w:bookmarkEnd w:id="27116"/>
        <w:bookmarkEnd w:id="27117"/>
      </w:tr>
      <w:tr w:rsidR="00564C22" w:rsidDel="00B33063" w14:paraId="4739BA3A" w14:textId="5A8EDC4E" w:rsidTr="00564C22">
        <w:trPr>
          <w:del w:id="2711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C621659" w14:textId="5D151F78" w:rsidR="00564C22" w:rsidRPr="002062A5" w:rsidDel="00B33063" w:rsidRDefault="009B1AF1" w:rsidP="00564C22">
            <w:pPr>
              <w:pStyle w:val="Beschriftung"/>
              <w:rPr>
                <w:del w:id="27119" w:author="Andreas Kuehne" w:date="2019-05-31T12:22:00Z"/>
                <w:rStyle w:val="Datatype"/>
                <w:b w:val="0"/>
                <w:bCs w:val="0"/>
              </w:rPr>
            </w:pPr>
            <w:del w:id="27120" w:author="Andreas Kuehne" w:date="2019-05-31T12:22:00Z">
              <w:r w:rsidRPr="002062A5" w:rsidDel="00B33063">
                <w:rPr>
                  <w:rStyle w:val="Datatype"/>
                </w:rPr>
                <w:delText>b64Content</w:delText>
              </w:r>
              <w:bookmarkStart w:id="27121" w:name="_Toc10201857"/>
              <w:bookmarkStart w:id="27122" w:name="_Toc10205995"/>
              <w:bookmarkStart w:id="27123" w:name="_Toc10210133"/>
              <w:bookmarkEnd w:id="27121"/>
              <w:bookmarkEnd w:id="27122"/>
              <w:bookmarkEnd w:id="27123"/>
            </w:del>
          </w:p>
        </w:tc>
        <w:tc>
          <w:tcPr>
            <w:tcW w:w="4675" w:type="dxa"/>
          </w:tcPr>
          <w:p w14:paraId="0A0043E7" w14:textId="5BFED71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124" w:author="Andreas Kuehne" w:date="2019-05-31T12:22:00Z"/>
                <w:rStyle w:val="Datatype"/>
              </w:rPr>
            </w:pPr>
            <w:del w:id="27125" w:author="Andreas Kuehne" w:date="2019-05-31T12:22:00Z">
              <w:r w:rsidRPr="002062A5" w:rsidDel="00B33063">
                <w:rPr>
                  <w:rStyle w:val="Datatype"/>
                </w:rPr>
                <w:delText>Base64Content</w:delText>
              </w:r>
              <w:bookmarkStart w:id="27126" w:name="_Toc10201858"/>
              <w:bookmarkStart w:id="27127" w:name="_Toc10205996"/>
              <w:bookmarkStart w:id="27128" w:name="_Toc10210134"/>
              <w:bookmarkEnd w:id="27126"/>
              <w:bookmarkEnd w:id="27127"/>
              <w:bookmarkEnd w:id="27128"/>
            </w:del>
          </w:p>
        </w:tc>
        <w:bookmarkStart w:id="27129" w:name="_Toc10201859"/>
        <w:bookmarkStart w:id="27130" w:name="_Toc10205997"/>
        <w:bookmarkStart w:id="27131" w:name="_Toc10210135"/>
        <w:bookmarkEnd w:id="27129"/>
        <w:bookmarkEnd w:id="27130"/>
        <w:bookmarkEnd w:id="27131"/>
      </w:tr>
      <w:tr w:rsidR="00564C22" w:rsidDel="00B33063" w14:paraId="5E0DFDD4" w14:textId="2550B510" w:rsidTr="00564C22">
        <w:trPr>
          <w:del w:id="2713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CAA1D96" w14:textId="520A003D" w:rsidR="00564C22" w:rsidRPr="002062A5" w:rsidDel="00B33063" w:rsidRDefault="009B1AF1" w:rsidP="00564C22">
            <w:pPr>
              <w:pStyle w:val="Beschriftung"/>
              <w:rPr>
                <w:del w:id="27133" w:author="Andreas Kuehne" w:date="2019-05-31T12:22:00Z"/>
                <w:rStyle w:val="Datatype"/>
                <w:b w:val="0"/>
                <w:bCs w:val="0"/>
              </w:rPr>
            </w:pPr>
            <w:del w:id="27134" w:author="Andreas Kuehne" w:date="2019-05-31T12:22:00Z">
              <w:r w:rsidRPr="002062A5" w:rsidDel="00B33063">
                <w:rPr>
                  <w:rStyle w:val="Datatype"/>
                </w:rPr>
                <w:delText>b64Data</w:delText>
              </w:r>
              <w:bookmarkStart w:id="27135" w:name="_Toc10201860"/>
              <w:bookmarkStart w:id="27136" w:name="_Toc10205998"/>
              <w:bookmarkStart w:id="27137" w:name="_Toc10210136"/>
              <w:bookmarkEnd w:id="27135"/>
              <w:bookmarkEnd w:id="27136"/>
              <w:bookmarkEnd w:id="27137"/>
            </w:del>
          </w:p>
        </w:tc>
        <w:tc>
          <w:tcPr>
            <w:tcW w:w="4675" w:type="dxa"/>
          </w:tcPr>
          <w:p w14:paraId="753DC726" w14:textId="015E9A4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138" w:author="Andreas Kuehne" w:date="2019-05-31T12:22:00Z"/>
                <w:rStyle w:val="Datatype"/>
              </w:rPr>
            </w:pPr>
            <w:del w:id="27139" w:author="Andreas Kuehne" w:date="2019-05-31T12:22:00Z">
              <w:r w:rsidRPr="002062A5" w:rsidDel="00B33063">
                <w:rPr>
                  <w:rStyle w:val="Datatype"/>
                </w:rPr>
                <w:delText>Base64Data</w:delText>
              </w:r>
              <w:bookmarkStart w:id="27140" w:name="_Toc10201861"/>
              <w:bookmarkStart w:id="27141" w:name="_Toc10205999"/>
              <w:bookmarkStart w:id="27142" w:name="_Toc10210137"/>
              <w:bookmarkEnd w:id="27140"/>
              <w:bookmarkEnd w:id="27141"/>
              <w:bookmarkEnd w:id="27142"/>
            </w:del>
          </w:p>
        </w:tc>
        <w:bookmarkStart w:id="27143" w:name="_Toc10201862"/>
        <w:bookmarkStart w:id="27144" w:name="_Toc10206000"/>
        <w:bookmarkStart w:id="27145" w:name="_Toc10210138"/>
        <w:bookmarkEnd w:id="27143"/>
        <w:bookmarkEnd w:id="27144"/>
        <w:bookmarkEnd w:id="27145"/>
      </w:tr>
      <w:tr w:rsidR="00564C22" w:rsidDel="00B33063" w14:paraId="3B9702A7" w14:textId="4172981B" w:rsidTr="00564C22">
        <w:trPr>
          <w:del w:id="2714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9CFA620" w14:textId="1D2BE4D2" w:rsidR="00564C22" w:rsidRPr="002062A5" w:rsidDel="00B33063" w:rsidRDefault="009B1AF1" w:rsidP="00564C22">
            <w:pPr>
              <w:pStyle w:val="Beschriftung"/>
              <w:rPr>
                <w:del w:id="27147" w:author="Andreas Kuehne" w:date="2019-05-31T12:22:00Z"/>
                <w:rStyle w:val="Datatype"/>
                <w:b w:val="0"/>
                <w:bCs w:val="0"/>
              </w:rPr>
            </w:pPr>
            <w:del w:id="27148" w:author="Andreas Kuehne" w:date="2019-05-31T12:22:00Z">
              <w:r w:rsidRPr="002062A5" w:rsidDel="00B33063">
                <w:rPr>
                  <w:rStyle w:val="Datatype"/>
                </w:rPr>
                <w:delText>b64Sig</w:delText>
              </w:r>
              <w:bookmarkStart w:id="27149" w:name="_Toc10201863"/>
              <w:bookmarkStart w:id="27150" w:name="_Toc10206001"/>
              <w:bookmarkStart w:id="27151" w:name="_Toc10210139"/>
              <w:bookmarkEnd w:id="27149"/>
              <w:bookmarkEnd w:id="27150"/>
              <w:bookmarkEnd w:id="27151"/>
            </w:del>
          </w:p>
        </w:tc>
        <w:tc>
          <w:tcPr>
            <w:tcW w:w="4675" w:type="dxa"/>
          </w:tcPr>
          <w:p w14:paraId="0E24F9FC" w14:textId="77C4515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152" w:author="Andreas Kuehne" w:date="2019-05-31T12:22:00Z"/>
                <w:rStyle w:val="Datatype"/>
              </w:rPr>
            </w:pPr>
            <w:del w:id="27153" w:author="Andreas Kuehne" w:date="2019-05-31T12:22:00Z">
              <w:r w:rsidRPr="002062A5" w:rsidDel="00B33063">
                <w:rPr>
                  <w:rStyle w:val="Datatype"/>
                </w:rPr>
                <w:delText>Base64Signature</w:delText>
              </w:r>
              <w:bookmarkStart w:id="27154" w:name="_Toc10201864"/>
              <w:bookmarkStart w:id="27155" w:name="_Toc10206002"/>
              <w:bookmarkStart w:id="27156" w:name="_Toc10210140"/>
              <w:bookmarkEnd w:id="27154"/>
              <w:bookmarkEnd w:id="27155"/>
              <w:bookmarkEnd w:id="27156"/>
            </w:del>
          </w:p>
        </w:tc>
        <w:bookmarkStart w:id="27157" w:name="_Toc10201865"/>
        <w:bookmarkStart w:id="27158" w:name="_Toc10206003"/>
        <w:bookmarkStart w:id="27159" w:name="_Toc10210141"/>
        <w:bookmarkEnd w:id="27157"/>
        <w:bookmarkEnd w:id="27158"/>
        <w:bookmarkEnd w:id="27159"/>
      </w:tr>
      <w:tr w:rsidR="00564C22" w:rsidDel="00B33063" w14:paraId="1D7D24F5" w14:textId="04A80C6A" w:rsidTr="00564C22">
        <w:trPr>
          <w:del w:id="2716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B4D8CCC" w14:textId="580DB440" w:rsidR="00564C22" w:rsidRPr="002062A5" w:rsidDel="00B33063" w:rsidRDefault="009B1AF1" w:rsidP="00564C22">
            <w:pPr>
              <w:pStyle w:val="Beschriftung"/>
              <w:rPr>
                <w:del w:id="27161" w:author="Andreas Kuehne" w:date="2019-05-31T12:22:00Z"/>
                <w:rStyle w:val="Datatype"/>
                <w:b w:val="0"/>
                <w:bCs w:val="0"/>
              </w:rPr>
            </w:pPr>
            <w:del w:id="27162" w:author="Andreas Kuehne" w:date="2019-05-31T12:22:00Z">
              <w:r w:rsidRPr="002062A5" w:rsidDel="00B33063">
                <w:rPr>
                  <w:rStyle w:val="Datatype"/>
                </w:rPr>
                <w:delText>bounds</w:delText>
              </w:r>
              <w:bookmarkStart w:id="27163" w:name="_Toc10201866"/>
              <w:bookmarkStart w:id="27164" w:name="_Toc10206004"/>
              <w:bookmarkStart w:id="27165" w:name="_Toc10210142"/>
              <w:bookmarkEnd w:id="27163"/>
              <w:bookmarkEnd w:id="27164"/>
              <w:bookmarkEnd w:id="27165"/>
            </w:del>
          </w:p>
        </w:tc>
        <w:tc>
          <w:tcPr>
            <w:tcW w:w="4675" w:type="dxa"/>
          </w:tcPr>
          <w:p w14:paraId="591F3690" w14:textId="55F3CA6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166" w:author="Andreas Kuehne" w:date="2019-05-31T12:22:00Z"/>
                <w:rStyle w:val="Datatype"/>
              </w:rPr>
            </w:pPr>
            <w:del w:id="27167" w:author="Andreas Kuehne" w:date="2019-05-31T12:22:00Z">
              <w:r w:rsidRPr="002062A5" w:rsidDel="00B33063">
                <w:rPr>
                  <w:rStyle w:val="Datatype"/>
                </w:rPr>
                <w:delText>SigningTimeBoundaries</w:delText>
              </w:r>
              <w:bookmarkStart w:id="27168" w:name="_Toc10201867"/>
              <w:bookmarkStart w:id="27169" w:name="_Toc10206005"/>
              <w:bookmarkStart w:id="27170" w:name="_Toc10210143"/>
              <w:bookmarkEnd w:id="27168"/>
              <w:bookmarkEnd w:id="27169"/>
              <w:bookmarkEnd w:id="27170"/>
            </w:del>
          </w:p>
        </w:tc>
        <w:bookmarkStart w:id="27171" w:name="_Toc10201868"/>
        <w:bookmarkStart w:id="27172" w:name="_Toc10206006"/>
        <w:bookmarkStart w:id="27173" w:name="_Toc10210144"/>
        <w:bookmarkEnd w:id="27171"/>
        <w:bookmarkEnd w:id="27172"/>
        <w:bookmarkEnd w:id="27173"/>
      </w:tr>
      <w:tr w:rsidR="00564C22" w:rsidDel="00B33063" w14:paraId="36EDA37A" w14:textId="2548E774" w:rsidTr="00564C22">
        <w:trPr>
          <w:del w:id="2717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4FF7B08" w14:textId="5DD3D57D" w:rsidR="00564C22" w:rsidRPr="002062A5" w:rsidDel="00B33063" w:rsidRDefault="009B1AF1" w:rsidP="00564C22">
            <w:pPr>
              <w:pStyle w:val="Beschriftung"/>
              <w:rPr>
                <w:del w:id="27175" w:author="Andreas Kuehne" w:date="2019-05-31T12:22:00Z"/>
                <w:rStyle w:val="Datatype"/>
                <w:b w:val="0"/>
                <w:bCs w:val="0"/>
              </w:rPr>
            </w:pPr>
            <w:del w:id="27176" w:author="Andreas Kuehne" w:date="2019-05-31T12:22:00Z">
              <w:r w:rsidRPr="002062A5" w:rsidDel="00B33063">
                <w:rPr>
                  <w:rStyle w:val="Datatype"/>
                </w:rPr>
                <w:delText>cert</w:delText>
              </w:r>
              <w:bookmarkStart w:id="27177" w:name="_Toc10201869"/>
              <w:bookmarkStart w:id="27178" w:name="_Toc10206007"/>
              <w:bookmarkStart w:id="27179" w:name="_Toc10210145"/>
              <w:bookmarkEnd w:id="27177"/>
              <w:bookmarkEnd w:id="27178"/>
              <w:bookmarkEnd w:id="27179"/>
            </w:del>
          </w:p>
        </w:tc>
        <w:tc>
          <w:tcPr>
            <w:tcW w:w="4675" w:type="dxa"/>
          </w:tcPr>
          <w:p w14:paraId="381FCC4E" w14:textId="2038275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180" w:author="Andreas Kuehne" w:date="2019-05-31T12:22:00Z"/>
                <w:rStyle w:val="Datatype"/>
              </w:rPr>
            </w:pPr>
            <w:del w:id="27181" w:author="Andreas Kuehne" w:date="2019-05-31T12:22:00Z">
              <w:r w:rsidRPr="002062A5" w:rsidDel="00B33063">
                <w:rPr>
                  <w:rStyle w:val="Datatype"/>
                </w:rPr>
                <w:delText>X509Certificate</w:delText>
              </w:r>
              <w:bookmarkStart w:id="27182" w:name="_Toc10201870"/>
              <w:bookmarkStart w:id="27183" w:name="_Toc10206008"/>
              <w:bookmarkStart w:id="27184" w:name="_Toc10210146"/>
              <w:bookmarkEnd w:id="27182"/>
              <w:bookmarkEnd w:id="27183"/>
              <w:bookmarkEnd w:id="27184"/>
            </w:del>
          </w:p>
        </w:tc>
        <w:bookmarkStart w:id="27185" w:name="_Toc10201871"/>
        <w:bookmarkStart w:id="27186" w:name="_Toc10206009"/>
        <w:bookmarkStart w:id="27187" w:name="_Toc10210147"/>
        <w:bookmarkEnd w:id="27185"/>
        <w:bookmarkEnd w:id="27186"/>
        <w:bookmarkEnd w:id="27187"/>
      </w:tr>
      <w:tr w:rsidR="00564C22" w:rsidDel="00B33063" w14:paraId="2F005B2E" w14:textId="1C581A0A" w:rsidTr="00564C22">
        <w:trPr>
          <w:del w:id="2718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5A562AD" w14:textId="61CF92D7" w:rsidR="00564C22" w:rsidRPr="002062A5" w:rsidDel="00B33063" w:rsidRDefault="009B1AF1" w:rsidP="00564C22">
            <w:pPr>
              <w:pStyle w:val="Beschriftung"/>
              <w:rPr>
                <w:del w:id="27189" w:author="Andreas Kuehne" w:date="2019-05-31T12:22:00Z"/>
                <w:rStyle w:val="Datatype"/>
                <w:b w:val="0"/>
                <w:bCs w:val="0"/>
              </w:rPr>
            </w:pPr>
            <w:del w:id="27190" w:author="Andreas Kuehne" w:date="2019-05-31T12:22:00Z">
              <w:r w:rsidRPr="002062A5" w:rsidDel="00B33063">
                <w:rPr>
                  <w:rStyle w:val="Datatype"/>
                </w:rPr>
                <w:delText>claimedIdentity</w:delText>
              </w:r>
              <w:bookmarkStart w:id="27191" w:name="_Toc10201872"/>
              <w:bookmarkStart w:id="27192" w:name="_Toc10206010"/>
              <w:bookmarkStart w:id="27193" w:name="_Toc10210148"/>
              <w:bookmarkEnd w:id="27191"/>
              <w:bookmarkEnd w:id="27192"/>
              <w:bookmarkEnd w:id="27193"/>
            </w:del>
          </w:p>
        </w:tc>
        <w:tc>
          <w:tcPr>
            <w:tcW w:w="4675" w:type="dxa"/>
          </w:tcPr>
          <w:p w14:paraId="44C75B24" w14:textId="2549D409"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194" w:author="Andreas Kuehne" w:date="2019-05-31T12:22:00Z"/>
                <w:rStyle w:val="Datatype"/>
              </w:rPr>
            </w:pPr>
            <w:del w:id="27195" w:author="Andreas Kuehne" w:date="2019-05-31T12:22:00Z">
              <w:r w:rsidRPr="002062A5" w:rsidDel="00B33063">
                <w:rPr>
                  <w:rStyle w:val="Datatype"/>
                </w:rPr>
                <w:delText>ClaimedIdentity</w:delText>
              </w:r>
              <w:bookmarkStart w:id="27196" w:name="_Toc10201873"/>
              <w:bookmarkStart w:id="27197" w:name="_Toc10206011"/>
              <w:bookmarkStart w:id="27198" w:name="_Toc10210149"/>
              <w:bookmarkEnd w:id="27196"/>
              <w:bookmarkEnd w:id="27197"/>
              <w:bookmarkEnd w:id="27198"/>
            </w:del>
          </w:p>
        </w:tc>
        <w:bookmarkStart w:id="27199" w:name="_Toc10201874"/>
        <w:bookmarkStart w:id="27200" w:name="_Toc10206012"/>
        <w:bookmarkStart w:id="27201" w:name="_Toc10210150"/>
        <w:bookmarkEnd w:id="27199"/>
        <w:bookmarkEnd w:id="27200"/>
        <w:bookmarkEnd w:id="27201"/>
      </w:tr>
      <w:tr w:rsidR="00564C22" w:rsidDel="00B33063" w14:paraId="0282CD15" w14:textId="27D08C1F" w:rsidTr="00564C22">
        <w:trPr>
          <w:del w:id="2720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BB6CB27" w14:textId="3EF30048" w:rsidR="00564C22" w:rsidRPr="002062A5" w:rsidDel="00B33063" w:rsidRDefault="009B1AF1" w:rsidP="00564C22">
            <w:pPr>
              <w:pStyle w:val="Beschriftung"/>
              <w:rPr>
                <w:del w:id="27203" w:author="Andreas Kuehne" w:date="2019-05-31T12:22:00Z"/>
                <w:rStyle w:val="Datatype"/>
                <w:b w:val="0"/>
                <w:bCs w:val="0"/>
              </w:rPr>
            </w:pPr>
            <w:del w:id="27204" w:author="Andreas Kuehne" w:date="2019-05-31T12:22:00Z">
              <w:r w:rsidRPr="002062A5" w:rsidDel="00B33063">
                <w:rPr>
                  <w:rStyle w:val="Datatype"/>
                </w:rPr>
                <w:delText>code</w:delText>
              </w:r>
              <w:bookmarkStart w:id="27205" w:name="_Toc10201875"/>
              <w:bookmarkStart w:id="27206" w:name="_Toc10206013"/>
              <w:bookmarkStart w:id="27207" w:name="_Toc10210151"/>
              <w:bookmarkEnd w:id="27205"/>
              <w:bookmarkEnd w:id="27206"/>
              <w:bookmarkEnd w:id="27207"/>
            </w:del>
          </w:p>
        </w:tc>
        <w:tc>
          <w:tcPr>
            <w:tcW w:w="4675" w:type="dxa"/>
          </w:tcPr>
          <w:p w14:paraId="6E9C7008" w14:textId="48420542"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208" w:author="Andreas Kuehne" w:date="2019-05-31T12:22:00Z"/>
                <w:rStyle w:val="Datatype"/>
              </w:rPr>
            </w:pPr>
            <w:del w:id="27209" w:author="Andreas Kuehne" w:date="2019-05-31T12:22:00Z">
              <w:r w:rsidRPr="002062A5" w:rsidDel="00B33063">
                <w:rPr>
                  <w:rStyle w:val="Datatype"/>
                </w:rPr>
                <w:delText>Code</w:delText>
              </w:r>
              <w:bookmarkStart w:id="27210" w:name="_Toc10201876"/>
              <w:bookmarkStart w:id="27211" w:name="_Toc10206014"/>
              <w:bookmarkStart w:id="27212" w:name="_Toc10210152"/>
              <w:bookmarkEnd w:id="27210"/>
              <w:bookmarkEnd w:id="27211"/>
              <w:bookmarkEnd w:id="27212"/>
            </w:del>
          </w:p>
        </w:tc>
        <w:bookmarkStart w:id="27213" w:name="_Toc10201877"/>
        <w:bookmarkStart w:id="27214" w:name="_Toc10206015"/>
        <w:bookmarkStart w:id="27215" w:name="_Toc10210153"/>
        <w:bookmarkEnd w:id="27213"/>
        <w:bookmarkEnd w:id="27214"/>
        <w:bookmarkEnd w:id="27215"/>
      </w:tr>
      <w:tr w:rsidR="00564C22" w:rsidDel="00B33063" w14:paraId="48DFF081" w14:textId="56FE3FDC" w:rsidTr="00564C22">
        <w:trPr>
          <w:del w:id="2721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F0260F0" w14:textId="330D17E9" w:rsidR="00564C22" w:rsidRPr="002062A5" w:rsidDel="00B33063" w:rsidRDefault="009B1AF1" w:rsidP="00564C22">
            <w:pPr>
              <w:pStyle w:val="Beschriftung"/>
              <w:rPr>
                <w:del w:id="27217" w:author="Andreas Kuehne" w:date="2019-05-31T12:22:00Z"/>
                <w:rStyle w:val="Datatype"/>
                <w:b w:val="0"/>
                <w:bCs w:val="0"/>
              </w:rPr>
            </w:pPr>
            <w:del w:id="27218" w:author="Andreas Kuehne" w:date="2019-05-31T12:22:00Z">
              <w:r w:rsidRPr="002062A5" w:rsidDel="00B33063">
                <w:rPr>
                  <w:rStyle w:val="Datatype"/>
                </w:rPr>
                <w:delText>createEnvelopedSignature</w:delText>
              </w:r>
              <w:bookmarkStart w:id="27219" w:name="_Toc10201878"/>
              <w:bookmarkStart w:id="27220" w:name="_Toc10206016"/>
              <w:bookmarkStart w:id="27221" w:name="_Toc10210154"/>
              <w:bookmarkEnd w:id="27219"/>
              <w:bookmarkEnd w:id="27220"/>
              <w:bookmarkEnd w:id="27221"/>
            </w:del>
          </w:p>
        </w:tc>
        <w:tc>
          <w:tcPr>
            <w:tcW w:w="4675" w:type="dxa"/>
          </w:tcPr>
          <w:p w14:paraId="494DCDE0" w14:textId="7710B50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222" w:author="Andreas Kuehne" w:date="2019-05-31T12:22:00Z"/>
                <w:rStyle w:val="Datatype"/>
              </w:rPr>
            </w:pPr>
            <w:del w:id="27223" w:author="Andreas Kuehne" w:date="2019-05-31T12:22:00Z">
              <w:r w:rsidRPr="002062A5" w:rsidDel="00B33063">
                <w:rPr>
                  <w:rStyle w:val="Datatype"/>
                </w:rPr>
                <w:delText>CreateEnvelopedSignature</w:delText>
              </w:r>
              <w:bookmarkStart w:id="27224" w:name="_Toc10201879"/>
              <w:bookmarkStart w:id="27225" w:name="_Toc10206017"/>
              <w:bookmarkStart w:id="27226" w:name="_Toc10210155"/>
              <w:bookmarkEnd w:id="27224"/>
              <w:bookmarkEnd w:id="27225"/>
              <w:bookmarkEnd w:id="27226"/>
            </w:del>
          </w:p>
        </w:tc>
        <w:bookmarkStart w:id="27227" w:name="_Toc10201880"/>
        <w:bookmarkStart w:id="27228" w:name="_Toc10206018"/>
        <w:bookmarkStart w:id="27229" w:name="_Toc10210156"/>
        <w:bookmarkEnd w:id="27227"/>
        <w:bookmarkEnd w:id="27228"/>
        <w:bookmarkEnd w:id="27229"/>
      </w:tr>
      <w:tr w:rsidR="00564C22" w:rsidDel="00B33063" w14:paraId="771009ED" w14:textId="426C3FDC" w:rsidTr="00564C22">
        <w:trPr>
          <w:del w:id="2723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21A4E71" w14:textId="4D6FD20F" w:rsidR="00564C22" w:rsidRPr="002062A5" w:rsidDel="00B33063" w:rsidRDefault="009B1AF1" w:rsidP="00564C22">
            <w:pPr>
              <w:pStyle w:val="Beschriftung"/>
              <w:rPr>
                <w:del w:id="27231" w:author="Andreas Kuehne" w:date="2019-05-31T12:22:00Z"/>
                <w:rStyle w:val="Datatype"/>
                <w:b w:val="0"/>
                <w:bCs w:val="0"/>
              </w:rPr>
            </w:pPr>
            <w:del w:id="27232" w:author="Andreas Kuehne" w:date="2019-05-31T12:22:00Z">
              <w:r w:rsidRPr="002062A5" w:rsidDel="00B33063">
                <w:rPr>
                  <w:rStyle w:val="Datatype"/>
                </w:rPr>
                <w:delText>createRef</w:delText>
              </w:r>
              <w:bookmarkStart w:id="27233" w:name="_Toc10201881"/>
              <w:bookmarkStart w:id="27234" w:name="_Toc10206019"/>
              <w:bookmarkStart w:id="27235" w:name="_Toc10210157"/>
              <w:bookmarkEnd w:id="27233"/>
              <w:bookmarkEnd w:id="27234"/>
              <w:bookmarkEnd w:id="27235"/>
            </w:del>
          </w:p>
        </w:tc>
        <w:tc>
          <w:tcPr>
            <w:tcW w:w="4675" w:type="dxa"/>
          </w:tcPr>
          <w:p w14:paraId="56402D20" w14:textId="3830C7C2"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236" w:author="Andreas Kuehne" w:date="2019-05-31T12:22:00Z"/>
                <w:rStyle w:val="Datatype"/>
              </w:rPr>
            </w:pPr>
            <w:del w:id="27237" w:author="Andreas Kuehne" w:date="2019-05-31T12:22:00Z">
              <w:r w:rsidRPr="002062A5" w:rsidDel="00B33063">
                <w:rPr>
                  <w:rStyle w:val="Datatype"/>
                </w:rPr>
                <w:delText>createReference</w:delText>
              </w:r>
              <w:bookmarkStart w:id="27238" w:name="_Toc10201882"/>
              <w:bookmarkStart w:id="27239" w:name="_Toc10206020"/>
              <w:bookmarkStart w:id="27240" w:name="_Toc10210158"/>
              <w:bookmarkEnd w:id="27238"/>
              <w:bookmarkEnd w:id="27239"/>
              <w:bookmarkEnd w:id="27240"/>
            </w:del>
          </w:p>
        </w:tc>
        <w:bookmarkStart w:id="27241" w:name="_Toc10201883"/>
        <w:bookmarkStart w:id="27242" w:name="_Toc10206021"/>
        <w:bookmarkStart w:id="27243" w:name="_Toc10210159"/>
        <w:bookmarkEnd w:id="27241"/>
        <w:bookmarkEnd w:id="27242"/>
        <w:bookmarkEnd w:id="27243"/>
      </w:tr>
      <w:tr w:rsidR="00564C22" w:rsidDel="00B33063" w14:paraId="70FDFAD1" w14:textId="3BC27254" w:rsidTr="00564C22">
        <w:trPr>
          <w:del w:id="2724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D59B91E" w14:textId="576CF002" w:rsidR="00564C22" w:rsidRPr="002062A5" w:rsidDel="00B33063" w:rsidRDefault="009B1AF1" w:rsidP="00564C22">
            <w:pPr>
              <w:pStyle w:val="Beschriftung"/>
              <w:rPr>
                <w:del w:id="27245" w:author="Andreas Kuehne" w:date="2019-05-31T12:22:00Z"/>
                <w:rStyle w:val="Datatype"/>
                <w:b w:val="0"/>
                <w:bCs w:val="0"/>
              </w:rPr>
            </w:pPr>
            <w:del w:id="27246" w:author="Andreas Kuehne" w:date="2019-05-31T12:22:00Z">
              <w:r w:rsidRPr="002062A5" w:rsidDel="00B33063">
                <w:rPr>
                  <w:rStyle w:val="Datatype"/>
                </w:rPr>
                <w:delText>crl</w:delText>
              </w:r>
              <w:bookmarkStart w:id="27247" w:name="_Toc10201884"/>
              <w:bookmarkStart w:id="27248" w:name="_Toc10206022"/>
              <w:bookmarkStart w:id="27249" w:name="_Toc10210160"/>
              <w:bookmarkEnd w:id="27247"/>
              <w:bookmarkEnd w:id="27248"/>
              <w:bookmarkEnd w:id="27249"/>
            </w:del>
          </w:p>
        </w:tc>
        <w:tc>
          <w:tcPr>
            <w:tcW w:w="4675" w:type="dxa"/>
          </w:tcPr>
          <w:p w14:paraId="361F7CA8" w14:textId="032EF6E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250" w:author="Andreas Kuehne" w:date="2019-05-31T12:22:00Z"/>
                <w:rStyle w:val="Datatype"/>
              </w:rPr>
            </w:pPr>
            <w:del w:id="27251" w:author="Andreas Kuehne" w:date="2019-05-31T12:22:00Z">
              <w:r w:rsidRPr="002062A5" w:rsidDel="00B33063">
                <w:rPr>
                  <w:rStyle w:val="Datatype"/>
                </w:rPr>
                <w:delText>X509CRL</w:delText>
              </w:r>
              <w:bookmarkStart w:id="27252" w:name="_Toc10201885"/>
              <w:bookmarkStart w:id="27253" w:name="_Toc10206023"/>
              <w:bookmarkStart w:id="27254" w:name="_Toc10210161"/>
              <w:bookmarkEnd w:id="27252"/>
              <w:bookmarkEnd w:id="27253"/>
              <w:bookmarkEnd w:id="27254"/>
            </w:del>
          </w:p>
        </w:tc>
        <w:bookmarkStart w:id="27255" w:name="_Toc10201886"/>
        <w:bookmarkStart w:id="27256" w:name="_Toc10206024"/>
        <w:bookmarkStart w:id="27257" w:name="_Toc10210162"/>
        <w:bookmarkEnd w:id="27255"/>
        <w:bookmarkEnd w:id="27256"/>
        <w:bookmarkEnd w:id="27257"/>
      </w:tr>
      <w:tr w:rsidR="00564C22" w:rsidDel="00B33063" w14:paraId="690120BC" w14:textId="7C01AF01" w:rsidTr="00564C22">
        <w:trPr>
          <w:del w:id="2725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A8C1032" w14:textId="405DCE4A" w:rsidR="00564C22" w:rsidRPr="002062A5" w:rsidDel="00B33063" w:rsidRDefault="009B1AF1" w:rsidP="00564C22">
            <w:pPr>
              <w:pStyle w:val="Beschriftung"/>
              <w:rPr>
                <w:del w:id="27259" w:author="Andreas Kuehne" w:date="2019-05-31T12:22:00Z"/>
                <w:rStyle w:val="Datatype"/>
                <w:b w:val="0"/>
                <w:bCs w:val="0"/>
              </w:rPr>
            </w:pPr>
            <w:del w:id="27260" w:author="Andreas Kuehne" w:date="2019-05-31T12:22:00Z">
              <w:r w:rsidRPr="002062A5" w:rsidDel="00B33063">
                <w:rPr>
                  <w:rStyle w:val="Datatype"/>
                </w:rPr>
                <w:delText>currTime</w:delText>
              </w:r>
              <w:bookmarkStart w:id="27261" w:name="_Toc10201887"/>
              <w:bookmarkStart w:id="27262" w:name="_Toc10206025"/>
              <w:bookmarkStart w:id="27263" w:name="_Toc10210163"/>
              <w:bookmarkEnd w:id="27261"/>
              <w:bookmarkEnd w:id="27262"/>
              <w:bookmarkEnd w:id="27263"/>
            </w:del>
          </w:p>
        </w:tc>
        <w:tc>
          <w:tcPr>
            <w:tcW w:w="4675" w:type="dxa"/>
          </w:tcPr>
          <w:p w14:paraId="4A563A23" w14:textId="7A5A79DB"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264" w:author="Andreas Kuehne" w:date="2019-05-31T12:22:00Z"/>
                <w:rStyle w:val="Datatype"/>
              </w:rPr>
            </w:pPr>
            <w:del w:id="27265" w:author="Andreas Kuehne" w:date="2019-05-31T12:22:00Z">
              <w:r w:rsidRPr="002062A5" w:rsidDel="00B33063">
                <w:rPr>
                  <w:rStyle w:val="Datatype"/>
                </w:rPr>
                <w:delText>CurrentTime</w:delText>
              </w:r>
              <w:bookmarkStart w:id="27266" w:name="_Toc10201888"/>
              <w:bookmarkStart w:id="27267" w:name="_Toc10206026"/>
              <w:bookmarkStart w:id="27268" w:name="_Toc10210164"/>
              <w:bookmarkEnd w:id="27266"/>
              <w:bookmarkEnd w:id="27267"/>
              <w:bookmarkEnd w:id="27268"/>
            </w:del>
          </w:p>
        </w:tc>
        <w:bookmarkStart w:id="27269" w:name="_Toc10201889"/>
        <w:bookmarkStart w:id="27270" w:name="_Toc10206027"/>
        <w:bookmarkStart w:id="27271" w:name="_Toc10210165"/>
        <w:bookmarkEnd w:id="27269"/>
        <w:bookmarkEnd w:id="27270"/>
        <w:bookmarkEnd w:id="27271"/>
      </w:tr>
      <w:tr w:rsidR="00564C22" w:rsidDel="00B33063" w14:paraId="576EF5F6" w14:textId="7E6F5121" w:rsidTr="00564C22">
        <w:trPr>
          <w:del w:id="2727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B51CC32" w14:textId="10493375" w:rsidR="00564C22" w:rsidRPr="002062A5" w:rsidDel="00B33063" w:rsidRDefault="009B1AF1" w:rsidP="00564C22">
            <w:pPr>
              <w:pStyle w:val="Beschriftung"/>
              <w:rPr>
                <w:del w:id="27273" w:author="Andreas Kuehne" w:date="2019-05-31T12:22:00Z"/>
                <w:rStyle w:val="Datatype"/>
                <w:b w:val="0"/>
                <w:bCs w:val="0"/>
              </w:rPr>
            </w:pPr>
            <w:del w:id="27274" w:author="Andreas Kuehne" w:date="2019-05-31T12:22:00Z">
              <w:r w:rsidRPr="002062A5" w:rsidDel="00B33063">
                <w:rPr>
                  <w:rStyle w:val="Datatype"/>
                </w:rPr>
                <w:delText>di</w:delText>
              </w:r>
              <w:bookmarkStart w:id="27275" w:name="_Toc10201890"/>
              <w:bookmarkStart w:id="27276" w:name="_Toc10206028"/>
              <w:bookmarkStart w:id="27277" w:name="_Toc10210166"/>
              <w:bookmarkEnd w:id="27275"/>
              <w:bookmarkEnd w:id="27276"/>
              <w:bookmarkEnd w:id="27277"/>
            </w:del>
          </w:p>
        </w:tc>
        <w:tc>
          <w:tcPr>
            <w:tcW w:w="4675" w:type="dxa"/>
          </w:tcPr>
          <w:p w14:paraId="3C139CB1" w14:textId="56546338"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278" w:author="Andreas Kuehne" w:date="2019-05-31T12:22:00Z"/>
                <w:rStyle w:val="Datatype"/>
              </w:rPr>
            </w:pPr>
            <w:del w:id="27279" w:author="Andreas Kuehne" w:date="2019-05-31T12:22:00Z">
              <w:r w:rsidRPr="002062A5" w:rsidDel="00B33063">
                <w:rPr>
                  <w:rStyle w:val="Datatype"/>
                </w:rPr>
                <w:delText>DigestInfo</w:delText>
              </w:r>
              <w:bookmarkStart w:id="27280" w:name="_Toc10201891"/>
              <w:bookmarkStart w:id="27281" w:name="_Toc10206029"/>
              <w:bookmarkStart w:id="27282" w:name="_Toc10210167"/>
              <w:bookmarkEnd w:id="27280"/>
              <w:bookmarkEnd w:id="27281"/>
              <w:bookmarkEnd w:id="27282"/>
            </w:del>
          </w:p>
        </w:tc>
        <w:bookmarkStart w:id="27283" w:name="_Toc10201892"/>
        <w:bookmarkStart w:id="27284" w:name="_Toc10206030"/>
        <w:bookmarkStart w:id="27285" w:name="_Toc10210168"/>
        <w:bookmarkEnd w:id="27283"/>
        <w:bookmarkEnd w:id="27284"/>
        <w:bookmarkEnd w:id="27285"/>
      </w:tr>
      <w:tr w:rsidR="00564C22" w:rsidDel="00B33063" w14:paraId="2E43DC49" w14:textId="2AA24191" w:rsidTr="00564C22">
        <w:trPr>
          <w:del w:id="2728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6DEB908" w14:textId="7B124B11" w:rsidR="00564C22" w:rsidRPr="002062A5" w:rsidDel="00B33063" w:rsidRDefault="009B1AF1" w:rsidP="00564C22">
            <w:pPr>
              <w:pStyle w:val="Beschriftung"/>
              <w:rPr>
                <w:del w:id="27287" w:author="Andreas Kuehne" w:date="2019-05-31T12:22:00Z"/>
                <w:rStyle w:val="Datatype"/>
                <w:b w:val="0"/>
                <w:bCs w:val="0"/>
              </w:rPr>
            </w:pPr>
            <w:del w:id="27288" w:author="Andreas Kuehne" w:date="2019-05-31T12:22:00Z">
              <w:r w:rsidRPr="002062A5" w:rsidDel="00B33063">
                <w:rPr>
                  <w:rStyle w:val="Datatype"/>
                </w:rPr>
                <w:delText>dis</w:delText>
              </w:r>
              <w:bookmarkStart w:id="27289" w:name="_Toc10201893"/>
              <w:bookmarkStart w:id="27290" w:name="_Toc10206031"/>
              <w:bookmarkStart w:id="27291" w:name="_Toc10210169"/>
              <w:bookmarkEnd w:id="27289"/>
              <w:bookmarkEnd w:id="27290"/>
              <w:bookmarkEnd w:id="27291"/>
            </w:del>
          </w:p>
        </w:tc>
        <w:tc>
          <w:tcPr>
            <w:tcW w:w="4675" w:type="dxa"/>
          </w:tcPr>
          <w:p w14:paraId="396D3981" w14:textId="5384D9B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292" w:author="Andreas Kuehne" w:date="2019-05-31T12:22:00Z"/>
                <w:rStyle w:val="Datatype"/>
              </w:rPr>
            </w:pPr>
            <w:del w:id="27293" w:author="Andreas Kuehne" w:date="2019-05-31T12:22:00Z">
              <w:r w:rsidRPr="002062A5" w:rsidDel="00B33063">
                <w:rPr>
                  <w:rStyle w:val="Datatype"/>
                </w:rPr>
                <w:delText>DigestInfos</w:delText>
              </w:r>
              <w:bookmarkStart w:id="27294" w:name="_Toc10201894"/>
              <w:bookmarkStart w:id="27295" w:name="_Toc10206032"/>
              <w:bookmarkStart w:id="27296" w:name="_Toc10210170"/>
              <w:bookmarkEnd w:id="27294"/>
              <w:bookmarkEnd w:id="27295"/>
              <w:bookmarkEnd w:id="27296"/>
            </w:del>
          </w:p>
        </w:tc>
        <w:bookmarkStart w:id="27297" w:name="_Toc10201895"/>
        <w:bookmarkStart w:id="27298" w:name="_Toc10206033"/>
        <w:bookmarkStart w:id="27299" w:name="_Toc10210171"/>
        <w:bookmarkEnd w:id="27297"/>
        <w:bookmarkEnd w:id="27298"/>
        <w:bookmarkEnd w:id="27299"/>
      </w:tr>
      <w:tr w:rsidR="00564C22" w:rsidDel="00B33063" w14:paraId="1E3E4A32" w14:textId="20FACDAA" w:rsidTr="00564C22">
        <w:trPr>
          <w:del w:id="2730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C66AEDD" w14:textId="55CEE2E4" w:rsidR="00564C22" w:rsidRPr="002062A5" w:rsidDel="00B33063" w:rsidRDefault="009B1AF1" w:rsidP="00564C22">
            <w:pPr>
              <w:pStyle w:val="Beschriftung"/>
              <w:rPr>
                <w:del w:id="27301" w:author="Andreas Kuehne" w:date="2019-05-31T12:22:00Z"/>
                <w:rStyle w:val="Datatype"/>
                <w:b w:val="0"/>
                <w:bCs w:val="0"/>
              </w:rPr>
            </w:pPr>
            <w:del w:id="27302" w:author="Andreas Kuehne" w:date="2019-05-31T12:22:00Z">
              <w:r w:rsidRPr="002062A5" w:rsidDel="00B33063">
                <w:rPr>
                  <w:rStyle w:val="Datatype"/>
                </w:rPr>
                <w:delText>doc</w:delText>
              </w:r>
              <w:bookmarkStart w:id="27303" w:name="_Toc10201896"/>
              <w:bookmarkStart w:id="27304" w:name="_Toc10206034"/>
              <w:bookmarkStart w:id="27305" w:name="_Toc10210172"/>
              <w:bookmarkEnd w:id="27303"/>
              <w:bookmarkEnd w:id="27304"/>
              <w:bookmarkEnd w:id="27305"/>
            </w:del>
          </w:p>
        </w:tc>
        <w:tc>
          <w:tcPr>
            <w:tcW w:w="4675" w:type="dxa"/>
          </w:tcPr>
          <w:p w14:paraId="0A4F4608" w14:textId="306154B1"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306" w:author="Andreas Kuehne" w:date="2019-05-31T12:22:00Z"/>
                <w:rStyle w:val="Datatype"/>
              </w:rPr>
            </w:pPr>
            <w:del w:id="27307" w:author="Andreas Kuehne" w:date="2019-05-31T12:22:00Z">
              <w:r w:rsidRPr="002062A5" w:rsidDel="00B33063">
                <w:rPr>
                  <w:rStyle w:val="Datatype"/>
                </w:rPr>
                <w:delText>Document</w:delText>
              </w:r>
              <w:bookmarkStart w:id="27308" w:name="_Toc10201897"/>
              <w:bookmarkStart w:id="27309" w:name="_Toc10206035"/>
              <w:bookmarkStart w:id="27310" w:name="_Toc10210173"/>
              <w:bookmarkEnd w:id="27308"/>
              <w:bookmarkEnd w:id="27309"/>
              <w:bookmarkEnd w:id="27310"/>
            </w:del>
          </w:p>
        </w:tc>
        <w:bookmarkStart w:id="27311" w:name="_Toc10201898"/>
        <w:bookmarkStart w:id="27312" w:name="_Toc10206036"/>
        <w:bookmarkStart w:id="27313" w:name="_Toc10210174"/>
        <w:bookmarkEnd w:id="27311"/>
        <w:bookmarkEnd w:id="27312"/>
        <w:bookmarkEnd w:id="27313"/>
      </w:tr>
      <w:tr w:rsidR="00564C22" w:rsidDel="00B33063" w14:paraId="038CD5F1" w14:textId="01CD3268" w:rsidTr="00564C22">
        <w:trPr>
          <w:del w:id="2731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6B116DC" w14:textId="259829F1" w:rsidR="00564C22" w:rsidRPr="002062A5" w:rsidDel="00B33063" w:rsidRDefault="009B1AF1" w:rsidP="00564C22">
            <w:pPr>
              <w:pStyle w:val="Beschriftung"/>
              <w:rPr>
                <w:del w:id="27315" w:author="Andreas Kuehne" w:date="2019-05-31T12:22:00Z"/>
                <w:rStyle w:val="Datatype"/>
                <w:b w:val="0"/>
                <w:bCs w:val="0"/>
              </w:rPr>
            </w:pPr>
            <w:del w:id="27316" w:author="Andreas Kuehne" w:date="2019-05-31T12:22:00Z">
              <w:r w:rsidRPr="002062A5" w:rsidDel="00B33063">
                <w:rPr>
                  <w:rStyle w:val="Datatype"/>
                </w:rPr>
                <w:delText>docWithSignature</w:delText>
              </w:r>
              <w:bookmarkStart w:id="27317" w:name="_Toc10201899"/>
              <w:bookmarkStart w:id="27318" w:name="_Toc10206037"/>
              <w:bookmarkStart w:id="27319" w:name="_Toc10210175"/>
              <w:bookmarkEnd w:id="27317"/>
              <w:bookmarkEnd w:id="27318"/>
              <w:bookmarkEnd w:id="27319"/>
            </w:del>
          </w:p>
        </w:tc>
        <w:tc>
          <w:tcPr>
            <w:tcW w:w="4675" w:type="dxa"/>
          </w:tcPr>
          <w:p w14:paraId="62C6E6B0" w14:textId="30F6A964"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320" w:author="Andreas Kuehne" w:date="2019-05-31T12:22:00Z"/>
                <w:rStyle w:val="Datatype"/>
              </w:rPr>
            </w:pPr>
            <w:del w:id="27321" w:author="Andreas Kuehne" w:date="2019-05-31T12:22:00Z">
              <w:r w:rsidRPr="002062A5" w:rsidDel="00B33063">
                <w:rPr>
                  <w:rStyle w:val="Datatype"/>
                </w:rPr>
                <w:delText>DocumentWithSignature</w:delText>
              </w:r>
              <w:bookmarkStart w:id="27322" w:name="_Toc10201900"/>
              <w:bookmarkStart w:id="27323" w:name="_Toc10206038"/>
              <w:bookmarkStart w:id="27324" w:name="_Toc10210176"/>
              <w:bookmarkEnd w:id="27322"/>
              <w:bookmarkEnd w:id="27323"/>
              <w:bookmarkEnd w:id="27324"/>
            </w:del>
          </w:p>
        </w:tc>
        <w:bookmarkStart w:id="27325" w:name="_Toc10201901"/>
        <w:bookmarkStart w:id="27326" w:name="_Toc10206039"/>
        <w:bookmarkStart w:id="27327" w:name="_Toc10210177"/>
        <w:bookmarkEnd w:id="27325"/>
        <w:bookmarkEnd w:id="27326"/>
        <w:bookmarkEnd w:id="27327"/>
      </w:tr>
      <w:tr w:rsidR="00564C22" w:rsidDel="00B33063" w14:paraId="505CD0CF" w14:textId="09BDB846" w:rsidTr="00564C22">
        <w:trPr>
          <w:del w:id="2732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CF83686" w14:textId="5A8D5B6E" w:rsidR="00564C22" w:rsidRPr="002062A5" w:rsidDel="00B33063" w:rsidRDefault="009B1AF1" w:rsidP="00564C22">
            <w:pPr>
              <w:pStyle w:val="Beschriftung"/>
              <w:rPr>
                <w:del w:id="27329" w:author="Andreas Kuehne" w:date="2019-05-31T12:22:00Z"/>
                <w:rStyle w:val="Datatype"/>
                <w:b w:val="0"/>
                <w:bCs w:val="0"/>
              </w:rPr>
            </w:pPr>
            <w:del w:id="27330" w:author="Andreas Kuehne" w:date="2019-05-31T12:22:00Z">
              <w:r w:rsidRPr="002062A5" w:rsidDel="00B33063">
                <w:rPr>
                  <w:rStyle w:val="Datatype"/>
                </w:rPr>
                <w:delText>format</w:delText>
              </w:r>
              <w:bookmarkStart w:id="27331" w:name="_Toc10201902"/>
              <w:bookmarkStart w:id="27332" w:name="_Toc10206040"/>
              <w:bookmarkStart w:id="27333" w:name="_Toc10210178"/>
              <w:bookmarkEnd w:id="27331"/>
              <w:bookmarkEnd w:id="27332"/>
              <w:bookmarkEnd w:id="27333"/>
            </w:del>
          </w:p>
        </w:tc>
        <w:tc>
          <w:tcPr>
            <w:tcW w:w="4675" w:type="dxa"/>
          </w:tcPr>
          <w:p w14:paraId="69508074" w14:textId="2A7FF3E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334" w:author="Andreas Kuehne" w:date="2019-05-31T12:22:00Z"/>
                <w:rStyle w:val="Datatype"/>
              </w:rPr>
            </w:pPr>
            <w:del w:id="27335" w:author="Andreas Kuehne" w:date="2019-05-31T12:22:00Z">
              <w:r w:rsidRPr="002062A5" w:rsidDel="00B33063">
                <w:rPr>
                  <w:rStyle w:val="Datatype"/>
                </w:rPr>
                <w:delText>Format</w:delText>
              </w:r>
              <w:bookmarkStart w:id="27336" w:name="_Toc10201903"/>
              <w:bookmarkStart w:id="27337" w:name="_Toc10206041"/>
              <w:bookmarkStart w:id="27338" w:name="_Toc10210179"/>
              <w:bookmarkEnd w:id="27336"/>
              <w:bookmarkEnd w:id="27337"/>
              <w:bookmarkEnd w:id="27338"/>
            </w:del>
          </w:p>
        </w:tc>
        <w:bookmarkStart w:id="27339" w:name="_Toc10201904"/>
        <w:bookmarkStart w:id="27340" w:name="_Toc10206042"/>
        <w:bookmarkStart w:id="27341" w:name="_Toc10210180"/>
        <w:bookmarkEnd w:id="27339"/>
        <w:bookmarkEnd w:id="27340"/>
        <w:bookmarkEnd w:id="27341"/>
      </w:tr>
      <w:tr w:rsidR="00564C22" w:rsidDel="00B33063" w14:paraId="239917E0" w14:textId="293D550E" w:rsidTr="00564C22">
        <w:trPr>
          <w:del w:id="2734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3C379E8" w14:textId="6086F51A" w:rsidR="00564C22" w:rsidRPr="002062A5" w:rsidDel="00B33063" w:rsidRDefault="009B1AF1" w:rsidP="00564C22">
            <w:pPr>
              <w:pStyle w:val="Beschriftung"/>
              <w:rPr>
                <w:del w:id="27343" w:author="Andreas Kuehne" w:date="2019-05-31T12:22:00Z"/>
                <w:rStyle w:val="Datatype"/>
                <w:b w:val="0"/>
                <w:bCs w:val="0"/>
              </w:rPr>
            </w:pPr>
            <w:del w:id="27344" w:author="Andreas Kuehne" w:date="2019-05-31T12:22:00Z">
              <w:r w:rsidRPr="002062A5" w:rsidDel="00B33063">
                <w:rPr>
                  <w:rStyle w:val="Datatype"/>
                </w:rPr>
                <w:delText>hasObjectTagsAndAttributesSet</w:delText>
              </w:r>
              <w:bookmarkStart w:id="27345" w:name="_Toc10201905"/>
              <w:bookmarkStart w:id="27346" w:name="_Toc10206043"/>
              <w:bookmarkStart w:id="27347" w:name="_Toc10210181"/>
              <w:bookmarkEnd w:id="27345"/>
              <w:bookmarkEnd w:id="27346"/>
              <w:bookmarkEnd w:id="27347"/>
            </w:del>
          </w:p>
        </w:tc>
        <w:tc>
          <w:tcPr>
            <w:tcW w:w="4675" w:type="dxa"/>
          </w:tcPr>
          <w:p w14:paraId="4D28718D" w14:textId="259D93D7"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348" w:author="Andreas Kuehne" w:date="2019-05-31T12:22:00Z"/>
                <w:rStyle w:val="Datatype"/>
              </w:rPr>
            </w:pPr>
            <w:del w:id="27349" w:author="Andreas Kuehne" w:date="2019-05-31T12:22:00Z">
              <w:r w:rsidRPr="002062A5" w:rsidDel="00B33063">
                <w:rPr>
                  <w:rStyle w:val="Datatype"/>
                </w:rPr>
                <w:delText>HasObjectTagsAndAttributesSet</w:delText>
              </w:r>
              <w:bookmarkStart w:id="27350" w:name="_Toc10201906"/>
              <w:bookmarkStart w:id="27351" w:name="_Toc10206044"/>
              <w:bookmarkStart w:id="27352" w:name="_Toc10210182"/>
              <w:bookmarkEnd w:id="27350"/>
              <w:bookmarkEnd w:id="27351"/>
              <w:bookmarkEnd w:id="27352"/>
            </w:del>
          </w:p>
        </w:tc>
        <w:bookmarkStart w:id="27353" w:name="_Toc10201907"/>
        <w:bookmarkStart w:id="27354" w:name="_Toc10206045"/>
        <w:bookmarkStart w:id="27355" w:name="_Toc10210183"/>
        <w:bookmarkEnd w:id="27353"/>
        <w:bookmarkEnd w:id="27354"/>
        <w:bookmarkEnd w:id="27355"/>
      </w:tr>
      <w:tr w:rsidR="00564C22" w:rsidDel="00B33063" w14:paraId="338CFEB3" w14:textId="5F3B74DB" w:rsidTr="00564C22">
        <w:trPr>
          <w:del w:id="2735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335A432" w14:textId="3A310B41" w:rsidR="00564C22" w:rsidRPr="002062A5" w:rsidDel="00B33063" w:rsidRDefault="009B1AF1" w:rsidP="00564C22">
            <w:pPr>
              <w:pStyle w:val="Beschriftung"/>
              <w:rPr>
                <w:del w:id="27357" w:author="Andreas Kuehne" w:date="2019-05-31T12:22:00Z"/>
                <w:rStyle w:val="Datatype"/>
                <w:b w:val="0"/>
                <w:bCs w:val="0"/>
              </w:rPr>
            </w:pPr>
            <w:del w:id="27358" w:author="Andreas Kuehne" w:date="2019-05-31T12:22:00Z">
              <w:r w:rsidRPr="002062A5" w:rsidDel="00B33063">
                <w:rPr>
                  <w:rStyle w:val="Datatype"/>
                </w:rPr>
                <w:delText>ID</w:delText>
              </w:r>
              <w:bookmarkStart w:id="27359" w:name="_Toc10201908"/>
              <w:bookmarkStart w:id="27360" w:name="_Toc10206046"/>
              <w:bookmarkStart w:id="27361" w:name="_Toc10210184"/>
              <w:bookmarkEnd w:id="27359"/>
              <w:bookmarkEnd w:id="27360"/>
              <w:bookmarkEnd w:id="27361"/>
            </w:del>
          </w:p>
        </w:tc>
        <w:tc>
          <w:tcPr>
            <w:tcW w:w="4675" w:type="dxa"/>
          </w:tcPr>
          <w:p w14:paraId="7BE8F85D" w14:textId="677A7084"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362" w:author="Andreas Kuehne" w:date="2019-05-31T12:22:00Z"/>
                <w:rStyle w:val="Datatype"/>
              </w:rPr>
            </w:pPr>
            <w:del w:id="27363" w:author="Andreas Kuehne" w:date="2019-05-31T12:22:00Z">
              <w:r w:rsidRPr="002062A5" w:rsidDel="00B33063">
                <w:rPr>
                  <w:rStyle w:val="Datatype"/>
                </w:rPr>
                <w:delText>Id</w:delText>
              </w:r>
              <w:bookmarkStart w:id="27364" w:name="_Toc10201909"/>
              <w:bookmarkStart w:id="27365" w:name="_Toc10206047"/>
              <w:bookmarkStart w:id="27366" w:name="_Toc10210185"/>
              <w:bookmarkEnd w:id="27364"/>
              <w:bookmarkEnd w:id="27365"/>
              <w:bookmarkEnd w:id="27366"/>
            </w:del>
          </w:p>
        </w:tc>
        <w:bookmarkStart w:id="27367" w:name="_Toc10201910"/>
        <w:bookmarkStart w:id="27368" w:name="_Toc10206048"/>
        <w:bookmarkStart w:id="27369" w:name="_Toc10210186"/>
        <w:bookmarkEnd w:id="27367"/>
        <w:bookmarkEnd w:id="27368"/>
        <w:bookmarkEnd w:id="27369"/>
      </w:tr>
      <w:tr w:rsidR="00564C22" w:rsidDel="00B33063" w14:paraId="4D029C4A" w14:textId="15441228" w:rsidTr="00564C22">
        <w:trPr>
          <w:del w:id="2737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313D6B2" w14:textId="7CF93916" w:rsidR="00564C22" w:rsidRPr="002062A5" w:rsidDel="00B33063" w:rsidRDefault="009B1AF1" w:rsidP="00564C22">
            <w:pPr>
              <w:pStyle w:val="Beschriftung"/>
              <w:rPr>
                <w:del w:id="27371" w:author="Andreas Kuehne" w:date="2019-05-31T12:22:00Z"/>
                <w:rStyle w:val="Datatype"/>
                <w:b w:val="0"/>
                <w:bCs w:val="0"/>
              </w:rPr>
            </w:pPr>
            <w:del w:id="27372" w:author="Andreas Kuehne" w:date="2019-05-31T12:22:00Z">
              <w:r w:rsidRPr="002062A5" w:rsidDel="00B33063">
                <w:rPr>
                  <w:rStyle w:val="Datatype"/>
                </w:rPr>
                <w:delText>id</w:delText>
              </w:r>
              <w:bookmarkStart w:id="27373" w:name="_Toc10201911"/>
              <w:bookmarkStart w:id="27374" w:name="_Toc10206049"/>
              <w:bookmarkStart w:id="27375" w:name="_Toc10210187"/>
              <w:bookmarkEnd w:id="27373"/>
              <w:bookmarkEnd w:id="27374"/>
              <w:bookmarkEnd w:id="27375"/>
            </w:del>
          </w:p>
        </w:tc>
        <w:tc>
          <w:tcPr>
            <w:tcW w:w="4675" w:type="dxa"/>
          </w:tcPr>
          <w:p w14:paraId="6B2030F2" w14:textId="02947B1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376" w:author="Andreas Kuehne" w:date="2019-05-31T12:22:00Z"/>
                <w:rStyle w:val="Datatype"/>
              </w:rPr>
            </w:pPr>
            <w:del w:id="27377" w:author="Andreas Kuehne" w:date="2019-05-31T12:22:00Z">
              <w:r w:rsidRPr="002062A5" w:rsidDel="00B33063">
                <w:rPr>
                  <w:rStyle w:val="Datatype"/>
                </w:rPr>
                <w:delText>Identifier</w:delText>
              </w:r>
              <w:bookmarkStart w:id="27378" w:name="_Toc10201912"/>
              <w:bookmarkStart w:id="27379" w:name="_Toc10206050"/>
              <w:bookmarkStart w:id="27380" w:name="_Toc10210188"/>
              <w:bookmarkEnd w:id="27378"/>
              <w:bookmarkEnd w:id="27379"/>
              <w:bookmarkEnd w:id="27380"/>
            </w:del>
          </w:p>
        </w:tc>
        <w:bookmarkStart w:id="27381" w:name="_Toc10201913"/>
        <w:bookmarkStart w:id="27382" w:name="_Toc10206051"/>
        <w:bookmarkStart w:id="27383" w:name="_Toc10210189"/>
        <w:bookmarkEnd w:id="27381"/>
        <w:bookmarkEnd w:id="27382"/>
        <w:bookmarkEnd w:id="27383"/>
      </w:tr>
      <w:tr w:rsidR="00564C22" w:rsidDel="00B33063" w14:paraId="2626F999" w14:textId="4AFECB48" w:rsidTr="00564C22">
        <w:trPr>
          <w:del w:id="2738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8329DC5" w14:textId="1B3F8881" w:rsidR="00564C22" w:rsidRPr="002062A5" w:rsidDel="00B33063" w:rsidRDefault="009B1AF1" w:rsidP="00564C22">
            <w:pPr>
              <w:pStyle w:val="Beschriftung"/>
              <w:rPr>
                <w:del w:id="27385" w:author="Andreas Kuehne" w:date="2019-05-31T12:22:00Z"/>
                <w:rStyle w:val="Datatype"/>
                <w:b w:val="0"/>
                <w:bCs w:val="0"/>
              </w:rPr>
            </w:pPr>
            <w:del w:id="27386" w:author="Andreas Kuehne" w:date="2019-05-31T12:22:00Z">
              <w:r w:rsidRPr="002062A5" w:rsidDel="00B33063">
                <w:rPr>
                  <w:rStyle w:val="Datatype"/>
                </w:rPr>
                <w:delText>idRef</w:delText>
              </w:r>
              <w:bookmarkStart w:id="27387" w:name="_Toc10201914"/>
              <w:bookmarkStart w:id="27388" w:name="_Toc10206052"/>
              <w:bookmarkStart w:id="27389" w:name="_Toc10210190"/>
              <w:bookmarkEnd w:id="27387"/>
              <w:bookmarkEnd w:id="27388"/>
              <w:bookmarkEnd w:id="27389"/>
            </w:del>
          </w:p>
        </w:tc>
        <w:tc>
          <w:tcPr>
            <w:tcW w:w="4675" w:type="dxa"/>
          </w:tcPr>
          <w:p w14:paraId="48DB7511" w14:textId="7C89BC0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390" w:author="Andreas Kuehne" w:date="2019-05-31T12:22:00Z"/>
                <w:rStyle w:val="Datatype"/>
              </w:rPr>
            </w:pPr>
            <w:del w:id="27391" w:author="Andreas Kuehne" w:date="2019-05-31T12:22:00Z">
              <w:r w:rsidRPr="002062A5" w:rsidDel="00B33063">
                <w:rPr>
                  <w:rStyle w:val="Datatype"/>
                </w:rPr>
                <w:delText>IdRef</w:delText>
              </w:r>
              <w:bookmarkStart w:id="27392" w:name="_Toc10201915"/>
              <w:bookmarkStart w:id="27393" w:name="_Toc10206053"/>
              <w:bookmarkStart w:id="27394" w:name="_Toc10210191"/>
              <w:bookmarkEnd w:id="27392"/>
              <w:bookmarkEnd w:id="27393"/>
              <w:bookmarkEnd w:id="27394"/>
            </w:del>
          </w:p>
        </w:tc>
        <w:bookmarkStart w:id="27395" w:name="_Toc10201916"/>
        <w:bookmarkStart w:id="27396" w:name="_Toc10206054"/>
        <w:bookmarkStart w:id="27397" w:name="_Toc10210192"/>
        <w:bookmarkEnd w:id="27395"/>
        <w:bookmarkEnd w:id="27396"/>
        <w:bookmarkEnd w:id="27397"/>
      </w:tr>
      <w:tr w:rsidR="00564C22" w:rsidDel="00B33063" w14:paraId="43A490F7" w14:textId="3632C9D7" w:rsidTr="00564C22">
        <w:trPr>
          <w:del w:id="2739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042360D" w14:textId="670D2C23" w:rsidR="00564C22" w:rsidRPr="002062A5" w:rsidDel="00B33063" w:rsidRDefault="009B1AF1" w:rsidP="00564C22">
            <w:pPr>
              <w:pStyle w:val="Beschriftung"/>
              <w:rPr>
                <w:del w:id="27399" w:author="Andreas Kuehne" w:date="2019-05-31T12:22:00Z"/>
                <w:rStyle w:val="Datatype"/>
                <w:b w:val="0"/>
                <w:bCs w:val="0"/>
              </w:rPr>
            </w:pPr>
            <w:del w:id="27400" w:author="Andreas Kuehne" w:date="2019-05-31T12:22:00Z">
              <w:r w:rsidRPr="002062A5" w:rsidDel="00B33063">
                <w:rPr>
                  <w:rStyle w:val="Datatype"/>
                </w:rPr>
                <w:delText>incContent</w:delText>
              </w:r>
              <w:bookmarkStart w:id="27401" w:name="_Toc10201917"/>
              <w:bookmarkStart w:id="27402" w:name="_Toc10206055"/>
              <w:bookmarkStart w:id="27403" w:name="_Toc10210193"/>
              <w:bookmarkEnd w:id="27401"/>
              <w:bookmarkEnd w:id="27402"/>
              <w:bookmarkEnd w:id="27403"/>
            </w:del>
          </w:p>
        </w:tc>
        <w:tc>
          <w:tcPr>
            <w:tcW w:w="4675" w:type="dxa"/>
          </w:tcPr>
          <w:p w14:paraId="472077E6" w14:textId="17F8932C"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404" w:author="Andreas Kuehne" w:date="2019-05-31T12:22:00Z"/>
                <w:rStyle w:val="Datatype"/>
              </w:rPr>
            </w:pPr>
            <w:del w:id="27405" w:author="Andreas Kuehne" w:date="2019-05-31T12:22:00Z">
              <w:r w:rsidRPr="002062A5" w:rsidDel="00B33063">
                <w:rPr>
                  <w:rStyle w:val="Datatype"/>
                </w:rPr>
                <w:delText>IncludeEContent</w:delText>
              </w:r>
              <w:bookmarkStart w:id="27406" w:name="_Toc10201918"/>
              <w:bookmarkStart w:id="27407" w:name="_Toc10206056"/>
              <w:bookmarkStart w:id="27408" w:name="_Toc10210194"/>
              <w:bookmarkEnd w:id="27406"/>
              <w:bookmarkEnd w:id="27407"/>
              <w:bookmarkEnd w:id="27408"/>
            </w:del>
          </w:p>
        </w:tc>
        <w:bookmarkStart w:id="27409" w:name="_Toc10201919"/>
        <w:bookmarkStart w:id="27410" w:name="_Toc10206057"/>
        <w:bookmarkStart w:id="27411" w:name="_Toc10210195"/>
        <w:bookmarkEnd w:id="27409"/>
        <w:bookmarkEnd w:id="27410"/>
        <w:bookmarkEnd w:id="27411"/>
      </w:tr>
      <w:tr w:rsidR="00564C22" w:rsidDel="00B33063" w14:paraId="7280FDF0" w14:textId="442F5F0E" w:rsidTr="00564C22">
        <w:trPr>
          <w:del w:id="2741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B5A287A" w14:textId="2B3ED769" w:rsidR="00564C22" w:rsidRPr="002062A5" w:rsidDel="00B33063" w:rsidRDefault="009B1AF1" w:rsidP="00564C22">
            <w:pPr>
              <w:pStyle w:val="Beschriftung"/>
              <w:rPr>
                <w:del w:id="27413" w:author="Andreas Kuehne" w:date="2019-05-31T12:22:00Z"/>
                <w:rStyle w:val="Datatype"/>
                <w:b w:val="0"/>
                <w:bCs w:val="0"/>
              </w:rPr>
            </w:pPr>
            <w:del w:id="27414" w:author="Andreas Kuehne" w:date="2019-05-31T12:22:00Z">
              <w:r w:rsidRPr="002062A5" w:rsidDel="00B33063">
                <w:rPr>
                  <w:rStyle w:val="Datatype"/>
                </w:rPr>
                <w:delText>incObj</w:delText>
              </w:r>
              <w:bookmarkStart w:id="27415" w:name="_Toc10201920"/>
              <w:bookmarkStart w:id="27416" w:name="_Toc10206058"/>
              <w:bookmarkStart w:id="27417" w:name="_Toc10210196"/>
              <w:bookmarkEnd w:id="27415"/>
              <w:bookmarkEnd w:id="27416"/>
              <w:bookmarkEnd w:id="27417"/>
            </w:del>
          </w:p>
        </w:tc>
        <w:tc>
          <w:tcPr>
            <w:tcW w:w="4675" w:type="dxa"/>
          </w:tcPr>
          <w:p w14:paraId="6CCF9481" w14:textId="734BF628"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418" w:author="Andreas Kuehne" w:date="2019-05-31T12:22:00Z"/>
                <w:rStyle w:val="Datatype"/>
              </w:rPr>
            </w:pPr>
            <w:del w:id="27419" w:author="Andreas Kuehne" w:date="2019-05-31T12:22:00Z">
              <w:r w:rsidRPr="002062A5" w:rsidDel="00B33063">
                <w:rPr>
                  <w:rStyle w:val="Datatype"/>
                </w:rPr>
                <w:delText>IncludeObject</w:delText>
              </w:r>
              <w:bookmarkStart w:id="27420" w:name="_Toc10201921"/>
              <w:bookmarkStart w:id="27421" w:name="_Toc10206059"/>
              <w:bookmarkStart w:id="27422" w:name="_Toc10210197"/>
              <w:bookmarkEnd w:id="27420"/>
              <w:bookmarkEnd w:id="27421"/>
              <w:bookmarkEnd w:id="27422"/>
            </w:del>
          </w:p>
        </w:tc>
        <w:bookmarkStart w:id="27423" w:name="_Toc10201922"/>
        <w:bookmarkStart w:id="27424" w:name="_Toc10206060"/>
        <w:bookmarkStart w:id="27425" w:name="_Toc10210198"/>
        <w:bookmarkEnd w:id="27423"/>
        <w:bookmarkEnd w:id="27424"/>
        <w:bookmarkEnd w:id="27425"/>
      </w:tr>
      <w:tr w:rsidR="00564C22" w:rsidDel="00B33063" w14:paraId="27AAE14B" w14:textId="5ABAA7E3" w:rsidTr="00564C22">
        <w:trPr>
          <w:del w:id="2742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99AE1BD" w14:textId="0D4BBAD7" w:rsidR="00564C22" w:rsidRPr="002062A5" w:rsidDel="00B33063" w:rsidRDefault="009B1AF1" w:rsidP="00564C22">
            <w:pPr>
              <w:pStyle w:val="Beschriftung"/>
              <w:rPr>
                <w:del w:id="27427" w:author="Andreas Kuehne" w:date="2019-05-31T12:22:00Z"/>
                <w:rStyle w:val="Datatype"/>
                <w:b w:val="0"/>
                <w:bCs w:val="0"/>
              </w:rPr>
            </w:pPr>
            <w:del w:id="27428" w:author="Andreas Kuehne" w:date="2019-05-31T12:22:00Z">
              <w:r w:rsidRPr="002062A5" w:rsidDel="00B33063">
                <w:rPr>
                  <w:rStyle w:val="Datatype"/>
                </w:rPr>
                <w:delText>indeterminate</w:delText>
              </w:r>
              <w:bookmarkStart w:id="27429" w:name="_Toc10201923"/>
              <w:bookmarkStart w:id="27430" w:name="_Toc10206061"/>
              <w:bookmarkStart w:id="27431" w:name="_Toc10210199"/>
              <w:bookmarkEnd w:id="27429"/>
              <w:bookmarkEnd w:id="27430"/>
              <w:bookmarkEnd w:id="27431"/>
            </w:del>
          </w:p>
        </w:tc>
        <w:tc>
          <w:tcPr>
            <w:tcW w:w="4675" w:type="dxa"/>
          </w:tcPr>
          <w:p w14:paraId="25D2EBC0" w14:textId="42E15D07"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432" w:author="Andreas Kuehne" w:date="2019-05-31T12:22:00Z"/>
                <w:rStyle w:val="Datatype"/>
              </w:rPr>
            </w:pPr>
            <w:del w:id="27433" w:author="Andreas Kuehne" w:date="2019-05-31T12:22:00Z">
              <w:r w:rsidRPr="002062A5" w:rsidDel="00B33063">
                <w:rPr>
                  <w:rStyle w:val="Datatype"/>
                </w:rPr>
                <w:delText>IndeterminateDetail</w:delText>
              </w:r>
              <w:bookmarkStart w:id="27434" w:name="_Toc10201924"/>
              <w:bookmarkStart w:id="27435" w:name="_Toc10206062"/>
              <w:bookmarkStart w:id="27436" w:name="_Toc10210200"/>
              <w:bookmarkEnd w:id="27434"/>
              <w:bookmarkEnd w:id="27435"/>
              <w:bookmarkEnd w:id="27436"/>
            </w:del>
          </w:p>
        </w:tc>
        <w:bookmarkStart w:id="27437" w:name="_Toc10201925"/>
        <w:bookmarkStart w:id="27438" w:name="_Toc10206063"/>
        <w:bookmarkStart w:id="27439" w:name="_Toc10210201"/>
        <w:bookmarkEnd w:id="27437"/>
        <w:bookmarkEnd w:id="27438"/>
        <w:bookmarkEnd w:id="27439"/>
      </w:tr>
      <w:tr w:rsidR="00564C22" w:rsidDel="00B33063" w14:paraId="1450AD45" w14:textId="43A62816" w:rsidTr="00564C22">
        <w:trPr>
          <w:del w:id="2744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191CB18" w14:textId="16803DC1" w:rsidR="00564C22" w:rsidRPr="002062A5" w:rsidDel="00B33063" w:rsidRDefault="009B1AF1" w:rsidP="00564C22">
            <w:pPr>
              <w:pStyle w:val="Beschriftung"/>
              <w:rPr>
                <w:del w:id="27441" w:author="Andreas Kuehne" w:date="2019-05-31T12:22:00Z"/>
                <w:rStyle w:val="Datatype"/>
                <w:b w:val="0"/>
                <w:bCs w:val="0"/>
              </w:rPr>
            </w:pPr>
            <w:del w:id="27442" w:author="Andreas Kuehne" w:date="2019-05-31T12:22:00Z">
              <w:r w:rsidRPr="002062A5" w:rsidDel="00B33063">
                <w:rPr>
                  <w:rStyle w:val="Datatype"/>
                </w:rPr>
                <w:delText>inDocs</w:delText>
              </w:r>
              <w:bookmarkStart w:id="27443" w:name="_Toc10201926"/>
              <w:bookmarkStart w:id="27444" w:name="_Toc10206064"/>
              <w:bookmarkStart w:id="27445" w:name="_Toc10210202"/>
              <w:bookmarkEnd w:id="27443"/>
              <w:bookmarkEnd w:id="27444"/>
              <w:bookmarkEnd w:id="27445"/>
            </w:del>
          </w:p>
        </w:tc>
        <w:tc>
          <w:tcPr>
            <w:tcW w:w="4675" w:type="dxa"/>
          </w:tcPr>
          <w:p w14:paraId="3129312F" w14:textId="05B9CAC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446" w:author="Andreas Kuehne" w:date="2019-05-31T12:22:00Z"/>
                <w:rStyle w:val="Datatype"/>
              </w:rPr>
            </w:pPr>
            <w:del w:id="27447" w:author="Andreas Kuehne" w:date="2019-05-31T12:22:00Z">
              <w:r w:rsidRPr="002062A5" w:rsidDel="00B33063">
                <w:rPr>
                  <w:rStyle w:val="Datatype"/>
                </w:rPr>
                <w:delText>InputDocuments</w:delText>
              </w:r>
              <w:bookmarkStart w:id="27448" w:name="_Toc10201927"/>
              <w:bookmarkStart w:id="27449" w:name="_Toc10206065"/>
              <w:bookmarkStart w:id="27450" w:name="_Toc10210203"/>
              <w:bookmarkEnd w:id="27448"/>
              <w:bookmarkEnd w:id="27449"/>
              <w:bookmarkEnd w:id="27450"/>
            </w:del>
          </w:p>
        </w:tc>
        <w:bookmarkStart w:id="27451" w:name="_Toc10201928"/>
        <w:bookmarkStart w:id="27452" w:name="_Toc10206066"/>
        <w:bookmarkStart w:id="27453" w:name="_Toc10210204"/>
        <w:bookmarkEnd w:id="27451"/>
        <w:bookmarkEnd w:id="27452"/>
        <w:bookmarkEnd w:id="27453"/>
      </w:tr>
      <w:tr w:rsidR="00564C22" w:rsidDel="00B33063" w14:paraId="162218AD" w14:textId="27D35B4A" w:rsidTr="00564C22">
        <w:trPr>
          <w:del w:id="2745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613F7B2" w14:textId="78404222" w:rsidR="00564C22" w:rsidRPr="002062A5" w:rsidDel="00B33063" w:rsidRDefault="009B1AF1" w:rsidP="00564C22">
            <w:pPr>
              <w:pStyle w:val="Beschriftung"/>
              <w:rPr>
                <w:del w:id="27455" w:author="Andreas Kuehne" w:date="2019-05-31T12:22:00Z"/>
                <w:rStyle w:val="Datatype"/>
                <w:b w:val="0"/>
                <w:bCs w:val="0"/>
              </w:rPr>
            </w:pPr>
            <w:del w:id="27456" w:author="Andreas Kuehne" w:date="2019-05-31T12:22:00Z">
              <w:r w:rsidRPr="002062A5" w:rsidDel="00B33063">
                <w:rPr>
                  <w:rStyle w:val="Datatype"/>
                </w:rPr>
                <w:delText>invalid</w:delText>
              </w:r>
              <w:bookmarkStart w:id="27457" w:name="_Toc10201929"/>
              <w:bookmarkStart w:id="27458" w:name="_Toc10206067"/>
              <w:bookmarkStart w:id="27459" w:name="_Toc10210205"/>
              <w:bookmarkEnd w:id="27457"/>
              <w:bookmarkEnd w:id="27458"/>
              <w:bookmarkEnd w:id="27459"/>
            </w:del>
          </w:p>
        </w:tc>
        <w:tc>
          <w:tcPr>
            <w:tcW w:w="4675" w:type="dxa"/>
          </w:tcPr>
          <w:p w14:paraId="77125A60" w14:textId="3642481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460" w:author="Andreas Kuehne" w:date="2019-05-31T12:22:00Z"/>
                <w:rStyle w:val="Datatype"/>
              </w:rPr>
            </w:pPr>
            <w:del w:id="27461" w:author="Andreas Kuehne" w:date="2019-05-31T12:22:00Z">
              <w:r w:rsidRPr="002062A5" w:rsidDel="00B33063">
                <w:rPr>
                  <w:rStyle w:val="Datatype"/>
                </w:rPr>
                <w:delText>InvalidDetail</w:delText>
              </w:r>
              <w:bookmarkStart w:id="27462" w:name="_Toc10201930"/>
              <w:bookmarkStart w:id="27463" w:name="_Toc10206068"/>
              <w:bookmarkStart w:id="27464" w:name="_Toc10210206"/>
              <w:bookmarkEnd w:id="27462"/>
              <w:bookmarkEnd w:id="27463"/>
              <w:bookmarkEnd w:id="27464"/>
            </w:del>
          </w:p>
        </w:tc>
        <w:bookmarkStart w:id="27465" w:name="_Toc10201931"/>
        <w:bookmarkStart w:id="27466" w:name="_Toc10206069"/>
        <w:bookmarkStart w:id="27467" w:name="_Toc10210207"/>
        <w:bookmarkEnd w:id="27465"/>
        <w:bookmarkEnd w:id="27466"/>
        <w:bookmarkEnd w:id="27467"/>
      </w:tr>
      <w:tr w:rsidR="00564C22" w:rsidDel="00B33063" w14:paraId="4160B89D" w14:textId="2CCA6F0D" w:rsidTr="00564C22">
        <w:trPr>
          <w:del w:id="2746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5196BCE" w14:textId="338DFA09" w:rsidR="00564C22" w:rsidRPr="002062A5" w:rsidDel="00B33063" w:rsidRDefault="009B1AF1" w:rsidP="00564C22">
            <w:pPr>
              <w:pStyle w:val="Beschriftung"/>
              <w:rPr>
                <w:del w:id="27469" w:author="Andreas Kuehne" w:date="2019-05-31T12:22:00Z"/>
                <w:rStyle w:val="Datatype"/>
                <w:b w:val="0"/>
                <w:bCs w:val="0"/>
              </w:rPr>
            </w:pPr>
            <w:del w:id="27470" w:author="Andreas Kuehne" w:date="2019-05-31T12:22:00Z">
              <w:r w:rsidRPr="002062A5" w:rsidDel="00B33063">
                <w:rPr>
                  <w:rStyle w:val="Datatype"/>
                </w:rPr>
                <w:delText>keySel</w:delText>
              </w:r>
              <w:bookmarkStart w:id="27471" w:name="_Toc10201932"/>
              <w:bookmarkStart w:id="27472" w:name="_Toc10206070"/>
              <w:bookmarkStart w:id="27473" w:name="_Toc10210208"/>
              <w:bookmarkEnd w:id="27471"/>
              <w:bookmarkEnd w:id="27472"/>
              <w:bookmarkEnd w:id="27473"/>
            </w:del>
          </w:p>
        </w:tc>
        <w:tc>
          <w:tcPr>
            <w:tcW w:w="4675" w:type="dxa"/>
          </w:tcPr>
          <w:p w14:paraId="2B499833" w14:textId="5D554F27"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474" w:author="Andreas Kuehne" w:date="2019-05-31T12:22:00Z"/>
                <w:rStyle w:val="Datatype"/>
              </w:rPr>
            </w:pPr>
            <w:del w:id="27475" w:author="Andreas Kuehne" w:date="2019-05-31T12:22:00Z">
              <w:r w:rsidRPr="002062A5" w:rsidDel="00B33063">
                <w:rPr>
                  <w:rStyle w:val="Datatype"/>
                </w:rPr>
                <w:delText>KeySelector</w:delText>
              </w:r>
              <w:bookmarkStart w:id="27476" w:name="_Toc10201933"/>
              <w:bookmarkStart w:id="27477" w:name="_Toc10206071"/>
              <w:bookmarkStart w:id="27478" w:name="_Toc10210209"/>
              <w:bookmarkEnd w:id="27476"/>
              <w:bookmarkEnd w:id="27477"/>
              <w:bookmarkEnd w:id="27478"/>
            </w:del>
          </w:p>
        </w:tc>
        <w:bookmarkStart w:id="27479" w:name="_Toc10201934"/>
        <w:bookmarkStart w:id="27480" w:name="_Toc10206072"/>
        <w:bookmarkStart w:id="27481" w:name="_Toc10210210"/>
        <w:bookmarkEnd w:id="27479"/>
        <w:bookmarkEnd w:id="27480"/>
        <w:bookmarkEnd w:id="27481"/>
      </w:tr>
      <w:tr w:rsidR="00564C22" w:rsidDel="00B33063" w14:paraId="45F5A185" w14:textId="74125F35" w:rsidTr="00564C22">
        <w:trPr>
          <w:del w:id="2748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69741F1" w14:textId="0CA9C2CC" w:rsidR="00564C22" w:rsidRPr="002062A5" w:rsidDel="00B33063" w:rsidRDefault="009B1AF1" w:rsidP="00564C22">
            <w:pPr>
              <w:pStyle w:val="Beschriftung"/>
              <w:rPr>
                <w:del w:id="27483" w:author="Andreas Kuehne" w:date="2019-05-31T12:22:00Z"/>
                <w:rStyle w:val="Datatype"/>
                <w:b w:val="0"/>
                <w:bCs w:val="0"/>
              </w:rPr>
            </w:pPr>
            <w:del w:id="27484" w:author="Andreas Kuehne" w:date="2019-05-31T12:22:00Z">
              <w:r w:rsidRPr="002062A5" w:rsidDel="00B33063">
                <w:rPr>
                  <w:rStyle w:val="Datatype"/>
                </w:rPr>
                <w:delText>lowerBound</w:delText>
              </w:r>
              <w:bookmarkStart w:id="27485" w:name="_Toc10201935"/>
              <w:bookmarkStart w:id="27486" w:name="_Toc10206073"/>
              <w:bookmarkStart w:id="27487" w:name="_Toc10210211"/>
              <w:bookmarkEnd w:id="27485"/>
              <w:bookmarkEnd w:id="27486"/>
              <w:bookmarkEnd w:id="27487"/>
            </w:del>
          </w:p>
        </w:tc>
        <w:tc>
          <w:tcPr>
            <w:tcW w:w="4675" w:type="dxa"/>
          </w:tcPr>
          <w:p w14:paraId="63C98B66" w14:textId="69A82EA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488" w:author="Andreas Kuehne" w:date="2019-05-31T12:22:00Z"/>
                <w:rStyle w:val="Datatype"/>
              </w:rPr>
            </w:pPr>
            <w:del w:id="27489" w:author="Andreas Kuehne" w:date="2019-05-31T12:22:00Z">
              <w:r w:rsidRPr="002062A5" w:rsidDel="00B33063">
                <w:rPr>
                  <w:rStyle w:val="Datatype"/>
                </w:rPr>
                <w:delText>LowerBoundary</w:delText>
              </w:r>
              <w:bookmarkStart w:id="27490" w:name="_Toc10201936"/>
              <w:bookmarkStart w:id="27491" w:name="_Toc10206074"/>
              <w:bookmarkStart w:id="27492" w:name="_Toc10210212"/>
              <w:bookmarkEnd w:id="27490"/>
              <w:bookmarkEnd w:id="27491"/>
              <w:bookmarkEnd w:id="27492"/>
            </w:del>
          </w:p>
        </w:tc>
        <w:bookmarkStart w:id="27493" w:name="_Toc10201937"/>
        <w:bookmarkStart w:id="27494" w:name="_Toc10206075"/>
        <w:bookmarkStart w:id="27495" w:name="_Toc10210213"/>
        <w:bookmarkEnd w:id="27493"/>
        <w:bookmarkEnd w:id="27494"/>
        <w:bookmarkEnd w:id="27495"/>
      </w:tr>
      <w:tr w:rsidR="00564C22" w:rsidDel="00B33063" w14:paraId="35B5BC0F" w14:textId="7EEE4C4A" w:rsidTr="00564C22">
        <w:trPr>
          <w:del w:id="2749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B424082" w14:textId="1F8B6FA3" w:rsidR="00564C22" w:rsidRPr="002062A5" w:rsidDel="00B33063" w:rsidRDefault="009B1AF1" w:rsidP="00564C22">
            <w:pPr>
              <w:pStyle w:val="Beschriftung"/>
              <w:rPr>
                <w:del w:id="27497" w:author="Andreas Kuehne" w:date="2019-05-31T12:22:00Z"/>
                <w:rStyle w:val="Datatype"/>
                <w:b w:val="0"/>
                <w:bCs w:val="0"/>
              </w:rPr>
            </w:pPr>
            <w:del w:id="27498" w:author="Andreas Kuehne" w:date="2019-05-31T12:22:00Z">
              <w:r w:rsidRPr="002062A5" w:rsidDel="00B33063">
                <w:rPr>
                  <w:rStyle w:val="Datatype"/>
                </w:rPr>
                <w:delText>maj</w:delText>
              </w:r>
              <w:bookmarkStart w:id="27499" w:name="_Toc10201938"/>
              <w:bookmarkStart w:id="27500" w:name="_Toc10206076"/>
              <w:bookmarkStart w:id="27501" w:name="_Toc10210214"/>
              <w:bookmarkEnd w:id="27499"/>
              <w:bookmarkEnd w:id="27500"/>
              <w:bookmarkEnd w:id="27501"/>
            </w:del>
          </w:p>
        </w:tc>
        <w:tc>
          <w:tcPr>
            <w:tcW w:w="4675" w:type="dxa"/>
          </w:tcPr>
          <w:p w14:paraId="37B1A939" w14:textId="03A57E6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502" w:author="Andreas Kuehne" w:date="2019-05-31T12:22:00Z"/>
                <w:rStyle w:val="Datatype"/>
              </w:rPr>
            </w:pPr>
            <w:del w:id="27503" w:author="Andreas Kuehne" w:date="2019-05-31T12:22:00Z">
              <w:r w:rsidRPr="002062A5" w:rsidDel="00B33063">
                <w:rPr>
                  <w:rStyle w:val="Datatype"/>
                </w:rPr>
                <w:delText>ResultMajor</w:delText>
              </w:r>
              <w:bookmarkStart w:id="27504" w:name="_Toc10201939"/>
              <w:bookmarkStart w:id="27505" w:name="_Toc10206077"/>
              <w:bookmarkStart w:id="27506" w:name="_Toc10210215"/>
              <w:bookmarkEnd w:id="27504"/>
              <w:bookmarkEnd w:id="27505"/>
              <w:bookmarkEnd w:id="27506"/>
            </w:del>
          </w:p>
        </w:tc>
        <w:bookmarkStart w:id="27507" w:name="_Toc10201940"/>
        <w:bookmarkStart w:id="27508" w:name="_Toc10206078"/>
        <w:bookmarkStart w:id="27509" w:name="_Toc10210216"/>
        <w:bookmarkEnd w:id="27507"/>
        <w:bookmarkEnd w:id="27508"/>
        <w:bookmarkEnd w:id="27509"/>
      </w:tr>
      <w:tr w:rsidR="00564C22" w:rsidDel="00B33063" w14:paraId="44EB26D6" w14:textId="3159828C" w:rsidTr="00564C22">
        <w:trPr>
          <w:del w:id="2751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7FC68D0" w14:textId="5258FA30" w:rsidR="00564C22" w:rsidRPr="002062A5" w:rsidDel="00B33063" w:rsidRDefault="009B1AF1" w:rsidP="00564C22">
            <w:pPr>
              <w:pStyle w:val="Beschriftung"/>
              <w:rPr>
                <w:del w:id="27511" w:author="Andreas Kuehne" w:date="2019-05-31T12:22:00Z"/>
                <w:rStyle w:val="Datatype"/>
                <w:b w:val="0"/>
                <w:bCs w:val="0"/>
              </w:rPr>
            </w:pPr>
            <w:del w:id="27512" w:author="Andreas Kuehne" w:date="2019-05-31T12:22:00Z">
              <w:r w:rsidRPr="002062A5" w:rsidDel="00B33063">
                <w:rPr>
                  <w:rStyle w:val="Datatype"/>
                </w:rPr>
                <w:delText>mimeType</w:delText>
              </w:r>
              <w:bookmarkStart w:id="27513" w:name="_Toc10201941"/>
              <w:bookmarkStart w:id="27514" w:name="_Toc10206079"/>
              <w:bookmarkStart w:id="27515" w:name="_Toc10210217"/>
              <w:bookmarkEnd w:id="27513"/>
              <w:bookmarkEnd w:id="27514"/>
              <w:bookmarkEnd w:id="27515"/>
            </w:del>
          </w:p>
        </w:tc>
        <w:tc>
          <w:tcPr>
            <w:tcW w:w="4675" w:type="dxa"/>
          </w:tcPr>
          <w:p w14:paraId="494DB37A" w14:textId="4B164B74"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516" w:author="Andreas Kuehne" w:date="2019-05-31T12:22:00Z"/>
                <w:rStyle w:val="Datatype"/>
              </w:rPr>
            </w:pPr>
            <w:del w:id="27517" w:author="Andreas Kuehne" w:date="2019-05-31T12:22:00Z">
              <w:r w:rsidRPr="002062A5" w:rsidDel="00B33063">
                <w:rPr>
                  <w:rStyle w:val="Datatype"/>
                </w:rPr>
                <w:delText>MimeType</w:delText>
              </w:r>
              <w:bookmarkStart w:id="27518" w:name="_Toc10201942"/>
              <w:bookmarkStart w:id="27519" w:name="_Toc10206080"/>
              <w:bookmarkStart w:id="27520" w:name="_Toc10210218"/>
              <w:bookmarkEnd w:id="27518"/>
              <w:bookmarkEnd w:id="27519"/>
              <w:bookmarkEnd w:id="27520"/>
            </w:del>
          </w:p>
        </w:tc>
        <w:bookmarkStart w:id="27521" w:name="_Toc10201943"/>
        <w:bookmarkStart w:id="27522" w:name="_Toc10206081"/>
        <w:bookmarkStart w:id="27523" w:name="_Toc10210219"/>
        <w:bookmarkEnd w:id="27521"/>
        <w:bookmarkEnd w:id="27522"/>
        <w:bookmarkEnd w:id="27523"/>
      </w:tr>
      <w:tr w:rsidR="00564C22" w:rsidDel="00B33063" w14:paraId="597A5B1D" w14:textId="257588EE" w:rsidTr="00564C22">
        <w:trPr>
          <w:del w:id="2752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C3DBF94" w14:textId="4EEE31E8" w:rsidR="00564C22" w:rsidRPr="002062A5" w:rsidDel="00B33063" w:rsidRDefault="009B1AF1" w:rsidP="00564C22">
            <w:pPr>
              <w:pStyle w:val="Beschriftung"/>
              <w:rPr>
                <w:del w:id="27525" w:author="Andreas Kuehne" w:date="2019-05-31T12:22:00Z"/>
                <w:rStyle w:val="Datatype"/>
                <w:b w:val="0"/>
                <w:bCs w:val="0"/>
              </w:rPr>
            </w:pPr>
            <w:del w:id="27526" w:author="Andreas Kuehne" w:date="2019-05-31T12:22:00Z">
              <w:r w:rsidRPr="002062A5" w:rsidDel="00B33063">
                <w:rPr>
                  <w:rStyle w:val="Datatype"/>
                </w:rPr>
                <w:delText>min</w:delText>
              </w:r>
              <w:bookmarkStart w:id="27527" w:name="_Toc10201944"/>
              <w:bookmarkStart w:id="27528" w:name="_Toc10206082"/>
              <w:bookmarkStart w:id="27529" w:name="_Toc10210220"/>
              <w:bookmarkEnd w:id="27527"/>
              <w:bookmarkEnd w:id="27528"/>
              <w:bookmarkEnd w:id="27529"/>
            </w:del>
          </w:p>
        </w:tc>
        <w:tc>
          <w:tcPr>
            <w:tcW w:w="4675" w:type="dxa"/>
          </w:tcPr>
          <w:p w14:paraId="37EB5075" w14:textId="6D31AAE2"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530" w:author="Andreas Kuehne" w:date="2019-05-31T12:22:00Z"/>
                <w:rStyle w:val="Datatype"/>
              </w:rPr>
            </w:pPr>
            <w:del w:id="27531" w:author="Andreas Kuehne" w:date="2019-05-31T12:22:00Z">
              <w:r w:rsidRPr="002062A5" w:rsidDel="00B33063">
                <w:rPr>
                  <w:rStyle w:val="Datatype"/>
                </w:rPr>
                <w:delText>ResultMinor</w:delText>
              </w:r>
              <w:bookmarkStart w:id="27532" w:name="_Toc10201945"/>
              <w:bookmarkStart w:id="27533" w:name="_Toc10206083"/>
              <w:bookmarkStart w:id="27534" w:name="_Toc10210221"/>
              <w:bookmarkEnd w:id="27532"/>
              <w:bookmarkEnd w:id="27533"/>
              <w:bookmarkEnd w:id="27534"/>
            </w:del>
          </w:p>
        </w:tc>
        <w:bookmarkStart w:id="27535" w:name="_Toc10201946"/>
        <w:bookmarkStart w:id="27536" w:name="_Toc10206084"/>
        <w:bookmarkStart w:id="27537" w:name="_Toc10210222"/>
        <w:bookmarkEnd w:id="27535"/>
        <w:bookmarkEnd w:id="27536"/>
        <w:bookmarkEnd w:id="27537"/>
      </w:tr>
      <w:tr w:rsidR="00564C22" w:rsidDel="00B33063" w14:paraId="2188444E" w14:textId="5E0B45E5" w:rsidTr="00564C22">
        <w:trPr>
          <w:del w:id="2753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60653BB" w14:textId="50ECD219" w:rsidR="00564C22" w:rsidRPr="002062A5" w:rsidDel="00B33063" w:rsidRDefault="009B1AF1" w:rsidP="00564C22">
            <w:pPr>
              <w:pStyle w:val="Beschriftung"/>
              <w:rPr>
                <w:del w:id="27539" w:author="Andreas Kuehne" w:date="2019-05-31T12:22:00Z"/>
                <w:rStyle w:val="Datatype"/>
                <w:b w:val="0"/>
                <w:bCs w:val="0"/>
              </w:rPr>
            </w:pPr>
            <w:del w:id="27540" w:author="Andreas Kuehne" w:date="2019-05-31T12:22:00Z">
              <w:r w:rsidRPr="002062A5" w:rsidDel="00B33063">
                <w:rPr>
                  <w:rStyle w:val="Datatype"/>
                </w:rPr>
                <w:delText>msg</w:delText>
              </w:r>
              <w:bookmarkStart w:id="27541" w:name="_Toc10201947"/>
              <w:bookmarkStart w:id="27542" w:name="_Toc10206085"/>
              <w:bookmarkStart w:id="27543" w:name="_Toc10210223"/>
              <w:bookmarkEnd w:id="27541"/>
              <w:bookmarkEnd w:id="27542"/>
              <w:bookmarkEnd w:id="27543"/>
            </w:del>
          </w:p>
        </w:tc>
        <w:tc>
          <w:tcPr>
            <w:tcW w:w="4675" w:type="dxa"/>
          </w:tcPr>
          <w:p w14:paraId="7BC711DC" w14:textId="78E1657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544" w:author="Andreas Kuehne" w:date="2019-05-31T12:22:00Z"/>
                <w:rStyle w:val="Datatype"/>
              </w:rPr>
            </w:pPr>
            <w:del w:id="27545" w:author="Andreas Kuehne" w:date="2019-05-31T12:22:00Z">
              <w:r w:rsidRPr="002062A5" w:rsidDel="00B33063">
                <w:rPr>
                  <w:rStyle w:val="Datatype"/>
                </w:rPr>
                <w:delText>ResultMessage</w:delText>
              </w:r>
              <w:bookmarkStart w:id="27546" w:name="_Toc10201948"/>
              <w:bookmarkStart w:id="27547" w:name="_Toc10206086"/>
              <w:bookmarkStart w:id="27548" w:name="_Toc10210224"/>
              <w:bookmarkEnd w:id="27546"/>
              <w:bookmarkEnd w:id="27547"/>
              <w:bookmarkEnd w:id="27548"/>
            </w:del>
          </w:p>
          <w:p w14:paraId="1F051877" w14:textId="1E3122A8"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549" w:author="Andreas Kuehne" w:date="2019-05-31T12:22:00Z"/>
                <w:rStyle w:val="Datatype"/>
              </w:rPr>
            </w:pPr>
            <w:del w:id="27550" w:author="Andreas Kuehne" w:date="2019-05-31T12:22:00Z">
              <w:r w:rsidRPr="002062A5" w:rsidDel="00B33063">
                <w:rPr>
                  <w:rStyle w:val="Datatype"/>
                </w:rPr>
                <w:delText>Message</w:delText>
              </w:r>
              <w:bookmarkStart w:id="27551" w:name="_Toc10201949"/>
              <w:bookmarkStart w:id="27552" w:name="_Toc10206087"/>
              <w:bookmarkStart w:id="27553" w:name="_Toc10210225"/>
              <w:bookmarkEnd w:id="27551"/>
              <w:bookmarkEnd w:id="27552"/>
              <w:bookmarkEnd w:id="27553"/>
            </w:del>
          </w:p>
        </w:tc>
        <w:bookmarkStart w:id="27554" w:name="_Toc10201950"/>
        <w:bookmarkStart w:id="27555" w:name="_Toc10206088"/>
        <w:bookmarkStart w:id="27556" w:name="_Toc10210226"/>
        <w:bookmarkEnd w:id="27554"/>
        <w:bookmarkEnd w:id="27555"/>
        <w:bookmarkEnd w:id="27556"/>
      </w:tr>
      <w:tr w:rsidR="00564C22" w:rsidDel="00B33063" w14:paraId="79E2572D" w14:textId="32D99BC0" w:rsidTr="00564C22">
        <w:trPr>
          <w:del w:id="2755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3B12B39" w14:textId="21A45654" w:rsidR="00564C22" w:rsidRPr="002062A5" w:rsidDel="00B33063" w:rsidRDefault="009B1AF1" w:rsidP="00564C22">
            <w:pPr>
              <w:pStyle w:val="Beschriftung"/>
              <w:rPr>
                <w:del w:id="27558" w:author="Andreas Kuehne" w:date="2019-05-31T12:22:00Z"/>
                <w:rStyle w:val="Datatype"/>
                <w:b w:val="0"/>
                <w:bCs w:val="0"/>
              </w:rPr>
            </w:pPr>
            <w:del w:id="27559" w:author="Andreas Kuehne" w:date="2019-05-31T12:22:00Z">
              <w:r w:rsidRPr="002062A5" w:rsidDel="00B33063">
                <w:rPr>
                  <w:rStyle w:val="Datatype"/>
                </w:rPr>
                <w:delText>name</w:delText>
              </w:r>
              <w:bookmarkStart w:id="27560" w:name="_Toc10201951"/>
              <w:bookmarkStart w:id="27561" w:name="_Toc10206089"/>
              <w:bookmarkStart w:id="27562" w:name="_Toc10210227"/>
              <w:bookmarkEnd w:id="27560"/>
              <w:bookmarkEnd w:id="27561"/>
              <w:bookmarkEnd w:id="27562"/>
            </w:del>
          </w:p>
        </w:tc>
        <w:tc>
          <w:tcPr>
            <w:tcW w:w="4675" w:type="dxa"/>
          </w:tcPr>
          <w:p w14:paraId="3ED3D6BD" w14:textId="1CCC20CB"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563" w:author="Andreas Kuehne" w:date="2019-05-31T12:22:00Z"/>
                <w:rStyle w:val="Datatype"/>
              </w:rPr>
            </w:pPr>
            <w:del w:id="27564" w:author="Andreas Kuehne" w:date="2019-05-31T12:22:00Z">
              <w:r w:rsidRPr="002062A5" w:rsidDel="00B33063">
                <w:rPr>
                  <w:rStyle w:val="Datatype"/>
                </w:rPr>
                <w:delText>Name</w:delText>
              </w:r>
              <w:bookmarkStart w:id="27565" w:name="_Toc10201952"/>
              <w:bookmarkStart w:id="27566" w:name="_Toc10206090"/>
              <w:bookmarkStart w:id="27567" w:name="_Toc10210228"/>
              <w:bookmarkEnd w:id="27565"/>
              <w:bookmarkEnd w:id="27566"/>
              <w:bookmarkEnd w:id="27567"/>
            </w:del>
          </w:p>
          <w:p w14:paraId="5FE1F0DE" w14:textId="0F9DC6A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568" w:author="Andreas Kuehne" w:date="2019-05-31T12:22:00Z"/>
                <w:rStyle w:val="Datatype"/>
              </w:rPr>
            </w:pPr>
            <w:del w:id="27569" w:author="Andreas Kuehne" w:date="2019-05-31T12:22:00Z">
              <w:r w:rsidRPr="002062A5" w:rsidDel="00B33063">
                <w:rPr>
                  <w:rStyle w:val="Datatype"/>
                </w:rPr>
                <w:delText>KeyName</w:delText>
              </w:r>
              <w:bookmarkStart w:id="27570" w:name="_Toc10201953"/>
              <w:bookmarkStart w:id="27571" w:name="_Toc10206091"/>
              <w:bookmarkStart w:id="27572" w:name="_Toc10210229"/>
              <w:bookmarkEnd w:id="27570"/>
              <w:bookmarkEnd w:id="27571"/>
              <w:bookmarkEnd w:id="27572"/>
            </w:del>
          </w:p>
        </w:tc>
        <w:bookmarkStart w:id="27573" w:name="_Toc10201954"/>
        <w:bookmarkStart w:id="27574" w:name="_Toc10206092"/>
        <w:bookmarkStart w:id="27575" w:name="_Toc10210230"/>
        <w:bookmarkEnd w:id="27573"/>
        <w:bookmarkEnd w:id="27574"/>
        <w:bookmarkEnd w:id="27575"/>
      </w:tr>
      <w:tr w:rsidR="00564C22" w:rsidDel="00B33063" w14:paraId="108B8362" w14:textId="2C8EA064" w:rsidTr="00564C22">
        <w:trPr>
          <w:del w:id="2757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B375414" w14:textId="61033E91" w:rsidR="00564C22" w:rsidRPr="002062A5" w:rsidDel="00B33063" w:rsidRDefault="009B1AF1" w:rsidP="00564C22">
            <w:pPr>
              <w:pStyle w:val="Beschriftung"/>
              <w:rPr>
                <w:del w:id="27577" w:author="Andreas Kuehne" w:date="2019-05-31T12:22:00Z"/>
                <w:rStyle w:val="Datatype"/>
                <w:b w:val="0"/>
                <w:bCs w:val="0"/>
              </w:rPr>
            </w:pPr>
            <w:del w:id="27578" w:author="Andreas Kuehne" w:date="2019-05-31T12:22:00Z">
              <w:r w:rsidRPr="002062A5" w:rsidDel="00B33063">
                <w:rPr>
                  <w:rStyle w:val="Datatype"/>
                </w:rPr>
                <w:delText>nsDecl</w:delText>
              </w:r>
              <w:bookmarkStart w:id="27579" w:name="_Toc10201955"/>
              <w:bookmarkStart w:id="27580" w:name="_Toc10206093"/>
              <w:bookmarkStart w:id="27581" w:name="_Toc10210231"/>
              <w:bookmarkEnd w:id="27579"/>
              <w:bookmarkEnd w:id="27580"/>
              <w:bookmarkEnd w:id="27581"/>
            </w:del>
          </w:p>
        </w:tc>
        <w:tc>
          <w:tcPr>
            <w:tcW w:w="4675" w:type="dxa"/>
          </w:tcPr>
          <w:p w14:paraId="14A1717D" w14:textId="6F18FC29"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582" w:author="Andreas Kuehne" w:date="2019-05-31T12:22:00Z"/>
                <w:rStyle w:val="Datatype"/>
              </w:rPr>
            </w:pPr>
            <w:del w:id="27583" w:author="Andreas Kuehne" w:date="2019-05-31T12:22:00Z">
              <w:r w:rsidRPr="002062A5" w:rsidDel="00B33063">
                <w:rPr>
                  <w:rStyle w:val="Datatype"/>
                </w:rPr>
                <w:delText>NsPrefixMapping</w:delText>
              </w:r>
              <w:bookmarkStart w:id="27584" w:name="_Toc10201956"/>
              <w:bookmarkStart w:id="27585" w:name="_Toc10206094"/>
              <w:bookmarkStart w:id="27586" w:name="_Toc10210232"/>
              <w:bookmarkEnd w:id="27584"/>
              <w:bookmarkEnd w:id="27585"/>
              <w:bookmarkEnd w:id="27586"/>
            </w:del>
          </w:p>
        </w:tc>
        <w:bookmarkStart w:id="27587" w:name="_Toc10201957"/>
        <w:bookmarkStart w:id="27588" w:name="_Toc10206095"/>
        <w:bookmarkStart w:id="27589" w:name="_Toc10210233"/>
        <w:bookmarkEnd w:id="27587"/>
        <w:bookmarkEnd w:id="27588"/>
        <w:bookmarkEnd w:id="27589"/>
      </w:tr>
      <w:tr w:rsidR="00564C22" w:rsidDel="00B33063" w14:paraId="2B985350" w14:textId="6AFAD0F1" w:rsidTr="00564C22">
        <w:trPr>
          <w:del w:id="2759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33BF834" w14:textId="39EDD0E3" w:rsidR="00564C22" w:rsidRPr="002062A5" w:rsidDel="00B33063" w:rsidRDefault="009B1AF1" w:rsidP="00564C22">
            <w:pPr>
              <w:pStyle w:val="Beschriftung"/>
              <w:rPr>
                <w:del w:id="27591" w:author="Andreas Kuehne" w:date="2019-05-31T12:22:00Z"/>
                <w:rStyle w:val="Datatype"/>
                <w:b w:val="0"/>
                <w:bCs w:val="0"/>
              </w:rPr>
            </w:pPr>
            <w:del w:id="27592" w:author="Andreas Kuehne" w:date="2019-05-31T12:22:00Z">
              <w:r w:rsidRPr="002062A5" w:rsidDel="00B33063">
                <w:rPr>
                  <w:rStyle w:val="Datatype"/>
                </w:rPr>
                <w:delText>objId</w:delText>
              </w:r>
              <w:bookmarkStart w:id="27593" w:name="_Toc10201958"/>
              <w:bookmarkStart w:id="27594" w:name="_Toc10206096"/>
              <w:bookmarkStart w:id="27595" w:name="_Toc10210234"/>
              <w:bookmarkEnd w:id="27593"/>
              <w:bookmarkEnd w:id="27594"/>
              <w:bookmarkEnd w:id="27595"/>
            </w:del>
          </w:p>
        </w:tc>
        <w:tc>
          <w:tcPr>
            <w:tcW w:w="4675" w:type="dxa"/>
          </w:tcPr>
          <w:p w14:paraId="3EADC62C" w14:textId="2B9E1791"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596" w:author="Andreas Kuehne" w:date="2019-05-31T12:22:00Z"/>
                <w:rStyle w:val="Datatype"/>
              </w:rPr>
            </w:pPr>
            <w:del w:id="27597" w:author="Andreas Kuehne" w:date="2019-05-31T12:22:00Z">
              <w:r w:rsidRPr="002062A5" w:rsidDel="00B33063">
                <w:rPr>
                  <w:rStyle w:val="Datatype"/>
                </w:rPr>
                <w:delText>ObjId</w:delText>
              </w:r>
              <w:bookmarkStart w:id="27598" w:name="_Toc10201959"/>
              <w:bookmarkStart w:id="27599" w:name="_Toc10206097"/>
              <w:bookmarkStart w:id="27600" w:name="_Toc10210235"/>
              <w:bookmarkEnd w:id="27598"/>
              <w:bookmarkEnd w:id="27599"/>
              <w:bookmarkEnd w:id="27600"/>
            </w:del>
          </w:p>
        </w:tc>
        <w:bookmarkStart w:id="27601" w:name="_Toc10201960"/>
        <w:bookmarkStart w:id="27602" w:name="_Toc10206098"/>
        <w:bookmarkStart w:id="27603" w:name="_Toc10210236"/>
        <w:bookmarkEnd w:id="27601"/>
        <w:bookmarkEnd w:id="27602"/>
        <w:bookmarkEnd w:id="27603"/>
      </w:tr>
      <w:tr w:rsidR="00564C22" w:rsidDel="00B33063" w14:paraId="7324A0DB" w14:textId="22E6A0CA" w:rsidTr="00564C22">
        <w:trPr>
          <w:del w:id="2760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DC0E8ED" w14:textId="1EF24C47" w:rsidR="00564C22" w:rsidRPr="002062A5" w:rsidDel="00B33063" w:rsidRDefault="009B1AF1" w:rsidP="00564C22">
            <w:pPr>
              <w:pStyle w:val="Beschriftung"/>
              <w:rPr>
                <w:del w:id="27605" w:author="Andreas Kuehne" w:date="2019-05-31T12:22:00Z"/>
                <w:rStyle w:val="Datatype"/>
                <w:b w:val="0"/>
                <w:bCs w:val="0"/>
              </w:rPr>
            </w:pPr>
            <w:del w:id="27606" w:author="Andreas Kuehne" w:date="2019-05-31T12:22:00Z">
              <w:r w:rsidRPr="002062A5" w:rsidDel="00B33063">
                <w:rPr>
                  <w:rStyle w:val="Datatype"/>
                </w:rPr>
                <w:delText>ocsp</w:delText>
              </w:r>
              <w:bookmarkStart w:id="27607" w:name="_Toc10201961"/>
              <w:bookmarkStart w:id="27608" w:name="_Toc10206099"/>
              <w:bookmarkStart w:id="27609" w:name="_Toc10210237"/>
              <w:bookmarkEnd w:id="27607"/>
              <w:bookmarkEnd w:id="27608"/>
              <w:bookmarkEnd w:id="27609"/>
            </w:del>
          </w:p>
        </w:tc>
        <w:tc>
          <w:tcPr>
            <w:tcW w:w="4675" w:type="dxa"/>
          </w:tcPr>
          <w:p w14:paraId="3CB47CCD" w14:textId="4C458AB2"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610" w:author="Andreas Kuehne" w:date="2019-05-31T12:22:00Z"/>
                <w:rStyle w:val="Datatype"/>
              </w:rPr>
            </w:pPr>
            <w:del w:id="27611" w:author="Andreas Kuehne" w:date="2019-05-31T12:22:00Z">
              <w:r w:rsidRPr="002062A5" w:rsidDel="00B33063">
                <w:rPr>
                  <w:rStyle w:val="Datatype"/>
                </w:rPr>
                <w:delText>OCSPResponse</w:delText>
              </w:r>
              <w:bookmarkStart w:id="27612" w:name="_Toc10201962"/>
              <w:bookmarkStart w:id="27613" w:name="_Toc10206100"/>
              <w:bookmarkStart w:id="27614" w:name="_Toc10210238"/>
              <w:bookmarkEnd w:id="27612"/>
              <w:bookmarkEnd w:id="27613"/>
              <w:bookmarkEnd w:id="27614"/>
            </w:del>
          </w:p>
        </w:tc>
        <w:bookmarkStart w:id="27615" w:name="_Toc10201963"/>
        <w:bookmarkStart w:id="27616" w:name="_Toc10206101"/>
        <w:bookmarkStart w:id="27617" w:name="_Toc10210239"/>
        <w:bookmarkEnd w:id="27615"/>
        <w:bookmarkEnd w:id="27616"/>
        <w:bookmarkEnd w:id="27617"/>
      </w:tr>
      <w:tr w:rsidR="00564C22" w:rsidDel="00B33063" w14:paraId="5DA57A0E" w14:textId="382DC511" w:rsidTr="00564C22">
        <w:trPr>
          <w:del w:id="2761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F3BF056" w14:textId="66407C6B" w:rsidR="00564C22" w:rsidRPr="002062A5" w:rsidDel="00B33063" w:rsidRDefault="009B1AF1" w:rsidP="00564C22">
            <w:pPr>
              <w:pStyle w:val="Beschriftung"/>
              <w:rPr>
                <w:del w:id="27619" w:author="Andreas Kuehne" w:date="2019-05-31T12:22:00Z"/>
                <w:rStyle w:val="Datatype"/>
                <w:b w:val="0"/>
                <w:bCs w:val="0"/>
              </w:rPr>
            </w:pPr>
            <w:del w:id="27620" w:author="Andreas Kuehne" w:date="2019-05-31T12:22:00Z">
              <w:r w:rsidRPr="002062A5" w:rsidDel="00B33063">
                <w:rPr>
                  <w:rStyle w:val="Datatype"/>
                </w:rPr>
                <w:delText>optInp</w:delText>
              </w:r>
              <w:bookmarkStart w:id="27621" w:name="_Toc10201964"/>
              <w:bookmarkStart w:id="27622" w:name="_Toc10206102"/>
              <w:bookmarkStart w:id="27623" w:name="_Toc10210240"/>
              <w:bookmarkEnd w:id="27621"/>
              <w:bookmarkEnd w:id="27622"/>
              <w:bookmarkEnd w:id="27623"/>
            </w:del>
          </w:p>
        </w:tc>
        <w:tc>
          <w:tcPr>
            <w:tcW w:w="4675" w:type="dxa"/>
          </w:tcPr>
          <w:p w14:paraId="197FF9F9" w14:textId="2A592002"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624" w:author="Andreas Kuehne" w:date="2019-05-31T12:22:00Z"/>
                <w:rStyle w:val="Datatype"/>
              </w:rPr>
            </w:pPr>
            <w:del w:id="27625" w:author="Andreas Kuehne" w:date="2019-05-31T12:22:00Z">
              <w:r w:rsidRPr="002062A5" w:rsidDel="00B33063">
                <w:rPr>
                  <w:rStyle w:val="Datatype"/>
                </w:rPr>
                <w:delText>OptionalInputs</w:delText>
              </w:r>
              <w:bookmarkStart w:id="27626" w:name="_Toc10201965"/>
              <w:bookmarkStart w:id="27627" w:name="_Toc10206103"/>
              <w:bookmarkStart w:id="27628" w:name="_Toc10210241"/>
              <w:bookmarkEnd w:id="27626"/>
              <w:bookmarkEnd w:id="27627"/>
              <w:bookmarkEnd w:id="27628"/>
            </w:del>
          </w:p>
        </w:tc>
        <w:bookmarkStart w:id="27629" w:name="_Toc10201966"/>
        <w:bookmarkStart w:id="27630" w:name="_Toc10206104"/>
        <w:bookmarkStart w:id="27631" w:name="_Toc10210242"/>
        <w:bookmarkEnd w:id="27629"/>
        <w:bookmarkEnd w:id="27630"/>
        <w:bookmarkEnd w:id="27631"/>
      </w:tr>
      <w:tr w:rsidR="00564C22" w:rsidDel="00B33063" w14:paraId="03590350" w14:textId="1D200B1E" w:rsidTr="00564C22">
        <w:trPr>
          <w:del w:id="2763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048588F" w14:textId="1B0D3BE9" w:rsidR="00564C22" w:rsidRPr="002062A5" w:rsidDel="00B33063" w:rsidRDefault="009B1AF1" w:rsidP="00564C22">
            <w:pPr>
              <w:pStyle w:val="Beschriftung"/>
              <w:rPr>
                <w:del w:id="27633" w:author="Andreas Kuehne" w:date="2019-05-31T12:22:00Z"/>
                <w:rStyle w:val="Datatype"/>
                <w:b w:val="0"/>
                <w:bCs w:val="0"/>
              </w:rPr>
            </w:pPr>
            <w:del w:id="27634" w:author="Andreas Kuehne" w:date="2019-05-31T12:22:00Z">
              <w:r w:rsidRPr="002062A5" w:rsidDel="00B33063">
                <w:rPr>
                  <w:rStyle w:val="Datatype"/>
                </w:rPr>
                <w:delText>optOutp</w:delText>
              </w:r>
              <w:bookmarkStart w:id="27635" w:name="_Toc10201967"/>
              <w:bookmarkStart w:id="27636" w:name="_Toc10206105"/>
              <w:bookmarkStart w:id="27637" w:name="_Toc10210243"/>
              <w:bookmarkEnd w:id="27635"/>
              <w:bookmarkEnd w:id="27636"/>
              <w:bookmarkEnd w:id="27637"/>
            </w:del>
          </w:p>
        </w:tc>
        <w:tc>
          <w:tcPr>
            <w:tcW w:w="4675" w:type="dxa"/>
          </w:tcPr>
          <w:p w14:paraId="627A27E2" w14:textId="16A6EEB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638" w:author="Andreas Kuehne" w:date="2019-05-31T12:22:00Z"/>
                <w:rStyle w:val="Datatype"/>
              </w:rPr>
            </w:pPr>
            <w:del w:id="27639" w:author="Andreas Kuehne" w:date="2019-05-31T12:22:00Z">
              <w:r w:rsidRPr="002062A5" w:rsidDel="00B33063">
                <w:rPr>
                  <w:rStyle w:val="Datatype"/>
                </w:rPr>
                <w:delText>OptionalOutputs</w:delText>
              </w:r>
              <w:bookmarkStart w:id="27640" w:name="_Toc10201968"/>
              <w:bookmarkStart w:id="27641" w:name="_Toc10206106"/>
              <w:bookmarkStart w:id="27642" w:name="_Toc10210244"/>
              <w:bookmarkEnd w:id="27640"/>
              <w:bookmarkEnd w:id="27641"/>
              <w:bookmarkEnd w:id="27642"/>
            </w:del>
          </w:p>
        </w:tc>
        <w:bookmarkStart w:id="27643" w:name="_Toc10201969"/>
        <w:bookmarkStart w:id="27644" w:name="_Toc10206107"/>
        <w:bookmarkStart w:id="27645" w:name="_Toc10210245"/>
        <w:bookmarkEnd w:id="27643"/>
        <w:bookmarkEnd w:id="27644"/>
        <w:bookmarkEnd w:id="27645"/>
      </w:tr>
      <w:tr w:rsidR="00564C22" w:rsidDel="00B33063" w14:paraId="41A049E7" w14:textId="57FA6B2F" w:rsidTr="00564C22">
        <w:trPr>
          <w:del w:id="2764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8E0D15C" w14:textId="3A3EB3D7" w:rsidR="00564C22" w:rsidRPr="002062A5" w:rsidDel="00B33063" w:rsidRDefault="009B1AF1" w:rsidP="00564C22">
            <w:pPr>
              <w:pStyle w:val="Beschriftung"/>
              <w:rPr>
                <w:del w:id="27647" w:author="Andreas Kuehne" w:date="2019-05-31T12:22:00Z"/>
                <w:rStyle w:val="Datatype"/>
                <w:b w:val="0"/>
                <w:bCs w:val="0"/>
              </w:rPr>
            </w:pPr>
            <w:del w:id="27648" w:author="Andreas Kuehne" w:date="2019-05-31T12:22:00Z">
              <w:r w:rsidRPr="002062A5" w:rsidDel="00B33063">
                <w:rPr>
                  <w:rStyle w:val="Datatype"/>
                </w:rPr>
                <w:delText>poe</w:delText>
              </w:r>
              <w:bookmarkStart w:id="27649" w:name="_Toc10201970"/>
              <w:bookmarkStart w:id="27650" w:name="_Toc10206108"/>
              <w:bookmarkStart w:id="27651" w:name="_Toc10210246"/>
              <w:bookmarkEnd w:id="27649"/>
              <w:bookmarkEnd w:id="27650"/>
              <w:bookmarkEnd w:id="27651"/>
            </w:del>
          </w:p>
        </w:tc>
        <w:tc>
          <w:tcPr>
            <w:tcW w:w="4675" w:type="dxa"/>
          </w:tcPr>
          <w:p w14:paraId="33CC59DD" w14:textId="3B2D67F8"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652" w:author="Andreas Kuehne" w:date="2019-05-31T12:22:00Z"/>
                <w:rStyle w:val="Datatype"/>
              </w:rPr>
            </w:pPr>
            <w:del w:id="27653" w:author="Andreas Kuehne" w:date="2019-05-31T12:22:00Z">
              <w:r w:rsidRPr="002062A5" w:rsidDel="00B33063">
                <w:rPr>
                  <w:rStyle w:val="Datatype"/>
                </w:rPr>
                <w:delText>PoE</w:delText>
              </w:r>
              <w:bookmarkStart w:id="27654" w:name="_Toc10201971"/>
              <w:bookmarkStart w:id="27655" w:name="_Toc10206109"/>
              <w:bookmarkStart w:id="27656" w:name="_Toc10210247"/>
              <w:bookmarkEnd w:id="27654"/>
              <w:bookmarkEnd w:id="27655"/>
              <w:bookmarkEnd w:id="27656"/>
            </w:del>
          </w:p>
        </w:tc>
        <w:bookmarkStart w:id="27657" w:name="_Toc10201972"/>
        <w:bookmarkStart w:id="27658" w:name="_Toc10206110"/>
        <w:bookmarkStart w:id="27659" w:name="_Toc10210248"/>
        <w:bookmarkEnd w:id="27657"/>
        <w:bookmarkEnd w:id="27658"/>
        <w:bookmarkEnd w:id="27659"/>
      </w:tr>
      <w:tr w:rsidR="00564C22" w:rsidDel="00B33063" w14:paraId="5E1E4481" w14:textId="2B251AF2" w:rsidTr="00564C22">
        <w:trPr>
          <w:del w:id="2766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D3FFBDC" w14:textId="32EC6AFE" w:rsidR="00564C22" w:rsidRPr="002062A5" w:rsidDel="00B33063" w:rsidRDefault="009B1AF1" w:rsidP="00564C22">
            <w:pPr>
              <w:pStyle w:val="Beschriftung"/>
              <w:rPr>
                <w:del w:id="27661" w:author="Andreas Kuehne" w:date="2019-05-31T12:22:00Z"/>
                <w:rStyle w:val="Datatype"/>
                <w:b w:val="0"/>
                <w:bCs w:val="0"/>
              </w:rPr>
            </w:pPr>
            <w:del w:id="27662" w:author="Andreas Kuehne" w:date="2019-05-31T12:22:00Z">
              <w:r w:rsidRPr="002062A5" w:rsidDel="00B33063">
                <w:rPr>
                  <w:rStyle w:val="Datatype"/>
                </w:rPr>
                <w:delText>pre</w:delText>
              </w:r>
              <w:bookmarkStart w:id="27663" w:name="_Toc10201973"/>
              <w:bookmarkStart w:id="27664" w:name="_Toc10206111"/>
              <w:bookmarkStart w:id="27665" w:name="_Toc10210249"/>
              <w:bookmarkEnd w:id="27663"/>
              <w:bookmarkEnd w:id="27664"/>
              <w:bookmarkEnd w:id="27665"/>
            </w:del>
          </w:p>
        </w:tc>
        <w:tc>
          <w:tcPr>
            <w:tcW w:w="4675" w:type="dxa"/>
          </w:tcPr>
          <w:p w14:paraId="5AADF1B3" w14:textId="2860F85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666" w:author="Andreas Kuehne" w:date="2019-05-31T12:22:00Z"/>
                <w:rStyle w:val="Datatype"/>
              </w:rPr>
            </w:pPr>
            <w:del w:id="27667" w:author="Andreas Kuehne" w:date="2019-05-31T12:22:00Z">
              <w:r w:rsidRPr="002062A5" w:rsidDel="00B33063">
                <w:rPr>
                  <w:rStyle w:val="Datatype"/>
                </w:rPr>
                <w:delText>NamespacePrefix</w:delText>
              </w:r>
              <w:bookmarkStart w:id="27668" w:name="_Toc10201974"/>
              <w:bookmarkStart w:id="27669" w:name="_Toc10206112"/>
              <w:bookmarkStart w:id="27670" w:name="_Toc10210250"/>
              <w:bookmarkEnd w:id="27668"/>
              <w:bookmarkEnd w:id="27669"/>
              <w:bookmarkEnd w:id="27670"/>
            </w:del>
          </w:p>
        </w:tc>
        <w:bookmarkStart w:id="27671" w:name="_Toc10201975"/>
        <w:bookmarkStart w:id="27672" w:name="_Toc10206113"/>
        <w:bookmarkStart w:id="27673" w:name="_Toc10210251"/>
        <w:bookmarkEnd w:id="27671"/>
        <w:bookmarkEnd w:id="27672"/>
        <w:bookmarkEnd w:id="27673"/>
      </w:tr>
      <w:tr w:rsidR="00564C22" w:rsidDel="00B33063" w14:paraId="384849BB" w14:textId="388B256E" w:rsidTr="00564C22">
        <w:trPr>
          <w:del w:id="2767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A36F8F5" w14:textId="6F2741DB" w:rsidR="00564C22" w:rsidRPr="002062A5" w:rsidDel="00B33063" w:rsidRDefault="009B1AF1" w:rsidP="00564C22">
            <w:pPr>
              <w:pStyle w:val="Beschriftung"/>
              <w:rPr>
                <w:del w:id="27675" w:author="Andreas Kuehne" w:date="2019-05-31T12:22:00Z"/>
                <w:rStyle w:val="Datatype"/>
                <w:b w:val="0"/>
                <w:bCs w:val="0"/>
              </w:rPr>
            </w:pPr>
            <w:del w:id="27676" w:author="Andreas Kuehne" w:date="2019-05-31T12:22:00Z">
              <w:r w:rsidRPr="002062A5" w:rsidDel="00B33063">
                <w:rPr>
                  <w:rStyle w:val="Datatype"/>
                </w:rPr>
                <w:delText>pRef</w:delText>
              </w:r>
              <w:bookmarkStart w:id="27677" w:name="_Toc10201976"/>
              <w:bookmarkStart w:id="27678" w:name="_Toc10206114"/>
              <w:bookmarkStart w:id="27679" w:name="_Toc10210252"/>
              <w:bookmarkEnd w:id="27677"/>
              <w:bookmarkEnd w:id="27678"/>
              <w:bookmarkEnd w:id="27679"/>
            </w:del>
          </w:p>
        </w:tc>
        <w:tc>
          <w:tcPr>
            <w:tcW w:w="4675" w:type="dxa"/>
          </w:tcPr>
          <w:p w14:paraId="39F99EA7" w14:textId="02DB77A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680" w:author="Andreas Kuehne" w:date="2019-05-31T12:22:00Z"/>
                <w:rStyle w:val="Datatype"/>
              </w:rPr>
            </w:pPr>
            <w:del w:id="27681" w:author="Andreas Kuehne" w:date="2019-05-31T12:22:00Z">
              <w:r w:rsidRPr="002062A5" w:rsidDel="00B33063">
                <w:rPr>
                  <w:rStyle w:val="Datatype"/>
                </w:rPr>
                <w:delText>ProblemReference</w:delText>
              </w:r>
              <w:bookmarkStart w:id="27682" w:name="_Toc10201977"/>
              <w:bookmarkStart w:id="27683" w:name="_Toc10206115"/>
              <w:bookmarkStart w:id="27684" w:name="_Toc10210253"/>
              <w:bookmarkEnd w:id="27682"/>
              <w:bookmarkEnd w:id="27683"/>
              <w:bookmarkEnd w:id="27684"/>
            </w:del>
          </w:p>
        </w:tc>
        <w:bookmarkStart w:id="27685" w:name="_Toc10201978"/>
        <w:bookmarkStart w:id="27686" w:name="_Toc10206116"/>
        <w:bookmarkStart w:id="27687" w:name="_Toc10210254"/>
        <w:bookmarkEnd w:id="27685"/>
        <w:bookmarkEnd w:id="27686"/>
        <w:bookmarkEnd w:id="27687"/>
      </w:tr>
      <w:tr w:rsidR="00564C22" w:rsidDel="00B33063" w14:paraId="29A3A4DC" w14:textId="7BF89D8F" w:rsidTr="00564C22">
        <w:trPr>
          <w:del w:id="2768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8415556" w14:textId="06BB34EA" w:rsidR="00564C22" w:rsidRPr="002062A5" w:rsidDel="00B33063" w:rsidRDefault="009B1AF1" w:rsidP="00564C22">
            <w:pPr>
              <w:pStyle w:val="Beschriftung"/>
              <w:rPr>
                <w:del w:id="27689" w:author="Andreas Kuehne" w:date="2019-05-31T12:22:00Z"/>
                <w:rStyle w:val="Datatype"/>
                <w:b w:val="0"/>
                <w:bCs w:val="0"/>
              </w:rPr>
            </w:pPr>
            <w:del w:id="27690" w:author="Andreas Kuehne" w:date="2019-05-31T12:22:00Z">
              <w:r w:rsidRPr="002062A5" w:rsidDel="00B33063">
                <w:rPr>
                  <w:rStyle w:val="Datatype"/>
                </w:rPr>
                <w:delText>procDetails</w:delText>
              </w:r>
              <w:bookmarkStart w:id="27691" w:name="_Toc10201979"/>
              <w:bookmarkStart w:id="27692" w:name="_Toc10206117"/>
              <w:bookmarkStart w:id="27693" w:name="_Toc10210255"/>
              <w:bookmarkEnd w:id="27691"/>
              <w:bookmarkEnd w:id="27692"/>
              <w:bookmarkEnd w:id="27693"/>
            </w:del>
          </w:p>
        </w:tc>
        <w:tc>
          <w:tcPr>
            <w:tcW w:w="4675" w:type="dxa"/>
          </w:tcPr>
          <w:p w14:paraId="0D73AC3F" w14:textId="5DA0C6D4"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694" w:author="Andreas Kuehne" w:date="2019-05-31T12:22:00Z"/>
                <w:rStyle w:val="Datatype"/>
              </w:rPr>
            </w:pPr>
            <w:del w:id="27695" w:author="Andreas Kuehne" w:date="2019-05-31T12:22:00Z">
              <w:r w:rsidRPr="002062A5" w:rsidDel="00B33063">
                <w:rPr>
                  <w:rStyle w:val="Datatype"/>
                </w:rPr>
                <w:delText>ProcessingDetails</w:delText>
              </w:r>
              <w:bookmarkStart w:id="27696" w:name="_Toc10201980"/>
              <w:bookmarkStart w:id="27697" w:name="_Toc10206118"/>
              <w:bookmarkStart w:id="27698" w:name="_Toc10210256"/>
              <w:bookmarkEnd w:id="27696"/>
              <w:bookmarkEnd w:id="27697"/>
              <w:bookmarkEnd w:id="27698"/>
            </w:del>
          </w:p>
        </w:tc>
        <w:bookmarkStart w:id="27699" w:name="_Toc10201981"/>
        <w:bookmarkStart w:id="27700" w:name="_Toc10206119"/>
        <w:bookmarkStart w:id="27701" w:name="_Toc10210257"/>
        <w:bookmarkEnd w:id="27699"/>
        <w:bookmarkEnd w:id="27700"/>
        <w:bookmarkEnd w:id="27701"/>
      </w:tr>
      <w:tr w:rsidR="00564C22" w:rsidDel="00B33063" w14:paraId="4A31D195" w14:textId="1621C818" w:rsidTr="00564C22">
        <w:trPr>
          <w:del w:id="2770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5F859B4" w14:textId="19B41185" w:rsidR="00564C22" w:rsidRPr="002062A5" w:rsidDel="00B33063" w:rsidRDefault="009B1AF1" w:rsidP="00564C22">
            <w:pPr>
              <w:pStyle w:val="Beschriftung"/>
              <w:rPr>
                <w:del w:id="27703" w:author="Andreas Kuehne" w:date="2019-05-31T12:22:00Z"/>
                <w:rStyle w:val="Datatype"/>
                <w:b w:val="0"/>
                <w:bCs w:val="0"/>
              </w:rPr>
            </w:pPr>
            <w:del w:id="27704" w:author="Andreas Kuehne" w:date="2019-05-31T12:22:00Z">
              <w:r w:rsidRPr="002062A5" w:rsidDel="00B33063">
                <w:rPr>
                  <w:rStyle w:val="Datatype"/>
                </w:rPr>
                <w:delText>profile</w:delText>
              </w:r>
              <w:bookmarkStart w:id="27705" w:name="_Toc10201982"/>
              <w:bookmarkStart w:id="27706" w:name="_Toc10206120"/>
              <w:bookmarkStart w:id="27707" w:name="_Toc10210258"/>
              <w:bookmarkEnd w:id="27705"/>
              <w:bookmarkEnd w:id="27706"/>
              <w:bookmarkEnd w:id="27707"/>
            </w:del>
          </w:p>
        </w:tc>
        <w:tc>
          <w:tcPr>
            <w:tcW w:w="4675" w:type="dxa"/>
          </w:tcPr>
          <w:p w14:paraId="2395F056" w14:textId="1C2D6FAC"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708" w:author="Andreas Kuehne" w:date="2019-05-31T12:22:00Z"/>
                <w:rStyle w:val="Datatype"/>
              </w:rPr>
            </w:pPr>
            <w:del w:id="27709" w:author="Andreas Kuehne" w:date="2019-05-31T12:22:00Z">
              <w:r w:rsidRPr="002062A5" w:rsidDel="00B33063">
                <w:rPr>
                  <w:rStyle w:val="Datatype"/>
                </w:rPr>
                <w:delText>AppliedProfile</w:delText>
              </w:r>
              <w:bookmarkStart w:id="27710" w:name="_Toc10201983"/>
              <w:bookmarkStart w:id="27711" w:name="_Toc10206121"/>
              <w:bookmarkStart w:id="27712" w:name="_Toc10210259"/>
              <w:bookmarkEnd w:id="27710"/>
              <w:bookmarkEnd w:id="27711"/>
              <w:bookmarkEnd w:id="27712"/>
            </w:del>
          </w:p>
        </w:tc>
        <w:bookmarkStart w:id="27713" w:name="_Toc10201984"/>
        <w:bookmarkStart w:id="27714" w:name="_Toc10206122"/>
        <w:bookmarkStart w:id="27715" w:name="_Toc10210260"/>
        <w:bookmarkEnd w:id="27713"/>
        <w:bookmarkEnd w:id="27714"/>
        <w:bookmarkEnd w:id="27715"/>
      </w:tr>
      <w:tr w:rsidR="00564C22" w:rsidDel="00B33063" w14:paraId="74474ABE" w14:textId="10685FD5" w:rsidTr="00564C22">
        <w:trPr>
          <w:del w:id="2771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4421FC3" w14:textId="64593521" w:rsidR="00564C22" w:rsidRPr="002062A5" w:rsidDel="00B33063" w:rsidRDefault="009B1AF1" w:rsidP="00564C22">
            <w:pPr>
              <w:pStyle w:val="Beschriftung"/>
              <w:rPr>
                <w:del w:id="27717" w:author="Andreas Kuehne" w:date="2019-05-31T12:22:00Z"/>
                <w:rStyle w:val="Datatype"/>
                <w:b w:val="0"/>
                <w:bCs w:val="0"/>
              </w:rPr>
            </w:pPr>
            <w:del w:id="27718" w:author="Andreas Kuehne" w:date="2019-05-31T12:22:00Z">
              <w:r w:rsidRPr="002062A5" w:rsidDel="00B33063">
                <w:rPr>
                  <w:rStyle w:val="Datatype"/>
                </w:rPr>
                <w:delText>prop</w:delText>
              </w:r>
              <w:bookmarkStart w:id="27719" w:name="_Toc10201985"/>
              <w:bookmarkStart w:id="27720" w:name="_Toc10206123"/>
              <w:bookmarkStart w:id="27721" w:name="_Toc10210261"/>
              <w:bookmarkEnd w:id="27719"/>
              <w:bookmarkEnd w:id="27720"/>
              <w:bookmarkEnd w:id="27721"/>
            </w:del>
          </w:p>
        </w:tc>
        <w:tc>
          <w:tcPr>
            <w:tcW w:w="4675" w:type="dxa"/>
          </w:tcPr>
          <w:p w14:paraId="27C9657E" w14:textId="464CEE8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722" w:author="Andreas Kuehne" w:date="2019-05-31T12:22:00Z"/>
                <w:rStyle w:val="Datatype"/>
              </w:rPr>
            </w:pPr>
            <w:del w:id="27723" w:author="Andreas Kuehne" w:date="2019-05-31T12:22:00Z">
              <w:r w:rsidRPr="002062A5" w:rsidDel="00B33063">
                <w:rPr>
                  <w:rStyle w:val="Datatype"/>
                </w:rPr>
                <w:delText>Property</w:delText>
              </w:r>
              <w:bookmarkStart w:id="27724" w:name="_Toc10201986"/>
              <w:bookmarkStart w:id="27725" w:name="_Toc10206124"/>
              <w:bookmarkStart w:id="27726" w:name="_Toc10210262"/>
              <w:bookmarkEnd w:id="27724"/>
              <w:bookmarkEnd w:id="27725"/>
              <w:bookmarkEnd w:id="27726"/>
            </w:del>
          </w:p>
        </w:tc>
        <w:bookmarkStart w:id="27727" w:name="_Toc10201987"/>
        <w:bookmarkStart w:id="27728" w:name="_Toc10206125"/>
        <w:bookmarkStart w:id="27729" w:name="_Toc10210263"/>
        <w:bookmarkEnd w:id="27727"/>
        <w:bookmarkEnd w:id="27728"/>
        <w:bookmarkEnd w:id="27729"/>
      </w:tr>
      <w:tr w:rsidR="00564C22" w:rsidDel="00B33063" w14:paraId="771C26D4" w14:textId="1E1A0414" w:rsidTr="00564C22">
        <w:trPr>
          <w:del w:id="2773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E0B4F29" w14:textId="6AFAFF95" w:rsidR="00564C22" w:rsidRPr="002062A5" w:rsidDel="00B33063" w:rsidRDefault="009B1AF1" w:rsidP="00564C22">
            <w:pPr>
              <w:pStyle w:val="Beschriftung"/>
              <w:rPr>
                <w:del w:id="27731" w:author="Andreas Kuehne" w:date="2019-05-31T12:22:00Z"/>
                <w:rStyle w:val="Datatype"/>
                <w:b w:val="0"/>
                <w:bCs w:val="0"/>
              </w:rPr>
            </w:pPr>
            <w:del w:id="27732" w:author="Andreas Kuehne" w:date="2019-05-31T12:22:00Z">
              <w:r w:rsidRPr="002062A5" w:rsidDel="00B33063">
                <w:rPr>
                  <w:rStyle w:val="Datatype"/>
                </w:rPr>
                <w:delText>props</w:delText>
              </w:r>
              <w:bookmarkStart w:id="27733" w:name="_Toc10201988"/>
              <w:bookmarkStart w:id="27734" w:name="_Toc10206126"/>
              <w:bookmarkStart w:id="27735" w:name="_Toc10210264"/>
              <w:bookmarkEnd w:id="27733"/>
              <w:bookmarkEnd w:id="27734"/>
              <w:bookmarkEnd w:id="27735"/>
            </w:del>
          </w:p>
        </w:tc>
        <w:tc>
          <w:tcPr>
            <w:tcW w:w="4675" w:type="dxa"/>
          </w:tcPr>
          <w:p w14:paraId="42E8C6B7" w14:textId="40948E0B"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736" w:author="Andreas Kuehne" w:date="2019-05-31T12:22:00Z"/>
                <w:rStyle w:val="Datatype"/>
              </w:rPr>
            </w:pPr>
            <w:del w:id="27737" w:author="Andreas Kuehne" w:date="2019-05-31T12:22:00Z">
              <w:r w:rsidRPr="002062A5" w:rsidDel="00B33063">
                <w:rPr>
                  <w:rStyle w:val="Datatype"/>
                </w:rPr>
                <w:delText>Properties</w:delText>
              </w:r>
              <w:bookmarkStart w:id="27738" w:name="_Toc10201989"/>
              <w:bookmarkStart w:id="27739" w:name="_Toc10206127"/>
              <w:bookmarkStart w:id="27740" w:name="_Toc10210265"/>
              <w:bookmarkEnd w:id="27738"/>
              <w:bookmarkEnd w:id="27739"/>
              <w:bookmarkEnd w:id="27740"/>
            </w:del>
          </w:p>
        </w:tc>
        <w:bookmarkStart w:id="27741" w:name="_Toc10201990"/>
        <w:bookmarkStart w:id="27742" w:name="_Toc10206128"/>
        <w:bookmarkStart w:id="27743" w:name="_Toc10210266"/>
        <w:bookmarkEnd w:id="27741"/>
        <w:bookmarkEnd w:id="27742"/>
        <w:bookmarkEnd w:id="27743"/>
      </w:tr>
      <w:tr w:rsidR="00564C22" w:rsidDel="00B33063" w14:paraId="588DAC72" w14:textId="0A53634D" w:rsidTr="00564C22">
        <w:trPr>
          <w:del w:id="2774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E0A96BE" w14:textId="1BE8A7D0" w:rsidR="00564C22" w:rsidRPr="002062A5" w:rsidDel="00B33063" w:rsidRDefault="009B1AF1" w:rsidP="00564C22">
            <w:pPr>
              <w:pStyle w:val="Beschriftung"/>
              <w:rPr>
                <w:del w:id="27745" w:author="Andreas Kuehne" w:date="2019-05-31T12:22:00Z"/>
                <w:rStyle w:val="Datatype"/>
                <w:b w:val="0"/>
                <w:bCs w:val="0"/>
              </w:rPr>
            </w:pPr>
            <w:del w:id="27746" w:author="Andreas Kuehne" w:date="2019-05-31T12:22:00Z">
              <w:r w:rsidRPr="002062A5" w:rsidDel="00B33063">
                <w:rPr>
                  <w:rStyle w:val="Datatype"/>
                </w:rPr>
                <w:delText>provId</w:delText>
              </w:r>
              <w:bookmarkStart w:id="27747" w:name="_Toc10201991"/>
              <w:bookmarkStart w:id="27748" w:name="_Toc10206129"/>
              <w:bookmarkStart w:id="27749" w:name="_Toc10210267"/>
              <w:bookmarkEnd w:id="27747"/>
              <w:bookmarkEnd w:id="27748"/>
              <w:bookmarkEnd w:id="27749"/>
            </w:del>
          </w:p>
        </w:tc>
        <w:tc>
          <w:tcPr>
            <w:tcW w:w="4675" w:type="dxa"/>
          </w:tcPr>
          <w:p w14:paraId="4745B716" w14:textId="4541D9F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750" w:author="Andreas Kuehne" w:date="2019-05-31T12:22:00Z"/>
                <w:rStyle w:val="Datatype"/>
              </w:rPr>
            </w:pPr>
            <w:del w:id="27751" w:author="Andreas Kuehne" w:date="2019-05-31T12:22:00Z">
              <w:r w:rsidRPr="002062A5" w:rsidDel="00B33063">
                <w:rPr>
                  <w:rStyle w:val="Datatype"/>
                </w:rPr>
                <w:delText>SPProvidedID</w:delText>
              </w:r>
              <w:bookmarkStart w:id="27752" w:name="_Toc10201992"/>
              <w:bookmarkStart w:id="27753" w:name="_Toc10206130"/>
              <w:bookmarkStart w:id="27754" w:name="_Toc10210268"/>
              <w:bookmarkEnd w:id="27752"/>
              <w:bookmarkEnd w:id="27753"/>
              <w:bookmarkEnd w:id="27754"/>
            </w:del>
          </w:p>
        </w:tc>
        <w:bookmarkStart w:id="27755" w:name="_Toc10201993"/>
        <w:bookmarkStart w:id="27756" w:name="_Toc10206131"/>
        <w:bookmarkStart w:id="27757" w:name="_Toc10210269"/>
        <w:bookmarkEnd w:id="27755"/>
        <w:bookmarkEnd w:id="27756"/>
        <w:bookmarkEnd w:id="27757"/>
      </w:tr>
      <w:tr w:rsidR="00564C22" w:rsidDel="00B33063" w14:paraId="415B5730" w14:textId="1E96FB28" w:rsidTr="00564C22">
        <w:trPr>
          <w:del w:id="2775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E1D6901" w14:textId="124DEB30" w:rsidR="00564C22" w:rsidRPr="002062A5" w:rsidDel="00B33063" w:rsidRDefault="009B1AF1" w:rsidP="00564C22">
            <w:pPr>
              <w:pStyle w:val="Beschriftung"/>
              <w:rPr>
                <w:del w:id="27759" w:author="Andreas Kuehne" w:date="2019-05-31T12:22:00Z"/>
                <w:rStyle w:val="Datatype"/>
                <w:b w:val="0"/>
                <w:bCs w:val="0"/>
              </w:rPr>
            </w:pPr>
            <w:del w:id="27760" w:author="Andreas Kuehne" w:date="2019-05-31T12:22:00Z">
              <w:r w:rsidRPr="002062A5" w:rsidDel="00B33063">
                <w:rPr>
                  <w:rStyle w:val="Datatype"/>
                </w:rPr>
                <w:delText>quality</w:delText>
              </w:r>
              <w:bookmarkStart w:id="27761" w:name="_Toc10201994"/>
              <w:bookmarkStart w:id="27762" w:name="_Toc10206132"/>
              <w:bookmarkStart w:id="27763" w:name="_Toc10210270"/>
              <w:bookmarkEnd w:id="27761"/>
              <w:bookmarkEnd w:id="27762"/>
              <w:bookmarkEnd w:id="27763"/>
            </w:del>
          </w:p>
        </w:tc>
        <w:tc>
          <w:tcPr>
            <w:tcW w:w="4675" w:type="dxa"/>
          </w:tcPr>
          <w:p w14:paraId="5952322A" w14:textId="2207C17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764" w:author="Andreas Kuehne" w:date="2019-05-31T12:22:00Z"/>
                <w:rStyle w:val="Datatype"/>
              </w:rPr>
            </w:pPr>
            <w:del w:id="27765" w:author="Andreas Kuehne" w:date="2019-05-31T12:22:00Z">
              <w:r w:rsidRPr="002062A5" w:rsidDel="00B33063">
                <w:rPr>
                  <w:rStyle w:val="Datatype"/>
                </w:rPr>
                <w:delText>SignatureQualityLevel</w:delText>
              </w:r>
              <w:bookmarkStart w:id="27766" w:name="_Toc10201995"/>
              <w:bookmarkStart w:id="27767" w:name="_Toc10206133"/>
              <w:bookmarkStart w:id="27768" w:name="_Toc10210271"/>
              <w:bookmarkEnd w:id="27766"/>
              <w:bookmarkEnd w:id="27767"/>
              <w:bookmarkEnd w:id="27768"/>
            </w:del>
          </w:p>
        </w:tc>
        <w:bookmarkStart w:id="27769" w:name="_Toc10201996"/>
        <w:bookmarkStart w:id="27770" w:name="_Toc10206134"/>
        <w:bookmarkStart w:id="27771" w:name="_Toc10210272"/>
        <w:bookmarkEnd w:id="27769"/>
        <w:bookmarkEnd w:id="27770"/>
        <w:bookmarkEnd w:id="27771"/>
      </w:tr>
      <w:tr w:rsidR="00564C22" w:rsidDel="00B33063" w14:paraId="348E24FD" w14:textId="6DF52617" w:rsidTr="00564C22">
        <w:trPr>
          <w:del w:id="2777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82CB5C9" w14:textId="7B2038BC" w:rsidR="00564C22" w:rsidRPr="002062A5" w:rsidDel="00B33063" w:rsidRDefault="009B1AF1" w:rsidP="00564C22">
            <w:pPr>
              <w:pStyle w:val="Beschriftung"/>
              <w:rPr>
                <w:del w:id="27773" w:author="Andreas Kuehne" w:date="2019-05-31T12:22:00Z"/>
                <w:rStyle w:val="Datatype"/>
                <w:b w:val="0"/>
                <w:bCs w:val="0"/>
              </w:rPr>
            </w:pPr>
            <w:del w:id="27774" w:author="Andreas Kuehne" w:date="2019-05-31T12:22:00Z">
              <w:r w:rsidRPr="002062A5" w:rsidDel="00B33063">
                <w:rPr>
                  <w:rStyle w:val="Datatype"/>
                </w:rPr>
                <w:delText>recipient</w:delText>
              </w:r>
              <w:bookmarkStart w:id="27775" w:name="_Toc10201997"/>
              <w:bookmarkStart w:id="27776" w:name="_Toc10206135"/>
              <w:bookmarkStart w:id="27777" w:name="_Toc10210273"/>
              <w:bookmarkEnd w:id="27775"/>
              <w:bookmarkEnd w:id="27776"/>
              <w:bookmarkEnd w:id="27777"/>
            </w:del>
          </w:p>
        </w:tc>
        <w:tc>
          <w:tcPr>
            <w:tcW w:w="4675" w:type="dxa"/>
          </w:tcPr>
          <w:p w14:paraId="1646C8B2" w14:textId="5466270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778" w:author="Andreas Kuehne" w:date="2019-05-31T12:22:00Z"/>
                <w:rStyle w:val="Datatype"/>
              </w:rPr>
            </w:pPr>
            <w:del w:id="27779" w:author="Andreas Kuehne" w:date="2019-05-31T12:22:00Z">
              <w:r w:rsidRPr="002062A5" w:rsidDel="00B33063">
                <w:rPr>
                  <w:rStyle w:val="Datatype"/>
                </w:rPr>
                <w:delText>Recipient</w:delText>
              </w:r>
              <w:bookmarkStart w:id="27780" w:name="_Toc10201998"/>
              <w:bookmarkStart w:id="27781" w:name="_Toc10206136"/>
              <w:bookmarkStart w:id="27782" w:name="_Toc10210274"/>
              <w:bookmarkEnd w:id="27780"/>
              <w:bookmarkEnd w:id="27781"/>
              <w:bookmarkEnd w:id="27782"/>
            </w:del>
          </w:p>
        </w:tc>
        <w:bookmarkStart w:id="27783" w:name="_Toc10201999"/>
        <w:bookmarkStart w:id="27784" w:name="_Toc10206137"/>
        <w:bookmarkStart w:id="27785" w:name="_Toc10210275"/>
        <w:bookmarkEnd w:id="27783"/>
        <w:bookmarkEnd w:id="27784"/>
        <w:bookmarkEnd w:id="27785"/>
      </w:tr>
      <w:tr w:rsidR="00564C22" w:rsidDel="00B33063" w14:paraId="2EC0225F" w14:textId="7475EC4F" w:rsidTr="00564C22">
        <w:trPr>
          <w:del w:id="2778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C2DCCF6" w14:textId="0B2F1B1E" w:rsidR="00564C22" w:rsidRPr="002062A5" w:rsidDel="00B33063" w:rsidRDefault="009B1AF1" w:rsidP="00564C22">
            <w:pPr>
              <w:pStyle w:val="Beschriftung"/>
              <w:rPr>
                <w:del w:id="27787" w:author="Andreas Kuehne" w:date="2019-05-31T12:22:00Z"/>
                <w:rStyle w:val="Datatype"/>
                <w:b w:val="0"/>
                <w:bCs w:val="0"/>
              </w:rPr>
            </w:pPr>
            <w:del w:id="27788" w:author="Andreas Kuehne" w:date="2019-05-31T12:22:00Z">
              <w:r w:rsidRPr="002062A5" w:rsidDel="00B33063">
                <w:rPr>
                  <w:rStyle w:val="Datatype"/>
                </w:rPr>
                <w:delText>ref</w:delText>
              </w:r>
              <w:bookmarkStart w:id="27789" w:name="_Toc10202000"/>
              <w:bookmarkStart w:id="27790" w:name="_Toc10206138"/>
              <w:bookmarkStart w:id="27791" w:name="_Toc10210276"/>
              <w:bookmarkEnd w:id="27789"/>
              <w:bookmarkEnd w:id="27790"/>
              <w:bookmarkEnd w:id="27791"/>
            </w:del>
          </w:p>
        </w:tc>
        <w:tc>
          <w:tcPr>
            <w:tcW w:w="4675" w:type="dxa"/>
          </w:tcPr>
          <w:p w14:paraId="141CC50C" w14:textId="3161152B"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792" w:author="Andreas Kuehne" w:date="2019-05-31T12:22:00Z"/>
                <w:rStyle w:val="Datatype"/>
              </w:rPr>
            </w:pPr>
            <w:del w:id="27793" w:author="Andreas Kuehne" w:date="2019-05-31T12:22:00Z">
              <w:r w:rsidRPr="002062A5" w:rsidDel="00B33063">
                <w:rPr>
                  <w:rStyle w:val="Datatype"/>
                </w:rPr>
                <w:delText>Ref</w:delText>
              </w:r>
              <w:bookmarkStart w:id="27794" w:name="_Toc10202001"/>
              <w:bookmarkStart w:id="27795" w:name="_Toc10206139"/>
              <w:bookmarkStart w:id="27796" w:name="_Toc10210277"/>
              <w:bookmarkEnd w:id="27794"/>
              <w:bookmarkEnd w:id="27795"/>
              <w:bookmarkEnd w:id="27796"/>
            </w:del>
          </w:p>
        </w:tc>
        <w:bookmarkStart w:id="27797" w:name="_Toc10202002"/>
        <w:bookmarkStart w:id="27798" w:name="_Toc10206140"/>
        <w:bookmarkStart w:id="27799" w:name="_Toc10210278"/>
        <w:bookmarkEnd w:id="27797"/>
        <w:bookmarkEnd w:id="27798"/>
        <w:bookmarkEnd w:id="27799"/>
      </w:tr>
      <w:tr w:rsidR="00564C22" w:rsidDel="00B33063" w14:paraId="39380F3A" w14:textId="53DC6A53" w:rsidTr="00564C22">
        <w:trPr>
          <w:del w:id="2780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BF35528" w14:textId="337B7FBE" w:rsidR="00564C22" w:rsidRPr="002062A5" w:rsidDel="00B33063" w:rsidRDefault="009B1AF1" w:rsidP="00564C22">
            <w:pPr>
              <w:pStyle w:val="Beschriftung"/>
              <w:rPr>
                <w:del w:id="27801" w:author="Andreas Kuehne" w:date="2019-05-31T12:22:00Z"/>
                <w:rStyle w:val="Datatype"/>
                <w:b w:val="0"/>
                <w:bCs w:val="0"/>
              </w:rPr>
            </w:pPr>
            <w:del w:id="27802" w:author="Andreas Kuehne" w:date="2019-05-31T12:22:00Z">
              <w:r w:rsidRPr="002062A5" w:rsidDel="00B33063">
                <w:rPr>
                  <w:rStyle w:val="Datatype"/>
                </w:rPr>
                <w:delText>refId</w:delText>
              </w:r>
              <w:bookmarkStart w:id="27803" w:name="_Toc10202003"/>
              <w:bookmarkStart w:id="27804" w:name="_Toc10206141"/>
              <w:bookmarkStart w:id="27805" w:name="_Toc10210279"/>
              <w:bookmarkEnd w:id="27803"/>
              <w:bookmarkEnd w:id="27804"/>
              <w:bookmarkEnd w:id="27805"/>
            </w:del>
          </w:p>
        </w:tc>
        <w:tc>
          <w:tcPr>
            <w:tcW w:w="4675" w:type="dxa"/>
          </w:tcPr>
          <w:p w14:paraId="61168D50" w14:textId="733F062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806" w:author="Andreas Kuehne" w:date="2019-05-31T12:22:00Z"/>
                <w:rStyle w:val="Datatype"/>
              </w:rPr>
            </w:pPr>
            <w:del w:id="27807" w:author="Andreas Kuehne" w:date="2019-05-31T12:22:00Z">
              <w:r w:rsidRPr="002062A5" w:rsidDel="00B33063">
                <w:rPr>
                  <w:rStyle w:val="Datatype"/>
                </w:rPr>
                <w:delText>RefId</w:delText>
              </w:r>
              <w:bookmarkStart w:id="27808" w:name="_Toc10202004"/>
              <w:bookmarkStart w:id="27809" w:name="_Toc10206142"/>
              <w:bookmarkStart w:id="27810" w:name="_Toc10210280"/>
              <w:bookmarkEnd w:id="27808"/>
              <w:bookmarkEnd w:id="27809"/>
              <w:bookmarkEnd w:id="27810"/>
            </w:del>
          </w:p>
        </w:tc>
        <w:bookmarkStart w:id="27811" w:name="_Toc10202005"/>
        <w:bookmarkStart w:id="27812" w:name="_Toc10206143"/>
        <w:bookmarkStart w:id="27813" w:name="_Toc10210281"/>
        <w:bookmarkEnd w:id="27811"/>
        <w:bookmarkEnd w:id="27812"/>
        <w:bookmarkEnd w:id="27813"/>
      </w:tr>
      <w:tr w:rsidR="00564C22" w:rsidDel="00B33063" w14:paraId="1268314A" w14:textId="53CF1B84" w:rsidTr="00564C22">
        <w:trPr>
          <w:del w:id="2781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6AD03C1" w14:textId="5D195A7A" w:rsidR="00564C22" w:rsidRPr="002062A5" w:rsidDel="00B33063" w:rsidRDefault="009B1AF1" w:rsidP="00564C22">
            <w:pPr>
              <w:pStyle w:val="Beschriftung"/>
              <w:rPr>
                <w:del w:id="27815" w:author="Andreas Kuehne" w:date="2019-05-31T12:22:00Z"/>
                <w:rStyle w:val="Datatype"/>
                <w:b w:val="0"/>
                <w:bCs w:val="0"/>
              </w:rPr>
            </w:pPr>
            <w:del w:id="27816" w:author="Andreas Kuehne" w:date="2019-05-31T12:22:00Z">
              <w:r w:rsidRPr="002062A5" w:rsidDel="00B33063">
                <w:rPr>
                  <w:rStyle w:val="Datatype"/>
                </w:rPr>
                <w:delText>refType</w:delText>
              </w:r>
              <w:bookmarkStart w:id="27817" w:name="_Toc10202006"/>
              <w:bookmarkStart w:id="27818" w:name="_Toc10206144"/>
              <w:bookmarkStart w:id="27819" w:name="_Toc10210282"/>
              <w:bookmarkEnd w:id="27817"/>
              <w:bookmarkEnd w:id="27818"/>
              <w:bookmarkEnd w:id="27819"/>
            </w:del>
          </w:p>
        </w:tc>
        <w:tc>
          <w:tcPr>
            <w:tcW w:w="4675" w:type="dxa"/>
          </w:tcPr>
          <w:p w14:paraId="2675DB3B" w14:textId="0E5451B4"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820" w:author="Andreas Kuehne" w:date="2019-05-31T12:22:00Z"/>
                <w:rStyle w:val="Datatype"/>
              </w:rPr>
            </w:pPr>
            <w:del w:id="27821" w:author="Andreas Kuehne" w:date="2019-05-31T12:22:00Z">
              <w:r w:rsidRPr="002062A5" w:rsidDel="00B33063">
                <w:rPr>
                  <w:rStyle w:val="Datatype"/>
                </w:rPr>
                <w:delText>RefType</w:delText>
              </w:r>
              <w:bookmarkStart w:id="27822" w:name="_Toc10202007"/>
              <w:bookmarkStart w:id="27823" w:name="_Toc10206145"/>
              <w:bookmarkStart w:id="27824" w:name="_Toc10210283"/>
              <w:bookmarkEnd w:id="27822"/>
              <w:bookmarkEnd w:id="27823"/>
              <w:bookmarkEnd w:id="27824"/>
            </w:del>
          </w:p>
        </w:tc>
        <w:bookmarkStart w:id="27825" w:name="_Toc10202008"/>
        <w:bookmarkStart w:id="27826" w:name="_Toc10206146"/>
        <w:bookmarkStart w:id="27827" w:name="_Toc10210284"/>
        <w:bookmarkEnd w:id="27825"/>
        <w:bookmarkEnd w:id="27826"/>
        <w:bookmarkEnd w:id="27827"/>
      </w:tr>
      <w:tr w:rsidR="00564C22" w:rsidDel="00B33063" w14:paraId="5280846A" w14:textId="36C3AF78" w:rsidTr="00564C22">
        <w:trPr>
          <w:del w:id="2782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237A8F8" w14:textId="2637DBC6" w:rsidR="00564C22" w:rsidRPr="002062A5" w:rsidDel="00B33063" w:rsidRDefault="009B1AF1" w:rsidP="00564C22">
            <w:pPr>
              <w:pStyle w:val="Beschriftung"/>
              <w:rPr>
                <w:del w:id="27829" w:author="Andreas Kuehne" w:date="2019-05-31T12:22:00Z"/>
                <w:rStyle w:val="Datatype"/>
                <w:b w:val="0"/>
                <w:bCs w:val="0"/>
              </w:rPr>
            </w:pPr>
            <w:del w:id="27830" w:author="Andreas Kuehne" w:date="2019-05-31T12:22:00Z">
              <w:r w:rsidRPr="002062A5" w:rsidDel="00B33063">
                <w:rPr>
                  <w:rStyle w:val="Datatype"/>
                </w:rPr>
                <w:delText>refURI</w:delText>
              </w:r>
              <w:bookmarkStart w:id="27831" w:name="_Toc10202009"/>
              <w:bookmarkStart w:id="27832" w:name="_Toc10206147"/>
              <w:bookmarkStart w:id="27833" w:name="_Toc10210285"/>
              <w:bookmarkEnd w:id="27831"/>
              <w:bookmarkEnd w:id="27832"/>
              <w:bookmarkEnd w:id="27833"/>
            </w:del>
          </w:p>
        </w:tc>
        <w:tc>
          <w:tcPr>
            <w:tcW w:w="4675" w:type="dxa"/>
          </w:tcPr>
          <w:p w14:paraId="6C59F7B3" w14:textId="6C63410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834" w:author="Andreas Kuehne" w:date="2019-05-31T12:22:00Z"/>
                <w:rStyle w:val="Datatype"/>
              </w:rPr>
            </w:pPr>
            <w:del w:id="27835" w:author="Andreas Kuehne" w:date="2019-05-31T12:22:00Z">
              <w:r w:rsidRPr="002062A5" w:rsidDel="00B33063">
                <w:rPr>
                  <w:rStyle w:val="Datatype"/>
                </w:rPr>
                <w:delText>RefURI</w:delText>
              </w:r>
              <w:bookmarkStart w:id="27836" w:name="_Toc10202010"/>
              <w:bookmarkStart w:id="27837" w:name="_Toc10206148"/>
              <w:bookmarkStart w:id="27838" w:name="_Toc10210286"/>
              <w:bookmarkEnd w:id="27836"/>
              <w:bookmarkEnd w:id="27837"/>
              <w:bookmarkEnd w:id="27838"/>
            </w:del>
          </w:p>
        </w:tc>
        <w:bookmarkStart w:id="27839" w:name="_Toc10202011"/>
        <w:bookmarkStart w:id="27840" w:name="_Toc10206149"/>
        <w:bookmarkStart w:id="27841" w:name="_Toc10210287"/>
        <w:bookmarkEnd w:id="27839"/>
        <w:bookmarkEnd w:id="27840"/>
        <w:bookmarkEnd w:id="27841"/>
      </w:tr>
      <w:tr w:rsidR="00564C22" w:rsidDel="00B33063" w14:paraId="30621031" w14:textId="3E5C4707" w:rsidTr="00564C22">
        <w:trPr>
          <w:del w:id="2784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764B00D" w14:textId="1341AAEE" w:rsidR="00564C22" w:rsidRPr="002062A5" w:rsidDel="00B33063" w:rsidRDefault="009B1AF1" w:rsidP="00564C22">
            <w:pPr>
              <w:pStyle w:val="Beschriftung"/>
              <w:rPr>
                <w:del w:id="27843" w:author="Andreas Kuehne" w:date="2019-05-31T12:22:00Z"/>
                <w:rStyle w:val="Datatype"/>
                <w:b w:val="0"/>
                <w:bCs w:val="0"/>
              </w:rPr>
            </w:pPr>
            <w:del w:id="27844" w:author="Andreas Kuehne" w:date="2019-05-31T12:22:00Z">
              <w:r w:rsidRPr="002062A5" w:rsidDel="00B33063">
                <w:rPr>
                  <w:rStyle w:val="Datatype"/>
                </w:rPr>
                <w:delText>reqID</w:delText>
              </w:r>
              <w:bookmarkStart w:id="27845" w:name="_Toc10202012"/>
              <w:bookmarkStart w:id="27846" w:name="_Toc10206150"/>
              <w:bookmarkStart w:id="27847" w:name="_Toc10210288"/>
              <w:bookmarkEnd w:id="27845"/>
              <w:bookmarkEnd w:id="27846"/>
              <w:bookmarkEnd w:id="27847"/>
            </w:del>
          </w:p>
        </w:tc>
        <w:tc>
          <w:tcPr>
            <w:tcW w:w="4675" w:type="dxa"/>
          </w:tcPr>
          <w:p w14:paraId="5CC29885" w14:textId="17875889"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848" w:author="Andreas Kuehne" w:date="2019-05-31T12:22:00Z"/>
                <w:rStyle w:val="Datatype"/>
              </w:rPr>
            </w:pPr>
            <w:del w:id="27849" w:author="Andreas Kuehne" w:date="2019-05-31T12:22:00Z">
              <w:r w:rsidRPr="002062A5" w:rsidDel="00B33063">
                <w:rPr>
                  <w:rStyle w:val="Datatype"/>
                </w:rPr>
                <w:delText>RequestID</w:delText>
              </w:r>
              <w:bookmarkStart w:id="27850" w:name="_Toc10202013"/>
              <w:bookmarkStart w:id="27851" w:name="_Toc10206151"/>
              <w:bookmarkStart w:id="27852" w:name="_Toc10210289"/>
              <w:bookmarkEnd w:id="27850"/>
              <w:bookmarkEnd w:id="27851"/>
              <w:bookmarkEnd w:id="27852"/>
            </w:del>
          </w:p>
        </w:tc>
        <w:bookmarkStart w:id="27853" w:name="_Toc10202014"/>
        <w:bookmarkStart w:id="27854" w:name="_Toc10206152"/>
        <w:bookmarkStart w:id="27855" w:name="_Toc10210290"/>
        <w:bookmarkEnd w:id="27853"/>
        <w:bookmarkEnd w:id="27854"/>
        <w:bookmarkEnd w:id="27855"/>
      </w:tr>
      <w:tr w:rsidR="00564C22" w:rsidDel="00B33063" w14:paraId="1AF987C7" w14:textId="39E71385" w:rsidTr="00564C22">
        <w:trPr>
          <w:del w:id="2785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D13F487" w14:textId="0DAC7F7A" w:rsidR="00564C22" w:rsidRPr="002062A5" w:rsidDel="00B33063" w:rsidRDefault="009B1AF1" w:rsidP="00564C22">
            <w:pPr>
              <w:pStyle w:val="Beschriftung"/>
              <w:rPr>
                <w:del w:id="27857" w:author="Andreas Kuehne" w:date="2019-05-31T12:22:00Z"/>
                <w:rStyle w:val="Datatype"/>
                <w:b w:val="0"/>
                <w:bCs w:val="0"/>
              </w:rPr>
            </w:pPr>
            <w:del w:id="27858" w:author="Andreas Kuehne" w:date="2019-05-31T12:22:00Z">
              <w:r w:rsidRPr="002062A5" w:rsidDel="00B33063">
                <w:rPr>
                  <w:rStyle w:val="Datatype"/>
                </w:rPr>
                <w:delText>respID</w:delText>
              </w:r>
              <w:bookmarkStart w:id="27859" w:name="_Toc10202015"/>
              <w:bookmarkStart w:id="27860" w:name="_Toc10206153"/>
              <w:bookmarkStart w:id="27861" w:name="_Toc10210291"/>
              <w:bookmarkEnd w:id="27859"/>
              <w:bookmarkEnd w:id="27860"/>
              <w:bookmarkEnd w:id="27861"/>
            </w:del>
          </w:p>
        </w:tc>
        <w:tc>
          <w:tcPr>
            <w:tcW w:w="4675" w:type="dxa"/>
          </w:tcPr>
          <w:p w14:paraId="4198B8E2" w14:textId="6779776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862" w:author="Andreas Kuehne" w:date="2019-05-31T12:22:00Z"/>
                <w:rStyle w:val="Datatype"/>
              </w:rPr>
            </w:pPr>
            <w:del w:id="27863" w:author="Andreas Kuehne" w:date="2019-05-31T12:22:00Z">
              <w:r w:rsidRPr="002062A5" w:rsidDel="00B33063">
                <w:rPr>
                  <w:rStyle w:val="Datatype"/>
                </w:rPr>
                <w:delText>ResponseID</w:delText>
              </w:r>
              <w:bookmarkStart w:id="27864" w:name="_Toc10202016"/>
              <w:bookmarkStart w:id="27865" w:name="_Toc10206154"/>
              <w:bookmarkStart w:id="27866" w:name="_Toc10210292"/>
              <w:bookmarkEnd w:id="27864"/>
              <w:bookmarkEnd w:id="27865"/>
              <w:bookmarkEnd w:id="27866"/>
            </w:del>
          </w:p>
        </w:tc>
        <w:bookmarkStart w:id="27867" w:name="_Toc10202017"/>
        <w:bookmarkStart w:id="27868" w:name="_Toc10206155"/>
        <w:bookmarkStart w:id="27869" w:name="_Toc10210293"/>
        <w:bookmarkEnd w:id="27867"/>
        <w:bookmarkEnd w:id="27868"/>
        <w:bookmarkEnd w:id="27869"/>
      </w:tr>
      <w:tr w:rsidR="00564C22" w:rsidDel="00B33063" w14:paraId="4F5EB651" w14:textId="348A563F" w:rsidTr="00564C22">
        <w:trPr>
          <w:del w:id="2787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1DA9051" w14:textId="109BFDA5" w:rsidR="00564C22" w:rsidRPr="002062A5" w:rsidDel="00B33063" w:rsidRDefault="009B1AF1" w:rsidP="00564C22">
            <w:pPr>
              <w:pStyle w:val="Beschriftung"/>
              <w:rPr>
                <w:del w:id="27871" w:author="Andreas Kuehne" w:date="2019-05-31T12:22:00Z"/>
                <w:rStyle w:val="Datatype"/>
                <w:b w:val="0"/>
                <w:bCs w:val="0"/>
              </w:rPr>
            </w:pPr>
            <w:del w:id="27872" w:author="Andreas Kuehne" w:date="2019-05-31T12:22:00Z">
              <w:r w:rsidRPr="002062A5" w:rsidDel="00B33063">
                <w:rPr>
                  <w:rStyle w:val="Datatype"/>
                </w:rPr>
                <w:delText>result</w:delText>
              </w:r>
              <w:bookmarkStart w:id="27873" w:name="_Toc10202018"/>
              <w:bookmarkStart w:id="27874" w:name="_Toc10206156"/>
              <w:bookmarkStart w:id="27875" w:name="_Toc10210294"/>
              <w:bookmarkEnd w:id="27873"/>
              <w:bookmarkEnd w:id="27874"/>
              <w:bookmarkEnd w:id="27875"/>
            </w:del>
          </w:p>
        </w:tc>
        <w:tc>
          <w:tcPr>
            <w:tcW w:w="4675" w:type="dxa"/>
          </w:tcPr>
          <w:p w14:paraId="68DF6803" w14:textId="7F483FF8"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876" w:author="Andreas Kuehne" w:date="2019-05-31T12:22:00Z"/>
                <w:rStyle w:val="Datatype"/>
              </w:rPr>
            </w:pPr>
            <w:del w:id="27877" w:author="Andreas Kuehne" w:date="2019-05-31T12:22:00Z">
              <w:r w:rsidRPr="002062A5" w:rsidDel="00B33063">
                <w:rPr>
                  <w:rStyle w:val="Datatype"/>
                </w:rPr>
                <w:delText>Result</w:delText>
              </w:r>
              <w:bookmarkStart w:id="27878" w:name="_Toc10202019"/>
              <w:bookmarkStart w:id="27879" w:name="_Toc10206157"/>
              <w:bookmarkStart w:id="27880" w:name="_Toc10210295"/>
              <w:bookmarkEnd w:id="27878"/>
              <w:bookmarkEnd w:id="27879"/>
              <w:bookmarkEnd w:id="27880"/>
            </w:del>
          </w:p>
          <w:p w14:paraId="5DA62D34" w14:textId="335D0A4B"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881" w:author="Andreas Kuehne" w:date="2019-05-31T12:22:00Z"/>
                <w:rStyle w:val="Datatype"/>
              </w:rPr>
            </w:pPr>
            <w:del w:id="27882" w:author="Andreas Kuehne" w:date="2019-05-31T12:22:00Z">
              <w:r w:rsidRPr="002062A5" w:rsidDel="00B33063">
                <w:rPr>
                  <w:rStyle w:val="Datatype"/>
                </w:rPr>
                <w:delText>VerifyManifestResults</w:delText>
              </w:r>
              <w:bookmarkStart w:id="27883" w:name="_Toc10202020"/>
              <w:bookmarkStart w:id="27884" w:name="_Toc10206158"/>
              <w:bookmarkStart w:id="27885" w:name="_Toc10210296"/>
              <w:bookmarkEnd w:id="27883"/>
              <w:bookmarkEnd w:id="27884"/>
              <w:bookmarkEnd w:id="27885"/>
            </w:del>
          </w:p>
          <w:p w14:paraId="4B21163B" w14:textId="7D0E9C2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886" w:author="Andreas Kuehne" w:date="2019-05-31T12:22:00Z"/>
                <w:rStyle w:val="Datatype"/>
              </w:rPr>
            </w:pPr>
            <w:del w:id="27887" w:author="Andreas Kuehne" w:date="2019-05-31T12:22:00Z">
              <w:r w:rsidRPr="002062A5" w:rsidDel="00B33063">
                <w:rPr>
                  <w:rStyle w:val="Datatype"/>
                </w:rPr>
                <w:delText>ManifestResult</w:delText>
              </w:r>
              <w:bookmarkStart w:id="27888" w:name="_Toc10202021"/>
              <w:bookmarkStart w:id="27889" w:name="_Toc10206159"/>
              <w:bookmarkStart w:id="27890" w:name="_Toc10210297"/>
              <w:bookmarkEnd w:id="27888"/>
              <w:bookmarkEnd w:id="27889"/>
              <w:bookmarkEnd w:id="27890"/>
            </w:del>
          </w:p>
        </w:tc>
        <w:bookmarkStart w:id="27891" w:name="_Toc10202022"/>
        <w:bookmarkStart w:id="27892" w:name="_Toc10206160"/>
        <w:bookmarkStart w:id="27893" w:name="_Toc10210298"/>
        <w:bookmarkEnd w:id="27891"/>
        <w:bookmarkEnd w:id="27892"/>
        <w:bookmarkEnd w:id="27893"/>
      </w:tr>
      <w:tr w:rsidR="00564C22" w:rsidDel="00B33063" w14:paraId="50ACCB1A" w14:textId="3C5551E5" w:rsidTr="00564C22">
        <w:trPr>
          <w:del w:id="2789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F8515F1" w14:textId="4AD53636" w:rsidR="00564C22" w:rsidRPr="002062A5" w:rsidDel="00B33063" w:rsidRDefault="009B1AF1" w:rsidP="00564C22">
            <w:pPr>
              <w:pStyle w:val="Beschriftung"/>
              <w:rPr>
                <w:del w:id="27895" w:author="Andreas Kuehne" w:date="2019-05-31T12:22:00Z"/>
                <w:rStyle w:val="Datatype"/>
                <w:b w:val="0"/>
                <w:bCs w:val="0"/>
              </w:rPr>
            </w:pPr>
            <w:del w:id="27896" w:author="Andreas Kuehne" w:date="2019-05-31T12:22:00Z">
              <w:r w:rsidRPr="002062A5" w:rsidDel="00B33063">
                <w:rPr>
                  <w:rStyle w:val="Datatype"/>
                </w:rPr>
                <w:delText>returnAugmented</w:delText>
              </w:r>
              <w:bookmarkStart w:id="27897" w:name="_Toc10202023"/>
              <w:bookmarkStart w:id="27898" w:name="_Toc10206161"/>
              <w:bookmarkStart w:id="27899" w:name="_Toc10210299"/>
              <w:bookmarkEnd w:id="27897"/>
              <w:bookmarkEnd w:id="27898"/>
              <w:bookmarkEnd w:id="27899"/>
            </w:del>
          </w:p>
        </w:tc>
        <w:tc>
          <w:tcPr>
            <w:tcW w:w="4675" w:type="dxa"/>
          </w:tcPr>
          <w:p w14:paraId="2FA7BA8F" w14:textId="021009D1"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900" w:author="Andreas Kuehne" w:date="2019-05-31T12:22:00Z"/>
                <w:rStyle w:val="Datatype"/>
              </w:rPr>
            </w:pPr>
            <w:del w:id="27901" w:author="Andreas Kuehne" w:date="2019-05-31T12:22:00Z">
              <w:r w:rsidRPr="002062A5" w:rsidDel="00B33063">
                <w:rPr>
                  <w:rStyle w:val="Datatype"/>
                </w:rPr>
                <w:delText>ReturnAugmentedSignature</w:delText>
              </w:r>
              <w:bookmarkStart w:id="27902" w:name="_Toc10202024"/>
              <w:bookmarkStart w:id="27903" w:name="_Toc10206162"/>
              <w:bookmarkStart w:id="27904" w:name="_Toc10210300"/>
              <w:bookmarkEnd w:id="27902"/>
              <w:bookmarkEnd w:id="27903"/>
              <w:bookmarkEnd w:id="27904"/>
            </w:del>
          </w:p>
        </w:tc>
        <w:bookmarkStart w:id="27905" w:name="_Toc10202025"/>
        <w:bookmarkStart w:id="27906" w:name="_Toc10206163"/>
        <w:bookmarkStart w:id="27907" w:name="_Toc10210301"/>
        <w:bookmarkEnd w:id="27905"/>
        <w:bookmarkEnd w:id="27906"/>
        <w:bookmarkEnd w:id="27907"/>
      </w:tr>
      <w:tr w:rsidR="00564C22" w:rsidDel="00B33063" w14:paraId="66C3E4CD" w14:textId="506DCB41" w:rsidTr="00564C22">
        <w:trPr>
          <w:del w:id="2790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FF88568" w14:textId="461476D0" w:rsidR="00564C22" w:rsidRPr="002062A5" w:rsidDel="00B33063" w:rsidRDefault="009B1AF1" w:rsidP="00564C22">
            <w:pPr>
              <w:pStyle w:val="Beschriftung"/>
              <w:rPr>
                <w:del w:id="27909" w:author="Andreas Kuehne" w:date="2019-05-31T12:22:00Z"/>
                <w:rStyle w:val="Datatype"/>
                <w:b w:val="0"/>
                <w:bCs w:val="0"/>
              </w:rPr>
            </w:pPr>
            <w:del w:id="27910" w:author="Andreas Kuehne" w:date="2019-05-31T12:22:00Z">
              <w:r w:rsidRPr="002062A5" w:rsidDel="00B33063">
                <w:rPr>
                  <w:rStyle w:val="Datatype"/>
                </w:rPr>
                <w:delText>returnProcDetails</w:delText>
              </w:r>
              <w:bookmarkStart w:id="27911" w:name="_Toc10202026"/>
              <w:bookmarkStart w:id="27912" w:name="_Toc10206164"/>
              <w:bookmarkStart w:id="27913" w:name="_Toc10210302"/>
              <w:bookmarkEnd w:id="27911"/>
              <w:bookmarkEnd w:id="27912"/>
              <w:bookmarkEnd w:id="27913"/>
            </w:del>
          </w:p>
        </w:tc>
        <w:tc>
          <w:tcPr>
            <w:tcW w:w="4675" w:type="dxa"/>
          </w:tcPr>
          <w:p w14:paraId="4C229BE8" w14:textId="308A9B1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914" w:author="Andreas Kuehne" w:date="2019-05-31T12:22:00Z"/>
                <w:rStyle w:val="Datatype"/>
              </w:rPr>
            </w:pPr>
            <w:del w:id="27915" w:author="Andreas Kuehne" w:date="2019-05-31T12:22:00Z">
              <w:r w:rsidRPr="002062A5" w:rsidDel="00B33063">
                <w:rPr>
                  <w:rStyle w:val="Datatype"/>
                </w:rPr>
                <w:delText>ReturnProcessingDetails</w:delText>
              </w:r>
              <w:bookmarkStart w:id="27916" w:name="_Toc10202027"/>
              <w:bookmarkStart w:id="27917" w:name="_Toc10206165"/>
              <w:bookmarkStart w:id="27918" w:name="_Toc10210303"/>
              <w:bookmarkEnd w:id="27916"/>
              <w:bookmarkEnd w:id="27917"/>
              <w:bookmarkEnd w:id="27918"/>
            </w:del>
          </w:p>
        </w:tc>
        <w:bookmarkStart w:id="27919" w:name="_Toc10202028"/>
        <w:bookmarkStart w:id="27920" w:name="_Toc10206166"/>
        <w:bookmarkStart w:id="27921" w:name="_Toc10210304"/>
        <w:bookmarkEnd w:id="27919"/>
        <w:bookmarkEnd w:id="27920"/>
        <w:bookmarkEnd w:id="27921"/>
      </w:tr>
      <w:tr w:rsidR="00564C22" w:rsidDel="00B33063" w14:paraId="5FB74EB2" w14:textId="66E2AC5F" w:rsidTr="00564C22">
        <w:trPr>
          <w:del w:id="2792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42D7E4B" w14:textId="7626D971" w:rsidR="00564C22" w:rsidRPr="002062A5" w:rsidDel="00B33063" w:rsidRDefault="009B1AF1" w:rsidP="00564C22">
            <w:pPr>
              <w:pStyle w:val="Beschriftung"/>
              <w:rPr>
                <w:del w:id="27923" w:author="Andreas Kuehne" w:date="2019-05-31T12:22:00Z"/>
                <w:rStyle w:val="Datatype"/>
                <w:b w:val="0"/>
                <w:bCs w:val="0"/>
              </w:rPr>
            </w:pPr>
            <w:del w:id="27924" w:author="Andreas Kuehne" w:date="2019-05-31T12:22:00Z">
              <w:r w:rsidRPr="002062A5" w:rsidDel="00B33063">
                <w:rPr>
                  <w:rStyle w:val="Datatype"/>
                </w:rPr>
                <w:delText>returnSigner</w:delText>
              </w:r>
              <w:bookmarkStart w:id="27925" w:name="_Toc10202029"/>
              <w:bookmarkStart w:id="27926" w:name="_Toc10206167"/>
              <w:bookmarkStart w:id="27927" w:name="_Toc10210305"/>
              <w:bookmarkEnd w:id="27925"/>
              <w:bookmarkEnd w:id="27926"/>
              <w:bookmarkEnd w:id="27927"/>
            </w:del>
          </w:p>
        </w:tc>
        <w:tc>
          <w:tcPr>
            <w:tcW w:w="4675" w:type="dxa"/>
          </w:tcPr>
          <w:p w14:paraId="6052B359" w14:textId="3C46100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928" w:author="Andreas Kuehne" w:date="2019-05-31T12:22:00Z"/>
                <w:rStyle w:val="Datatype"/>
              </w:rPr>
            </w:pPr>
            <w:del w:id="27929" w:author="Andreas Kuehne" w:date="2019-05-31T12:22:00Z">
              <w:r w:rsidRPr="002062A5" w:rsidDel="00B33063">
                <w:rPr>
                  <w:rStyle w:val="Datatype"/>
                </w:rPr>
                <w:delText>ReturnSignerIdentity</w:delText>
              </w:r>
              <w:bookmarkStart w:id="27930" w:name="_Toc10202030"/>
              <w:bookmarkStart w:id="27931" w:name="_Toc10206168"/>
              <w:bookmarkStart w:id="27932" w:name="_Toc10210306"/>
              <w:bookmarkEnd w:id="27930"/>
              <w:bookmarkEnd w:id="27931"/>
              <w:bookmarkEnd w:id="27932"/>
            </w:del>
          </w:p>
        </w:tc>
        <w:bookmarkStart w:id="27933" w:name="_Toc10202031"/>
        <w:bookmarkStart w:id="27934" w:name="_Toc10206169"/>
        <w:bookmarkStart w:id="27935" w:name="_Toc10210307"/>
        <w:bookmarkEnd w:id="27933"/>
        <w:bookmarkEnd w:id="27934"/>
        <w:bookmarkEnd w:id="27935"/>
      </w:tr>
      <w:tr w:rsidR="00564C22" w:rsidDel="00B33063" w14:paraId="6CBA0F20" w14:textId="2E4CAB73" w:rsidTr="00564C22">
        <w:trPr>
          <w:del w:id="2793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652FC0D" w14:textId="6ED110DD" w:rsidR="00564C22" w:rsidRPr="002062A5" w:rsidDel="00B33063" w:rsidRDefault="009B1AF1" w:rsidP="00564C22">
            <w:pPr>
              <w:pStyle w:val="Beschriftung"/>
              <w:rPr>
                <w:del w:id="27937" w:author="Andreas Kuehne" w:date="2019-05-31T12:22:00Z"/>
                <w:rStyle w:val="Datatype"/>
                <w:b w:val="0"/>
                <w:bCs w:val="0"/>
              </w:rPr>
            </w:pPr>
            <w:del w:id="27938" w:author="Andreas Kuehne" w:date="2019-05-31T12:22:00Z">
              <w:r w:rsidRPr="002062A5" w:rsidDel="00B33063">
                <w:rPr>
                  <w:rStyle w:val="Datatype"/>
                </w:rPr>
                <w:delText>returnSigningTime</w:delText>
              </w:r>
              <w:bookmarkStart w:id="27939" w:name="_Toc10202032"/>
              <w:bookmarkStart w:id="27940" w:name="_Toc10206170"/>
              <w:bookmarkStart w:id="27941" w:name="_Toc10210308"/>
              <w:bookmarkEnd w:id="27939"/>
              <w:bookmarkEnd w:id="27940"/>
              <w:bookmarkEnd w:id="27941"/>
            </w:del>
          </w:p>
        </w:tc>
        <w:tc>
          <w:tcPr>
            <w:tcW w:w="4675" w:type="dxa"/>
          </w:tcPr>
          <w:p w14:paraId="089C3C18" w14:textId="1CE59332"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942" w:author="Andreas Kuehne" w:date="2019-05-31T12:22:00Z"/>
                <w:rStyle w:val="Datatype"/>
              </w:rPr>
            </w:pPr>
            <w:del w:id="27943" w:author="Andreas Kuehne" w:date="2019-05-31T12:22:00Z">
              <w:r w:rsidRPr="002062A5" w:rsidDel="00B33063">
                <w:rPr>
                  <w:rStyle w:val="Datatype"/>
                </w:rPr>
                <w:delText>ReturnSigningTimeInfo</w:delText>
              </w:r>
              <w:bookmarkStart w:id="27944" w:name="_Toc10202033"/>
              <w:bookmarkStart w:id="27945" w:name="_Toc10206171"/>
              <w:bookmarkStart w:id="27946" w:name="_Toc10210309"/>
              <w:bookmarkEnd w:id="27944"/>
              <w:bookmarkEnd w:id="27945"/>
              <w:bookmarkEnd w:id="27946"/>
            </w:del>
          </w:p>
        </w:tc>
        <w:bookmarkStart w:id="27947" w:name="_Toc10202034"/>
        <w:bookmarkStart w:id="27948" w:name="_Toc10206172"/>
        <w:bookmarkStart w:id="27949" w:name="_Toc10210310"/>
        <w:bookmarkEnd w:id="27947"/>
        <w:bookmarkEnd w:id="27948"/>
        <w:bookmarkEnd w:id="27949"/>
      </w:tr>
      <w:tr w:rsidR="00564C22" w:rsidDel="00B33063" w14:paraId="12DDBBEA" w14:textId="5A1C2E38" w:rsidTr="00564C22">
        <w:trPr>
          <w:del w:id="2795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8E3377C" w14:textId="720F4C31" w:rsidR="00564C22" w:rsidRPr="002062A5" w:rsidDel="00B33063" w:rsidRDefault="009B1AF1" w:rsidP="00564C22">
            <w:pPr>
              <w:pStyle w:val="Beschriftung"/>
              <w:rPr>
                <w:del w:id="27951" w:author="Andreas Kuehne" w:date="2019-05-31T12:22:00Z"/>
                <w:rStyle w:val="Datatype"/>
                <w:b w:val="0"/>
                <w:bCs w:val="0"/>
              </w:rPr>
            </w:pPr>
            <w:del w:id="27952" w:author="Andreas Kuehne" w:date="2019-05-31T12:22:00Z">
              <w:r w:rsidRPr="002062A5" w:rsidDel="00B33063">
                <w:rPr>
                  <w:rStyle w:val="Datatype"/>
                </w:rPr>
                <w:delText>returnTimestamped</w:delText>
              </w:r>
              <w:bookmarkStart w:id="27953" w:name="_Toc10202035"/>
              <w:bookmarkStart w:id="27954" w:name="_Toc10206173"/>
              <w:bookmarkStart w:id="27955" w:name="_Toc10210311"/>
              <w:bookmarkEnd w:id="27953"/>
              <w:bookmarkEnd w:id="27954"/>
              <w:bookmarkEnd w:id="27955"/>
            </w:del>
          </w:p>
        </w:tc>
        <w:tc>
          <w:tcPr>
            <w:tcW w:w="4675" w:type="dxa"/>
          </w:tcPr>
          <w:p w14:paraId="7FD4696F" w14:textId="047A1249"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956" w:author="Andreas Kuehne" w:date="2019-05-31T12:22:00Z"/>
                <w:rStyle w:val="Datatype"/>
              </w:rPr>
            </w:pPr>
            <w:del w:id="27957" w:author="Andreas Kuehne" w:date="2019-05-31T12:22:00Z">
              <w:r w:rsidRPr="002062A5" w:rsidDel="00B33063">
                <w:rPr>
                  <w:rStyle w:val="Datatype"/>
                </w:rPr>
                <w:delText>ReturnTimestampedSignature</w:delText>
              </w:r>
              <w:bookmarkStart w:id="27958" w:name="_Toc10202036"/>
              <w:bookmarkStart w:id="27959" w:name="_Toc10206174"/>
              <w:bookmarkStart w:id="27960" w:name="_Toc10210312"/>
              <w:bookmarkEnd w:id="27958"/>
              <w:bookmarkEnd w:id="27959"/>
              <w:bookmarkEnd w:id="27960"/>
            </w:del>
          </w:p>
        </w:tc>
        <w:bookmarkStart w:id="27961" w:name="_Toc10202037"/>
        <w:bookmarkStart w:id="27962" w:name="_Toc10206175"/>
        <w:bookmarkStart w:id="27963" w:name="_Toc10210313"/>
        <w:bookmarkEnd w:id="27961"/>
        <w:bookmarkEnd w:id="27962"/>
        <w:bookmarkEnd w:id="27963"/>
      </w:tr>
      <w:tr w:rsidR="00564C22" w:rsidDel="00B33063" w14:paraId="417409CF" w14:textId="56C176AB" w:rsidTr="00564C22">
        <w:trPr>
          <w:del w:id="2796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F7ECBC2" w14:textId="7AFE2AC2" w:rsidR="00564C22" w:rsidRPr="002062A5" w:rsidDel="00B33063" w:rsidRDefault="009B1AF1" w:rsidP="00564C22">
            <w:pPr>
              <w:pStyle w:val="Beschriftung"/>
              <w:rPr>
                <w:del w:id="27965" w:author="Andreas Kuehne" w:date="2019-05-31T12:22:00Z"/>
                <w:rStyle w:val="Datatype"/>
                <w:b w:val="0"/>
                <w:bCs w:val="0"/>
              </w:rPr>
            </w:pPr>
            <w:del w:id="27966" w:author="Andreas Kuehne" w:date="2019-05-31T12:22:00Z">
              <w:r w:rsidRPr="002062A5" w:rsidDel="00B33063">
                <w:rPr>
                  <w:rStyle w:val="Datatype"/>
                </w:rPr>
                <w:delText>returnVerificationTime</w:delText>
              </w:r>
              <w:bookmarkStart w:id="27967" w:name="_Toc10202038"/>
              <w:bookmarkStart w:id="27968" w:name="_Toc10206176"/>
              <w:bookmarkStart w:id="27969" w:name="_Toc10210314"/>
              <w:bookmarkEnd w:id="27967"/>
              <w:bookmarkEnd w:id="27968"/>
              <w:bookmarkEnd w:id="27969"/>
            </w:del>
          </w:p>
        </w:tc>
        <w:tc>
          <w:tcPr>
            <w:tcW w:w="4675" w:type="dxa"/>
          </w:tcPr>
          <w:p w14:paraId="1E5BC3D2" w14:textId="4319FB1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970" w:author="Andreas Kuehne" w:date="2019-05-31T12:22:00Z"/>
                <w:rStyle w:val="Datatype"/>
              </w:rPr>
            </w:pPr>
            <w:del w:id="27971" w:author="Andreas Kuehne" w:date="2019-05-31T12:22:00Z">
              <w:r w:rsidRPr="002062A5" w:rsidDel="00B33063">
                <w:rPr>
                  <w:rStyle w:val="Datatype"/>
                </w:rPr>
                <w:delText>ReturnVerificationTimeInfo</w:delText>
              </w:r>
              <w:bookmarkStart w:id="27972" w:name="_Toc10202039"/>
              <w:bookmarkStart w:id="27973" w:name="_Toc10206177"/>
              <w:bookmarkStart w:id="27974" w:name="_Toc10210315"/>
              <w:bookmarkEnd w:id="27972"/>
              <w:bookmarkEnd w:id="27973"/>
              <w:bookmarkEnd w:id="27974"/>
            </w:del>
          </w:p>
        </w:tc>
        <w:bookmarkStart w:id="27975" w:name="_Toc10202040"/>
        <w:bookmarkStart w:id="27976" w:name="_Toc10206178"/>
        <w:bookmarkStart w:id="27977" w:name="_Toc10210316"/>
        <w:bookmarkEnd w:id="27975"/>
        <w:bookmarkEnd w:id="27976"/>
        <w:bookmarkEnd w:id="27977"/>
      </w:tr>
      <w:tr w:rsidR="00564C22" w:rsidDel="00B33063" w14:paraId="6D2BDC7C" w14:textId="1AF2009A" w:rsidTr="00564C22">
        <w:trPr>
          <w:del w:id="2797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BA91EB9" w14:textId="2B6CFB4C" w:rsidR="00564C22" w:rsidRPr="002062A5" w:rsidDel="00B33063" w:rsidRDefault="009B1AF1" w:rsidP="00564C22">
            <w:pPr>
              <w:pStyle w:val="Beschriftung"/>
              <w:rPr>
                <w:del w:id="27979" w:author="Andreas Kuehne" w:date="2019-05-31T12:22:00Z"/>
                <w:rStyle w:val="Datatype"/>
                <w:b w:val="0"/>
                <w:bCs w:val="0"/>
              </w:rPr>
            </w:pPr>
            <w:del w:id="27980" w:author="Andreas Kuehne" w:date="2019-05-31T12:22:00Z">
              <w:r w:rsidRPr="002062A5" w:rsidDel="00B33063">
                <w:rPr>
                  <w:rStyle w:val="Datatype"/>
                </w:rPr>
                <w:delText>schema</w:delText>
              </w:r>
              <w:bookmarkStart w:id="27981" w:name="_Toc10202041"/>
              <w:bookmarkStart w:id="27982" w:name="_Toc10206179"/>
              <w:bookmarkStart w:id="27983" w:name="_Toc10210317"/>
              <w:bookmarkEnd w:id="27981"/>
              <w:bookmarkEnd w:id="27982"/>
              <w:bookmarkEnd w:id="27983"/>
            </w:del>
          </w:p>
        </w:tc>
        <w:tc>
          <w:tcPr>
            <w:tcW w:w="4675" w:type="dxa"/>
          </w:tcPr>
          <w:p w14:paraId="420C4E7D" w14:textId="5D5EDA8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984" w:author="Andreas Kuehne" w:date="2019-05-31T12:22:00Z"/>
                <w:rStyle w:val="Datatype"/>
              </w:rPr>
            </w:pPr>
            <w:del w:id="27985" w:author="Andreas Kuehne" w:date="2019-05-31T12:22:00Z">
              <w:r w:rsidRPr="002062A5" w:rsidDel="00B33063">
                <w:rPr>
                  <w:rStyle w:val="Datatype"/>
                </w:rPr>
                <w:delText>Schema</w:delText>
              </w:r>
              <w:bookmarkStart w:id="27986" w:name="_Toc10202042"/>
              <w:bookmarkStart w:id="27987" w:name="_Toc10206180"/>
              <w:bookmarkStart w:id="27988" w:name="_Toc10210318"/>
              <w:bookmarkEnd w:id="27986"/>
              <w:bookmarkEnd w:id="27987"/>
              <w:bookmarkEnd w:id="27988"/>
            </w:del>
          </w:p>
        </w:tc>
        <w:bookmarkStart w:id="27989" w:name="_Toc10202043"/>
        <w:bookmarkStart w:id="27990" w:name="_Toc10206181"/>
        <w:bookmarkStart w:id="27991" w:name="_Toc10210319"/>
        <w:bookmarkEnd w:id="27989"/>
        <w:bookmarkEnd w:id="27990"/>
        <w:bookmarkEnd w:id="27991"/>
      </w:tr>
      <w:tr w:rsidR="00564C22" w:rsidDel="00B33063" w14:paraId="23DBFBC7" w14:textId="04A065FE" w:rsidTr="00564C22">
        <w:trPr>
          <w:del w:id="2799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6B68166" w14:textId="1B0110E1" w:rsidR="00564C22" w:rsidRPr="002062A5" w:rsidDel="00B33063" w:rsidRDefault="009B1AF1" w:rsidP="00564C22">
            <w:pPr>
              <w:pStyle w:val="Beschriftung"/>
              <w:rPr>
                <w:del w:id="27993" w:author="Andreas Kuehne" w:date="2019-05-31T12:22:00Z"/>
                <w:rStyle w:val="Datatype"/>
                <w:b w:val="0"/>
                <w:bCs w:val="0"/>
              </w:rPr>
            </w:pPr>
            <w:del w:id="27994" w:author="Andreas Kuehne" w:date="2019-05-31T12:22:00Z">
              <w:r w:rsidRPr="002062A5" w:rsidDel="00B33063">
                <w:rPr>
                  <w:rStyle w:val="Datatype"/>
                </w:rPr>
                <w:delText>schemaRefs</w:delText>
              </w:r>
              <w:bookmarkStart w:id="27995" w:name="_Toc10202044"/>
              <w:bookmarkStart w:id="27996" w:name="_Toc10206182"/>
              <w:bookmarkStart w:id="27997" w:name="_Toc10210320"/>
              <w:bookmarkEnd w:id="27995"/>
              <w:bookmarkEnd w:id="27996"/>
              <w:bookmarkEnd w:id="27997"/>
            </w:del>
          </w:p>
        </w:tc>
        <w:tc>
          <w:tcPr>
            <w:tcW w:w="4675" w:type="dxa"/>
          </w:tcPr>
          <w:p w14:paraId="628F05BD" w14:textId="4E8FFB16"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7998" w:author="Andreas Kuehne" w:date="2019-05-31T12:22:00Z"/>
                <w:rStyle w:val="Datatype"/>
              </w:rPr>
            </w:pPr>
            <w:del w:id="27999" w:author="Andreas Kuehne" w:date="2019-05-31T12:22:00Z">
              <w:r w:rsidRPr="002062A5" w:rsidDel="00B33063">
                <w:rPr>
                  <w:rStyle w:val="Datatype"/>
                </w:rPr>
                <w:delText>SchemaRefs</w:delText>
              </w:r>
              <w:bookmarkStart w:id="28000" w:name="_Toc10202045"/>
              <w:bookmarkStart w:id="28001" w:name="_Toc10206183"/>
              <w:bookmarkStart w:id="28002" w:name="_Toc10210321"/>
              <w:bookmarkEnd w:id="28000"/>
              <w:bookmarkEnd w:id="28001"/>
              <w:bookmarkEnd w:id="28002"/>
            </w:del>
          </w:p>
        </w:tc>
        <w:bookmarkStart w:id="28003" w:name="_Toc10202046"/>
        <w:bookmarkStart w:id="28004" w:name="_Toc10206184"/>
        <w:bookmarkStart w:id="28005" w:name="_Toc10210322"/>
        <w:bookmarkEnd w:id="28003"/>
        <w:bookmarkEnd w:id="28004"/>
        <w:bookmarkEnd w:id="28005"/>
      </w:tr>
      <w:tr w:rsidR="00564C22" w:rsidDel="00B33063" w14:paraId="0C29FA71" w14:textId="6559A3A4" w:rsidTr="00564C22">
        <w:trPr>
          <w:del w:id="2800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956CC25" w14:textId="6F402212" w:rsidR="00564C22" w:rsidRPr="002062A5" w:rsidDel="00B33063" w:rsidRDefault="009B1AF1" w:rsidP="00564C22">
            <w:pPr>
              <w:pStyle w:val="Beschriftung"/>
              <w:rPr>
                <w:del w:id="28007" w:author="Andreas Kuehne" w:date="2019-05-31T12:22:00Z"/>
                <w:rStyle w:val="Datatype"/>
                <w:b w:val="0"/>
                <w:bCs w:val="0"/>
              </w:rPr>
            </w:pPr>
            <w:del w:id="28008" w:author="Andreas Kuehne" w:date="2019-05-31T12:22:00Z">
              <w:r w:rsidRPr="002062A5" w:rsidDel="00B33063">
                <w:rPr>
                  <w:rStyle w:val="Datatype"/>
                </w:rPr>
                <w:delText>sigAlgo</w:delText>
              </w:r>
              <w:bookmarkStart w:id="28009" w:name="_Toc10202047"/>
              <w:bookmarkStart w:id="28010" w:name="_Toc10206185"/>
              <w:bookmarkStart w:id="28011" w:name="_Toc10210323"/>
              <w:bookmarkEnd w:id="28009"/>
              <w:bookmarkEnd w:id="28010"/>
              <w:bookmarkEnd w:id="28011"/>
            </w:del>
          </w:p>
        </w:tc>
        <w:tc>
          <w:tcPr>
            <w:tcW w:w="4675" w:type="dxa"/>
          </w:tcPr>
          <w:p w14:paraId="21E292E4" w14:textId="545BEB2B"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012" w:author="Andreas Kuehne" w:date="2019-05-31T12:22:00Z"/>
                <w:rStyle w:val="Datatype"/>
              </w:rPr>
            </w:pPr>
            <w:del w:id="28013" w:author="Andreas Kuehne" w:date="2019-05-31T12:22:00Z">
              <w:r w:rsidRPr="002062A5" w:rsidDel="00B33063">
                <w:rPr>
                  <w:rStyle w:val="Datatype"/>
                </w:rPr>
                <w:delText>SignatureAlgorithm</w:delText>
              </w:r>
              <w:bookmarkStart w:id="28014" w:name="_Toc10202048"/>
              <w:bookmarkStart w:id="28015" w:name="_Toc10206186"/>
              <w:bookmarkStart w:id="28016" w:name="_Toc10210324"/>
              <w:bookmarkEnd w:id="28014"/>
              <w:bookmarkEnd w:id="28015"/>
              <w:bookmarkEnd w:id="28016"/>
            </w:del>
          </w:p>
        </w:tc>
        <w:bookmarkStart w:id="28017" w:name="_Toc10202049"/>
        <w:bookmarkStart w:id="28018" w:name="_Toc10206187"/>
        <w:bookmarkStart w:id="28019" w:name="_Toc10210325"/>
        <w:bookmarkEnd w:id="28017"/>
        <w:bookmarkEnd w:id="28018"/>
        <w:bookmarkEnd w:id="28019"/>
      </w:tr>
      <w:tr w:rsidR="00564C22" w:rsidDel="00B33063" w14:paraId="0EE98632" w14:textId="2067A3C3" w:rsidTr="00564C22">
        <w:trPr>
          <w:del w:id="2802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1796AB6" w14:textId="6516DD78" w:rsidR="00564C22" w:rsidRPr="002062A5" w:rsidDel="00B33063" w:rsidRDefault="009B1AF1" w:rsidP="00564C22">
            <w:pPr>
              <w:pStyle w:val="Beschriftung"/>
              <w:rPr>
                <w:del w:id="28021" w:author="Andreas Kuehne" w:date="2019-05-31T12:22:00Z"/>
                <w:rStyle w:val="Datatype"/>
                <w:b w:val="0"/>
                <w:bCs w:val="0"/>
              </w:rPr>
            </w:pPr>
            <w:del w:id="28022" w:author="Andreas Kuehne" w:date="2019-05-31T12:22:00Z">
              <w:r w:rsidRPr="002062A5" w:rsidDel="00B33063">
                <w:rPr>
                  <w:rStyle w:val="Datatype"/>
                </w:rPr>
                <w:delText>signedProps</w:delText>
              </w:r>
              <w:bookmarkStart w:id="28023" w:name="_Toc10202050"/>
              <w:bookmarkStart w:id="28024" w:name="_Toc10206188"/>
              <w:bookmarkStart w:id="28025" w:name="_Toc10210326"/>
              <w:bookmarkEnd w:id="28023"/>
              <w:bookmarkEnd w:id="28024"/>
              <w:bookmarkEnd w:id="28025"/>
            </w:del>
          </w:p>
        </w:tc>
        <w:tc>
          <w:tcPr>
            <w:tcW w:w="4675" w:type="dxa"/>
          </w:tcPr>
          <w:p w14:paraId="69FFA1A7" w14:textId="30B1647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026" w:author="Andreas Kuehne" w:date="2019-05-31T12:22:00Z"/>
                <w:rStyle w:val="Datatype"/>
              </w:rPr>
            </w:pPr>
            <w:del w:id="28027" w:author="Andreas Kuehne" w:date="2019-05-31T12:22:00Z">
              <w:r w:rsidRPr="002062A5" w:rsidDel="00B33063">
                <w:rPr>
                  <w:rStyle w:val="Datatype"/>
                </w:rPr>
                <w:delText>SignedProperties</w:delText>
              </w:r>
              <w:bookmarkStart w:id="28028" w:name="_Toc10202051"/>
              <w:bookmarkStart w:id="28029" w:name="_Toc10206189"/>
              <w:bookmarkStart w:id="28030" w:name="_Toc10210327"/>
              <w:bookmarkEnd w:id="28028"/>
              <w:bookmarkEnd w:id="28029"/>
              <w:bookmarkEnd w:id="28030"/>
            </w:del>
          </w:p>
        </w:tc>
        <w:bookmarkStart w:id="28031" w:name="_Toc10202052"/>
        <w:bookmarkStart w:id="28032" w:name="_Toc10206190"/>
        <w:bookmarkStart w:id="28033" w:name="_Toc10210328"/>
        <w:bookmarkEnd w:id="28031"/>
        <w:bookmarkEnd w:id="28032"/>
        <w:bookmarkEnd w:id="28033"/>
      </w:tr>
      <w:tr w:rsidR="00564C22" w:rsidDel="00B33063" w14:paraId="1ACDBD3E" w14:textId="2C0793AD" w:rsidTr="00564C22">
        <w:trPr>
          <w:del w:id="2803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FCDEFAD" w14:textId="48531B15" w:rsidR="00564C22" w:rsidRPr="002062A5" w:rsidDel="00B33063" w:rsidRDefault="009B1AF1" w:rsidP="00564C22">
            <w:pPr>
              <w:pStyle w:val="Beschriftung"/>
              <w:rPr>
                <w:del w:id="28035" w:author="Andreas Kuehne" w:date="2019-05-31T12:22:00Z"/>
                <w:rStyle w:val="Datatype"/>
                <w:b w:val="0"/>
                <w:bCs w:val="0"/>
              </w:rPr>
            </w:pPr>
            <w:del w:id="28036" w:author="Andreas Kuehne" w:date="2019-05-31T12:22:00Z">
              <w:r w:rsidRPr="002062A5" w:rsidDel="00B33063">
                <w:rPr>
                  <w:rStyle w:val="Datatype"/>
                </w:rPr>
                <w:delText>signedRef</w:delText>
              </w:r>
              <w:bookmarkStart w:id="28037" w:name="_Toc10202053"/>
              <w:bookmarkStart w:id="28038" w:name="_Toc10206191"/>
              <w:bookmarkStart w:id="28039" w:name="_Toc10210329"/>
              <w:bookmarkEnd w:id="28037"/>
              <w:bookmarkEnd w:id="28038"/>
              <w:bookmarkEnd w:id="28039"/>
            </w:del>
          </w:p>
        </w:tc>
        <w:tc>
          <w:tcPr>
            <w:tcW w:w="4675" w:type="dxa"/>
          </w:tcPr>
          <w:p w14:paraId="0A708C94" w14:textId="1A8CF109"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040" w:author="Andreas Kuehne" w:date="2019-05-31T12:22:00Z"/>
                <w:rStyle w:val="Datatype"/>
              </w:rPr>
            </w:pPr>
            <w:del w:id="28041" w:author="Andreas Kuehne" w:date="2019-05-31T12:22:00Z">
              <w:r w:rsidRPr="002062A5" w:rsidDel="00B33063">
                <w:rPr>
                  <w:rStyle w:val="Datatype"/>
                </w:rPr>
                <w:delText>SignedReference</w:delText>
              </w:r>
              <w:bookmarkStart w:id="28042" w:name="_Toc10202054"/>
              <w:bookmarkStart w:id="28043" w:name="_Toc10206192"/>
              <w:bookmarkStart w:id="28044" w:name="_Toc10210330"/>
              <w:bookmarkEnd w:id="28042"/>
              <w:bookmarkEnd w:id="28043"/>
              <w:bookmarkEnd w:id="28044"/>
            </w:del>
          </w:p>
        </w:tc>
        <w:bookmarkStart w:id="28045" w:name="_Toc10202055"/>
        <w:bookmarkStart w:id="28046" w:name="_Toc10206193"/>
        <w:bookmarkStart w:id="28047" w:name="_Toc10210331"/>
        <w:bookmarkEnd w:id="28045"/>
        <w:bookmarkEnd w:id="28046"/>
        <w:bookmarkEnd w:id="28047"/>
      </w:tr>
      <w:tr w:rsidR="00564C22" w:rsidDel="00B33063" w14:paraId="7A245DCF" w14:textId="4BC46368" w:rsidTr="00564C22">
        <w:trPr>
          <w:del w:id="2804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1E1C532" w14:textId="1087C5B3" w:rsidR="00564C22" w:rsidRPr="002062A5" w:rsidDel="00B33063" w:rsidRDefault="009B1AF1" w:rsidP="00564C22">
            <w:pPr>
              <w:pStyle w:val="Beschriftung"/>
              <w:rPr>
                <w:del w:id="28049" w:author="Andreas Kuehne" w:date="2019-05-31T12:22:00Z"/>
                <w:rStyle w:val="Datatype"/>
                <w:b w:val="0"/>
                <w:bCs w:val="0"/>
              </w:rPr>
            </w:pPr>
            <w:del w:id="28050" w:author="Andreas Kuehne" w:date="2019-05-31T12:22:00Z">
              <w:r w:rsidRPr="002062A5" w:rsidDel="00B33063">
                <w:rPr>
                  <w:rStyle w:val="Datatype"/>
                </w:rPr>
                <w:delText>signedRefs</w:delText>
              </w:r>
              <w:bookmarkStart w:id="28051" w:name="_Toc10202056"/>
              <w:bookmarkStart w:id="28052" w:name="_Toc10206194"/>
              <w:bookmarkStart w:id="28053" w:name="_Toc10210332"/>
              <w:bookmarkEnd w:id="28051"/>
              <w:bookmarkEnd w:id="28052"/>
              <w:bookmarkEnd w:id="28053"/>
            </w:del>
          </w:p>
        </w:tc>
        <w:tc>
          <w:tcPr>
            <w:tcW w:w="4675" w:type="dxa"/>
          </w:tcPr>
          <w:p w14:paraId="2D56E88E" w14:textId="07E087B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054" w:author="Andreas Kuehne" w:date="2019-05-31T12:22:00Z"/>
                <w:rStyle w:val="Datatype"/>
              </w:rPr>
            </w:pPr>
            <w:del w:id="28055" w:author="Andreas Kuehne" w:date="2019-05-31T12:22:00Z">
              <w:r w:rsidRPr="002062A5" w:rsidDel="00B33063">
                <w:rPr>
                  <w:rStyle w:val="Datatype"/>
                </w:rPr>
                <w:delText>SignedReferences</w:delText>
              </w:r>
              <w:bookmarkStart w:id="28056" w:name="_Toc10202057"/>
              <w:bookmarkStart w:id="28057" w:name="_Toc10206195"/>
              <w:bookmarkStart w:id="28058" w:name="_Toc10210333"/>
              <w:bookmarkEnd w:id="28056"/>
              <w:bookmarkEnd w:id="28057"/>
              <w:bookmarkEnd w:id="28058"/>
            </w:del>
          </w:p>
        </w:tc>
        <w:bookmarkStart w:id="28059" w:name="_Toc10202058"/>
        <w:bookmarkStart w:id="28060" w:name="_Toc10206196"/>
        <w:bookmarkStart w:id="28061" w:name="_Toc10210334"/>
        <w:bookmarkEnd w:id="28059"/>
        <w:bookmarkEnd w:id="28060"/>
        <w:bookmarkEnd w:id="28061"/>
      </w:tr>
      <w:tr w:rsidR="00564C22" w:rsidDel="00B33063" w14:paraId="2CE5C32C" w14:textId="0DDA7DAF" w:rsidTr="00564C22">
        <w:trPr>
          <w:del w:id="2806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02FC050" w14:textId="058C044E" w:rsidR="00564C22" w:rsidRPr="002062A5" w:rsidDel="00B33063" w:rsidRDefault="009B1AF1" w:rsidP="00564C22">
            <w:pPr>
              <w:pStyle w:val="Beschriftung"/>
              <w:rPr>
                <w:del w:id="28063" w:author="Andreas Kuehne" w:date="2019-05-31T12:22:00Z"/>
                <w:rStyle w:val="Datatype"/>
                <w:b w:val="0"/>
                <w:bCs w:val="0"/>
              </w:rPr>
            </w:pPr>
            <w:del w:id="28064" w:author="Andreas Kuehne" w:date="2019-05-31T12:22:00Z">
              <w:r w:rsidRPr="002062A5" w:rsidDel="00B33063">
                <w:rPr>
                  <w:rStyle w:val="Datatype"/>
                </w:rPr>
                <w:delText>signerIdentity</w:delText>
              </w:r>
              <w:bookmarkStart w:id="28065" w:name="_Toc10202059"/>
              <w:bookmarkStart w:id="28066" w:name="_Toc10206197"/>
              <w:bookmarkStart w:id="28067" w:name="_Toc10210335"/>
              <w:bookmarkEnd w:id="28065"/>
              <w:bookmarkEnd w:id="28066"/>
              <w:bookmarkEnd w:id="28067"/>
            </w:del>
          </w:p>
        </w:tc>
        <w:tc>
          <w:tcPr>
            <w:tcW w:w="4675" w:type="dxa"/>
          </w:tcPr>
          <w:p w14:paraId="22F1AF7B" w14:textId="4A071C6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068" w:author="Andreas Kuehne" w:date="2019-05-31T12:22:00Z"/>
                <w:rStyle w:val="Datatype"/>
              </w:rPr>
            </w:pPr>
            <w:del w:id="28069" w:author="Andreas Kuehne" w:date="2019-05-31T12:22:00Z">
              <w:r w:rsidRPr="002062A5" w:rsidDel="00B33063">
                <w:rPr>
                  <w:rStyle w:val="Datatype"/>
                </w:rPr>
                <w:delText>SignerIdentity</w:delText>
              </w:r>
              <w:bookmarkStart w:id="28070" w:name="_Toc10202060"/>
              <w:bookmarkStart w:id="28071" w:name="_Toc10206198"/>
              <w:bookmarkStart w:id="28072" w:name="_Toc10210336"/>
              <w:bookmarkEnd w:id="28070"/>
              <w:bookmarkEnd w:id="28071"/>
              <w:bookmarkEnd w:id="28072"/>
            </w:del>
          </w:p>
        </w:tc>
        <w:bookmarkStart w:id="28073" w:name="_Toc10202061"/>
        <w:bookmarkStart w:id="28074" w:name="_Toc10206199"/>
        <w:bookmarkStart w:id="28075" w:name="_Toc10210337"/>
        <w:bookmarkEnd w:id="28073"/>
        <w:bookmarkEnd w:id="28074"/>
        <w:bookmarkEnd w:id="28075"/>
      </w:tr>
      <w:tr w:rsidR="00564C22" w:rsidDel="00B33063" w14:paraId="51BB6351" w14:textId="60564BEF" w:rsidTr="00564C22">
        <w:trPr>
          <w:del w:id="2807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57D3F63" w14:textId="300B0FD8" w:rsidR="00564C22" w:rsidRPr="002062A5" w:rsidDel="00B33063" w:rsidRDefault="009B1AF1" w:rsidP="00564C22">
            <w:pPr>
              <w:pStyle w:val="Beschriftung"/>
              <w:rPr>
                <w:del w:id="28077" w:author="Andreas Kuehne" w:date="2019-05-31T12:22:00Z"/>
                <w:rStyle w:val="Datatype"/>
                <w:b w:val="0"/>
                <w:bCs w:val="0"/>
              </w:rPr>
            </w:pPr>
            <w:del w:id="28078" w:author="Andreas Kuehne" w:date="2019-05-31T12:22:00Z">
              <w:r w:rsidRPr="002062A5" w:rsidDel="00B33063">
                <w:rPr>
                  <w:rStyle w:val="Datatype"/>
                </w:rPr>
                <w:delText>signingTime</w:delText>
              </w:r>
              <w:bookmarkStart w:id="28079" w:name="_Toc10202062"/>
              <w:bookmarkStart w:id="28080" w:name="_Toc10206200"/>
              <w:bookmarkStart w:id="28081" w:name="_Toc10210338"/>
              <w:bookmarkEnd w:id="28079"/>
              <w:bookmarkEnd w:id="28080"/>
              <w:bookmarkEnd w:id="28081"/>
            </w:del>
          </w:p>
        </w:tc>
        <w:tc>
          <w:tcPr>
            <w:tcW w:w="4675" w:type="dxa"/>
          </w:tcPr>
          <w:p w14:paraId="30F5689F" w14:textId="45837CC4"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082" w:author="Andreas Kuehne" w:date="2019-05-31T12:22:00Z"/>
                <w:rStyle w:val="Datatype"/>
              </w:rPr>
            </w:pPr>
            <w:del w:id="28083" w:author="Andreas Kuehne" w:date="2019-05-31T12:22:00Z">
              <w:r w:rsidRPr="002062A5" w:rsidDel="00B33063">
                <w:rPr>
                  <w:rStyle w:val="Datatype"/>
                </w:rPr>
                <w:delText>SigningTime</w:delText>
              </w:r>
              <w:bookmarkStart w:id="28084" w:name="_Toc10202063"/>
              <w:bookmarkStart w:id="28085" w:name="_Toc10206201"/>
              <w:bookmarkStart w:id="28086" w:name="_Toc10210339"/>
              <w:bookmarkEnd w:id="28084"/>
              <w:bookmarkEnd w:id="28085"/>
              <w:bookmarkEnd w:id="28086"/>
            </w:del>
          </w:p>
        </w:tc>
        <w:bookmarkStart w:id="28087" w:name="_Toc10202064"/>
        <w:bookmarkStart w:id="28088" w:name="_Toc10206202"/>
        <w:bookmarkStart w:id="28089" w:name="_Toc10210340"/>
        <w:bookmarkEnd w:id="28087"/>
        <w:bookmarkEnd w:id="28088"/>
        <w:bookmarkEnd w:id="28089"/>
      </w:tr>
      <w:tr w:rsidR="00564C22" w:rsidDel="00B33063" w14:paraId="63E86622" w14:textId="2527FF95" w:rsidTr="00564C22">
        <w:trPr>
          <w:del w:id="2809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CDE062D" w14:textId="060CEF75" w:rsidR="00564C22" w:rsidRPr="002062A5" w:rsidDel="00B33063" w:rsidRDefault="009B1AF1" w:rsidP="00564C22">
            <w:pPr>
              <w:pStyle w:val="Beschriftung"/>
              <w:rPr>
                <w:del w:id="28091" w:author="Andreas Kuehne" w:date="2019-05-31T12:22:00Z"/>
                <w:rStyle w:val="Datatype"/>
                <w:b w:val="0"/>
                <w:bCs w:val="0"/>
              </w:rPr>
            </w:pPr>
            <w:del w:id="28092" w:author="Andreas Kuehne" w:date="2019-05-31T12:22:00Z">
              <w:r w:rsidRPr="002062A5" w:rsidDel="00B33063">
                <w:rPr>
                  <w:rStyle w:val="Datatype"/>
                </w:rPr>
                <w:delText>signingTimeInfo</w:delText>
              </w:r>
              <w:bookmarkStart w:id="28093" w:name="_Toc10202065"/>
              <w:bookmarkStart w:id="28094" w:name="_Toc10206203"/>
              <w:bookmarkStart w:id="28095" w:name="_Toc10210341"/>
              <w:bookmarkEnd w:id="28093"/>
              <w:bookmarkEnd w:id="28094"/>
              <w:bookmarkEnd w:id="28095"/>
            </w:del>
          </w:p>
        </w:tc>
        <w:tc>
          <w:tcPr>
            <w:tcW w:w="4675" w:type="dxa"/>
          </w:tcPr>
          <w:p w14:paraId="0C9FA778" w14:textId="0D377FA1"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096" w:author="Andreas Kuehne" w:date="2019-05-31T12:22:00Z"/>
                <w:rStyle w:val="Datatype"/>
              </w:rPr>
            </w:pPr>
            <w:del w:id="28097" w:author="Andreas Kuehne" w:date="2019-05-31T12:22:00Z">
              <w:r w:rsidRPr="002062A5" w:rsidDel="00B33063">
                <w:rPr>
                  <w:rStyle w:val="Datatype"/>
                </w:rPr>
                <w:delText>SigningTimeInfo</w:delText>
              </w:r>
              <w:bookmarkStart w:id="28098" w:name="_Toc10202066"/>
              <w:bookmarkStart w:id="28099" w:name="_Toc10206204"/>
              <w:bookmarkStart w:id="28100" w:name="_Toc10210342"/>
              <w:bookmarkEnd w:id="28098"/>
              <w:bookmarkEnd w:id="28099"/>
              <w:bookmarkEnd w:id="28100"/>
            </w:del>
          </w:p>
        </w:tc>
        <w:bookmarkStart w:id="28101" w:name="_Toc10202067"/>
        <w:bookmarkStart w:id="28102" w:name="_Toc10206205"/>
        <w:bookmarkStart w:id="28103" w:name="_Toc10210343"/>
        <w:bookmarkEnd w:id="28101"/>
        <w:bookmarkEnd w:id="28102"/>
        <w:bookmarkEnd w:id="28103"/>
      </w:tr>
      <w:tr w:rsidR="00564C22" w:rsidDel="00B33063" w14:paraId="77E97E98" w14:textId="358B09EA" w:rsidTr="00564C22">
        <w:trPr>
          <w:del w:id="2810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5A30163" w14:textId="2274613C" w:rsidR="00564C22" w:rsidRPr="002062A5" w:rsidDel="00B33063" w:rsidRDefault="009B1AF1" w:rsidP="00564C22">
            <w:pPr>
              <w:pStyle w:val="Beschriftung"/>
              <w:rPr>
                <w:del w:id="28105" w:author="Andreas Kuehne" w:date="2019-05-31T12:22:00Z"/>
                <w:rStyle w:val="Datatype"/>
                <w:b w:val="0"/>
                <w:bCs w:val="0"/>
              </w:rPr>
            </w:pPr>
            <w:del w:id="28106" w:author="Andreas Kuehne" w:date="2019-05-31T12:22:00Z">
              <w:r w:rsidRPr="002062A5" w:rsidDel="00B33063">
                <w:rPr>
                  <w:rStyle w:val="Datatype"/>
                </w:rPr>
                <w:delText>sigObj</w:delText>
              </w:r>
              <w:bookmarkStart w:id="28107" w:name="_Toc10202068"/>
              <w:bookmarkStart w:id="28108" w:name="_Toc10206206"/>
              <w:bookmarkStart w:id="28109" w:name="_Toc10210344"/>
              <w:bookmarkEnd w:id="28107"/>
              <w:bookmarkEnd w:id="28108"/>
              <w:bookmarkEnd w:id="28109"/>
            </w:del>
          </w:p>
        </w:tc>
        <w:tc>
          <w:tcPr>
            <w:tcW w:w="4675" w:type="dxa"/>
          </w:tcPr>
          <w:p w14:paraId="39792767" w14:textId="06F30EC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110" w:author="Andreas Kuehne" w:date="2019-05-31T12:22:00Z"/>
                <w:rStyle w:val="Datatype"/>
              </w:rPr>
            </w:pPr>
            <w:del w:id="28111" w:author="Andreas Kuehne" w:date="2019-05-31T12:22:00Z">
              <w:r w:rsidRPr="002062A5" w:rsidDel="00B33063">
                <w:rPr>
                  <w:rStyle w:val="Datatype"/>
                </w:rPr>
                <w:delText>SignatureObject</w:delText>
              </w:r>
              <w:bookmarkStart w:id="28112" w:name="_Toc10202069"/>
              <w:bookmarkStart w:id="28113" w:name="_Toc10206207"/>
              <w:bookmarkStart w:id="28114" w:name="_Toc10210345"/>
              <w:bookmarkEnd w:id="28112"/>
              <w:bookmarkEnd w:id="28113"/>
              <w:bookmarkEnd w:id="28114"/>
            </w:del>
          </w:p>
        </w:tc>
        <w:bookmarkStart w:id="28115" w:name="_Toc10202070"/>
        <w:bookmarkStart w:id="28116" w:name="_Toc10206208"/>
        <w:bookmarkStart w:id="28117" w:name="_Toc10210346"/>
        <w:bookmarkEnd w:id="28115"/>
        <w:bookmarkEnd w:id="28116"/>
        <w:bookmarkEnd w:id="28117"/>
      </w:tr>
      <w:tr w:rsidR="00564C22" w:rsidDel="00B33063" w14:paraId="42194CDF" w14:textId="5932C697" w:rsidTr="00564C22">
        <w:trPr>
          <w:del w:id="2811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3AA87CD" w14:textId="7DF856D2" w:rsidR="00564C22" w:rsidRPr="002062A5" w:rsidDel="00B33063" w:rsidRDefault="009B1AF1" w:rsidP="00564C22">
            <w:pPr>
              <w:pStyle w:val="Beschriftung"/>
              <w:rPr>
                <w:del w:id="28119" w:author="Andreas Kuehne" w:date="2019-05-31T12:22:00Z"/>
                <w:rStyle w:val="Datatype"/>
                <w:b w:val="0"/>
                <w:bCs w:val="0"/>
              </w:rPr>
            </w:pPr>
            <w:del w:id="28120" w:author="Andreas Kuehne" w:date="2019-05-31T12:22:00Z">
              <w:r w:rsidRPr="002062A5" w:rsidDel="00B33063">
                <w:rPr>
                  <w:rStyle w:val="Datatype"/>
                </w:rPr>
                <w:delText>sigPlacement</w:delText>
              </w:r>
              <w:bookmarkStart w:id="28121" w:name="_Toc10202071"/>
              <w:bookmarkStart w:id="28122" w:name="_Toc10206209"/>
              <w:bookmarkStart w:id="28123" w:name="_Toc10210347"/>
              <w:bookmarkEnd w:id="28121"/>
              <w:bookmarkEnd w:id="28122"/>
              <w:bookmarkEnd w:id="28123"/>
            </w:del>
          </w:p>
        </w:tc>
        <w:tc>
          <w:tcPr>
            <w:tcW w:w="4675" w:type="dxa"/>
          </w:tcPr>
          <w:p w14:paraId="5028A39B" w14:textId="7DDE6E1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124" w:author="Andreas Kuehne" w:date="2019-05-31T12:22:00Z"/>
                <w:rStyle w:val="Datatype"/>
              </w:rPr>
            </w:pPr>
            <w:del w:id="28125" w:author="Andreas Kuehne" w:date="2019-05-31T12:22:00Z">
              <w:r w:rsidRPr="002062A5" w:rsidDel="00B33063">
                <w:rPr>
                  <w:rStyle w:val="Datatype"/>
                </w:rPr>
                <w:delText>SignaturePlacement</w:delText>
              </w:r>
              <w:bookmarkStart w:id="28126" w:name="_Toc10202072"/>
              <w:bookmarkStart w:id="28127" w:name="_Toc10206210"/>
              <w:bookmarkStart w:id="28128" w:name="_Toc10210348"/>
              <w:bookmarkEnd w:id="28126"/>
              <w:bookmarkEnd w:id="28127"/>
              <w:bookmarkEnd w:id="28128"/>
            </w:del>
          </w:p>
        </w:tc>
        <w:bookmarkStart w:id="28129" w:name="_Toc10202073"/>
        <w:bookmarkStart w:id="28130" w:name="_Toc10206211"/>
        <w:bookmarkStart w:id="28131" w:name="_Toc10210349"/>
        <w:bookmarkEnd w:id="28129"/>
        <w:bookmarkEnd w:id="28130"/>
        <w:bookmarkEnd w:id="28131"/>
      </w:tr>
      <w:tr w:rsidR="00564C22" w:rsidDel="00B33063" w14:paraId="678E9801" w14:textId="50985395" w:rsidTr="00564C22">
        <w:trPr>
          <w:del w:id="2813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FA6DF80" w14:textId="7E8214AC" w:rsidR="00564C22" w:rsidRPr="002062A5" w:rsidDel="00B33063" w:rsidRDefault="009B1AF1" w:rsidP="00564C22">
            <w:pPr>
              <w:pStyle w:val="Beschriftung"/>
              <w:rPr>
                <w:del w:id="28133" w:author="Andreas Kuehne" w:date="2019-05-31T12:22:00Z"/>
                <w:rStyle w:val="Datatype"/>
                <w:b w:val="0"/>
                <w:bCs w:val="0"/>
              </w:rPr>
            </w:pPr>
            <w:del w:id="28134" w:author="Andreas Kuehne" w:date="2019-05-31T12:22:00Z">
              <w:r w:rsidRPr="002062A5" w:rsidDel="00B33063">
                <w:rPr>
                  <w:rStyle w:val="Datatype"/>
                </w:rPr>
                <w:delText>sigPtr</w:delText>
              </w:r>
              <w:bookmarkStart w:id="28135" w:name="_Toc10202074"/>
              <w:bookmarkStart w:id="28136" w:name="_Toc10206212"/>
              <w:bookmarkStart w:id="28137" w:name="_Toc10210350"/>
              <w:bookmarkEnd w:id="28135"/>
              <w:bookmarkEnd w:id="28136"/>
              <w:bookmarkEnd w:id="28137"/>
            </w:del>
          </w:p>
        </w:tc>
        <w:tc>
          <w:tcPr>
            <w:tcW w:w="4675" w:type="dxa"/>
          </w:tcPr>
          <w:p w14:paraId="1FD91F33" w14:textId="0105A50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138" w:author="Andreas Kuehne" w:date="2019-05-31T12:22:00Z"/>
                <w:rStyle w:val="Datatype"/>
              </w:rPr>
            </w:pPr>
            <w:del w:id="28139" w:author="Andreas Kuehne" w:date="2019-05-31T12:22:00Z">
              <w:r w:rsidRPr="002062A5" w:rsidDel="00B33063">
                <w:rPr>
                  <w:rStyle w:val="Datatype"/>
                </w:rPr>
                <w:delText>SignaturePtr</w:delText>
              </w:r>
              <w:bookmarkStart w:id="28140" w:name="_Toc10202075"/>
              <w:bookmarkStart w:id="28141" w:name="_Toc10206213"/>
              <w:bookmarkStart w:id="28142" w:name="_Toc10210351"/>
              <w:bookmarkEnd w:id="28140"/>
              <w:bookmarkEnd w:id="28141"/>
              <w:bookmarkEnd w:id="28142"/>
            </w:del>
          </w:p>
        </w:tc>
        <w:bookmarkStart w:id="28143" w:name="_Toc10202076"/>
        <w:bookmarkStart w:id="28144" w:name="_Toc10206214"/>
        <w:bookmarkStart w:id="28145" w:name="_Toc10210352"/>
        <w:bookmarkEnd w:id="28143"/>
        <w:bookmarkEnd w:id="28144"/>
        <w:bookmarkEnd w:id="28145"/>
      </w:tr>
      <w:tr w:rsidR="00564C22" w:rsidDel="00B33063" w14:paraId="0EF58283" w14:textId="6FDFF337" w:rsidTr="00564C22">
        <w:trPr>
          <w:del w:id="2814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46A4C35" w14:textId="5B25789B" w:rsidR="00564C22" w:rsidRPr="002062A5" w:rsidDel="00B33063" w:rsidRDefault="009B1AF1" w:rsidP="00564C22">
            <w:pPr>
              <w:pStyle w:val="Beschriftung"/>
              <w:rPr>
                <w:del w:id="28147" w:author="Andreas Kuehne" w:date="2019-05-31T12:22:00Z"/>
                <w:rStyle w:val="Datatype"/>
                <w:b w:val="0"/>
                <w:bCs w:val="0"/>
              </w:rPr>
            </w:pPr>
            <w:del w:id="28148" w:author="Andreas Kuehne" w:date="2019-05-31T12:22:00Z">
              <w:r w:rsidRPr="002062A5" w:rsidDel="00B33063">
                <w:rPr>
                  <w:rStyle w:val="Datatype"/>
                </w:rPr>
                <w:delText>sigType</w:delText>
              </w:r>
              <w:bookmarkStart w:id="28149" w:name="_Toc10202077"/>
              <w:bookmarkStart w:id="28150" w:name="_Toc10206215"/>
              <w:bookmarkStart w:id="28151" w:name="_Toc10210353"/>
              <w:bookmarkEnd w:id="28149"/>
              <w:bookmarkEnd w:id="28150"/>
              <w:bookmarkEnd w:id="28151"/>
            </w:del>
          </w:p>
        </w:tc>
        <w:tc>
          <w:tcPr>
            <w:tcW w:w="4675" w:type="dxa"/>
          </w:tcPr>
          <w:p w14:paraId="5CFA7208" w14:textId="15F4EAC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152" w:author="Andreas Kuehne" w:date="2019-05-31T12:22:00Z"/>
                <w:rStyle w:val="Datatype"/>
              </w:rPr>
            </w:pPr>
            <w:del w:id="28153" w:author="Andreas Kuehne" w:date="2019-05-31T12:22:00Z">
              <w:r w:rsidRPr="002062A5" w:rsidDel="00B33063">
                <w:rPr>
                  <w:rStyle w:val="Datatype"/>
                </w:rPr>
                <w:delText>SignatureType</w:delText>
              </w:r>
              <w:bookmarkStart w:id="28154" w:name="_Toc10202078"/>
              <w:bookmarkStart w:id="28155" w:name="_Toc10206216"/>
              <w:bookmarkStart w:id="28156" w:name="_Toc10210354"/>
              <w:bookmarkEnd w:id="28154"/>
              <w:bookmarkEnd w:id="28155"/>
              <w:bookmarkEnd w:id="28156"/>
            </w:del>
          </w:p>
        </w:tc>
        <w:bookmarkStart w:id="28157" w:name="_Toc10202079"/>
        <w:bookmarkStart w:id="28158" w:name="_Toc10206217"/>
        <w:bookmarkStart w:id="28159" w:name="_Toc10210355"/>
        <w:bookmarkEnd w:id="28157"/>
        <w:bookmarkEnd w:id="28158"/>
        <w:bookmarkEnd w:id="28159"/>
      </w:tr>
      <w:tr w:rsidR="00564C22" w:rsidDel="00B33063" w14:paraId="3EF7F551" w14:textId="5F00841C" w:rsidTr="00564C22">
        <w:trPr>
          <w:del w:id="2816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B9C9AC0" w14:textId="0EFABEC4" w:rsidR="00564C22" w:rsidRPr="002062A5" w:rsidDel="00B33063" w:rsidRDefault="009B1AF1" w:rsidP="00564C22">
            <w:pPr>
              <w:pStyle w:val="Beschriftung"/>
              <w:rPr>
                <w:del w:id="28161" w:author="Andreas Kuehne" w:date="2019-05-31T12:22:00Z"/>
                <w:rStyle w:val="Datatype"/>
                <w:b w:val="0"/>
                <w:bCs w:val="0"/>
              </w:rPr>
            </w:pPr>
            <w:del w:id="28162" w:author="Andreas Kuehne" w:date="2019-05-31T12:22:00Z">
              <w:r w:rsidRPr="002062A5" w:rsidDel="00B33063">
                <w:rPr>
                  <w:rStyle w:val="Datatype"/>
                </w:rPr>
                <w:delText>ski</w:delText>
              </w:r>
              <w:bookmarkStart w:id="28163" w:name="_Toc10202080"/>
              <w:bookmarkStart w:id="28164" w:name="_Toc10206218"/>
              <w:bookmarkStart w:id="28165" w:name="_Toc10210356"/>
              <w:bookmarkEnd w:id="28163"/>
              <w:bookmarkEnd w:id="28164"/>
              <w:bookmarkEnd w:id="28165"/>
            </w:del>
          </w:p>
        </w:tc>
        <w:tc>
          <w:tcPr>
            <w:tcW w:w="4675" w:type="dxa"/>
          </w:tcPr>
          <w:p w14:paraId="41E9BCAC" w14:textId="598BB08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166" w:author="Andreas Kuehne" w:date="2019-05-31T12:22:00Z"/>
                <w:rStyle w:val="Datatype"/>
              </w:rPr>
            </w:pPr>
            <w:del w:id="28167" w:author="Andreas Kuehne" w:date="2019-05-31T12:22:00Z">
              <w:r w:rsidRPr="002062A5" w:rsidDel="00B33063">
                <w:rPr>
                  <w:rStyle w:val="Datatype"/>
                </w:rPr>
                <w:delText>X509SKI</w:delText>
              </w:r>
              <w:bookmarkStart w:id="28168" w:name="_Toc10202081"/>
              <w:bookmarkStart w:id="28169" w:name="_Toc10206219"/>
              <w:bookmarkStart w:id="28170" w:name="_Toc10210357"/>
              <w:bookmarkEnd w:id="28168"/>
              <w:bookmarkEnd w:id="28169"/>
              <w:bookmarkEnd w:id="28170"/>
            </w:del>
          </w:p>
        </w:tc>
        <w:bookmarkStart w:id="28171" w:name="_Toc10202082"/>
        <w:bookmarkStart w:id="28172" w:name="_Toc10206220"/>
        <w:bookmarkStart w:id="28173" w:name="_Toc10210358"/>
        <w:bookmarkEnd w:id="28171"/>
        <w:bookmarkEnd w:id="28172"/>
        <w:bookmarkEnd w:id="28173"/>
      </w:tr>
      <w:tr w:rsidR="00564C22" w:rsidDel="00B33063" w14:paraId="79D4498D" w14:textId="3DDFF91C" w:rsidTr="00564C22">
        <w:trPr>
          <w:del w:id="2817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98AEE4E" w14:textId="6E1B96AA" w:rsidR="00564C22" w:rsidRPr="002062A5" w:rsidDel="00B33063" w:rsidRDefault="009B1AF1" w:rsidP="00564C22">
            <w:pPr>
              <w:pStyle w:val="Beschriftung"/>
              <w:rPr>
                <w:del w:id="28175" w:author="Andreas Kuehne" w:date="2019-05-31T12:22:00Z"/>
                <w:rStyle w:val="Datatype"/>
                <w:b w:val="0"/>
                <w:bCs w:val="0"/>
              </w:rPr>
            </w:pPr>
            <w:del w:id="28176" w:author="Andreas Kuehne" w:date="2019-05-31T12:22:00Z">
              <w:r w:rsidRPr="002062A5" w:rsidDel="00B33063">
                <w:rPr>
                  <w:rStyle w:val="Datatype"/>
                </w:rPr>
                <w:delText>specTime</w:delText>
              </w:r>
              <w:bookmarkStart w:id="28177" w:name="_Toc10202083"/>
              <w:bookmarkStart w:id="28178" w:name="_Toc10206221"/>
              <w:bookmarkStart w:id="28179" w:name="_Toc10210359"/>
              <w:bookmarkEnd w:id="28177"/>
              <w:bookmarkEnd w:id="28178"/>
              <w:bookmarkEnd w:id="28179"/>
            </w:del>
          </w:p>
        </w:tc>
        <w:tc>
          <w:tcPr>
            <w:tcW w:w="4675" w:type="dxa"/>
          </w:tcPr>
          <w:p w14:paraId="71E503EB" w14:textId="6563B9E8"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180" w:author="Andreas Kuehne" w:date="2019-05-31T12:22:00Z"/>
                <w:rStyle w:val="Datatype"/>
              </w:rPr>
            </w:pPr>
            <w:del w:id="28181" w:author="Andreas Kuehne" w:date="2019-05-31T12:22:00Z">
              <w:r w:rsidRPr="002062A5" w:rsidDel="00B33063">
                <w:rPr>
                  <w:rStyle w:val="Datatype"/>
                </w:rPr>
                <w:delText>SpecificTime</w:delText>
              </w:r>
              <w:bookmarkStart w:id="28182" w:name="_Toc10202084"/>
              <w:bookmarkStart w:id="28183" w:name="_Toc10206222"/>
              <w:bookmarkStart w:id="28184" w:name="_Toc10210360"/>
              <w:bookmarkEnd w:id="28182"/>
              <w:bookmarkEnd w:id="28183"/>
              <w:bookmarkEnd w:id="28184"/>
            </w:del>
          </w:p>
        </w:tc>
        <w:bookmarkStart w:id="28185" w:name="_Toc10202085"/>
        <w:bookmarkStart w:id="28186" w:name="_Toc10206223"/>
        <w:bookmarkStart w:id="28187" w:name="_Toc10210361"/>
        <w:bookmarkEnd w:id="28185"/>
        <w:bookmarkEnd w:id="28186"/>
        <w:bookmarkEnd w:id="28187"/>
      </w:tr>
      <w:tr w:rsidR="00564C22" w:rsidDel="00B33063" w14:paraId="5EE87EC1" w14:textId="4535AE45" w:rsidTr="00564C22">
        <w:trPr>
          <w:del w:id="2818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01697BD" w14:textId="2E03E9C8" w:rsidR="00564C22" w:rsidRPr="002062A5" w:rsidDel="00B33063" w:rsidRDefault="009B1AF1" w:rsidP="00564C22">
            <w:pPr>
              <w:pStyle w:val="Beschriftung"/>
              <w:rPr>
                <w:del w:id="28189" w:author="Andreas Kuehne" w:date="2019-05-31T12:22:00Z"/>
                <w:rStyle w:val="Datatype"/>
                <w:b w:val="0"/>
                <w:bCs w:val="0"/>
              </w:rPr>
            </w:pPr>
            <w:del w:id="28190" w:author="Andreas Kuehne" w:date="2019-05-31T12:22:00Z">
              <w:r w:rsidRPr="002062A5" w:rsidDel="00B33063">
                <w:rPr>
                  <w:rStyle w:val="Datatype"/>
                </w:rPr>
                <w:delText>status</w:delText>
              </w:r>
              <w:bookmarkStart w:id="28191" w:name="_Toc10202086"/>
              <w:bookmarkStart w:id="28192" w:name="_Toc10206224"/>
              <w:bookmarkStart w:id="28193" w:name="_Toc10210362"/>
              <w:bookmarkEnd w:id="28191"/>
              <w:bookmarkEnd w:id="28192"/>
              <w:bookmarkEnd w:id="28193"/>
            </w:del>
          </w:p>
        </w:tc>
        <w:tc>
          <w:tcPr>
            <w:tcW w:w="4675" w:type="dxa"/>
          </w:tcPr>
          <w:p w14:paraId="5DC80EB1" w14:textId="2DEBAC17"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194" w:author="Andreas Kuehne" w:date="2019-05-31T12:22:00Z"/>
                <w:rStyle w:val="Datatype"/>
              </w:rPr>
            </w:pPr>
            <w:del w:id="28195" w:author="Andreas Kuehne" w:date="2019-05-31T12:22:00Z">
              <w:r w:rsidRPr="002062A5" w:rsidDel="00B33063">
                <w:rPr>
                  <w:rStyle w:val="Datatype"/>
                </w:rPr>
                <w:delText>Status</w:delText>
              </w:r>
              <w:bookmarkStart w:id="28196" w:name="_Toc10202087"/>
              <w:bookmarkStart w:id="28197" w:name="_Toc10206225"/>
              <w:bookmarkStart w:id="28198" w:name="_Toc10210363"/>
              <w:bookmarkEnd w:id="28196"/>
              <w:bookmarkEnd w:id="28197"/>
              <w:bookmarkEnd w:id="28198"/>
            </w:del>
          </w:p>
        </w:tc>
        <w:bookmarkStart w:id="28199" w:name="_Toc10202088"/>
        <w:bookmarkStart w:id="28200" w:name="_Toc10206226"/>
        <w:bookmarkStart w:id="28201" w:name="_Toc10210364"/>
        <w:bookmarkEnd w:id="28199"/>
        <w:bookmarkEnd w:id="28200"/>
        <w:bookmarkEnd w:id="28201"/>
      </w:tr>
      <w:tr w:rsidR="00564C22" w:rsidDel="00B33063" w14:paraId="57F7B19F" w14:textId="58F095AA" w:rsidTr="00564C22">
        <w:trPr>
          <w:del w:id="2820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853A5E1" w14:textId="2DFE87F7" w:rsidR="00564C22" w:rsidRPr="002062A5" w:rsidDel="00B33063" w:rsidRDefault="009B1AF1" w:rsidP="00564C22">
            <w:pPr>
              <w:pStyle w:val="Beschriftung"/>
              <w:rPr>
                <w:del w:id="28203" w:author="Andreas Kuehne" w:date="2019-05-31T12:22:00Z"/>
                <w:rStyle w:val="Datatype"/>
                <w:b w:val="0"/>
                <w:bCs w:val="0"/>
              </w:rPr>
            </w:pPr>
            <w:del w:id="28204" w:author="Andreas Kuehne" w:date="2019-05-31T12:22:00Z">
              <w:r w:rsidRPr="002062A5" w:rsidDel="00B33063">
                <w:rPr>
                  <w:rStyle w:val="Datatype"/>
                </w:rPr>
                <w:delText>sub</w:delText>
              </w:r>
              <w:bookmarkStart w:id="28205" w:name="_Toc10202089"/>
              <w:bookmarkStart w:id="28206" w:name="_Toc10206227"/>
              <w:bookmarkStart w:id="28207" w:name="_Toc10210365"/>
              <w:bookmarkEnd w:id="28205"/>
              <w:bookmarkEnd w:id="28206"/>
              <w:bookmarkEnd w:id="28207"/>
            </w:del>
          </w:p>
        </w:tc>
        <w:tc>
          <w:tcPr>
            <w:tcW w:w="4675" w:type="dxa"/>
          </w:tcPr>
          <w:p w14:paraId="5C0F7490" w14:textId="1EA5C7D9"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208" w:author="Andreas Kuehne" w:date="2019-05-31T12:22:00Z"/>
                <w:rStyle w:val="Datatype"/>
              </w:rPr>
            </w:pPr>
            <w:del w:id="28209" w:author="Andreas Kuehne" w:date="2019-05-31T12:22:00Z">
              <w:r w:rsidRPr="002062A5" w:rsidDel="00B33063">
                <w:rPr>
                  <w:rStyle w:val="Datatype"/>
                </w:rPr>
                <w:delText>X509SubjectName</w:delText>
              </w:r>
              <w:bookmarkStart w:id="28210" w:name="_Toc10202090"/>
              <w:bookmarkStart w:id="28211" w:name="_Toc10206228"/>
              <w:bookmarkStart w:id="28212" w:name="_Toc10210366"/>
              <w:bookmarkEnd w:id="28210"/>
              <w:bookmarkEnd w:id="28211"/>
              <w:bookmarkEnd w:id="28212"/>
            </w:del>
          </w:p>
        </w:tc>
        <w:bookmarkStart w:id="28213" w:name="_Toc10202091"/>
        <w:bookmarkStart w:id="28214" w:name="_Toc10206229"/>
        <w:bookmarkStart w:id="28215" w:name="_Toc10210367"/>
        <w:bookmarkEnd w:id="28213"/>
        <w:bookmarkEnd w:id="28214"/>
        <w:bookmarkEnd w:id="28215"/>
      </w:tr>
      <w:tr w:rsidR="00564C22" w:rsidDel="00B33063" w14:paraId="2B8A2386" w14:textId="6D039138" w:rsidTr="00564C22">
        <w:trPr>
          <w:del w:id="2821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465FD86" w14:textId="47F1501D" w:rsidR="00564C22" w:rsidRPr="002062A5" w:rsidDel="00B33063" w:rsidRDefault="009B1AF1" w:rsidP="00564C22">
            <w:pPr>
              <w:pStyle w:val="Beschriftung"/>
              <w:rPr>
                <w:del w:id="28217" w:author="Andreas Kuehne" w:date="2019-05-31T12:22:00Z"/>
                <w:rStyle w:val="Datatype"/>
                <w:b w:val="0"/>
                <w:bCs w:val="0"/>
              </w:rPr>
            </w:pPr>
            <w:del w:id="28218" w:author="Andreas Kuehne" w:date="2019-05-31T12:22:00Z">
              <w:r w:rsidRPr="002062A5" w:rsidDel="00B33063">
                <w:rPr>
                  <w:rStyle w:val="Datatype"/>
                </w:rPr>
                <w:delText>suppInfo</w:delText>
              </w:r>
              <w:bookmarkStart w:id="28219" w:name="_Toc10202092"/>
              <w:bookmarkStart w:id="28220" w:name="_Toc10206230"/>
              <w:bookmarkStart w:id="28221" w:name="_Toc10210368"/>
              <w:bookmarkEnd w:id="28219"/>
              <w:bookmarkEnd w:id="28220"/>
              <w:bookmarkEnd w:id="28221"/>
            </w:del>
          </w:p>
        </w:tc>
        <w:tc>
          <w:tcPr>
            <w:tcW w:w="4675" w:type="dxa"/>
          </w:tcPr>
          <w:p w14:paraId="67BBD292" w14:textId="52D26899"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222" w:author="Andreas Kuehne" w:date="2019-05-31T12:22:00Z"/>
                <w:rStyle w:val="Datatype"/>
              </w:rPr>
            </w:pPr>
            <w:del w:id="28223" w:author="Andreas Kuehne" w:date="2019-05-31T12:22:00Z">
              <w:r w:rsidRPr="002062A5" w:rsidDel="00B33063">
                <w:rPr>
                  <w:rStyle w:val="Datatype"/>
                </w:rPr>
                <w:delText>SupportingInfo</w:delText>
              </w:r>
              <w:bookmarkStart w:id="28224" w:name="_Toc10202093"/>
              <w:bookmarkStart w:id="28225" w:name="_Toc10206231"/>
              <w:bookmarkStart w:id="28226" w:name="_Toc10210369"/>
              <w:bookmarkEnd w:id="28224"/>
              <w:bookmarkEnd w:id="28225"/>
              <w:bookmarkEnd w:id="28226"/>
            </w:del>
          </w:p>
        </w:tc>
        <w:bookmarkStart w:id="28227" w:name="_Toc10202094"/>
        <w:bookmarkStart w:id="28228" w:name="_Toc10206232"/>
        <w:bookmarkStart w:id="28229" w:name="_Toc10210370"/>
        <w:bookmarkEnd w:id="28227"/>
        <w:bookmarkEnd w:id="28228"/>
        <w:bookmarkEnd w:id="28229"/>
      </w:tr>
      <w:tr w:rsidR="00564C22" w:rsidDel="00B33063" w14:paraId="5A0E3F13" w14:textId="1E920928" w:rsidTr="00564C22">
        <w:trPr>
          <w:del w:id="2823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D81A883" w14:textId="02B0D233" w:rsidR="00564C22" w:rsidRPr="002062A5" w:rsidDel="00B33063" w:rsidRDefault="009B1AF1" w:rsidP="00564C22">
            <w:pPr>
              <w:pStyle w:val="Beschriftung"/>
              <w:rPr>
                <w:del w:id="28231" w:author="Andreas Kuehne" w:date="2019-05-31T12:22:00Z"/>
                <w:rStyle w:val="Datatype"/>
                <w:b w:val="0"/>
                <w:bCs w:val="0"/>
              </w:rPr>
            </w:pPr>
            <w:del w:id="28232" w:author="Andreas Kuehne" w:date="2019-05-31T12:22:00Z">
              <w:r w:rsidRPr="002062A5" w:rsidDel="00B33063">
                <w:rPr>
                  <w:rStyle w:val="Datatype"/>
                </w:rPr>
                <w:delText>timestampedSig</w:delText>
              </w:r>
              <w:bookmarkStart w:id="28233" w:name="_Toc10202095"/>
              <w:bookmarkStart w:id="28234" w:name="_Toc10206233"/>
              <w:bookmarkStart w:id="28235" w:name="_Toc10210371"/>
              <w:bookmarkEnd w:id="28233"/>
              <w:bookmarkEnd w:id="28234"/>
              <w:bookmarkEnd w:id="28235"/>
            </w:del>
          </w:p>
        </w:tc>
        <w:tc>
          <w:tcPr>
            <w:tcW w:w="4675" w:type="dxa"/>
          </w:tcPr>
          <w:p w14:paraId="222AABD1" w14:textId="4E11DE82"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236" w:author="Andreas Kuehne" w:date="2019-05-31T12:22:00Z"/>
                <w:rStyle w:val="Datatype"/>
              </w:rPr>
            </w:pPr>
            <w:del w:id="28237" w:author="Andreas Kuehne" w:date="2019-05-31T12:22:00Z">
              <w:r w:rsidRPr="002062A5" w:rsidDel="00B33063">
                <w:rPr>
                  <w:rStyle w:val="Datatype"/>
                </w:rPr>
                <w:delText>TimestampedSignature</w:delText>
              </w:r>
              <w:bookmarkStart w:id="28238" w:name="_Toc10202096"/>
              <w:bookmarkStart w:id="28239" w:name="_Toc10206234"/>
              <w:bookmarkStart w:id="28240" w:name="_Toc10210372"/>
              <w:bookmarkEnd w:id="28238"/>
              <w:bookmarkEnd w:id="28239"/>
              <w:bookmarkEnd w:id="28240"/>
            </w:del>
          </w:p>
        </w:tc>
        <w:bookmarkStart w:id="28241" w:name="_Toc10202097"/>
        <w:bookmarkStart w:id="28242" w:name="_Toc10206235"/>
        <w:bookmarkStart w:id="28243" w:name="_Toc10210373"/>
        <w:bookmarkEnd w:id="28241"/>
        <w:bookmarkEnd w:id="28242"/>
        <w:bookmarkEnd w:id="28243"/>
      </w:tr>
      <w:tr w:rsidR="00564C22" w:rsidDel="00B33063" w14:paraId="0FE8F1E0" w14:textId="00890228" w:rsidTr="00564C22">
        <w:trPr>
          <w:del w:id="2824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F96A70C" w14:textId="3F32FDAB" w:rsidR="00564C22" w:rsidRPr="002062A5" w:rsidDel="00B33063" w:rsidRDefault="009B1AF1" w:rsidP="00564C22">
            <w:pPr>
              <w:pStyle w:val="Beschriftung"/>
              <w:rPr>
                <w:del w:id="28245" w:author="Andreas Kuehne" w:date="2019-05-31T12:22:00Z"/>
                <w:rStyle w:val="Datatype"/>
                <w:b w:val="0"/>
                <w:bCs w:val="0"/>
              </w:rPr>
            </w:pPr>
            <w:del w:id="28246" w:author="Andreas Kuehne" w:date="2019-05-31T12:22:00Z">
              <w:r w:rsidRPr="002062A5" w:rsidDel="00B33063">
                <w:rPr>
                  <w:rStyle w:val="Datatype"/>
                </w:rPr>
                <w:delText>transform</w:delText>
              </w:r>
              <w:bookmarkStart w:id="28247" w:name="_Toc10202098"/>
              <w:bookmarkStart w:id="28248" w:name="_Toc10206236"/>
              <w:bookmarkStart w:id="28249" w:name="_Toc10210374"/>
              <w:bookmarkEnd w:id="28247"/>
              <w:bookmarkEnd w:id="28248"/>
              <w:bookmarkEnd w:id="28249"/>
            </w:del>
          </w:p>
        </w:tc>
        <w:tc>
          <w:tcPr>
            <w:tcW w:w="4675" w:type="dxa"/>
          </w:tcPr>
          <w:p w14:paraId="01936DD3" w14:textId="324447F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250" w:author="Andreas Kuehne" w:date="2019-05-31T12:22:00Z"/>
                <w:rStyle w:val="Datatype"/>
              </w:rPr>
            </w:pPr>
            <w:del w:id="28251" w:author="Andreas Kuehne" w:date="2019-05-31T12:22:00Z">
              <w:r w:rsidRPr="002062A5" w:rsidDel="00B33063">
                <w:rPr>
                  <w:rStyle w:val="Datatype"/>
                </w:rPr>
                <w:delText>Transform</w:delText>
              </w:r>
              <w:bookmarkStart w:id="28252" w:name="_Toc10202099"/>
              <w:bookmarkStart w:id="28253" w:name="_Toc10206237"/>
              <w:bookmarkStart w:id="28254" w:name="_Toc10210375"/>
              <w:bookmarkEnd w:id="28252"/>
              <w:bookmarkEnd w:id="28253"/>
              <w:bookmarkEnd w:id="28254"/>
            </w:del>
          </w:p>
        </w:tc>
        <w:bookmarkStart w:id="28255" w:name="_Toc10202100"/>
        <w:bookmarkStart w:id="28256" w:name="_Toc10206238"/>
        <w:bookmarkStart w:id="28257" w:name="_Toc10210376"/>
        <w:bookmarkEnd w:id="28255"/>
        <w:bookmarkEnd w:id="28256"/>
        <w:bookmarkEnd w:id="28257"/>
      </w:tr>
      <w:tr w:rsidR="00564C22" w:rsidDel="00B33063" w14:paraId="202C09C2" w14:textId="19DBB31E" w:rsidTr="00564C22">
        <w:trPr>
          <w:del w:id="2825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693D705" w14:textId="49670258" w:rsidR="00564C22" w:rsidRPr="002062A5" w:rsidDel="00B33063" w:rsidRDefault="009B1AF1" w:rsidP="00564C22">
            <w:pPr>
              <w:pStyle w:val="Beschriftung"/>
              <w:rPr>
                <w:del w:id="28259" w:author="Andreas Kuehne" w:date="2019-05-31T12:22:00Z"/>
                <w:rStyle w:val="Datatype"/>
                <w:b w:val="0"/>
                <w:bCs w:val="0"/>
              </w:rPr>
            </w:pPr>
            <w:del w:id="28260" w:author="Andreas Kuehne" w:date="2019-05-31T12:22:00Z">
              <w:r w:rsidRPr="002062A5" w:rsidDel="00B33063">
                <w:rPr>
                  <w:rStyle w:val="Datatype"/>
                </w:rPr>
                <w:delText>transforms</w:delText>
              </w:r>
              <w:bookmarkStart w:id="28261" w:name="_Toc10202101"/>
              <w:bookmarkStart w:id="28262" w:name="_Toc10206239"/>
              <w:bookmarkStart w:id="28263" w:name="_Toc10210377"/>
              <w:bookmarkEnd w:id="28261"/>
              <w:bookmarkEnd w:id="28262"/>
              <w:bookmarkEnd w:id="28263"/>
            </w:del>
          </w:p>
        </w:tc>
        <w:tc>
          <w:tcPr>
            <w:tcW w:w="4675" w:type="dxa"/>
          </w:tcPr>
          <w:p w14:paraId="20ACCC73" w14:textId="7F166989"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264" w:author="Andreas Kuehne" w:date="2019-05-31T12:22:00Z"/>
                <w:rStyle w:val="Datatype"/>
              </w:rPr>
            </w:pPr>
            <w:del w:id="28265" w:author="Andreas Kuehne" w:date="2019-05-31T12:22:00Z">
              <w:r w:rsidRPr="002062A5" w:rsidDel="00B33063">
                <w:rPr>
                  <w:rStyle w:val="Datatype"/>
                </w:rPr>
                <w:delText>Transforms</w:delText>
              </w:r>
              <w:bookmarkStart w:id="28266" w:name="_Toc10202102"/>
              <w:bookmarkStart w:id="28267" w:name="_Toc10206240"/>
              <w:bookmarkStart w:id="28268" w:name="_Toc10210378"/>
              <w:bookmarkEnd w:id="28266"/>
              <w:bookmarkEnd w:id="28267"/>
              <w:bookmarkEnd w:id="28268"/>
            </w:del>
          </w:p>
        </w:tc>
        <w:bookmarkStart w:id="28269" w:name="_Toc10202103"/>
        <w:bookmarkStart w:id="28270" w:name="_Toc10206241"/>
        <w:bookmarkStart w:id="28271" w:name="_Toc10210379"/>
        <w:bookmarkEnd w:id="28269"/>
        <w:bookmarkEnd w:id="28270"/>
        <w:bookmarkEnd w:id="28271"/>
      </w:tr>
      <w:tr w:rsidR="00564C22" w:rsidDel="00B33063" w14:paraId="7070F7D0" w14:textId="22623939" w:rsidTr="00564C22">
        <w:trPr>
          <w:del w:id="2827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47F10DF" w14:textId="0F5AFC49" w:rsidR="00564C22" w:rsidRPr="002062A5" w:rsidDel="00B33063" w:rsidRDefault="009B1AF1" w:rsidP="00564C22">
            <w:pPr>
              <w:pStyle w:val="Beschriftung"/>
              <w:rPr>
                <w:del w:id="28273" w:author="Andreas Kuehne" w:date="2019-05-31T12:22:00Z"/>
                <w:rStyle w:val="Datatype"/>
                <w:b w:val="0"/>
                <w:bCs w:val="0"/>
              </w:rPr>
            </w:pPr>
            <w:del w:id="28274" w:author="Andreas Kuehne" w:date="2019-05-31T12:22:00Z">
              <w:r w:rsidRPr="002062A5" w:rsidDel="00B33063">
                <w:rPr>
                  <w:rStyle w:val="Datatype"/>
                </w:rPr>
                <w:delText>type</w:delText>
              </w:r>
              <w:bookmarkStart w:id="28275" w:name="_Toc10202104"/>
              <w:bookmarkStart w:id="28276" w:name="_Toc10206242"/>
              <w:bookmarkStart w:id="28277" w:name="_Toc10210380"/>
              <w:bookmarkEnd w:id="28275"/>
              <w:bookmarkEnd w:id="28276"/>
              <w:bookmarkEnd w:id="28277"/>
            </w:del>
          </w:p>
        </w:tc>
        <w:tc>
          <w:tcPr>
            <w:tcW w:w="4675" w:type="dxa"/>
          </w:tcPr>
          <w:p w14:paraId="29B71A19" w14:textId="35B60172"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278" w:author="Andreas Kuehne" w:date="2019-05-31T12:22:00Z"/>
                <w:rStyle w:val="Datatype"/>
              </w:rPr>
            </w:pPr>
            <w:del w:id="28279" w:author="Andreas Kuehne" w:date="2019-05-31T12:22:00Z">
              <w:r w:rsidRPr="002062A5" w:rsidDel="00B33063">
                <w:rPr>
                  <w:rStyle w:val="Datatype"/>
                </w:rPr>
                <w:delText>Type</w:delText>
              </w:r>
              <w:bookmarkStart w:id="28280" w:name="_Toc10202105"/>
              <w:bookmarkStart w:id="28281" w:name="_Toc10206243"/>
              <w:bookmarkStart w:id="28282" w:name="_Toc10210381"/>
              <w:bookmarkEnd w:id="28280"/>
              <w:bookmarkEnd w:id="28281"/>
              <w:bookmarkEnd w:id="28282"/>
            </w:del>
          </w:p>
        </w:tc>
        <w:bookmarkStart w:id="28283" w:name="_Toc10202106"/>
        <w:bookmarkStart w:id="28284" w:name="_Toc10206244"/>
        <w:bookmarkStart w:id="28285" w:name="_Toc10210382"/>
        <w:bookmarkEnd w:id="28283"/>
        <w:bookmarkEnd w:id="28284"/>
        <w:bookmarkEnd w:id="28285"/>
      </w:tr>
      <w:tr w:rsidR="00564C22" w:rsidDel="00B33063" w14:paraId="206DCE61" w14:textId="6213E705" w:rsidTr="00564C22">
        <w:trPr>
          <w:del w:id="2828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8DFD263" w14:textId="26F058AF" w:rsidR="00564C22" w:rsidRPr="002062A5" w:rsidDel="00B33063" w:rsidRDefault="009B1AF1" w:rsidP="00564C22">
            <w:pPr>
              <w:pStyle w:val="Beschriftung"/>
              <w:rPr>
                <w:del w:id="28287" w:author="Andreas Kuehne" w:date="2019-05-31T12:22:00Z"/>
                <w:rStyle w:val="Datatype"/>
                <w:b w:val="0"/>
                <w:bCs w:val="0"/>
              </w:rPr>
            </w:pPr>
            <w:del w:id="28288" w:author="Andreas Kuehne" w:date="2019-05-31T12:22:00Z">
              <w:r w:rsidRPr="002062A5" w:rsidDel="00B33063">
                <w:rPr>
                  <w:rStyle w:val="Datatype"/>
                </w:rPr>
                <w:delText>unsignedProps</w:delText>
              </w:r>
              <w:bookmarkStart w:id="28289" w:name="_Toc10202107"/>
              <w:bookmarkStart w:id="28290" w:name="_Toc10206245"/>
              <w:bookmarkStart w:id="28291" w:name="_Toc10210383"/>
              <w:bookmarkEnd w:id="28289"/>
              <w:bookmarkEnd w:id="28290"/>
              <w:bookmarkEnd w:id="28291"/>
            </w:del>
          </w:p>
        </w:tc>
        <w:tc>
          <w:tcPr>
            <w:tcW w:w="4675" w:type="dxa"/>
          </w:tcPr>
          <w:p w14:paraId="7D96E220" w14:textId="6C4D0709"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292" w:author="Andreas Kuehne" w:date="2019-05-31T12:22:00Z"/>
                <w:rStyle w:val="Datatype"/>
              </w:rPr>
            </w:pPr>
            <w:del w:id="28293" w:author="Andreas Kuehne" w:date="2019-05-31T12:22:00Z">
              <w:r w:rsidRPr="002062A5" w:rsidDel="00B33063">
                <w:rPr>
                  <w:rStyle w:val="Datatype"/>
                </w:rPr>
                <w:delText>UnsignedProperties</w:delText>
              </w:r>
              <w:bookmarkStart w:id="28294" w:name="_Toc10202108"/>
              <w:bookmarkStart w:id="28295" w:name="_Toc10206246"/>
              <w:bookmarkStart w:id="28296" w:name="_Toc10210384"/>
              <w:bookmarkEnd w:id="28294"/>
              <w:bookmarkEnd w:id="28295"/>
              <w:bookmarkEnd w:id="28296"/>
            </w:del>
          </w:p>
        </w:tc>
        <w:bookmarkStart w:id="28297" w:name="_Toc10202109"/>
        <w:bookmarkStart w:id="28298" w:name="_Toc10206247"/>
        <w:bookmarkStart w:id="28299" w:name="_Toc10210385"/>
        <w:bookmarkEnd w:id="28297"/>
        <w:bookmarkEnd w:id="28298"/>
        <w:bookmarkEnd w:id="28299"/>
      </w:tr>
      <w:tr w:rsidR="00564C22" w:rsidDel="00B33063" w14:paraId="05DB1D0F" w14:textId="6D05EF15" w:rsidTr="00564C22">
        <w:trPr>
          <w:del w:id="2830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F931051" w14:textId="7FC43507" w:rsidR="00564C22" w:rsidRPr="002062A5" w:rsidDel="00B33063" w:rsidRDefault="009B1AF1" w:rsidP="00564C22">
            <w:pPr>
              <w:pStyle w:val="Beschriftung"/>
              <w:rPr>
                <w:del w:id="28301" w:author="Andreas Kuehne" w:date="2019-05-31T12:22:00Z"/>
                <w:rStyle w:val="Datatype"/>
                <w:b w:val="0"/>
                <w:bCs w:val="0"/>
              </w:rPr>
            </w:pPr>
            <w:del w:id="28302" w:author="Andreas Kuehne" w:date="2019-05-31T12:22:00Z">
              <w:r w:rsidRPr="002062A5" w:rsidDel="00B33063">
                <w:rPr>
                  <w:rStyle w:val="Datatype"/>
                </w:rPr>
                <w:delText>upperBound</w:delText>
              </w:r>
              <w:bookmarkStart w:id="28303" w:name="_Toc10202110"/>
              <w:bookmarkStart w:id="28304" w:name="_Toc10206248"/>
              <w:bookmarkStart w:id="28305" w:name="_Toc10210386"/>
              <w:bookmarkEnd w:id="28303"/>
              <w:bookmarkEnd w:id="28304"/>
              <w:bookmarkEnd w:id="28305"/>
            </w:del>
          </w:p>
        </w:tc>
        <w:tc>
          <w:tcPr>
            <w:tcW w:w="4675" w:type="dxa"/>
          </w:tcPr>
          <w:p w14:paraId="37E5CC4B" w14:textId="3BC76F4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306" w:author="Andreas Kuehne" w:date="2019-05-31T12:22:00Z"/>
                <w:rStyle w:val="Datatype"/>
              </w:rPr>
            </w:pPr>
            <w:del w:id="28307" w:author="Andreas Kuehne" w:date="2019-05-31T12:22:00Z">
              <w:r w:rsidRPr="002062A5" w:rsidDel="00B33063">
                <w:rPr>
                  <w:rStyle w:val="Datatype"/>
                </w:rPr>
                <w:delText>UpperBoundary</w:delText>
              </w:r>
              <w:bookmarkStart w:id="28308" w:name="_Toc10202111"/>
              <w:bookmarkStart w:id="28309" w:name="_Toc10206249"/>
              <w:bookmarkStart w:id="28310" w:name="_Toc10210387"/>
              <w:bookmarkEnd w:id="28308"/>
              <w:bookmarkEnd w:id="28309"/>
              <w:bookmarkEnd w:id="28310"/>
            </w:del>
          </w:p>
        </w:tc>
        <w:bookmarkStart w:id="28311" w:name="_Toc10202112"/>
        <w:bookmarkStart w:id="28312" w:name="_Toc10206250"/>
        <w:bookmarkStart w:id="28313" w:name="_Toc10210388"/>
        <w:bookmarkEnd w:id="28311"/>
        <w:bookmarkEnd w:id="28312"/>
        <w:bookmarkEnd w:id="28313"/>
      </w:tr>
      <w:tr w:rsidR="00564C22" w:rsidDel="00B33063" w14:paraId="0CDC4F6C" w14:textId="76918A81" w:rsidTr="00564C22">
        <w:trPr>
          <w:del w:id="2831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1F68AB0" w14:textId="1D094A27" w:rsidR="00564C22" w:rsidRPr="002062A5" w:rsidDel="00B33063" w:rsidRDefault="009B1AF1" w:rsidP="00564C22">
            <w:pPr>
              <w:pStyle w:val="Beschriftung"/>
              <w:rPr>
                <w:del w:id="28315" w:author="Andreas Kuehne" w:date="2019-05-31T12:22:00Z"/>
                <w:rStyle w:val="Datatype"/>
                <w:b w:val="0"/>
                <w:bCs w:val="0"/>
              </w:rPr>
            </w:pPr>
            <w:del w:id="28316" w:author="Andreas Kuehne" w:date="2019-05-31T12:22:00Z">
              <w:r w:rsidRPr="002062A5" w:rsidDel="00B33063">
                <w:rPr>
                  <w:rStyle w:val="Datatype"/>
                </w:rPr>
                <w:delText>uri</w:delText>
              </w:r>
              <w:bookmarkStart w:id="28317" w:name="_Toc10202113"/>
              <w:bookmarkStart w:id="28318" w:name="_Toc10206251"/>
              <w:bookmarkStart w:id="28319" w:name="_Toc10210389"/>
              <w:bookmarkEnd w:id="28317"/>
              <w:bookmarkEnd w:id="28318"/>
              <w:bookmarkEnd w:id="28319"/>
            </w:del>
          </w:p>
        </w:tc>
        <w:tc>
          <w:tcPr>
            <w:tcW w:w="4675" w:type="dxa"/>
          </w:tcPr>
          <w:p w14:paraId="2A334B4B" w14:textId="10AA768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320" w:author="Andreas Kuehne" w:date="2019-05-31T12:22:00Z"/>
                <w:rStyle w:val="Datatype"/>
              </w:rPr>
            </w:pPr>
            <w:del w:id="28321" w:author="Andreas Kuehne" w:date="2019-05-31T12:22:00Z">
              <w:r w:rsidRPr="002062A5" w:rsidDel="00B33063">
                <w:rPr>
                  <w:rStyle w:val="Datatype"/>
                </w:rPr>
                <w:delText>NamespaceURI</w:delText>
              </w:r>
              <w:bookmarkStart w:id="28322" w:name="_Toc10202114"/>
              <w:bookmarkStart w:id="28323" w:name="_Toc10206252"/>
              <w:bookmarkStart w:id="28324" w:name="_Toc10210390"/>
              <w:bookmarkEnd w:id="28322"/>
              <w:bookmarkEnd w:id="28323"/>
              <w:bookmarkEnd w:id="28324"/>
            </w:del>
          </w:p>
        </w:tc>
        <w:bookmarkStart w:id="28325" w:name="_Toc10202115"/>
        <w:bookmarkStart w:id="28326" w:name="_Toc10206253"/>
        <w:bookmarkStart w:id="28327" w:name="_Toc10210391"/>
        <w:bookmarkEnd w:id="28325"/>
        <w:bookmarkEnd w:id="28326"/>
        <w:bookmarkEnd w:id="28327"/>
      </w:tr>
      <w:tr w:rsidR="00564C22" w:rsidDel="00B33063" w14:paraId="105637FD" w14:textId="574E07C3" w:rsidTr="00564C22">
        <w:trPr>
          <w:del w:id="2832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ADF872C" w14:textId="4234E8B3" w:rsidR="00564C22" w:rsidRPr="002062A5" w:rsidDel="00B33063" w:rsidRDefault="009B1AF1" w:rsidP="00564C22">
            <w:pPr>
              <w:pStyle w:val="Beschriftung"/>
              <w:rPr>
                <w:del w:id="28329" w:author="Andreas Kuehne" w:date="2019-05-31T12:22:00Z"/>
                <w:rStyle w:val="Datatype"/>
                <w:b w:val="0"/>
                <w:bCs w:val="0"/>
              </w:rPr>
            </w:pPr>
            <w:del w:id="28330" w:author="Andreas Kuehne" w:date="2019-05-31T12:22:00Z">
              <w:r w:rsidRPr="002062A5" w:rsidDel="00B33063">
                <w:rPr>
                  <w:rStyle w:val="Datatype"/>
                </w:rPr>
                <w:delText>useVerificationTime</w:delText>
              </w:r>
              <w:bookmarkStart w:id="28331" w:name="_Toc10202116"/>
              <w:bookmarkStart w:id="28332" w:name="_Toc10206254"/>
              <w:bookmarkStart w:id="28333" w:name="_Toc10210392"/>
              <w:bookmarkEnd w:id="28331"/>
              <w:bookmarkEnd w:id="28332"/>
              <w:bookmarkEnd w:id="28333"/>
            </w:del>
          </w:p>
        </w:tc>
        <w:tc>
          <w:tcPr>
            <w:tcW w:w="4675" w:type="dxa"/>
          </w:tcPr>
          <w:p w14:paraId="6C5191E0" w14:textId="00870817"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334" w:author="Andreas Kuehne" w:date="2019-05-31T12:22:00Z"/>
                <w:rStyle w:val="Datatype"/>
              </w:rPr>
            </w:pPr>
            <w:del w:id="28335" w:author="Andreas Kuehne" w:date="2019-05-31T12:22:00Z">
              <w:r w:rsidRPr="002062A5" w:rsidDel="00B33063">
                <w:rPr>
                  <w:rStyle w:val="Datatype"/>
                </w:rPr>
                <w:delText>UseVerificationTime</w:delText>
              </w:r>
              <w:bookmarkStart w:id="28336" w:name="_Toc10202117"/>
              <w:bookmarkStart w:id="28337" w:name="_Toc10206255"/>
              <w:bookmarkStart w:id="28338" w:name="_Toc10210393"/>
              <w:bookmarkEnd w:id="28336"/>
              <w:bookmarkEnd w:id="28337"/>
              <w:bookmarkEnd w:id="28338"/>
            </w:del>
          </w:p>
        </w:tc>
        <w:bookmarkStart w:id="28339" w:name="_Toc10202118"/>
        <w:bookmarkStart w:id="28340" w:name="_Toc10206256"/>
        <w:bookmarkStart w:id="28341" w:name="_Toc10210394"/>
        <w:bookmarkEnd w:id="28339"/>
        <w:bookmarkEnd w:id="28340"/>
        <w:bookmarkEnd w:id="28341"/>
      </w:tr>
      <w:tr w:rsidR="00564C22" w:rsidDel="00B33063" w14:paraId="133A82A1" w14:textId="073D5717" w:rsidTr="00564C22">
        <w:trPr>
          <w:del w:id="2834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6AE90E4" w14:textId="1C6967CC" w:rsidR="00564C22" w:rsidRPr="002062A5" w:rsidDel="00B33063" w:rsidRDefault="009B1AF1" w:rsidP="00564C22">
            <w:pPr>
              <w:pStyle w:val="Beschriftung"/>
              <w:rPr>
                <w:del w:id="28343" w:author="Andreas Kuehne" w:date="2019-05-31T12:22:00Z"/>
                <w:rStyle w:val="Datatype"/>
                <w:b w:val="0"/>
                <w:bCs w:val="0"/>
              </w:rPr>
            </w:pPr>
            <w:del w:id="28344" w:author="Andreas Kuehne" w:date="2019-05-31T12:22:00Z">
              <w:r w:rsidRPr="002062A5" w:rsidDel="00B33063">
                <w:rPr>
                  <w:rStyle w:val="Datatype"/>
                </w:rPr>
                <w:delText>val</w:delText>
              </w:r>
              <w:bookmarkStart w:id="28345" w:name="_Toc10202119"/>
              <w:bookmarkStart w:id="28346" w:name="_Toc10206257"/>
              <w:bookmarkStart w:id="28347" w:name="_Toc10210395"/>
              <w:bookmarkEnd w:id="28345"/>
              <w:bookmarkEnd w:id="28346"/>
              <w:bookmarkEnd w:id="28347"/>
            </w:del>
          </w:p>
        </w:tc>
        <w:tc>
          <w:tcPr>
            <w:tcW w:w="4675" w:type="dxa"/>
          </w:tcPr>
          <w:p w14:paraId="01F96C93" w14:textId="626713D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348" w:author="Andreas Kuehne" w:date="2019-05-31T12:22:00Z"/>
                <w:rStyle w:val="Datatype"/>
              </w:rPr>
            </w:pPr>
            <w:del w:id="28349" w:author="Andreas Kuehne" w:date="2019-05-31T12:22:00Z">
              <w:r w:rsidRPr="002062A5" w:rsidDel="00B33063">
                <w:rPr>
                  <w:rStyle w:val="Datatype"/>
                </w:rPr>
                <w:delText>value</w:delText>
              </w:r>
              <w:bookmarkStart w:id="28350" w:name="_Toc10202120"/>
              <w:bookmarkStart w:id="28351" w:name="_Toc10206258"/>
              <w:bookmarkStart w:id="28352" w:name="_Toc10210396"/>
              <w:bookmarkEnd w:id="28350"/>
              <w:bookmarkEnd w:id="28351"/>
              <w:bookmarkEnd w:id="28352"/>
            </w:del>
          </w:p>
          <w:p w14:paraId="58C6EC89" w14:textId="0E849DCC"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353" w:author="Andreas Kuehne" w:date="2019-05-31T12:22:00Z"/>
                <w:rStyle w:val="Datatype"/>
              </w:rPr>
            </w:pPr>
            <w:del w:id="28354" w:author="Andreas Kuehne" w:date="2019-05-31T12:22:00Z">
              <w:r w:rsidRPr="002062A5" w:rsidDel="00B33063">
                <w:rPr>
                  <w:rStyle w:val="Datatype"/>
                </w:rPr>
                <w:delText>DigestValue</w:delText>
              </w:r>
              <w:bookmarkStart w:id="28355" w:name="_Toc10202121"/>
              <w:bookmarkStart w:id="28356" w:name="_Toc10206259"/>
              <w:bookmarkStart w:id="28357" w:name="_Toc10210397"/>
              <w:bookmarkEnd w:id="28355"/>
              <w:bookmarkEnd w:id="28356"/>
              <w:bookmarkEnd w:id="28357"/>
            </w:del>
          </w:p>
          <w:p w14:paraId="626D3942" w14:textId="571622A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358" w:author="Andreas Kuehne" w:date="2019-05-31T12:22:00Z"/>
                <w:rStyle w:val="Datatype"/>
              </w:rPr>
            </w:pPr>
            <w:del w:id="28359" w:author="Andreas Kuehne" w:date="2019-05-31T12:22:00Z">
              <w:r w:rsidRPr="002062A5" w:rsidDel="00B33063">
                <w:rPr>
                  <w:rStyle w:val="Datatype"/>
                </w:rPr>
                <w:delText>Value</w:delText>
              </w:r>
              <w:bookmarkStart w:id="28360" w:name="_Toc10202122"/>
              <w:bookmarkStart w:id="28361" w:name="_Toc10206260"/>
              <w:bookmarkStart w:id="28362" w:name="_Toc10210398"/>
              <w:bookmarkEnd w:id="28360"/>
              <w:bookmarkEnd w:id="28361"/>
              <w:bookmarkEnd w:id="28362"/>
            </w:del>
          </w:p>
        </w:tc>
        <w:bookmarkStart w:id="28363" w:name="_Toc10202123"/>
        <w:bookmarkStart w:id="28364" w:name="_Toc10206261"/>
        <w:bookmarkStart w:id="28365" w:name="_Toc10210399"/>
        <w:bookmarkEnd w:id="28363"/>
        <w:bookmarkEnd w:id="28364"/>
        <w:bookmarkEnd w:id="28365"/>
      </w:tr>
      <w:tr w:rsidR="00564C22" w:rsidDel="00B33063" w14:paraId="062DDC78" w14:textId="2E963605" w:rsidTr="00564C22">
        <w:trPr>
          <w:del w:id="2836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6B2124F" w14:textId="34F573AF" w:rsidR="00564C22" w:rsidRPr="002062A5" w:rsidDel="00B33063" w:rsidRDefault="009B1AF1" w:rsidP="00564C22">
            <w:pPr>
              <w:pStyle w:val="Beschriftung"/>
              <w:rPr>
                <w:del w:id="28367" w:author="Andreas Kuehne" w:date="2019-05-31T12:22:00Z"/>
                <w:rStyle w:val="Datatype"/>
                <w:b w:val="0"/>
                <w:bCs w:val="0"/>
              </w:rPr>
            </w:pPr>
            <w:del w:id="28368" w:author="Andreas Kuehne" w:date="2019-05-31T12:22:00Z">
              <w:r w:rsidRPr="002062A5" w:rsidDel="00B33063">
                <w:rPr>
                  <w:rStyle w:val="Datatype"/>
                </w:rPr>
                <w:delText>valid</w:delText>
              </w:r>
              <w:bookmarkStart w:id="28369" w:name="_Toc10202124"/>
              <w:bookmarkStart w:id="28370" w:name="_Toc10206262"/>
              <w:bookmarkStart w:id="28371" w:name="_Toc10210400"/>
              <w:bookmarkEnd w:id="28369"/>
              <w:bookmarkEnd w:id="28370"/>
              <w:bookmarkEnd w:id="28371"/>
            </w:del>
          </w:p>
        </w:tc>
        <w:tc>
          <w:tcPr>
            <w:tcW w:w="4675" w:type="dxa"/>
          </w:tcPr>
          <w:p w14:paraId="387546E7" w14:textId="5B859446"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372" w:author="Andreas Kuehne" w:date="2019-05-31T12:22:00Z"/>
                <w:rStyle w:val="Datatype"/>
              </w:rPr>
            </w:pPr>
            <w:del w:id="28373" w:author="Andreas Kuehne" w:date="2019-05-31T12:22:00Z">
              <w:r w:rsidRPr="002062A5" w:rsidDel="00B33063">
                <w:rPr>
                  <w:rStyle w:val="Datatype"/>
                </w:rPr>
                <w:delText>ValidDetail</w:delText>
              </w:r>
              <w:bookmarkStart w:id="28374" w:name="_Toc10202125"/>
              <w:bookmarkStart w:id="28375" w:name="_Toc10206263"/>
              <w:bookmarkStart w:id="28376" w:name="_Toc10210401"/>
              <w:bookmarkEnd w:id="28374"/>
              <w:bookmarkEnd w:id="28375"/>
              <w:bookmarkEnd w:id="28376"/>
            </w:del>
          </w:p>
        </w:tc>
        <w:bookmarkStart w:id="28377" w:name="_Toc10202126"/>
        <w:bookmarkStart w:id="28378" w:name="_Toc10206264"/>
        <w:bookmarkStart w:id="28379" w:name="_Toc10210402"/>
        <w:bookmarkEnd w:id="28377"/>
        <w:bookmarkEnd w:id="28378"/>
        <w:bookmarkEnd w:id="28379"/>
      </w:tr>
      <w:tr w:rsidR="00564C22" w:rsidDel="00B33063" w14:paraId="2E816F3F" w14:textId="3EDB2D7C" w:rsidTr="00564C22">
        <w:trPr>
          <w:del w:id="2838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86FA530" w14:textId="357E9204" w:rsidR="00564C22" w:rsidRPr="002062A5" w:rsidDel="00B33063" w:rsidRDefault="009B1AF1" w:rsidP="00564C22">
            <w:pPr>
              <w:pStyle w:val="Beschriftung"/>
              <w:rPr>
                <w:del w:id="28381" w:author="Andreas Kuehne" w:date="2019-05-31T12:22:00Z"/>
                <w:rStyle w:val="Datatype"/>
                <w:b w:val="0"/>
                <w:bCs w:val="0"/>
              </w:rPr>
            </w:pPr>
            <w:del w:id="28382" w:author="Andreas Kuehne" w:date="2019-05-31T12:22:00Z">
              <w:r w:rsidRPr="002062A5" w:rsidDel="00B33063">
                <w:rPr>
                  <w:rStyle w:val="Datatype"/>
                </w:rPr>
                <w:delText>verificationTime</w:delText>
              </w:r>
              <w:bookmarkStart w:id="28383" w:name="_Toc10202127"/>
              <w:bookmarkStart w:id="28384" w:name="_Toc10206265"/>
              <w:bookmarkStart w:id="28385" w:name="_Toc10210403"/>
              <w:bookmarkEnd w:id="28383"/>
              <w:bookmarkEnd w:id="28384"/>
              <w:bookmarkEnd w:id="28385"/>
            </w:del>
          </w:p>
        </w:tc>
        <w:tc>
          <w:tcPr>
            <w:tcW w:w="4675" w:type="dxa"/>
          </w:tcPr>
          <w:p w14:paraId="5E20E1C0" w14:textId="4F45ABC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386" w:author="Andreas Kuehne" w:date="2019-05-31T12:22:00Z"/>
                <w:rStyle w:val="Datatype"/>
              </w:rPr>
            </w:pPr>
            <w:del w:id="28387" w:author="Andreas Kuehne" w:date="2019-05-31T12:22:00Z">
              <w:r w:rsidRPr="002062A5" w:rsidDel="00B33063">
                <w:rPr>
                  <w:rStyle w:val="Datatype"/>
                </w:rPr>
                <w:delText>VerificationTime</w:delText>
              </w:r>
              <w:bookmarkStart w:id="28388" w:name="_Toc10202128"/>
              <w:bookmarkStart w:id="28389" w:name="_Toc10206266"/>
              <w:bookmarkStart w:id="28390" w:name="_Toc10210404"/>
              <w:bookmarkEnd w:id="28388"/>
              <w:bookmarkEnd w:id="28389"/>
              <w:bookmarkEnd w:id="28390"/>
            </w:del>
          </w:p>
        </w:tc>
        <w:bookmarkStart w:id="28391" w:name="_Toc10202129"/>
        <w:bookmarkStart w:id="28392" w:name="_Toc10206267"/>
        <w:bookmarkStart w:id="28393" w:name="_Toc10210405"/>
        <w:bookmarkEnd w:id="28391"/>
        <w:bookmarkEnd w:id="28392"/>
        <w:bookmarkEnd w:id="28393"/>
      </w:tr>
      <w:tr w:rsidR="00564C22" w:rsidDel="00B33063" w14:paraId="68B90509" w14:textId="10F08239" w:rsidTr="00564C22">
        <w:trPr>
          <w:del w:id="2839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6959E53" w14:textId="5B06DA9D" w:rsidR="00564C22" w:rsidRPr="002062A5" w:rsidDel="00B33063" w:rsidRDefault="009B1AF1" w:rsidP="00564C22">
            <w:pPr>
              <w:pStyle w:val="Beschriftung"/>
              <w:rPr>
                <w:del w:id="28395" w:author="Andreas Kuehne" w:date="2019-05-31T12:22:00Z"/>
                <w:rStyle w:val="Datatype"/>
                <w:b w:val="0"/>
                <w:bCs w:val="0"/>
              </w:rPr>
            </w:pPr>
            <w:del w:id="28396" w:author="Andreas Kuehne" w:date="2019-05-31T12:22:00Z">
              <w:r w:rsidRPr="002062A5" w:rsidDel="00B33063">
                <w:rPr>
                  <w:rStyle w:val="Datatype"/>
                </w:rPr>
                <w:delText>verificationTimeInfo</w:delText>
              </w:r>
              <w:bookmarkStart w:id="28397" w:name="_Toc10202130"/>
              <w:bookmarkStart w:id="28398" w:name="_Toc10206268"/>
              <w:bookmarkStart w:id="28399" w:name="_Toc10210406"/>
              <w:bookmarkEnd w:id="28397"/>
              <w:bookmarkEnd w:id="28398"/>
              <w:bookmarkEnd w:id="28399"/>
            </w:del>
          </w:p>
        </w:tc>
        <w:tc>
          <w:tcPr>
            <w:tcW w:w="4675" w:type="dxa"/>
          </w:tcPr>
          <w:p w14:paraId="24E7B936" w14:textId="0BD8A2F7"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400" w:author="Andreas Kuehne" w:date="2019-05-31T12:22:00Z"/>
                <w:rStyle w:val="Datatype"/>
              </w:rPr>
            </w:pPr>
            <w:del w:id="28401" w:author="Andreas Kuehne" w:date="2019-05-31T12:22:00Z">
              <w:r w:rsidRPr="002062A5" w:rsidDel="00B33063">
                <w:rPr>
                  <w:rStyle w:val="Datatype"/>
                </w:rPr>
                <w:delText>VerificationTimeInfo</w:delText>
              </w:r>
              <w:bookmarkStart w:id="28402" w:name="_Toc10202131"/>
              <w:bookmarkStart w:id="28403" w:name="_Toc10206269"/>
              <w:bookmarkStart w:id="28404" w:name="_Toc10210407"/>
              <w:bookmarkEnd w:id="28402"/>
              <w:bookmarkEnd w:id="28403"/>
              <w:bookmarkEnd w:id="28404"/>
            </w:del>
          </w:p>
        </w:tc>
        <w:bookmarkStart w:id="28405" w:name="_Toc10202132"/>
        <w:bookmarkStart w:id="28406" w:name="_Toc10206270"/>
        <w:bookmarkStart w:id="28407" w:name="_Toc10210408"/>
        <w:bookmarkEnd w:id="28405"/>
        <w:bookmarkEnd w:id="28406"/>
        <w:bookmarkEnd w:id="28407"/>
      </w:tr>
      <w:tr w:rsidR="00564C22" w:rsidDel="00B33063" w14:paraId="7751A973" w14:textId="3C20538B" w:rsidTr="00564C22">
        <w:trPr>
          <w:del w:id="2840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D0321DC" w14:textId="7672F65A" w:rsidR="00564C22" w:rsidRPr="002062A5" w:rsidDel="00B33063" w:rsidRDefault="009B1AF1" w:rsidP="00564C22">
            <w:pPr>
              <w:pStyle w:val="Beschriftung"/>
              <w:rPr>
                <w:del w:id="28409" w:author="Andreas Kuehne" w:date="2019-05-31T12:22:00Z"/>
                <w:rStyle w:val="Datatype"/>
                <w:b w:val="0"/>
                <w:bCs w:val="0"/>
              </w:rPr>
            </w:pPr>
            <w:del w:id="28410" w:author="Andreas Kuehne" w:date="2019-05-31T12:22:00Z">
              <w:r w:rsidRPr="002062A5" w:rsidDel="00B33063">
                <w:rPr>
                  <w:rStyle w:val="Datatype"/>
                </w:rPr>
                <w:delText>verifyManifests</w:delText>
              </w:r>
              <w:bookmarkStart w:id="28411" w:name="_Toc10202133"/>
              <w:bookmarkStart w:id="28412" w:name="_Toc10206271"/>
              <w:bookmarkStart w:id="28413" w:name="_Toc10210409"/>
              <w:bookmarkEnd w:id="28411"/>
              <w:bookmarkEnd w:id="28412"/>
              <w:bookmarkEnd w:id="28413"/>
            </w:del>
          </w:p>
        </w:tc>
        <w:tc>
          <w:tcPr>
            <w:tcW w:w="4675" w:type="dxa"/>
          </w:tcPr>
          <w:p w14:paraId="1C36A481" w14:textId="4AA1CC1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414" w:author="Andreas Kuehne" w:date="2019-05-31T12:22:00Z"/>
                <w:rStyle w:val="Datatype"/>
              </w:rPr>
            </w:pPr>
            <w:del w:id="28415" w:author="Andreas Kuehne" w:date="2019-05-31T12:22:00Z">
              <w:r w:rsidRPr="002062A5" w:rsidDel="00B33063">
                <w:rPr>
                  <w:rStyle w:val="Datatype"/>
                </w:rPr>
                <w:delText>VerifyManifests</w:delText>
              </w:r>
              <w:bookmarkStart w:id="28416" w:name="_Toc10202134"/>
              <w:bookmarkStart w:id="28417" w:name="_Toc10206272"/>
              <w:bookmarkStart w:id="28418" w:name="_Toc10210410"/>
              <w:bookmarkEnd w:id="28416"/>
              <w:bookmarkEnd w:id="28417"/>
              <w:bookmarkEnd w:id="28418"/>
            </w:del>
          </w:p>
        </w:tc>
        <w:bookmarkStart w:id="28419" w:name="_Toc10202135"/>
        <w:bookmarkStart w:id="28420" w:name="_Toc10206273"/>
        <w:bookmarkStart w:id="28421" w:name="_Toc10210411"/>
        <w:bookmarkEnd w:id="28419"/>
        <w:bookmarkEnd w:id="28420"/>
        <w:bookmarkEnd w:id="28421"/>
      </w:tr>
      <w:tr w:rsidR="00564C22" w:rsidDel="00B33063" w14:paraId="1DCBF4A8" w14:textId="69A5EC4B" w:rsidTr="00564C22">
        <w:trPr>
          <w:del w:id="2842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2DE90A6" w14:textId="77A980B4" w:rsidR="00564C22" w:rsidRPr="002062A5" w:rsidDel="00B33063" w:rsidRDefault="009B1AF1" w:rsidP="00564C22">
            <w:pPr>
              <w:pStyle w:val="Beschriftung"/>
              <w:rPr>
                <w:del w:id="28423" w:author="Andreas Kuehne" w:date="2019-05-31T12:22:00Z"/>
                <w:rStyle w:val="Datatype"/>
                <w:b w:val="0"/>
                <w:bCs w:val="0"/>
              </w:rPr>
            </w:pPr>
            <w:del w:id="28424" w:author="Andreas Kuehne" w:date="2019-05-31T12:22:00Z">
              <w:r w:rsidRPr="002062A5" w:rsidDel="00B33063">
                <w:rPr>
                  <w:rStyle w:val="Datatype"/>
                </w:rPr>
                <w:delText>whichData</w:delText>
              </w:r>
              <w:bookmarkStart w:id="28425" w:name="_Toc10202136"/>
              <w:bookmarkStart w:id="28426" w:name="_Toc10206274"/>
              <w:bookmarkStart w:id="28427" w:name="_Toc10210412"/>
              <w:bookmarkEnd w:id="28425"/>
              <w:bookmarkEnd w:id="28426"/>
              <w:bookmarkEnd w:id="28427"/>
            </w:del>
          </w:p>
        </w:tc>
        <w:tc>
          <w:tcPr>
            <w:tcW w:w="4675" w:type="dxa"/>
          </w:tcPr>
          <w:p w14:paraId="7F5FEB1F" w14:textId="7B96F79B"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428" w:author="Andreas Kuehne" w:date="2019-05-31T12:22:00Z"/>
                <w:rStyle w:val="Datatype"/>
              </w:rPr>
            </w:pPr>
            <w:del w:id="28429" w:author="Andreas Kuehne" w:date="2019-05-31T12:22:00Z">
              <w:r w:rsidRPr="002062A5" w:rsidDel="00B33063">
                <w:rPr>
                  <w:rStyle w:val="Datatype"/>
                </w:rPr>
                <w:delText>WhichData</w:delText>
              </w:r>
              <w:bookmarkStart w:id="28430" w:name="_Toc10202137"/>
              <w:bookmarkStart w:id="28431" w:name="_Toc10206275"/>
              <w:bookmarkStart w:id="28432" w:name="_Toc10210413"/>
              <w:bookmarkEnd w:id="28430"/>
              <w:bookmarkEnd w:id="28431"/>
              <w:bookmarkEnd w:id="28432"/>
            </w:del>
          </w:p>
        </w:tc>
        <w:bookmarkStart w:id="28433" w:name="_Toc10202138"/>
        <w:bookmarkStart w:id="28434" w:name="_Toc10206276"/>
        <w:bookmarkStart w:id="28435" w:name="_Toc10210414"/>
        <w:bookmarkEnd w:id="28433"/>
        <w:bookmarkEnd w:id="28434"/>
        <w:bookmarkEnd w:id="28435"/>
      </w:tr>
      <w:tr w:rsidR="00564C22" w:rsidDel="00B33063" w14:paraId="057E51FF" w14:textId="6748A89C" w:rsidTr="00564C22">
        <w:trPr>
          <w:del w:id="2843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4759631" w14:textId="0F4C272E" w:rsidR="00564C22" w:rsidRPr="002062A5" w:rsidDel="00B33063" w:rsidRDefault="009B1AF1" w:rsidP="00564C22">
            <w:pPr>
              <w:pStyle w:val="Beschriftung"/>
              <w:rPr>
                <w:del w:id="28437" w:author="Andreas Kuehne" w:date="2019-05-31T12:22:00Z"/>
                <w:rStyle w:val="Datatype"/>
                <w:b w:val="0"/>
                <w:bCs w:val="0"/>
              </w:rPr>
            </w:pPr>
            <w:del w:id="28438" w:author="Andreas Kuehne" w:date="2019-05-31T12:22:00Z">
              <w:r w:rsidRPr="002062A5" w:rsidDel="00B33063">
                <w:rPr>
                  <w:rStyle w:val="Datatype"/>
                </w:rPr>
                <w:delText>whichDoc</w:delText>
              </w:r>
              <w:bookmarkStart w:id="28439" w:name="_Toc10202139"/>
              <w:bookmarkStart w:id="28440" w:name="_Toc10206277"/>
              <w:bookmarkStart w:id="28441" w:name="_Toc10210415"/>
              <w:bookmarkEnd w:id="28439"/>
              <w:bookmarkEnd w:id="28440"/>
              <w:bookmarkEnd w:id="28441"/>
            </w:del>
          </w:p>
        </w:tc>
        <w:tc>
          <w:tcPr>
            <w:tcW w:w="4675" w:type="dxa"/>
          </w:tcPr>
          <w:p w14:paraId="1E0FA261" w14:textId="3131F94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442" w:author="Andreas Kuehne" w:date="2019-05-31T12:22:00Z"/>
                <w:rStyle w:val="Datatype"/>
              </w:rPr>
            </w:pPr>
            <w:del w:id="28443" w:author="Andreas Kuehne" w:date="2019-05-31T12:22:00Z">
              <w:r w:rsidRPr="002062A5" w:rsidDel="00B33063">
                <w:rPr>
                  <w:rStyle w:val="Datatype"/>
                </w:rPr>
                <w:delText>WhichDoc</w:delText>
              </w:r>
              <w:bookmarkStart w:id="28444" w:name="_Toc10202140"/>
              <w:bookmarkStart w:id="28445" w:name="_Toc10206278"/>
              <w:bookmarkStart w:id="28446" w:name="_Toc10210416"/>
              <w:bookmarkEnd w:id="28444"/>
              <w:bookmarkEnd w:id="28445"/>
              <w:bookmarkEnd w:id="28446"/>
            </w:del>
          </w:p>
          <w:p w14:paraId="58D52F24" w14:textId="22991F0B"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447" w:author="Andreas Kuehne" w:date="2019-05-31T12:22:00Z"/>
                <w:rStyle w:val="Datatype"/>
              </w:rPr>
            </w:pPr>
            <w:del w:id="28448" w:author="Andreas Kuehne" w:date="2019-05-31T12:22:00Z">
              <w:r w:rsidRPr="002062A5" w:rsidDel="00B33063">
                <w:rPr>
                  <w:rStyle w:val="Datatype"/>
                </w:rPr>
                <w:delText>WhichDocument</w:delText>
              </w:r>
              <w:bookmarkStart w:id="28449" w:name="_Toc10202141"/>
              <w:bookmarkStart w:id="28450" w:name="_Toc10206279"/>
              <w:bookmarkStart w:id="28451" w:name="_Toc10210417"/>
              <w:bookmarkEnd w:id="28449"/>
              <w:bookmarkEnd w:id="28450"/>
              <w:bookmarkEnd w:id="28451"/>
            </w:del>
          </w:p>
        </w:tc>
        <w:bookmarkStart w:id="28452" w:name="_Toc10202142"/>
        <w:bookmarkStart w:id="28453" w:name="_Toc10206280"/>
        <w:bookmarkStart w:id="28454" w:name="_Toc10210418"/>
        <w:bookmarkEnd w:id="28452"/>
        <w:bookmarkEnd w:id="28453"/>
        <w:bookmarkEnd w:id="28454"/>
      </w:tr>
      <w:tr w:rsidR="00564C22" w:rsidDel="00B33063" w14:paraId="2DA1BD65" w14:textId="3277C39C" w:rsidTr="00564C22">
        <w:trPr>
          <w:del w:id="2845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A1C55EA" w14:textId="6D32BF2A" w:rsidR="00564C22" w:rsidRPr="002062A5" w:rsidDel="00B33063" w:rsidRDefault="009B1AF1" w:rsidP="00564C22">
            <w:pPr>
              <w:pStyle w:val="Beschriftung"/>
              <w:rPr>
                <w:del w:id="28456" w:author="Andreas Kuehne" w:date="2019-05-31T12:22:00Z"/>
                <w:rStyle w:val="Datatype"/>
                <w:b w:val="0"/>
                <w:bCs w:val="0"/>
              </w:rPr>
            </w:pPr>
            <w:del w:id="28457" w:author="Andreas Kuehne" w:date="2019-05-31T12:22:00Z">
              <w:r w:rsidRPr="002062A5" w:rsidDel="00B33063">
                <w:rPr>
                  <w:rStyle w:val="Datatype"/>
                </w:rPr>
                <w:delText>whichRef</w:delText>
              </w:r>
              <w:bookmarkStart w:id="28458" w:name="_Toc10202143"/>
              <w:bookmarkStart w:id="28459" w:name="_Toc10206281"/>
              <w:bookmarkStart w:id="28460" w:name="_Toc10210419"/>
              <w:bookmarkEnd w:id="28458"/>
              <w:bookmarkEnd w:id="28459"/>
              <w:bookmarkEnd w:id="28460"/>
            </w:del>
          </w:p>
        </w:tc>
        <w:tc>
          <w:tcPr>
            <w:tcW w:w="4675" w:type="dxa"/>
          </w:tcPr>
          <w:p w14:paraId="0C18C748" w14:textId="7EF90668"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461" w:author="Andreas Kuehne" w:date="2019-05-31T12:22:00Z"/>
                <w:rStyle w:val="Datatype"/>
              </w:rPr>
            </w:pPr>
            <w:del w:id="28462" w:author="Andreas Kuehne" w:date="2019-05-31T12:22:00Z">
              <w:r w:rsidRPr="002062A5" w:rsidDel="00B33063">
                <w:rPr>
                  <w:rStyle w:val="Datatype"/>
                </w:rPr>
                <w:delText>WhichReference</w:delText>
              </w:r>
              <w:bookmarkStart w:id="28463" w:name="_Toc10202144"/>
              <w:bookmarkStart w:id="28464" w:name="_Toc10206282"/>
              <w:bookmarkStart w:id="28465" w:name="_Toc10210420"/>
              <w:bookmarkEnd w:id="28463"/>
              <w:bookmarkEnd w:id="28464"/>
              <w:bookmarkEnd w:id="28465"/>
            </w:del>
          </w:p>
        </w:tc>
        <w:bookmarkStart w:id="28466" w:name="_Toc10202145"/>
        <w:bookmarkStart w:id="28467" w:name="_Toc10206283"/>
        <w:bookmarkStart w:id="28468" w:name="_Toc10210421"/>
        <w:bookmarkEnd w:id="28466"/>
        <w:bookmarkEnd w:id="28467"/>
        <w:bookmarkEnd w:id="28468"/>
      </w:tr>
      <w:tr w:rsidR="00564C22" w:rsidDel="00B33063" w14:paraId="25E3B85A" w14:textId="5EB3D581" w:rsidTr="00564C22">
        <w:trPr>
          <w:del w:id="2846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0EB93EC" w14:textId="5F382805" w:rsidR="00564C22" w:rsidRPr="002062A5" w:rsidDel="00B33063" w:rsidRDefault="009B1AF1" w:rsidP="00564C22">
            <w:pPr>
              <w:pStyle w:val="Beschriftung"/>
              <w:rPr>
                <w:del w:id="28470" w:author="Andreas Kuehne" w:date="2019-05-31T12:22:00Z"/>
                <w:rStyle w:val="Datatype"/>
                <w:b w:val="0"/>
                <w:bCs w:val="0"/>
              </w:rPr>
            </w:pPr>
            <w:del w:id="28471" w:author="Andreas Kuehne" w:date="2019-05-31T12:22:00Z">
              <w:r w:rsidRPr="002062A5" w:rsidDel="00B33063">
                <w:rPr>
                  <w:rStyle w:val="Datatype"/>
                </w:rPr>
                <w:delText>x509Digest</w:delText>
              </w:r>
              <w:bookmarkStart w:id="28472" w:name="_Toc10202146"/>
              <w:bookmarkStart w:id="28473" w:name="_Toc10206284"/>
              <w:bookmarkStart w:id="28474" w:name="_Toc10210422"/>
              <w:bookmarkEnd w:id="28472"/>
              <w:bookmarkEnd w:id="28473"/>
              <w:bookmarkEnd w:id="28474"/>
            </w:del>
          </w:p>
        </w:tc>
        <w:tc>
          <w:tcPr>
            <w:tcW w:w="4675" w:type="dxa"/>
          </w:tcPr>
          <w:p w14:paraId="5896A278" w14:textId="06EA1EF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475" w:author="Andreas Kuehne" w:date="2019-05-31T12:22:00Z"/>
                <w:rStyle w:val="Datatype"/>
              </w:rPr>
            </w:pPr>
            <w:del w:id="28476" w:author="Andreas Kuehne" w:date="2019-05-31T12:22:00Z">
              <w:r w:rsidRPr="002062A5" w:rsidDel="00B33063">
                <w:rPr>
                  <w:rStyle w:val="Datatype"/>
                </w:rPr>
                <w:delText>X509Digest</w:delText>
              </w:r>
              <w:bookmarkStart w:id="28477" w:name="_Toc10202147"/>
              <w:bookmarkStart w:id="28478" w:name="_Toc10206285"/>
              <w:bookmarkStart w:id="28479" w:name="_Toc10210423"/>
              <w:bookmarkEnd w:id="28477"/>
              <w:bookmarkEnd w:id="28478"/>
              <w:bookmarkEnd w:id="28479"/>
            </w:del>
          </w:p>
        </w:tc>
        <w:bookmarkStart w:id="28480" w:name="_Toc10202148"/>
        <w:bookmarkStart w:id="28481" w:name="_Toc10206286"/>
        <w:bookmarkStart w:id="28482" w:name="_Toc10210424"/>
        <w:bookmarkEnd w:id="28480"/>
        <w:bookmarkEnd w:id="28481"/>
        <w:bookmarkEnd w:id="28482"/>
      </w:tr>
      <w:tr w:rsidR="00564C22" w:rsidDel="00B33063" w14:paraId="4CF04E4E" w14:textId="5A1B1F02" w:rsidTr="00564C22">
        <w:trPr>
          <w:del w:id="2848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C24179C" w14:textId="4C1924C5" w:rsidR="00564C22" w:rsidRPr="002062A5" w:rsidDel="00B33063" w:rsidRDefault="009B1AF1" w:rsidP="00564C22">
            <w:pPr>
              <w:pStyle w:val="Beschriftung"/>
              <w:rPr>
                <w:del w:id="28484" w:author="Andreas Kuehne" w:date="2019-05-31T12:22:00Z"/>
                <w:rStyle w:val="Datatype"/>
                <w:b w:val="0"/>
                <w:bCs w:val="0"/>
              </w:rPr>
            </w:pPr>
            <w:del w:id="28485" w:author="Andreas Kuehne" w:date="2019-05-31T12:22:00Z">
              <w:r w:rsidRPr="002062A5" w:rsidDel="00B33063">
                <w:rPr>
                  <w:rStyle w:val="Datatype"/>
                </w:rPr>
                <w:delText>xPath</w:delText>
              </w:r>
              <w:bookmarkStart w:id="28486" w:name="_Toc10202149"/>
              <w:bookmarkStart w:id="28487" w:name="_Toc10206287"/>
              <w:bookmarkStart w:id="28488" w:name="_Toc10210425"/>
              <w:bookmarkEnd w:id="28486"/>
              <w:bookmarkEnd w:id="28487"/>
              <w:bookmarkEnd w:id="28488"/>
            </w:del>
          </w:p>
        </w:tc>
        <w:tc>
          <w:tcPr>
            <w:tcW w:w="4675" w:type="dxa"/>
          </w:tcPr>
          <w:p w14:paraId="7FAA7703" w14:textId="713973F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489" w:author="Andreas Kuehne" w:date="2019-05-31T12:22:00Z"/>
                <w:rStyle w:val="Datatype"/>
              </w:rPr>
            </w:pPr>
            <w:del w:id="28490" w:author="Andreas Kuehne" w:date="2019-05-31T12:22:00Z">
              <w:r w:rsidRPr="002062A5" w:rsidDel="00B33063">
                <w:rPr>
                  <w:rStyle w:val="Datatype"/>
                </w:rPr>
                <w:delText>XPath</w:delText>
              </w:r>
              <w:bookmarkStart w:id="28491" w:name="_Toc10202150"/>
              <w:bookmarkStart w:id="28492" w:name="_Toc10206288"/>
              <w:bookmarkStart w:id="28493" w:name="_Toc10210426"/>
              <w:bookmarkEnd w:id="28491"/>
              <w:bookmarkEnd w:id="28492"/>
              <w:bookmarkEnd w:id="28493"/>
            </w:del>
          </w:p>
          <w:p w14:paraId="49A4A8E6" w14:textId="5D63D62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494" w:author="Andreas Kuehne" w:date="2019-05-31T12:22:00Z"/>
                <w:rStyle w:val="Datatype"/>
              </w:rPr>
            </w:pPr>
            <w:del w:id="28495" w:author="Andreas Kuehne" w:date="2019-05-31T12:22:00Z">
              <w:r w:rsidRPr="002062A5" w:rsidDel="00B33063">
                <w:rPr>
                  <w:rStyle w:val="Datatype"/>
                </w:rPr>
                <w:delText>ReferenceXpath</w:delText>
              </w:r>
              <w:bookmarkStart w:id="28496" w:name="_Toc10202151"/>
              <w:bookmarkStart w:id="28497" w:name="_Toc10206289"/>
              <w:bookmarkStart w:id="28498" w:name="_Toc10210427"/>
              <w:bookmarkEnd w:id="28496"/>
              <w:bookmarkEnd w:id="28497"/>
              <w:bookmarkEnd w:id="28498"/>
            </w:del>
          </w:p>
        </w:tc>
        <w:bookmarkStart w:id="28499" w:name="_Toc10202152"/>
        <w:bookmarkStart w:id="28500" w:name="_Toc10206290"/>
        <w:bookmarkStart w:id="28501" w:name="_Toc10210428"/>
        <w:bookmarkEnd w:id="28499"/>
        <w:bookmarkEnd w:id="28500"/>
        <w:bookmarkEnd w:id="28501"/>
      </w:tr>
      <w:tr w:rsidR="00564C22" w:rsidDel="00B33063" w14:paraId="1ED68491" w14:textId="5A8F98FE" w:rsidTr="00564C22">
        <w:trPr>
          <w:del w:id="2850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9F8DC81" w14:textId="4B39D4A3" w:rsidR="00564C22" w:rsidRPr="002062A5" w:rsidDel="00B33063" w:rsidRDefault="009B1AF1" w:rsidP="00564C22">
            <w:pPr>
              <w:pStyle w:val="Beschriftung"/>
              <w:rPr>
                <w:del w:id="28503" w:author="Andreas Kuehne" w:date="2019-05-31T12:22:00Z"/>
                <w:rStyle w:val="Datatype"/>
                <w:b w:val="0"/>
                <w:bCs w:val="0"/>
              </w:rPr>
            </w:pPr>
            <w:del w:id="28504" w:author="Andreas Kuehne" w:date="2019-05-31T12:22:00Z">
              <w:r w:rsidRPr="002062A5" w:rsidDel="00B33063">
                <w:rPr>
                  <w:rStyle w:val="Datatype"/>
                </w:rPr>
                <w:delText>xPathAfter</w:delText>
              </w:r>
              <w:bookmarkStart w:id="28505" w:name="_Toc10202153"/>
              <w:bookmarkStart w:id="28506" w:name="_Toc10206291"/>
              <w:bookmarkStart w:id="28507" w:name="_Toc10210429"/>
              <w:bookmarkEnd w:id="28505"/>
              <w:bookmarkEnd w:id="28506"/>
              <w:bookmarkEnd w:id="28507"/>
            </w:del>
          </w:p>
        </w:tc>
        <w:tc>
          <w:tcPr>
            <w:tcW w:w="4675" w:type="dxa"/>
          </w:tcPr>
          <w:p w14:paraId="1B30165C" w14:textId="6EDE2072"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508" w:author="Andreas Kuehne" w:date="2019-05-31T12:22:00Z"/>
                <w:rStyle w:val="Datatype"/>
              </w:rPr>
            </w:pPr>
            <w:del w:id="28509" w:author="Andreas Kuehne" w:date="2019-05-31T12:22:00Z">
              <w:r w:rsidRPr="002062A5" w:rsidDel="00B33063">
                <w:rPr>
                  <w:rStyle w:val="Datatype"/>
                </w:rPr>
                <w:delText>XPathAfter</w:delText>
              </w:r>
              <w:bookmarkStart w:id="28510" w:name="_Toc10202154"/>
              <w:bookmarkStart w:id="28511" w:name="_Toc10206292"/>
              <w:bookmarkStart w:id="28512" w:name="_Toc10210430"/>
              <w:bookmarkEnd w:id="28510"/>
              <w:bookmarkEnd w:id="28511"/>
              <w:bookmarkEnd w:id="28512"/>
            </w:del>
          </w:p>
        </w:tc>
        <w:bookmarkStart w:id="28513" w:name="_Toc10202155"/>
        <w:bookmarkStart w:id="28514" w:name="_Toc10206293"/>
        <w:bookmarkStart w:id="28515" w:name="_Toc10210431"/>
        <w:bookmarkEnd w:id="28513"/>
        <w:bookmarkEnd w:id="28514"/>
        <w:bookmarkEnd w:id="28515"/>
      </w:tr>
      <w:tr w:rsidR="00564C22" w:rsidDel="00B33063" w14:paraId="3D67BC40" w14:textId="4B342189" w:rsidTr="00564C22">
        <w:trPr>
          <w:del w:id="2851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6A86A8C" w14:textId="1392A992" w:rsidR="00564C22" w:rsidRPr="002062A5" w:rsidDel="00B33063" w:rsidRDefault="009B1AF1" w:rsidP="00564C22">
            <w:pPr>
              <w:pStyle w:val="Beschriftung"/>
              <w:rPr>
                <w:del w:id="28517" w:author="Andreas Kuehne" w:date="2019-05-31T12:22:00Z"/>
                <w:rStyle w:val="Datatype"/>
                <w:b w:val="0"/>
                <w:bCs w:val="0"/>
              </w:rPr>
            </w:pPr>
            <w:del w:id="28518" w:author="Andreas Kuehne" w:date="2019-05-31T12:22:00Z">
              <w:r w:rsidRPr="002062A5" w:rsidDel="00B33063">
                <w:rPr>
                  <w:rStyle w:val="Datatype"/>
                </w:rPr>
                <w:delText>xPathFirstChildOf</w:delText>
              </w:r>
              <w:bookmarkStart w:id="28519" w:name="_Toc10202156"/>
              <w:bookmarkStart w:id="28520" w:name="_Toc10206294"/>
              <w:bookmarkStart w:id="28521" w:name="_Toc10210432"/>
              <w:bookmarkEnd w:id="28519"/>
              <w:bookmarkEnd w:id="28520"/>
              <w:bookmarkEnd w:id="28521"/>
            </w:del>
          </w:p>
        </w:tc>
        <w:tc>
          <w:tcPr>
            <w:tcW w:w="4675" w:type="dxa"/>
          </w:tcPr>
          <w:p w14:paraId="260C355B" w14:textId="53C517F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522" w:author="Andreas Kuehne" w:date="2019-05-31T12:22:00Z"/>
                <w:rStyle w:val="Datatype"/>
              </w:rPr>
            </w:pPr>
            <w:del w:id="28523" w:author="Andreas Kuehne" w:date="2019-05-31T12:22:00Z">
              <w:r w:rsidRPr="002062A5" w:rsidDel="00B33063">
                <w:rPr>
                  <w:rStyle w:val="Datatype"/>
                </w:rPr>
                <w:delText>XPathFirstChildOf</w:delText>
              </w:r>
              <w:bookmarkStart w:id="28524" w:name="_Toc10202157"/>
              <w:bookmarkStart w:id="28525" w:name="_Toc10206295"/>
              <w:bookmarkStart w:id="28526" w:name="_Toc10210433"/>
              <w:bookmarkEnd w:id="28524"/>
              <w:bookmarkEnd w:id="28525"/>
              <w:bookmarkEnd w:id="28526"/>
            </w:del>
          </w:p>
        </w:tc>
        <w:bookmarkStart w:id="28527" w:name="_Toc10202158"/>
        <w:bookmarkStart w:id="28528" w:name="_Toc10206296"/>
        <w:bookmarkStart w:id="28529" w:name="_Toc10210434"/>
        <w:bookmarkEnd w:id="28527"/>
        <w:bookmarkEnd w:id="28528"/>
        <w:bookmarkEnd w:id="28529"/>
      </w:tr>
      <w:tr w:rsidR="00564C22" w:rsidDel="00B33063" w14:paraId="1992BCA2" w14:textId="68D34495" w:rsidTr="00564C22">
        <w:trPr>
          <w:del w:id="2853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FADB512" w14:textId="140360AE" w:rsidR="00564C22" w:rsidRPr="002062A5" w:rsidDel="00B33063" w:rsidRDefault="009B1AF1" w:rsidP="00564C22">
            <w:pPr>
              <w:pStyle w:val="Beschriftung"/>
              <w:rPr>
                <w:del w:id="28531" w:author="Andreas Kuehne" w:date="2019-05-31T12:22:00Z"/>
                <w:rStyle w:val="Datatype"/>
                <w:b w:val="0"/>
                <w:bCs w:val="0"/>
              </w:rPr>
            </w:pPr>
            <w:del w:id="28532" w:author="Andreas Kuehne" w:date="2019-05-31T12:22:00Z">
              <w:r w:rsidRPr="002062A5" w:rsidDel="00B33063">
                <w:rPr>
                  <w:rStyle w:val="Datatype"/>
                </w:rPr>
                <w:delText>xPathQual</w:delText>
              </w:r>
              <w:bookmarkStart w:id="28533" w:name="_Toc10202159"/>
              <w:bookmarkStart w:id="28534" w:name="_Toc10206297"/>
              <w:bookmarkStart w:id="28535" w:name="_Toc10210435"/>
              <w:bookmarkEnd w:id="28533"/>
              <w:bookmarkEnd w:id="28534"/>
              <w:bookmarkEnd w:id="28535"/>
            </w:del>
          </w:p>
        </w:tc>
        <w:tc>
          <w:tcPr>
            <w:tcW w:w="4675" w:type="dxa"/>
          </w:tcPr>
          <w:p w14:paraId="56085ADD" w14:textId="100D49C2"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536" w:author="Andreas Kuehne" w:date="2019-05-31T12:22:00Z"/>
                <w:rStyle w:val="Datatype"/>
              </w:rPr>
            </w:pPr>
            <w:del w:id="28537" w:author="Andreas Kuehne" w:date="2019-05-31T12:22:00Z">
              <w:r w:rsidRPr="002062A5" w:rsidDel="00B33063">
                <w:rPr>
                  <w:rStyle w:val="Datatype"/>
                </w:rPr>
                <w:delText>XPathQualifier</w:delText>
              </w:r>
              <w:bookmarkStart w:id="28538" w:name="_Toc10202160"/>
              <w:bookmarkStart w:id="28539" w:name="_Toc10206298"/>
              <w:bookmarkStart w:id="28540" w:name="_Toc10210436"/>
              <w:bookmarkEnd w:id="28538"/>
              <w:bookmarkEnd w:id="28539"/>
              <w:bookmarkEnd w:id="28540"/>
            </w:del>
          </w:p>
        </w:tc>
        <w:bookmarkStart w:id="28541" w:name="_Toc10202161"/>
        <w:bookmarkStart w:id="28542" w:name="_Toc10206299"/>
        <w:bookmarkStart w:id="28543" w:name="_Toc10210437"/>
        <w:bookmarkEnd w:id="28541"/>
        <w:bookmarkEnd w:id="28542"/>
        <w:bookmarkEnd w:id="28543"/>
      </w:tr>
    </w:tbl>
    <w:p w14:paraId="2D5B5F5B" w14:textId="0BFAEF4F" w:rsidR="00A42CB7" w:rsidDel="00B33063" w:rsidRDefault="00A42CB7">
      <w:pPr>
        <w:rPr>
          <w:del w:id="28544" w:author="Andreas Kuehne" w:date="2019-05-31T12:22:00Z"/>
        </w:rPr>
      </w:pPr>
      <w:bookmarkStart w:id="28545" w:name="_Toc10202162"/>
      <w:bookmarkStart w:id="28546" w:name="_Toc10206300"/>
      <w:bookmarkStart w:id="28547" w:name="_Toc10210438"/>
      <w:bookmarkEnd w:id="28545"/>
      <w:bookmarkEnd w:id="28546"/>
      <w:bookmarkEnd w:id="28547"/>
    </w:p>
    <w:p w14:paraId="2565EAFF" w14:textId="3D152989" w:rsidR="00564C22" w:rsidDel="00B33063" w:rsidRDefault="009B1AF1" w:rsidP="00564C22">
      <w:pPr>
        <w:rPr>
          <w:del w:id="28548" w:author="Andreas Kuehne" w:date="2019-05-31T12:22:00Z"/>
        </w:rPr>
      </w:pPr>
      <w:del w:id="28549" w:author="Andreas Kuehne" w:date="2019-05-31T12:22:00Z">
        <w:r w:rsidDel="00B33063">
          <w:delText>The subsequent table allows to find the abbreviated JSON member names for a given element name.</w:delText>
        </w:r>
        <w:bookmarkStart w:id="28550" w:name="_Toc10202163"/>
        <w:bookmarkStart w:id="28551" w:name="_Toc10206301"/>
        <w:bookmarkStart w:id="28552" w:name="_Toc10210439"/>
        <w:bookmarkEnd w:id="28550"/>
        <w:bookmarkEnd w:id="28551"/>
        <w:bookmarkEnd w:id="28552"/>
      </w:del>
    </w:p>
    <w:tbl>
      <w:tblPr>
        <w:tblStyle w:val="Gitternetztabelle1hell1"/>
        <w:tblW w:w="0" w:type="auto"/>
        <w:tblLook w:val="04A0" w:firstRow="1" w:lastRow="0" w:firstColumn="1" w:lastColumn="0" w:noHBand="0" w:noVBand="1"/>
      </w:tblPr>
      <w:tblGrid>
        <w:gridCol w:w="4675"/>
        <w:gridCol w:w="4675"/>
      </w:tblGrid>
      <w:tr w:rsidR="00564C22" w:rsidDel="00B33063" w14:paraId="5B7D8285" w14:textId="2D4BE968" w:rsidTr="00564C22">
        <w:trPr>
          <w:cnfStyle w:val="100000000000" w:firstRow="1" w:lastRow="0" w:firstColumn="0" w:lastColumn="0" w:oddVBand="0" w:evenVBand="0" w:oddHBand="0" w:evenHBand="0" w:firstRowFirstColumn="0" w:firstRowLastColumn="0" w:lastRowFirstColumn="0" w:lastRowLastColumn="0"/>
          <w:del w:id="2855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1F4F04F" w14:textId="183BCCF3" w:rsidR="00564C22" w:rsidDel="00B33063" w:rsidRDefault="009B1AF1" w:rsidP="00564C22">
            <w:pPr>
              <w:pStyle w:val="Beschriftung"/>
              <w:rPr>
                <w:del w:id="28554" w:author="Andreas Kuehne" w:date="2019-05-31T12:22:00Z"/>
              </w:rPr>
            </w:pPr>
            <w:del w:id="28555" w:author="Andreas Kuehne" w:date="2019-05-31T12:22:00Z">
              <w:r w:rsidDel="00B33063">
                <w:delText>Element</w:delText>
              </w:r>
              <w:bookmarkStart w:id="28556" w:name="_Toc10202164"/>
              <w:bookmarkStart w:id="28557" w:name="_Toc10206302"/>
              <w:bookmarkStart w:id="28558" w:name="_Toc10210440"/>
              <w:bookmarkEnd w:id="28556"/>
              <w:bookmarkEnd w:id="28557"/>
              <w:bookmarkEnd w:id="28558"/>
            </w:del>
          </w:p>
        </w:tc>
        <w:tc>
          <w:tcPr>
            <w:tcW w:w="4675" w:type="dxa"/>
          </w:tcPr>
          <w:p w14:paraId="3CB3DEF7" w14:textId="26267B10"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28559" w:author="Andreas Kuehne" w:date="2019-05-31T12:22:00Z"/>
              </w:rPr>
            </w:pPr>
            <w:del w:id="28560" w:author="Andreas Kuehne" w:date="2019-05-31T12:22:00Z">
              <w:r w:rsidDel="00B33063">
                <w:delText>Implementing JSON member name</w:delText>
              </w:r>
              <w:bookmarkStart w:id="28561" w:name="_Toc10202165"/>
              <w:bookmarkStart w:id="28562" w:name="_Toc10206303"/>
              <w:bookmarkStart w:id="28563" w:name="_Toc10210441"/>
              <w:bookmarkEnd w:id="28561"/>
              <w:bookmarkEnd w:id="28562"/>
              <w:bookmarkEnd w:id="28563"/>
            </w:del>
          </w:p>
        </w:tc>
        <w:bookmarkStart w:id="28564" w:name="_Toc10202166"/>
        <w:bookmarkStart w:id="28565" w:name="_Toc10206304"/>
        <w:bookmarkStart w:id="28566" w:name="_Toc10210442"/>
        <w:bookmarkEnd w:id="28564"/>
        <w:bookmarkEnd w:id="28565"/>
        <w:bookmarkEnd w:id="28566"/>
      </w:tr>
      <w:tr w:rsidR="00564C22" w:rsidDel="00B33063" w14:paraId="49947AB0" w14:textId="60763E28" w:rsidTr="00564C22">
        <w:trPr>
          <w:del w:id="2856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9050B85" w14:textId="1FFC44A7" w:rsidR="00564C22" w:rsidRPr="002062A5" w:rsidDel="00B33063" w:rsidRDefault="009B1AF1" w:rsidP="00564C22">
            <w:pPr>
              <w:pStyle w:val="Beschriftung"/>
              <w:rPr>
                <w:del w:id="28568" w:author="Andreas Kuehne" w:date="2019-05-31T12:22:00Z"/>
                <w:rStyle w:val="Datatype"/>
                <w:b w:val="0"/>
                <w:bCs w:val="0"/>
              </w:rPr>
            </w:pPr>
            <w:del w:id="28569" w:author="Andreas Kuehne" w:date="2019-05-31T12:22:00Z">
              <w:r w:rsidRPr="002062A5" w:rsidDel="00B33063">
                <w:rPr>
                  <w:rStyle w:val="Datatype"/>
                </w:rPr>
                <w:delText>AdditionalKeyInfo</w:delText>
              </w:r>
              <w:bookmarkStart w:id="28570" w:name="_Toc10202167"/>
              <w:bookmarkStart w:id="28571" w:name="_Toc10206305"/>
              <w:bookmarkStart w:id="28572" w:name="_Toc10210443"/>
              <w:bookmarkEnd w:id="28570"/>
              <w:bookmarkEnd w:id="28571"/>
              <w:bookmarkEnd w:id="28572"/>
            </w:del>
          </w:p>
        </w:tc>
        <w:tc>
          <w:tcPr>
            <w:tcW w:w="4675" w:type="dxa"/>
          </w:tcPr>
          <w:p w14:paraId="5197DA09" w14:textId="28BC7236"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573" w:author="Andreas Kuehne" w:date="2019-05-31T12:22:00Z"/>
                <w:rStyle w:val="Datatype"/>
              </w:rPr>
            </w:pPr>
            <w:del w:id="28574" w:author="Andreas Kuehne" w:date="2019-05-31T12:22:00Z">
              <w:r w:rsidRPr="002062A5" w:rsidDel="00B33063">
                <w:rPr>
                  <w:rStyle w:val="Datatype"/>
                </w:rPr>
                <w:delText>addKeyInfo</w:delText>
              </w:r>
              <w:bookmarkStart w:id="28575" w:name="_Toc10202168"/>
              <w:bookmarkStart w:id="28576" w:name="_Toc10206306"/>
              <w:bookmarkStart w:id="28577" w:name="_Toc10210444"/>
              <w:bookmarkEnd w:id="28575"/>
              <w:bookmarkEnd w:id="28576"/>
              <w:bookmarkEnd w:id="28577"/>
            </w:del>
          </w:p>
        </w:tc>
        <w:bookmarkStart w:id="28578" w:name="_Toc10202169"/>
        <w:bookmarkStart w:id="28579" w:name="_Toc10206307"/>
        <w:bookmarkStart w:id="28580" w:name="_Toc10210445"/>
        <w:bookmarkEnd w:id="28578"/>
        <w:bookmarkEnd w:id="28579"/>
        <w:bookmarkEnd w:id="28580"/>
      </w:tr>
      <w:tr w:rsidR="00564C22" w:rsidDel="00B33063" w14:paraId="10FF4F8C" w14:textId="606E5BE7" w:rsidTr="00564C22">
        <w:trPr>
          <w:del w:id="2858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0338F99" w14:textId="0C07017E" w:rsidR="00564C22" w:rsidRPr="002062A5" w:rsidDel="00B33063" w:rsidRDefault="009B1AF1" w:rsidP="00564C22">
            <w:pPr>
              <w:pStyle w:val="Beschriftung"/>
              <w:rPr>
                <w:del w:id="28582" w:author="Andreas Kuehne" w:date="2019-05-31T12:22:00Z"/>
                <w:rStyle w:val="Datatype"/>
                <w:b w:val="0"/>
                <w:bCs w:val="0"/>
              </w:rPr>
            </w:pPr>
            <w:del w:id="28583" w:author="Andreas Kuehne" w:date="2019-05-31T12:22:00Z">
              <w:r w:rsidRPr="002062A5" w:rsidDel="00B33063">
                <w:rPr>
                  <w:rStyle w:val="Datatype"/>
                </w:rPr>
                <w:delText>AdditionalTimeInfo</w:delText>
              </w:r>
              <w:bookmarkStart w:id="28584" w:name="_Toc10202170"/>
              <w:bookmarkStart w:id="28585" w:name="_Toc10206308"/>
              <w:bookmarkStart w:id="28586" w:name="_Toc10210446"/>
              <w:bookmarkEnd w:id="28584"/>
              <w:bookmarkEnd w:id="28585"/>
              <w:bookmarkEnd w:id="28586"/>
            </w:del>
          </w:p>
        </w:tc>
        <w:tc>
          <w:tcPr>
            <w:tcW w:w="4675" w:type="dxa"/>
          </w:tcPr>
          <w:p w14:paraId="3518BC5F" w14:textId="01381AF2"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587" w:author="Andreas Kuehne" w:date="2019-05-31T12:22:00Z"/>
                <w:rStyle w:val="Datatype"/>
              </w:rPr>
            </w:pPr>
            <w:del w:id="28588" w:author="Andreas Kuehne" w:date="2019-05-31T12:22:00Z">
              <w:r w:rsidRPr="002062A5" w:rsidDel="00B33063">
                <w:rPr>
                  <w:rStyle w:val="Datatype"/>
                </w:rPr>
                <w:delText>additionalTimeInfo</w:delText>
              </w:r>
              <w:bookmarkStart w:id="28589" w:name="_Toc10202171"/>
              <w:bookmarkStart w:id="28590" w:name="_Toc10206309"/>
              <w:bookmarkStart w:id="28591" w:name="_Toc10210447"/>
              <w:bookmarkEnd w:id="28589"/>
              <w:bookmarkEnd w:id="28590"/>
              <w:bookmarkEnd w:id="28591"/>
            </w:del>
          </w:p>
        </w:tc>
        <w:bookmarkStart w:id="28592" w:name="_Toc10202172"/>
        <w:bookmarkStart w:id="28593" w:name="_Toc10206310"/>
        <w:bookmarkStart w:id="28594" w:name="_Toc10210448"/>
        <w:bookmarkEnd w:id="28592"/>
        <w:bookmarkEnd w:id="28593"/>
        <w:bookmarkEnd w:id="28594"/>
      </w:tr>
      <w:tr w:rsidR="00564C22" w:rsidDel="00B33063" w14:paraId="3C5BD477" w14:textId="4FA5DA72" w:rsidTr="00564C22">
        <w:trPr>
          <w:del w:id="2859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D9B68D4" w14:textId="1C6DB789" w:rsidR="00564C22" w:rsidRPr="002062A5" w:rsidDel="00B33063" w:rsidRDefault="009B1AF1" w:rsidP="00564C22">
            <w:pPr>
              <w:pStyle w:val="Beschriftung"/>
              <w:rPr>
                <w:del w:id="28596" w:author="Andreas Kuehne" w:date="2019-05-31T12:22:00Z"/>
                <w:rStyle w:val="Datatype"/>
                <w:b w:val="0"/>
                <w:bCs w:val="0"/>
              </w:rPr>
            </w:pPr>
            <w:del w:id="28597" w:author="Andreas Kuehne" w:date="2019-05-31T12:22:00Z">
              <w:r w:rsidRPr="002062A5" w:rsidDel="00B33063">
                <w:rPr>
                  <w:rStyle w:val="Datatype"/>
                </w:rPr>
                <w:delText>Algorithm</w:delText>
              </w:r>
              <w:bookmarkStart w:id="28598" w:name="_Toc10202173"/>
              <w:bookmarkStart w:id="28599" w:name="_Toc10206311"/>
              <w:bookmarkStart w:id="28600" w:name="_Toc10210449"/>
              <w:bookmarkEnd w:id="28598"/>
              <w:bookmarkEnd w:id="28599"/>
              <w:bookmarkEnd w:id="28600"/>
            </w:del>
          </w:p>
        </w:tc>
        <w:tc>
          <w:tcPr>
            <w:tcW w:w="4675" w:type="dxa"/>
          </w:tcPr>
          <w:p w14:paraId="3E1164FB" w14:textId="445D7031"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601" w:author="Andreas Kuehne" w:date="2019-05-31T12:22:00Z"/>
                <w:rStyle w:val="Datatype"/>
              </w:rPr>
            </w:pPr>
            <w:del w:id="28602" w:author="Andreas Kuehne" w:date="2019-05-31T12:22:00Z">
              <w:r w:rsidRPr="002062A5" w:rsidDel="00B33063">
                <w:rPr>
                  <w:rStyle w:val="Datatype"/>
                </w:rPr>
                <w:delText>alg</w:delText>
              </w:r>
              <w:bookmarkStart w:id="28603" w:name="_Toc10202174"/>
              <w:bookmarkStart w:id="28604" w:name="_Toc10206312"/>
              <w:bookmarkStart w:id="28605" w:name="_Toc10210450"/>
              <w:bookmarkEnd w:id="28603"/>
              <w:bookmarkEnd w:id="28604"/>
              <w:bookmarkEnd w:id="28605"/>
            </w:del>
          </w:p>
        </w:tc>
        <w:bookmarkStart w:id="28606" w:name="_Toc10202175"/>
        <w:bookmarkStart w:id="28607" w:name="_Toc10206313"/>
        <w:bookmarkStart w:id="28608" w:name="_Toc10210451"/>
        <w:bookmarkEnd w:id="28606"/>
        <w:bookmarkEnd w:id="28607"/>
        <w:bookmarkEnd w:id="28608"/>
      </w:tr>
      <w:tr w:rsidR="00564C22" w:rsidDel="00B33063" w14:paraId="78165C43" w14:textId="46C132D0" w:rsidTr="00564C22">
        <w:trPr>
          <w:del w:id="2860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9F2A68F" w14:textId="099D1524" w:rsidR="00564C22" w:rsidRPr="002062A5" w:rsidDel="00B33063" w:rsidRDefault="009B1AF1" w:rsidP="00564C22">
            <w:pPr>
              <w:pStyle w:val="Beschriftung"/>
              <w:rPr>
                <w:del w:id="28610" w:author="Andreas Kuehne" w:date="2019-05-31T12:22:00Z"/>
                <w:rStyle w:val="Datatype"/>
                <w:b w:val="0"/>
                <w:bCs w:val="0"/>
              </w:rPr>
            </w:pPr>
            <w:del w:id="28611" w:author="Andreas Kuehne" w:date="2019-05-31T12:22:00Z">
              <w:r w:rsidRPr="002062A5" w:rsidDel="00B33063">
                <w:rPr>
                  <w:rStyle w:val="Datatype"/>
                </w:rPr>
                <w:delText>AppliedProfile</w:delText>
              </w:r>
              <w:bookmarkStart w:id="28612" w:name="_Toc10202176"/>
              <w:bookmarkStart w:id="28613" w:name="_Toc10206314"/>
              <w:bookmarkStart w:id="28614" w:name="_Toc10210452"/>
              <w:bookmarkEnd w:id="28612"/>
              <w:bookmarkEnd w:id="28613"/>
              <w:bookmarkEnd w:id="28614"/>
            </w:del>
          </w:p>
        </w:tc>
        <w:tc>
          <w:tcPr>
            <w:tcW w:w="4675" w:type="dxa"/>
          </w:tcPr>
          <w:p w14:paraId="5CEC80CF" w14:textId="4EB9BE2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615" w:author="Andreas Kuehne" w:date="2019-05-31T12:22:00Z"/>
                <w:rStyle w:val="Datatype"/>
              </w:rPr>
            </w:pPr>
            <w:del w:id="28616" w:author="Andreas Kuehne" w:date="2019-05-31T12:22:00Z">
              <w:r w:rsidRPr="002062A5" w:rsidDel="00B33063">
                <w:rPr>
                  <w:rStyle w:val="Datatype"/>
                </w:rPr>
                <w:delText>profile</w:delText>
              </w:r>
              <w:bookmarkStart w:id="28617" w:name="_Toc10202177"/>
              <w:bookmarkStart w:id="28618" w:name="_Toc10206315"/>
              <w:bookmarkStart w:id="28619" w:name="_Toc10210453"/>
              <w:bookmarkEnd w:id="28617"/>
              <w:bookmarkEnd w:id="28618"/>
              <w:bookmarkEnd w:id="28619"/>
            </w:del>
          </w:p>
        </w:tc>
        <w:bookmarkStart w:id="28620" w:name="_Toc10202178"/>
        <w:bookmarkStart w:id="28621" w:name="_Toc10206316"/>
        <w:bookmarkStart w:id="28622" w:name="_Toc10210454"/>
        <w:bookmarkEnd w:id="28620"/>
        <w:bookmarkEnd w:id="28621"/>
        <w:bookmarkEnd w:id="28622"/>
      </w:tr>
      <w:tr w:rsidR="00564C22" w:rsidDel="00B33063" w14:paraId="7C162F29" w14:textId="7EFA3983" w:rsidTr="00564C22">
        <w:trPr>
          <w:del w:id="2862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CDE7918" w14:textId="034C733F" w:rsidR="00564C22" w:rsidRPr="002062A5" w:rsidDel="00B33063" w:rsidRDefault="009B1AF1" w:rsidP="00564C22">
            <w:pPr>
              <w:pStyle w:val="Beschriftung"/>
              <w:rPr>
                <w:del w:id="28624" w:author="Andreas Kuehne" w:date="2019-05-31T12:22:00Z"/>
                <w:rStyle w:val="Datatype"/>
                <w:b w:val="0"/>
                <w:bCs w:val="0"/>
              </w:rPr>
            </w:pPr>
            <w:del w:id="28625" w:author="Andreas Kuehne" w:date="2019-05-31T12:22:00Z">
              <w:r w:rsidRPr="002062A5" w:rsidDel="00B33063">
                <w:rPr>
                  <w:rStyle w:val="Datatype"/>
                </w:rPr>
                <w:delText>AttRef</w:delText>
              </w:r>
              <w:bookmarkStart w:id="28626" w:name="_Toc10202179"/>
              <w:bookmarkStart w:id="28627" w:name="_Toc10206317"/>
              <w:bookmarkStart w:id="28628" w:name="_Toc10210455"/>
              <w:bookmarkEnd w:id="28626"/>
              <w:bookmarkEnd w:id="28627"/>
              <w:bookmarkEnd w:id="28628"/>
            </w:del>
          </w:p>
        </w:tc>
        <w:tc>
          <w:tcPr>
            <w:tcW w:w="4675" w:type="dxa"/>
          </w:tcPr>
          <w:p w14:paraId="4DD83FD8" w14:textId="0EB6341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629" w:author="Andreas Kuehne" w:date="2019-05-31T12:22:00Z"/>
                <w:rStyle w:val="Datatype"/>
              </w:rPr>
            </w:pPr>
            <w:del w:id="28630" w:author="Andreas Kuehne" w:date="2019-05-31T12:22:00Z">
              <w:r w:rsidRPr="002062A5" w:rsidDel="00B33063">
                <w:rPr>
                  <w:rStyle w:val="Datatype"/>
                </w:rPr>
                <w:delText>attRef</w:delText>
              </w:r>
              <w:bookmarkStart w:id="28631" w:name="_Toc10202180"/>
              <w:bookmarkStart w:id="28632" w:name="_Toc10206318"/>
              <w:bookmarkStart w:id="28633" w:name="_Toc10210456"/>
              <w:bookmarkEnd w:id="28631"/>
              <w:bookmarkEnd w:id="28632"/>
              <w:bookmarkEnd w:id="28633"/>
            </w:del>
          </w:p>
        </w:tc>
        <w:bookmarkStart w:id="28634" w:name="_Toc10202181"/>
        <w:bookmarkStart w:id="28635" w:name="_Toc10206319"/>
        <w:bookmarkStart w:id="28636" w:name="_Toc10210457"/>
        <w:bookmarkEnd w:id="28634"/>
        <w:bookmarkEnd w:id="28635"/>
        <w:bookmarkEnd w:id="28636"/>
      </w:tr>
      <w:tr w:rsidR="00564C22" w:rsidDel="00B33063" w14:paraId="281061D3" w14:textId="4F360F34" w:rsidTr="00564C22">
        <w:trPr>
          <w:del w:id="2863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A1C3519" w14:textId="4354FD0B" w:rsidR="00564C22" w:rsidRPr="002062A5" w:rsidDel="00B33063" w:rsidRDefault="009B1AF1" w:rsidP="00564C22">
            <w:pPr>
              <w:pStyle w:val="Beschriftung"/>
              <w:rPr>
                <w:del w:id="28638" w:author="Andreas Kuehne" w:date="2019-05-31T12:22:00Z"/>
                <w:rStyle w:val="Datatype"/>
                <w:b w:val="0"/>
                <w:bCs w:val="0"/>
              </w:rPr>
            </w:pPr>
            <w:del w:id="28639" w:author="Andreas Kuehne" w:date="2019-05-31T12:22:00Z">
              <w:r w:rsidRPr="002062A5" w:rsidDel="00B33063">
                <w:rPr>
                  <w:rStyle w:val="Datatype"/>
                </w:rPr>
                <w:delText>AttRefURI</w:delText>
              </w:r>
              <w:bookmarkStart w:id="28640" w:name="_Toc10202182"/>
              <w:bookmarkStart w:id="28641" w:name="_Toc10206320"/>
              <w:bookmarkStart w:id="28642" w:name="_Toc10210458"/>
              <w:bookmarkEnd w:id="28640"/>
              <w:bookmarkEnd w:id="28641"/>
              <w:bookmarkEnd w:id="28642"/>
            </w:del>
          </w:p>
        </w:tc>
        <w:tc>
          <w:tcPr>
            <w:tcW w:w="4675" w:type="dxa"/>
          </w:tcPr>
          <w:p w14:paraId="272DEE01" w14:textId="78722D0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643" w:author="Andreas Kuehne" w:date="2019-05-31T12:22:00Z"/>
                <w:rStyle w:val="Datatype"/>
              </w:rPr>
            </w:pPr>
            <w:del w:id="28644" w:author="Andreas Kuehne" w:date="2019-05-31T12:22:00Z">
              <w:r w:rsidRPr="002062A5" w:rsidDel="00B33063">
                <w:rPr>
                  <w:rStyle w:val="Datatype"/>
                </w:rPr>
                <w:delText>attURI</w:delText>
              </w:r>
              <w:bookmarkStart w:id="28645" w:name="_Toc10202183"/>
              <w:bookmarkStart w:id="28646" w:name="_Toc10206321"/>
              <w:bookmarkStart w:id="28647" w:name="_Toc10210459"/>
              <w:bookmarkEnd w:id="28645"/>
              <w:bookmarkEnd w:id="28646"/>
              <w:bookmarkEnd w:id="28647"/>
            </w:del>
          </w:p>
        </w:tc>
        <w:bookmarkStart w:id="28648" w:name="_Toc10202184"/>
        <w:bookmarkStart w:id="28649" w:name="_Toc10206322"/>
        <w:bookmarkStart w:id="28650" w:name="_Toc10210460"/>
        <w:bookmarkEnd w:id="28648"/>
        <w:bookmarkEnd w:id="28649"/>
        <w:bookmarkEnd w:id="28650"/>
      </w:tr>
      <w:tr w:rsidR="00564C22" w:rsidDel="00B33063" w14:paraId="569EF376" w14:textId="26E28DE4" w:rsidTr="00564C22">
        <w:trPr>
          <w:del w:id="2865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7859DBE" w14:textId="4D79B31F" w:rsidR="00564C22" w:rsidRPr="002062A5" w:rsidDel="00B33063" w:rsidRDefault="009B1AF1" w:rsidP="00564C22">
            <w:pPr>
              <w:pStyle w:val="Beschriftung"/>
              <w:rPr>
                <w:del w:id="28652" w:author="Andreas Kuehne" w:date="2019-05-31T12:22:00Z"/>
                <w:rStyle w:val="Datatype"/>
                <w:b w:val="0"/>
                <w:bCs w:val="0"/>
              </w:rPr>
            </w:pPr>
            <w:del w:id="28653" w:author="Andreas Kuehne" w:date="2019-05-31T12:22:00Z">
              <w:r w:rsidRPr="002062A5" w:rsidDel="00B33063">
                <w:rPr>
                  <w:rStyle w:val="Datatype"/>
                </w:rPr>
                <w:delText>AugmentedSignature</w:delText>
              </w:r>
              <w:bookmarkStart w:id="28654" w:name="_Toc10202185"/>
              <w:bookmarkStart w:id="28655" w:name="_Toc10206323"/>
              <w:bookmarkStart w:id="28656" w:name="_Toc10210461"/>
              <w:bookmarkEnd w:id="28654"/>
              <w:bookmarkEnd w:id="28655"/>
              <w:bookmarkEnd w:id="28656"/>
            </w:del>
          </w:p>
        </w:tc>
        <w:tc>
          <w:tcPr>
            <w:tcW w:w="4675" w:type="dxa"/>
          </w:tcPr>
          <w:p w14:paraId="7C013D70" w14:textId="46618971"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657" w:author="Andreas Kuehne" w:date="2019-05-31T12:22:00Z"/>
                <w:rStyle w:val="Datatype"/>
              </w:rPr>
            </w:pPr>
            <w:del w:id="28658" w:author="Andreas Kuehne" w:date="2019-05-31T12:22:00Z">
              <w:r w:rsidRPr="002062A5" w:rsidDel="00B33063">
                <w:rPr>
                  <w:rStyle w:val="Datatype"/>
                </w:rPr>
                <w:delText>augSig</w:delText>
              </w:r>
              <w:bookmarkStart w:id="28659" w:name="_Toc10202186"/>
              <w:bookmarkStart w:id="28660" w:name="_Toc10206324"/>
              <w:bookmarkStart w:id="28661" w:name="_Toc10210462"/>
              <w:bookmarkEnd w:id="28659"/>
              <w:bookmarkEnd w:id="28660"/>
              <w:bookmarkEnd w:id="28661"/>
            </w:del>
          </w:p>
        </w:tc>
        <w:bookmarkStart w:id="28662" w:name="_Toc10202187"/>
        <w:bookmarkStart w:id="28663" w:name="_Toc10206325"/>
        <w:bookmarkStart w:id="28664" w:name="_Toc10210463"/>
        <w:bookmarkEnd w:id="28662"/>
        <w:bookmarkEnd w:id="28663"/>
        <w:bookmarkEnd w:id="28664"/>
      </w:tr>
      <w:tr w:rsidR="00564C22" w:rsidDel="00B33063" w14:paraId="0870A951" w14:textId="1244C116" w:rsidTr="00564C22">
        <w:trPr>
          <w:del w:id="2866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AEEE6C9" w14:textId="719348E3" w:rsidR="00564C22" w:rsidRPr="002062A5" w:rsidDel="00B33063" w:rsidRDefault="009B1AF1" w:rsidP="00564C22">
            <w:pPr>
              <w:pStyle w:val="Beschriftung"/>
              <w:rPr>
                <w:del w:id="28666" w:author="Andreas Kuehne" w:date="2019-05-31T12:22:00Z"/>
                <w:rStyle w:val="Datatype"/>
                <w:b w:val="0"/>
                <w:bCs w:val="0"/>
              </w:rPr>
            </w:pPr>
            <w:del w:id="28667" w:author="Andreas Kuehne" w:date="2019-05-31T12:22:00Z">
              <w:r w:rsidRPr="002062A5" w:rsidDel="00B33063">
                <w:rPr>
                  <w:rStyle w:val="Datatype"/>
                </w:rPr>
                <w:delText>Base64Content</w:delText>
              </w:r>
              <w:bookmarkStart w:id="28668" w:name="_Toc10202188"/>
              <w:bookmarkStart w:id="28669" w:name="_Toc10206326"/>
              <w:bookmarkStart w:id="28670" w:name="_Toc10210464"/>
              <w:bookmarkEnd w:id="28668"/>
              <w:bookmarkEnd w:id="28669"/>
              <w:bookmarkEnd w:id="28670"/>
            </w:del>
          </w:p>
        </w:tc>
        <w:tc>
          <w:tcPr>
            <w:tcW w:w="4675" w:type="dxa"/>
          </w:tcPr>
          <w:p w14:paraId="2A187C98" w14:textId="14E0E1D7"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671" w:author="Andreas Kuehne" w:date="2019-05-31T12:22:00Z"/>
                <w:rStyle w:val="Datatype"/>
              </w:rPr>
            </w:pPr>
            <w:del w:id="28672" w:author="Andreas Kuehne" w:date="2019-05-31T12:22:00Z">
              <w:r w:rsidRPr="002062A5" w:rsidDel="00B33063">
                <w:rPr>
                  <w:rStyle w:val="Datatype"/>
                </w:rPr>
                <w:delText>b64Content</w:delText>
              </w:r>
              <w:bookmarkStart w:id="28673" w:name="_Toc10202189"/>
              <w:bookmarkStart w:id="28674" w:name="_Toc10206327"/>
              <w:bookmarkStart w:id="28675" w:name="_Toc10210465"/>
              <w:bookmarkEnd w:id="28673"/>
              <w:bookmarkEnd w:id="28674"/>
              <w:bookmarkEnd w:id="28675"/>
            </w:del>
          </w:p>
        </w:tc>
        <w:bookmarkStart w:id="28676" w:name="_Toc10202190"/>
        <w:bookmarkStart w:id="28677" w:name="_Toc10206328"/>
        <w:bookmarkStart w:id="28678" w:name="_Toc10210466"/>
        <w:bookmarkEnd w:id="28676"/>
        <w:bookmarkEnd w:id="28677"/>
        <w:bookmarkEnd w:id="28678"/>
      </w:tr>
      <w:tr w:rsidR="00564C22" w:rsidDel="00B33063" w14:paraId="3A09AAC1" w14:textId="179EE981" w:rsidTr="00564C22">
        <w:trPr>
          <w:del w:id="2867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51C3096" w14:textId="6A4F2D1B" w:rsidR="00564C22" w:rsidRPr="002062A5" w:rsidDel="00B33063" w:rsidRDefault="009B1AF1" w:rsidP="00564C22">
            <w:pPr>
              <w:pStyle w:val="Beschriftung"/>
              <w:rPr>
                <w:del w:id="28680" w:author="Andreas Kuehne" w:date="2019-05-31T12:22:00Z"/>
                <w:rStyle w:val="Datatype"/>
                <w:b w:val="0"/>
                <w:bCs w:val="0"/>
              </w:rPr>
            </w:pPr>
            <w:del w:id="28681" w:author="Andreas Kuehne" w:date="2019-05-31T12:22:00Z">
              <w:r w:rsidRPr="002062A5" w:rsidDel="00B33063">
                <w:rPr>
                  <w:rStyle w:val="Datatype"/>
                </w:rPr>
                <w:delText>Base64Data</w:delText>
              </w:r>
              <w:bookmarkStart w:id="28682" w:name="_Toc10202191"/>
              <w:bookmarkStart w:id="28683" w:name="_Toc10206329"/>
              <w:bookmarkStart w:id="28684" w:name="_Toc10210467"/>
              <w:bookmarkEnd w:id="28682"/>
              <w:bookmarkEnd w:id="28683"/>
              <w:bookmarkEnd w:id="28684"/>
            </w:del>
          </w:p>
        </w:tc>
        <w:tc>
          <w:tcPr>
            <w:tcW w:w="4675" w:type="dxa"/>
          </w:tcPr>
          <w:p w14:paraId="0580D21F" w14:textId="76C8FD0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685" w:author="Andreas Kuehne" w:date="2019-05-31T12:22:00Z"/>
                <w:rStyle w:val="Datatype"/>
              </w:rPr>
            </w:pPr>
            <w:del w:id="28686" w:author="Andreas Kuehne" w:date="2019-05-31T12:22:00Z">
              <w:r w:rsidRPr="002062A5" w:rsidDel="00B33063">
                <w:rPr>
                  <w:rStyle w:val="Datatype"/>
                </w:rPr>
                <w:delText>b64Data</w:delText>
              </w:r>
              <w:bookmarkStart w:id="28687" w:name="_Toc10202192"/>
              <w:bookmarkStart w:id="28688" w:name="_Toc10206330"/>
              <w:bookmarkStart w:id="28689" w:name="_Toc10210468"/>
              <w:bookmarkEnd w:id="28687"/>
              <w:bookmarkEnd w:id="28688"/>
              <w:bookmarkEnd w:id="28689"/>
            </w:del>
          </w:p>
        </w:tc>
        <w:bookmarkStart w:id="28690" w:name="_Toc10202193"/>
        <w:bookmarkStart w:id="28691" w:name="_Toc10206331"/>
        <w:bookmarkStart w:id="28692" w:name="_Toc10210469"/>
        <w:bookmarkEnd w:id="28690"/>
        <w:bookmarkEnd w:id="28691"/>
        <w:bookmarkEnd w:id="28692"/>
      </w:tr>
      <w:tr w:rsidR="00564C22" w:rsidDel="00B33063" w14:paraId="5E2D96FC" w14:textId="4C50CD03" w:rsidTr="00564C22">
        <w:trPr>
          <w:del w:id="2869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FE8907F" w14:textId="6EAD9222" w:rsidR="00564C22" w:rsidRPr="002062A5" w:rsidDel="00B33063" w:rsidRDefault="009B1AF1" w:rsidP="00564C22">
            <w:pPr>
              <w:pStyle w:val="Beschriftung"/>
              <w:rPr>
                <w:del w:id="28694" w:author="Andreas Kuehne" w:date="2019-05-31T12:22:00Z"/>
                <w:rStyle w:val="Datatype"/>
                <w:b w:val="0"/>
                <w:bCs w:val="0"/>
              </w:rPr>
            </w:pPr>
            <w:del w:id="28695" w:author="Andreas Kuehne" w:date="2019-05-31T12:22:00Z">
              <w:r w:rsidRPr="002062A5" w:rsidDel="00B33063">
                <w:rPr>
                  <w:rStyle w:val="Datatype"/>
                </w:rPr>
                <w:delText>Base64Signature</w:delText>
              </w:r>
              <w:bookmarkStart w:id="28696" w:name="_Toc10202194"/>
              <w:bookmarkStart w:id="28697" w:name="_Toc10206332"/>
              <w:bookmarkStart w:id="28698" w:name="_Toc10210470"/>
              <w:bookmarkEnd w:id="28696"/>
              <w:bookmarkEnd w:id="28697"/>
              <w:bookmarkEnd w:id="28698"/>
            </w:del>
          </w:p>
        </w:tc>
        <w:tc>
          <w:tcPr>
            <w:tcW w:w="4675" w:type="dxa"/>
          </w:tcPr>
          <w:p w14:paraId="37FC1E92" w14:textId="17344BE8"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699" w:author="Andreas Kuehne" w:date="2019-05-31T12:22:00Z"/>
                <w:rStyle w:val="Datatype"/>
              </w:rPr>
            </w:pPr>
            <w:del w:id="28700" w:author="Andreas Kuehne" w:date="2019-05-31T12:22:00Z">
              <w:r w:rsidRPr="002062A5" w:rsidDel="00B33063">
                <w:rPr>
                  <w:rStyle w:val="Datatype"/>
                </w:rPr>
                <w:delText>b64Sig</w:delText>
              </w:r>
              <w:bookmarkStart w:id="28701" w:name="_Toc10202195"/>
              <w:bookmarkStart w:id="28702" w:name="_Toc10206333"/>
              <w:bookmarkStart w:id="28703" w:name="_Toc10210471"/>
              <w:bookmarkEnd w:id="28701"/>
              <w:bookmarkEnd w:id="28702"/>
              <w:bookmarkEnd w:id="28703"/>
            </w:del>
          </w:p>
        </w:tc>
        <w:bookmarkStart w:id="28704" w:name="_Toc10202196"/>
        <w:bookmarkStart w:id="28705" w:name="_Toc10206334"/>
        <w:bookmarkStart w:id="28706" w:name="_Toc10210472"/>
        <w:bookmarkEnd w:id="28704"/>
        <w:bookmarkEnd w:id="28705"/>
        <w:bookmarkEnd w:id="28706"/>
      </w:tr>
      <w:tr w:rsidR="00564C22" w:rsidDel="00B33063" w14:paraId="44DACD3B" w14:textId="42CE1DC4" w:rsidTr="00564C22">
        <w:trPr>
          <w:del w:id="2870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6063A7C" w14:textId="6C901EB8" w:rsidR="00564C22" w:rsidRPr="002062A5" w:rsidDel="00B33063" w:rsidRDefault="009B1AF1" w:rsidP="00564C22">
            <w:pPr>
              <w:pStyle w:val="Beschriftung"/>
              <w:rPr>
                <w:del w:id="28708" w:author="Andreas Kuehne" w:date="2019-05-31T12:22:00Z"/>
                <w:rStyle w:val="Datatype"/>
                <w:b w:val="0"/>
                <w:bCs w:val="0"/>
              </w:rPr>
            </w:pPr>
            <w:del w:id="28709" w:author="Andreas Kuehne" w:date="2019-05-31T12:22:00Z">
              <w:r w:rsidRPr="002062A5" w:rsidDel="00B33063">
                <w:rPr>
                  <w:rStyle w:val="Datatype"/>
                </w:rPr>
                <w:delText>ClaimedIdentity</w:delText>
              </w:r>
              <w:bookmarkStart w:id="28710" w:name="_Toc10202197"/>
              <w:bookmarkStart w:id="28711" w:name="_Toc10206335"/>
              <w:bookmarkStart w:id="28712" w:name="_Toc10210473"/>
              <w:bookmarkEnd w:id="28710"/>
              <w:bookmarkEnd w:id="28711"/>
              <w:bookmarkEnd w:id="28712"/>
            </w:del>
          </w:p>
        </w:tc>
        <w:tc>
          <w:tcPr>
            <w:tcW w:w="4675" w:type="dxa"/>
          </w:tcPr>
          <w:p w14:paraId="07FE60F8" w14:textId="019B6DC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713" w:author="Andreas Kuehne" w:date="2019-05-31T12:22:00Z"/>
                <w:rStyle w:val="Datatype"/>
              </w:rPr>
            </w:pPr>
            <w:del w:id="28714" w:author="Andreas Kuehne" w:date="2019-05-31T12:22:00Z">
              <w:r w:rsidRPr="002062A5" w:rsidDel="00B33063">
                <w:rPr>
                  <w:rStyle w:val="Datatype"/>
                </w:rPr>
                <w:delText>claimedIdentity</w:delText>
              </w:r>
              <w:bookmarkStart w:id="28715" w:name="_Toc10202198"/>
              <w:bookmarkStart w:id="28716" w:name="_Toc10206336"/>
              <w:bookmarkStart w:id="28717" w:name="_Toc10210474"/>
              <w:bookmarkEnd w:id="28715"/>
              <w:bookmarkEnd w:id="28716"/>
              <w:bookmarkEnd w:id="28717"/>
            </w:del>
          </w:p>
        </w:tc>
        <w:bookmarkStart w:id="28718" w:name="_Toc10202199"/>
        <w:bookmarkStart w:id="28719" w:name="_Toc10206337"/>
        <w:bookmarkStart w:id="28720" w:name="_Toc10210475"/>
        <w:bookmarkEnd w:id="28718"/>
        <w:bookmarkEnd w:id="28719"/>
        <w:bookmarkEnd w:id="28720"/>
      </w:tr>
      <w:tr w:rsidR="00564C22" w:rsidDel="00B33063" w14:paraId="5B3079D4" w14:textId="2F147B30" w:rsidTr="00564C22">
        <w:trPr>
          <w:del w:id="2872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90020AF" w14:textId="7EB76D09" w:rsidR="00564C22" w:rsidRPr="002062A5" w:rsidDel="00B33063" w:rsidRDefault="009B1AF1" w:rsidP="00564C22">
            <w:pPr>
              <w:pStyle w:val="Beschriftung"/>
              <w:rPr>
                <w:del w:id="28722" w:author="Andreas Kuehne" w:date="2019-05-31T12:22:00Z"/>
                <w:rStyle w:val="Datatype"/>
                <w:b w:val="0"/>
                <w:bCs w:val="0"/>
              </w:rPr>
            </w:pPr>
            <w:del w:id="28723" w:author="Andreas Kuehne" w:date="2019-05-31T12:22:00Z">
              <w:r w:rsidRPr="002062A5" w:rsidDel="00B33063">
                <w:rPr>
                  <w:rStyle w:val="Datatype"/>
                </w:rPr>
                <w:delText>Code</w:delText>
              </w:r>
              <w:bookmarkStart w:id="28724" w:name="_Toc10202200"/>
              <w:bookmarkStart w:id="28725" w:name="_Toc10206338"/>
              <w:bookmarkStart w:id="28726" w:name="_Toc10210476"/>
              <w:bookmarkEnd w:id="28724"/>
              <w:bookmarkEnd w:id="28725"/>
              <w:bookmarkEnd w:id="28726"/>
            </w:del>
          </w:p>
        </w:tc>
        <w:tc>
          <w:tcPr>
            <w:tcW w:w="4675" w:type="dxa"/>
          </w:tcPr>
          <w:p w14:paraId="34F2A1A8" w14:textId="4CFD5E38"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727" w:author="Andreas Kuehne" w:date="2019-05-31T12:22:00Z"/>
                <w:rStyle w:val="Datatype"/>
              </w:rPr>
            </w:pPr>
            <w:del w:id="28728" w:author="Andreas Kuehne" w:date="2019-05-31T12:22:00Z">
              <w:r w:rsidRPr="002062A5" w:rsidDel="00B33063">
                <w:rPr>
                  <w:rStyle w:val="Datatype"/>
                </w:rPr>
                <w:delText>code</w:delText>
              </w:r>
              <w:bookmarkStart w:id="28729" w:name="_Toc10202201"/>
              <w:bookmarkStart w:id="28730" w:name="_Toc10206339"/>
              <w:bookmarkStart w:id="28731" w:name="_Toc10210477"/>
              <w:bookmarkEnd w:id="28729"/>
              <w:bookmarkEnd w:id="28730"/>
              <w:bookmarkEnd w:id="28731"/>
            </w:del>
          </w:p>
        </w:tc>
        <w:bookmarkStart w:id="28732" w:name="_Toc10202202"/>
        <w:bookmarkStart w:id="28733" w:name="_Toc10206340"/>
        <w:bookmarkStart w:id="28734" w:name="_Toc10210478"/>
        <w:bookmarkEnd w:id="28732"/>
        <w:bookmarkEnd w:id="28733"/>
        <w:bookmarkEnd w:id="28734"/>
      </w:tr>
      <w:tr w:rsidR="00564C22" w:rsidDel="00B33063" w14:paraId="70010BDB" w14:textId="466374F2" w:rsidTr="00564C22">
        <w:trPr>
          <w:del w:id="2873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DBEA503" w14:textId="434FE536" w:rsidR="00564C22" w:rsidRPr="002062A5" w:rsidDel="00B33063" w:rsidRDefault="009B1AF1" w:rsidP="00564C22">
            <w:pPr>
              <w:pStyle w:val="Beschriftung"/>
              <w:rPr>
                <w:del w:id="28736" w:author="Andreas Kuehne" w:date="2019-05-31T12:22:00Z"/>
                <w:rStyle w:val="Datatype"/>
                <w:b w:val="0"/>
                <w:bCs w:val="0"/>
              </w:rPr>
            </w:pPr>
            <w:del w:id="28737" w:author="Andreas Kuehne" w:date="2019-05-31T12:22:00Z">
              <w:r w:rsidRPr="002062A5" w:rsidDel="00B33063">
                <w:rPr>
                  <w:rStyle w:val="Datatype"/>
                </w:rPr>
                <w:delText>CreateEnvelopedSignature</w:delText>
              </w:r>
              <w:bookmarkStart w:id="28738" w:name="_Toc10202203"/>
              <w:bookmarkStart w:id="28739" w:name="_Toc10206341"/>
              <w:bookmarkStart w:id="28740" w:name="_Toc10210479"/>
              <w:bookmarkEnd w:id="28738"/>
              <w:bookmarkEnd w:id="28739"/>
              <w:bookmarkEnd w:id="28740"/>
            </w:del>
          </w:p>
        </w:tc>
        <w:tc>
          <w:tcPr>
            <w:tcW w:w="4675" w:type="dxa"/>
          </w:tcPr>
          <w:p w14:paraId="45CD4C9D" w14:textId="3C8B485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741" w:author="Andreas Kuehne" w:date="2019-05-31T12:22:00Z"/>
                <w:rStyle w:val="Datatype"/>
              </w:rPr>
            </w:pPr>
            <w:del w:id="28742" w:author="Andreas Kuehne" w:date="2019-05-31T12:22:00Z">
              <w:r w:rsidRPr="002062A5" w:rsidDel="00B33063">
                <w:rPr>
                  <w:rStyle w:val="Datatype"/>
                </w:rPr>
                <w:delText>createEnvelopedSignature</w:delText>
              </w:r>
              <w:bookmarkStart w:id="28743" w:name="_Toc10202204"/>
              <w:bookmarkStart w:id="28744" w:name="_Toc10206342"/>
              <w:bookmarkStart w:id="28745" w:name="_Toc10210480"/>
              <w:bookmarkEnd w:id="28743"/>
              <w:bookmarkEnd w:id="28744"/>
              <w:bookmarkEnd w:id="28745"/>
            </w:del>
          </w:p>
        </w:tc>
        <w:bookmarkStart w:id="28746" w:name="_Toc10202205"/>
        <w:bookmarkStart w:id="28747" w:name="_Toc10206343"/>
        <w:bookmarkStart w:id="28748" w:name="_Toc10210481"/>
        <w:bookmarkEnd w:id="28746"/>
        <w:bookmarkEnd w:id="28747"/>
        <w:bookmarkEnd w:id="28748"/>
      </w:tr>
      <w:tr w:rsidR="00564C22" w:rsidDel="00B33063" w14:paraId="4C059458" w14:textId="1DA7BA14" w:rsidTr="00564C22">
        <w:trPr>
          <w:del w:id="2874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330D52E" w14:textId="00601971" w:rsidR="00564C22" w:rsidRPr="002062A5" w:rsidDel="00B33063" w:rsidRDefault="009B1AF1" w:rsidP="00564C22">
            <w:pPr>
              <w:pStyle w:val="Beschriftung"/>
              <w:rPr>
                <w:del w:id="28750" w:author="Andreas Kuehne" w:date="2019-05-31T12:22:00Z"/>
                <w:rStyle w:val="Datatype"/>
                <w:b w:val="0"/>
                <w:bCs w:val="0"/>
              </w:rPr>
            </w:pPr>
            <w:del w:id="28751" w:author="Andreas Kuehne" w:date="2019-05-31T12:22:00Z">
              <w:r w:rsidRPr="002062A5" w:rsidDel="00B33063">
                <w:rPr>
                  <w:rStyle w:val="Datatype"/>
                </w:rPr>
                <w:delText>createReference</w:delText>
              </w:r>
              <w:bookmarkStart w:id="28752" w:name="_Toc10202206"/>
              <w:bookmarkStart w:id="28753" w:name="_Toc10206344"/>
              <w:bookmarkStart w:id="28754" w:name="_Toc10210482"/>
              <w:bookmarkEnd w:id="28752"/>
              <w:bookmarkEnd w:id="28753"/>
              <w:bookmarkEnd w:id="28754"/>
            </w:del>
          </w:p>
        </w:tc>
        <w:tc>
          <w:tcPr>
            <w:tcW w:w="4675" w:type="dxa"/>
          </w:tcPr>
          <w:p w14:paraId="336F3308" w14:textId="3CAEEC3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755" w:author="Andreas Kuehne" w:date="2019-05-31T12:22:00Z"/>
                <w:rStyle w:val="Datatype"/>
              </w:rPr>
            </w:pPr>
            <w:del w:id="28756" w:author="Andreas Kuehne" w:date="2019-05-31T12:22:00Z">
              <w:r w:rsidRPr="002062A5" w:rsidDel="00B33063">
                <w:rPr>
                  <w:rStyle w:val="Datatype"/>
                </w:rPr>
                <w:delText>createRef</w:delText>
              </w:r>
              <w:bookmarkStart w:id="28757" w:name="_Toc10202207"/>
              <w:bookmarkStart w:id="28758" w:name="_Toc10206345"/>
              <w:bookmarkStart w:id="28759" w:name="_Toc10210483"/>
              <w:bookmarkEnd w:id="28757"/>
              <w:bookmarkEnd w:id="28758"/>
              <w:bookmarkEnd w:id="28759"/>
            </w:del>
          </w:p>
        </w:tc>
        <w:bookmarkStart w:id="28760" w:name="_Toc10202208"/>
        <w:bookmarkStart w:id="28761" w:name="_Toc10206346"/>
        <w:bookmarkStart w:id="28762" w:name="_Toc10210484"/>
        <w:bookmarkEnd w:id="28760"/>
        <w:bookmarkEnd w:id="28761"/>
        <w:bookmarkEnd w:id="28762"/>
      </w:tr>
      <w:tr w:rsidR="00564C22" w:rsidDel="00B33063" w14:paraId="0285D7F5" w14:textId="7C9036CA" w:rsidTr="00564C22">
        <w:trPr>
          <w:del w:id="2876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D18D707" w14:textId="2C034861" w:rsidR="00564C22" w:rsidRPr="002062A5" w:rsidDel="00B33063" w:rsidRDefault="009B1AF1" w:rsidP="00564C22">
            <w:pPr>
              <w:pStyle w:val="Beschriftung"/>
              <w:rPr>
                <w:del w:id="28764" w:author="Andreas Kuehne" w:date="2019-05-31T12:22:00Z"/>
                <w:rStyle w:val="Datatype"/>
                <w:b w:val="0"/>
                <w:bCs w:val="0"/>
              </w:rPr>
            </w:pPr>
            <w:del w:id="28765" w:author="Andreas Kuehne" w:date="2019-05-31T12:22:00Z">
              <w:r w:rsidRPr="002062A5" w:rsidDel="00B33063">
                <w:rPr>
                  <w:rStyle w:val="Datatype"/>
                </w:rPr>
                <w:delText>CurrentTime</w:delText>
              </w:r>
              <w:bookmarkStart w:id="28766" w:name="_Toc10202209"/>
              <w:bookmarkStart w:id="28767" w:name="_Toc10206347"/>
              <w:bookmarkStart w:id="28768" w:name="_Toc10210485"/>
              <w:bookmarkEnd w:id="28766"/>
              <w:bookmarkEnd w:id="28767"/>
              <w:bookmarkEnd w:id="28768"/>
            </w:del>
          </w:p>
        </w:tc>
        <w:tc>
          <w:tcPr>
            <w:tcW w:w="4675" w:type="dxa"/>
          </w:tcPr>
          <w:p w14:paraId="0CFDDFF8" w14:textId="36B29879"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769" w:author="Andreas Kuehne" w:date="2019-05-31T12:22:00Z"/>
                <w:rStyle w:val="Datatype"/>
              </w:rPr>
            </w:pPr>
            <w:del w:id="28770" w:author="Andreas Kuehne" w:date="2019-05-31T12:22:00Z">
              <w:r w:rsidRPr="002062A5" w:rsidDel="00B33063">
                <w:rPr>
                  <w:rStyle w:val="Datatype"/>
                </w:rPr>
                <w:delText>currTime</w:delText>
              </w:r>
              <w:bookmarkStart w:id="28771" w:name="_Toc10202210"/>
              <w:bookmarkStart w:id="28772" w:name="_Toc10206348"/>
              <w:bookmarkStart w:id="28773" w:name="_Toc10210486"/>
              <w:bookmarkEnd w:id="28771"/>
              <w:bookmarkEnd w:id="28772"/>
              <w:bookmarkEnd w:id="28773"/>
            </w:del>
          </w:p>
        </w:tc>
        <w:bookmarkStart w:id="28774" w:name="_Toc10202211"/>
        <w:bookmarkStart w:id="28775" w:name="_Toc10206349"/>
        <w:bookmarkStart w:id="28776" w:name="_Toc10210487"/>
        <w:bookmarkEnd w:id="28774"/>
        <w:bookmarkEnd w:id="28775"/>
        <w:bookmarkEnd w:id="28776"/>
      </w:tr>
      <w:tr w:rsidR="00564C22" w:rsidDel="00B33063" w14:paraId="6F4ABE22" w14:textId="6C268D44" w:rsidTr="00564C22">
        <w:trPr>
          <w:del w:id="2877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3BA8195" w14:textId="757F5FD2" w:rsidR="00564C22" w:rsidRPr="002062A5" w:rsidDel="00B33063" w:rsidRDefault="009B1AF1" w:rsidP="00564C22">
            <w:pPr>
              <w:pStyle w:val="Beschriftung"/>
              <w:rPr>
                <w:del w:id="28778" w:author="Andreas Kuehne" w:date="2019-05-31T12:22:00Z"/>
                <w:rStyle w:val="Datatype"/>
                <w:b w:val="0"/>
                <w:bCs w:val="0"/>
              </w:rPr>
            </w:pPr>
            <w:del w:id="28779" w:author="Andreas Kuehne" w:date="2019-05-31T12:22:00Z">
              <w:r w:rsidRPr="002062A5" w:rsidDel="00B33063">
                <w:rPr>
                  <w:rStyle w:val="Datatype"/>
                </w:rPr>
                <w:delText>DigestInfo</w:delText>
              </w:r>
              <w:bookmarkStart w:id="28780" w:name="_Toc10202212"/>
              <w:bookmarkStart w:id="28781" w:name="_Toc10206350"/>
              <w:bookmarkStart w:id="28782" w:name="_Toc10210488"/>
              <w:bookmarkEnd w:id="28780"/>
              <w:bookmarkEnd w:id="28781"/>
              <w:bookmarkEnd w:id="28782"/>
            </w:del>
          </w:p>
        </w:tc>
        <w:tc>
          <w:tcPr>
            <w:tcW w:w="4675" w:type="dxa"/>
          </w:tcPr>
          <w:p w14:paraId="050A1816" w14:textId="3C1426F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783" w:author="Andreas Kuehne" w:date="2019-05-31T12:22:00Z"/>
                <w:rStyle w:val="Datatype"/>
              </w:rPr>
            </w:pPr>
            <w:del w:id="28784" w:author="Andreas Kuehne" w:date="2019-05-31T12:22:00Z">
              <w:r w:rsidRPr="002062A5" w:rsidDel="00B33063">
                <w:rPr>
                  <w:rStyle w:val="Datatype"/>
                </w:rPr>
                <w:delText>di</w:delText>
              </w:r>
              <w:bookmarkStart w:id="28785" w:name="_Toc10202213"/>
              <w:bookmarkStart w:id="28786" w:name="_Toc10206351"/>
              <w:bookmarkStart w:id="28787" w:name="_Toc10210489"/>
              <w:bookmarkEnd w:id="28785"/>
              <w:bookmarkEnd w:id="28786"/>
              <w:bookmarkEnd w:id="28787"/>
            </w:del>
          </w:p>
        </w:tc>
        <w:bookmarkStart w:id="28788" w:name="_Toc10202214"/>
        <w:bookmarkStart w:id="28789" w:name="_Toc10206352"/>
        <w:bookmarkStart w:id="28790" w:name="_Toc10210490"/>
        <w:bookmarkEnd w:id="28788"/>
        <w:bookmarkEnd w:id="28789"/>
        <w:bookmarkEnd w:id="28790"/>
      </w:tr>
      <w:tr w:rsidR="00564C22" w:rsidDel="00B33063" w14:paraId="5F6B52DC" w14:textId="3448B1F0" w:rsidTr="00564C22">
        <w:trPr>
          <w:del w:id="2879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16D1CC2" w14:textId="75988C5B" w:rsidR="00564C22" w:rsidRPr="002062A5" w:rsidDel="00B33063" w:rsidRDefault="009B1AF1" w:rsidP="00564C22">
            <w:pPr>
              <w:pStyle w:val="Beschriftung"/>
              <w:rPr>
                <w:del w:id="28792" w:author="Andreas Kuehne" w:date="2019-05-31T12:22:00Z"/>
                <w:rStyle w:val="Datatype"/>
                <w:b w:val="0"/>
                <w:bCs w:val="0"/>
              </w:rPr>
            </w:pPr>
            <w:del w:id="28793" w:author="Andreas Kuehne" w:date="2019-05-31T12:22:00Z">
              <w:r w:rsidRPr="002062A5" w:rsidDel="00B33063">
                <w:rPr>
                  <w:rStyle w:val="Datatype"/>
                </w:rPr>
                <w:delText>DigestInfos</w:delText>
              </w:r>
              <w:bookmarkStart w:id="28794" w:name="_Toc10202215"/>
              <w:bookmarkStart w:id="28795" w:name="_Toc10206353"/>
              <w:bookmarkStart w:id="28796" w:name="_Toc10210491"/>
              <w:bookmarkEnd w:id="28794"/>
              <w:bookmarkEnd w:id="28795"/>
              <w:bookmarkEnd w:id="28796"/>
            </w:del>
          </w:p>
        </w:tc>
        <w:tc>
          <w:tcPr>
            <w:tcW w:w="4675" w:type="dxa"/>
          </w:tcPr>
          <w:p w14:paraId="71F5026F" w14:textId="4D96FBD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797" w:author="Andreas Kuehne" w:date="2019-05-31T12:22:00Z"/>
                <w:rStyle w:val="Datatype"/>
              </w:rPr>
            </w:pPr>
            <w:del w:id="28798" w:author="Andreas Kuehne" w:date="2019-05-31T12:22:00Z">
              <w:r w:rsidRPr="002062A5" w:rsidDel="00B33063">
                <w:rPr>
                  <w:rStyle w:val="Datatype"/>
                </w:rPr>
                <w:delText>dis</w:delText>
              </w:r>
              <w:bookmarkStart w:id="28799" w:name="_Toc10202216"/>
              <w:bookmarkStart w:id="28800" w:name="_Toc10206354"/>
              <w:bookmarkStart w:id="28801" w:name="_Toc10210492"/>
              <w:bookmarkEnd w:id="28799"/>
              <w:bookmarkEnd w:id="28800"/>
              <w:bookmarkEnd w:id="28801"/>
            </w:del>
          </w:p>
        </w:tc>
        <w:bookmarkStart w:id="28802" w:name="_Toc10202217"/>
        <w:bookmarkStart w:id="28803" w:name="_Toc10206355"/>
        <w:bookmarkStart w:id="28804" w:name="_Toc10210493"/>
        <w:bookmarkEnd w:id="28802"/>
        <w:bookmarkEnd w:id="28803"/>
        <w:bookmarkEnd w:id="28804"/>
      </w:tr>
      <w:tr w:rsidR="00564C22" w:rsidDel="00B33063" w14:paraId="5DECEBDC" w14:textId="64CFEBF4" w:rsidTr="00564C22">
        <w:trPr>
          <w:del w:id="2880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356A98C" w14:textId="7FD7F800" w:rsidR="00564C22" w:rsidRPr="002062A5" w:rsidDel="00B33063" w:rsidRDefault="009B1AF1" w:rsidP="00564C22">
            <w:pPr>
              <w:pStyle w:val="Beschriftung"/>
              <w:rPr>
                <w:del w:id="28806" w:author="Andreas Kuehne" w:date="2019-05-31T12:22:00Z"/>
                <w:rStyle w:val="Datatype"/>
                <w:b w:val="0"/>
                <w:bCs w:val="0"/>
              </w:rPr>
            </w:pPr>
            <w:del w:id="28807" w:author="Andreas Kuehne" w:date="2019-05-31T12:22:00Z">
              <w:r w:rsidRPr="002062A5" w:rsidDel="00B33063">
                <w:rPr>
                  <w:rStyle w:val="Datatype"/>
                </w:rPr>
                <w:delText>DigestMethod</w:delText>
              </w:r>
              <w:bookmarkStart w:id="28808" w:name="_Toc10202218"/>
              <w:bookmarkStart w:id="28809" w:name="_Toc10206356"/>
              <w:bookmarkStart w:id="28810" w:name="_Toc10210494"/>
              <w:bookmarkEnd w:id="28808"/>
              <w:bookmarkEnd w:id="28809"/>
              <w:bookmarkEnd w:id="28810"/>
            </w:del>
          </w:p>
        </w:tc>
        <w:tc>
          <w:tcPr>
            <w:tcW w:w="4675" w:type="dxa"/>
          </w:tcPr>
          <w:p w14:paraId="1EB341B8" w14:textId="34275AB7"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811" w:author="Andreas Kuehne" w:date="2019-05-31T12:22:00Z"/>
                <w:rStyle w:val="Datatype"/>
              </w:rPr>
            </w:pPr>
            <w:del w:id="28812" w:author="Andreas Kuehne" w:date="2019-05-31T12:22:00Z">
              <w:r w:rsidRPr="002062A5" w:rsidDel="00B33063">
                <w:rPr>
                  <w:rStyle w:val="Datatype"/>
                </w:rPr>
                <w:delText>alg</w:delText>
              </w:r>
              <w:bookmarkStart w:id="28813" w:name="_Toc10202219"/>
              <w:bookmarkStart w:id="28814" w:name="_Toc10206357"/>
              <w:bookmarkStart w:id="28815" w:name="_Toc10210495"/>
              <w:bookmarkEnd w:id="28813"/>
              <w:bookmarkEnd w:id="28814"/>
              <w:bookmarkEnd w:id="28815"/>
            </w:del>
          </w:p>
        </w:tc>
        <w:bookmarkStart w:id="28816" w:name="_Toc10202220"/>
        <w:bookmarkStart w:id="28817" w:name="_Toc10206358"/>
        <w:bookmarkStart w:id="28818" w:name="_Toc10210496"/>
        <w:bookmarkEnd w:id="28816"/>
        <w:bookmarkEnd w:id="28817"/>
        <w:bookmarkEnd w:id="28818"/>
      </w:tr>
      <w:tr w:rsidR="00564C22" w:rsidDel="00B33063" w14:paraId="69F77351" w14:textId="5C13F15B" w:rsidTr="00564C22">
        <w:trPr>
          <w:del w:id="2881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52143B7" w14:textId="533ECF4C" w:rsidR="00564C22" w:rsidRPr="002062A5" w:rsidDel="00B33063" w:rsidRDefault="009B1AF1" w:rsidP="00564C22">
            <w:pPr>
              <w:pStyle w:val="Beschriftung"/>
              <w:rPr>
                <w:del w:id="28820" w:author="Andreas Kuehne" w:date="2019-05-31T12:22:00Z"/>
                <w:rStyle w:val="Datatype"/>
                <w:b w:val="0"/>
                <w:bCs w:val="0"/>
              </w:rPr>
            </w:pPr>
            <w:del w:id="28821" w:author="Andreas Kuehne" w:date="2019-05-31T12:22:00Z">
              <w:r w:rsidRPr="002062A5" w:rsidDel="00B33063">
                <w:rPr>
                  <w:rStyle w:val="Datatype"/>
                </w:rPr>
                <w:delText>DigestValue</w:delText>
              </w:r>
              <w:bookmarkStart w:id="28822" w:name="_Toc10202221"/>
              <w:bookmarkStart w:id="28823" w:name="_Toc10206359"/>
              <w:bookmarkStart w:id="28824" w:name="_Toc10210497"/>
              <w:bookmarkEnd w:id="28822"/>
              <w:bookmarkEnd w:id="28823"/>
              <w:bookmarkEnd w:id="28824"/>
            </w:del>
          </w:p>
        </w:tc>
        <w:tc>
          <w:tcPr>
            <w:tcW w:w="4675" w:type="dxa"/>
          </w:tcPr>
          <w:p w14:paraId="482FB9CB" w14:textId="389C37C2"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825" w:author="Andreas Kuehne" w:date="2019-05-31T12:22:00Z"/>
                <w:rStyle w:val="Datatype"/>
              </w:rPr>
            </w:pPr>
            <w:del w:id="28826" w:author="Andreas Kuehne" w:date="2019-05-31T12:22:00Z">
              <w:r w:rsidRPr="002062A5" w:rsidDel="00B33063">
                <w:rPr>
                  <w:rStyle w:val="Datatype"/>
                </w:rPr>
                <w:delText>val</w:delText>
              </w:r>
              <w:bookmarkStart w:id="28827" w:name="_Toc10202222"/>
              <w:bookmarkStart w:id="28828" w:name="_Toc10206360"/>
              <w:bookmarkStart w:id="28829" w:name="_Toc10210498"/>
              <w:bookmarkEnd w:id="28827"/>
              <w:bookmarkEnd w:id="28828"/>
              <w:bookmarkEnd w:id="28829"/>
            </w:del>
          </w:p>
        </w:tc>
        <w:bookmarkStart w:id="28830" w:name="_Toc10202223"/>
        <w:bookmarkStart w:id="28831" w:name="_Toc10206361"/>
        <w:bookmarkStart w:id="28832" w:name="_Toc10210499"/>
        <w:bookmarkEnd w:id="28830"/>
        <w:bookmarkEnd w:id="28831"/>
        <w:bookmarkEnd w:id="28832"/>
      </w:tr>
      <w:tr w:rsidR="00564C22" w:rsidDel="00B33063" w14:paraId="117F6CDD" w14:textId="693D9C74" w:rsidTr="00564C22">
        <w:trPr>
          <w:del w:id="2883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50FCAB5" w14:textId="368665D2" w:rsidR="00564C22" w:rsidRPr="002062A5" w:rsidDel="00B33063" w:rsidRDefault="009B1AF1" w:rsidP="00564C22">
            <w:pPr>
              <w:pStyle w:val="Beschriftung"/>
              <w:rPr>
                <w:del w:id="28834" w:author="Andreas Kuehne" w:date="2019-05-31T12:22:00Z"/>
                <w:rStyle w:val="Datatype"/>
                <w:b w:val="0"/>
                <w:bCs w:val="0"/>
              </w:rPr>
            </w:pPr>
            <w:del w:id="28835" w:author="Andreas Kuehne" w:date="2019-05-31T12:22:00Z">
              <w:r w:rsidRPr="002062A5" w:rsidDel="00B33063">
                <w:rPr>
                  <w:rStyle w:val="Datatype"/>
                </w:rPr>
                <w:delText>Document</w:delText>
              </w:r>
              <w:bookmarkStart w:id="28836" w:name="_Toc10202224"/>
              <w:bookmarkStart w:id="28837" w:name="_Toc10206362"/>
              <w:bookmarkStart w:id="28838" w:name="_Toc10210500"/>
              <w:bookmarkEnd w:id="28836"/>
              <w:bookmarkEnd w:id="28837"/>
              <w:bookmarkEnd w:id="28838"/>
            </w:del>
          </w:p>
        </w:tc>
        <w:tc>
          <w:tcPr>
            <w:tcW w:w="4675" w:type="dxa"/>
          </w:tcPr>
          <w:p w14:paraId="59E06B40" w14:textId="71767A4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839" w:author="Andreas Kuehne" w:date="2019-05-31T12:22:00Z"/>
                <w:rStyle w:val="Datatype"/>
              </w:rPr>
            </w:pPr>
            <w:del w:id="28840" w:author="Andreas Kuehne" w:date="2019-05-31T12:22:00Z">
              <w:r w:rsidRPr="002062A5" w:rsidDel="00B33063">
                <w:rPr>
                  <w:rStyle w:val="Datatype"/>
                </w:rPr>
                <w:delText>doc</w:delText>
              </w:r>
              <w:bookmarkStart w:id="28841" w:name="_Toc10202225"/>
              <w:bookmarkStart w:id="28842" w:name="_Toc10206363"/>
              <w:bookmarkStart w:id="28843" w:name="_Toc10210501"/>
              <w:bookmarkEnd w:id="28841"/>
              <w:bookmarkEnd w:id="28842"/>
              <w:bookmarkEnd w:id="28843"/>
            </w:del>
          </w:p>
        </w:tc>
        <w:bookmarkStart w:id="28844" w:name="_Toc10202226"/>
        <w:bookmarkStart w:id="28845" w:name="_Toc10206364"/>
        <w:bookmarkStart w:id="28846" w:name="_Toc10210502"/>
        <w:bookmarkEnd w:id="28844"/>
        <w:bookmarkEnd w:id="28845"/>
        <w:bookmarkEnd w:id="28846"/>
      </w:tr>
      <w:tr w:rsidR="00564C22" w:rsidDel="00B33063" w14:paraId="2DA911EA" w14:textId="25E75889" w:rsidTr="00564C22">
        <w:trPr>
          <w:del w:id="2884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080225D" w14:textId="77A8A9BE" w:rsidR="00564C22" w:rsidRPr="002062A5" w:rsidDel="00B33063" w:rsidRDefault="009B1AF1" w:rsidP="00564C22">
            <w:pPr>
              <w:pStyle w:val="Beschriftung"/>
              <w:rPr>
                <w:del w:id="28848" w:author="Andreas Kuehne" w:date="2019-05-31T12:22:00Z"/>
                <w:rStyle w:val="Datatype"/>
                <w:b w:val="0"/>
                <w:bCs w:val="0"/>
              </w:rPr>
            </w:pPr>
            <w:del w:id="28849" w:author="Andreas Kuehne" w:date="2019-05-31T12:22:00Z">
              <w:r w:rsidRPr="002062A5" w:rsidDel="00B33063">
                <w:rPr>
                  <w:rStyle w:val="Datatype"/>
                </w:rPr>
                <w:delText>DocumentWithSignature</w:delText>
              </w:r>
              <w:bookmarkStart w:id="28850" w:name="_Toc10202227"/>
              <w:bookmarkStart w:id="28851" w:name="_Toc10206365"/>
              <w:bookmarkStart w:id="28852" w:name="_Toc10210503"/>
              <w:bookmarkEnd w:id="28850"/>
              <w:bookmarkEnd w:id="28851"/>
              <w:bookmarkEnd w:id="28852"/>
            </w:del>
          </w:p>
        </w:tc>
        <w:tc>
          <w:tcPr>
            <w:tcW w:w="4675" w:type="dxa"/>
          </w:tcPr>
          <w:p w14:paraId="2EB33FF3" w14:textId="307C26C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853" w:author="Andreas Kuehne" w:date="2019-05-31T12:22:00Z"/>
                <w:rStyle w:val="Datatype"/>
              </w:rPr>
            </w:pPr>
            <w:del w:id="28854" w:author="Andreas Kuehne" w:date="2019-05-31T12:22:00Z">
              <w:r w:rsidRPr="002062A5" w:rsidDel="00B33063">
                <w:rPr>
                  <w:rStyle w:val="Datatype"/>
                </w:rPr>
                <w:delText>docWithSignature</w:delText>
              </w:r>
              <w:bookmarkStart w:id="28855" w:name="_Toc10202228"/>
              <w:bookmarkStart w:id="28856" w:name="_Toc10206366"/>
              <w:bookmarkStart w:id="28857" w:name="_Toc10210504"/>
              <w:bookmarkEnd w:id="28855"/>
              <w:bookmarkEnd w:id="28856"/>
              <w:bookmarkEnd w:id="28857"/>
            </w:del>
          </w:p>
        </w:tc>
        <w:bookmarkStart w:id="28858" w:name="_Toc10202229"/>
        <w:bookmarkStart w:id="28859" w:name="_Toc10206367"/>
        <w:bookmarkStart w:id="28860" w:name="_Toc10210505"/>
        <w:bookmarkEnd w:id="28858"/>
        <w:bookmarkEnd w:id="28859"/>
        <w:bookmarkEnd w:id="28860"/>
      </w:tr>
      <w:tr w:rsidR="00564C22" w:rsidDel="00B33063" w14:paraId="6167C5CD" w14:textId="4479DD16" w:rsidTr="00564C22">
        <w:trPr>
          <w:del w:id="2886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A21002B" w14:textId="1FD0D829" w:rsidR="00564C22" w:rsidRPr="002062A5" w:rsidDel="00B33063" w:rsidRDefault="009B1AF1" w:rsidP="00564C22">
            <w:pPr>
              <w:pStyle w:val="Beschriftung"/>
              <w:rPr>
                <w:del w:id="28862" w:author="Andreas Kuehne" w:date="2019-05-31T12:22:00Z"/>
                <w:rStyle w:val="Datatype"/>
                <w:b w:val="0"/>
                <w:bCs w:val="0"/>
              </w:rPr>
            </w:pPr>
            <w:del w:id="28863" w:author="Andreas Kuehne" w:date="2019-05-31T12:22:00Z">
              <w:r w:rsidRPr="002062A5" w:rsidDel="00B33063">
                <w:rPr>
                  <w:rStyle w:val="Datatype"/>
                </w:rPr>
                <w:delText>Format</w:delText>
              </w:r>
              <w:bookmarkStart w:id="28864" w:name="_Toc10202230"/>
              <w:bookmarkStart w:id="28865" w:name="_Toc10206368"/>
              <w:bookmarkStart w:id="28866" w:name="_Toc10210506"/>
              <w:bookmarkEnd w:id="28864"/>
              <w:bookmarkEnd w:id="28865"/>
              <w:bookmarkEnd w:id="28866"/>
            </w:del>
          </w:p>
        </w:tc>
        <w:tc>
          <w:tcPr>
            <w:tcW w:w="4675" w:type="dxa"/>
          </w:tcPr>
          <w:p w14:paraId="6F105A5E" w14:textId="0F30214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867" w:author="Andreas Kuehne" w:date="2019-05-31T12:22:00Z"/>
                <w:rStyle w:val="Datatype"/>
              </w:rPr>
            </w:pPr>
            <w:del w:id="28868" w:author="Andreas Kuehne" w:date="2019-05-31T12:22:00Z">
              <w:r w:rsidRPr="002062A5" w:rsidDel="00B33063">
                <w:rPr>
                  <w:rStyle w:val="Datatype"/>
                </w:rPr>
                <w:delText>format</w:delText>
              </w:r>
              <w:bookmarkStart w:id="28869" w:name="_Toc10202231"/>
              <w:bookmarkStart w:id="28870" w:name="_Toc10206369"/>
              <w:bookmarkStart w:id="28871" w:name="_Toc10210507"/>
              <w:bookmarkEnd w:id="28869"/>
              <w:bookmarkEnd w:id="28870"/>
              <w:bookmarkEnd w:id="28871"/>
            </w:del>
          </w:p>
        </w:tc>
        <w:bookmarkStart w:id="28872" w:name="_Toc10202232"/>
        <w:bookmarkStart w:id="28873" w:name="_Toc10206370"/>
        <w:bookmarkStart w:id="28874" w:name="_Toc10210508"/>
        <w:bookmarkEnd w:id="28872"/>
        <w:bookmarkEnd w:id="28873"/>
        <w:bookmarkEnd w:id="28874"/>
      </w:tr>
      <w:tr w:rsidR="00564C22" w:rsidDel="00B33063" w14:paraId="2A0C385B" w14:textId="10E69FCA" w:rsidTr="00564C22">
        <w:trPr>
          <w:del w:id="2887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51C3AD6" w14:textId="7708F466" w:rsidR="00564C22" w:rsidRPr="002062A5" w:rsidDel="00B33063" w:rsidRDefault="009B1AF1" w:rsidP="00564C22">
            <w:pPr>
              <w:pStyle w:val="Beschriftung"/>
              <w:rPr>
                <w:del w:id="28876" w:author="Andreas Kuehne" w:date="2019-05-31T12:22:00Z"/>
                <w:rStyle w:val="Datatype"/>
                <w:b w:val="0"/>
                <w:bCs w:val="0"/>
              </w:rPr>
            </w:pPr>
            <w:del w:id="28877" w:author="Andreas Kuehne" w:date="2019-05-31T12:22:00Z">
              <w:r w:rsidRPr="002062A5" w:rsidDel="00B33063">
                <w:rPr>
                  <w:rStyle w:val="Datatype"/>
                </w:rPr>
                <w:delText>HasObjectTagsAndAttributesSet</w:delText>
              </w:r>
              <w:bookmarkStart w:id="28878" w:name="_Toc10202233"/>
              <w:bookmarkStart w:id="28879" w:name="_Toc10206371"/>
              <w:bookmarkStart w:id="28880" w:name="_Toc10210509"/>
              <w:bookmarkEnd w:id="28878"/>
              <w:bookmarkEnd w:id="28879"/>
              <w:bookmarkEnd w:id="28880"/>
            </w:del>
          </w:p>
        </w:tc>
        <w:tc>
          <w:tcPr>
            <w:tcW w:w="4675" w:type="dxa"/>
          </w:tcPr>
          <w:p w14:paraId="070A1D21" w14:textId="42AA0DF7"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881" w:author="Andreas Kuehne" w:date="2019-05-31T12:22:00Z"/>
                <w:rStyle w:val="Datatype"/>
              </w:rPr>
            </w:pPr>
            <w:del w:id="28882" w:author="Andreas Kuehne" w:date="2019-05-31T12:22:00Z">
              <w:r w:rsidRPr="002062A5" w:rsidDel="00B33063">
                <w:rPr>
                  <w:rStyle w:val="Datatype"/>
                </w:rPr>
                <w:delText>hasObjectTagsAndAttributesSet</w:delText>
              </w:r>
              <w:bookmarkStart w:id="28883" w:name="_Toc10202234"/>
              <w:bookmarkStart w:id="28884" w:name="_Toc10206372"/>
              <w:bookmarkStart w:id="28885" w:name="_Toc10210510"/>
              <w:bookmarkEnd w:id="28883"/>
              <w:bookmarkEnd w:id="28884"/>
              <w:bookmarkEnd w:id="28885"/>
            </w:del>
          </w:p>
        </w:tc>
        <w:bookmarkStart w:id="28886" w:name="_Toc10202235"/>
        <w:bookmarkStart w:id="28887" w:name="_Toc10206373"/>
        <w:bookmarkStart w:id="28888" w:name="_Toc10210511"/>
        <w:bookmarkEnd w:id="28886"/>
        <w:bookmarkEnd w:id="28887"/>
        <w:bookmarkEnd w:id="28888"/>
      </w:tr>
      <w:tr w:rsidR="00564C22" w:rsidDel="00B33063" w14:paraId="402576B1" w14:textId="0BC6B7AA" w:rsidTr="00564C22">
        <w:trPr>
          <w:del w:id="2888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1DACBD5" w14:textId="04CD7010" w:rsidR="00564C22" w:rsidRPr="002062A5" w:rsidDel="00B33063" w:rsidRDefault="009B1AF1" w:rsidP="00564C22">
            <w:pPr>
              <w:pStyle w:val="Beschriftung"/>
              <w:rPr>
                <w:del w:id="28890" w:author="Andreas Kuehne" w:date="2019-05-31T12:22:00Z"/>
                <w:rStyle w:val="Datatype"/>
                <w:b w:val="0"/>
                <w:bCs w:val="0"/>
              </w:rPr>
            </w:pPr>
            <w:del w:id="28891" w:author="Andreas Kuehne" w:date="2019-05-31T12:22:00Z">
              <w:r w:rsidRPr="002062A5" w:rsidDel="00B33063">
                <w:rPr>
                  <w:rStyle w:val="Datatype"/>
                </w:rPr>
                <w:delText>Id</w:delText>
              </w:r>
              <w:bookmarkStart w:id="28892" w:name="_Toc10202236"/>
              <w:bookmarkStart w:id="28893" w:name="_Toc10206374"/>
              <w:bookmarkStart w:id="28894" w:name="_Toc10210512"/>
              <w:bookmarkEnd w:id="28892"/>
              <w:bookmarkEnd w:id="28893"/>
              <w:bookmarkEnd w:id="28894"/>
            </w:del>
          </w:p>
        </w:tc>
        <w:tc>
          <w:tcPr>
            <w:tcW w:w="4675" w:type="dxa"/>
          </w:tcPr>
          <w:p w14:paraId="31CA7CE0" w14:textId="2DB17448"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895" w:author="Andreas Kuehne" w:date="2019-05-31T12:22:00Z"/>
                <w:rStyle w:val="Datatype"/>
              </w:rPr>
            </w:pPr>
            <w:del w:id="28896" w:author="Andreas Kuehne" w:date="2019-05-31T12:22:00Z">
              <w:r w:rsidRPr="002062A5" w:rsidDel="00B33063">
                <w:rPr>
                  <w:rStyle w:val="Datatype"/>
                </w:rPr>
                <w:delText>ID</w:delText>
              </w:r>
              <w:bookmarkStart w:id="28897" w:name="_Toc10202237"/>
              <w:bookmarkStart w:id="28898" w:name="_Toc10206375"/>
              <w:bookmarkStart w:id="28899" w:name="_Toc10210513"/>
              <w:bookmarkEnd w:id="28897"/>
              <w:bookmarkEnd w:id="28898"/>
              <w:bookmarkEnd w:id="28899"/>
            </w:del>
          </w:p>
        </w:tc>
        <w:bookmarkStart w:id="28900" w:name="_Toc10202238"/>
        <w:bookmarkStart w:id="28901" w:name="_Toc10206376"/>
        <w:bookmarkStart w:id="28902" w:name="_Toc10210514"/>
        <w:bookmarkEnd w:id="28900"/>
        <w:bookmarkEnd w:id="28901"/>
        <w:bookmarkEnd w:id="28902"/>
      </w:tr>
      <w:tr w:rsidR="00564C22" w:rsidDel="00B33063" w14:paraId="1B4A5668" w14:textId="467F667A" w:rsidTr="00564C22">
        <w:trPr>
          <w:del w:id="2890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8472B8E" w14:textId="20D9AAED" w:rsidR="00564C22" w:rsidRPr="002062A5" w:rsidDel="00B33063" w:rsidRDefault="009B1AF1" w:rsidP="00564C22">
            <w:pPr>
              <w:pStyle w:val="Beschriftung"/>
              <w:rPr>
                <w:del w:id="28904" w:author="Andreas Kuehne" w:date="2019-05-31T12:22:00Z"/>
                <w:rStyle w:val="Datatype"/>
                <w:b w:val="0"/>
                <w:bCs w:val="0"/>
              </w:rPr>
            </w:pPr>
            <w:del w:id="28905" w:author="Andreas Kuehne" w:date="2019-05-31T12:22:00Z">
              <w:r w:rsidRPr="002062A5" w:rsidDel="00B33063">
                <w:rPr>
                  <w:rStyle w:val="Datatype"/>
                </w:rPr>
                <w:delText>Identifier</w:delText>
              </w:r>
              <w:bookmarkStart w:id="28906" w:name="_Toc10202239"/>
              <w:bookmarkStart w:id="28907" w:name="_Toc10206377"/>
              <w:bookmarkStart w:id="28908" w:name="_Toc10210515"/>
              <w:bookmarkEnd w:id="28906"/>
              <w:bookmarkEnd w:id="28907"/>
              <w:bookmarkEnd w:id="28908"/>
            </w:del>
          </w:p>
        </w:tc>
        <w:tc>
          <w:tcPr>
            <w:tcW w:w="4675" w:type="dxa"/>
          </w:tcPr>
          <w:p w14:paraId="5D5EDCD2" w14:textId="7A7DC87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909" w:author="Andreas Kuehne" w:date="2019-05-31T12:22:00Z"/>
                <w:rStyle w:val="Datatype"/>
              </w:rPr>
            </w:pPr>
            <w:del w:id="28910" w:author="Andreas Kuehne" w:date="2019-05-31T12:22:00Z">
              <w:r w:rsidRPr="002062A5" w:rsidDel="00B33063">
                <w:rPr>
                  <w:rStyle w:val="Datatype"/>
                </w:rPr>
                <w:delText>id</w:delText>
              </w:r>
              <w:bookmarkStart w:id="28911" w:name="_Toc10202240"/>
              <w:bookmarkStart w:id="28912" w:name="_Toc10206378"/>
              <w:bookmarkStart w:id="28913" w:name="_Toc10210516"/>
              <w:bookmarkEnd w:id="28911"/>
              <w:bookmarkEnd w:id="28912"/>
              <w:bookmarkEnd w:id="28913"/>
            </w:del>
          </w:p>
        </w:tc>
        <w:bookmarkStart w:id="28914" w:name="_Toc10202241"/>
        <w:bookmarkStart w:id="28915" w:name="_Toc10206379"/>
        <w:bookmarkStart w:id="28916" w:name="_Toc10210517"/>
        <w:bookmarkEnd w:id="28914"/>
        <w:bookmarkEnd w:id="28915"/>
        <w:bookmarkEnd w:id="28916"/>
      </w:tr>
      <w:tr w:rsidR="00564C22" w:rsidDel="00B33063" w14:paraId="4CF2BBF1" w14:textId="07B09417" w:rsidTr="00564C22">
        <w:trPr>
          <w:del w:id="2891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DE19FC3" w14:textId="141D0517" w:rsidR="00564C22" w:rsidRPr="002062A5" w:rsidDel="00B33063" w:rsidRDefault="009B1AF1" w:rsidP="00564C22">
            <w:pPr>
              <w:pStyle w:val="Beschriftung"/>
              <w:rPr>
                <w:del w:id="28918" w:author="Andreas Kuehne" w:date="2019-05-31T12:22:00Z"/>
                <w:rStyle w:val="Datatype"/>
                <w:b w:val="0"/>
                <w:bCs w:val="0"/>
              </w:rPr>
            </w:pPr>
            <w:del w:id="28919" w:author="Andreas Kuehne" w:date="2019-05-31T12:22:00Z">
              <w:r w:rsidRPr="002062A5" w:rsidDel="00B33063">
                <w:rPr>
                  <w:rStyle w:val="Datatype"/>
                </w:rPr>
                <w:delText>IdRef</w:delText>
              </w:r>
              <w:bookmarkStart w:id="28920" w:name="_Toc10202242"/>
              <w:bookmarkStart w:id="28921" w:name="_Toc10206380"/>
              <w:bookmarkStart w:id="28922" w:name="_Toc10210518"/>
              <w:bookmarkEnd w:id="28920"/>
              <w:bookmarkEnd w:id="28921"/>
              <w:bookmarkEnd w:id="28922"/>
            </w:del>
          </w:p>
        </w:tc>
        <w:tc>
          <w:tcPr>
            <w:tcW w:w="4675" w:type="dxa"/>
          </w:tcPr>
          <w:p w14:paraId="23BAB65C" w14:textId="49F6448C"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923" w:author="Andreas Kuehne" w:date="2019-05-31T12:22:00Z"/>
                <w:rStyle w:val="Datatype"/>
              </w:rPr>
            </w:pPr>
            <w:del w:id="28924" w:author="Andreas Kuehne" w:date="2019-05-31T12:22:00Z">
              <w:r w:rsidRPr="002062A5" w:rsidDel="00B33063">
                <w:rPr>
                  <w:rStyle w:val="Datatype"/>
                </w:rPr>
                <w:delText>idRef</w:delText>
              </w:r>
              <w:bookmarkStart w:id="28925" w:name="_Toc10202243"/>
              <w:bookmarkStart w:id="28926" w:name="_Toc10206381"/>
              <w:bookmarkStart w:id="28927" w:name="_Toc10210519"/>
              <w:bookmarkEnd w:id="28925"/>
              <w:bookmarkEnd w:id="28926"/>
              <w:bookmarkEnd w:id="28927"/>
            </w:del>
          </w:p>
        </w:tc>
        <w:bookmarkStart w:id="28928" w:name="_Toc10202244"/>
        <w:bookmarkStart w:id="28929" w:name="_Toc10206382"/>
        <w:bookmarkStart w:id="28930" w:name="_Toc10210520"/>
        <w:bookmarkEnd w:id="28928"/>
        <w:bookmarkEnd w:id="28929"/>
        <w:bookmarkEnd w:id="28930"/>
      </w:tr>
      <w:tr w:rsidR="00564C22" w:rsidDel="00B33063" w14:paraId="01F61B84" w14:textId="798FB092" w:rsidTr="00564C22">
        <w:trPr>
          <w:del w:id="2893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720E232" w14:textId="2AB7E7CD" w:rsidR="00564C22" w:rsidRPr="002062A5" w:rsidDel="00B33063" w:rsidRDefault="009B1AF1" w:rsidP="00564C22">
            <w:pPr>
              <w:pStyle w:val="Beschriftung"/>
              <w:rPr>
                <w:del w:id="28932" w:author="Andreas Kuehne" w:date="2019-05-31T12:22:00Z"/>
                <w:rStyle w:val="Datatype"/>
                <w:b w:val="0"/>
                <w:bCs w:val="0"/>
              </w:rPr>
            </w:pPr>
            <w:del w:id="28933" w:author="Andreas Kuehne" w:date="2019-05-31T12:22:00Z">
              <w:r w:rsidRPr="002062A5" w:rsidDel="00B33063">
                <w:rPr>
                  <w:rStyle w:val="Datatype"/>
                </w:rPr>
                <w:delText>IncludeEContent</w:delText>
              </w:r>
              <w:bookmarkStart w:id="28934" w:name="_Toc10202245"/>
              <w:bookmarkStart w:id="28935" w:name="_Toc10206383"/>
              <w:bookmarkStart w:id="28936" w:name="_Toc10210521"/>
              <w:bookmarkEnd w:id="28934"/>
              <w:bookmarkEnd w:id="28935"/>
              <w:bookmarkEnd w:id="28936"/>
            </w:del>
          </w:p>
        </w:tc>
        <w:tc>
          <w:tcPr>
            <w:tcW w:w="4675" w:type="dxa"/>
          </w:tcPr>
          <w:p w14:paraId="6392633E" w14:textId="15D3CDE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937" w:author="Andreas Kuehne" w:date="2019-05-31T12:22:00Z"/>
                <w:rStyle w:val="Datatype"/>
              </w:rPr>
            </w:pPr>
            <w:del w:id="28938" w:author="Andreas Kuehne" w:date="2019-05-31T12:22:00Z">
              <w:r w:rsidRPr="002062A5" w:rsidDel="00B33063">
                <w:rPr>
                  <w:rStyle w:val="Datatype"/>
                </w:rPr>
                <w:delText>incContent</w:delText>
              </w:r>
              <w:bookmarkStart w:id="28939" w:name="_Toc10202246"/>
              <w:bookmarkStart w:id="28940" w:name="_Toc10206384"/>
              <w:bookmarkStart w:id="28941" w:name="_Toc10210522"/>
              <w:bookmarkEnd w:id="28939"/>
              <w:bookmarkEnd w:id="28940"/>
              <w:bookmarkEnd w:id="28941"/>
            </w:del>
          </w:p>
        </w:tc>
        <w:bookmarkStart w:id="28942" w:name="_Toc10202247"/>
        <w:bookmarkStart w:id="28943" w:name="_Toc10206385"/>
        <w:bookmarkStart w:id="28944" w:name="_Toc10210523"/>
        <w:bookmarkEnd w:id="28942"/>
        <w:bookmarkEnd w:id="28943"/>
        <w:bookmarkEnd w:id="28944"/>
      </w:tr>
      <w:tr w:rsidR="00564C22" w:rsidDel="00B33063" w14:paraId="159C23D4" w14:textId="4A96C13E" w:rsidTr="00564C22">
        <w:trPr>
          <w:del w:id="2894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98A5032" w14:textId="79AFB770" w:rsidR="00564C22" w:rsidRPr="002062A5" w:rsidDel="00B33063" w:rsidRDefault="009B1AF1" w:rsidP="00564C22">
            <w:pPr>
              <w:pStyle w:val="Beschriftung"/>
              <w:rPr>
                <w:del w:id="28946" w:author="Andreas Kuehne" w:date="2019-05-31T12:22:00Z"/>
                <w:rStyle w:val="Datatype"/>
                <w:b w:val="0"/>
                <w:bCs w:val="0"/>
              </w:rPr>
            </w:pPr>
            <w:del w:id="28947" w:author="Andreas Kuehne" w:date="2019-05-31T12:22:00Z">
              <w:r w:rsidRPr="002062A5" w:rsidDel="00B33063">
                <w:rPr>
                  <w:rStyle w:val="Datatype"/>
                </w:rPr>
                <w:delText>IncludeObject</w:delText>
              </w:r>
              <w:bookmarkStart w:id="28948" w:name="_Toc10202248"/>
              <w:bookmarkStart w:id="28949" w:name="_Toc10206386"/>
              <w:bookmarkStart w:id="28950" w:name="_Toc10210524"/>
              <w:bookmarkEnd w:id="28948"/>
              <w:bookmarkEnd w:id="28949"/>
              <w:bookmarkEnd w:id="28950"/>
            </w:del>
          </w:p>
        </w:tc>
        <w:tc>
          <w:tcPr>
            <w:tcW w:w="4675" w:type="dxa"/>
          </w:tcPr>
          <w:p w14:paraId="2A3385AE" w14:textId="2F1B6FA4"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951" w:author="Andreas Kuehne" w:date="2019-05-31T12:22:00Z"/>
                <w:rStyle w:val="Datatype"/>
              </w:rPr>
            </w:pPr>
            <w:del w:id="28952" w:author="Andreas Kuehne" w:date="2019-05-31T12:22:00Z">
              <w:r w:rsidRPr="002062A5" w:rsidDel="00B33063">
                <w:rPr>
                  <w:rStyle w:val="Datatype"/>
                </w:rPr>
                <w:delText>incObj</w:delText>
              </w:r>
              <w:bookmarkStart w:id="28953" w:name="_Toc10202249"/>
              <w:bookmarkStart w:id="28954" w:name="_Toc10206387"/>
              <w:bookmarkStart w:id="28955" w:name="_Toc10210525"/>
              <w:bookmarkEnd w:id="28953"/>
              <w:bookmarkEnd w:id="28954"/>
              <w:bookmarkEnd w:id="28955"/>
            </w:del>
          </w:p>
        </w:tc>
        <w:bookmarkStart w:id="28956" w:name="_Toc10202250"/>
        <w:bookmarkStart w:id="28957" w:name="_Toc10206388"/>
        <w:bookmarkStart w:id="28958" w:name="_Toc10210526"/>
        <w:bookmarkEnd w:id="28956"/>
        <w:bookmarkEnd w:id="28957"/>
        <w:bookmarkEnd w:id="28958"/>
      </w:tr>
      <w:tr w:rsidR="00564C22" w:rsidDel="00B33063" w14:paraId="1115F2E4" w14:textId="30598C09" w:rsidTr="00564C22">
        <w:trPr>
          <w:del w:id="2895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21737A9" w14:textId="161C2CB0" w:rsidR="00564C22" w:rsidRPr="002062A5" w:rsidDel="00B33063" w:rsidRDefault="009B1AF1" w:rsidP="00564C22">
            <w:pPr>
              <w:pStyle w:val="Beschriftung"/>
              <w:rPr>
                <w:del w:id="28960" w:author="Andreas Kuehne" w:date="2019-05-31T12:22:00Z"/>
                <w:rStyle w:val="Datatype"/>
                <w:b w:val="0"/>
                <w:bCs w:val="0"/>
              </w:rPr>
            </w:pPr>
            <w:del w:id="28961" w:author="Andreas Kuehne" w:date="2019-05-31T12:22:00Z">
              <w:r w:rsidRPr="002062A5" w:rsidDel="00B33063">
                <w:rPr>
                  <w:rStyle w:val="Datatype"/>
                </w:rPr>
                <w:delText>IndeterminateDetail</w:delText>
              </w:r>
              <w:bookmarkStart w:id="28962" w:name="_Toc10202251"/>
              <w:bookmarkStart w:id="28963" w:name="_Toc10206389"/>
              <w:bookmarkStart w:id="28964" w:name="_Toc10210527"/>
              <w:bookmarkEnd w:id="28962"/>
              <w:bookmarkEnd w:id="28963"/>
              <w:bookmarkEnd w:id="28964"/>
            </w:del>
          </w:p>
        </w:tc>
        <w:tc>
          <w:tcPr>
            <w:tcW w:w="4675" w:type="dxa"/>
          </w:tcPr>
          <w:p w14:paraId="6FBF1859" w14:textId="409BB41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965" w:author="Andreas Kuehne" w:date="2019-05-31T12:22:00Z"/>
                <w:rStyle w:val="Datatype"/>
              </w:rPr>
            </w:pPr>
            <w:del w:id="28966" w:author="Andreas Kuehne" w:date="2019-05-31T12:22:00Z">
              <w:r w:rsidRPr="002062A5" w:rsidDel="00B33063">
                <w:rPr>
                  <w:rStyle w:val="Datatype"/>
                </w:rPr>
                <w:delText>indeterminate</w:delText>
              </w:r>
              <w:bookmarkStart w:id="28967" w:name="_Toc10202252"/>
              <w:bookmarkStart w:id="28968" w:name="_Toc10206390"/>
              <w:bookmarkStart w:id="28969" w:name="_Toc10210528"/>
              <w:bookmarkEnd w:id="28967"/>
              <w:bookmarkEnd w:id="28968"/>
              <w:bookmarkEnd w:id="28969"/>
            </w:del>
          </w:p>
        </w:tc>
        <w:bookmarkStart w:id="28970" w:name="_Toc10202253"/>
        <w:bookmarkStart w:id="28971" w:name="_Toc10206391"/>
        <w:bookmarkStart w:id="28972" w:name="_Toc10210529"/>
        <w:bookmarkEnd w:id="28970"/>
        <w:bookmarkEnd w:id="28971"/>
        <w:bookmarkEnd w:id="28972"/>
      </w:tr>
      <w:tr w:rsidR="00564C22" w:rsidDel="00B33063" w14:paraId="696EC53C" w14:textId="672104D4" w:rsidTr="00564C22">
        <w:trPr>
          <w:del w:id="2897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213BF51" w14:textId="0FDB6957" w:rsidR="00564C22" w:rsidRPr="002062A5" w:rsidDel="00B33063" w:rsidRDefault="009B1AF1" w:rsidP="00564C22">
            <w:pPr>
              <w:pStyle w:val="Beschriftung"/>
              <w:rPr>
                <w:del w:id="28974" w:author="Andreas Kuehne" w:date="2019-05-31T12:22:00Z"/>
                <w:rStyle w:val="Datatype"/>
                <w:b w:val="0"/>
                <w:bCs w:val="0"/>
              </w:rPr>
            </w:pPr>
            <w:del w:id="28975" w:author="Andreas Kuehne" w:date="2019-05-31T12:22:00Z">
              <w:r w:rsidRPr="002062A5" w:rsidDel="00B33063">
                <w:rPr>
                  <w:rStyle w:val="Datatype"/>
                </w:rPr>
                <w:delText>InputDocuments</w:delText>
              </w:r>
              <w:bookmarkStart w:id="28976" w:name="_Toc10202254"/>
              <w:bookmarkStart w:id="28977" w:name="_Toc10206392"/>
              <w:bookmarkStart w:id="28978" w:name="_Toc10210530"/>
              <w:bookmarkEnd w:id="28976"/>
              <w:bookmarkEnd w:id="28977"/>
              <w:bookmarkEnd w:id="28978"/>
            </w:del>
          </w:p>
        </w:tc>
        <w:tc>
          <w:tcPr>
            <w:tcW w:w="4675" w:type="dxa"/>
          </w:tcPr>
          <w:p w14:paraId="1A9F3988" w14:textId="0E477A07"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979" w:author="Andreas Kuehne" w:date="2019-05-31T12:22:00Z"/>
                <w:rStyle w:val="Datatype"/>
              </w:rPr>
            </w:pPr>
            <w:del w:id="28980" w:author="Andreas Kuehne" w:date="2019-05-31T12:22:00Z">
              <w:r w:rsidRPr="002062A5" w:rsidDel="00B33063">
                <w:rPr>
                  <w:rStyle w:val="Datatype"/>
                </w:rPr>
                <w:delText>inDocs</w:delText>
              </w:r>
              <w:bookmarkStart w:id="28981" w:name="_Toc10202255"/>
              <w:bookmarkStart w:id="28982" w:name="_Toc10206393"/>
              <w:bookmarkStart w:id="28983" w:name="_Toc10210531"/>
              <w:bookmarkEnd w:id="28981"/>
              <w:bookmarkEnd w:id="28982"/>
              <w:bookmarkEnd w:id="28983"/>
            </w:del>
          </w:p>
        </w:tc>
        <w:bookmarkStart w:id="28984" w:name="_Toc10202256"/>
        <w:bookmarkStart w:id="28985" w:name="_Toc10206394"/>
        <w:bookmarkStart w:id="28986" w:name="_Toc10210532"/>
        <w:bookmarkEnd w:id="28984"/>
        <w:bookmarkEnd w:id="28985"/>
        <w:bookmarkEnd w:id="28986"/>
      </w:tr>
      <w:tr w:rsidR="00564C22" w:rsidDel="00B33063" w14:paraId="23DA5072" w14:textId="4C9699DD" w:rsidTr="00564C22">
        <w:trPr>
          <w:del w:id="2898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9917CCA" w14:textId="736B970A" w:rsidR="00564C22" w:rsidRPr="002062A5" w:rsidDel="00B33063" w:rsidRDefault="009B1AF1" w:rsidP="00564C22">
            <w:pPr>
              <w:pStyle w:val="Beschriftung"/>
              <w:rPr>
                <w:del w:id="28988" w:author="Andreas Kuehne" w:date="2019-05-31T12:22:00Z"/>
                <w:rStyle w:val="Datatype"/>
                <w:b w:val="0"/>
                <w:bCs w:val="0"/>
              </w:rPr>
            </w:pPr>
            <w:del w:id="28989" w:author="Andreas Kuehne" w:date="2019-05-31T12:22:00Z">
              <w:r w:rsidRPr="002062A5" w:rsidDel="00B33063">
                <w:rPr>
                  <w:rStyle w:val="Datatype"/>
                </w:rPr>
                <w:delText>IntendedAudience</w:delText>
              </w:r>
              <w:bookmarkStart w:id="28990" w:name="_Toc10202257"/>
              <w:bookmarkStart w:id="28991" w:name="_Toc10206395"/>
              <w:bookmarkStart w:id="28992" w:name="_Toc10210533"/>
              <w:bookmarkEnd w:id="28990"/>
              <w:bookmarkEnd w:id="28991"/>
              <w:bookmarkEnd w:id="28992"/>
            </w:del>
          </w:p>
        </w:tc>
        <w:tc>
          <w:tcPr>
            <w:tcW w:w="4675" w:type="dxa"/>
          </w:tcPr>
          <w:p w14:paraId="3D6D4419" w14:textId="4D22D6C8"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993" w:author="Andreas Kuehne" w:date="2019-05-31T12:22:00Z"/>
                <w:rStyle w:val="Datatype"/>
              </w:rPr>
            </w:pPr>
            <w:del w:id="28994" w:author="Andreas Kuehne" w:date="2019-05-31T12:22:00Z">
              <w:r w:rsidRPr="002062A5" w:rsidDel="00B33063">
                <w:rPr>
                  <w:rStyle w:val="Datatype"/>
                </w:rPr>
                <w:delText>aud</w:delText>
              </w:r>
              <w:bookmarkStart w:id="28995" w:name="_Toc10202258"/>
              <w:bookmarkStart w:id="28996" w:name="_Toc10206396"/>
              <w:bookmarkStart w:id="28997" w:name="_Toc10210534"/>
              <w:bookmarkEnd w:id="28995"/>
              <w:bookmarkEnd w:id="28996"/>
              <w:bookmarkEnd w:id="28997"/>
            </w:del>
          </w:p>
        </w:tc>
        <w:bookmarkStart w:id="28998" w:name="_Toc10202259"/>
        <w:bookmarkStart w:id="28999" w:name="_Toc10206397"/>
        <w:bookmarkStart w:id="29000" w:name="_Toc10210535"/>
        <w:bookmarkEnd w:id="28998"/>
        <w:bookmarkEnd w:id="28999"/>
        <w:bookmarkEnd w:id="29000"/>
      </w:tr>
      <w:tr w:rsidR="00564C22" w:rsidDel="00B33063" w14:paraId="270FD5BE" w14:textId="1C3E6158" w:rsidTr="00564C22">
        <w:trPr>
          <w:del w:id="2900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94CE555" w14:textId="44944422" w:rsidR="00564C22" w:rsidRPr="002062A5" w:rsidDel="00B33063" w:rsidRDefault="009B1AF1" w:rsidP="00564C22">
            <w:pPr>
              <w:pStyle w:val="Beschriftung"/>
              <w:rPr>
                <w:del w:id="29002" w:author="Andreas Kuehne" w:date="2019-05-31T12:22:00Z"/>
                <w:rStyle w:val="Datatype"/>
                <w:b w:val="0"/>
                <w:bCs w:val="0"/>
              </w:rPr>
            </w:pPr>
            <w:del w:id="29003" w:author="Andreas Kuehne" w:date="2019-05-31T12:22:00Z">
              <w:r w:rsidRPr="002062A5" w:rsidDel="00B33063">
                <w:rPr>
                  <w:rStyle w:val="Datatype"/>
                </w:rPr>
                <w:delText>InvalidDetail</w:delText>
              </w:r>
              <w:bookmarkStart w:id="29004" w:name="_Toc10202260"/>
              <w:bookmarkStart w:id="29005" w:name="_Toc10206398"/>
              <w:bookmarkStart w:id="29006" w:name="_Toc10210536"/>
              <w:bookmarkEnd w:id="29004"/>
              <w:bookmarkEnd w:id="29005"/>
              <w:bookmarkEnd w:id="29006"/>
            </w:del>
          </w:p>
        </w:tc>
        <w:tc>
          <w:tcPr>
            <w:tcW w:w="4675" w:type="dxa"/>
          </w:tcPr>
          <w:p w14:paraId="66069F08" w14:textId="27E87788"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007" w:author="Andreas Kuehne" w:date="2019-05-31T12:22:00Z"/>
                <w:rStyle w:val="Datatype"/>
              </w:rPr>
            </w:pPr>
            <w:del w:id="29008" w:author="Andreas Kuehne" w:date="2019-05-31T12:22:00Z">
              <w:r w:rsidRPr="002062A5" w:rsidDel="00B33063">
                <w:rPr>
                  <w:rStyle w:val="Datatype"/>
                </w:rPr>
                <w:delText>invalid</w:delText>
              </w:r>
              <w:bookmarkStart w:id="29009" w:name="_Toc10202261"/>
              <w:bookmarkStart w:id="29010" w:name="_Toc10206399"/>
              <w:bookmarkStart w:id="29011" w:name="_Toc10210537"/>
              <w:bookmarkEnd w:id="29009"/>
              <w:bookmarkEnd w:id="29010"/>
              <w:bookmarkEnd w:id="29011"/>
            </w:del>
          </w:p>
        </w:tc>
        <w:bookmarkStart w:id="29012" w:name="_Toc10202262"/>
        <w:bookmarkStart w:id="29013" w:name="_Toc10206400"/>
        <w:bookmarkStart w:id="29014" w:name="_Toc10210538"/>
        <w:bookmarkEnd w:id="29012"/>
        <w:bookmarkEnd w:id="29013"/>
        <w:bookmarkEnd w:id="29014"/>
      </w:tr>
      <w:tr w:rsidR="00564C22" w:rsidDel="00B33063" w14:paraId="2A0F928E" w14:textId="5864C66F" w:rsidTr="00564C22">
        <w:trPr>
          <w:del w:id="2901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58799B7" w14:textId="656F7FD7" w:rsidR="00564C22" w:rsidRPr="002062A5" w:rsidDel="00B33063" w:rsidRDefault="009B1AF1" w:rsidP="00564C22">
            <w:pPr>
              <w:pStyle w:val="Beschriftung"/>
              <w:rPr>
                <w:del w:id="29016" w:author="Andreas Kuehne" w:date="2019-05-31T12:22:00Z"/>
                <w:rStyle w:val="Datatype"/>
                <w:b w:val="0"/>
                <w:bCs w:val="0"/>
              </w:rPr>
            </w:pPr>
            <w:del w:id="29017" w:author="Andreas Kuehne" w:date="2019-05-31T12:22:00Z">
              <w:r w:rsidRPr="002062A5" w:rsidDel="00B33063">
                <w:rPr>
                  <w:rStyle w:val="Datatype"/>
                </w:rPr>
                <w:delText>KeyName</w:delText>
              </w:r>
              <w:bookmarkStart w:id="29018" w:name="_Toc10202263"/>
              <w:bookmarkStart w:id="29019" w:name="_Toc10206401"/>
              <w:bookmarkStart w:id="29020" w:name="_Toc10210539"/>
              <w:bookmarkEnd w:id="29018"/>
              <w:bookmarkEnd w:id="29019"/>
              <w:bookmarkEnd w:id="29020"/>
            </w:del>
          </w:p>
        </w:tc>
        <w:tc>
          <w:tcPr>
            <w:tcW w:w="4675" w:type="dxa"/>
          </w:tcPr>
          <w:p w14:paraId="5E20C417" w14:textId="66FB792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021" w:author="Andreas Kuehne" w:date="2019-05-31T12:22:00Z"/>
                <w:rStyle w:val="Datatype"/>
              </w:rPr>
            </w:pPr>
            <w:del w:id="29022" w:author="Andreas Kuehne" w:date="2019-05-31T12:22:00Z">
              <w:r w:rsidRPr="002062A5" w:rsidDel="00B33063">
                <w:rPr>
                  <w:rStyle w:val="Datatype"/>
                </w:rPr>
                <w:delText>name</w:delText>
              </w:r>
              <w:bookmarkStart w:id="29023" w:name="_Toc10202264"/>
              <w:bookmarkStart w:id="29024" w:name="_Toc10206402"/>
              <w:bookmarkStart w:id="29025" w:name="_Toc10210540"/>
              <w:bookmarkEnd w:id="29023"/>
              <w:bookmarkEnd w:id="29024"/>
              <w:bookmarkEnd w:id="29025"/>
            </w:del>
          </w:p>
        </w:tc>
        <w:bookmarkStart w:id="29026" w:name="_Toc10202265"/>
        <w:bookmarkStart w:id="29027" w:name="_Toc10206403"/>
        <w:bookmarkStart w:id="29028" w:name="_Toc10210541"/>
        <w:bookmarkEnd w:id="29026"/>
        <w:bookmarkEnd w:id="29027"/>
        <w:bookmarkEnd w:id="29028"/>
      </w:tr>
      <w:tr w:rsidR="00564C22" w:rsidDel="00B33063" w14:paraId="6DE08E41" w14:textId="38124E6C" w:rsidTr="00564C22">
        <w:trPr>
          <w:del w:id="2902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2761027" w14:textId="5BAFA83D" w:rsidR="00564C22" w:rsidRPr="002062A5" w:rsidDel="00B33063" w:rsidRDefault="009B1AF1" w:rsidP="00564C22">
            <w:pPr>
              <w:pStyle w:val="Beschriftung"/>
              <w:rPr>
                <w:del w:id="29030" w:author="Andreas Kuehne" w:date="2019-05-31T12:22:00Z"/>
                <w:rStyle w:val="Datatype"/>
                <w:b w:val="0"/>
                <w:bCs w:val="0"/>
              </w:rPr>
            </w:pPr>
            <w:del w:id="29031" w:author="Andreas Kuehne" w:date="2019-05-31T12:22:00Z">
              <w:r w:rsidRPr="002062A5" w:rsidDel="00B33063">
                <w:rPr>
                  <w:rStyle w:val="Datatype"/>
                </w:rPr>
                <w:delText>KeySelector</w:delText>
              </w:r>
              <w:bookmarkStart w:id="29032" w:name="_Toc10202266"/>
              <w:bookmarkStart w:id="29033" w:name="_Toc10206404"/>
              <w:bookmarkStart w:id="29034" w:name="_Toc10210542"/>
              <w:bookmarkEnd w:id="29032"/>
              <w:bookmarkEnd w:id="29033"/>
              <w:bookmarkEnd w:id="29034"/>
            </w:del>
          </w:p>
        </w:tc>
        <w:tc>
          <w:tcPr>
            <w:tcW w:w="4675" w:type="dxa"/>
          </w:tcPr>
          <w:p w14:paraId="76567557" w14:textId="3DD88FD2"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035" w:author="Andreas Kuehne" w:date="2019-05-31T12:22:00Z"/>
                <w:rStyle w:val="Datatype"/>
              </w:rPr>
            </w:pPr>
            <w:del w:id="29036" w:author="Andreas Kuehne" w:date="2019-05-31T12:22:00Z">
              <w:r w:rsidRPr="002062A5" w:rsidDel="00B33063">
                <w:rPr>
                  <w:rStyle w:val="Datatype"/>
                </w:rPr>
                <w:delText>keySel</w:delText>
              </w:r>
              <w:bookmarkStart w:id="29037" w:name="_Toc10202267"/>
              <w:bookmarkStart w:id="29038" w:name="_Toc10206405"/>
              <w:bookmarkStart w:id="29039" w:name="_Toc10210543"/>
              <w:bookmarkEnd w:id="29037"/>
              <w:bookmarkEnd w:id="29038"/>
              <w:bookmarkEnd w:id="29039"/>
            </w:del>
          </w:p>
        </w:tc>
        <w:bookmarkStart w:id="29040" w:name="_Toc10202268"/>
        <w:bookmarkStart w:id="29041" w:name="_Toc10206406"/>
        <w:bookmarkStart w:id="29042" w:name="_Toc10210544"/>
        <w:bookmarkEnd w:id="29040"/>
        <w:bookmarkEnd w:id="29041"/>
        <w:bookmarkEnd w:id="29042"/>
      </w:tr>
      <w:tr w:rsidR="00564C22" w:rsidDel="00B33063" w14:paraId="0A9E5CBC" w14:textId="200098F5" w:rsidTr="00564C22">
        <w:trPr>
          <w:del w:id="2904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ABE32FF" w14:textId="7BF07B39" w:rsidR="00564C22" w:rsidRPr="002062A5" w:rsidDel="00B33063" w:rsidRDefault="009B1AF1" w:rsidP="00564C22">
            <w:pPr>
              <w:pStyle w:val="Beschriftung"/>
              <w:rPr>
                <w:del w:id="29044" w:author="Andreas Kuehne" w:date="2019-05-31T12:22:00Z"/>
                <w:rStyle w:val="Datatype"/>
                <w:b w:val="0"/>
                <w:bCs w:val="0"/>
              </w:rPr>
            </w:pPr>
            <w:del w:id="29045" w:author="Andreas Kuehne" w:date="2019-05-31T12:22:00Z">
              <w:r w:rsidRPr="002062A5" w:rsidDel="00B33063">
                <w:rPr>
                  <w:rStyle w:val="Datatype"/>
                </w:rPr>
                <w:delText>LowerBoundary</w:delText>
              </w:r>
              <w:bookmarkStart w:id="29046" w:name="_Toc10202269"/>
              <w:bookmarkStart w:id="29047" w:name="_Toc10206407"/>
              <w:bookmarkStart w:id="29048" w:name="_Toc10210545"/>
              <w:bookmarkEnd w:id="29046"/>
              <w:bookmarkEnd w:id="29047"/>
              <w:bookmarkEnd w:id="29048"/>
            </w:del>
          </w:p>
        </w:tc>
        <w:tc>
          <w:tcPr>
            <w:tcW w:w="4675" w:type="dxa"/>
          </w:tcPr>
          <w:p w14:paraId="4DB74351" w14:textId="4397576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049" w:author="Andreas Kuehne" w:date="2019-05-31T12:22:00Z"/>
                <w:rStyle w:val="Datatype"/>
              </w:rPr>
            </w:pPr>
            <w:del w:id="29050" w:author="Andreas Kuehne" w:date="2019-05-31T12:22:00Z">
              <w:r w:rsidRPr="002062A5" w:rsidDel="00B33063">
                <w:rPr>
                  <w:rStyle w:val="Datatype"/>
                </w:rPr>
                <w:delText>lowerBound</w:delText>
              </w:r>
              <w:bookmarkStart w:id="29051" w:name="_Toc10202270"/>
              <w:bookmarkStart w:id="29052" w:name="_Toc10206408"/>
              <w:bookmarkStart w:id="29053" w:name="_Toc10210546"/>
              <w:bookmarkEnd w:id="29051"/>
              <w:bookmarkEnd w:id="29052"/>
              <w:bookmarkEnd w:id="29053"/>
            </w:del>
          </w:p>
        </w:tc>
        <w:bookmarkStart w:id="29054" w:name="_Toc10202271"/>
        <w:bookmarkStart w:id="29055" w:name="_Toc10206409"/>
        <w:bookmarkStart w:id="29056" w:name="_Toc10210547"/>
        <w:bookmarkEnd w:id="29054"/>
        <w:bookmarkEnd w:id="29055"/>
        <w:bookmarkEnd w:id="29056"/>
      </w:tr>
      <w:tr w:rsidR="00564C22" w:rsidDel="00B33063" w14:paraId="55D567FD" w14:textId="53371548" w:rsidTr="00564C22">
        <w:trPr>
          <w:del w:id="2905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85857C2" w14:textId="4BDCCA94" w:rsidR="00564C22" w:rsidRPr="002062A5" w:rsidDel="00B33063" w:rsidRDefault="009B1AF1" w:rsidP="00564C22">
            <w:pPr>
              <w:pStyle w:val="Beschriftung"/>
              <w:rPr>
                <w:del w:id="29058" w:author="Andreas Kuehne" w:date="2019-05-31T12:22:00Z"/>
                <w:rStyle w:val="Datatype"/>
                <w:b w:val="0"/>
                <w:bCs w:val="0"/>
              </w:rPr>
            </w:pPr>
            <w:del w:id="29059" w:author="Andreas Kuehne" w:date="2019-05-31T12:22:00Z">
              <w:r w:rsidRPr="002062A5" w:rsidDel="00B33063">
                <w:rPr>
                  <w:rStyle w:val="Datatype"/>
                </w:rPr>
                <w:delText>ManifestResult</w:delText>
              </w:r>
              <w:bookmarkStart w:id="29060" w:name="_Toc10202272"/>
              <w:bookmarkStart w:id="29061" w:name="_Toc10206410"/>
              <w:bookmarkStart w:id="29062" w:name="_Toc10210548"/>
              <w:bookmarkEnd w:id="29060"/>
              <w:bookmarkEnd w:id="29061"/>
              <w:bookmarkEnd w:id="29062"/>
            </w:del>
          </w:p>
        </w:tc>
        <w:tc>
          <w:tcPr>
            <w:tcW w:w="4675" w:type="dxa"/>
          </w:tcPr>
          <w:p w14:paraId="702BA7E8" w14:textId="70B7B8B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063" w:author="Andreas Kuehne" w:date="2019-05-31T12:22:00Z"/>
                <w:rStyle w:val="Datatype"/>
              </w:rPr>
            </w:pPr>
            <w:del w:id="29064" w:author="Andreas Kuehne" w:date="2019-05-31T12:22:00Z">
              <w:r w:rsidRPr="002062A5" w:rsidDel="00B33063">
                <w:rPr>
                  <w:rStyle w:val="Datatype"/>
                </w:rPr>
                <w:delText>result</w:delText>
              </w:r>
              <w:bookmarkStart w:id="29065" w:name="_Toc10202273"/>
              <w:bookmarkStart w:id="29066" w:name="_Toc10206411"/>
              <w:bookmarkStart w:id="29067" w:name="_Toc10210549"/>
              <w:bookmarkEnd w:id="29065"/>
              <w:bookmarkEnd w:id="29066"/>
              <w:bookmarkEnd w:id="29067"/>
            </w:del>
          </w:p>
        </w:tc>
        <w:bookmarkStart w:id="29068" w:name="_Toc10202274"/>
        <w:bookmarkStart w:id="29069" w:name="_Toc10206412"/>
        <w:bookmarkStart w:id="29070" w:name="_Toc10210550"/>
        <w:bookmarkEnd w:id="29068"/>
        <w:bookmarkEnd w:id="29069"/>
        <w:bookmarkEnd w:id="29070"/>
      </w:tr>
      <w:tr w:rsidR="00564C22" w:rsidDel="00B33063" w14:paraId="1A1C5ECA" w14:textId="4126FA4A" w:rsidTr="00564C22">
        <w:trPr>
          <w:del w:id="2907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70346B9" w14:textId="23791CC1" w:rsidR="00564C22" w:rsidRPr="002062A5" w:rsidDel="00B33063" w:rsidRDefault="009B1AF1" w:rsidP="00564C22">
            <w:pPr>
              <w:pStyle w:val="Beschriftung"/>
              <w:rPr>
                <w:del w:id="29072" w:author="Andreas Kuehne" w:date="2019-05-31T12:22:00Z"/>
                <w:rStyle w:val="Datatype"/>
                <w:b w:val="0"/>
                <w:bCs w:val="0"/>
              </w:rPr>
            </w:pPr>
            <w:del w:id="29073" w:author="Andreas Kuehne" w:date="2019-05-31T12:22:00Z">
              <w:r w:rsidRPr="002062A5" w:rsidDel="00B33063">
                <w:rPr>
                  <w:rStyle w:val="Datatype"/>
                </w:rPr>
                <w:delText>Message</w:delText>
              </w:r>
              <w:bookmarkStart w:id="29074" w:name="_Toc10202275"/>
              <w:bookmarkStart w:id="29075" w:name="_Toc10206413"/>
              <w:bookmarkStart w:id="29076" w:name="_Toc10210551"/>
              <w:bookmarkEnd w:id="29074"/>
              <w:bookmarkEnd w:id="29075"/>
              <w:bookmarkEnd w:id="29076"/>
            </w:del>
          </w:p>
        </w:tc>
        <w:tc>
          <w:tcPr>
            <w:tcW w:w="4675" w:type="dxa"/>
          </w:tcPr>
          <w:p w14:paraId="53BD2409" w14:textId="5317550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077" w:author="Andreas Kuehne" w:date="2019-05-31T12:22:00Z"/>
                <w:rStyle w:val="Datatype"/>
              </w:rPr>
            </w:pPr>
            <w:del w:id="29078" w:author="Andreas Kuehne" w:date="2019-05-31T12:22:00Z">
              <w:r w:rsidRPr="002062A5" w:rsidDel="00B33063">
                <w:rPr>
                  <w:rStyle w:val="Datatype"/>
                </w:rPr>
                <w:delText>msg</w:delText>
              </w:r>
              <w:bookmarkStart w:id="29079" w:name="_Toc10202276"/>
              <w:bookmarkStart w:id="29080" w:name="_Toc10206414"/>
              <w:bookmarkStart w:id="29081" w:name="_Toc10210552"/>
              <w:bookmarkEnd w:id="29079"/>
              <w:bookmarkEnd w:id="29080"/>
              <w:bookmarkEnd w:id="29081"/>
            </w:del>
          </w:p>
        </w:tc>
        <w:bookmarkStart w:id="29082" w:name="_Toc10202277"/>
        <w:bookmarkStart w:id="29083" w:name="_Toc10206415"/>
        <w:bookmarkStart w:id="29084" w:name="_Toc10210553"/>
        <w:bookmarkEnd w:id="29082"/>
        <w:bookmarkEnd w:id="29083"/>
        <w:bookmarkEnd w:id="29084"/>
      </w:tr>
      <w:tr w:rsidR="00564C22" w:rsidDel="00B33063" w14:paraId="6E8F7F38" w14:textId="368C0383" w:rsidTr="00564C22">
        <w:trPr>
          <w:del w:id="2908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D6D25FA" w14:textId="736DB2F9" w:rsidR="00564C22" w:rsidRPr="002062A5" w:rsidDel="00B33063" w:rsidRDefault="009B1AF1" w:rsidP="00564C22">
            <w:pPr>
              <w:pStyle w:val="Beschriftung"/>
              <w:rPr>
                <w:del w:id="29086" w:author="Andreas Kuehne" w:date="2019-05-31T12:22:00Z"/>
                <w:rStyle w:val="Datatype"/>
                <w:b w:val="0"/>
                <w:bCs w:val="0"/>
              </w:rPr>
            </w:pPr>
            <w:del w:id="29087" w:author="Andreas Kuehne" w:date="2019-05-31T12:22:00Z">
              <w:r w:rsidRPr="002062A5" w:rsidDel="00B33063">
                <w:rPr>
                  <w:rStyle w:val="Datatype"/>
                </w:rPr>
                <w:delText>MimeType</w:delText>
              </w:r>
              <w:bookmarkStart w:id="29088" w:name="_Toc10202278"/>
              <w:bookmarkStart w:id="29089" w:name="_Toc10206416"/>
              <w:bookmarkStart w:id="29090" w:name="_Toc10210554"/>
              <w:bookmarkEnd w:id="29088"/>
              <w:bookmarkEnd w:id="29089"/>
              <w:bookmarkEnd w:id="29090"/>
            </w:del>
          </w:p>
        </w:tc>
        <w:tc>
          <w:tcPr>
            <w:tcW w:w="4675" w:type="dxa"/>
          </w:tcPr>
          <w:p w14:paraId="6F56C34E" w14:textId="5E1A6B1C"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091" w:author="Andreas Kuehne" w:date="2019-05-31T12:22:00Z"/>
                <w:rStyle w:val="Datatype"/>
              </w:rPr>
            </w:pPr>
            <w:del w:id="29092" w:author="Andreas Kuehne" w:date="2019-05-31T12:22:00Z">
              <w:r w:rsidRPr="002062A5" w:rsidDel="00B33063">
                <w:rPr>
                  <w:rStyle w:val="Datatype"/>
                </w:rPr>
                <w:delText>mimeType</w:delText>
              </w:r>
              <w:bookmarkStart w:id="29093" w:name="_Toc10202279"/>
              <w:bookmarkStart w:id="29094" w:name="_Toc10206417"/>
              <w:bookmarkStart w:id="29095" w:name="_Toc10210555"/>
              <w:bookmarkEnd w:id="29093"/>
              <w:bookmarkEnd w:id="29094"/>
              <w:bookmarkEnd w:id="29095"/>
            </w:del>
          </w:p>
        </w:tc>
        <w:bookmarkStart w:id="29096" w:name="_Toc10202280"/>
        <w:bookmarkStart w:id="29097" w:name="_Toc10206418"/>
        <w:bookmarkStart w:id="29098" w:name="_Toc10210556"/>
        <w:bookmarkEnd w:id="29096"/>
        <w:bookmarkEnd w:id="29097"/>
        <w:bookmarkEnd w:id="29098"/>
      </w:tr>
      <w:tr w:rsidR="00564C22" w:rsidDel="00B33063" w14:paraId="6188CAA8" w14:textId="17243131" w:rsidTr="00564C22">
        <w:trPr>
          <w:del w:id="2909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210792A" w14:textId="385F8B7A" w:rsidR="00564C22" w:rsidRPr="002062A5" w:rsidDel="00B33063" w:rsidRDefault="009B1AF1" w:rsidP="00564C22">
            <w:pPr>
              <w:pStyle w:val="Beschriftung"/>
              <w:rPr>
                <w:del w:id="29100" w:author="Andreas Kuehne" w:date="2019-05-31T12:22:00Z"/>
                <w:rStyle w:val="Datatype"/>
                <w:b w:val="0"/>
                <w:bCs w:val="0"/>
              </w:rPr>
            </w:pPr>
            <w:del w:id="29101" w:author="Andreas Kuehne" w:date="2019-05-31T12:22:00Z">
              <w:r w:rsidRPr="002062A5" w:rsidDel="00B33063">
                <w:rPr>
                  <w:rStyle w:val="Datatype"/>
                </w:rPr>
                <w:delText>Name</w:delText>
              </w:r>
              <w:bookmarkStart w:id="29102" w:name="_Toc10202281"/>
              <w:bookmarkStart w:id="29103" w:name="_Toc10206419"/>
              <w:bookmarkStart w:id="29104" w:name="_Toc10210557"/>
              <w:bookmarkEnd w:id="29102"/>
              <w:bookmarkEnd w:id="29103"/>
              <w:bookmarkEnd w:id="29104"/>
            </w:del>
          </w:p>
        </w:tc>
        <w:tc>
          <w:tcPr>
            <w:tcW w:w="4675" w:type="dxa"/>
          </w:tcPr>
          <w:p w14:paraId="1D04F070" w14:textId="15707AD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105" w:author="Andreas Kuehne" w:date="2019-05-31T12:22:00Z"/>
                <w:rStyle w:val="Datatype"/>
              </w:rPr>
            </w:pPr>
            <w:del w:id="29106" w:author="Andreas Kuehne" w:date="2019-05-31T12:22:00Z">
              <w:r w:rsidRPr="002062A5" w:rsidDel="00B33063">
                <w:rPr>
                  <w:rStyle w:val="Datatype"/>
                </w:rPr>
                <w:delText>name</w:delText>
              </w:r>
              <w:bookmarkStart w:id="29107" w:name="_Toc10202282"/>
              <w:bookmarkStart w:id="29108" w:name="_Toc10206420"/>
              <w:bookmarkStart w:id="29109" w:name="_Toc10210558"/>
              <w:bookmarkEnd w:id="29107"/>
              <w:bookmarkEnd w:id="29108"/>
              <w:bookmarkEnd w:id="29109"/>
            </w:del>
          </w:p>
        </w:tc>
        <w:bookmarkStart w:id="29110" w:name="_Toc10202283"/>
        <w:bookmarkStart w:id="29111" w:name="_Toc10206421"/>
        <w:bookmarkStart w:id="29112" w:name="_Toc10210559"/>
        <w:bookmarkEnd w:id="29110"/>
        <w:bookmarkEnd w:id="29111"/>
        <w:bookmarkEnd w:id="29112"/>
      </w:tr>
      <w:tr w:rsidR="00564C22" w:rsidDel="00B33063" w14:paraId="214AEAF3" w14:textId="4D793926" w:rsidTr="00564C22">
        <w:trPr>
          <w:del w:id="2911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7D3844B" w14:textId="5E764381" w:rsidR="00564C22" w:rsidRPr="002062A5" w:rsidDel="00B33063" w:rsidRDefault="009B1AF1" w:rsidP="00564C22">
            <w:pPr>
              <w:pStyle w:val="Beschriftung"/>
              <w:rPr>
                <w:del w:id="29114" w:author="Andreas Kuehne" w:date="2019-05-31T12:22:00Z"/>
                <w:rStyle w:val="Datatype"/>
                <w:b w:val="0"/>
                <w:bCs w:val="0"/>
              </w:rPr>
            </w:pPr>
            <w:del w:id="29115" w:author="Andreas Kuehne" w:date="2019-05-31T12:22:00Z">
              <w:r w:rsidRPr="002062A5" w:rsidDel="00B33063">
                <w:rPr>
                  <w:rStyle w:val="Datatype"/>
                </w:rPr>
                <w:delText>NamespacePrefix</w:delText>
              </w:r>
              <w:bookmarkStart w:id="29116" w:name="_Toc10202284"/>
              <w:bookmarkStart w:id="29117" w:name="_Toc10206422"/>
              <w:bookmarkStart w:id="29118" w:name="_Toc10210560"/>
              <w:bookmarkEnd w:id="29116"/>
              <w:bookmarkEnd w:id="29117"/>
              <w:bookmarkEnd w:id="29118"/>
            </w:del>
          </w:p>
        </w:tc>
        <w:tc>
          <w:tcPr>
            <w:tcW w:w="4675" w:type="dxa"/>
          </w:tcPr>
          <w:p w14:paraId="68871559" w14:textId="381D0C9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119" w:author="Andreas Kuehne" w:date="2019-05-31T12:22:00Z"/>
                <w:rStyle w:val="Datatype"/>
              </w:rPr>
            </w:pPr>
            <w:del w:id="29120" w:author="Andreas Kuehne" w:date="2019-05-31T12:22:00Z">
              <w:r w:rsidRPr="002062A5" w:rsidDel="00B33063">
                <w:rPr>
                  <w:rStyle w:val="Datatype"/>
                </w:rPr>
                <w:delText>pre</w:delText>
              </w:r>
              <w:bookmarkStart w:id="29121" w:name="_Toc10202285"/>
              <w:bookmarkStart w:id="29122" w:name="_Toc10206423"/>
              <w:bookmarkStart w:id="29123" w:name="_Toc10210561"/>
              <w:bookmarkEnd w:id="29121"/>
              <w:bookmarkEnd w:id="29122"/>
              <w:bookmarkEnd w:id="29123"/>
            </w:del>
          </w:p>
        </w:tc>
        <w:bookmarkStart w:id="29124" w:name="_Toc10202286"/>
        <w:bookmarkStart w:id="29125" w:name="_Toc10206424"/>
        <w:bookmarkStart w:id="29126" w:name="_Toc10210562"/>
        <w:bookmarkEnd w:id="29124"/>
        <w:bookmarkEnd w:id="29125"/>
        <w:bookmarkEnd w:id="29126"/>
      </w:tr>
      <w:tr w:rsidR="00564C22" w:rsidDel="00B33063" w14:paraId="55DD7736" w14:textId="0FC4DAEF" w:rsidTr="00564C22">
        <w:trPr>
          <w:del w:id="2912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2242A2B" w14:textId="0E700CF7" w:rsidR="00564C22" w:rsidRPr="002062A5" w:rsidDel="00B33063" w:rsidRDefault="009B1AF1" w:rsidP="00564C22">
            <w:pPr>
              <w:pStyle w:val="Beschriftung"/>
              <w:rPr>
                <w:del w:id="29128" w:author="Andreas Kuehne" w:date="2019-05-31T12:22:00Z"/>
                <w:rStyle w:val="Datatype"/>
                <w:b w:val="0"/>
                <w:bCs w:val="0"/>
              </w:rPr>
            </w:pPr>
            <w:del w:id="29129" w:author="Andreas Kuehne" w:date="2019-05-31T12:22:00Z">
              <w:r w:rsidRPr="002062A5" w:rsidDel="00B33063">
                <w:rPr>
                  <w:rStyle w:val="Datatype"/>
                </w:rPr>
                <w:delText>NamespaceURI</w:delText>
              </w:r>
              <w:bookmarkStart w:id="29130" w:name="_Toc10202287"/>
              <w:bookmarkStart w:id="29131" w:name="_Toc10206425"/>
              <w:bookmarkStart w:id="29132" w:name="_Toc10210563"/>
              <w:bookmarkEnd w:id="29130"/>
              <w:bookmarkEnd w:id="29131"/>
              <w:bookmarkEnd w:id="29132"/>
            </w:del>
          </w:p>
        </w:tc>
        <w:tc>
          <w:tcPr>
            <w:tcW w:w="4675" w:type="dxa"/>
          </w:tcPr>
          <w:p w14:paraId="50728ECF" w14:textId="632EA6E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133" w:author="Andreas Kuehne" w:date="2019-05-31T12:22:00Z"/>
                <w:rStyle w:val="Datatype"/>
              </w:rPr>
            </w:pPr>
            <w:del w:id="29134" w:author="Andreas Kuehne" w:date="2019-05-31T12:22:00Z">
              <w:r w:rsidRPr="002062A5" w:rsidDel="00B33063">
                <w:rPr>
                  <w:rStyle w:val="Datatype"/>
                </w:rPr>
                <w:delText>uri</w:delText>
              </w:r>
              <w:bookmarkStart w:id="29135" w:name="_Toc10202288"/>
              <w:bookmarkStart w:id="29136" w:name="_Toc10206426"/>
              <w:bookmarkStart w:id="29137" w:name="_Toc10210564"/>
              <w:bookmarkEnd w:id="29135"/>
              <w:bookmarkEnd w:id="29136"/>
              <w:bookmarkEnd w:id="29137"/>
            </w:del>
          </w:p>
        </w:tc>
        <w:bookmarkStart w:id="29138" w:name="_Toc10202289"/>
        <w:bookmarkStart w:id="29139" w:name="_Toc10206427"/>
        <w:bookmarkStart w:id="29140" w:name="_Toc10210565"/>
        <w:bookmarkEnd w:id="29138"/>
        <w:bookmarkEnd w:id="29139"/>
        <w:bookmarkEnd w:id="29140"/>
      </w:tr>
      <w:tr w:rsidR="00564C22" w:rsidDel="00B33063" w14:paraId="55D36AAD" w14:textId="0CA36CD3" w:rsidTr="00564C22">
        <w:trPr>
          <w:del w:id="2914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C332E8E" w14:textId="0ED6B6DC" w:rsidR="00564C22" w:rsidRPr="002062A5" w:rsidDel="00B33063" w:rsidRDefault="009B1AF1" w:rsidP="00564C22">
            <w:pPr>
              <w:pStyle w:val="Beschriftung"/>
              <w:rPr>
                <w:del w:id="29142" w:author="Andreas Kuehne" w:date="2019-05-31T12:22:00Z"/>
                <w:rStyle w:val="Datatype"/>
                <w:b w:val="0"/>
                <w:bCs w:val="0"/>
              </w:rPr>
            </w:pPr>
            <w:del w:id="29143" w:author="Andreas Kuehne" w:date="2019-05-31T12:22:00Z">
              <w:r w:rsidRPr="002062A5" w:rsidDel="00B33063">
                <w:rPr>
                  <w:rStyle w:val="Datatype"/>
                </w:rPr>
                <w:delText>NsPrefixMapping</w:delText>
              </w:r>
              <w:bookmarkStart w:id="29144" w:name="_Toc10202290"/>
              <w:bookmarkStart w:id="29145" w:name="_Toc10206428"/>
              <w:bookmarkStart w:id="29146" w:name="_Toc10210566"/>
              <w:bookmarkEnd w:id="29144"/>
              <w:bookmarkEnd w:id="29145"/>
              <w:bookmarkEnd w:id="29146"/>
            </w:del>
          </w:p>
        </w:tc>
        <w:tc>
          <w:tcPr>
            <w:tcW w:w="4675" w:type="dxa"/>
          </w:tcPr>
          <w:p w14:paraId="428DD28E" w14:textId="378F39A6"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147" w:author="Andreas Kuehne" w:date="2019-05-31T12:22:00Z"/>
                <w:rStyle w:val="Datatype"/>
              </w:rPr>
            </w:pPr>
            <w:del w:id="29148" w:author="Andreas Kuehne" w:date="2019-05-31T12:22:00Z">
              <w:r w:rsidRPr="002062A5" w:rsidDel="00B33063">
                <w:rPr>
                  <w:rStyle w:val="Datatype"/>
                </w:rPr>
                <w:delText>nsDecl</w:delText>
              </w:r>
              <w:bookmarkStart w:id="29149" w:name="_Toc10202291"/>
              <w:bookmarkStart w:id="29150" w:name="_Toc10206429"/>
              <w:bookmarkStart w:id="29151" w:name="_Toc10210567"/>
              <w:bookmarkEnd w:id="29149"/>
              <w:bookmarkEnd w:id="29150"/>
              <w:bookmarkEnd w:id="29151"/>
            </w:del>
          </w:p>
        </w:tc>
        <w:bookmarkStart w:id="29152" w:name="_Toc10202292"/>
        <w:bookmarkStart w:id="29153" w:name="_Toc10206430"/>
        <w:bookmarkStart w:id="29154" w:name="_Toc10210568"/>
        <w:bookmarkEnd w:id="29152"/>
        <w:bookmarkEnd w:id="29153"/>
        <w:bookmarkEnd w:id="29154"/>
      </w:tr>
      <w:tr w:rsidR="00564C22" w:rsidDel="00B33063" w14:paraId="35175AB4" w14:textId="1E99BFF1" w:rsidTr="00564C22">
        <w:trPr>
          <w:del w:id="2915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AB04790" w14:textId="36494F51" w:rsidR="00564C22" w:rsidRPr="002062A5" w:rsidDel="00B33063" w:rsidRDefault="009B1AF1" w:rsidP="00564C22">
            <w:pPr>
              <w:pStyle w:val="Beschriftung"/>
              <w:rPr>
                <w:del w:id="29156" w:author="Andreas Kuehne" w:date="2019-05-31T12:22:00Z"/>
                <w:rStyle w:val="Datatype"/>
                <w:b w:val="0"/>
                <w:bCs w:val="0"/>
              </w:rPr>
            </w:pPr>
            <w:del w:id="29157" w:author="Andreas Kuehne" w:date="2019-05-31T12:22:00Z">
              <w:r w:rsidRPr="002062A5" w:rsidDel="00B33063">
                <w:rPr>
                  <w:rStyle w:val="Datatype"/>
                </w:rPr>
                <w:delText>ObjId</w:delText>
              </w:r>
              <w:bookmarkStart w:id="29158" w:name="_Toc10202293"/>
              <w:bookmarkStart w:id="29159" w:name="_Toc10206431"/>
              <w:bookmarkStart w:id="29160" w:name="_Toc10210569"/>
              <w:bookmarkEnd w:id="29158"/>
              <w:bookmarkEnd w:id="29159"/>
              <w:bookmarkEnd w:id="29160"/>
            </w:del>
          </w:p>
        </w:tc>
        <w:tc>
          <w:tcPr>
            <w:tcW w:w="4675" w:type="dxa"/>
          </w:tcPr>
          <w:p w14:paraId="47B63B8D" w14:textId="55259A3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161" w:author="Andreas Kuehne" w:date="2019-05-31T12:22:00Z"/>
                <w:rStyle w:val="Datatype"/>
              </w:rPr>
            </w:pPr>
            <w:del w:id="29162" w:author="Andreas Kuehne" w:date="2019-05-31T12:22:00Z">
              <w:r w:rsidRPr="002062A5" w:rsidDel="00B33063">
                <w:rPr>
                  <w:rStyle w:val="Datatype"/>
                </w:rPr>
                <w:delText>objId</w:delText>
              </w:r>
              <w:bookmarkStart w:id="29163" w:name="_Toc10202294"/>
              <w:bookmarkStart w:id="29164" w:name="_Toc10206432"/>
              <w:bookmarkStart w:id="29165" w:name="_Toc10210570"/>
              <w:bookmarkEnd w:id="29163"/>
              <w:bookmarkEnd w:id="29164"/>
              <w:bookmarkEnd w:id="29165"/>
            </w:del>
          </w:p>
        </w:tc>
        <w:bookmarkStart w:id="29166" w:name="_Toc10202295"/>
        <w:bookmarkStart w:id="29167" w:name="_Toc10206433"/>
        <w:bookmarkStart w:id="29168" w:name="_Toc10210571"/>
        <w:bookmarkEnd w:id="29166"/>
        <w:bookmarkEnd w:id="29167"/>
        <w:bookmarkEnd w:id="29168"/>
      </w:tr>
      <w:tr w:rsidR="00564C22" w:rsidDel="00B33063" w14:paraId="31929459" w14:textId="760B92AB" w:rsidTr="00564C22">
        <w:trPr>
          <w:del w:id="2916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BFF73FF" w14:textId="48807490" w:rsidR="00564C22" w:rsidRPr="002062A5" w:rsidDel="00B33063" w:rsidRDefault="009B1AF1" w:rsidP="00564C22">
            <w:pPr>
              <w:pStyle w:val="Beschriftung"/>
              <w:rPr>
                <w:del w:id="29170" w:author="Andreas Kuehne" w:date="2019-05-31T12:22:00Z"/>
                <w:rStyle w:val="Datatype"/>
                <w:b w:val="0"/>
                <w:bCs w:val="0"/>
              </w:rPr>
            </w:pPr>
            <w:del w:id="29171" w:author="Andreas Kuehne" w:date="2019-05-31T12:22:00Z">
              <w:r w:rsidRPr="002062A5" w:rsidDel="00B33063">
                <w:rPr>
                  <w:rStyle w:val="Datatype"/>
                </w:rPr>
                <w:delText>OCSPResponse</w:delText>
              </w:r>
              <w:bookmarkStart w:id="29172" w:name="_Toc10202296"/>
              <w:bookmarkStart w:id="29173" w:name="_Toc10206434"/>
              <w:bookmarkStart w:id="29174" w:name="_Toc10210572"/>
              <w:bookmarkEnd w:id="29172"/>
              <w:bookmarkEnd w:id="29173"/>
              <w:bookmarkEnd w:id="29174"/>
            </w:del>
          </w:p>
        </w:tc>
        <w:tc>
          <w:tcPr>
            <w:tcW w:w="4675" w:type="dxa"/>
          </w:tcPr>
          <w:p w14:paraId="7211D7D9" w14:textId="61CC4F5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175" w:author="Andreas Kuehne" w:date="2019-05-31T12:22:00Z"/>
                <w:rStyle w:val="Datatype"/>
              </w:rPr>
            </w:pPr>
            <w:del w:id="29176" w:author="Andreas Kuehne" w:date="2019-05-31T12:22:00Z">
              <w:r w:rsidRPr="002062A5" w:rsidDel="00B33063">
                <w:rPr>
                  <w:rStyle w:val="Datatype"/>
                </w:rPr>
                <w:delText>ocsp</w:delText>
              </w:r>
              <w:bookmarkStart w:id="29177" w:name="_Toc10202297"/>
              <w:bookmarkStart w:id="29178" w:name="_Toc10206435"/>
              <w:bookmarkStart w:id="29179" w:name="_Toc10210573"/>
              <w:bookmarkEnd w:id="29177"/>
              <w:bookmarkEnd w:id="29178"/>
              <w:bookmarkEnd w:id="29179"/>
            </w:del>
          </w:p>
        </w:tc>
        <w:bookmarkStart w:id="29180" w:name="_Toc10202298"/>
        <w:bookmarkStart w:id="29181" w:name="_Toc10206436"/>
        <w:bookmarkStart w:id="29182" w:name="_Toc10210574"/>
        <w:bookmarkEnd w:id="29180"/>
        <w:bookmarkEnd w:id="29181"/>
        <w:bookmarkEnd w:id="29182"/>
      </w:tr>
      <w:tr w:rsidR="00564C22" w:rsidDel="00B33063" w14:paraId="1A41EE0A" w14:textId="1189BE9B" w:rsidTr="00564C22">
        <w:trPr>
          <w:del w:id="2918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F51DF31" w14:textId="59AD3BE6" w:rsidR="00564C22" w:rsidRPr="002062A5" w:rsidDel="00B33063" w:rsidRDefault="009B1AF1" w:rsidP="00564C22">
            <w:pPr>
              <w:pStyle w:val="Beschriftung"/>
              <w:rPr>
                <w:del w:id="29184" w:author="Andreas Kuehne" w:date="2019-05-31T12:22:00Z"/>
                <w:rStyle w:val="Datatype"/>
                <w:b w:val="0"/>
                <w:bCs w:val="0"/>
              </w:rPr>
            </w:pPr>
            <w:del w:id="29185" w:author="Andreas Kuehne" w:date="2019-05-31T12:22:00Z">
              <w:r w:rsidRPr="002062A5" w:rsidDel="00B33063">
                <w:rPr>
                  <w:rStyle w:val="Datatype"/>
                </w:rPr>
                <w:delText>OptionalInputs</w:delText>
              </w:r>
              <w:bookmarkStart w:id="29186" w:name="_Toc10202299"/>
              <w:bookmarkStart w:id="29187" w:name="_Toc10206437"/>
              <w:bookmarkStart w:id="29188" w:name="_Toc10210575"/>
              <w:bookmarkEnd w:id="29186"/>
              <w:bookmarkEnd w:id="29187"/>
              <w:bookmarkEnd w:id="29188"/>
            </w:del>
          </w:p>
        </w:tc>
        <w:tc>
          <w:tcPr>
            <w:tcW w:w="4675" w:type="dxa"/>
          </w:tcPr>
          <w:p w14:paraId="62EC31DE" w14:textId="552F457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189" w:author="Andreas Kuehne" w:date="2019-05-31T12:22:00Z"/>
                <w:rStyle w:val="Datatype"/>
              </w:rPr>
            </w:pPr>
            <w:del w:id="29190" w:author="Andreas Kuehne" w:date="2019-05-31T12:22:00Z">
              <w:r w:rsidRPr="002062A5" w:rsidDel="00B33063">
                <w:rPr>
                  <w:rStyle w:val="Datatype"/>
                </w:rPr>
                <w:delText>optInp</w:delText>
              </w:r>
              <w:bookmarkStart w:id="29191" w:name="_Toc10202300"/>
              <w:bookmarkStart w:id="29192" w:name="_Toc10206438"/>
              <w:bookmarkStart w:id="29193" w:name="_Toc10210576"/>
              <w:bookmarkEnd w:id="29191"/>
              <w:bookmarkEnd w:id="29192"/>
              <w:bookmarkEnd w:id="29193"/>
            </w:del>
          </w:p>
        </w:tc>
        <w:bookmarkStart w:id="29194" w:name="_Toc10202301"/>
        <w:bookmarkStart w:id="29195" w:name="_Toc10206439"/>
        <w:bookmarkStart w:id="29196" w:name="_Toc10210577"/>
        <w:bookmarkEnd w:id="29194"/>
        <w:bookmarkEnd w:id="29195"/>
        <w:bookmarkEnd w:id="29196"/>
      </w:tr>
      <w:tr w:rsidR="00564C22" w:rsidDel="00B33063" w14:paraId="3D9A2403" w14:textId="35C1A2C8" w:rsidTr="00564C22">
        <w:trPr>
          <w:del w:id="2919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E55A7AF" w14:textId="03C9C398" w:rsidR="00564C22" w:rsidRPr="002062A5" w:rsidDel="00B33063" w:rsidRDefault="009B1AF1" w:rsidP="00564C22">
            <w:pPr>
              <w:pStyle w:val="Beschriftung"/>
              <w:rPr>
                <w:del w:id="29198" w:author="Andreas Kuehne" w:date="2019-05-31T12:22:00Z"/>
                <w:rStyle w:val="Datatype"/>
                <w:b w:val="0"/>
                <w:bCs w:val="0"/>
              </w:rPr>
            </w:pPr>
            <w:del w:id="29199" w:author="Andreas Kuehne" w:date="2019-05-31T12:22:00Z">
              <w:r w:rsidRPr="002062A5" w:rsidDel="00B33063">
                <w:rPr>
                  <w:rStyle w:val="Datatype"/>
                </w:rPr>
                <w:delText>OptionalOutputs</w:delText>
              </w:r>
              <w:bookmarkStart w:id="29200" w:name="_Toc10202302"/>
              <w:bookmarkStart w:id="29201" w:name="_Toc10206440"/>
              <w:bookmarkStart w:id="29202" w:name="_Toc10210578"/>
              <w:bookmarkEnd w:id="29200"/>
              <w:bookmarkEnd w:id="29201"/>
              <w:bookmarkEnd w:id="29202"/>
            </w:del>
          </w:p>
        </w:tc>
        <w:tc>
          <w:tcPr>
            <w:tcW w:w="4675" w:type="dxa"/>
          </w:tcPr>
          <w:p w14:paraId="670ECB4D" w14:textId="25CFF39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203" w:author="Andreas Kuehne" w:date="2019-05-31T12:22:00Z"/>
                <w:rStyle w:val="Datatype"/>
              </w:rPr>
            </w:pPr>
            <w:del w:id="29204" w:author="Andreas Kuehne" w:date="2019-05-31T12:22:00Z">
              <w:r w:rsidRPr="002062A5" w:rsidDel="00B33063">
                <w:rPr>
                  <w:rStyle w:val="Datatype"/>
                </w:rPr>
                <w:delText>optOutp</w:delText>
              </w:r>
              <w:bookmarkStart w:id="29205" w:name="_Toc10202303"/>
              <w:bookmarkStart w:id="29206" w:name="_Toc10206441"/>
              <w:bookmarkStart w:id="29207" w:name="_Toc10210579"/>
              <w:bookmarkEnd w:id="29205"/>
              <w:bookmarkEnd w:id="29206"/>
              <w:bookmarkEnd w:id="29207"/>
            </w:del>
          </w:p>
        </w:tc>
        <w:bookmarkStart w:id="29208" w:name="_Toc10202304"/>
        <w:bookmarkStart w:id="29209" w:name="_Toc10206442"/>
        <w:bookmarkStart w:id="29210" w:name="_Toc10210580"/>
        <w:bookmarkEnd w:id="29208"/>
        <w:bookmarkEnd w:id="29209"/>
        <w:bookmarkEnd w:id="29210"/>
      </w:tr>
      <w:tr w:rsidR="00564C22" w:rsidDel="00B33063" w14:paraId="1B976CE9" w14:textId="180319BF" w:rsidTr="00564C22">
        <w:trPr>
          <w:del w:id="2921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D64552A" w14:textId="593D9B2F" w:rsidR="00564C22" w:rsidRPr="002062A5" w:rsidDel="00B33063" w:rsidRDefault="009B1AF1" w:rsidP="00564C22">
            <w:pPr>
              <w:pStyle w:val="Beschriftung"/>
              <w:rPr>
                <w:del w:id="29212" w:author="Andreas Kuehne" w:date="2019-05-31T12:22:00Z"/>
                <w:rStyle w:val="Datatype"/>
                <w:b w:val="0"/>
                <w:bCs w:val="0"/>
              </w:rPr>
            </w:pPr>
            <w:del w:id="29213" w:author="Andreas Kuehne" w:date="2019-05-31T12:22:00Z">
              <w:r w:rsidRPr="002062A5" w:rsidDel="00B33063">
                <w:rPr>
                  <w:rStyle w:val="Datatype"/>
                </w:rPr>
                <w:delText>PoE</w:delText>
              </w:r>
              <w:bookmarkStart w:id="29214" w:name="_Toc10202305"/>
              <w:bookmarkStart w:id="29215" w:name="_Toc10206443"/>
              <w:bookmarkStart w:id="29216" w:name="_Toc10210581"/>
              <w:bookmarkEnd w:id="29214"/>
              <w:bookmarkEnd w:id="29215"/>
              <w:bookmarkEnd w:id="29216"/>
            </w:del>
          </w:p>
        </w:tc>
        <w:tc>
          <w:tcPr>
            <w:tcW w:w="4675" w:type="dxa"/>
          </w:tcPr>
          <w:p w14:paraId="6D24106F" w14:textId="1740477C"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217" w:author="Andreas Kuehne" w:date="2019-05-31T12:22:00Z"/>
                <w:rStyle w:val="Datatype"/>
              </w:rPr>
            </w:pPr>
            <w:del w:id="29218" w:author="Andreas Kuehne" w:date="2019-05-31T12:22:00Z">
              <w:r w:rsidRPr="002062A5" w:rsidDel="00B33063">
                <w:rPr>
                  <w:rStyle w:val="Datatype"/>
                </w:rPr>
                <w:delText>poe</w:delText>
              </w:r>
              <w:bookmarkStart w:id="29219" w:name="_Toc10202306"/>
              <w:bookmarkStart w:id="29220" w:name="_Toc10206444"/>
              <w:bookmarkStart w:id="29221" w:name="_Toc10210582"/>
              <w:bookmarkEnd w:id="29219"/>
              <w:bookmarkEnd w:id="29220"/>
              <w:bookmarkEnd w:id="29221"/>
            </w:del>
          </w:p>
        </w:tc>
        <w:bookmarkStart w:id="29222" w:name="_Toc10202307"/>
        <w:bookmarkStart w:id="29223" w:name="_Toc10206445"/>
        <w:bookmarkStart w:id="29224" w:name="_Toc10210583"/>
        <w:bookmarkEnd w:id="29222"/>
        <w:bookmarkEnd w:id="29223"/>
        <w:bookmarkEnd w:id="29224"/>
      </w:tr>
      <w:tr w:rsidR="00564C22" w:rsidDel="00B33063" w14:paraId="73857107" w14:textId="1EC7214C" w:rsidTr="00564C22">
        <w:trPr>
          <w:del w:id="2922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B39E06B" w14:textId="65772402" w:rsidR="00564C22" w:rsidRPr="002062A5" w:rsidDel="00B33063" w:rsidRDefault="009B1AF1" w:rsidP="00564C22">
            <w:pPr>
              <w:pStyle w:val="Beschriftung"/>
              <w:rPr>
                <w:del w:id="29226" w:author="Andreas Kuehne" w:date="2019-05-31T12:22:00Z"/>
                <w:rStyle w:val="Datatype"/>
                <w:b w:val="0"/>
                <w:bCs w:val="0"/>
              </w:rPr>
            </w:pPr>
            <w:del w:id="29227" w:author="Andreas Kuehne" w:date="2019-05-31T12:22:00Z">
              <w:r w:rsidRPr="002062A5" w:rsidDel="00B33063">
                <w:rPr>
                  <w:rStyle w:val="Datatype"/>
                </w:rPr>
                <w:delText>ProblemReference</w:delText>
              </w:r>
              <w:bookmarkStart w:id="29228" w:name="_Toc10202308"/>
              <w:bookmarkStart w:id="29229" w:name="_Toc10206446"/>
              <w:bookmarkStart w:id="29230" w:name="_Toc10210584"/>
              <w:bookmarkEnd w:id="29228"/>
              <w:bookmarkEnd w:id="29229"/>
              <w:bookmarkEnd w:id="29230"/>
            </w:del>
          </w:p>
        </w:tc>
        <w:tc>
          <w:tcPr>
            <w:tcW w:w="4675" w:type="dxa"/>
          </w:tcPr>
          <w:p w14:paraId="16631E13" w14:textId="6197FCB9"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231" w:author="Andreas Kuehne" w:date="2019-05-31T12:22:00Z"/>
                <w:rStyle w:val="Datatype"/>
              </w:rPr>
            </w:pPr>
            <w:del w:id="29232" w:author="Andreas Kuehne" w:date="2019-05-31T12:22:00Z">
              <w:r w:rsidRPr="002062A5" w:rsidDel="00B33063">
                <w:rPr>
                  <w:rStyle w:val="Datatype"/>
                </w:rPr>
                <w:delText>pRef</w:delText>
              </w:r>
              <w:bookmarkStart w:id="29233" w:name="_Toc10202309"/>
              <w:bookmarkStart w:id="29234" w:name="_Toc10206447"/>
              <w:bookmarkStart w:id="29235" w:name="_Toc10210585"/>
              <w:bookmarkEnd w:id="29233"/>
              <w:bookmarkEnd w:id="29234"/>
              <w:bookmarkEnd w:id="29235"/>
            </w:del>
          </w:p>
        </w:tc>
        <w:bookmarkStart w:id="29236" w:name="_Toc10202310"/>
        <w:bookmarkStart w:id="29237" w:name="_Toc10206448"/>
        <w:bookmarkStart w:id="29238" w:name="_Toc10210586"/>
        <w:bookmarkEnd w:id="29236"/>
        <w:bookmarkEnd w:id="29237"/>
        <w:bookmarkEnd w:id="29238"/>
      </w:tr>
      <w:tr w:rsidR="00564C22" w:rsidDel="00B33063" w14:paraId="6FB99BD8" w14:textId="38A45A4F" w:rsidTr="00564C22">
        <w:trPr>
          <w:del w:id="2923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14E073C" w14:textId="544C3204" w:rsidR="00564C22" w:rsidRPr="002062A5" w:rsidDel="00B33063" w:rsidRDefault="009B1AF1" w:rsidP="00564C22">
            <w:pPr>
              <w:pStyle w:val="Beschriftung"/>
              <w:rPr>
                <w:del w:id="29240" w:author="Andreas Kuehne" w:date="2019-05-31T12:22:00Z"/>
                <w:rStyle w:val="Datatype"/>
                <w:b w:val="0"/>
                <w:bCs w:val="0"/>
              </w:rPr>
            </w:pPr>
            <w:del w:id="29241" w:author="Andreas Kuehne" w:date="2019-05-31T12:22:00Z">
              <w:r w:rsidRPr="002062A5" w:rsidDel="00B33063">
                <w:rPr>
                  <w:rStyle w:val="Datatype"/>
                </w:rPr>
                <w:delText>ProcessingDetails</w:delText>
              </w:r>
              <w:bookmarkStart w:id="29242" w:name="_Toc10202311"/>
              <w:bookmarkStart w:id="29243" w:name="_Toc10206449"/>
              <w:bookmarkStart w:id="29244" w:name="_Toc10210587"/>
              <w:bookmarkEnd w:id="29242"/>
              <w:bookmarkEnd w:id="29243"/>
              <w:bookmarkEnd w:id="29244"/>
            </w:del>
          </w:p>
        </w:tc>
        <w:tc>
          <w:tcPr>
            <w:tcW w:w="4675" w:type="dxa"/>
          </w:tcPr>
          <w:p w14:paraId="09788601" w14:textId="2CBBB891"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245" w:author="Andreas Kuehne" w:date="2019-05-31T12:22:00Z"/>
                <w:rStyle w:val="Datatype"/>
              </w:rPr>
            </w:pPr>
            <w:del w:id="29246" w:author="Andreas Kuehne" w:date="2019-05-31T12:22:00Z">
              <w:r w:rsidRPr="002062A5" w:rsidDel="00B33063">
                <w:rPr>
                  <w:rStyle w:val="Datatype"/>
                </w:rPr>
                <w:delText>procDetails</w:delText>
              </w:r>
              <w:bookmarkStart w:id="29247" w:name="_Toc10202312"/>
              <w:bookmarkStart w:id="29248" w:name="_Toc10206450"/>
              <w:bookmarkStart w:id="29249" w:name="_Toc10210588"/>
              <w:bookmarkEnd w:id="29247"/>
              <w:bookmarkEnd w:id="29248"/>
              <w:bookmarkEnd w:id="29249"/>
            </w:del>
          </w:p>
        </w:tc>
        <w:bookmarkStart w:id="29250" w:name="_Toc10202313"/>
        <w:bookmarkStart w:id="29251" w:name="_Toc10206451"/>
        <w:bookmarkStart w:id="29252" w:name="_Toc10210589"/>
        <w:bookmarkEnd w:id="29250"/>
        <w:bookmarkEnd w:id="29251"/>
        <w:bookmarkEnd w:id="29252"/>
      </w:tr>
      <w:tr w:rsidR="00564C22" w:rsidDel="00B33063" w14:paraId="71BC60CE" w14:textId="19EBD8F2" w:rsidTr="00564C22">
        <w:trPr>
          <w:del w:id="2925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E9C923F" w14:textId="10B0B116" w:rsidR="00564C22" w:rsidRPr="002062A5" w:rsidDel="00B33063" w:rsidRDefault="009B1AF1" w:rsidP="00564C22">
            <w:pPr>
              <w:pStyle w:val="Beschriftung"/>
              <w:rPr>
                <w:del w:id="29254" w:author="Andreas Kuehne" w:date="2019-05-31T12:22:00Z"/>
                <w:rStyle w:val="Datatype"/>
                <w:b w:val="0"/>
                <w:bCs w:val="0"/>
              </w:rPr>
            </w:pPr>
            <w:del w:id="29255" w:author="Andreas Kuehne" w:date="2019-05-31T12:22:00Z">
              <w:r w:rsidRPr="002062A5" w:rsidDel="00B33063">
                <w:rPr>
                  <w:rStyle w:val="Datatype"/>
                </w:rPr>
                <w:delText>Properties</w:delText>
              </w:r>
              <w:bookmarkStart w:id="29256" w:name="_Toc10202314"/>
              <w:bookmarkStart w:id="29257" w:name="_Toc10206452"/>
              <w:bookmarkStart w:id="29258" w:name="_Toc10210590"/>
              <w:bookmarkEnd w:id="29256"/>
              <w:bookmarkEnd w:id="29257"/>
              <w:bookmarkEnd w:id="29258"/>
            </w:del>
          </w:p>
        </w:tc>
        <w:tc>
          <w:tcPr>
            <w:tcW w:w="4675" w:type="dxa"/>
          </w:tcPr>
          <w:p w14:paraId="17A36091" w14:textId="6E0D93CC"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259" w:author="Andreas Kuehne" w:date="2019-05-31T12:22:00Z"/>
                <w:rStyle w:val="Datatype"/>
              </w:rPr>
            </w:pPr>
            <w:del w:id="29260" w:author="Andreas Kuehne" w:date="2019-05-31T12:22:00Z">
              <w:r w:rsidRPr="002062A5" w:rsidDel="00B33063">
                <w:rPr>
                  <w:rStyle w:val="Datatype"/>
                </w:rPr>
                <w:delText>props</w:delText>
              </w:r>
              <w:bookmarkStart w:id="29261" w:name="_Toc10202315"/>
              <w:bookmarkStart w:id="29262" w:name="_Toc10206453"/>
              <w:bookmarkStart w:id="29263" w:name="_Toc10210591"/>
              <w:bookmarkEnd w:id="29261"/>
              <w:bookmarkEnd w:id="29262"/>
              <w:bookmarkEnd w:id="29263"/>
            </w:del>
          </w:p>
        </w:tc>
        <w:bookmarkStart w:id="29264" w:name="_Toc10202316"/>
        <w:bookmarkStart w:id="29265" w:name="_Toc10206454"/>
        <w:bookmarkStart w:id="29266" w:name="_Toc10210592"/>
        <w:bookmarkEnd w:id="29264"/>
        <w:bookmarkEnd w:id="29265"/>
        <w:bookmarkEnd w:id="29266"/>
      </w:tr>
      <w:tr w:rsidR="00564C22" w:rsidDel="00B33063" w14:paraId="1F4B1CB9" w14:textId="465873DB" w:rsidTr="00564C22">
        <w:trPr>
          <w:del w:id="2926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2DABFA3" w14:textId="630B8BCA" w:rsidR="00564C22" w:rsidRPr="002062A5" w:rsidDel="00B33063" w:rsidRDefault="009B1AF1" w:rsidP="00564C22">
            <w:pPr>
              <w:pStyle w:val="Beschriftung"/>
              <w:rPr>
                <w:del w:id="29268" w:author="Andreas Kuehne" w:date="2019-05-31T12:22:00Z"/>
                <w:rStyle w:val="Datatype"/>
                <w:b w:val="0"/>
                <w:bCs w:val="0"/>
              </w:rPr>
            </w:pPr>
            <w:del w:id="29269" w:author="Andreas Kuehne" w:date="2019-05-31T12:22:00Z">
              <w:r w:rsidRPr="002062A5" w:rsidDel="00B33063">
                <w:rPr>
                  <w:rStyle w:val="Datatype"/>
                </w:rPr>
                <w:delText>Property</w:delText>
              </w:r>
              <w:bookmarkStart w:id="29270" w:name="_Toc10202317"/>
              <w:bookmarkStart w:id="29271" w:name="_Toc10206455"/>
              <w:bookmarkStart w:id="29272" w:name="_Toc10210593"/>
              <w:bookmarkEnd w:id="29270"/>
              <w:bookmarkEnd w:id="29271"/>
              <w:bookmarkEnd w:id="29272"/>
            </w:del>
          </w:p>
        </w:tc>
        <w:tc>
          <w:tcPr>
            <w:tcW w:w="4675" w:type="dxa"/>
          </w:tcPr>
          <w:p w14:paraId="7CF6B357" w14:textId="612AE9C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273" w:author="Andreas Kuehne" w:date="2019-05-31T12:22:00Z"/>
                <w:rStyle w:val="Datatype"/>
              </w:rPr>
            </w:pPr>
            <w:del w:id="29274" w:author="Andreas Kuehne" w:date="2019-05-31T12:22:00Z">
              <w:r w:rsidRPr="002062A5" w:rsidDel="00B33063">
                <w:rPr>
                  <w:rStyle w:val="Datatype"/>
                </w:rPr>
                <w:delText>prop</w:delText>
              </w:r>
              <w:bookmarkStart w:id="29275" w:name="_Toc10202318"/>
              <w:bookmarkStart w:id="29276" w:name="_Toc10206456"/>
              <w:bookmarkStart w:id="29277" w:name="_Toc10210594"/>
              <w:bookmarkEnd w:id="29275"/>
              <w:bookmarkEnd w:id="29276"/>
              <w:bookmarkEnd w:id="29277"/>
            </w:del>
          </w:p>
        </w:tc>
        <w:bookmarkStart w:id="29278" w:name="_Toc10202319"/>
        <w:bookmarkStart w:id="29279" w:name="_Toc10206457"/>
        <w:bookmarkStart w:id="29280" w:name="_Toc10210595"/>
        <w:bookmarkEnd w:id="29278"/>
        <w:bookmarkEnd w:id="29279"/>
        <w:bookmarkEnd w:id="29280"/>
      </w:tr>
      <w:tr w:rsidR="00564C22" w:rsidDel="00B33063" w14:paraId="0F55EBAB" w14:textId="30C91679" w:rsidTr="00564C22">
        <w:trPr>
          <w:del w:id="2928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F99B276" w14:textId="14DC4258" w:rsidR="00564C22" w:rsidRPr="002062A5" w:rsidDel="00B33063" w:rsidRDefault="009B1AF1" w:rsidP="00564C22">
            <w:pPr>
              <w:pStyle w:val="Beschriftung"/>
              <w:rPr>
                <w:del w:id="29282" w:author="Andreas Kuehne" w:date="2019-05-31T12:22:00Z"/>
                <w:rStyle w:val="Datatype"/>
                <w:b w:val="0"/>
                <w:bCs w:val="0"/>
              </w:rPr>
            </w:pPr>
            <w:del w:id="29283" w:author="Andreas Kuehne" w:date="2019-05-31T12:22:00Z">
              <w:r w:rsidRPr="002062A5" w:rsidDel="00B33063">
                <w:rPr>
                  <w:rStyle w:val="Datatype"/>
                </w:rPr>
                <w:delText>Recipient</w:delText>
              </w:r>
              <w:bookmarkStart w:id="29284" w:name="_Toc10202320"/>
              <w:bookmarkStart w:id="29285" w:name="_Toc10206458"/>
              <w:bookmarkStart w:id="29286" w:name="_Toc10210596"/>
              <w:bookmarkEnd w:id="29284"/>
              <w:bookmarkEnd w:id="29285"/>
              <w:bookmarkEnd w:id="29286"/>
            </w:del>
          </w:p>
        </w:tc>
        <w:tc>
          <w:tcPr>
            <w:tcW w:w="4675" w:type="dxa"/>
          </w:tcPr>
          <w:p w14:paraId="666016C2" w14:textId="0A42692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287" w:author="Andreas Kuehne" w:date="2019-05-31T12:22:00Z"/>
                <w:rStyle w:val="Datatype"/>
              </w:rPr>
            </w:pPr>
            <w:del w:id="29288" w:author="Andreas Kuehne" w:date="2019-05-31T12:22:00Z">
              <w:r w:rsidRPr="002062A5" w:rsidDel="00B33063">
                <w:rPr>
                  <w:rStyle w:val="Datatype"/>
                </w:rPr>
                <w:delText>recipient</w:delText>
              </w:r>
              <w:bookmarkStart w:id="29289" w:name="_Toc10202321"/>
              <w:bookmarkStart w:id="29290" w:name="_Toc10206459"/>
              <w:bookmarkStart w:id="29291" w:name="_Toc10210597"/>
              <w:bookmarkEnd w:id="29289"/>
              <w:bookmarkEnd w:id="29290"/>
              <w:bookmarkEnd w:id="29291"/>
            </w:del>
          </w:p>
        </w:tc>
        <w:bookmarkStart w:id="29292" w:name="_Toc10202322"/>
        <w:bookmarkStart w:id="29293" w:name="_Toc10206460"/>
        <w:bookmarkStart w:id="29294" w:name="_Toc10210598"/>
        <w:bookmarkEnd w:id="29292"/>
        <w:bookmarkEnd w:id="29293"/>
        <w:bookmarkEnd w:id="29294"/>
      </w:tr>
      <w:tr w:rsidR="00564C22" w:rsidDel="00B33063" w14:paraId="6A0ABAE8" w14:textId="34E3D79D" w:rsidTr="00564C22">
        <w:trPr>
          <w:del w:id="2929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E3EB4C4" w14:textId="39B830D6" w:rsidR="00564C22" w:rsidRPr="002062A5" w:rsidDel="00B33063" w:rsidRDefault="009B1AF1" w:rsidP="00564C22">
            <w:pPr>
              <w:pStyle w:val="Beschriftung"/>
              <w:rPr>
                <w:del w:id="29296" w:author="Andreas Kuehne" w:date="2019-05-31T12:22:00Z"/>
                <w:rStyle w:val="Datatype"/>
                <w:b w:val="0"/>
                <w:bCs w:val="0"/>
              </w:rPr>
            </w:pPr>
            <w:del w:id="29297" w:author="Andreas Kuehne" w:date="2019-05-31T12:22:00Z">
              <w:r w:rsidRPr="002062A5" w:rsidDel="00B33063">
                <w:rPr>
                  <w:rStyle w:val="Datatype"/>
                </w:rPr>
                <w:delText>Ref</w:delText>
              </w:r>
              <w:bookmarkStart w:id="29298" w:name="_Toc10202323"/>
              <w:bookmarkStart w:id="29299" w:name="_Toc10206461"/>
              <w:bookmarkStart w:id="29300" w:name="_Toc10210599"/>
              <w:bookmarkEnd w:id="29298"/>
              <w:bookmarkEnd w:id="29299"/>
              <w:bookmarkEnd w:id="29300"/>
            </w:del>
          </w:p>
        </w:tc>
        <w:tc>
          <w:tcPr>
            <w:tcW w:w="4675" w:type="dxa"/>
          </w:tcPr>
          <w:p w14:paraId="76A9C580" w14:textId="423636D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301" w:author="Andreas Kuehne" w:date="2019-05-31T12:22:00Z"/>
                <w:rStyle w:val="Datatype"/>
              </w:rPr>
            </w:pPr>
            <w:del w:id="29302" w:author="Andreas Kuehne" w:date="2019-05-31T12:22:00Z">
              <w:r w:rsidRPr="002062A5" w:rsidDel="00B33063">
                <w:rPr>
                  <w:rStyle w:val="Datatype"/>
                </w:rPr>
                <w:delText>ref</w:delText>
              </w:r>
              <w:bookmarkStart w:id="29303" w:name="_Toc10202324"/>
              <w:bookmarkStart w:id="29304" w:name="_Toc10206462"/>
              <w:bookmarkStart w:id="29305" w:name="_Toc10210600"/>
              <w:bookmarkEnd w:id="29303"/>
              <w:bookmarkEnd w:id="29304"/>
              <w:bookmarkEnd w:id="29305"/>
            </w:del>
          </w:p>
        </w:tc>
        <w:bookmarkStart w:id="29306" w:name="_Toc10202325"/>
        <w:bookmarkStart w:id="29307" w:name="_Toc10206463"/>
        <w:bookmarkStart w:id="29308" w:name="_Toc10210601"/>
        <w:bookmarkEnd w:id="29306"/>
        <w:bookmarkEnd w:id="29307"/>
        <w:bookmarkEnd w:id="29308"/>
      </w:tr>
      <w:tr w:rsidR="00564C22" w:rsidDel="00B33063" w14:paraId="5AB5F707" w14:textId="4D2DE85C" w:rsidTr="00564C22">
        <w:trPr>
          <w:del w:id="2930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8B1366A" w14:textId="00A09071" w:rsidR="00564C22" w:rsidRPr="002062A5" w:rsidDel="00B33063" w:rsidRDefault="009B1AF1" w:rsidP="00564C22">
            <w:pPr>
              <w:pStyle w:val="Beschriftung"/>
              <w:rPr>
                <w:del w:id="29310" w:author="Andreas Kuehne" w:date="2019-05-31T12:22:00Z"/>
                <w:rStyle w:val="Datatype"/>
                <w:b w:val="0"/>
                <w:bCs w:val="0"/>
              </w:rPr>
            </w:pPr>
            <w:del w:id="29311" w:author="Andreas Kuehne" w:date="2019-05-31T12:22:00Z">
              <w:r w:rsidRPr="002062A5" w:rsidDel="00B33063">
                <w:rPr>
                  <w:rStyle w:val="Datatype"/>
                </w:rPr>
                <w:delText>ReferenceXpath</w:delText>
              </w:r>
              <w:bookmarkStart w:id="29312" w:name="_Toc10202326"/>
              <w:bookmarkStart w:id="29313" w:name="_Toc10206464"/>
              <w:bookmarkStart w:id="29314" w:name="_Toc10210602"/>
              <w:bookmarkEnd w:id="29312"/>
              <w:bookmarkEnd w:id="29313"/>
              <w:bookmarkEnd w:id="29314"/>
            </w:del>
          </w:p>
        </w:tc>
        <w:tc>
          <w:tcPr>
            <w:tcW w:w="4675" w:type="dxa"/>
          </w:tcPr>
          <w:p w14:paraId="01815C13" w14:textId="54A8075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315" w:author="Andreas Kuehne" w:date="2019-05-31T12:22:00Z"/>
                <w:rStyle w:val="Datatype"/>
              </w:rPr>
            </w:pPr>
            <w:del w:id="29316" w:author="Andreas Kuehne" w:date="2019-05-31T12:22:00Z">
              <w:r w:rsidRPr="002062A5" w:rsidDel="00B33063">
                <w:rPr>
                  <w:rStyle w:val="Datatype"/>
                </w:rPr>
                <w:delText>xPath</w:delText>
              </w:r>
              <w:bookmarkStart w:id="29317" w:name="_Toc10202327"/>
              <w:bookmarkStart w:id="29318" w:name="_Toc10206465"/>
              <w:bookmarkStart w:id="29319" w:name="_Toc10210603"/>
              <w:bookmarkEnd w:id="29317"/>
              <w:bookmarkEnd w:id="29318"/>
              <w:bookmarkEnd w:id="29319"/>
            </w:del>
          </w:p>
        </w:tc>
        <w:bookmarkStart w:id="29320" w:name="_Toc10202328"/>
        <w:bookmarkStart w:id="29321" w:name="_Toc10206466"/>
        <w:bookmarkStart w:id="29322" w:name="_Toc10210604"/>
        <w:bookmarkEnd w:id="29320"/>
        <w:bookmarkEnd w:id="29321"/>
        <w:bookmarkEnd w:id="29322"/>
      </w:tr>
      <w:tr w:rsidR="00564C22" w:rsidDel="00B33063" w14:paraId="5014060F" w14:textId="4214199F" w:rsidTr="00564C22">
        <w:trPr>
          <w:del w:id="2932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1D2B53E" w14:textId="7EAACB1A" w:rsidR="00564C22" w:rsidRPr="002062A5" w:rsidDel="00B33063" w:rsidRDefault="009B1AF1" w:rsidP="00564C22">
            <w:pPr>
              <w:pStyle w:val="Beschriftung"/>
              <w:rPr>
                <w:del w:id="29324" w:author="Andreas Kuehne" w:date="2019-05-31T12:22:00Z"/>
                <w:rStyle w:val="Datatype"/>
                <w:b w:val="0"/>
                <w:bCs w:val="0"/>
              </w:rPr>
            </w:pPr>
            <w:del w:id="29325" w:author="Andreas Kuehne" w:date="2019-05-31T12:22:00Z">
              <w:r w:rsidRPr="002062A5" w:rsidDel="00B33063">
                <w:rPr>
                  <w:rStyle w:val="Datatype"/>
                </w:rPr>
                <w:delText>RefId</w:delText>
              </w:r>
              <w:bookmarkStart w:id="29326" w:name="_Toc10202329"/>
              <w:bookmarkStart w:id="29327" w:name="_Toc10206467"/>
              <w:bookmarkStart w:id="29328" w:name="_Toc10210605"/>
              <w:bookmarkEnd w:id="29326"/>
              <w:bookmarkEnd w:id="29327"/>
              <w:bookmarkEnd w:id="29328"/>
            </w:del>
          </w:p>
        </w:tc>
        <w:tc>
          <w:tcPr>
            <w:tcW w:w="4675" w:type="dxa"/>
          </w:tcPr>
          <w:p w14:paraId="5B7FC777" w14:textId="71F794CB"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329" w:author="Andreas Kuehne" w:date="2019-05-31T12:22:00Z"/>
                <w:rStyle w:val="Datatype"/>
              </w:rPr>
            </w:pPr>
            <w:del w:id="29330" w:author="Andreas Kuehne" w:date="2019-05-31T12:22:00Z">
              <w:r w:rsidRPr="002062A5" w:rsidDel="00B33063">
                <w:rPr>
                  <w:rStyle w:val="Datatype"/>
                </w:rPr>
                <w:delText>refId</w:delText>
              </w:r>
              <w:bookmarkStart w:id="29331" w:name="_Toc10202330"/>
              <w:bookmarkStart w:id="29332" w:name="_Toc10206468"/>
              <w:bookmarkStart w:id="29333" w:name="_Toc10210606"/>
              <w:bookmarkEnd w:id="29331"/>
              <w:bookmarkEnd w:id="29332"/>
              <w:bookmarkEnd w:id="29333"/>
            </w:del>
          </w:p>
        </w:tc>
        <w:bookmarkStart w:id="29334" w:name="_Toc10202331"/>
        <w:bookmarkStart w:id="29335" w:name="_Toc10206469"/>
        <w:bookmarkStart w:id="29336" w:name="_Toc10210607"/>
        <w:bookmarkEnd w:id="29334"/>
        <w:bookmarkEnd w:id="29335"/>
        <w:bookmarkEnd w:id="29336"/>
      </w:tr>
      <w:tr w:rsidR="00564C22" w:rsidDel="00B33063" w14:paraId="06774E66" w14:textId="6703C238" w:rsidTr="00564C22">
        <w:trPr>
          <w:del w:id="2933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B394185" w14:textId="466D361F" w:rsidR="00564C22" w:rsidRPr="002062A5" w:rsidDel="00B33063" w:rsidRDefault="009B1AF1" w:rsidP="00564C22">
            <w:pPr>
              <w:pStyle w:val="Beschriftung"/>
              <w:rPr>
                <w:del w:id="29338" w:author="Andreas Kuehne" w:date="2019-05-31T12:22:00Z"/>
                <w:rStyle w:val="Datatype"/>
                <w:b w:val="0"/>
                <w:bCs w:val="0"/>
              </w:rPr>
            </w:pPr>
            <w:del w:id="29339" w:author="Andreas Kuehne" w:date="2019-05-31T12:22:00Z">
              <w:r w:rsidRPr="002062A5" w:rsidDel="00B33063">
                <w:rPr>
                  <w:rStyle w:val="Datatype"/>
                </w:rPr>
                <w:delText>RefType</w:delText>
              </w:r>
              <w:bookmarkStart w:id="29340" w:name="_Toc10202332"/>
              <w:bookmarkStart w:id="29341" w:name="_Toc10206470"/>
              <w:bookmarkStart w:id="29342" w:name="_Toc10210608"/>
              <w:bookmarkEnd w:id="29340"/>
              <w:bookmarkEnd w:id="29341"/>
              <w:bookmarkEnd w:id="29342"/>
            </w:del>
          </w:p>
        </w:tc>
        <w:tc>
          <w:tcPr>
            <w:tcW w:w="4675" w:type="dxa"/>
          </w:tcPr>
          <w:p w14:paraId="4E935D83" w14:textId="3E0BD554"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343" w:author="Andreas Kuehne" w:date="2019-05-31T12:22:00Z"/>
                <w:rStyle w:val="Datatype"/>
              </w:rPr>
            </w:pPr>
            <w:del w:id="29344" w:author="Andreas Kuehne" w:date="2019-05-31T12:22:00Z">
              <w:r w:rsidRPr="002062A5" w:rsidDel="00B33063">
                <w:rPr>
                  <w:rStyle w:val="Datatype"/>
                </w:rPr>
                <w:delText>refType</w:delText>
              </w:r>
              <w:bookmarkStart w:id="29345" w:name="_Toc10202333"/>
              <w:bookmarkStart w:id="29346" w:name="_Toc10206471"/>
              <w:bookmarkStart w:id="29347" w:name="_Toc10210609"/>
              <w:bookmarkEnd w:id="29345"/>
              <w:bookmarkEnd w:id="29346"/>
              <w:bookmarkEnd w:id="29347"/>
            </w:del>
          </w:p>
        </w:tc>
        <w:bookmarkStart w:id="29348" w:name="_Toc10202334"/>
        <w:bookmarkStart w:id="29349" w:name="_Toc10206472"/>
        <w:bookmarkStart w:id="29350" w:name="_Toc10210610"/>
        <w:bookmarkEnd w:id="29348"/>
        <w:bookmarkEnd w:id="29349"/>
        <w:bookmarkEnd w:id="29350"/>
      </w:tr>
      <w:tr w:rsidR="00564C22" w:rsidDel="00B33063" w14:paraId="69472CB7" w14:textId="4FD28EE4" w:rsidTr="00564C22">
        <w:trPr>
          <w:del w:id="2935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A07506F" w14:textId="7FB98E68" w:rsidR="00564C22" w:rsidRPr="002062A5" w:rsidDel="00B33063" w:rsidRDefault="009B1AF1" w:rsidP="00564C22">
            <w:pPr>
              <w:pStyle w:val="Beschriftung"/>
              <w:rPr>
                <w:del w:id="29352" w:author="Andreas Kuehne" w:date="2019-05-31T12:22:00Z"/>
                <w:rStyle w:val="Datatype"/>
                <w:b w:val="0"/>
                <w:bCs w:val="0"/>
              </w:rPr>
            </w:pPr>
            <w:del w:id="29353" w:author="Andreas Kuehne" w:date="2019-05-31T12:22:00Z">
              <w:r w:rsidRPr="002062A5" w:rsidDel="00B33063">
                <w:rPr>
                  <w:rStyle w:val="Datatype"/>
                </w:rPr>
                <w:delText>RefURI</w:delText>
              </w:r>
              <w:bookmarkStart w:id="29354" w:name="_Toc10202335"/>
              <w:bookmarkStart w:id="29355" w:name="_Toc10206473"/>
              <w:bookmarkStart w:id="29356" w:name="_Toc10210611"/>
              <w:bookmarkEnd w:id="29354"/>
              <w:bookmarkEnd w:id="29355"/>
              <w:bookmarkEnd w:id="29356"/>
            </w:del>
          </w:p>
        </w:tc>
        <w:tc>
          <w:tcPr>
            <w:tcW w:w="4675" w:type="dxa"/>
          </w:tcPr>
          <w:p w14:paraId="75A580B2" w14:textId="69A3E69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357" w:author="Andreas Kuehne" w:date="2019-05-31T12:22:00Z"/>
                <w:rStyle w:val="Datatype"/>
              </w:rPr>
            </w:pPr>
            <w:del w:id="29358" w:author="Andreas Kuehne" w:date="2019-05-31T12:22:00Z">
              <w:r w:rsidRPr="002062A5" w:rsidDel="00B33063">
                <w:rPr>
                  <w:rStyle w:val="Datatype"/>
                </w:rPr>
                <w:delText>refURI</w:delText>
              </w:r>
              <w:bookmarkStart w:id="29359" w:name="_Toc10202336"/>
              <w:bookmarkStart w:id="29360" w:name="_Toc10206474"/>
              <w:bookmarkStart w:id="29361" w:name="_Toc10210612"/>
              <w:bookmarkEnd w:id="29359"/>
              <w:bookmarkEnd w:id="29360"/>
              <w:bookmarkEnd w:id="29361"/>
            </w:del>
          </w:p>
        </w:tc>
        <w:bookmarkStart w:id="29362" w:name="_Toc10202337"/>
        <w:bookmarkStart w:id="29363" w:name="_Toc10206475"/>
        <w:bookmarkStart w:id="29364" w:name="_Toc10210613"/>
        <w:bookmarkEnd w:id="29362"/>
        <w:bookmarkEnd w:id="29363"/>
        <w:bookmarkEnd w:id="29364"/>
      </w:tr>
      <w:tr w:rsidR="00564C22" w:rsidDel="00B33063" w14:paraId="4A46556C" w14:textId="1F9ACF3B" w:rsidTr="00564C22">
        <w:trPr>
          <w:del w:id="2936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A8B52A7" w14:textId="07959CD0" w:rsidR="00564C22" w:rsidRPr="002062A5" w:rsidDel="00B33063" w:rsidRDefault="009B1AF1" w:rsidP="00564C22">
            <w:pPr>
              <w:pStyle w:val="Beschriftung"/>
              <w:rPr>
                <w:del w:id="29366" w:author="Andreas Kuehne" w:date="2019-05-31T12:22:00Z"/>
                <w:rStyle w:val="Datatype"/>
                <w:b w:val="0"/>
                <w:bCs w:val="0"/>
              </w:rPr>
            </w:pPr>
            <w:del w:id="29367" w:author="Andreas Kuehne" w:date="2019-05-31T12:22:00Z">
              <w:r w:rsidRPr="002062A5" w:rsidDel="00B33063">
                <w:rPr>
                  <w:rStyle w:val="Datatype"/>
                </w:rPr>
                <w:delText>RequestID</w:delText>
              </w:r>
              <w:bookmarkStart w:id="29368" w:name="_Toc10202338"/>
              <w:bookmarkStart w:id="29369" w:name="_Toc10206476"/>
              <w:bookmarkStart w:id="29370" w:name="_Toc10210614"/>
              <w:bookmarkEnd w:id="29368"/>
              <w:bookmarkEnd w:id="29369"/>
              <w:bookmarkEnd w:id="29370"/>
            </w:del>
          </w:p>
        </w:tc>
        <w:tc>
          <w:tcPr>
            <w:tcW w:w="4675" w:type="dxa"/>
          </w:tcPr>
          <w:p w14:paraId="7DEEB944" w14:textId="4ACFC3E4"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371" w:author="Andreas Kuehne" w:date="2019-05-31T12:22:00Z"/>
                <w:rStyle w:val="Datatype"/>
              </w:rPr>
            </w:pPr>
            <w:del w:id="29372" w:author="Andreas Kuehne" w:date="2019-05-31T12:22:00Z">
              <w:r w:rsidRPr="002062A5" w:rsidDel="00B33063">
                <w:rPr>
                  <w:rStyle w:val="Datatype"/>
                </w:rPr>
                <w:delText>reqID</w:delText>
              </w:r>
              <w:bookmarkStart w:id="29373" w:name="_Toc10202339"/>
              <w:bookmarkStart w:id="29374" w:name="_Toc10206477"/>
              <w:bookmarkStart w:id="29375" w:name="_Toc10210615"/>
              <w:bookmarkEnd w:id="29373"/>
              <w:bookmarkEnd w:id="29374"/>
              <w:bookmarkEnd w:id="29375"/>
            </w:del>
          </w:p>
        </w:tc>
        <w:bookmarkStart w:id="29376" w:name="_Toc10202340"/>
        <w:bookmarkStart w:id="29377" w:name="_Toc10206478"/>
        <w:bookmarkStart w:id="29378" w:name="_Toc10210616"/>
        <w:bookmarkEnd w:id="29376"/>
        <w:bookmarkEnd w:id="29377"/>
        <w:bookmarkEnd w:id="29378"/>
      </w:tr>
      <w:tr w:rsidR="00564C22" w:rsidDel="00B33063" w14:paraId="4013F66A" w14:textId="1FF583D9" w:rsidTr="00564C22">
        <w:trPr>
          <w:del w:id="2937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747E37C" w14:textId="34849B49" w:rsidR="00564C22" w:rsidRPr="002062A5" w:rsidDel="00B33063" w:rsidRDefault="009B1AF1" w:rsidP="00564C22">
            <w:pPr>
              <w:pStyle w:val="Beschriftung"/>
              <w:rPr>
                <w:del w:id="29380" w:author="Andreas Kuehne" w:date="2019-05-31T12:22:00Z"/>
                <w:rStyle w:val="Datatype"/>
                <w:b w:val="0"/>
                <w:bCs w:val="0"/>
              </w:rPr>
            </w:pPr>
            <w:del w:id="29381" w:author="Andreas Kuehne" w:date="2019-05-31T12:22:00Z">
              <w:r w:rsidRPr="002062A5" w:rsidDel="00B33063">
                <w:rPr>
                  <w:rStyle w:val="Datatype"/>
                </w:rPr>
                <w:delText>ResponseID</w:delText>
              </w:r>
              <w:bookmarkStart w:id="29382" w:name="_Toc10202341"/>
              <w:bookmarkStart w:id="29383" w:name="_Toc10206479"/>
              <w:bookmarkStart w:id="29384" w:name="_Toc10210617"/>
              <w:bookmarkEnd w:id="29382"/>
              <w:bookmarkEnd w:id="29383"/>
              <w:bookmarkEnd w:id="29384"/>
            </w:del>
          </w:p>
        </w:tc>
        <w:tc>
          <w:tcPr>
            <w:tcW w:w="4675" w:type="dxa"/>
          </w:tcPr>
          <w:p w14:paraId="6BEEB7F4" w14:textId="42B7CB0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385" w:author="Andreas Kuehne" w:date="2019-05-31T12:22:00Z"/>
                <w:rStyle w:val="Datatype"/>
              </w:rPr>
            </w:pPr>
            <w:del w:id="29386" w:author="Andreas Kuehne" w:date="2019-05-31T12:22:00Z">
              <w:r w:rsidRPr="002062A5" w:rsidDel="00B33063">
                <w:rPr>
                  <w:rStyle w:val="Datatype"/>
                </w:rPr>
                <w:delText>respID</w:delText>
              </w:r>
              <w:bookmarkStart w:id="29387" w:name="_Toc10202342"/>
              <w:bookmarkStart w:id="29388" w:name="_Toc10206480"/>
              <w:bookmarkStart w:id="29389" w:name="_Toc10210618"/>
              <w:bookmarkEnd w:id="29387"/>
              <w:bookmarkEnd w:id="29388"/>
              <w:bookmarkEnd w:id="29389"/>
            </w:del>
          </w:p>
        </w:tc>
        <w:bookmarkStart w:id="29390" w:name="_Toc10202343"/>
        <w:bookmarkStart w:id="29391" w:name="_Toc10206481"/>
        <w:bookmarkStart w:id="29392" w:name="_Toc10210619"/>
        <w:bookmarkEnd w:id="29390"/>
        <w:bookmarkEnd w:id="29391"/>
        <w:bookmarkEnd w:id="29392"/>
      </w:tr>
      <w:tr w:rsidR="00564C22" w:rsidDel="00B33063" w14:paraId="61DF06B7" w14:textId="10E6FDF5" w:rsidTr="00564C22">
        <w:trPr>
          <w:del w:id="2939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8E11434" w14:textId="47C3D633" w:rsidR="00564C22" w:rsidRPr="002062A5" w:rsidDel="00B33063" w:rsidRDefault="009B1AF1" w:rsidP="00564C22">
            <w:pPr>
              <w:pStyle w:val="Beschriftung"/>
              <w:rPr>
                <w:del w:id="29394" w:author="Andreas Kuehne" w:date="2019-05-31T12:22:00Z"/>
                <w:rStyle w:val="Datatype"/>
                <w:b w:val="0"/>
                <w:bCs w:val="0"/>
              </w:rPr>
            </w:pPr>
            <w:del w:id="29395" w:author="Andreas Kuehne" w:date="2019-05-31T12:22:00Z">
              <w:r w:rsidRPr="002062A5" w:rsidDel="00B33063">
                <w:rPr>
                  <w:rStyle w:val="Datatype"/>
                </w:rPr>
                <w:delText>Result</w:delText>
              </w:r>
              <w:bookmarkStart w:id="29396" w:name="_Toc10202344"/>
              <w:bookmarkStart w:id="29397" w:name="_Toc10206482"/>
              <w:bookmarkStart w:id="29398" w:name="_Toc10210620"/>
              <w:bookmarkEnd w:id="29396"/>
              <w:bookmarkEnd w:id="29397"/>
              <w:bookmarkEnd w:id="29398"/>
            </w:del>
          </w:p>
        </w:tc>
        <w:tc>
          <w:tcPr>
            <w:tcW w:w="4675" w:type="dxa"/>
          </w:tcPr>
          <w:p w14:paraId="4DD0E49C" w14:textId="123B8842"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399" w:author="Andreas Kuehne" w:date="2019-05-31T12:22:00Z"/>
                <w:rStyle w:val="Datatype"/>
              </w:rPr>
            </w:pPr>
            <w:del w:id="29400" w:author="Andreas Kuehne" w:date="2019-05-31T12:22:00Z">
              <w:r w:rsidRPr="002062A5" w:rsidDel="00B33063">
                <w:rPr>
                  <w:rStyle w:val="Datatype"/>
                </w:rPr>
                <w:delText>result</w:delText>
              </w:r>
              <w:bookmarkStart w:id="29401" w:name="_Toc10202345"/>
              <w:bookmarkStart w:id="29402" w:name="_Toc10206483"/>
              <w:bookmarkStart w:id="29403" w:name="_Toc10210621"/>
              <w:bookmarkEnd w:id="29401"/>
              <w:bookmarkEnd w:id="29402"/>
              <w:bookmarkEnd w:id="29403"/>
            </w:del>
          </w:p>
        </w:tc>
        <w:bookmarkStart w:id="29404" w:name="_Toc10202346"/>
        <w:bookmarkStart w:id="29405" w:name="_Toc10206484"/>
        <w:bookmarkStart w:id="29406" w:name="_Toc10210622"/>
        <w:bookmarkEnd w:id="29404"/>
        <w:bookmarkEnd w:id="29405"/>
        <w:bookmarkEnd w:id="29406"/>
      </w:tr>
      <w:tr w:rsidR="00564C22" w:rsidDel="00B33063" w14:paraId="45D74712" w14:textId="13AA6945" w:rsidTr="00564C22">
        <w:trPr>
          <w:del w:id="2940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41196B6" w14:textId="63D77D23" w:rsidR="00564C22" w:rsidRPr="002062A5" w:rsidDel="00B33063" w:rsidRDefault="009B1AF1" w:rsidP="00564C22">
            <w:pPr>
              <w:pStyle w:val="Beschriftung"/>
              <w:rPr>
                <w:del w:id="29408" w:author="Andreas Kuehne" w:date="2019-05-31T12:22:00Z"/>
                <w:rStyle w:val="Datatype"/>
                <w:b w:val="0"/>
                <w:bCs w:val="0"/>
              </w:rPr>
            </w:pPr>
            <w:del w:id="29409" w:author="Andreas Kuehne" w:date="2019-05-31T12:22:00Z">
              <w:r w:rsidRPr="002062A5" w:rsidDel="00B33063">
                <w:rPr>
                  <w:rStyle w:val="Datatype"/>
                </w:rPr>
                <w:delText>ResultMajor</w:delText>
              </w:r>
              <w:bookmarkStart w:id="29410" w:name="_Toc10202347"/>
              <w:bookmarkStart w:id="29411" w:name="_Toc10206485"/>
              <w:bookmarkStart w:id="29412" w:name="_Toc10210623"/>
              <w:bookmarkEnd w:id="29410"/>
              <w:bookmarkEnd w:id="29411"/>
              <w:bookmarkEnd w:id="29412"/>
            </w:del>
          </w:p>
        </w:tc>
        <w:tc>
          <w:tcPr>
            <w:tcW w:w="4675" w:type="dxa"/>
          </w:tcPr>
          <w:p w14:paraId="71CFA419" w14:textId="61A1B50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413" w:author="Andreas Kuehne" w:date="2019-05-31T12:22:00Z"/>
                <w:rStyle w:val="Datatype"/>
              </w:rPr>
            </w:pPr>
            <w:del w:id="29414" w:author="Andreas Kuehne" w:date="2019-05-31T12:22:00Z">
              <w:r w:rsidRPr="002062A5" w:rsidDel="00B33063">
                <w:rPr>
                  <w:rStyle w:val="Datatype"/>
                </w:rPr>
                <w:delText>maj</w:delText>
              </w:r>
              <w:bookmarkStart w:id="29415" w:name="_Toc10202348"/>
              <w:bookmarkStart w:id="29416" w:name="_Toc10206486"/>
              <w:bookmarkStart w:id="29417" w:name="_Toc10210624"/>
              <w:bookmarkEnd w:id="29415"/>
              <w:bookmarkEnd w:id="29416"/>
              <w:bookmarkEnd w:id="29417"/>
            </w:del>
          </w:p>
        </w:tc>
        <w:bookmarkStart w:id="29418" w:name="_Toc10202349"/>
        <w:bookmarkStart w:id="29419" w:name="_Toc10206487"/>
        <w:bookmarkStart w:id="29420" w:name="_Toc10210625"/>
        <w:bookmarkEnd w:id="29418"/>
        <w:bookmarkEnd w:id="29419"/>
        <w:bookmarkEnd w:id="29420"/>
      </w:tr>
      <w:tr w:rsidR="00564C22" w:rsidDel="00B33063" w14:paraId="6406D31F" w14:textId="18BD193D" w:rsidTr="00564C22">
        <w:trPr>
          <w:del w:id="2942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ECE5E45" w14:textId="767E6B75" w:rsidR="00564C22" w:rsidRPr="002062A5" w:rsidDel="00B33063" w:rsidRDefault="009B1AF1" w:rsidP="00564C22">
            <w:pPr>
              <w:pStyle w:val="Beschriftung"/>
              <w:rPr>
                <w:del w:id="29422" w:author="Andreas Kuehne" w:date="2019-05-31T12:22:00Z"/>
                <w:rStyle w:val="Datatype"/>
                <w:b w:val="0"/>
                <w:bCs w:val="0"/>
              </w:rPr>
            </w:pPr>
            <w:del w:id="29423" w:author="Andreas Kuehne" w:date="2019-05-31T12:22:00Z">
              <w:r w:rsidRPr="002062A5" w:rsidDel="00B33063">
                <w:rPr>
                  <w:rStyle w:val="Datatype"/>
                </w:rPr>
                <w:delText>ResultMessage</w:delText>
              </w:r>
              <w:bookmarkStart w:id="29424" w:name="_Toc10202350"/>
              <w:bookmarkStart w:id="29425" w:name="_Toc10206488"/>
              <w:bookmarkStart w:id="29426" w:name="_Toc10210626"/>
              <w:bookmarkEnd w:id="29424"/>
              <w:bookmarkEnd w:id="29425"/>
              <w:bookmarkEnd w:id="29426"/>
            </w:del>
          </w:p>
        </w:tc>
        <w:tc>
          <w:tcPr>
            <w:tcW w:w="4675" w:type="dxa"/>
          </w:tcPr>
          <w:p w14:paraId="7E036A02" w14:textId="2E65F6E2"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427" w:author="Andreas Kuehne" w:date="2019-05-31T12:22:00Z"/>
                <w:rStyle w:val="Datatype"/>
              </w:rPr>
            </w:pPr>
            <w:del w:id="29428" w:author="Andreas Kuehne" w:date="2019-05-31T12:22:00Z">
              <w:r w:rsidRPr="002062A5" w:rsidDel="00B33063">
                <w:rPr>
                  <w:rStyle w:val="Datatype"/>
                </w:rPr>
                <w:delText>msg</w:delText>
              </w:r>
              <w:bookmarkStart w:id="29429" w:name="_Toc10202351"/>
              <w:bookmarkStart w:id="29430" w:name="_Toc10206489"/>
              <w:bookmarkStart w:id="29431" w:name="_Toc10210627"/>
              <w:bookmarkEnd w:id="29429"/>
              <w:bookmarkEnd w:id="29430"/>
              <w:bookmarkEnd w:id="29431"/>
            </w:del>
          </w:p>
        </w:tc>
        <w:bookmarkStart w:id="29432" w:name="_Toc10202352"/>
        <w:bookmarkStart w:id="29433" w:name="_Toc10206490"/>
        <w:bookmarkStart w:id="29434" w:name="_Toc10210628"/>
        <w:bookmarkEnd w:id="29432"/>
        <w:bookmarkEnd w:id="29433"/>
        <w:bookmarkEnd w:id="29434"/>
      </w:tr>
      <w:tr w:rsidR="00564C22" w:rsidDel="00B33063" w14:paraId="791B2BA4" w14:textId="2CE7C114" w:rsidTr="00564C22">
        <w:trPr>
          <w:del w:id="2943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4DE4AF6" w14:textId="6366E749" w:rsidR="00564C22" w:rsidRPr="002062A5" w:rsidDel="00B33063" w:rsidRDefault="009B1AF1" w:rsidP="00564C22">
            <w:pPr>
              <w:pStyle w:val="Beschriftung"/>
              <w:rPr>
                <w:del w:id="29436" w:author="Andreas Kuehne" w:date="2019-05-31T12:22:00Z"/>
                <w:rStyle w:val="Datatype"/>
                <w:b w:val="0"/>
                <w:bCs w:val="0"/>
              </w:rPr>
            </w:pPr>
            <w:del w:id="29437" w:author="Andreas Kuehne" w:date="2019-05-31T12:22:00Z">
              <w:r w:rsidRPr="002062A5" w:rsidDel="00B33063">
                <w:rPr>
                  <w:rStyle w:val="Datatype"/>
                </w:rPr>
                <w:delText>ResultMinor</w:delText>
              </w:r>
              <w:bookmarkStart w:id="29438" w:name="_Toc10202353"/>
              <w:bookmarkStart w:id="29439" w:name="_Toc10206491"/>
              <w:bookmarkStart w:id="29440" w:name="_Toc10210629"/>
              <w:bookmarkEnd w:id="29438"/>
              <w:bookmarkEnd w:id="29439"/>
              <w:bookmarkEnd w:id="29440"/>
            </w:del>
          </w:p>
        </w:tc>
        <w:tc>
          <w:tcPr>
            <w:tcW w:w="4675" w:type="dxa"/>
          </w:tcPr>
          <w:p w14:paraId="0EEEC57E" w14:textId="58CC33B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441" w:author="Andreas Kuehne" w:date="2019-05-31T12:22:00Z"/>
                <w:rStyle w:val="Datatype"/>
              </w:rPr>
            </w:pPr>
            <w:del w:id="29442" w:author="Andreas Kuehne" w:date="2019-05-31T12:22:00Z">
              <w:r w:rsidRPr="002062A5" w:rsidDel="00B33063">
                <w:rPr>
                  <w:rStyle w:val="Datatype"/>
                </w:rPr>
                <w:delText>min</w:delText>
              </w:r>
              <w:bookmarkStart w:id="29443" w:name="_Toc10202354"/>
              <w:bookmarkStart w:id="29444" w:name="_Toc10206492"/>
              <w:bookmarkStart w:id="29445" w:name="_Toc10210630"/>
              <w:bookmarkEnd w:id="29443"/>
              <w:bookmarkEnd w:id="29444"/>
              <w:bookmarkEnd w:id="29445"/>
            </w:del>
          </w:p>
        </w:tc>
        <w:bookmarkStart w:id="29446" w:name="_Toc10202355"/>
        <w:bookmarkStart w:id="29447" w:name="_Toc10206493"/>
        <w:bookmarkStart w:id="29448" w:name="_Toc10210631"/>
        <w:bookmarkEnd w:id="29446"/>
        <w:bookmarkEnd w:id="29447"/>
        <w:bookmarkEnd w:id="29448"/>
      </w:tr>
      <w:tr w:rsidR="00564C22" w:rsidDel="00B33063" w14:paraId="5DD34930" w14:textId="51569CDC" w:rsidTr="00564C22">
        <w:trPr>
          <w:del w:id="2944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2662D9D" w14:textId="21B07BAF" w:rsidR="00564C22" w:rsidRPr="002062A5" w:rsidDel="00B33063" w:rsidRDefault="009B1AF1" w:rsidP="00564C22">
            <w:pPr>
              <w:pStyle w:val="Beschriftung"/>
              <w:rPr>
                <w:del w:id="29450" w:author="Andreas Kuehne" w:date="2019-05-31T12:22:00Z"/>
                <w:rStyle w:val="Datatype"/>
                <w:b w:val="0"/>
                <w:bCs w:val="0"/>
              </w:rPr>
            </w:pPr>
            <w:del w:id="29451" w:author="Andreas Kuehne" w:date="2019-05-31T12:22:00Z">
              <w:r w:rsidRPr="002062A5" w:rsidDel="00B33063">
                <w:rPr>
                  <w:rStyle w:val="Datatype"/>
                </w:rPr>
                <w:delText>ReturnAugmentedSignature</w:delText>
              </w:r>
              <w:bookmarkStart w:id="29452" w:name="_Toc10202356"/>
              <w:bookmarkStart w:id="29453" w:name="_Toc10206494"/>
              <w:bookmarkStart w:id="29454" w:name="_Toc10210632"/>
              <w:bookmarkEnd w:id="29452"/>
              <w:bookmarkEnd w:id="29453"/>
              <w:bookmarkEnd w:id="29454"/>
            </w:del>
          </w:p>
        </w:tc>
        <w:tc>
          <w:tcPr>
            <w:tcW w:w="4675" w:type="dxa"/>
          </w:tcPr>
          <w:p w14:paraId="44F09D67" w14:textId="46FC1FA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455" w:author="Andreas Kuehne" w:date="2019-05-31T12:22:00Z"/>
                <w:rStyle w:val="Datatype"/>
              </w:rPr>
            </w:pPr>
            <w:del w:id="29456" w:author="Andreas Kuehne" w:date="2019-05-31T12:22:00Z">
              <w:r w:rsidRPr="002062A5" w:rsidDel="00B33063">
                <w:rPr>
                  <w:rStyle w:val="Datatype"/>
                </w:rPr>
                <w:delText>returnAugmented</w:delText>
              </w:r>
              <w:bookmarkStart w:id="29457" w:name="_Toc10202357"/>
              <w:bookmarkStart w:id="29458" w:name="_Toc10206495"/>
              <w:bookmarkStart w:id="29459" w:name="_Toc10210633"/>
              <w:bookmarkEnd w:id="29457"/>
              <w:bookmarkEnd w:id="29458"/>
              <w:bookmarkEnd w:id="29459"/>
            </w:del>
          </w:p>
        </w:tc>
        <w:bookmarkStart w:id="29460" w:name="_Toc10202358"/>
        <w:bookmarkStart w:id="29461" w:name="_Toc10206496"/>
        <w:bookmarkStart w:id="29462" w:name="_Toc10210634"/>
        <w:bookmarkEnd w:id="29460"/>
        <w:bookmarkEnd w:id="29461"/>
        <w:bookmarkEnd w:id="29462"/>
      </w:tr>
      <w:tr w:rsidR="00564C22" w:rsidDel="00B33063" w14:paraId="18E57E5B" w14:textId="1B161DC8" w:rsidTr="00564C22">
        <w:trPr>
          <w:del w:id="2946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DABAF4D" w14:textId="7C2F1A6B" w:rsidR="00564C22" w:rsidRPr="002062A5" w:rsidDel="00B33063" w:rsidRDefault="009B1AF1" w:rsidP="00564C22">
            <w:pPr>
              <w:pStyle w:val="Beschriftung"/>
              <w:rPr>
                <w:del w:id="29464" w:author="Andreas Kuehne" w:date="2019-05-31T12:22:00Z"/>
                <w:rStyle w:val="Datatype"/>
                <w:b w:val="0"/>
                <w:bCs w:val="0"/>
              </w:rPr>
            </w:pPr>
            <w:del w:id="29465" w:author="Andreas Kuehne" w:date="2019-05-31T12:22:00Z">
              <w:r w:rsidRPr="002062A5" w:rsidDel="00B33063">
                <w:rPr>
                  <w:rStyle w:val="Datatype"/>
                </w:rPr>
                <w:delText>ReturnProcessingDetails</w:delText>
              </w:r>
              <w:bookmarkStart w:id="29466" w:name="_Toc10202359"/>
              <w:bookmarkStart w:id="29467" w:name="_Toc10206497"/>
              <w:bookmarkStart w:id="29468" w:name="_Toc10210635"/>
              <w:bookmarkEnd w:id="29466"/>
              <w:bookmarkEnd w:id="29467"/>
              <w:bookmarkEnd w:id="29468"/>
            </w:del>
          </w:p>
        </w:tc>
        <w:tc>
          <w:tcPr>
            <w:tcW w:w="4675" w:type="dxa"/>
          </w:tcPr>
          <w:p w14:paraId="0E70CFED" w14:textId="71F9E6B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469" w:author="Andreas Kuehne" w:date="2019-05-31T12:22:00Z"/>
                <w:rStyle w:val="Datatype"/>
              </w:rPr>
            </w:pPr>
            <w:del w:id="29470" w:author="Andreas Kuehne" w:date="2019-05-31T12:22:00Z">
              <w:r w:rsidRPr="002062A5" w:rsidDel="00B33063">
                <w:rPr>
                  <w:rStyle w:val="Datatype"/>
                </w:rPr>
                <w:delText>returnProcDetails</w:delText>
              </w:r>
              <w:bookmarkStart w:id="29471" w:name="_Toc10202360"/>
              <w:bookmarkStart w:id="29472" w:name="_Toc10206498"/>
              <w:bookmarkStart w:id="29473" w:name="_Toc10210636"/>
              <w:bookmarkEnd w:id="29471"/>
              <w:bookmarkEnd w:id="29472"/>
              <w:bookmarkEnd w:id="29473"/>
            </w:del>
          </w:p>
        </w:tc>
        <w:bookmarkStart w:id="29474" w:name="_Toc10202361"/>
        <w:bookmarkStart w:id="29475" w:name="_Toc10206499"/>
        <w:bookmarkStart w:id="29476" w:name="_Toc10210637"/>
        <w:bookmarkEnd w:id="29474"/>
        <w:bookmarkEnd w:id="29475"/>
        <w:bookmarkEnd w:id="29476"/>
      </w:tr>
      <w:tr w:rsidR="00564C22" w:rsidDel="00B33063" w14:paraId="2FC6DE01" w14:textId="61B7E889" w:rsidTr="00564C22">
        <w:trPr>
          <w:del w:id="2947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72D38EF" w14:textId="0C868C82" w:rsidR="00564C22" w:rsidRPr="002062A5" w:rsidDel="00B33063" w:rsidRDefault="009B1AF1" w:rsidP="00564C22">
            <w:pPr>
              <w:pStyle w:val="Beschriftung"/>
              <w:rPr>
                <w:del w:id="29478" w:author="Andreas Kuehne" w:date="2019-05-31T12:22:00Z"/>
                <w:rStyle w:val="Datatype"/>
                <w:b w:val="0"/>
                <w:bCs w:val="0"/>
              </w:rPr>
            </w:pPr>
            <w:del w:id="29479" w:author="Andreas Kuehne" w:date="2019-05-31T12:22:00Z">
              <w:r w:rsidRPr="002062A5" w:rsidDel="00B33063">
                <w:rPr>
                  <w:rStyle w:val="Datatype"/>
                </w:rPr>
                <w:delText>ReturnSignerIdentity</w:delText>
              </w:r>
              <w:bookmarkStart w:id="29480" w:name="_Toc10202362"/>
              <w:bookmarkStart w:id="29481" w:name="_Toc10206500"/>
              <w:bookmarkStart w:id="29482" w:name="_Toc10210638"/>
              <w:bookmarkEnd w:id="29480"/>
              <w:bookmarkEnd w:id="29481"/>
              <w:bookmarkEnd w:id="29482"/>
            </w:del>
          </w:p>
        </w:tc>
        <w:tc>
          <w:tcPr>
            <w:tcW w:w="4675" w:type="dxa"/>
          </w:tcPr>
          <w:p w14:paraId="5CEDF46D" w14:textId="5995C51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483" w:author="Andreas Kuehne" w:date="2019-05-31T12:22:00Z"/>
                <w:rStyle w:val="Datatype"/>
              </w:rPr>
            </w:pPr>
            <w:del w:id="29484" w:author="Andreas Kuehne" w:date="2019-05-31T12:22:00Z">
              <w:r w:rsidRPr="002062A5" w:rsidDel="00B33063">
                <w:rPr>
                  <w:rStyle w:val="Datatype"/>
                </w:rPr>
                <w:delText>returnSigner</w:delText>
              </w:r>
              <w:bookmarkStart w:id="29485" w:name="_Toc10202363"/>
              <w:bookmarkStart w:id="29486" w:name="_Toc10206501"/>
              <w:bookmarkStart w:id="29487" w:name="_Toc10210639"/>
              <w:bookmarkEnd w:id="29485"/>
              <w:bookmarkEnd w:id="29486"/>
              <w:bookmarkEnd w:id="29487"/>
            </w:del>
          </w:p>
        </w:tc>
        <w:bookmarkStart w:id="29488" w:name="_Toc10202364"/>
        <w:bookmarkStart w:id="29489" w:name="_Toc10206502"/>
        <w:bookmarkStart w:id="29490" w:name="_Toc10210640"/>
        <w:bookmarkEnd w:id="29488"/>
        <w:bookmarkEnd w:id="29489"/>
        <w:bookmarkEnd w:id="29490"/>
      </w:tr>
      <w:tr w:rsidR="00564C22" w:rsidDel="00B33063" w14:paraId="70970986" w14:textId="3957F67A" w:rsidTr="00564C22">
        <w:trPr>
          <w:del w:id="2949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B3F8F1F" w14:textId="0767FD06" w:rsidR="00564C22" w:rsidRPr="002062A5" w:rsidDel="00B33063" w:rsidRDefault="009B1AF1" w:rsidP="00564C22">
            <w:pPr>
              <w:pStyle w:val="Beschriftung"/>
              <w:rPr>
                <w:del w:id="29492" w:author="Andreas Kuehne" w:date="2019-05-31T12:22:00Z"/>
                <w:rStyle w:val="Datatype"/>
                <w:b w:val="0"/>
                <w:bCs w:val="0"/>
              </w:rPr>
            </w:pPr>
            <w:del w:id="29493" w:author="Andreas Kuehne" w:date="2019-05-31T12:22:00Z">
              <w:r w:rsidRPr="002062A5" w:rsidDel="00B33063">
                <w:rPr>
                  <w:rStyle w:val="Datatype"/>
                </w:rPr>
                <w:delText>ReturnSigningTimeInfo</w:delText>
              </w:r>
              <w:bookmarkStart w:id="29494" w:name="_Toc10202365"/>
              <w:bookmarkStart w:id="29495" w:name="_Toc10206503"/>
              <w:bookmarkStart w:id="29496" w:name="_Toc10210641"/>
              <w:bookmarkEnd w:id="29494"/>
              <w:bookmarkEnd w:id="29495"/>
              <w:bookmarkEnd w:id="29496"/>
            </w:del>
          </w:p>
        </w:tc>
        <w:tc>
          <w:tcPr>
            <w:tcW w:w="4675" w:type="dxa"/>
          </w:tcPr>
          <w:p w14:paraId="50629265" w14:textId="4A97B718"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497" w:author="Andreas Kuehne" w:date="2019-05-31T12:22:00Z"/>
                <w:rStyle w:val="Datatype"/>
              </w:rPr>
            </w:pPr>
            <w:del w:id="29498" w:author="Andreas Kuehne" w:date="2019-05-31T12:22:00Z">
              <w:r w:rsidRPr="002062A5" w:rsidDel="00B33063">
                <w:rPr>
                  <w:rStyle w:val="Datatype"/>
                </w:rPr>
                <w:delText>returnSigningTime</w:delText>
              </w:r>
              <w:bookmarkStart w:id="29499" w:name="_Toc10202366"/>
              <w:bookmarkStart w:id="29500" w:name="_Toc10206504"/>
              <w:bookmarkStart w:id="29501" w:name="_Toc10210642"/>
              <w:bookmarkEnd w:id="29499"/>
              <w:bookmarkEnd w:id="29500"/>
              <w:bookmarkEnd w:id="29501"/>
            </w:del>
          </w:p>
        </w:tc>
        <w:bookmarkStart w:id="29502" w:name="_Toc10202367"/>
        <w:bookmarkStart w:id="29503" w:name="_Toc10206505"/>
        <w:bookmarkStart w:id="29504" w:name="_Toc10210643"/>
        <w:bookmarkEnd w:id="29502"/>
        <w:bookmarkEnd w:id="29503"/>
        <w:bookmarkEnd w:id="29504"/>
      </w:tr>
      <w:tr w:rsidR="00564C22" w:rsidDel="00B33063" w14:paraId="4C44E42F" w14:textId="73F30041" w:rsidTr="00564C22">
        <w:trPr>
          <w:del w:id="2950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D555BE7" w14:textId="11ACDE25" w:rsidR="00564C22" w:rsidRPr="002062A5" w:rsidDel="00B33063" w:rsidRDefault="009B1AF1" w:rsidP="00564C22">
            <w:pPr>
              <w:pStyle w:val="Beschriftung"/>
              <w:rPr>
                <w:del w:id="29506" w:author="Andreas Kuehne" w:date="2019-05-31T12:22:00Z"/>
                <w:rStyle w:val="Datatype"/>
                <w:b w:val="0"/>
                <w:bCs w:val="0"/>
              </w:rPr>
            </w:pPr>
            <w:del w:id="29507" w:author="Andreas Kuehne" w:date="2019-05-31T12:22:00Z">
              <w:r w:rsidRPr="002062A5" w:rsidDel="00B33063">
                <w:rPr>
                  <w:rStyle w:val="Datatype"/>
                </w:rPr>
                <w:delText>ReturnTimestampedSignature</w:delText>
              </w:r>
              <w:bookmarkStart w:id="29508" w:name="_Toc10202368"/>
              <w:bookmarkStart w:id="29509" w:name="_Toc10206506"/>
              <w:bookmarkStart w:id="29510" w:name="_Toc10210644"/>
              <w:bookmarkEnd w:id="29508"/>
              <w:bookmarkEnd w:id="29509"/>
              <w:bookmarkEnd w:id="29510"/>
            </w:del>
          </w:p>
        </w:tc>
        <w:tc>
          <w:tcPr>
            <w:tcW w:w="4675" w:type="dxa"/>
          </w:tcPr>
          <w:p w14:paraId="7EB3A16E" w14:textId="47D5E65B"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511" w:author="Andreas Kuehne" w:date="2019-05-31T12:22:00Z"/>
                <w:rStyle w:val="Datatype"/>
              </w:rPr>
            </w:pPr>
            <w:del w:id="29512" w:author="Andreas Kuehne" w:date="2019-05-31T12:22:00Z">
              <w:r w:rsidRPr="002062A5" w:rsidDel="00B33063">
                <w:rPr>
                  <w:rStyle w:val="Datatype"/>
                </w:rPr>
                <w:delText>returnTimestamped</w:delText>
              </w:r>
              <w:bookmarkStart w:id="29513" w:name="_Toc10202369"/>
              <w:bookmarkStart w:id="29514" w:name="_Toc10206507"/>
              <w:bookmarkStart w:id="29515" w:name="_Toc10210645"/>
              <w:bookmarkEnd w:id="29513"/>
              <w:bookmarkEnd w:id="29514"/>
              <w:bookmarkEnd w:id="29515"/>
            </w:del>
          </w:p>
        </w:tc>
        <w:bookmarkStart w:id="29516" w:name="_Toc10202370"/>
        <w:bookmarkStart w:id="29517" w:name="_Toc10206508"/>
        <w:bookmarkStart w:id="29518" w:name="_Toc10210646"/>
        <w:bookmarkEnd w:id="29516"/>
        <w:bookmarkEnd w:id="29517"/>
        <w:bookmarkEnd w:id="29518"/>
      </w:tr>
      <w:tr w:rsidR="00564C22" w:rsidDel="00B33063" w14:paraId="5E9B9A89" w14:textId="56F8D738" w:rsidTr="00564C22">
        <w:trPr>
          <w:del w:id="2951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9F2B638" w14:textId="433F2CFC" w:rsidR="00564C22" w:rsidRPr="002062A5" w:rsidDel="00B33063" w:rsidRDefault="009B1AF1" w:rsidP="00564C22">
            <w:pPr>
              <w:pStyle w:val="Beschriftung"/>
              <w:rPr>
                <w:del w:id="29520" w:author="Andreas Kuehne" w:date="2019-05-31T12:22:00Z"/>
                <w:rStyle w:val="Datatype"/>
                <w:b w:val="0"/>
                <w:bCs w:val="0"/>
              </w:rPr>
            </w:pPr>
            <w:del w:id="29521" w:author="Andreas Kuehne" w:date="2019-05-31T12:22:00Z">
              <w:r w:rsidRPr="002062A5" w:rsidDel="00B33063">
                <w:rPr>
                  <w:rStyle w:val="Datatype"/>
                </w:rPr>
                <w:delText>ReturnVerificationTimeInfo</w:delText>
              </w:r>
              <w:bookmarkStart w:id="29522" w:name="_Toc10202371"/>
              <w:bookmarkStart w:id="29523" w:name="_Toc10206509"/>
              <w:bookmarkStart w:id="29524" w:name="_Toc10210647"/>
              <w:bookmarkEnd w:id="29522"/>
              <w:bookmarkEnd w:id="29523"/>
              <w:bookmarkEnd w:id="29524"/>
            </w:del>
          </w:p>
        </w:tc>
        <w:tc>
          <w:tcPr>
            <w:tcW w:w="4675" w:type="dxa"/>
          </w:tcPr>
          <w:p w14:paraId="3F453F56" w14:textId="45AB481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525" w:author="Andreas Kuehne" w:date="2019-05-31T12:22:00Z"/>
                <w:rStyle w:val="Datatype"/>
              </w:rPr>
            </w:pPr>
            <w:del w:id="29526" w:author="Andreas Kuehne" w:date="2019-05-31T12:22:00Z">
              <w:r w:rsidRPr="002062A5" w:rsidDel="00B33063">
                <w:rPr>
                  <w:rStyle w:val="Datatype"/>
                </w:rPr>
                <w:delText>returnVerificationTime</w:delText>
              </w:r>
              <w:bookmarkStart w:id="29527" w:name="_Toc10202372"/>
              <w:bookmarkStart w:id="29528" w:name="_Toc10206510"/>
              <w:bookmarkStart w:id="29529" w:name="_Toc10210648"/>
              <w:bookmarkEnd w:id="29527"/>
              <w:bookmarkEnd w:id="29528"/>
              <w:bookmarkEnd w:id="29529"/>
            </w:del>
          </w:p>
        </w:tc>
        <w:bookmarkStart w:id="29530" w:name="_Toc10202373"/>
        <w:bookmarkStart w:id="29531" w:name="_Toc10206511"/>
        <w:bookmarkStart w:id="29532" w:name="_Toc10210649"/>
        <w:bookmarkEnd w:id="29530"/>
        <w:bookmarkEnd w:id="29531"/>
        <w:bookmarkEnd w:id="29532"/>
      </w:tr>
      <w:tr w:rsidR="00564C22" w:rsidDel="00B33063" w14:paraId="3D879502" w14:textId="42BFB64D" w:rsidTr="00564C22">
        <w:trPr>
          <w:del w:id="2953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28460E0" w14:textId="038B2132" w:rsidR="00564C22" w:rsidRPr="002062A5" w:rsidDel="00B33063" w:rsidRDefault="009B1AF1" w:rsidP="00564C22">
            <w:pPr>
              <w:pStyle w:val="Beschriftung"/>
              <w:rPr>
                <w:del w:id="29534" w:author="Andreas Kuehne" w:date="2019-05-31T12:22:00Z"/>
                <w:rStyle w:val="Datatype"/>
                <w:b w:val="0"/>
                <w:bCs w:val="0"/>
              </w:rPr>
            </w:pPr>
            <w:del w:id="29535" w:author="Andreas Kuehne" w:date="2019-05-31T12:22:00Z">
              <w:r w:rsidRPr="002062A5" w:rsidDel="00B33063">
                <w:rPr>
                  <w:rStyle w:val="Datatype"/>
                </w:rPr>
                <w:delText>Schema</w:delText>
              </w:r>
              <w:bookmarkStart w:id="29536" w:name="_Toc10202374"/>
              <w:bookmarkStart w:id="29537" w:name="_Toc10206512"/>
              <w:bookmarkStart w:id="29538" w:name="_Toc10210650"/>
              <w:bookmarkEnd w:id="29536"/>
              <w:bookmarkEnd w:id="29537"/>
              <w:bookmarkEnd w:id="29538"/>
            </w:del>
          </w:p>
        </w:tc>
        <w:tc>
          <w:tcPr>
            <w:tcW w:w="4675" w:type="dxa"/>
          </w:tcPr>
          <w:p w14:paraId="7B852273" w14:textId="10B9CB7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539" w:author="Andreas Kuehne" w:date="2019-05-31T12:22:00Z"/>
                <w:rStyle w:val="Datatype"/>
              </w:rPr>
            </w:pPr>
            <w:del w:id="29540" w:author="Andreas Kuehne" w:date="2019-05-31T12:22:00Z">
              <w:r w:rsidRPr="002062A5" w:rsidDel="00B33063">
                <w:rPr>
                  <w:rStyle w:val="Datatype"/>
                </w:rPr>
                <w:delText>schema</w:delText>
              </w:r>
              <w:bookmarkStart w:id="29541" w:name="_Toc10202375"/>
              <w:bookmarkStart w:id="29542" w:name="_Toc10206513"/>
              <w:bookmarkStart w:id="29543" w:name="_Toc10210651"/>
              <w:bookmarkEnd w:id="29541"/>
              <w:bookmarkEnd w:id="29542"/>
              <w:bookmarkEnd w:id="29543"/>
            </w:del>
          </w:p>
        </w:tc>
        <w:bookmarkStart w:id="29544" w:name="_Toc10202376"/>
        <w:bookmarkStart w:id="29545" w:name="_Toc10206514"/>
        <w:bookmarkStart w:id="29546" w:name="_Toc10210652"/>
        <w:bookmarkEnd w:id="29544"/>
        <w:bookmarkEnd w:id="29545"/>
        <w:bookmarkEnd w:id="29546"/>
      </w:tr>
      <w:tr w:rsidR="00564C22" w:rsidDel="00B33063" w14:paraId="0A8D02A7" w14:textId="40BA057A" w:rsidTr="00564C22">
        <w:trPr>
          <w:del w:id="2954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56C31B0" w14:textId="4CFA019B" w:rsidR="00564C22" w:rsidRPr="002062A5" w:rsidDel="00B33063" w:rsidRDefault="009B1AF1" w:rsidP="00564C22">
            <w:pPr>
              <w:pStyle w:val="Beschriftung"/>
              <w:rPr>
                <w:del w:id="29548" w:author="Andreas Kuehne" w:date="2019-05-31T12:22:00Z"/>
                <w:rStyle w:val="Datatype"/>
                <w:b w:val="0"/>
                <w:bCs w:val="0"/>
              </w:rPr>
            </w:pPr>
            <w:del w:id="29549" w:author="Andreas Kuehne" w:date="2019-05-31T12:22:00Z">
              <w:r w:rsidRPr="002062A5" w:rsidDel="00B33063">
                <w:rPr>
                  <w:rStyle w:val="Datatype"/>
                </w:rPr>
                <w:delText>SchemaRefs</w:delText>
              </w:r>
              <w:bookmarkStart w:id="29550" w:name="_Toc10202377"/>
              <w:bookmarkStart w:id="29551" w:name="_Toc10206515"/>
              <w:bookmarkStart w:id="29552" w:name="_Toc10210653"/>
              <w:bookmarkEnd w:id="29550"/>
              <w:bookmarkEnd w:id="29551"/>
              <w:bookmarkEnd w:id="29552"/>
            </w:del>
          </w:p>
        </w:tc>
        <w:tc>
          <w:tcPr>
            <w:tcW w:w="4675" w:type="dxa"/>
          </w:tcPr>
          <w:p w14:paraId="72BAFD1C" w14:textId="14D1691C"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553" w:author="Andreas Kuehne" w:date="2019-05-31T12:22:00Z"/>
                <w:rStyle w:val="Datatype"/>
              </w:rPr>
            </w:pPr>
            <w:del w:id="29554" w:author="Andreas Kuehne" w:date="2019-05-31T12:22:00Z">
              <w:r w:rsidRPr="002062A5" w:rsidDel="00B33063">
                <w:rPr>
                  <w:rStyle w:val="Datatype"/>
                </w:rPr>
                <w:delText>schemaRefs</w:delText>
              </w:r>
              <w:bookmarkStart w:id="29555" w:name="_Toc10202378"/>
              <w:bookmarkStart w:id="29556" w:name="_Toc10206516"/>
              <w:bookmarkStart w:id="29557" w:name="_Toc10210654"/>
              <w:bookmarkEnd w:id="29555"/>
              <w:bookmarkEnd w:id="29556"/>
              <w:bookmarkEnd w:id="29557"/>
            </w:del>
          </w:p>
        </w:tc>
        <w:bookmarkStart w:id="29558" w:name="_Toc10202379"/>
        <w:bookmarkStart w:id="29559" w:name="_Toc10206517"/>
        <w:bookmarkStart w:id="29560" w:name="_Toc10210655"/>
        <w:bookmarkEnd w:id="29558"/>
        <w:bookmarkEnd w:id="29559"/>
        <w:bookmarkEnd w:id="29560"/>
      </w:tr>
      <w:tr w:rsidR="00564C22" w:rsidDel="00B33063" w14:paraId="0658CB75" w14:textId="48B09003" w:rsidTr="00564C22">
        <w:trPr>
          <w:del w:id="2956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EAB6E4C" w14:textId="78A2ECC0" w:rsidR="00564C22" w:rsidRPr="002062A5" w:rsidDel="00B33063" w:rsidRDefault="009B1AF1" w:rsidP="00564C22">
            <w:pPr>
              <w:pStyle w:val="Beschriftung"/>
              <w:rPr>
                <w:del w:id="29562" w:author="Andreas Kuehne" w:date="2019-05-31T12:22:00Z"/>
                <w:rStyle w:val="Datatype"/>
                <w:b w:val="0"/>
                <w:bCs w:val="0"/>
              </w:rPr>
            </w:pPr>
            <w:del w:id="29563" w:author="Andreas Kuehne" w:date="2019-05-31T12:22:00Z">
              <w:r w:rsidRPr="002062A5" w:rsidDel="00B33063">
                <w:rPr>
                  <w:rStyle w:val="Datatype"/>
                </w:rPr>
                <w:delText>SignatureAlgorithm</w:delText>
              </w:r>
              <w:bookmarkStart w:id="29564" w:name="_Toc10202380"/>
              <w:bookmarkStart w:id="29565" w:name="_Toc10206518"/>
              <w:bookmarkStart w:id="29566" w:name="_Toc10210656"/>
              <w:bookmarkEnd w:id="29564"/>
              <w:bookmarkEnd w:id="29565"/>
              <w:bookmarkEnd w:id="29566"/>
            </w:del>
          </w:p>
        </w:tc>
        <w:tc>
          <w:tcPr>
            <w:tcW w:w="4675" w:type="dxa"/>
          </w:tcPr>
          <w:p w14:paraId="71B34B33" w14:textId="40E5BDD6"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567" w:author="Andreas Kuehne" w:date="2019-05-31T12:22:00Z"/>
                <w:rStyle w:val="Datatype"/>
              </w:rPr>
            </w:pPr>
            <w:del w:id="29568" w:author="Andreas Kuehne" w:date="2019-05-31T12:22:00Z">
              <w:r w:rsidRPr="002062A5" w:rsidDel="00B33063">
                <w:rPr>
                  <w:rStyle w:val="Datatype"/>
                </w:rPr>
                <w:delText>sigAlgo</w:delText>
              </w:r>
              <w:bookmarkStart w:id="29569" w:name="_Toc10202381"/>
              <w:bookmarkStart w:id="29570" w:name="_Toc10206519"/>
              <w:bookmarkStart w:id="29571" w:name="_Toc10210657"/>
              <w:bookmarkEnd w:id="29569"/>
              <w:bookmarkEnd w:id="29570"/>
              <w:bookmarkEnd w:id="29571"/>
            </w:del>
          </w:p>
        </w:tc>
        <w:bookmarkStart w:id="29572" w:name="_Toc10202382"/>
        <w:bookmarkStart w:id="29573" w:name="_Toc10206520"/>
        <w:bookmarkStart w:id="29574" w:name="_Toc10210658"/>
        <w:bookmarkEnd w:id="29572"/>
        <w:bookmarkEnd w:id="29573"/>
        <w:bookmarkEnd w:id="29574"/>
      </w:tr>
      <w:tr w:rsidR="00564C22" w:rsidDel="00B33063" w14:paraId="20A5AE73" w14:textId="67DAFDA7" w:rsidTr="00564C22">
        <w:trPr>
          <w:del w:id="2957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781F896" w14:textId="438EFB88" w:rsidR="00564C22" w:rsidRPr="002062A5" w:rsidDel="00B33063" w:rsidRDefault="009B1AF1" w:rsidP="00564C22">
            <w:pPr>
              <w:pStyle w:val="Beschriftung"/>
              <w:rPr>
                <w:del w:id="29576" w:author="Andreas Kuehne" w:date="2019-05-31T12:22:00Z"/>
                <w:rStyle w:val="Datatype"/>
                <w:b w:val="0"/>
                <w:bCs w:val="0"/>
              </w:rPr>
            </w:pPr>
            <w:del w:id="29577" w:author="Andreas Kuehne" w:date="2019-05-31T12:22:00Z">
              <w:r w:rsidRPr="002062A5" w:rsidDel="00B33063">
                <w:rPr>
                  <w:rStyle w:val="Datatype"/>
                </w:rPr>
                <w:delText>SignatureObject</w:delText>
              </w:r>
              <w:bookmarkStart w:id="29578" w:name="_Toc10202383"/>
              <w:bookmarkStart w:id="29579" w:name="_Toc10206521"/>
              <w:bookmarkStart w:id="29580" w:name="_Toc10210659"/>
              <w:bookmarkEnd w:id="29578"/>
              <w:bookmarkEnd w:id="29579"/>
              <w:bookmarkEnd w:id="29580"/>
            </w:del>
          </w:p>
        </w:tc>
        <w:tc>
          <w:tcPr>
            <w:tcW w:w="4675" w:type="dxa"/>
          </w:tcPr>
          <w:p w14:paraId="702A44FE" w14:textId="45123DD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581" w:author="Andreas Kuehne" w:date="2019-05-31T12:22:00Z"/>
                <w:rStyle w:val="Datatype"/>
              </w:rPr>
            </w:pPr>
            <w:del w:id="29582" w:author="Andreas Kuehne" w:date="2019-05-31T12:22:00Z">
              <w:r w:rsidRPr="002062A5" w:rsidDel="00B33063">
                <w:rPr>
                  <w:rStyle w:val="Datatype"/>
                </w:rPr>
                <w:delText>sigObj</w:delText>
              </w:r>
              <w:bookmarkStart w:id="29583" w:name="_Toc10202384"/>
              <w:bookmarkStart w:id="29584" w:name="_Toc10206522"/>
              <w:bookmarkStart w:id="29585" w:name="_Toc10210660"/>
              <w:bookmarkEnd w:id="29583"/>
              <w:bookmarkEnd w:id="29584"/>
              <w:bookmarkEnd w:id="29585"/>
            </w:del>
          </w:p>
        </w:tc>
        <w:bookmarkStart w:id="29586" w:name="_Toc10202385"/>
        <w:bookmarkStart w:id="29587" w:name="_Toc10206523"/>
        <w:bookmarkStart w:id="29588" w:name="_Toc10210661"/>
        <w:bookmarkEnd w:id="29586"/>
        <w:bookmarkEnd w:id="29587"/>
        <w:bookmarkEnd w:id="29588"/>
      </w:tr>
      <w:tr w:rsidR="00564C22" w:rsidDel="00B33063" w14:paraId="4819B043" w14:textId="2E557594" w:rsidTr="00564C22">
        <w:trPr>
          <w:del w:id="2958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F223418" w14:textId="130A2452" w:rsidR="00564C22" w:rsidRPr="002062A5" w:rsidDel="00B33063" w:rsidRDefault="009B1AF1" w:rsidP="00564C22">
            <w:pPr>
              <w:pStyle w:val="Beschriftung"/>
              <w:rPr>
                <w:del w:id="29590" w:author="Andreas Kuehne" w:date="2019-05-31T12:22:00Z"/>
                <w:rStyle w:val="Datatype"/>
                <w:b w:val="0"/>
                <w:bCs w:val="0"/>
              </w:rPr>
            </w:pPr>
            <w:del w:id="29591" w:author="Andreas Kuehne" w:date="2019-05-31T12:22:00Z">
              <w:r w:rsidRPr="002062A5" w:rsidDel="00B33063">
                <w:rPr>
                  <w:rStyle w:val="Datatype"/>
                </w:rPr>
                <w:delText>SignaturePlacement</w:delText>
              </w:r>
              <w:bookmarkStart w:id="29592" w:name="_Toc10202386"/>
              <w:bookmarkStart w:id="29593" w:name="_Toc10206524"/>
              <w:bookmarkStart w:id="29594" w:name="_Toc10210662"/>
              <w:bookmarkEnd w:id="29592"/>
              <w:bookmarkEnd w:id="29593"/>
              <w:bookmarkEnd w:id="29594"/>
            </w:del>
          </w:p>
        </w:tc>
        <w:tc>
          <w:tcPr>
            <w:tcW w:w="4675" w:type="dxa"/>
          </w:tcPr>
          <w:p w14:paraId="2E3526AE" w14:textId="7856A06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595" w:author="Andreas Kuehne" w:date="2019-05-31T12:22:00Z"/>
                <w:rStyle w:val="Datatype"/>
              </w:rPr>
            </w:pPr>
            <w:del w:id="29596" w:author="Andreas Kuehne" w:date="2019-05-31T12:22:00Z">
              <w:r w:rsidRPr="002062A5" w:rsidDel="00B33063">
                <w:rPr>
                  <w:rStyle w:val="Datatype"/>
                </w:rPr>
                <w:delText>sigPlacement</w:delText>
              </w:r>
              <w:bookmarkStart w:id="29597" w:name="_Toc10202387"/>
              <w:bookmarkStart w:id="29598" w:name="_Toc10206525"/>
              <w:bookmarkStart w:id="29599" w:name="_Toc10210663"/>
              <w:bookmarkEnd w:id="29597"/>
              <w:bookmarkEnd w:id="29598"/>
              <w:bookmarkEnd w:id="29599"/>
            </w:del>
          </w:p>
        </w:tc>
        <w:bookmarkStart w:id="29600" w:name="_Toc10202388"/>
        <w:bookmarkStart w:id="29601" w:name="_Toc10206526"/>
        <w:bookmarkStart w:id="29602" w:name="_Toc10210664"/>
        <w:bookmarkEnd w:id="29600"/>
        <w:bookmarkEnd w:id="29601"/>
        <w:bookmarkEnd w:id="29602"/>
      </w:tr>
      <w:tr w:rsidR="00564C22" w:rsidDel="00B33063" w14:paraId="4599EDA8" w14:textId="4A1FC712" w:rsidTr="00564C22">
        <w:trPr>
          <w:del w:id="2960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C8BC605" w14:textId="69062628" w:rsidR="00564C22" w:rsidRPr="002062A5" w:rsidDel="00B33063" w:rsidRDefault="009B1AF1" w:rsidP="00564C22">
            <w:pPr>
              <w:pStyle w:val="Beschriftung"/>
              <w:rPr>
                <w:del w:id="29604" w:author="Andreas Kuehne" w:date="2019-05-31T12:22:00Z"/>
                <w:rStyle w:val="Datatype"/>
                <w:b w:val="0"/>
                <w:bCs w:val="0"/>
              </w:rPr>
            </w:pPr>
            <w:del w:id="29605" w:author="Andreas Kuehne" w:date="2019-05-31T12:22:00Z">
              <w:r w:rsidRPr="002062A5" w:rsidDel="00B33063">
                <w:rPr>
                  <w:rStyle w:val="Datatype"/>
                </w:rPr>
                <w:delText>SignaturePtr</w:delText>
              </w:r>
              <w:bookmarkStart w:id="29606" w:name="_Toc10202389"/>
              <w:bookmarkStart w:id="29607" w:name="_Toc10206527"/>
              <w:bookmarkStart w:id="29608" w:name="_Toc10210665"/>
              <w:bookmarkEnd w:id="29606"/>
              <w:bookmarkEnd w:id="29607"/>
              <w:bookmarkEnd w:id="29608"/>
            </w:del>
          </w:p>
        </w:tc>
        <w:tc>
          <w:tcPr>
            <w:tcW w:w="4675" w:type="dxa"/>
          </w:tcPr>
          <w:p w14:paraId="393872D3" w14:textId="1ABC6FF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609" w:author="Andreas Kuehne" w:date="2019-05-31T12:22:00Z"/>
                <w:rStyle w:val="Datatype"/>
              </w:rPr>
            </w:pPr>
            <w:del w:id="29610" w:author="Andreas Kuehne" w:date="2019-05-31T12:22:00Z">
              <w:r w:rsidRPr="002062A5" w:rsidDel="00B33063">
                <w:rPr>
                  <w:rStyle w:val="Datatype"/>
                </w:rPr>
                <w:delText>sigPtr</w:delText>
              </w:r>
              <w:bookmarkStart w:id="29611" w:name="_Toc10202390"/>
              <w:bookmarkStart w:id="29612" w:name="_Toc10206528"/>
              <w:bookmarkStart w:id="29613" w:name="_Toc10210666"/>
              <w:bookmarkEnd w:id="29611"/>
              <w:bookmarkEnd w:id="29612"/>
              <w:bookmarkEnd w:id="29613"/>
            </w:del>
          </w:p>
        </w:tc>
        <w:bookmarkStart w:id="29614" w:name="_Toc10202391"/>
        <w:bookmarkStart w:id="29615" w:name="_Toc10206529"/>
        <w:bookmarkStart w:id="29616" w:name="_Toc10210667"/>
        <w:bookmarkEnd w:id="29614"/>
        <w:bookmarkEnd w:id="29615"/>
        <w:bookmarkEnd w:id="29616"/>
      </w:tr>
      <w:tr w:rsidR="00564C22" w:rsidDel="00B33063" w14:paraId="6C65C645" w14:textId="03A027E7" w:rsidTr="00564C22">
        <w:trPr>
          <w:del w:id="2961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D3F1A2D" w14:textId="609E1374" w:rsidR="00564C22" w:rsidRPr="002062A5" w:rsidDel="00B33063" w:rsidRDefault="009B1AF1" w:rsidP="00564C22">
            <w:pPr>
              <w:pStyle w:val="Beschriftung"/>
              <w:rPr>
                <w:del w:id="29618" w:author="Andreas Kuehne" w:date="2019-05-31T12:22:00Z"/>
                <w:rStyle w:val="Datatype"/>
                <w:b w:val="0"/>
                <w:bCs w:val="0"/>
              </w:rPr>
            </w:pPr>
            <w:del w:id="29619" w:author="Andreas Kuehne" w:date="2019-05-31T12:22:00Z">
              <w:r w:rsidRPr="002062A5" w:rsidDel="00B33063">
                <w:rPr>
                  <w:rStyle w:val="Datatype"/>
                </w:rPr>
                <w:delText>SignatureQualityLevel</w:delText>
              </w:r>
              <w:bookmarkStart w:id="29620" w:name="_Toc10202392"/>
              <w:bookmarkStart w:id="29621" w:name="_Toc10206530"/>
              <w:bookmarkStart w:id="29622" w:name="_Toc10210668"/>
              <w:bookmarkEnd w:id="29620"/>
              <w:bookmarkEnd w:id="29621"/>
              <w:bookmarkEnd w:id="29622"/>
            </w:del>
          </w:p>
        </w:tc>
        <w:tc>
          <w:tcPr>
            <w:tcW w:w="4675" w:type="dxa"/>
          </w:tcPr>
          <w:p w14:paraId="38DC0983" w14:textId="2EC62C59"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623" w:author="Andreas Kuehne" w:date="2019-05-31T12:22:00Z"/>
                <w:rStyle w:val="Datatype"/>
              </w:rPr>
            </w:pPr>
            <w:del w:id="29624" w:author="Andreas Kuehne" w:date="2019-05-31T12:22:00Z">
              <w:r w:rsidRPr="002062A5" w:rsidDel="00B33063">
                <w:rPr>
                  <w:rStyle w:val="Datatype"/>
                </w:rPr>
                <w:delText>quality</w:delText>
              </w:r>
              <w:bookmarkStart w:id="29625" w:name="_Toc10202393"/>
              <w:bookmarkStart w:id="29626" w:name="_Toc10206531"/>
              <w:bookmarkStart w:id="29627" w:name="_Toc10210669"/>
              <w:bookmarkEnd w:id="29625"/>
              <w:bookmarkEnd w:id="29626"/>
              <w:bookmarkEnd w:id="29627"/>
            </w:del>
          </w:p>
        </w:tc>
        <w:bookmarkStart w:id="29628" w:name="_Toc10202394"/>
        <w:bookmarkStart w:id="29629" w:name="_Toc10206532"/>
        <w:bookmarkStart w:id="29630" w:name="_Toc10210670"/>
        <w:bookmarkEnd w:id="29628"/>
        <w:bookmarkEnd w:id="29629"/>
        <w:bookmarkEnd w:id="29630"/>
      </w:tr>
      <w:tr w:rsidR="00564C22" w:rsidDel="00B33063" w14:paraId="366A5D91" w14:textId="6C384412" w:rsidTr="00564C22">
        <w:trPr>
          <w:del w:id="2963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774438C" w14:textId="325A23A7" w:rsidR="00564C22" w:rsidRPr="002062A5" w:rsidDel="00B33063" w:rsidRDefault="009B1AF1" w:rsidP="00564C22">
            <w:pPr>
              <w:pStyle w:val="Beschriftung"/>
              <w:rPr>
                <w:del w:id="29632" w:author="Andreas Kuehne" w:date="2019-05-31T12:22:00Z"/>
                <w:rStyle w:val="Datatype"/>
                <w:b w:val="0"/>
                <w:bCs w:val="0"/>
              </w:rPr>
            </w:pPr>
            <w:del w:id="29633" w:author="Andreas Kuehne" w:date="2019-05-31T12:22:00Z">
              <w:r w:rsidRPr="002062A5" w:rsidDel="00B33063">
                <w:rPr>
                  <w:rStyle w:val="Datatype"/>
                </w:rPr>
                <w:delText>SignatureType</w:delText>
              </w:r>
              <w:bookmarkStart w:id="29634" w:name="_Toc10202395"/>
              <w:bookmarkStart w:id="29635" w:name="_Toc10206533"/>
              <w:bookmarkStart w:id="29636" w:name="_Toc10210671"/>
              <w:bookmarkEnd w:id="29634"/>
              <w:bookmarkEnd w:id="29635"/>
              <w:bookmarkEnd w:id="29636"/>
            </w:del>
          </w:p>
        </w:tc>
        <w:tc>
          <w:tcPr>
            <w:tcW w:w="4675" w:type="dxa"/>
          </w:tcPr>
          <w:p w14:paraId="62501CB6" w14:textId="498E1E96"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637" w:author="Andreas Kuehne" w:date="2019-05-31T12:22:00Z"/>
                <w:rStyle w:val="Datatype"/>
              </w:rPr>
            </w:pPr>
            <w:del w:id="29638" w:author="Andreas Kuehne" w:date="2019-05-31T12:22:00Z">
              <w:r w:rsidRPr="002062A5" w:rsidDel="00B33063">
                <w:rPr>
                  <w:rStyle w:val="Datatype"/>
                </w:rPr>
                <w:delText>sigType</w:delText>
              </w:r>
              <w:bookmarkStart w:id="29639" w:name="_Toc10202396"/>
              <w:bookmarkStart w:id="29640" w:name="_Toc10206534"/>
              <w:bookmarkStart w:id="29641" w:name="_Toc10210672"/>
              <w:bookmarkEnd w:id="29639"/>
              <w:bookmarkEnd w:id="29640"/>
              <w:bookmarkEnd w:id="29641"/>
            </w:del>
          </w:p>
        </w:tc>
        <w:bookmarkStart w:id="29642" w:name="_Toc10202397"/>
        <w:bookmarkStart w:id="29643" w:name="_Toc10206535"/>
        <w:bookmarkStart w:id="29644" w:name="_Toc10210673"/>
        <w:bookmarkEnd w:id="29642"/>
        <w:bookmarkEnd w:id="29643"/>
        <w:bookmarkEnd w:id="29644"/>
      </w:tr>
      <w:tr w:rsidR="00564C22" w:rsidDel="00B33063" w14:paraId="0F94BF0A" w14:textId="56FA1B46" w:rsidTr="00564C22">
        <w:trPr>
          <w:del w:id="2964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9944949" w14:textId="7F37E065" w:rsidR="00564C22" w:rsidRPr="002062A5" w:rsidDel="00B33063" w:rsidRDefault="009B1AF1" w:rsidP="00564C22">
            <w:pPr>
              <w:pStyle w:val="Beschriftung"/>
              <w:rPr>
                <w:del w:id="29646" w:author="Andreas Kuehne" w:date="2019-05-31T12:22:00Z"/>
                <w:rStyle w:val="Datatype"/>
                <w:b w:val="0"/>
                <w:bCs w:val="0"/>
              </w:rPr>
            </w:pPr>
            <w:del w:id="29647" w:author="Andreas Kuehne" w:date="2019-05-31T12:22:00Z">
              <w:r w:rsidRPr="002062A5" w:rsidDel="00B33063">
                <w:rPr>
                  <w:rStyle w:val="Datatype"/>
                </w:rPr>
                <w:delText>SignedProperties</w:delText>
              </w:r>
              <w:bookmarkStart w:id="29648" w:name="_Toc10202398"/>
              <w:bookmarkStart w:id="29649" w:name="_Toc10206536"/>
              <w:bookmarkStart w:id="29650" w:name="_Toc10210674"/>
              <w:bookmarkEnd w:id="29648"/>
              <w:bookmarkEnd w:id="29649"/>
              <w:bookmarkEnd w:id="29650"/>
            </w:del>
          </w:p>
        </w:tc>
        <w:tc>
          <w:tcPr>
            <w:tcW w:w="4675" w:type="dxa"/>
          </w:tcPr>
          <w:p w14:paraId="38CC458B" w14:textId="64817F36"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651" w:author="Andreas Kuehne" w:date="2019-05-31T12:22:00Z"/>
                <w:rStyle w:val="Datatype"/>
              </w:rPr>
            </w:pPr>
            <w:del w:id="29652" w:author="Andreas Kuehne" w:date="2019-05-31T12:22:00Z">
              <w:r w:rsidRPr="002062A5" w:rsidDel="00B33063">
                <w:rPr>
                  <w:rStyle w:val="Datatype"/>
                </w:rPr>
                <w:delText>signedProps</w:delText>
              </w:r>
              <w:bookmarkStart w:id="29653" w:name="_Toc10202399"/>
              <w:bookmarkStart w:id="29654" w:name="_Toc10206537"/>
              <w:bookmarkStart w:id="29655" w:name="_Toc10210675"/>
              <w:bookmarkEnd w:id="29653"/>
              <w:bookmarkEnd w:id="29654"/>
              <w:bookmarkEnd w:id="29655"/>
            </w:del>
          </w:p>
        </w:tc>
        <w:bookmarkStart w:id="29656" w:name="_Toc10202400"/>
        <w:bookmarkStart w:id="29657" w:name="_Toc10206538"/>
        <w:bookmarkStart w:id="29658" w:name="_Toc10210676"/>
        <w:bookmarkEnd w:id="29656"/>
        <w:bookmarkEnd w:id="29657"/>
        <w:bookmarkEnd w:id="29658"/>
      </w:tr>
      <w:tr w:rsidR="00564C22" w:rsidDel="00B33063" w14:paraId="0840E779" w14:textId="62C6A558" w:rsidTr="00564C22">
        <w:trPr>
          <w:del w:id="2965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871986E" w14:textId="009BA1CB" w:rsidR="00564C22" w:rsidRPr="002062A5" w:rsidDel="00B33063" w:rsidRDefault="009B1AF1" w:rsidP="00564C22">
            <w:pPr>
              <w:pStyle w:val="Beschriftung"/>
              <w:rPr>
                <w:del w:id="29660" w:author="Andreas Kuehne" w:date="2019-05-31T12:22:00Z"/>
                <w:rStyle w:val="Datatype"/>
                <w:b w:val="0"/>
                <w:bCs w:val="0"/>
              </w:rPr>
            </w:pPr>
            <w:del w:id="29661" w:author="Andreas Kuehne" w:date="2019-05-31T12:22:00Z">
              <w:r w:rsidRPr="002062A5" w:rsidDel="00B33063">
                <w:rPr>
                  <w:rStyle w:val="Datatype"/>
                </w:rPr>
                <w:delText>SignedReference</w:delText>
              </w:r>
              <w:bookmarkStart w:id="29662" w:name="_Toc10202401"/>
              <w:bookmarkStart w:id="29663" w:name="_Toc10206539"/>
              <w:bookmarkStart w:id="29664" w:name="_Toc10210677"/>
              <w:bookmarkEnd w:id="29662"/>
              <w:bookmarkEnd w:id="29663"/>
              <w:bookmarkEnd w:id="29664"/>
            </w:del>
          </w:p>
        </w:tc>
        <w:tc>
          <w:tcPr>
            <w:tcW w:w="4675" w:type="dxa"/>
          </w:tcPr>
          <w:p w14:paraId="18F19DD6" w14:textId="5D06A3CC"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665" w:author="Andreas Kuehne" w:date="2019-05-31T12:22:00Z"/>
                <w:rStyle w:val="Datatype"/>
              </w:rPr>
            </w:pPr>
            <w:del w:id="29666" w:author="Andreas Kuehne" w:date="2019-05-31T12:22:00Z">
              <w:r w:rsidRPr="002062A5" w:rsidDel="00B33063">
                <w:rPr>
                  <w:rStyle w:val="Datatype"/>
                </w:rPr>
                <w:delText>signedRef</w:delText>
              </w:r>
              <w:bookmarkStart w:id="29667" w:name="_Toc10202402"/>
              <w:bookmarkStart w:id="29668" w:name="_Toc10206540"/>
              <w:bookmarkStart w:id="29669" w:name="_Toc10210678"/>
              <w:bookmarkEnd w:id="29667"/>
              <w:bookmarkEnd w:id="29668"/>
              <w:bookmarkEnd w:id="29669"/>
            </w:del>
          </w:p>
        </w:tc>
        <w:bookmarkStart w:id="29670" w:name="_Toc10202403"/>
        <w:bookmarkStart w:id="29671" w:name="_Toc10206541"/>
        <w:bookmarkStart w:id="29672" w:name="_Toc10210679"/>
        <w:bookmarkEnd w:id="29670"/>
        <w:bookmarkEnd w:id="29671"/>
        <w:bookmarkEnd w:id="29672"/>
      </w:tr>
      <w:tr w:rsidR="00564C22" w:rsidDel="00B33063" w14:paraId="102A9708" w14:textId="1E240ADE" w:rsidTr="00564C22">
        <w:trPr>
          <w:del w:id="2967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CFCC06F" w14:textId="2532212C" w:rsidR="00564C22" w:rsidRPr="002062A5" w:rsidDel="00B33063" w:rsidRDefault="009B1AF1" w:rsidP="00564C22">
            <w:pPr>
              <w:pStyle w:val="Beschriftung"/>
              <w:rPr>
                <w:del w:id="29674" w:author="Andreas Kuehne" w:date="2019-05-31T12:22:00Z"/>
                <w:rStyle w:val="Datatype"/>
                <w:b w:val="0"/>
                <w:bCs w:val="0"/>
              </w:rPr>
            </w:pPr>
            <w:del w:id="29675" w:author="Andreas Kuehne" w:date="2019-05-31T12:22:00Z">
              <w:r w:rsidRPr="002062A5" w:rsidDel="00B33063">
                <w:rPr>
                  <w:rStyle w:val="Datatype"/>
                </w:rPr>
                <w:delText>SignedReferences</w:delText>
              </w:r>
              <w:bookmarkStart w:id="29676" w:name="_Toc10202404"/>
              <w:bookmarkStart w:id="29677" w:name="_Toc10206542"/>
              <w:bookmarkStart w:id="29678" w:name="_Toc10210680"/>
              <w:bookmarkEnd w:id="29676"/>
              <w:bookmarkEnd w:id="29677"/>
              <w:bookmarkEnd w:id="29678"/>
            </w:del>
          </w:p>
        </w:tc>
        <w:tc>
          <w:tcPr>
            <w:tcW w:w="4675" w:type="dxa"/>
          </w:tcPr>
          <w:p w14:paraId="476F33FF" w14:textId="240CE7C4"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679" w:author="Andreas Kuehne" w:date="2019-05-31T12:22:00Z"/>
                <w:rStyle w:val="Datatype"/>
              </w:rPr>
            </w:pPr>
            <w:del w:id="29680" w:author="Andreas Kuehne" w:date="2019-05-31T12:22:00Z">
              <w:r w:rsidRPr="002062A5" w:rsidDel="00B33063">
                <w:rPr>
                  <w:rStyle w:val="Datatype"/>
                </w:rPr>
                <w:delText>signedRefs</w:delText>
              </w:r>
              <w:bookmarkStart w:id="29681" w:name="_Toc10202405"/>
              <w:bookmarkStart w:id="29682" w:name="_Toc10206543"/>
              <w:bookmarkStart w:id="29683" w:name="_Toc10210681"/>
              <w:bookmarkEnd w:id="29681"/>
              <w:bookmarkEnd w:id="29682"/>
              <w:bookmarkEnd w:id="29683"/>
            </w:del>
          </w:p>
        </w:tc>
        <w:bookmarkStart w:id="29684" w:name="_Toc10202406"/>
        <w:bookmarkStart w:id="29685" w:name="_Toc10206544"/>
        <w:bookmarkStart w:id="29686" w:name="_Toc10210682"/>
        <w:bookmarkEnd w:id="29684"/>
        <w:bookmarkEnd w:id="29685"/>
        <w:bookmarkEnd w:id="29686"/>
      </w:tr>
      <w:tr w:rsidR="00564C22" w:rsidDel="00B33063" w14:paraId="6B1D9FC4" w14:textId="138B96A1" w:rsidTr="00564C22">
        <w:trPr>
          <w:del w:id="2968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CF0B5C5" w14:textId="0D9AFD40" w:rsidR="00564C22" w:rsidRPr="002062A5" w:rsidDel="00B33063" w:rsidRDefault="009B1AF1" w:rsidP="00564C22">
            <w:pPr>
              <w:pStyle w:val="Beschriftung"/>
              <w:rPr>
                <w:del w:id="29688" w:author="Andreas Kuehne" w:date="2019-05-31T12:22:00Z"/>
                <w:rStyle w:val="Datatype"/>
                <w:b w:val="0"/>
                <w:bCs w:val="0"/>
              </w:rPr>
            </w:pPr>
            <w:del w:id="29689" w:author="Andreas Kuehne" w:date="2019-05-31T12:22:00Z">
              <w:r w:rsidRPr="002062A5" w:rsidDel="00B33063">
                <w:rPr>
                  <w:rStyle w:val="Datatype"/>
                </w:rPr>
                <w:delText>SignerIdentity</w:delText>
              </w:r>
              <w:bookmarkStart w:id="29690" w:name="_Toc10202407"/>
              <w:bookmarkStart w:id="29691" w:name="_Toc10206545"/>
              <w:bookmarkStart w:id="29692" w:name="_Toc10210683"/>
              <w:bookmarkEnd w:id="29690"/>
              <w:bookmarkEnd w:id="29691"/>
              <w:bookmarkEnd w:id="29692"/>
            </w:del>
          </w:p>
        </w:tc>
        <w:tc>
          <w:tcPr>
            <w:tcW w:w="4675" w:type="dxa"/>
          </w:tcPr>
          <w:p w14:paraId="497A1252" w14:textId="221B7CB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693" w:author="Andreas Kuehne" w:date="2019-05-31T12:22:00Z"/>
                <w:rStyle w:val="Datatype"/>
              </w:rPr>
            </w:pPr>
            <w:del w:id="29694" w:author="Andreas Kuehne" w:date="2019-05-31T12:22:00Z">
              <w:r w:rsidRPr="002062A5" w:rsidDel="00B33063">
                <w:rPr>
                  <w:rStyle w:val="Datatype"/>
                </w:rPr>
                <w:delText>signerIdentity</w:delText>
              </w:r>
              <w:bookmarkStart w:id="29695" w:name="_Toc10202408"/>
              <w:bookmarkStart w:id="29696" w:name="_Toc10206546"/>
              <w:bookmarkStart w:id="29697" w:name="_Toc10210684"/>
              <w:bookmarkEnd w:id="29695"/>
              <w:bookmarkEnd w:id="29696"/>
              <w:bookmarkEnd w:id="29697"/>
            </w:del>
          </w:p>
        </w:tc>
        <w:bookmarkStart w:id="29698" w:name="_Toc10202409"/>
        <w:bookmarkStart w:id="29699" w:name="_Toc10206547"/>
        <w:bookmarkStart w:id="29700" w:name="_Toc10210685"/>
        <w:bookmarkEnd w:id="29698"/>
        <w:bookmarkEnd w:id="29699"/>
        <w:bookmarkEnd w:id="29700"/>
      </w:tr>
      <w:tr w:rsidR="00564C22" w:rsidDel="00B33063" w14:paraId="62F7521A" w14:textId="57CFB249" w:rsidTr="00564C22">
        <w:trPr>
          <w:del w:id="2970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A870315" w14:textId="3DF39125" w:rsidR="00564C22" w:rsidRPr="002062A5" w:rsidDel="00B33063" w:rsidRDefault="009B1AF1" w:rsidP="00564C22">
            <w:pPr>
              <w:pStyle w:val="Beschriftung"/>
              <w:rPr>
                <w:del w:id="29702" w:author="Andreas Kuehne" w:date="2019-05-31T12:22:00Z"/>
                <w:rStyle w:val="Datatype"/>
                <w:b w:val="0"/>
                <w:bCs w:val="0"/>
              </w:rPr>
            </w:pPr>
            <w:del w:id="29703" w:author="Andreas Kuehne" w:date="2019-05-31T12:22:00Z">
              <w:r w:rsidRPr="002062A5" w:rsidDel="00B33063">
                <w:rPr>
                  <w:rStyle w:val="Datatype"/>
                </w:rPr>
                <w:delText>SigningTime</w:delText>
              </w:r>
              <w:bookmarkStart w:id="29704" w:name="_Toc10202410"/>
              <w:bookmarkStart w:id="29705" w:name="_Toc10206548"/>
              <w:bookmarkStart w:id="29706" w:name="_Toc10210686"/>
              <w:bookmarkEnd w:id="29704"/>
              <w:bookmarkEnd w:id="29705"/>
              <w:bookmarkEnd w:id="29706"/>
            </w:del>
          </w:p>
        </w:tc>
        <w:tc>
          <w:tcPr>
            <w:tcW w:w="4675" w:type="dxa"/>
          </w:tcPr>
          <w:p w14:paraId="588E3796" w14:textId="5267164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707" w:author="Andreas Kuehne" w:date="2019-05-31T12:22:00Z"/>
                <w:rStyle w:val="Datatype"/>
              </w:rPr>
            </w:pPr>
            <w:del w:id="29708" w:author="Andreas Kuehne" w:date="2019-05-31T12:22:00Z">
              <w:r w:rsidRPr="002062A5" w:rsidDel="00B33063">
                <w:rPr>
                  <w:rStyle w:val="Datatype"/>
                </w:rPr>
                <w:delText>signingTime</w:delText>
              </w:r>
              <w:bookmarkStart w:id="29709" w:name="_Toc10202411"/>
              <w:bookmarkStart w:id="29710" w:name="_Toc10206549"/>
              <w:bookmarkStart w:id="29711" w:name="_Toc10210687"/>
              <w:bookmarkEnd w:id="29709"/>
              <w:bookmarkEnd w:id="29710"/>
              <w:bookmarkEnd w:id="29711"/>
            </w:del>
          </w:p>
        </w:tc>
        <w:bookmarkStart w:id="29712" w:name="_Toc10202412"/>
        <w:bookmarkStart w:id="29713" w:name="_Toc10206550"/>
        <w:bookmarkStart w:id="29714" w:name="_Toc10210688"/>
        <w:bookmarkEnd w:id="29712"/>
        <w:bookmarkEnd w:id="29713"/>
        <w:bookmarkEnd w:id="29714"/>
      </w:tr>
      <w:tr w:rsidR="00564C22" w:rsidDel="00B33063" w14:paraId="5412C7C3" w14:textId="7C92F415" w:rsidTr="00564C22">
        <w:trPr>
          <w:del w:id="2971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5159CC4" w14:textId="107727C3" w:rsidR="00564C22" w:rsidRPr="002062A5" w:rsidDel="00B33063" w:rsidRDefault="009B1AF1" w:rsidP="00564C22">
            <w:pPr>
              <w:pStyle w:val="Beschriftung"/>
              <w:rPr>
                <w:del w:id="29716" w:author="Andreas Kuehne" w:date="2019-05-31T12:22:00Z"/>
                <w:rStyle w:val="Datatype"/>
                <w:b w:val="0"/>
                <w:bCs w:val="0"/>
              </w:rPr>
            </w:pPr>
            <w:del w:id="29717" w:author="Andreas Kuehne" w:date="2019-05-31T12:22:00Z">
              <w:r w:rsidRPr="002062A5" w:rsidDel="00B33063">
                <w:rPr>
                  <w:rStyle w:val="Datatype"/>
                </w:rPr>
                <w:delText>SigningTimeBoundaries</w:delText>
              </w:r>
              <w:bookmarkStart w:id="29718" w:name="_Toc10202413"/>
              <w:bookmarkStart w:id="29719" w:name="_Toc10206551"/>
              <w:bookmarkStart w:id="29720" w:name="_Toc10210689"/>
              <w:bookmarkEnd w:id="29718"/>
              <w:bookmarkEnd w:id="29719"/>
              <w:bookmarkEnd w:id="29720"/>
            </w:del>
          </w:p>
        </w:tc>
        <w:tc>
          <w:tcPr>
            <w:tcW w:w="4675" w:type="dxa"/>
          </w:tcPr>
          <w:p w14:paraId="692BE591" w14:textId="31C563D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721" w:author="Andreas Kuehne" w:date="2019-05-31T12:22:00Z"/>
                <w:rStyle w:val="Datatype"/>
              </w:rPr>
            </w:pPr>
            <w:del w:id="29722" w:author="Andreas Kuehne" w:date="2019-05-31T12:22:00Z">
              <w:r w:rsidRPr="002062A5" w:rsidDel="00B33063">
                <w:rPr>
                  <w:rStyle w:val="Datatype"/>
                </w:rPr>
                <w:delText>bounds</w:delText>
              </w:r>
              <w:bookmarkStart w:id="29723" w:name="_Toc10202414"/>
              <w:bookmarkStart w:id="29724" w:name="_Toc10206552"/>
              <w:bookmarkStart w:id="29725" w:name="_Toc10210690"/>
              <w:bookmarkEnd w:id="29723"/>
              <w:bookmarkEnd w:id="29724"/>
              <w:bookmarkEnd w:id="29725"/>
            </w:del>
          </w:p>
        </w:tc>
        <w:bookmarkStart w:id="29726" w:name="_Toc10202415"/>
        <w:bookmarkStart w:id="29727" w:name="_Toc10206553"/>
        <w:bookmarkStart w:id="29728" w:name="_Toc10210691"/>
        <w:bookmarkEnd w:id="29726"/>
        <w:bookmarkEnd w:id="29727"/>
        <w:bookmarkEnd w:id="29728"/>
      </w:tr>
      <w:tr w:rsidR="00564C22" w:rsidDel="00B33063" w14:paraId="03979D57" w14:textId="76C291F2" w:rsidTr="00564C22">
        <w:trPr>
          <w:del w:id="2972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F8666BE" w14:textId="2CE5DAF5" w:rsidR="00564C22" w:rsidRPr="002062A5" w:rsidDel="00B33063" w:rsidRDefault="009B1AF1" w:rsidP="00564C22">
            <w:pPr>
              <w:pStyle w:val="Beschriftung"/>
              <w:rPr>
                <w:del w:id="29730" w:author="Andreas Kuehne" w:date="2019-05-31T12:22:00Z"/>
                <w:rStyle w:val="Datatype"/>
                <w:b w:val="0"/>
                <w:bCs w:val="0"/>
              </w:rPr>
            </w:pPr>
            <w:del w:id="29731" w:author="Andreas Kuehne" w:date="2019-05-31T12:22:00Z">
              <w:r w:rsidRPr="002062A5" w:rsidDel="00B33063">
                <w:rPr>
                  <w:rStyle w:val="Datatype"/>
                </w:rPr>
                <w:delText>SigningTimeInfo</w:delText>
              </w:r>
              <w:bookmarkStart w:id="29732" w:name="_Toc10202416"/>
              <w:bookmarkStart w:id="29733" w:name="_Toc10206554"/>
              <w:bookmarkStart w:id="29734" w:name="_Toc10210692"/>
              <w:bookmarkEnd w:id="29732"/>
              <w:bookmarkEnd w:id="29733"/>
              <w:bookmarkEnd w:id="29734"/>
            </w:del>
          </w:p>
        </w:tc>
        <w:tc>
          <w:tcPr>
            <w:tcW w:w="4675" w:type="dxa"/>
          </w:tcPr>
          <w:p w14:paraId="12207E3D" w14:textId="6ECAD7B8"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735" w:author="Andreas Kuehne" w:date="2019-05-31T12:22:00Z"/>
                <w:rStyle w:val="Datatype"/>
              </w:rPr>
            </w:pPr>
            <w:del w:id="29736" w:author="Andreas Kuehne" w:date="2019-05-31T12:22:00Z">
              <w:r w:rsidRPr="002062A5" w:rsidDel="00B33063">
                <w:rPr>
                  <w:rStyle w:val="Datatype"/>
                </w:rPr>
                <w:delText>signingTimeInfo</w:delText>
              </w:r>
              <w:bookmarkStart w:id="29737" w:name="_Toc10202417"/>
              <w:bookmarkStart w:id="29738" w:name="_Toc10206555"/>
              <w:bookmarkStart w:id="29739" w:name="_Toc10210693"/>
              <w:bookmarkEnd w:id="29737"/>
              <w:bookmarkEnd w:id="29738"/>
              <w:bookmarkEnd w:id="29739"/>
            </w:del>
          </w:p>
        </w:tc>
        <w:bookmarkStart w:id="29740" w:name="_Toc10202418"/>
        <w:bookmarkStart w:id="29741" w:name="_Toc10206556"/>
        <w:bookmarkStart w:id="29742" w:name="_Toc10210694"/>
        <w:bookmarkEnd w:id="29740"/>
        <w:bookmarkEnd w:id="29741"/>
        <w:bookmarkEnd w:id="29742"/>
      </w:tr>
      <w:tr w:rsidR="00564C22" w:rsidDel="00B33063" w14:paraId="5F7266F9" w14:textId="1510347B" w:rsidTr="00564C22">
        <w:trPr>
          <w:del w:id="2974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A7BC867" w14:textId="5CFCF35F" w:rsidR="00564C22" w:rsidRPr="002062A5" w:rsidDel="00B33063" w:rsidRDefault="009B1AF1" w:rsidP="00564C22">
            <w:pPr>
              <w:pStyle w:val="Beschriftung"/>
              <w:rPr>
                <w:del w:id="29744" w:author="Andreas Kuehne" w:date="2019-05-31T12:22:00Z"/>
                <w:rStyle w:val="Datatype"/>
                <w:b w:val="0"/>
                <w:bCs w:val="0"/>
              </w:rPr>
            </w:pPr>
            <w:del w:id="29745" w:author="Andreas Kuehne" w:date="2019-05-31T12:22:00Z">
              <w:r w:rsidRPr="002062A5" w:rsidDel="00B33063">
                <w:rPr>
                  <w:rStyle w:val="Datatype"/>
                </w:rPr>
                <w:delText>SpecificTime</w:delText>
              </w:r>
              <w:bookmarkStart w:id="29746" w:name="_Toc10202419"/>
              <w:bookmarkStart w:id="29747" w:name="_Toc10206557"/>
              <w:bookmarkStart w:id="29748" w:name="_Toc10210695"/>
              <w:bookmarkEnd w:id="29746"/>
              <w:bookmarkEnd w:id="29747"/>
              <w:bookmarkEnd w:id="29748"/>
            </w:del>
          </w:p>
        </w:tc>
        <w:tc>
          <w:tcPr>
            <w:tcW w:w="4675" w:type="dxa"/>
          </w:tcPr>
          <w:p w14:paraId="29C4014B" w14:textId="09762904"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749" w:author="Andreas Kuehne" w:date="2019-05-31T12:22:00Z"/>
                <w:rStyle w:val="Datatype"/>
              </w:rPr>
            </w:pPr>
            <w:del w:id="29750" w:author="Andreas Kuehne" w:date="2019-05-31T12:22:00Z">
              <w:r w:rsidRPr="002062A5" w:rsidDel="00B33063">
                <w:rPr>
                  <w:rStyle w:val="Datatype"/>
                </w:rPr>
                <w:delText>specTime</w:delText>
              </w:r>
              <w:bookmarkStart w:id="29751" w:name="_Toc10202420"/>
              <w:bookmarkStart w:id="29752" w:name="_Toc10206558"/>
              <w:bookmarkStart w:id="29753" w:name="_Toc10210696"/>
              <w:bookmarkEnd w:id="29751"/>
              <w:bookmarkEnd w:id="29752"/>
              <w:bookmarkEnd w:id="29753"/>
            </w:del>
          </w:p>
        </w:tc>
        <w:bookmarkStart w:id="29754" w:name="_Toc10202421"/>
        <w:bookmarkStart w:id="29755" w:name="_Toc10206559"/>
        <w:bookmarkStart w:id="29756" w:name="_Toc10210697"/>
        <w:bookmarkEnd w:id="29754"/>
        <w:bookmarkEnd w:id="29755"/>
        <w:bookmarkEnd w:id="29756"/>
      </w:tr>
      <w:tr w:rsidR="00564C22" w:rsidDel="00B33063" w14:paraId="1311DC8C" w14:textId="3D5DD929" w:rsidTr="00564C22">
        <w:trPr>
          <w:del w:id="2975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2E5384C" w14:textId="60548706" w:rsidR="00564C22" w:rsidRPr="002062A5" w:rsidDel="00B33063" w:rsidRDefault="009B1AF1" w:rsidP="00564C22">
            <w:pPr>
              <w:pStyle w:val="Beschriftung"/>
              <w:rPr>
                <w:del w:id="29758" w:author="Andreas Kuehne" w:date="2019-05-31T12:22:00Z"/>
                <w:rStyle w:val="Datatype"/>
                <w:b w:val="0"/>
                <w:bCs w:val="0"/>
              </w:rPr>
            </w:pPr>
            <w:del w:id="29759" w:author="Andreas Kuehne" w:date="2019-05-31T12:22:00Z">
              <w:r w:rsidRPr="002062A5" w:rsidDel="00B33063">
                <w:rPr>
                  <w:rStyle w:val="Datatype"/>
                </w:rPr>
                <w:delText>SPProvidedID</w:delText>
              </w:r>
              <w:bookmarkStart w:id="29760" w:name="_Toc10202422"/>
              <w:bookmarkStart w:id="29761" w:name="_Toc10206560"/>
              <w:bookmarkStart w:id="29762" w:name="_Toc10210698"/>
              <w:bookmarkEnd w:id="29760"/>
              <w:bookmarkEnd w:id="29761"/>
              <w:bookmarkEnd w:id="29762"/>
            </w:del>
          </w:p>
        </w:tc>
        <w:tc>
          <w:tcPr>
            <w:tcW w:w="4675" w:type="dxa"/>
          </w:tcPr>
          <w:p w14:paraId="6EAD8D47" w14:textId="3CC06E8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763" w:author="Andreas Kuehne" w:date="2019-05-31T12:22:00Z"/>
                <w:rStyle w:val="Datatype"/>
              </w:rPr>
            </w:pPr>
            <w:del w:id="29764" w:author="Andreas Kuehne" w:date="2019-05-31T12:22:00Z">
              <w:r w:rsidRPr="002062A5" w:rsidDel="00B33063">
                <w:rPr>
                  <w:rStyle w:val="Datatype"/>
                </w:rPr>
                <w:delText>provId</w:delText>
              </w:r>
              <w:bookmarkStart w:id="29765" w:name="_Toc10202423"/>
              <w:bookmarkStart w:id="29766" w:name="_Toc10206561"/>
              <w:bookmarkStart w:id="29767" w:name="_Toc10210699"/>
              <w:bookmarkEnd w:id="29765"/>
              <w:bookmarkEnd w:id="29766"/>
              <w:bookmarkEnd w:id="29767"/>
            </w:del>
          </w:p>
        </w:tc>
        <w:bookmarkStart w:id="29768" w:name="_Toc10202424"/>
        <w:bookmarkStart w:id="29769" w:name="_Toc10206562"/>
        <w:bookmarkStart w:id="29770" w:name="_Toc10210700"/>
        <w:bookmarkEnd w:id="29768"/>
        <w:bookmarkEnd w:id="29769"/>
        <w:bookmarkEnd w:id="29770"/>
      </w:tr>
      <w:tr w:rsidR="00564C22" w:rsidDel="00B33063" w14:paraId="1ED74D42" w14:textId="5BCE81A9" w:rsidTr="00564C22">
        <w:trPr>
          <w:del w:id="2977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F46B529" w14:textId="20C1AF51" w:rsidR="00564C22" w:rsidRPr="002062A5" w:rsidDel="00B33063" w:rsidRDefault="009B1AF1" w:rsidP="00564C22">
            <w:pPr>
              <w:pStyle w:val="Beschriftung"/>
              <w:rPr>
                <w:del w:id="29772" w:author="Andreas Kuehne" w:date="2019-05-31T12:22:00Z"/>
                <w:rStyle w:val="Datatype"/>
                <w:b w:val="0"/>
                <w:bCs w:val="0"/>
              </w:rPr>
            </w:pPr>
            <w:del w:id="29773" w:author="Andreas Kuehne" w:date="2019-05-31T12:22:00Z">
              <w:r w:rsidRPr="002062A5" w:rsidDel="00B33063">
                <w:rPr>
                  <w:rStyle w:val="Datatype"/>
                </w:rPr>
                <w:delText>Status</w:delText>
              </w:r>
              <w:bookmarkStart w:id="29774" w:name="_Toc10202425"/>
              <w:bookmarkStart w:id="29775" w:name="_Toc10206563"/>
              <w:bookmarkStart w:id="29776" w:name="_Toc10210701"/>
              <w:bookmarkEnd w:id="29774"/>
              <w:bookmarkEnd w:id="29775"/>
              <w:bookmarkEnd w:id="29776"/>
            </w:del>
          </w:p>
        </w:tc>
        <w:tc>
          <w:tcPr>
            <w:tcW w:w="4675" w:type="dxa"/>
          </w:tcPr>
          <w:p w14:paraId="46A0B89E" w14:textId="6D972E0C"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777" w:author="Andreas Kuehne" w:date="2019-05-31T12:22:00Z"/>
                <w:rStyle w:val="Datatype"/>
              </w:rPr>
            </w:pPr>
            <w:del w:id="29778" w:author="Andreas Kuehne" w:date="2019-05-31T12:22:00Z">
              <w:r w:rsidRPr="002062A5" w:rsidDel="00B33063">
                <w:rPr>
                  <w:rStyle w:val="Datatype"/>
                </w:rPr>
                <w:delText>status</w:delText>
              </w:r>
              <w:bookmarkStart w:id="29779" w:name="_Toc10202426"/>
              <w:bookmarkStart w:id="29780" w:name="_Toc10206564"/>
              <w:bookmarkStart w:id="29781" w:name="_Toc10210702"/>
              <w:bookmarkEnd w:id="29779"/>
              <w:bookmarkEnd w:id="29780"/>
              <w:bookmarkEnd w:id="29781"/>
            </w:del>
          </w:p>
        </w:tc>
        <w:bookmarkStart w:id="29782" w:name="_Toc10202427"/>
        <w:bookmarkStart w:id="29783" w:name="_Toc10206565"/>
        <w:bookmarkStart w:id="29784" w:name="_Toc10210703"/>
        <w:bookmarkEnd w:id="29782"/>
        <w:bookmarkEnd w:id="29783"/>
        <w:bookmarkEnd w:id="29784"/>
      </w:tr>
      <w:tr w:rsidR="00564C22" w:rsidDel="00B33063" w14:paraId="76858F20" w14:textId="732528AD" w:rsidTr="00564C22">
        <w:trPr>
          <w:del w:id="2978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4BB97DF" w14:textId="6F83491E" w:rsidR="00564C22" w:rsidRPr="002062A5" w:rsidDel="00B33063" w:rsidRDefault="009B1AF1" w:rsidP="00564C22">
            <w:pPr>
              <w:pStyle w:val="Beschriftung"/>
              <w:rPr>
                <w:del w:id="29786" w:author="Andreas Kuehne" w:date="2019-05-31T12:22:00Z"/>
                <w:rStyle w:val="Datatype"/>
                <w:b w:val="0"/>
                <w:bCs w:val="0"/>
              </w:rPr>
            </w:pPr>
            <w:del w:id="29787" w:author="Andreas Kuehne" w:date="2019-05-31T12:22:00Z">
              <w:r w:rsidRPr="002062A5" w:rsidDel="00B33063">
                <w:rPr>
                  <w:rStyle w:val="Datatype"/>
                </w:rPr>
                <w:delText>SupportingInfo</w:delText>
              </w:r>
              <w:bookmarkStart w:id="29788" w:name="_Toc10202428"/>
              <w:bookmarkStart w:id="29789" w:name="_Toc10206566"/>
              <w:bookmarkStart w:id="29790" w:name="_Toc10210704"/>
              <w:bookmarkEnd w:id="29788"/>
              <w:bookmarkEnd w:id="29789"/>
              <w:bookmarkEnd w:id="29790"/>
            </w:del>
          </w:p>
        </w:tc>
        <w:tc>
          <w:tcPr>
            <w:tcW w:w="4675" w:type="dxa"/>
          </w:tcPr>
          <w:p w14:paraId="6BBE1702" w14:textId="78370E1B"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791" w:author="Andreas Kuehne" w:date="2019-05-31T12:22:00Z"/>
                <w:rStyle w:val="Datatype"/>
              </w:rPr>
            </w:pPr>
            <w:del w:id="29792" w:author="Andreas Kuehne" w:date="2019-05-31T12:22:00Z">
              <w:r w:rsidRPr="002062A5" w:rsidDel="00B33063">
                <w:rPr>
                  <w:rStyle w:val="Datatype"/>
                </w:rPr>
                <w:delText>suppInfo</w:delText>
              </w:r>
              <w:bookmarkStart w:id="29793" w:name="_Toc10202429"/>
              <w:bookmarkStart w:id="29794" w:name="_Toc10206567"/>
              <w:bookmarkStart w:id="29795" w:name="_Toc10210705"/>
              <w:bookmarkEnd w:id="29793"/>
              <w:bookmarkEnd w:id="29794"/>
              <w:bookmarkEnd w:id="29795"/>
            </w:del>
          </w:p>
        </w:tc>
        <w:bookmarkStart w:id="29796" w:name="_Toc10202430"/>
        <w:bookmarkStart w:id="29797" w:name="_Toc10206568"/>
        <w:bookmarkStart w:id="29798" w:name="_Toc10210706"/>
        <w:bookmarkEnd w:id="29796"/>
        <w:bookmarkEnd w:id="29797"/>
        <w:bookmarkEnd w:id="29798"/>
      </w:tr>
      <w:tr w:rsidR="00564C22" w:rsidDel="00B33063" w14:paraId="5F7CA014" w14:textId="39E3826C" w:rsidTr="00564C22">
        <w:trPr>
          <w:del w:id="2979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CD0B1F0" w14:textId="6DD04892" w:rsidR="00564C22" w:rsidRPr="002062A5" w:rsidDel="00B33063" w:rsidRDefault="009B1AF1" w:rsidP="00564C22">
            <w:pPr>
              <w:pStyle w:val="Beschriftung"/>
              <w:rPr>
                <w:del w:id="29800" w:author="Andreas Kuehne" w:date="2019-05-31T12:22:00Z"/>
                <w:rStyle w:val="Datatype"/>
                <w:b w:val="0"/>
                <w:bCs w:val="0"/>
              </w:rPr>
            </w:pPr>
            <w:del w:id="29801" w:author="Andreas Kuehne" w:date="2019-05-31T12:22:00Z">
              <w:r w:rsidRPr="002062A5" w:rsidDel="00B33063">
                <w:rPr>
                  <w:rStyle w:val="Datatype"/>
                </w:rPr>
                <w:delText>TimestampedSignature</w:delText>
              </w:r>
              <w:bookmarkStart w:id="29802" w:name="_Toc10202431"/>
              <w:bookmarkStart w:id="29803" w:name="_Toc10206569"/>
              <w:bookmarkStart w:id="29804" w:name="_Toc10210707"/>
              <w:bookmarkEnd w:id="29802"/>
              <w:bookmarkEnd w:id="29803"/>
              <w:bookmarkEnd w:id="29804"/>
            </w:del>
          </w:p>
        </w:tc>
        <w:tc>
          <w:tcPr>
            <w:tcW w:w="4675" w:type="dxa"/>
          </w:tcPr>
          <w:p w14:paraId="6D473301" w14:textId="586871D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805" w:author="Andreas Kuehne" w:date="2019-05-31T12:22:00Z"/>
                <w:rStyle w:val="Datatype"/>
              </w:rPr>
            </w:pPr>
            <w:del w:id="29806" w:author="Andreas Kuehne" w:date="2019-05-31T12:22:00Z">
              <w:r w:rsidRPr="002062A5" w:rsidDel="00B33063">
                <w:rPr>
                  <w:rStyle w:val="Datatype"/>
                </w:rPr>
                <w:delText>timestampedSig</w:delText>
              </w:r>
              <w:bookmarkStart w:id="29807" w:name="_Toc10202432"/>
              <w:bookmarkStart w:id="29808" w:name="_Toc10206570"/>
              <w:bookmarkStart w:id="29809" w:name="_Toc10210708"/>
              <w:bookmarkEnd w:id="29807"/>
              <w:bookmarkEnd w:id="29808"/>
              <w:bookmarkEnd w:id="29809"/>
            </w:del>
          </w:p>
        </w:tc>
        <w:bookmarkStart w:id="29810" w:name="_Toc10202433"/>
        <w:bookmarkStart w:id="29811" w:name="_Toc10206571"/>
        <w:bookmarkStart w:id="29812" w:name="_Toc10210709"/>
        <w:bookmarkEnd w:id="29810"/>
        <w:bookmarkEnd w:id="29811"/>
        <w:bookmarkEnd w:id="29812"/>
      </w:tr>
      <w:tr w:rsidR="00564C22" w:rsidDel="00B33063" w14:paraId="1256ECD4" w14:textId="2C4A5B7E" w:rsidTr="00564C22">
        <w:trPr>
          <w:del w:id="2981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B15FCB3" w14:textId="28C16D4A" w:rsidR="00564C22" w:rsidRPr="002062A5" w:rsidDel="00B33063" w:rsidRDefault="009B1AF1" w:rsidP="00564C22">
            <w:pPr>
              <w:pStyle w:val="Beschriftung"/>
              <w:rPr>
                <w:del w:id="29814" w:author="Andreas Kuehne" w:date="2019-05-31T12:22:00Z"/>
                <w:rStyle w:val="Datatype"/>
                <w:b w:val="0"/>
                <w:bCs w:val="0"/>
              </w:rPr>
            </w:pPr>
            <w:del w:id="29815" w:author="Andreas Kuehne" w:date="2019-05-31T12:22:00Z">
              <w:r w:rsidRPr="002062A5" w:rsidDel="00B33063">
                <w:rPr>
                  <w:rStyle w:val="Datatype"/>
                </w:rPr>
                <w:delText>Transform</w:delText>
              </w:r>
              <w:bookmarkStart w:id="29816" w:name="_Toc10202434"/>
              <w:bookmarkStart w:id="29817" w:name="_Toc10206572"/>
              <w:bookmarkStart w:id="29818" w:name="_Toc10210710"/>
              <w:bookmarkEnd w:id="29816"/>
              <w:bookmarkEnd w:id="29817"/>
              <w:bookmarkEnd w:id="29818"/>
            </w:del>
          </w:p>
        </w:tc>
        <w:tc>
          <w:tcPr>
            <w:tcW w:w="4675" w:type="dxa"/>
          </w:tcPr>
          <w:p w14:paraId="258C4C46" w14:textId="1CC77E7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819" w:author="Andreas Kuehne" w:date="2019-05-31T12:22:00Z"/>
                <w:rStyle w:val="Datatype"/>
              </w:rPr>
            </w:pPr>
            <w:del w:id="29820" w:author="Andreas Kuehne" w:date="2019-05-31T12:22:00Z">
              <w:r w:rsidRPr="002062A5" w:rsidDel="00B33063">
                <w:rPr>
                  <w:rStyle w:val="Datatype"/>
                </w:rPr>
                <w:delText>transform</w:delText>
              </w:r>
              <w:bookmarkStart w:id="29821" w:name="_Toc10202435"/>
              <w:bookmarkStart w:id="29822" w:name="_Toc10206573"/>
              <w:bookmarkStart w:id="29823" w:name="_Toc10210711"/>
              <w:bookmarkEnd w:id="29821"/>
              <w:bookmarkEnd w:id="29822"/>
              <w:bookmarkEnd w:id="29823"/>
            </w:del>
          </w:p>
        </w:tc>
        <w:bookmarkStart w:id="29824" w:name="_Toc10202436"/>
        <w:bookmarkStart w:id="29825" w:name="_Toc10206574"/>
        <w:bookmarkStart w:id="29826" w:name="_Toc10210712"/>
        <w:bookmarkEnd w:id="29824"/>
        <w:bookmarkEnd w:id="29825"/>
        <w:bookmarkEnd w:id="29826"/>
      </w:tr>
      <w:tr w:rsidR="00564C22" w:rsidDel="00B33063" w14:paraId="4229F283" w14:textId="20426444" w:rsidTr="00564C22">
        <w:trPr>
          <w:del w:id="2982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BC83ADD" w14:textId="374950E5" w:rsidR="00564C22" w:rsidRPr="002062A5" w:rsidDel="00B33063" w:rsidRDefault="009B1AF1" w:rsidP="00564C22">
            <w:pPr>
              <w:pStyle w:val="Beschriftung"/>
              <w:rPr>
                <w:del w:id="29828" w:author="Andreas Kuehne" w:date="2019-05-31T12:22:00Z"/>
                <w:rStyle w:val="Datatype"/>
                <w:b w:val="0"/>
                <w:bCs w:val="0"/>
              </w:rPr>
            </w:pPr>
            <w:del w:id="29829" w:author="Andreas Kuehne" w:date="2019-05-31T12:22:00Z">
              <w:r w:rsidRPr="002062A5" w:rsidDel="00B33063">
                <w:rPr>
                  <w:rStyle w:val="Datatype"/>
                </w:rPr>
                <w:delText>Transforms</w:delText>
              </w:r>
              <w:bookmarkStart w:id="29830" w:name="_Toc10202437"/>
              <w:bookmarkStart w:id="29831" w:name="_Toc10206575"/>
              <w:bookmarkStart w:id="29832" w:name="_Toc10210713"/>
              <w:bookmarkEnd w:id="29830"/>
              <w:bookmarkEnd w:id="29831"/>
              <w:bookmarkEnd w:id="29832"/>
            </w:del>
          </w:p>
        </w:tc>
        <w:tc>
          <w:tcPr>
            <w:tcW w:w="4675" w:type="dxa"/>
          </w:tcPr>
          <w:p w14:paraId="3B86EC74" w14:textId="342F93B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833" w:author="Andreas Kuehne" w:date="2019-05-31T12:22:00Z"/>
                <w:rStyle w:val="Datatype"/>
              </w:rPr>
            </w:pPr>
            <w:del w:id="29834" w:author="Andreas Kuehne" w:date="2019-05-31T12:22:00Z">
              <w:r w:rsidRPr="002062A5" w:rsidDel="00B33063">
                <w:rPr>
                  <w:rStyle w:val="Datatype"/>
                </w:rPr>
                <w:delText>transforms</w:delText>
              </w:r>
              <w:bookmarkStart w:id="29835" w:name="_Toc10202438"/>
              <w:bookmarkStart w:id="29836" w:name="_Toc10206576"/>
              <w:bookmarkStart w:id="29837" w:name="_Toc10210714"/>
              <w:bookmarkEnd w:id="29835"/>
              <w:bookmarkEnd w:id="29836"/>
              <w:bookmarkEnd w:id="29837"/>
            </w:del>
          </w:p>
        </w:tc>
        <w:bookmarkStart w:id="29838" w:name="_Toc10202439"/>
        <w:bookmarkStart w:id="29839" w:name="_Toc10206577"/>
        <w:bookmarkStart w:id="29840" w:name="_Toc10210715"/>
        <w:bookmarkEnd w:id="29838"/>
        <w:bookmarkEnd w:id="29839"/>
        <w:bookmarkEnd w:id="29840"/>
      </w:tr>
      <w:tr w:rsidR="00564C22" w:rsidDel="00B33063" w14:paraId="21D94CB4" w14:textId="14A1D024" w:rsidTr="00564C22">
        <w:trPr>
          <w:del w:id="2984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E49534B" w14:textId="5024E0DC" w:rsidR="00564C22" w:rsidRPr="002062A5" w:rsidDel="00B33063" w:rsidRDefault="009B1AF1" w:rsidP="00564C22">
            <w:pPr>
              <w:pStyle w:val="Beschriftung"/>
              <w:rPr>
                <w:del w:id="29842" w:author="Andreas Kuehne" w:date="2019-05-31T12:22:00Z"/>
                <w:rStyle w:val="Datatype"/>
                <w:b w:val="0"/>
                <w:bCs w:val="0"/>
              </w:rPr>
            </w:pPr>
            <w:del w:id="29843" w:author="Andreas Kuehne" w:date="2019-05-31T12:22:00Z">
              <w:r w:rsidRPr="002062A5" w:rsidDel="00B33063">
                <w:rPr>
                  <w:rStyle w:val="Datatype"/>
                </w:rPr>
                <w:delText>Type</w:delText>
              </w:r>
              <w:bookmarkStart w:id="29844" w:name="_Toc10202440"/>
              <w:bookmarkStart w:id="29845" w:name="_Toc10206578"/>
              <w:bookmarkStart w:id="29846" w:name="_Toc10210716"/>
              <w:bookmarkEnd w:id="29844"/>
              <w:bookmarkEnd w:id="29845"/>
              <w:bookmarkEnd w:id="29846"/>
            </w:del>
          </w:p>
        </w:tc>
        <w:tc>
          <w:tcPr>
            <w:tcW w:w="4675" w:type="dxa"/>
          </w:tcPr>
          <w:p w14:paraId="3E0D5DEE" w14:textId="0F2B8BE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847" w:author="Andreas Kuehne" w:date="2019-05-31T12:22:00Z"/>
                <w:rStyle w:val="Datatype"/>
              </w:rPr>
            </w:pPr>
            <w:del w:id="29848" w:author="Andreas Kuehne" w:date="2019-05-31T12:22:00Z">
              <w:r w:rsidRPr="002062A5" w:rsidDel="00B33063">
                <w:rPr>
                  <w:rStyle w:val="Datatype"/>
                </w:rPr>
                <w:delText>type</w:delText>
              </w:r>
              <w:bookmarkStart w:id="29849" w:name="_Toc10202441"/>
              <w:bookmarkStart w:id="29850" w:name="_Toc10206579"/>
              <w:bookmarkStart w:id="29851" w:name="_Toc10210717"/>
              <w:bookmarkEnd w:id="29849"/>
              <w:bookmarkEnd w:id="29850"/>
              <w:bookmarkEnd w:id="29851"/>
            </w:del>
          </w:p>
        </w:tc>
        <w:bookmarkStart w:id="29852" w:name="_Toc10202442"/>
        <w:bookmarkStart w:id="29853" w:name="_Toc10206580"/>
        <w:bookmarkStart w:id="29854" w:name="_Toc10210718"/>
        <w:bookmarkEnd w:id="29852"/>
        <w:bookmarkEnd w:id="29853"/>
        <w:bookmarkEnd w:id="29854"/>
      </w:tr>
      <w:tr w:rsidR="00564C22" w:rsidDel="00B33063" w14:paraId="7BE4647B" w14:textId="1CA13A7C" w:rsidTr="00564C22">
        <w:trPr>
          <w:del w:id="2985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86055AE" w14:textId="7D311B1A" w:rsidR="00564C22" w:rsidRPr="002062A5" w:rsidDel="00B33063" w:rsidRDefault="009B1AF1" w:rsidP="00564C22">
            <w:pPr>
              <w:pStyle w:val="Beschriftung"/>
              <w:rPr>
                <w:del w:id="29856" w:author="Andreas Kuehne" w:date="2019-05-31T12:22:00Z"/>
                <w:rStyle w:val="Datatype"/>
                <w:b w:val="0"/>
                <w:bCs w:val="0"/>
              </w:rPr>
            </w:pPr>
            <w:del w:id="29857" w:author="Andreas Kuehne" w:date="2019-05-31T12:22:00Z">
              <w:r w:rsidRPr="002062A5" w:rsidDel="00B33063">
                <w:rPr>
                  <w:rStyle w:val="Datatype"/>
                </w:rPr>
                <w:delText>UnsignedProperties</w:delText>
              </w:r>
              <w:bookmarkStart w:id="29858" w:name="_Toc10202443"/>
              <w:bookmarkStart w:id="29859" w:name="_Toc10206581"/>
              <w:bookmarkStart w:id="29860" w:name="_Toc10210719"/>
              <w:bookmarkEnd w:id="29858"/>
              <w:bookmarkEnd w:id="29859"/>
              <w:bookmarkEnd w:id="29860"/>
            </w:del>
          </w:p>
        </w:tc>
        <w:tc>
          <w:tcPr>
            <w:tcW w:w="4675" w:type="dxa"/>
          </w:tcPr>
          <w:p w14:paraId="12C3C835" w14:textId="257BE231"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861" w:author="Andreas Kuehne" w:date="2019-05-31T12:22:00Z"/>
                <w:rStyle w:val="Datatype"/>
              </w:rPr>
            </w:pPr>
            <w:del w:id="29862" w:author="Andreas Kuehne" w:date="2019-05-31T12:22:00Z">
              <w:r w:rsidRPr="002062A5" w:rsidDel="00B33063">
                <w:rPr>
                  <w:rStyle w:val="Datatype"/>
                </w:rPr>
                <w:delText>unsignedProps</w:delText>
              </w:r>
              <w:bookmarkStart w:id="29863" w:name="_Toc10202444"/>
              <w:bookmarkStart w:id="29864" w:name="_Toc10206582"/>
              <w:bookmarkStart w:id="29865" w:name="_Toc10210720"/>
              <w:bookmarkEnd w:id="29863"/>
              <w:bookmarkEnd w:id="29864"/>
              <w:bookmarkEnd w:id="29865"/>
            </w:del>
          </w:p>
        </w:tc>
        <w:bookmarkStart w:id="29866" w:name="_Toc10202445"/>
        <w:bookmarkStart w:id="29867" w:name="_Toc10206583"/>
        <w:bookmarkStart w:id="29868" w:name="_Toc10210721"/>
        <w:bookmarkEnd w:id="29866"/>
        <w:bookmarkEnd w:id="29867"/>
        <w:bookmarkEnd w:id="29868"/>
      </w:tr>
      <w:tr w:rsidR="00564C22" w:rsidDel="00B33063" w14:paraId="35380367" w14:textId="1C399269" w:rsidTr="00564C22">
        <w:trPr>
          <w:del w:id="2986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3EFAA9D" w14:textId="63B04BAD" w:rsidR="00564C22" w:rsidRPr="002062A5" w:rsidDel="00B33063" w:rsidRDefault="009B1AF1" w:rsidP="00564C22">
            <w:pPr>
              <w:pStyle w:val="Beschriftung"/>
              <w:rPr>
                <w:del w:id="29870" w:author="Andreas Kuehne" w:date="2019-05-31T12:22:00Z"/>
                <w:rStyle w:val="Datatype"/>
                <w:b w:val="0"/>
                <w:bCs w:val="0"/>
              </w:rPr>
            </w:pPr>
            <w:del w:id="29871" w:author="Andreas Kuehne" w:date="2019-05-31T12:22:00Z">
              <w:r w:rsidRPr="002062A5" w:rsidDel="00B33063">
                <w:rPr>
                  <w:rStyle w:val="Datatype"/>
                </w:rPr>
                <w:delText>UpperBoundary</w:delText>
              </w:r>
              <w:bookmarkStart w:id="29872" w:name="_Toc10202446"/>
              <w:bookmarkStart w:id="29873" w:name="_Toc10206584"/>
              <w:bookmarkStart w:id="29874" w:name="_Toc10210722"/>
              <w:bookmarkEnd w:id="29872"/>
              <w:bookmarkEnd w:id="29873"/>
              <w:bookmarkEnd w:id="29874"/>
            </w:del>
          </w:p>
        </w:tc>
        <w:tc>
          <w:tcPr>
            <w:tcW w:w="4675" w:type="dxa"/>
          </w:tcPr>
          <w:p w14:paraId="1C70FA1E" w14:textId="1E116417"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875" w:author="Andreas Kuehne" w:date="2019-05-31T12:22:00Z"/>
                <w:rStyle w:val="Datatype"/>
              </w:rPr>
            </w:pPr>
            <w:del w:id="29876" w:author="Andreas Kuehne" w:date="2019-05-31T12:22:00Z">
              <w:r w:rsidRPr="002062A5" w:rsidDel="00B33063">
                <w:rPr>
                  <w:rStyle w:val="Datatype"/>
                </w:rPr>
                <w:delText>upperBound</w:delText>
              </w:r>
              <w:bookmarkStart w:id="29877" w:name="_Toc10202447"/>
              <w:bookmarkStart w:id="29878" w:name="_Toc10206585"/>
              <w:bookmarkStart w:id="29879" w:name="_Toc10210723"/>
              <w:bookmarkEnd w:id="29877"/>
              <w:bookmarkEnd w:id="29878"/>
              <w:bookmarkEnd w:id="29879"/>
            </w:del>
          </w:p>
        </w:tc>
        <w:bookmarkStart w:id="29880" w:name="_Toc10202448"/>
        <w:bookmarkStart w:id="29881" w:name="_Toc10206586"/>
        <w:bookmarkStart w:id="29882" w:name="_Toc10210724"/>
        <w:bookmarkEnd w:id="29880"/>
        <w:bookmarkEnd w:id="29881"/>
        <w:bookmarkEnd w:id="29882"/>
      </w:tr>
      <w:tr w:rsidR="00564C22" w:rsidDel="00B33063" w14:paraId="13F03ED8" w14:textId="5AD5E495" w:rsidTr="00564C22">
        <w:trPr>
          <w:del w:id="2988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0E74A3A" w14:textId="470A2240" w:rsidR="00564C22" w:rsidRPr="002062A5" w:rsidDel="00B33063" w:rsidRDefault="009B1AF1" w:rsidP="00564C22">
            <w:pPr>
              <w:pStyle w:val="Beschriftung"/>
              <w:rPr>
                <w:del w:id="29884" w:author="Andreas Kuehne" w:date="2019-05-31T12:22:00Z"/>
                <w:rStyle w:val="Datatype"/>
                <w:b w:val="0"/>
                <w:bCs w:val="0"/>
              </w:rPr>
            </w:pPr>
            <w:del w:id="29885" w:author="Andreas Kuehne" w:date="2019-05-31T12:22:00Z">
              <w:r w:rsidRPr="002062A5" w:rsidDel="00B33063">
                <w:rPr>
                  <w:rStyle w:val="Datatype"/>
                </w:rPr>
                <w:delText>UseVerificationTime</w:delText>
              </w:r>
              <w:bookmarkStart w:id="29886" w:name="_Toc10202449"/>
              <w:bookmarkStart w:id="29887" w:name="_Toc10206587"/>
              <w:bookmarkStart w:id="29888" w:name="_Toc10210725"/>
              <w:bookmarkEnd w:id="29886"/>
              <w:bookmarkEnd w:id="29887"/>
              <w:bookmarkEnd w:id="29888"/>
            </w:del>
          </w:p>
        </w:tc>
        <w:tc>
          <w:tcPr>
            <w:tcW w:w="4675" w:type="dxa"/>
          </w:tcPr>
          <w:p w14:paraId="04177BAD" w14:textId="6679699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889" w:author="Andreas Kuehne" w:date="2019-05-31T12:22:00Z"/>
                <w:rStyle w:val="Datatype"/>
              </w:rPr>
            </w:pPr>
            <w:del w:id="29890" w:author="Andreas Kuehne" w:date="2019-05-31T12:22:00Z">
              <w:r w:rsidRPr="002062A5" w:rsidDel="00B33063">
                <w:rPr>
                  <w:rStyle w:val="Datatype"/>
                </w:rPr>
                <w:delText>useVerificationTime</w:delText>
              </w:r>
              <w:bookmarkStart w:id="29891" w:name="_Toc10202450"/>
              <w:bookmarkStart w:id="29892" w:name="_Toc10206588"/>
              <w:bookmarkStart w:id="29893" w:name="_Toc10210726"/>
              <w:bookmarkEnd w:id="29891"/>
              <w:bookmarkEnd w:id="29892"/>
              <w:bookmarkEnd w:id="29893"/>
            </w:del>
          </w:p>
        </w:tc>
        <w:bookmarkStart w:id="29894" w:name="_Toc10202451"/>
        <w:bookmarkStart w:id="29895" w:name="_Toc10206589"/>
        <w:bookmarkStart w:id="29896" w:name="_Toc10210727"/>
        <w:bookmarkEnd w:id="29894"/>
        <w:bookmarkEnd w:id="29895"/>
        <w:bookmarkEnd w:id="29896"/>
      </w:tr>
      <w:tr w:rsidR="00564C22" w:rsidDel="00B33063" w14:paraId="67ABB39D" w14:textId="1A83BF20" w:rsidTr="00564C22">
        <w:trPr>
          <w:del w:id="2989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2A79148" w14:textId="091BDF8D" w:rsidR="00564C22" w:rsidRPr="002062A5" w:rsidDel="00B33063" w:rsidRDefault="009B1AF1" w:rsidP="00564C22">
            <w:pPr>
              <w:pStyle w:val="Beschriftung"/>
              <w:rPr>
                <w:del w:id="29898" w:author="Andreas Kuehne" w:date="2019-05-31T12:22:00Z"/>
                <w:rStyle w:val="Datatype"/>
                <w:b w:val="0"/>
                <w:bCs w:val="0"/>
              </w:rPr>
            </w:pPr>
            <w:del w:id="29899" w:author="Andreas Kuehne" w:date="2019-05-31T12:22:00Z">
              <w:r w:rsidRPr="002062A5" w:rsidDel="00B33063">
                <w:rPr>
                  <w:rStyle w:val="Datatype"/>
                </w:rPr>
                <w:delText>ValidDetail</w:delText>
              </w:r>
              <w:bookmarkStart w:id="29900" w:name="_Toc10202452"/>
              <w:bookmarkStart w:id="29901" w:name="_Toc10206590"/>
              <w:bookmarkStart w:id="29902" w:name="_Toc10210728"/>
              <w:bookmarkEnd w:id="29900"/>
              <w:bookmarkEnd w:id="29901"/>
              <w:bookmarkEnd w:id="29902"/>
            </w:del>
          </w:p>
        </w:tc>
        <w:tc>
          <w:tcPr>
            <w:tcW w:w="4675" w:type="dxa"/>
          </w:tcPr>
          <w:p w14:paraId="717D1C18" w14:textId="17AB1CFC"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903" w:author="Andreas Kuehne" w:date="2019-05-31T12:22:00Z"/>
                <w:rStyle w:val="Datatype"/>
              </w:rPr>
            </w:pPr>
            <w:del w:id="29904" w:author="Andreas Kuehne" w:date="2019-05-31T12:22:00Z">
              <w:r w:rsidRPr="002062A5" w:rsidDel="00B33063">
                <w:rPr>
                  <w:rStyle w:val="Datatype"/>
                </w:rPr>
                <w:delText>valid</w:delText>
              </w:r>
              <w:bookmarkStart w:id="29905" w:name="_Toc10202453"/>
              <w:bookmarkStart w:id="29906" w:name="_Toc10206591"/>
              <w:bookmarkStart w:id="29907" w:name="_Toc10210729"/>
              <w:bookmarkEnd w:id="29905"/>
              <w:bookmarkEnd w:id="29906"/>
              <w:bookmarkEnd w:id="29907"/>
            </w:del>
          </w:p>
        </w:tc>
        <w:bookmarkStart w:id="29908" w:name="_Toc10202454"/>
        <w:bookmarkStart w:id="29909" w:name="_Toc10206592"/>
        <w:bookmarkStart w:id="29910" w:name="_Toc10210730"/>
        <w:bookmarkEnd w:id="29908"/>
        <w:bookmarkEnd w:id="29909"/>
        <w:bookmarkEnd w:id="29910"/>
      </w:tr>
      <w:tr w:rsidR="00564C22" w:rsidDel="00B33063" w14:paraId="1FBF7BB2" w14:textId="76D24B79" w:rsidTr="00564C22">
        <w:trPr>
          <w:del w:id="2991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116785C" w14:textId="1F2A1796" w:rsidR="00564C22" w:rsidRPr="002062A5" w:rsidDel="00B33063" w:rsidRDefault="009B1AF1" w:rsidP="00564C22">
            <w:pPr>
              <w:pStyle w:val="Beschriftung"/>
              <w:rPr>
                <w:del w:id="29912" w:author="Andreas Kuehne" w:date="2019-05-31T12:22:00Z"/>
                <w:rStyle w:val="Datatype"/>
                <w:b w:val="0"/>
                <w:bCs w:val="0"/>
              </w:rPr>
            </w:pPr>
            <w:del w:id="29913" w:author="Andreas Kuehne" w:date="2019-05-31T12:22:00Z">
              <w:r w:rsidRPr="002062A5" w:rsidDel="00B33063">
                <w:rPr>
                  <w:rStyle w:val="Datatype"/>
                </w:rPr>
                <w:delText>value</w:delText>
              </w:r>
              <w:bookmarkStart w:id="29914" w:name="_Toc10202455"/>
              <w:bookmarkStart w:id="29915" w:name="_Toc10206593"/>
              <w:bookmarkStart w:id="29916" w:name="_Toc10210731"/>
              <w:bookmarkEnd w:id="29914"/>
              <w:bookmarkEnd w:id="29915"/>
              <w:bookmarkEnd w:id="29916"/>
            </w:del>
          </w:p>
        </w:tc>
        <w:tc>
          <w:tcPr>
            <w:tcW w:w="4675" w:type="dxa"/>
          </w:tcPr>
          <w:p w14:paraId="16143199" w14:textId="65BF4BF8"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917" w:author="Andreas Kuehne" w:date="2019-05-31T12:22:00Z"/>
                <w:rStyle w:val="Datatype"/>
              </w:rPr>
            </w:pPr>
            <w:del w:id="29918" w:author="Andreas Kuehne" w:date="2019-05-31T12:22:00Z">
              <w:r w:rsidRPr="002062A5" w:rsidDel="00B33063">
                <w:rPr>
                  <w:rStyle w:val="Datatype"/>
                </w:rPr>
                <w:delText>val</w:delText>
              </w:r>
              <w:bookmarkStart w:id="29919" w:name="_Toc10202456"/>
              <w:bookmarkStart w:id="29920" w:name="_Toc10206594"/>
              <w:bookmarkStart w:id="29921" w:name="_Toc10210732"/>
              <w:bookmarkEnd w:id="29919"/>
              <w:bookmarkEnd w:id="29920"/>
              <w:bookmarkEnd w:id="29921"/>
            </w:del>
          </w:p>
        </w:tc>
        <w:bookmarkStart w:id="29922" w:name="_Toc10202457"/>
        <w:bookmarkStart w:id="29923" w:name="_Toc10206595"/>
        <w:bookmarkStart w:id="29924" w:name="_Toc10210733"/>
        <w:bookmarkEnd w:id="29922"/>
        <w:bookmarkEnd w:id="29923"/>
        <w:bookmarkEnd w:id="29924"/>
      </w:tr>
      <w:tr w:rsidR="00564C22" w:rsidDel="00B33063" w14:paraId="45841ECC" w14:textId="206DA57E" w:rsidTr="00564C22">
        <w:trPr>
          <w:del w:id="2992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FF92F96" w14:textId="1301B511" w:rsidR="00564C22" w:rsidRPr="002062A5" w:rsidDel="00B33063" w:rsidRDefault="009B1AF1" w:rsidP="00564C22">
            <w:pPr>
              <w:pStyle w:val="Beschriftung"/>
              <w:rPr>
                <w:del w:id="29926" w:author="Andreas Kuehne" w:date="2019-05-31T12:22:00Z"/>
                <w:rStyle w:val="Datatype"/>
                <w:b w:val="0"/>
                <w:bCs w:val="0"/>
              </w:rPr>
            </w:pPr>
            <w:del w:id="29927" w:author="Andreas Kuehne" w:date="2019-05-31T12:22:00Z">
              <w:r w:rsidRPr="002062A5" w:rsidDel="00B33063">
                <w:rPr>
                  <w:rStyle w:val="Datatype"/>
                </w:rPr>
                <w:delText>Value</w:delText>
              </w:r>
              <w:bookmarkStart w:id="29928" w:name="_Toc10202458"/>
              <w:bookmarkStart w:id="29929" w:name="_Toc10206596"/>
              <w:bookmarkStart w:id="29930" w:name="_Toc10210734"/>
              <w:bookmarkEnd w:id="29928"/>
              <w:bookmarkEnd w:id="29929"/>
              <w:bookmarkEnd w:id="29930"/>
            </w:del>
          </w:p>
        </w:tc>
        <w:tc>
          <w:tcPr>
            <w:tcW w:w="4675" w:type="dxa"/>
          </w:tcPr>
          <w:p w14:paraId="65A351C0" w14:textId="6BEDE4C1"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931" w:author="Andreas Kuehne" w:date="2019-05-31T12:22:00Z"/>
                <w:rStyle w:val="Datatype"/>
              </w:rPr>
            </w:pPr>
            <w:del w:id="29932" w:author="Andreas Kuehne" w:date="2019-05-31T12:22:00Z">
              <w:r w:rsidRPr="002062A5" w:rsidDel="00B33063">
                <w:rPr>
                  <w:rStyle w:val="Datatype"/>
                </w:rPr>
                <w:delText>val</w:delText>
              </w:r>
              <w:bookmarkStart w:id="29933" w:name="_Toc10202459"/>
              <w:bookmarkStart w:id="29934" w:name="_Toc10206597"/>
              <w:bookmarkStart w:id="29935" w:name="_Toc10210735"/>
              <w:bookmarkEnd w:id="29933"/>
              <w:bookmarkEnd w:id="29934"/>
              <w:bookmarkEnd w:id="29935"/>
            </w:del>
          </w:p>
        </w:tc>
        <w:bookmarkStart w:id="29936" w:name="_Toc10202460"/>
        <w:bookmarkStart w:id="29937" w:name="_Toc10206598"/>
        <w:bookmarkStart w:id="29938" w:name="_Toc10210736"/>
        <w:bookmarkEnd w:id="29936"/>
        <w:bookmarkEnd w:id="29937"/>
        <w:bookmarkEnd w:id="29938"/>
      </w:tr>
      <w:tr w:rsidR="00564C22" w:rsidDel="00B33063" w14:paraId="717C93D2" w14:textId="0BDFC2DC" w:rsidTr="00564C22">
        <w:trPr>
          <w:del w:id="2993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89E4F19" w14:textId="2DF6247C" w:rsidR="00564C22" w:rsidRPr="002062A5" w:rsidDel="00B33063" w:rsidRDefault="009B1AF1" w:rsidP="00564C22">
            <w:pPr>
              <w:pStyle w:val="Beschriftung"/>
              <w:rPr>
                <w:del w:id="29940" w:author="Andreas Kuehne" w:date="2019-05-31T12:22:00Z"/>
                <w:rStyle w:val="Datatype"/>
                <w:b w:val="0"/>
                <w:bCs w:val="0"/>
              </w:rPr>
            </w:pPr>
            <w:del w:id="29941" w:author="Andreas Kuehne" w:date="2019-05-31T12:22:00Z">
              <w:r w:rsidRPr="002062A5" w:rsidDel="00B33063">
                <w:rPr>
                  <w:rStyle w:val="Datatype"/>
                </w:rPr>
                <w:delText>VerificationTime</w:delText>
              </w:r>
              <w:bookmarkStart w:id="29942" w:name="_Toc10202461"/>
              <w:bookmarkStart w:id="29943" w:name="_Toc10206599"/>
              <w:bookmarkStart w:id="29944" w:name="_Toc10210737"/>
              <w:bookmarkEnd w:id="29942"/>
              <w:bookmarkEnd w:id="29943"/>
              <w:bookmarkEnd w:id="29944"/>
            </w:del>
          </w:p>
        </w:tc>
        <w:tc>
          <w:tcPr>
            <w:tcW w:w="4675" w:type="dxa"/>
          </w:tcPr>
          <w:p w14:paraId="6C4D6DDC" w14:textId="4B4E09E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945" w:author="Andreas Kuehne" w:date="2019-05-31T12:22:00Z"/>
                <w:rStyle w:val="Datatype"/>
              </w:rPr>
            </w:pPr>
            <w:del w:id="29946" w:author="Andreas Kuehne" w:date="2019-05-31T12:22:00Z">
              <w:r w:rsidRPr="002062A5" w:rsidDel="00B33063">
                <w:rPr>
                  <w:rStyle w:val="Datatype"/>
                </w:rPr>
                <w:delText>verificationTime</w:delText>
              </w:r>
              <w:bookmarkStart w:id="29947" w:name="_Toc10202462"/>
              <w:bookmarkStart w:id="29948" w:name="_Toc10206600"/>
              <w:bookmarkStart w:id="29949" w:name="_Toc10210738"/>
              <w:bookmarkEnd w:id="29947"/>
              <w:bookmarkEnd w:id="29948"/>
              <w:bookmarkEnd w:id="29949"/>
            </w:del>
          </w:p>
        </w:tc>
        <w:bookmarkStart w:id="29950" w:name="_Toc10202463"/>
        <w:bookmarkStart w:id="29951" w:name="_Toc10206601"/>
        <w:bookmarkStart w:id="29952" w:name="_Toc10210739"/>
        <w:bookmarkEnd w:id="29950"/>
        <w:bookmarkEnd w:id="29951"/>
        <w:bookmarkEnd w:id="29952"/>
      </w:tr>
      <w:tr w:rsidR="00564C22" w:rsidDel="00B33063" w14:paraId="6161A249" w14:textId="40596356" w:rsidTr="00564C22">
        <w:trPr>
          <w:del w:id="2995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33FC5B7" w14:textId="05F2E0BD" w:rsidR="00564C22" w:rsidRPr="002062A5" w:rsidDel="00B33063" w:rsidRDefault="009B1AF1" w:rsidP="00564C22">
            <w:pPr>
              <w:pStyle w:val="Beschriftung"/>
              <w:rPr>
                <w:del w:id="29954" w:author="Andreas Kuehne" w:date="2019-05-31T12:22:00Z"/>
                <w:rStyle w:val="Datatype"/>
                <w:b w:val="0"/>
                <w:bCs w:val="0"/>
              </w:rPr>
            </w:pPr>
            <w:del w:id="29955" w:author="Andreas Kuehne" w:date="2019-05-31T12:22:00Z">
              <w:r w:rsidRPr="002062A5" w:rsidDel="00B33063">
                <w:rPr>
                  <w:rStyle w:val="Datatype"/>
                </w:rPr>
                <w:delText>VerificationTimeInfo</w:delText>
              </w:r>
              <w:bookmarkStart w:id="29956" w:name="_Toc10202464"/>
              <w:bookmarkStart w:id="29957" w:name="_Toc10206602"/>
              <w:bookmarkStart w:id="29958" w:name="_Toc10210740"/>
              <w:bookmarkEnd w:id="29956"/>
              <w:bookmarkEnd w:id="29957"/>
              <w:bookmarkEnd w:id="29958"/>
            </w:del>
          </w:p>
        </w:tc>
        <w:tc>
          <w:tcPr>
            <w:tcW w:w="4675" w:type="dxa"/>
          </w:tcPr>
          <w:p w14:paraId="5090E302" w14:textId="2A1D47D4"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959" w:author="Andreas Kuehne" w:date="2019-05-31T12:22:00Z"/>
                <w:rStyle w:val="Datatype"/>
              </w:rPr>
            </w:pPr>
            <w:del w:id="29960" w:author="Andreas Kuehne" w:date="2019-05-31T12:22:00Z">
              <w:r w:rsidRPr="002062A5" w:rsidDel="00B33063">
                <w:rPr>
                  <w:rStyle w:val="Datatype"/>
                </w:rPr>
                <w:delText>verificationTimeInfo</w:delText>
              </w:r>
              <w:bookmarkStart w:id="29961" w:name="_Toc10202465"/>
              <w:bookmarkStart w:id="29962" w:name="_Toc10206603"/>
              <w:bookmarkStart w:id="29963" w:name="_Toc10210741"/>
              <w:bookmarkEnd w:id="29961"/>
              <w:bookmarkEnd w:id="29962"/>
              <w:bookmarkEnd w:id="29963"/>
            </w:del>
          </w:p>
        </w:tc>
        <w:bookmarkStart w:id="29964" w:name="_Toc10202466"/>
        <w:bookmarkStart w:id="29965" w:name="_Toc10206604"/>
        <w:bookmarkStart w:id="29966" w:name="_Toc10210742"/>
        <w:bookmarkEnd w:id="29964"/>
        <w:bookmarkEnd w:id="29965"/>
        <w:bookmarkEnd w:id="29966"/>
      </w:tr>
      <w:tr w:rsidR="00564C22" w:rsidDel="00B33063" w14:paraId="7A795434" w14:textId="0CF90BE5" w:rsidTr="00564C22">
        <w:trPr>
          <w:del w:id="2996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99BAD32" w14:textId="26A65C56" w:rsidR="00564C22" w:rsidRPr="002062A5" w:rsidDel="00B33063" w:rsidRDefault="009B1AF1" w:rsidP="00564C22">
            <w:pPr>
              <w:pStyle w:val="Beschriftung"/>
              <w:rPr>
                <w:del w:id="29968" w:author="Andreas Kuehne" w:date="2019-05-31T12:22:00Z"/>
                <w:rStyle w:val="Datatype"/>
                <w:b w:val="0"/>
                <w:bCs w:val="0"/>
              </w:rPr>
            </w:pPr>
            <w:del w:id="29969" w:author="Andreas Kuehne" w:date="2019-05-31T12:22:00Z">
              <w:r w:rsidRPr="002062A5" w:rsidDel="00B33063">
                <w:rPr>
                  <w:rStyle w:val="Datatype"/>
                </w:rPr>
                <w:delText>VerifyManifestResults</w:delText>
              </w:r>
              <w:bookmarkStart w:id="29970" w:name="_Toc10202467"/>
              <w:bookmarkStart w:id="29971" w:name="_Toc10206605"/>
              <w:bookmarkStart w:id="29972" w:name="_Toc10210743"/>
              <w:bookmarkEnd w:id="29970"/>
              <w:bookmarkEnd w:id="29971"/>
              <w:bookmarkEnd w:id="29972"/>
            </w:del>
          </w:p>
        </w:tc>
        <w:tc>
          <w:tcPr>
            <w:tcW w:w="4675" w:type="dxa"/>
          </w:tcPr>
          <w:p w14:paraId="64505FD5" w14:textId="1321A664"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973" w:author="Andreas Kuehne" w:date="2019-05-31T12:22:00Z"/>
                <w:rStyle w:val="Datatype"/>
              </w:rPr>
            </w:pPr>
            <w:del w:id="29974" w:author="Andreas Kuehne" w:date="2019-05-31T12:22:00Z">
              <w:r w:rsidRPr="002062A5" w:rsidDel="00B33063">
                <w:rPr>
                  <w:rStyle w:val="Datatype"/>
                </w:rPr>
                <w:delText>result</w:delText>
              </w:r>
              <w:bookmarkStart w:id="29975" w:name="_Toc10202468"/>
              <w:bookmarkStart w:id="29976" w:name="_Toc10206606"/>
              <w:bookmarkStart w:id="29977" w:name="_Toc10210744"/>
              <w:bookmarkEnd w:id="29975"/>
              <w:bookmarkEnd w:id="29976"/>
              <w:bookmarkEnd w:id="29977"/>
            </w:del>
          </w:p>
        </w:tc>
        <w:bookmarkStart w:id="29978" w:name="_Toc10202469"/>
        <w:bookmarkStart w:id="29979" w:name="_Toc10206607"/>
        <w:bookmarkStart w:id="29980" w:name="_Toc10210745"/>
        <w:bookmarkEnd w:id="29978"/>
        <w:bookmarkEnd w:id="29979"/>
        <w:bookmarkEnd w:id="29980"/>
      </w:tr>
      <w:tr w:rsidR="00564C22" w:rsidDel="00B33063" w14:paraId="30D744E1" w14:textId="355F5721" w:rsidTr="00564C22">
        <w:trPr>
          <w:del w:id="2998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BA04953" w14:textId="371CAD10" w:rsidR="00564C22" w:rsidRPr="002062A5" w:rsidDel="00B33063" w:rsidRDefault="009B1AF1" w:rsidP="00564C22">
            <w:pPr>
              <w:pStyle w:val="Beschriftung"/>
              <w:rPr>
                <w:del w:id="29982" w:author="Andreas Kuehne" w:date="2019-05-31T12:22:00Z"/>
                <w:rStyle w:val="Datatype"/>
                <w:b w:val="0"/>
                <w:bCs w:val="0"/>
              </w:rPr>
            </w:pPr>
            <w:del w:id="29983" w:author="Andreas Kuehne" w:date="2019-05-31T12:22:00Z">
              <w:r w:rsidRPr="002062A5" w:rsidDel="00B33063">
                <w:rPr>
                  <w:rStyle w:val="Datatype"/>
                </w:rPr>
                <w:delText>VerifyManifests</w:delText>
              </w:r>
              <w:bookmarkStart w:id="29984" w:name="_Toc10202470"/>
              <w:bookmarkStart w:id="29985" w:name="_Toc10206608"/>
              <w:bookmarkStart w:id="29986" w:name="_Toc10210746"/>
              <w:bookmarkEnd w:id="29984"/>
              <w:bookmarkEnd w:id="29985"/>
              <w:bookmarkEnd w:id="29986"/>
            </w:del>
          </w:p>
        </w:tc>
        <w:tc>
          <w:tcPr>
            <w:tcW w:w="4675" w:type="dxa"/>
          </w:tcPr>
          <w:p w14:paraId="6F29C77F" w14:textId="34978F4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9987" w:author="Andreas Kuehne" w:date="2019-05-31T12:22:00Z"/>
                <w:rStyle w:val="Datatype"/>
              </w:rPr>
            </w:pPr>
            <w:del w:id="29988" w:author="Andreas Kuehne" w:date="2019-05-31T12:22:00Z">
              <w:r w:rsidRPr="002062A5" w:rsidDel="00B33063">
                <w:rPr>
                  <w:rStyle w:val="Datatype"/>
                </w:rPr>
                <w:delText>verifyManifests</w:delText>
              </w:r>
              <w:bookmarkStart w:id="29989" w:name="_Toc10202471"/>
              <w:bookmarkStart w:id="29990" w:name="_Toc10206609"/>
              <w:bookmarkStart w:id="29991" w:name="_Toc10210747"/>
              <w:bookmarkEnd w:id="29989"/>
              <w:bookmarkEnd w:id="29990"/>
              <w:bookmarkEnd w:id="29991"/>
            </w:del>
          </w:p>
        </w:tc>
        <w:bookmarkStart w:id="29992" w:name="_Toc10202472"/>
        <w:bookmarkStart w:id="29993" w:name="_Toc10206610"/>
        <w:bookmarkStart w:id="29994" w:name="_Toc10210748"/>
        <w:bookmarkEnd w:id="29992"/>
        <w:bookmarkEnd w:id="29993"/>
        <w:bookmarkEnd w:id="29994"/>
      </w:tr>
      <w:tr w:rsidR="00564C22" w:rsidDel="00B33063" w14:paraId="283730F3" w14:textId="45B34B7C" w:rsidTr="00564C22">
        <w:trPr>
          <w:del w:id="2999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D7A3B63" w14:textId="45328ED9" w:rsidR="00564C22" w:rsidRPr="002062A5" w:rsidDel="00B33063" w:rsidRDefault="009B1AF1" w:rsidP="00564C22">
            <w:pPr>
              <w:pStyle w:val="Beschriftung"/>
              <w:rPr>
                <w:del w:id="29996" w:author="Andreas Kuehne" w:date="2019-05-31T12:22:00Z"/>
                <w:rStyle w:val="Datatype"/>
                <w:b w:val="0"/>
                <w:bCs w:val="0"/>
              </w:rPr>
            </w:pPr>
            <w:del w:id="29997" w:author="Andreas Kuehne" w:date="2019-05-31T12:22:00Z">
              <w:r w:rsidRPr="002062A5" w:rsidDel="00B33063">
                <w:rPr>
                  <w:rStyle w:val="Datatype"/>
                </w:rPr>
                <w:delText>WhichData</w:delText>
              </w:r>
              <w:bookmarkStart w:id="29998" w:name="_Toc10202473"/>
              <w:bookmarkStart w:id="29999" w:name="_Toc10206611"/>
              <w:bookmarkStart w:id="30000" w:name="_Toc10210749"/>
              <w:bookmarkEnd w:id="29998"/>
              <w:bookmarkEnd w:id="29999"/>
              <w:bookmarkEnd w:id="30000"/>
            </w:del>
          </w:p>
        </w:tc>
        <w:tc>
          <w:tcPr>
            <w:tcW w:w="4675" w:type="dxa"/>
          </w:tcPr>
          <w:p w14:paraId="65452206" w14:textId="5028BBA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30001" w:author="Andreas Kuehne" w:date="2019-05-31T12:22:00Z"/>
                <w:rStyle w:val="Datatype"/>
              </w:rPr>
            </w:pPr>
            <w:del w:id="30002" w:author="Andreas Kuehne" w:date="2019-05-31T12:22:00Z">
              <w:r w:rsidRPr="002062A5" w:rsidDel="00B33063">
                <w:rPr>
                  <w:rStyle w:val="Datatype"/>
                </w:rPr>
                <w:delText>whichData</w:delText>
              </w:r>
              <w:bookmarkStart w:id="30003" w:name="_Toc10202474"/>
              <w:bookmarkStart w:id="30004" w:name="_Toc10206612"/>
              <w:bookmarkStart w:id="30005" w:name="_Toc10210750"/>
              <w:bookmarkEnd w:id="30003"/>
              <w:bookmarkEnd w:id="30004"/>
              <w:bookmarkEnd w:id="30005"/>
            </w:del>
          </w:p>
        </w:tc>
        <w:bookmarkStart w:id="30006" w:name="_Toc10202475"/>
        <w:bookmarkStart w:id="30007" w:name="_Toc10206613"/>
        <w:bookmarkStart w:id="30008" w:name="_Toc10210751"/>
        <w:bookmarkEnd w:id="30006"/>
        <w:bookmarkEnd w:id="30007"/>
        <w:bookmarkEnd w:id="30008"/>
      </w:tr>
      <w:tr w:rsidR="00564C22" w:rsidDel="00B33063" w14:paraId="4AEB83BE" w14:textId="2DBA0736" w:rsidTr="00564C22">
        <w:trPr>
          <w:del w:id="3000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85D9BEA" w14:textId="2B8EA099" w:rsidR="00564C22" w:rsidRPr="002062A5" w:rsidDel="00B33063" w:rsidRDefault="009B1AF1" w:rsidP="00564C22">
            <w:pPr>
              <w:pStyle w:val="Beschriftung"/>
              <w:rPr>
                <w:del w:id="30010" w:author="Andreas Kuehne" w:date="2019-05-31T12:22:00Z"/>
                <w:rStyle w:val="Datatype"/>
                <w:b w:val="0"/>
                <w:bCs w:val="0"/>
              </w:rPr>
            </w:pPr>
            <w:del w:id="30011" w:author="Andreas Kuehne" w:date="2019-05-31T12:22:00Z">
              <w:r w:rsidRPr="002062A5" w:rsidDel="00B33063">
                <w:rPr>
                  <w:rStyle w:val="Datatype"/>
                </w:rPr>
                <w:delText>WhichDoc</w:delText>
              </w:r>
              <w:bookmarkStart w:id="30012" w:name="_Toc10202476"/>
              <w:bookmarkStart w:id="30013" w:name="_Toc10206614"/>
              <w:bookmarkStart w:id="30014" w:name="_Toc10210752"/>
              <w:bookmarkEnd w:id="30012"/>
              <w:bookmarkEnd w:id="30013"/>
              <w:bookmarkEnd w:id="30014"/>
            </w:del>
          </w:p>
        </w:tc>
        <w:tc>
          <w:tcPr>
            <w:tcW w:w="4675" w:type="dxa"/>
          </w:tcPr>
          <w:p w14:paraId="6A333E57" w14:textId="22D3ADA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30015" w:author="Andreas Kuehne" w:date="2019-05-31T12:22:00Z"/>
                <w:rStyle w:val="Datatype"/>
              </w:rPr>
            </w:pPr>
            <w:del w:id="30016" w:author="Andreas Kuehne" w:date="2019-05-31T12:22:00Z">
              <w:r w:rsidRPr="002062A5" w:rsidDel="00B33063">
                <w:rPr>
                  <w:rStyle w:val="Datatype"/>
                </w:rPr>
                <w:delText>whichDoc</w:delText>
              </w:r>
              <w:bookmarkStart w:id="30017" w:name="_Toc10202477"/>
              <w:bookmarkStart w:id="30018" w:name="_Toc10206615"/>
              <w:bookmarkStart w:id="30019" w:name="_Toc10210753"/>
              <w:bookmarkEnd w:id="30017"/>
              <w:bookmarkEnd w:id="30018"/>
              <w:bookmarkEnd w:id="30019"/>
            </w:del>
          </w:p>
        </w:tc>
        <w:bookmarkStart w:id="30020" w:name="_Toc10202478"/>
        <w:bookmarkStart w:id="30021" w:name="_Toc10206616"/>
        <w:bookmarkStart w:id="30022" w:name="_Toc10210754"/>
        <w:bookmarkEnd w:id="30020"/>
        <w:bookmarkEnd w:id="30021"/>
        <w:bookmarkEnd w:id="30022"/>
      </w:tr>
      <w:tr w:rsidR="00564C22" w:rsidDel="00B33063" w14:paraId="7DBF51FF" w14:textId="75241034" w:rsidTr="00564C22">
        <w:trPr>
          <w:del w:id="3002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829FEB1" w14:textId="7FD51E8F" w:rsidR="00564C22" w:rsidRPr="002062A5" w:rsidDel="00B33063" w:rsidRDefault="009B1AF1" w:rsidP="00564C22">
            <w:pPr>
              <w:pStyle w:val="Beschriftung"/>
              <w:rPr>
                <w:del w:id="30024" w:author="Andreas Kuehne" w:date="2019-05-31T12:22:00Z"/>
                <w:rStyle w:val="Datatype"/>
                <w:b w:val="0"/>
                <w:bCs w:val="0"/>
              </w:rPr>
            </w:pPr>
            <w:del w:id="30025" w:author="Andreas Kuehne" w:date="2019-05-31T12:22:00Z">
              <w:r w:rsidRPr="002062A5" w:rsidDel="00B33063">
                <w:rPr>
                  <w:rStyle w:val="Datatype"/>
                </w:rPr>
                <w:delText>WhichDocument</w:delText>
              </w:r>
              <w:bookmarkStart w:id="30026" w:name="_Toc10202479"/>
              <w:bookmarkStart w:id="30027" w:name="_Toc10206617"/>
              <w:bookmarkStart w:id="30028" w:name="_Toc10210755"/>
              <w:bookmarkEnd w:id="30026"/>
              <w:bookmarkEnd w:id="30027"/>
              <w:bookmarkEnd w:id="30028"/>
            </w:del>
          </w:p>
        </w:tc>
        <w:tc>
          <w:tcPr>
            <w:tcW w:w="4675" w:type="dxa"/>
          </w:tcPr>
          <w:p w14:paraId="0E1CB102" w14:textId="2960798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30029" w:author="Andreas Kuehne" w:date="2019-05-31T12:22:00Z"/>
                <w:rStyle w:val="Datatype"/>
              </w:rPr>
            </w:pPr>
            <w:del w:id="30030" w:author="Andreas Kuehne" w:date="2019-05-31T12:22:00Z">
              <w:r w:rsidRPr="002062A5" w:rsidDel="00B33063">
                <w:rPr>
                  <w:rStyle w:val="Datatype"/>
                </w:rPr>
                <w:delText>whichDoc</w:delText>
              </w:r>
              <w:bookmarkStart w:id="30031" w:name="_Toc10202480"/>
              <w:bookmarkStart w:id="30032" w:name="_Toc10206618"/>
              <w:bookmarkStart w:id="30033" w:name="_Toc10210756"/>
              <w:bookmarkEnd w:id="30031"/>
              <w:bookmarkEnd w:id="30032"/>
              <w:bookmarkEnd w:id="30033"/>
            </w:del>
          </w:p>
        </w:tc>
        <w:bookmarkStart w:id="30034" w:name="_Toc10202481"/>
        <w:bookmarkStart w:id="30035" w:name="_Toc10206619"/>
        <w:bookmarkStart w:id="30036" w:name="_Toc10210757"/>
        <w:bookmarkEnd w:id="30034"/>
        <w:bookmarkEnd w:id="30035"/>
        <w:bookmarkEnd w:id="30036"/>
      </w:tr>
      <w:tr w:rsidR="00564C22" w:rsidDel="00B33063" w14:paraId="24302A56" w14:textId="457762E2" w:rsidTr="00564C22">
        <w:trPr>
          <w:del w:id="3003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FB98D49" w14:textId="0F374C9C" w:rsidR="00564C22" w:rsidRPr="002062A5" w:rsidDel="00B33063" w:rsidRDefault="009B1AF1" w:rsidP="00564C22">
            <w:pPr>
              <w:pStyle w:val="Beschriftung"/>
              <w:rPr>
                <w:del w:id="30038" w:author="Andreas Kuehne" w:date="2019-05-31T12:22:00Z"/>
                <w:rStyle w:val="Datatype"/>
                <w:b w:val="0"/>
                <w:bCs w:val="0"/>
              </w:rPr>
            </w:pPr>
            <w:del w:id="30039" w:author="Andreas Kuehne" w:date="2019-05-31T12:22:00Z">
              <w:r w:rsidRPr="002062A5" w:rsidDel="00B33063">
                <w:rPr>
                  <w:rStyle w:val="Datatype"/>
                </w:rPr>
                <w:delText>WhichReference</w:delText>
              </w:r>
              <w:bookmarkStart w:id="30040" w:name="_Toc10202482"/>
              <w:bookmarkStart w:id="30041" w:name="_Toc10206620"/>
              <w:bookmarkStart w:id="30042" w:name="_Toc10210758"/>
              <w:bookmarkEnd w:id="30040"/>
              <w:bookmarkEnd w:id="30041"/>
              <w:bookmarkEnd w:id="30042"/>
            </w:del>
          </w:p>
        </w:tc>
        <w:tc>
          <w:tcPr>
            <w:tcW w:w="4675" w:type="dxa"/>
          </w:tcPr>
          <w:p w14:paraId="7C6E07DA" w14:textId="4C110EF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30043" w:author="Andreas Kuehne" w:date="2019-05-31T12:22:00Z"/>
                <w:rStyle w:val="Datatype"/>
              </w:rPr>
            </w:pPr>
            <w:del w:id="30044" w:author="Andreas Kuehne" w:date="2019-05-31T12:22:00Z">
              <w:r w:rsidRPr="002062A5" w:rsidDel="00B33063">
                <w:rPr>
                  <w:rStyle w:val="Datatype"/>
                </w:rPr>
                <w:delText>whichRef</w:delText>
              </w:r>
              <w:bookmarkStart w:id="30045" w:name="_Toc10202483"/>
              <w:bookmarkStart w:id="30046" w:name="_Toc10206621"/>
              <w:bookmarkStart w:id="30047" w:name="_Toc10210759"/>
              <w:bookmarkEnd w:id="30045"/>
              <w:bookmarkEnd w:id="30046"/>
              <w:bookmarkEnd w:id="30047"/>
            </w:del>
          </w:p>
        </w:tc>
        <w:bookmarkStart w:id="30048" w:name="_Toc10202484"/>
        <w:bookmarkStart w:id="30049" w:name="_Toc10206622"/>
        <w:bookmarkStart w:id="30050" w:name="_Toc10210760"/>
        <w:bookmarkEnd w:id="30048"/>
        <w:bookmarkEnd w:id="30049"/>
        <w:bookmarkEnd w:id="30050"/>
      </w:tr>
      <w:tr w:rsidR="00564C22" w:rsidDel="00B33063" w14:paraId="1D3E5EBB" w14:textId="4828FED5" w:rsidTr="00564C22">
        <w:trPr>
          <w:del w:id="3005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6D4EDB2" w14:textId="36A2D9A3" w:rsidR="00564C22" w:rsidRPr="002062A5" w:rsidDel="00B33063" w:rsidRDefault="009B1AF1" w:rsidP="00564C22">
            <w:pPr>
              <w:pStyle w:val="Beschriftung"/>
              <w:rPr>
                <w:del w:id="30052" w:author="Andreas Kuehne" w:date="2019-05-31T12:22:00Z"/>
                <w:rStyle w:val="Datatype"/>
                <w:b w:val="0"/>
                <w:bCs w:val="0"/>
              </w:rPr>
            </w:pPr>
            <w:del w:id="30053" w:author="Andreas Kuehne" w:date="2019-05-31T12:22:00Z">
              <w:r w:rsidRPr="002062A5" w:rsidDel="00B33063">
                <w:rPr>
                  <w:rStyle w:val="Datatype"/>
                </w:rPr>
                <w:delText>X509Certificate</w:delText>
              </w:r>
              <w:bookmarkStart w:id="30054" w:name="_Toc10202485"/>
              <w:bookmarkStart w:id="30055" w:name="_Toc10206623"/>
              <w:bookmarkStart w:id="30056" w:name="_Toc10210761"/>
              <w:bookmarkEnd w:id="30054"/>
              <w:bookmarkEnd w:id="30055"/>
              <w:bookmarkEnd w:id="30056"/>
            </w:del>
          </w:p>
        </w:tc>
        <w:tc>
          <w:tcPr>
            <w:tcW w:w="4675" w:type="dxa"/>
          </w:tcPr>
          <w:p w14:paraId="11AFB84F" w14:textId="0649615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30057" w:author="Andreas Kuehne" w:date="2019-05-31T12:22:00Z"/>
                <w:rStyle w:val="Datatype"/>
              </w:rPr>
            </w:pPr>
            <w:del w:id="30058" w:author="Andreas Kuehne" w:date="2019-05-31T12:22:00Z">
              <w:r w:rsidRPr="002062A5" w:rsidDel="00B33063">
                <w:rPr>
                  <w:rStyle w:val="Datatype"/>
                </w:rPr>
                <w:delText>cert</w:delText>
              </w:r>
              <w:bookmarkStart w:id="30059" w:name="_Toc10202486"/>
              <w:bookmarkStart w:id="30060" w:name="_Toc10206624"/>
              <w:bookmarkStart w:id="30061" w:name="_Toc10210762"/>
              <w:bookmarkEnd w:id="30059"/>
              <w:bookmarkEnd w:id="30060"/>
              <w:bookmarkEnd w:id="30061"/>
            </w:del>
          </w:p>
        </w:tc>
        <w:bookmarkStart w:id="30062" w:name="_Toc10202487"/>
        <w:bookmarkStart w:id="30063" w:name="_Toc10206625"/>
        <w:bookmarkStart w:id="30064" w:name="_Toc10210763"/>
        <w:bookmarkEnd w:id="30062"/>
        <w:bookmarkEnd w:id="30063"/>
        <w:bookmarkEnd w:id="30064"/>
      </w:tr>
      <w:tr w:rsidR="00564C22" w:rsidDel="00B33063" w14:paraId="1478E53B" w14:textId="036968F0" w:rsidTr="00564C22">
        <w:trPr>
          <w:del w:id="3006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CC4EFF7" w14:textId="0CB3DBE0" w:rsidR="00564C22" w:rsidRPr="002062A5" w:rsidDel="00B33063" w:rsidRDefault="009B1AF1" w:rsidP="00564C22">
            <w:pPr>
              <w:pStyle w:val="Beschriftung"/>
              <w:rPr>
                <w:del w:id="30066" w:author="Andreas Kuehne" w:date="2019-05-31T12:22:00Z"/>
                <w:rStyle w:val="Datatype"/>
                <w:b w:val="0"/>
                <w:bCs w:val="0"/>
              </w:rPr>
            </w:pPr>
            <w:del w:id="30067" w:author="Andreas Kuehne" w:date="2019-05-31T12:22:00Z">
              <w:r w:rsidRPr="002062A5" w:rsidDel="00B33063">
                <w:rPr>
                  <w:rStyle w:val="Datatype"/>
                </w:rPr>
                <w:delText>X509CRL</w:delText>
              </w:r>
              <w:bookmarkStart w:id="30068" w:name="_Toc10202488"/>
              <w:bookmarkStart w:id="30069" w:name="_Toc10206626"/>
              <w:bookmarkStart w:id="30070" w:name="_Toc10210764"/>
              <w:bookmarkEnd w:id="30068"/>
              <w:bookmarkEnd w:id="30069"/>
              <w:bookmarkEnd w:id="30070"/>
            </w:del>
          </w:p>
        </w:tc>
        <w:tc>
          <w:tcPr>
            <w:tcW w:w="4675" w:type="dxa"/>
          </w:tcPr>
          <w:p w14:paraId="2A36D43D" w14:textId="7E2598F2"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30071" w:author="Andreas Kuehne" w:date="2019-05-31T12:22:00Z"/>
                <w:rStyle w:val="Datatype"/>
              </w:rPr>
            </w:pPr>
            <w:del w:id="30072" w:author="Andreas Kuehne" w:date="2019-05-31T12:22:00Z">
              <w:r w:rsidRPr="002062A5" w:rsidDel="00B33063">
                <w:rPr>
                  <w:rStyle w:val="Datatype"/>
                </w:rPr>
                <w:delText>crl</w:delText>
              </w:r>
              <w:bookmarkStart w:id="30073" w:name="_Toc10202489"/>
              <w:bookmarkStart w:id="30074" w:name="_Toc10206627"/>
              <w:bookmarkStart w:id="30075" w:name="_Toc10210765"/>
              <w:bookmarkEnd w:id="30073"/>
              <w:bookmarkEnd w:id="30074"/>
              <w:bookmarkEnd w:id="30075"/>
            </w:del>
          </w:p>
        </w:tc>
        <w:bookmarkStart w:id="30076" w:name="_Toc10202490"/>
        <w:bookmarkStart w:id="30077" w:name="_Toc10206628"/>
        <w:bookmarkStart w:id="30078" w:name="_Toc10210766"/>
        <w:bookmarkEnd w:id="30076"/>
        <w:bookmarkEnd w:id="30077"/>
        <w:bookmarkEnd w:id="30078"/>
      </w:tr>
      <w:tr w:rsidR="00564C22" w:rsidDel="00B33063" w14:paraId="79A1F7CF" w14:textId="7478A7E0" w:rsidTr="00564C22">
        <w:trPr>
          <w:del w:id="3007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CFEBD54" w14:textId="4E44224A" w:rsidR="00564C22" w:rsidRPr="002062A5" w:rsidDel="00B33063" w:rsidRDefault="009B1AF1" w:rsidP="00564C22">
            <w:pPr>
              <w:pStyle w:val="Beschriftung"/>
              <w:rPr>
                <w:del w:id="30080" w:author="Andreas Kuehne" w:date="2019-05-31T12:22:00Z"/>
                <w:rStyle w:val="Datatype"/>
                <w:b w:val="0"/>
                <w:bCs w:val="0"/>
              </w:rPr>
            </w:pPr>
            <w:del w:id="30081" w:author="Andreas Kuehne" w:date="2019-05-31T12:22:00Z">
              <w:r w:rsidRPr="002062A5" w:rsidDel="00B33063">
                <w:rPr>
                  <w:rStyle w:val="Datatype"/>
                </w:rPr>
                <w:delText>X509Digest</w:delText>
              </w:r>
              <w:bookmarkStart w:id="30082" w:name="_Toc10202491"/>
              <w:bookmarkStart w:id="30083" w:name="_Toc10206629"/>
              <w:bookmarkStart w:id="30084" w:name="_Toc10210767"/>
              <w:bookmarkEnd w:id="30082"/>
              <w:bookmarkEnd w:id="30083"/>
              <w:bookmarkEnd w:id="30084"/>
            </w:del>
          </w:p>
        </w:tc>
        <w:tc>
          <w:tcPr>
            <w:tcW w:w="4675" w:type="dxa"/>
          </w:tcPr>
          <w:p w14:paraId="53B248DC" w14:textId="1F9D66AC"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30085" w:author="Andreas Kuehne" w:date="2019-05-31T12:22:00Z"/>
                <w:rStyle w:val="Datatype"/>
              </w:rPr>
            </w:pPr>
            <w:del w:id="30086" w:author="Andreas Kuehne" w:date="2019-05-31T12:22:00Z">
              <w:r w:rsidRPr="002062A5" w:rsidDel="00B33063">
                <w:rPr>
                  <w:rStyle w:val="Datatype"/>
                </w:rPr>
                <w:delText>x509Digest</w:delText>
              </w:r>
              <w:bookmarkStart w:id="30087" w:name="_Toc10202492"/>
              <w:bookmarkStart w:id="30088" w:name="_Toc10206630"/>
              <w:bookmarkStart w:id="30089" w:name="_Toc10210768"/>
              <w:bookmarkEnd w:id="30087"/>
              <w:bookmarkEnd w:id="30088"/>
              <w:bookmarkEnd w:id="30089"/>
            </w:del>
          </w:p>
        </w:tc>
        <w:bookmarkStart w:id="30090" w:name="_Toc10202493"/>
        <w:bookmarkStart w:id="30091" w:name="_Toc10206631"/>
        <w:bookmarkStart w:id="30092" w:name="_Toc10210769"/>
        <w:bookmarkEnd w:id="30090"/>
        <w:bookmarkEnd w:id="30091"/>
        <w:bookmarkEnd w:id="30092"/>
      </w:tr>
      <w:tr w:rsidR="00564C22" w:rsidDel="00B33063" w14:paraId="6B704F22" w14:textId="0E29D1E5" w:rsidTr="00564C22">
        <w:trPr>
          <w:del w:id="3009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5ACC2E0" w14:textId="048E2073" w:rsidR="00564C22" w:rsidRPr="002062A5" w:rsidDel="00B33063" w:rsidRDefault="009B1AF1" w:rsidP="00564C22">
            <w:pPr>
              <w:pStyle w:val="Beschriftung"/>
              <w:rPr>
                <w:del w:id="30094" w:author="Andreas Kuehne" w:date="2019-05-31T12:22:00Z"/>
                <w:rStyle w:val="Datatype"/>
                <w:b w:val="0"/>
                <w:bCs w:val="0"/>
              </w:rPr>
            </w:pPr>
            <w:del w:id="30095" w:author="Andreas Kuehne" w:date="2019-05-31T12:22:00Z">
              <w:r w:rsidRPr="002062A5" w:rsidDel="00B33063">
                <w:rPr>
                  <w:rStyle w:val="Datatype"/>
                </w:rPr>
                <w:delText>X509SKI</w:delText>
              </w:r>
              <w:bookmarkStart w:id="30096" w:name="_Toc10202494"/>
              <w:bookmarkStart w:id="30097" w:name="_Toc10206632"/>
              <w:bookmarkStart w:id="30098" w:name="_Toc10210770"/>
              <w:bookmarkEnd w:id="30096"/>
              <w:bookmarkEnd w:id="30097"/>
              <w:bookmarkEnd w:id="30098"/>
            </w:del>
          </w:p>
        </w:tc>
        <w:tc>
          <w:tcPr>
            <w:tcW w:w="4675" w:type="dxa"/>
          </w:tcPr>
          <w:p w14:paraId="5FBCDCD2" w14:textId="46D5ABB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30099" w:author="Andreas Kuehne" w:date="2019-05-31T12:22:00Z"/>
                <w:rStyle w:val="Datatype"/>
              </w:rPr>
            </w:pPr>
            <w:del w:id="30100" w:author="Andreas Kuehne" w:date="2019-05-31T12:22:00Z">
              <w:r w:rsidRPr="002062A5" w:rsidDel="00B33063">
                <w:rPr>
                  <w:rStyle w:val="Datatype"/>
                </w:rPr>
                <w:delText>ski</w:delText>
              </w:r>
              <w:bookmarkStart w:id="30101" w:name="_Toc10202495"/>
              <w:bookmarkStart w:id="30102" w:name="_Toc10206633"/>
              <w:bookmarkStart w:id="30103" w:name="_Toc10210771"/>
              <w:bookmarkEnd w:id="30101"/>
              <w:bookmarkEnd w:id="30102"/>
              <w:bookmarkEnd w:id="30103"/>
            </w:del>
          </w:p>
        </w:tc>
        <w:bookmarkStart w:id="30104" w:name="_Toc10202496"/>
        <w:bookmarkStart w:id="30105" w:name="_Toc10206634"/>
        <w:bookmarkStart w:id="30106" w:name="_Toc10210772"/>
        <w:bookmarkEnd w:id="30104"/>
        <w:bookmarkEnd w:id="30105"/>
        <w:bookmarkEnd w:id="30106"/>
      </w:tr>
      <w:tr w:rsidR="00564C22" w:rsidDel="00B33063" w14:paraId="4DC93825" w14:textId="37308149" w:rsidTr="00564C22">
        <w:trPr>
          <w:del w:id="3010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E98CC4D" w14:textId="62DDFFD3" w:rsidR="00564C22" w:rsidRPr="002062A5" w:rsidDel="00B33063" w:rsidRDefault="009B1AF1" w:rsidP="00564C22">
            <w:pPr>
              <w:pStyle w:val="Beschriftung"/>
              <w:rPr>
                <w:del w:id="30108" w:author="Andreas Kuehne" w:date="2019-05-31T12:22:00Z"/>
                <w:rStyle w:val="Datatype"/>
                <w:b w:val="0"/>
                <w:bCs w:val="0"/>
              </w:rPr>
            </w:pPr>
            <w:del w:id="30109" w:author="Andreas Kuehne" w:date="2019-05-31T12:22:00Z">
              <w:r w:rsidRPr="002062A5" w:rsidDel="00B33063">
                <w:rPr>
                  <w:rStyle w:val="Datatype"/>
                </w:rPr>
                <w:delText>X509SubjectName</w:delText>
              </w:r>
              <w:bookmarkStart w:id="30110" w:name="_Toc10202497"/>
              <w:bookmarkStart w:id="30111" w:name="_Toc10206635"/>
              <w:bookmarkStart w:id="30112" w:name="_Toc10210773"/>
              <w:bookmarkEnd w:id="30110"/>
              <w:bookmarkEnd w:id="30111"/>
              <w:bookmarkEnd w:id="30112"/>
            </w:del>
          </w:p>
        </w:tc>
        <w:tc>
          <w:tcPr>
            <w:tcW w:w="4675" w:type="dxa"/>
          </w:tcPr>
          <w:p w14:paraId="56E2970A" w14:textId="5F8CCA0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30113" w:author="Andreas Kuehne" w:date="2019-05-31T12:22:00Z"/>
                <w:rStyle w:val="Datatype"/>
              </w:rPr>
            </w:pPr>
            <w:del w:id="30114" w:author="Andreas Kuehne" w:date="2019-05-31T12:22:00Z">
              <w:r w:rsidRPr="002062A5" w:rsidDel="00B33063">
                <w:rPr>
                  <w:rStyle w:val="Datatype"/>
                </w:rPr>
                <w:delText>sub</w:delText>
              </w:r>
              <w:bookmarkStart w:id="30115" w:name="_Toc10202498"/>
              <w:bookmarkStart w:id="30116" w:name="_Toc10206636"/>
              <w:bookmarkStart w:id="30117" w:name="_Toc10210774"/>
              <w:bookmarkEnd w:id="30115"/>
              <w:bookmarkEnd w:id="30116"/>
              <w:bookmarkEnd w:id="30117"/>
            </w:del>
          </w:p>
        </w:tc>
        <w:bookmarkStart w:id="30118" w:name="_Toc10202499"/>
        <w:bookmarkStart w:id="30119" w:name="_Toc10206637"/>
        <w:bookmarkStart w:id="30120" w:name="_Toc10210775"/>
        <w:bookmarkEnd w:id="30118"/>
        <w:bookmarkEnd w:id="30119"/>
        <w:bookmarkEnd w:id="30120"/>
      </w:tr>
      <w:tr w:rsidR="00564C22" w:rsidDel="00B33063" w14:paraId="197023E7" w14:textId="46095907" w:rsidTr="00564C22">
        <w:trPr>
          <w:del w:id="3012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B7BB14B" w14:textId="5A22133A" w:rsidR="00564C22" w:rsidRPr="002062A5" w:rsidDel="00B33063" w:rsidRDefault="009B1AF1" w:rsidP="00564C22">
            <w:pPr>
              <w:pStyle w:val="Beschriftung"/>
              <w:rPr>
                <w:del w:id="30122" w:author="Andreas Kuehne" w:date="2019-05-31T12:22:00Z"/>
                <w:rStyle w:val="Datatype"/>
                <w:b w:val="0"/>
                <w:bCs w:val="0"/>
              </w:rPr>
            </w:pPr>
            <w:del w:id="30123" w:author="Andreas Kuehne" w:date="2019-05-31T12:22:00Z">
              <w:r w:rsidRPr="002062A5" w:rsidDel="00B33063">
                <w:rPr>
                  <w:rStyle w:val="Datatype"/>
                </w:rPr>
                <w:delText>XPath</w:delText>
              </w:r>
              <w:bookmarkStart w:id="30124" w:name="_Toc10202500"/>
              <w:bookmarkStart w:id="30125" w:name="_Toc10206638"/>
              <w:bookmarkStart w:id="30126" w:name="_Toc10210776"/>
              <w:bookmarkEnd w:id="30124"/>
              <w:bookmarkEnd w:id="30125"/>
              <w:bookmarkEnd w:id="30126"/>
            </w:del>
          </w:p>
        </w:tc>
        <w:tc>
          <w:tcPr>
            <w:tcW w:w="4675" w:type="dxa"/>
          </w:tcPr>
          <w:p w14:paraId="134D5986" w14:textId="410709A2"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30127" w:author="Andreas Kuehne" w:date="2019-05-31T12:22:00Z"/>
                <w:rStyle w:val="Datatype"/>
              </w:rPr>
            </w:pPr>
            <w:del w:id="30128" w:author="Andreas Kuehne" w:date="2019-05-31T12:22:00Z">
              <w:r w:rsidRPr="002062A5" w:rsidDel="00B33063">
                <w:rPr>
                  <w:rStyle w:val="Datatype"/>
                </w:rPr>
                <w:delText>xPath</w:delText>
              </w:r>
              <w:bookmarkStart w:id="30129" w:name="_Toc10202501"/>
              <w:bookmarkStart w:id="30130" w:name="_Toc10206639"/>
              <w:bookmarkStart w:id="30131" w:name="_Toc10210777"/>
              <w:bookmarkEnd w:id="30129"/>
              <w:bookmarkEnd w:id="30130"/>
              <w:bookmarkEnd w:id="30131"/>
            </w:del>
          </w:p>
        </w:tc>
        <w:bookmarkStart w:id="30132" w:name="_Toc10202502"/>
        <w:bookmarkStart w:id="30133" w:name="_Toc10206640"/>
        <w:bookmarkStart w:id="30134" w:name="_Toc10210778"/>
        <w:bookmarkEnd w:id="30132"/>
        <w:bookmarkEnd w:id="30133"/>
        <w:bookmarkEnd w:id="30134"/>
      </w:tr>
      <w:tr w:rsidR="00564C22" w:rsidDel="00B33063" w14:paraId="7CF13FB4" w14:textId="5E88EAD4" w:rsidTr="00564C22">
        <w:trPr>
          <w:del w:id="3013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E1E0D8F" w14:textId="4ADC2A53" w:rsidR="00564C22" w:rsidRPr="002062A5" w:rsidDel="00B33063" w:rsidRDefault="009B1AF1" w:rsidP="00564C22">
            <w:pPr>
              <w:pStyle w:val="Beschriftung"/>
              <w:rPr>
                <w:del w:id="30136" w:author="Andreas Kuehne" w:date="2019-05-31T12:22:00Z"/>
                <w:rStyle w:val="Datatype"/>
                <w:b w:val="0"/>
                <w:bCs w:val="0"/>
              </w:rPr>
            </w:pPr>
            <w:del w:id="30137" w:author="Andreas Kuehne" w:date="2019-05-31T12:22:00Z">
              <w:r w:rsidRPr="002062A5" w:rsidDel="00B33063">
                <w:rPr>
                  <w:rStyle w:val="Datatype"/>
                </w:rPr>
                <w:delText>XPathAfter</w:delText>
              </w:r>
              <w:bookmarkStart w:id="30138" w:name="_Toc10202503"/>
              <w:bookmarkStart w:id="30139" w:name="_Toc10206641"/>
              <w:bookmarkStart w:id="30140" w:name="_Toc10210779"/>
              <w:bookmarkEnd w:id="30138"/>
              <w:bookmarkEnd w:id="30139"/>
              <w:bookmarkEnd w:id="30140"/>
            </w:del>
          </w:p>
        </w:tc>
        <w:tc>
          <w:tcPr>
            <w:tcW w:w="4675" w:type="dxa"/>
          </w:tcPr>
          <w:p w14:paraId="61FB3370" w14:textId="5C5C5DD7"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30141" w:author="Andreas Kuehne" w:date="2019-05-31T12:22:00Z"/>
                <w:rStyle w:val="Datatype"/>
              </w:rPr>
            </w:pPr>
            <w:del w:id="30142" w:author="Andreas Kuehne" w:date="2019-05-31T12:22:00Z">
              <w:r w:rsidRPr="002062A5" w:rsidDel="00B33063">
                <w:rPr>
                  <w:rStyle w:val="Datatype"/>
                </w:rPr>
                <w:delText>xPathAfter</w:delText>
              </w:r>
              <w:bookmarkStart w:id="30143" w:name="_Toc10202504"/>
              <w:bookmarkStart w:id="30144" w:name="_Toc10206642"/>
              <w:bookmarkStart w:id="30145" w:name="_Toc10210780"/>
              <w:bookmarkEnd w:id="30143"/>
              <w:bookmarkEnd w:id="30144"/>
              <w:bookmarkEnd w:id="30145"/>
            </w:del>
          </w:p>
        </w:tc>
        <w:bookmarkStart w:id="30146" w:name="_Toc10202505"/>
        <w:bookmarkStart w:id="30147" w:name="_Toc10206643"/>
        <w:bookmarkStart w:id="30148" w:name="_Toc10210781"/>
        <w:bookmarkEnd w:id="30146"/>
        <w:bookmarkEnd w:id="30147"/>
        <w:bookmarkEnd w:id="30148"/>
      </w:tr>
      <w:tr w:rsidR="00564C22" w:rsidDel="00B33063" w14:paraId="0DDBFF00" w14:textId="1A03C736" w:rsidTr="00564C22">
        <w:trPr>
          <w:del w:id="3014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E25CB6F" w14:textId="7FCACFB3" w:rsidR="00564C22" w:rsidRPr="002062A5" w:rsidDel="00B33063" w:rsidRDefault="009B1AF1" w:rsidP="00564C22">
            <w:pPr>
              <w:pStyle w:val="Beschriftung"/>
              <w:rPr>
                <w:del w:id="30150" w:author="Andreas Kuehne" w:date="2019-05-31T12:22:00Z"/>
                <w:rStyle w:val="Datatype"/>
                <w:b w:val="0"/>
                <w:bCs w:val="0"/>
              </w:rPr>
            </w:pPr>
            <w:del w:id="30151" w:author="Andreas Kuehne" w:date="2019-05-31T12:22:00Z">
              <w:r w:rsidRPr="002062A5" w:rsidDel="00B33063">
                <w:rPr>
                  <w:rStyle w:val="Datatype"/>
                </w:rPr>
                <w:delText>XPathFirstChildOf</w:delText>
              </w:r>
              <w:bookmarkStart w:id="30152" w:name="_Toc10202506"/>
              <w:bookmarkStart w:id="30153" w:name="_Toc10206644"/>
              <w:bookmarkStart w:id="30154" w:name="_Toc10210782"/>
              <w:bookmarkEnd w:id="30152"/>
              <w:bookmarkEnd w:id="30153"/>
              <w:bookmarkEnd w:id="30154"/>
            </w:del>
          </w:p>
        </w:tc>
        <w:tc>
          <w:tcPr>
            <w:tcW w:w="4675" w:type="dxa"/>
          </w:tcPr>
          <w:p w14:paraId="1AFA42A9" w14:textId="6298C67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30155" w:author="Andreas Kuehne" w:date="2019-05-31T12:22:00Z"/>
                <w:rStyle w:val="Datatype"/>
              </w:rPr>
            </w:pPr>
            <w:del w:id="30156" w:author="Andreas Kuehne" w:date="2019-05-31T12:22:00Z">
              <w:r w:rsidRPr="002062A5" w:rsidDel="00B33063">
                <w:rPr>
                  <w:rStyle w:val="Datatype"/>
                </w:rPr>
                <w:delText>xPathFirstChildOf</w:delText>
              </w:r>
              <w:bookmarkStart w:id="30157" w:name="_Toc10202507"/>
              <w:bookmarkStart w:id="30158" w:name="_Toc10206645"/>
              <w:bookmarkStart w:id="30159" w:name="_Toc10210783"/>
              <w:bookmarkEnd w:id="30157"/>
              <w:bookmarkEnd w:id="30158"/>
              <w:bookmarkEnd w:id="30159"/>
            </w:del>
          </w:p>
        </w:tc>
        <w:bookmarkStart w:id="30160" w:name="_Toc10202508"/>
        <w:bookmarkStart w:id="30161" w:name="_Toc10206646"/>
        <w:bookmarkStart w:id="30162" w:name="_Toc10210784"/>
        <w:bookmarkEnd w:id="30160"/>
        <w:bookmarkEnd w:id="30161"/>
        <w:bookmarkEnd w:id="30162"/>
      </w:tr>
      <w:tr w:rsidR="00564C22" w:rsidDel="00B33063" w14:paraId="5580A2E3" w14:textId="7ECE838B" w:rsidTr="00564C22">
        <w:trPr>
          <w:del w:id="3016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BD25FEB" w14:textId="3AB604F5" w:rsidR="00564C22" w:rsidRPr="002062A5" w:rsidDel="00B33063" w:rsidRDefault="009B1AF1" w:rsidP="00564C22">
            <w:pPr>
              <w:pStyle w:val="Beschriftung"/>
              <w:rPr>
                <w:del w:id="30164" w:author="Andreas Kuehne" w:date="2019-05-31T12:22:00Z"/>
                <w:rStyle w:val="Datatype"/>
                <w:b w:val="0"/>
                <w:bCs w:val="0"/>
              </w:rPr>
            </w:pPr>
            <w:del w:id="30165" w:author="Andreas Kuehne" w:date="2019-05-31T12:22:00Z">
              <w:r w:rsidRPr="002062A5" w:rsidDel="00B33063">
                <w:rPr>
                  <w:rStyle w:val="Datatype"/>
                </w:rPr>
                <w:delText>XPathQualifier</w:delText>
              </w:r>
              <w:bookmarkStart w:id="30166" w:name="_Toc10202509"/>
              <w:bookmarkStart w:id="30167" w:name="_Toc10206647"/>
              <w:bookmarkStart w:id="30168" w:name="_Toc10210785"/>
              <w:bookmarkEnd w:id="30166"/>
              <w:bookmarkEnd w:id="30167"/>
              <w:bookmarkEnd w:id="30168"/>
            </w:del>
          </w:p>
        </w:tc>
        <w:tc>
          <w:tcPr>
            <w:tcW w:w="4675" w:type="dxa"/>
          </w:tcPr>
          <w:p w14:paraId="60B687B2" w14:textId="4ADC41A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30169" w:author="Andreas Kuehne" w:date="2019-05-31T12:22:00Z"/>
                <w:rStyle w:val="Datatype"/>
              </w:rPr>
            </w:pPr>
            <w:del w:id="30170" w:author="Andreas Kuehne" w:date="2019-05-31T12:22:00Z">
              <w:r w:rsidRPr="002062A5" w:rsidDel="00B33063">
                <w:rPr>
                  <w:rStyle w:val="Datatype"/>
                </w:rPr>
                <w:delText>xPathQual</w:delText>
              </w:r>
              <w:bookmarkStart w:id="30171" w:name="_Toc10202510"/>
              <w:bookmarkStart w:id="30172" w:name="_Toc10206648"/>
              <w:bookmarkStart w:id="30173" w:name="_Toc10210786"/>
              <w:bookmarkEnd w:id="30171"/>
              <w:bookmarkEnd w:id="30172"/>
              <w:bookmarkEnd w:id="30173"/>
            </w:del>
          </w:p>
        </w:tc>
        <w:bookmarkStart w:id="30174" w:name="_Toc10202511"/>
        <w:bookmarkStart w:id="30175" w:name="_Toc10206649"/>
        <w:bookmarkStart w:id="30176" w:name="_Toc10210787"/>
        <w:bookmarkEnd w:id="30174"/>
        <w:bookmarkEnd w:id="30175"/>
        <w:bookmarkEnd w:id="30176"/>
      </w:tr>
    </w:tbl>
    <w:bookmarkStart w:id="30177" w:name="sec_DataStructureModelsdefinedInThisDoc"/>
    <w:bookmarkStart w:id="30178" w:name="componentNsPrefixMapping"/>
    <w:bookmarkStart w:id="30179" w:name="json_NsPrefixMapping"/>
    <w:bookmarkStart w:id="30180" w:name="xml_NsPrefixMapping"/>
    <w:bookmarkStart w:id="30181" w:name="componentAny"/>
    <w:bookmarkStart w:id="30182" w:name="json_Any"/>
    <w:bookmarkStart w:id="30183" w:name="xml_Any"/>
    <w:bookmarkStart w:id="30184" w:name="componentInternationalString"/>
    <w:bookmarkStart w:id="30185" w:name="json_InternationalString"/>
    <w:bookmarkStart w:id="30186" w:name="xml_InternationalString"/>
    <w:bookmarkStart w:id="30187" w:name="componentDigestInfo"/>
    <w:bookmarkStart w:id="30188" w:name="json_DigestInfo"/>
    <w:bookmarkStart w:id="30189" w:name="xml_DigestInfo"/>
    <w:bookmarkStart w:id="30190" w:name="componentAttachmentReference"/>
    <w:bookmarkStart w:id="30191" w:name="json_AttachmentReference"/>
    <w:bookmarkStart w:id="30192" w:name="xml_AttachmentReference"/>
    <w:bookmarkStart w:id="30193" w:name="componentBase64Data"/>
    <w:bookmarkStart w:id="30194" w:name="json_Base64Data"/>
    <w:bookmarkStart w:id="30195" w:name="xml_Base64Data"/>
    <w:bookmarkStart w:id="30196" w:name="componentResult"/>
    <w:bookmarkStart w:id="30197" w:name="_Component_Result"/>
    <w:bookmarkStart w:id="30198" w:name="json_Result"/>
    <w:bookmarkStart w:id="30199" w:name="xml_Result"/>
    <w:bookmarkStart w:id="30200" w:name="componentOptionalInputs"/>
    <w:bookmarkStart w:id="30201" w:name="json_OptionalInputs"/>
    <w:bookmarkStart w:id="30202" w:name="xml_OptionalInputs"/>
    <w:bookmarkStart w:id="30203" w:name="componentOptionalOutputs"/>
    <w:bookmarkStart w:id="30204" w:name="json_OptionalOutputs"/>
    <w:bookmarkStart w:id="30205" w:name="xml_OptionalOutputs"/>
    <w:bookmarkStart w:id="30206" w:name="componentRequestBase"/>
    <w:bookmarkStart w:id="30207" w:name="json_RequestBase"/>
    <w:bookmarkStart w:id="30208" w:name="xml_RequestBase"/>
    <w:bookmarkStart w:id="30209" w:name="componentResponseBase"/>
    <w:bookmarkStart w:id="30210" w:name="json_ResponseBase"/>
    <w:bookmarkStart w:id="30211" w:name="xml_ResponseBase"/>
    <w:bookmarkStart w:id="30212" w:name="sec_ReqRespRelatedDataStructsDefinedHere"/>
    <w:bookmarkStart w:id="30213" w:name="componentInputDocuments"/>
    <w:bookmarkStart w:id="30214" w:name="json_InputDocuments"/>
    <w:bookmarkStart w:id="30215" w:name="xml_InputDocuments"/>
    <w:bookmarkStart w:id="30216" w:name="componentDocumentBase"/>
    <w:bookmarkStart w:id="30217" w:name="json_DocumentBase"/>
    <w:bookmarkStart w:id="30218" w:name="xml_DocumentBase"/>
    <w:bookmarkStart w:id="30219" w:name="componentDocument"/>
    <w:bookmarkStart w:id="30220" w:name="_Component_Document"/>
    <w:bookmarkStart w:id="30221" w:name="json_Document"/>
    <w:bookmarkStart w:id="30222" w:name="xml_Document"/>
    <w:bookmarkStart w:id="30223" w:name="componentTransformedData"/>
    <w:bookmarkStart w:id="30224" w:name="json_TransformedData"/>
    <w:bookmarkStart w:id="30225" w:name="xml_TransformedData"/>
    <w:bookmarkStart w:id="30226" w:name="componentDocumentHash"/>
    <w:bookmarkStart w:id="30227" w:name="json_DocumentHash"/>
    <w:bookmarkStart w:id="30228" w:name="xml_DocumentHash"/>
    <w:bookmarkStart w:id="30229" w:name="json_SignRequest"/>
    <w:bookmarkStart w:id="30230" w:name="xml_SignRequest"/>
    <w:bookmarkStart w:id="30231" w:name="componentSignResponse"/>
    <w:bookmarkStart w:id="30232" w:name="json_SignResponse"/>
    <w:bookmarkStart w:id="30233" w:name="xml_SignResponse"/>
    <w:bookmarkStart w:id="30234" w:name="componentSignatureObject"/>
    <w:bookmarkStart w:id="30235" w:name="json_SignatureObject"/>
    <w:bookmarkStart w:id="30236" w:name="xml_SignatureObject"/>
    <w:bookmarkStart w:id="30237" w:name="componentSignaturePtr"/>
    <w:bookmarkStart w:id="30238" w:name="json_SignaturePtr"/>
    <w:bookmarkStart w:id="30239" w:name="xml_SignaturePtr"/>
    <w:bookmarkStart w:id="30240" w:name="componentVerifyRequest"/>
    <w:bookmarkStart w:id="30241" w:name="json_VerifyRequest"/>
    <w:bookmarkStart w:id="30242" w:name="xml_VerifyRequest"/>
    <w:bookmarkStart w:id="30243" w:name="componentVerifyResponse"/>
    <w:bookmarkStart w:id="30244" w:name="json_VerifyResponse"/>
    <w:bookmarkStart w:id="30245" w:name="xml_VerifyResponse"/>
    <w:bookmarkStart w:id="30246" w:name="componentPendingRequest"/>
    <w:bookmarkStart w:id="30247" w:name="json_PendingRequest"/>
    <w:bookmarkStart w:id="30248" w:name="xml_PendingRequest"/>
    <w:bookmarkStart w:id="30249" w:name="sec_OptionalDataStructsDefinedHere"/>
    <w:bookmarkStart w:id="30250" w:name="componentRequestID"/>
    <w:bookmarkStart w:id="30251" w:name="json_RequestID"/>
    <w:bookmarkStart w:id="30252" w:name="xml_RequestID"/>
    <w:bookmarkStart w:id="30253" w:name="componentResponseID"/>
    <w:bookmarkStart w:id="30254" w:name="json_ResponseID"/>
    <w:bookmarkStart w:id="30255" w:name="xml_ResponseID"/>
    <w:bookmarkStart w:id="30256" w:name="componentOptionalInputsBase"/>
    <w:bookmarkStart w:id="30257" w:name="json_OptionalInputsBase"/>
    <w:bookmarkStart w:id="30258" w:name="xml_OptionalInputsBase"/>
    <w:bookmarkStart w:id="30259" w:name="componentOptionalInputsSign"/>
    <w:bookmarkStart w:id="30260" w:name="json_OptionalInputsSign"/>
    <w:bookmarkStart w:id="30261" w:name="xml_OptionalInputsSign"/>
    <w:bookmarkStart w:id="30262" w:name="componentOptionalInputsVerify"/>
    <w:bookmarkStart w:id="30263" w:name="json_OptionalInputsVerify"/>
    <w:bookmarkStart w:id="30264" w:name="xml_OptionalInputsVerify"/>
    <w:bookmarkStart w:id="30265" w:name="componentOptionalOutputsBase"/>
    <w:bookmarkStart w:id="30266" w:name="json_OptionalOutputsBase"/>
    <w:bookmarkStart w:id="30267" w:name="xml_OptionalOutputsBase"/>
    <w:bookmarkStart w:id="30268" w:name="componentOptionalOutputsSign"/>
    <w:bookmarkStart w:id="30269" w:name="json_OptionalOutputsSign"/>
    <w:bookmarkStart w:id="30270" w:name="xml_OptionalOutputsSign"/>
    <w:bookmarkStart w:id="30271" w:name="componentOptionalOutputsVerify"/>
    <w:bookmarkStart w:id="30272" w:name="json_OptionalOutputsVerify"/>
    <w:bookmarkStart w:id="30273" w:name="xml_OptionalOutputsVerify"/>
    <w:bookmarkStart w:id="30274" w:name="componentClaimedIdentity"/>
    <w:bookmarkStart w:id="30275" w:name="json_ClaimedIdentity"/>
    <w:bookmarkStart w:id="30276" w:name="xml_ClaimedIdentity"/>
    <w:bookmarkStart w:id="30277" w:name="componentSchemas"/>
    <w:bookmarkStart w:id="30278" w:name="json_Schemas"/>
    <w:bookmarkStart w:id="30279" w:name="xml_Schemas"/>
    <w:bookmarkStart w:id="30280" w:name="componentAugmentSignatureInstruction"/>
    <w:bookmarkStart w:id="30281" w:name="json_AugmentSignatureInstruction"/>
    <w:bookmarkStart w:id="30282" w:name="xml_AugmentSignatureInstruction"/>
    <w:bookmarkStart w:id="30283" w:name="componentIntendedAudience"/>
    <w:bookmarkStart w:id="30284" w:name="json_IntendedAudience"/>
    <w:bookmarkStart w:id="30285" w:name="xml_IntendedAudience"/>
    <w:bookmarkStart w:id="30286" w:name="componentKeySelector"/>
    <w:bookmarkStart w:id="30287" w:name="json_KeySelector"/>
    <w:bookmarkStart w:id="30288" w:name="xml_KeySelector"/>
    <w:bookmarkStart w:id="30289" w:name="componentX509Digest"/>
    <w:bookmarkStart w:id="30290" w:name="json_X509Digest"/>
    <w:bookmarkStart w:id="30291" w:name="xml_X509Digest"/>
    <w:bookmarkStart w:id="30292" w:name="componentPropertiesHolder"/>
    <w:bookmarkStart w:id="30293" w:name="json_PropertiesHolder"/>
    <w:bookmarkStart w:id="30294" w:name="xml_PropertiesHolder"/>
    <w:bookmarkStart w:id="30295" w:name="componentProperties"/>
    <w:bookmarkStart w:id="30296" w:name="json_Properties"/>
    <w:bookmarkStart w:id="30297" w:name="xml_Properties"/>
    <w:bookmarkStart w:id="30298" w:name="componentProperty"/>
    <w:bookmarkStart w:id="30299" w:name="json_Property"/>
    <w:bookmarkStart w:id="30300" w:name="xml_Property"/>
    <w:bookmarkStart w:id="30301" w:name="componentIncludeObject"/>
    <w:bookmarkStart w:id="30302" w:name="json_IncludeObject"/>
    <w:bookmarkStart w:id="30303" w:name="xml_IncludeObject"/>
    <w:bookmarkStart w:id="30304" w:name="componentSignaturePlacement"/>
    <w:bookmarkStart w:id="30305" w:name="json_SignaturePlacement"/>
    <w:bookmarkStart w:id="30306" w:name="xml_SignaturePlacement"/>
    <w:bookmarkStart w:id="30307" w:name="componentDocumentWithSignature"/>
    <w:bookmarkStart w:id="30308" w:name="json_DocumentWithSignature"/>
    <w:bookmarkStart w:id="30309" w:name="xml_DocumentWithSignature"/>
    <w:bookmarkStart w:id="30310" w:name="componentSignedReferences"/>
    <w:bookmarkStart w:id="30311" w:name="json_SignedReferences"/>
    <w:bookmarkStart w:id="30312" w:name="xml_SignedReferences"/>
    <w:bookmarkStart w:id="30313" w:name="componentSignedReference"/>
    <w:bookmarkStart w:id="30314" w:name="json_SignedReference"/>
    <w:bookmarkStart w:id="30315" w:name="xml_SignedReference"/>
    <w:bookmarkStart w:id="30316" w:name="componentVerifyManifestResults"/>
    <w:bookmarkStart w:id="30317" w:name="json_VerifyManifestResults"/>
    <w:bookmarkStart w:id="30318" w:name="xml_VerifyManifestResults"/>
    <w:bookmarkStart w:id="30319" w:name="componentManifestResult"/>
    <w:bookmarkStart w:id="30320" w:name="json_ManifestResult"/>
    <w:bookmarkStart w:id="30321" w:name="xml_ManifestResult"/>
    <w:bookmarkStart w:id="30322" w:name="componentUseVerificationTime"/>
    <w:bookmarkStart w:id="30323" w:name="json_UseVerificationTime"/>
    <w:bookmarkStart w:id="30324" w:name="xml_UseVerificationTime"/>
    <w:bookmarkStart w:id="30325" w:name="componentAdditionalTimeInfo"/>
    <w:bookmarkStart w:id="30326" w:name="json_AdditionalTimeInfo"/>
    <w:bookmarkStart w:id="30327" w:name="xml_AdditionalTimeInfo"/>
    <w:bookmarkStart w:id="30328" w:name="componentVerificationTimeInfo"/>
    <w:bookmarkStart w:id="30329" w:name="json_VerificationTimeInfo"/>
    <w:bookmarkStart w:id="30330" w:name="xml_VerificationTimeInfo"/>
    <w:bookmarkStart w:id="30331" w:name="componentAdditionalKeyInfo"/>
    <w:bookmarkStart w:id="30332" w:name="json_AdditionalKeyInfo"/>
    <w:bookmarkStart w:id="30333" w:name="xml_AdditionalKeyInfo"/>
    <w:bookmarkStart w:id="30334" w:name="componentProcessingDetails"/>
    <w:bookmarkStart w:id="30335" w:name="json_ProcessingDetails"/>
    <w:bookmarkStart w:id="30336" w:name="xml_ProcessingDetails"/>
    <w:bookmarkStart w:id="30337" w:name="componentDetail"/>
    <w:bookmarkStart w:id="30338" w:name="json_Detail"/>
    <w:bookmarkStart w:id="30339" w:name="xml_Detail"/>
    <w:bookmarkStart w:id="30340" w:name="componentSigningTimeInfo"/>
    <w:bookmarkStart w:id="30341" w:name="json_SigningTimeInfo"/>
    <w:bookmarkStart w:id="30342" w:name="xml_SigningTimeInfo"/>
    <w:bookmarkStart w:id="30343" w:name="componentAugmentedSignature"/>
    <w:bookmarkStart w:id="30344" w:name="json_AugmentedSignature"/>
    <w:bookmarkStart w:id="30345" w:name="xml_AugmentedSignature"/>
    <w:bookmarkStart w:id="30346" w:name="componentReturnTransformedDocument"/>
    <w:bookmarkStart w:id="30347" w:name="json_ReturnTransformedDocument"/>
    <w:bookmarkStart w:id="30348" w:name="xml_ReturnTransformedDocument"/>
    <w:bookmarkStart w:id="30349" w:name="componentTransformedDocument"/>
    <w:bookmarkStart w:id="30350" w:name="json_TransformedDocument"/>
    <w:bookmarkStart w:id="30351" w:name="xml_TransformedDocument"/>
    <w:bookmarkStart w:id="30352" w:name="sec_ReferencedDataStructsDefinedOutside"/>
    <w:bookmarkStart w:id="30353" w:name="componentNameID"/>
    <w:bookmarkStart w:id="30354" w:name="json_NameID"/>
    <w:bookmarkStart w:id="30355" w:name="xml_NameID"/>
    <w:bookmarkStart w:id="30356" w:name="componentTransforms"/>
    <w:bookmarkStart w:id="30357" w:name="json_Transforms"/>
    <w:bookmarkStart w:id="30358" w:name="xml_Transforms"/>
    <w:bookmarkStart w:id="30359" w:name="componentTransform"/>
    <w:bookmarkStart w:id="30360" w:name="json_Transform"/>
    <w:bookmarkStart w:id="30361" w:name="xml_Transform"/>
    <w:bookmarkStart w:id="30362" w:name="sec_ElementJsonNameLookUpTables"/>
    <w:bookmarkStart w:id="30363" w:name="sec_DataProcessingModelForSigning"/>
    <w:bookmarkStart w:id="30364" w:name="_Toc114309493"/>
    <w:bookmarkStart w:id="30365" w:name="_Toc157225016"/>
    <w:bookmarkStart w:id="30366" w:name="_Toc158797483"/>
    <w:bookmarkStart w:id="30367" w:name="_Toc159076051"/>
    <w:bookmarkStart w:id="30368" w:name="_Toc480914730"/>
    <w:bookmarkStart w:id="30369" w:name="_Toc481064933"/>
    <w:bookmarkEnd w:id="30177"/>
    <w:bookmarkEnd w:id="30178"/>
    <w:bookmarkEnd w:id="30179"/>
    <w:bookmarkEnd w:id="30180"/>
    <w:bookmarkEnd w:id="30181"/>
    <w:bookmarkEnd w:id="30182"/>
    <w:bookmarkEnd w:id="30183"/>
    <w:bookmarkEnd w:id="30184"/>
    <w:bookmarkEnd w:id="30185"/>
    <w:bookmarkEnd w:id="30186"/>
    <w:bookmarkEnd w:id="30187"/>
    <w:bookmarkEnd w:id="30188"/>
    <w:bookmarkEnd w:id="30189"/>
    <w:bookmarkEnd w:id="30190"/>
    <w:bookmarkEnd w:id="30191"/>
    <w:bookmarkEnd w:id="30192"/>
    <w:bookmarkEnd w:id="30193"/>
    <w:bookmarkEnd w:id="30194"/>
    <w:bookmarkEnd w:id="30195"/>
    <w:bookmarkEnd w:id="30196"/>
    <w:bookmarkEnd w:id="30197"/>
    <w:bookmarkEnd w:id="30198"/>
    <w:bookmarkEnd w:id="30199"/>
    <w:bookmarkEnd w:id="30200"/>
    <w:bookmarkEnd w:id="30201"/>
    <w:bookmarkEnd w:id="30202"/>
    <w:bookmarkEnd w:id="30203"/>
    <w:bookmarkEnd w:id="30204"/>
    <w:bookmarkEnd w:id="30205"/>
    <w:bookmarkEnd w:id="30206"/>
    <w:bookmarkEnd w:id="30207"/>
    <w:bookmarkEnd w:id="30208"/>
    <w:bookmarkEnd w:id="30209"/>
    <w:bookmarkEnd w:id="30210"/>
    <w:bookmarkEnd w:id="30211"/>
    <w:bookmarkEnd w:id="30212"/>
    <w:bookmarkEnd w:id="30213"/>
    <w:bookmarkEnd w:id="30214"/>
    <w:bookmarkEnd w:id="30215"/>
    <w:bookmarkEnd w:id="30216"/>
    <w:bookmarkEnd w:id="30217"/>
    <w:bookmarkEnd w:id="30218"/>
    <w:bookmarkEnd w:id="30219"/>
    <w:bookmarkEnd w:id="30220"/>
    <w:bookmarkEnd w:id="30221"/>
    <w:bookmarkEnd w:id="30222"/>
    <w:bookmarkEnd w:id="30223"/>
    <w:bookmarkEnd w:id="30224"/>
    <w:bookmarkEnd w:id="30225"/>
    <w:bookmarkEnd w:id="30226"/>
    <w:bookmarkEnd w:id="30227"/>
    <w:bookmarkEnd w:id="30228"/>
    <w:bookmarkEnd w:id="30229"/>
    <w:bookmarkEnd w:id="30230"/>
    <w:bookmarkEnd w:id="30231"/>
    <w:bookmarkEnd w:id="30232"/>
    <w:bookmarkEnd w:id="30233"/>
    <w:bookmarkEnd w:id="30234"/>
    <w:bookmarkEnd w:id="30235"/>
    <w:bookmarkEnd w:id="30236"/>
    <w:bookmarkEnd w:id="30237"/>
    <w:bookmarkEnd w:id="30238"/>
    <w:bookmarkEnd w:id="30239"/>
    <w:bookmarkEnd w:id="30240"/>
    <w:bookmarkEnd w:id="30241"/>
    <w:bookmarkEnd w:id="30242"/>
    <w:bookmarkEnd w:id="30243"/>
    <w:bookmarkEnd w:id="30244"/>
    <w:bookmarkEnd w:id="30245"/>
    <w:bookmarkEnd w:id="30246"/>
    <w:bookmarkEnd w:id="30247"/>
    <w:bookmarkEnd w:id="30248"/>
    <w:bookmarkEnd w:id="30249"/>
    <w:bookmarkEnd w:id="30250"/>
    <w:bookmarkEnd w:id="30251"/>
    <w:bookmarkEnd w:id="30252"/>
    <w:bookmarkEnd w:id="30253"/>
    <w:bookmarkEnd w:id="30254"/>
    <w:bookmarkEnd w:id="30255"/>
    <w:bookmarkEnd w:id="30256"/>
    <w:bookmarkEnd w:id="30257"/>
    <w:bookmarkEnd w:id="30258"/>
    <w:bookmarkEnd w:id="30259"/>
    <w:bookmarkEnd w:id="30260"/>
    <w:bookmarkEnd w:id="30261"/>
    <w:bookmarkEnd w:id="30262"/>
    <w:bookmarkEnd w:id="30263"/>
    <w:bookmarkEnd w:id="30264"/>
    <w:bookmarkEnd w:id="30265"/>
    <w:bookmarkEnd w:id="30266"/>
    <w:bookmarkEnd w:id="30267"/>
    <w:bookmarkEnd w:id="30268"/>
    <w:bookmarkEnd w:id="30269"/>
    <w:bookmarkEnd w:id="30270"/>
    <w:bookmarkEnd w:id="30271"/>
    <w:bookmarkEnd w:id="30272"/>
    <w:bookmarkEnd w:id="30273"/>
    <w:bookmarkEnd w:id="30274"/>
    <w:bookmarkEnd w:id="30275"/>
    <w:bookmarkEnd w:id="30276"/>
    <w:bookmarkEnd w:id="30277"/>
    <w:bookmarkEnd w:id="30278"/>
    <w:bookmarkEnd w:id="30279"/>
    <w:bookmarkEnd w:id="30280"/>
    <w:bookmarkEnd w:id="30281"/>
    <w:bookmarkEnd w:id="30282"/>
    <w:bookmarkEnd w:id="30283"/>
    <w:bookmarkEnd w:id="30284"/>
    <w:bookmarkEnd w:id="30285"/>
    <w:bookmarkEnd w:id="30286"/>
    <w:bookmarkEnd w:id="30287"/>
    <w:bookmarkEnd w:id="30288"/>
    <w:bookmarkEnd w:id="30289"/>
    <w:bookmarkEnd w:id="30290"/>
    <w:bookmarkEnd w:id="30291"/>
    <w:bookmarkEnd w:id="30292"/>
    <w:bookmarkEnd w:id="30293"/>
    <w:bookmarkEnd w:id="30294"/>
    <w:bookmarkEnd w:id="30295"/>
    <w:bookmarkEnd w:id="30296"/>
    <w:bookmarkEnd w:id="30297"/>
    <w:bookmarkEnd w:id="30298"/>
    <w:bookmarkEnd w:id="30299"/>
    <w:bookmarkEnd w:id="30300"/>
    <w:bookmarkEnd w:id="30301"/>
    <w:bookmarkEnd w:id="30302"/>
    <w:bookmarkEnd w:id="30303"/>
    <w:bookmarkEnd w:id="30304"/>
    <w:bookmarkEnd w:id="30305"/>
    <w:bookmarkEnd w:id="30306"/>
    <w:bookmarkEnd w:id="30307"/>
    <w:bookmarkEnd w:id="30308"/>
    <w:bookmarkEnd w:id="30309"/>
    <w:bookmarkEnd w:id="30310"/>
    <w:bookmarkEnd w:id="30311"/>
    <w:bookmarkEnd w:id="30312"/>
    <w:bookmarkEnd w:id="30313"/>
    <w:bookmarkEnd w:id="30314"/>
    <w:bookmarkEnd w:id="30315"/>
    <w:bookmarkEnd w:id="30316"/>
    <w:bookmarkEnd w:id="30317"/>
    <w:bookmarkEnd w:id="30318"/>
    <w:bookmarkEnd w:id="30319"/>
    <w:bookmarkEnd w:id="30320"/>
    <w:bookmarkEnd w:id="30321"/>
    <w:bookmarkEnd w:id="30322"/>
    <w:bookmarkEnd w:id="30323"/>
    <w:bookmarkEnd w:id="30324"/>
    <w:bookmarkEnd w:id="30325"/>
    <w:bookmarkEnd w:id="30326"/>
    <w:bookmarkEnd w:id="30327"/>
    <w:bookmarkEnd w:id="30328"/>
    <w:bookmarkEnd w:id="30329"/>
    <w:bookmarkEnd w:id="30330"/>
    <w:bookmarkEnd w:id="30331"/>
    <w:bookmarkEnd w:id="30332"/>
    <w:bookmarkEnd w:id="30333"/>
    <w:bookmarkEnd w:id="30334"/>
    <w:bookmarkEnd w:id="30335"/>
    <w:bookmarkEnd w:id="30336"/>
    <w:bookmarkEnd w:id="30337"/>
    <w:bookmarkEnd w:id="30338"/>
    <w:bookmarkEnd w:id="30339"/>
    <w:bookmarkEnd w:id="30340"/>
    <w:bookmarkEnd w:id="30341"/>
    <w:bookmarkEnd w:id="30342"/>
    <w:bookmarkEnd w:id="30343"/>
    <w:bookmarkEnd w:id="30344"/>
    <w:bookmarkEnd w:id="30345"/>
    <w:bookmarkEnd w:id="30346"/>
    <w:bookmarkEnd w:id="30347"/>
    <w:bookmarkEnd w:id="30348"/>
    <w:bookmarkEnd w:id="30349"/>
    <w:bookmarkEnd w:id="30350"/>
    <w:bookmarkEnd w:id="30351"/>
    <w:bookmarkEnd w:id="30352"/>
    <w:bookmarkEnd w:id="30353"/>
    <w:bookmarkEnd w:id="30354"/>
    <w:bookmarkEnd w:id="30355"/>
    <w:bookmarkEnd w:id="30356"/>
    <w:bookmarkEnd w:id="30357"/>
    <w:bookmarkEnd w:id="30358"/>
    <w:bookmarkEnd w:id="30359"/>
    <w:bookmarkEnd w:id="30360"/>
    <w:bookmarkEnd w:id="30361"/>
    <w:bookmarkEnd w:id="30362"/>
    <w:bookmarkEnd w:id="30363"/>
    <w:p w14:paraId="42F5B588" w14:textId="77777777" w:rsidR="00BF4F83" w:rsidRPr="003A06D0" w:rsidRDefault="00BF4F83" w:rsidP="00AA52F6">
      <w:pPr>
        <w:pStyle w:val="berschrift1"/>
        <w:numPr>
          <w:ilvl w:val="0"/>
          <w:numId w:val="3"/>
        </w:numPr>
        <w:pBdr>
          <w:top w:val="single" w:sz="4" w:space="6" w:color="auto"/>
        </w:pBdr>
        <w:jc w:val="both"/>
        <w:rPr>
          <w:lang w:val="en-GB"/>
        </w:rPr>
      </w:pPr>
      <w:r w:rsidRPr="003A06D0">
        <w:rPr>
          <w:lang w:val="en-GB"/>
        </w:rPr>
        <w:fldChar w:fldCharType="begin"/>
      </w:r>
      <w:r w:rsidRPr="003A06D0">
        <w:rPr>
          <w:lang w:val="en-GB"/>
        </w:rPr>
        <w:instrText xml:space="preserve"> HYPERLINK  \l "sec_DataProcessingModelForSigning" </w:instrText>
      </w:r>
      <w:r w:rsidRPr="003A06D0">
        <w:rPr>
          <w:lang w:val="en-GB"/>
        </w:rPr>
        <w:fldChar w:fldCharType="separate"/>
      </w:r>
      <w:bookmarkStart w:id="30370" w:name="_Toc522668696"/>
      <w:bookmarkStart w:id="30371" w:name="_Toc10210788"/>
      <w:r w:rsidRPr="003A06D0">
        <w:rPr>
          <w:rStyle w:val="Hyperlink"/>
          <w:lang w:val="en-GB"/>
        </w:rPr>
        <w:t>Data Processing Model for Signing</w:t>
      </w:r>
      <w:bookmarkEnd w:id="30364"/>
      <w:bookmarkEnd w:id="30365"/>
      <w:bookmarkEnd w:id="30366"/>
      <w:bookmarkEnd w:id="30367"/>
      <w:bookmarkEnd w:id="30368"/>
      <w:bookmarkEnd w:id="30369"/>
      <w:bookmarkEnd w:id="30370"/>
      <w:bookmarkEnd w:id="30371"/>
      <w:r w:rsidRPr="003A06D0">
        <w:rPr>
          <w:lang w:val="en-GB"/>
        </w:rPr>
        <w:fldChar w:fldCharType="end"/>
      </w:r>
    </w:p>
    <w:p w14:paraId="6741FECA" w14:textId="77777777" w:rsidR="00BF4F83" w:rsidRPr="003A06D0" w:rsidRDefault="00BF4F83" w:rsidP="00BF4F83">
      <w:pPr>
        <w:rPr>
          <w:lang w:val="en-GB"/>
        </w:rPr>
      </w:pPr>
      <w:r w:rsidRPr="003A06D0">
        <w:rPr>
          <w:lang w:val="en-GB"/>
        </w:rPr>
        <w:t>The following process diagram illustrates the major buildings blocks of the processing of a signing request. The sub processes are described in the next chapters.</w:t>
      </w:r>
    </w:p>
    <w:p w14:paraId="69D88A29" w14:textId="77777777" w:rsidR="00BF4F83" w:rsidRPr="003A06D0" w:rsidRDefault="00BF4F83" w:rsidP="0005213E">
      <w:pPr>
        <w:pStyle w:val="Beschriftung"/>
        <w:rPr>
          <w:lang w:val="en-GB"/>
        </w:rPr>
      </w:pPr>
      <w:bookmarkStart w:id="30372" w:name="_Toc534749414"/>
      <w:r w:rsidRPr="003A06D0">
        <w:rPr>
          <w:lang w:val="en-GB"/>
        </w:rPr>
        <w:t xml:space="preserve">Figure </w:t>
      </w:r>
      <w:r w:rsidRPr="003A06D0">
        <w:rPr>
          <w:noProof/>
          <w:lang w:val="en-GB"/>
        </w:rPr>
        <w:fldChar w:fldCharType="begin"/>
      </w:r>
      <w:r w:rsidRPr="003A06D0">
        <w:rPr>
          <w:noProof/>
          <w:lang w:val="en-GB"/>
        </w:rPr>
        <w:instrText xml:space="preserve"> SEQ Figure \* ARABIC </w:instrText>
      </w:r>
      <w:r w:rsidRPr="003A06D0">
        <w:rPr>
          <w:noProof/>
          <w:lang w:val="en-GB"/>
        </w:rPr>
        <w:fldChar w:fldCharType="separate"/>
      </w:r>
      <w:r w:rsidRPr="003A06D0">
        <w:rPr>
          <w:noProof/>
          <w:lang w:val="en-GB"/>
        </w:rPr>
        <w:t>2</w:t>
      </w:r>
      <w:r w:rsidRPr="003A06D0">
        <w:rPr>
          <w:noProof/>
          <w:lang w:val="en-GB"/>
        </w:rPr>
        <w:fldChar w:fldCharType="end"/>
      </w:r>
      <w:r w:rsidRPr="003A06D0">
        <w:rPr>
          <w:noProof/>
          <w:lang w:val="en-GB"/>
        </w:rPr>
        <w:t>: Signing Overview</w:t>
      </w:r>
      <w:bookmarkEnd w:id="30372"/>
    </w:p>
    <w:p w14:paraId="33392D9F" w14:textId="77777777" w:rsidR="00BF4F83" w:rsidRPr="003A06D0" w:rsidRDefault="00BF4F83" w:rsidP="00BF4F83">
      <w:pPr>
        <w:keepNext/>
        <w:rPr>
          <w:lang w:val="en-GB"/>
        </w:rPr>
      </w:pPr>
      <w:r w:rsidRPr="003A06D0">
        <w:rPr>
          <w:noProof/>
          <w:lang w:val="en-GB" w:eastAsia="en-GB"/>
        </w:rPr>
        <w:drawing>
          <wp:inline distT="0" distB="0" distL="0" distR="0" wp14:anchorId="624EC58B" wp14:editId="02FD507F">
            <wp:extent cx="5756943" cy="1982419"/>
            <wp:effectExtent l="0" t="0" r="0" b="0"/>
            <wp:docPr id="1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kuehne\AppData\Local\Microsoft\Windows\INetCache\Content.Word\signingProcess.png"/>
                    <pic:cNvPicPr>
                      <a:picLocks noChangeAspect="1" noChangeArrowheads="1"/>
                    </pic:cNvPicPr>
                  </pic:nvPicPr>
                  <pic:blipFill rotWithShape="1">
                    <a:blip r:embed="rId82">
                      <a:extLst>
                        <a:ext uri="{28A0092B-C50C-407E-A947-70E740481C1C}">
                          <a14:useLocalDpi xmlns:a14="http://schemas.microsoft.com/office/drawing/2010/main" val="0"/>
                        </a:ext>
                      </a:extLst>
                    </a:blip>
                    <a:srcRect l="5173" t="3723" r="5341" b="11665"/>
                    <a:stretch/>
                  </pic:blipFill>
                  <pic:spPr bwMode="auto">
                    <a:xfrm>
                      <a:off x="0" y="0"/>
                      <a:ext cx="5790012" cy="1993806"/>
                    </a:xfrm>
                    <a:prstGeom prst="rect">
                      <a:avLst/>
                    </a:prstGeom>
                    <a:noFill/>
                    <a:ln>
                      <a:noFill/>
                    </a:ln>
                    <a:extLst>
                      <a:ext uri="{53640926-AAD7-44D8-BBD7-CCE9431645EC}">
                        <a14:shadowObscured xmlns:a14="http://schemas.microsoft.com/office/drawing/2010/main"/>
                      </a:ext>
                    </a:extLst>
                  </pic:spPr>
                </pic:pic>
              </a:graphicData>
            </a:graphic>
          </wp:inline>
        </w:drawing>
      </w:r>
    </w:p>
    <w:p w14:paraId="339807BA" w14:textId="77777777" w:rsidR="00BF4F83" w:rsidRPr="003A06D0" w:rsidRDefault="00BF4F83" w:rsidP="00BF4F83">
      <w:pPr>
        <w:rPr>
          <w:lang w:val="en-GB"/>
        </w:rPr>
      </w:pPr>
      <w:r w:rsidRPr="003A06D0">
        <w:rPr>
          <w:lang w:val="en-GB"/>
        </w:rPr>
        <w:t xml:space="preserve">The workflow splits into the sections for XMLDSig and CMS signature processing. The input component for a signing request is </w:t>
      </w:r>
      <w:r w:rsidRPr="003A06D0">
        <w:rPr>
          <w:rStyle w:val="Datatype"/>
          <w:lang w:val="en-GB"/>
        </w:rPr>
        <w:t>SignRequest</w:t>
      </w:r>
      <w:r w:rsidRPr="003A06D0">
        <w:rPr>
          <w:lang w:val="en-GB"/>
        </w:rPr>
        <w:t xml:space="preserve"> (see section</w:t>
      </w:r>
      <w:r w:rsidR="00522067">
        <w:rPr>
          <w:lang w:val="en-GB"/>
        </w:rPr>
        <w:t xml:space="preserve"> </w:t>
      </w:r>
      <w:r w:rsidR="00522067">
        <w:rPr>
          <w:lang w:val="en-GB"/>
        </w:rPr>
        <w:fldChar w:fldCharType="begin"/>
      </w:r>
      <w:r w:rsidR="00522067">
        <w:rPr>
          <w:lang w:val="en-GB"/>
        </w:rPr>
        <w:instrText xml:space="preserve"> REF _RefComp43E75166 \r \h </w:instrText>
      </w:r>
      <w:r w:rsidR="00522067">
        <w:rPr>
          <w:lang w:val="en-GB"/>
        </w:rPr>
      </w:r>
      <w:r w:rsidR="00522067">
        <w:rPr>
          <w:lang w:val="en-GB"/>
        </w:rPr>
        <w:fldChar w:fldCharType="separate"/>
      </w:r>
      <w:r w:rsidR="00522067">
        <w:rPr>
          <w:lang w:val="en-GB"/>
        </w:rPr>
        <w:t>4.2.1</w:t>
      </w:r>
      <w:r w:rsidR="00522067">
        <w:rPr>
          <w:lang w:val="en-GB"/>
        </w:rPr>
        <w:fldChar w:fldCharType="end"/>
      </w:r>
      <w:r w:rsidRPr="003A06D0">
        <w:rPr>
          <w:lang w:val="en-GB"/>
        </w:rPr>
        <w:t xml:space="preserve">). The signature will be selected by the server considering a given </w:t>
      </w:r>
      <w:r w:rsidRPr="003A06D0">
        <w:rPr>
          <w:rStyle w:val="Datatype"/>
          <w:lang w:val="en-GB"/>
        </w:rPr>
        <w:t xml:space="preserve">SignatureType </w:t>
      </w:r>
      <w:r w:rsidRPr="003A06D0">
        <w:rPr>
          <w:lang w:val="en-GB"/>
        </w:rPr>
        <w:t xml:space="preserve">element of </w:t>
      </w:r>
      <w:r w:rsidRPr="003A06D0">
        <w:rPr>
          <w:rStyle w:val="Datatype"/>
          <w:lang w:val="en-GB"/>
        </w:rPr>
        <w:t>OptionalInputsSign</w:t>
      </w:r>
      <w:r w:rsidRPr="003A06D0">
        <w:rPr>
          <w:lang w:val="en-GB"/>
        </w:rPr>
        <w:t xml:space="preserve"> and its configuration and policies. </w:t>
      </w:r>
      <w:r w:rsidRPr="003A06D0">
        <w:rPr>
          <w:rFonts w:eastAsia="MS Mincho" w:cs="MS Mincho"/>
          <w:lang w:val="en-GB"/>
        </w:rPr>
        <w:t>«</w:t>
      </w:r>
      <w:r w:rsidRPr="003A06D0">
        <w:rPr>
          <w:rFonts w:ascii="MS Mincho" w:eastAsia="MS Mincho" w:hAnsi="MS Mincho" w:cs="MS Mincho"/>
          <w:lang w:val="en-GB"/>
        </w:rPr>
        <w:t> </w:t>
      </w:r>
      <w:r w:rsidRPr="003A06D0">
        <w:rPr>
          <w:lang w:val="en-GB"/>
        </w:rPr>
        <w:t>Profiles MAY introduce additional signature types and thus MUST define the adequate processing steps. » [</w:t>
      </w:r>
      <w:r w:rsidRPr="003A06D0">
        <w:rPr>
          <w:color w:val="FF0000"/>
          <w:lang w:val="en-GB"/>
        </w:rPr>
        <w:t>DSS-5-1</w:t>
      </w:r>
      <w:r w:rsidRPr="003A06D0">
        <w:rPr>
          <w:lang w:val="en-GB"/>
        </w:rPr>
        <w:t>]</w:t>
      </w:r>
    </w:p>
    <w:p w14:paraId="6A6D31AD" w14:textId="77777777" w:rsidR="00BF4F83" w:rsidRPr="003A06D0" w:rsidRDefault="00BF4F83" w:rsidP="00BF4F83">
      <w:pPr>
        <w:rPr>
          <w:rStyle w:val="Datatype"/>
          <w:lang w:val="en-GB"/>
        </w:rPr>
      </w:pPr>
      <w:r w:rsidRPr="003A06D0">
        <w:rPr>
          <w:lang w:val="en-GB"/>
        </w:rPr>
        <w:t xml:space="preserve">If the element </w:t>
      </w:r>
      <w:r w:rsidRPr="003A06D0">
        <w:rPr>
          <w:rStyle w:val="Datatype"/>
          <w:lang w:val="en-GB"/>
        </w:rPr>
        <w:t xml:space="preserve">AddTimestamp </w:t>
      </w:r>
      <w:r w:rsidRPr="003A06D0">
        <w:rPr>
          <w:lang w:val="en-GB"/>
        </w:rPr>
        <w:t xml:space="preserve">of </w:t>
      </w:r>
      <w:r w:rsidRPr="003A06D0">
        <w:rPr>
          <w:rStyle w:val="Datatype"/>
          <w:lang w:val="en-GB"/>
        </w:rPr>
        <w:t>OptionalInputsSign</w:t>
      </w:r>
      <w:r w:rsidRPr="003A06D0">
        <w:rPr>
          <w:lang w:val="en-GB"/>
        </w:rPr>
        <w:t xml:space="preserve"> is set to ‘</w:t>
      </w:r>
      <w:r w:rsidRPr="003A06D0">
        <w:rPr>
          <w:rStyle w:val="Datatype"/>
          <w:lang w:val="en-GB"/>
        </w:rPr>
        <w:t>true’</w:t>
      </w:r>
      <w:r w:rsidRPr="003A06D0">
        <w:rPr>
          <w:lang w:val="en-GB"/>
        </w:rPr>
        <w:t xml:space="preserve"> the sub-process ‘</w:t>
      </w:r>
      <w:r w:rsidRPr="003A06D0">
        <w:rPr>
          <w:rStyle w:val="Datatype"/>
          <w:lang w:val="en-GB"/>
        </w:rPr>
        <w:t>add Timestamp</w:t>
      </w:r>
      <w:r w:rsidRPr="003A06D0">
        <w:rPr>
          <w:lang w:val="en-GB"/>
        </w:rPr>
        <w:t>’ adds a timestamp to the signature.</w:t>
      </w:r>
    </w:p>
    <w:p w14:paraId="7A17A225" w14:textId="77777777" w:rsidR="00BF4F83" w:rsidRPr="003A06D0" w:rsidRDefault="00BF4F83" w:rsidP="00BF4F83">
      <w:pPr>
        <w:rPr>
          <w:lang w:val="en-GB"/>
        </w:rPr>
      </w:pPr>
      <w:r w:rsidRPr="003A06D0">
        <w:rPr>
          <w:lang w:val="en-GB"/>
        </w:rPr>
        <w:t xml:space="preserve">The task of building the </w:t>
      </w:r>
      <w:r w:rsidRPr="003A06D0">
        <w:rPr>
          <w:rStyle w:val="Datatype"/>
          <w:lang w:val="en-GB"/>
        </w:rPr>
        <w:t>SignResponse</w:t>
      </w:r>
      <w:r w:rsidRPr="003A06D0">
        <w:rPr>
          <w:lang w:val="en-GB"/>
        </w:rPr>
        <w:t xml:space="preserve"> component is shared between all signature formats.</w:t>
      </w:r>
    </w:p>
    <w:bookmarkStart w:id="30373" w:name="sec_ProcessingForXmlSignatures"/>
    <w:bookmarkStart w:id="30374" w:name="_Toc114309496"/>
    <w:bookmarkStart w:id="30375" w:name="_Toc157225019"/>
    <w:bookmarkStart w:id="30376" w:name="_Toc158797486"/>
    <w:bookmarkStart w:id="30377" w:name="_Toc159076054"/>
    <w:bookmarkStart w:id="30378" w:name="_Toc480914737"/>
    <w:bookmarkStart w:id="30379" w:name="_Toc481064940"/>
    <w:bookmarkStart w:id="30380" w:name="_Toc516358018"/>
    <w:bookmarkEnd w:id="30373"/>
    <w:p w14:paraId="77B45FA5" w14:textId="77777777" w:rsidR="00BF4F83" w:rsidRPr="003A06D0" w:rsidRDefault="00BF4F83" w:rsidP="00AA52F6">
      <w:pPr>
        <w:pStyle w:val="berschrift2"/>
        <w:numPr>
          <w:ilvl w:val="1"/>
          <w:numId w:val="3"/>
        </w:numPr>
        <w:jc w:val="both"/>
        <w:rPr>
          <w:lang w:val="en-GB"/>
        </w:rPr>
      </w:pPr>
      <w:r w:rsidRPr="003A06D0">
        <w:rPr>
          <w:lang w:val="en-GB"/>
        </w:rPr>
        <w:fldChar w:fldCharType="begin"/>
      </w:r>
      <w:r w:rsidRPr="003A06D0">
        <w:rPr>
          <w:lang w:val="en-GB"/>
        </w:rPr>
        <w:instrText xml:space="preserve"> HYPERLINK  \l "sec_ProcessingForXmlSignatures" </w:instrText>
      </w:r>
      <w:r w:rsidRPr="003A06D0">
        <w:rPr>
          <w:lang w:val="en-GB"/>
        </w:rPr>
        <w:fldChar w:fldCharType="separate"/>
      </w:r>
      <w:bookmarkStart w:id="30381" w:name="_Toc522668697"/>
      <w:bookmarkStart w:id="30382" w:name="_Toc10210789"/>
      <w:r w:rsidRPr="003A06D0">
        <w:rPr>
          <w:rStyle w:val="Hyperlink"/>
          <w:lang w:val="en-GB"/>
        </w:rPr>
        <w:t>Processing for XML Signatures</w:t>
      </w:r>
      <w:bookmarkEnd w:id="30374"/>
      <w:bookmarkEnd w:id="30375"/>
      <w:bookmarkEnd w:id="30376"/>
      <w:bookmarkEnd w:id="30377"/>
      <w:bookmarkEnd w:id="30378"/>
      <w:bookmarkEnd w:id="30379"/>
      <w:bookmarkEnd w:id="30380"/>
      <w:bookmarkEnd w:id="30381"/>
      <w:bookmarkEnd w:id="30382"/>
      <w:r w:rsidRPr="003A06D0">
        <w:rPr>
          <w:lang w:val="en-GB"/>
        </w:rPr>
        <w:fldChar w:fldCharType="end"/>
      </w:r>
    </w:p>
    <w:p w14:paraId="5DC64708" w14:textId="77777777" w:rsidR="00BF4F83" w:rsidRPr="003A06D0" w:rsidRDefault="00BF4F83" w:rsidP="00BF4F83">
      <w:pPr>
        <w:rPr>
          <w:lang w:val="en-GB"/>
        </w:rPr>
      </w:pPr>
      <w:r w:rsidRPr="003A06D0">
        <w:rPr>
          <w:lang w:val="en-GB"/>
        </w:rPr>
        <w:t>The first sub-process ‘</w:t>
      </w:r>
      <w:r w:rsidRPr="003A06D0">
        <w:rPr>
          <w:rStyle w:val="Datatype"/>
          <w:lang w:val="en-GB"/>
        </w:rPr>
        <w:t>process references</w:t>
      </w:r>
      <w:r w:rsidRPr="003A06D0">
        <w:rPr>
          <w:lang w:val="en-GB"/>
        </w:rPr>
        <w:t>’ of the XML signature creation is the processing of the references. The second sub-process handles the creation of the XML signature. These two sub-processes are described in detail below.</w:t>
      </w:r>
    </w:p>
    <w:p w14:paraId="1A9FF51F" w14:textId="77777777" w:rsidR="00BF4F83" w:rsidRPr="003A06D0" w:rsidRDefault="00BF4F83" w:rsidP="00BF4F83">
      <w:pPr>
        <w:rPr>
          <w:rStyle w:val="Datatype"/>
          <w:lang w:val="en-GB"/>
        </w:rPr>
      </w:pPr>
      <w:r w:rsidRPr="003A06D0">
        <w:rPr>
          <w:lang w:val="en-GB"/>
        </w:rPr>
        <w:t xml:space="preserve">If the element </w:t>
      </w:r>
      <w:r w:rsidRPr="003A06D0">
        <w:rPr>
          <w:rStyle w:val="Datatype"/>
          <w:lang w:val="en-GB"/>
        </w:rPr>
        <w:t>CreateEnvelopedSignature</w:t>
      </w:r>
      <w:r w:rsidRPr="003A06D0">
        <w:rPr>
          <w:lang w:val="en-GB"/>
        </w:rPr>
        <w:t xml:space="preserve"> of </w:t>
      </w:r>
      <w:r w:rsidRPr="003A06D0">
        <w:rPr>
          <w:rStyle w:val="Datatype"/>
          <w:lang w:val="en-GB"/>
        </w:rPr>
        <w:t>SignaturePlacement</w:t>
      </w:r>
      <w:r w:rsidRPr="003A06D0">
        <w:rPr>
          <w:lang w:val="en-GB"/>
        </w:rPr>
        <w:t xml:space="preserve"> is set to </w:t>
      </w:r>
      <w:r w:rsidRPr="003A06D0">
        <w:rPr>
          <w:rStyle w:val="Datatype"/>
          <w:lang w:val="en-GB"/>
        </w:rPr>
        <w:t>true</w:t>
      </w:r>
      <w:r w:rsidRPr="003A06D0">
        <w:rPr>
          <w:lang w:val="en-GB"/>
        </w:rPr>
        <w:t xml:space="preserve"> the signature will be inserted into the document and location selected by </w:t>
      </w:r>
      <w:r w:rsidRPr="003A06D0">
        <w:rPr>
          <w:rStyle w:val="Datatype"/>
          <w:lang w:val="en-GB"/>
        </w:rPr>
        <w:t>SignaturePlacement.</w:t>
      </w:r>
    </w:p>
    <w:p w14:paraId="058B595E" w14:textId="77777777" w:rsidR="00BF4F83" w:rsidRPr="003A06D0" w:rsidRDefault="00BF4F83" w:rsidP="00AA52F6">
      <w:pPr>
        <w:pStyle w:val="berschrift3"/>
        <w:numPr>
          <w:ilvl w:val="2"/>
          <w:numId w:val="3"/>
        </w:numPr>
        <w:rPr>
          <w:rStyle w:val="Datatype"/>
          <w:rFonts w:ascii="Arial" w:hAnsi="Arial"/>
          <w:lang w:val="en-GB"/>
        </w:rPr>
      </w:pPr>
      <w:bookmarkStart w:id="30383" w:name="_Toc516359903"/>
      <w:bookmarkStart w:id="30384" w:name="_Toc522668698"/>
      <w:bookmarkStart w:id="30385" w:name="_Toc10210790"/>
      <w:r w:rsidRPr="003A06D0">
        <w:rPr>
          <w:lang w:val="en-GB"/>
        </w:rPr>
        <w:t>Sub process ‘</w:t>
      </w:r>
      <w:r w:rsidRPr="003A06D0">
        <w:rPr>
          <w:rStyle w:val="Datatype"/>
          <w:lang w:val="en-GB"/>
        </w:rPr>
        <w:t>process references</w:t>
      </w:r>
      <w:r w:rsidRPr="003A06D0">
        <w:rPr>
          <w:lang w:val="en-GB"/>
        </w:rPr>
        <w:t>’</w:t>
      </w:r>
      <w:bookmarkEnd w:id="30383"/>
      <w:bookmarkEnd w:id="30384"/>
      <w:bookmarkEnd w:id="30385"/>
      <w:r w:rsidRPr="003A06D0">
        <w:rPr>
          <w:lang w:val="en-GB"/>
        </w:rPr>
        <w:t xml:space="preserve"> </w:t>
      </w:r>
    </w:p>
    <w:p w14:paraId="4DF019FA" w14:textId="77777777" w:rsidR="00BF4F83" w:rsidRPr="003A06D0" w:rsidRDefault="00BF4F83" w:rsidP="00BF4F83">
      <w:pPr>
        <w:rPr>
          <w:lang w:val="en-GB"/>
        </w:rPr>
      </w:pPr>
      <w:r w:rsidRPr="003A06D0">
        <w:rPr>
          <w:lang w:val="en-GB"/>
        </w:rPr>
        <w:t>The following process diagram illustrates the processing steps for the assembly of references.</w:t>
      </w:r>
    </w:p>
    <w:p w14:paraId="0F2179D1" w14:textId="77777777" w:rsidR="00BF4F83" w:rsidRPr="003A06D0" w:rsidRDefault="00BF4F83" w:rsidP="0005213E">
      <w:pPr>
        <w:pStyle w:val="Beschriftung"/>
        <w:rPr>
          <w:lang w:val="en-GB"/>
        </w:rPr>
      </w:pPr>
      <w:bookmarkStart w:id="30386" w:name="_Toc534749415"/>
      <w:r w:rsidRPr="003A06D0">
        <w:rPr>
          <w:lang w:val="en-GB"/>
        </w:rPr>
        <w:t xml:space="preserve">Figure </w:t>
      </w:r>
      <w:r w:rsidRPr="003A06D0">
        <w:rPr>
          <w:noProof/>
          <w:lang w:val="en-GB"/>
        </w:rPr>
        <w:fldChar w:fldCharType="begin"/>
      </w:r>
      <w:r w:rsidRPr="003A06D0">
        <w:rPr>
          <w:noProof/>
          <w:lang w:val="en-GB"/>
        </w:rPr>
        <w:instrText xml:space="preserve"> SEQ Figure \* ARABIC </w:instrText>
      </w:r>
      <w:r w:rsidRPr="003A06D0">
        <w:rPr>
          <w:noProof/>
          <w:lang w:val="en-GB"/>
        </w:rPr>
        <w:fldChar w:fldCharType="separate"/>
      </w:r>
      <w:r w:rsidRPr="003A06D0">
        <w:rPr>
          <w:noProof/>
          <w:lang w:val="en-GB"/>
        </w:rPr>
        <w:t>3</w:t>
      </w:r>
      <w:r w:rsidRPr="003A06D0">
        <w:rPr>
          <w:noProof/>
          <w:lang w:val="en-GB"/>
        </w:rPr>
        <w:fldChar w:fldCharType="end"/>
      </w:r>
      <w:r w:rsidRPr="003A06D0">
        <w:rPr>
          <w:noProof/>
          <w:lang w:val="en-GB"/>
        </w:rPr>
        <w:t>: Process References</w:t>
      </w:r>
      <w:bookmarkEnd w:id="30386"/>
    </w:p>
    <w:p w14:paraId="124B1348" w14:textId="77777777" w:rsidR="00BF4F83" w:rsidRPr="003A06D0" w:rsidRDefault="00BF4F83" w:rsidP="00BF4F83">
      <w:pPr>
        <w:keepNext/>
        <w:rPr>
          <w:lang w:val="en-GB"/>
        </w:rPr>
      </w:pPr>
      <w:r w:rsidRPr="003A06D0">
        <w:rPr>
          <w:noProof/>
          <w:lang w:val="en-GB" w:eastAsia="en-GB"/>
        </w:rPr>
        <w:drawing>
          <wp:inline distT="0" distB="0" distL="0" distR="0" wp14:anchorId="4B05DA4C" wp14:editId="3A947E5D">
            <wp:extent cx="5931535" cy="1454785"/>
            <wp:effectExtent l="0" t="0" r="0" b="0"/>
            <wp:docPr id="16" name="Picture 16" descr="process refere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ocess references"/>
                    <pic:cNvPicPr>
                      <a:picLocks noChangeAspect="1" noChangeArrowheads="1"/>
                    </pic:cNvPicPr>
                  </pic:nvPicPr>
                  <pic:blipFill>
                    <a:blip r:embed="rId83">
                      <a:extLst>
                        <a:ext uri="{28A0092B-C50C-407E-A947-70E740481C1C}">
                          <a14:useLocalDpi xmlns:a14="http://schemas.microsoft.com/office/drawing/2010/main" val="0"/>
                        </a:ext>
                      </a:extLst>
                    </a:blip>
                    <a:srcRect r="17308" b="43695"/>
                    <a:stretch>
                      <a:fillRect/>
                    </a:stretch>
                  </pic:blipFill>
                  <pic:spPr bwMode="auto">
                    <a:xfrm>
                      <a:off x="0" y="0"/>
                      <a:ext cx="5931535" cy="1454785"/>
                    </a:xfrm>
                    <a:prstGeom prst="rect">
                      <a:avLst/>
                    </a:prstGeom>
                    <a:noFill/>
                    <a:ln>
                      <a:noFill/>
                    </a:ln>
                  </pic:spPr>
                </pic:pic>
              </a:graphicData>
            </a:graphic>
          </wp:inline>
        </w:drawing>
      </w:r>
    </w:p>
    <w:p w14:paraId="652F6827" w14:textId="77777777" w:rsidR="00BF4F83" w:rsidRPr="003A06D0" w:rsidRDefault="00BF4F83" w:rsidP="00BF4F83">
      <w:pPr>
        <w:rPr>
          <w:lang w:val="en-GB"/>
        </w:rPr>
      </w:pPr>
      <w:r w:rsidRPr="003A06D0">
        <w:rPr>
          <w:lang w:val="en-GB"/>
        </w:rPr>
        <w:t xml:space="preserve">The input documents are read from the </w:t>
      </w:r>
      <w:r w:rsidRPr="003A06D0">
        <w:rPr>
          <w:rStyle w:val="Datatype"/>
          <w:lang w:val="en-GB"/>
        </w:rPr>
        <w:t>Base64Data</w:t>
      </w:r>
      <w:r w:rsidRPr="003A06D0">
        <w:rPr>
          <w:lang w:val="en-GB"/>
        </w:rPr>
        <w:t xml:space="preserve"> element of the referred </w:t>
      </w:r>
      <w:r w:rsidRPr="003A06D0">
        <w:rPr>
          <w:rStyle w:val="Datatype"/>
          <w:lang w:val="en-GB"/>
        </w:rPr>
        <w:t>Document</w:t>
      </w:r>
      <w:r w:rsidRPr="003A06D0">
        <w:rPr>
          <w:lang w:val="en-GB"/>
        </w:rPr>
        <w:t xml:space="preserve"> component into an octet stream. </w:t>
      </w:r>
      <w:r w:rsidRPr="003A06D0">
        <w:rPr>
          <w:rFonts w:eastAsia="MS Mincho" w:cs="MS Mincho"/>
          <w:lang w:val="en-GB"/>
        </w:rPr>
        <w:t>«</w:t>
      </w:r>
      <w:r w:rsidRPr="003A06D0">
        <w:rPr>
          <w:rFonts w:ascii="MS Mincho" w:eastAsia="MS Mincho" w:hAnsi="MS Mincho" w:cs="MS Mincho"/>
          <w:lang w:val="en-GB"/>
        </w:rPr>
        <w:t> </w:t>
      </w:r>
      <w:r w:rsidRPr="003A06D0">
        <w:rPr>
          <w:lang w:val="en-GB"/>
        </w:rPr>
        <w:t>This data MUST be a well-formed XML Document as defined in [XML] section 2.1. » [</w:t>
      </w:r>
      <w:r w:rsidRPr="003A06D0">
        <w:rPr>
          <w:color w:val="FF0000"/>
          <w:lang w:val="en-GB"/>
        </w:rPr>
        <w:t>DSS-5.1.1-1</w:t>
      </w:r>
      <w:r w:rsidRPr="003A06D0">
        <w:rPr>
          <w:lang w:val="en-GB"/>
        </w:rPr>
        <w:t>]</w:t>
      </w:r>
    </w:p>
    <w:p w14:paraId="66BB8671" w14:textId="77777777" w:rsidR="00BF4F83" w:rsidRPr="003A06D0" w:rsidRDefault="00BF4F83" w:rsidP="00BF4F83">
      <w:pPr>
        <w:rPr>
          <w:lang w:val="en-GB"/>
        </w:rPr>
      </w:pPr>
      <w:r w:rsidRPr="003A06D0">
        <w:rPr>
          <w:lang w:val="en-GB"/>
        </w:rPr>
        <w:t xml:space="preserve">If the optional input </w:t>
      </w:r>
      <w:r w:rsidRPr="003A06D0">
        <w:rPr>
          <w:rStyle w:val="Datatype"/>
          <w:lang w:val="en-GB"/>
        </w:rPr>
        <w:t xml:space="preserve">SignedReferences </w:t>
      </w:r>
      <w:r w:rsidRPr="003A06D0">
        <w:rPr>
          <w:lang w:val="en-GB"/>
        </w:rPr>
        <w:t xml:space="preserve">is present each </w:t>
      </w:r>
      <w:r w:rsidRPr="003A06D0">
        <w:rPr>
          <w:rStyle w:val="Datatype"/>
          <w:lang w:val="en-GB"/>
        </w:rPr>
        <w:t>SignedReference</w:t>
      </w:r>
      <w:r w:rsidRPr="003A06D0">
        <w:rPr>
          <w:lang w:val="en-GB"/>
        </w:rPr>
        <w:t xml:space="preserve"> element controls the creation of a corresponding </w:t>
      </w:r>
      <w:r w:rsidRPr="003A06D0">
        <w:rPr>
          <w:rStyle w:val="Datatype"/>
          <w:lang w:val="en-GB"/>
        </w:rPr>
        <w:t>&lt;ds:Reference&gt;</w:t>
      </w:r>
      <w:r w:rsidRPr="003A06D0">
        <w:rPr>
          <w:lang w:val="en-GB"/>
        </w:rPr>
        <w:t>. The task ‘</w:t>
      </w:r>
      <w:r w:rsidRPr="003A06D0">
        <w:rPr>
          <w:rStyle w:val="Datatype"/>
          <w:lang w:val="en-GB"/>
        </w:rPr>
        <w:t>collect references</w:t>
      </w:r>
      <w:r w:rsidRPr="003A06D0">
        <w:rPr>
          <w:lang w:val="en-GB"/>
        </w:rPr>
        <w:t xml:space="preserve">’ handles the </w:t>
      </w:r>
      <w:r w:rsidRPr="003A06D0">
        <w:rPr>
          <w:rStyle w:val="Datatype"/>
          <w:lang w:val="en-GB"/>
        </w:rPr>
        <w:t>SignedReferences.</w:t>
      </w:r>
    </w:p>
    <w:p w14:paraId="43219AEE" w14:textId="77777777" w:rsidR="00BF4F83" w:rsidRPr="003A06D0" w:rsidRDefault="00BF4F83" w:rsidP="00BF4F83">
      <w:pPr>
        <w:rPr>
          <w:lang w:val="en-GB"/>
        </w:rPr>
      </w:pPr>
      <w:r w:rsidRPr="003A06D0">
        <w:rPr>
          <w:lang w:val="en-GB"/>
        </w:rPr>
        <w:t xml:space="preserve">Otherwise there will be a </w:t>
      </w:r>
      <w:r w:rsidRPr="003A06D0">
        <w:rPr>
          <w:rStyle w:val="Datatype"/>
          <w:lang w:val="en-GB"/>
        </w:rPr>
        <w:t>&lt;ds:Reference&gt;</w:t>
      </w:r>
      <w:r w:rsidRPr="003A06D0">
        <w:rPr>
          <w:lang w:val="en-GB"/>
        </w:rPr>
        <w:t xml:space="preserve"> element for each given input document. The set of transforms and their parameter will be selected by the server. The task ‘</w:t>
      </w:r>
      <w:r w:rsidRPr="003A06D0">
        <w:rPr>
          <w:rStyle w:val="Datatype"/>
          <w:lang w:val="en-GB"/>
        </w:rPr>
        <w:t>use default transforms</w:t>
      </w:r>
      <w:r w:rsidRPr="003A06D0">
        <w:rPr>
          <w:lang w:val="en-GB"/>
        </w:rPr>
        <w:t xml:space="preserve">’ select this set of </w:t>
      </w:r>
      <w:r w:rsidRPr="003A06D0">
        <w:rPr>
          <w:rStyle w:val="Datatype"/>
          <w:lang w:val="en-GB"/>
        </w:rPr>
        <w:t>&lt;ds:Reference&gt;.</w:t>
      </w:r>
    </w:p>
    <w:p w14:paraId="7B417C4A" w14:textId="77777777" w:rsidR="00BF4F83" w:rsidRPr="003A06D0" w:rsidRDefault="00BF4F83" w:rsidP="00BF4F83">
      <w:pPr>
        <w:rPr>
          <w:lang w:val="en-GB"/>
        </w:rPr>
      </w:pPr>
      <w:r w:rsidRPr="003A06D0">
        <w:rPr>
          <w:lang w:val="en-GB"/>
        </w:rPr>
        <w:t>Note: Transforms can be applied as a server implementation MAY choose to increase robustness of the Signatures created. These Transforms may reflect idiosyncrasies of different parsers or solve encoding issues or the like. Servers MAY choose not to apply transforms in basic processing and extract the binary data for direct hashing or canonicalize the data directly if certain optional inputs are not to be implemented.</w:t>
      </w:r>
    </w:p>
    <w:p w14:paraId="1A4A2F4D" w14:textId="77777777" w:rsidR="00BF4F83" w:rsidRPr="003A06D0" w:rsidRDefault="00BF4F83" w:rsidP="00BF4F83">
      <w:pPr>
        <w:rPr>
          <w:lang w:val="en-GB"/>
        </w:rPr>
      </w:pPr>
      <w:r w:rsidRPr="003A06D0">
        <w:rPr>
          <w:lang w:val="en-GB"/>
        </w:rPr>
        <w:t xml:space="preserve">If the element </w:t>
      </w:r>
      <w:r w:rsidRPr="003A06D0">
        <w:rPr>
          <w:rStyle w:val="Datatype"/>
          <w:lang w:val="en-GB"/>
        </w:rPr>
        <w:t>CreateEnvelopedSignature</w:t>
      </w:r>
      <w:r w:rsidRPr="003A06D0">
        <w:rPr>
          <w:lang w:val="en-GB"/>
        </w:rPr>
        <w:t xml:space="preserve"> of </w:t>
      </w:r>
      <w:r w:rsidRPr="003A06D0">
        <w:rPr>
          <w:rStyle w:val="Datatype"/>
          <w:lang w:val="en-GB"/>
        </w:rPr>
        <w:t>SignaturePlacement</w:t>
      </w:r>
      <w:r w:rsidRPr="003A06D0">
        <w:rPr>
          <w:lang w:val="en-GB"/>
        </w:rPr>
        <w:t xml:space="preserve"> is set to </w:t>
      </w:r>
      <w:r w:rsidRPr="003A06D0">
        <w:rPr>
          <w:rStyle w:val="Datatype"/>
          <w:lang w:val="en-GB"/>
        </w:rPr>
        <w:t>true</w:t>
      </w:r>
      <w:r w:rsidRPr="003A06D0">
        <w:rPr>
          <w:lang w:val="en-GB"/>
        </w:rPr>
        <w:t xml:space="preserve"> the list of transforms will be prepended with an </w:t>
      </w:r>
      <w:r w:rsidRPr="003A06D0">
        <w:rPr>
          <w:rStyle w:val="Datatype"/>
          <w:lang w:val="en-GB"/>
        </w:rPr>
        <w:t xml:space="preserve">EnvelopedSignatureTransform </w:t>
      </w:r>
      <w:r w:rsidRPr="003A06D0">
        <w:rPr>
          <w:lang w:val="en-GB"/>
        </w:rPr>
        <w:t>entry. The task ‘</w:t>
      </w:r>
      <w:r w:rsidRPr="003A06D0">
        <w:rPr>
          <w:rStyle w:val="Datatype"/>
          <w:lang w:val="en-GB"/>
        </w:rPr>
        <w:t>add EnvelopedSignatureTransform</w:t>
      </w:r>
      <w:r w:rsidRPr="003A06D0">
        <w:rPr>
          <w:lang w:val="en-GB"/>
        </w:rPr>
        <w:t xml:space="preserve">’ processes the corresponding </w:t>
      </w:r>
      <w:r w:rsidRPr="003A06D0">
        <w:rPr>
          <w:rStyle w:val="Datatype"/>
          <w:lang w:val="en-GB"/>
        </w:rPr>
        <w:t>&lt;ds:Reference&gt;.</w:t>
      </w:r>
    </w:p>
    <w:p w14:paraId="2B055FBC" w14:textId="77777777" w:rsidR="00BF4F83" w:rsidRPr="003A06D0" w:rsidRDefault="00BF4F83" w:rsidP="00BF4F83">
      <w:p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The </w:t>
      </w:r>
      <w:r w:rsidRPr="003A06D0">
        <w:rPr>
          <w:rStyle w:val="Datatype"/>
          <w:lang w:val="en-GB"/>
        </w:rPr>
        <w:t>RefURI</w:t>
      </w:r>
      <w:r w:rsidRPr="003A06D0">
        <w:rPr>
          <w:lang w:val="en-GB"/>
        </w:rPr>
        <w:t xml:space="preserve"> attribute</w:t>
      </w:r>
      <w:r w:rsidRPr="003A06D0">
        <w:rPr>
          <w:rStyle w:val="Datatype"/>
          <w:lang w:val="en-GB"/>
        </w:rPr>
        <w:t xml:space="preserve"> </w:t>
      </w:r>
      <w:r w:rsidRPr="003A06D0">
        <w:rPr>
          <w:lang w:val="en-GB"/>
        </w:rPr>
        <w:t xml:space="preserve">of </w:t>
      </w:r>
      <w:r w:rsidRPr="003A06D0">
        <w:rPr>
          <w:rStyle w:val="Datatype"/>
          <w:lang w:val="en-GB"/>
        </w:rPr>
        <w:t>&lt;ds:Reference&gt;</w:t>
      </w:r>
      <w:r w:rsidRPr="003A06D0">
        <w:rPr>
          <w:lang w:val="en-GB"/>
        </w:rPr>
        <w:t xml:space="preserve"> element MUST be set to include a “same-document” URI which references either</w:t>
      </w:r>
      <w:bookmarkStart w:id="30387" w:name="_Ref119732818"/>
      <w:r w:rsidRPr="003A06D0">
        <w:rPr>
          <w:lang w:val="en-GB"/>
        </w:rPr>
        <w:t>:</w:t>
      </w:r>
    </w:p>
    <w:p w14:paraId="08368312" w14:textId="77777777" w:rsidR="00BF4F83" w:rsidRPr="003A06D0" w:rsidRDefault="00BF4F83" w:rsidP="0001259E">
      <w:pPr>
        <w:pStyle w:val="Listenabsatz"/>
        <w:numPr>
          <w:ilvl w:val="0"/>
          <w:numId w:val="24"/>
        </w:numPr>
        <w:rPr>
          <w:lang w:val="en-GB"/>
        </w:rPr>
      </w:pPr>
      <w:r w:rsidRPr="003A06D0">
        <w:rPr>
          <w:lang w:val="en-GB"/>
        </w:rPr>
        <w:t xml:space="preserve">The whole </w:t>
      </w:r>
      <w:r w:rsidRPr="003A06D0">
        <w:rPr>
          <w:rStyle w:val="Datatype"/>
          <w:lang w:val="en-GB"/>
        </w:rPr>
        <w:t>Document</w:t>
      </w:r>
      <w:r w:rsidRPr="003A06D0">
        <w:rPr>
          <w:lang w:val="en-GB"/>
        </w:rPr>
        <w:t xml:space="preserve"> containing the signature (by using a </w:t>
      </w:r>
      <w:r w:rsidRPr="003A06D0">
        <w:rPr>
          <w:rStyle w:val="Datatype"/>
          <w:lang w:val="en-GB"/>
        </w:rPr>
        <w:t>RefURI</w:t>
      </w:r>
      <w:r w:rsidRPr="003A06D0">
        <w:rPr>
          <w:lang w:val="en-GB"/>
        </w:rPr>
        <w:t>=””)</w:t>
      </w:r>
    </w:p>
    <w:p w14:paraId="2E4EFFDD" w14:textId="77777777" w:rsidR="00BF4F83" w:rsidRPr="003A06D0" w:rsidRDefault="00BF4F83" w:rsidP="0001259E">
      <w:pPr>
        <w:pStyle w:val="Listenabsatz"/>
        <w:numPr>
          <w:ilvl w:val="0"/>
          <w:numId w:val="24"/>
        </w:numPr>
        <w:rPr>
          <w:lang w:val="en-GB"/>
        </w:rPr>
      </w:pPr>
      <w:r w:rsidRPr="003A06D0">
        <w:rPr>
          <w:lang w:val="en-GB"/>
        </w:rPr>
        <w:t xml:space="preserve">The relevant parts of the </w:t>
      </w:r>
      <w:r w:rsidRPr="003A06D0">
        <w:rPr>
          <w:rStyle w:val="Datatype"/>
          <w:lang w:val="en-GB"/>
        </w:rPr>
        <w:t>Document</w:t>
      </w:r>
      <w:r w:rsidRPr="003A06D0">
        <w:rPr>
          <w:lang w:val="en-GB"/>
        </w:rPr>
        <w:t xml:space="preserve"> to be covered/protected by the signature (by using a “same-document” </w:t>
      </w:r>
      <w:r w:rsidRPr="003A06D0">
        <w:rPr>
          <w:rStyle w:val="Datatype"/>
          <w:lang w:val="en-GB"/>
        </w:rPr>
        <w:t>RefURI</w:t>
      </w:r>
      <w:r w:rsidRPr="003A06D0">
        <w:rPr>
          <w:lang w:val="en-GB"/>
        </w:rPr>
        <w:t xml:space="preserve"> attribute having a value starting with “#”, like </w:t>
      </w:r>
      <w:r w:rsidRPr="003A06D0">
        <w:rPr>
          <w:rStyle w:val="Datatype"/>
          <w:lang w:val="en-GB"/>
        </w:rPr>
        <w:t>RefURI</w:t>
      </w:r>
      <w:r w:rsidRPr="003A06D0">
        <w:rPr>
          <w:lang w:val="en-GB"/>
        </w:rPr>
        <w:t xml:space="preserve">=”#some-id”, </w:t>
      </w:r>
      <w:r w:rsidRPr="003A06D0">
        <w:rPr>
          <w:rStyle w:val="Element"/>
          <w:lang w:val="en-GB"/>
        </w:rPr>
        <w:t>RefURI</w:t>
      </w:r>
      <w:r w:rsidRPr="003A06D0">
        <w:rPr>
          <w:lang w:val="en-GB"/>
        </w:rPr>
        <w:t xml:space="preserve">=”#xpointer(/)”, </w:t>
      </w:r>
      <w:r w:rsidRPr="003A06D0">
        <w:rPr>
          <w:rStyle w:val="Datatype"/>
          <w:lang w:val="en-GB"/>
        </w:rPr>
        <w:t>RefURI</w:t>
      </w:r>
      <w:r w:rsidRPr="003A06D0">
        <w:rPr>
          <w:lang w:val="en-GB"/>
        </w:rPr>
        <w:t>=”#xpointer(/DocumentElement/ToBeSignedElement)” or the like).</w:t>
      </w:r>
      <w:bookmarkEnd w:id="30387"/>
      <w:r w:rsidRPr="003A06D0">
        <w:rPr>
          <w:lang w:val="en-GB"/>
        </w:rPr>
        <w:br/>
        <w:t xml:space="preserve">If the result of evaluating the expression included in the </w:t>
      </w:r>
      <w:r w:rsidRPr="003A06D0">
        <w:rPr>
          <w:rStyle w:val="Element"/>
          <w:lang w:val="en-GB"/>
        </w:rPr>
        <w:t>RefURI</w:t>
      </w:r>
      <w:r w:rsidRPr="003A06D0">
        <w:rPr>
          <w:lang w:val="en-GB"/>
        </w:rPr>
        <w:t xml:space="preserve"> attribute doesn’t fit in any of the options described above, the server MUST reject the request using a </w:t>
      </w:r>
      <w:r w:rsidRPr="003A06D0">
        <w:rPr>
          <w:rStyle w:val="Datatype"/>
          <w:lang w:val="en-GB"/>
        </w:rPr>
        <w:t>ResultMajor</w:t>
      </w:r>
      <w:r w:rsidRPr="003A06D0">
        <w:rPr>
          <w:lang w:val="en-GB"/>
        </w:rPr>
        <w:t xml:space="preserve"> </w:t>
      </w:r>
      <w:r w:rsidRPr="003A06D0">
        <w:rPr>
          <w:rStyle w:val="Datatype"/>
          <w:lang w:val="en-GB"/>
        </w:rPr>
        <w:t>RequesterError</w:t>
      </w:r>
      <w:r w:rsidRPr="003A06D0">
        <w:rPr>
          <w:lang w:val="en-GB"/>
        </w:rPr>
        <w:t xml:space="preserve"> which MAY be qualified by a </w:t>
      </w:r>
      <w:r w:rsidRPr="003A06D0">
        <w:rPr>
          <w:rStyle w:val="Datatype"/>
          <w:lang w:val="en-GB"/>
        </w:rPr>
        <w:t>ResultMinor</w:t>
      </w:r>
      <w:r w:rsidRPr="003A06D0">
        <w:rPr>
          <w:lang w:val="en-GB"/>
        </w:rPr>
        <w:t xml:space="preserve"> </w:t>
      </w:r>
      <w:r w:rsidRPr="003A06D0">
        <w:rPr>
          <w:rStyle w:val="Datatype"/>
          <w:lang w:val="en-GB"/>
        </w:rPr>
        <w:t>urn:oasis:names:tc:dss:1.0:resultminor:InvalidRefURI</w:t>
      </w:r>
      <w:r w:rsidRPr="003A06D0">
        <w:rPr>
          <w:lang w:val="en-GB"/>
        </w:rPr>
        <w:t xml:space="preserve">.  </w:t>
      </w:r>
    </w:p>
    <w:p w14:paraId="27BA8F36" w14:textId="77777777" w:rsidR="00BF4F83" w:rsidRPr="003A06D0" w:rsidRDefault="00BF4F83" w:rsidP="00BF4F83">
      <w:pPr>
        <w:rPr>
          <w:lang w:val="en-GB"/>
        </w:rPr>
      </w:pPr>
      <w:r w:rsidRPr="003A06D0">
        <w:rPr>
          <w:lang w:val="en-GB"/>
        </w:rPr>
        <w:t> » [</w:t>
      </w:r>
      <w:r w:rsidRPr="003A06D0">
        <w:rPr>
          <w:color w:val="FF0000"/>
          <w:lang w:val="en-GB"/>
        </w:rPr>
        <w:t>DSS-5.1.1-2</w:t>
      </w:r>
      <w:r w:rsidRPr="003A06D0">
        <w:rPr>
          <w:lang w:val="en-GB"/>
        </w:rPr>
        <w:t>]</w:t>
      </w:r>
    </w:p>
    <w:p w14:paraId="3B14E0DC" w14:textId="77777777" w:rsidR="00BF4F83" w:rsidRPr="003A06D0" w:rsidRDefault="00BF4F83" w:rsidP="00BF4F83">
      <w:pPr>
        <w:rPr>
          <w:rStyle w:val="Datatype"/>
          <w:rFonts w:ascii="Arial" w:hAnsi="Arial"/>
          <w:lang w:val="en-GB"/>
        </w:rPr>
      </w:pPr>
      <w:r w:rsidRPr="003A06D0">
        <w:rPr>
          <w:rStyle w:val="Datatype"/>
          <w:rFonts w:ascii="Arial" w:hAnsi="Arial"/>
          <w:lang w:val="en-GB"/>
        </w:rPr>
        <w:t>This alignment will be performed by the task ‘align same-doc references’.</w:t>
      </w:r>
    </w:p>
    <w:p w14:paraId="2B033463" w14:textId="77777777" w:rsidR="00BF4F83" w:rsidRPr="003A06D0" w:rsidRDefault="00BF4F83" w:rsidP="00AA52F6">
      <w:pPr>
        <w:pStyle w:val="berschrift3"/>
        <w:numPr>
          <w:ilvl w:val="2"/>
          <w:numId w:val="3"/>
        </w:numPr>
        <w:rPr>
          <w:lang w:val="en-GB"/>
        </w:rPr>
      </w:pPr>
      <w:bookmarkStart w:id="30388" w:name="_Toc516359904"/>
      <w:bookmarkStart w:id="30389" w:name="_Toc522668699"/>
      <w:bookmarkStart w:id="30390" w:name="_Toc10210791"/>
      <w:r w:rsidRPr="003A06D0">
        <w:rPr>
          <w:lang w:val="en-GB"/>
        </w:rPr>
        <w:t>Sub process ‘</w:t>
      </w:r>
      <w:r w:rsidRPr="003A06D0">
        <w:rPr>
          <w:rStyle w:val="Datatype"/>
          <w:lang w:val="en-GB"/>
        </w:rPr>
        <w:t>create XML signature</w:t>
      </w:r>
      <w:r w:rsidRPr="003A06D0">
        <w:rPr>
          <w:lang w:val="en-GB"/>
        </w:rPr>
        <w:t>’</w:t>
      </w:r>
      <w:bookmarkEnd w:id="30388"/>
      <w:bookmarkEnd w:id="30389"/>
      <w:bookmarkEnd w:id="30390"/>
      <w:r w:rsidRPr="003A06D0">
        <w:rPr>
          <w:lang w:val="en-GB"/>
        </w:rPr>
        <w:t xml:space="preserve"> </w:t>
      </w:r>
    </w:p>
    <w:p w14:paraId="34FD72FC" w14:textId="77777777" w:rsidR="00BF4F83" w:rsidRPr="003A06D0" w:rsidRDefault="00BF4F83" w:rsidP="0005213E">
      <w:pPr>
        <w:pStyle w:val="Beschriftung"/>
        <w:rPr>
          <w:lang w:val="en-GB"/>
        </w:rPr>
      </w:pPr>
      <w:bookmarkStart w:id="30391" w:name="_Toc534749416"/>
      <w:r w:rsidRPr="003A06D0">
        <w:rPr>
          <w:lang w:val="en-GB"/>
        </w:rPr>
        <w:t xml:space="preserve">Figure </w:t>
      </w:r>
      <w:r w:rsidRPr="003A06D0">
        <w:rPr>
          <w:noProof/>
          <w:lang w:val="en-GB"/>
        </w:rPr>
        <w:fldChar w:fldCharType="begin"/>
      </w:r>
      <w:r w:rsidRPr="003A06D0">
        <w:rPr>
          <w:noProof/>
          <w:lang w:val="en-GB"/>
        </w:rPr>
        <w:instrText xml:space="preserve"> SEQ Figure \* ARABIC </w:instrText>
      </w:r>
      <w:r w:rsidRPr="003A06D0">
        <w:rPr>
          <w:noProof/>
          <w:lang w:val="en-GB"/>
        </w:rPr>
        <w:fldChar w:fldCharType="separate"/>
      </w:r>
      <w:r w:rsidRPr="003A06D0">
        <w:rPr>
          <w:noProof/>
          <w:lang w:val="en-GB"/>
        </w:rPr>
        <w:t>4</w:t>
      </w:r>
      <w:r w:rsidRPr="003A06D0">
        <w:rPr>
          <w:noProof/>
          <w:lang w:val="en-GB"/>
        </w:rPr>
        <w:fldChar w:fldCharType="end"/>
      </w:r>
      <w:r w:rsidRPr="003A06D0">
        <w:rPr>
          <w:noProof/>
          <w:lang w:val="en-GB"/>
        </w:rPr>
        <w:t>: Create XML Signature</w:t>
      </w:r>
      <w:bookmarkEnd w:id="30391"/>
    </w:p>
    <w:p w14:paraId="7A311026" w14:textId="77777777" w:rsidR="00BF4F83" w:rsidRPr="003A06D0" w:rsidRDefault="00BF4F83" w:rsidP="00BF4F83">
      <w:pPr>
        <w:keepNext/>
        <w:rPr>
          <w:lang w:val="en-GB"/>
        </w:rPr>
      </w:pPr>
      <w:r w:rsidRPr="003A06D0">
        <w:rPr>
          <w:noProof/>
          <w:lang w:val="en-GB" w:eastAsia="en-GB"/>
        </w:rPr>
        <w:drawing>
          <wp:inline distT="0" distB="0" distL="0" distR="0" wp14:anchorId="6DC07DB7" wp14:editId="0CA3BDB6">
            <wp:extent cx="5940000" cy="908394"/>
            <wp:effectExtent l="0" t="0" r="3810" b="6350"/>
            <wp:docPr id="2" name="Grafik 2" descr="E:\tmp\bpmn\create XMLDSig signa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E:\tmp\bpmn\create XMLDSig signature.png"/>
                    <pic:cNvPicPr>
                      <a:picLocks noChangeAspect="1" noChangeArrowheads="1"/>
                    </pic:cNvPicPr>
                  </pic:nvPicPr>
                  <pic:blipFill rotWithShape="1">
                    <a:blip r:embed="rId84">
                      <a:extLst>
                        <a:ext uri="{28A0092B-C50C-407E-A947-70E740481C1C}">
                          <a14:useLocalDpi xmlns:a14="http://schemas.microsoft.com/office/drawing/2010/main" val="0"/>
                        </a:ext>
                      </a:extLst>
                    </a:blip>
                    <a:srcRect r="24120" b="73009"/>
                    <a:stretch/>
                  </pic:blipFill>
                  <pic:spPr bwMode="auto">
                    <a:xfrm>
                      <a:off x="0" y="0"/>
                      <a:ext cx="5940000" cy="908394"/>
                    </a:xfrm>
                    <a:prstGeom prst="rect">
                      <a:avLst/>
                    </a:prstGeom>
                    <a:noFill/>
                    <a:ln>
                      <a:noFill/>
                    </a:ln>
                    <a:extLst>
                      <a:ext uri="{53640926-AAD7-44D8-BBD7-CCE9431645EC}">
                        <a14:shadowObscured xmlns:a14="http://schemas.microsoft.com/office/drawing/2010/main"/>
                      </a:ext>
                    </a:extLst>
                  </pic:spPr>
                </pic:pic>
              </a:graphicData>
            </a:graphic>
          </wp:inline>
        </w:drawing>
      </w:r>
    </w:p>
    <w:p w14:paraId="47458381" w14:textId="77777777" w:rsidR="00BF4F83" w:rsidRPr="003A06D0" w:rsidRDefault="00BF4F83" w:rsidP="00BF4F83">
      <w:pPr>
        <w:rPr>
          <w:lang w:val="en-GB"/>
        </w:rPr>
      </w:pPr>
      <w:r w:rsidRPr="003A06D0">
        <w:rPr>
          <w:lang w:val="en-GB"/>
        </w:rPr>
        <w:t>The first task (‘</w:t>
      </w:r>
      <w:r w:rsidRPr="003A06D0">
        <w:rPr>
          <w:rStyle w:val="Datatype"/>
          <w:lang w:val="en-GB"/>
        </w:rPr>
        <w:t>calculate remaining transforms</w:t>
      </w:r>
      <w:r w:rsidRPr="003A06D0">
        <w:rPr>
          <w:lang w:val="en-GB"/>
        </w:rPr>
        <w:t xml:space="preserve">’) of this section applies the given set of transforms. If a </w:t>
      </w:r>
      <w:r w:rsidRPr="003A06D0">
        <w:rPr>
          <w:rStyle w:val="Datatype"/>
          <w:lang w:val="en-GB"/>
        </w:rPr>
        <w:t>TransformedData</w:t>
      </w:r>
      <w:r w:rsidRPr="003A06D0">
        <w:rPr>
          <w:lang w:val="en-GB"/>
        </w:rPr>
        <w:t xml:space="preserve"> element is provided by the client these calculations MUST be respected and just the remaining set of transforms must be processed by the server. </w:t>
      </w: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The case of a </w:t>
      </w:r>
      <w:r w:rsidRPr="003A06D0">
        <w:rPr>
          <w:rStyle w:val="Datatype"/>
          <w:lang w:val="en-GB"/>
        </w:rPr>
        <w:t xml:space="preserve">Document </w:t>
      </w:r>
      <w:r w:rsidRPr="003A06D0">
        <w:rPr>
          <w:lang w:val="en-GB"/>
        </w:rPr>
        <w:t>as base for a reference processing all transform steps MUST be applied. » [</w:t>
      </w:r>
      <w:r w:rsidRPr="003A06D0">
        <w:rPr>
          <w:color w:val="FF0000"/>
          <w:lang w:val="en-GB"/>
        </w:rPr>
        <w:t>DSS-5.1.2-1</w:t>
      </w:r>
      <w:r w:rsidRPr="003A06D0">
        <w:rPr>
          <w:lang w:val="en-GB"/>
        </w:rPr>
        <w:t>]</w:t>
      </w:r>
    </w:p>
    <w:p w14:paraId="50D2D5E3" w14:textId="77777777" w:rsidR="00BF4F83" w:rsidRPr="003A06D0" w:rsidRDefault="00BF4F83" w:rsidP="00BF4F83">
      <w:pPr>
        <w:rPr>
          <w:lang w:val="en-GB"/>
        </w:rPr>
      </w:pPr>
      <w:r w:rsidRPr="003A06D0">
        <w:rPr>
          <w:lang w:val="en-GB"/>
        </w:rPr>
        <w:t xml:space="preserve">Note: </w:t>
      </w: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As required in </w:t>
      </w:r>
      <w:r w:rsidRPr="003A06D0">
        <w:rPr>
          <w:b/>
          <w:bCs/>
          <w:lang w:val="en-GB"/>
        </w:rPr>
        <w:t>[XMLDSIG]</w:t>
      </w:r>
      <w:r w:rsidRPr="003A06D0">
        <w:rPr>
          <w:lang w:val="en-GB"/>
        </w:rPr>
        <w:t xml:space="preserve"> if the end result is an XML node set, the server MUST attempt to convert the node set back into an octet stream using Canonical XML </w:t>
      </w:r>
      <w:r w:rsidRPr="003A06D0">
        <w:rPr>
          <w:b/>
          <w:bCs/>
          <w:lang w:val="en-GB"/>
        </w:rPr>
        <w:t>[XML-C14N]</w:t>
      </w:r>
      <w:r w:rsidRPr="003A06D0">
        <w:rPr>
          <w:lang w:val="en-GB"/>
        </w:rPr>
        <w:t>. » [</w:t>
      </w:r>
      <w:r w:rsidRPr="003A06D0">
        <w:rPr>
          <w:color w:val="FF0000"/>
          <w:lang w:val="en-GB"/>
        </w:rPr>
        <w:t>DSS-5.1.2-2</w:t>
      </w:r>
      <w:r w:rsidRPr="003A06D0">
        <w:rPr>
          <w:lang w:val="en-GB"/>
        </w:rPr>
        <w:t>]</w:t>
      </w:r>
    </w:p>
    <w:p w14:paraId="43644021" w14:textId="77777777" w:rsidR="00BF4F83" w:rsidRPr="003A06D0" w:rsidRDefault="00BF4F83" w:rsidP="00BF4F83">
      <w:pPr>
        <w:rPr>
          <w:lang w:val="en-GB"/>
        </w:rPr>
      </w:pPr>
      <w:r w:rsidRPr="003A06D0">
        <w:rPr>
          <w:lang w:val="en-GB"/>
        </w:rPr>
        <w:t>The ‘</w:t>
      </w:r>
      <w:r w:rsidRPr="003A06D0">
        <w:rPr>
          <w:rStyle w:val="Datatype"/>
          <w:lang w:val="en-GB"/>
        </w:rPr>
        <w:t>calculate / use given hash</w:t>
      </w:r>
      <w:r w:rsidRPr="003A06D0">
        <w:rPr>
          <w:lang w:val="en-GB"/>
        </w:rPr>
        <w:t xml:space="preserve">’ task computes the digest upon the transformation output. If a </w:t>
      </w:r>
      <w:r w:rsidRPr="003A06D0">
        <w:rPr>
          <w:rStyle w:val="Datatype"/>
          <w:lang w:val="en-GB"/>
        </w:rPr>
        <w:t>DocumentHash</w:t>
      </w:r>
      <w:r w:rsidRPr="003A06D0">
        <w:rPr>
          <w:lang w:val="en-GB"/>
        </w:rPr>
        <w:t xml:space="preserve"> element is provided by the client the hash values are used as input for the following steps. The </w:t>
      </w:r>
      <w:r w:rsidRPr="003A06D0">
        <w:rPr>
          <w:rStyle w:val="Datatype"/>
          <w:lang w:val="en-GB"/>
        </w:rPr>
        <w:t xml:space="preserve">DocumentHash </w:t>
      </w:r>
      <w:r w:rsidRPr="003A06D0">
        <w:rPr>
          <w:lang w:val="en-GB"/>
        </w:rPr>
        <w:t>MAY contain digests of different algorithms. The server selects the appropriate hash algorithm.</w:t>
      </w:r>
      <w:r w:rsidR="00F2001C">
        <w:rPr>
          <w:lang w:val="en-GB"/>
        </w:rPr>
        <w:t xml:space="preserve"> If no appropriate </w:t>
      </w:r>
      <w:r w:rsidR="00F2001C" w:rsidRPr="003A06D0">
        <w:rPr>
          <w:lang w:val="en-GB"/>
        </w:rPr>
        <w:t>algorithms</w:t>
      </w:r>
      <w:r w:rsidR="00F2001C">
        <w:rPr>
          <w:lang w:val="en-GB"/>
        </w:rPr>
        <w:t xml:space="preserve"> (according to policy or technical restrictions of the server) is supplied by the client the server </w:t>
      </w:r>
      <w:r w:rsidR="00F2001C" w:rsidRPr="003A06D0">
        <w:rPr>
          <w:lang w:val="en-GB"/>
        </w:rPr>
        <w:t>reject</w:t>
      </w:r>
      <w:r w:rsidR="00F2001C">
        <w:rPr>
          <w:lang w:val="en-GB"/>
        </w:rPr>
        <w:t>s</w:t>
      </w:r>
      <w:r w:rsidR="00F2001C" w:rsidRPr="003A06D0">
        <w:rPr>
          <w:lang w:val="en-GB"/>
        </w:rPr>
        <w:t xml:space="preserve"> the request with a </w:t>
      </w:r>
      <w:r w:rsidR="00F2001C" w:rsidRPr="003A06D0">
        <w:rPr>
          <w:rStyle w:val="Datatype"/>
          <w:lang w:val="en-GB"/>
        </w:rPr>
        <w:t>ResultMajor</w:t>
      </w:r>
      <w:r w:rsidR="00F2001C" w:rsidRPr="003A06D0">
        <w:rPr>
          <w:lang w:val="en-GB"/>
        </w:rPr>
        <w:t xml:space="preserve"> code of </w:t>
      </w:r>
      <w:r w:rsidR="00F2001C" w:rsidRPr="003A06D0">
        <w:rPr>
          <w:rStyle w:val="Datatype"/>
          <w:lang w:val="en-GB"/>
        </w:rPr>
        <w:t>RequesterError</w:t>
      </w:r>
      <w:r w:rsidR="00F2001C" w:rsidRPr="003A06D0">
        <w:rPr>
          <w:lang w:val="en-GB"/>
        </w:rPr>
        <w:t xml:space="preserve"> and a </w:t>
      </w:r>
      <w:r w:rsidR="00F2001C" w:rsidRPr="003A06D0">
        <w:rPr>
          <w:rStyle w:val="Datatype"/>
          <w:lang w:val="en-GB"/>
        </w:rPr>
        <w:t>ResultMinor</w:t>
      </w:r>
      <w:r w:rsidR="00F2001C" w:rsidRPr="003A06D0">
        <w:rPr>
          <w:lang w:val="en-GB"/>
        </w:rPr>
        <w:t xml:space="preserve"> code of </w:t>
      </w:r>
      <w:r w:rsidR="00F2001C" w:rsidRPr="003A06D0">
        <w:rPr>
          <w:rStyle w:val="Element"/>
          <w:lang w:val="en-GB"/>
        </w:rPr>
        <w:t>Inappropriate</w:t>
      </w:r>
      <w:r w:rsidR="00F2001C">
        <w:rPr>
          <w:rStyle w:val="Element"/>
          <w:lang w:val="en-GB"/>
        </w:rPr>
        <w:t>HashAlgorithm.</w:t>
      </w:r>
    </w:p>
    <w:p w14:paraId="77FD0395" w14:textId="77777777" w:rsidR="00BF4F83" w:rsidRPr="003A06D0" w:rsidRDefault="00BF4F83" w:rsidP="00BF4F83">
      <w:pPr>
        <w:pStyle w:val="Aufzhlungszeichen"/>
        <w:numPr>
          <w:ilvl w:val="0"/>
          <w:numId w:val="0"/>
        </w:numPr>
        <w:jc w:val="both"/>
        <w:rPr>
          <w:lang w:val="en-GB"/>
        </w:rPr>
      </w:pPr>
      <w:r w:rsidRPr="003A06D0">
        <w:rPr>
          <w:lang w:val="en-GB"/>
        </w:rPr>
        <w:t>Performing the task ‘</w:t>
      </w:r>
      <w:r w:rsidRPr="003A06D0">
        <w:rPr>
          <w:rStyle w:val="Datatype"/>
          <w:lang w:val="en-GB"/>
        </w:rPr>
        <w:t>build XMLDSig</w:t>
      </w:r>
      <w:r w:rsidRPr="003A06D0">
        <w:rPr>
          <w:lang w:val="en-GB"/>
        </w:rPr>
        <w:t xml:space="preserve">’ the server forms a set of </w:t>
      </w:r>
      <w:r w:rsidRPr="003A06D0">
        <w:rPr>
          <w:rStyle w:val="Element"/>
          <w:lang w:val="en-GB"/>
        </w:rPr>
        <w:t>&lt;ds:Reference&gt;</w:t>
      </w:r>
      <w:r w:rsidRPr="003A06D0">
        <w:rPr>
          <w:lang w:val="en-GB"/>
        </w:rPr>
        <w:t xml:space="preserve"> with the elements and attributes set as follows:</w:t>
      </w:r>
    </w:p>
    <w:p w14:paraId="407F63EA" w14:textId="77777777" w:rsidR="00BF4F83" w:rsidRPr="003A06D0" w:rsidRDefault="00BF4F83" w:rsidP="0001259E">
      <w:pPr>
        <w:pStyle w:val="Aufzhlungszeichen"/>
        <w:numPr>
          <w:ilvl w:val="0"/>
          <w:numId w:val="23"/>
        </w:numPr>
        <w:jc w:val="both"/>
        <w:rPr>
          <w:lang w:val="en-GB"/>
        </w:rPr>
      </w:pPr>
      <w:r w:rsidRPr="003A06D0">
        <w:rPr>
          <w:lang w:val="en-GB"/>
        </w:rPr>
        <w:t xml:space="preserve">If the </w:t>
      </w:r>
      <w:r w:rsidRPr="003A06D0">
        <w:rPr>
          <w:rStyle w:val="Datatype"/>
          <w:lang w:val="en-GB"/>
        </w:rPr>
        <w:t>Document</w:t>
      </w:r>
      <w:r w:rsidRPr="003A06D0">
        <w:rPr>
          <w:lang w:val="en-GB"/>
        </w:rPr>
        <w:t xml:space="preserve"> has a </w:t>
      </w:r>
      <w:r w:rsidRPr="003A06D0">
        <w:rPr>
          <w:rStyle w:val="Element"/>
          <w:lang w:val="en-GB"/>
        </w:rPr>
        <w:t>RefURI</w:t>
      </w:r>
      <w:r w:rsidRPr="003A06D0">
        <w:rPr>
          <w:lang w:val="en-GB"/>
        </w:rPr>
        <w:t xml:space="preserve"> attribute, the </w:t>
      </w:r>
      <w:r w:rsidRPr="003A06D0">
        <w:rPr>
          <w:rStyle w:val="Element"/>
          <w:lang w:val="en-GB"/>
        </w:rPr>
        <w:t>&lt;ds:Reference&gt;</w:t>
      </w:r>
      <w:r w:rsidRPr="003A06D0">
        <w:rPr>
          <w:lang w:val="en-GB"/>
        </w:rPr>
        <w:t xml:space="preserve"> element’s </w:t>
      </w:r>
      <w:r w:rsidRPr="003A06D0">
        <w:rPr>
          <w:rStyle w:val="Element"/>
          <w:lang w:val="en-GB"/>
        </w:rPr>
        <w:t>URI</w:t>
      </w:r>
      <w:r w:rsidRPr="003A06D0">
        <w:rPr>
          <w:lang w:val="en-GB"/>
        </w:rPr>
        <w:t xml:space="preserve"> attribute is set to the value of the </w:t>
      </w:r>
      <w:r w:rsidRPr="003A06D0">
        <w:rPr>
          <w:rStyle w:val="Element"/>
          <w:lang w:val="en-GB"/>
        </w:rPr>
        <w:t>RefURI</w:t>
      </w:r>
      <w:r w:rsidRPr="003A06D0">
        <w:rPr>
          <w:lang w:val="en-GB"/>
        </w:rPr>
        <w:t xml:space="preserve"> attribute, else this attribute is omitted. </w:t>
      </w:r>
      <w:r w:rsidRPr="003A06D0">
        <w:rPr>
          <w:lang w:val="en-GB"/>
        </w:rPr>
        <w:tab/>
      </w:r>
      <w:r w:rsidRPr="003A06D0">
        <w:rPr>
          <w:lang w:val="en-GB"/>
        </w:rPr>
        <w:br/>
      </w: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A signature MUST NOT be created if more than one </w:t>
      </w:r>
      <w:r w:rsidRPr="003A06D0">
        <w:rPr>
          <w:rStyle w:val="Element"/>
          <w:lang w:val="en-GB"/>
        </w:rPr>
        <w:t>RefURI</w:t>
      </w:r>
      <w:r w:rsidRPr="003A06D0">
        <w:rPr>
          <w:lang w:val="en-GB"/>
        </w:rPr>
        <w:t xml:space="preserve"> is omitted in the set of input documents and the server MUST report a RequesterError by setting </w:t>
      </w:r>
      <w:r w:rsidRPr="003A06D0">
        <w:rPr>
          <w:rStyle w:val="Datatype"/>
          <w:lang w:val="en-GB"/>
        </w:rPr>
        <w:t>ResultMajor</w:t>
      </w:r>
      <w:r w:rsidRPr="003A06D0">
        <w:rPr>
          <w:lang w:val="en-GB"/>
        </w:rPr>
        <w:t xml:space="preserve"> </w:t>
      </w:r>
      <w:r w:rsidRPr="003A06D0">
        <w:rPr>
          <w:rStyle w:val="Datatype"/>
          <w:lang w:val="en-GB"/>
        </w:rPr>
        <w:t>RequesterError</w:t>
      </w:r>
      <w:r w:rsidRPr="003A06D0">
        <w:rPr>
          <w:lang w:val="en-GB"/>
        </w:rPr>
        <w:t xml:space="preserve"> qualified by a </w:t>
      </w:r>
      <w:r w:rsidRPr="003A06D0">
        <w:rPr>
          <w:rStyle w:val="Datatype"/>
          <w:lang w:val="en-GB"/>
        </w:rPr>
        <w:t>ResultMinor</w:t>
      </w:r>
      <w:r w:rsidRPr="003A06D0">
        <w:rPr>
          <w:lang w:val="en-GB"/>
        </w:rPr>
        <w:t>. » [</w:t>
      </w:r>
      <w:r w:rsidRPr="003A06D0">
        <w:rPr>
          <w:color w:val="FF0000"/>
          <w:lang w:val="en-GB"/>
        </w:rPr>
        <w:t>DSS-5.1.2-3</w:t>
      </w:r>
      <w:r w:rsidRPr="003A06D0">
        <w:rPr>
          <w:lang w:val="en-GB"/>
        </w:rPr>
        <w:t>]</w:t>
      </w:r>
    </w:p>
    <w:p w14:paraId="7228DA5A" w14:textId="77777777" w:rsidR="00BF4F83" w:rsidRPr="003A06D0" w:rsidRDefault="00BF4F83" w:rsidP="0001259E">
      <w:pPr>
        <w:pStyle w:val="Aufzhlungszeichen"/>
        <w:numPr>
          <w:ilvl w:val="0"/>
          <w:numId w:val="23"/>
        </w:numPr>
        <w:jc w:val="both"/>
        <w:rPr>
          <w:lang w:val="en-GB"/>
        </w:rPr>
      </w:pPr>
      <w:r w:rsidRPr="003A06D0">
        <w:rPr>
          <w:lang w:val="en-GB"/>
        </w:rPr>
        <w:t xml:space="preserve">If the </w:t>
      </w:r>
      <w:r w:rsidRPr="003A06D0">
        <w:rPr>
          <w:rStyle w:val="Datatype"/>
          <w:lang w:val="en-GB"/>
        </w:rPr>
        <w:t>Document</w:t>
      </w:r>
      <w:r w:rsidRPr="003A06D0">
        <w:rPr>
          <w:lang w:val="en-GB"/>
        </w:rPr>
        <w:t xml:space="preserve"> has a </w:t>
      </w:r>
      <w:r w:rsidRPr="003A06D0">
        <w:rPr>
          <w:rStyle w:val="Datatype"/>
          <w:lang w:val="en-GB"/>
        </w:rPr>
        <w:t>RefType</w:t>
      </w:r>
      <w:r w:rsidRPr="003A06D0">
        <w:rPr>
          <w:lang w:val="en-GB"/>
        </w:rPr>
        <w:t xml:space="preserve"> attribute, the </w:t>
      </w:r>
      <w:r w:rsidRPr="003A06D0">
        <w:rPr>
          <w:rStyle w:val="Datatype"/>
          <w:lang w:val="en-GB"/>
        </w:rPr>
        <w:t>&lt;ds:Reference&gt;</w:t>
      </w:r>
      <w:r w:rsidRPr="003A06D0">
        <w:rPr>
          <w:lang w:val="en-GB"/>
        </w:rPr>
        <w:t xml:space="preserve"> element’s </w:t>
      </w:r>
      <w:r w:rsidRPr="003A06D0">
        <w:rPr>
          <w:rStyle w:val="Element"/>
          <w:lang w:val="en-GB"/>
        </w:rPr>
        <w:t>Type</w:t>
      </w:r>
      <w:r w:rsidRPr="003A06D0">
        <w:rPr>
          <w:lang w:val="en-GB"/>
        </w:rPr>
        <w:t xml:space="preserve"> attribute is set to the value of the </w:t>
      </w:r>
      <w:r w:rsidRPr="003A06D0">
        <w:rPr>
          <w:rStyle w:val="Datatype"/>
          <w:lang w:val="en-GB"/>
        </w:rPr>
        <w:t>RefType</w:t>
      </w:r>
      <w:r w:rsidRPr="003A06D0">
        <w:rPr>
          <w:lang w:val="en-GB"/>
        </w:rPr>
        <w:t xml:space="preserve"> attribute, else this attribute is omitted.</w:t>
      </w:r>
    </w:p>
    <w:p w14:paraId="244DA070" w14:textId="77777777" w:rsidR="00BF4F83" w:rsidRPr="003A06D0" w:rsidRDefault="00BF4F83" w:rsidP="0001259E">
      <w:pPr>
        <w:pStyle w:val="Aufzhlungszeichen"/>
        <w:numPr>
          <w:ilvl w:val="0"/>
          <w:numId w:val="23"/>
        </w:numPr>
        <w:jc w:val="both"/>
        <w:rPr>
          <w:lang w:val="en-GB"/>
        </w:rPr>
      </w:pPr>
      <w:r w:rsidRPr="003A06D0">
        <w:rPr>
          <w:lang w:val="en-GB"/>
        </w:rPr>
        <w:t xml:space="preserve">The </w:t>
      </w:r>
      <w:r w:rsidRPr="003A06D0">
        <w:rPr>
          <w:rStyle w:val="Datatype"/>
          <w:lang w:val="en-GB"/>
        </w:rPr>
        <w:t>&lt;ds:DigestMethod&gt;</w:t>
      </w:r>
      <w:r w:rsidRPr="003A06D0">
        <w:rPr>
          <w:lang w:val="en-GB"/>
        </w:rPr>
        <w:t xml:space="preserve"> element is set to the hash method used.</w:t>
      </w:r>
    </w:p>
    <w:p w14:paraId="5110B856" w14:textId="77777777" w:rsidR="00BF4F83" w:rsidRPr="003A06D0" w:rsidRDefault="00BF4F83" w:rsidP="0001259E">
      <w:pPr>
        <w:pStyle w:val="Aufzhlungszeichen"/>
        <w:numPr>
          <w:ilvl w:val="0"/>
          <w:numId w:val="23"/>
        </w:numPr>
        <w:jc w:val="both"/>
        <w:rPr>
          <w:lang w:val="en-GB"/>
        </w:rPr>
      </w:pPr>
      <w:r w:rsidRPr="003A06D0">
        <w:rPr>
          <w:lang w:val="en-GB"/>
        </w:rPr>
        <w:t xml:space="preserve">The </w:t>
      </w:r>
      <w:r w:rsidRPr="003A06D0">
        <w:rPr>
          <w:rStyle w:val="Datatype"/>
          <w:lang w:val="en-GB"/>
        </w:rPr>
        <w:t>&lt;ds:DigestValue&gt;</w:t>
      </w:r>
      <w:r w:rsidRPr="003A06D0">
        <w:rPr>
          <w:lang w:val="en-GB"/>
        </w:rPr>
        <w:t xml:space="preserve"> element is set to the hash value that is to be calculated as per </w:t>
      </w:r>
      <w:r w:rsidRPr="003A06D0">
        <w:rPr>
          <w:b/>
          <w:bCs/>
          <w:lang w:val="en-GB"/>
        </w:rPr>
        <w:t>[XMLDSIG]</w:t>
      </w:r>
      <w:r w:rsidRPr="003A06D0">
        <w:rPr>
          <w:lang w:val="en-GB"/>
        </w:rPr>
        <w:t>.</w:t>
      </w:r>
    </w:p>
    <w:p w14:paraId="097C984F" w14:textId="77777777" w:rsidR="00BF4F83" w:rsidRPr="003A06D0" w:rsidRDefault="00BF4F83" w:rsidP="0001259E">
      <w:pPr>
        <w:pStyle w:val="Aufzhlungszeichen"/>
        <w:numPr>
          <w:ilvl w:val="0"/>
          <w:numId w:val="23"/>
        </w:numPr>
        <w:jc w:val="both"/>
        <w:rPr>
          <w:lang w:val="en-GB"/>
        </w:rPr>
      </w:pPr>
      <w:r w:rsidRPr="003A06D0">
        <w:rPr>
          <w:lang w:val="en-GB"/>
        </w:rPr>
        <w:t xml:space="preserve">The </w:t>
      </w:r>
      <w:r w:rsidRPr="003A06D0">
        <w:rPr>
          <w:rStyle w:val="Datatype"/>
          <w:lang w:val="en-GB"/>
        </w:rPr>
        <w:t>&lt;ds:Transforms&gt;</w:t>
      </w:r>
      <w:r w:rsidRPr="003A06D0">
        <w:rPr>
          <w:lang w:val="en-GB"/>
        </w:rPr>
        <w:t xml:space="preserve"> element is set to the sequence of transforms applied by the server in step b. </w:t>
      </w:r>
      <w:r w:rsidRPr="003A06D0">
        <w:rPr>
          <w:rFonts w:eastAsia="MS Mincho" w:cs="MS Mincho"/>
          <w:lang w:val="en-GB"/>
        </w:rPr>
        <w:t>«</w:t>
      </w:r>
      <w:r w:rsidRPr="003A06D0">
        <w:rPr>
          <w:rFonts w:ascii="MS Mincho" w:eastAsia="MS Mincho" w:hAnsi="MS Mincho" w:cs="MS Mincho"/>
          <w:lang w:val="en-GB"/>
        </w:rPr>
        <w:t> </w:t>
      </w:r>
      <w:r w:rsidRPr="003A06D0">
        <w:rPr>
          <w:lang w:val="en-GB"/>
        </w:rPr>
        <w:t>This sequence MUST describe the effective transform as a reproducible procedure from parsing until hash. » [</w:t>
      </w:r>
      <w:r w:rsidRPr="003A06D0">
        <w:rPr>
          <w:color w:val="FF0000"/>
          <w:lang w:val="en-GB"/>
        </w:rPr>
        <w:t>DSS-5.1.2-4</w:t>
      </w:r>
      <w:r w:rsidRPr="003A06D0">
        <w:rPr>
          <w:lang w:val="en-GB"/>
        </w:rPr>
        <w:t>]</w:t>
      </w:r>
    </w:p>
    <w:p w14:paraId="0BEBB2BE" w14:textId="77777777" w:rsidR="00BF4F83" w:rsidRPr="003A06D0" w:rsidRDefault="00BF4F83" w:rsidP="0001259E">
      <w:pPr>
        <w:pStyle w:val="Algorithm"/>
        <w:numPr>
          <w:ilvl w:val="0"/>
          <w:numId w:val="23"/>
        </w:numPr>
      </w:pPr>
      <w:r w:rsidRPr="003A06D0">
        <w:rPr>
          <w:rFonts w:eastAsia="MS Mincho" w:cs="MS Mincho"/>
        </w:rPr>
        <w:t>«</w:t>
      </w:r>
      <w:r w:rsidRPr="003A06D0">
        <w:rPr>
          <w:rFonts w:ascii="MS Mincho" w:eastAsia="MS Mincho" w:hAnsi="MS Mincho" w:cs="MS Mincho"/>
        </w:rPr>
        <w:t> </w:t>
      </w:r>
      <w:r w:rsidRPr="003A06D0">
        <w:t>References resulting from processing of optional inputs MUST be included. » [</w:t>
      </w:r>
      <w:r w:rsidRPr="003A06D0">
        <w:rPr>
          <w:color w:val="FF0000"/>
        </w:rPr>
        <w:t>DSS-5.1.2-5</w:t>
      </w:r>
      <w:r w:rsidRPr="003A06D0">
        <w:t xml:space="preserve">] In doing so, the server MAY reflect the ordering of the </w:t>
      </w:r>
      <w:r w:rsidRPr="003A06D0">
        <w:rPr>
          <w:rStyle w:val="Datatype"/>
        </w:rPr>
        <w:t>Document</w:t>
      </w:r>
      <w:r w:rsidRPr="003A06D0">
        <w:rPr>
          <w:rFonts w:eastAsia="Arial" w:cs="Arial"/>
        </w:rPr>
        <w:t xml:space="preserve"> elements. </w:t>
      </w:r>
    </w:p>
    <w:p w14:paraId="6C34E4A9" w14:textId="77777777" w:rsidR="00BF4F83" w:rsidRPr="003A06D0" w:rsidRDefault="00BF4F83" w:rsidP="00BF4F83">
      <w:pPr>
        <w:pStyle w:val="Aufzhlungszeichen"/>
        <w:numPr>
          <w:ilvl w:val="0"/>
          <w:numId w:val="0"/>
        </w:numPr>
        <w:jc w:val="both"/>
        <w:rPr>
          <w:lang w:val="en-GB"/>
        </w:rPr>
      </w:pPr>
      <w:r w:rsidRPr="003A06D0">
        <w:rPr>
          <w:lang w:val="en-GB"/>
        </w:rPr>
        <w:t xml:space="preserve">The server creates an XML signature using these </w:t>
      </w:r>
      <w:r w:rsidRPr="003A06D0">
        <w:rPr>
          <w:rStyle w:val="Datatype"/>
          <w:lang w:val="en-GB"/>
        </w:rPr>
        <w:t>&lt;ds:Reference&gt;</w:t>
      </w:r>
      <w:r w:rsidRPr="003A06D0">
        <w:rPr>
          <w:lang w:val="en-GB"/>
        </w:rPr>
        <w:t xml:space="preserve"> elements according to the processing rules in </w:t>
      </w:r>
      <w:r w:rsidRPr="003A06D0">
        <w:rPr>
          <w:rStyle w:val="Fett"/>
          <w:lang w:val="en-GB"/>
        </w:rPr>
        <w:t>[XMLDSIG]</w:t>
      </w:r>
      <w:r w:rsidRPr="003A06D0">
        <w:rPr>
          <w:lang w:val="en-GB"/>
        </w:rPr>
        <w:t>.</w:t>
      </w:r>
    </w:p>
    <w:p w14:paraId="443505BB" w14:textId="77777777" w:rsidR="00BF4F83" w:rsidRPr="003A06D0" w:rsidRDefault="00BF4F83" w:rsidP="00BF4F83">
      <w:pPr>
        <w:pStyle w:val="Aufzhlungszeichen"/>
        <w:numPr>
          <w:ilvl w:val="0"/>
          <w:numId w:val="0"/>
        </w:numPr>
        <w:jc w:val="both"/>
        <w:rPr>
          <w:lang w:val="en-GB"/>
        </w:rPr>
      </w:pPr>
      <w:r w:rsidRPr="003A06D0">
        <w:rPr>
          <w:lang w:val="en-GB"/>
        </w:rPr>
        <w:t>The last task ‘</w:t>
      </w:r>
      <w:r w:rsidRPr="003A06D0">
        <w:rPr>
          <w:rStyle w:val="Datatype"/>
          <w:lang w:val="en-GB"/>
        </w:rPr>
        <w:t>insert ds:Object</w:t>
      </w:r>
      <w:r w:rsidRPr="003A06D0">
        <w:rPr>
          <w:lang w:val="en-GB"/>
        </w:rPr>
        <w:t xml:space="preserve">’ handles the creation of an enveloping signature. If one or more optional input elements </w:t>
      </w:r>
      <w:r w:rsidRPr="003A06D0">
        <w:rPr>
          <w:rFonts w:ascii="Courier New" w:eastAsia="Courier New" w:hAnsi="Courier New" w:cs="Courier New"/>
          <w:lang w:val="en-GB"/>
        </w:rPr>
        <w:t>IncludeObject</w:t>
      </w:r>
      <w:r w:rsidRPr="003A06D0">
        <w:rPr>
          <w:lang w:val="en-GB"/>
        </w:rPr>
        <w:t xml:space="preserve"> are present they will cause the inclusion of an object inside the signature being created.</w:t>
      </w:r>
    </w:p>
    <w:p w14:paraId="4129A4C9" w14:textId="77777777" w:rsidR="00BF4F83" w:rsidRPr="003A06D0" w:rsidRDefault="00BF4F83" w:rsidP="00827213">
      <w:pPr>
        <w:pStyle w:val="berschrift4"/>
        <w:rPr>
          <w:rStyle w:val="Datatype"/>
          <w:lang w:val="en-GB"/>
        </w:rPr>
      </w:pPr>
      <w:bookmarkStart w:id="30392" w:name="_Toc522668700"/>
      <w:bookmarkStart w:id="30393" w:name="_Toc10210792"/>
      <w:r w:rsidRPr="003A06D0">
        <w:rPr>
          <w:lang w:val="en-GB"/>
        </w:rPr>
        <w:t xml:space="preserve">XML Signatures Variant Optional Input </w:t>
      </w:r>
      <w:r w:rsidRPr="003A06D0">
        <w:rPr>
          <w:rStyle w:val="Datatype"/>
          <w:lang w:val="en-GB"/>
        </w:rPr>
        <w:t>IncludeObject</w:t>
      </w:r>
      <w:bookmarkEnd w:id="30392"/>
      <w:bookmarkEnd w:id="30393"/>
    </w:p>
    <w:p w14:paraId="75A3824A" w14:textId="77777777" w:rsidR="00BF4F83" w:rsidRPr="003A06D0" w:rsidRDefault="00BF4F83" w:rsidP="00BF4F83">
      <w:pPr>
        <w:rPr>
          <w:lang w:val="en-GB"/>
        </w:rPr>
      </w:pPr>
      <w:r w:rsidRPr="003A06D0">
        <w:rPr>
          <w:lang w:val="en-GB"/>
        </w:rPr>
        <w:t>An enveloping signature is a signature having &lt;</w:t>
      </w:r>
      <w:r w:rsidRPr="003A06D0">
        <w:rPr>
          <w:rStyle w:val="Datatype"/>
          <w:lang w:val="en-GB"/>
        </w:rPr>
        <w:t>ds:Object</w:t>
      </w:r>
      <w:r w:rsidRPr="003A06D0">
        <w:rPr>
          <w:lang w:val="en-GB"/>
        </w:rPr>
        <w:t>&gt;s which are referenced by &lt;</w:t>
      </w:r>
      <w:r w:rsidRPr="003A06D0">
        <w:rPr>
          <w:rStyle w:val="Datatype"/>
          <w:lang w:val="en-GB"/>
        </w:rPr>
        <w:t>ds:Reference</w:t>
      </w:r>
      <w:r w:rsidRPr="003A06D0">
        <w:rPr>
          <w:lang w:val="en-GB"/>
        </w:rPr>
        <w:t>&gt;s having a same-document URI.</w:t>
      </w:r>
    </w:p>
    <w:p w14:paraId="1CCA57D5" w14:textId="77777777" w:rsidR="00BF4F83" w:rsidRPr="003A06D0" w:rsidRDefault="00BF4F83" w:rsidP="00BF4F83">
      <w:pPr>
        <w:rPr>
          <w:lang w:val="en-GB"/>
        </w:rPr>
      </w:pPr>
      <w:r w:rsidRPr="003A06D0">
        <w:rPr>
          <w:lang w:val="en-GB"/>
        </w:rPr>
        <w:t xml:space="preserve">For each &lt;IncludeObject&gt; the server creates a new </w:t>
      </w:r>
      <w:r w:rsidRPr="003A06D0">
        <w:rPr>
          <w:rStyle w:val="Datatype"/>
          <w:lang w:val="en-GB"/>
        </w:rPr>
        <w:t>&lt;ds:Object&gt;</w:t>
      </w:r>
      <w:r w:rsidRPr="003A06D0">
        <w:rPr>
          <w:lang w:val="en-GB"/>
        </w:rPr>
        <w:t xml:space="preserve"> element containing the document, as identified using the </w:t>
      </w:r>
      <w:r w:rsidRPr="003A06D0">
        <w:rPr>
          <w:rStyle w:val="Datatype"/>
          <w:lang w:val="en-GB"/>
        </w:rPr>
        <w:t>WhichD</w:t>
      </w:r>
      <w:r w:rsidR="007A7669">
        <w:rPr>
          <w:rStyle w:val="Datatype"/>
          <w:lang w:val="en-GB"/>
        </w:rPr>
        <w:t>a</w:t>
      </w:r>
      <w:r w:rsidRPr="003A06D0">
        <w:rPr>
          <w:rStyle w:val="Datatype"/>
          <w:lang w:val="en-GB"/>
        </w:rPr>
        <w:t>t</w:t>
      </w:r>
      <w:r w:rsidR="007A7669">
        <w:rPr>
          <w:rStyle w:val="Datatype"/>
          <w:lang w:val="en-GB"/>
        </w:rPr>
        <w:t>a</w:t>
      </w:r>
      <w:r w:rsidRPr="003A06D0">
        <w:rPr>
          <w:lang w:val="en-GB"/>
        </w:rPr>
        <w:t xml:space="preserve"> element, as its child. This object is carried within the enveloping signature. The ordering of the &lt;IncludeObject&gt; optional inputs MAY be ignored by the server.</w:t>
      </w:r>
    </w:p>
    <w:p w14:paraId="19983F1A" w14:textId="77777777" w:rsidR="00BF4F83" w:rsidRPr="003A06D0" w:rsidRDefault="00BF4F83" w:rsidP="00BF4F83">
      <w:p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 This </w:t>
      </w:r>
      <w:r w:rsidRPr="003A06D0">
        <w:rPr>
          <w:rStyle w:val="Datatype"/>
          <w:lang w:val="en-GB"/>
        </w:rPr>
        <w:t>&lt;Document&gt;</w:t>
      </w:r>
      <w:r w:rsidRPr="003A06D0">
        <w:rPr>
          <w:lang w:val="en-GB"/>
        </w:rPr>
        <w:t xml:space="preserve"> MUST include a “same-document” </w:t>
      </w:r>
      <w:r w:rsidRPr="003A06D0">
        <w:rPr>
          <w:rStyle w:val="Datatype"/>
          <w:lang w:val="en-GB"/>
        </w:rPr>
        <w:t>RefURI</w:t>
      </w:r>
      <w:r w:rsidRPr="003A06D0">
        <w:rPr>
          <w:lang w:val="en-GB"/>
        </w:rPr>
        <w:t xml:space="preserve"> attribute (having a value starting with “#”) which references either:</w:t>
      </w:r>
    </w:p>
    <w:p w14:paraId="00B98F2F" w14:textId="77777777" w:rsidR="00BF4F83" w:rsidRPr="003A06D0" w:rsidRDefault="00BF4F83" w:rsidP="0001259E">
      <w:pPr>
        <w:pStyle w:val="Listenabsatz"/>
        <w:numPr>
          <w:ilvl w:val="0"/>
          <w:numId w:val="30"/>
        </w:numPr>
        <w:rPr>
          <w:lang w:val="en-GB"/>
        </w:rPr>
      </w:pPr>
      <w:r w:rsidRPr="003A06D0">
        <w:rPr>
          <w:lang w:val="en-GB"/>
        </w:rPr>
        <w:t xml:space="preserve">The whole newly-created </w:t>
      </w:r>
      <w:r w:rsidRPr="003A06D0">
        <w:rPr>
          <w:rStyle w:val="Datatype"/>
          <w:lang w:val="en-GB"/>
        </w:rPr>
        <w:t>&lt;ds:Object&gt;</w:t>
      </w:r>
      <w:r w:rsidRPr="003A06D0">
        <w:rPr>
          <w:lang w:val="en-GB"/>
        </w:rPr>
        <w:t>.</w:t>
      </w:r>
    </w:p>
    <w:p w14:paraId="69B69D2B" w14:textId="77777777" w:rsidR="00BF4F83" w:rsidRPr="003A06D0" w:rsidRDefault="00BF4F83" w:rsidP="0001259E">
      <w:pPr>
        <w:pStyle w:val="Listenabsatz"/>
        <w:numPr>
          <w:ilvl w:val="0"/>
          <w:numId w:val="30"/>
        </w:numPr>
        <w:rPr>
          <w:lang w:val="en-GB"/>
        </w:rPr>
      </w:pPr>
      <w:r w:rsidRPr="003A06D0">
        <w:rPr>
          <w:lang w:val="en-GB"/>
        </w:rPr>
        <w:t xml:space="preserve">The relevant parts of the newly-created </w:t>
      </w:r>
      <w:r w:rsidRPr="003A06D0">
        <w:rPr>
          <w:rStyle w:val="Datatype"/>
          <w:lang w:val="en-GB"/>
        </w:rPr>
        <w:t>&lt;ds:Object&gt;</w:t>
      </w:r>
      <w:r w:rsidRPr="003A06D0">
        <w:rPr>
          <w:lang w:val="en-GB"/>
        </w:rPr>
        <w:t>’s contents to be covered/protected by the signature.</w:t>
      </w:r>
    </w:p>
    <w:p w14:paraId="1DB86313" w14:textId="77777777" w:rsidR="00BF4F83" w:rsidRPr="003A06D0" w:rsidRDefault="00BF4F83" w:rsidP="00BF4F83">
      <w:pPr>
        <w:rPr>
          <w:lang w:val="en-GB"/>
        </w:rPr>
      </w:pPr>
      <w:r w:rsidRPr="003A06D0">
        <w:rPr>
          <w:lang w:val="en-GB"/>
        </w:rPr>
        <w:t> » [</w:t>
      </w:r>
      <w:r w:rsidRPr="003A06D0">
        <w:rPr>
          <w:color w:val="FF0000"/>
          <w:lang w:val="en-GB"/>
        </w:rPr>
        <w:t>DSS-5.1.2.1-1</w:t>
      </w:r>
      <w:r w:rsidRPr="003A06D0">
        <w:rPr>
          <w:lang w:val="en-GB"/>
        </w:rPr>
        <w:t xml:space="preserve">] </w:t>
      </w: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f the result of evaluating the expression included in the </w:t>
      </w:r>
      <w:r w:rsidRPr="003A06D0">
        <w:rPr>
          <w:rStyle w:val="Datatype"/>
          <w:lang w:val="en-GB"/>
        </w:rPr>
        <w:t>RefURI</w:t>
      </w:r>
      <w:r w:rsidRPr="003A06D0">
        <w:rPr>
          <w:lang w:val="en-GB"/>
        </w:rPr>
        <w:t xml:space="preserve"> element doesn’t fit in any of the options described above, the server MUST reject the request using a </w:t>
      </w:r>
      <w:r w:rsidRPr="003A06D0">
        <w:rPr>
          <w:rStyle w:val="Datatype"/>
          <w:lang w:val="en-GB"/>
        </w:rPr>
        <w:t>ResultMajor</w:t>
      </w:r>
      <w:r w:rsidRPr="003A06D0">
        <w:rPr>
          <w:lang w:val="en-GB"/>
        </w:rPr>
        <w:t xml:space="preserve"> </w:t>
      </w:r>
      <w:r w:rsidRPr="003A06D0">
        <w:rPr>
          <w:rStyle w:val="Datatype"/>
          <w:lang w:val="en-GB"/>
        </w:rPr>
        <w:t>RequesterError</w:t>
      </w:r>
      <w:r w:rsidRPr="003A06D0">
        <w:rPr>
          <w:lang w:val="en-GB"/>
        </w:rPr>
        <w:t xml:space="preserve"> which MAY be qualified by a </w:t>
      </w:r>
      <w:r w:rsidRPr="003A06D0">
        <w:rPr>
          <w:rStyle w:val="Datatype"/>
          <w:lang w:val="en-GB"/>
        </w:rPr>
        <w:t>ResultMinor</w:t>
      </w:r>
      <w:r w:rsidRPr="003A06D0">
        <w:rPr>
          <w:lang w:val="en-GB"/>
        </w:rPr>
        <w:t xml:space="preserve"> </w:t>
      </w:r>
    </w:p>
    <w:p w14:paraId="45BD96C9" w14:textId="77777777" w:rsidR="00BF4F83" w:rsidRPr="003A06D0" w:rsidRDefault="00BF4F83" w:rsidP="00BF4F83">
      <w:pPr>
        <w:rPr>
          <w:rStyle w:val="Datatype"/>
          <w:lang w:val="en-GB"/>
        </w:rPr>
      </w:pPr>
      <w:r w:rsidRPr="003A06D0">
        <w:rPr>
          <w:rStyle w:val="Datatype"/>
          <w:lang w:val="en-GB"/>
        </w:rPr>
        <w:t>urn:oasis:names:tc:dss:1.0:resultminor:InvalidRefURI</w:t>
      </w:r>
      <w:r w:rsidRPr="003A06D0">
        <w:rPr>
          <w:lang w:val="en-GB"/>
        </w:rPr>
        <w:t> » [</w:t>
      </w:r>
      <w:r w:rsidRPr="003A06D0">
        <w:rPr>
          <w:color w:val="FF0000"/>
          <w:lang w:val="en-GB"/>
        </w:rPr>
        <w:t>DSS-5.1.2.1-2</w:t>
      </w:r>
      <w:r w:rsidRPr="003A06D0">
        <w:rPr>
          <w:lang w:val="en-GB"/>
        </w:rPr>
        <w:t>]</w:t>
      </w:r>
    </w:p>
    <w:p w14:paraId="154E706B" w14:textId="77777777" w:rsidR="00BF4F83" w:rsidRPr="003A06D0" w:rsidRDefault="00BF4F83" w:rsidP="00BF4F83">
      <w:pPr>
        <w:rPr>
          <w:rStyle w:val="Datatype"/>
          <w:lang w:val="en-GB"/>
        </w:rPr>
      </w:pPr>
    </w:p>
    <w:p w14:paraId="7D3B72B6" w14:textId="77777777" w:rsidR="00BF4F83" w:rsidRPr="003A06D0" w:rsidRDefault="00BF4F83" w:rsidP="00BF4F83">
      <w:pPr>
        <w:rPr>
          <w:lang w:val="en-GB"/>
        </w:rPr>
      </w:pPr>
      <w:r w:rsidRPr="003A06D0">
        <w:rPr>
          <w:lang w:val="en-GB"/>
        </w:rPr>
        <w:t xml:space="preserve">Note: If the server does not support the ordering of </w:t>
      </w:r>
      <w:r w:rsidRPr="003A06D0">
        <w:rPr>
          <w:rStyle w:val="Datatype"/>
          <w:lang w:val="en-GB"/>
        </w:rPr>
        <w:t>&lt;ds:Object&gt;</w:t>
      </w:r>
      <w:r w:rsidRPr="003A06D0">
        <w:rPr>
          <w:lang w:val="en-GB"/>
        </w:rPr>
        <w:t xml:space="preserve">, it is recommended either to use ID-based referencing to the </w:t>
      </w:r>
      <w:r w:rsidRPr="003A06D0">
        <w:rPr>
          <w:rStyle w:val="Datatype"/>
          <w:lang w:val="en-GB"/>
        </w:rPr>
        <w:t>&lt;ds:Object&gt;</w:t>
      </w:r>
      <w:r w:rsidRPr="003A06D0">
        <w:rPr>
          <w:lang w:val="en-GB"/>
        </w:rPr>
        <w:t xml:space="preserve"> (using the client-generated ID included in the ObjId attribute) or to rely on expressions based on </w:t>
      </w:r>
      <w:r w:rsidRPr="003A06D0">
        <w:rPr>
          <w:rStyle w:val="Datatype"/>
          <w:lang w:val="en-GB"/>
        </w:rPr>
        <w:t>&lt;ds:Object&gt;</w:t>
      </w:r>
      <w:r w:rsidRPr="003A06D0">
        <w:rPr>
          <w:lang w:val="en-GB"/>
        </w:rPr>
        <w:t>'s contents that allow to unambiguously refer to the included object or their relevant parts.</w:t>
      </w:r>
    </w:p>
    <w:p w14:paraId="6CACB902" w14:textId="77777777" w:rsidR="00BF4F83" w:rsidRPr="003A06D0" w:rsidRDefault="00BF4F83" w:rsidP="00BF4F83">
      <w:pPr>
        <w:rPr>
          <w:lang w:val="en-GB"/>
        </w:rPr>
      </w:pPr>
      <w:r w:rsidRPr="003A06D0">
        <w:rPr>
          <w:lang w:val="en-GB"/>
        </w:rPr>
        <w:t xml:space="preserve">The URI in the </w:t>
      </w:r>
      <w:r w:rsidRPr="003A06D0">
        <w:rPr>
          <w:rStyle w:val="Datatype"/>
          <w:lang w:val="en-GB"/>
        </w:rPr>
        <w:t>RefURI</w:t>
      </w:r>
      <w:r w:rsidRPr="003A06D0">
        <w:rPr>
          <w:lang w:val="en-GB"/>
        </w:rPr>
        <w:t xml:space="preserve"> element of this </w:t>
      </w:r>
      <w:r w:rsidRPr="003A06D0">
        <w:rPr>
          <w:rStyle w:val="Datatype"/>
          <w:lang w:val="en-GB"/>
        </w:rPr>
        <w:t>&lt;Document&gt;</w:t>
      </w:r>
      <w:r w:rsidRPr="003A06D0">
        <w:rPr>
          <w:lang w:val="en-GB"/>
        </w:rPr>
        <w:t xml:space="preserve"> should at least reference the relevant parts of the Object to be included in the calculation for the corresponding reference. </w:t>
      </w: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Clients MUST generate requests in a way that some </w:t>
      </w:r>
      <w:r w:rsidRPr="003A06D0">
        <w:rPr>
          <w:rStyle w:val="Datatype"/>
          <w:lang w:val="en-GB"/>
        </w:rPr>
        <w:t>&lt;ds:Reference&gt;</w:t>
      </w:r>
      <w:r w:rsidRPr="003A06D0">
        <w:rPr>
          <w:lang w:val="en-GB"/>
        </w:rPr>
        <w:t xml:space="preserve">’s URI values actually will reference the </w:t>
      </w:r>
      <w:r w:rsidRPr="003A06D0">
        <w:rPr>
          <w:rStyle w:val="Datatype"/>
          <w:lang w:val="en-GB"/>
        </w:rPr>
        <w:t>&lt;ds:Object&gt;</w:t>
      </w:r>
      <w:r w:rsidRPr="003A06D0">
        <w:rPr>
          <w:lang w:val="en-GB"/>
        </w:rPr>
        <w:t xml:space="preserve"> generated by the server once this element will have been included in the </w:t>
      </w:r>
      <w:r w:rsidRPr="003A06D0">
        <w:rPr>
          <w:rStyle w:val="Datatype"/>
          <w:lang w:val="en-GB"/>
        </w:rPr>
        <w:t>&lt;ds:Signature&gt;</w:t>
      </w:r>
      <w:r w:rsidRPr="003A06D0">
        <w:rPr>
          <w:lang w:val="en-GB"/>
        </w:rPr>
        <w:t xml:space="preserve"> produced by the server. » [</w:t>
      </w:r>
      <w:r w:rsidRPr="003A06D0">
        <w:rPr>
          <w:color w:val="FF0000"/>
          <w:lang w:val="en-GB"/>
        </w:rPr>
        <w:t>DSS-5.1.2.1-3</w:t>
      </w:r>
      <w:r w:rsidRPr="003A06D0">
        <w:rPr>
          <w:lang w:val="en-GB"/>
        </w:rPr>
        <w:t>]</w:t>
      </w:r>
    </w:p>
    <w:p w14:paraId="39427C89" w14:textId="77777777" w:rsidR="00BF4F83" w:rsidRPr="003A06D0" w:rsidRDefault="00BF4F83" w:rsidP="00BF4F83">
      <w:p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For each </w:t>
      </w:r>
      <w:r w:rsidRPr="003A06D0">
        <w:rPr>
          <w:rStyle w:val="Datatype"/>
          <w:lang w:val="en-GB"/>
        </w:rPr>
        <w:t>IncludeObject</w:t>
      </w:r>
      <w:r w:rsidRPr="003A06D0">
        <w:rPr>
          <w:lang w:val="en-GB"/>
        </w:rPr>
        <w:t xml:space="preserve"> the server MUST carry out the following steps before performing Basic Processing:</w:t>
      </w:r>
    </w:p>
    <w:p w14:paraId="46B06285" w14:textId="77777777" w:rsidR="00BF4F83" w:rsidRPr="003A06D0" w:rsidRDefault="00BF4F83" w:rsidP="0001259E">
      <w:pPr>
        <w:pStyle w:val="Listenabsatz"/>
        <w:numPr>
          <w:ilvl w:val="0"/>
          <w:numId w:val="31"/>
        </w:numPr>
        <w:rPr>
          <w:lang w:val="en-GB"/>
        </w:rPr>
      </w:pPr>
      <w:r w:rsidRPr="003A06D0">
        <w:rPr>
          <w:lang w:val="en-GB"/>
        </w:rPr>
        <w:t xml:space="preserve">The server identifies the </w:t>
      </w:r>
      <w:r w:rsidR="007A7669" w:rsidRPr="007A7669">
        <w:rPr>
          <w:rStyle w:val="Datatype"/>
        </w:rPr>
        <w:t>Base64Data</w:t>
      </w:r>
      <w:r w:rsidRPr="003A06D0">
        <w:rPr>
          <w:lang w:val="en-GB"/>
        </w:rPr>
        <w:t xml:space="preserve"> </w:t>
      </w:r>
      <w:r w:rsidR="007A7669">
        <w:rPr>
          <w:lang w:val="en-GB"/>
        </w:rPr>
        <w:t xml:space="preserve">component </w:t>
      </w:r>
      <w:r w:rsidRPr="003A06D0">
        <w:rPr>
          <w:lang w:val="en-GB"/>
        </w:rPr>
        <w:t xml:space="preserve">that is to be placed into a </w:t>
      </w:r>
      <w:r w:rsidRPr="003A06D0">
        <w:rPr>
          <w:rStyle w:val="Datatype"/>
          <w:lang w:val="en-GB"/>
        </w:rPr>
        <w:t>&lt;ds:Object&gt;</w:t>
      </w:r>
      <w:r w:rsidRPr="003A06D0">
        <w:rPr>
          <w:lang w:val="en-GB"/>
        </w:rPr>
        <w:t xml:space="preserve"> as indicated by the </w:t>
      </w:r>
      <w:r w:rsidR="007A7669">
        <w:rPr>
          <w:rStyle w:val="Datatype"/>
          <w:lang w:val="en-GB"/>
        </w:rPr>
        <w:t>WhichDa</w:t>
      </w:r>
      <w:r w:rsidRPr="003A06D0">
        <w:rPr>
          <w:rStyle w:val="Datatype"/>
          <w:lang w:val="en-GB"/>
        </w:rPr>
        <w:t>t</w:t>
      </w:r>
      <w:r w:rsidR="007A7669">
        <w:rPr>
          <w:rStyle w:val="Datatype"/>
          <w:lang w:val="en-GB"/>
        </w:rPr>
        <w:t>a</w:t>
      </w:r>
      <w:r w:rsidRPr="003A06D0">
        <w:rPr>
          <w:lang w:val="en-GB"/>
        </w:rPr>
        <w:t xml:space="preserve"> element.</w:t>
      </w:r>
    </w:p>
    <w:p w14:paraId="77C05E7B" w14:textId="77777777" w:rsidR="00BF4F83" w:rsidRPr="003A06D0" w:rsidRDefault="00BF4F83" w:rsidP="0001259E">
      <w:pPr>
        <w:pStyle w:val="Listenabsatz"/>
        <w:numPr>
          <w:ilvl w:val="0"/>
          <w:numId w:val="31"/>
        </w:numPr>
        <w:rPr>
          <w:lang w:val="en-GB"/>
        </w:rPr>
      </w:pPr>
      <w:r w:rsidRPr="003A06D0">
        <w:rPr>
          <w:lang w:val="en-GB"/>
        </w:rPr>
        <w:t>The data to be carried in the enveloping signature is extracted and decoded.</w:t>
      </w:r>
    </w:p>
    <w:p w14:paraId="29F5908B" w14:textId="77777777" w:rsidR="00BF4F83" w:rsidRPr="003A06D0" w:rsidRDefault="00BF4F83" w:rsidP="0001259E">
      <w:pPr>
        <w:pStyle w:val="Listenabsatz"/>
        <w:numPr>
          <w:ilvl w:val="0"/>
          <w:numId w:val="31"/>
        </w:numPr>
        <w:rPr>
          <w:lang w:val="en-GB"/>
        </w:rPr>
      </w:pPr>
      <w:r w:rsidRPr="003A06D0">
        <w:rPr>
          <w:lang w:val="en-GB"/>
        </w:rPr>
        <w:t xml:space="preserve">if the </w:t>
      </w:r>
      <w:r w:rsidRPr="003A06D0">
        <w:rPr>
          <w:rStyle w:val="Datatype"/>
          <w:lang w:val="en-GB"/>
        </w:rPr>
        <w:t>hasObjectTagsAndAttributesSet</w:t>
      </w:r>
      <w:r w:rsidRPr="003A06D0">
        <w:rPr>
          <w:lang w:val="en-GB"/>
        </w:rPr>
        <w:t xml:space="preserve"> element is </w:t>
      </w:r>
      <w:r w:rsidRPr="003A06D0">
        <w:rPr>
          <w:rStyle w:val="Datatype"/>
          <w:lang w:val="en-GB"/>
        </w:rPr>
        <w:t>false</w:t>
      </w:r>
      <w:r w:rsidRPr="003A06D0">
        <w:rPr>
          <w:lang w:val="en-GB"/>
        </w:rPr>
        <w:t xml:space="preserve"> or not present the server builds the </w:t>
      </w:r>
      <w:r w:rsidRPr="003A06D0">
        <w:rPr>
          <w:rStyle w:val="Datatype"/>
          <w:lang w:val="en-GB"/>
        </w:rPr>
        <w:t xml:space="preserve">&lt;ds:Object&gt; </w:t>
      </w:r>
      <w:r w:rsidRPr="003A06D0">
        <w:rPr>
          <w:lang w:val="en-GB"/>
        </w:rPr>
        <w:t>as follows:</w:t>
      </w:r>
    </w:p>
    <w:p w14:paraId="4CB6E1B6" w14:textId="77777777" w:rsidR="00BF4F83" w:rsidRPr="003A06D0" w:rsidRDefault="00BF4F83" w:rsidP="0001259E">
      <w:pPr>
        <w:pStyle w:val="Listenabsatz"/>
        <w:numPr>
          <w:ilvl w:val="1"/>
          <w:numId w:val="31"/>
        </w:numPr>
        <w:rPr>
          <w:lang w:val="en-GB"/>
        </w:rPr>
      </w:pPr>
      <w:r w:rsidRPr="003A06D0">
        <w:rPr>
          <w:lang w:val="en-GB"/>
        </w:rPr>
        <w:t xml:space="preserve">The server generates the new </w:t>
      </w:r>
      <w:r w:rsidRPr="003A06D0">
        <w:rPr>
          <w:rStyle w:val="Datatype"/>
          <w:lang w:val="en-GB"/>
        </w:rPr>
        <w:t>&lt;ds:Object&gt;</w:t>
      </w:r>
      <w:r w:rsidRPr="003A06D0">
        <w:rPr>
          <w:lang w:val="en-GB"/>
        </w:rPr>
        <w:t xml:space="preserve"> and sets its Id attribute to the value indicated in </w:t>
      </w:r>
      <w:r w:rsidRPr="003A06D0">
        <w:rPr>
          <w:rStyle w:val="Datatype"/>
          <w:lang w:val="en-GB"/>
        </w:rPr>
        <w:t>ObjId</w:t>
      </w:r>
      <w:r w:rsidRPr="003A06D0">
        <w:rPr>
          <w:lang w:val="en-GB"/>
        </w:rPr>
        <w:t xml:space="preserve"> element of the optional input if present.</w:t>
      </w:r>
    </w:p>
    <w:p w14:paraId="1EFDEC52" w14:textId="77777777" w:rsidR="00BF4F83" w:rsidRPr="003A06D0" w:rsidRDefault="007A7669" w:rsidP="0001259E">
      <w:pPr>
        <w:pStyle w:val="Listenabsatz"/>
        <w:numPr>
          <w:ilvl w:val="1"/>
          <w:numId w:val="31"/>
        </w:numPr>
        <w:rPr>
          <w:lang w:val="en-GB"/>
        </w:rPr>
      </w:pPr>
      <w:r>
        <w:rPr>
          <w:lang w:val="en-GB"/>
        </w:rPr>
        <w:t>The</w:t>
      </w:r>
      <w:r w:rsidR="00BF4F83" w:rsidRPr="003A06D0">
        <w:rPr>
          <w:lang w:val="en-GB"/>
        </w:rPr>
        <w:t xml:space="preserve"> </w:t>
      </w:r>
      <w:r w:rsidR="00BF4F83" w:rsidRPr="003A06D0">
        <w:rPr>
          <w:rStyle w:val="Datatype"/>
          <w:lang w:val="en-GB"/>
        </w:rPr>
        <w:t>WhichD</w:t>
      </w:r>
      <w:r>
        <w:rPr>
          <w:rStyle w:val="Datatype"/>
          <w:lang w:val="en-GB"/>
        </w:rPr>
        <w:t>a</w:t>
      </w:r>
      <w:r w:rsidR="00BF4F83" w:rsidRPr="003A06D0">
        <w:rPr>
          <w:rStyle w:val="Datatype"/>
          <w:lang w:val="en-GB"/>
        </w:rPr>
        <w:t>t</w:t>
      </w:r>
      <w:r>
        <w:rPr>
          <w:rStyle w:val="Datatype"/>
          <w:lang w:val="en-GB"/>
        </w:rPr>
        <w:t>a</w:t>
      </w:r>
      <w:r w:rsidR="00BF4F83" w:rsidRPr="003A06D0">
        <w:rPr>
          <w:lang w:val="en-GB"/>
        </w:rPr>
        <w:t xml:space="preserve"> </w:t>
      </w:r>
      <w:r>
        <w:rPr>
          <w:lang w:val="en-GB"/>
        </w:rPr>
        <w:t>element points to a</w:t>
      </w:r>
      <w:r w:rsidR="00BF4F83" w:rsidRPr="003A06D0">
        <w:rPr>
          <w:lang w:val="en-GB"/>
        </w:rPr>
        <w:t xml:space="preserve"> </w:t>
      </w:r>
      <w:r w:rsidR="00BF4F83" w:rsidRPr="007A7669">
        <w:rPr>
          <w:rStyle w:val="Datatype"/>
        </w:rPr>
        <w:t>Base64Data</w:t>
      </w:r>
      <w:r w:rsidR="006C53FF" w:rsidRPr="006C53FF">
        <w:t xml:space="preserve"> component</w:t>
      </w:r>
      <w:r w:rsidR="006C53FF">
        <w:t>. The</w:t>
      </w:r>
      <w:r w:rsidR="00BF4F83" w:rsidRPr="003A06D0">
        <w:rPr>
          <w:lang w:val="en-GB"/>
        </w:rPr>
        <w:t xml:space="preserve"> </w:t>
      </w:r>
      <w:r w:rsidR="00BF4F83" w:rsidRPr="003A06D0">
        <w:rPr>
          <w:rStyle w:val="Datatype"/>
          <w:lang w:val="en-GB"/>
        </w:rPr>
        <w:t>&lt;ds:Object&gt;</w:t>
      </w:r>
      <w:r w:rsidR="00BF4F83" w:rsidRPr="003A06D0">
        <w:rPr>
          <w:lang w:val="en-GB"/>
        </w:rPr>
        <w:t xml:space="preserve">('s) MIME Type is to be set to the value of </w:t>
      </w:r>
      <w:r w:rsidR="00BF4F83" w:rsidRPr="003A06D0">
        <w:rPr>
          <w:rStyle w:val="Datatype"/>
          <w:lang w:val="en-GB"/>
        </w:rPr>
        <w:t>Base64Data('s)</w:t>
      </w:r>
      <w:r w:rsidR="00BF4F83" w:rsidRPr="003A06D0">
        <w:rPr>
          <w:lang w:val="en-GB"/>
        </w:rPr>
        <w:t xml:space="preserve"> MIME Type value and the Encoding is to be set to </w:t>
      </w:r>
      <w:hyperlink r:id="rId85" w:anchor="base64Binary" w:history="1">
        <w:r w:rsidR="00BF4F83" w:rsidRPr="003A06D0">
          <w:rPr>
            <w:rStyle w:val="Hyperlink"/>
            <w:lang w:val="en-GB"/>
          </w:rPr>
          <w:t>http://www.w3.org/TR/xmlschema-2/#base64Binary</w:t>
        </w:r>
      </w:hyperlink>
    </w:p>
    <w:p w14:paraId="0E5FBA2B" w14:textId="77777777" w:rsidR="00BF4F83" w:rsidRPr="003A06D0" w:rsidRDefault="00BF4F83" w:rsidP="0001259E">
      <w:pPr>
        <w:pStyle w:val="Listenabsatz"/>
        <w:numPr>
          <w:ilvl w:val="0"/>
          <w:numId w:val="31"/>
        </w:numPr>
        <w:rPr>
          <w:lang w:val="en-GB"/>
        </w:rPr>
      </w:pPr>
      <w:r w:rsidRPr="003A06D0">
        <w:rPr>
          <w:lang w:val="en-GB"/>
        </w:rPr>
        <w:t xml:space="preserve">The server splices the to-be-enveloped documents as </w:t>
      </w:r>
      <w:r w:rsidRPr="003A06D0">
        <w:rPr>
          <w:rStyle w:val="Datatype"/>
          <w:lang w:val="en-GB"/>
        </w:rPr>
        <w:t xml:space="preserve">&lt;ds:Object&gt;(s) </w:t>
      </w:r>
      <w:r w:rsidRPr="003A06D0">
        <w:rPr>
          <w:lang w:val="en-GB"/>
        </w:rPr>
        <w:t xml:space="preserve">into the </w:t>
      </w:r>
      <w:r w:rsidRPr="003A06D0">
        <w:rPr>
          <w:rStyle w:val="Datatype"/>
          <w:lang w:val="en-GB"/>
        </w:rPr>
        <w:t>&lt;ds:Signature&gt;</w:t>
      </w:r>
      <w:r w:rsidRPr="003A06D0">
        <w:rPr>
          <w:lang w:val="en-GB"/>
        </w:rPr>
        <w:t>, which is to be returned.</w:t>
      </w:r>
    </w:p>
    <w:p w14:paraId="0975B5D4" w14:textId="77777777" w:rsidR="00BF4F83" w:rsidRPr="003A06D0" w:rsidRDefault="00BF4F83" w:rsidP="0001259E">
      <w:pPr>
        <w:pStyle w:val="Listenabsatz"/>
        <w:numPr>
          <w:ilvl w:val="0"/>
          <w:numId w:val="31"/>
        </w:numPr>
        <w:rPr>
          <w:lang w:val="en-GB"/>
        </w:rPr>
      </w:pPr>
      <w:r w:rsidRPr="003A06D0">
        <w:rPr>
          <w:lang w:val="en-GB"/>
        </w:rPr>
        <w:t xml:space="preserve">If </w:t>
      </w:r>
      <w:r w:rsidRPr="003A06D0">
        <w:rPr>
          <w:rStyle w:val="Datatype"/>
          <w:lang w:val="en-GB"/>
        </w:rPr>
        <w:t>CreateReference</w:t>
      </w:r>
      <w:r w:rsidRPr="003A06D0">
        <w:rPr>
          <w:lang w:val="en-GB"/>
        </w:rPr>
        <w:t xml:space="preserve"> is set to true generate a </w:t>
      </w:r>
      <w:r w:rsidRPr="003A06D0">
        <w:rPr>
          <w:rStyle w:val="Datatype"/>
          <w:lang w:val="en-GB"/>
        </w:rPr>
        <w:t>ds:Reference</w:t>
      </w:r>
      <w:r w:rsidRPr="003A06D0">
        <w:rPr>
          <w:lang w:val="en-GB"/>
        </w:rPr>
        <w:t xml:space="preserve"> element referencing the spliced </w:t>
      </w:r>
      <w:r w:rsidRPr="003A06D0">
        <w:rPr>
          <w:rStyle w:val="Datatype"/>
          <w:lang w:val="en-GB"/>
        </w:rPr>
        <w:t>&lt;ds:Object&gt;</w:t>
      </w:r>
      <w:r w:rsidRPr="003A06D0">
        <w:rPr>
          <w:lang w:val="en-GB"/>
        </w:rPr>
        <w:t xml:space="preserve"> and exclude this </w:t>
      </w:r>
      <w:r w:rsidRPr="003A06D0">
        <w:rPr>
          <w:rStyle w:val="Datatype"/>
          <w:lang w:val="en-GB"/>
        </w:rPr>
        <w:t>&lt;Document&gt;</w:t>
      </w:r>
      <w:r w:rsidRPr="003A06D0">
        <w:rPr>
          <w:lang w:val="en-GB"/>
        </w:rPr>
        <w:t xml:space="preserve"> from the set of </w:t>
      </w:r>
      <w:r w:rsidRPr="003A06D0">
        <w:rPr>
          <w:rStyle w:val="Datatype"/>
          <w:lang w:val="en-GB"/>
        </w:rPr>
        <w:t>&lt;Document&gt;s</w:t>
      </w:r>
      <w:r w:rsidRPr="003A06D0">
        <w:rPr>
          <w:lang w:val="en-GB"/>
        </w:rPr>
        <w:t xml:space="preserve"> ready for further processing. Otherwise just exclude this </w:t>
      </w:r>
      <w:r w:rsidRPr="003A06D0">
        <w:rPr>
          <w:rStyle w:val="Datatype"/>
          <w:lang w:val="en-GB"/>
        </w:rPr>
        <w:t>&lt;Document&gt;</w:t>
      </w:r>
      <w:r w:rsidRPr="003A06D0">
        <w:rPr>
          <w:lang w:val="en-GB"/>
        </w:rPr>
        <w:t xml:space="preserve"> from the set of </w:t>
      </w:r>
      <w:r w:rsidRPr="003A06D0">
        <w:rPr>
          <w:rStyle w:val="Datatype"/>
          <w:lang w:val="en-GB"/>
        </w:rPr>
        <w:t>&lt;Document&gt;s</w:t>
      </w:r>
      <w:r w:rsidRPr="003A06D0">
        <w:rPr>
          <w:lang w:val="en-GB"/>
        </w:rPr>
        <w:t xml:space="preserve"> ready for further processing.</w:t>
      </w:r>
    </w:p>
    <w:p w14:paraId="03CD2DF5" w14:textId="77777777" w:rsidR="00BF4F83" w:rsidRPr="003A06D0" w:rsidRDefault="00BF4F83" w:rsidP="00BF4F83">
      <w:pPr>
        <w:rPr>
          <w:lang w:val="en-GB"/>
        </w:rPr>
      </w:pPr>
      <w:r w:rsidRPr="003A06D0">
        <w:rPr>
          <w:lang w:val="en-GB"/>
        </w:rPr>
        <w:t> » [</w:t>
      </w:r>
      <w:r w:rsidRPr="003A06D0">
        <w:rPr>
          <w:color w:val="FF0000"/>
          <w:lang w:val="en-GB"/>
        </w:rPr>
        <w:t>DSS-5.1.2.1-4</w:t>
      </w:r>
      <w:r w:rsidRPr="003A06D0">
        <w:rPr>
          <w:lang w:val="en-GB"/>
        </w:rPr>
        <w:t>]</w:t>
      </w:r>
    </w:p>
    <w:bookmarkStart w:id="30394" w:name="sec_ProcessingForCmsSignatures"/>
    <w:bookmarkStart w:id="30395" w:name="_Toc516358019"/>
    <w:bookmarkEnd w:id="30394"/>
    <w:p w14:paraId="7168BC5C" w14:textId="77777777" w:rsidR="00BF4F83" w:rsidRPr="003A06D0" w:rsidRDefault="00BF4F83" w:rsidP="00AA52F6">
      <w:pPr>
        <w:pStyle w:val="berschrift2"/>
        <w:numPr>
          <w:ilvl w:val="1"/>
          <w:numId w:val="3"/>
        </w:numPr>
        <w:rPr>
          <w:lang w:val="en-GB"/>
        </w:rPr>
      </w:pPr>
      <w:r w:rsidRPr="003A06D0">
        <w:rPr>
          <w:lang w:val="en-GB"/>
        </w:rPr>
        <w:fldChar w:fldCharType="begin"/>
      </w:r>
      <w:r w:rsidRPr="003A06D0">
        <w:rPr>
          <w:lang w:val="en-GB"/>
        </w:rPr>
        <w:instrText xml:space="preserve"> HYPERLINK  \l "sec_ProcessingForCmsSignatures" </w:instrText>
      </w:r>
      <w:r w:rsidRPr="003A06D0">
        <w:rPr>
          <w:lang w:val="en-GB"/>
        </w:rPr>
        <w:fldChar w:fldCharType="separate"/>
      </w:r>
      <w:bookmarkStart w:id="30396" w:name="_Toc522668701"/>
      <w:bookmarkStart w:id="30397" w:name="_Toc10210793"/>
      <w:r w:rsidRPr="003A06D0">
        <w:rPr>
          <w:rStyle w:val="Hyperlink"/>
          <w:lang w:val="en-GB"/>
        </w:rPr>
        <w:t>Processing for CMS Signatures</w:t>
      </w:r>
      <w:bookmarkEnd w:id="30395"/>
      <w:bookmarkEnd w:id="30396"/>
      <w:bookmarkEnd w:id="30397"/>
      <w:r w:rsidRPr="003A06D0">
        <w:rPr>
          <w:lang w:val="en-GB"/>
        </w:rPr>
        <w:fldChar w:fldCharType="end"/>
      </w:r>
    </w:p>
    <w:p w14:paraId="5A0F03A4" w14:textId="77777777" w:rsidR="00BF4F83" w:rsidRPr="003A06D0" w:rsidRDefault="00BF4F83" w:rsidP="00AA52F6">
      <w:pPr>
        <w:pStyle w:val="berschrift3"/>
        <w:numPr>
          <w:ilvl w:val="2"/>
          <w:numId w:val="3"/>
        </w:numPr>
        <w:rPr>
          <w:lang w:val="en-GB"/>
        </w:rPr>
      </w:pPr>
      <w:bookmarkStart w:id="30398" w:name="_Toc516359905"/>
      <w:bookmarkStart w:id="30399" w:name="_Toc522668702"/>
      <w:bookmarkStart w:id="30400" w:name="_Toc10210794"/>
      <w:r w:rsidRPr="003A06D0">
        <w:rPr>
          <w:lang w:val="en-GB"/>
        </w:rPr>
        <w:t>Sub process ‘</w:t>
      </w:r>
      <w:r w:rsidRPr="003A06D0">
        <w:rPr>
          <w:rStyle w:val="Datatype"/>
          <w:lang w:val="en-GB"/>
        </w:rPr>
        <w:t>process digest</w:t>
      </w:r>
      <w:r w:rsidRPr="003A06D0">
        <w:rPr>
          <w:lang w:val="en-GB"/>
        </w:rPr>
        <w:t>’</w:t>
      </w:r>
      <w:bookmarkEnd w:id="30398"/>
      <w:bookmarkEnd w:id="30399"/>
      <w:bookmarkEnd w:id="30400"/>
    </w:p>
    <w:p w14:paraId="0D0B8BEA" w14:textId="77777777" w:rsidR="00BF4F83" w:rsidRPr="003A06D0" w:rsidRDefault="00BF4F83" w:rsidP="00BF4F83">
      <w:pPr>
        <w:rPr>
          <w:lang w:val="en-GB"/>
        </w:rPr>
      </w:pPr>
      <w:r w:rsidRPr="003A06D0">
        <w:rPr>
          <w:lang w:val="en-GB"/>
        </w:rPr>
        <w:t>The following process diagram illustrates the processing steps required to calculate the digest for a CMS signature.</w:t>
      </w:r>
    </w:p>
    <w:p w14:paraId="0F03419D" w14:textId="77777777" w:rsidR="00BF4F83" w:rsidRPr="003A06D0" w:rsidRDefault="00BF4F83" w:rsidP="0005213E">
      <w:pPr>
        <w:pStyle w:val="Beschriftung"/>
        <w:rPr>
          <w:lang w:val="en-GB"/>
        </w:rPr>
      </w:pPr>
      <w:bookmarkStart w:id="30401" w:name="_Toc534749417"/>
      <w:r w:rsidRPr="003A06D0">
        <w:rPr>
          <w:lang w:val="en-GB"/>
        </w:rPr>
        <w:t xml:space="preserve">Figure </w:t>
      </w:r>
      <w:r w:rsidRPr="003A06D0">
        <w:rPr>
          <w:noProof/>
          <w:lang w:val="en-GB"/>
        </w:rPr>
        <w:fldChar w:fldCharType="begin"/>
      </w:r>
      <w:r w:rsidRPr="003A06D0">
        <w:rPr>
          <w:noProof/>
          <w:lang w:val="en-GB"/>
        </w:rPr>
        <w:instrText xml:space="preserve"> SEQ Figure \* ARABIC </w:instrText>
      </w:r>
      <w:r w:rsidRPr="003A06D0">
        <w:rPr>
          <w:noProof/>
          <w:lang w:val="en-GB"/>
        </w:rPr>
        <w:fldChar w:fldCharType="separate"/>
      </w:r>
      <w:r w:rsidRPr="003A06D0">
        <w:rPr>
          <w:noProof/>
          <w:lang w:val="en-GB"/>
        </w:rPr>
        <w:t>5</w:t>
      </w:r>
      <w:r w:rsidRPr="003A06D0">
        <w:rPr>
          <w:noProof/>
          <w:lang w:val="en-GB"/>
        </w:rPr>
        <w:fldChar w:fldCharType="end"/>
      </w:r>
      <w:r w:rsidRPr="003A06D0">
        <w:rPr>
          <w:noProof/>
          <w:lang w:val="en-GB"/>
        </w:rPr>
        <w:t>: Process Digest</w:t>
      </w:r>
      <w:bookmarkEnd w:id="30401"/>
    </w:p>
    <w:p w14:paraId="0AF8E0F5" w14:textId="77777777" w:rsidR="00BF4F83" w:rsidRPr="003A06D0" w:rsidRDefault="00BF4F83" w:rsidP="00BF4F83">
      <w:pPr>
        <w:keepNext/>
        <w:rPr>
          <w:lang w:val="en-GB"/>
        </w:rPr>
      </w:pPr>
      <w:r w:rsidRPr="003A06D0">
        <w:rPr>
          <w:noProof/>
          <w:lang w:val="en-GB" w:eastAsia="en-GB"/>
        </w:rPr>
        <w:drawing>
          <wp:inline distT="0" distB="0" distL="0" distR="0" wp14:anchorId="00B195B6" wp14:editId="37C90923">
            <wp:extent cx="5940000" cy="1752798"/>
            <wp:effectExtent l="0" t="0" r="381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cess digest.png"/>
                    <pic:cNvPicPr/>
                  </pic:nvPicPr>
                  <pic:blipFill rotWithShape="1">
                    <a:blip r:embed="rId86">
                      <a:extLst>
                        <a:ext uri="{28A0092B-C50C-407E-A947-70E740481C1C}">
                          <a14:useLocalDpi xmlns:a14="http://schemas.microsoft.com/office/drawing/2010/main" val="0"/>
                        </a:ext>
                      </a:extLst>
                    </a:blip>
                    <a:srcRect r="47446" b="63910"/>
                    <a:stretch/>
                  </pic:blipFill>
                  <pic:spPr bwMode="auto">
                    <a:xfrm>
                      <a:off x="0" y="0"/>
                      <a:ext cx="5940000" cy="1752798"/>
                    </a:xfrm>
                    <a:prstGeom prst="rect">
                      <a:avLst/>
                    </a:prstGeom>
                    <a:ln>
                      <a:noFill/>
                    </a:ln>
                    <a:extLst>
                      <a:ext uri="{53640926-AAD7-44D8-BBD7-CCE9431645EC}">
                        <a14:shadowObscured xmlns:a14="http://schemas.microsoft.com/office/drawing/2010/main"/>
                      </a:ext>
                    </a:extLst>
                  </pic:spPr>
                </pic:pic>
              </a:graphicData>
            </a:graphic>
          </wp:inline>
        </w:drawing>
      </w:r>
    </w:p>
    <w:p w14:paraId="08DABDF8" w14:textId="77777777" w:rsidR="00BF4F83" w:rsidRPr="003A06D0" w:rsidRDefault="00BF4F83" w:rsidP="00BF4F83">
      <w:pPr>
        <w:rPr>
          <w:lang w:val="en-GB"/>
        </w:rPr>
      </w:pPr>
      <w:r w:rsidRPr="003A06D0">
        <w:rPr>
          <w:lang w:val="en-GB"/>
        </w:rPr>
        <w:t xml:space="preserve">The </w:t>
      </w:r>
      <w:r w:rsidRPr="003A06D0">
        <w:rPr>
          <w:rStyle w:val="Datatype"/>
          <w:lang w:val="en-GB"/>
        </w:rPr>
        <w:t>SignRequest</w:t>
      </w:r>
      <w:r w:rsidRPr="003A06D0">
        <w:rPr>
          <w:lang w:val="en-GB"/>
        </w:rPr>
        <w:t xml:space="preserve"> component MUST contain either a single </w:t>
      </w:r>
      <w:r w:rsidRPr="003A06D0">
        <w:rPr>
          <w:rStyle w:val="Datatype"/>
          <w:lang w:val="en-GB"/>
        </w:rPr>
        <w:t>Document</w:t>
      </w:r>
      <w:r w:rsidRPr="003A06D0">
        <w:rPr>
          <w:lang w:val="en-GB"/>
        </w:rPr>
        <w:t xml:space="preserve"> (not having</w:t>
      </w:r>
      <w:r w:rsidRPr="003A06D0">
        <w:rPr>
          <w:rStyle w:val="Element"/>
          <w:lang w:val="en-GB"/>
        </w:rPr>
        <w:t xml:space="preserve"> </w:t>
      </w:r>
      <w:r w:rsidRPr="003A06D0">
        <w:rPr>
          <w:rStyle w:val="Datatype"/>
          <w:lang w:val="en-GB"/>
        </w:rPr>
        <w:t>RefURI</w:t>
      </w:r>
      <w:r w:rsidRPr="003A06D0">
        <w:rPr>
          <w:lang w:val="en-GB"/>
        </w:rPr>
        <w:t xml:space="preserve"> or </w:t>
      </w:r>
      <w:r w:rsidRPr="003A06D0">
        <w:rPr>
          <w:rStyle w:val="Datatype"/>
          <w:lang w:val="en-GB"/>
        </w:rPr>
        <w:t>RefType</w:t>
      </w:r>
      <w:r w:rsidRPr="003A06D0">
        <w:rPr>
          <w:lang w:val="en-GB"/>
        </w:rPr>
        <w:t xml:space="preserve"> set) or a single </w:t>
      </w:r>
      <w:r w:rsidRPr="003A06D0">
        <w:rPr>
          <w:rStyle w:val="Datatype"/>
          <w:lang w:val="en-GB"/>
        </w:rPr>
        <w:t>DocumentHash</w:t>
      </w:r>
      <w:r w:rsidRPr="003A06D0">
        <w:rPr>
          <w:rStyle w:val="Element"/>
          <w:lang w:val="en-GB"/>
        </w:rPr>
        <w:t xml:space="preserve"> </w:t>
      </w:r>
      <w:r w:rsidRPr="003A06D0">
        <w:rPr>
          <w:lang w:val="en-GB"/>
        </w:rPr>
        <w:t>component</w:t>
      </w:r>
      <w:r w:rsidRPr="003A06D0">
        <w:rPr>
          <w:rStyle w:val="Element"/>
          <w:lang w:val="en-GB"/>
        </w:rPr>
        <w:t xml:space="preserve"> </w:t>
      </w:r>
      <w:r w:rsidRPr="003A06D0">
        <w:rPr>
          <w:lang w:val="en-GB"/>
        </w:rPr>
        <w:t>not having</w:t>
      </w:r>
      <w:r w:rsidRPr="003A06D0">
        <w:rPr>
          <w:rStyle w:val="Element"/>
          <w:lang w:val="en-GB"/>
        </w:rPr>
        <w:t xml:space="preserve"> </w:t>
      </w:r>
      <w:r w:rsidRPr="003A06D0">
        <w:rPr>
          <w:rStyle w:val="Datatype"/>
          <w:lang w:val="en-GB"/>
        </w:rPr>
        <w:t>RefURI</w:t>
      </w:r>
      <w:r w:rsidRPr="003A06D0">
        <w:rPr>
          <w:rStyle w:val="Element"/>
          <w:lang w:val="en-GB"/>
        </w:rPr>
        <w:t xml:space="preserve">, </w:t>
      </w:r>
      <w:r w:rsidRPr="003A06D0">
        <w:rPr>
          <w:rStyle w:val="Datatype"/>
          <w:lang w:val="en-GB"/>
        </w:rPr>
        <w:t>RefType</w:t>
      </w:r>
      <w:r w:rsidRPr="003A06D0">
        <w:rPr>
          <w:rStyle w:val="Element"/>
          <w:lang w:val="en-GB"/>
        </w:rPr>
        <w:t xml:space="preserve">, </w:t>
      </w:r>
      <w:r w:rsidRPr="003A06D0">
        <w:rPr>
          <w:rStyle w:val="Datatype"/>
          <w:lang w:val="en-GB"/>
        </w:rPr>
        <w:t>Transforms</w:t>
      </w:r>
      <w:r w:rsidRPr="003A06D0">
        <w:rPr>
          <w:lang w:val="en-GB"/>
        </w:rPr>
        <w:t>.</w:t>
      </w:r>
    </w:p>
    <w:p w14:paraId="4AB697F4" w14:textId="77777777" w:rsidR="00BF4F83" w:rsidRPr="003A06D0" w:rsidRDefault="00BF4F83" w:rsidP="00BF4F83">
      <w:pPr>
        <w:rPr>
          <w:lang w:val="en-GB"/>
        </w:rPr>
      </w:pPr>
      <w:r w:rsidRPr="003A06D0">
        <w:rPr>
          <w:lang w:val="en-GB"/>
        </w:rPr>
        <w:t xml:space="preserve">If the </w:t>
      </w:r>
      <w:r w:rsidRPr="003A06D0">
        <w:rPr>
          <w:rStyle w:val="Datatype"/>
          <w:lang w:val="en-GB"/>
        </w:rPr>
        <w:t>InputDocuments</w:t>
      </w:r>
      <w:r w:rsidRPr="003A06D0">
        <w:rPr>
          <w:lang w:val="en-GB"/>
        </w:rPr>
        <w:t xml:space="preserve"> component contains a </w:t>
      </w:r>
      <w:r w:rsidRPr="003A06D0">
        <w:rPr>
          <w:rStyle w:val="Datatype"/>
          <w:lang w:val="en-GB"/>
        </w:rPr>
        <w:t xml:space="preserve">Document </w:t>
      </w:r>
      <w:r w:rsidRPr="003A06D0">
        <w:rPr>
          <w:lang w:val="en-GB"/>
        </w:rPr>
        <w:t xml:space="preserve">element, the server hashes the octet stream represented by the </w:t>
      </w:r>
      <w:r w:rsidRPr="003A06D0">
        <w:rPr>
          <w:rStyle w:val="Datatype"/>
          <w:lang w:val="en-GB"/>
        </w:rPr>
        <w:t>Document</w:t>
      </w:r>
      <w:r w:rsidRPr="003A06D0">
        <w:rPr>
          <w:lang w:val="en-GB"/>
        </w:rPr>
        <w:t xml:space="preserve">. This is performed by the task </w:t>
      </w:r>
      <w:r w:rsidRPr="003A06D0">
        <w:rPr>
          <w:rStyle w:val="Datatype"/>
          <w:lang w:val="en-GB"/>
        </w:rPr>
        <w:t xml:space="preserve">‘calculate digest’ </w:t>
      </w:r>
      <w:r w:rsidRPr="003A06D0">
        <w:rPr>
          <w:lang w:val="en-GB"/>
        </w:rPr>
        <w:t xml:space="preserve">If the </w:t>
      </w:r>
      <w:r w:rsidRPr="003A06D0">
        <w:rPr>
          <w:rStyle w:val="Datatype"/>
          <w:lang w:val="en-GB"/>
        </w:rPr>
        <w:t>InputDocuments</w:t>
      </w:r>
      <w:r w:rsidRPr="003A06D0">
        <w:rPr>
          <w:lang w:val="en-GB"/>
        </w:rPr>
        <w:t xml:space="preserve"> component contains a </w:t>
      </w:r>
      <w:r w:rsidRPr="003A06D0">
        <w:rPr>
          <w:rStyle w:val="Datatype"/>
          <w:lang w:val="en-GB"/>
        </w:rPr>
        <w:t xml:space="preserve">DocumentHash </w:t>
      </w:r>
      <w:r w:rsidRPr="003A06D0">
        <w:rPr>
          <w:lang w:val="en-GB"/>
        </w:rPr>
        <w:t xml:space="preserve">element, the server uses the hash values as an input for the following steps. The </w:t>
      </w:r>
      <w:r w:rsidRPr="003A06D0">
        <w:rPr>
          <w:rStyle w:val="Datatype"/>
          <w:lang w:val="en-GB"/>
        </w:rPr>
        <w:t xml:space="preserve">DocumentHash </w:t>
      </w:r>
      <w:r w:rsidRPr="003A06D0">
        <w:rPr>
          <w:lang w:val="en-GB"/>
        </w:rPr>
        <w:t>MAY contain digests of different algorithms. The server selects the appropriate hash algorithm.</w:t>
      </w:r>
      <w:r w:rsidR="00F2001C">
        <w:rPr>
          <w:lang w:val="en-GB"/>
        </w:rPr>
        <w:t xml:space="preserve"> If no appropriate </w:t>
      </w:r>
      <w:r w:rsidR="00F2001C" w:rsidRPr="003A06D0">
        <w:rPr>
          <w:lang w:val="en-GB"/>
        </w:rPr>
        <w:t>algorithms</w:t>
      </w:r>
      <w:r w:rsidR="00F2001C">
        <w:rPr>
          <w:lang w:val="en-GB"/>
        </w:rPr>
        <w:t xml:space="preserve"> (according to policy or technical restrictions of the server) is supplied by the client the server </w:t>
      </w:r>
      <w:r w:rsidR="00F2001C" w:rsidRPr="003A06D0">
        <w:rPr>
          <w:lang w:val="en-GB"/>
        </w:rPr>
        <w:t>reject</w:t>
      </w:r>
      <w:r w:rsidR="00F2001C">
        <w:rPr>
          <w:lang w:val="en-GB"/>
        </w:rPr>
        <w:t>s</w:t>
      </w:r>
      <w:r w:rsidR="00F2001C" w:rsidRPr="003A06D0">
        <w:rPr>
          <w:lang w:val="en-GB"/>
        </w:rPr>
        <w:t xml:space="preserve"> the request with a </w:t>
      </w:r>
      <w:r w:rsidR="00F2001C" w:rsidRPr="003A06D0">
        <w:rPr>
          <w:rStyle w:val="Datatype"/>
          <w:lang w:val="en-GB"/>
        </w:rPr>
        <w:t>ResultMajor</w:t>
      </w:r>
      <w:r w:rsidR="00F2001C" w:rsidRPr="003A06D0">
        <w:rPr>
          <w:lang w:val="en-GB"/>
        </w:rPr>
        <w:t xml:space="preserve"> code of </w:t>
      </w:r>
      <w:r w:rsidR="00F2001C" w:rsidRPr="003A06D0">
        <w:rPr>
          <w:rStyle w:val="Datatype"/>
          <w:lang w:val="en-GB"/>
        </w:rPr>
        <w:t>RequesterError</w:t>
      </w:r>
      <w:r w:rsidR="00F2001C" w:rsidRPr="003A06D0">
        <w:rPr>
          <w:lang w:val="en-GB"/>
        </w:rPr>
        <w:t xml:space="preserve"> and a </w:t>
      </w:r>
      <w:r w:rsidR="00F2001C" w:rsidRPr="003A06D0">
        <w:rPr>
          <w:rStyle w:val="Datatype"/>
          <w:lang w:val="en-GB"/>
        </w:rPr>
        <w:t>ResultMinor</w:t>
      </w:r>
      <w:r w:rsidR="00F2001C" w:rsidRPr="003A06D0">
        <w:rPr>
          <w:lang w:val="en-GB"/>
        </w:rPr>
        <w:t xml:space="preserve"> code of </w:t>
      </w:r>
      <w:r w:rsidR="00F2001C" w:rsidRPr="003A06D0">
        <w:rPr>
          <w:rStyle w:val="Element"/>
          <w:lang w:val="en-GB"/>
        </w:rPr>
        <w:t>Inappropriate</w:t>
      </w:r>
      <w:r w:rsidR="00F2001C">
        <w:rPr>
          <w:rStyle w:val="Element"/>
          <w:lang w:val="en-GB"/>
        </w:rPr>
        <w:t>HashAlgorithm.</w:t>
      </w:r>
    </w:p>
    <w:p w14:paraId="59F042B5" w14:textId="77777777" w:rsidR="00BF4F83" w:rsidRPr="003A06D0" w:rsidRDefault="00BF4F83" w:rsidP="00AA52F6">
      <w:pPr>
        <w:pStyle w:val="berschrift3"/>
        <w:numPr>
          <w:ilvl w:val="2"/>
          <w:numId w:val="3"/>
        </w:numPr>
        <w:rPr>
          <w:lang w:val="en-GB"/>
        </w:rPr>
      </w:pPr>
      <w:bookmarkStart w:id="30402" w:name="_Toc516359906"/>
      <w:bookmarkStart w:id="30403" w:name="_Toc522668703"/>
      <w:bookmarkStart w:id="30404" w:name="_Toc10210795"/>
      <w:r w:rsidRPr="003A06D0">
        <w:rPr>
          <w:lang w:val="en-GB"/>
        </w:rPr>
        <w:t>Sub process ‘</w:t>
      </w:r>
      <w:r w:rsidRPr="003A06D0">
        <w:rPr>
          <w:rStyle w:val="Datatype"/>
          <w:lang w:val="en-GB"/>
        </w:rPr>
        <w:t>create CMS signature</w:t>
      </w:r>
      <w:r w:rsidRPr="003A06D0">
        <w:rPr>
          <w:lang w:val="en-GB"/>
        </w:rPr>
        <w:t>’</w:t>
      </w:r>
      <w:bookmarkEnd w:id="30402"/>
      <w:bookmarkEnd w:id="30403"/>
      <w:bookmarkEnd w:id="30404"/>
    </w:p>
    <w:p w14:paraId="713BF623" w14:textId="77777777" w:rsidR="00BF4F83" w:rsidRPr="003A06D0" w:rsidRDefault="00BF4F83" w:rsidP="00BF4F83">
      <w:pPr>
        <w:rPr>
          <w:lang w:val="en-GB"/>
        </w:rPr>
      </w:pPr>
      <w:r w:rsidRPr="003A06D0">
        <w:rPr>
          <w:lang w:val="en-GB"/>
        </w:rPr>
        <w:t>The following process diagram illustrates the processing steps to create a CMS signature.</w:t>
      </w:r>
    </w:p>
    <w:p w14:paraId="245E9B7F" w14:textId="77777777" w:rsidR="00BF4F83" w:rsidRPr="003A06D0" w:rsidRDefault="00BF4F83" w:rsidP="0005213E">
      <w:pPr>
        <w:pStyle w:val="Beschriftung"/>
        <w:rPr>
          <w:lang w:val="en-GB"/>
        </w:rPr>
      </w:pPr>
      <w:bookmarkStart w:id="30405" w:name="_Toc534749418"/>
      <w:r w:rsidRPr="003A06D0">
        <w:rPr>
          <w:lang w:val="en-GB"/>
        </w:rPr>
        <w:t xml:space="preserve">Figure </w:t>
      </w:r>
      <w:r w:rsidRPr="003A06D0">
        <w:rPr>
          <w:noProof/>
          <w:lang w:val="en-GB"/>
        </w:rPr>
        <w:fldChar w:fldCharType="begin"/>
      </w:r>
      <w:r w:rsidRPr="003A06D0">
        <w:rPr>
          <w:noProof/>
          <w:lang w:val="en-GB"/>
        </w:rPr>
        <w:instrText xml:space="preserve"> SEQ Figure \* ARABIC </w:instrText>
      </w:r>
      <w:r w:rsidRPr="003A06D0">
        <w:rPr>
          <w:noProof/>
          <w:lang w:val="en-GB"/>
        </w:rPr>
        <w:fldChar w:fldCharType="separate"/>
      </w:r>
      <w:r w:rsidRPr="003A06D0">
        <w:rPr>
          <w:noProof/>
          <w:lang w:val="en-GB"/>
        </w:rPr>
        <w:t>6</w:t>
      </w:r>
      <w:r w:rsidRPr="003A06D0">
        <w:rPr>
          <w:noProof/>
          <w:lang w:val="en-GB"/>
        </w:rPr>
        <w:fldChar w:fldCharType="end"/>
      </w:r>
      <w:r w:rsidRPr="003A06D0">
        <w:rPr>
          <w:noProof/>
          <w:lang w:val="en-GB"/>
        </w:rPr>
        <w:t>: Create CMS signature</w:t>
      </w:r>
      <w:bookmarkEnd w:id="30405"/>
    </w:p>
    <w:p w14:paraId="5C801780" w14:textId="77777777" w:rsidR="00BF4F83" w:rsidRPr="003A06D0" w:rsidRDefault="00BF4F83" w:rsidP="00BF4F83">
      <w:pPr>
        <w:pStyle w:val="Algorithm"/>
        <w:keepNext/>
        <w:numPr>
          <w:ilvl w:val="0"/>
          <w:numId w:val="0"/>
        </w:numPr>
      </w:pPr>
      <w:r w:rsidRPr="003A06D0">
        <w:rPr>
          <w:noProof/>
          <w:lang w:eastAsia="en-GB"/>
        </w:rPr>
        <w:drawing>
          <wp:inline distT="0" distB="0" distL="0" distR="0" wp14:anchorId="36704907" wp14:editId="0CAE5129">
            <wp:extent cx="5940000" cy="1388619"/>
            <wp:effectExtent l="0" t="0" r="3810" b="254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reate CMS signature.png"/>
                    <pic:cNvPicPr/>
                  </pic:nvPicPr>
                  <pic:blipFill rotWithShape="1">
                    <a:blip r:embed="rId87">
                      <a:extLst>
                        <a:ext uri="{28A0092B-C50C-407E-A947-70E740481C1C}">
                          <a14:useLocalDpi xmlns:a14="http://schemas.microsoft.com/office/drawing/2010/main" val="0"/>
                        </a:ext>
                      </a:extLst>
                    </a:blip>
                    <a:srcRect t="4584" r="39446" b="62473"/>
                    <a:stretch/>
                  </pic:blipFill>
                  <pic:spPr bwMode="auto">
                    <a:xfrm>
                      <a:off x="0" y="0"/>
                      <a:ext cx="5940000" cy="1388619"/>
                    </a:xfrm>
                    <a:prstGeom prst="rect">
                      <a:avLst/>
                    </a:prstGeom>
                    <a:ln>
                      <a:noFill/>
                    </a:ln>
                    <a:extLst>
                      <a:ext uri="{53640926-AAD7-44D8-BBD7-CCE9431645EC}">
                        <a14:shadowObscured xmlns:a14="http://schemas.microsoft.com/office/drawing/2010/main"/>
                      </a:ext>
                    </a:extLst>
                  </pic:spPr>
                </pic:pic>
              </a:graphicData>
            </a:graphic>
          </wp:inline>
        </w:drawing>
      </w:r>
    </w:p>
    <w:p w14:paraId="39126477" w14:textId="77777777" w:rsidR="00BF4F83" w:rsidRPr="003A06D0" w:rsidRDefault="00BF4F83" w:rsidP="00BF4F83">
      <w:pPr>
        <w:pStyle w:val="Algorithm"/>
        <w:numPr>
          <w:ilvl w:val="0"/>
          <w:numId w:val="0"/>
        </w:numPr>
      </w:pPr>
      <w:r w:rsidRPr="003A06D0">
        <w:t xml:space="preserve">If the </w:t>
      </w:r>
      <w:r w:rsidRPr="003A06D0">
        <w:rPr>
          <w:rStyle w:val="Datatype"/>
        </w:rPr>
        <w:t>InputDocuments</w:t>
      </w:r>
      <w:r w:rsidRPr="003A06D0">
        <w:t xml:space="preserve"> component contains a </w:t>
      </w:r>
      <w:r w:rsidRPr="003A06D0">
        <w:rPr>
          <w:rStyle w:val="Datatype"/>
        </w:rPr>
        <w:t>Document</w:t>
      </w:r>
      <w:r w:rsidRPr="003A06D0">
        <w:t xml:space="preserve"> element and the </w:t>
      </w:r>
      <w:r w:rsidRPr="003A06D0">
        <w:rPr>
          <w:rStyle w:val="Datatype"/>
        </w:rPr>
        <w:t>IncludeEContent</w:t>
      </w:r>
      <w:r w:rsidRPr="003A06D0">
        <w:t xml:space="preserve"> element of the </w:t>
      </w:r>
      <w:r w:rsidRPr="003A06D0">
        <w:rPr>
          <w:rFonts w:ascii="Courier New" w:eastAsia="Courier New" w:hAnsi="Courier New" w:cs="Courier New"/>
        </w:rPr>
        <w:t>OptionalInputsSign</w:t>
      </w:r>
      <w:r w:rsidRPr="003A06D0">
        <w:t xml:space="preserve"> component is set to </w:t>
      </w:r>
      <w:r w:rsidR="00581419">
        <w:rPr>
          <w:rStyle w:val="Datatype"/>
        </w:rPr>
        <w:t>true</w:t>
      </w:r>
      <w:r w:rsidR="00581419">
        <w:t>, t</w:t>
      </w:r>
      <w:r w:rsidRPr="003A06D0">
        <w:t>hen the task ‘</w:t>
      </w:r>
      <w:r w:rsidRPr="003A06D0">
        <w:rPr>
          <w:rStyle w:val="Datatype"/>
        </w:rPr>
        <w:t>include content</w:t>
      </w:r>
      <w:r w:rsidRPr="003A06D0">
        <w:t>’ creates a CMS structure with the document enveloped within the signature. For CMS details in this context please refer to [RFC 3852] sections 5.1 “SignedData Type” and 5.2 “EncapsulatedContentInfo Type”.</w:t>
      </w:r>
    </w:p>
    <w:p w14:paraId="11A4F057" w14:textId="77777777" w:rsidR="00BF4F83" w:rsidRPr="003A06D0" w:rsidRDefault="00BF4F83" w:rsidP="00BF4F83">
      <w:pPr>
        <w:pStyle w:val="Algorithm"/>
        <w:numPr>
          <w:ilvl w:val="0"/>
          <w:numId w:val="0"/>
        </w:numPr>
      </w:pPr>
      <w:r w:rsidRPr="003A06D0">
        <w:rPr>
          <w:rFonts w:eastAsia="MS Mincho" w:cs="MS Mincho"/>
        </w:rPr>
        <w:t>«</w:t>
      </w:r>
      <w:r w:rsidRPr="003A06D0">
        <w:rPr>
          <w:rFonts w:ascii="MS Mincho" w:eastAsia="MS Mincho" w:hAnsi="MS Mincho" w:cs="MS Mincho"/>
        </w:rPr>
        <w:t> </w:t>
      </w:r>
      <w:r w:rsidRPr="003A06D0">
        <w:t>Otherwise the resulting signature MUST be detached (aka. external or “without eContent”). » [</w:t>
      </w:r>
      <w:r w:rsidRPr="003A06D0">
        <w:rPr>
          <w:color w:val="FF0000"/>
        </w:rPr>
        <w:t>DSS-5.2.2-1</w:t>
      </w:r>
      <w:r w:rsidRPr="003A06D0">
        <w:t>]</w:t>
      </w:r>
    </w:p>
    <w:p w14:paraId="7FA4FB8A" w14:textId="77777777" w:rsidR="00BF4F83" w:rsidRPr="003A06D0" w:rsidRDefault="00BF4F83" w:rsidP="00BF4F83">
      <w:pPr>
        <w:pStyle w:val="Algorithm"/>
        <w:numPr>
          <w:ilvl w:val="0"/>
          <w:numId w:val="0"/>
        </w:numPr>
      </w:pPr>
      <w:r w:rsidRPr="003A06D0">
        <w:t>The following task ‘</w:t>
      </w:r>
      <w:r w:rsidRPr="003A06D0">
        <w:rPr>
          <w:rStyle w:val="Datatype"/>
        </w:rPr>
        <w:t>build CMS signature</w:t>
      </w:r>
      <w:r w:rsidRPr="003A06D0">
        <w:t xml:space="preserve">’ builds a </w:t>
      </w:r>
      <w:r w:rsidRPr="003A06D0">
        <w:rPr>
          <w:rStyle w:val="Datatype"/>
        </w:rPr>
        <w:t>SignedData</w:t>
      </w:r>
      <w:r w:rsidRPr="003A06D0">
        <w:t xml:space="preserve"> structure containing the </w:t>
      </w:r>
      <w:r w:rsidRPr="003A06D0">
        <w:rPr>
          <w:rStyle w:val="Datatype"/>
        </w:rPr>
        <w:t xml:space="preserve">SignerInfo </w:t>
      </w:r>
      <w:r w:rsidRPr="003A06D0">
        <w:t>computed as follows:</w:t>
      </w:r>
    </w:p>
    <w:p w14:paraId="7752D756" w14:textId="77777777" w:rsidR="00BF4F83" w:rsidRPr="003A06D0" w:rsidRDefault="00BF4F83" w:rsidP="00BF4F83">
      <w:pPr>
        <w:pStyle w:val="Algorithm"/>
        <w:numPr>
          <w:ilvl w:val="0"/>
          <w:numId w:val="0"/>
        </w:numPr>
      </w:pPr>
      <w:r w:rsidRPr="003A06D0">
        <w:t xml:space="preserve">The server forms a </w:t>
      </w:r>
      <w:r w:rsidRPr="003A06D0">
        <w:rPr>
          <w:rStyle w:val="Datatype"/>
        </w:rPr>
        <w:t>SignerInfo</w:t>
      </w:r>
      <w:r w:rsidRPr="003A06D0">
        <w:t xml:space="preserve"> structure based on the input document. The components of the </w:t>
      </w:r>
      <w:r w:rsidRPr="003A06D0">
        <w:rPr>
          <w:rStyle w:val="Datatype"/>
        </w:rPr>
        <w:t>SignerInfo</w:t>
      </w:r>
      <w:r w:rsidRPr="003A06D0">
        <w:t xml:space="preserve"> are set as follows:</w:t>
      </w:r>
    </w:p>
    <w:p w14:paraId="401C0856" w14:textId="77777777" w:rsidR="00BF4F83" w:rsidRPr="003A06D0" w:rsidRDefault="00BF4F83" w:rsidP="0001259E">
      <w:pPr>
        <w:pStyle w:val="Algorithm"/>
        <w:numPr>
          <w:ilvl w:val="0"/>
          <w:numId w:val="25"/>
        </w:numPr>
      </w:pPr>
      <w:r w:rsidRPr="003A06D0">
        <w:t xml:space="preserve">The </w:t>
      </w:r>
      <w:r w:rsidRPr="003A06D0">
        <w:rPr>
          <w:rStyle w:val="Datatype"/>
        </w:rPr>
        <w:t>digestAlgorithm</w:t>
      </w:r>
      <w:r w:rsidRPr="003A06D0">
        <w:t xml:space="preserve"> field is set to the OID value for the hash method that was used in the previous processing step.</w:t>
      </w:r>
    </w:p>
    <w:p w14:paraId="0E789C18" w14:textId="77777777" w:rsidR="00BF4F83" w:rsidRPr="003A06D0" w:rsidRDefault="00BF4F83" w:rsidP="0001259E">
      <w:pPr>
        <w:pStyle w:val="Algorithm"/>
        <w:numPr>
          <w:ilvl w:val="0"/>
          <w:numId w:val="25"/>
        </w:numPr>
      </w:pPr>
      <w:r w:rsidRPr="003A06D0">
        <w:t xml:space="preserve">The </w:t>
      </w:r>
      <w:r w:rsidRPr="003A06D0">
        <w:rPr>
          <w:rStyle w:val="Element"/>
          <w:rFonts w:ascii="Arial" w:eastAsia="Arial" w:hAnsi="Arial" w:cs="Arial"/>
        </w:rPr>
        <w:t>signedAttributes</w:t>
      </w:r>
      <w:r w:rsidRPr="003A06D0">
        <w:t xml:space="preserve"> field’s </w:t>
      </w:r>
      <w:r w:rsidRPr="003A06D0">
        <w:rPr>
          <w:rStyle w:val="Element"/>
          <w:rFonts w:ascii="Arial" w:eastAsia="Arial" w:hAnsi="Arial" w:cs="Arial"/>
        </w:rPr>
        <w:t>message-digest</w:t>
      </w:r>
      <w:r w:rsidRPr="003A06D0">
        <w:t xml:space="preserve"> attribute contains the hash value that was calculated / provided in previous processing step. Other </w:t>
      </w:r>
      <w:r w:rsidRPr="003A06D0">
        <w:rPr>
          <w:rStyle w:val="Datatype"/>
        </w:rPr>
        <w:t>signedAttributes</w:t>
      </w:r>
      <w:r w:rsidRPr="003A06D0">
        <w:t xml:space="preserve"> MAY be added by the server, according to its profile or policy, or according to the </w:t>
      </w:r>
      <w:r w:rsidRPr="003A06D0">
        <w:rPr>
          <w:rStyle w:val="Datatype"/>
        </w:rPr>
        <w:t>Properties</w:t>
      </w:r>
      <w:r w:rsidRPr="003A06D0">
        <w:t xml:space="preserve"> optional input.</w:t>
      </w:r>
    </w:p>
    <w:p w14:paraId="4408F7D2" w14:textId="77777777" w:rsidR="00BF4F83" w:rsidRPr="003A06D0" w:rsidRDefault="00BF4F83" w:rsidP="0001259E">
      <w:pPr>
        <w:pStyle w:val="Algorithm"/>
        <w:numPr>
          <w:ilvl w:val="0"/>
          <w:numId w:val="25"/>
        </w:numPr>
      </w:pPr>
      <w:r w:rsidRPr="003A06D0">
        <w:t>The remaining fields (</w:t>
      </w:r>
      <w:r w:rsidRPr="003A06D0">
        <w:rPr>
          <w:rStyle w:val="Datatype"/>
        </w:rPr>
        <w:t>sid</w:t>
      </w:r>
      <w:r w:rsidRPr="003A06D0">
        <w:t xml:space="preserve">, </w:t>
      </w:r>
      <w:r w:rsidRPr="003A06D0">
        <w:rPr>
          <w:rStyle w:val="Datatype"/>
        </w:rPr>
        <w:t>signatureAlgorithm</w:t>
      </w:r>
      <w:r w:rsidRPr="003A06D0">
        <w:t xml:space="preserve">, and </w:t>
      </w:r>
      <w:r w:rsidRPr="003A06D0">
        <w:rPr>
          <w:rStyle w:val="Datatype"/>
        </w:rPr>
        <w:t>signature</w:t>
      </w:r>
      <w:r w:rsidRPr="003A06D0">
        <w:rPr>
          <w:rStyle w:val="Element"/>
          <w:rFonts w:ascii="Arial" w:eastAsia="Arial" w:hAnsi="Arial" w:cs="Arial"/>
        </w:rPr>
        <w:t>)</w:t>
      </w:r>
      <w:r w:rsidRPr="003A06D0">
        <w:t xml:space="preserve"> are filled in as per a normal CMS signature.</w:t>
      </w:r>
    </w:p>
    <w:bookmarkStart w:id="30406" w:name="sec_GeneralTimestampProcessing"/>
    <w:bookmarkStart w:id="30407" w:name="_General_Timestamp_Processing"/>
    <w:bookmarkStart w:id="30408" w:name="_Ref516355628"/>
    <w:bookmarkStart w:id="30409" w:name="_Toc516358020"/>
    <w:bookmarkEnd w:id="30406"/>
    <w:bookmarkEnd w:id="30407"/>
    <w:commentRangeStart w:id="30410"/>
    <w:p w14:paraId="2718087C" w14:textId="77777777" w:rsidR="00BF4F83" w:rsidRPr="003A06D0" w:rsidRDefault="00BF4F83" w:rsidP="00AA52F6">
      <w:pPr>
        <w:pStyle w:val="berschrift2"/>
        <w:numPr>
          <w:ilvl w:val="1"/>
          <w:numId w:val="3"/>
        </w:numPr>
        <w:rPr>
          <w:lang w:val="en-GB"/>
        </w:rPr>
      </w:pPr>
      <w:r w:rsidRPr="003A06D0">
        <w:rPr>
          <w:lang w:val="en-GB"/>
        </w:rPr>
        <w:fldChar w:fldCharType="begin"/>
      </w:r>
      <w:r w:rsidRPr="003A06D0">
        <w:rPr>
          <w:lang w:val="en-GB"/>
        </w:rPr>
        <w:instrText>HYPERLINK  \l "sec_GeneralTimestampProcessing"</w:instrText>
      </w:r>
      <w:r w:rsidRPr="003A06D0">
        <w:rPr>
          <w:lang w:val="en-GB"/>
        </w:rPr>
        <w:fldChar w:fldCharType="separate"/>
      </w:r>
      <w:bookmarkStart w:id="30411" w:name="_Ref522558898"/>
      <w:bookmarkStart w:id="30412" w:name="_Toc522668704"/>
      <w:bookmarkStart w:id="30413" w:name="_Toc10210796"/>
      <w:r w:rsidRPr="003A06D0">
        <w:rPr>
          <w:rStyle w:val="Hyperlink"/>
          <w:lang w:val="en-GB"/>
        </w:rPr>
        <w:t xml:space="preserve">General </w:t>
      </w:r>
      <w:del w:id="30414" w:author="Andreas Kuehne" w:date="2019-05-09T21:41:00Z">
        <w:r w:rsidRPr="003A06D0" w:rsidDel="00564C22">
          <w:rPr>
            <w:rStyle w:val="Hyperlink"/>
            <w:lang w:val="en-GB"/>
          </w:rPr>
          <w:delText xml:space="preserve">Timestamp </w:delText>
        </w:r>
      </w:del>
      <w:r w:rsidRPr="003A06D0">
        <w:rPr>
          <w:rStyle w:val="Hyperlink"/>
          <w:lang w:val="en-GB"/>
        </w:rPr>
        <w:t>Processing</w:t>
      </w:r>
      <w:bookmarkEnd w:id="30408"/>
      <w:bookmarkEnd w:id="30409"/>
      <w:bookmarkEnd w:id="30411"/>
      <w:bookmarkEnd w:id="30412"/>
      <w:r w:rsidRPr="003A06D0">
        <w:rPr>
          <w:lang w:val="en-GB"/>
        </w:rPr>
        <w:fldChar w:fldCharType="end"/>
      </w:r>
      <w:commentRangeEnd w:id="30410"/>
      <w:r w:rsidR="00564C22">
        <w:rPr>
          <w:rStyle w:val="Kommentarzeichen"/>
          <w:rFonts w:cs="Times New Roman"/>
          <w:b w:val="0"/>
          <w:iCs w:val="0"/>
          <w:color w:val="auto"/>
          <w:kern w:val="0"/>
        </w:rPr>
        <w:commentReference w:id="30410"/>
      </w:r>
      <w:bookmarkEnd w:id="30413"/>
    </w:p>
    <w:p w14:paraId="600A44AD" w14:textId="77777777" w:rsidR="00564C22" w:rsidRDefault="00564C22" w:rsidP="00564C22">
      <w:pPr>
        <w:pStyle w:val="berschrift3"/>
        <w:rPr>
          <w:moveTo w:id="30415" w:author="Andreas Kuehne" w:date="2019-05-09T21:41:00Z"/>
          <w:lang w:val="en-GB"/>
        </w:rPr>
      </w:pPr>
      <w:bookmarkStart w:id="30416" w:name="_Toc10210797"/>
      <w:bookmarkStart w:id="30417" w:name="_Toc516359907"/>
      <w:bookmarkStart w:id="30418" w:name="_Toc522668705"/>
      <w:moveToRangeStart w:id="30419" w:author="Andreas Kuehne" w:date="2019-05-09T21:41:00Z" w:name="move8330519"/>
      <w:moveTo w:id="30420" w:author="Andreas Kuehne" w:date="2019-05-09T21:41:00Z">
        <w:r>
          <w:rPr>
            <w:lang w:val="en-GB"/>
          </w:rPr>
          <w:t>Multi-Signature Creation</w:t>
        </w:r>
        <w:bookmarkEnd w:id="30416"/>
      </w:moveTo>
    </w:p>
    <w:p w14:paraId="04F99391" w14:textId="6DDD96F0" w:rsidR="00564C22" w:rsidRDefault="00564C22" w:rsidP="00564C22">
      <w:pPr>
        <w:rPr>
          <w:moveTo w:id="30421" w:author="Andreas Kuehne" w:date="2019-05-09T21:41:00Z"/>
          <w:lang w:val="en-GB"/>
        </w:rPr>
      </w:pPr>
      <w:moveTo w:id="30422" w:author="Andreas Kuehne" w:date="2019-05-09T21:41:00Z">
        <w:r>
          <w:rPr>
            <w:lang w:val="en-GB"/>
          </w:rPr>
          <w:t>This specification focu</w:t>
        </w:r>
        <w:del w:id="30423" w:author="Andreas Kuehne" w:date="2019-05-31T18:23:00Z">
          <w:r w:rsidDel="00453627">
            <w:rPr>
              <w:lang w:val="en-GB"/>
            </w:rPr>
            <w:delText>s</w:delText>
          </w:r>
        </w:del>
        <w:r>
          <w:rPr>
            <w:lang w:val="en-GB"/>
          </w:rPr>
          <w:t xml:space="preserve">ses on the use cases that produce one signature or timestamp as a result of one signing request. There are use cases where the processing of multiple documents in a single signing request to produce multiple signature for these documents. This may be useful especially when </w:t>
        </w:r>
      </w:moveTo>
      <w:ins w:id="30424" w:author="Andreas Kuehne" w:date="2019-05-31T12:59:00Z">
        <w:r w:rsidR="00BC38F4">
          <w:rPr>
            <w:lang w:val="en-GB"/>
          </w:rPr>
          <w:t xml:space="preserve">a </w:t>
        </w:r>
      </w:ins>
      <w:moveTo w:id="30425" w:author="Andreas Kuehne" w:date="2019-05-09T21:41:00Z">
        <w:r>
          <w:rPr>
            <w:lang w:val="en-GB"/>
          </w:rPr>
          <w:t>user interaction is involved in signature creation, e.g. by requesting a PIN entry</w:t>
        </w:r>
      </w:moveTo>
      <w:ins w:id="30426" w:author="Andreas Kuehne" w:date="2019-05-31T13:00:00Z">
        <w:r w:rsidR="00BC38F4">
          <w:rPr>
            <w:lang w:val="en-GB"/>
          </w:rPr>
          <w:t xml:space="preserve"> only once to sign more than one document</w:t>
        </w:r>
      </w:ins>
      <w:moveTo w:id="30427" w:author="Andreas Kuehne" w:date="2019-05-09T21:41:00Z">
        <w:r>
          <w:rPr>
            <w:lang w:val="en-GB"/>
          </w:rPr>
          <w:t>. On the other hand, there are several restrictions</w:t>
        </w:r>
      </w:moveTo>
      <w:ins w:id="30428" w:author="Andreas Kuehne" w:date="2019-05-31T13:02:00Z">
        <w:r w:rsidR="00BC38F4">
          <w:rPr>
            <w:lang w:val="en-GB"/>
          </w:rPr>
          <w:t xml:space="preserve"> that</w:t>
        </w:r>
      </w:ins>
      <w:moveTo w:id="30429" w:author="Andreas Kuehne" w:date="2019-05-09T21:41:00Z">
        <w:r>
          <w:rPr>
            <w:lang w:val="en-GB"/>
          </w:rPr>
          <w:t xml:space="preserve"> apply to this approach:</w:t>
        </w:r>
      </w:moveTo>
    </w:p>
    <w:p w14:paraId="759ED8AC" w14:textId="6783EB44" w:rsidR="00564C22" w:rsidRDefault="00564C22" w:rsidP="00564C22">
      <w:pPr>
        <w:pStyle w:val="Listenabsatz"/>
        <w:numPr>
          <w:ilvl w:val="0"/>
          <w:numId w:val="51"/>
        </w:numPr>
        <w:rPr>
          <w:moveTo w:id="30430" w:author="Andreas Kuehne" w:date="2019-05-09T21:41:00Z"/>
          <w:lang w:val="en-GB"/>
        </w:rPr>
      </w:pPr>
      <w:moveTo w:id="30431" w:author="Andreas Kuehne" w:date="2019-05-09T21:41:00Z">
        <w:r>
          <w:rPr>
            <w:lang w:val="en-GB"/>
          </w:rPr>
          <w:t>All signature</w:t>
        </w:r>
      </w:moveTo>
      <w:ins w:id="30432" w:author="Andreas Kuehne" w:date="2019-05-31T13:02:00Z">
        <w:r w:rsidR="00BC38F4">
          <w:rPr>
            <w:lang w:val="en-GB"/>
          </w:rPr>
          <w:t>s</w:t>
        </w:r>
      </w:ins>
      <w:moveTo w:id="30433" w:author="Andreas Kuehne" w:date="2019-05-09T21:41:00Z">
        <w:r>
          <w:rPr>
            <w:lang w:val="en-GB"/>
          </w:rPr>
          <w:t xml:space="preserve"> MUST be of the same type </w:t>
        </w:r>
      </w:moveTo>
      <w:ins w:id="30434" w:author="Andreas Kuehne" w:date="2019-05-31T13:02:00Z">
        <w:r w:rsidR="00BC38F4">
          <w:rPr>
            <w:lang w:val="en-GB"/>
          </w:rPr>
          <w:t xml:space="preserve">and </w:t>
        </w:r>
      </w:ins>
      <w:moveTo w:id="30435" w:author="Andreas Kuehne" w:date="2019-05-09T21:41:00Z">
        <w:r>
          <w:rPr>
            <w:lang w:val="en-GB"/>
          </w:rPr>
          <w:t>produced with the same set of optional inputs and profiles</w:t>
        </w:r>
      </w:moveTo>
    </w:p>
    <w:p w14:paraId="69EB24C2" w14:textId="77777777" w:rsidR="00564C22" w:rsidRDefault="00564C22" w:rsidP="00564C22">
      <w:pPr>
        <w:pStyle w:val="Listenabsatz"/>
        <w:numPr>
          <w:ilvl w:val="0"/>
          <w:numId w:val="51"/>
        </w:numPr>
        <w:rPr>
          <w:moveTo w:id="30436" w:author="Andreas Kuehne" w:date="2019-05-09T21:41:00Z"/>
          <w:lang w:val="en-GB"/>
        </w:rPr>
      </w:pPr>
      <w:moveTo w:id="30437" w:author="Andreas Kuehne" w:date="2019-05-09T21:41:00Z">
        <w:r>
          <w:rPr>
            <w:lang w:val="en-GB"/>
          </w:rPr>
          <w:t>There MUST be a clear relationship between a single input document and the corresponding signature</w:t>
        </w:r>
      </w:moveTo>
    </w:p>
    <w:p w14:paraId="7CEE246D" w14:textId="77777777" w:rsidR="00564C22" w:rsidRDefault="00564C22" w:rsidP="00564C22">
      <w:pPr>
        <w:pStyle w:val="Listenabsatz"/>
        <w:numPr>
          <w:ilvl w:val="0"/>
          <w:numId w:val="51"/>
        </w:numPr>
        <w:rPr>
          <w:moveTo w:id="30438" w:author="Andreas Kuehne" w:date="2019-05-09T21:41:00Z"/>
          <w:lang w:val="en-GB"/>
        </w:rPr>
      </w:pPr>
      <w:moveTo w:id="30439" w:author="Andreas Kuehne" w:date="2019-05-09T21:41:00Z">
        <w:r>
          <w:rPr>
            <w:lang w:val="en-GB"/>
          </w:rPr>
          <w:t>The handling of processing errors requires additional description, especially in the case of partial processing</w:t>
        </w:r>
      </w:moveTo>
    </w:p>
    <w:p w14:paraId="56F876C3" w14:textId="77777777" w:rsidR="00564C22" w:rsidRDefault="00564C22" w:rsidP="00564C22">
      <w:pPr>
        <w:pStyle w:val="Listenabsatz"/>
        <w:numPr>
          <w:ilvl w:val="0"/>
          <w:numId w:val="51"/>
        </w:numPr>
        <w:rPr>
          <w:moveTo w:id="30440" w:author="Andreas Kuehne" w:date="2019-05-09T21:41:00Z"/>
          <w:lang w:val="en-GB"/>
        </w:rPr>
      </w:pPr>
      <w:moveTo w:id="30441" w:author="Andreas Kuehne" w:date="2019-05-09T21:41:00Z">
        <w:r>
          <w:rPr>
            <w:lang w:val="en-GB"/>
          </w:rPr>
          <w:t xml:space="preserve">The asynchronous processing model described in this document (see section </w:t>
        </w:r>
        <w:r>
          <w:rPr>
            <w:lang w:val="en-GB"/>
          </w:rPr>
          <w:fldChar w:fldCharType="begin"/>
        </w:r>
        <w:r>
          <w:rPr>
            <w:lang w:val="en-GB"/>
          </w:rPr>
          <w:instrText xml:space="preserve"> REF _Ref628073 \r \h </w:instrText>
        </w:r>
      </w:moveTo>
      <w:r>
        <w:rPr>
          <w:lang w:val="en-GB"/>
        </w:rPr>
      </w:r>
      <w:moveTo w:id="30442" w:author="Andreas Kuehne" w:date="2019-05-09T21:41:00Z">
        <w:r>
          <w:rPr>
            <w:lang w:val="en-GB"/>
          </w:rPr>
          <w:fldChar w:fldCharType="separate"/>
        </w:r>
        <w:r>
          <w:rPr>
            <w:lang w:val="en-GB"/>
          </w:rPr>
          <w:t>7</w:t>
        </w:r>
        <w:r>
          <w:rPr>
            <w:lang w:val="en-GB"/>
          </w:rPr>
          <w:fldChar w:fldCharType="end"/>
        </w:r>
        <w:r>
          <w:rPr>
            <w:lang w:val="en-GB"/>
          </w:rPr>
          <w:t>) cannot be used to return partial results</w:t>
        </w:r>
      </w:moveTo>
    </w:p>
    <w:p w14:paraId="14F0F8C6" w14:textId="77777777" w:rsidR="00564C22" w:rsidRPr="00EE4E37" w:rsidRDefault="00564C22" w:rsidP="00564C22">
      <w:pPr>
        <w:rPr>
          <w:moveTo w:id="30443" w:author="Andreas Kuehne" w:date="2019-05-09T21:41:00Z"/>
          <w:lang w:val="en-GB"/>
        </w:rPr>
      </w:pPr>
      <w:moveTo w:id="30444" w:author="Andreas Kuehne" w:date="2019-05-09T21:41:00Z">
        <w:r>
          <w:rPr>
            <w:lang w:val="en-GB"/>
          </w:rPr>
          <w:t xml:space="preserve">This document enables profiles to define required processing step by extending the maximum cardinality of the </w:t>
        </w:r>
        <w:r w:rsidRPr="00EE4E37">
          <w:rPr>
            <w:rStyle w:val="Datatype"/>
          </w:rPr>
          <w:t>SignatureObject</w:t>
        </w:r>
        <w:r>
          <w:rPr>
            <w:lang w:val="en-GB"/>
          </w:rPr>
          <w:t xml:space="preserve"> and </w:t>
        </w:r>
        <w:r w:rsidRPr="00EE4E37">
          <w:rPr>
            <w:rStyle w:val="Datatype"/>
          </w:rPr>
          <w:t>DocumentWithSignature</w:t>
        </w:r>
        <w:r>
          <w:rPr>
            <w:lang w:val="en-GB"/>
          </w:rPr>
          <w:t xml:space="preserve"> elements to ‘unbounded’ and adding a </w:t>
        </w:r>
        <w:r w:rsidRPr="00EE4E37">
          <w:rPr>
            <w:rStyle w:val="Datatype"/>
          </w:rPr>
          <w:t>WhichDoc</w:t>
        </w:r>
        <w:r>
          <w:rPr>
            <w:lang w:val="en-GB"/>
          </w:rPr>
          <w:t xml:space="preserve"> element to the corresponding components.</w:t>
        </w:r>
      </w:moveTo>
    </w:p>
    <w:p w14:paraId="7B8486EA" w14:textId="77777777" w:rsidR="00BF4F83" w:rsidRPr="003A06D0" w:rsidRDefault="00BF4F83" w:rsidP="00827213">
      <w:pPr>
        <w:pStyle w:val="berschrift3"/>
        <w:rPr>
          <w:rStyle w:val="Datatype"/>
          <w:lang w:val="en-GB"/>
        </w:rPr>
      </w:pPr>
      <w:bookmarkStart w:id="30445" w:name="_Toc10210798"/>
      <w:moveToRangeEnd w:id="30419"/>
      <w:r w:rsidRPr="003A06D0">
        <w:rPr>
          <w:lang w:val="en-GB"/>
        </w:rPr>
        <w:t>Sub process ‘</w:t>
      </w:r>
      <w:r w:rsidRPr="003A06D0">
        <w:rPr>
          <w:rStyle w:val="Datatype"/>
          <w:lang w:val="en-GB"/>
        </w:rPr>
        <w:t>add Timestamp</w:t>
      </w:r>
      <w:r w:rsidRPr="003A06D0">
        <w:rPr>
          <w:rStyle w:val="Datatype"/>
          <w:rFonts w:ascii="Arial" w:hAnsi="Arial"/>
          <w:lang w:val="en-GB"/>
        </w:rPr>
        <w:t>’</w:t>
      </w:r>
      <w:bookmarkStart w:id="30446" w:name="_Toc114796904"/>
      <w:bookmarkStart w:id="30447" w:name="_Ref117356633"/>
      <w:bookmarkStart w:id="30448" w:name="_Ref141010346"/>
      <w:bookmarkStart w:id="30449" w:name="_Ref141010463"/>
      <w:bookmarkStart w:id="30450" w:name="_Ref141010752"/>
      <w:bookmarkStart w:id="30451" w:name="_Ref141011063"/>
      <w:bookmarkStart w:id="30452" w:name="_Ref141011978"/>
      <w:bookmarkStart w:id="30453" w:name="_Ref157223898"/>
      <w:bookmarkStart w:id="30454" w:name="_Toc157225020"/>
      <w:bookmarkStart w:id="30455" w:name="_Toc158797487"/>
      <w:bookmarkStart w:id="30456" w:name="_Toc159076055"/>
      <w:bookmarkStart w:id="30457" w:name="_Ref480910545"/>
      <w:bookmarkStart w:id="30458" w:name="_Ref480910612"/>
      <w:bookmarkStart w:id="30459" w:name="_Ref480910630"/>
      <w:bookmarkStart w:id="30460" w:name="_Ref480910640"/>
      <w:bookmarkStart w:id="30461" w:name="_Ref480910650"/>
      <w:bookmarkStart w:id="30462" w:name="_Ref480910838"/>
      <w:bookmarkStart w:id="30463" w:name="_Ref480910847"/>
      <w:bookmarkStart w:id="30464" w:name="_Toc480914738"/>
      <w:bookmarkStart w:id="30465" w:name="_Ref480925346"/>
      <w:bookmarkStart w:id="30466" w:name="_Ref480925384"/>
      <w:bookmarkStart w:id="30467" w:name="_Ref480925566"/>
      <w:bookmarkStart w:id="30468" w:name="_Ref481007082"/>
      <w:bookmarkStart w:id="30469" w:name="_Ref481007115"/>
      <w:bookmarkStart w:id="30470" w:name="_Ref481007144"/>
      <w:bookmarkStart w:id="30471" w:name="_Ref481007151"/>
      <w:bookmarkStart w:id="30472" w:name="_Ref481007306"/>
      <w:bookmarkStart w:id="30473" w:name="_Ref481007320"/>
      <w:bookmarkStart w:id="30474" w:name="_Ref481007626"/>
      <w:bookmarkStart w:id="30475" w:name="_Ref481007637"/>
      <w:bookmarkStart w:id="30476" w:name="_Ref481007894"/>
      <w:bookmarkStart w:id="30477" w:name="_Ref481010962"/>
      <w:bookmarkStart w:id="30478" w:name="_Toc481064941"/>
      <w:bookmarkStart w:id="30479" w:name="_Ref481065071"/>
      <w:bookmarkStart w:id="30480" w:name="_Ref481065072"/>
      <w:bookmarkStart w:id="30481" w:name="_Ref481065073"/>
      <w:bookmarkStart w:id="30482" w:name="_Ref481065074"/>
      <w:bookmarkStart w:id="30483" w:name="_Ref481065076"/>
      <w:bookmarkStart w:id="30484" w:name="_Ref498356076"/>
      <w:bookmarkStart w:id="30485" w:name="_Ref498356098"/>
      <w:bookmarkStart w:id="30486" w:name="_Ref498356124"/>
      <w:bookmarkStart w:id="30487" w:name="_Ref498356431"/>
      <w:bookmarkStart w:id="30488" w:name="_Ref498356992"/>
      <w:bookmarkStart w:id="30489" w:name="_Ref498357004"/>
      <w:bookmarkStart w:id="30490" w:name="_Ref498357018"/>
      <w:bookmarkStart w:id="30491" w:name="_Ref498357033"/>
      <w:bookmarkStart w:id="30492" w:name="_Ref498357043"/>
      <w:bookmarkStart w:id="30493" w:name="_Ref498357053"/>
      <w:bookmarkStart w:id="30494" w:name="_Ref498357068"/>
      <w:bookmarkStart w:id="30495" w:name="_Ref498357080"/>
      <w:bookmarkStart w:id="30496" w:name="_Ref498357090"/>
      <w:bookmarkStart w:id="30497" w:name="_Ref498357098"/>
      <w:bookmarkStart w:id="30498" w:name="_Toc114309497"/>
      <w:bookmarkStart w:id="30499" w:name="_Ref114333266"/>
      <w:bookmarkStart w:id="30500" w:name="_Ref114333579"/>
      <w:bookmarkStart w:id="30501" w:name="_Ref114333702"/>
      <w:bookmarkStart w:id="30502" w:name="_Ref114344391"/>
      <w:bookmarkStart w:id="30503" w:name="_Ref114347706"/>
      <w:bookmarkStart w:id="30504" w:name="_Ref114383136"/>
      <w:bookmarkStart w:id="30505" w:name="_Ref114384849"/>
      <w:bookmarkStart w:id="30506" w:name="_Ref114389698"/>
      <w:bookmarkStart w:id="30507" w:name="_Ref114484546"/>
      <w:bookmarkStart w:id="30508" w:name="_Toc114309498"/>
      <w:bookmarkEnd w:id="30417"/>
      <w:bookmarkEnd w:id="30418"/>
      <w:bookmarkEnd w:id="30445"/>
    </w:p>
    <w:p w14:paraId="2638A7AF" w14:textId="77777777" w:rsidR="00BF4F83" w:rsidRPr="003A06D0" w:rsidRDefault="00BF4F83" w:rsidP="00BF4F83">
      <w:pPr>
        <w:rPr>
          <w:lang w:val="en-GB"/>
        </w:rPr>
      </w:pPr>
      <w:r w:rsidRPr="003A06D0">
        <w:rPr>
          <w:lang w:val="en-GB"/>
        </w:rPr>
        <w:t>The following process diagram illustrates the processing steps to insert a timestamp.</w:t>
      </w:r>
    </w:p>
    <w:p w14:paraId="6685B4F8" w14:textId="77777777" w:rsidR="00BF4F83" w:rsidRPr="003A06D0" w:rsidRDefault="00BF4F83" w:rsidP="0005213E">
      <w:pPr>
        <w:pStyle w:val="Beschriftung"/>
        <w:rPr>
          <w:lang w:val="en-GB"/>
        </w:rPr>
      </w:pPr>
      <w:bookmarkStart w:id="30509" w:name="_Toc534749419"/>
      <w:r w:rsidRPr="003A06D0">
        <w:rPr>
          <w:lang w:val="en-GB"/>
        </w:rPr>
        <w:t xml:space="preserve">Figure </w:t>
      </w:r>
      <w:r w:rsidRPr="003A06D0">
        <w:rPr>
          <w:noProof/>
          <w:lang w:val="en-GB"/>
        </w:rPr>
        <w:fldChar w:fldCharType="begin"/>
      </w:r>
      <w:r w:rsidRPr="003A06D0">
        <w:rPr>
          <w:noProof/>
          <w:lang w:val="en-GB"/>
        </w:rPr>
        <w:instrText xml:space="preserve"> SEQ Figure \* ARABIC </w:instrText>
      </w:r>
      <w:r w:rsidRPr="003A06D0">
        <w:rPr>
          <w:noProof/>
          <w:lang w:val="en-GB"/>
        </w:rPr>
        <w:fldChar w:fldCharType="separate"/>
      </w:r>
      <w:r w:rsidRPr="003A06D0">
        <w:rPr>
          <w:noProof/>
          <w:lang w:val="en-GB"/>
        </w:rPr>
        <w:t>7</w:t>
      </w:r>
      <w:r w:rsidRPr="003A06D0">
        <w:rPr>
          <w:noProof/>
          <w:lang w:val="en-GB"/>
        </w:rPr>
        <w:fldChar w:fldCharType="end"/>
      </w:r>
      <w:r w:rsidRPr="003A06D0">
        <w:rPr>
          <w:noProof/>
          <w:lang w:val="en-GB"/>
        </w:rPr>
        <w:t>: Add Timestamp</w:t>
      </w:r>
      <w:bookmarkEnd w:id="30509"/>
    </w:p>
    <w:p w14:paraId="327C8A7A" w14:textId="77777777" w:rsidR="00BF4F83" w:rsidRPr="003A06D0" w:rsidRDefault="00BF4F83" w:rsidP="00BF4F83">
      <w:pPr>
        <w:keepNext/>
        <w:rPr>
          <w:lang w:val="en-GB"/>
        </w:rPr>
      </w:pPr>
      <w:r w:rsidRPr="003A06D0">
        <w:rPr>
          <w:noProof/>
          <w:lang w:val="en-GB" w:eastAsia="en-GB"/>
        </w:rPr>
        <w:drawing>
          <wp:inline distT="0" distB="0" distL="0" distR="0" wp14:anchorId="05B904A8" wp14:editId="25F453AF">
            <wp:extent cx="5940000" cy="1010676"/>
            <wp:effectExtent l="0" t="0" r="381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d Timestamp.png"/>
                    <pic:cNvPicPr/>
                  </pic:nvPicPr>
                  <pic:blipFill rotWithShape="1">
                    <a:blip r:embed="rId88">
                      <a:extLst>
                        <a:ext uri="{28A0092B-C50C-407E-A947-70E740481C1C}">
                          <a14:useLocalDpi xmlns:a14="http://schemas.microsoft.com/office/drawing/2010/main" val="0"/>
                        </a:ext>
                      </a:extLst>
                    </a:blip>
                    <a:srcRect r="10163" b="58028"/>
                    <a:stretch/>
                  </pic:blipFill>
                  <pic:spPr bwMode="auto">
                    <a:xfrm>
                      <a:off x="0" y="0"/>
                      <a:ext cx="5940000" cy="1010676"/>
                    </a:xfrm>
                    <a:prstGeom prst="rect">
                      <a:avLst/>
                    </a:prstGeom>
                    <a:ln>
                      <a:noFill/>
                    </a:ln>
                    <a:extLst>
                      <a:ext uri="{53640926-AAD7-44D8-BBD7-CCE9431645EC}">
                        <a14:shadowObscured xmlns:a14="http://schemas.microsoft.com/office/drawing/2010/main"/>
                      </a:ext>
                    </a:extLst>
                  </pic:spPr>
                </pic:pic>
              </a:graphicData>
            </a:graphic>
          </wp:inline>
        </w:drawing>
      </w:r>
    </w:p>
    <w:p w14:paraId="6ED931E0" w14:textId="77777777" w:rsidR="00BF4F83" w:rsidRPr="003A06D0" w:rsidRDefault="00BF4F83" w:rsidP="00BF4F83">
      <w:pPr>
        <w:rPr>
          <w:lang w:val="en-GB"/>
        </w:rPr>
      </w:pPr>
      <w:r w:rsidRPr="003A06D0">
        <w:rPr>
          <w:lang w:val="en-GB"/>
        </w:rPr>
        <w:t xml:space="preserve">The </w:t>
      </w:r>
      <w:r w:rsidRPr="003A06D0">
        <w:rPr>
          <w:rStyle w:val="Datatype"/>
          <w:lang w:val="en-GB"/>
        </w:rPr>
        <w:t>AddTimestamp</w:t>
      </w:r>
      <w:r w:rsidRPr="003A06D0">
        <w:rPr>
          <w:lang w:val="en-GB"/>
        </w:rPr>
        <w:t xml:space="preserve"> element of </w:t>
      </w:r>
      <w:r w:rsidRPr="003A06D0">
        <w:rPr>
          <w:rStyle w:val="Datatype"/>
          <w:lang w:val="en-GB"/>
        </w:rPr>
        <w:t>OptionalInputsSign</w:t>
      </w:r>
      <w:r w:rsidRPr="003A06D0">
        <w:rPr>
          <w:lang w:val="en-GB"/>
        </w:rPr>
        <w:t xml:space="preserve"> indicates that the client wishes the server to embed a timestamp token as a property or attribute of the resultant or the supplied signature. The timestamp token will be applied to the signature value in the case of CMS/PKCS7 signatures or the </w:t>
      </w:r>
      <w:r w:rsidRPr="003A06D0">
        <w:rPr>
          <w:rStyle w:val="Datatype"/>
          <w:lang w:val="en-GB"/>
        </w:rPr>
        <w:t>&lt;ds:SignatureValue&gt;</w:t>
      </w:r>
      <w:r w:rsidRPr="003A06D0">
        <w:rPr>
          <w:lang w:val="en-GB"/>
        </w:rPr>
        <w:t xml:space="preserve"> element in the case of XML signatures.</w:t>
      </w:r>
    </w:p>
    <w:p w14:paraId="1D5B4A20" w14:textId="77777777" w:rsidR="00BF4F83" w:rsidRPr="003A06D0" w:rsidRDefault="00BF4F83" w:rsidP="00BF4F83">
      <w:pPr>
        <w:rPr>
          <w:lang w:val="en-GB"/>
        </w:rPr>
      </w:pPr>
      <w:r w:rsidRPr="003A06D0">
        <w:rPr>
          <w:lang w:val="en-GB"/>
        </w:rPr>
        <w:t>Note: Procedures for handling other forms of timestamp may be defined in profiles of the Core. In particular, the DSS AdES profile [DSS-AdES-P] defines procedures for generating timestamps over the content which is about to be signed (sometimes called content timestamps), and the DSS Timestamp profile [DSS-TS-P] defines procedures for handling standalone timestamps.</w:t>
      </w:r>
    </w:p>
    <w:p w14:paraId="523768E4" w14:textId="77777777" w:rsidR="00BF4F83" w:rsidRPr="003A06D0" w:rsidRDefault="00BF4F83" w:rsidP="00BF4F83">
      <w:pPr>
        <w:rPr>
          <w:lang w:val="en-GB"/>
        </w:rPr>
      </w:pPr>
      <w:r w:rsidRPr="003A06D0">
        <w:rPr>
          <w:lang w:val="en-GB"/>
        </w:rPr>
        <w:t xml:space="preserve">The </w:t>
      </w:r>
      <w:r w:rsidRPr="003A06D0">
        <w:rPr>
          <w:rStyle w:val="Datatype"/>
          <w:lang w:val="en-GB"/>
        </w:rPr>
        <w:t>Type</w:t>
      </w:r>
      <w:r w:rsidRPr="003A06D0">
        <w:rPr>
          <w:lang w:val="en-GB"/>
        </w:rPr>
        <w:t xml:space="preserve"> element, if present, indicates what type of timestamp to apply. </w:t>
      </w:r>
      <w:r w:rsidRPr="003A06D0">
        <w:rPr>
          <w:rFonts w:eastAsia="MS Mincho" w:cs="MS Mincho"/>
          <w:lang w:val="en-GB"/>
        </w:rPr>
        <w:t>«</w:t>
      </w:r>
      <w:r w:rsidRPr="003A06D0">
        <w:rPr>
          <w:rFonts w:ascii="MS Mincho" w:eastAsia="MS Mincho" w:hAnsi="MS Mincho" w:cs="MS Mincho"/>
          <w:lang w:val="en-GB"/>
        </w:rPr>
        <w:t> </w:t>
      </w:r>
      <w:r w:rsidRPr="003A06D0">
        <w:rPr>
          <w:lang w:val="en-GB"/>
        </w:rPr>
        <w:t>Profiles that use this optional input MUST define the allowed values, and the default value, for the Type attribute (unless only a single type of timestamp is supported, in which case the Type attribute can be omitted). » [</w:t>
      </w:r>
      <w:r w:rsidRPr="003A06D0">
        <w:rPr>
          <w:color w:val="FF0000"/>
          <w:lang w:val="en-GB"/>
        </w:rPr>
        <w:t>DSS-5.3.1-1</w:t>
      </w:r>
      <w:r w:rsidRPr="003A06D0">
        <w:rPr>
          <w:lang w:val="en-GB"/>
        </w:rPr>
        <w:t>]</w:t>
      </w:r>
    </w:p>
    <w:p w14:paraId="32BFE6AB" w14:textId="77777777" w:rsidR="00BF4F83" w:rsidRPr="003A06D0" w:rsidRDefault="00BF4F83" w:rsidP="00BF4F83">
      <w:pPr>
        <w:rPr>
          <w:lang w:val="en-GB"/>
        </w:rPr>
      </w:pPr>
      <w:r w:rsidRPr="003A06D0">
        <w:rPr>
          <w:lang w:val="en-GB"/>
        </w:rPr>
        <w:t>Two scenarios for the timestamping of both CMS and XML signatures are supported by this Optional Input. They are as follows:</w:t>
      </w:r>
    </w:p>
    <w:p w14:paraId="070100EC" w14:textId="77777777" w:rsidR="00BF4F83" w:rsidRPr="003A06D0" w:rsidRDefault="00BF4F83" w:rsidP="0001259E">
      <w:pPr>
        <w:pStyle w:val="Listenabsatz"/>
        <w:numPr>
          <w:ilvl w:val="0"/>
          <w:numId w:val="34"/>
        </w:numPr>
        <w:jc w:val="both"/>
        <w:rPr>
          <w:lang w:val="en-GB"/>
        </w:rPr>
      </w:pPr>
      <w:r w:rsidRPr="003A06D0">
        <w:rPr>
          <w:lang w:val="en-GB"/>
        </w:rPr>
        <w:t xml:space="preserve">Create and embed a timestamp token into the signature being created as part of this </w:t>
      </w:r>
      <w:r w:rsidRPr="003A06D0">
        <w:rPr>
          <w:rStyle w:val="Datatype"/>
          <w:lang w:val="en-GB"/>
        </w:rPr>
        <w:t>SignRequest</w:t>
      </w:r>
      <w:r w:rsidRPr="003A06D0">
        <w:rPr>
          <w:lang w:val="en-GB"/>
        </w:rPr>
        <w:t>.</w:t>
      </w:r>
    </w:p>
    <w:p w14:paraId="4C8D0632" w14:textId="77777777" w:rsidR="00BF4F83" w:rsidRPr="003A06D0" w:rsidRDefault="00BF4F83" w:rsidP="0001259E">
      <w:pPr>
        <w:pStyle w:val="Listenabsatz"/>
        <w:numPr>
          <w:ilvl w:val="0"/>
          <w:numId w:val="34"/>
        </w:numPr>
        <w:jc w:val="both"/>
        <w:rPr>
          <w:lang w:val="en-GB"/>
        </w:rPr>
      </w:pPr>
      <w:r w:rsidRPr="003A06D0">
        <w:rPr>
          <w:lang w:val="en-GB"/>
        </w:rPr>
        <w:t xml:space="preserve">Create and embed a timestamp token into an existing signature, without verification, which is passed in the </w:t>
      </w:r>
      <w:r w:rsidRPr="003A06D0">
        <w:rPr>
          <w:rStyle w:val="Datatype"/>
          <w:lang w:val="en-GB"/>
        </w:rPr>
        <w:t>InputDocuments</w:t>
      </w:r>
      <w:r w:rsidRPr="003A06D0">
        <w:rPr>
          <w:lang w:val="en-GB"/>
        </w:rPr>
        <w:t xml:space="preserve"> element of this </w:t>
      </w:r>
      <w:r w:rsidRPr="003A06D0">
        <w:rPr>
          <w:rStyle w:val="Datatype"/>
          <w:lang w:val="en-GB"/>
        </w:rPr>
        <w:t>SignRequest</w:t>
      </w:r>
      <w:r w:rsidRPr="003A06D0">
        <w:rPr>
          <w:lang w:val="en-GB"/>
        </w:rPr>
        <w:t>.</w:t>
      </w:r>
    </w:p>
    <w:p w14:paraId="5933894C" w14:textId="77777777" w:rsidR="00BF4F83" w:rsidRPr="003A06D0" w:rsidRDefault="00BF4F83" w:rsidP="00BF4F83">
      <w:pPr>
        <w:jc w:val="both"/>
        <w:rPr>
          <w:lang w:val="en-GB"/>
        </w:rPr>
      </w:pPr>
      <w:r w:rsidRPr="003A06D0">
        <w:rPr>
          <w:lang w:val="en-GB"/>
        </w:rPr>
        <w:t>The following subsections specify the use of RFC 3161 timestamps with CMS signatures and the use of XML Timestamps or RFC 3161 timestamps with XML Signature. These subsections address both scenarios.</w:t>
      </w:r>
    </w:p>
    <w:p w14:paraId="29272059" w14:textId="77777777" w:rsidR="00BF4F83" w:rsidRPr="003A06D0" w:rsidRDefault="00BF4F83" w:rsidP="00BF4F83">
      <w:pPr>
        <w:rPr>
          <w:lang w:val="en-GB"/>
        </w:rPr>
      </w:pPr>
      <w:r w:rsidRPr="003A06D0">
        <w:rPr>
          <w:lang w:val="en-GB"/>
        </w:rPr>
        <w:t xml:space="preserve">Note: The server SHOULD not verify the incoming signature before adding the timestamp. If a client wishes that its signatures be verified as a condition of time stamping, the client SHOULD use the </w:t>
      </w:r>
      <w:r w:rsidRPr="003A06D0">
        <w:rPr>
          <w:rStyle w:val="Datatype"/>
          <w:lang w:val="en-GB"/>
        </w:rPr>
        <w:t>AddTimestamp</w:t>
      </w:r>
      <w:r w:rsidRPr="003A06D0">
        <w:rPr>
          <w:lang w:val="en-GB"/>
        </w:rPr>
        <w:t xml:space="preserve"> optional input of the Verify protocol.</w:t>
      </w:r>
    </w:p>
    <w:p w14:paraId="5D10B3D9" w14:textId="77777777" w:rsidR="00BF4F83" w:rsidRPr="003A06D0" w:rsidRDefault="00BF4F83" w:rsidP="00AA52F6">
      <w:pPr>
        <w:pStyle w:val="berschrift4"/>
        <w:numPr>
          <w:ilvl w:val="3"/>
          <w:numId w:val="3"/>
        </w:numPr>
        <w:ind w:left="862" w:hanging="862"/>
        <w:rPr>
          <w:lang w:val="en-GB"/>
        </w:rPr>
      </w:pPr>
      <w:bookmarkStart w:id="30510" w:name="_Toc522668706"/>
      <w:bookmarkStart w:id="30511" w:name="_Toc10210799"/>
      <w:r w:rsidRPr="003A06D0">
        <w:rPr>
          <w:lang w:val="en-GB"/>
        </w:rPr>
        <w:t>Processing for CMS signatures time-stamping</w:t>
      </w:r>
      <w:bookmarkEnd w:id="30510"/>
      <w:bookmarkEnd w:id="30511"/>
    </w:p>
    <w:p w14:paraId="64D06A8A" w14:textId="77777777" w:rsidR="00BF4F83" w:rsidRPr="003A06D0" w:rsidRDefault="00BF4F83" w:rsidP="00BF4F83">
      <w:pPr>
        <w:rPr>
          <w:lang w:val="en-GB"/>
        </w:rPr>
      </w:pPr>
      <w:r w:rsidRPr="003A06D0">
        <w:rPr>
          <w:lang w:val="en-GB"/>
        </w:rPr>
        <w:t xml:space="preserve">If the </w:t>
      </w:r>
      <w:r w:rsidRPr="003A06D0">
        <w:rPr>
          <w:rStyle w:val="Datatype"/>
          <w:lang w:val="en-GB"/>
        </w:rPr>
        <w:t>MimeType</w:t>
      </w:r>
      <w:r w:rsidRPr="003A06D0">
        <w:rPr>
          <w:lang w:val="en-GB"/>
        </w:rPr>
        <w:t xml:space="preserve"> element of the </w:t>
      </w:r>
      <w:r w:rsidRPr="003A06D0">
        <w:rPr>
          <w:rFonts w:ascii="Courier New" w:eastAsia="Courier New" w:hAnsi="Courier New" w:cs="Courier New"/>
          <w:lang w:val="en-GB"/>
        </w:rPr>
        <w:t>Base64Data</w:t>
      </w:r>
      <w:r w:rsidRPr="003A06D0">
        <w:rPr>
          <w:lang w:val="en-GB"/>
        </w:rPr>
        <w:t xml:space="preserve"> component is set to ‘</w:t>
      </w:r>
      <w:r w:rsidRPr="003A06D0">
        <w:rPr>
          <w:rStyle w:val="Datatype"/>
          <w:lang w:val="en-GB"/>
        </w:rPr>
        <w:t>application/pkcs7-signature’</w:t>
      </w:r>
      <w:r w:rsidRPr="003A06D0">
        <w:rPr>
          <w:lang w:val="en-GB"/>
        </w:rPr>
        <w:t xml:space="preserve"> a timestamp token is created and embedded into the existing signature, without verification, which is passed in the </w:t>
      </w:r>
      <w:r w:rsidRPr="003A06D0">
        <w:rPr>
          <w:rStyle w:val="Datatype"/>
          <w:lang w:val="en-GB"/>
        </w:rPr>
        <w:t>InputDocuments</w:t>
      </w:r>
      <w:r w:rsidRPr="003A06D0">
        <w:rPr>
          <w:lang w:val="en-GB"/>
        </w:rPr>
        <w:t xml:space="preserve"> component of this </w:t>
      </w:r>
      <w:r w:rsidRPr="003A06D0">
        <w:rPr>
          <w:rStyle w:val="Datatype"/>
          <w:lang w:val="en-GB"/>
        </w:rPr>
        <w:t>SignRequest</w:t>
      </w:r>
      <w:r w:rsidRPr="003A06D0">
        <w:rPr>
          <w:lang w:val="en-GB"/>
        </w:rPr>
        <w:t xml:space="preserve">. Otherwise a timestamp token is created and embedded into the signature being created as part of the processing of this </w:t>
      </w:r>
      <w:r w:rsidRPr="003A06D0">
        <w:rPr>
          <w:rStyle w:val="Datatype"/>
          <w:lang w:val="en-GB"/>
        </w:rPr>
        <w:t>SignRequest</w:t>
      </w:r>
      <w:r w:rsidRPr="003A06D0">
        <w:rPr>
          <w:lang w:val="en-GB"/>
        </w:rPr>
        <w:t>.</w:t>
      </w:r>
    </w:p>
    <w:p w14:paraId="2A9420C0" w14:textId="77777777" w:rsidR="00BF4F83" w:rsidRPr="003A06D0" w:rsidRDefault="00BF4F83" w:rsidP="00BF4F83">
      <w:p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In both scenarios, the timestamp token created by the server SHALL be created according to [RFC 3161]. » [</w:t>
      </w:r>
      <w:r w:rsidRPr="003A06D0">
        <w:rPr>
          <w:color w:val="FF0000"/>
          <w:lang w:val="en-GB"/>
        </w:rPr>
        <w:t>DSS-5.3.1.1-1</w:t>
      </w:r>
      <w:r w:rsidRPr="003A06D0">
        <w:rPr>
          <w:lang w:val="en-GB"/>
        </w:rPr>
        <w:t xml:space="preserve">] The </w:t>
      </w:r>
      <w:r w:rsidRPr="003A06D0">
        <w:rPr>
          <w:rStyle w:val="Datatype"/>
          <w:lang w:val="en-GB"/>
        </w:rPr>
        <w:t>MessageImprint</w:t>
      </w:r>
      <w:r w:rsidRPr="003A06D0">
        <w:rPr>
          <w:lang w:val="en-GB"/>
        </w:rPr>
        <w:t xml:space="preserve"> field within the </w:t>
      </w:r>
      <w:r w:rsidRPr="003A06D0">
        <w:rPr>
          <w:rStyle w:val="Datatype"/>
          <w:lang w:val="en-GB"/>
        </w:rPr>
        <w:t>TstInfo</w:t>
      </w:r>
      <w:r w:rsidRPr="003A06D0">
        <w:rPr>
          <w:lang w:val="en-GB"/>
        </w:rPr>
        <w:t xml:space="preserve"> structure of the timestamp token will be derived from the signature value of the just-created or incoming signature depending on the scenario. </w:t>
      </w:r>
      <w:r w:rsidRPr="003A06D0">
        <w:rPr>
          <w:rFonts w:eastAsia="MS Mincho" w:cs="MS Mincho"/>
          <w:lang w:val="en-GB"/>
        </w:rPr>
        <w:t>«</w:t>
      </w:r>
      <w:r w:rsidRPr="003A06D0">
        <w:rPr>
          <w:rFonts w:ascii="MS Mincho" w:eastAsia="MS Mincho" w:hAnsi="MS Mincho" w:cs="MS Mincho"/>
          <w:lang w:val="en-GB"/>
        </w:rPr>
        <w:t> </w:t>
      </w:r>
      <w:r w:rsidRPr="003A06D0">
        <w:rPr>
          <w:lang w:val="en-GB"/>
        </w:rPr>
        <w:t>The timestamp SHALL be embedded in the CMS signature as an unsigned attribute with the object identifier (see Appendix A of [RFC 3161]):</w:t>
      </w:r>
    </w:p>
    <w:p w14:paraId="0FB93FD1" w14:textId="77777777" w:rsidR="00BF4F83" w:rsidRPr="003A06D0" w:rsidRDefault="00581419" w:rsidP="00BF4F83">
      <w:pPr>
        <w:rPr>
          <w:rStyle w:val="Datatype"/>
          <w:lang w:val="en-GB"/>
        </w:rPr>
      </w:pPr>
      <w:r>
        <w:rPr>
          <w:rStyle w:val="Datatype"/>
          <w:lang w:val="en-GB"/>
        </w:rPr>
        <w:t>{</w:t>
      </w:r>
      <w:r w:rsidR="00BF4F83" w:rsidRPr="003A06D0">
        <w:rPr>
          <w:rStyle w:val="Datatype"/>
          <w:lang w:val="en-GB"/>
        </w:rPr>
        <w:t>iso(1) member-body(2) us(840) rsadsi(113549) pkcs(1) pkcs-9(9) smime(16) id-aa(2) 14}</w:t>
      </w:r>
      <w:r w:rsidR="00BF4F83" w:rsidRPr="003A06D0">
        <w:rPr>
          <w:lang w:val="en-GB"/>
        </w:rPr>
        <w:t> » [</w:t>
      </w:r>
      <w:r w:rsidR="00BF4F83" w:rsidRPr="003A06D0">
        <w:rPr>
          <w:color w:val="FF0000"/>
          <w:lang w:val="en-GB"/>
        </w:rPr>
        <w:t>DSS-5.3.1.1-2</w:t>
      </w:r>
      <w:r w:rsidR="00BF4F83" w:rsidRPr="003A06D0">
        <w:rPr>
          <w:lang w:val="en-GB"/>
        </w:rPr>
        <w:t>]</w:t>
      </w:r>
    </w:p>
    <w:p w14:paraId="50D1F523" w14:textId="77777777" w:rsidR="00BF4F83" w:rsidRPr="003A06D0" w:rsidRDefault="00BF4F83" w:rsidP="00BF4F83">
      <w:pPr>
        <w:rPr>
          <w:lang w:val="en-GB"/>
        </w:rPr>
      </w:pPr>
      <w:r w:rsidRPr="003A06D0">
        <w:rPr>
          <w:lang w:val="en-GB"/>
        </w:rPr>
        <w:t xml:space="preserve">The signature and its embedded timestamp is returned </w:t>
      </w:r>
      <w:r w:rsidR="0073092D">
        <w:rPr>
          <w:lang w:val="en-GB"/>
        </w:rPr>
        <w:t>as</w:t>
      </w:r>
      <w:r w:rsidR="0073092D" w:rsidRPr="003A06D0">
        <w:rPr>
          <w:lang w:val="en-GB"/>
        </w:rPr>
        <w:t xml:space="preserve"> the</w:t>
      </w:r>
      <w:r w:rsidR="0073092D">
        <w:rPr>
          <w:lang w:val="en-GB"/>
        </w:rPr>
        <w:t xml:space="preserve"> first element in the</w:t>
      </w:r>
      <w:r w:rsidR="0073092D" w:rsidRPr="003A06D0">
        <w:rPr>
          <w:lang w:val="en-GB"/>
        </w:rPr>
        <w:t xml:space="preserve"> </w:t>
      </w:r>
      <w:r w:rsidRPr="003A06D0">
        <w:rPr>
          <w:rStyle w:val="Datatype"/>
          <w:lang w:val="en-GB"/>
        </w:rPr>
        <w:t>SignatureObject</w:t>
      </w:r>
      <w:r w:rsidRPr="003A06D0">
        <w:rPr>
          <w:lang w:val="en-GB"/>
        </w:rPr>
        <w:t xml:space="preserve"> </w:t>
      </w:r>
      <w:r w:rsidR="0073092D">
        <w:rPr>
          <w:lang w:val="en-GB"/>
        </w:rPr>
        <w:t>list</w:t>
      </w:r>
      <w:r w:rsidRPr="003A06D0">
        <w:rPr>
          <w:lang w:val="en-GB"/>
        </w:rPr>
        <w:t xml:space="preserve"> of the </w:t>
      </w:r>
      <w:r w:rsidRPr="003A06D0">
        <w:rPr>
          <w:rStyle w:val="Datatype"/>
          <w:lang w:val="en-GB"/>
        </w:rPr>
        <w:t>SignResponse</w:t>
      </w:r>
      <w:r w:rsidRPr="003A06D0">
        <w:rPr>
          <w:lang w:val="en-GB"/>
        </w:rPr>
        <w:t xml:space="preserve"> component.</w:t>
      </w:r>
    </w:p>
    <w:p w14:paraId="21B6331B" w14:textId="77777777" w:rsidR="00BF4F83" w:rsidRPr="003A06D0" w:rsidRDefault="00BF4F83" w:rsidP="00AA52F6">
      <w:pPr>
        <w:pStyle w:val="berschrift4"/>
        <w:numPr>
          <w:ilvl w:val="3"/>
          <w:numId w:val="3"/>
        </w:numPr>
        <w:ind w:left="862" w:hanging="862"/>
        <w:rPr>
          <w:lang w:val="en-GB"/>
        </w:rPr>
      </w:pPr>
      <w:bookmarkStart w:id="30512" w:name="_Processing_for_XML"/>
      <w:bookmarkStart w:id="30513" w:name="_Ref522558700"/>
      <w:bookmarkStart w:id="30514" w:name="_Toc522668707"/>
      <w:bookmarkStart w:id="30515" w:name="_Toc10210800"/>
      <w:bookmarkEnd w:id="30512"/>
      <w:r w:rsidRPr="003A06D0">
        <w:rPr>
          <w:lang w:val="en-GB"/>
        </w:rPr>
        <w:t>Processing for XML Timestamps on XML signatures</w:t>
      </w:r>
      <w:bookmarkEnd w:id="30513"/>
      <w:bookmarkEnd w:id="30514"/>
      <w:bookmarkEnd w:id="30515"/>
    </w:p>
    <w:p w14:paraId="65D36228" w14:textId="77777777" w:rsidR="00BF4F83" w:rsidRPr="003A06D0" w:rsidRDefault="00BF4F83" w:rsidP="00BF4F83">
      <w:pPr>
        <w:rPr>
          <w:rStyle w:val="Datatype"/>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If the type attribute in the optional input </w:t>
      </w:r>
      <w:r w:rsidRPr="003A06D0">
        <w:rPr>
          <w:rStyle w:val="Datatype"/>
          <w:lang w:val="en-GB"/>
        </w:rPr>
        <w:t>AddTimestamp</w:t>
      </w:r>
      <w:r w:rsidRPr="003A06D0">
        <w:rPr>
          <w:lang w:val="en-GB"/>
        </w:rPr>
        <w:t xml:space="preserve"> is </w:t>
      </w:r>
      <w:r w:rsidRPr="003A06D0">
        <w:rPr>
          <w:rStyle w:val="Datatype"/>
          <w:lang w:val="en-GB"/>
        </w:rPr>
        <w:t xml:space="preserve">urn:oasis:names:tc:dss:1.0:core:schema:XMLTimeStampToken </w:t>
      </w:r>
    </w:p>
    <w:p w14:paraId="79698014" w14:textId="77777777" w:rsidR="00BF4F83" w:rsidRPr="003A06D0" w:rsidRDefault="00BF4F83" w:rsidP="00BF4F83">
      <w:pPr>
        <w:rPr>
          <w:lang w:val="en-GB"/>
        </w:rPr>
      </w:pPr>
      <w:r w:rsidRPr="003A06D0">
        <w:rPr>
          <w:lang w:val="en-GB"/>
        </w:rPr>
        <w:t xml:space="preserve">and signature being timestamped is an XML signature, then the XML signature MUST contain </w:t>
      </w:r>
      <w:r w:rsidRPr="003A06D0">
        <w:rPr>
          <w:rStyle w:val="Datatype"/>
          <w:lang w:val="en-GB"/>
        </w:rPr>
        <w:t>&lt;dss:timestamp&gt;</w:t>
      </w:r>
      <w:r w:rsidRPr="003A06D0">
        <w:rPr>
          <w:lang w:val="en-GB"/>
        </w:rPr>
        <w:t xml:space="preserve"> as defined in </w:t>
      </w:r>
      <w:hyperlink w:anchor="ref_DSS1Core" w:history="1">
        <w:r w:rsidRPr="003A06D0">
          <w:rPr>
            <w:rStyle w:val="Hyperlink"/>
            <w:lang w:val="en-GB"/>
          </w:rPr>
          <w:t>[DSS1Core]</w:t>
        </w:r>
      </w:hyperlink>
      <w:r w:rsidRPr="003A06D0">
        <w:rPr>
          <w:lang w:val="en-GB"/>
        </w:rPr>
        <w:t xml:space="preserve"> section 5.1, placed in a </w:t>
      </w:r>
      <w:r w:rsidRPr="003A06D0">
        <w:rPr>
          <w:rStyle w:val="Datatype"/>
          <w:lang w:val="en-GB"/>
        </w:rPr>
        <w:t>&lt;xades:XMLTimestamp&gt;</w:t>
      </w:r>
      <w:r w:rsidRPr="003A06D0">
        <w:rPr>
          <w:lang w:val="en-GB"/>
        </w:rPr>
        <w:t xml:space="preserve"> within a </w:t>
      </w:r>
      <w:r w:rsidRPr="003A06D0">
        <w:rPr>
          <w:rStyle w:val="Datatype"/>
          <w:lang w:val="en-GB"/>
        </w:rPr>
        <w:t>&lt;xades:SignatureTimeStamp&gt;</w:t>
      </w:r>
      <w:r w:rsidRPr="003A06D0">
        <w:rPr>
          <w:lang w:val="en-GB"/>
        </w:rPr>
        <w:t xml:space="preserve"> as defined in [XAdES]. » [</w:t>
      </w:r>
      <w:r w:rsidRPr="003A06D0">
        <w:rPr>
          <w:color w:val="FF0000"/>
          <w:lang w:val="en-GB"/>
        </w:rPr>
        <w:t>DSS-5.3.1.2-1</w:t>
      </w:r>
      <w:r w:rsidRPr="003A06D0">
        <w:rPr>
          <w:lang w:val="en-GB"/>
        </w:rPr>
        <w:t>]</w:t>
      </w:r>
    </w:p>
    <w:p w14:paraId="5F638084" w14:textId="77777777" w:rsidR="00BF4F83" w:rsidRPr="003A06D0" w:rsidRDefault="00BF4F83" w:rsidP="00BF4F83">
      <w:p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The </w:t>
      </w:r>
      <w:r w:rsidRPr="003A06D0">
        <w:rPr>
          <w:rStyle w:val="Datatype"/>
          <w:lang w:val="en-GB"/>
        </w:rPr>
        <w:t>&lt;dss:timestamp&gt;</w:t>
      </w:r>
      <w:r w:rsidRPr="003A06D0">
        <w:rPr>
          <w:lang w:val="en-GB"/>
        </w:rPr>
        <w:t xml:space="preserve"> MUST contain </w:t>
      </w:r>
      <w:r w:rsidRPr="003A06D0">
        <w:rPr>
          <w:rStyle w:val="Datatype"/>
          <w:lang w:val="en-GB"/>
        </w:rPr>
        <w:t>&lt;ds:Signature&gt;</w:t>
      </w:r>
      <w:r w:rsidRPr="003A06D0">
        <w:rPr>
          <w:lang w:val="en-GB"/>
        </w:rPr>
        <w:t xml:space="preserve"> with at least two </w:t>
      </w:r>
      <w:r w:rsidRPr="003A06D0">
        <w:rPr>
          <w:rStyle w:val="Datatype"/>
          <w:lang w:val="en-GB"/>
        </w:rPr>
        <w:t>&lt;ds:Reference&gt;</w:t>
      </w:r>
      <w:r w:rsidRPr="003A06D0">
        <w:rPr>
          <w:lang w:val="en-GB"/>
        </w:rPr>
        <w:t xml:space="preserve"> elements:</w:t>
      </w:r>
    </w:p>
    <w:p w14:paraId="07462E89" w14:textId="77777777" w:rsidR="00BF4F83" w:rsidRPr="003A06D0" w:rsidRDefault="00BF4F83" w:rsidP="0001259E">
      <w:pPr>
        <w:pStyle w:val="Listenabsatz"/>
        <w:numPr>
          <w:ilvl w:val="0"/>
          <w:numId w:val="7"/>
        </w:numPr>
        <w:rPr>
          <w:rFonts w:ascii="Courier New" w:hAnsi="Courier New"/>
          <w:lang w:val="en-GB"/>
        </w:rPr>
      </w:pPr>
      <w:r w:rsidRPr="003A06D0">
        <w:rPr>
          <w:lang w:val="en-GB"/>
        </w:rPr>
        <w:t xml:space="preserve">One with the </w:t>
      </w:r>
      <w:r w:rsidRPr="003A06D0">
        <w:rPr>
          <w:rStyle w:val="Datatype"/>
          <w:lang w:val="en-GB"/>
        </w:rPr>
        <w:t>Type</w:t>
      </w:r>
      <w:r w:rsidRPr="003A06D0">
        <w:rPr>
          <w:lang w:val="en-GB"/>
        </w:rPr>
        <w:t xml:space="preserve"> attribute set to </w:t>
      </w:r>
      <w:r w:rsidRPr="003A06D0">
        <w:rPr>
          <w:rStyle w:val="Datatype"/>
          <w:lang w:val="en-GB"/>
        </w:rPr>
        <w:t xml:space="preserve">urn:oasis:names:tc:dss:1.0:core:schema:XMLTimeStampToken </w:t>
      </w:r>
      <w:r w:rsidRPr="003A06D0">
        <w:rPr>
          <w:rStyle w:val="Datatype"/>
          <w:lang w:val="en-GB"/>
        </w:rPr>
        <w:br/>
      </w:r>
      <w:r w:rsidRPr="003A06D0">
        <w:rPr>
          <w:lang w:val="en-GB"/>
        </w:rPr>
        <w:t xml:space="preserve">and referencing a </w:t>
      </w:r>
      <w:r w:rsidRPr="003A06D0">
        <w:rPr>
          <w:rStyle w:val="Datatype"/>
          <w:lang w:val="en-GB"/>
        </w:rPr>
        <w:t>&lt;ds:Object&gt;</w:t>
      </w:r>
      <w:r w:rsidRPr="003A06D0">
        <w:rPr>
          <w:lang w:val="en-GB"/>
        </w:rPr>
        <w:t xml:space="preserve"> element whose content is a </w:t>
      </w:r>
      <w:r w:rsidRPr="003A06D0">
        <w:rPr>
          <w:rStyle w:val="Datatype"/>
          <w:lang w:val="en-GB"/>
        </w:rPr>
        <w:t>&lt;TSTInfo&gt;</w:t>
      </w:r>
      <w:r w:rsidRPr="003A06D0">
        <w:rPr>
          <w:lang w:val="en-GB"/>
        </w:rPr>
        <w:t xml:space="preserve"> element.</w:t>
      </w:r>
    </w:p>
    <w:p w14:paraId="2A73E46F" w14:textId="77777777" w:rsidR="00BF4F83" w:rsidRPr="003A06D0" w:rsidRDefault="00BF4F83" w:rsidP="0001259E">
      <w:pPr>
        <w:pStyle w:val="Listenabsatz"/>
        <w:numPr>
          <w:ilvl w:val="0"/>
          <w:numId w:val="7"/>
        </w:numPr>
        <w:rPr>
          <w:rFonts w:ascii="Courier New" w:hAnsi="Courier New"/>
          <w:lang w:val="en-GB"/>
        </w:rPr>
      </w:pPr>
      <w:r w:rsidRPr="003A06D0">
        <w:rPr>
          <w:lang w:val="en-GB"/>
        </w:rPr>
        <w:t xml:space="preserve">The other referencing the </w:t>
      </w:r>
      <w:r w:rsidRPr="003A06D0">
        <w:rPr>
          <w:rStyle w:val="Datatype"/>
          <w:lang w:val="en-GB"/>
        </w:rPr>
        <w:t>&lt;ds:SignatureValue&gt;</w:t>
      </w:r>
      <w:r w:rsidRPr="003A06D0">
        <w:rPr>
          <w:lang w:val="en-GB"/>
        </w:rPr>
        <w:t xml:space="preserve"> being timestamped.</w:t>
      </w:r>
    </w:p>
    <w:p w14:paraId="3B0F45AD" w14:textId="77777777" w:rsidR="00BF4F83" w:rsidRPr="003A06D0" w:rsidRDefault="00BF4F83" w:rsidP="00BF4F83">
      <w:pPr>
        <w:rPr>
          <w:lang w:val="en-GB"/>
        </w:rPr>
      </w:pPr>
      <w:r w:rsidRPr="003A06D0">
        <w:rPr>
          <w:lang w:val="en-GB"/>
        </w:rPr>
        <w:t> » [</w:t>
      </w:r>
      <w:r w:rsidRPr="003A06D0">
        <w:rPr>
          <w:color w:val="FF0000"/>
          <w:lang w:val="en-GB"/>
        </w:rPr>
        <w:t>DSS-5.3.1.2-2</w:t>
      </w:r>
      <w:r w:rsidRPr="003A06D0">
        <w:rPr>
          <w:lang w:val="en-GB"/>
        </w:rPr>
        <w:t>]</w:t>
      </w:r>
    </w:p>
    <w:p w14:paraId="53F0BF09" w14:textId="77777777" w:rsidR="00BF4F83" w:rsidRPr="003A06D0" w:rsidRDefault="00BF4F83" w:rsidP="00BF4F83">
      <w:pPr>
        <w:rPr>
          <w:lang w:val="en-GB"/>
        </w:rPr>
      </w:pPr>
      <w:r w:rsidRPr="003A06D0">
        <w:rPr>
          <w:lang w:val="en-GB"/>
        </w:rPr>
        <w:t xml:space="preserve">The present specification defines a format for XML timestamp tokens. In addition, XAdES defines a mechanism for incorporating signature timestamps in XML signatures. </w:t>
      </w: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The present document mandates that signature timestamps in XML format MUST follow the syntax defined in </w:t>
      </w:r>
      <w:hyperlink w:anchor="ref_DSS1Core" w:history="1">
        <w:r w:rsidRPr="003A06D0">
          <w:rPr>
            <w:rStyle w:val="Hyperlink"/>
            <w:lang w:val="en-GB"/>
          </w:rPr>
          <w:t>[DSS1Core]</w:t>
        </w:r>
      </w:hyperlink>
      <w:r w:rsidRPr="003A06D0">
        <w:rPr>
          <w:lang w:val="en-GB"/>
        </w:rPr>
        <w:t xml:space="preserve"> section 5.1. » [</w:t>
      </w:r>
      <w:r w:rsidRPr="003A06D0">
        <w:rPr>
          <w:color w:val="FF0000"/>
          <w:lang w:val="en-GB"/>
        </w:rPr>
        <w:t>DSS-5.3.1.2-3</w:t>
      </w:r>
      <w:r w:rsidRPr="003A06D0">
        <w:rPr>
          <w:lang w:val="en-GB"/>
        </w:rPr>
        <w:t xml:space="preserve">] </w:t>
      </w:r>
      <w:r w:rsidRPr="003A06D0">
        <w:rPr>
          <w:rFonts w:eastAsia="MS Mincho" w:cs="MS Mincho"/>
          <w:lang w:val="en-GB"/>
        </w:rPr>
        <w:t>«</w:t>
      </w:r>
      <w:r w:rsidRPr="003A06D0">
        <w:rPr>
          <w:rFonts w:ascii="MS Mincho" w:eastAsia="MS Mincho" w:hAnsi="MS Mincho" w:cs="MS Mincho"/>
          <w:lang w:val="en-GB"/>
        </w:rPr>
        <w:t> </w:t>
      </w:r>
      <w:r w:rsidRPr="003A06D0">
        <w:rPr>
          <w:lang w:val="en-GB"/>
        </w:rPr>
        <w:t>These time-stamp tokens MUST be added to XML signatures as specified by XAdES. » [</w:t>
      </w:r>
      <w:r w:rsidRPr="003A06D0">
        <w:rPr>
          <w:color w:val="FF0000"/>
          <w:lang w:val="en-GB"/>
        </w:rPr>
        <w:t>DSS-5.3.1.2-4</w:t>
      </w:r>
      <w:r w:rsidRPr="003A06D0">
        <w:rPr>
          <w:lang w:val="en-GB"/>
        </w:rPr>
        <w:t>]</w:t>
      </w:r>
    </w:p>
    <w:p w14:paraId="55DD9728" w14:textId="77777777" w:rsidR="00BF4F83" w:rsidRPr="003A06D0" w:rsidRDefault="00BF4F83" w:rsidP="00BF4F83">
      <w:p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The signature and its embedded timestamp SHALL be returned </w:t>
      </w:r>
      <w:r w:rsidR="0073092D">
        <w:rPr>
          <w:lang w:val="en-GB"/>
        </w:rPr>
        <w:t>as</w:t>
      </w:r>
      <w:r w:rsidRPr="003A06D0">
        <w:rPr>
          <w:lang w:val="en-GB"/>
        </w:rPr>
        <w:t xml:space="preserve"> the</w:t>
      </w:r>
      <w:r w:rsidR="0073092D">
        <w:rPr>
          <w:lang w:val="en-GB"/>
        </w:rPr>
        <w:t xml:space="preserve"> first element in the</w:t>
      </w:r>
      <w:r w:rsidRPr="003A06D0">
        <w:rPr>
          <w:lang w:val="en-GB"/>
        </w:rPr>
        <w:t xml:space="preserve"> </w:t>
      </w:r>
      <w:r w:rsidRPr="003A06D0">
        <w:rPr>
          <w:rStyle w:val="Datatype"/>
          <w:lang w:val="en-GB"/>
        </w:rPr>
        <w:t>SignatureObject</w:t>
      </w:r>
      <w:r w:rsidRPr="003A06D0">
        <w:rPr>
          <w:lang w:val="en-GB"/>
        </w:rPr>
        <w:t xml:space="preserve"> </w:t>
      </w:r>
      <w:r w:rsidR="0073092D">
        <w:rPr>
          <w:lang w:val="en-GB"/>
        </w:rPr>
        <w:t xml:space="preserve">list </w:t>
      </w:r>
      <w:r w:rsidRPr="003A06D0">
        <w:rPr>
          <w:lang w:val="en-GB"/>
        </w:rPr>
        <w:t xml:space="preserve">of the </w:t>
      </w:r>
      <w:r w:rsidRPr="003A06D0">
        <w:rPr>
          <w:rStyle w:val="Datatype"/>
          <w:lang w:val="en-GB"/>
        </w:rPr>
        <w:t>SignResponse</w:t>
      </w:r>
      <w:r w:rsidRPr="003A06D0">
        <w:rPr>
          <w:lang w:val="en-GB"/>
        </w:rPr>
        <w:t>. » [</w:t>
      </w:r>
      <w:r w:rsidRPr="003A06D0">
        <w:rPr>
          <w:color w:val="FF0000"/>
          <w:lang w:val="en-GB"/>
        </w:rPr>
        <w:t>DSS-5.3.1.2-5</w:t>
      </w:r>
      <w:r w:rsidRPr="003A06D0">
        <w:rPr>
          <w:lang w:val="en-GB"/>
        </w:rPr>
        <w:t>]</w:t>
      </w:r>
    </w:p>
    <w:p w14:paraId="30FCC009" w14:textId="77777777" w:rsidR="00BF4F83" w:rsidRPr="003A06D0" w:rsidRDefault="00BF4F83" w:rsidP="00AA52F6">
      <w:pPr>
        <w:pStyle w:val="berschrift4"/>
        <w:numPr>
          <w:ilvl w:val="3"/>
          <w:numId w:val="3"/>
        </w:numPr>
        <w:ind w:left="862" w:hanging="862"/>
        <w:rPr>
          <w:lang w:val="en-GB"/>
        </w:rPr>
      </w:pPr>
      <w:bookmarkStart w:id="30516" w:name="_Toc522668708"/>
      <w:bookmarkStart w:id="30517" w:name="_Toc10210801"/>
      <w:r w:rsidRPr="003A06D0">
        <w:rPr>
          <w:rStyle w:val="berschrift4Zchn"/>
          <w:b/>
          <w:iCs/>
          <w:lang w:val="en-GB"/>
        </w:rPr>
        <w:t>Processing for RFC 3161 Timestamps on XML signatures</w:t>
      </w:r>
      <w:bookmarkEnd w:id="30516"/>
      <w:bookmarkEnd w:id="30517"/>
    </w:p>
    <w:p w14:paraId="6B5FDF53" w14:textId="77777777" w:rsidR="00BF4F83" w:rsidRPr="003A06D0" w:rsidRDefault="00BF4F83" w:rsidP="00BF4F83">
      <w:p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If the type attribute in this optional input </w:t>
      </w:r>
      <w:r w:rsidRPr="003A06D0">
        <w:rPr>
          <w:rStyle w:val="Datatype"/>
          <w:lang w:val="en-GB"/>
        </w:rPr>
        <w:t>AddTimestamp</w:t>
      </w:r>
      <w:r w:rsidRPr="003A06D0">
        <w:rPr>
          <w:lang w:val="en-GB"/>
        </w:rPr>
        <w:t xml:space="preserve"> is </w:t>
      </w:r>
    </w:p>
    <w:p w14:paraId="58076CFC" w14:textId="77777777" w:rsidR="00BF4F83" w:rsidRPr="003A06D0" w:rsidRDefault="00BF4F83" w:rsidP="00BF4F83">
      <w:pPr>
        <w:rPr>
          <w:lang w:val="en-GB"/>
        </w:rPr>
      </w:pPr>
      <w:r w:rsidRPr="003A06D0">
        <w:rPr>
          <w:rStyle w:val="Datatype"/>
          <w:lang w:val="en-GB"/>
        </w:rPr>
        <w:t>urn:ietf:rfc:3161</w:t>
      </w:r>
      <w:r w:rsidRPr="003A06D0">
        <w:rPr>
          <w:lang w:val="en-GB"/>
        </w:rPr>
        <w:t xml:space="preserve"> </w:t>
      </w:r>
    </w:p>
    <w:p w14:paraId="2FECE6E0" w14:textId="77777777" w:rsidR="00BF4F83" w:rsidRPr="003A06D0" w:rsidRDefault="00BF4F83" w:rsidP="00BF4F83">
      <w:pPr>
        <w:rPr>
          <w:lang w:val="en-GB"/>
        </w:rPr>
      </w:pPr>
      <w:r w:rsidRPr="003A06D0">
        <w:rPr>
          <w:lang w:val="en-GB"/>
        </w:rPr>
        <w:t xml:space="preserve">and signature being timestamped is an XML signature then the XML signature MUST contain an RFC 3161, placed in a </w:t>
      </w:r>
      <w:r w:rsidRPr="003A06D0">
        <w:rPr>
          <w:rStyle w:val="Datatype"/>
          <w:lang w:val="en-GB"/>
        </w:rPr>
        <w:t>&lt;xades:EncapsulatedTimeStamp&gt;</w:t>
      </w:r>
      <w:r w:rsidRPr="003A06D0">
        <w:rPr>
          <w:lang w:val="en-GB"/>
        </w:rPr>
        <w:t xml:space="preserve"> within a </w:t>
      </w:r>
      <w:r w:rsidRPr="003A06D0">
        <w:rPr>
          <w:rStyle w:val="Datatype"/>
          <w:lang w:val="en-GB"/>
        </w:rPr>
        <w:t>&lt;xades:SignatureTimeStamp&gt;</w:t>
      </w:r>
      <w:r w:rsidRPr="003A06D0">
        <w:rPr>
          <w:lang w:val="en-GB"/>
        </w:rPr>
        <w:t xml:space="preserve"> as defined in [XAdES]. » [</w:t>
      </w:r>
      <w:r w:rsidRPr="003A06D0">
        <w:rPr>
          <w:color w:val="FF0000"/>
          <w:lang w:val="en-GB"/>
        </w:rPr>
        <w:t>DSS-5.3.1.3-1</w:t>
      </w:r>
      <w:r w:rsidRPr="003A06D0">
        <w:rPr>
          <w:lang w:val="en-GB"/>
        </w:rPr>
        <w:t>]</w:t>
      </w:r>
    </w:p>
    <w:bookmarkStart w:id="30518" w:name="sec_DataProcessingModelForVerification"/>
    <w:bookmarkStart w:id="30519" w:name="sec_AsyncProcessingModel"/>
    <w:bookmarkStart w:id="30520" w:name="_Toc114309513"/>
    <w:bookmarkStart w:id="30521" w:name="_Toc157225038"/>
    <w:bookmarkStart w:id="30522" w:name="_Toc158797505"/>
    <w:bookmarkStart w:id="30523" w:name="_Toc159076073"/>
    <w:bookmarkStart w:id="30524" w:name="_Toc481064980"/>
    <w:bookmarkStart w:id="30525" w:name="_Toc114309535"/>
    <w:bookmarkStart w:id="30526" w:name="_Toc157225061"/>
    <w:bookmarkStart w:id="30527" w:name="_Toc158797528"/>
    <w:bookmarkStart w:id="30528" w:name="_Toc159076096"/>
    <w:bookmarkStart w:id="30529" w:name="_Toc481065033"/>
    <w:bookmarkStart w:id="30530" w:name="_Ref501707689"/>
    <w:bookmarkStart w:id="30531" w:name="_Ref512158370"/>
    <w:bookmarkStart w:id="30532" w:name="_Toc480914754"/>
    <w:bookmarkEnd w:id="30446"/>
    <w:bookmarkEnd w:id="30447"/>
    <w:bookmarkEnd w:id="30448"/>
    <w:bookmarkEnd w:id="30449"/>
    <w:bookmarkEnd w:id="30450"/>
    <w:bookmarkEnd w:id="30451"/>
    <w:bookmarkEnd w:id="30452"/>
    <w:bookmarkEnd w:id="30453"/>
    <w:bookmarkEnd w:id="30454"/>
    <w:bookmarkEnd w:id="30455"/>
    <w:bookmarkEnd w:id="30456"/>
    <w:bookmarkEnd w:id="30457"/>
    <w:bookmarkEnd w:id="30458"/>
    <w:bookmarkEnd w:id="30459"/>
    <w:bookmarkEnd w:id="30460"/>
    <w:bookmarkEnd w:id="30461"/>
    <w:bookmarkEnd w:id="30462"/>
    <w:bookmarkEnd w:id="30463"/>
    <w:bookmarkEnd w:id="30464"/>
    <w:bookmarkEnd w:id="30465"/>
    <w:bookmarkEnd w:id="30466"/>
    <w:bookmarkEnd w:id="30467"/>
    <w:bookmarkEnd w:id="30468"/>
    <w:bookmarkEnd w:id="30469"/>
    <w:bookmarkEnd w:id="30470"/>
    <w:bookmarkEnd w:id="30471"/>
    <w:bookmarkEnd w:id="30472"/>
    <w:bookmarkEnd w:id="30473"/>
    <w:bookmarkEnd w:id="30474"/>
    <w:bookmarkEnd w:id="30475"/>
    <w:bookmarkEnd w:id="30476"/>
    <w:bookmarkEnd w:id="30477"/>
    <w:bookmarkEnd w:id="30478"/>
    <w:bookmarkEnd w:id="30479"/>
    <w:bookmarkEnd w:id="30480"/>
    <w:bookmarkEnd w:id="30481"/>
    <w:bookmarkEnd w:id="30482"/>
    <w:bookmarkEnd w:id="30483"/>
    <w:bookmarkEnd w:id="30484"/>
    <w:bookmarkEnd w:id="30485"/>
    <w:bookmarkEnd w:id="30486"/>
    <w:bookmarkEnd w:id="30487"/>
    <w:bookmarkEnd w:id="30488"/>
    <w:bookmarkEnd w:id="30489"/>
    <w:bookmarkEnd w:id="30490"/>
    <w:bookmarkEnd w:id="30491"/>
    <w:bookmarkEnd w:id="30492"/>
    <w:bookmarkEnd w:id="30493"/>
    <w:bookmarkEnd w:id="30494"/>
    <w:bookmarkEnd w:id="30495"/>
    <w:bookmarkEnd w:id="30496"/>
    <w:bookmarkEnd w:id="30497"/>
    <w:bookmarkEnd w:id="30498"/>
    <w:bookmarkEnd w:id="30499"/>
    <w:bookmarkEnd w:id="30500"/>
    <w:bookmarkEnd w:id="30501"/>
    <w:bookmarkEnd w:id="30502"/>
    <w:bookmarkEnd w:id="30503"/>
    <w:bookmarkEnd w:id="30504"/>
    <w:bookmarkEnd w:id="30505"/>
    <w:bookmarkEnd w:id="30506"/>
    <w:bookmarkEnd w:id="30507"/>
    <w:bookmarkEnd w:id="30508"/>
    <w:bookmarkEnd w:id="30518"/>
    <w:bookmarkEnd w:id="30519"/>
    <w:p w14:paraId="2E61E55C" w14:textId="77777777" w:rsidR="009D4EF5" w:rsidRPr="003A06D0" w:rsidRDefault="009D4EF5" w:rsidP="009D4EF5">
      <w:pPr>
        <w:pStyle w:val="berschrift1"/>
        <w:numPr>
          <w:ilvl w:val="0"/>
          <w:numId w:val="3"/>
        </w:numPr>
        <w:pBdr>
          <w:top w:val="single" w:sz="4" w:space="6" w:color="auto"/>
        </w:pBdr>
        <w:jc w:val="both"/>
        <w:rPr>
          <w:lang w:val="en-GB"/>
        </w:rPr>
      </w:pPr>
      <w:r w:rsidRPr="003A06D0">
        <w:rPr>
          <w:lang w:val="en-GB"/>
        </w:rPr>
        <w:fldChar w:fldCharType="begin"/>
      </w:r>
      <w:r w:rsidRPr="003A06D0">
        <w:rPr>
          <w:lang w:val="en-GB"/>
        </w:rPr>
        <w:instrText xml:space="preserve"> HYPERLINK  \l "sec_DataProcessingModelForVerification" </w:instrText>
      </w:r>
      <w:r w:rsidRPr="003A06D0">
        <w:rPr>
          <w:lang w:val="en-GB"/>
        </w:rPr>
        <w:fldChar w:fldCharType="separate"/>
      </w:r>
      <w:bookmarkStart w:id="30533" w:name="_Toc522668709"/>
      <w:bookmarkStart w:id="30534" w:name="_Toc534748898"/>
      <w:bookmarkStart w:id="30535" w:name="_Toc10210802"/>
      <w:r w:rsidRPr="003A06D0">
        <w:rPr>
          <w:rStyle w:val="Hyperlink"/>
          <w:lang w:val="en-GB"/>
        </w:rPr>
        <w:t>Data Processing Model for Verif</w:t>
      </w:r>
      <w:bookmarkEnd w:id="30520"/>
      <w:bookmarkEnd w:id="30521"/>
      <w:bookmarkEnd w:id="30522"/>
      <w:bookmarkEnd w:id="30523"/>
      <w:bookmarkEnd w:id="30524"/>
      <w:r w:rsidRPr="003A06D0">
        <w:rPr>
          <w:rStyle w:val="Hyperlink"/>
          <w:lang w:val="en-GB"/>
        </w:rPr>
        <w:t>ication</w:t>
      </w:r>
      <w:bookmarkEnd w:id="30533"/>
      <w:bookmarkEnd w:id="30534"/>
      <w:bookmarkEnd w:id="30535"/>
      <w:r w:rsidRPr="003A06D0">
        <w:rPr>
          <w:lang w:val="en-GB"/>
        </w:rPr>
        <w:fldChar w:fldCharType="end"/>
      </w:r>
    </w:p>
    <w:p w14:paraId="7CA8C6EC" w14:textId="77777777" w:rsidR="009D4EF5" w:rsidRPr="003A06D0" w:rsidRDefault="009D4EF5" w:rsidP="009D4EF5">
      <w:pPr>
        <w:rPr>
          <w:lang w:val="en-GB"/>
        </w:rPr>
      </w:pPr>
      <w:r w:rsidRPr="003A06D0">
        <w:rPr>
          <w:lang w:val="en-GB"/>
        </w:rPr>
        <w:t xml:space="preserve">A DSS server that verifies XML signatures SHOULD perform the following steps, upon receiving a verification with the top-level component </w:t>
      </w:r>
      <w:r w:rsidRPr="003A06D0">
        <w:rPr>
          <w:rStyle w:val="Datatype"/>
          <w:lang w:val="en-GB"/>
        </w:rPr>
        <w:t>VerifyRequest</w:t>
      </w:r>
      <w:r w:rsidRPr="003A06D0">
        <w:rPr>
          <w:lang w:val="en-GB"/>
        </w:rPr>
        <w:t xml:space="preserve"> (see section</w:t>
      </w:r>
      <w:r w:rsidR="00522067">
        <w:rPr>
          <w:lang w:val="en-GB"/>
        </w:rPr>
        <w:t xml:space="preserve"> </w:t>
      </w:r>
      <w:r w:rsidR="00522067">
        <w:rPr>
          <w:lang w:val="en-GB"/>
        </w:rPr>
        <w:fldChar w:fldCharType="begin"/>
      </w:r>
      <w:r w:rsidR="00522067">
        <w:rPr>
          <w:lang w:val="en-GB"/>
        </w:rPr>
        <w:instrText xml:space="preserve"> REF _RefComp8509F686 \r \h </w:instrText>
      </w:r>
      <w:r w:rsidR="00522067">
        <w:rPr>
          <w:lang w:val="en-GB"/>
        </w:rPr>
      </w:r>
      <w:r w:rsidR="00522067">
        <w:rPr>
          <w:lang w:val="en-GB"/>
        </w:rPr>
        <w:fldChar w:fldCharType="separate"/>
      </w:r>
      <w:r w:rsidR="00522067">
        <w:rPr>
          <w:lang w:val="en-GB"/>
        </w:rPr>
        <w:t>4.2.3</w:t>
      </w:r>
      <w:r w:rsidR="00522067">
        <w:rPr>
          <w:lang w:val="en-GB"/>
        </w:rPr>
        <w:fldChar w:fldCharType="end"/>
      </w:r>
      <w:r w:rsidRPr="003A06D0">
        <w:rPr>
          <w:lang w:val="en-GB"/>
        </w:rPr>
        <w:t xml:space="preserve">). These steps may be changed or overridden by the optional inputs, or by the profile or policy the server is operating under. The results of the </w:t>
      </w:r>
      <w:r w:rsidR="00BF5E78" w:rsidRPr="003A06D0">
        <w:rPr>
          <w:lang w:val="en-GB"/>
        </w:rPr>
        <w:t>verification</w:t>
      </w:r>
      <w:r w:rsidRPr="003A06D0">
        <w:rPr>
          <w:lang w:val="en-GB"/>
        </w:rPr>
        <w:t xml:space="preserve"> process are return to the caller within a VerifyResponse component (see section</w:t>
      </w:r>
      <w:r w:rsidR="00522067">
        <w:rPr>
          <w:lang w:val="en-GB"/>
        </w:rPr>
        <w:t xml:space="preserve"> </w:t>
      </w:r>
      <w:r w:rsidR="00522067">
        <w:rPr>
          <w:lang w:val="en-GB"/>
        </w:rPr>
        <w:fldChar w:fldCharType="begin"/>
      </w:r>
      <w:r w:rsidR="00522067">
        <w:rPr>
          <w:lang w:val="en-GB"/>
        </w:rPr>
        <w:instrText xml:space="preserve"> REF _RefCompD8D7E99B \r \h </w:instrText>
      </w:r>
      <w:r w:rsidR="00522067">
        <w:rPr>
          <w:lang w:val="en-GB"/>
        </w:rPr>
      </w:r>
      <w:r w:rsidR="00522067">
        <w:rPr>
          <w:lang w:val="en-GB"/>
        </w:rPr>
        <w:fldChar w:fldCharType="separate"/>
      </w:r>
      <w:r w:rsidR="00522067">
        <w:rPr>
          <w:lang w:val="en-GB"/>
        </w:rPr>
        <w:t>4.2.4</w:t>
      </w:r>
      <w:r w:rsidR="00522067">
        <w:rPr>
          <w:lang w:val="en-GB"/>
        </w:rPr>
        <w:fldChar w:fldCharType="end"/>
      </w:r>
      <w:r w:rsidRPr="003A06D0">
        <w:rPr>
          <w:lang w:val="en-GB"/>
        </w:rPr>
        <w:t xml:space="preserve">). For more details on multi-signature verification, see section </w:t>
      </w:r>
      <w:r w:rsidR="00522067">
        <w:rPr>
          <w:lang w:val="en-GB"/>
        </w:rPr>
        <w:fldChar w:fldCharType="begin"/>
      </w:r>
      <w:r w:rsidR="00522067">
        <w:rPr>
          <w:lang w:val="en-GB"/>
        </w:rPr>
        <w:instrText xml:space="preserve"> REF _Ref516355121 \r \h </w:instrText>
      </w:r>
      <w:r w:rsidR="00522067">
        <w:rPr>
          <w:lang w:val="en-GB"/>
        </w:rPr>
      </w:r>
      <w:r w:rsidR="00522067">
        <w:rPr>
          <w:lang w:val="en-GB"/>
        </w:rPr>
        <w:fldChar w:fldCharType="separate"/>
      </w:r>
      <w:r w:rsidR="00522067">
        <w:rPr>
          <w:lang w:val="en-GB"/>
        </w:rPr>
        <w:t>6.3.1</w:t>
      </w:r>
      <w:r w:rsidR="00522067">
        <w:rPr>
          <w:lang w:val="en-GB"/>
        </w:rPr>
        <w:fldChar w:fldCharType="end"/>
      </w:r>
      <w:r w:rsidRPr="003A06D0">
        <w:rPr>
          <w:lang w:val="en-GB"/>
        </w:rPr>
        <w:t xml:space="preserve"> </w:t>
      </w:r>
      <w:hyperlink w:anchor="Multi-Signature Verification" w:history="1">
        <w:r w:rsidRPr="003A06D0">
          <w:rPr>
            <w:rStyle w:val="Hyperlink"/>
            <w:lang w:val="en-GB"/>
          </w:rPr>
          <w:t>Multi-Signature Verification</w:t>
        </w:r>
      </w:hyperlink>
      <w:r w:rsidRPr="003A06D0">
        <w:rPr>
          <w:lang w:val="en-GB"/>
        </w:rPr>
        <w:t xml:space="preserve">. </w:t>
      </w:r>
    </w:p>
    <w:p w14:paraId="71E43707" w14:textId="77777777" w:rsidR="009D4EF5" w:rsidRPr="003A06D0" w:rsidRDefault="009D4EF5" w:rsidP="009D4EF5">
      <w:pPr>
        <w:rPr>
          <w:lang w:val="en-GB"/>
        </w:rPr>
      </w:pPr>
      <w:r w:rsidRPr="003A06D0">
        <w:rPr>
          <w:lang w:val="en-GB"/>
        </w:rPr>
        <w:t>The following process diagram illustrates the major buildings blocks of the processing of a verification request. The sub processes are described in the following sub-chapters.</w:t>
      </w:r>
    </w:p>
    <w:p w14:paraId="5B200BF1" w14:textId="77777777" w:rsidR="009D4EF5" w:rsidRPr="003A06D0" w:rsidRDefault="009D4EF5" w:rsidP="009D4EF5">
      <w:pPr>
        <w:pStyle w:val="Beschriftung"/>
        <w:rPr>
          <w:lang w:val="en-GB"/>
        </w:rPr>
      </w:pPr>
      <w:bookmarkStart w:id="30536" w:name="_Toc534748581"/>
      <w:bookmarkStart w:id="30537" w:name="_Toc534749420"/>
      <w:r w:rsidRPr="003A06D0">
        <w:rPr>
          <w:lang w:val="en-GB"/>
        </w:rPr>
        <w:t xml:space="preserve">Figure </w:t>
      </w:r>
      <w:r w:rsidRPr="003A06D0">
        <w:rPr>
          <w:noProof/>
          <w:lang w:val="en-GB"/>
        </w:rPr>
        <w:fldChar w:fldCharType="begin"/>
      </w:r>
      <w:r w:rsidRPr="003A06D0">
        <w:rPr>
          <w:noProof/>
          <w:lang w:val="en-GB"/>
        </w:rPr>
        <w:instrText xml:space="preserve"> SEQ Figure \* ARABIC </w:instrText>
      </w:r>
      <w:r w:rsidRPr="003A06D0">
        <w:rPr>
          <w:noProof/>
          <w:lang w:val="en-GB"/>
        </w:rPr>
        <w:fldChar w:fldCharType="separate"/>
      </w:r>
      <w:r w:rsidRPr="003A06D0">
        <w:rPr>
          <w:noProof/>
          <w:lang w:val="en-GB"/>
        </w:rPr>
        <w:t>8</w:t>
      </w:r>
      <w:r w:rsidRPr="003A06D0">
        <w:rPr>
          <w:noProof/>
          <w:lang w:val="en-GB"/>
        </w:rPr>
        <w:fldChar w:fldCharType="end"/>
      </w:r>
      <w:r w:rsidRPr="003A06D0">
        <w:rPr>
          <w:noProof/>
          <w:lang w:val="en-GB"/>
        </w:rPr>
        <w:t>: Verification Overview</w:t>
      </w:r>
      <w:bookmarkEnd w:id="30536"/>
      <w:bookmarkEnd w:id="30537"/>
    </w:p>
    <w:p w14:paraId="7776F4E3" w14:textId="77777777" w:rsidR="009D4EF5" w:rsidRPr="003A06D0" w:rsidRDefault="009D4EF5" w:rsidP="009D4EF5">
      <w:pPr>
        <w:keepNext/>
        <w:rPr>
          <w:lang w:val="en-GB"/>
        </w:rPr>
      </w:pPr>
      <w:r w:rsidRPr="003A06D0">
        <w:rPr>
          <w:noProof/>
          <w:lang w:val="en-GB" w:eastAsia="en-GB"/>
        </w:rPr>
        <w:drawing>
          <wp:inline distT="0" distB="0" distL="0" distR="0" wp14:anchorId="293B3253" wp14:editId="5F065425">
            <wp:extent cx="5943600" cy="190881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1908810"/>
                    </a:xfrm>
                    <a:prstGeom prst="rect">
                      <a:avLst/>
                    </a:prstGeom>
                  </pic:spPr>
                </pic:pic>
              </a:graphicData>
            </a:graphic>
          </wp:inline>
        </w:drawing>
      </w:r>
      <w:r w:rsidRPr="003A06D0">
        <w:rPr>
          <w:noProof/>
          <w:lang w:val="en-GB" w:eastAsia="en-GB"/>
        </w:rPr>
        <w:t xml:space="preserve"> </w:t>
      </w:r>
    </w:p>
    <w:p w14:paraId="299DAE97" w14:textId="77777777" w:rsidR="009D4EF5" w:rsidRPr="003A06D0" w:rsidRDefault="009D4EF5" w:rsidP="009D4EF5">
      <w:pPr>
        <w:rPr>
          <w:lang w:val="en-GB"/>
        </w:rPr>
      </w:pPr>
      <w:r w:rsidRPr="003A06D0">
        <w:rPr>
          <w:lang w:val="en-GB"/>
        </w:rPr>
        <w:t xml:space="preserve">The workflow splits into the sections for XMLDSig and CMS signature processing. </w:t>
      </w: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The processing path will be selected by the server considering a given </w:t>
      </w:r>
      <w:r w:rsidRPr="003A06D0">
        <w:rPr>
          <w:rStyle w:val="Datatype"/>
          <w:lang w:val="en-GB"/>
        </w:rPr>
        <w:t xml:space="preserve">SignatureType </w:t>
      </w:r>
      <w:r w:rsidRPr="003A06D0">
        <w:rPr>
          <w:lang w:val="en-GB"/>
        </w:rPr>
        <w:t xml:space="preserve">element of </w:t>
      </w:r>
      <w:r w:rsidRPr="003A06D0">
        <w:rPr>
          <w:rStyle w:val="Datatype"/>
          <w:lang w:val="en-GB"/>
        </w:rPr>
        <w:t>OptionalInputsVerify</w:t>
      </w:r>
      <w:r w:rsidRPr="003A06D0">
        <w:rPr>
          <w:lang w:val="en-GB"/>
        </w:rPr>
        <w:t xml:space="preserve"> and its configuration and policies. » [</w:t>
      </w:r>
      <w:r w:rsidRPr="003A06D0">
        <w:rPr>
          <w:color w:val="FF0000"/>
          <w:lang w:val="en-GB"/>
        </w:rPr>
        <w:t>DSS-6-1</w:t>
      </w:r>
      <w:r w:rsidRPr="003A06D0">
        <w:rPr>
          <w:lang w:val="en-GB"/>
        </w:rPr>
        <w:t>] Profiles may introduce additional signature types and MUST define the adequate processing steps.</w:t>
      </w:r>
    </w:p>
    <w:p w14:paraId="213F8FBA" w14:textId="77777777" w:rsidR="009D4EF5" w:rsidRPr="003A06D0" w:rsidRDefault="009D4EF5" w:rsidP="009D4EF5">
      <w:pPr>
        <w:pStyle w:val="Listenabsatz"/>
        <w:numPr>
          <w:ilvl w:val="0"/>
          <w:numId w:val="28"/>
        </w:numPr>
        <w:rPr>
          <w:rStyle w:val="Datatype"/>
          <w:lang w:val="en-GB"/>
        </w:rPr>
      </w:pPr>
      <w:r w:rsidRPr="003A06D0">
        <w:rPr>
          <w:lang w:val="en-GB"/>
        </w:rPr>
        <w:t xml:space="preserve">If the element </w:t>
      </w:r>
      <w:r w:rsidRPr="003A06D0">
        <w:rPr>
          <w:rStyle w:val="Datatype"/>
          <w:lang w:val="en-GB"/>
        </w:rPr>
        <w:t>ReturnTimestampedSignature</w:t>
      </w:r>
      <w:r w:rsidRPr="003A06D0">
        <w:rPr>
          <w:lang w:val="en-GB"/>
        </w:rPr>
        <w:t xml:space="preserve"> of </w:t>
      </w:r>
      <w:r w:rsidRPr="003A06D0">
        <w:rPr>
          <w:rStyle w:val="Datatype"/>
          <w:lang w:val="en-GB"/>
        </w:rPr>
        <w:t>OptionalInputsVerify</w:t>
      </w:r>
      <w:r w:rsidRPr="003A06D0">
        <w:rPr>
          <w:lang w:val="en-GB"/>
        </w:rPr>
        <w:t xml:space="preserve"> is present, the sub-process ‘</w:t>
      </w:r>
      <w:r w:rsidRPr="003A06D0">
        <w:rPr>
          <w:rStyle w:val="Datatype"/>
          <w:lang w:val="en-GB"/>
        </w:rPr>
        <w:t>timestamp Signature</w:t>
      </w:r>
      <w:r w:rsidRPr="003A06D0">
        <w:rPr>
          <w:lang w:val="en-GB"/>
        </w:rPr>
        <w:t>’ adds a timestamp to the signature.</w:t>
      </w:r>
    </w:p>
    <w:p w14:paraId="1E79A73E" w14:textId="77777777" w:rsidR="009D4EF5" w:rsidRPr="003A06D0" w:rsidRDefault="009D4EF5" w:rsidP="009D4EF5">
      <w:pPr>
        <w:pStyle w:val="Listenabsatz"/>
        <w:numPr>
          <w:ilvl w:val="0"/>
          <w:numId w:val="28"/>
        </w:numPr>
        <w:rPr>
          <w:rStyle w:val="Datatype"/>
          <w:lang w:val="en-GB"/>
        </w:rPr>
      </w:pPr>
      <w:r w:rsidRPr="003A06D0">
        <w:rPr>
          <w:lang w:val="en-GB"/>
        </w:rPr>
        <w:t xml:space="preserve">If the element </w:t>
      </w:r>
      <w:r w:rsidRPr="003A06D0">
        <w:rPr>
          <w:rStyle w:val="Datatype"/>
          <w:lang w:val="en-GB"/>
        </w:rPr>
        <w:t>ReturnAugmentedSignature</w:t>
      </w:r>
      <w:r w:rsidRPr="003A06D0">
        <w:rPr>
          <w:lang w:val="en-GB"/>
        </w:rPr>
        <w:t xml:space="preserve"> of </w:t>
      </w:r>
      <w:r w:rsidRPr="003A06D0">
        <w:rPr>
          <w:rStyle w:val="Datatype"/>
          <w:lang w:val="en-GB"/>
        </w:rPr>
        <w:t>OptionalInputsVerify</w:t>
      </w:r>
      <w:r w:rsidRPr="003A06D0">
        <w:rPr>
          <w:lang w:val="en-GB"/>
        </w:rPr>
        <w:t xml:space="preserve"> is ‘true’ the sub-process ‘</w:t>
      </w:r>
      <w:r w:rsidRPr="003A06D0">
        <w:rPr>
          <w:rStyle w:val="Datatype"/>
          <w:lang w:val="en-GB"/>
        </w:rPr>
        <w:t>augment Signature</w:t>
      </w:r>
      <w:r w:rsidRPr="003A06D0">
        <w:rPr>
          <w:lang w:val="en-GB"/>
        </w:rPr>
        <w:t xml:space="preserve">’ inserts the augmented signature into the </w:t>
      </w:r>
      <w:r w:rsidRPr="003A06D0">
        <w:rPr>
          <w:rStyle w:val="Datatype"/>
          <w:lang w:val="en-GB"/>
        </w:rPr>
        <w:t>OptionalOutputsVerify</w:t>
      </w:r>
      <w:r w:rsidRPr="003A06D0">
        <w:rPr>
          <w:lang w:val="en-GB"/>
        </w:rPr>
        <w:t>.</w:t>
      </w:r>
    </w:p>
    <w:bookmarkStart w:id="30538" w:name="sec_ProcessingXmlSignatureVerification"/>
    <w:bookmarkStart w:id="30539" w:name="_Toc114309516"/>
    <w:bookmarkStart w:id="30540" w:name="_Ref114325054"/>
    <w:bookmarkStart w:id="30541" w:name="_Ref114330611"/>
    <w:bookmarkStart w:id="30542" w:name="_Ref157224083"/>
    <w:bookmarkStart w:id="30543" w:name="_Toc157225041"/>
    <w:bookmarkStart w:id="30544" w:name="_Toc158797508"/>
    <w:bookmarkStart w:id="30545" w:name="_Toc159076076"/>
    <w:bookmarkStart w:id="30546" w:name="_Ref481011359"/>
    <w:bookmarkStart w:id="30547" w:name="_Toc481064986"/>
    <w:bookmarkStart w:id="30548" w:name="_Toc516358021"/>
    <w:bookmarkEnd w:id="30538"/>
    <w:p w14:paraId="3C11B2BE" w14:textId="77777777" w:rsidR="009D4EF5" w:rsidRPr="003A06D0" w:rsidRDefault="009D4EF5" w:rsidP="009D4EF5">
      <w:pPr>
        <w:pStyle w:val="berschrift2"/>
        <w:pageBreakBefore/>
        <w:numPr>
          <w:ilvl w:val="1"/>
          <w:numId w:val="3"/>
        </w:numPr>
        <w:ind w:left="578" w:hanging="578"/>
        <w:jc w:val="both"/>
        <w:rPr>
          <w:lang w:val="en-GB"/>
        </w:rPr>
      </w:pPr>
      <w:r w:rsidRPr="003A06D0">
        <w:rPr>
          <w:lang w:val="en-GB"/>
        </w:rPr>
        <w:fldChar w:fldCharType="begin"/>
      </w:r>
      <w:r w:rsidRPr="003A06D0">
        <w:rPr>
          <w:lang w:val="en-GB"/>
        </w:rPr>
        <w:instrText xml:space="preserve"> HYPERLINK  \l "sec_ProcessingXmlSignatureVerification" </w:instrText>
      </w:r>
      <w:r w:rsidRPr="003A06D0">
        <w:rPr>
          <w:lang w:val="en-GB"/>
        </w:rPr>
        <w:fldChar w:fldCharType="separate"/>
      </w:r>
      <w:bookmarkStart w:id="30549" w:name="_Toc522668710"/>
      <w:bookmarkStart w:id="30550" w:name="_Toc534748899"/>
      <w:bookmarkStart w:id="30551" w:name="_Toc10210803"/>
      <w:r w:rsidRPr="003A06D0">
        <w:rPr>
          <w:rStyle w:val="Hyperlink"/>
          <w:lang w:val="en-GB"/>
        </w:rPr>
        <w:t>Processing for XML Signature</w:t>
      </w:r>
      <w:bookmarkEnd w:id="30539"/>
      <w:bookmarkEnd w:id="30540"/>
      <w:bookmarkEnd w:id="30541"/>
      <w:bookmarkEnd w:id="30542"/>
      <w:bookmarkEnd w:id="30543"/>
      <w:bookmarkEnd w:id="30544"/>
      <w:bookmarkEnd w:id="30545"/>
      <w:bookmarkEnd w:id="30546"/>
      <w:bookmarkEnd w:id="30547"/>
      <w:bookmarkEnd w:id="30548"/>
      <w:r w:rsidRPr="003A06D0">
        <w:rPr>
          <w:rStyle w:val="Hyperlink"/>
          <w:lang w:val="en-GB"/>
        </w:rPr>
        <w:t xml:space="preserve"> Verification</w:t>
      </w:r>
      <w:bookmarkEnd w:id="30549"/>
      <w:bookmarkEnd w:id="30550"/>
      <w:bookmarkEnd w:id="30551"/>
      <w:r w:rsidRPr="003A06D0">
        <w:rPr>
          <w:lang w:val="en-GB"/>
        </w:rPr>
        <w:fldChar w:fldCharType="end"/>
      </w:r>
    </w:p>
    <w:p w14:paraId="0E02E5DD" w14:textId="77777777" w:rsidR="009D4EF5" w:rsidRPr="003A06D0" w:rsidRDefault="009D4EF5" w:rsidP="009D4EF5">
      <w:pPr>
        <w:pStyle w:val="berschrift3"/>
        <w:numPr>
          <w:ilvl w:val="2"/>
          <w:numId w:val="3"/>
        </w:numPr>
        <w:rPr>
          <w:lang w:val="en-GB"/>
        </w:rPr>
      </w:pPr>
      <w:bookmarkStart w:id="30552" w:name="_Toc516359908"/>
      <w:bookmarkStart w:id="30553" w:name="_Toc522668711"/>
      <w:bookmarkStart w:id="30554" w:name="_Toc534748900"/>
      <w:bookmarkStart w:id="30555" w:name="_Toc10210804"/>
      <w:r w:rsidRPr="003A06D0">
        <w:rPr>
          <w:lang w:val="en-GB"/>
        </w:rPr>
        <w:t>Sub process ‘</w:t>
      </w:r>
      <w:r w:rsidRPr="003A06D0">
        <w:rPr>
          <w:rStyle w:val="Datatype"/>
          <w:lang w:val="en-GB"/>
        </w:rPr>
        <w:t>retrieve XML signature</w:t>
      </w:r>
      <w:r w:rsidRPr="003A06D0">
        <w:rPr>
          <w:lang w:val="en-GB"/>
        </w:rPr>
        <w:t>’</w:t>
      </w:r>
      <w:bookmarkEnd w:id="30552"/>
      <w:bookmarkEnd w:id="30553"/>
      <w:bookmarkEnd w:id="30554"/>
      <w:bookmarkEnd w:id="30555"/>
      <w:r w:rsidRPr="003A06D0">
        <w:rPr>
          <w:lang w:val="en-GB"/>
        </w:rPr>
        <w:t xml:space="preserve"> </w:t>
      </w:r>
    </w:p>
    <w:p w14:paraId="203903AA" w14:textId="77777777" w:rsidR="009D4EF5" w:rsidRPr="003A06D0" w:rsidRDefault="009D4EF5" w:rsidP="009D4EF5">
      <w:pPr>
        <w:pStyle w:val="Beschriftung"/>
        <w:rPr>
          <w:lang w:val="en-GB"/>
        </w:rPr>
      </w:pPr>
      <w:bookmarkStart w:id="30556" w:name="_Toc534748582"/>
      <w:bookmarkStart w:id="30557" w:name="_Toc534749421"/>
      <w:r w:rsidRPr="003A06D0">
        <w:rPr>
          <w:lang w:val="en-GB"/>
        </w:rPr>
        <w:t xml:space="preserve">Figure </w:t>
      </w:r>
      <w:r w:rsidRPr="003A06D0">
        <w:rPr>
          <w:noProof/>
          <w:lang w:val="en-GB"/>
        </w:rPr>
        <w:fldChar w:fldCharType="begin"/>
      </w:r>
      <w:r w:rsidRPr="003A06D0">
        <w:rPr>
          <w:noProof/>
          <w:lang w:val="en-GB"/>
        </w:rPr>
        <w:instrText xml:space="preserve"> SEQ Figure \* ARABIC </w:instrText>
      </w:r>
      <w:r w:rsidRPr="003A06D0">
        <w:rPr>
          <w:noProof/>
          <w:lang w:val="en-GB"/>
        </w:rPr>
        <w:fldChar w:fldCharType="separate"/>
      </w:r>
      <w:r w:rsidRPr="003A06D0">
        <w:rPr>
          <w:noProof/>
          <w:lang w:val="en-GB"/>
        </w:rPr>
        <w:t>9</w:t>
      </w:r>
      <w:r w:rsidRPr="003A06D0">
        <w:rPr>
          <w:noProof/>
          <w:lang w:val="en-GB"/>
        </w:rPr>
        <w:fldChar w:fldCharType="end"/>
      </w:r>
      <w:r w:rsidRPr="003A06D0">
        <w:rPr>
          <w:noProof/>
          <w:lang w:val="en-GB"/>
        </w:rPr>
        <w:t>: Retrieve XML Signature</w:t>
      </w:r>
      <w:bookmarkEnd w:id="30556"/>
      <w:bookmarkEnd w:id="30557"/>
    </w:p>
    <w:p w14:paraId="464E42F6" w14:textId="77777777" w:rsidR="009D4EF5" w:rsidRPr="003A06D0" w:rsidRDefault="009D4EF5" w:rsidP="009D4EF5">
      <w:pPr>
        <w:keepNext/>
        <w:rPr>
          <w:lang w:val="en-GB"/>
        </w:rPr>
      </w:pPr>
      <w:r w:rsidRPr="003A06D0">
        <w:rPr>
          <w:noProof/>
          <w:lang w:val="en-GB" w:eastAsia="en-GB"/>
        </w:rPr>
        <w:drawing>
          <wp:inline distT="0" distB="0" distL="0" distR="0" wp14:anchorId="10D6FFE9" wp14:editId="232459C6">
            <wp:extent cx="5942930" cy="2308225"/>
            <wp:effectExtent l="0" t="0" r="127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trieve XML signature.png"/>
                    <pic:cNvPicPr/>
                  </pic:nvPicPr>
                  <pic:blipFill>
                    <a:blip r:embed="rId90">
                      <a:extLst>
                        <a:ext uri="{28A0092B-C50C-407E-A947-70E740481C1C}">
                          <a14:useLocalDpi xmlns:a14="http://schemas.microsoft.com/office/drawing/2010/main" val="0"/>
                        </a:ext>
                      </a:extLst>
                    </a:blip>
                    <a:stretch>
                      <a:fillRect/>
                    </a:stretch>
                  </pic:blipFill>
                  <pic:spPr>
                    <a:xfrm>
                      <a:off x="0" y="0"/>
                      <a:ext cx="5942930" cy="2308225"/>
                    </a:xfrm>
                    <a:prstGeom prst="rect">
                      <a:avLst/>
                    </a:prstGeom>
                  </pic:spPr>
                </pic:pic>
              </a:graphicData>
            </a:graphic>
          </wp:inline>
        </w:drawing>
      </w:r>
    </w:p>
    <w:p w14:paraId="0D6E022D" w14:textId="4F8865B4" w:rsidR="008830AA" w:rsidRPr="006C52EE" w:rsidRDefault="00573D83" w:rsidP="008830AA">
      <w:pPr>
        <w:pStyle w:val="Aufzhlungszeichen"/>
        <w:numPr>
          <w:ilvl w:val="0"/>
          <w:numId w:val="0"/>
        </w:numPr>
        <w:jc w:val="both"/>
        <w:rPr>
          <w:ins w:id="30558" w:author="Andreas Kuehne" w:date="2019-05-31T12:43:00Z"/>
          <w:lang w:val="en-GB"/>
        </w:rPr>
      </w:pPr>
      <w:ins w:id="30559" w:author="Andreas Kuehne" w:date="2019-05-31T12:43:00Z">
        <w:r>
          <w:rPr>
            <w:lang w:val="en-GB"/>
          </w:rPr>
          <w:t>This document describes use</w:t>
        </w:r>
        <w:r w:rsidR="008830AA">
          <w:rPr>
            <w:lang w:val="en-GB"/>
          </w:rPr>
          <w:t xml:space="preserve"> cases for zero or one signatur</w:t>
        </w:r>
        <w:r w:rsidR="008830AA" w:rsidRPr="0038331B">
          <w:rPr>
            <w:lang w:val="en-GB"/>
          </w:rPr>
          <w:t xml:space="preserve">e. </w:t>
        </w:r>
        <w:r w:rsidR="008830AA" w:rsidRPr="00FE06C1">
          <w:rPr>
            <w:lang w:val="en-GB"/>
          </w:rPr>
          <w:t xml:space="preserve"> </w:t>
        </w:r>
        <w:r w:rsidR="008830AA" w:rsidRPr="0038331B">
          <w:rPr>
            <w:lang w:val="en-GB"/>
          </w:rPr>
          <w:t xml:space="preserve">Nevertheless, this sub process describes the retrieval process for an unlimited number of signatures as it may be required </w:t>
        </w:r>
        <w:r w:rsidR="008830AA">
          <w:rPr>
            <w:lang w:val="en-GB"/>
          </w:rPr>
          <w:t>by specific</w:t>
        </w:r>
        <w:r w:rsidR="008830AA" w:rsidRPr="0038331B">
          <w:rPr>
            <w:lang w:val="en-GB"/>
          </w:rPr>
          <w:t xml:space="preserve"> profiles.</w:t>
        </w:r>
      </w:ins>
    </w:p>
    <w:p w14:paraId="436BA5AB" w14:textId="77777777" w:rsidR="009D4EF5" w:rsidRPr="003A06D0" w:rsidRDefault="009D4EF5" w:rsidP="009D4EF5">
      <w:pPr>
        <w:rPr>
          <w:lang w:val="en-GB"/>
        </w:rPr>
      </w:pPr>
      <w:r w:rsidRPr="003A06D0">
        <w:rPr>
          <w:lang w:val="en-GB"/>
        </w:rPr>
        <w:t xml:space="preserve">The server retrieves one or more </w:t>
      </w:r>
      <w:r w:rsidRPr="003A06D0">
        <w:rPr>
          <w:rStyle w:val="Datatype"/>
          <w:lang w:val="en-GB"/>
        </w:rPr>
        <w:t>&lt;ds:Signature&gt;</w:t>
      </w:r>
      <w:r w:rsidRPr="003A06D0">
        <w:rPr>
          <w:lang w:val="en-GB"/>
        </w:rPr>
        <w:t xml:space="preserve"> objects as follows:  </w:t>
      </w:r>
    </w:p>
    <w:p w14:paraId="13BF63D8" w14:textId="77777777" w:rsidR="009D4EF5" w:rsidRPr="003A06D0" w:rsidRDefault="009D4EF5" w:rsidP="009D4EF5">
      <w:pPr>
        <w:pStyle w:val="Listenabsatz"/>
        <w:numPr>
          <w:ilvl w:val="0"/>
          <w:numId w:val="27"/>
        </w:numPr>
        <w:rPr>
          <w:lang w:val="en-GB"/>
        </w:rPr>
      </w:pPr>
      <w:r w:rsidRPr="003A06D0">
        <w:rPr>
          <w:lang w:val="en-GB"/>
        </w:rPr>
        <w:t xml:space="preserve">For all instances of </w:t>
      </w:r>
      <w:r w:rsidRPr="003A06D0">
        <w:rPr>
          <w:rStyle w:val="Datatype"/>
          <w:lang w:val="en-GB"/>
        </w:rPr>
        <w:t>SignatureObject</w:t>
      </w:r>
      <w:r w:rsidRPr="003A06D0">
        <w:rPr>
          <w:lang w:val="en-GB"/>
        </w:rPr>
        <w:t xml:space="preserve"> that are present, the server retrieves either the </w:t>
      </w:r>
      <w:r w:rsidRPr="003A06D0">
        <w:rPr>
          <w:rStyle w:val="Datatype"/>
          <w:lang w:val="en-GB"/>
        </w:rPr>
        <w:t>&lt;ds:Signature&gt;</w:t>
      </w:r>
      <w:r w:rsidRPr="003A06D0">
        <w:rPr>
          <w:lang w:val="en-GB"/>
        </w:rPr>
        <w:t xml:space="preserve"> that is a child element of the </w:t>
      </w:r>
      <w:r w:rsidRPr="003A06D0">
        <w:rPr>
          <w:rStyle w:val="Datatype"/>
          <w:lang w:val="en-GB"/>
        </w:rPr>
        <w:t>SignatureObject</w:t>
      </w:r>
      <w:r w:rsidRPr="003A06D0">
        <w:rPr>
          <w:rStyle w:val="Element"/>
          <w:lang w:val="en-GB"/>
        </w:rPr>
        <w:t xml:space="preserve"> </w:t>
      </w:r>
      <w:r w:rsidRPr="003A06D0">
        <w:rPr>
          <w:lang w:val="en-GB"/>
        </w:rPr>
        <w:t xml:space="preserve">(see: Note at the end of this section), or those </w:t>
      </w:r>
      <w:r w:rsidRPr="003A06D0">
        <w:rPr>
          <w:rStyle w:val="Datatype"/>
          <w:lang w:val="en-GB"/>
        </w:rPr>
        <w:t>&lt;ds:Signature&gt;</w:t>
      </w:r>
      <w:r w:rsidRPr="003A06D0">
        <w:rPr>
          <w:lang w:val="en-GB"/>
        </w:rPr>
        <w:t xml:space="preserve"> objects which are pointed to by the </w:t>
      </w:r>
      <w:r w:rsidRPr="003A06D0">
        <w:rPr>
          <w:rStyle w:val="Datatype"/>
          <w:lang w:val="en-GB"/>
        </w:rPr>
        <w:t>SignaturePtr</w:t>
      </w:r>
      <w:r w:rsidRPr="003A06D0">
        <w:rPr>
          <w:lang w:val="en-GB"/>
        </w:rPr>
        <w:t xml:space="preserve"> in the </w:t>
      </w:r>
      <w:r w:rsidRPr="003A06D0">
        <w:rPr>
          <w:rStyle w:val="Datatype"/>
          <w:lang w:val="en-GB"/>
        </w:rPr>
        <w:t>SignatureObject</w:t>
      </w:r>
      <w:r w:rsidRPr="003A06D0">
        <w:rPr>
          <w:lang w:val="en-GB"/>
        </w:rPr>
        <w:t xml:space="preserve">.  </w:t>
      </w:r>
    </w:p>
    <w:p w14:paraId="30661D54" w14:textId="77777777" w:rsidR="009D4EF5" w:rsidRPr="003A06D0" w:rsidRDefault="009D4EF5" w:rsidP="009D4EF5">
      <w:pPr>
        <w:pStyle w:val="Listenabsatz"/>
        <w:numPr>
          <w:ilvl w:val="0"/>
          <w:numId w:val="27"/>
        </w:numPr>
        <w:rPr>
          <w:lang w:val="en-GB"/>
        </w:rPr>
      </w:pPr>
      <w:r w:rsidRPr="003A06D0">
        <w:rPr>
          <w:lang w:val="en-GB"/>
        </w:rPr>
        <w:t xml:space="preserve">If the </w:t>
      </w:r>
      <w:r w:rsidRPr="003A06D0">
        <w:rPr>
          <w:rStyle w:val="Datatype"/>
          <w:lang w:val="en-GB"/>
        </w:rPr>
        <w:t>SignaturePtr</w:t>
      </w:r>
      <w:r w:rsidRPr="003A06D0">
        <w:rPr>
          <w:lang w:val="en-GB"/>
        </w:rPr>
        <w:t xml:space="preserve"> points to an input document but not a specific element in that document, the pointed-to input document must be a </w:t>
      </w:r>
      <w:r w:rsidRPr="003A06D0">
        <w:rPr>
          <w:rStyle w:val="Datatype"/>
          <w:lang w:val="en-GB"/>
        </w:rPr>
        <w:t>Document</w:t>
      </w:r>
      <w:r w:rsidRPr="003A06D0">
        <w:rPr>
          <w:lang w:val="en-GB"/>
        </w:rPr>
        <w:t xml:space="preserve"> element containing XML.</w:t>
      </w:r>
    </w:p>
    <w:p w14:paraId="587FDA68" w14:textId="77777777" w:rsidR="009D4EF5" w:rsidRPr="003A06D0" w:rsidRDefault="009D4EF5" w:rsidP="009D4EF5">
      <w:pPr>
        <w:pStyle w:val="Listenabsatz"/>
        <w:numPr>
          <w:ilvl w:val="0"/>
          <w:numId w:val="27"/>
        </w:num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If the </w:t>
      </w:r>
      <w:r w:rsidRPr="003A06D0">
        <w:rPr>
          <w:rStyle w:val="Datatype"/>
          <w:lang w:val="en-GB"/>
        </w:rPr>
        <w:t>SignatureObject</w:t>
      </w:r>
      <w:r w:rsidRPr="003A06D0">
        <w:rPr>
          <w:lang w:val="en-GB"/>
        </w:rPr>
        <w:t xml:space="preserve"> is omitted, there MUST be only a single </w:t>
      </w:r>
      <w:r w:rsidRPr="003A06D0">
        <w:rPr>
          <w:rStyle w:val="Datatype"/>
          <w:lang w:val="en-GB"/>
        </w:rPr>
        <w:t>Document</w:t>
      </w:r>
      <w:r w:rsidRPr="003A06D0">
        <w:rPr>
          <w:lang w:val="en-GB"/>
        </w:rPr>
        <w:t xml:space="preserve"> element. » [</w:t>
      </w:r>
      <w:r w:rsidRPr="003A06D0">
        <w:rPr>
          <w:color w:val="FF0000"/>
          <w:lang w:val="en-GB"/>
        </w:rPr>
        <w:t>DSS-6.1.1-1</w:t>
      </w:r>
      <w:r w:rsidRPr="003A06D0">
        <w:rPr>
          <w:lang w:val="en-GB"/>
        </w:rPr>
        <w:t xml:space="preserve">]  This case is handled as if a </w:t>
      </w:r>
      <w:r w:rsidRPr="003A06D0">
        <w:rPr>
          <w:rStyle w:val="Datatype"/>
          <w:lang w:val="en-GB"/>
        </w:rPr>
        <w:t>SignaturePtr</w:t>
      </w:r>
      <w:r w:rsidRPr="003A06D0">
        <w:rPr>
          <w:lang w:val="en-GB"/>
        </w:rPr>
        <w:t xml:space="preserve"> pointing to the single </w:t>
      </w:r>
      <w:r w:rsidRPr="003A06D0">
        <w:rPr>
          <w:rStyle w:val="Datatype"/>
          <w:lang w:val="en-GB"/>
        </w:rPr>
        <w:t>Document</w:t>
      </w:r>
      <w:r w:rsidRPr="003A06D0">
        <w:rPr>
          <w:lang w:val="en-GB"/>
        </w:rPr>
        <w:t xml:space="preserve"> was present: the server will search and find every </w:t>
      </w:r>
      <w:r w:rsidRPr="003A06D0">
        <w:rPr>
          <w:rStyle w:val="Datatype"/>
          <w:lang w:val="en-GB"/>
        </w:rPr>
        <w:t>&lt;ds:Signature&gt;</w:t>
      </w:r>
      <w:r w:rsidRPr="003A06D0">
        <w:rPr>
          <w:lang w:val="en-GB"/>
        </w:rPr>
        <w:t xml:space="preserve"> element in this input document and verify each </w:t>
      </w:r>
      <w:r w:rsidRPr="003A06D0">
        <w:rPr>
          <w:rStyle w:val="Datatype"/>
          <w:lang w:val="en-GB"/>
        </w:rPr>
        <w:t>&lt;ds:Signature&gt;</w:t>
      </w:r>
      <w:r w:rsidRPr="003A06D0">
        <w:rPr>
          <w:lang w:val="en-GB"/>
        </w:rPr>
        <w:t xml:space="preserve"> according to the steps below. </w:t>
      </w:r>
    </w:p>
    <w:p w14:paraId="3BEABF25" w14:textId="77777777" w:rsidR="009D4EF5" w:rsidRPr="003A06D0" w:rsidRDefault="009D4EF5" w:rsidP="009D4EF5">
      <w:pPr>
        <w:pStyle w:val="berschrift3"/>
        <w:numPr>
          <w:ilvl w:val="2"/>
          <w:numId w:val="3"/>
        </w:numPr>
        <w:rPr>
          <w:lang w:val="en-GB"/>
        </w:rPr>
      </w:pPr>
      <w:bookmarkStart w:id="30560" w:name="_Toc516359909"/>
      <w:bookmarkStart w:id="30561" w:name="_Toc522668713"/>
      <w:bookmarkStart w:id="30562" w:name="_Toc534748902"/>
      <w:bookmarkStart w:id="30563" w:name="_Toc10210805"/>
      <w:r w:rsidRPr="003A06D0">
        <w:rPr>
          <w:lang w:val="en-GB"/>
        </w:rPr>
        <w:t>Sub process ‘</w:t>
      </w:r>
      <w:r w:rsidRPr="003A06D0">
        <w:rPr>
          <w:rStyle w:val="Datatype"/>
          <w:lang w:val="en-GB"/>
        </w:rPr>
        <w:t>recalculate references</w:t>
      </w:r>
      <w:r w:rsidRPr="003A06D0">
        <w:rPr>
          <w:lang w:val="en-GB"/>
        </w:rPr>
        <w:t>’</w:t>
      </w:r>
      <w:bookmarkEnd w:id="30560"/>
      <w:bookmarkEnd w:id="30561"/>
      <w:bookmarkEnd w:id="30562"/>
      <w:bookmarkEnd w:id="30563"/>
      <w:r w:rsidRPr="003A06D0">
        <w:rPr>
          <w:lang w:val="en-GB"/>
        </w:rPr>
        <w:t xml:space="preserve"> </w:t>
      </w:r>
    </w:p>
    <w:p w14:paraId="37B3AF7B" w14:textId="77777777" w:rsidR="009D4EF5" w:rsidRPr="003A06D0" w:rsidRDefault="009D4EF5" w:rsidP="009D4EF5">
      <w:pPr>
        <w:pStyle w:val="Beschriftung"/>
        <w:rPr>
          <w:lang w:val="en-GB"/>
        </w:rPr>
      </w:pPr>
      <w:bookmarkStart w:id="30564" w:name="_Toc534748583"/>
      <w:bookmarkStart w:id="30565" w:name="_Toc534749422"/>
      <w:r w:rsidRPr="003A06D0">
        <w:rPr>
          <w:lang w:val="en-GB"/>
        </w:rPr>
        <w:t xml:space="preserve">Figure </w:t>
      </w:r>
      <w:r w:rsidRPr="003A06D0">
        <w:rPr>
          <w:noProof/>
          <w:lang w:val="en-GB"/>
        </w:rPr>
        <w:fldChar w:fldCharType="begin"/>
      </w:r>
      <w:r w:rsidRPr="003A06D0">
        <w:rPr>
          <w:noProof/>
          <w:lang w:val="en-GB"/>
        </w:rPr>
        <w:instrText xml:space="preserve"> SEQ Figure \* ARABIC </w:instrText>
      </w:r>
      <w:r w:rsidRPr="003A06D0">
        <w:rPr>
          <w:noProof/>
          <w:lang w:val="en-GB"/>
        </w:rPr>
        <w:fldChar w:fldCharType="separate"/>
      </w:r>
      <w:r w:rsidRPr="003A06D0">
        <w:rPr>
          <w:noProof/>
          <w:lang w:val="en-GB"/>
        </w:rPr>
        <w:t>10</w:t>
      </w:r>
      <w:r w:rsidRPr="003A06D0">
        <w:rPr>
          <w:noProof/>
          <w:lang w:val="en-GB"/>
        </w:rPr>
        <w:fldChar w:fldCharType="end"/>
      </w:r>
      <w:r w:rsidRPr="003A06D0">
        <w:rPr>
          <w:noProof/>
          <w:lang w:val="en-GB"/>
        </w:rPr>
        <w:t>: Recalculate References</w:t>
      </w:r>
      <w:bookmarkEnd w:id="30564"/>
      <w:bookmarkEnd w:id="30565"/>
    </w:p>
    <w:p w14:paraId="035FCEA4" w14:textId="77777777" w:rsidR="009D4EF5" w:rsidRPr="003A06D0" w:rsidRDefault="009D4EF5" w:rsidP="009D4EF5">
      <w:pPr>
        <w:pStyle w:val="Algorithm"/>
        <w:keepNext/>
        <w:numPr>
          <w:ilvl w:val="0"/>
          <w:numId w:val="0"/>
        </w:numPr>
        <w:ind w:left="360" w:hanging="360"/>
      </w:pPr>
      <w:r w:rsidRPr="003A06D0">
        <w:rPr>
          <w:noProof/>
          <w:lang w:eastAsia="en-GB"/>
        </w:rPr>
        <w:drawing>
          <wp:inline distT="0" distB="0" distL="0" distR="0" wp14:anchorId="4494C963" wp14:editId="1AFEA73F">
            <wp:extent cx="4407876" cy="243840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calculate references.png"/>
                    <pic:cNvPicPr/>
                  </pic:nvPicPr>
                  <pic:blipFill>
                    <a:blip r:embed="rId91">
                      <a:extLst>
                        <a:ext uri="{28A0092B-C50C-407E-A947-70E740481C1C}">
                          <a14:useLocalDpi xmlns:a14="http://schemas.microsoft.com/office/drawing/2010/main" val="0"/>
                        </a:ext>
                      </a:extLst>
                    </a:blip>
                    <a:stretch>
                      <a:fillRect/>
                    </a:stretch>
                  </pic:blipFill>
                  <pic:spPr>
                    <a:xfrm>
                      <a:off x="0" y="0"/>
                      <a:ext cx="4407876" cy="2438400"/>
                    </a:xfrm>
                    <a:prstGeom prst="rect">
                      <a:avLst/>
                    </a:prstGeom>
                  </pic:spPr>
                </pic:pic>
              </a:graphicData>
            </a:graphic>
          </wp:inline>
        </w:drawing>
      </w:r>
    </w:p>
    <w:p w14:paraId="0D870B99" w14:textId="77777777" w:rsidR="009D4EF5" w:rsidRPr="003A06D0" w:rsidRDefault="009D4EF5" w:rsidP="009D4EF5">
      <w:pPr>
        <w:rPr>
          <w:lang w:val="en-GB"/>
        </w:rPr>
      </w:pPr>
      <w:bookmarkStart w:id="30566" w:name="_Ref157224098"/>
      <w:r w:rsidRPr="003A06D0">
        <w:rPr>
          <w:lang w:val="en-GB"/>
        </w:rPr>
        <w:t xml:space="preserve">For each </w:t>
      </w:r>
      <w:r w:rsidRPr="003A06D0">
        <w:rPr>
          <w:rStyle w:val="Datatype"/>
          <w:lang w:val="en-GB"/>
        </w:rPr>
        <w:t>&lt;ds:Reference&gt;</w:t>
      </w:r>
      <w:r w:rsidRPr="003A06D0">
        <w:rPr>
          <w:lang w:val="en-GB"/>
        </w:rPr>
        <w:t xml:space="preserve"> in the </w:t>
      </w:r>
      <w:r w:rsidRPr="003A06D0">
        <w:rPr>
          <w:rStyle w:val="Datatype"/>
          <w:lang w:val="en-GB"/>
        </w:rPr>
        <w:t>&lt;ds:Signature&gt;</w:t>
      </w:r>
      <w:r w:rsidRPr="003A06D0">
        <w:rPr>
          <w:lang w:val="en-GB"/>
        </w:rPr>
        <w:t xml:space="preserve">, the server finds the input document with matching </w:t>
      </w:r>
      <w:r w:rsidRPr="003A06D0">
        <w:rPr>
          <w:rStyle w:val="Datatype"/>
          <w:lang w:val="en-GB"/>
        </w:rPr>
        <w:t>RefURI</w:t>
      </w:r>
      <w:r w:rsidRPr="003A06D0">
        <w:rPr>
          <w:lang w:val="en-GB"/>
        </w:rPr>
        <w:t xml:space="preserve"> and </w:t>
      </w:r>
      <w:r w:rsidRPr="003A06D0">
        <w:rPr>
          <w:rStyle w:val="Datatype"/>
          <w:lang w:val="en-GB"/>
        </w:rPr>
        <w:t>RefType</w:t>
      </w:r>
      <w:r w:rsidRPr="003A06D0">
        <w:rPr>
          <w:lang w:val="en-GB"/>
        </w:rPr>
        <w:t xml:space="preserve"> values (omitted attributes match omitted attributes). </w:t>
      </w:r>
    </w:p>
    <w:p w14:paraId="10D4B1E5" w14:textId="77777777" w:rsidR="009D4EF5" w:rsidRPr="003A06D0" w:rsidRDefault="009D4EF5" w:rsidP="009D4EF5">
      <w:pPr>
        <w:pStyle w:val="Listenabsatz"/>
        <w:numPr>
          <w:ilvl w:val="0"/>
          <w:numId w:val="26"/>
        </w:numPr>
        <w:rPr>
          <w:lang w:val="en-GB"/>
        </w:rPr>
      </w:pPr>
      <w:r w:rsidRPr="003A06D0">
        <w:rPr>
          <w:lang w:val="en-GB"/>
        </w:rPr>
        <w:t xml:space="preserve">If the </w:t>
      </w:r>
      <w:r w:rsidRPr="003A06D0">
        <w:rPr>
          <w:rStyle w:val="Datatype"/>
          <w:lang w:val="en-GB"/>
        </w:rPr>
        <w:t>&lt;ds:Reference&gt;</w:t>
      </w:r>
      <w:r w:rsidRPr="003A06D0">
        <w:rPr>
          <w:lang w:val="en-GB"/>
        </w:rPr>
        <w:t xml:space="preserve"> uses a same-document URI, the XPointer should be evaluated against the input document the </w:t>
      </w:r>
      <w:r w:rsidRPr="003A06D0">
        <w:rPr>
          <w:rStyle w:val="Datatype"/>
          <w:lang w:val="en-GB"/>
        </w:rPr>
        <w:t>&lt;ds:Signature&gt;</w:t>
      </w:r>
      <w:r w:rsidRPr="003A06D0">
        <w:rPr>
          <w:lang w:val="en-GB"/>
        </w:rPr>
        <w:t xml:space="preserve"> is contained within, or against the </w:t>
      </w:r>
      <w:r w:rsidRPr="003A06D0">
        <w:rPr>
          <w:rStyle w:val="Datatype"/>
          <w:lang w:val="en-GB"/>
        </w:rPr>
        <w:t>&lt;ds:Signature&gt;</w:t>
      </w:r>
      <w:r w:rsidRPr="003A06D0">
        <w:rPr>
          <w:lang w:val="en-GB"/>
        </w:rPr>
        <w:t xml:space="preserve"> itself if it is contained within a </w:t>
      </w:r>
      <w:r w:rsidRPr="003A06D0">
        <w:rPr>
          <w:rStyle w:val="Datatype"/>
          <w:lang w:val="en-GB"/>
        </w:rPr>
        <w:t>SignatureObject</w:t>
      </w:r>
      <w:r w:rsidRPr="003A06D0">
        <w:rPr>
          <w:lang w:val="en-GB"/>
        </w:rPr>
        <w:t xml:space="preserve"> element. </w:t>
      </w:r>
    </w:p>
    <w:p w14:paraId="4AB95257" w14:textId="77777777" w:rsidR="009D4EF5" w:rsidRPr="003A06D0" w:rsidRDefault="009D4EF5" w:rsidP="009D4EF5">
      <w:pPr>
        <w:pStyle w:val="Listenabsatz"/>
        <w:numPr>
          <w:ilvl w:val="0"/>
          <w:numId w:val="26"/>
        </w:numPr>
        <w:rPr>
          <w:lang w:val="en-GB"/>
        </w:rPr>
      </w:pPr>
      <w:r w:rsidRPr="003A06D0">
        <w:rPr>
          <w:lang w:val="en-GB"/>
        </w:rPr>
        <w:t xml:space="preserve">The </w:t>
      </w:r>
      <w:r w:rsidRPr="003A06D0">
        <w:rPr>
          <w:rStyle w:val="Datatype"/>
          <w:lang w:val="en-GB"/>
        </w:rPr>
        <w:t>SchemaRef</w:t>
      </w:r>
      <w:r w:rsidRPr="003A06D0">
        <w:rPr>
          <w:lang w:val="en-GB"/>
        </w:rPr>
        <w:t xml:space="preserve"> element or optional input </w:t>
      </w:r>
      <w:r w:rsidRPr="003A06D0">
        <w:rPr>
          <w:rStyle w:val="Datatype"/>
          <w:lang w:val="en-GB"/>
        </w:rPr>
        <w:t>Schema</w:t>
      </w:r>
      <w:r w:rsidRPr="003A06D0">
        <w:rPr>
          <w:lang w:val="en-GB"/>
        </w:rPr>
        <w:t xml:space="preserve"> of the input document or </w:t>
      </w:r>
      <w:r w:rsidRPr="003A06D0">
        <w:rPr>
          <w:rStyle w:val="Datatype"/>
          <w:lang w:val="en-GB"/>
        </w:rPr>
        <w:t>SignatureObject</w:t>
      </w:r>
      <w:r w:rsidRPr="003A06D0">
        <w:rPr>
          <w:lang w:val="en-GB"/>
        </w:rPr>
        <w:t xml:space="preserve"> will be used, if present, to identify ID attributes when evaluating the XPointer expression. </w:t>
      </w:r>
    </w:p>
    <w:p w14:paraId="4298BDA1" w14:textId="77777777" w:rsidR="009D4EF5" w:rsidRPr="003A06D0" w:rsidRDefault="009D4EF5" w:rsidP="009D4EF5">
      <w:pPr>
        <w:pStyle w:val="Listenabsatz"/>
        <w:numPr>
          <w:ilvl w:val="0"/>
          <w:numId w:val="26"/>
        </w:numPr>
        <w:rPr>
          <w:lang w:val="en-GB"/>
        </w:rPr>
      </w:pPr>
      <w:r w:rsidRPr="003A06D0">
        <w:rPr>
          <w:lang w:val="en-GB"/>
        </w:rPr>
        <w:t xml:space="preserve">If the </w:t>
      </w:r>
      <w:r w:rsidRPr="003A06D0">
        <w:rPr>
          <w:rStyle w:val="Datatype"/>
          <w:lang w:val="en-GB"/>
        </w:rPr>
        <w:t>&lt;ds:Reference&gt;</w:t>
      </w:r>
      <w:r w:rsidRPr="003A06D0">
        <w:rPr>
          <w:lang w:val="en-GB"/>
        </w:rPr>
        <w:t xml:space="preserve"> uses an external URI and the corresponding input document is not present, the server will skip the </w:t>
      </w:r>
      <w:r w:rsidRPr="003A06D0">
        <w:rPr>
          <w:rStyle w:val="Datatype"/>
          <w:lang w:val="en-GB"/>
        </w:rPr>
        <w:t>&lt;ds:Reference&gt;</w:t>
      </w:r>
      <w:r w:rsidRPr="003A06D0">
        <w:rPr>
          <w:lang w:val="en-GB"/>
        </w:rPr>
        <w:t xml:space="preserve">, and later return a result code such as </w:t>
      </w:r>
      <w:r w:rsidRPr="003A06D0">
        <w:rPr>
          <w:rStyle w:val="Datatype"/>
          <w:lang w:val="en-GB"/>
        </w:rPr>
        <w:t>ReferencedDocumentNotPresent</w:t>
      </w:r>
      <w:r w:rsidRPr="003A06D0">
        <w:rPr>
          <w:lang w:val="en-GB"/>
        </w:rPr>
        <w:t xml:space="preserve"> to indicate this.  The </w:t>
      </w:r>
      <w:r w:rsidRPr="003A06D0">
        <w:rPr>
          <w:rStyle w:val="Datatype"/>
          <w:lang w:val="en-GB"/>
        </w:rPr>
        <w:t>RefURI</w:t>
      </w:r>
      <w:r w:rsidRPr="003A06D0">
        <w:rPr>
          <w:lang w:val="en-GB"/>
        </w:rPr>
        <w:t xml:space="preserve"> MAY be omitted in at most one of the set of Input documents.</w:t>
      </w:r>
      <w:bookmarkStart w:id="30567" w:name="_Ref157224127"/>
      <w:bookmarkEnd w:id="30566"/>
    </w:p>
    <w:p w14:paraId="78AFA426" w14:textId="77777777" w:rsidR="009D4EF5" w:rsidRPr="003A06D0" w:rsidRDefault="009D4EF5" w:rsidP="009D4EF5">
      <w:pPr>
        <w:pStyle w:val="Listenabsatz"/>
        <w:numPr>
          <w:ilvl w:val="0"/>
          <w:numId w:val="26"/>
        </w:numPr>
        <w:rPr>
          <w:lang w:val="en-GB"/>
        </w:rPr>
      </w:pPr>
      <w:r w:rsidRPr="003A06D0">
        <w:rPr>
          <w:lang w:val="en-GB"/>
        </w:rPr>
        <w:t xml:space="preserve">If the input document is a </w:t>
      </w:r>
      <w:r w:rsidRPr="003A06D0">
        <w:rPr>
          <w:rStyle w:val="Datatype"/>
          <w:lang w:val="en-GB"/>
        </w:rPr>
        <w:t>Document</w:t>
      </w:r>
      <w:r w:rsidRPr="003A06D0">
        <w:rPr>
          <w:lang w:val="en-GB"/>
        </w:rPr>
        <w:t xml:space="preserve">, the server extracts and decodes as described in </w:t>
      </w:r>
      <w:r w:rsidR="009E44E7">
        <w:rPr>
          <w:lang w:val="en-GB"/>
        </w:rPr>
        <w:t xml:space="preserve">component </w:t>
      </w:r>
      <w:r w:rsidR="009E44E7" w:rsidRPr="009E44E7">
        <w:rPr>
          <w:rStyle w:val="Datatype"/>
        </w:rPr>
        <w:t>Document</w:t>
      </w:r>
      <w:r w:rsidR="009E44E7">
        <w:rPr>
          <w:lang w:val="en-GB"/>
        </w:rPr>
        <w:t xml:space="preserve"> (see section </w:t>
      </w:r>
      <w:r w:rsidR="009E44E7">
        <w:rPr>
          <w:lang w:val="en-GB"/>
        </w:rPr>
        <w:fldChar w:fldCharType="begin"/>
      </w:r>
      <w:r w:rsidR="009E44E7">
        <w:rPr>
          <w:lang w:val="en-GB"/>
        </w:rPr>
        <w:instrText xml:space="preserve"> REF _RefComp1F72664D \r \h </w:instrText>
      </w:r>
      <w:r w:rsidR="009E44E7">
        <w:rPr>
          <w:lang w:val="en-GB"/>
        </w:rPr>
      </w:r>
      <w:r w:rsidR="009E44E7">
        <w:rPr>
          <w:lang w:val="en-GB"/>
        </w:rPr>
        <w:fldChar w:fldCharType="separate"/>
      </w:r>
      <w:r w:rsidR="009E44E7">
        <w:rPr>
          <w:lang w:val="en-GB"/>
        </w:rPr>
        <w:t>4.4.3</w:t>
      </w:r>
      <w:r w:rsidR="009E44E7">
        <w:rPr>
          <w:lang w:val="en-GB"/>
        </w:rPr>
        <w:fldChar w:fldCharType="end"/>
      </w:r>
      <w:r w:rsidR="009E44E7">
        <w:rPr>
          <w:lang w:val="en-GB"/>
        </w:rPr>
        <w:t>)</w:t>
      </w:r>
      <w:r w:rsidRPr="003A06D0">
        <w:rPr>
          <w:lang w:val="en-GB"/>
        </w:rPr>
        <w:t xml:space="preserve"> depending of the form of the input document).</w:t>
      </w:r>
      <w:bookmarkEnd w:id="30567"/>
      <w:r w:rsidRPr="003A06D0">
        <w:rPr>
          <w:lang w:val="en-GB"/>
        </w:rPr>
        <w:t xml:space="preserve"> </w:t>
      </w:r>
    </w:p>
    <w:p w14:paraId="05393DC5" w14:textId="77777777" w:rsidR="009D4EF5" w:rsidRPr="003A06D0" w:rsidRDefault="009D4EF5" w:rsidP="009D4EF5">
      <w:pPr>
        <w:pStyle w:val="Listenabsatz"/>
        <w:numPr>
          <w:ilvl w:val="0"/>
          <w:numId w:val="26"/>
        </w:numPr>
        <w:rPr>
          <w:lang w:val="en-GB"/>
        </w:rPr>
      </w:pPr>
      <w:r w:rsidRPr="003A06D0">
        <w:rPr>
          <w:lang w:val="en-GB"/>
        </w:rPr>
        <w:t xml:space="preserve">If the input document is a </w:t>
      </w:r>
      <w:r w:rsidRPr="003A06D0">
        <w:rPr>
          <w:rStyle w:val="Datatype"/>
          <w:lang w:val="en-GB"/>
        </w:rPr>
        <w:t>TransformedData</w:t>
      </w:r>
      <w:r w:rsidRPr="003A06D0">
        <w:rPr>
          <w:lang w:val="en-GB"/>
        </w:rPr>
        <w:t xml:space="preserve">, the server MAY check that the </w:t>
      </w:r>
      <w:r w:rsidRPr="003A06D0">
        <w:rPr>
          <w:rStyle w:val="Datatype"/>
          <w:lang w:val="en-GB"/>
        </w:rPr>
        <w:t>&lt;ds:Transforms&gt;</w:t>
      </w:r>
      <w:r w:rsidRPr="003A06D0">
        <w:rPr>
          <w:rStyle w:val="Element"/>
          <w:rFonts w:ascii="Arial" w:eastAsia="Arial" w:hAnsi="Arial" w:cs="Arial"/>
          <w:lang w:val="en-GB"/>
        </w:rPr>
        <w:t xml:space="preserve"> (if supplied) </w:t>
      </w:r>
      <w:r w:rsidRPr="003A06D0">
        <w:rPr>
          <w:lang w:val="en-GB"/>
        </w:rPr>
        <w:t xml:space="preserve">match between the </w:t>
      </w:r>
      <w:r w:rsidRPr="003A06D0">
        <w:rPr>
          <w:rStyle w:val="Datatype"/>
          <w:lang w:val="en-GB"/>
        </w:rPr>
        <w:t>TransformedData</w:t>
      </w:r>
      <w:r w:rsidRPr="003A06D0">
        <w:rPr>
          <w:lang w:val="en-GB"/>
        </w:rPr>
        <w:t xml:space="preserve"> and the </w:t>
      </w:r>
      <w:r w:rsidRPr="003A06D0">
        <w:rPr>
          <w:rStyle w:val="Datatype"/>
          <w:lang w:val="en-GB"/>
        </w:rPr>
        <w:t>&lt;ds:Reference&gt;</w:t>
      </w:r>
      <w:r w:rsidRPr="003A06D0">
        <w:rPr>
          <w:lang w:val="en-GB"/>
        </w:rPr>
        <w:t xml:space="preserve"> and then hashes the resultant data object according to </w:t>
      </w:r>
      <w:r w:rsidRPr="003A06D0">
        <w:rPr>
          <w:rStyle w:val="Datatype"/>
          <w:lang w:val="en-GB"/>
        </w:rPr>
        <w:t>&lt;ds:DigestMethod&gt;</w:t>
      </w:r>
      <w:r w:rsidRPr="003A06D0">
        <w:rPr>
          <w:lang w:val="en-GB"/>
        </w:rPr>
        <w:t xml:space="preserve">. </w:t>
      </w: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The server MUST check that the result matches </w:t>
      </w:r>
      <w:r w:rsidRPr="003A06D0">
        <w:rPr>
          <w:rStyle w:val="Datatype"/>
          <w:lang w:val="en-GB"/>
        </w:rPr>
        <w:t>&lt;ds:DigestValue&gt;</w:t>
      </w:r>
      <w:r w:rsidRPr="003A06D0">
        <w:rPr>
          <w:lang w:val="en-GB"/>
        </w:rPr>
        <w:t>. » [</w:t>
      </w:r>
      <w:r w:rsidRPr="003A06D0">
        <w:rPr>
          <w:color w:val="FF0000"/>
          <w:lang w:val="en-GB"/>
        </w:rPr>
        <w:t>DSS-6.1.2-1</w:t>
      </w:r>
      <w:r w:rsidRPr="003A06D0">
        <w:rPr>
          <w:lang w:val="en-GB"/>
        </w:rPr>
        <w:t>]</w:t>
      </w:r>
    </w:p>
    <w:p w14:paraId="00035AB4" w14:textId="77777777" w:rsidR="009D4EF5" w:rsidRPr="003A06D0" w:rsidRDefault="009D4EF5" w:rsidP="009D4EF5">
      <w:pPr>
        <w:pStyle w:val="Listenabsatz"/>
        <w:numPr>
          <w:ilvl w:val="0"/>
          <w:numId w:val="26"/>
        </w:numPr>
        <w:rPr>
          <w:lang w:val="en-GB"/>
        </w:rPr>
      </w:pPr>
      <w:r w:rsidRPr="003A06D0">
        <w:rPr>
          <w:lang w:val="en-GB"/>
        </w:rPr>
        <w:t xml:space="preserve">If the input document is a </w:t>
      </w:r>
      <w:r w:rsidRPr="003A06D0">
        <w:rPr>
          <w:rStyle w:val="Datatype"/>
          <w:lang w:val="en-GB"/>
        </w:rPr>
        <w:t>DocumentHash</w:t>
      </w:r>
      <w:r w:rsidRPr="003A06D0">
        <w:rPr>
          <w:lang w:val="en-GB"/>
        </w:rPr>
        <w:t xml:space="preserve">, the server MAY check that the </w:t>
      </w:r>
      <w:r w:rsidRPr="003A06D0">
        <w:rPr>
          <w:rStyle w:val="Datatype"/>
          <w:lang w:val="en-GB"/>
        </w:rPr>
        <w:t>&lt;ds:Transforms&gt;</w:t>
      </w:r>
      <w:r w:rsidRPr="003A06D0">
        <w:rPr>
          <w:lang w:val="en-GB"/>
        </w:rPr>
        <w:t xml:space="preserve">, </w:t>
      </w:r>
      <w:r w:rsidRPr="003A06D0">
        <w:rPr>
          <w:rStyle w:val="Datatype"/>
          <w:lang w:val="en-GB"/>
        </w:rPr>
        <w:t>&lt;ds:DigestMethod&gt;</w:t>
      </w:r>
      <w:r w:rsidRPr="003A06D0">
        <w:rPr>
          <w:lang w:val="en-GB"/>
        </w:rPr>
        <w:t xml:space="preserve"> (if supplied) and </w:t>
      </w:r>
      <w:r w:rsidRPr="003A06D0">
        <w:rPr>
          <w:rStyle w:val="Datatype"/>
          <w:lang w:val="en-GB"/>
        </w:rPr>
        <w:t>&lt;ds:DigestValue&gt;</w:t>
      </w:r>
      <w:r w:rsidRPr="003A06D0">
        <w:rPr>
          <w:lang w:val="en-GB"/>
        </w:rPr>
        <w:t xml:space="preserve"> elements match between the </w:t>
      </w:r>
      <w:r w:rsidRPr="003A06D0">
        <w:rPr>
          <w:rStyle w:val="Datatype"/>
          <w:lang w:val="en-GB"/>
        </w:rPr>
        <w:t>DocumentHash</w:t>
      </w:r>
      <w:r w:rsidRPr="003A06D0">
        <w:rPr>
          <w:lang w:val="en-GB"/>
        </w:rPr>
        <w:t xml:space="preserve"> and the </w:t>
      </w:r>
      <w:r w:rsidRPr="003A06D0">
        <w:rPr>
          <w:rStyle w:val="Datatype"/>
          <w:lang w:val="en-GB"/>
        </w:rPr>
        <w:t>&lt;ds:Reference&gt;</w:t>
      </w:r>
      <w:r w:rsidRPr="003A06D0">
        <w:rPr>
          <w:lang w:val="en-GB"/>
        </w:rPr>
        <w:t>.</w:t>
      </w:r>
      <w:r w:rsidR="004F6E66">
        <w:rPr>
          <w:lang w:val="en-GB"/>
        </w:rPr>
        <w:t xml:space="preserve"> If no appropriate </w:t>
      </w:r>
      <w:r w:rsidR="004F6E66" w:rsidRPr="003A06D0">
        <w:rPr>
          <w:lang w:val="en-GB"/>
        </w:rPr>
        <w:t>algorithms</w:t>
      </w:r>
      <w:r w:rsidR="004F6E66">
        <w:rPr>
          <w:lang w:val="en-GB"/>
        </w:rPr>
        <w:t xml:space="preserve"> (according to policy or technical restrictions of the server) is supplied by the client the server </w:t>
      </w:r>
      <w:r w:rsidR="004F6E66" w:rsidRPr="003A06D0">
        <w:rPr>
          <w:lang w:val="en-GB"/>
        </w:rPr>
        <w:t>reject</w:t>
      </w:r>
      <w:r w:rsidR="004F6E66">
        <w:rPr>
          <w:lang w:val="en-GB"/>
        </w:rPr>
        <w:t>s</w:t>
      </w:r>
      <w:r w:rsidR="004F6E66" w:rsidRPr="003A06D0">
        <w:rPr>
          <w:lang w:val="en-GB"/>
        </w:rPr>
        <w:t xml:space="preserve"> the request with a </w:t>
      </w:r>
      <w:r w:rsidR="004F6E66" w:rsidRPr="003A06D0">
        <w:rPr>
          <w:rStyle w:val="Datatype"/>
          <w:lang w:val="en-GB"/>
        </w:rPr>
        <w:t>ResultMajor</w:t>
      </w:r>
      <w:r w:rsidR="004F6E66" w:rsidRPr="003A06D0">
        <w:rPr>
          <w:lang w:val="en-GB"/>
        </w:rPr>
        <w:t xml:space="preserve"> code of </w:t>
      </w:r>
      <w:r w:rsidR="004F6E66" w:rsidRPr="003A06D0">
        <w:rPr>
          <w:rStyle w:val="Datatype"/>
          <w:lang w:val="en-GB"/>
        </w:rPr>
        <w:t>RequesterError</w:t>
      </w:r>
      <w:r w:rsidR="004F6E66" w:rsidRPr="003A06D0">
        <w:rPr>
          <w:lang w:val="en-GB"/>
        </w:rPr>
        <w:t xml:space="preserve"> and a </w:t>
      </w:r>
      <w:r w:rsidR="004F6E66" w:rsidRPr="003A06D0">
        <w:rPr>
          <w:rStyle w:val="Datatype"/>
          <w:lang w:val="en-GB"/>
        </w:rPr>
        <w:t>ResultMinor</w:t>
      </w:r>
      <w:r w:rsidR="004F6E66" w:rsidRPr="003A06D0">
        <w:rPr>
          <w:lang w:val="en-GB"/>
        </w:rPr>
        <w:t xml:space="preserve"> code of </w:t>
      </w:r>
      <w:r w:rsidR="004F6E66" w:rsidRPr="003A06D0">
        <w:rPr>
          <w:rStyle w:val="Element"/>
          <w:lang w:val="en-GB"/>
        </w:rPr>
        <w:t>Inappropriate</w:t>
      </w:r>
      <w:r w:rsidR="004F6E66">
        <w:rPr>
          <w:rStyle w:val="Element"/>
          <w:lang w:val="en-GB"/>
        </w:rPr>
        <w:t>HashAlgorithm.</w:t>
      </w:r>
    </w:p>
    <w:p w14:paraId="1BBB5E58" w14:textId="77777777" w:rsidR="009D4EF5" w:rsidRPr="003A06D0" w:rsidRDefault="009D4EF5" w:rsidP="009D4EF5">
      <w:pPr>
        <w:pStyle w:val="Listenabsatz"/>
        <w:numPr>
          <w:ilvl w:val="0"/>
          <w:numId w:val="26"/>
        </w:num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If the combination of </w:t>
      </w:r>
      <w:r w:rsidRPr="003A06D0">
        <w:rPr>
          <w:rStyle w:val="Datatype"/>
          <w:lang w:val="en-GB"/>
        </w:rPr>
        <w:t>RefURI</w:t>
      </w:r>
      <w:r w:rsidRPr="003A06D0">
        <w:rPr>
          <w:lang w:val="en-GB"/>
        </w:rPr>
        <w:t xml:space="preserve"> and </w:t>
      </w:r>
      <w:r w:rsidRPr="003A06D0">
        <w:rPr>
          <w:rStyle w:val="Datatype"/>
          <w:lang w:val="en-GB"/>
        </w:rPr>
        <w:t>RefType</w:t>
      </w:r>
      <w:r w:rsidRPr="003A06D0">
        <w:rPr>
          <w:lang w:val="en-GB"/>
        </w:rPr>
        <w:t xml:space="preserve"> matches more than one input document all of them MUST be either a </w:t>
      </w:r>
      <w:r w:rsidRPr="003A06D0">
        <w:rPr>
          <w:rStyle w:val="Datatype"/>
          <w:lang w:val="en-GB"/>
        </w:rPr>
        <w:t>TransformedData</w:t>
      </w:r>
      <w:r w:rsidRPr="003A06D0">
        <w:rPr>
          <w:lang w:val="en-GB"/>
        </w:rPr>
        <w:t xml:space="preserve"> or a </w:t>
      </w:r>
      <w:r w:rsidRPr="003A06D0">
        <w:rPr>
          <w:rStyle w:val="Datatype"/>
          <w:lang w:val="en-GB"/>
        </w:rPr>
        <w:t>DocumentHash</w:t>
      </w:r>
      <w:r w:rsidRPr="003A06D0">
        <w:rPr>
          <w:lang w:val="en-GB"/>
        </w:rPr>
        <w:t xml:space="preserve"> otherwise a </w:t>
      </w:r>
      <w:r w:rsidRPr="003A06D0">
        <w:rPr>
          <w:rStyle w:val="Element"/>
          <w:lang w:val="en-GB"/>
        </w:rPr>
        <w:t>RequesterError</w:t>
      </w:r>
      <w:r w:rsidRPr="003A06D0">
        <w:rPr>
          <w:lang w:val="en-GB"/>
        </w:rPr>
        <w:t xml:space="preserve"> is issued qualified by result minor of </w:t>
      </w:r>
      <w:r w:rsidRPr="003A06D0">
        <w:rPr>
          <w:rStyle w:val="Datatype"/>
          <w:lang w:val="en-GB"/>
        </w:rPr>
        <w:t>ReferencedDocumentNotPresent</w:t>
      </w:r>
      <w:r w:rsidRPr="003A06D0">
        <w:rPr>
          <w:lang w:val="en-GB"/>
        </w:rPr>
        <w:t>. » [</w:t>
      </w:r>
      <w:r w:rsidRPr="003A06D0">
        <w:rPr>
          <w:color w:val="FF0000"/>
          <w:lang w:val="en-GB"/>
        </w:rPr>
        <w:t>DSS-6.1.2-2</w:t>
      </w:r>
      <w:r w:rsidRPr="003A06D0">
        <w:rPr>
          <w:lang w:val="en-GB"/>
        </w:rPr>
        <w:t xml:space="preserve">] </w:t>
      </w:r>
      <w:r w:rsidRPr="003A06D0">
        <w:rPr>
          <w:lang w:val="en-GB"/>
        </w:rPr>
        <w:br/>
        <w:t xml:space="preserve">Only one of them is allowed to have a </w:t>
      </w:r>
      <w:r w:rsidRPr="003A06D0">
        <w:rPr>
          <w:rStyle w:val="Datatype"/>
          <w:lang w:val="en-GB"/>
        </w:rPr>
        <w:t>WhichReference</w:t>
      </w:r>
      <w:r w:rsidRPr="003A06D0">
        <w:rPr>
          <w:lang w:val="en-GB"/>
        </w:rPr>
        <w:t xml:space="preserve"> value that matches the order of the </w:t>
      </w:r>
      <w:r w:rsidRPr="003A06D0">
        <w:rPr>
          <w:rStyle w:val="Datatype"/>
          <w:lang w:val="en-GB"/>
        </w:rPr>
        <w:t>&lt;ds:Reference&gt;</w:t>
      </w:r>
      <w:r w:rsidRPr="003A06D0">
        <w:rPr>
          <w:lang w:val="en-GB"/>
        </w:rPr>
        <w:t xml:space="preserve"> within the </w:t>
      </w:r>
      <w:r w:rsidRPr="003A06D0">
        <w:rPr>
          <w:rStyle w:val="Datatype"/>
          <w:lang w:val="en-GB"/>
        </w:rPr>
        <w:t>&lt;ds:SignedInfo&gt;</w:t>
      </w:r>
      <w:r w:rsidRPr="003A06D0">
        <w:rPr>
          <w:lang w:val="en-GB"/>
        </w:rPr>
        <w:t xml:space="preserve"> in question otherwise a </w:t>
      </w:r>
      <w:r w:rsidRPr="003A06D0">
        <w:rPr>
          <w:rStyle w:val="Datatype"/>
          <w:lang w:val="en-GB"/>
        </w:rPr>
        <w:t>RequesterError</w:t>
      </w:r>
      <w:r w:rsidRPr="003A06D0">
        <w:rPr>
          <w:lang w:val="en-GB"/>
        </w:rPr>
        <w:t xml:space="preserve"> is issued qualified by result minor of </w:t>
      </w:r>
      <w:r w:rsidRPr="003A06D0">
        <w:rPr>
          <w:rStyle w:val="Datatype"/>
          <w:lang w:val="en-GB"/>
        </w:rPr>
        <w:t>ReferencedDocumentNotPresent</w:t>
      </w:r>
      <w:r w:rsidRPr="003A06D0">
        <w:rPr>
          <w:lang w:val="en-GB"/>
        </w:rPr>
        <w:t xml:space="preserve">. </w:t>
      </w:r>
    </w:p>
    <w:p w14:paraId="7E1F1D39" w14:textId="77777777" w:rsidR="009D4EF5" w:rsidRPr="003A06D0" w:rsidRDefault="009D4EF5" w:rsidP="009D4EF5">
      <w:pPr>
        <w:pStyle w:val="berschrift3"/>
        <w:numPr>
          <w:ilvl w:val="2"/>
          <w:numId w:val="3"/>
        </w:numPr>
        <w:rPr>
          <w:lang w:val="en-GB"/>
        </w:rPr>
      </w:pPr>
      <w:bookmarkStart w:id="30568" w:name="_Toc516359910"/>
      <w:bookmarkStart w:id="30569" w:name="_Toc522668714"/>
      <w:bookmarkStart w:id="30570" w:name="_Toc534748903"/>
      <w:bookmarkStart w:id="30571" w:name="_Toc10210806"/>
      <w:r w:rsidRPr="003A06D0">
        <w:rPr>
          <w:lang w:val="en-GB"/>
        </w:rPr>
        <w:t>Sub process ‘</w:t>
      </w:r>
      <w:r w:rsidRPr="003A06D0">
        <w:rPr>
          <w:rStyle w:val="Datatype"/>
          <w:lang w:val="en-GB"/>
        </w:rPr>
        <w:t>verify XML signature</w:t>
      </w:r>
      <w:r w:rsidRPr="003A06D0">
        <w:rPr>
          <w:lang w:val="en-GB"/>
        </w:rPr>
        <w:t>’</w:t>
      </w:r>
      <w:bookmarkEnd w:id="30568"/>
      <w:bookmarkEnd w:id="30569"/>
      <w:bookmarkEnd w:id="30570"/>
      <w:bookmarkEnd w:id="30571"/>
    </w:p>
    <w:p w14:paraId="0AB117C6" w14:textId="77777777" w:rsidR="009D4EF5" w:rsidRPr="003A06D0" w:rsidRDefault="009D4EF5" w:rsidP="009D4EF5">
      <w:pPr>
        <w:pStyle w:val="Beschriftung"/>
        <w:rPr>
          <w:lang w:val="en-GB"/>
        </w:rPr>
      </w:pPr>
      <w:bookmarkStart w:id="30572" w:name="_Toc534748584"/>
      <w:bookmarkStart w:id="30573" w:name="_Toc534749423"/>
      <w:r w:rsidRPr="003A06D0">
        <w:rPr>
          <w:lang w:val="en-GB"/>
        </w:rPr>
        <w:t xml:space="preserve">Figure </w:t>
      </w:r>
      <w:r w:rsidRPr="003A06D0">
        <w:rPr>
          <w:noProof/>
          <w:lang w:val="en-GB"/>
        </w:rPr>
        <w:fldChar w:fldCharType="begin"/>
      </w:r>
      <w:r w:rsidRPr="003A06D0">
        <w:rPr>
          <w:noProof/>
          <w:lang w:val="en-GB"/>
        </w:rPr>
        <w:instrText xml:space="preserve"> SEQ Figure \* ARABIC </w:instrText>
      </w:r>
      <w:r w:rsidRPr="003A06D0">
        <w:rPr>
          <w:noProof/>
          <w:lang w:val="en-GB"/>
        </w:rPr>
        <w:fldChar w:fldCharType="separate"/>
      </w:r>
      <w:r w:rsidRPr="003A06D0">
        <w:rPr>
          <w:noProof/>
          <w:lang w:val="en-GB"/>
        </w:rPr>
        <w:t>11</w:t>
      </w:r>
      <w:r w:rsidRPr="003A06D0">
        <w:rPr>
          <w:noProof/>
          <w:lang w:val="en-GB"/>
        </w:rPr>
        <w:fldChar w:fldCharType="end"/>
      </w:r>
      <w:r w:rsidRPr="003A06D0">
        <w:rPr>
          <w:noProof/>
          <w:lang w:val="en-GB"/>
        </w:rPr>
        <w:t>: Verify XML Signature</w:t>
      </w:r>
      <w:bookmarkEnd w:id="30572"/>
      <w:bookmarkEnd w:id="30573"/>
    </w:p>
    <w:p w14:paraId="46E9ACC5" w14:textId="77777777" w:rsidR="009D4EF5" w:rsidRPr="003A06D0" w:rsidRDefault="009D4EF5" w:rsidP="009D4EF5">
      <w:pPr>
        <w:keepNext/>
        <w:rPr>
          <w:lang w:val="en-GB"/>
        </w:rPr>
      </w:pPr>
      <w:r w:rsidRPr="003A06D0">
        <w:rPr>
          <w:noProof/>
          <w:lang w:val="en-GB" w:eastAsia="en-GB"/>
        </w:rPr>
        <w:drawing>
          <wp:inline distT="0" distB="0" distL="0" distR="0" wp14:anchorId="3662CBEB" wp14:editId="0735BA69">
            <wp:extent cx="6035040" cy="1844205"/>
            <wp:effectExtent l="0" t="0" r="3810" b="381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erify XML signature.png"/>
                    <pic:cNvPicPr/>
                  </pic:nvPicPr>
                  <pic:blipFill>
                    <a:blip r:embed="rId92">
                      <a:extLst>
                        <a:ext uri="{28A0092B-C50C-407E-A947-70E740481C1C}">
                          <a14:useLocalDpi xmlns:a14="http://schemas.microsoft.com/office/drawing/2010/main" val="0"/>
                        </a:ext>
                      </a:extLst>
                    </a:blip>
                    <a:stretch>
                      <a:fillRect/>
                    </a:stretch>
                  </pic:blipFill>
                  <pic:spPr>
                    <a:xfrm>
                      <a:off x="0" y="0"/>
                      <a:ext cx="6096247" cy="1862909"/>
                    </a:xfrm>
                    <a:prstGeom prst="rect">
                      <a:avLst/>
                    </a:prstGeom>
                  </pic:spPr>
                </pic:pic>
              </a:graphicData>
            </a:graphic>
          </wp:inline>
        </w:drawing>
      </w:r>
    </w:p>
    <w:p w14:paraId="0D95D0FE" w14:textId="77777777" w:rsidR="009D4EF5" w:rsidRPr="003A06D0" w:rsidRDefault="009D4EF5" w:rsidP="009D4EF5">
      <w:p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If one or more timestamps are present on the given signature this / these timestamps MUST be verified. » [</w:t>
      </w:r>
      <w:r w:rsidRPr="003A06D0">
        <w:rPr>
          <w:color w:val="FF0000"/>
          <w:lang w:val="en-GB"/>
        </w:rPr>
        <w:t>DSS-6.1.3-1</w:t>
      </w:r>
      <w:r w:rsidRPr="003A06D0">
        <w:rPr>
          <w:lang w:val="en-GB"/>
        </w:rPr>
        <w:t xml:space="preserve">] The ‘time of existence’ asserted by the timestamp MAY be used to decide the verification time. For details see </w:t>
      </w:r>
      <w:r w:rsidR="00522067">
        <w:rPr>
          <w:lang w:val="en-GB"/>
        </w:rPr>
        <w:t xml:space="preserve">the following </w:t>
      </w:r>
      <w:r w:rsidRPr="003A06D0">
        <w:rPr>
          <w:lang w:val="en-GB"/>
        </w:rPr>
        <w:t>section</w:t>
      </w:r>
      <w:r w:rsidR="00522067">
        <w:rPr>
          <w:lang w:val="en-GB"/>
        </w:rPr>
        <w:t>s</w:t>
      </w:r>
      <w:r w:rsidRPr="003A06D0">
        <w:rPr>
          <w:lang w:val="en-GB"/>
        </w:rPr>
        <w:t>.</w:t>
      </w:r>
    </w:p>
    <w:p w14:paraId="477F686E" w14:textId="77777777" w:rsidR="009D4EF5" w:rsidRPr="003A06D0" w:rsidRDefault="009D4EF5" w:rsidP="009D4EF5">
      <w:pPr>
        <w:rPr>
          <w:lang w:val="en-GB"/>
        </w:rPr>
      </w:pPr>
      <w:r w:rsidRPr="003A06D0">
        <w:rPr>
          <w:lang w:val="en-GB"/>
        </w:rPr>
        <w:t xml:space="preserve">The server verifies the validity of the signature at a particular time (i.e. current time, assumed signing time or other time), depending on the server policy. This </w:t>
      </w:r>
      <w:r w:rsidR="00BF5E78" w:rsidRPr="003A06D0">
        <w:rPr>
          <w:lang w:val="en-GB"/>
        </w:rPr>
        <w:t>behaviour</w:t>
      </w:r>
      <w:r w:rsidRPr="003A06D0">
        <w:rPr>
          <w:lang w:val="en-GB"/>
        </w:rPr>
        <w:t xml:space="preserve"> MAY be altered by using the optional input </w:t>
      </w:r>
      <w:r w:rsidRPr="003A06D0">
        <w:rPr>
          <w:rStyle w:val="Datatype"/>
          <w:lang w:val="en-GB"/>
        </w:rPr>
        <w:t>UseVerificationTime</w:t>
      </w:r>
      <w:r w:rsidRPr="003A06D0">
        <w:rPr>
          <w:lang w:val="en-GB"/>
        </w:rPr>
        <w:t>.</w:t>
      </w:r>
    </w:p>
    <w:p w14:paraId="7DD61AB9" w14:textId="77777777" w:rsidR="009D4EF5" w:rsidRPr="003A06D0" w:rsidRDefault="009D4EF5" w:rsidP="009D4EF5">
      <w:pPr>
        <w:rPr>
          <w:lang w:val="en-GB"/>
        </w:rPr>
      </w:pPr>
      <w:r w:rsidRPr="003A06D0">
        <w:rPr>
          <w:lang w:val="en-GB"/>
        </w:rPr>
        <w:t xml:space="preserve">If the </w:t>
      </w:r>
      <w:r w:rsidRPr="003A06D0">
        <w:rPr>
          <w:rStyle w:val="Datatype"/>
          <w:lang w:val="en-GB"/>
        </w:rPr>
        <w:t>VerifyManifests</w:t>
      </w:r>
      <w:r w:rsidRPr="003A06D0">
        <w:rPr>
          <w:lang w:val="en-GB"/>
        </w:rPr>
        <w:t xml:space="preserve"> element of </w:t>
      </w:r>
      <w:r w:rsidRPr="003A06D0">
        <w:rPr>
          <w:rStyle w:val="Datatype"/>
          <w:lang w:val="en-GB"/>
        </w:rPr>
        <w:t>OptionalInputsVerify</w:t>
      </w:r>
      <w:r w:rsidRPr="003A06D0">
        <w:rPr>
          <w:lang w:val="en-GB"/>
        </w:rPr>
        <w:t xml:space="preserve"> is set to ‘true’ the server validates the manifests in an XML signature. In accordance with [XMLDSIG] section 5.1, DSS Manifest validation does not affect a signature's core validation. The results of verifying individual </w:t>
      </w:r>
      <w:r w:rsidRPr="003A06D0">
        <w:rPr>
          <w:rStyle w:val="Datatype"/>
          <w:lang w:val="en-GB"/>
        </w:rPr>
        <w:t>&lt;ds:Reference&gt;</w:t>
      </w:r>
      <w:r w:rsidRPr="003A06D0">
        <w:rPr>
          <w:lang w:val="en-GB"/>
        </w:rPr>
        <w:t xml:space="preserve">'s within a </w:t>
      </w:r>
      <w:r w:rsidRPr="003A06D0">
        <w:rPr>
          <w:rStyle w:val="Datatype"/>
          <w:lang w:val="en-GB"/>
        </w:rPr>
        <w:t>&lt;ds:Manifest&gt;</w:t>
      </w:r>
      <w:r w:rsidRPr="003A06D0">
        <w:rPr>
          <w:lang w:val="en-GB"/>
        </w:rPr>
        <w:t xml:space="preserve"> are returned in the </w:t>
      </w:r>
      <w:r w:rsidRPr="003A06D0">
        <w:rPr>
          <w:rStyle w:val="Datatype"/>
          <w:lang w:val="en-GB"/>
        </w:rPr>
        <w:t>VerifyManifestResults</w:t>
      </w:r>
      <w:r w:rsidRPr="003A06D0">
        <w:rPr>
          <w:lang w:val="en-GB"/>
        </w:rPr>
        <w:t xml:space="preserve"> within the </w:t>
      </w:r>
      <w:r w:rsidRPr="003A06D0">
        <w:rPr>
          <w:rStyle w:val="Datatype"/>
          <w:lang w:val="en-GB"/>
        </w:rPr>
        <w:t>OptionalOutputsVerify</w:t>
      </w:r>
      <w:r w:rsidRPr="003A06D0">
        <w:rPr>
          <w:lang w:val="en-GB"/>
        </w:rPr>
        <w:t xml:space="preserve">. If the optional input </w:t>
      </w:r>
      <w:r w:rsidRPr="003A06D0">
        <w:rPr>
          <w:rStyle w:val="Datatype"/>
          <w:lang w:val="en-GB"/>
        </w:rPr>
        <w:t>VerifyManifests</w:t>
      </w:r>
      <w:r w:rsidRPr="003A06D0">
        <w:rPr>
          <w:lang w:val="en-GB"/>
        </w:rPr>
        <w:t xml:space="preserve"> is set to ’true’ and the </w:t>
      </w:r>
      <w:r w:rsidR="00BF5E78" w:rsidRPr="003A06D0">
        <w:rPr>
          <w:lang w:val="en-GB"/>
        </w:rPr>
        <w:t>XMLDSig</w:t>
      </w:r>
      <w:r w:rsidRPr="003A06D0">
        <w:rPr>
          <w:lang w:val="en-GB"/>
        </w:rPr>
        <w:t xml:space="preserve"> core validation succeeds, then the returned </w:t>
      </w:r>
      <w:r w:rsidRPr="003A06D0">
        <w:rPr>
          <w:rStyle w:val="Datatype"/>
          <w:lang w:val="en-GB"/>
        </w:rPr>
        <w:t>ResultMinor</w:t>
      </w:r>
      <w:r w:rsidRPr="003A06D0">
        <w:rPr>
          <w:lang w:val="en-GB"/>
        </w:rPr>
        <w:t xml:space="preserve"> is </w:t>
      </w:r>
    </w:p>
    <w:p w14:paraId="19CC3873" w14:textId="77777777" w:rsidR="009D4EF5" w:rsidRPr="003A06D0" w:rsidRDefault="009D4EF5" w:rsidP="009D4EF5">
      <w:pPr>
        <w:rPr>
          <w:lang w:val="en-GB"/>
        </w:rPr>
      </w:pPr>
      <w:r w:rsidRPr="003A06D0">
        <w:rPr>
          <w:rStyle w:val="Datatype"/>
          <w:lang w:val="en-GB"/>
        </w:rPr>
        <w:t xml:space="preserve">urn:oasis:names:tc:dss:1.0:resultminor:valid:hasManifestResults </w:t>
      </w:r>
    </w:p>
    <w:p w14:paraId="4A9E5663" w14:textId="77777777" w:rsidR="009D4EF5" w:rsidRPr="003A06D0" w:rsidRDefault="009D4EF5" w:rsidP="009D4EF5">
      <w:pPr>
        <w:rPr>
          <w:lang w:val="en-GB"/>
        </w:rPr>
      </w:pPr>
      <w:r w:rsidRPr="003A06D0">
        <w:rPr>
          <w:lang w:val="en-GB"/>
        </w:rPr>
        <w:t xml:space="preserve">In case of a negative </w:t>
      </w:r>
      <w:r w:rsidR="00BF5E78" w:rsidRPr="003A06D0">
        <w:rPr>
          <w:lang w:val="en-GB"/>
        </w:rPr>
        <w:t>XMLDSig</w:t>
      </w:r>
      <w:r w:rsidRPr="003A06D0">
        <w:rPr>
          <w:lang w:val="en-GB"/>
        </w:rPr>
        <w:t xml:space="preserve"> core validation no attempt is made to verify manifests.</w:t>
      </w:r>
    </w:p>
    <w:p w14:paraId="3765002A" w14:textId="77777777" w:rsidR="009D4EF5" w:rsidRPr="003A06D0" w:rsidRDefault="009D4EF5" w:rsidP="009D4EF5">
      <w:pPr>
        <w:rPr>
          <w:lang w:val="en-GB"/>
        </w:rPr>
      </w:pPr>
      <w:r w:rsidRPr="003A06D0">
        <w:rPr>
          <w:lang w:val="en-GB"/>
        </w:rPr>
        <w:t xml:space="preserve">If the signature validates correctly, the server returns one of the first </w:t>
      </w:r>
      <w:commentRangeStart w:id="30574"/>
      <w:del w:id="30575" w:author="Andreas Kuehne" w:date="2019-05-09T21:44:00Z">
        <w:r w:rsidRPr="003A06D0" w:rsidDel="00564C22">
          <w:rPr>
            <w:lang w:val="en-GB"/>
          </w:rPr>
          <w:delText xml:space="preserve">three </w:delText>
        </w:r>
      </w:del>
      <w:ins w:id="30576" w:author="Andreas Kuehne" w:date="2019-05-09T21:44:00Z">
        <w:r w:rsidR="00564C22">
          <w:rPr>
            <w:lang w:val="en-GB"/>
          </w:rPr>
          <w:t>two</w:t>
        </w:r>
        <w:r w:rsidR="00564C22" w:rsidRPr="003A06D0">
          <w:rPr>
            <w:lang w:val="en-GB"/>
          </w:rPr>
          <w:t xml:space="preserve"> </w:t>
        </w:r>
      </w:ins>
      <w:commentRangeEnd w:id="30574"/>
      <w:ins w:id="30577" w:author="Andreas Kuehne" w:date="2019-05-09T21:46:00Z">
        <w:r w:rsidR="00564C22">
          <w:rPr>
            <w:rStyle w:val="Kommentarzeichen"/>
          </w:rPr>
          <w:commentReference w:id="30574"/>
        </w:r>
      </w:ins>
      <w:r w:rsidRPr="003A06D0">
        <w:rPr>
          <w:rStyle w:val="Datatype"/>
          <w:lang w:val="en-GB"/>
        </w:rPr>
        <w:t>ResultMinor</w:t>
      </w:r>
      <w:r w:rsidRPr="003A06D0">
        <w:rPr>
          <w:lang w:val="en-GB"/>
        </w:rPr>
        <w:t xml:space="preserve"> codes listed in section</w:t>
      </w:r>
      <w:r w:rsidR="00522067">
        <w:rPr>
          <w:lang w:val="en-GB"/>
        </w:rPr>
        <w:t xml:space="preserve"> </w:t>
      </w:r>
      <w:r w:rsidR="00522067">
        <w:rPr>
          <w:lang w:val="en-GB"/>
        </w:rPr>
        <w:fldChar w:fldCharType="begin"/>
      </w:r>
      <w:r w:rsidR="00522067">
        <w:rPr>
          <w:lang w:val="en-GB"/>
        </w:rPr>
        <w:instrText xml:space="preserve"> REF _Ref534995297 \r \h </w:instrText>
      </w:r>
      <w:r w:rsidR="00522067">
        <w:rPr>
          <w:lang w:val="en-GB"/>
        </w:rPr>
      </w:r>
      <w:r w:rsidR="00522067">
        <w:rPr>
          <w:lang w:val="en-GB"/>
        </w:rPr>
        <w:fldChar w:fldCharType="separate"/>
      </w:r>
      <w:r w:rsidR="00522067">
        <w:rPr>
          <w:lang w:val="en-GB"/>
        </w:rPr>
        <w:t>9.2</w:t>
      </w:r>
      <w:r w:rsidR="00522067">
        <w:rPr>
          <w:lang w:val="en-GB"/>
        </w:rPr>
        <w:fldChar w:fldCharType="end"/>
      </w:r>
      <w:r w:rsidRPr="003A06D0">
        <w:rPr>
          <w:lang w:val="en-GB"/>
        </w:rPr>
        <w:t xml:space="preserve">, depending on the relationship of the signature to the input documents (not including the relationship of the signature to those XML elements that were resolved through XPointer evaluation; the client will have to inspect those relationships manually).  If the signature fails to validate correctly, the server returns some other code; either one defined in section </w:t>
      </w:r>
      <w:r w:rsidR="00522067">
        <w:rPr>
          <w:lang w:val="en-GB"/>
        </w:rPr>
        <w:fldChar w:fldCharType="begin"/>
      </w:r>
      <w:r w:rsidR="00522067">
        <w:rPr>
          <w:lang w:val="en-GB"/>
        </w:rPr>
        <w:instrText xml:space="preserve"> REF _Ref534995314 \r \h </w:instrText>
      </w:r>
      <w:r w:rsidR="00522067">
        <w:rPr>
          <w:lang w:val="en-GB"/>
        </w:rPr>
      </w:r>
      <w:r w:rsidR="00522067">
        <w:rPr>
          <w:lang w:val="en-GB"/>
        </w:rPr>
        <w:fldChar w:fldCharType="separate"/>
      </w:r>
      <w:r w:rsidR="00522067">
        <w:rPr>
          <w:lang w:val="en-GB"/>
        </w:rPr>
        <w:t>9.2</w:t>
      </w:r>
      <w:r w:rsidR="00522067">
        <w:rPr>
          <w:lang w:val="en-GB"/>
        </w:rPr>
        <w:fldChar w:fldCharType="end"/>
      </w:r>
      <w:r w:rsidRPr="003A06D0">
        <w:rPr>
          <w:lang w:val="en-GB"/>
        </w:rPr>
        <w:t xml:space="preserve"> of this specification, or one defined by some profile of this specification.</w:t>
      </w:r>
    </w:p>
    <w:p w14:paraId="38C409D3" w14:textId="77777777" w:rsidR="009D4EF5" w:rsidRPr="003A06D0" w:rsidRDefault="009D4EF5" w:rsidP="009D4EF5">
      <w:pPr>
        <w:pStyle w:val="berschrift4"/>
        <w:numPr>
          <w:ilvl w:val="3"/>
          <w:numId w:val="3"/>
        </w:numPr>
        <w:tabs>
          <w:tab w:val="num" w:pos="360"/>
        </w:tabs>
        <w:jc w:val="both"/>
        <w:rPr>
          <w:lang w:val="en-GB"/>
        </w:rPr>
      </w:pPr>
      <w:bookmarkStart w:id="30578" w:name="_Ref501130528"/>
      <w:bookmarkStart w:id="30579" w:name="_Toc522668715"/>
      <w:bookmarkStart w:id="30580" w:name="_Toc534748904"/>
      <w:bookmarkStart w:id="30581" w:name="_Toc10210807"/>
      <w:r w:rsidRPr="003A06D0">
        <w:rPr>
          <w:lang w:val="en-GB"/>
        </w:rPr>
        <w:t>Processing for RFC 3161 timestamp tokens on XML Signatures</w:t>
      </w:r>
      <w:bookmarkEnd w:id="30578"/>
      <w:bookmarkEnd w:id="30579"/>
      <w:bookmarkEnd w:id="30580"/>
      <w:bookmarkEnd w:id="30581"/>
    </w:p>
    <w:p w14:paraId="53B9B0D4" w14:textId="77777777" w:rsidR="009D4EF5" w:rsidRPr="003A06D0" w:rsidRDefault="009D4EF5" w:rsidP="009D4EF5">
      <w:pPr>
        <w:rPr>
          <w:lang w:val="en-GB"/>
        </w:rPr>
      </w:pPr>
      <w:r w:rsidRPr="003A06D0">
        <w:rPr>
          <w:lang w:val="en-GB"/>
        </w:rPr>
        <w:t xml:space="preserve">The present section describes the processing rules for verifying an RFC 3161 timestamp token embedded within an XML signature as an unsigned property. This XML signature may be passed in on a Verify call within an instance of </w:t>
      </w:r>
      <w:r w:rsidRPr="003A06D0">
        <w:rPr>
          <w:rStyle w:val="Datatype"/>
          <w:lang w:val="en-GB"/>
        </w:rPr>
        <w:t>SignatureObject</w:t>
      </w:r>
      <w:r w:rsidRPr="003A06D0">
        <w:rPr>
          <w:lang w:val="en-GB"/>
        </w:rPr>
        <w:t xml:space="preserve"> or embedded within a </w:t>
      </w:r>
      <w:r w:rsidRPr="003A06D0">
        <w:rPr>
          <w:rStyle w:val="Datatype"/>
          <w:lang w:val="en-GB"/>
        </w:rPr>
        <w:t>Document</w:t>
      </w:r>
      <w:r w:rsidRPr="003A06D0">
        <w:rPr>
          <w:lang w:val="en-GB"/>
        </w:rPr>
        <w:t>’s child.</w:t>
      </w:r>
    </w:p>
    <w:p w14:paraId="15C1924E" w14:textId="77777777" w:rsidR="009D4EF5" w:rsidRPr="003A06D0" w:rsidRDefault="009D4EF5" w:rsidP="009D4EF5">
      <w:pPr>
        <w:rPr>
          <w:lang w:val="en-GB"/>
        </w:rPr>
      </w:pPr>
      <w:r w:rsidRPr="003A06D0">
        <w:rPr>
          <w:lang w:val="en-GB"/>
        </w:rPr>
        <w:t>The server shall verify the timestamp token performing the steps detailed below. If any one of them results in failure, then the timestamp token SHOULD be rejected.</w:t>
      </w:r>
    </w:p>
    <w:p w14:paraId="3E167348" w14:textId="77777777" w:rsidR="009D4EF5" w:rsidRPr="003A06D0" w:rsidRDefault="009D4EF5" w:rsidP="009D4EF5">
      <w:pPr>
        <w:pStyle w:val="Algorithm"/>
        <w:numPr>
          <w:ilvl w:val="0"/>
          <w:numId w:val="20"/>
        </w:numPr>
      </w:pPr>
      <w:r w:rsidRPr="003A06D0">
        <w:t xml:space="preserve">Extract the timestamp token embedded in the incoming signature as defined in </w:t>
      </w:r>
      <w:r w:rsidRPr="003A06D0">
        <w:fldChar w:fldCharType="begin"/>
      </w:r>
      <w:r w:rsidRPr="003A06D0">
        <w:instrText xml:space="preserve"> REF _Ref522558700 \r \h </w:instrText>
      </w:r>
      <w:r w:rsidRPr="003A06D0">
        <w:fldChar w:fldCharType="separate"/>
      </w:r>
      <w:r w:rsidRPr="003A06D0">
        <w:t>6.3.1.2</w:t>
      </w:r>
      <w:r w:rsidRPr="003A06D0">
        <w:fldChar w:fldCharType="end"/>
      </w:r>
      <w:r w:rsidRPr="003A06D0">
        <w:t xml:space="preserve"> </w:t>
      </w:r>
      <w:hyperlink w:anchor="_Processing_for_XML" w:history="1">
        <w:r w:rsidRPr="003A06D0">
          <w:rPr>
            <w:rStyle w:val="Hyperlink"/>
          </w:rPr>
          <w:t>Processing for XML Timestamps on XML signatures</w:t>
        </w:r>
      </w:hyperlink>
      <w:r w:rsidRPr="003A06D0">
        <w:t>.</w:t>
      </w:r>
    </w:p>
    <w:p w14:paraId="7E516CCA" w14:textId="77777777" w:rsidR="009D4EF5" w:rsidRPr="003A06D0" w:rsidRDefault="009D4EF5" w:rsidP="009D4EF5">
      <w:pPr>
        <w:pStyle w:val="Algorithm"/>
        <w:numPr>
          <w:ilvl w:val="0"/>
          <w:numId w:val="19"/>
        </w:numPr>
      </w:pPr>
      <w:r w:rsidRPr="003A06D0">
        <w:t>Verify that the token's public verification certificate is authorized for time stamping by examining the Extended Key Usage field for the presence of the time stamping OID "1.3.6.1.5.5.7.3.8".</w:t>
      </w:r>
    </w:p>
    <w:p w14:paraId="14C78735" w14:textId="77777777" w:rsidR="009D4EF5" w:rsidRPr="003A06D0" w:rsidRDefault="009D4EF5" w:rsidP="009D4EF5">
      <w:pPr>
        <w:pStyle w:val="Algorithm"/>
        <w:numPr>
          <w:ilvl w:val="0"/>
          <w:numId w:val="19"/>
        </w:numPr>
      </w:pPr>
      <w:r w:rsidRPr="003A06D0">
        <w:t xml:space="preserve">Process the signature timestamp as defined in </w:t>
      </w:r>
      <w:r w:rsidRPr="003A06D0">
        <w:rPr>
          <w:b/>
          <w:bCs/>
        </w:rPr>
        <w:t>[XAdES]</w:t>
      </w:r>
      <w:r w:rsidRPr="003A06D0">
        <w:t xml:space="preserve"> Annex G.2.2.16.1.3.</w:t>
      </w:r>
    </w:p>
    <w:p w14:paraId="459ABF9D" w14:textId="77777777" w:rsidR="009D4EF5" w:rsidRPr="003A06D0" w:rsidRDefault="009D4EF5" w:rsidP="009D4EF5">
      <w:pPr>
        <w:pStyle w:val="Algorithm"/>
        <w:numPr>
          <w:ilvl w:val="0"/>
          <w:numId w:val="19"/>
        </w:numPr>
      </w:pPr>
      <w:r w:rsidRPr="003A06D0">
        <w:t>Verify that the public verification certificate conforms to all relevant aspects of the relying-party's policy including algorithm usage, policy OIDs, time accuracy tolerances, and the Nonce value.</w:t>
      </w:r>
    </w:p>
    <w:p w14:paraId="5CB5CF30" w14:textId="77777777" w:rsidR="009D4EF5" w:rsidRPr="003A06D0" w:rsidRDefault="009D4EF5" w:rsidP="009D4EF5">
      <w:pPr>
        <w:pStyle w:val="Algorithm"/>
        <w:numPr>
          <w:ilvl w:val="0"/>
          <w:numId w:val="19"/>
        </w:numPr>
      </w:pPr>
      <w:r w:rsidRPr="003A06D0">
        <w:t xml:space="preserve">Set the </w:t>
      </w:r>
      <w:r w:rsidRPr="003A06D0">
        <w:rPr>
          <w:rStyle w:val="Datatype"/>
        </w:rPr>
        <w:t xml:space="preserve">Result </w:t>
      </w:r>
      <w:r w:rsidRPr="003A06D0">
        <w:t xml:space="preserve">element as appropriate.  </w:t>
      </w:r>
      <w:r w:rsidRPr="003A06D0">
        <w:tab/>
      </w:r>
      <w:r w:rsidRPr="003A06D0">
        <w:br/>
      </w:r>
      <w:r w:rsidRPr="003A06D0">
        <w:rPr>
          <w:rStyle w:val="Datatype"/>
        </w:rPr>
        <w:t>urn:oasis:names:tc:dss:1.0:resultminor:valid:signature:InvalidSignatureTimestamp</w:t>
      </w:r>
      <w:r w:rsidRPr="003A06D0">
        <w:t xml:space="preserve"> MAY be used to indicate that the signature is valid but the timestamp against that signature is invalid.</w:t>
      </w:r>
    </w:p>
    <w:p w14:paraId="45DA4685" w14:textId="77777777" w:rsidR="009D4EF5" w:rsidRPr="003A06D0" w:rsidRDefault="009D4EF5" w:rsidP="009D4EF5">
      <w:pPr>
        <w:pStyle w:val="berschrift4"/>
        <w:numPr>
          <w:ilvl w:val="3"/>
          <w:numId w:val="3"/>
        </w:numPr>
        <w:tabs>
          <w:tab w:val="num" w:pos="360"/>
        </w:tabs>
        <w:jc w:val="both"/>
        <w:rPr>
          <w:lang w:val="en-GB"/>
        </w:rPr>
      </w:pPr>
      <w:bookmarkStart w:id="30582" w:name="_Ref501130548"/>
      <w:bookmarkStart w:id="30583" w:name="_Toc522668716"/>
      <w:bookmarkStart w:id="30584" w:name="_Toc534748905"/>
      <w:bookmarkStart w:id="30585" w:name="_Toc10210808"/>
      <w:r w:rsidRPr="003A06D0">
        <w:rPr>
          <w:lang w:val="en-GB"/>
        </w:rPr>
        <w:t>Processing for XML timestamp tokens on XML signatures</w:t>
      </w:r>
      <w:bookmarkEnd w:id="30582"/>
      <w:bookmarkEnd w:id="30583"/>
      <w:bookmarkEnd w:id="30584"/>
      <w:bookmarkEnd w:id="30585"/>
    </w:p>
    <w:p w14:paraId="61D02D3D" w14:textId="77777777" w:rsidR="009D4EF5" w:rsidRPr="003A06D0" w:rsidRDefault="009D4EF5" w:rsidP="009D4EF5">
      <w:pPr>
        <w:rPr>
          <w:lang w:val="en-GB"/>
        </w:rPr>
      </w:pPr>
      <w:r w:rsidRPr="003A06D0">
        <w:rPr>
          <w:lang w:val="en-GB"/>
        </w:rPr>
        <w:t xml:space="preserve">The present section describes the processing rules for verifying and XML Signature timestamp token embedded within an XML signature using the incorporation mechanisms specified in XAdES (i.e., in the </w:t>
      </w:r>
      <w:r w:rsidRPr="003A06D0">
        <w:rPr>
          <w:rStyle w:val="Datatype"/>
          <w:lang w:val="en-GB"/>
        </w:rPr>
        <w:t>&lt;xades:XMLTimeStamp&gt;</w:t>
      </w:r>
      <w:r w:rsidRPr="003A06D0">
        <w:rPr>
          <w:lang w:val="en-GB"/>
        </w:rPr>
        <w:t xml:space="preserve"> </w:t>
      </w:r>
      <w:r w:rsidRPr="003A06D0">
        <w:rPr>
          <w:rStyle w:val="Attribute"/>
          <w:lang w:val="en-GB"/>
        </w:rPr>
        <w:t>&lt;xades:SignatureTimeStamp&gt;</w:t>
      </w:r>
      <w:r w:rsidRPr="003A06D0">
        <w:rPr>
          <w:lang w:val="en-GB"/>
        </w:rPr>
        <w:t xml:space="preserve"> element's child). This XML signature may be passed in on a Verify call within an instance of </w:t>
      </w:r>
      <w:r w:rsidRPr="003A06D0">
        <w:rPr>
          <w:rStyle w:val="Datatype"/>
          <w:lang w:val="en-GB"/>
        </w:rPr>
        <w:t>SignatureObject</w:t>
      </w:r>
      <w:r w:rsidRPr="003A06D0">
        <w:rPr>
          <w:lang w:val="en-GB"/>
        </w:rPr>
        <w:t xml:space="preserve"> or embedded within a </w:t>
      </w:r>
      <w:r w:rsidRPr="003A06D0">
        <w:rPr>
          <w:rStyle w:val="Datatype"/>
          <w:lang w:val="en-GB"/>
        </w:rPr>
        <w:t>Document</w:t>
      </w:r>
      <w:r w:rsidRPr="003A06D0">
        <w:rPr>
          <w:lang w:val="en-GB"/>
        </w:rPr>
        <w:t>’s child.</w:t>
      </w:r>
    </w:p>
    <w:p w14:paraId="0A645D99" w14:textId="77777777" w:rsidR="009D4EF5" w:rsidRPr="003A06D0" w:rsidRDefault="009D4EF5" w:rsidP="009D4EF5">
      <w:pPr>
        <w:rPr>
          <w:lang w:val="en-GB"/>
        </w:rPr>
      </w:pPr>
      <w:r w:rsidRPr="003A06D0">
        <w:rPr>
          <w:lang w:val="en-GB"/>
        </w:rPr>
        <w:t>The server shall verify the timestamp token performing the steps detailed below. If any one of them results in failure, then the timestamp token SHOULD be rejected.</w:t>
      </w:r>
    </w:p>
    <w:p w14:paraId="4767614B" w14:textId="77777777" w:rsidR="009D4EF5" w:rsidRPr="003A06D0" w:rsidRDefault="009D4EF5" w:rsidP="009D4EF5">
      <w:pPr>
        <w:pStyle w:val="Algorithm"/>
        <w:numPr>
          <w:ilvl w:val="0"/>
          <w:numId w:val="20"/>
        </w:numPr>
      </w:pPr>
      <w:r w:rsidRPr="003A06D0">
        <w:t xml:space="preserve">Extract the timestamp token embedded in the incoming signature as defined in </w:t>
      </w:r>
      <w:r w:rsidRPr="003A06D0">
        <w:fldChar w:fldCharType="begin"/>
      </w:r>
      <w:r w:rsidRPr="003A06D0">
        <w:instrText xml:space="preserve"> REF _Ref522558700 \r \h </w:instrText>
      </w:r>
      <w:r w:rsidRPr="003A06D0">
        <w:fldChar w:fldCharType="separate"/>
      </w:r>
      <w:r w:rsidRPr="003A06D0">
        <w:t>6.3.1.2</w:t>
      </w:r>
      <w:r w:rsidRPr="003A06D0">
        <w:fldChar w:fldCharType="end"/>
      </w:r>
      <w:r w:rsidRPr="003A06D0">
        <w:t xml:space="preserve"> </w:t>
      </w:r>
      <w:hyperlink w:anchor="_Processing_for_XML" w:history="1">
        <w:r w:rsidRPr="003A06D0">
          <w:rPr>
            <w:rStyle w:val="Hyperlink"/>
          </w:rPr>
          <w:t>Processing for XML Timestamps on XML signatures</w:t>
        </w:r>
      </w:hyperlink>
      <w:r w:rsidRPr="003A06D0">
        <w:t>.</w:t>
      </w:r>
    </w:p>
    <w:p w14:paraId="640C4240" w14:textId="77777777" w:rsidR="009D4EF5" w:rsidRPr="003A06D0" w:rsidRDefault="009D4EF5" w:rsidP="009D4EF5">
      <w:pPr>
        <w:pStyle w:val="Algorithm"/>
        <w:numPr>
          <w:ilvl w:val="0"/>
          <w:numId w:val="19"/>
        </w:numPr>
      </w:pPr>
      <w:r w:rsidRPr="003A06D0">
        <w:t>Verify that the verification key and algorithms used conforms to all relevant aspects of the applicable policy. Should this key come within a public certificate, verify that the certificate conforms to all relevant aspects of the applicable policy including algorithm usage, policy OIDs, and time accuracy tolerances.</w:t>
      </w:r>
    </w:p>
    <w:p w14:paraId="45568072" w14:textId="77777777" w:rsidR="009D4EF5" w:rsidRPr="003A06D0" w:rsidRDefault="009D4EF5" w:rsidP="009D4EF5">
      <w:pPr>
        <w:pStyle w:val="Algorithm"/>
        <w:numPr>
          <w:ilvl w:val="0"/>
          <w:numId w:val="19"/>
        </w:numPr>
      </w:pPr>
      <w:r w:rsidRPr="003A06D0">
        <w:t xml:space="preserve">Verify that the aforementioned verification key is consistent with the </w:t>
      </w:r>
      <w:r w:rsidRPr="003A06D0">
        <w:tab/>
        <w:t xml:space="preserve"> </w:t>
      </w:r>
      <w:r w:rsidRPr="003A06D0">
        <w:rPr>
          <w:rStyle w:val="Datatype"/>
        </w:rPr>
        <w:t>ds:SignedInfo/SignatureMethod/@Algorithm</w:t>
      </w:r>
      <w:r w:rsidRPr="003A06D0">
        <w:t xml:space="preserve"> attribute value.</w:t>
      </w:r>
    </w:p>
    <w:p w14:paraId="228A5E2C" w14:textId="77777777" w:rsidR="009D4EF5" w:rsidRPr="003A06D0" w:rsidRDefault="009D4EF5" w:rsidP="009D4EF5">
      <w:pPr>
        <w:pStyle w:val="Algorithm"/>
        <w:numPr>
          <w:ilvl w:val="0"/>
          <w:numId w:val="19"/>
        </w:numPr>
      </w:pPr>
      <w:r w:rsidRPr="003A06D0">
        <w:t xml:space="preserve">Verify the timestamp token signature in accordance with the rules defined in </w:t>
      </w:r>
      <w:r w:rsidRPr="003A06D0">
        <w:rPr>
          <w:b/>
          <w:bCs/>
        </w:rPr>
        <w:t>[XMLDSIG]</w:t>
      </w:r>
      <w:r w:rsidRPr="003A06D0">
        <w:t>.</w:t>
      </w:r>
    </w:p>
    <w:p w14:paraId="314B7FC6" w14:textId="77777777" w:rsidR="009D4EF5" w:rsidRPr="003A06D0" w:rsidRDefault="009D4EF5" w:rsidP="009D4EF5">
      <w:pPr>
        <w:pStyle w:val="Algorithm"/>
        <w:numPr>
          <w:ilvl w:val="0"/>
          <w:numId w:val="19"/>
        </w:numPr>
      </w:pPr>
      <w:r w:rsidRPr="003A06D0">
        <w:t xml:space="preserve">Verify that the </w:t>
      </w:r>
      <w:r w:rsidRPr="003A06D0">
        <w:rPr>
          <w:rStyle w:val="Datatype"/>
        </w:rPr>
        <w:t>&lt;ds:SignedInfo&gt;</w:t>
      </w:r>
      <w:r w:rsidRPr="003A06D0">
        <w:t xml:space="preserve"> element contains at least two </w:t>
      </w:r>
      <w:r w:rsidRPr="003A06D0">
        <w:rPr>
          <w:rStyle w:val="Datatype"/>
        </w:rPr>
        <w:t>&lt;ds:Reference&gt;</w:t>
      </w:r>
      <w:r w:rsidRPr="003A06D0">
        <w:t xml:space="preserve"> elements.</w:t>
      </w:r>
    </w:p>
    <w:p w14:paraId="387194D7" w14:textId="77777777" w:rsidR="009D4EF5" w:rsidRPr="003A06D0" w:rsidRDefault="009D4EF5" w:rsidP="009D4EF5">
      <w:pPr>
        <w:pStyle w:val="Algorithm"/>
        <w:numPr>
          <w:ilvl w:val="0"/>
          <w:numId w:val="19"/>
        </w:numPr>
      </w:pPr>
      <w:r w:rsidRPr="003A06D0">
        <w:t xml:space="preserve">Verify that one of the </w:t>
      </w:r>
      <w:r w:rsidRPr="003A06D0">
        <w:rPr>
          <w:rStyle w:val="Datatype"/>
        </w:rPr>
        <w:t>&lt;ds:Reference&gt;</w:t>
      </w:r>
      <w:r w:rsidRPr="003A06D0">
        <w:t xml:space="preserve"> elements has its Type attribute set to </w:t>
      </w:r>
      <w:r w:rsidRPr="003A06D0">
        <w:tab/>
        <w:t xml:space="preserve"> “</w:t>
      </w:r>
      <w:r w:rsidRPr="003A06D0">
        <w:rPr>
          <w:rStyle w:val="Datatype"/>
        </w:rPr>
        <w:t>urn:oasis:names:tc:dss:1.0:core:schema:XMLTimeStampToken</w:t>
      </w:r>
      <w:r w:rsidRPr="003A06D0">
        <w:t xml:space="preserve">”. </w:t>
      </w:r>
      <w:r w:rsidRPr="003A06D0">
        <w:br/>
        <w:t>Take this one and proceed as indicated below:</w:t>
      </w:r>
    </w:p>
    <w:p w14:paraId="7867C1A3" w14:textId="77777777" w:rsidR="009D4EF5" w:rsidRPr="003A06D0" w:rsidRDefault="009D4EF5" w:rsidP="009D4EF5">
      <w:pPr>
        <w:pStyle w:val="Algorithm"/>
        <w:numPr>
          <w:ilvl w:val="1"/>
          <w:numId w:val="19"/>
        </w:numPr>
      </w:pPr>
      <w:r w:rsidRPr="003A06D0">
        <w:t xml:space="preserve">Retrieve the referenced data object. Verify that it references a </w:t>
      </w:r>
      <w:r w:rsidRPr="003A06D0">
        <w:rPr>
          <w:rStyle w:val="Datatype"/>
        </w:rPr>
        <w:t xml:space="preserve">&lt;ds:Object&gt; </w:t>
      </w:r>
      <w:r w:rsidRPr="003A06D0">
        <w:t xml:space="preserve">element, which in turn envelopes a </w:t>
      </w:r>
      <w:r w:rsidRPr="003A06D0">
        <w:rPr>
          <w:rStyle w:val="Datatype"/>
        </w:rPr>
        <w:t>&lt;TSTInfo&gt;</w:t>
      </w:r>
      <w:r w:rsidRPr="003A06D0">
        <w:t xml:space="preserve"> element.</w:t>
      </w:r>
    </w:p>
    <w:p w14:paraId="3F7C79A2" w14:textId="77777777" w:rsidR="009D4EF5" w:rsidRPr="003A06D0" w:rsidRDefault="009D4EF5" w:rsidP="009D4EF5">
      <w:pPr>
        <w:pStyle w:val="Algorithm"/>
        <w:numPr>
          <w:ilvl w:val="1"/>
          <w:numId w:val="19"/>
        </w:numPr>
      </w:pPr>
      <w:r w:rsidRPr="003A06D0">
        <w:t xml:space="preserve">Verify that the </w:t>
      </w:r>
      <w:r w:rsidRPr="003A06D0">
        <w:rPr>
          <w:rStyle w:val="Datatype"/>
        </w:rPr>
        <w:t>&lt;TSTInfo&gt;</w:t>
      </w:r>
      <w:r w:rsidRPr="003A06D0">
        <w:t xml:space="preserve"> element has a valid layout as per the present specification.</w:t>
      </w:r>
    </w:p>
    <w:p w14:paraId="25531997" w14:textId="77777777" w:rsidR="009D4EF5" w:rsidRPr="003A06D0" w:rsidRDefault="009D4EF5" w:rsidP="009D4EF5">
      <w:pPr>
        <w:pStyle w:val="Algorithm"/>
        <w:numPr>
          <w:ilvl w:val="1"/>
          <w:numId w:val="19"/>
        </w:numPr>
      </w:pPr>
      <w:r w:rsidRPr="003A06D0">
        <w:t xml:space="preserve">Extract the digest value and associated algorithm from its </w:t>
      </w:r>
      <w:r w:rsidRPr="003A06D0">
        <w:rPr>
          <w:rStyle w:val="Datatype"/>
        </w:rPr>
        <w:t>&lt;ds:DigestValue&gt;</w:t>
      </w:r>
      <w:r w:rsidRPr="003A06D0">
        <w:t xml:space="preserve"> and </w:t>
      </w:r>
      <w:r w:rsidRPr="003A06D0">
        <w:rPr>
          <w:rStyle w:val="Datatype"/>
        </w:rPr>
        <w:t>&lt;ds:DigestMethod&gt;</w:t>
      </w:r>
      <w:r w:rsidRPr="003A06D0">
        <w:t xml:space="preserve"> elements respectively.</w:t>
      </w:r>
    </w:p>
    <w:p w14:paraId="00097240" w14:textId="77777777" w:rsidR="009D4EF5" w:rsidRPr="003A06D0" w:rsidRDefault="009D4EF5" w:rsidP="009D4EF5">
      <w:pPr>
        <w:pStyle w:val="Algorithm"/>
        <w:numPr>
          <w:ilvl w:val="1"/>
          <w:numId w:val="19"/>
        </w:numPr>
      </w:pPr>
      <w:r w:rsidRPr="003A06D0">
        <w:t xml:space="preserve">Recalculate the digest of the retrieved data object as specified by </w:t>
      </w:r>
      <w:r w:rsidRPr="003A06D0">
        <w:rPr>
          <w:b/>
          <w:bCs/>
        </w:rPr>
        <w:t xml:space="preserve">[XMLDSIG] </w:t>
      </w:r>
      <w:r w:rsidRPr="003A06D0">
        <w:t xml:space="preserve">with the digest algorithm indicated in </w:t>
      </w:r>
      <w:r w:rsidRPr="003A06D0">
        <w:rPr>
          <w:rStyle w:val="Datatype"/>
        </w:rPr>
        <w:t>&lt;ds:DigestMethod&gt;</w:t>
      </w:r>
      <w:r w:rsidRPr="003A06D0">
        <w:t xml:space="preserve">, and compare this result with the contents of </w:t>
      </w:r>
      <w:r w:rsidRPr="003A06D0">
        <w:rPr>
          <w:rStyle w:val="Datatype"/>
        </w:rPr>
        <w:t>&lt;ds:DigestValue&gt;</w:t>
      </w:r>
      <w:r w:rsidRPr="003A06D0">
        <w:t>.</w:t>
      </w:r>
    </w:p>
    <w:p w14:paraId="0570C42A" w14:textId="77777777" w:rsidR="009D4EF5" w:rsidRPr="003A06D0" w:rsidRDefault="009D4EF5" w:rsidP="009D4EF5">
      <w:pPr>
        <w:pStyle w:val="Algorithm"/>
        <w:numPr>
          <w:ilvl w:val="0"/>
          <w:numId w:val="19"/>
        </w:numPr>
      </w:pPr>
      <w:r w:rsidRPr="003A06D0">
        <w:t xml:space="preserve">Take each of the other </w:t>
      </w:r>
      <w:r w:rsidRPr="003A06D0">
        <w:rPr>
          <w:rStyle w:val="Datatype"/>
        </w:rPr>
        <w:t>&lt;ds:Reference&gt;</w:t>
      </w:r>
      <w:r w:rsidRPr="003A06D0">
        <w:t xml:space="preserve"> elements and for each validate the hash as specified in </w:t>
      </w:r>
      <w:r w:rsidRPr="003A06D0">
        <w:rPr>
          <w:b/>
          <w:bCs/>
        </w:rPr>
        <w:t>[XMLDSIG]</w:t>
      </w:r>
      <w:r w:rsidRPr="003A06D0">
        <w:t>.</w:t>
      </w:r>
    </w:p>
    <w:p w14:paraId="52223A9A" w14:textId="77777777" w:rsidR="009D4EF5" w:rsidRPr="003A06D0" w:rsidRDefault="009D4EF5" w:rsidP="009D4EF5">
      <w:pPr>
        <w:pStyle w:val="Algorithm"/>
        <w:numPr>
          <w:ilvl w:val="0"/>
          <w:numId w:val="19"/>
        </w:numPr>
      </w:pPr>
      <w:r w:rsidRPr="003A06D0">
        <w:t xml:space="preserve">Check that for one of the </w:t>
      </w:r>
      <w:r w:rsidRPr="003A06D0">
        <w:rPr>
          <w:rStyle w:val="Datatype"/>
        </w:rPr>
        <w:t>&lt;ds:Reference&gt;</w:t>
      </w:r>
      <w:r w:rsidRPr="003A06D0">
        <w:t xml:space="preserve"> elements the retrieved data object is actually the </w:t>
      </w:r>
      <w:r w:rsidRPr="003A06D0">
        <w:rPr>
          <w:rStyle w:val="Datatype"/>
        </w:rPr>
        <w:t>&lt;ds:SignatureValue&gt;</w:t>
      </w:r>
      <w:r w:rsidRPr="003A06D0">
        <w:t xml:space="preserve"> element and that it contains its digest after canonicalization. </w:t>
      </w:r>
    </w:p>
    <w:p w14:paraId="062F080D" w14:textId="77777777" w:rsidR="009D4EF5" w:rsidRPr="003A06D0" w:rsidRDefault="009D4EF5" w:rsidP="009D4EF5">
      <w:pPr>
        <w:pStyle w:val="Algorithm"/>
        <w:numPr>
          <w:ilvl w:val="0"/>
          <w:numId w:val="19"/>
        </w:numPr>
      </w:pPr>
      <w:r w:rsidRPr="003A06D0">
        <w:t xml:space="preserve">Set the </w:t>
      </w:r>
      <w:r w:rsidRPr="003A06D0">
        <w:rPr>
          <w:rStyle w:val="Datatype"/>
        </w:rPr>
        <w:t>Result</w:t>
      </w:r>
      <w:r w:rsidRPr="003A06D0">
        <w:t xml:space="preserve"> element as appropriate. Minor Error </w:t>
      </w:r>
      <w:r w:rsidRPr="003A06D0">
        <w:tab/>
      </w:r>
      <w:r w:rsidRPr="003A06D0">
        <w:br/>
      </w:r>
      <w:r w:rsidRPr="003A06D0">
        <w:rPr>
          <w:rStyle w:val="Datatype"/>
        </w:rPr>
        <w:t>urn:oasis:names:tc:dss:1.0:resultminor:valid:signature:InvalidSignatureTimestamp</w:t>
      </w:r>
      <w:r w:rsidRPr="003A06D0">
        <w:t xml:space="preserve"> MAY be used to indicate that the signature is valid but the timestamp against that signature is invalid.</w:t>
      </w:r>
    </w:p>
    <w:bookmarkStart w:id="30586" w:name="sec_ProcessingCmsSignatureVerification"/>
    <w:bookmarkStart w:id="30587" w:name="_Toc114309519"/>
    <w:bookmarkStart w:id="30588" w:name="_Ref157224338"/>
    <w:bookmarkStart w:id="30589" w:name="_Toc157225044"/>
    <w:bookmarkStart w:id="30590" w:name="_Toc158797511"/>
    <w:bookmarkStart w:id="30591" w:name="_Toc159076079"/>
    <w:bookmarkStart w:id="30592" w:name="_Ref481011454"/>
    <w:bookmarkStart w:id="30593" w:name="_Ref481011624"/>
    <w:bookmarkStart w:id="30594" w:name="_Ref481011642"/>
    <w:bookmarkStart w:id="30595" w:name="_Ref481012479"/>
    <w:bookmarkStart w:id="30596" w:name="_Ref481012491"/>
    <w:bookmarkStart w:id="30597" w:name="_Toc481064992"/>
    <w:bookmarkStart w:id="30598" w:name="_Ref512285830"/>
    <w:bookmarkStart w:id="30599" w:name="_Ref512285841"/>
    <w:bookmarkStart w:id="30600" w:name="_Toc516358022"/>
    <w:bookmarkEnd w:id="30586"/>
    <w:p w14:paraId="55547D6A" w14:textId="77777777" w:rsidR="009D4EF5" w:rsidRPr="003A06D0" w:rsidRDefault="009D4EF5" w:rsidP="009D4EF5">
      <w:pPr>
        <w:pStyle w:val="berschrift2"/>
        <w:numPr>
          <w:ilvl w:val="1"/>
          <w:numId w:val="3"/>
        </w:numPr>
        <w:jc w:val="both"/>
        <w:rPr>
          <w:lang w:val="en-GB"/>
        </w:rPr>
      </w:pPr>
      <w:r w:rsidRPr="003A06D0">
        <w:rPr>
          <w:lang w:val="en-GB"/>
        </w:rPr>
        <w:fldChar w:fldCharType="begin"/>
      </w:r>
      <w:r w:rsidRPr="003A06D0">
        <w:rPr>
          <w:lang w:val="en-GB"/>
        </w:rPr>
        <w:instrText xml:space="preserve"> HYPERLINK  \l "sec_ProcessingCmsSignatureVerification" </w:instrText>
      </w:r>
      <w:r w:rsidRPr="003A06D0">
        <w:rPr>
          <w:lang w:val="en-GB"/>
        </w:rPr>
        <w:fldChar w:fldCharType="separate"/>
      </w:r>
      <w:bookmarkStart w:id="30601" w:name="_Toc522668717"/>
      <w:bookmarkStart w:id="30602" w:name="_Toc534748906"/>
      <w:bookmarkStart w:id="30603" w:name="_Toc10210809"/>
      <w:r w:rsidRPr="003A06D0">
        <w:rPr>
          <w:rStyle w:val="Hyperlink"/>
          <w:lang w:val="en-GB"/>
        </w:rPr>
        <w:t>Processing for CMS Signature</w:t>
      </w:r>
      <w:bookmarkEnd w:id="30587"/>
      <w:bookmarkEnd w:id="30588"/>
      <w:bookmarkEnd w:id="30589"/>
      <w:bookmarkEnd w:id="30590"/>
      <w:bookmarkEnd w:id="30591"/>
      <w:bookmarkEnd w:id="30592"/>
      <w:bookmarkEnd w:id="30593"/>
      <w:bookmarkEnd w:id="30594"/>
      <w:bookmarkEnd w:id="30595"/>
      <w:bookmarkEnd w:id="30596"/>
      <w:bookmarkEnd w:id="30597"/>
      <w:bookmarkEnd w:id="30598"/>
      <w:bookmarkEnd w:id="30599"/>
      <w:bookmarkEnd w:id="30600"/>
      <w:r w:rsidRPr="003A06D0">
        <w:rPr>
          <w:rStyle w:val="Hyperlink"/>
          <w:lang w:val="en-GB"/>
        </w:rPr>
        <w:t xml:space="preserve"> Verification</w:t>
      </w:r>
      <w:bookmarkEnd w:id="30601"/>
      <w:bookmarkEnd w:id="30602"/>
      <w:bookmarkEnd w:id="30603"/>
      <w:r w:rsidRPr="003A06D0">
        <w:rPr>
          <w:lang w:val="en-GB"/>
        </w:rPr>
        <w:fldChar w:fldCharType="end"/>
      </w:r>
    </w:p>
    <w:p w14:paraId="255C292C" w14:textId="77777777" w:rsidR="009D4EF5" w:rsidRPr="003A06D0" w:rsidRDefault="009D4EF5" w:rsidP="009D4EF5">
      <w:pPr>
        <w:rPr>
          <w:lang w:val="en-GB"/>
        </w:rPr>
      </w:pPr>
      <w:r w:rsidRPr="003A06D0">
        <w:rPr>
          <w:lang w:val="en-GB"/>
        </w:rPr>
        <w:t xml:space="preserve">A DSS server that verifies CMS signatures SHOULD perform the following steps, upon receiving a </w:t>
      </w:r>
      <w:r w:rsidRPr="003A06D0">
        <w:rPr>
          <w:rStyle w:val="Datatype"/>
          <w:lang w:val="en-GB"/>
        </w:rPr>
        <w:t>VerifyRequest</w:t>
      </w:r>
      <w:r w:rsidRPr="003A06D0">
        <w:rPr>
          <w:lang w:val="en-GB"/>
        </w:rPr>
        <w:t xml:space="preserve">.  These steps may be changed or overridden by the optional inputs, or by the profile or policy the server is operating under. </w:t>
      </w:r>
    </w:p>
    <w:p w14:paraId="5BA43268" w14:textId="77777777" w:rsidR="009D4EF5" w:rsidRPr="003A06D0" w:rsidRDefault="009D4EF5" w:rsidP="009D4EF5">
      <w:pPr>
        <w:pStyle w:val="berschrift3"/>
        <w:numPr>
          <w:ilvl w:val="2"/>
          <w:numId w:val="3"/>
        </w:numPr>
        <w:rPr>
          <w:lang w:val="en-GB"/>
        </w:rPr>
      </w:pPr>
      <w:bookmarkStart w:id="30604" w:name="_Toc516359911"/>
      <w:bookmarkStart w:id="30605" w:name="_Toc522668718"/>
      <w:bookmarkStart w:id="30606" w:name="_Toc534748907"/>
      <w:bookmarkStart w:id="30607" w:name="_Toc10210810"/>
      <w:r w:rsidRPr="003A06D0">
        <w:rPr>
          <w:lang w:val="en-GB"/>
        </w:rPr>
        <w:t>Sub process ‘</w:t>
      </w:r>
      <w:r w:rsidRPr="003A06D0">
        <w:rPr>
          <w:rStyle w:val="Datatype"/>
          <w:lang w:val="en-GB"/>
        </w:rPr>
        <w:t>retrieve CMS signature</w:t>
      </w:r>
      <w:r w:rsidRPr="003A06D0">
        <w:rPr>
          <w:lang w:val="en-GB"/>
        </w:rPr>
        <w:t>’</w:t>
      </w:r>
      <w:bookmarkEnd w:id="30604"/>
      <w:bookmarkEnd w:id="30605"/>
      <w:bookmarkEnd w:id="30606"/>
      <w:bookmarkEnd w:id="30607"/>
      <w:r w:rsidRPr="003A06D0">
        <w:rPr>
          <w:lang w:val="en-GB"/>
        </w:rPr>
        <w:t xml:space="preserve"> </w:t>
      </w:r>
    </w:p>
    <w:p w14:paraId="452EAD2D" w14:textId="77777777" w:rsidR="009D4EF5" w:rsidRPr="003A06D0" w:rsidRDefault="009D4EF5" w:rsidP="009D4EF5">
      <w:pPr>
        <w:pStyle w:val="Beschriftung"/>
        <w:rPr>
          <w:lang w:val="en-GB"/>
        </w:rPr>
      </w:pPr>
      <w:bookmarkStart w:id="30608" w:name="_Toc534748585"/>
      <w:bookmarkStart w:id="30609" w:name="_Toc534749424"/>
      <w:r w:rsidRPr="003A06D0">
        <w:rPr>
          <w:lang w:val="en-GB"/>
        </w:rPr>
        <w:t xml:space="preserve">Figure </w:t>
      </w:r>
      <w:r w:rsidRPr="003A06D0">
        <w:rPr>
          <w:noProof/>
          <w:lang w:val="en-GB"/>
        </w:rPr>
        <w:fldChar w:fldCharType="begin"/>
      </w:r>
      <w:r w:rsidRPr="003A06D0">
        <w:rPr>
          <w:noProof/>
          <w:lang w:val="en-GB"/>
        </w:rPr>
        <w:instrText xml:space="preserve"> SEQ Figure \* ARABIC </w:instrText>
      </w:r>
      <w:r w:rsidRPr="003A06D0">
        <w:rPr>
          <w:noProof/>
          <w:lang w:val="en-GB"/>
        </w:rPr>
        <w:fldChar w:fldCharType="separate"/>
      </w:r>
      <w:r w:rsidRPr="003A06D0">
        <w:rPr>
          <w:noProof/>
          <w:lang w:val="en-GB"/>
        </w:rPr>
        <w:t>12</w:t>
      </w:r>
      <w:r w:rsidRPr="003A06D0">
        <w:rPr>
          <w:noProof/>
          <w:lang w:val="en-GB"/>
        </w:rPr>
        <w:fldChar w:fldCharType="end"/>
      </w:r>
      <w:r w:rsidRPr="003A06D0">
        <w:rPr>
          <w:lang w:val="en-GB"/>
        </w:rPr>
        <w:t>: Retrieve CMS Signature</w:t>
      </w:r>
      <w:bookmarkEnd w:id="30608"/>
      <w:bookmarkEnd w:id="30609"/>
    </w:p>
    <w:p w14:paraId="2AB678AE" w14:textId="2BDCBA64" w:rsidR="009D4EF5" w:rsidRDefault="009D4EF5" w:rsidP="009D4EF5">
      <w:pPr>
        <w:keepNext/>
        <w:rPr>
          <w:ins w:id="30610" w:author="Andreas Kuehne" w:date="2019-05-31T12:45:00Z"/>
          <w:lang w:val="en-GB"/>
        </w:rPr>
      </w:pPr>
      <w:r w:rsidRPr="003A06D0">
        <w:rPr>
          <w:noProof/>
          <w:lang w:val="en-GB" w:eastAsia="en-GB"/>
        </w:rPr>
        <w:drawing>
          <wp:inline distT="0" distB="0" distL="0" distR="0" wp14:anchorId="333CFEED" wp14:editId="460C8717">
            <wp:extent cx="5943600" cy="2091055"/>
            <wp:effectExtent l="0" t="0" r="0" b="444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trieve CMS signature.png"/>
                    <pic:cNvPicPr/>
                  </pic:nvPicPr>
                  <pic:blipFill>
                    <a:blip r:embed="rId93">
                      <a:extLst>
                        <a:ext uri="{28A0092B-C50C-407E-A947-70E740481C1C}">
                          <a14:useLocalDpi xmlns:a14="http://schemas.microsoft.com/office/drawing/2010/main" val="0"/>
                        </a:ext>
                      </a:extLst>
                    </a:blip>
                    <a:stretch>
                      <a:fillRect/>
                    </a:stretch>
                  </pic:blipFill>
                  <pic:spPr>
                    <a:xfrm>
                      <a:off x="0" y="0"/>
                      <a:ext cx="5943600" cy="2091055"/>
                    </a:xfrm>
                    <a:prstGeom prst="rect">
                      <a:avLst/>
                    </a:prstGeom>
                  </pic:spPr>
                </pic:pic>
              </a:graphicData>
            </a:graphic>
          </wp:inline>
        </w:drawing>
      </w:r>
    </w:p>
    <w:p w14:paraId="74A2C4B6" w14:textId="1B5CE876" w:rsidR="008830AA" w:rsidRDefault="00BC38F4" w:rsidP="008830AA">
      <w:pPr>
        <w:pStyle w:val="Aufzhlungszeichen"/>
        <w:numPr>
          <w:ilvl w:val="0"/>
          <w:numId w:val="0"/>
        </w:numPr>
        <w:jc w:val="both"/>
        <w:rPr>
          <w:ins w:id="30611" w:author="Andreas Kuehne" w:date="2019-05-31T12:45:00Z"/>
          <w:lang w:val="en-GB"/>
        </w:rPr>
      </w:pPr>
      <w:ins w:id="30612" w:author="Andreas Kuehne" w:date="2019-05-31T12:45:00Z">
        <w:r>
          <w:rPr>
            <w:lang w:val="en-GB"/>
          </w:rPr>
          <w:t>This document describes use</w:t>
        </w:r>
        <w:r w:rsidR="008830AA">
          <w:rPr>
            <w:lang w:val="en-GB"/>
          </w:rPr>
          <w:t xml:space="preserve"> cases for zero or one signatur</w:t>
        </w:r>
        <w:r w:rsidR="008830AA" w:rsidRPr="0038331B">
          <w:rPr>
            <w:lang w:val="en-GB"/>
          </w:rPr>
          <w:t xml:space="preserve">e. </w:t>
        </w:r>
        <w:r w:rsidR="008830AA" w:rsidRPr="00FE06C1">
          <w:rPr>
            <w:lang w:val="en-GB"/>
          </w:rPr>
          <w:t xml:space="preserve"> </w:t>
        </w:r>
        <w:r w:rsidR="008830AA" w:rsidRPr="0038331B">
          <w:rPr>
            <w:lang w:val="en-GB"/>
          </w:rPr>
          <w:t xml:space="preserve">Nevertheless, this sub process describes the retrieval process for an unlimited number of signatures as it may be required </w:t>
        </w:r>
        <w:r w:rsidR="008830AA">
          <w:rPr>
            <w:lang w:val="en-GB"/>
          </w:rPr>
          <w:t>by specific</w:t>
        </w:r>
        <w:r w:rsidR="008830AA" w:rsidRPr="0038331B">
          <w:rPr>
            <w:lang w:val="en-GB"/>
          </w:rPr>
          <w:t xml:space="preserve"> profiles.</w:t>
        </w:r>
      </w:ins>
    </w:p>
    <w:p w14:paraId="4DE74925" w14:textId="77777777" w:rsidR="008830AA" w:rsidRPr="003A06D0" w:rsidRDefault="008830AA" w:rsidP="009D4EF5">
      <w:pPr>
        <w:keepNext/>
        <w:rPr>
          <w:lang w:val="en-GB"/>
        </w:rPr>
      </w:pPr>
    </w:p>
    <w:p w14:paraId="3540832D" w14:textId="77777777" w:rsidR="009D4EF5" w:rsidRPr="003A06D0" w:rsidRDefault="009D4EF5" w:rsidP="009D4EF5">
      <w:pPr>
        <w:pStyle w:val="Aufzhlungszeichen"/>
        <w:numPr>
          <w:ilvl w:val="0"/>
          <w:numId w:val="21"/>
        </w:numPr>
        <w:jc w:val="both"/>
        <w:rPr>
          <w:lang w:val="en-GB"/>
        </w:rPr>
      </w:pPr>
      <w:r w:rsidRPr="003A06D0">
        <w:rPr>
          <w:lang w:val="en-GB"/>
        </w:rPr>
        <w:t xml:space="preserve">The server retrieves the CMS signature by decoding the </w:t>
      </w:r>
      <w:r w:rsidRPr="003A06D0">
        <w:rPr>
          <w:rStyle w:val="Datatype"/>
          <w:lang w:val="en-GB"/>
        </w:rPr>
        <w:t>Base64Signature</w:t>
      </w:r>
      <w:r w:rsidRPr="003A06D0">
        <w:rPr>
          <w:lang w:val="en-GB"/>
        </w:rPr>
        <w:t xml:space="preserve"> children of all instances of </w:t>
      </w:r>
      <w:r w:rsidRPr="003A06D0">
        <w:rPr>
          <w:rStyle w:val="Datatype"/>
          <w:lang w:val="en-GB"/>
        </w:rPr>
        <w:t>SignatureObject</w:t>
      </w:r>
      <w:r w:rsidRPr="003A06D0">
        <w:rPr>
          <w:lang w:val="en-GB"/>
        </w:rPr>
        <w:t>.</w:t>
      </w:r>
    </w:p>
    <w:p w14:paraId="06F538A2" w14:textId="77777777" w:rsidR="009D4EF5" w:rsidRPr="003A06D0" w:rsidRDefault="009D4EF5" w:rsidP="009D4EF5">
      <w:pPr>
        <w:pStyle w:val="Aufzhlungszeichen"/>
        <w:numPr>
          <w:ilvl w:val="0"/>
          <w:numId w:val="21"/>
        </w:numPr>
        <w:jc w:val="both"/>
        <w:rPr>
          <w:lang w:val="en-GB"/>
        </w:rPr>
      </w:pPr>
      <w:bookmarkStart w:id="30613" w:name="_Ref157224359"/>
      <w:r w:rsidRPr="003A06D0">
        <w:rPr>
          <w:lang w:val="en-GB"/>
        </w:rPr>
        <w:t xml:space="preserve">The server retrieves the input data.  </w:t>
      </w: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If the CMS signature is detached, there MUST be a single input document: i.e. a single </w:t>
      </w:r>
      <w:r w:rsidRPr="003A06D0">
        <w:rPr>
          <w:rStyle w:val="Datatype"/>
          <w:lang w:val="en-GB"/>
        </w:rPr>
        <w:t>Document</w:t>
      </w:r>
      <w:r w:rsidRPr="003A06D0">
        <w:rPr>
          <w:lang w:val="en-GB"/>
        </w:rPr>
        <w:t xml:space="preserve"> or </w:t>
      </w:r>
      <w:r w:rsidRPr="003A06D0">
        <w:rPr>
          <w:rStyle w:val="Datatype"/>
          <w:lang w:val="en-GB"/>
        </w:rPr>
        <w:t>DocumentHash</w:t>
      </w:r>
      <w:r w:rsidRPr="003A06D0">
        <w:rPr>
          <w:lang w:val="en-GB"/>
        </w:rPr>
        <w:t xml:space="preserve"> element. » [</w:t>
      </w:r>
      <w:r w:rsidRPr="003A06D0">
        <w:rPr>
          <w:color w:val="FF0000"/>
          <w:lang w:val="en-GB"/>
        </w:rPr>
        <w:t>DSS-6.2.1-1</w:t>
      </w:r>
      <w:r w:rsidRPr="003A06D0">
        <w:rPr>
          <w:lang w:val="en-GB"/>
        </w:rPr>
        <w:t xml:space="preserve">] </w:t>
      </w:r>
      <w:r w:rsidRPr="003A06D0">
        <w:rPr>
          <w:rFonts w:eastAsia="MS Mincho" w:cs="MS Mincho"/>
          <w:lang w:val="en-GB"/>
        </w:rPr>
        <w:t>«</w:t>
      </w:r>
      <w:r w:rsidRPr="003A06D0">
        <w:rPr>
          <w:rFonts w:ascii="MS Mincho" w:eastAsia="MS Mincho" w:hAnsi="MS Mincho" w:cs="MS Mincho"/>
          <w:lang w:val="en-GB"/>
        </w:rPr>
        <w:t> </w:t>
      </w:r>
      <w:r w:rsidRPr="003A06D0">
        <w:rPr>
          <w:lang w:val="en-GB"/>
        </w:rPr>
        <w:t>Otherwise, if the CMS signature is enveloping, it contains its own input data and there MUST NOT be any input documents present. » [</w:t>
      </w:r>
      <w:r w:rsidRPr="003A06D0">
        <w:rPr>
          <w:color w:val="FF0000"/>
          <w:lang w:val="en-GB"/>
        </w:rPr>
        <w:t>DSS-6.2.1-2</w:t>
      </w:r>
      <w:r w:rsidRPr="003A06D0">
        <w:rPr>
          <w:lang w:val="en-GB"/>
        </w:rPr>
        <w:t>]</w:t>
      </w:r>
      <w:bookmarkEnd w:id="30613"/>
      <w:r w:rsidRPr="003A06D0">
        <w:rPr>
          <w:lang w:val="en-GB"/>
        </w:rPr>
        <w:t xml:space="preserve"> </w:t>
      </w:r>
    </w:p>
    <w:p w14:paraId="088A45D1" w14:textId="77777777" w:rsidR="009D4EF5" w:rsidRPr="003A06D0" w:rsidRDefault="009D4EF5" w:rsidP="009D4EF5">
      <w:pPr>
        <w:pStyle w:val="Aufzhlungszeichen"/>
        <w:numPr>
          <w:ilvl w:val="0"/>
          <w:numId w:val="21"/>
        </w:numPr>
        <w:jc w:val="both"/>
        <w:rPr>
          <w:lang w:val="en-GB"/>
        </w:rPr>
      </w:pPr>
      <w:r w:rsidRPr="003A06D0">
        <w:rPr>
          <w:lang w:val="en-GB"/>
        </w:rPr>
        <w:t xml:space="preserve">The CMS signature and input data are verified in the conventional way (see </w:t>
      </w:r>
      <w:r w:rsidRPr="003A06D0">
        <w:rPr>
          <w:b/>
          <w:bCs/>
          <w:color w:val="000000" w:themeColor="text1"/>
          <w:lang w:val="en-GB"/>
        </w:rPr>
        <w:t>[</w:t>
      </w:r>
      <w:hyperlink w:anchor="refRFC5652" w:history="1">
        <w:r w:rsidRPr="003A06D0">
          <w:rPr>
            <w:rStyle w:val="Hyperlink"/>
            <w:b/>
            <w:bCs/>
            <w:lang w:val="en-GB"/>
          </w:rPr>
          <w:t>RFC 5652</w:t>
        </w:r>
      </w:hyperlink>
      <w:r w:rsidRPr="003A06D0">
        <w:rPr>
          <w:b/>
          <w:bCs/>
          <w:color w:val="000000" w:themeColor="text1"/>
          <w:lang w:val="en-GB"/>
        </w:rPr>
        <w:t>]</w:t>
      </w:r>
      <w:r w:rsidRPr="003A06D0">
        <w:rPr>
          <w:lang w:val="en-GB"/>
        </w:rPr>
        <w:t xml:space="preserve"> for details).</w:t>
      </w:r>
    </w:p>
    <w:p w14:paraId="3BA527C9" w14:textId="77777777" w:rsidR="009D4EF5" w:rsidRPr="003A06D0" w:rsidRDefault="009D4EF5" w:rsidP="009D4EF5">
      <w:pPr>
        <w:pStyle w:val="Aufzhlungszeichen"/>
        <w:numPr>
          <w:ilvl w:val="0"/>
          <w:numId w:val="21"/>
        </w:numPr>
        <w:jc w:val="both"/>
        <w:rPr>
          <w:lang w:val="en-GB"/>
        </w:rPr>
      </w:pPr>
      <w:r w:rsidRPr="003A06D0">
        <w:rPr>
          <w:lang w:val="en-GB"/>
        </w:rPr>
        <w:t xml:space="preserve">If the signature validates correctly, the server returns the first </w:t>
      </w:r>
      <w:r w:rsidRPr="003A06D0">
        <w:rPr>
          <w:rStyle w:val="Datatype"/>
          <w:lang w:val="en-GB"/>
        </w:rPr>
        <w:t>ResultMinor</w:t>
      </w:r>
      <w:r w:rsidRPr="003A06D0">
        <w:rPr>
          <w:lang w:val="en-GB"/>
        </w:rPr>
        <w:t xml:space="preserve"> code listed in section</w:t>
      </w:r>
      <w:r w:rsidR="00522067">
        <w:rPr>
          <w:lang w:val="en-GB"/>
        </w:rPr>
        <w:t xml:space="preserve"> </w:t>
      </w:r>
      <w:r w:rsidR="00522067">
        <w:rPr>
          <w:lang w:val="en-GB"/>
        </w:rPr>
        <w:fldChar w:fldCharType="begin"/>
      </w:r>
      <w:r w:rsidR="00522067">
        <w:rPr>
          <w:lang w:val="en-GB"/>
        </w:rPr>
        <w:instrText xml:space="preserve"> REF _Ref534995333 \r \h </w:instrText>
      </w:r>
      <w:r w:rsidR="00522067">
        <w:rPr>
          <w:lang w:val="en-GB"/>
        </w:rPr>
      </w:r>
      <w:r w:rsidR="00522067">
        <w:rPr>
          <w:lang w:val="en-GB"/>
        </w:rPr>
        <w:fldChar w:fldCharType="separate"/>
      </w:r>
      <w:r w:rsidR="00522067">
        <w:rPr>
          <w:lang w:val="en-GB"/>
        </w:rPr>
        <w:t>9.2</w:t>
      </w:r>
      <w:r w:rsidR="00522067">
        <w:rPr>
          <w:lang w:val="en-GB"/>
        </w:rPr>
        <w:fldChar w:fldCharType="end"/>
      </w:r>
      <w:r w:rsidRPr="003A06D0">
        <w:rPr>
          <w:lang w:val="en-GB"/>
        </w:rPr>
        <w:t xml:space="preserve">. If the signature fails to validate correctly, the server returns some other code; either one defined in section </w:t>
      </w:r>
      <w:r w:rsidR="00522067">
        <w:rPr>
          <w:lang w:val="en-GB"/>
        </w:rPr>
        <w:fldChar w:fldCharType="begin"/>
      </w:r>
      <w:r w:rsidR="00522067">
        <w:rPr>
          <w:lang w:val="en-GB"/>
        </w:rPr>
        <w:instrText xml:space="preserve"> REF _Ref534995348 \r \h </w:instrText>
      </w:r>
      <w:r w:rsidR="00522067">
        <w:rPr>
          <w:lang w:val="en-GB"/>
        </w:rPr>
      </w:r>
      <w:r w:rsidR="00522067">
        <w:rPr>
          <w:lang w:val="en-GB"/>
        </w:rPr>
        <w:fldChar w:fldCharType="separate"/>
      </w:r>
      <w:r w:rsidR="00522067">
        <w:rPr>
          <w:lang w:val="en-GB"/>
        </w:rPr>
        <w:t>9.2</w:t>
      </w:r>
      <w:r w:rsidR="00522067">
        <w:rPr>
          <w:lang w:val="en-GB"/>
        </w:rPr>
        <w:fldChar w:fldCharType="end"/>
      </w:r>
      <w:r w:rsidRPr="003A06D0">
        <w:rPr>
          <w:lang w:val="en-GB"/>
        </w:rPr>
        <w:t xml:space="preserve"> of this specification, or one defined by some profile of this specification.</w:t>
      </w:r>
    </w:p>
    <w:p w14:paraId="49F42116" w14:textId="77777777" w:rsidR="009D4EF5" w:rsidRPr="003A06D0" w:rsidRDefault="009D4EF5" w:rsidP="009D4EF5">
      <w:pPr>
        <w:pStyle w:val="berschrift3"/>
        <w:numPr>
          <w:ilvl w:val="2"/>
          <w:numId w:val="3"/>
        </w:numPr>
        <w:rPr>
          <w:lang w:val="en-GB"/>
        </w:rPr>
      </w:pPr>
      <w:bookmarkStart w:id="30614" w:name="_Toc516359912"/>
      <w:bookmarkStart w:id="30615" w:name="_Toc522668719"/>
      <w:bookmarkStart w:id="30616" w:name="_Toc534748908"/>
      <w:bookmarkStart w:id="30617" w:name="_Toc10210811"/>
      <w:r w:rsidRPr="003A06D0">
        <w:rPr>
          <w:lang w:val="en-GB"/>
        </w:rPr>
        <w:t>Sub process ‘</w:t>
      </w:r>
      <w:r w:rsidRPr="003A06D0">
        <w:rPr>
          <w:rStyle w:val="Datatype"/>
          <w:lang w:val="en-GB"/>
        </w:rPr>
        <w:t>verify CMS signature</w:t>
      </w:r>
      <w:r w:rsidRPr="003A06D0">
        <w:rPr>
          <w:lang w:val="en-GB"/>
        </w:rPr>
        <w:t>’</w:t>
      </w:r>
      <w:bookmarkEnd w:id="30614"/>
      <w:bookmarkEnd w:id="30615"/>
      <w:bookmarkEnd w:id="30616"/>
      <w:bookmarkEnd w:id="30617"/>
    </w:p>
    <w:p w14:paraId="35A62561" w14:textId="77777777" w:rsidR="009D4EF5" w:rsidRPr="003A06D0" w:rsidRDefault="009D4EF5" w:rsidP="009D4EF5">
      <w:pPr>
        <w:pStyle w:val="Beschriftung"/>
        <w:rPr>
          <w:lang w:val="en-GB"/>
        </w:rPr>
      </w:pPr>
      <w:bookmarkStart w:id="30618" w:name="_Toc534748586"/>
      <w:bookmarkStart w:id="30619" w:name="_Toc534749425"/>
      <w:r w:rsidRPr="003A06D0">
        <w:rPr>
          <w:lang w:val="en-GB"/>
        </w:rPr>
        <w:t xml:space="preserve">Figure </w:t>
      </w:r>
      <w:r w:rsidRPr="003A06D0">
        <w:rPr>
          <w:noProof/>
          <w:lang w:val="en-GB"/>
        </w:rPr>
        <w:fldChar w:fldCharType="begin"/>
      </w:r>
      <w:r w:rsidRPr="003A06D0">
        <w:rPr>
          <w:noProof/>
          <w:lang w:val="en-GB"/>
        </w:rPr>
        <w:instrText xml:space="preserve"> SEQ Figure \* ARABIC </w:instrText>
      </w:r>
      <w:r w:rsidRPr="003A06D0">
        <w:rPr>
          <w:noProof/>
          <w:lang w:val="en-GB"/>
        </w:rPr>
        <w:fldChar w:fldCharType="separate"/>
      </w:r>
      <w:r w:rsidRPr="003A06D0">
        <w:rPr>
          <w:noProof/>
          <w:lang w:val="en-GB"/>
        </w:rPr>
        <w:t>13</w:t>
      </w:r>
      <w:r w:rsidRPr="003A06D0">
        <w:rPr>
          <w:noProof/>
          <w:lang w:val="en-GB"/>
        </w:rPr>
        <w:fldChar w:fldCharType="end"/>
      </w:r>
      <w:r w:rsidRPr="003A06D0">
        <w:rPr>
          <w:noProof/>
          <w:lang w:val="en-GB"/>
        </w:rPr>
        <w:t>: Verify CMS Signature</w:t>
      </w:r>
      <w:bookmarkEnd w:id="30618"/>
      <w:bookmarkEnd w:id="30619"/>
    </w:p>
    <w:p w14:paraId="41F4D2A7" w14:textId="77777777" w:rsidR="009D4EF5" w:rsidRPr="003A06D0" w:rsidRDefault="009D4EF5" w:rsidP="009D4EF5">
      <w:pPr>
        <w:keepNext/>
        <w:rPr>
          <w:lang w:val="en-GB"/>
        </w:rPr>
      </w:pPr>
      <w:r w:rsidRPr="003A06D0">
        <w:rPr>
          <w:noProof/>
          <w:lang w:val="en-GB" w:eastAsia="en-GB"/>
        </w:rPr>
        <w:drawing>
          <wp:inline distT="0" distB="0" distL="0" distR="0" wp14:anchorId="69A751A6" wp14:editId="52F43468">
            <wp:extent cx="5943600" cy="1007745"/>
            <wp:effectExtent l="0" t="0" r="0" b="190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1007745"/>
                    </a:xfrm>
                    <a:prstGeom prst="rect">
                      <a:avLst/>
                    </a:prstGeom>
                  </pic:spPr>
                </pic:pic>
              </a:graphicData>
            </a:graphic>
          </wp:inline>
        </w:drawing>
      </w:r>
      <w:r w:rsidRPr="003A06D0">
        <w:rPr>
          <w:noProof/>
          <w:lang w:val="en-GB" w:eastAsia="en-GB"/>
        </w:rPr>
        <w:t xml:space="preserve"> </w:t>
      </w:r>
    </w:p>
    <w:p w14:paraId="68423764" w14:textId="77777777" w:rsidR="009D4EF5" w:rsidRPr="003A06D0" w:rsidRDefault="009D4EF5" w:rsidP="009D4EF5">
      <w:p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If one or more timestamps are present on the given signature this / these timestamps MUST be verified. » [</w:t>
      </w:r>
      <w:r w:rsidRPr="003A06D0">
        <w:rPr>
          <w:color w:val="FF0000"/>
          <w:lang w:val="en-GB"/>
        </w:rPr>
        <w:t>DSS-6.2.2-1</w:t>
      </w:r>
      <w:r w:rsidRPr="003A06D0">
        <w:rPr>
          <w:lang w:val="en-GB"/>
        </w:rPr>
        <w:t xml:space="preserve">] The ‘time of existence’ asserted by the timestamp MAY be used to decide the verification time. For details see </w:t>
      </w:r>
      <w:r w:rsidR="00522067">
        <w:rPr>
          <w:lang w:val="en-GB"/>
        </w:rPr>
        <w:t>the following section</w:t>
      </w:r>
      <w:r w:rsidRPr="003A06D0">
        <w:rPr>
          <w:lang w:val="en-GB"/>
        </w:rPr>
        <w:t>.</w:t>
      </w:r>
    </w:p>
    <w:p w14:paraId="4F53F8A7" w14:textId="77777777" w:rsidR="009D4EF5" w:rsidRPr="003A06D0" w:rsidRDefault="009D4EF5" w:rsidP="009D4EF5">
      <w:pPr>
        <w:rPr>
          <w:lang w:val="en-GB"/>
        </w:rPr>
      </w:pPr>
      <w:r w:rsidRPr="003A06D0">
        <w:rPr>
          <w:lang w:val="en-GB"/>
        </w:rPr>
        <w:t xml:space="preserve">The server verifies the validity of the signature at a particular time (i.e. current time, assumed signing time or other time), depending on the server policy. This </w:t>
      </w:r>
      <w:r w:rsidR="00BF5E78" w:rsidRPr="003A06D0">
        <w:rPr>
          <w:lang w:val="en-GB"/>
        </w:rPr>
        <w:t>behaviour</w:t>
      </w:r>
      <w:r w:rsidRPr="003A06D0">
        <w:rPr>
          <w:lang w:val="en-GB"/>
        </w:rPr>
        <w:t xml:space="preserve"> MAY be altered by using the optional input </w:t>
      </w:r>
      <w:r w:rsidRPr="003A06D0">
        <w:rPr>
          <w:rStyle w:val="Datatype"/>
          <w:lang w:val="en-GB"/>
        </w:rPr>
        <w:t>UseVerificationTime</w:t>
      </w:r>
      <w:r w:rsidRPr="003A06D0">
        <w:rPr>
          <w:lang w:val="en-GB"/>
        </w:rPr>
        <w:t>.</w:t>
      </w:r>
    </w:p>
    <w:p w14:paraId="63770C23" w14:textId="144CBC47" w:rsidR="009D4EF5" w:rsidRPr="003A06D0" w:rsidRDefault="009D4EF5" w:rsidP="009D4EF5">
      <w:pPr>
        <w:rPr>
          <w:lang w:val="en-GB"/>
        </w:rPr>
      </w:pPr>
      <w:r w:rsidRPr="003A06D0">
        <w:rPr>
          <w:lang w:val="en-GB"/>
        </w:rPr>
        <w:t xml:space="preserve">If the signature validates correctly, the server returns one of the first three </w:t>
      </w:r>
      <w:r w:rsidRPr="003A06D0">
        <w:rPr>
          <w:rStyle w:val="Datatype"/>
          <w:lang w:val="en-GB"/>
        </w:rPr>
        <w:t>ResultMinor</w:t>
      </w:r>
      <w:r w:rsidRPr="003A06D0">
        <w:rPr>
          <w:lang w:val="en-GB"/>
        </w:rPr>
        <w:t xml:space="preserve"> codes listed in section </w:t>
      </w:r>
      <w:ins w:id="30620" w:author="Andreas Kuehne" w:date="2019-05-31T12:30:00Z">
        <w:r w:rsidR="0069488B">
          <w:rPr>
            <w:lang w:val="en-GB"/>
          </w:rPr>
          <w:fldChar w:fldCharType="begin"/>
        </w:r>
        <w:r w:rsidR="0069488B">
          <w:rPr>
            <w:lang w:val="en-GB"/>
          </w:rPr>
          <w:instrText xml:space="preserve"> REF _Ref10198236 \r \h </w:instrText>
        </w:r>
      </w:ins>
      <w:r w:rsidR="0069488B">
        <w:rPr>
          <w:lang w:val="en-GB"/>
        </w:rPr>
      </w:r>
      <w:r w:rsidR="0069488B">
        <w:rPr>
          <w:lang w:val="en-GB"/>
        </w:rPr>
        <w:fldChar w:fldCharType="separate"/>
      </w:r>
      <w:ins w:id="30621" w:author="Andreas Kuehne" w:date="2019-05-31T12:30:00Z">
        <w:r w:rsidR="0069488B">
          <w:rPr>
            <w:lang w:val="en-GB"/>
          </w:rPr>
          <w:t>4.2.7</w:t>
        </w:r>
        <w:r w:rsidR="0069488B">
          <w:rPr>
            <w:lang w:val="en-GB"/>
          </w:rPr>
          <w:fldChar w:fldCharType="end"/>
        </w:r>
      </w:ins>
      <w:del w:id="30622" w:author="Andreas Kuehne" w:date="2019-05-09T21:49:00Z">
        <w:r w:rsidR="00195249" w:rsidDel="002E56CD">
          <w:rPr>
            <w:highlight w:val="yellow"/>
            <w:lang w:val="en-GB"/>
          </w:rPr>
          <w:fldChar w:fldCharType="begin"/>
        </w:r>
        <w:r w:rsidR="00195249" w:rsidDel="002E56CD">
          <w:rPr>
            <w:lang w:val="en-GB"/>
          </w:rPr>
          <w:delInstrText xml:space="preserve"> REF _RefComp9481086E \r \h </w:delInstrText>
        </w:r>
        <w:r w:rsidR="00195249" w:rsidDel="002E56CD">
          <w:rPr>
            <w:highlight w:val="yellow"/>
            <w:lang w:val="en-GB"/>
          </w:rPr>
        </w:r>
        <w:r w:rsidR="00195249" w:rsidDel="002E56CD">
          <w:rPr>
            <w:highlight w:val="yellow"/>
            <w:lang w:val="en-GB"/>
          </w:rPr>
          <w:fldChar w:fldCharType="separate"/>
        </w:r>
        <w:r w:rsidR="00195249" w:rsidDel="002E56CD">
          <w:rPr>
            <w:lang w:val="en-GB"/>
          </w:rPr>
          <w:delText>4.1.7</w:delText>
        </w:r>
        <w:r w:rsidR="00195249" w:rsidDel="002E56CD">
          <w:rPr>
            <w:highlight w:val="yellow"/>
            <w:lang w:val="en-GB"/>
          </w:rPr>
          <w:fldChar w:fldCharType="end"/>
        </w:r>
        <w:r w:rsidRPr="003A06D0" w:rsidDel="002E56CD">
          <w:rPr>
            <w:lang w:val="en-GB"/>
          </w:rPr>
          <w:delText xml:space="preserve"> </w:delText>
        </w:r>
        <w:r w:rsidR="00564C22" w:rsidDel="002E56CD">
          <w:rPr>
            <w:rStyle w:val="Hyperlink"/>
            <w:lang w:val="en-GB"/>
          </w:rPr>
          <w:fldChar w:fldCharType="begin"/>
        </w:r>
        <w:r w:rsidR="00564C22" w:rsidDel="002E56CD">
          <w:rPr>
            <w:rStyle w:val="Hyperlink"/>
            <w:lang w:val="en-GB"/>
          </w:rPr>
          <w:delInstrText xml:space="preserve"> HYPERLINK \l "_Component_Result" </w:delInstrText>
        </w:r>
        <w:r w:rsidR="00564C22" w:rsidDel="002E56CD">
          <w:rPr>
            <w:rStyle w:val="Hyperlink"/>
            <w:lang w:val="en-GB"/>
          </w:rPr>
          <w:fldChar w:fldCharType="separate"/>
        </w:r>
        <w:r w:rsidRPr="003A06D0" w:rsidDel="002E56CD">
          <w:rPr>
            <w:rStyle w:val="Hyperlink"/>
            <w:lang w:val="en-GB"/>
          </w:rPr>
          <w:delText>Component Result</w:delText>
        </w:r>
        <w:r w:rsidR="00564C22" w:rsidDel="002E56CD">
          <w:rPr>
            <w:rStyle w:val="Hyperlink"/>
            <w:lang w:val="en-GB"/>
          </w:rPr>
          <w:fldChar w:fldCharType="end"/>
        </w:r>
      </w:del>
      <w:r w:rsidRPr="003A06D0">
        <w:rPr>
          <w:lang w:val="en-GB"/>
        </w:rPr>
        <w:t>.</w:t>
      </w:r>
      <w:del w:id="30623" w:author="Andreas Kuehne" w:date="2019-05-09T21:50:00Z">
        <w:r w:rsidRPr="003A06D0" w:rsidDel="002E56CD">
          <w:rPr>
            <w:lang w:val="en-GB"/>
          </w:rPr>
          <w:delText xml:space="preserve"> </w:delText>
        </w:r>
      </w:del>
      <w:r w:rsidRPr="003A06D0">
        <w:rPr>
          <w:lang w:val="en-GB"/>
        </w:rPr>
        <w:t xml:space="preserve"> If the signature fails to validate correctly, the server returns some other code; either one defined in section </w:t>
      </w:r>
      <w:ins w:id="30624" w:author="Andreas Kuehne" w:date="2019-05-31T12:30:00Z">
        <w:r w:rsidR="0069488B">
          <w:rPr>
            <w:lang w:val="en-GB"/>
          </w:rPr>
          <w:fldChar w:fldCharType="begin"/>
        </w:r>
        <w:r w:rsidR="0069488B">
          <w:rPr>
            <w:lang w:val="en-GB"/>
          </w:rPr>
          <w:instrText xml:space="preserve"> REF _Ref10198250 \r \h </w:instrText>
        </w:r>
      </w:ins>
      <w:r w:rsidR="0069488B">
        <w:rPr>
          <w:lang w:val="en-GB"/>
        </w:rPr>
      </w:r>
      <w:r w:rsidR="0069488B">
        <w:rPr>
          <w:lang w:val="en-GB"/>
        </w:rPr>
        <w:fldChar w:fldCharType="separate"/>
      </w:r>
      <w:ins w:id="30625" w:author="Andreas Kuehne" w:date="2019-05-31T12:30:00Z">
        <w:r w:rsidR="0069488B">
          <w:rPr>
            <w:lang w:val="en-GB"/>
          </w:rPr>
          <w:t>4.2.7</w:t>
        </w:r>
        <w:r w:rsidR="0069488B">
          <w:rPr>
            <w:lang w:val="en-GB"/>
          </w:rPr>
          <w:fldChar w:fldCharType="end"/>
        </w:r>
      </w:ins>
      <w:ins w:id="30626" w:author="Andreas Kuehne" w:date="2019-05-09T21:50:00Z">
        <w:r w:rsidR="002E56CD">
          <w:rPr>
            <w:lang w:val="en-GB"/>
          </w:rPr>
          <w:fldChar w:fldCharType="begin"/>
        </w:r>
        <w:r w:rsidR="002E56CD">
          <w:rPr>
            <w:lang w:val="en-GB"/>
          </w:rPr>
          <w:instrText xml:space="preserve"> REF _RefComp9481086E \r \h </w:instrText>
        </w:r>
      </w:ins>
      <w:r w:rsidR="002E56CD">
        <w:rPr>
          <w:lang w:val="en-GB"/>
        </w:rPr>
      </w:r>
      <w:r w:rsidR="002E56CD">
        <w:rPr>
          <w:lang w:val="en-GB"/>
        </w:rPr>
        <w:fldChar w:fldCharType="end"/>
      </w:r>
      <w:ins w:id="30627" w:author="Andreas Kuehne" w:date="2019-05-09T21:50:00Z">
        <w:r w:rsidR="002E56CD">
          <w:rPr>
            <w:lang w:val="en-GB"/>
          </w:rPr>
          <w:t xml:space="preserve"> </w:t>
        </w:r>
      </w:ins>
      <w:del w:id="30628" w:author="Andreas Kuehne" w:date="2019-05-09T21:50:00Z">
        <w:r w:rsidR="00195249" w:rsidDel="002E56CD">
          <w:rPr>
            <w:highlight w:val="yellow"/>
            <w:lang w:val="en-GB"/>
          </w:rPr>
          <w:fldChar w:fldCharType="begin"/>
        </w:r>
        <w:r w:rsidR="00195249" w:rsidDel="002E56CD">
          <w:rPr>
            <w:lang w:val="en-GB"/>
          </w:rPr>
          <w:delInstrText xml:space="preserve"> REF _RefComp9481086E \r \h </w:delInstrText>
        </w:r>
        <w:r w:rsidR="00195249" w:rsidDel="002E56CD">
          <w:rPr>
            <w:highlight w:val="yellow"/>
            <w:lang w:val="en-GB"/>
          </w:rPr>
        </w:r>
        <w:r w:rsidR="00195249" w:rsidDel="002E56CD">
          <w:rPr>
            <w:highlight w:val="yellow"/>
            <w:lang w:val="en-GB"/>
          </w:rPr>
          <w:fldChar w:fldCharType="separate"/>
        </w:r>
        <w:r w:rsidR="00195249" w:rsidDel="002E56CD">
          <w:rPr>
            <w:lang w:val="en-GB"/>
          </w:rPr>
          <w:delText>4.1.7</w:delText>
        </w:r>
        <w:r w:rsidR="00195249" w:rsidDel="002E56CD">
          <w:rPr>
            <w:highlight w:val="yellow"/>
            <w:lang w:val="en-GB"/>
          </w:rPr>
          <w:fldChar w:fldCharType="end"/>
        </w:r>
        <w:r w:rsidRPr="003A06D0" w:rsidDel="002E56CD">
          <w:rPr>
            <w:lang w:val="en-GB"/>
          </w:rPr>
          <w:delText xml:space="preserve"> </w:delText>
        </w:r>
        <w:r w:rsidR="00564C22" w:rsidDel="002E56CD">
          <w:rPr>
            <w:rStyle w:val="Hyperlink"/>
            <w:lang w:val="en-GB"/>
          </w:rPr>
          <w:fldChar w:fldCharType="begin"/>
        </w:r>
        <w:r w:rsidR="00564C22" w:rsidDel="002E56CD">
          <w:rPr>
            <w:rStyle w:val="Hyperlink"/>
            <w:lang w:val="en-GB"/>
          </w:rPr>
          <w:delInstrText xml:space="preserve"> HYPERLINK \l "_Component_Result" </w:delInstrText>
        </w:r>
        <w:r w:rsidR="00564C22" w:rsidDel="002E56CD">
          <w:rPr>
            <w:rStyle w:val="Hyperlink"/>
            <w:lang w:val="en-GB"/>
          </w:rPr>
          <w:fldChar w:fldCharType="separate"/>
        </w:r>
        <w:r w:rsidRPr="003A06D0" w:rsidDel="002E56CD">
          <w:rPr>
            <w:rStyle w:val="Hyperlink"/>
            <w:lang w:val="en-GB"/>
          </w:rPr>
          <w:delText>Component Result</w:delText>
        </w:r>
        <w:r w:rsidR="00564C22" w:rsidDel="002E56CD">
          <w:rPr>
            <w:rStyle w:val="Hyperlink"/>
            <w:lang w:val="en-GB"/>
          </w:rPr>
          <w:fldChar w:fldCharType="end"/>
        </w:r>
        <w:r w:rsidRPr="003A06D0" w:rsidDel="002E56CD">
          <w:rPr>
            <w:lang w:val="en-GB"/>
          </w:rPr>
          <w:delText xml:space="preserve"> </w:delText>
        </w:r>
      </w:del>
      <w:r w:rsidRPr="003A06D0">
        <w:rPr>
          <w:lang w:val="en-GB"/>
        </w:rPr>
        <w:t>of this specification, or one defined by some profile of this specification.</w:t>
      </w:r>
    </w:p>
    <w:p w14:paraId="69198303" w14:textId="77777777" w:rsidR="009D4EF5" w:rsidRPr="003A06D0" w:rsidRDefault="009D4EF5" w:rsidP="009D4EF5">
      <w:pPr>
        <w:pStyle w:val="berschrift4"/>
        <w:numPr>
          <w:ilvl w:val="3"/>
          <w:numId w:val="3"/>
        </w:numPr>
        <w:tabs>
          <w:tab w:val="num" w:pos="360"/>
        </w:tabs>
        <w:jc w:val="both"/>
        <w:rPr>
          <w:lang w:val="en-GB"/>
        </w:rPr>
      </w:pPr>
      <w:bookmarkStart w:id="30629" w:name="_Ref501131897"/>
      <w:bookmarkStart w:id="30630" w:name="_Toc522668720"/>
      <w:bookmarkStart w:id="30631" w:name="_Toc534748909"/>
      <w:bookmarkStart w:id="30632" w:name="_Toc10210812"/>
      <w:r w:rsidRPr="003A06D0">
        <w:rPr>
          <w:lang w:val="en-GB"/>
        </w:rPr>
        <w:t>Processing for RFC 3161 Timestamp tokens on CMS Signatures.</w:t>
      </w:r>
      <w:bookmarkEnd w:id="30629"/>
      <w:bookmarkEnd w:id="30630"/>
      <w:bookmarkEnd w:id="30631"/>
      <w:bookmarkEnd w:id="30632"/>
    </w:p>
    <w:p w14:paraId="12C4044D" w14:textId="77777777" w:rsidR="009D4EF5" w:rsidRPr="003A06D0" w:rsidRDefault="009D4EF5" w:rsidP="009D4EF5">
      <w:pPr>
        <w:rPr>
          <w:lang w:val="en-GB"/>
        </w:rPr>
      </w:pPr>
      <w:r w:rsidRPr="003A06D0">
        <w:rPr>
          <w:lang w:val="en-GB"/>
        </w:rPr>
        <w:t xml:space="preserve">The present section describes the processing rules for verifying a CMS RFC3161 timestamp token passed in on a Verify call within an element </w:t>
      </w:r>
      <w:r w:rsidRPr="003A06D0">
        <w:rPr>
          <w:rStyle w:val="Datatype"/>
          <w:lang w:val="en-GB"/>
        </w:rPr>
        <w:t>SignatureObject</w:t>
      </w:r>
      <w:r w:rsidRPr="003A06D0">
        <w:rPr>
          <w:lang w:val="en-GB"/>
        </w:rPr>
        <w:t xml:space="preserve"> of the </w:t>
      </w:r>
      <w:r w:rsidRPr="003A06D0">
        <w:rPr>
          <w:rStyle w:val="Datatype"/>
          <w:lang w:val="en-GB"/>
        </w:rPr>
        <w:t>VerifyRequest</w:t>
      </w:r>
      <w:r w:rsidRPr="003A06D0">
        <w:rPr>
          <w:lang w:val="en-GB"/>
        </w:rPr>
        <w:t xml:space="preserve"> component. In the CMS case, since the "signature timestamp" is embedded in the signature as an unsigned attribute, only the time stamped signature is required for verification processing. As such, no additional input is required.</w:t>
      </w:r>
    </w:p>
    <w:p w14:paraId="04E5BB45" w14:textId="77777777" w:rsidR="009D4EF5" w:rsidRPr="003A06D0" w:rsidRDefault="009D4EF5" w:rsidP="009D4EF5">
      <w:pPr>
        <w:rPr>
          <w:lang w:val="en-GB"/>
        </w:rPr>
      </w:pPr>
      <w:r w:rsidRPr="003A06D0">
        <w:rPr>
          <w:lang w:val="en-GB"/>
        </w:rPr>
        <w:t>The processing by the server is broken down into the following steps:</w:t>
      </w:r>
    </w:p>
    <w:p w14:paraId="7C4DE981" w14:textId="77777777" w:rsidR="009D4EF5" w:rsidRPr="003A06D0" w:rsidRDefault="009D4EF5" w:rsidP="009D4EF5">
      <w:pPr>
        <w:pStyle w:val="Algorithm"/>
        <w:numPr>
          <w:ilvl w:val="0"/>
          <w:numId w:val="20"/>
        </w:numPr>
      </w:pPr>
      <w:r w:rsidRPr="003A06D0">
        <w:t>The signature timestamp is embedded in the incoming signature as an unsigned attribute whose object identifier is 1.2.840.11359.1.9.16.2.14. Extract and verify the timestamp token.</w:t>
      </w:r>
    </w:p>
    <w:p w14:paraId="5403F6D8" w14:textId="77777777" w:rsidR="009D4EF5" w:rsidRPr="003A06D0" w:rsidRDefault="009D4EF5" w:rsidP="009D4EF5">
      <w:pPr>
        <w:pStyle w:val="Algorithm"/>
        <w:numPr>
          <w:ilvl w:val="0"/>
          <w:numId w:val="20"/>
        </w:numPr>
      </w:pPr>
      <w:r w:rsidRPr="003A06D0">
        <w:t>Verify that the token's public verification certificate is authorized for time stamping by examining the Extended Key Usage field for the presence of the time stamping OID "1.3.6.1.5.5.7.3.8".</w:t>
      </w:r>
    </w:p>
    <w:p w14:paraId="37219569" w14:textId="77777777" w:rsidR="009D4EF5" w:rsidRPr="003A06D0" w:rsidRDefault="009D4EF5" w:rsidP="009D4EF5">
      <w:pPr>
        <w:pStyle w:val="Algorithm"/>
        <w:numPr>
          <w:ilvl w:val="0"/>
          <w:numId w:val="20"/>
        </w:numPr>
      </w:pPr>
      <w:r w:rsidRPr="003A06D0">
        <w:t xml:space="preserve">Validate that the </w:t>
      </w:r>
      <w:r w:rsidRPr="003A06D0">
        <w:rPr>
          <w:rStyle w:val="Datatype"/>
        </w:rPr>
        <w:t xml:space="preserve">TstInfo </w:t>
      </w:r>
      <w:r w:rsidRPr="003A06D0">
        <w:t xml:space="preserve">structure has a valid layout as defined in </w:t>
      </w:r>
      <w:r w:rsidRPr="003A06D0">
        <w:rPr>
          <w:b/>
          <w:bCs/>
        </w:rPr>
        <w:t>[RFC 3161]</w:t>
      </w:r>
      <w:r w:rsidRPr="003A06D0">
        <w:t>.</w:t>
      </w:r>
    </w:p>
    <w:p w14:paraId="1E6DA7ED" w14:textId="77777777" w:rsidR="009D4EF5" w:rsidRPr="003A06D0" w:rsidRDefault="009D4EF5" w:rsidP="009D4EF5">
      <w:pPr>
        <w:pStyle w:val="Algorithm"/>
        <w:numPr>
          <w:ilvl w:val="0"/>
          <w:numId w:val="20"/>
        </w:numPr>
      </w:pPr>
      <w:r w:rsidRPr="003A06D0">
        <w:t xml:space="preserve">Extract the </w:t>
      </w:r>
      <w:r w:rsidRPr="003A06D0">
        <w:rPr>
          <w:rStyle w:val="Datatype"/>
        </w:rPr>
        <w:t>MessageImprint</w:t>
      </w:r>
      <w:r w:rsidRPr="003A06D0">
        <w:t xml:space="preserve"> hash value and associated algorithm from the </w:t>
      </w:r>
      <w:r w:rsidRPr="003A06D0">
        <w:rPr>
          <w:rStyle w:val="Datatype"/>
        </w:rPr>
        <w:t>TstInfo</w:t>
      </w:r>
      <w:r w:rsidRPr="003A06D0">
        <w:t xml:space="preserve"> structure which will be compared against the hash value derived in the next step.</w:t>
      </w:r>
    </w:p>
    <w:p w14:paraId="6FCFED36" w14:textId="77777777" w:rsidR="009D4EF5" w:rsidRPr="003A06D0" w:rsidRDefault="009D4EF5" w:rsidP="009D4EF5">
      <w:pPr>
        <w:pStyle w:val="Algorithm"/>
        <w:numPr>
          <w:ilvl w:val="0"/>
          <w:numId w:val="20"/>
        </w:numPr>
      </w:pPr>
      <w:r w:rsidRPr="003A06D0">
        <w:t>Recalculate the hash of the signature value field of the signature in which the timestamp is embedded.</w:t>
      </w:r>
    </w:p>
    <w:p w14:paraId="16CC20B6" w14:textId="77777777" w:rsidR="009D4EF5" w:rsidRPr="003A06D0" w:rsidRDefault="009D4EF5" w:rsidP="009D4EF5">
      <w:pPr>
        <w:pStyle w:val="Algorithm"/>
        <w:numPr>
          <w:ilvl w:val="0"/>
          <w:numId w:val="20"/>
        </w:numPr>
      </w:pPr>
      <w:r w:rsidRPr="003A06D0">
        <w:t>Compare the hash values from the two previous steps, and if they are equivalent, then this timestamp is valid for the signature that was time stamped.</w:t>
      </w:r>
    </w:p>
    <w:p w14:paraId="300FB5C4" w14:textId="77777777" w:rsidR="009D4EF5" w:rsidRPr="003A06D0" w:rsidRDefault="009D4EF5" w:rsidP="009D4EF5">
      <w:pPr>
        <w:pStyle w:val="Algorithm"/>
        <w:numPr>
          <w:ilvl w:val="0"/>
          <w:numId w:val="20"/>
        </w:numPr>
      </w:pPr>
      <w:r w:rsidRPr="003A06D0">
        <w:t>Verify that the public verification certificate conforms to all relevant aspects of the relying-party's policy including algorithm usage, policy OIDs, time accuracy tolerances, and the Nonce value.</w:t>
      </w:r>
    </w:p>
    <w:p w14:paraId="65BCFD43" w14:textId="77777777" w:rsidR="009D4EF5" w:rsidRPr="003A06D0" w:rsidRDefault="009D4EF5" w:rsidP="009D4EF5">
      <w:pPr>
        <w:pStyle w:val="Algorithm"/>
        <w:numPr>
          <w:ilvl w:val="0"/>
          <w:numId w:val="20"/>
        </w:numPr>
      </w:pPr>
      <w:r w:rsidRPr="003A06D0">
        <w:t xml:space="preserve">Set the </w:t>
      </w:r>
      <w:r w:rsidRPr="003A06D0">
        <w:rPr>
          <w:rStyle w:val="Datatype"/>
        </w:rPr>
        <w:t xml:space="preserve">Result </w:t>
      </w:r>
      <w:r w:rsidRPr="003A06D0">
        <w:t xml:space="preserve">element as defined in this specification. Minor Error </w:t>
      </w:r>
      <w:r w:rsidRPr="003A06D0">
        <w:tab/>
      </w:r>
      <w:r w:rsidRPr="003A06D0">
        <w:br/>
      </w:r>
      <w:r w:rsidRPr="003A06D0">
        <w:rPr>
          <w:rStyle w:val="Datatype"/>
        </w:rPr>
        <w:t>urn:oasis:names:tc:dss:1.0:resultminor:valid:signature:InvalidSignatureTimestamp</w:t>
      </w:r>
      <w:r w:rsidRPr="003A06D0">
        <w:t xml:space="preserve"> MAY be used to indicate that the signature is valid but the timestamp against that signature is invalid.</w:t>
      </w:r>
    </w:p>
    <w:bookmarkStart w:id="30633" w:name="sec_GeneralProcessing"/>
    <w:bookmarkStart w:id="30634" w:name="_Ref516355471"/>
    <w:bookmarkStart w:id="30635" w:name="_Toc516358023"/>
    <w:bookmarkStart w:id="30636" w:name="_Toc114309520"/>
    <w:bookmarkStart w:id="30637" w:name="_Toc157225045"/>
    <w:bookmarkStart w:id="30638" w:name="_Toc158797512"/>
    <w:bookmarkStart w:id="30639" w:name="_Toc159076080"/>
    <w:bookmarkStart w:id="30640" w:name="_Ref481011529"/>
    <w:bookmarkStart w:id="30641" w:name="_Toc481064993"/>
    <w:bookmarkEnd w:id="30633"/>
    <w:commentRangeStart w:id="30642"/>
    <w:p w14:paraId="1E4CE41C" w14:textId="77777777" w:rsidR="009D4EF5" w:rsidRPr="003A06D0" w:rsidRDefault="009D4EF5" w:rsidP="009D4EF5">
      <w:pPr>
        <w:pStyle w:val="berschrift2"/>
        <w:numPr>
          <w:ilvl w:val="1"/>
          <w:numId w:val="3"/>
        </w:numPr>
        <w:rPr>
          <w:lang w:val="en-GB"/>
        </w:rPr>
      </w:pPr>
      <w:r w:rsidRPr="003A06D0">
        <w:rPr>
          <w:lang w:val="en-GB"/>
        </w:rPr>
        <w:fldChar w:fldCharType="begin"/>
      </w:r>
      <w:r w:rsidRPr="003A06D0">
        <w:rPr>
          <w:lang w:val="en-GB"/>
        </w:rPr>
        <w:instrText xml:space="preserve"> HYPERLINK  \l "sec_GeneralProcessing" </w:instrText>
      </w:r>
      <w:r w:rsidRPr="003A06D0">
        <w:rPr>
          <w:lang w:val="en-GB"/>
        </w:rPr>
        <w:fldChar w:fldCharType="separate"/>
      </w:r>
      <w:bookmarkStart w:id="30643" w:name="_Toc522668721"/>
      <w:bookmarkStart w:id="30644" w:name="_Toc534748910"/>
      <w:bookmarkStart w:id="30645" w:name="_Toc10210813"/>
      <w:r w:rsidRPr="003A06D0">
        <w:rPr>
          <w:rStyle w:val="Hyperlink"/>
          <w:lang w:val="en-GB"/>
        </w:rPr>
        <w:t>General Processing</w:t>
      </w:r>
      <w:bookmarkEnd w:id="30634"/>
      <w:bookmarkEnd w:id="30635"/>
      <w:bookmarkEnd w:id="30643"/>
      <w:bookmarkEnd w:id="30644"/>
      <w:r w:rsidRPr="003A06D0">
        <w:rPr>
          <w:lang w:val="en-GB"/>
        </w:rPr>
        <w:fldChar w:fldCharType="end"/>
      </w:r>
      <w:commentRangeEnd w:id="30642"/>
      <w:r w:rsidR="00B33063">
        <w:rPr>
          <w:rStyle w:val="Kommentarzeichen"/>
          <w:rFonts w:cs="Times New Roman"/>
          <w:b w:val="0"/>
          <w:iCs w:val="0"/>
          <w:color w:val="auto"/>
          <w:kern w:val="0"/>
        </w:rPr>
        <w:commentReference w:id="30642"/>
      </w:r>
      <w:bookmarkEnd w:id="30645"/>
    </w:p>
    <w:p w14:paraId="06D7C7D0" w14:textId="77777777" w:rsidR="009D4EF5" w:rsidRPr="003A06D0" w:rsidRDefault="009D4EF5" w:rsidP="009D4EF5">
      <w:pPr>
        <w:rPr>
          <w:lang w:val="en-GB"/>
        </w:rPr>
      </w:pPr>
      <w:r w:rsidRPr="003A06D0">
        <w:rPr>
          <w:lang w:val="en-GB"/>
        </w:rPr>
        <w:t xml:space="preserve">The following </w:t>
      </w:r>
      <w:r w:rsidR="00BF5E78" w:rsidRPr="003A06D0">
        <w:rPr>
          <w:lang w:val="en-GB"/>
        </w:rPr>
        <w:t>processing</w:t>
      </w:r>
      <w:r w:rsidRPr="003A06D0">
        <w:rPr>
          <w:lang w:val="en-GB"/>
        </w:rPr>
        <w:t xml:space="preserve"> </w:t>
      </w:r>
      <w:r w:rsidR="00BF5E78">
        <w:rPr>
          <w:lang w:val="en-GB"/>
        </w:rPr>
        <w:t>is</w:t>
      </w:r>
      <w:r w:rsidRPr="003A06D0">
        <w:rPr>
          <w:lang w:val="en-GB"/>
        </w:rPr>
        <w:t xml:space="preserve"> shared between all signature types.</w:t>
      </w:r>
    </w:p>
    <w:p w14:paraId="1F192E89" w14:textId="77777777" w:rsidR="0073092D" w:rsidDel="00564C22" w:rsidRDefault="0073092D" w:rsidP="00211740">
      <w:pPr>
        <w:pStyle w:val="berschrift3"/>
        <w:rPr>
          <w:moveFrom w:id="30646" w:author="Andreas Kuehne" w:date="2019-05-09T21:41:00Z"/>
          <w:lang w:val="en-GB"/>
        </w:rPr>
      </w:pPr>
      <w:bookmarkStart w:id="30647" w:name="_Ref516355121"/>
      <w:bookmarkStart w:id="30648" w:name="_Toc522668712"/>
      <w:bookmarkStart w:id="30649" w:name="_Toc534748901"/>
      <w:moveFromRangeStart w:id="30650" w:author="Andreas Kuehne" w:date="2019-05-09T21:41:00Z" w:name="move8330519"/>
      <w:moveFrom w:id="30651" w:author="Andreas Kuehne" w:date="2019-05-09T21:41:00Z">
        <w:r w:rsidDel="00564C22">
          <w:rPr>
            <w:lang w:val="en-GB"/>
          </w:rPr>
          <w:t>Multi-Signature Creation</w:t>
        </w:r>
        <w:bookmarkStart w:id="30652" w:name="_Toc8332124"/>
        <w:bookmarkStart w:id="30653" w:name="_Toc10202538"/>
        <w:bookmarkStart w:id="30654" w:name="_Toc10206676"/>
        <w:bookmarkStart w:id="30655" w:name="_Toc10210814"/>
        <w:bookmarkEnd w:id="30652"/>
        <w:bookmarkEnd w:id="30653"/>
        <w:bookmarkEnd w:id="30654"/>
        <w:bookmarkEnd w:id="30655"/>
      </w:moveFrom>
    </w:p>
    <w:p w14:paraId="241B0B8C" w14:textId="77777777" w:rsidR="0073092D" w:rsidDel="00564C22" w:rsidRDefault="0073092D" w:rsidP="0073092D">
      <w:pPr>
        <w:rPr>
          <w:moveFrom w:id="30656" w:author="Andreas Kuehne" w:date="2019-05-09T21:41:00Z"/>
          <w:lang w:val="en-GB"/>
        </w:rPr>
      </w:pPr>
      <w:moveFrom w:id="30657" w:author="Andreas Kuehne" w:date="2019-05-09T21:41:00Z">
        <w:r w:rsidDel="00564C22">
          <w:rPr>
            <w:lang w:val="en-GB"/>
          </w:rPr>
          <w:t xml:space="preserve">This specification </w:t>
        </w:r>
        <w:r w:rsidR="00C45DB7" w:rsidDel="00564C22">
          <w:rPr>
            <w:lang w:val="en-GB"/>
          </w:rPr>
          <w:t>focusses on the use cases that produce one signature or timestamp as a result of one signing request. There are use cases where the processing of multiple documents in a single signing request to produce multiple signature for these documents. This may be useful especially when user interaction is involved in signature creation, e.g. by requesting a PIN entry. On the other hand</w:t>
        </w:r>
        <w:r w:rsidR="00EE4E37" w:rsidDel="00564C22">
          <w:rPr>
            <w:lang w:val="en-GB"/>
          </w:rPr>
          <w:t>,</w:t>
        </w:r>
        <w:r w:rsidR="00C45DB7" w:rsidDel="00564C22">
          <w:rPr>
            <w:lang w:val="en-GB"/>
          </w:rPr>
          <w:t xml:space="preserve"> there are several restrictions apply to this approach:</w:t>
        </w:r>
        <w:bookmarkStart w:id="30658" w:name="_Toc8332125"/>
        <w:bookmarkStart w:id="30659" w:name="_Toc10202539"/>
        <w:bookmarkStart w:id="30660" w:name="_Toc10206677"/>
        <w:bookmarkStart w:id="30661" w:name="_Toc10210815"/>
        <w:bookmarkEnd w:id="30658"/>
        <w:bookmarkEnd w:id="30659"/>
        <w:bookmarkEnd w:id="30660"/>
        <w:bookmarkEnd w:id="30661"/>
      </w:moveFrom>
    </w:p>
    <w:p w14:paraId="3C96C22A" w14:textId="77777777" w:rsidR="00C45DB7" w:rsidDel="00564C22" w:rsidRDefault="00C45DB7" w:rsidP="00C45DB7">
      <w:pPr>
        <w:pStyle w:val="Listenabsatz"/>
        <w:numPr>
          <w:ilvl w:val="0"/>
          <w:numId w:val="51"/>
        </w:numPr>
        <w:rPr>
          <w:moveFrom w:id="30662" w:author="Andreas Kuehne" w:date="2019-05-09T21:41:00Z"/>
          <w:lang w:val="en-GB"/>
        </w:rPr>
      </w:pPr>
      <w:moveFrom w:id="30663" w:author="Andreas Kuehne" w:date="2019-05-09T21:41:00Z">
        <w:r w:rsidDel="00564C22">
          <w:rPr>
            <w:lang w:val="en-GB"/>
          </w:rPr>
          <w:t>All signature MUST be of the same type produced with the same set of optional inputs and profiles</w:t>
        </w:r>
        <w:bookmarkStart w:id="30664" w:name="_Toc8332126"/>
        <w:bookmarkStart w:id="30665" w:name="_Toc10202540"/>
        <w:bookmarkStart w:id="30666" w:name="_Toc10206678"/>
        <w:bookmarkStart w:id="30667" w:name="_Toc10210816"/>
        <w:bookmarkEnd w:id="30664"/>
        <w:bookmarkEnd w:id="30665"/>
        <w:bookmarkEnd w:id="30666"/>
        <w:bookmarkEnd w:id="30667"/>
      </w:moveFrom>
    </w:p>
    <w:p w14:paraId="7EA3A9F5" w14:textId="77777777" w:rsidR="00C45DB7" w:rsidDel="00564C22" w:rsidRDefault="00C45DB7" w:rsidP="00C45DB7">
      <w:pPr>
        <w:pStyle w:val="Listenabsatz"/>
        <w:numPr>
          <w:ilvl w:val="0"/>
          <w:numId w:val="51"/>
        </w:numPr>
        <w:rPr>
          <w:moveFrom w:id="30668" w:author="Andreas Kuehne" w:date="2019-05-09T21:41:00Z"/>
          <w:lang w:val="en-GB"/>
        </w:rPr>
      </w:pPr>
      <w:moveFrom w:id="30669" w:author="Andreas Kuehne" w:date="2019-05-09T21:41:00Z">
        <w:r w:rsidDel="00564C22">
          <w:rPr>
            <w:lang w:val="en-GB"/>
          </w:rPr>
          <w:t>There MUST be a clear relationship between a single input document and the corresponding signature</w:t>
        </w:r>
        <w:bookmarkStart w:id="30670" w:name="_Toc8332127"/>
        <w:bookmarkStart w:id="30671" w:name="_Toc10202541"/>
        <w:bookmarkStart w:id="30672" w:name="_Toc10206679"/>
        <w:bookmarkStart w:id="30673" w:name="_Toc10210817"/>
        <w:bookmarkEnd w:id="30670"/>
        <w:bookmarkEnd w:id="30671"/>
        <w:bookmarkEnd w:id="30672"/>
        <w:bookmarkEnd w:id="30673"/>
      </w:moveFrom>
    </w:p>
    <w:p w14:paraId="67BC2100" w14:textId="77777777" w:rsidR="00C45DB7" w:rsidDel="00564C22" w:rsidRDefault="00C45DB7" w:rsidP="00C45DB7">
      <w:pPr>
        <w:pStyle w:val="Listenabsatz"/>
        <w:numPr>
          <w:ilvl w:val="0"/>
          <w:numId w:val="51"/>
        </w:numPr>
        <w:rPr>
          <w:moveFrom w:id="30674" w:author="Andreas Kuehne" w:date="2019-05-09T21:41:00Z"/>
          <w:lang w:val="en-GB"/>
        </w:rPr>
      </w:pPr>
      <w:moveFrom w:id="30675" w:author="Andreas Kuehne" w:date="2019-05-09T21:41:00Z">
        <w:r w:rsidDel="00564C22">
          <w:rPr>
            <w:lang w:val="en-GB"/>
          </w:rPr>
          <w:t>The handling of processing errors requires additional description, especially in the case of partial processing</w:t>
        </w:r>
        <w:bookmarkStart w:id="30676" w:name="_Toc8332128"/>
        <w:bookmarkStart w:id="30677" w:name="_Toc10202542"/>
        <w:bookmarkStart w:id="30678" w:name="_Toc10206680"/>
        <w:bookmarkStart w:id="30679" w:name="_Toc10210818"/>
        <w:bookmarkEnd w:id="30676"/>
        <w:bookmarkEnd w:id="30677"/>
        <w:bookmarkEnd w:id="30678"/>
        <w:bookmarkEnd w:id="30679"/>
      </w:moveFrom>
    </w:p>
    <w:p w14:paraId="374AE6BA" w14:textId="77777777" w:rsidR="00C45DB7" w:rsidDel="00564C22" w:rsidRDefault="00C45DB7" w:rsidP="00C45DB7">
      <w:pPr>
        <w:pStyle w:val="Listenabsatz"/>
        <w:numPr>
          <w:ilvl w:val="0"/>
          <w:numId w:val="51"/>
        </w:numPr>
        <w:rPr>
          <w:moveFrom w:id="30680" w:author="Andreas Kuehne" w:date="2019-05-09T21:41:00Z"/>
          <w:lang w:val="en-GB"/>
        </w:rPr>
      </w:pPr>
      <w:moveFrom w:id="30681" w:author="Andreas Kuehne" w:date="2019-05-09T21:41:00Z">
        <w:r w:rsidDel="00564C22">
          <w:rPr>
            <w:lang w:val="en-GB"/>
          </w:rPr>
          <w:t xml:space="preserve">The asynchronous processing model described in this document (see section </w:t>
        </w:r>
        <w:r w:rsidDel="00564C22">
          <w:rPr>
            <w:lang w:val="en-GB"/>
          </w:rPr>
          <w:fldChar w:fldCharType="begin"/>
        </w:r>
        <w:r w:rsidDel="00564C22">
          <w:rPr>
            <w:lang w:val="en-GB"/>
          </w:rPr>
          <w:instrText xml:space="preserve"> REF _Ref628073 \r \h </w:instrText>
        </w:r>
      </w:moveFrom>
      <w:del w:id="30682" w:author="Andreas Kuehne" w:date="2019-05-09T21:41:00Z">
        <w:r w:rsidDel="00564C22">
          <w:rPr>
            <w:lang w:val="en-GB"/>
          </w:rPr>
        </w:r>
      </w:del>
      <w:moveFrom w:id="30683" w:author="Andreas Kuehne" w:date="2019-05-09T21:41:00Z">
        <w:r w:rsidDel="00564C22">
          <w:rPr>
            <w:lang w:val="en-GB"/>
          </w:rPr>
          <w:fldChar w:fldCharType="separate"/>
        </w:r>
        <w:r w:rsidDel="00564C22">
          <w:rPr>
            <w:lang w:val="en-GB"/>
          </w:rPr>
          <w:t>7</w:t>
        </w:r>
        <w:r w:rsidDel="00564C22">
          <w:rPr>
            <w:lang w:val="en-GB"/>
          </w:rPr>
          <w:fldChar w:fldCharType="end"/>
        </w:r>
        <w:r w:rsidDel="00564C22">
          <w:rPr>
            <w:lang w:val="en-GB"/>
          </w:rPr>
          <w:t>)</w:t>
        </w:r>
        <w:r w:rsidR="00EE4E37" w:rsidDel="00564C22">
          <w:rPr>
            <w:lang w:val="en-GB"/>
          </w:rPr>
          <w:t xml:space="preserve"> cannot be used to return partial results</w:t>
        </w:r>
        <w:bookmarkStart w:id="30684" w:name="_Toc8332129"/>
        <w:bookmarkStart w:id="30685" w:name="_Toc10202543"/>
        <w:bookmarkStart w:id="30686" w:name="_Toc10206681"/>
        <w:bookmarkStart w:id="30687" w:name="_Toc10210819"/>
        <w:bookmarkEnd w:id="30684"/>
        <w:bookmarkEnd w:id="30685"/>
        <w:bookmarkEnd w:id="30686"/>
        <w:bookmarkEnd w:id="30687"/>
      </w:moveFrom>
    </w:p>
    <w:p w14:paraId="4F822C5C" w14:textId="77777777" w:rsidR="00EE4E37" w:rsidRPr="00EE4E37" w:rsidDel="00564C22" w:rsidRDefault="00EE4E37" w:rsidP="00EE4E37">
      <w:pPr>
        <w:rPr>
          <w:moveFrom w:id="30688" w:author="Andreas Kuehne" w:date="2019-05-09T21:41:00Z"/>
          <w:lang w:val="en-GB"/>
        </w:rPr>
      </w:pPr>
      <w:moveFrom w:id="30689" w:author="Andreas Kuehne" w:date="2019-05-09T21:41:00Z">
        <w:r w:rsidDel="00564C22">
          <w:rPr>
            <w:lang w:val="en-GB"/>
          </w:rPr>
          <w:t xml:space="preserve">This document enables profiles to define required processing step by extending the maximum cardinality of the </w:t>
        </w:r>
        <w:r w:rsidRPr="00EE4E37" w:rsidDel="00564C22">
          <w:rPr>
            <w:rStyle w:val="Datatype"/>
          </w:rPr>
          <w:t>SignatureObject</w:t>
        </w:r>
        <w:r w:rsidDel="00564C22">
          <w:rPr>
            <w:lang w:val="en-GB"/>
          </w:rPr>
          <w:t xml:space="preserve"> and </w:t>
        </w:r>
        <w:r w:rsidRPr="00EE4E37" w:rsidDel="00564C22">
          <w:rPr>
            <w:rStyle w:val="Datatype"/>
          </w:rPr>
          <w:t>DocumentWithSignature</w:t>
        </w:r>
        <w:r w:rsidDel="00564C22">
          <w:rPr>
            <w:lang w:val="en-GB"/>
          </w:rPr>
          <w:t xml:space="preserve"> elements to ‘unbounded’ and adding a </w:t>
        </w:r>
        <w:r w:rsidRPr="00EE4E37" w:rsidDel="00564C22">
          <w:rPr>
            <w:rStyle w:val="Datatype"/>
          </w:rPr>
          <w:t>WhichDoc</w:t>
        </w:r>
        <w:r w:rsidDel="00564C22">
          <w:rPr>
            <w:lang w:val="en-GB"/>
          </w:rPr>
          <w:t xml:space="preserve"> element to the corresponding components.</w:t>
        </w:r>
        <w:bookmarkStart w:id="30690" w:name="_Toc8332130"/>
        <w:bookmarkStart w:id="30691" w:name="_Toc10202544"/>
        <w:bookmarkStart w:id="30692" w:name="_Toc10206682"/>
        <w:bookmarkStart w:id="30693" w:name="_Toc10210820"/>
        <w:bookmarkEnd w:id="30690"/>
        <w:bookmarkEnd w:id="30691"/>
        <w:bookmarkEnd w:id="30692"/>
        <w:bookmarkEnd w:id="30693"/>
      </w:moveFrom>
    </w:p>
    <w:p w14:paraId="4FECA781" w14:textId="77777777" w:rsidR="00211740" w:rsidRPr="00166BB7" w:rsidRDefault="00211740" w:rsidP="00166BB7">
      <w:pPr>
        <w:pStyle w:val="berschrift3"/>
      </w:pPr>
      <w:bookmarkStart w:id="30694" w:name="_Toc10210821"/>
      <w:moveFromRangeEnd w:id="30650"/>
      <w:r w:rsidRPr="00166BB7">
        <w:t>Multi-Signature Verification</w:t>
      </w:r>
      <w:bookmarkEnd w:id="30647"/>
      <w:bookmarkEnd w:id="30648"/>
      <w:bookmarkEnd w:id="30649"/>
      <w:bookmarkEnd w:id="30694"/>
    </w:p>
    <w:p w14:paraId="44E2D0C9" w14:textId="77777777" w:rsidR="00211740" w:rsidRPr="003A06D0" w:rsidRDefault="00211740" w:rsidP="00211740">
      <w:p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If a client requests verification of an entire input document, either using a </w:t>
      </w:r>
      <w:r w:rsidRPr="003A06D0">
        <w:rPr>
          <w:rStyle w:val="Datatype"/>
          <w:lang w:val="en-GB"/>
        </w:rPr>
        <w:t>SignaturePtr</w:t>
      </w:r>
      <w:r w:rsidRPr="003A06D0">
        <w:rPr>
          <w:lang w:val="en-GB"/>
        </w:rPr>
        <w:t xml:space="preserve"> without an </w:t>
      </w:r>
      <w:r w:rsidRPr="003A06D0">
        <w:rPr>
          <w:rStyle w:val="Datatype"/>
          <w:lang w:val="en-GB"/>
        </w:rPr>
        <w:t>XPath</w:t>
      </w:r>
      <w:r w:rsidRPr="003A06D0">
        <w:rPr>
          <w:lang w:val="en-GB"/>
        </w:rPr>
        <w:t xml:space="preserve"> or a missing </w:t>
      </w:r>
      <w:r w:rsidRPr="003A06D0">
        <w:rPr>
          <w:rStyle w:val="Datatype"/>
          <w:lang w:val="en-GB"/>
        </w:rPr>
        <w:t>SignaturePtr</w:t>
      </w:r>
      <w:r w:rsidRPr="003A06D0">
        <w:rPr>
          <w:lang w:val="en-GB"/>
        </w:rPr>
        <w:t>, then the server MUST determine whether the input document contains zero, one, or more than one signature elements. » [</w:t>
      </w:r>
      <w:r w:rsidRPr="003A06D0">
        <w:rPr>
          <w:color w:val="FF0000"/>
          <w:lang w:val="en-GB"/>
        </w:rPr>
        <w:t>DSS-6.3.1-1</w:t>
      </w:r>
      <w:r w:rsidRPr="003A06D0">
        <w:rPr>
          <w:lang w:val="en-GB"/>
        </w:rPr>
        <w:t xml:space="preserve">] If zero, the server SHOULD return a </w:t>
      </w:r>
      <w:r w:rsidRPr="003A06D0">
        <w:rPr>
          <w:rStyle w:val="Datatype"/>
          <w:lang w:val="en-GB"/>
        </w:rPr>
        <w:t>ResultMajor</w:t>
      </w:r>
      <w:r w:rsidRPr="003A06D0">
        <w:rPr>
          <w:lang w:val="en-GB"/>
        </w:rPr>
        <w:t xml:space="preserve"> code of </w:t>
      </w:r>
      <w:r w:rsidRPr="003A06D0">
        <w:rPr>
          <w:rStyle w:val="Datatype"/>
          <w:lang w:val="en-GB"/>
        </w:rPr>
        <w:t>RequesterError</w:t>
      </w:r>
      <w:r w:rsidRPr="003A06D0">
        <w:rPr>
          <w:lang w:val="en-GB"/>
        </w:rPr>
        <w:t>.</w:t>
      </w:r>
    </w:p>
    <w:p w14:paraId="4C708F74" w14:textId="77777777" w:rsidR="00211740" w:rsidRPr="003A06D0" w:rsidRDefault="00211740" w:rsidP="00211740">
      <w:p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If more than one signature element is present, the server MUST either reject the request with a </w:t>
      </w:r>
      <w:r w:rsidRPr="003A06D0">
        <w:rPr>
          <w:rStyle w:val="Datatype"/>
          <w:lang w:val="en-GB"/>
        </w:rPr>
        <w:t>ResultMajor</w:t>
      </w:r>
      <w:r w:rsidRPr="003A06D0">
        <w:rPr>
          <w:lang w:val="en-GB"/>
        </w:rPr>
        <w:t xml:space="preserve"> code of </w:t>
      </w:r>
      <w:r w:rsidRPr="003A06D0">
        <w:rPr>
          <w:rStyle w:val="Datatype"/>
          <w:lang w:val="en-GB"/>
        </w:rPr>
        <w:t>RequesterError</w:t>
      </w:r>
      <w:r w:rsidRPr="003A06D0">
        <w:rPr>
          <w:lang w:val="en-GB"/>
        </w:rPr>
        <w:t xml:space="preserve"> and a </w:t>
      </w:r>
      <w:r w:rsidRPr="003A06D0">
        <w:rPr>
          <w:rStyle w:val="Datatype"/>
          <w:lang w:val="en-GB"/>
        </w:rPr>
        <w:t>ResultMinor</w:t>
      </w:r>
      <w:r w:rsidRPr="003A06D0">
        <w:rPr>
          <w:lang w:val="en-GB"/>
        </w:rPr>
        <w:t xml:space="preserve"> code of </w:t>
      </w:r>
      <w:r w:rsidRPr="003A06D0">
        <w:rPr>
          <w:rStyle w:val="Datatype"/>
          <w:lang w:val="en-GB"/>
        </w:rPr>
        <w:t>NotSupported</w:t>
      </w:r>
      <w:r w:rsidRPr="003A06D0">
        <w:rPr>
          <w:lang w:val="en-GB"/>
        </w:rPr>
        <w:t>, or accept the request and verify all signatures. » [</w:t>
      </w:r>
      <w:r w:rsidRPr="003A06D0">
        <w:rPr>
          <w:color w:val="FF0000"/>
          <w:lang w:val="en-GB"/>
        </w:rPr>
        <w:t>DSS-6.3.1-2</w:t>
      </w:r>
      <w:r w:rsidRPr="003A06D0">
        <w:rPr>
          <w:lang w:val="en-GB"/>
        </w:rPr>
        <w:t>]</w:t>
      </w:r>
    </w:p>
    <w:p w14:paraId="153C2637" w14:textId="77777777" w:rsidR="00211740" w:rsidRPr="003A06D0" w:rsidRDefault="00211740" w:rsidP="00211740">
      <w:pPr>
        <w:rPr>
          <w:lang w:val="en-GB"/>
        </w:rPr>
      </w:pPr>
      <w:r w:rsidRPr="003A06D0">
        <w:rPr>
          <w:lang w:val="en-GB"/>
        </w:rPr>
        <w:t xml:space="preserve">If the server accepts the request in the multi-signature case (or if only a single signature is present) and one of the signatures fails to verify, the server should return one of the </w:t>
      </w:r>
      <w:r w:rsidR="008A6495" w:rsidRPr="003A06D0">
        <w:rPr>
          <w:rStyle w:val="Datatype"/>
          <w:lang w:val="en-GB"/>
        </w:rPr>
        <w:t>ResultMinor</w:t>
      </w:r>
      <w:r w:rsidR="008A6495" w:rsidRPr="003A06D0">
        <w:rPr>
          <w:lang w:val="en-GB"/>
        </w:rPr>
        <w:t xml:space="preserve"> </w:t>
      </w:r>
      <w:r w:rsidRPr="003A06D0">
        <w:rPr>
          <w:lang w:val="en-GB"/>
        </w:rPr>
        <w:t>error codes in section</w:t>
      </w:r>
      <w:r w:rsidR="008A6495" w:rsidRPr="003A06D0">
        <w:rPr>
          <w:lang w:val="en-GB"/>
        </w:rPr>
        <w:t xml:space="preserve"> </w:t>
      </w:r>
      <w:r w:rsidR="008A6495" w:rsidRPr="003A06D0">
        <w:rPr>
          <w:lang w:val="en-GB"/>
        </w:rPr>
        <w:fldChar w:fldCharType="begin"/>
      </w:r>
      <w:r w:rsidR="008A6495" w:rsidRPr="003A06D0">
        <w:rPr>
          <w:lang w:val="en-GB"/>
        </w:rPr>
        <w:instrText xml:space="preserve"> REF _Ref534804134 \r \h </w:instrText>
      </w:r>
      <w:r w:rsidR="008A6495" w:rsidRPr="003A06D0">
        <w:rPr>
          <w:lang w:val="en-GB"/>
        </w:rPr>
      </w:r>
      <w:r w:rsidR="008A6495" w:rsidRPr="003A06D0">
        <w:rPr>
          <w:lang w:val="en-GB"/>
        </w:rPr>
        <w:fldChar w:fldCharType="separate"/>
      </w:r>
      <w:r w:rsidR="008A6495" w:rsidRPr="003A06D0">
        <w:rPr>
          <w:lang w:val="en-GB"/>
        </w:rPr>
        <w:t>9.2</w:t>
      </w:r>
      <w:r w:rsidR="008A6495" w:rsidRPr="003A06D0">
        <w:rPr>
          <w:lang w:val="en-GB"/>
        </w:rPr>
        <w:fldChar w:fldCharType="end"/>
      </w:r>
      <w:r w:rsidRPr="003A06D0">
        <w:rPr>
          <w:lang w:val="en-GB"/>
        </w:rPr>
        <w:t>, reflecting the first error encountered.</w:t>
      </w:r>
    </w:p>
    <w:p w14:paraId="3F92D3FD" w14:textId="77777777" w:rsidR="00211740" w:rsidRPr="003A06D0" w:rsidRDefault="00211740" w:rsidP="00211740">
      <w:pPr>
        <w:rPr>
          <w:lang w:val="en-GB"/>
        </w:rPr>
      </w:pPr>
      <w:r w:rsidRPr="003A06D0">
        <w:rPr>
          <w:lang w:val="en-GB"/>
        </w:rPr>
        <w:t xml:space="preserve">If all of the signatures verify correctly, the server should return the </w:t>
      </w:r>
      <w:r w:rsidRPr="003A06D0">
        <w:rPr>
          <w:rStyle w:val="Datatype"/>
          <w:lang w:val="en-GB"/>
        </w:rPr>
        <w:t>Success</w:t>
      </w:r>
      <w:r w:rsidRPr="003A06D0">
        <w:rPr>
          <w:lang w:val="en-GB"/>
        </w:rPr>
        <w:t xml:space="preserve"> </w:t>
      </w:r>
      <w:r w:rsidRPr="003A06D0">
        <w:rPr>
          <w:rStyle w:val="Datatype"/>
          <w:lang w:val="en-GB"/>
        </w:rPr>
        <w:t>ResultMajor</w:t>
      </w:r>
      <w:r w:rsidRPr="003A06D0">
        <w:rPr>
          <w:lang w:val="en-GB"/>
        </w:rPr>
        <w:t xml:space="preserve"> code and the following </w:t>
      </w:r>
      <w:r w:rsidRPr="003A06D0">
        <w:rPr>
          <w:rStyle w:val="Datatype"/>
          <w:lang w:val="en-GB"/>
        </w:rPr>
        <w:t>ResultMinor</w:t>
      </w:r>
      <w:r w:rsidRPr="003A06D0">
        <w:rPr>
          <w:lang w:val="en-GB"/>
        </w:rPr>
        <w:t xml:space="preserve"> code:</w:t>
      </w:r>
    </w:p>
    <w:p w14:paraId="7EDB59BD" w14:textId="77777777" w:rsidR="00211740" w:rsidRPr="003A06D0" w:rsidRDefault="00211740" w:rsidP="00211740">
      <w:pPr>
        <w:rPr>
          <w:rStyle w:val="Datatype"/>
          <w:lang w:val="en-GB"/>
        </w:rPr>
      </w:pPr>
      <w:r w:rsidRPr="003A06D0">
        <w:rPr>
          <w:rStyle w:val="Datatype"/>
          <w:lang w:val="en-GB"/>
        </w:rPr>
        <w:t>urn:oasis:names:tc:dss:1.0:resultminor:ValidMultiSignatures</w:t>
      </w:r>
    </w:p>
    <w:p w14:paraId="400E96C7" w14:textId="77777777" w:rsidR="00211740" w:rsidRPr="003A06D0" w:rsidRDefault="00211740" w:rsidP="00211740">
      <w:pPr>
        <w:pStyle w:val="Non-normativeCommentHeading"/>
        <w:rPr>
          <w:lang w:val="en-GB"/>
        </w:rPr>
      </w:pPr>
      <w:r w:rsidRPr="003A06D0">
        <w:rPr>
          <w:lang w:val="en-GB"/>
        </w:rPr>
        <w:t>Non-normative Note:</w:t>
      </w:r>
    </w:p>
    <w:p w14:paraId="0ABB3886" w14:textId="77777777" w:rsidR="00211740" w:rsidRPr="003A06D0" w:rsidRDefault="008A6495" w:rsidP="008A6495">
      <w:pPr>
        <w:pStyle w:val="Non-normativeComment"/>
        <w:rPr>
          <w:lang w:val="en-GB"/>
        </w:rPr>
      </w:pPr>
      <w:r w:rsidRPr="003A06D0">
        <w:rPr>
          <w:lang w:val="en-GB"/>
        </w:rPr>
        <w:t xml:space="preserve">Multiple signatures may be present in multiple instances of the </w:t>
      </w:r>
      <w:r w:rsidRPr="003A06D0">
        <w:rPr>
          <w:rStyle w:val="Datatype"/>
          <w:lang w:val="en-GB"/>
        </w:rPr>
        <w:t>SignatureObject</w:t>
      </w:r>
      <w:r w:rsidRPr="003A06D0">
        <w:rPr>
          <w:lang w:val="en-GB"/>
        </w:rPr>
        <w:t xml:space="preserve"> component or within signature containers (e.g. XMLDSig document</w:t>
      </w:r>
      <w:r w:rsidR="008B059D" w:rsidRPr="003A06D0">
        <w:rPr>
          <w:lang w:val="en-GB"/>
        </w:rPr>
        <w:t>s</w:t>
      </w:r>
      <w:r w:rsidRPr="003A06D0">
        <w:rPr>
          <w:lang w:val="en-GB"/>
        </w:rPr>
        <w:t xml:space="preserve"> or CMS</w:t>
      </w:r>
      <w:r w:rsidR="008B059D" w:rsidRPr="003A06D0">
        <w:rPr>
          <w:lang w:val="en-GB"/>
        </w:rPr>
        <w:t xml:space="preserve"> files</w:t>
      </w:r>
      <w:r w:rsidRPr="003A06D0">
        <w:rPr>
          <w:lang w:val="en-GB"/>
        </w:rPr>
        <w:t>)</w:t>
      </w:r>
      <w:r w:rsidR="00211740" w:rsidRPr="003A06D0">
        <w:rPr>
          <w:lang w:val="en-GB"/>
        </w:rPr>
        <w:t>.</w:t>
      </w:r>
      <w:r w:rsidRPr="003A06D0">
        <w:rPr>
          <w:lang w:val="en-GB"/>
        </w:rPr>
        <w:t xml:space="preserve"> So even with just one </w:t>
      </w:r>
      <w:r w:rsidRPr="003A06D0">
        <w:rPr>
          <w:rStyle w:val="Datatype"/>
          <w:lang w:val="en-GB"/>
        </w:rPr>
        <w:t>SignatureObject</w:t>
      </w:r>
      <w:r w:rsidRPr="003A06D0">
        <w:rPr>
          <w:lang w:val="en-GB"/>
        </w:rPr>
        <w:t xml:space="preserve"> component present multiple signatures need to be processed.</w:t>
      </w:r>
    </w:p>
    <w:p w14:paraId="4B741331" w14:textId="3141CDCA" w:rsidR="00211740" w:rsidRPr="003A06D0" w:rsidDel="00BC38F4" w:rsidRDefault="00211740" w:rsidP="00211740">
      <w:pPr>
        <w:rPr>
          <w:del w:id="30695" w:author="Andreas Kuehne" w:date="2019-05-31T13:04:00Z"/>
          <w:lang w:val="en-GB"/>
        </w:rPr>
      </w:pPr>
      <w:del w:id="30696" w:author="Andreas Kuehne" w:date="2019-05-31T13:03:00Z">
        <w:r w:rsidRPr="003A06D0" w:rsidDel="00BC38F4">
          <w:rPr>
            <w:lang w:val="en-GB"/>
          </w:rPr>
          <w:delText xml:space="preserve">Only certain optional inputs and outputs are allowed when performing multi-signature verification.  See section </w:delText>
        </w:r>
        <w:r w:rsidRPr="003A06D0" w:rsidDel="00BC38F4">
          <w:rPr>
            <w:lang w:val="en-GB"/>
          </w:rPr>
          <w:fldChar w:fldCharType="begin"/>
        </w:r>
        <w:r w:rsidRPr="003A06D0" w:rsidDel="00BC38F4">
          <w:rPr>
            <w:lang w:val="en-GB"/>
          </w:rPr>
          <w:delInstrText xml:space="preserve"> REF _Ref516355628 \r \h </w:delInstrText>
        </w:r>
        <w:r w:rsidRPr="003A06D0" w:rsidDel="00BC38F4">
          <w:rPr>
            <w:lang w:val="en-GB"/>
          </w:rPr>
        </w:r>
        <w:r w:rsidRPr="003A06D0" w:rsidDel="00BC38F4">
          <w:rPr>
            <w:lang w:val="en-GB"/>
          </w:rPr>
          <w:fldChar w:fldCharType="separate"/>
        </w:r>
        <w:r w:rsidRPr="003A06D0" w:rsidDel="00BC38F4">
          <w:rPr>
            <w:lang w:val="en-GB"/>
          </w:rPr>
          <w:delText>6.3</w:delText>
        </w:r>
        <w:r w:rsidRPr="003A06D0" w:rsidDel="00BC38F4">
          <w:rPr>
            <w:lang w:val="en-GB"/>
          </w:rPr>
          <w:fldChar w:fldCharType="end"/>
        </w:r>
        <w:r w:rsidRPr="003A06D0" w:rsidDel="00BC38F4">
          <w:rPr>
            <w:lang w:val="en-GB"/>
          </w:rPr>
          <w:delText xml:space="preserve"> </w:delText>
        </w:r>
        <w:r w:rsidR="00BC38F4" w:rsidDel="00BC38F4">
          <w:rPr>
            <w:rStyle w:val="Hyperlink"/>
            <w:lang w:val="en-GB"/>
          </w:rPr>
          <w:fldChar w:fldCharType="begin"/>
        </w:r>
        <w:r w:rsidR="00BC38F4" w:rsidDel="00BC38F4">
          <w:rPr>
            <w:rStyle w:val="Hyperlink"/>
            <w:lang w:val="en-GB"/>
          </w:rPr>
          <w:delInstrText xml:space="preserve"> HYPERLINK \l "General processing" </w:delInstrText>
        </w:r>
        <w:r w:rsidR="00BC38F4" w:rsidDel="00BC38F4">
          <w:rPr>
            <w:rStyle w:val="Hyperlink"/>
            <w:lang w:val="en-GB"/>
          </w:rPr>
          <w:fldChar w:fldCharType="separate"/>
        </w:r>
        <w:r w:rsidRPr="003A06D0" w:rsidDel="00BC38F4">
          <w:rPr>
            <w:rStyle w:val="Hyperlink"/>
            <w:lang w:val="en-GB"/>
          </w:rPr>
          <w:delText>General processing</w:delText>
        </w:r>
        <w:r w:rsidR="00BC38F4" w:rsidDel="00BC38F4">
          <w:rPr>
            <w:rStyle w:val="Hyperlink"/>
            <w:lang w:val="en-GB"/>
          </w:rPr>
          <w:fldChar w:fldCharType="end"/>
        </w:r>
        <w:r w:rsidRPr="003A06D0" w:rsidDel="00BC38F4">
          <w:rPr>
            <w:lang w:val="en-GB"/>
          </w:rPr>
          <w:delText xml:space="preserve"> for details.</w:delText>
        </w:r>
      </w:del>
    </w:p>
    <w:p w14:paraId="3F112694" w14:textId="77777777" w:rsidR="00211740" w:rsidRPr="003A06D0" w:rsidRDefault="00211740" w:rsidP="009D4EF5">
      <w:pPr>
        <w:rPr>
          <w:lang w:val="en-GB"/>
        </w:rPr>
      </w:pPr>
    </w:p>
    <w:p w14:paraId="1001C533" w14:textId="77777777" w:rsidR="009D4EF5" w:rsidRPr="003A06D0" w:rsidRDefault="009D4EF5" w:rsidP="009D4EF5">
      <w:pPr>
        <w:pStyle w:val="berschrift3"/>
        <w:numPr>
          <w:ilvl w:val="2"/>
          <w:numId w:val="3"/>
        </w:numPr>
        <w:rPr>
          <w:lang w:val="en-GB"/>
        </w:rPr>
      </w:pPr>
      <w:bookmarkStart w:id="30697" w:name="_Ref501440736"/>
      <w:bookmarkStart w:id="30698" w:name="_Toc516359913"/>
      <w:bookmarkStart w:id="30699" w:name="_Toc522668722"/>
      <w:bookmarkStart w:id="30700" w:name="_Toc534748911"/>
      <w:bookmarkStart w:id="30701" w:name="_Toc10210822"/>
      <w:r w:rsidRPr="003A06D0">
        <w:rPr>
          <w:lang w:val="en-GB"/>
        </w:rPr>
        <w:t>Sub process ‘augment Signature’</w:t>
      </w:r>
      <w:bookmarkEnd w:id="30697"/>
      <w:bookmarkEnd w:id="30698"/>
      <w:bookmarkEnd w:id="30699"/>
      <w:bookmarkEnd w:id="30700"/>
      <w:bookmarkEnd w:id="30701"/>
    </w:p>
    <w:p w14:paraId="2EF6E94E" w14:textId="77777777" w:rsidR="009D4EF5" w:rsidRPr="003A06D0" w:rsidRDefault="009D4EF5" w:rsidP="009D4EF5">
      <w:pPr>
        <w:rPr>
          <w:lang w:val="en-GB"/>
        </w:rPr>
      </w:pPr>
      <w:r w:rsidRPr="003A06D0">
        <w:rPr>
          <w:lang w:val="en-GB"/>
        </w:rPr>
        <w:t xml:space="preserve">The presence of the </w:t>
      </w:r>
      <w:r w:rsidRPr="003A06D0">
        <w:rPr>
          <w:rStyle w:val="Datatype"/>
          <w:lang w:val="en-GB"/>
        </w:rPr>
        <w:t>ReturnAugmentedSignature</w:t>
      </w:r>
      <w:r w:rsidRPr="003A06D0">
        <w:rPr>
          <w:lang w:val="en-GB"/>
        </w:rPr>
        <w:t xml:space="preserve"> element of </w:t>
      </w:r>
      <w:r w:rsidRPr="003A06D0">
        <w:rPr>
          <w:rStyle w:val="Datatype"/>
          <w:lang w:val="en-GB"/>
        </w:rPr>
        <w:t>OptionalInputsVerify</w:t>
      </w:r>
      <w:r w:rsidRPr="003A06D0">
        <w:rPr>
          <w:lang w:val="en-GB"/>
        </w:rPr>
        <w:t xml:space="preserve"> instructs the server to return an </w:t>
      </w:r>
      <w:r w:rsidRPr="003A06D0">
        <w:rPr>
          <w:rStyle w:val="Datatype"/>
          <w:lang w:val="en-GB"/>
        </w:rPr>
        <w:t>AugmentedSignature</w:t>
      </w:r>
      <w:r w:rsidRPr="003A06D0">
        <w:rPr>
          <w:lang w:val="en-GB"/>
        </w:rPr>
        <w:t xml:space="preserve"> output, containing a new or augmented signature.</w:t>
      </w:r>
      <w:r w:rsidR="00211740" w:rsidRPr="003A06D0">
        <w:rPr>
          <w:lang w:val="en-GB"/>
        </w:rPr>
        <w:t xml:space="preserve"> With multiple signature files provided in the verification request the server applies the augmentation to all signatures. The set of resulting signatures will be included in multiple instances of </w:t>
      </w:r>
      <w:r w:rsidR="00211740" w:rsidRPr="003A06D0">
        <w:rPr>
          <w:rStyle w:val="Datatype"/>
          <w:lang w:val="en-GB"/>
        </w:rPr>
        <w:t>AugmentedSignature</w:t>
      </w:r>
      <w:r w:rsidR="00211740" w:rsidRPr="003A06D0">
        <w:rPr>
          <w:lang w:val="en-GB"/>
        </w:rPr>
        <w:t xml:space="preserve"> optional output elements.</w:t>
      </w:r>
    </w:p>
    <w:p w14:paraId="51611C84" w14:textId="77777777" w:rsidR="009D4EF5" w:rsidRPr="003A06D0" w:rsidRDefault="009D4EF5" w:rsidP="009D4EF5">
      <w:pPr>
        <w:pStyle w:val="Beschriftung"/>
        <w:rPr>
          <w:lang w:val="en-GB"/>
        </w:rPr>
      </w:pPr>
      <w:bookmarkStart w:id="30702" w:name="_Toc534748587"/>
      <w:bookmarkStart w:id="30703" w:name="_Toc534749426"/>
      <w:r w:rsidRPr="003A06D0">
        <w:rPr>
          <w:lang w:val="en-GB"/>
        </w:rPr>
        <w:t xml:space="preserve">Figure </w:t>
      </w:r>
      <w:r w:rsidRPr="003A06D0">
        <w:rPr>
          <w:noProof/>
          <w:lang w:val="en-GB"/>
        </w:rPr>
        <w:fldChar w:fldCharType="begin"/>
      </w:r>
      <w:r w:rsidRPr="003A06D0">
        <w:rPr>
          <w:noProof/>
          <w:lang w:val="en-GB"/>
        </w:rPr>
        <w:instrText xml:space="preserve"> SEQ Figure \* ARABIC </w:instrText>
      </w:r>
      <w:r w:rsidRPr="003A06D0">
        <w:rPr>
          <w:noProof/>
          <w:lang w:val="en-GB"/>
        </w:rPr>
        <w:fldChar w:fldCharType="separate"/>
      </w:r>
      <w:r w:rsidRPr="003A06D0">
        <w:rPr>
          <w:noProof/>
          <w:lang w:val="en-GB"/>
        </w:rPr>
        <w:t>14</w:t>
      </w:r>
      <w:r w:rsidRPr="003A06D0">
        <w:rPr>
          <w:noProof/>
          <w:lang w:val="en-GB"/>
        </w:rPr>
        <w:fldChar w:fldCharType="end"/>
      </w:r>
      <w:r w:rsidRPr="003A06D0">
        <w:rPr>
          <w:noProof/>
          <w:lang w:val="en-GB"/>
        </w:rPr>
        <w:t>: Augment Signature</w:t>
      </w:r>
      <w:bookmarkEnd w:id="30702"/>
      <w:bookmarkEnd w:id="30703"/>
    </w:p>
    <w:p w14:paraId="158FE339" w14:textId="77777777" w:rsidR="009D4EF5" w:rsidRPr="003A06D0" w:rsidRDefault="009D4EF5" w:rsidP="009D4EF5">
      <w:pPr>
        <w:keepNext/>
        <w:rPr>
          <w:lang w:val="en-GB"/>
        </w:rPr>
      </w:pPr>
      <w:r w:rsidRPr="003A06D0">
        <w:rPr>
          <w:noProof/>
          <w:lang w:val="en-GB" w:eastAsia="en-GB"/>
        </w:rPr>
        <w:drawing>
          <wp:inline distT="0" distB="0" distL="0" distR="0" wp14:anchorId="7D8B5138" wp14:editId="64B7D092">
            <wp:extent cx="5943600" cy="1325880"/>
            <wp:effectExtent l="0" t="0" r="0" b="762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1325880"/>
                    </a:xfrm>
                    <a:prstGeom prst="rect">
                      <a:avLst/>
                    </a:prstGeom>
                  </pic:spPr>
                </pic:pic>
              </a:graphicData>
            </a:graphic>
          </wp:inline>
        </w:drawing>
      </w:r>
      <w:r w:rsidRPr="003A06D0">
        <w:rPr>
          <w:noProof/>
          <w:lang w:val="en-GB" w:eastAsia="en-GB"/>
        </w:rPr>
        <w:t xml:space="preserve"> </w:t>
      </w:r>
    </w:p>
    <w:p w14:paraId="4C0CD16E" w14:textId="77777777" w:rsidR="009D4EF5" w:rsidRPr="003A06D0" w:rsidRDefault="009D4EF5" w:rsidP="009D4EF5">
      <w:pPr>
        <w:rPr>
          <w:lang w:val="en-GB"/>
        </w:rPr>
      </w:pPr>
      <w:r w:rsidRPr="003A06D0">
        <w:rPr>
          <w:lang w:val="en-GB"/>
        </w:rPr>
        <w:t xml:space="preserve">The </w:t>
      </w:r>
      <w:r w:rsidRPr="003A06D0">
        <w:rPr>
          <w:rStyle w:val="Datatype"/>
          <w:lang w:val="en-GB"/>
        </w:rPr>
        <w:t>Type</w:t>
      </w:r>
      <w:r w:rsidRPr="003A06D0">
        <w:rPr>
          <w:lang w:val="en-GB"/>
        </w:rPr>
        <w:t xml:space="preserve"> element of </w:t>
      </w:r>
      <w:r w:rsidRPr="003A06D0">
        <w:rPr>
          <w:rStyle w:val="Datatype"/>
          <w:lang w:val="en-GB"/>
        </w:rPr>
        <w:t>ReturnAugmentedSignature</w:t>
      </w:r>
      <w:r w:rsidRPr="003A06D0">
        <w:rPr>
          <w:lang w:val="en-GB"/>
        </w:rPr>
        <w:t xml:space="preserve"> defines the process of “augmenting” a signature. For example, the augmented signature may be the original signature with some additional unsigned signature properties added to it (such as timestamps, counter-signatures, or additional information for use in verification), or the augmented signature could be an entirely new signature calculated on the same input documents as the input signature. </w:t>
      </w: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Profiles that use this optional input MUST define the allowed values and their semantics, and the default value of </w:t>
      </w:r>
      <w:r w:rsidRPr="003A06D0">
        <w:rPr>
          <w:rStyle w:val="Datatype"/>
          <w:lang w:val="en-GB"/>
        </w:rPr>
        <w:t>ReturnAugmentedSignature</w:t>
      </w:r>
      <w:r w:rsidRPr="003A06D0">
        <w:rPr>
          <w:lang w:val="en-GB"/>
        </w:rPr>
        <w:t xml:space="preserve"> (unless only a single type of augmented signature is supported, in which case the element can be omitted). » [</w:t>
      </w:r>
      <w:r w:rsidRPr="003A06D0">
        <w:rPr>
          <w:color w:val="FF0000"/>
          <w:lang w:val="en-GB"/>
        </w:rPr>
        <w:t>DSS-6.3.1-1</w:t>
      </w:r>
      <w:r w:rsidRPr="003A06D0">
        <w:rPr>
          <w:lang w:val="en-GB"/>
        </w:rPr>
        <w:t>]</w:t>
      </w:r>
    </w:p>
    <w:p w14:paraId="22CB4CFE" w14:textId="77777777" w:rsidR="009D4EF5" w:rsidRPr="003A06D0" w:rsidRDefault="009D4EF5" w:rsidP="009D4EF5">
      <w:pPr>
        <w:rPr>
          <w:lang w:val="en-GB"/>
        </w:rPr>
      </w:pPr>
      <w:r w:rsidRPr="003A06D0">
        <w:rPr>
          <w:lang w:val="en-GB"/>
        </w:rPr>
        <w:t xml:space="preserve">Multiple occurrences of this optional input can be present in a single verify request message. </w:t>
      </w:r>
      <w:r w:rsidRPr="003A06D0">
        <w:rPr>
          <w:rFonts w:eastAsia="MS Mincho" w:cs="MS Mincho"/>
          <w:lang w:val="en-GB"/>
        </w:rPr>
        <w:t>«</w:t>
      </w:r>
      <w:r w:rsidRPr="003A06D0">
        <w:rPr>
          <w:rFonts w:ascii="MS Mincho" w:eastAsia="MS Mincho" w:hAnsi="MS Mincho" w:cs="MS Mincho"/>
          <w:lang w:val="en-GB"/>
        </w:rPr>
        <w:t> </w:t>
      </w:r>
      <w:r w:rsidRPr="003A06D0">
        <w:rPr>
          <w:lang w:val="en-GB"/>
        </w:rPr>
        <w:t>If multiple occurrences are present, each occurrence MUST have a different value. » [</w:t>
      </w:r>
      <w:r w:rsidRPr="003A06D0">
        <w:rPr>
          <w:color w:val="FF0000"/>
          <w:lang w:val="en-GB"/>
        </w:rPr>
        <w:t>DSS-6.3.1-2</w:t>
      </w:r>
      <w:r w:rsidRPr="003A06D0">
        <w:rPr>
          <w:lang w:val="en-GB"/>
        </w:rPr>
        <w:t xml:space="preserve">] Each occurrence will generate a corresponding </w:t>
      </w:r>
      <w:r w:rsidRPr="003A06D0">
        <w:rPr>
          <w:rStyle w:val="Datatype"/>
          <w:lang w:val="en-GB"/>
        </w:rPr>
        <w:t>AugmentedSignature</w:t>
      </w:r>
      <w:r w:rsidRPr="003A06D0">
        <w:rPr>
          <w:lang w:val="en-GB"/>
        </w:rPr>
        <w:t xml:space="preserve"> optional output. </w:t>
      </w: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These optional outputs SHALL be distinguishable based on their </w:t>
      </w:r>
      <w:r w:rsidRPr="003A06D0">
        <w:rPr>
          <w:rStyle w:val="Datatype"/>
          <w:lang w:val="en-GB"/>
        </w:rPr>
        <w:t>Type</w:t>
      </w:r>
      <w:r w:rsidRPr="003A06D0">
        <w:rPr>
          <w:lang w:val="en-GB"/>
        </w:rPr>
        <w:t xml:space="preserve"> element, which will match each output with an input. » [</w:t>
      </w:r>
      <w:r w:rsidRPr="003A06D0">
        <w:rPr>
          <w:color w:val="FF0000"/>
          <w:lang w:val="en-GB"/>
        </w:rPr>
        <w:t>DSS-6.3.1-3</w:t>
      </w:r>
      <w:r w:rsidRPr="003A06D0">
        <w:rPr>
          <w:lang w:val="en-GB"/>
        </w:rPr>
        <w:t>]</w:t>
      </w:r>
    </w:p>
    <w:p w14:paraId="6C55728E" w14:textId="77777777" w:rsidR="009D4EF5" w:rsidRPr="003A06D0" w:rsidRDefault="009D4EF5" w:rsidP="009D4EF5">
      <w:pPr>
        <w:rPr>
          <w:lang w:val="en-GB"/>
        </w:rPr>
      </w:pPr>
      <w:r w:rsidRPr="003A06D0">
        <w:rPr>
          <w:lang w:val="en-GB"/>
        </w:rPr>
        <w:t xml:space="preserve">A DSS server SHOULD perform the following steps to return the augmented signature </w:t>
      </w:r>
      <w:r w:rsidR="003D324A" w:rsidRPr="003A06D0">
        <w:rPr>
          <w:lang w:val="en-GB"/>
        </w:rPr>
        <w:t xml:space="preserve">in a </w:t>
      </w:r>
      <w:r w:rsidR="003D324A" w:rsidRPr="003A06D0">
        <w:rPr>
          <w:rStyle w:val="Datatype"/>
          <w:lang w:val="en-GB"/>
        </w:rPr>
        <w:t>AugmentedSignature</w:t>
      </w:r>
      <w:r w:rsidR="003D324A" w:rsidRPr="003A06D0">
        <w:rPr>
          <w:lang w:val="en-GB"/>
        </w:rPr>
        <w:t xml:space="preserve"> component </w:t>
      </w:r>
      <w:r w:rsidRPr="003A06D0">
        <w:rPr>
          <w:lang w:val="en-GB"/>
        </w:rPr>
        <w:t>appropriately. These steps may be changed or overridden by a profile or policy the server is operating under. (e.g. for PDF documents enveloping CMS signatures).</w:t>
      </w:r>
    </w:p>
    <w:p w14:paraId="251899F7" w14:textId="77777777" w:rsidR="009D4EF5" w:rsidRPr="003A06D0" w:rsidRDefault="009D4EF5" w:rsidP="009D4EF5">
      <w:pPr>
        <w:pStyle w:val="Beschriftung"/>
        <w:rPr>
          <w:lang w:val="en-GB"/>
        </w:rPr>
      </w:pPr>
      <w:bookmarkStart w:id="30704" w:name="_Toc534748588"/>
      <w:bookmarkStart w:id="30705" w:name="_Toc534749427"/>
      <w:r w:rsidRPr="003A06D0">
        <w:rPr>
          <w:lang w:val="en-GB"/>
        </w:rPr>
        <w:t xml:space="preserve">Figure </w:t>
      </w:r>
      <w:r w:rsidRPr="003A06D0">
        <w:rPr>
          <w:noProof/>
          <w:lang w:val="en-GB"/>
        </w:rPr>
        <w:fldChar w:fldCharType="begin"/>
      </w:r>
      <w:r w:rsidRPr="003A06D0">
        <w:rPr>
          <w:noProof/>
          <w:lang w:val="en-GB"/>
        </w:rPr>
        <w:instrText xml:space="preserve"> SEQ Figure \* ARABIC </w:instrText>
      </w:r>
      <w:r w:rsidRPr="003A06D0">
        <w:rPr>
          <w:noProof/>
          <w:lang w:val="en-GB"/>
        </w:rPr>
        <w:fldChar w:fldCharType="separate"/>
      </w:r>
      <w:r w:rsidRPr="003A06D0">
        <w:rPr>
          <w:noProof/>
          <w:lang w:val="en-GB"/>
        </w:rPr>
        <w:t>15</w:t>
      </w:r>
      <w:r w:rsidRPr="003A06D0">
        <w:rPr>
          <w:noProof/>
          <w:lang w:val="en-GB"/>
        </w:rPr>
        <w:fldChar w:fldCharType="end"/>
      </w:r>
      <w:r w:rsidRPr="003A06D0">
        <w:rPr>
          <w:noProof/>
          <w:lang w:val="en-GB"/>
        </w:rPr>
        <w:t xml:space="preserve">: </w:t>
      </w:r>
      <w:r w:rsidR="003D324A" w:rsidRPr="003A06D0">
        <w:rPr>
          <w:noProof/>
          <w:lang w:val="en-GB"/>
        </w:rPr>
        <w:t>Build</w:t>
      </w:r>
      <w:r w:rsidRPr="003A06D0">
        <w:rPr>
          <w:noProof/>
          <w:lang w:val="en-GB"/>
        </w:rPr>
        <w:t xml:space="preserve"> Augmente</w:t>
      </w:r>
      <w:bookmarkEnd w:id="30704"/>
      <w:bookmarkEnd w:id="30705"/>
      <w:r w:rsidR="003D324A" w:rsidRPr="003A06D0">
        <w:rPr>
          <w:noProof/>
          <w:lang w:val="en-GB"/>
        </w:rPr>
        <w:t>dSignature component</w:t>
      </w:r>
    </w:p>
    <w:p w14:paraId="3BD74D41" w14:textId="77777777" w:rsidR="009D4EF5" w:rsidRPr="003A06D0" w:rsidRDefault="003D324A" w:rsidP="009D4EF5">
      <w:pPr>
        <w:keepNext/>
        <w:rPr>
          <w:lang w:val="en-GB"/>
        </w:rPr>
      </w:pPr>
      <w:r w:rsidRPr="003A06D0">
        <w:rPr>
          <w:noProof/>
          <w:lang w:val="en-GB" w:eastAsia="en-GB"/>
        </w:rPr>
        <w:drawing>
          <wp:inline distT="0" distB="0" distL="0" distR="0" wp14:anchorId="7AC95B5C" wp14:editId="19C2CEF6">
            <wp:extent cx="5943600" cy="2410460"/>
            <wp:effectExtent l="0" t="0" r="0" b="889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2410460"/>
                    </a:xfrm>
                    <a:prstGeom prst="rect">
                      <a:avLst/>
                    </a:prstGeom>
                  </pic:spPr>
                </pic:pic>
              </a:graphicData>
            </a:graphic>
          </wp:inline>
        </w:drawing>
      </w:r>
      <w:r w:rsidR="009D4EF5" w:rsidRPr="003A06D0">
        <w:rPr>
          <w:noProof/>
          <w:lang w:val="en-GB" w:eastAsia="en-GB"/>
        </w:rPr>
        <w:t xml:space="preserve"> </w:t>
      </w:r>
    </w:p>
    <w:p w14:paraId="4DBB9D1D" w14:textId="77777777" w:rsidR="009D4EF5" w:rsidRPr="003A06D0" w:rsidRDefault="009D4EF5" w:rsidP="009D4EF5">
      <w:pPr>
        <w:pStyle w:val="Listenabsatz"/>
        <w:numPr>
          <w:ilvl w:val="0"/>
          <w:numId w:val="32"/>
        </w:num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If the detached or enveloping signature to be augmented appears within a </w:t>
      </w:r>
      <w:r w:rsidRPr="003A06D0">
        <w:rPr>
          <w:rStyle w:val="Datatype"/>
          <w:lang w:val="en-GB"/>
        </w:rPr>
        <w:t>Base64Signature</w:t>
      </w:r>
      <w:r w:rsidRPr="003A06D0">
        <w:rPr>
          <w:lang w:val="en-GB"/>
        </w:rPr>
        <w:t xml:space="preserve"> then the </w:t>
      </w:r>
      <w:r w:rsidRPr="003A06D0">
        <w:rPr>
          <w:rStyle w:val="Datatype"/>
          <w:lang w:val="en-GB"/>
        </w:rPr>
        <w:t>AugmentedSignature</w:t>
      </w:r>
      <w:r w:rsidRPr="003A06D0">
        <w:rPr>
          <w:lang w:val="en-GB"/>
        </w:rPr>
        <w:t xml:space="preserve"> optional output MUST contain the modified </w:t>
      </w:r>
      <w:r w:rsidRPr="003A06D0">
        <w:rPr>
          <w:rStyle w:val="Datatype"/>
          <w:lang w:val="en-GB"/>
        </w:rPr>
        <w:t>SignatureObject</w:t>
      </w:r>
      <w:r w:rsidRPr="003A06D0">
        <w:rPr>
          <w:lang w:val="en-GB"/>
        </w:rPr>
        <w:t xml:space="preserve"> with the augmented signature. » [</w:t>
      </w:r>
      <w:r w:rsidRPr="003A06D0">
        <w:rPr>
          <w:color w:val="FF0000"/>
          <w:lang w:val="en-GB"/>
        </w:rPr>
        <w:t>DSS-6.3.1-4</w:t>
      </w:r>
      <w:r w:rsidRPr="003A06D0">
        <w:rPr>
          <w:lang w:val="en-GB"/>
        </w:rPr>
        <w:t>]</w:t>
      </w:r>
    </w:p>
    <w:p w14:paraId="31874DF5" w14:textId="77777777" w:rsidR="009D4EF5" w:rsidRPr="003A06D0" w:rsidRDefault="009D4EF5" w:rsidP="009D4EF5">
      <w:pPr>
        <w:pStyle w:val="Listenabsatz"/>
        <w:numPr>
          <w:ilvl w:val="0"/>
          <w:numId w:val="32"/>
        </w:num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If the signature to be augmented is enveloped, and if the </w:t>
      </w:r>
      <w:r w:rsidRPr="003A06D0">
        <w:rPr>
          <w:rStyle w:val="Datatype"/>
          <w:lang w:val="en-GB"/>
        </w:rPr>
        <w:t>VerifyRequest</w:t>
      </w:r>
      <w:r w:rsidRPr="003A06D0">
        <w:rPr>
          <w:lang w:val="en-GB"/>
        </w:rPr>
        <w:t xml:space="preserve"> contains a </w:t>
      </w:r>
      <w:r w:rsidRPr="003A06D0">
        <w:rPr>
          <w:rStyle w:val="Datatype"/>
          <w:lang w:val="en-GB"/>
        </w:rPr>
        <w:t>SignatureObject</w:t>
      </w:r>
      <w:r w:rsidRPr="003A06D0">
        <w:rPr>
          <w:lang w:val="en-GB"/>
        </w:rPr>
        <w:t xml:space="preserve"> with a </w:t>
      </w:r>
      <w:r w:rsidRPr="003A06D0">
        <w:rPr>
          <w:rStyle w:val="Datatype"/>
          <w:lang w:val="en-GB"/>
        </w:rPr>
        <w:t>SignaturePtr</w:t>
      </w:r>
      <w:r w:rsidRPr="003A06D0">
        <w:rPr>
          <w:lang w:val="en-GB"/>
        </w:rPr>
        <w:t xml:space="preserve"> pointing to an </w:t>
      </w:r>
      <w:r w:rsidRPr="003A06D0">
        <w:rPr>
          <w:rStyle w:val="Datatype"/>
          <w:lang w:val="en-GB"/>
        </w:rPr>
        <w:t>InputDocument</w:t>
      </w:r>
      <w:r w:rsidRPr="003A06D0">
        <w:rPr>
          <w:lang w:val="en-GB"/>
        </w:rPr>
        <w:t xml:space="preserve"> enveloping the signature then the server MUST produce </w:t>
      </w:r>
      <w:r w:rsidR="003D324A" w:rsidRPr="003A06D0">
        <w:rPr>
          <w:lang w:val="en-GB"/>
        </w:rPr>
        <w:t xml:space="preserve">an </w:t>
      </w:r>
      <w:r w:rsidR="003D324A" w:rsidRPr="003A06D0">
        <w:rPr>
          <w:rStyle w:val="Datatype"/>
          <w:lang w:val="en-GB"/>
        </w:rPr>
        <w:t>AugmentedSignature</w:t>
      </w:r>
      <w:r w:rsidR="003D324A" w:rsidRPr="003A06D0">
        <w:rPr>
          <w:lang w:val="en-GB"/>
        </w:rPr>
        <w:t xml:space="preserve"> </w:t>
      </w:r>
      <w:r w:rsidR="00BF5E78" w:rsidRPr="003A06D0">
        <w:rPr>
          <w:lang w:val="en-GB"/>
        </w:rPr>
        <w:t>component</w:t>
      </w:r>
      <w:r w:rsidR="003D324A" w:rsidRPr="003A06D0">
        <w:rPr>
          <w:lang w:val="en-GB"/>
        </w:rPr>
        <w:t xml:space="preserve"> with its subcomponents </w:t>
      </w:r>
      <w:r w:rsidR="003D324A" w:rsidRPr="003A06D0">
        <w:rPr>
          <w:rStyle w:val="Datatype"/>
          <w:lang w:val="en-GB"/>
        </w:rPr>
        <w:t>SignatureObject</w:t>
      </w:r>
      <w:r w:rsidR="003D324A" w:rsidRPr="003A06D0">
        <w:rPr>
          <w:lang w:val="en-GB"/>
        </w:rPr>
        <w:t xml:space="preserve"> and </w:t>
      </w:r>
      <w:r w:rsidR="003D324A" w:rsidRPr="003A06D0">
        <w:rPr>
          <w:rStyle w:val="Datatype"/>
          <w:lang w:val="en-GB"/>
        </w:rPr>
        <w:t>DocumentWithSignature</w:t>
      </w:r>
      <w:r w:rsidR="003D324A" w:rsidRPr="003A06D0">
        <w:rPr>
          <w:lang w:val="en-GB"/>
        </w:rPr>
        <w:t xml:space="preserve"> used. The</w:t>
      </w:r>
      <w:r w:rsidRPr="003A06D0">
        <w:rPr>
          <w:lang w:val="en-GB"/>
        </w:rPr>
        <w:t xml:space="preserve"> </w:t>
      </w:r>
      <w:r w:rsidRPr="003A06D0">
        <w:rPr>
          <w:rStyle w:val="Datatype"/>
          <w:lang w:val="en-GB"/>
        </w:rPr>
        <w:t>DocumentWithSignature</w:t>
      </w:r>
      <w:r w:rsidRPr="003A06D0">
        <w:rPr>
          <w:lang w:val="en-GB"/>
        </w:rPr>
        <w:t xml:space="preserve"> contain</w:t>
      </w:r>
      <w:r w:rsidR="003D324A" w:rsidRPr="003A06D0">
        <w:rPr>
          <w:lang w:val="en-GB"/>
        </w:rPr>
        <w:t>s</w:t>
      </w:r>
      <w:r w:rsidRPr="003A06D0">
        <w:rPr>
          <w:lang w:val="en-GB"/>
        </w:rPr>
        <w:t xml:space="preserve"> the document that envelopes the augmented signature, second a </w:t>
      </w:r>
      <w:r w:rsidRPr="003A06D0">
        <w:rPr>
          <w:rStyle w:val="Datatype"/>
          <w:lang w:val="en-GB"/>
        </w:rPr>
        <w:t>SignatureObject</w:t>
      </w:r>
      <w:r w:rsidRPr="003A06D0">
        <w:rPr>
          <w:lang w:val="en-GB"/>
        </w:rPr>
        <w:t xml:space="preserve"> having a </w:t>
      </w:r>
      <w:r w:rsidRPr="003A06D0">
        <w:rPr>
          <w:rStyle w:val="Datatype"/>
          <w:lang w:val="en-GB"/>
        </w:rPr>
        <w:t>SignaturePtr</w:t>
      </w:r>
      <w:r w:rsidRPr="003A06D0">
        <w:rPr>
          <w:lang w:val="en-GB"/>
        </w:rPr>
        <w:t xml:space="preserve"> element that MUST point to the former </w:t>
      </w:r>
      <w:r w:rsidRPr="003A06D0">
        <w:rPr>
          <w:rStyle w:val="Datatype"/>
          <w:lang w:val="en-GB"/>
        </w:rPr>
        <w:t>DocumentWithSignature</w:t>
      </w:r>
      <w:r w:rsidRPr="003A06D0">
        <w:rPr>
          <w:lang w:val="en-GB"/>
        </w:rPr>
        <w:t>. » [</w:t>
      </w:r>
      <w:r w:rsidRPr="003A06D0">
        <w:rPr>
          <w:color w:val="FF0000"/>
          <w:lang w:val="en-GB"/>
        </w:rPr>
        <w:t>DSS-6.3.1-5</w:t>
      </w:r>
      <w:r w:rsidRPr="003A06D0">
        <w:rPr>
          <w:lang w:val="en-GB"/>
        </w:rPr>
        <w:t>]</w:t>
      </w:r>
    </w:p>
    <w:p w14:paraId="2EC6837A" w14:textId="77777777" w:rsidR="009D4EF5" w:rsidRPr="003A06D0" w:rsidRDefault="009D4EF5" w:rsidP="009D4EF5">
      <w:pPr>
        <w:pStyle w:val="Listenabsatz"/>
        <w:numPr>
          <w:ilvl w:val="0"/>
          <w:numId w:val="32"/>
        </w:num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If there is no </w:t>
      </w:r>
      <w:r w:rsidRPr="003A06D0">
        <w:rPr>
          <w:rStyle w:val="Datatype"/>
          <w:lang w:val="en-GB"/>
        </w:rPr>
        <w:t>SignatureObject</w:t>
      </w:r>
      <w:r w:rsidRPr="003A06D0">
        <w:rPr>
          <w:lang w:val="en-GB"/>
        </w:rPr>
        <w:t xml:space="preserve"> included in the request then the server MUST produce a </w:t>
      </w:r>
      <w:r w:rsidRPr="003A06D0">
        <w:rPr>
          <w:rStyle w:val="Datatype"/>
          <w:lang w:val="en-GB"/>
        </w:rPr>
        <w:t>DocumentWithSignature</w:t>
      </w:r>
      <w:r w:rsidRPr="003A06D0">
        <w:rPr>
          <w:lang w:val="en-GB"/>
        </w:rPr>
        <w:t xml:space="preserve"> </w:t>
      </w:r>
      <w:r w:rsidR="003D324A" w:rsidRPr="003A06D0">
        <w:rPr>
          <w:lang w:val="en-GB"/>
        </w:rPr>
        <w:t>subcomponent</w:t>
      </w:r>
      <w:r w:rsidRPr="003A06D0">
        <w:rPr>
          <w:lang w:val="en-GB"/>
        </w:rPr>
        <w:t xml:space="preserve"> containing the document with the augmented signature, only. » [</w:t>
      </w:r>
      <w:r w:rsidRPr="003A06D0">
        <w:rPr>
          <w:color w:val="FF0000"/>
          <w:lang w:val="en-GB"/>
        </w:rPr>
        <w:t>DSS-6.3.1-6</w:t>
      </w:r>
      <w:r w:rsidRPr="003A06D0">
        <w:rPr>
          <w:lang w:val="en-GB"/>
        </w:rPr>
        <w:t xml:space="preserve">] No </w:t>
      </w:r>
      <w:r w:rsidR="003D324A" w:rsidRPr="003A06D0">
        <w:rPr>
          <w:rStyle w:val="Datatype"/>
          <w:lang w:val="en-GB"/>
        </w:rPr>
        <w:t>SignatureObject</w:t>
      </w:r>
      <w:r w:rsidR="003D324A" w:rsidRPr="003A06D0">
        <w:rPr>
          <w:lang w:val="en-GB"/>
        </w:rPr>
        <w:t xml:space="preserve"> </w:t>
      </w:r>
      <w:r w:rsidRPr="003A06D0">
        <w:rPr>
          <w:lang w:val="en-GB"/>
        </w:rPr>
        <w:t>element will be generated.</w:t>
      </w:r>
    </w:p>
    <w:p w14:paraId="10AEA023" w14:textId="77777777" w:rsidR="009D4EF5" w:rsidRPr="003A06D0" w:rsidRDefault="009D4EF5" w:rsidP="009D4EF5">
      <w:pPr>
        <w:rPr>
          <w:lang w:val="en-GB"/>
        </w:rPr>
      </w:pPr>
      <w:r w:rsidRPr="003A06D0">
        <w:rPr>
          <w:lang w:val="en-GB"/>
        </w:rPr>
        <w:t xml:space="preserve">If created the </w:t>
      </w:r>
      <w:r w:rsidRPr="003A06D0">
        <w:rPr>
          <w:rStyle w:val="Datatype"/>
          <w:lang w:val="en-GB"/>
        </w:rPr>
        <w:t>DocumentWithSignature</w:t>
      </w:r>
      <w:r w:rsidRPr="003A06D0">
        <w:rPr>
          <w:lang w:val="en-GB"/>
        </w:rPr>
        <w:t xml:space="preserve"> </w:t>
      </w:r>
      <w:r w:rsidR="003D324A" w:rsidRPr="003A06D0">
        <w:rPr>
          <w:lang w:val="en-GB"/>
        </w:rPr>
        <w:t>subcomponent</w:t>
      </w:r>
      <w:r w:rsidRPr="003A06D0">
        <w:rPr>
          <w:lang w:val="en-GB"/>
        </w:rPr>
        <w:t xml:space="preserve"> contains the input document with the given signature inserted. The server places the signature in the document </w:t>
      </w:r>
      <w:r w:rsidR="006C53FF">
        <w:rPr>
          <w:lang w:val="en-GB"/>
        </w:rPr>
        <w:t xml:space="preserve">and location </w:t>
      </w:r>
      <w:r w:rsidRPr="003A06D0">
        <w:rPr>
          <w:lang w:val="en-GB"/>
        </w:rPr>
        <w:t xml:space="preserve">identified using the </w:t>
      </w:r>
      <w:r w:rsidRPr="003A06D0">
        <w:rPr>
          <w:rStyle w:val="Datatype"/>
          <w:lang w:val="en-GB"/>
        </w:rPr>
        <w:t>SignatureObject</w:t>
      </w:r>
      <w:r w:rsidRPr="003A06D0">
        <w:rPr>
          <w:lang w:val="en-GB"/>
        </w:rPr>
        <w:t xml:space="preserve"> / </w:t>
      </w:r>
      <w:r w:rsidRPr="003A06D0">
        <w:rPr>
          <w:rStyle w:val="Datatype"/>
          <w:lang w:val="en-GB"/>
        </w:rPr>
        <w:t>SignaturePtr</w:t>
      </w:r>
      <w:r w:rsidRPr="003A06D0">
        <w:rPr>
          <w:lang w:val="en-GB"/>
        </w:rPr>
        <w:t xml:space="preserve"> </w:t>
      </w:r>
      <w:r w:rsidR="006C53FF">
        <w:rPr>
          <w:lang w:val="en-GB"/>
        </w:rPr>
        <w:t>compon</w:t>
      </w:r>
      <w:r w:rsidRPr="003A06D0">
        <w:rPr>
          <w:lang w:val="en-GB"/>
        </w:rPr>
        <w:t xml:space="preserve">ent. </w:t>
      </w: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This </w:t>
      </w:r>
      <w:r w:rsidRPr="003A06D0">
        <w:rPr>
          <w:rStyle w:val="Datatype"/>
          <w:lang w:val="en-GB"/>
        </w:rPr>
        <w:t>Document</w:t>
      </w:r>
      <w:r w:rsidRPr="003A06D0">
        <w:rPr>
          <w:lang w:val="en-GB"/>
        </w:rPr>
        <w:t xml:space="preserve"> MUST include a same-document </w:t>
      </w:r>
      <w:r w:rsidRPr="003A06D0">
        <w:rPr>
          <w:rStyle w:val="Datatype"/>
          <w:lang w:val="en-GB"/>
        </w:rPr>
        <w:t>RefURI</w:t>
      </w:r>
      <w:r w:rsidRPr="003A06D0">
        <w:rPr>
          <w:lang w:val="en-GB"/>
        </w:rPr>
        <w:t xml:space="preserve"> element which references the data augmented (</w:t>
      </w:r>
      <w:r w:rsidR="00BF5E78" w:rsidRPr="003A06D0">
        <w:rPr>
          <w:lang w:val="en-GB"/>
        </w:rPr>
        <w:t>e.g.</w:t>
      </w:r>
      <w:r w:rsidRPr="003A06D0">
        <w:rPr>
          <w:lang w:val="en-GB"/>
        </w:rPr>
        <w:t xml:space="preserve"> of the form </w:t>
      </w:r>
      <w:r w:rsidRPr="003A06D0">
        <w:rPr>
          <w:rStyle w:val="Datatype"/>
          <w:lang w:val="en-GB"/>
        </w:rPr>
        <w:t>RefURI</w:t>
      </w:r>
      <w:r w:rsidRPr="003A06D0">
        <w:rPr>
          <w:lang w:val="en-GB"/>
        </w:rPr>
        <w:t>). » [</w:t>
      </w:r>
      <w:r w:rsidRPr="003A06D0">
        <w:rPr>
          <w:color w:val="FF0000"/>
          <w:lang w:val="en-GB"/>
        </w:rPr>
        <w:t>DSS-6.3.1-7</w:t>
      </w:r>
      <w:r w:rsidRPr="003A06D0">
        <w:rPr>
          <w:lang w:val="en-GB"/>
        </w:rPr>
        <w:t>]</w:t>
      </w:r>
    </w:p>
    <w:p w14:paraId="164216C4" w14:textId="77777777" w:rsidR="009D4EF5" w:rsidRPr="003A06D0" w:rsidRDefault="009D4EF5" w:rsidP="009D4EF5">
      <w:pPr>
        <w:pStyle w:val="berschrift3"/>
        <w:numPr>
          <w:ilvl w:val="2"/>
          <w:numId w:val="3"/>
        </w:numPr>
        <w:rPr>
          <w:lang w:val="en-GB"/>
        </w:rPr>
      </w:pPr>
      <w:bookmarkStart w:id="30706" w:name="_Toc516359914"/>
      <w:bookmarkStart w:id="30707" w:name="_Toc522668723"/>
      <w:bookmarkStart w:id="30708" w:name="_Toc534748912"/>
      <w:bookmarkStart w:id="30709" w:name="_Toc10210823"/>
      <w:r w:rsidRPr="003A06D0">
        <w:rPr>
          <w:lang w:val="en-GB"/>
        </w:rPr>
        <w:t>Sub process ‘timestamp Signature’</w:t>
      </w:r>
      <w:bookmarkEnd w:id="30706"/>
      <w:bookmarkEnd w:id="30707"/>
      <w:bookmarkEnd w:id="30708"/>
      <w:bookmarkEnd w:id="30709"/>
    </w:p>
    <w:p w14:paraId="00700B97" w14:textId="77777777" w:rsidR="009D4EF5" w:rsidRPr="003A06D0" w:rsidRDefault="009D4EF5" w:rsidP="009D4EF5">
      <w:pPr>
        <w:rPr>
          <w:lang w:val="en-GB"/>
        </w:rPr>
      </w:pPr>
      <w:r w:rsidRPr="003A06D0">
        <w:rPr>
          <w:lang w:val="en-GB"/>
        </w:rPr>
        <w:t xml:space="preserve">If the </w:t>
      </w:r>
      <w:r w:rsidRPr="003A06D0">
        <w:rPr>
          <w:rStyle w:val="Datatype"/>
          <w:lang w:val="en-GB"/>
        </w:rPr>
        <w:t>Return</w:t>
      </w:r>
      <w:r w:rsidR="001C0CE9" w:rsidRPr="003A06D0">
        <w:rPr>
          <w:rStyle w:val="Datatype"/>
          <w:lang w:val="en-GB"/>
        </w:rPr>
        <w:t>Timestamp</w:t>
      </w:r>
      <w:r w:rsidRPr="003A06D0">
        <w:rPr>
          <w:rStyle w:val="Datatype"/>
          <w:lang w:val="en-GB"/>
        </w:rPr>
        <w:t>edSignature</w:t>
      </w:r>
      <w:r w:rsidRPr="003A06D0">
        <w:rPr>
          <w:lang w:val="en-GB"/>
        </w:rPr>
        <w:t xml:space="preserve"> element of </w:t>
      </w:r>
      <w:r w:rsidRPr="003A06D0">
        <w:rPr>
          <w:rStyle w:val="Datatype"/>
          <w:lang w:val="en-GB"/>
        </w:rPr>
        <w:t>OptionalInputsVerify</w:t>
      </w:r>
      <w:r w:rsidRPr="003A06D0">
        <w:rPr>
          <w:lang w:val="en-GB"/>
        </w:rPr>
        <w:t xml:space="preserve"> is present the server </w:t>
      </w:r>
      <w:r w:rsidR="00BF5E78" w:rsidRPr="003A06D0">
        <w:rPr>
          <w:lang w:val="en-GB"/>
        </w:rPr>
        <w:t>augments</w:t>
      </w:r>
      <w:r w:rsidRPr="003A06D0">
        <w:rPr>
          <w:lang w:val="en-GB"/>
        </w:rPr>
        <w:t xml:space="preserve"> the signature after its verification by embedding a signature timestamp token as an unauthenticated attribute (see "</w:t>
      </w:r>
      <w:r w:rsidRPr="003A06D0">
        <w:rPr>
          <w:rStyle w:val="Datatype"/>
          <w:lang w:val="en-GB"/>
        </w:rPr>
        <w:t>unauthAttrs</w:t>
      </w:r>
      <w:r w:rsidRPr="003A06D0">
        <w:rPr>
          <w:lang w:val="en-GB"/>
        </w:rPr>
        <w:t>" in section 9.1 [</w:t>
      </w:r>
      <w:hyperlink w:anchor="refRFC5652" w:history="1">
        <w:r w:rsidRPr="003A06D0">
          <w:rPr>
            <w:rStyle w:val="Hyperlink"/>
            <w:b/>
            <w:bCs/>
            <w:lang w:val="en-GB"/>
          </w:rPr>
          <w:t>RFC 5652</w:t>
        </w:r>
      </w:hyperlink>
      <w:r w:rsidRPr="003A06D0">
        <w:rPr>
          <w:lang w:val="en-GB"/>
        </w:rPr>
        <w:t xml:space="preserve">]) or *unsigned* property (see section 6.2.5 "The </w:t>
      </w:r>
      <w:r w:rsidRPr="003A06D0">
        <w:rPr>
          <w:rStyle w:val="Datatype"/>
          <w:lang w:val="en-GB"/>
        </w:rPr>
        <w:t>UnsignedSignatureProperties</w:t>
      </w:r>
      <w:r w:rsidRPr="003A06D0">
        <w:rPr>
          <w:lang w:val="en-GB"/>
        </w:rPr>
        <w:t xml:space="preserve"> element" and section 7.3 "The SignatureTimeStamp element" [XAdES]) of the supplied signature.</w:t>
      </w:r>
    </w:p>
    <w:p w14:paraId="65793DAD" w14:textId="77777777" w:rsidR="009D4EF5" w:rsidRPr="003A06D0" w:rsidRDefault="009D4EF5" w:rsidP="009D4EF5">
      <w:pPr>
        <w:rPr>
          <w:lang w:val="en-GB"/>
        </w:rPr>
      </w:pPr>
      <w:r w:rsidRPr="003A06D0">
        <w:rPr>
          <w:lang w:val="en-GB"/>
        </w:rPr>
        <w:t xml:space="preserve">The timestamp token will be on the signature value in the case of CMS/PKCS7signatures or the </w:t>
      </w:r>
      <w:r w:rsidRPr="003A06D0">
        <w:rPr>
          <w:rStyle w:val="Datatype"/>
          <w:lang w:val="en-GB"/>
        </w:rPr>
        <w:t>&lt;ds:SignatureValue&gt;</w:t>
      </w:r>
      <w:r w:rsidRPr="003A06D0">
        <w:rPr>
          <w:lang w:val="en-GB"/>
        </w:rPr>
        <w:t xml:space="preserve"> element in the case of XML signatures.</w:t>
      </w:r>
    </w:p>
    <w:p w14:paraId="773FFAED" w14:textId="77777777" w:rsidR="009D4EF5" w:rsidRPr="003A06D0" w:rsidRDefault="009D4EF5" w:rsidP="009D4EF5">
      <w:pPr>
        <w:rPr>
          <w:lang w:val="en-GB"/>
        </w:rPr>
      </w:pPr>
    </w:p>
    <w:p w14:paraId="6C8A3CAC" w14:textId="77777777" w:rsidR="009D4EF5" w:rsidRPr="003A06D0" w:rsidRDefault="009D4EF5" w:rsidP="009D4EF5">
      <w:pPr>
        <w:pStyle w:val="Beschriftung"/>
        <w:rPr>
          <w:lang w:val="en-GB"/>
        </w:rPr>
      </w:pPr>
      <w:bookmarkStart w:id="30710" w:name="_Toc534748589"/>
      <w:bookmarkStart w:id="30711" w:name="_Toc534749428"/>
      <w:r w:rsidRPr="003A06D0">
        <w:rPr>
          <w:lang w:val="en-GB"/>
        </w:rPr>
        <w:t xml:space="preserve">Figure </w:t>
      </w:r>
      <w:r w:rsidRPr="003A06D0">
        <w:rPr>
          <w:noProof/>
          <w:lang w:val="en-GB"/>
        </w:rPr>
        <w:fldChar w:fldCharType="begin"/>
      </w:r>
      <w:r w:rsidRPr="003A06D0">
        <w:rPr>
          <w:noProof/>
          <w:lang w:val="en-GB"/>
        </w:rPr>
        <w:instrText xml:space="preserve"> SEQ Figure \* ARABIC </w:instrText>
      </w:r>
      <w:r w:rsidRPr="003A06D0">
        <w:rPr>
          <w:noProof/>
          <w:lang w:val="en-GB"/>
        </w:rPr>
        <w:fldChar w:fldCharType="separate"/>
      </w:r>
      <w:r w:rsidRPr="003A06D0">
        <w:rPr>
          <w:noProof/>
          <w:lang w:val="en-GB"/>
        </w:rPr>
        <w:t>16</w:t>
      </w:r>
      <w:r w:rsidRPr="003A06D0">
        <w:rPr>
          <w:noProof/>
          <w:lang w:val="en-GB"/>
        </w:rPr>
        <w:fldChar w:fldCharType="end"/>
      </w:r>
      <w:r w:rsidRPr="003A06D0">
        <w:rPr>
          <w:noProof/>
          <w:lang w:val="en-GB"/>
        </w:rPr>
        <w:t>: Timestamp Signature</w:t>
      </w:r>
      <w:bookmarkEnd w:id="30710"/>
      <w:bookmarkEnd w:id="30711"/>
    </w:p>
    <w:p w14:paraId="0E4685F4" w14:textId="77777777" w:rsidR="009D4EF5" w:rsidRPr="003A06D0" w:rsidRDefault="001C0CE9" w:rsidP="009D4EF5">
      <w:pPr>
        <w:keepNext/>
        <w:rPr>
          <w:lang w:val="en-GB"/>
        </w:rPr>
      </w:pPr>
      <w:r w:rsidRPr="003A06D0">
        <w:rPr>
          <w:noProof/>
          <w:lang w:val="en-GB" w:eastAsia="en-GB"/>
        </w:rPr>
        <w:drawing>
          <wp:inline distT="0" distB="0" distL="0" distR="0" wp14:anchorId="618A74A1" wp14:editId="17A92659">
            <wp:extent cx="5943600" cy="109347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1093470"/>
                    </a:xfrm>
                    <a:prstGeom prst="rect">
                      <a:avLst/>
                    </a:prstGeom>
                  </pic:spPr>
                </pic:pic>
              </a:graphicData>
            </a:graphic>
          </wp:inline>
        </w:drawing>
      </w:r>
      <w:r w:rsidRPr="003A06D0">
        <w:rPr>
          <w:noProof/>
          <w:lang w:val="en-GB" w:eastAsia="en-GB"/>
        </w:rPr>
        <w:t xml:space="preserve"> </w:t>
      </w:r>
    </w:p>
    <w:p w14:paraId="428D91AB" w14:textId="77777777" w:rsidR="009D4EF5" w:rsidRPr="003A06D0" w:rsidRDefault="009D4EF5" w:rsidP="009D4EF5">
      <w:pPr>
        <w:rPr>
          <w:lang w:val="en-GB"/>
        </w:rPr>
      </w:pPr>
      <w:r w:rsidRPr="003A06D0">
        <w:rPr>
          <w:lang w:val="en-GB"/>
        </w:rPr>
        <w:t xml:space="preserve">The </w:t>
      </w:r>
      <w:r w:rsidR="001C0CE9" w:rsidRPr="003A06D0">
        <w:rPr>
          <w:rStyle w:val="Datatype"/>
          <w:lang w:val="en-GB"/>
        </w:rPr>
        <w:t>value</w:t>
      </w:r>
      <w:r w:rsidRPr="003A06D0">
        <w:rPr>
          <w:lang w:val="en-GB"/>
        </w:rPr>
        <w:t xml:space="preserve"> of </w:t>
      </w:r>
      <w:r w:rsidRPr="003A06D0">
        <w:rPr>
          <w:rStyle w:val="Datatype"/>
          <w:lang w:val="en-GB"/>
        </w:rPr>
        <w:t>Return</w:t>
      </w:r>
      <w:r w:rsidR="001C0CE9" w:rsidRPr="003A06D0">
        <w:rPr>
          <w:rStyle w:val="Datatype"/>
          <w:lang w:val="en-GB"/>
        </w:rPr>
        <w:t>Timestamp</w:t>
      </w:r>
      <w:r w:rsidRPr="003A06D0">
        <w:rPr>
          <w:rStyle w:val="Datatype"/>
          <w:lang w:val="en-GB"/>
        </w:rPr>
        <w:t>edSignature</w:t>
      </w:r>
      <w:r w:rsidRPr="003A06D0">
        <w:rPr>
          <w:lang w:val="en-GB"/>
        </w:rPr>
        <w:t xml:space="preserve"> indicates what type of timestamp to build. This document defines two values for it, namely:</w:t>
      </w:r>
    </w:p>
    <w:p w14:paraId="4C1A3785" w14:textId="77777777" w:rsidR="009D4EF5" w:rsidRPr="003A06D0" w:rsidRDefault="009D4EF5" w:rsidP="009D4EF5">
      <w:pPr>
        <w:pStyle w:val="Listenabsatz"/>
        <w:numPr>
          <w:ilvl w:val="0"/>
          <w:numId w:val="33"/>
        </w:numPr>
        <w:rPr>
          <w:lang w:val="en-GB"/>
        </w:rPr>
      </w:pPr>
      <w:r w:rsidRPr="003A06D0">
        <w:rPr>
          <w:rStyle w:val="Datatype"/>
          <w:lang w:val="en-GB"/>
        </w:rPr>
        <w:t>urn:ietf:rfc:3161</w:t>
      </w:r>
      <w:r w:rsidRPr="003A06D0">
        <w:rPr>
          <w:lang w:val="en-GB"/>
        </w:rPr>
        <w:t xml:space="preserve"> for generating a RFC 3161 timestamp token on the signature</w:t>
      </w:r>
    </w:p>
    <w:p w14:paraId="24D0C076" w14:textId="77777777" w:rsidR="009D4EF5" w:rsidRPr="003A06D0" w:rsidRDefault="009D4EF5" w:rsidP="009D4EF5">
      <w:pPr>
        <w:pStyle w:val="Listenabsatz"/>
        <w:numPr>
          <w:ilvl w:val="0"/>
          <w:numId w:val="33"/>
        </w:numPr>
        <w:rPr>
          <w:lang w:val="en-GB"/>
        </w:rPr>
      </w:pPr>
      <w:r w:rsidRPr="003A06D0">
        <w:rPr>
          <w:rStyle w:val="Datatype"/>
          <w:lang w:val="en-GB"/>
        </w:rPr>
        <w:t>urn:oasis:names:tc:dss:1.0:core:schema:XMLTimeStampToken</w:t>
      </w:r>
      <w:r w:rsidRPr="003A06D0">
        <w:rPr>
          <w:lang w:val="en-GB"/>
        </w:rPr>
        <w:t xml:space="preserve">, for generating a XML timestamp token as defined in section </w:t>
      </w:r>
      <w:r w:rsidRPr="003A06D0">
        <w:rPr>
          <w:lang w:val="en-GB"/>
        </w:rPr>
        <w:fldChar w:fldCharType="begin"/>
      </w:r>
      <w:r w:rsidRPr="003A06D0">
        <w:rPr>
          <w:lang w:val="en-GB"/>
        </w:rPr>
        <w:instrText xml:space="preserve"> REF _Ref522558898 \r \h </w:instrText>
      </w:r>
      <w:r w:rsidRPr="003A06D0">
        <w:rPr>
          <w:lang w:val="en-GB"/>
        </w:rPr>
      </w:r>
      <w:r w:rsidRPr="003A06D0">
        <w:rPr>
          <w:lang w:val="en-GB"/>
        </w:rPr>
        <w:fldChar w:fldCharType="separate"/>
      </w:r>
      <w:r w:rsidRPr="003A06D0">
        <w:rPr>
          <w:lang w:val="en-GB"/>
        </w:rPr>
        <w:t>6.3</w:t>
      </w:r>
      <w:r w:rsidRPr="003A06D0">
        <w:rPr>
          <w:lang w:val="en-GB"/>
        </w:rPr>
        <w:fldChar w:fldCharType="end"/>
      </w:r>
      <w:r w:rsidRPr="003A06D0">
        <w:rPr>
          <w:lang w:val="en-GB"/>
        </w:rPr>
        <w:t xml:space="preserve"> </w:t>
      </w:r>
      <w:hyperlink w:anchor="_General_Timestamp_Processing" w:history="1">
        <w:r w:rsidRPr="003A06D0">
          <w:rPr>
            <w:rStyle w:val="Hyperlink"/>
            <w:lang w:val="en-GB"/>
          </w:rPr>
          <w:t>General Processing</w:t>
        </w:r>
      </w:hyperlink>
      <w:r w:rsidRPr="003A06D0">
        <w:rPr>
          <w:lang w:val="en-GB"/>
        </w:rPr>
        <w:t xml:space="preserve"> of this document.</w:t>
      </w:r>
    </w:p>
    <w:p w14:paraId="77742BDB" w14:textId="77777777" w:rsidR="009D4EF5" w:rsidRPr="003A06D0" w:rsidRDefault="009D4EF5" w:rsidP="009D4EF5">
      <w:p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Profiles that use this optional input MUST define the allowed values and the default value for the </w:t>
      </w:r>
      <w:r w:rsidRPr="003A06D0">
        <w:rPr>
          <w:rStyle w:val="Datatype"/>
          <w:lang w:val="en-GB"/>
        </w:rPr>
        <w:t>Type</w:t>
      </w:r>
      <w:r w:rsidRPr="003A06D0">
        <w:rPr>
          <w:lang w:val="en-GB"/>
        </w:rPr>
        <w:t xml:space="preserve"> element (unless only a single type of timestamp is supported, in which case </w:t>
      </w:r>
      <w:r w:rsidRPr="003A06D0">
        <w:rPr>
          <w:rStyle w:val="Datatype"/>
          <w:lang w:val="en-GB"/>
        </w:rPr>
        <w:t>Type</w:t>
      </w:r>
      <w:r w:rsidRPr="003A06D0">
        <w:rPr>
          <w:lang w:val="en-GB"/>
        </w:rPr>
        <w:t xml:space="preserve"> can be omitted). » [</w:t>
      </w:r>
      <w:r w:rsidRPr="003A06D0">
        <w:rPr>
          <w:color w:val="FF0000"/>
          <w:lang w:val="en-GB"/>
        </w:rPr>
        <w:t>DSS-6.3.2-1</w:t>
      </w:r>
      <w:r w:rsidRPr="003A06D0">
        <w:rPr>
          <w:lang w:val="en-GB"/>
        </w:rPr>
        <w:t>]</w:t>
      </w:r>
    </w:p>
    <w:p w14:paraId="3EC36B37" w14:textId="77777777" w:rsidR="009D4EF5" w:rsidRPr="003A06D0" w:rsidRDefault="009D4EF5" w:rsidP="009D4EF5">
      <w:pPr>
        <w:rPr>
          <w:lang w:val="en-GB"/>
        </w:rPr>
      </w:pPr>
      <w:r w:rsidRPr="003A06D0">
        <w:rPr>
          <w:lang w:val="en-GB"/>
        </w:rPr>
        <w:t>The sub process of returning the augmented signatures is the same as described in the sub process ‘augment Signature’ (see section</w:t>
      </w:r>
      <w:r w:rsidR="00C77497" w:rsidRPr="003A06D0">
        <w:rPr>
          <w:lang w:val="en-GB"/>
        </w:rPr>
        <w:t xml:space="preserve"> </w:t>
      </w:r>
      <w:r w:rsidR="00C77497" w:rsidRPr="003A06D0">
        <w:rPr>
          <w:lang w:val="en-GB"/>
        </w:rPr>
        <w:fldChar w:fldCharType="begin"/>
      </w:r>
      <w:r w:rsidR="00C77497" w:rsidRPr="003A06D0">
        <w:rPr>
          <w:lang w:val="en-GB"/>
        </w:rPr>
        <w:instrText xml:space="preserve"> REF _Ref501440736 \r \h </w:instrText>
      </w:r>
      <w:r w:rsidR="00C77497" w:rsidRPr="003A06D0">
        <w:rPr>
          <w:lang w:val="en-GB"/>
        </w:rPr>
      </w:r>
      <w:r w:rsidR="00C77497" w:rsidRPr="003A06D0">
        <w:rPr>
          <w:lang w:val="en-GB"/>
        </w:rPr>
        <w:fldChar w:fldCharType="separate"/>
      </w:r>
      <w:r w:rsidR="00C77497" w:rsidRPr="003A06D0">
        <w:rPr>
          <w:lang w:val="en-GB"/>
        </w:rPr>
        <w:t>6.3.2</w:t>
      </w:r>
      <w:r w:rsidR="00C77497" w:rsidRPr="003A06D0">
        <w:rPr>
          <w:lang w:val="en-GB"/>
        </w:rPr>
        <w:fldChar w:fldCharType="end"/>
      </w:r>
      <w:r w:rsidRPr="003A06D0">
        <w:rPr>
          <w:lang w:val="en-GB"/>
        </w:rPr>
        <w:t>).</w:t>
      </w:r>
    </w:p>
    <w:p w14:paraId="69F50428" w14:textId="77777777" w:rsidR="009D4EF5" w:rsidRPr="003A06D0" w:rsidRDefault="009D4EF5" w:rsidP="009D4EF5">
      <w:pPr>
        <w:rPr>
          <w:lang w:val="en-GB"/>
        </w:rPr>
      </w:pPr>
      <w:r w:rsidRPr="003A06D0">
        <w:rPr>
          <w:lang w:val="en-GB"/>
        </w:rPr>
        <w:t>Note: Procedures for handling other forms of timestamp may be defined in profiles of the Core. In particular, the DSS XAdES profile [DSS-XAdES-P] defines procedures for handling timestamps against the document being signed, and the DSS Timestamp profile [DSS-TS-P] defines procedures for handling standalone timestamps.</w:t>
      </w:r>
    </w:p>
    <w:p w14:paraId="77AD50F0" w14:textId="77777777" w:rsidR="009D4EF5" w:rsidRPr="003A06D0" w:rsidRDefault="009D4EF5" w:rsidP="009D4EF5">
      <w:pPr>
        <w:pStyle w:val="berschrift3"/>
        <w:numPr>
          <w:ilvl w:val="2"/>
          <w:numId w:val="3"/>
        </w:numPr>
        <w:rPr>
          <w:lang w:val="en-GB"/>
        </w:rPr>
      </w:pPr>
      <w:bookmarkStart w:id="30712" w:name="_Toc516359915"/>
      <w:bookmarkStart w:id="30713" w:name="_Toc522668724"/>
      <w:bookmarkStart w:id="30714" w:name="_Toc534748913"/>
      <w:bookmarkStart w:id="30715" w:name="_Toc10210824"/>
      <w:r w:rsidRPr="003A06D0">
        <w:rPr>
          <w:lang w:val="en-GB"/>
        </w:rPr>
        <w:t>Task ‘build VerifyResponse’</w:t>
      </w:r>
      <w:bookmarkEnd w:id="30712"/>
      <w:bookmarkEnd w:id="30713"/>
      <w:bookmarkEnd w:id="30714"/>
      <w:bookmarkEnd w:id="30715"/>
    </w:p>
    <w:p w14:paraId="4F07024B" w14:textId="77777777" w:rsidR="009D4EF5" w:rsidRPr="003A06D0" w:rsidRDefault="009D4EF5" w:rsidP="009D4EF5">
      <w:pPr>
        <w:rPr>
          <w:lang w:val="en-GB"/>
        </w:rPr>
      </w:pPr>
      <w:r w:rsidRPr="003A06D0">
        <w:rPr>
          <w:lang w:val="en-GB"/>
        </w:rPr>
        <w:t xml:space="preserve">The task of building the </w:t>
      </w:r>
      <w:r w:rsidRPr="003A06D0">
        <w:rPr>
          <w:rStyle w:val="Datatype"/>
          <w:lang w:val="en-GB"/>
        </w:rPr>
        <w:t>VerifyResponse</w:t>
      </w:r>
      <w:r w:rsidRPr="003A06D0">
        <w:rPr>
          <w:lang w:val="en-GB"/>
        </w:rPr>
        <w:t xml:space="preserve"> is shared between all signature formats. The </w:t>
      </w:r>
      <w:r w:rsidRPr="003A06D0">
        <w:rPr>
          <w:rStyle w:val="Datatype"/>
          <w:lang w:val="en-GB"/>
        </w:rPr>
        <w:t>OptionalInputsVerify</w:t>
      </w:r>
      <w:r w:rsidRPr="003A06D0">
        <w:rPr>
          <w:lang w:val="en-GB"/>
        </w:rPr>
        <w:t xml:space="preserve"> element, server configuration and applied policies may affect the set of elements included in the </w:t>
      </w:r>
      <w:r w:rsidRPr="003A06D0">
        <w:rPr>
          <w:rStyle w:val="Datatype"/>
          <w:lang w:val="en-GB"/>
        </w:rPr>
        <w:t>OptionalOutputsVerify</w:t>
      </w:r>
      <w:r w:rsidRPr="003A06D0">
        <w:rPr>
          <w:lang w:val="en-GB"/>
        </w:rPr>
        <w:t>.</w:t>
      </w:r>
    </w:p>
    <w:p w14:paraId="5AEFE1DE" w14:textId="77777777" w:rsidR="009D4EF5" w:rsidRPr="003A06D0" w:rsidRDefault="009D4EF5" w:rsidP="009D4EF5">
      <w:pPr>
        <w:rPr>
          <w:lang w:val="en-GB"/>
        </w:rPr>
      </w:pPr>
      <w:r w:rsidRPr="003A06D0">
        <w:rPr>
          <w:lang w:val="en-GB"/>
        </w:rPr>
        <w:t xml:space="preserve">If the </w:t>
      </w:r>
      <w:r w:rsidRPr="003A06D0">
        <w:rPr>
          <w:rStyle w:val="Datatype"/>
          <w:lang w:val="en-GB"/>
        </w:rPr>
        <w:t>ReturnVerificationTimeInfo</w:t>
      </w:r>
      <w:r w:rsidRPr="003A06D0">
        <w:rPr>
          <w:lang w:val="en-GB"/>
        </w:rPr>
        <w:t xml:space="preserve"> element of </w:t>
      </w:r>
      <w:r w:rsidRPr="003A06D0">
        <w:rPr>
          <w:rStyle w:val="Datatype"/>
          <w:lang w:val="en-GB"/>
        </w:rPr>
        <w:t>OptionalInputsVerify</w:t>
      </w:r>
      <w:r w:rsidRPr="003A06D0">
        <w:rPr>
          <w:lang w:val="en-GB"/>
        </w:rPr>
        <w:t xml:space="preserve"> is set to ‘true’ the server returns the </w:t>
      </w:r>
      <w:r w:rsidRPr="003A06D0">
        <w:rPr>
          <w:rStyle w:val="Datatype"/>
          <w:lang w:val="en-GB"/>
        </w:rPr>
        <w:t>VerificationTimeInfo</w:t>
      </w:r>
      <w:r w:rsidRPr="003A06D0">
        <w:rPr>
          <w:lang w:val="en-GB"/>
        </w:rPr>
        <w:t xml:space="preserve"> within the </w:t>
      </w:r>
      <w:r w:rsidRPr="003A06D0">
        <w:rPr>
          <w:rStyle w:val="Datatype"/>
          <w:lang w:val="en-GB"/>
        </w:rPr>
        <w:t>OptionalOutputsVerify</w:t>
      </w:r>
      <w:r w:rsidRPr="003A06D0">
        <w:rPr>
          <w:lang w:val="en-GB"/>
        </w:rPr>
        <w:t>. It contains the verification time and optionally other relevant time instants that may have been used when determining the verification time or that may be useful for its qualification.</w:t>
      </w:r>
    </w:p>
    <w:p w14:paraId="3FB8EDB2" w14:textId="77777777" w:rsidR="009D4EF5" w:rsidRPr="003A06D0" w:rsidRDefault="009D4EF5" w:rsidP="009D4EF5">
      <w:pPr>
        <w:rPr>
          <w:lang w:val="en-GB"/>
        </w:rPr>
      </w:pPr>
      <w:r w:rsidRPr="003A06D0">
        <w:rPr>
          <w:lang w:val="en-GB"/>
        </w:rPr>
        <w:t xml:space="preserve">If the </w:t>
      </w:r>
      <w:r w:rsidRPr="003A06D0">
        <w:rPr>
          <w:rStyle w:val="Datatype"/>
          <w:lang w:val="en-GB"/>
        </w:rPr>
        <w:t>ReturnSigningTimeInfo</w:t>
      </w:r>
      <w:r w:rsidRPr="003A06D0">
        <w:rPr>
          <w:lang w:val="en-GB"/>
        </w:rPr>
        <w:t xml:space="preserve"> element of </w:t>
      </w:r>
      <w:r w:rsidRPr="003A06D0">
        <w:rPr>
          <w:rStyle w:val="Datatype"/>
          <w:lang w:val="en-GB"/>
        </w:rPr>
        <w:t>OptionalInputsVerify</w:t>
      </w:r>
      <w:r w:rsidRPr="003A06D0">
        <w:rPr>
          <w:lang w:val="en-GB"/>
        </w:rPr>
        <w:t xml:space="preserve"> is set to ‘true’ the server returns the </w:t>
      </w:r>
      <w:r w:rsidRPr="003A06D0">
        <w:rPr>
          <w:rStyle w:val="Datatype"/>
          <w:lang w:val="en-GB"/>
        </w:rPr>
        <w:t>SigningTimeInfo</w:t>
      </w:r>
      <w:r w:rsidRPr="003A06D0">
        <w:rPr>
          <w:lang w:val="en-GB"/>
        </w:rPr>
        <w:t xml:space="preserve"> within the </w:t>
      </w:r>
      <w:r w:rsidRPr="003A06D0">
        <w:rPr>
          <w:rStyle w:val="Datatype"/>
          <w:lang w:val="en-GB"/>
        </w:rPr>
        <w:t>OptionalOutputsVerify</w:t>
      </w:r>
      <w:r w:rsidRPr="003A06D0">
        <w:rPr>
          <w:lang w:val="en-GB"/>
        </w:rPr>
        <w:t xml:space="preserve">. It allows the client to obtain the time instant associated to the signature creation. Depending on the applicable server policy, this signing time needs to be qualified, in order to avoid unacceptable measurement errors or false claims, using time boundaries associated to trustworthy time values (based on timestamps or time-marks created using trusted time sources). In this case, the server MAY include these values in the </w:t>
      </w:r>
      <w:r w:rsidRPr="003A06D0">
        <w:rPr>
          <w:rStyle w:val="Datatype"/>
          <w:lang w:val="en-GB"/>
        </w:rPr>
        <w:t>LowerBoundary</w:t>
      </w:r>
      <w:r w:rsidRPr="003A06D0">
        <w:rPr>
          <w:lang w:val="en-GB"/>
        </w:rPr>
        <w:t xml:space="preserve"> and </w:t>
      </w:r>
      <w:r w:rsidRPr="003A06D0">
        <w:rPr>
          <w:rStyle w:val="Datatype"/>
          <w:lang w:val="en-GB"/>
        </w:rPr>
        <w:t>UpperBoundary</w:t>
      </w:r>
      <w:r w:rsidRPr="003A06D0">
        <w:rPr>
          <w:lang w:val="en-GB"/>
        </w:rPr>
        <w:t xml:space="preserve"> elements, respectively.</w:t>
      </w:r>
    </w:p>
    <w:p w14:paraId="34839CA8" w14:textId="77777777" w:rsidR="009D4EF5" w:rsidRPr="003A06D0" w:rsidRDefault="009D4EF5" w:rsidP="009D4EF5">
      <w:pPr>
        <w:rPr>
          <w:rStyle w:val="Datatype"/>
          <w:rFonts w:ascii="Arial" w:hAnsi="Arial"/>
          <w:lang w:val="en-GB"/>
        </w:rPr>
      </w:pPr>
      <w:r w:rsidRPr="003A06D0">
        <w:rPr>
          <w:lang w:val="en-GB"/>
        </w:rPr>
        <w:t>Criteria for determining when a time instant can be considered trustworthy and for determining the maximum acceptable delays between the signing time and their boundaries (if any) is outside the scope of this specification.</w:t>
      </w:r>
    </w:p>
    <w:p w14:paraId="381DAE73" w14:textId="77777777" w:rsidR="009D4EF5" w:rsidRPr="003A06D0" w:rsidRDefault="009D4EF5" w:rsidP="009D4EF5">
      <w:p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When there's no way for the server to determine the signing time, the server MUST omit the </w:t>
      </w:r>
      <w:r w:rsidRPr="003A06D0">
        <w:rPr>
          <w:rStyle w:val="Datatype"/>
          <w:lang w:val="en-GB"/>
        </w:rPr>
        <w:t>SigningTimeInfo</w:t>
      </w:r>
      <w:r w:rsidRPr="003A06D0">
        <w:rPr>
          <w:lang w:val="en-GB"/>
        </w:rPr>
        <w:t xml:space="preserve"> output. » [</w:t>
      </w:r>
      <w:r w:rsidRPr="003A06D0">
        <w:rPr>
          <w:color w:val="FF0000"/>
          <w:lang w:val="en-GB"/>
        </w:rPr>
        <w:t>DSS-6.3.3-1</w:t>
      </w:r>
      <w:r w:rsidRPr="003A06D0">
        <w:rPr>
          <w:lang w:val="en-GB"/>
        </w:rPr>
        <w:t>]</w:t>
      </w:r>
    </w:p>
    <w:p w14:paraId="65BA4E50" w14:textId="77777777" w:rsidR="009D4EF5" w:rsidRPr="003A06D0" w:rsidRDefault="009D4EF5" w:rsidP="009D4EF5">
      <w:pPr>
        <w:rPr>
          <w:lang w:val="en-GB"/>
        </w:rPr>
      </w:pPr>
      <w:r w:rsidRPr="003A06D0">
        <w:rPr>
          <w:lang w:val="en-GB"/>
        </w:rPr>
        <w:t xml:space="preserve">If the </w:t>
      </w:r>
      <w:r w:rsidRPr="003A06D0">
        <w:rPr>
          <w:rStyle w:val="Datatype"/>
          <w:lang w:val="en-GB"/>
        </w:rPr>
        <w:t>ReturnSignerIdentity</w:t>
      </w:r>
      <w:r w:rsidRPr="003A06D0">
        <w:rPr>
          <w:lang w:val="en-GB"/>
        </w:rPr>
        <w:t xml:space="preserve"> element of </w:t>
      </w:r>
      <w:r w:rsidRPr="003A06D0">
        <w:rPr>
          <w:rStyle w:val="Datatype"/>
          <w:lang w:val="en-GB"/>
        </w:rPr>
        <w:t>OptionalInputsVerify</w:t>
      </w:r>
      <w:r w:rsidRPr="003A06D0">
        <w:rPr>
          <w:lang w:val="en-GB"/>
        </w:rPr>
        <w:t xml:space="preserve"> is set to ‘true’ the server returns the </w:t>
      </w:r>
      <w:r w:rsidRPr="003A06D0">
        <w:rPr>
          <w:rStyle w:val="Datatype"/>
          <w:lang w:val="en-GB"/>
        </w:rPr>
        <w:t>SignerIdentity</w:t>
      </w:r>
      <w:r w:rsidRPr="003A06D0">
        <w:rPr>
          <w:lang w:val="en-GB"/>
        </w:rPr>
        <w:t xml:space="preserve"> element within the </w:t>
      </w:r>
      <w:r w:rsidRPr="003A06D0">
        <w:rPr>
          <w:rStyle w:val="Datatype"/>
          <w:lang w:val="en-GB"/>
        </w:rPr>
        <w:t>OptionalOutputsVerify</w:t>
      </w:r>
      <w:r w:rsidRPr="003A06D0">
        <w:rPr>
          <w:lang w:val="en-GB"/>
        </w:rPr>
        <w:t xml:space="preserve">. The </w:t>
      </w:r>
      <w:r w:rsidRPr="003A06D0">
        <w:rPr>
          <w:rStyle w:val="Datatype"/>
          <w:lang w:val="en-GB"/>
        </w:rPr>
        <w:t>SignerIdentity</w:t>
      </w:r>
      <w:r w:rsidRPr="003A06D0">
        <w:rPr>
          <w:lang w:val="en-GB"/>
        </w:rPr>
        <w:t xml:space="preserve"> optional output contains an indication of who performed the signature. This option is not allowed in multi-signature verification.</w:t>
      </w:r>
    </w:p>
    <w:p w14:paraId="375B396A" w14:textId="77777777" w:rsidR="009D4EF5" w:rsidRPr="003A06D0" w:rsidRDefault="009D4EF5" w:rsidP="009D4EF5">
      <w:pPr>
        <w:rPr>
          <w:lang w:val="en-GB"/>
        </w:rPr>
      </w:pPr>
      <w:r w:rsidRPr="003A06D0">
        <w:rPr>
          <w:lang w:val="en-GB"/>
        </w:rPr>
        <w:t xml:space="preserve">If the </w:t>
      </w:r>
      <w:r w:rsidRPr="003A06D0">
        <w:rPr>
          <w:rStyle w:val="Datatype"/>
          <w:lang w:val="en-GB"/>
        </w:rPr>
        <w:t>ReturnTransformedDocument</w:t>
      </w:r>
      <w:r w:rsidRPr="003A06D0">
        <w:rPr>
          <w:lang w:val="en-GB"/>
        </w:rPr>
        <w:t xml:space="preserve"> element of </w:t>
      </w:r>
      <w:r w:rsidRPr="003A06D0">
        <w:rPr>
          <w:rStyle w:val="Datatype"/>
          <w:lang w:val="en-GB"/>
        </w:rPr>
        <w:t>OptionalInputsVerify</w:t>
      </w:r>
      <w:r w:rsidRPr="003A06D0">
        <w:rPr>
          <w:lang w:val="en-GB"/>
        </w:rPr>
        <w:t xml:space="preserve"> is present</w:t>
      </w:r>
      <w:r w:rsidR="00BF5E78">
        <w:rPr>
          <w:lang w:val="en-GB"/>
        </w:rPr>
        <w:t>,</w:t>
      </w:r>
      <w:r w:rsidRPr="003A06D0">
        <w:rPr>
          <w:lang w:val="en-GB"/>
        </w:rPr>
        <w:t xml:space="preserve"> the server returns an input document to which the XML signature transforms specified by a particular </w:t>
      </w:r>
      <w:r w:rsidRPr="003A06D0">
        <w:rPr>
          <w:rStyle w:val="Datatype"/>
          <w:lang w:val="en-GB"/>
        </w:rPr>
        <w:t>&lt;ds:Reference&gt;</w:t>
      </w:r>
      <w:r w:rsidRPr="003A06D0">
        <w:rPr>
          <w:lang w:val="en-GB"/>
        </w:rPr>
        <w:t xml:space="preserve"> have been applied. The </w:t>
      </w:r>
      <w:r w:rsidRPr="003A06D0">
        <w:rPr>
          <w:rStyle w:val="Datatype"/>
          <w:lang w:val="en-GB"/>
        </w:rPr>
        <w:t>&lt;ds:Reference&gt;</w:t>
      </w:r>
      <w:r w:rsidRPr="003A06D0">
        <w:rPr>
          <w:lang w:val="en-GB"/>
        </w:rPr>
        <w:t xml:space="preserve"> is indicated by the zero-based </w:t>
      </w:r>
      <w:r w:rsidRPr="003A06D0">
        <w:rPr>
          <w:rStyle w:val="Datatype"/>
          <w:lang w:val="en-GB"/>
        </w:rPr>
        <w:t>WhichReference</w:t>
      </w:r>
      <w:r w:rsidRPr="003A06D0">
        <w:rPr>
          <w:lang w:val="en-GB"/>
        </w:rPr>
        <w:t xml:space="preserve"> element (0 means the first </w:t>
      </w:r>
      <w:r w:rsidRPr="003A06D0">
        <w:rPr>
          <w:rStyle w:val="Datatype"/>
          <w:lang w:val="en-GB"/>
        </w:rPr>
        <w:t>&lt;ds:Reference&gt;</w:t>
      </w:r>
      <w:r w:rsidRPr="003A06D0">
        <w:rPr>
          <w:lang w:val="en-GB"/>
        </w:rPr>
        <w:t xml:space="preserve"> in the signature, 1 means the second, and so on). Multiple occurrences of this optional input can be present in a single verify request message. Each occurrence will generate a corresponding optional output. These options are not allowed in multi-signature verification.</w:t>
      </w:r>
    </w:p>
    <w:p w14:paraId="41B675FE" w14:textId="77777777" w:rsidR="009D4EF5" w:rsidRPr="003A06D0" w:rsidRDefault="009D4EF5" w:rsidP="009D4EF5">
      <w:pPr>
        <w:rPr>
          <w:lang w:val="en-GB"/>
        </w:rPr>
      </w:pPr>
      <w:r w:rsidRPr="003A06D0">
        <w:rPr>
          <w:lang w:val="en-GB"/>
        </w:rPr>
        <w:t xml:space="preserve">The </w:t>
      </w:r>
      <w:r w:rsidRPr="003A06D0">
        <w:rPr>
          <w:rStyle w:val="Datatype"/>
          <w:lang w:val="en-GB"/>
        </w:rPr>
        <w:t>TransformedDocument</w:t>
      </w:r>
      <w:r w:rsidRPr="003A06D0">
        <w:rPr>
          <w:lang w:val="en-GB"/>
        </w:rPr>
        <w:t xml:space="preserve"> element within the </w:t>
      </w:r>
      <w:r w:rsidRPr="003A06D0">
        <w:rPr>
          <w:rStyle w:val="Datatype"/>
          <w:lang w:val="en-GB"/>
        </w:rPr>
        <w:t>OptionalOutputsVerify</w:t>
      </w:r>
      <w:r w:rsidRPr="003A06D0">
        <w:rPr>
          <w:lang w:val="en-GB"/>
        </w:rPr>
        <w:t xml:space="preserve"> contains a document corresponding to the specified </w:t>
      </w:r>
      <w:r w:rsidRPr="003A06D0">
        <w:rPr>
          <w:rStyle w:val="Datatype"/>
          <w:lang w:val="en-GB"/>
        </w:rPr>
        <w:t>&lt;ds:Reference&gt;</w:t>
      </w:r>
      <w:r w:rsidRPr="003A06D0">
        <w:rPr>
          <w:lang w:val="en-GB"/>
        </w:rPr>
        <w:t xml:space="preserve"> after all the transforms in the reference have been applied. In other words, the hash value of the returned document should equal the </w:t>
      </w:r>
      <w:r w:rsidRPr="003A06D0">
        <w:rPr>
          <w:rStyle w:val="Datatype"/>
          <w:lang w:val="en-GB"/>
        </w:rPr>
        <w:t>&lt;ds:Reference&gt;</w:t>
      </w:r>
      <w:r w:rsidRPr="003A06D0">
        <w:rPr>
          <w:lang w:val="en-GB"/>
        </w:rPr>
        <w:t xml:space="preserve"> element’s </w:t>
      </w:r>
      <w:r w:rsidRPr="003A06D0">
        <w:rPr>
          <w:rStyle w:val="Datatype"/>
          <w:lang w:val="en-GB"/>
        </w:rPr>
        <w:t>&lt;ds:DigestValue&gt;</w:t>
      </w:r>
      <w:r w:rsidRPr="003A06D0">
        <w:rPr>
          <w:lang w:val="en-GB"/>
        </w:rPr>
        <w:t xml:space="preserve">. To match outputs to inputs, each </w:t>
      </w:r>
      <w:r w:rsidRPr="003A06D0">
        <w:rPr>
          <w:rStyle w:val="Datatype"/>
          <w:lang w:val="en-GB"/>
        </w:rPr>
        <w:t>TransformedDocument</w:t>
      </w:r>
      <w:r w:rsidRPr="003A06D0">
        <w:rPr>
          <w:lang w:val="en-GB"/>
        </w:rPr>
        <w:t xml:space="preserve"> component will contain a </w:t>
      </w:r>
      <w:r w:rsidRPr="003A06D0">
        <w:rPr>
          <w:rStyle w:val="Datatype"/>
          <w:lang w:val="en-GB"/>
        </w:rPr>
        <w:t>WhichReference</w:t>
      </w:r>
      <w:r w:rsidRPr="003A06D0">
        <w:rPr>
          <w:lang w:val="en-GB"/>
        </w:rPr>
        <w:t xml:space="preserve"> element which matches the corresponding </w:t>
      </w:r>
      <w:r w:rsidRPr="003A06D0">
        <w:rPr>
          <w:rStyle w:val="Datatype"/>
          <w:lang w:val="en-GB"/>
        </w:rPr>
        <w:t>ReturnTransformedDocument</w:t>
      </w:r>
      <w:r w:rsidRPr="003A06D0">
        <w:rPr>
          <w:lang w:val="en-GB"/>
        </w:rPr>
        <w:t xml:space="preserve"> optional input element.</w:t>
      </w:r>
    </w:p>
    <w:p w14:paraId="0FD96CFD" w14:textId="77777777" w:rsidR="009D4EF5" w:rsidRPr="003A06D0" w:rsidRDefault="009D4EF5" w:rsidP="009D4EF5">
      <w:pPr>
        <w:rPr>
          <w:lang w:val="en-GB"/>
        </w:rPr>
      </w:pPr>
      <w:r w:rsidRPr="003A06D0">
        <w:rPr>
          <w:lang w:val="en-GB"/>
        </w:rPr>
        <w:t xml:space="preserve">If the </w:t>
      </w:r>
      <w:r w:rsidRPr="003A06D0">
        <w:rPr>
          <w:rStyle w:val="Datatype"/>
          <w:lang w:val="en-GB"/>
        </w:rPr>
        <w:t>ReturnProcessingDetails</w:t>
      </w:r>
      <w:r w:rsidRPr="003A06D0">
        <w:rPr>
          <w:lang w:val="en-GB"/>
        </w:rPr>
        <w:t xml:space="preserve"> element of </w:t>
      </w:r>
      <w:r w:rsidRPr="003A06D0">
        <w:rPr>
          <w:rStyle w:val="Datatype"/>
          <w:lang w:val="en-GB"/>
        </w:rPr>
        <w:t>OptionalInputsVerify</w:t>
      </w:r>
      <w:r w:rsidRPr="003A06D0">
        <w:rPr>
          <w:lang w:val="en-GB"/>
        </w:rPr>
        <w:t xml:space="preserve"> is set to ‘true’ the server returns the </w:t>
      </w:r>
      <w:r w:rsidRPr="003A06D0">
        <w:rPr>
          <w:rStyle w:val="Datatype"/>
          <w:lang w:val="en-GB"/>
        </w:rPr>
        <w:t>ProcessingDetails</w:t>
      </w:r>
      <w:r w:rsidRPr="003A06D0">
        <w:rPr>
          <w:lang w:val="en-GB"/>
        </w:rPr>
        <w:t xml:space="preserve"> element within the </w:t>
      </w:r>
      <w:r w:rsidRPr="003A06D0">
        <w:rPr>
          <w:rStyle w:val="Datatype"/>
          <w:lang w:val="en-GB"/>
        </w:rPr>
        <w:t>OptionalOutputsVerify</w:t>
      </w:r>
      <w:r w:rsidRPr="003A06D0">
        <w:rPr>
          <w:lang w:val="en-GB"/>
        </w:rPr>
        <w:t xml:space="preserve">. The </w:t>
      </w:r>
      <w:r w:rsidRPr="003A06D0">
        <w:rPr>
          <w:rStyle w:val="Datatype"/>
          <w:lang w:val="en-GB"/>
        </w:rPr>
        <w:t>ProcessingDetails</w:t>
      </w:r>
      <w:r w:rsidRPr="003A06D0">
        <w:rPr>
          <w:lang w:val="en-GB"/>
        </w:rPr>
        <w:t xml:space="preserve"> element elaborates on what signature verification steps succeeded or failed. This option is not allowed in multi-signature verification.</w:t>
      </w:r>
    </w:p>
    <w:bookmarkEnd w:id="30636"/>
    <w:bookmarkEnd w:id="30637"/>
    <w:bookmarkEnd w:id="30638"/>
    <w:bookmarkEnd w:id="30639"/>
    <w:bookmarkEnd w:id="30640"/>
    <w:bookmarkEnd w:id="30641"/>
    <w:p w14:paraId="2336E5FA" w14:textId="77777777" w:rsidR="00BF4F83" w:rsidRPr="003A06D0" w:rsidRDefault="00BF4F83" w:rsidP="00AA52F6">
      <w:pPr>
        <w:pStyle w:val="berschrift1"/>
        <w:numPr>
          <w:ilvl w:val="0"/>
          <w:numId w:val="3"/>
        </w:numPr>
        <w:pBdr>
          <w:top w:val="single" w:sz="4" w:space="6" w:color="auto"/>
        </w:pBdr>
        <w:jc w:val="both"/>
        <w:rPr>
          <w:lang w:val="en-GB"/>
        </w:rPr>
      </w:pPr>
      <w:r w:rsidRPr="003A06D0">
        <w:rPr>
          <w:lang w:val="en-GB"/>
        </w:rPr>
        <w:fldChar w:fldCharType="begin"/>
      </w:r>
      <w:r w:rsidRPr="003A06D0">
        <w:rPr>
          <w:lang w:val="en-GB"/>
        </w:rPr>
        <w:instrText xml:space="preserve"> HYPERLINK  \l "sec_AsyncProcessingModel" </w:instrText>
      </w:r>
      <w:r w:rsidRPr="003A06D0">
        <w:rPr>
          <w:lang w:val="en-GB"/>
        </w:rPr>
        <w:fldChar w:fldCharType="separate"/>
      </w:r>
      <w:bookmarkStart w:id="30716" w:name="_Ref628073"/>
      <w:bookmarkStart w:id="30717" w:name="_Ref534888702"/>
      <w:bookmarkStart w:id="30718" w:name="_Toc522668725"/>
      <w:bookmarkStart w:id="30719" w:name="_Ref522794364"/>
      <w:bookmarkStart w:id="30720" w:name="_Toc10210825"/>
      <w:r w:rsidRPr="003A06D0">
        <w:rPr>
          <w:rStyle w:val="Hyperlink"/>
          <w:lang w:val="en-GB"/>
        </w:rPr>
        <w:t>Asynchronous Processing Model</w:t>
      </w:r>
      <w:bookmarkEnd w:id="30716"/>
      <w:bookmarkEnd w:id="30717"/>
      <w:bookmarkEnd w:id="30718"/>
      <w:bookmarkEnd w:id="30719"/>
      <w:bookmarkEnd w:id="30720"/>
      <w:r w:rsidRPr="003A06D0">
        <w:rPr>
          <w:lang w:val="en-GB"/>
        </w:rPr>
        <w:fldChar w:fldCharType="end"/>
      </w:r>
    </w:p>
    <w:p w14:paraId="0C2166EA" w14:textId="77777777" w:rsidR="00BF4F83" w:rsidRPr="003A06D0" w:rsidRDefault="00BF4F83" w:rsidP="0067485C">
      <w:pPr>
        <w:rPr>
          <w:lang w:val="en-GB"/>
        </w:rPr>
      </w:pPr>
      <w:r w:rsidRPr="003A06D0">
        <w:rPr>
          <w:lang w:val="en-GB"/>
        </w:rPr>
        <w:t xml:space="preserve">The main functionality of the ‘Asynchronous Processing Profile’ </w:t>
      </w:r>
      <w:hyperlink w:anchor="refDSSAsync" w:history="1">
        <w:r w:rsidRPr="003A06D0">
          <w:rPr>
            <w:rStyle w:val="Hyperlink"/>
            <w:lang w:val="en-GB"/>
          </w:rPr>
          <w:t>[DSSAsync]</w:t>
        </w:r>
      </w:hyperlink>
      <w:r w:rsidRPr="003A06D0">
        <w:rPr>
          <w:lang w:val="en-GB"/>
        </w:rPr>
        <w:t xml:space="preserve"> is included in this version of the core. </w:t>
      </w:r>
      <w:r w:rsidR="0067485C" w:rsidRPr="003A06D0">
        <w:rPr>
          <w:lang w:val="en-GB"/>
        </w:rPr>
        <w:t xml:space="preserve">The asynchronous processing is </w:t>
      </w:r>
      <w:r w:rsidR="00493949">
        <w:rPr>
          <w:lang w:val="en-GB"/>
        </w:rPr>
        <w:t>selec</w:t>
      </w:r>
      <w:r w:rsidR="0067485C" w:rsidRPr="003A06D0">
        <w:rPr>
          <w:lang w:val="en-GB"/>
        </w:rPr>
        <w:t xml:space="preserve">ted by adding the </w:t>
      </w:r>
      <w:r w:rsidR="00DB18B3" w:rsidRPr="003A06D0">
        <w:rPr>
          <w:lang w:val="en-GB"/>
        </w:rPr>
        <w:t xml:space="preserve">profile </w:t>
      </w:r>
      <w:r w:rsidR="003A1FBF" w:rsidRPr="003A06D0">
        <w:rPr>
          <w:lang w:val="en-GB"/>
        </w:rPr>
        <w:t>identifier</w:t>
      </w:r>
    </w:p>
    <w:p w14:paraId="7875D03C" w14:textId="77777777" w:rsidR="003A1FBF" w:rsidRPr="003A06D0" w:rsidRDefault="003A1FBF" w:rsidP="0067485C">
      <w:pPr>
        <w:rPr>
          <w:rStyle w:val="Datatype"/>
          <w:lang w:val="en-GB"/>
        </w:rPr>
      </w:pPr>
      <w:r w:rsidRPr="003A06D0">
        <w:rPr>
          <w:rStyle w:val="Datatype"/>
          <w:lang w:val="en-GB"/>
        </w:rPr>
        <w:t>urn:oasis:names:tc:dss:1.0:profiles:asynchronousprocessing:1.0</w:t>
      </w:r>
    </w:p>
    <w:p w14:paraId="5AC27499" w14:textId="77777777" w:rsidR="003A1FBF" w:rsidRPr="003A06D0" w:rsidRDefault="003A1FBF" w:rsidP="003A1FBF">
      <w:pPr>
        <w:rPr>
          <w:rStyle w:val="Datatype"/>
          <w:lang w:val="en-GB"/>
        </w:rPr>
      </w:pPr>
      <w:r w:rsidRPr="003A06D0">
        <w:rPr>
          <w:lang w:val="en-GB"/>
        </w:rPr>
        <w:t xml:space="preserve">(defined in </w:t>
      </w:r>
      <w:r w:rsidRPr="003A06D0">
        <w:rPr>
          <w:rStyle w:val="Refterm"/>
          <w:lang w:val="en-GB"/>
        </w:rPr>
        <w:t>[DSS1Async]</w:t>
      </w:r>
      <w:r w:rsidRPr="003A06D0">
        <w:rPr>
          <w:rStyle w:val="Refterm"/>
          <w:b w:val="0"/>
          <w:lang w:val="en-GB"/>
        </w:rPr>
        <w:t xml:space="preserve">) to the requests set of </w:t>
      </w:r>
      <w:r w:rsidRPr="003A06D0">
        <w:rPr>
          <w:rStyle w:val="Datatype"/>
          <w:lang w:val="en-GB"/>
        </w:rPr>
        <w:t>Profile</w:t>
      </w:r>
      <w:r w:rsidRPr="003A06D0">
        <w:rPr>
          <w:lang w:val="en-GB"/>
        </w:rPr>
        <w:t xml:space="preserve"> elements.</w:t>
      </w:r>
    </w:p>
    <w:p w14:paraId="70FFF383" w14:textId="77777777" w:rsidR="003A1FBF" w:rsidRPr="003A06D0" w:rsidRDefault="003A1FBF" w:rsidP="0067485C">
      <w:pPr>
        <w:rPr>
          <w:lang w:val="en-GB"/>
        </w:rPr>
      </w:pPr>
    </w:p>
    <w:p w14:paraId="262DD1F1" w14:textId="77777777" w:rsidR="00BF4F83" w:rsidRPr="003A06D0" w:rsidRDefault="00BF4F83" w:rsidP="00BF4F83">
      <w:pPr>
        <w:rPr>
          <w:lang w:val="en-GB"/>
        </w:rPr>
      </w:pPr>
      <w:r w:rsidRPr="003A06D0">
        <w:rPr>
          <w:lang w:val="en-GB"/>
        </w:rPr>
        <w:t>The server MAY decide that the processing of a request cannot be performed within a reasonable timeframe and therefore return an instance of the ‘</w:t>
      </w:r>
      <w:r w:rsidRPr="003A06D0">
        <w:rPr>
          <w:lang w:val="en-GB"/>
        </w:rPr>
        <w:fldChar w:fldCharType="begin"/>
      </w:r>
      <w:r w:rsidRPr="003A06D0">
        <w:rPr>
          <w:lang w:val="en-GB"/>
        </w:rPr>
        <w:instrText xml:space="preserve"> REF _RefComp131BCFE5 \h </w:instrText>
      </w:r>
      <w:r w:rsidRPr="003A06D0">
        <w:rPr>
          <w:lang w:val="en-GB"/>
        </w:rPr>
      </w:r>
      <w:r w:rsidRPr="003A06D0">
        <w:rPr>
          <w:lang w:val="en-GB"/>
        </w:rPr>
        <w:fldChar w:fldCharType="separate"/>
      </w:r>
      <w:r w:rsidRPr="003A06D0">
        <w:rPr>
          <w:lang w:val="en-GB"/>
        </w:rPr>
        <w:t>Component ResponseBase</w:t>
      </w:r>
      <w:r w:rsidRPr="003A06D0">
        <w:rPr>
          <w:lang w:val="en-GB"/>
        </w:rPr>
        <w:fldChar w:fldCharType="end"/>
      </w:r>
      <w:r w:rsidRPr="003A06D0">
        <w:rPr>
          <w:lang w:val="en-GB"/>
        </w:rPr>
        <w:t xml:space="preserve">’ with the </w:t>
      </w:r>
      <w:r w:rsidRPr="003A06D0">
        <w:rPr>
          <w:rStyle w:val="Datatype"/>
          <w:lang w:val="en-GB"/>
        </w:rPr>
        <w:t>ResultMajor</w:t>
      </w:r>
      <w:r w:rsidRPr="003A06D0">
        <w:rPr>
          <w:lang w:val="en-GB"/>
        </w:rPr>
        <w:t xml:space="preserve"> value of</w:t>
      </w:r>
    </w:p>
    <w:p w14:paraId="46DBCD03" w14:textId="77777777" w:rsidR="00BF4F83" w:rsidRPr="003A06D0" w:rsidRDefault="00BF4F83" w:rsidP="00BF4F83">
      <w:pPr>
        <w:rPr>
          <w:lang w:val="en-GB"/>
        </w:rPr>
      </w:pPr>
      <w:r w:rsidRPr="003A06D0">
        <w:rPr>
          <w:rStyle w:val="Datatype"/>
          <w:sz w:val="18"/>
          <w:lang w:val="en-GB"/>
        </w:rPr>
        <w:t>urn:oasis:names:tc:dss:1.0:profiles:asynchronousprocessing:resultmajor:Pending</w:t>
      </w:r>
    </w:p>
    <w:p w14:paraId="7954CA59" w14:textId="77777777" w:rsidR="00BF4F83" w:rsidRPr="003A06D0" w:rsidRDefault="00BF4F83" w:rsidP="00BF4F83">
      <w:pPr>
        <w:rPr>
          <w:lang w:val="en-GB"/>
        </w:rPr>
      </w:pPr>
      <w:r w:rsidRPr="003A06D0">
        <w:rPr>
          <w:lang w:val="en-GB"/>
        </w:rPr>
        <w:t xml:space="preserve">and the </w:t>
      </w:r>
      <w:r w:rsidRPr="003A06D0">
        <w:rPr>
          <w:rStyle w:val="Datatype"/>
          <w:lang w:val="en-GB"/>
        </w:rPr>
        <w:t>ResponseID</w:t>
      </w:r>
      <w:r w:rsidRPr="003A06D0">
        <w:rPr>
          <w:lang w:val="en-GB"/>
        </w:rPr>
        <w:t xml:space="preserve"> element set to a server generated value.</w:t>
      </w:r>
    </w:p>
    <w:p w14:paraId="44E3A581" w14:textId="77777777" w:rsidR="000D0396" w:rsidRPr="003A06D0" w:rsidRDefault="000D0396" w:rsidP="00BF4F83">
      <w:pPr>
        <w:rPr>
          <w:lang w:val="en-GB"/>
        </w:rPr>
      </w:pPr>
    </w:p>
    <w:p w14:paraId="6C51125D" w14:textId="77777777" w:rsidR="00D02FB8" w:rsidRPr="003A06D0" w:rsidRDefault="00BF4F83" w:rsidP="00D02FB8">
      <w:pPr>
        <w:rPr>
          <w:lang w:val="en-GB"/>
        </w:rPr>
      </w:pPr>
      <w:r w:rsidRPr="003A06D0">
        <w:rPr>
          <w:lang w:val="en-GB"/>
        </w:rPr>
        <w:t xml:space="preserve">The client MAY initiate a request with the top-level component </w:t>
      </w:r>
      <w:r w:rsidRPr="003A06D0">
        <w:rPr>
          <w:rStyle w:val="Datatype"/>
          <w:lang w:val="en-GB"/>
        </w:rPr>
        <w:t>PendingRequest</w:t>
      </w:r>
      <w:r w:rsidRPr="003A06D0">
        <w:rPr>
          <w:lang w:val="en-GB"/>
        </w:rPr>
        <w:t xml:space="preserve"> (see section</w:t>
      </w:r>
      <w:r w:rsidR="00195249">
        <w:rPr>
          <w:lang w:val="en-GB"/>
        </w:rPr>
        <w:t xml:space="preserve"> </w:t>
      </w:r>
      <w:r w:rsidR="00195249">
        <w:rPr>
          <w:lang w:val="en-GB"/>
        </w:rPr>
        <w:fldChar w:fldCharType="begin"/>
      </w:r>
      <w:r w:rsidR="00195249">
        <w:rPr>
          <w:lang w:val="en-GB"/>
        </w:rPr>
        <w:instrText xml:space="preserve"> REF _RefCompD39ED54B \r \h </w:instrText>
      </w:r>
      <w:r w:rsidR="00195249">
        <w:rPr>
          <w:lang w:val="en-GB"/>
        </w:rPr>
      </w:r>
      <w:r w:rsidR="00195249">
        <w:rPr>
          <w:lang w:val="en-GB"/>
        </w:rPr>
        <w:fldChar w:fldCharType="separate"/>
      </w:r>
      <w:r w:rsidR="00195249">
        <w:rPr>
          <w:lang w:val="en-GB"/>
        </w:rPr>
        <w:t>4.2.5</w:t>
      </w:r>
      <w:r w:rsidR="00195249">
        <w:rPr>
          <w:lang w:val="en-GB"/>
        </w:rPr>
        <w:fldChar w:fldCharType="end"/>
      </w:r>
      <w:r w:rsidRPr="003A06D0">
        <w:rPr>
          <w:lang w:val="en-GB"/>
        </w:rPr>
        <w:t xml:space="preserve">) from time to time with the </w:t>
      </w:r>
      <w:r w:rsidRPr="003A06D0">
        <w:rPr>
          <w:rStyle w:val="Datatype"/>
          <w:lang w:val="en-GB"/>
        </w:rPr>
        <w:t>ResponseID</w:t>
      </w:r>
      <w:r w:rsidRPr="003A06D0">
        <w:rPr>
          <w:lang w:val="en-GB"/>
        </w:rPr>
        <w:t xml:space="preserve"> of the initial response included in the </w:t>
      </w:r>
      <w:r w:rsidRPr="003A06D0">
        <w:rPr>
          <w:rStyle w:val="Datatype"/>
          <w:lang w:val="en-GB"/>
        </w:rPr>
        <w:t>RequestID</w:t>
      </w:r>
      <w:r w:rsidRPr="003A06D0">
        <w:rPr>
          <w:lang w:val="en-GB"/>
        </w:rPr>
        <w:t xml:space="preserve"> element.</w:t>
      </w:r>
      <w:r w:rsidR="00D02FB8" w:rsidRPr="003A06D0">
        <w:rPr>
          <w:lang w:val="en-GB"/>
        </w:rPr>
        <w:t xml:space="preserve"> The </w:t>
      </w:r>
      <w:r w:rsidR="00D02FB8" w:rsidRPr="003A06D0">
        <w:rPr>
          <w:rStyle w:val="Datatype"/>
          <w:lang w:val="en-GB"/>
        </w:rPr>
        <w:t>RequestID</w:t>
      </w:r>
      <w:r w:rsidR="00D02FB8" w:rsidRPr="003A06D0">
        <w:rPr>
          <w:lang w:val="en-GB"/>
        </w:rPr>
        <w:t xml:space="preserve"> of the related request maybe reused but a client MUST NOT depend on such reuse of </w:t>
      </w:r>
      <w:r w:rsidR="00D02FB8" w:rsidRPr="003A06D0">
        <w:rPr>
          <w:rStyle w:val="Datatype"/>
          <w:lang w:val="en-GB"/>
        </w:rPr>
        <w:t>RequestID</w:t>
      </w:r>
      <w:r w:rsidR="00D02FB8" w:rsidRPr="003A06D0">
        <w:rPr>
          <w:lang w:val="en-GB"/>
        </w:rPr>
        <w:t>. The</w:t>
      </w:r>
      <w:r w:rsidR="00BA0D8E" w:rsidRPr="003A06D0">
        <w:rPr>
          <w:lang w:val="en-GB"/>
        </w:rPr>
        <w:t xml:space="preserve"> server</w:t>
      </w:r>
      <w:r w:rsidR="00D02FB8" w:rsidRPr="003A06D0">
        <w:rPr>
          <w:lang w:val="en-GB"/>
        </w:rPr>
        <w:t xml:space="preserve"> may consider a given value of </w:t>
      </w:r>
      <w:r w:rsidR="00D02FB8" w:rsidRPr="003A06D0">
        <w:rPr>
          <w:rStyle w:val="Datatype"/>
          <w:lang w:val="en-GB"/>
        </w:rPr>
        <w:t>RequestID</w:t>
      </w:r>
      <w:r w:rsidR="00D02FB8" w:rsidRPr="003A06D0">
        <w:rPr>
          <w:lang w:val="en-GB"/>
        </w:rPr>
        <w:t xml:space="preserve"> as not appropriate for internal request/response matching or may generally produce its own values for </w:t>
      </w:r>
      <w:r w:rsidR="00D02FB8" w:rsidRPr="003A06D0">
        <w:rPr>
          <w:rStyle w:val="Datatype"/>
          <w:lang w:val="en-GB"/>
        </w:rPr>
        <w:t>ResponseID.</w:t>
      </w:r>
    </w:p>
    <w:p w14:paraId="7D3A6514" w14:textId="77777777" w:rsidR="00BF4F83" w:rsidRPr="003A06D0" w:rsidRDefault="00BF4F83" w:rsidP="00BF4F83">
      <w:pPr>
        <w:rPr>
          <w:lang w:val="en-GB"/>
        </w:rPr>
      </w:pPr>
      <w:r w:rsidRPr="003A06D0">
        <w:rPr>
          <w:lang w:val="en-GB"/>
        </w:rPr>
        <w:t xml:space="preserve">If the server is still not able to return the requested response, it will respond with a </w:t>
      </w:r>
      <w:r w:rsidRPr="003A06D0">
        <w:rPr>
          <w:rStyle w:val="Datatype"/>
          <w:lang w:val="en-GB"/>
        </w:rPr>
        <w:t>ResultMajor</w:t>
      </w:r>
      <w:r w:rsidRPr="003A06D0">
        <w:rPr>
          <w:lang w:val="en-GB"/>
        </w:rPr>
        <w:t xml:space="preserve"> of ‘Pending’ again. When the server finally succeeds with its processing the results will be delivered to the client with its next polling call. </w:t>
      </w: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In this case the </w:t>
      </w:r>
      <w:r w:rsidRPr="003A06D0">
        <w:rPr>
          <w:rStyle w:val="Datatype"/>
          <w:lang w:val="en-GB"/>
        </w:rPr>
        <w:t>ResultMajor</w:t>
      </w:r>
      <w:r w:rsidR="000D0396" w:rsidRPr="003A06D0">
        <w:rPr>
          <w:lang w:val="en-GB"/>
        </w:rPr>
        <w:t xml:space="preserve"> value MUST NOT be </w:t>
      </w:r>
      <w:r w:rsidR="000D0396" w:rsidRPr="003A06D0">
        <w:rPr>
          <w:rStyle w:val="Datatype"/>
          <w:lang w:val="en-GB"/>
        </w:rPr>
        <w:t>Pending</w:t>
      </w:r>
      <w:r w:rsidRPr="003A06D0">
        <w:rPr>
          <w:lang w:val="en-GB"/>
        </w:rPr>
        <w:t xml:space="preserve"> but the </w:t>
      </w:r>
      <w:r w:rsidRPr="003A06D0">
        <w:rPr>
          <w:rStyle w:val="Datatype"/>
          <w:lang w:val="en-GB"/>
        </w:rPr>
        <w:t>ResultMajor</w:t>
      </w:r>
      <w:r w:rsidRPr="003A06D0">
        <w:rPr>
          <w:lang w:val="en-GB"/>
        </w:rPr>
        <w:t xml:space="preserve"> resulting from the request processing. » [</w:t>
      </w:r>
      <w:r w:rsidRPr="003A06D0">
        <w:rPr>
          <w:color w:val="FF0000"/>
          <w:lang w:val="en-GB"/>
        </w:rPr>
        <w:t>DSS-7-1</w:t>
      </w:r>
      <w:r w:rsidRPr="003A06D0">
        <w:rPr>
          <w:lang w:val="en-GB"/>
        </w:rPr>
        <w:t>]</w:t>
      </w:r>
    </w:p>
    <w:p w14:paraId="4444B4AA" w14:textId="77777777" w:rsidR="000D0396" w:rsidRPr="003A06D0" w:rsidRDefault="000D0396" w:rsidP="000D0396">
      <w:pPr>
        <w:rPr>
          <w:lang w:val="en-GB"/>
        </w:rPr>
      </w:pPr>
    </w:p>
    <w:p w14:paraId="1AD3B61A" w14:textId="77777777" w:rsidR="000D0396" w:rsidRPr="003A06D0" w:rsidRDefault="000D0396" w:rsidP="000D0396">
      <w:pPr>
        <w:rPr>
          <w:lang w:val="en-GB" w:eastAsia="en-GB"/>
        </w:rPr>
      </w:pPr>
      <w:r w:rsidRPr="003A06D0">
        <w:rPr>
          <w:lang w:val="en-GB" w:eastAsia="en-GB"/>
        </w:rPr>
        <w:t xml:space="preserve">In response to a </w:t>
      </w:r>
      <w:r w:rsidRPr="003A06D0">
        <w:rPr>
          <w:rStyle w:val="Datatype"/>
          <w:lang w:val="en-GB"/>
        </w:rPr>
        <w:t>PendingRequest</w:t>
      </w:r>
      <w:r w:rsidRPr="003A06D0">
        <w:rPr>
          <w:lang w:val="en-GB" w:eastAsia="en-GB"/>
        </w:rPr>
        <w:t xml:space="preserve"> the server may response with the generic </w:t>
      </w:r>
      <w:r w:rsidRPr="003A06D0">
        <w:rPr>
          <w:rStyle w:val="Datatype"/>
          <w:lang w:val="en-GB"/>
        </w:rPr>
        <w:t>Response</w:t>
      </w:r>
      <w:r w:rsidRPr="003A06D0">
        <w:rPr>
          <w:lang w:val="en-GB" w:eastAsia="en-GB"/>
        </w:rPr>
        <w:t xml:space="preserve"> in cases where the service is unable to specialise down to </w:t>
      </w:r>
      <w:r w:rsidRPr="003A06D0">
        <w:rPr>
          <w:rStyle w:val="Datatype"/>
          <w:lang w:val="en-GB"/>
        </w:rPr>
        <w:t>SignResponse</w:t>
      </w:r>
      <w:r w:rsidRPr="003A06D0">
        <w:rPr>
          <w:lang w:val="en-GB" w:eastAsia="en-GB"/>
        </w:rPr>
        <w:t xml:space="preserve"> or </w:t>
      </w:r>
      <w:r w:rsidRPr="003A06D0">
        <w:rPr>
          <w:rStyle w:val="Datatype"/>
          <w:lang w:val="en-GB"/>
        </w:rPr>
        <w:t>VerificationResponse</w:t>
      </w:r>
      <w:r w:rsidRPr="003A06D0">
        <w:rPr>
          <w:lang w:val="en-GB"/>
        </w:rPr>
        <w:t xml:space="preserve"> components. </w:t>
      </w:r>
      <w:r w:rsidRPr="003A06D0">
        <w:rPr>
          <w:lang w:val="en-GB" w:eastAsia="en-GB"/>
        </w:rPr>
        <w:t xml:space="preserve">This will happen when the service doesn't recognise the given </w:t>
      </w:r>
      <w:r w:rsidRPr="003A06D0">
        <w:rPr>
          <w:rStyle w:val="Datatype"/>
          <w:lang w:val="en-GB"/>
        </w:rPr>
        <w:t>ResponseID</w:t>
      </w:r>
      <w:r w:rsidRPr="003A06D0">
        <w:rPr>
          <w:lang w:val="en-GB" w:eastAsia="en-GB"/>
        </w:rPr>
        <w:t xml:space="preserve">. The </w:t>
      </w:r>
      <w:r w:rsidRPr="003A06D0">
        <w:rPr>
          <w:rStyle w:val="Datatype"/>
          <w:lang w:val="en-GB"/>
        </w:rPr>
        <w:t>ResultMinor</w:t>
      </w:r>
      <w:r w:rsidRPr="003A06D0">
        <w:rPr>
          <w:lang w:val="en-GB" w:eastAsia="en-GB"/>
        </w:rPr>
        <w:t xml:space="preserve"> is set to the special value of </w:t>
      </w:r>
    </w:p>
    <w:p w14:paraId="46FDBCD7" w14:textId="77777777" w:rsidR="000D0396" w:rsidRPr="003A06D0" w:rsidRDefault="000D0396" w:rsidP="000D0396">
      <w:pPr>
        <w:rPr>
          <w:rStyle w:val="Datatype"/>
          <w:sz w:val="16"/>
          <w:lang w:val="en-GB"/>
        </w:rPr>
      </w:pPr>
      <w:r w:rsidRPr="003A06D0">
        <w:rPr>
          <w:rStyle w:val="Datatype"/>
          <w:sz w:val="16"/>
          <w:lang w:val="en-GB"/>
        </w:rPr>
        <w:t>urn:oasis:names:tc:dss:1.0:profiles:asynchronousprocessing:resultminor:ResponseIdUnknown</w:t>
      </w:r>
    </w:p>
    <w:p w14:paraId="0F426331" w14:textId="77777777" w:rsidR="000D0396" w:rsidRPr="003A06D0" w:rsidRDefault="000D0396" w:rsidP="000D0396">
      <w:pPr>
        <w:rPr>
          <w:lang w:val="en-GB" w:eastAsia="en-GB"/>
        </w:rPr>
      </w:pPr>
    </w:p>
    <w:p w14:paraId="00E4158A" w14:textId="77777777" w:rsidR="000D0396" w:rsidRPr="003A06D0" w:rsidRDefault="000D0396" w:rsidP="000D0396">
      <w:pPr>
        <w:rPr>
          <w:lang w:val="en-GB" w:eastAsia="en-GB"/>
        </w:rPr>
      </w:pPr>
      <w:r w:rsidRPr="003A06D0">
        <w:rPr>
          <w:lang w:val="en-GB" w:eastAsia="en-GB"/>
        </w:rPr>
        <w:t xml:space="preserve">The </w:t>
      </w:r>
      <w:r w:rsidRPr="003A06D0">
        <w:rPr>
          <w:rStyle w:val="Datatype"/>
          <w:lang w:val="en-GB"/>
        </w:rPr>
        <w:t>ResultMajor</w:t>
      </w:r>
      <w:r w:rsidRPr="003A06D0">
        <w:rPr>
          <w:lang w:val="en-GB" w:eastAsia="en-GB"/>
        </w:rPr>
        <w:t xml:space="preserve"> code in this case is </w:t>
      </w:r>
      <w:r w:rsidRPr="003A06D0">
        <w:rPr>
          <w:rStyle w:val="Datatype"/>
          <w:lang w:val="en-GB"/>
        </w:rPr>
        <w:t>RequesterError</w:t>
      </w:r>
      <w:r w:rsidRPr="003A06D0">
        <w:rPr>
          <w:lang w:val="en-GB" w:eastAsia="en-GB"/>
        </w:rPr>
        <w:t xml:space="preserve">. This result </w:t>
      </w:r>
      <w:r w:rsidR="00214606" w:rsidRPr="003A06D0">
        <w:rPr>
          <w:lang w:val="en-GB" w:eastAsia="en-GB"/>
        </w:rPr>
        <w:t xml:space="preserve">min or </w:t>
      </w:r>
      <w:r w:rsidRPr="003A06D0">
        <w:rPr>
          <w:lang w:val="en-GB" w:eastAsia="en-GB"/>
        </w:rPr>
        <w:t xml:space="preserve">code shows up only in response to a </w:t>
      </w:r>
      <w:r w:rsidRPr="003A06D0">
        <w:rPr>
          <w:rStyle w:val="Datatype"/>
          <w:lang w:val="en-GB"/>
        </w:rPr>
        <w:t>PendingRequest</w:t>
      </w:r>
      <w:r w:rsidRPr="003A06D0">
        <w:rPr>
          <w:lang w:val="en-GB" w:eastAsia="en-GB"/>
        </w:rPr>
        <w:t>.</w:t>
      </w:r>
    </w:p>
    <w:p w14:paraId="491AEE3A" w14:textId="77777777" w:rsidR="000D0396" w:rsidRPr="003A06D0" w:rsidRDefault="000D0396" w:rsidP="00BF4F83">
      <w:pPr>
        <w:rPr>
          <w:lang w:val="en-GB"/>
        </w:rPr>
      </w:pPr>
    </w:p>
    <w:p w14:paraId="29320F86" w14:textId="77777777" w:rsidR="00BF4F83" w:rsidRPr="003A06D0" w:rsidRDefault="00BF4F83" w:rsidP="00BF4F83">
      <w:pPr>
        <w:rPr>
          <w:lang w:val="en-GB"/>
        </w:rPr>
      </w:pPr>
      <w:r w:rsidRPr="003A06D0">
        <w:rPr>
          <w:lang w:val="en-GB"/>
        </w:rPr>
        <w:t xml:space="preserve">Clients not able to perform the Asynchronous Processing Model MAY treat the </w:t>
      </w:r>
      <w:r w:rsidRPr="003A06D0">
        <w:rPr>
          <w:rStyle w:val="Datatype"/>
          <w:lang w:val="en-GB"/>
        </w:rPr>
        <w:t>Pending</w:t>
      </w:r>
      <w:r w:rsidRPr="003A06D0">
        <w:rPr>
          <w:lang w:val="en-GB"/>
        </w:rPr>
        <w:t xml:space="preserve"> response as an error or try to perform the operation at later point in time. Even without referring to the </w:t>
      </w:r>
      <w:r w:rsidRPr="003A06D0">
        <w:rPr>
          <w:rStyle w:val="Datatype"/>
          <w:lang w:val="en-GB"/>
        </w:rPr>
        <w:t>ResponseID</w:t>
      </w:r>
      <w:r w:rsidRPr="003A06D0">
        <w:rPr>
          <w:lang w:val="en-GB"/>
        </w:rPr>
        <w:t xml:space="preserve"> the server MAY be able to respond with full result immediately.</w:t>
      </w:r>
    </w:p>
    <w:p w14:paraId="008A4E91" w14:textId="77777777" w:rsidR="003A1FBF" w:rsidRPr="003A06D0" w:rsidRDefault="003A1FBF" w:rsidP="00BF4F83">
      <w:pPr>
        <w:rPr>
          <w:lang w:val="en-GB"/>
        </w:rPr>
      </w:pPr>
    </w:p>
    <w:p w14:paraId="54F4BDB5" w14:textId="77777777" w:rsidR="003A1FBF" w:rsidRPr="003A06D0" w:rsidRDefault="003A1FBF" w:rsidP="003A1FBF">
      <w:pPr>
        <w:pStyle w:val="berschrift2"/>
        <w:rPr>
          <w:lang w:val="en-GB"/>
        </w:rPr>
      </w:pPr>
      <w:bookmarkStart w:id="30721" w:name="_Toc10210826"/>
      <w:r w:rsidRPr="003A06D0">
        <w:rPr>
          <w:lang w:val="en-GB"/>
        </w:rPr>
        <w:t>Asynchronous-only Processing</w:t>
      </w:r>
      <w:bookmarkEnd w:id="30721"/>
      <w:r w:rsidRPr="003A06D0">
        <w:rPr>
          <w:lang w:val="en-GB"/>
        </w:rPr>
        <w:t xml:space="preserve"> </w:t>
      </w:r>
    </w:p>
    <w:p w14:paraId="4C1EA8F6" w14:textId="77777777" w:rsidR="003A1FBF" w:rsidRPr="003A06D0" w:rsidRDefault="003A1FBF" w:rsidP="00BF4F83">
      <w:pPr>
        <w:rPr>
          <w:lang w:val="en-GB"/>
        </w:rPr>
      </w:pPr>
      <w:r w:rsidRPr="003A06D0">
        <w:rPr>
          <w:lang w:val="en-GB"/>
        </w:rPr>
        <w:t xml:space="preserve">In case an asynchronous service is unable to reply in a synchronous manner and a requests to this service is made without profiling the call as asynchronous (using the given profile identifier within the </w:t>
      </w:r>
      <w:r w:rsidRPr="003A06D0">
        <w:rPr>
          <w:rStyle w:val="Datatype"/>
          <w:lang w:val="en-GB"/>
        </w:rPr>
        <w:t>Profile</w:t>
      </w:r>
      <w:r w:rsidRPr="003A06D0">
        <w:rPr>
          <w:lang w:val="en-GB"/>
        </w:rPr>
        <w:t xml:space="preserve"> element), the service returns a </w:t>
      </w:r>
      <w:r w:rsidRPr="003A06D0">
        <w:rPr>
          <w:rStyle w:val="Datatype"/>
          <w:lang w:val="en-GB"/>
        </w:rPr>
        <w:t>ResultMajor</w:t>
      </w:r>
      <w:r w:rsidRPr="003A06D0">
        <w:rPr>
          <w:lang w:val="en-GB"/>
        </w:rPr>
        <w:t xml:space="preserve"> of </w:t>
      </w:r>
      <w:r w:rsidRPr="003A06D0">
        <w:rPr>
          <w:rStyle w:val="Datatype"/>
          <w:lang w:val="en-GB"/>
        </w:rPr>
        <w:t>RequesterError</w:t>
      </w:r>
      <w:r w:rsidRPr="003A06D0">
        <w:rPr>
          <w:lang w:val="en-GB"/>
        </w:rPr>
        <w:t xml:space="preserve"> and a </w:t>
      </w:r>
      <w:r w:rsidRPr="003A06D0">
        <w:rPr>
          <w:rStyle w:val="Datatype"/>
          <w:lang w:val="en-GB"/>
        </w:rPr>
        <w:t>ResultMinor</w:t>
      </w:r>
      <w:r w:rsidR="000D0396" w:rsidRPr="003A06D0">
        <w:rPr>
          <w:lang w:val="en-GB"/>
        </w:rPr>
        <w:t xml:space="preserve"> of </w:t>
      </w:r>
    </w:p>
    <w:p w14:paraId="4F44D35C" w14:textId="77777777" w:rsidR="000D0396" w:rsidRPr="003A06D0" w:rsidRDefault="000D0396" w:rsidP="00BF4F83">
      <w:pPr>
        <w:rPr>
          <w:rStyle w:val="Datatype"/>
          <w:sz w:val="16"/>
          <w:lang w:val="en-GB"/>
        </w:rPr>
      </w:pPr>
      <w:r w:rsidRPr="003A06D0">
        <w:rPr>
          <w:rStyle w:val="Datatype"/>
          <w:sz w:val="16"/>
          <w:lang w:val="en-GB"/>
        </w:rPr>
        <w:t>urn:oasis:names:tc:dss:1.0:profiles:asynchronousprocessing:resultminor:asynchronousOnly</w:t>
      </w:r>
    </w:p>
    <w:p w14:paraId="1E6D6324" w14:textId="77777777" w:rsidR="000D0396" w:rsidRPr="003A06D0" w:rsidRDefault="000D0396" w:rsidP="000D0396">
      <w:pPr>
        <w:rPr>
          <w:rStyle w:val="Datatype"/>
          <w:sz w:val="16"/>
          <w:lang w:val="en-GB"/>
        </w:rPr>
      </w:pPr>
      <w:r w:rsidRPr="003A06D0">
        <w:rPr>
          <w:lang w:val="en-GB"/>
        </w:rPr>
        <w:t xml:space="preserve">(as defined in </w:t>
      </w:r>
      <w:r w:rsidRPr="003A06D0">
        <w:rPr>
          <w:rStyle w:val="Refterm"/>
          <w:lang w:val="en-GB"/>
        </w:rPr>
        <w:t>[DSS1Async]</w:t>
      </w:r>
      <w:r w:rsidRPr="003A06D0">
        <w:rPr>
          <w:rStyle w:val="Refterm"/>
          <w:b w:val="0"/>
          <w:lang w:val="en-GB"/>
        </w:rPr>
        <w:t>).</w:t>
      </w:r>
    </w:p>
    <w:p w14:paraId="65811313" w14:textId="77777777" w:rsidR="004819C2" w:rsidRPr="003A06D0" w:rsidRDefault="0067485C" w:rsidP="004819C2">
      <w:pPr>
        <w:pStyle w:val="berschrift2"/>
        <w:rPr>
          <w:lang w:val="en-GB"/>
        </w:rPr>
      </w:pPr>
      <w:bookmarkStart w:id="30722" w:name="_Toc10210827"/>
      <w:r w:rsidRPr="003A06D0">
        <w:rPr>
          <w:lang w:val="en-GB"/>
        </w:rPr>
        <w:t>Enfor</w:t>
      </w:r>
      <w:r w:rsidR="003A06D0" w:rsidRPr="003A06D0">
        <w:rPr>
          <w:lang w:val="en-GB"/>
        </w:rPr>
        <w:t>cing A</w:t>
      </w:r>
      <w:r w:rsidRPr="003A06D0">
        <w:rPr>
          <w:lang w:val="en-GB"/>
        </w:rPr>
        <w:t>synchr</w:t>
      </w:r>
      <w:r w:rsidR="004819C2" w:rsidRPr="003A06D0">
        <w:rPr>
          <w:lang w:val="en-GB"/>
        </w:rPr>
        <w:t xml:space="preserve">onous </w:t>
      </w:r>
      <w:r w:rsidR="003A06D0" w:rsidRPr="003A06D0">
        <w:rPr>
          <w:lang w:val="en-GB"/>
        </w:rPr>
        <w:t>P</w:t>
      </w:r>
      <w:r w:rsidR="004819C2" w:rsidRPr="003A06D0">
        <w:rPr>
          <w:lang w:val="en-GB"/>
        </w:rPr>
        <w:t>rocessing</w:t>
      </w:r>
      <w:bookmarkEnd w:id="30722"/>
    </w:p>
    <w:p w14:paraId="23C5A62E" w14:textId="77777777" w:rsidR="004819C2" w:rsidRPr="003A06D0" w:rsidRDefault="004819C2" w:rsidP="004819C2">
      <w:pPr>
        <w:rPr>
          <w:lang w:val="en-GB"/>
        </w:rPr>
      </w:pPr>
      <w:r w:rsidRPr="003A06D0">
        <w:rPr>
          <w:lang w:val="en-GB"/>
        </w:rPr>
        <w:t>Once the server is able to reply with a full response immediately, e.g. by</w:t>
      </w:r>
      <w:r w:rsidR="003A06D0" w:rsidRPr="003A06D0">
        <w:rPr>
          <w:lang w:val="en-GB"/>
        </w:rPr>
        <w:t xml:space="preserve"> using</w:t>
      </w:r>
      <w:r w:rsidRPr="003A06D0">
        <w:rPr>
          <w:lang w:val="en-GB"/>
        </w:rPr>
        <w:t xml:space="preserve"> cach</w:t>
      </w:r>
      <w:r w:rsidR="003A06D0" w:rsidRPr="003A06D0">
        <w:rPr>
          <w:lang w:val="en-GB"/>
        </w:rPr>
        <w:t xml:space="preserve">ed responses of </w:t>
      </w:r>
      <w:r w:rsidRPr="003A06D0">
        <w:rPr>
          <w:lang w:val="en-GB"/>
        </w:rPr>
        <w:t>preceding processing results</w:t>
      </w:r>
      <w:r w:rsidR="003A06D0">
        <w:rPr>
          <w:lang w:val="en-GB"/>
        </w:rPr>
        <w:t>, it will not perform asynchronous processing at all</w:t>
      </w:r>
      <w:r w:rsidRPr="003A06D0">
        <w:rPr>
          <w:lang w:val="en-GB"/>
        </w:rPr>
        <w:t xml:space="preserve">. </w:t>
      </w:r>
      <w:r w:rsidR="003A06D0">
        <w:rPr>
          <w:lang w:val="en-GB"/>
        </w:rPr>
        <w:t>Even with the asynchronous profile included in the request i</w:t>
      </w:r>
      <w:r w:rsidRPr="003A06D0">
        <w:rPr>
          <w:lang w:val="en-GB"/>
        </w:rPr>
        <w:t>t is the decision of the server to reply to the i</w:t>
      </w:r>
      <w:r w:rsidR="003A06D0" w:rsidRPr="003A06D0">
        <w:rPr>
          <w:lang w:val="en-GB"/>
        </w:rPr>
        <w:t>ni</w:t>
      </w:r>
      <w:r w:rsidRPr="003A06D0">
        <w:rPr>
          <w:lang w:val="en-GB"/>
        </w:rPr>
        <w:t>t</w:t>
      </w:r>
      <w:r w:rsidR="003A06D0" w:rsidRPr="003A06D0">
        <w:rPr>
          <w:lang w:val="en-GB"/>
        </w:rPr>
        <w:t>i</w:t>
      </w:r>
      <w:r w:rsidRPr="003A06D0">
        <w:rPr>
          <w:lang w:val="en-GB"/>
        </w:rPr>
        <w:t>al call with a ‘Pending’ or with the final response.</w:t>
      </w:r>
      <w:r w:rsidR="003A06D0">
        <w:rPr>
          <w:lang w:val="en-GB"/>
        </w:rPr>
        <w:t xml:space="preserve"> The latter saves unnecessary network roundtrips.</w:t>
      </w:r>
    </w:p>
    <w:p w14:paraId="70850A39" w14:textId="77777777" w:rsidR="004819C2" w:rsidRPr="003A06D0" w:rsidRDefault="004819C2" w:rsidP="004819C2">
      <w:pPr>
        <w:rPr>
          <w:lang w:val="en-GB"/>
        </w:rPr>
      </w:pPr>
      <w:r w:rsidRPr="003A06D0">
        <w:rPr>
          <w:lang w:val="en-GB"/>
        </w:rPr>
        <w:t xml:space="preserve">On the other hand, it may simplify the processing on the client side if just one </w:t>
      </w:r>
      <w:r w:rsidR="00493949">
        <w:rPr>
          <w:lang w:val="en-GB"/>
        </w:rPr>
        <w:t xml:space="preserve">single execution path needs to </w:t>
      </w:r>
      <w:r w:rsidRPr="003A06D0">
        <w:rPr>
          <w:lang w:val="en-GB"/>
        </w:rPr>
        <w:t xml:space="preserve">be implemented. To enforce the server to use the asynchronous processing model unconditionally </w:t>
      </w:r>
      <w:r w:rsidR="00A72B29" w:rsidRPr="003A06D0">
        <w:rPr>
          <w:lang w:val="en-GB"/>
        </w:rPr>
        <w:t xml:space="preserve">the optional input element </w:t>
      </w:r>
      <w:r w:rsidR="00A72B29" w:rsidRPr="003A06D0">
        <w:rPr>
          <w:rStyle w:val="Datatype"/>
          <w:lang w:val="en-GB"/>
        </w:rPr>
        <w:t>EnforceAsynchronousProcessing</w:t>
      </w:r>
      <w:r w:rsidRPr="003A06D0">
        <w:rPr>
          <w:lang w:val="en-GB"/>
        </w:rPr>
        <w:t xml:space="preserve"> </w:t>
      </w:r>
      <w:r w:rsidR="00A72B29" w:rsidRPr="003A06D0">
        <w:rPr>
          <w:lang w:val="en-GB"/>
        </w:rPr>
        <w:t xml:space="preserve">set to </w:t>
      </w:r>
      <w:r w:rsidR="00A72B29" w:rsidRPr="003A06D0">
        <w:rPr>
          <w:rStyle w:val="Datatype"/>
          <w:lang w:val="en-GB"/>
        </w:rPr>
        <w:t>true.</w:t>
      </w:r>
      <w:r w:rsidR="00A72B29" w:rsidRPr="003A06D0">
        <w:rPr>
          <w:lang w:val="en-GB"/>
        </w:rPr>
        <w:t xml:space="preserve"> This element will be ignored with a </w:t>
      </w:r>
      <w:r w:rsidR="00A72B29" w:rsidRPr="003A06D0">
        <w:rPr>
          <w:rStyle w:val="Datatype"/>
          <w:lang w:val="en-GB"/>
        </w:rPr>
        <w:t>PendingRequest</w:t>
      </w:r>
      <w:r w:rsidR="00A72B29" w:rsidRPr="003A06D0">
        <w:rPr>
          <w:lang w:val="en-GB"/>
        </w:rPr>
        <w:t xml:space="preserve"> component.</w:t>
      </w:r>
    </w:p>
    <w:bookmarkStart w:id="30723" w:name="sec_DssCoreBindings"/>
    <w:bookmarkEnd w:id="30723"/>
    <w:p w14:paraId="3AE632E7" w14:textId="77777777" w:rsidR="00BF4F83" w:rsidRPr="003A06D0" w:rsidRDefault="00BF4F83" w:rsidP="00AA52F6">
      <w:pPr>
        <w:pStyle w:val="berschrift1"/>
        <w:numPr>
          <w:ilvl w:val="0"/>
          <w:numId w:val="3"/>
        </w:numPr>
        <w:pBdr>
          <w:top w:val="single" w:sz="4" w:space="6" w:color="auto"/>
        </w:pBdr>
        <w:jc w:val="both"/>
        <w:rPr>
          <w:lang w:val="en-GB"/>
        </w:rPr>
      </w:pPr>
      <w:r w:rsidRPr="003A06D0">
        <w:rPr>
          <w:lang w:val="en-GB"/>
        </w:rPr>
        <w:fldChar w:fldCharType="begin"/>
      </w:r>
      <w:r w:rsidRPr="003A06D0">
        <w:rPr>
          <w:lang w:val="en-GB"/>
        </w:rPr>
        <w:instrText xml:space="preserve"> HYPERLINK  \l "sec_DssCoreBindings" </w:instrText>
      </w:r>
      <w:r w:rsidRPr="003A06D0">
        <w:rPr>
          <w:lang w:val="en-GB"/>
        </w:rPr>
        <w:fldChar w:fldCharType="separate"/>
      </w:r>
      <w:bookmarkStart w:id="30724" w:name="_Toc522668726"/>
      <w:bookmarkStart w:id="30725" w:name="_Toc10210828"/>
      <w:r w:rsidRPr="003A06D0">
        <w:rPr>
          <w:rStyle w:val="Hyperlink"/>
          <w:lang w:val="en-GB"/>
        </w:rPr>
        <w:t>DSS Core Bindings</w:t>
      </w:r>
      <w:bookmarkEnd w:id="30525"/>
      <w:bookmarkEnd w:id="30526"/>
      <w:bookmarkEnd w:id="30527"/>
      <w:bookmarkEnd w:id="30528"/>
      <w:bookmarkEnd w:id="30529"/>
      <w:bookmarkEnd w:id="30530"/>
      <w:bookmarkEnd w:id="30531"/>
      <w:bookmarkEnd w:id="30724"/>
      <w:bookmarkEnd w:id="30725"/>
      <w:r w:rsidRPr="003A06D0">
        <w:rPr>
          <w:lang w:val="en-GB"/>
        </w:rPr>
        <w:fldChar w:fldCharType="end"/>
      </w:r>
    </w:p>
    <w:p w14:paraId="2C3BAE0C" w14:textId="77777777" w:rsidR="00BF4F83" w:rsidRPr="003A06D0" w:rsidRDefault="00BF4F83" w:rsidP="00BF4F83">
      <w:pPr>
        <w:rPr>
          <w:lang w:val="en-GB"/>
        </w:rPr>
      </w:pPr>
      <w:r w:rsidRPr="003A06D0">
        <w:rPr>
          <w:lang w:val="en-GB"/>
        </w:rPr>
        <w:t xml:space="preserve">Mappings from DSS messages into standard communications protocols are called DSS </w:t>
      </w:r>
      <w:r w:rsidRPr="003A06D0">
        <w:rPr>
          <w:i/>
          <w:iCs/>
          <w:lang w:val="en-GB"/>
        </w:rPr>
        <w:t>bindings</w:t>
      </w:r>
      <w:r w:rsidRPr="003A06D0">
        <w:rPr>
          <w:lang w:val="en-GB"/>
        </w:rPr>
        <w:t xml:space="preserve">.  </w:t>
      </w:r>
      <w:r w:rsidRPr="003A06D0">
        <w:rPr>
          <w:i/>
          <w:iCs/>
          <w:lang w:val="en-GB"/>
        </w:rPr>
        <w:t>Transport bindings</w:t>
      </w:r>
      <w:r w:rsidRPr="003A06D0">
        <w:rPr>
          <w:lang w:val="en-GB"/>
        </w:rPr>
        <w:t xml:space="preserve"> specify how DSS messages are encoded and carried over some lower-level transport protocol. </w:t>
      </w:r>
      <w:r w:rsidRPr="003A06D0">
        <w:rPr>
          <w:i/>
          <w:iCs/>
          <w:lang w:val="en-GB"/>
        </w:rPr>
        <w:t>Security bindings</w:t>
      </w:r>
      <w:r w:rsidRPr="003A06D0">
        <w:rPr>
          <w:lang w:val="en-GB"/>
        </w:rPr>
        <w:t xml:space="preserve"> specify how confidentiality, authentication, and integrity can be achieved for DSS messages in the context of some transport binding. Below we specify an initial set of bindings for DSS. Future bindings may be introduced by the OASIS DSS TC or by other parties.</w:t>
      </w:r>
    </w:p>
    <w:bookmarkStart w:id="30726" w:name="sec_HttpPostTransportBinding"/>
    <w:bookmarkStart w:id="30727" w:name="_Toc114309536"/>
    <w:bookmarkStart w:id="30728" w:name="_Toc157225062"/>
    <w:bookmarkStart w:id="30729" w:name="_Toc158797529"/>
    <w:bookmarkStart w:id="30730" w:name="_Toc159076097"/>
    <w:bookmarkStart w:id="30731" w:name="_Toc481065034"/>
    <w:bookmarkStart w:id="30732" w:name="_Toc516358024"/>
    <w:bookmarkEnd w:id="30726"/>
    <w:p w14:paraId="0890CBF1" w14:textId="77777777" w:rsidR="00BF4F83" w:rsidRPr="003A06D0" w:rsidRDefault="00BF4F83" w:rsidP="00AA52F6">
      <w:pPr>
        <w:pStyle w:val="berschrift2"/>
        <w:numPr>
          <w:ilvl w:val="1"/>
          <w:numId w:val="3"/>
        </w:numPr>
        <w:jc w:val="both"/>
        <w:rPr>
          <w:lang w:val="en-GB"/>
        </w:rPr>
      </w:pPr>
      <w:r w:rsidRPr="003A06D0">
        <w:rPr>
          <w:lang w:val="en-GB"/>
        </w:rPr>
        <w:fldChar w:fldCharType="begin"/>
      </w:r>
      <w:r w:rsidRPr="003A06D0">
        <w:rPr>
          <w:lang w:val="en-GB"/>
        </w:rPr>
        <w:instrText xml:space="preserve"> HYPERLINK  \l "sec_HttpPostTransportBinding" </w:instrText>
      </w:r>
      <w:r w:rsidRPr="003A06D0">
        <w:rPr>
          <w:lang w:val="en-GB"/>
        </w:rPr>
        <w:fldChar w:fldCharType="separate"/>
      </w:r>
      <w:bookmarkStart w:id="30733" w:name="_Toc522668727"/>
      <w:bookmarkStart w:id="30734" w:name="_Toc10210829"/>
      <w:r w:rsidRPr="003A06D0">
        <w:rPr>
          <w:rStyle w:val="Hyperlink"/>
          <w:lang w:val="en-GB"/>
        </w:rPr>
        <w:t>HTTP POST Transport Binding</w:t>
      </w:r>
      <w:bookmarkEnd w:id="30727"/>
      <w:bookmarkEnd w:id="30728"/>
      <w:bookmarkEnd w:id="30729"/>
      <w:bookmarkEnd w:id="30730"/>
      <w:bookmarkEnd w:id="30731"/>
      <w:bookmarkEnd w:id="30732"/>
      <w:bookmarkEnd w:id="30733"/>
      <w:bookmarkEnd w:id="30734"/>
      <w:r w:rsidRPr="003A06D0">
        <w:rPr>
          <w:lang w:val="en-GB"/>
        </w:rPr>
        <w:fldChar w:fldCharType="end"/>
      </w:r>
    </w:p>
    <w:p w14:paraId="35EC9E44" w14:textId="77777777" w:rsidR="00BF4F83" w:rsidRPr="003A06D0" w:rsidRDefault="00BF4F83" w:rsidP="00BF4F83">
      <w:pPr>
        <w:rPr>
          <w:lang w:val="en-GB"/>
        </w:rPr>
      </w:pPr>
      <w:r w:rsidRPr="003A06D0">
        <w:rPr>
          <w:lang w:val="en-GB"/>
        </w:rPr>
        <w:t xml:space="preserve">In this binding, the DSS request/response exchange occurs within an HTTP POST exchange </w:t>
      </w:r>
      <w:r w:rsidRPr="003A06D0">
        <w:rPr>
          <w:b/>
          <w:bCs/>
          <w:lang w:val="en-GB"/>
        </w:rPr>
        <w:t>[RFC 2616]</w:t>
      </w:r>
      <w:r w:rsidRPr="003A06D0">
        <w:rPr>
          <w:lang w:val="en-GB"/>
        </w:rPr>
        <w:t>.</w:t>
      </w:r>
    </w:p>
    <w:p w14:paraId="518055A4" w14:textId="77777777" w:rsidR="00BF4F83" w:rsidRPr="003A06D0" w:rsidRDefault="00BF4F83" w:rsidP="00BF4F83">
      <w:pPr>
        <w:rPr>
          <w:lang w:val="en-GB"/>
        </w:rPr>
      </w:pPr>
      <w:r w:rsidRPr="003A06D0">
        <w:rPr>
          <w:lang w:val="en-GB"/>
        </w:rPr>
        <w:t>The following rules apply to the HTTP request:</w:t>
      </w:r>
    </w:p>
    <w:p w14:paraId="43626499" w14:textId="77777777" w:rsidR="00BF4F83" w:rsidRPr="003A06D0" w:rsidRDefault="00BF4F83" w:rsidP="0001259E">
      <w:pPr>
        <w:pStyle w:val="Listenabsatz"/>
        <w:numPr>
          <w:ilvl w:val="0"/>
          <w:numId w:val="42"/>
        </w:numPr>
        <w:rPr>
          <w:lang w:val="en-GB"/>
        </w:rPr>
      </w:pPr>
      <w:r w:rsidRPr="003A06D0">
        <w:rPr>
          <w:lang w:val="en-GB"/>
        </w:rPr>
        <w:t>The client may send an HTTP/1.0 or HTTP/1.1 request.</w:t>
      </w:r>
    </w:p>
    <w:p w14:paraId="30BA0A44" w14:textId="77777777" w:rsidR="00BF4F83" w:rsidRPr="003A06D0" w:rsidRDefault="00BF4F83" w:rsidP="0001259E">
      <w:pPr>
        <w:pStyle w:val="Listenabsatz"/>
        <w:numPr>
          <w:ilvl w:val="0"/>
          <w:numId w:val="42"/>
        </w:numPr>
        <w:rPr>
          <w:lang w:val="en-GB"/>
        </w:rPr>
      </w:pPr>
      <w:r w:rsidRPr="003A06D0">
        <w:rPr>
          <w:lang w:val="en-GB"/>
        </w:rPr>
        <w:t>The Request URI may be used to indicate a particular service endpoint.</w:t>
      </w:r>
    </w:p>
    <w:p w14:paraId="6C288D85" w14:textId="77777777" w:rsidR="00BF4F83" w:rsidRPr="003A06D0" w:rsidRDefault="00BF4F83" w:rsidP="0001259E">
      <w:pPr>
        <w:pStyle w:val="Listenabsatz"/>
        <w:numPr>
          <w:ilvl w:val="0"/>
          <w:numId w:val="42"/>
        </w:num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The </w:t>
      </w:r>
      <w:r w:rsidRPr="003A06D0">
        <w:rPr>
          <w:rStyle w:val="Datatype"/>
          <w:lang w:val="en-GB"/>
        </w:rPr>
        <w:t>Content-Type</w:t>
      </w:r>
      <w:r w:rsidRPr="003A06D0">
        <w:rPr>
          <w:lang w:val="en-GB"/>
        </w:rPr>
        <w:t xml:space="preserve"> header MUST be set to “application/xml” or “application/json”. » [</w:t>
      </w:r>
      <w:r w:rsidRPr="003A06D0">
        <w:rPr>
          <w:color w:val="FF0000"/>
          <w:lang w:val="en-GB"/>
        </w:rPr>
        <w:t>DSS-8.1-1</w:t>
      </w:r>
      <w:r w:rsidRPr="003A06D0">
        <w:rPr>
          <w:lang w:val="en-GB"/>
        </w:rPr>
        <w:t>]</w:t>
      </w:r>
    </w:p>
    <w:p w14:paraId="6ACA17B5" w14:textId="77777777" w:rsidR="00BF4F83" w:rsidRPr="003A06D0" w:rsidRDefault="00BF4F83" w:rsidP="0001259E">
      <w:pPr>
        <w:pStyle w:val="Listenabsatz"/>
        <w:numPr>
          <w:ilvl w:val="0"/>
          <w:numId w:val="42"/>
        </w:num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The </w:t>
      </w:r>
      <w:r w:rsidRPr="003A06D0">
        <w:rPr>
          <w:rStyle w:val="Datatype"/>
          <w:lang w:val="en-GB"/>
        </w:rPr>
        <w:t xml:space="preserve">Content-Length </w:t>
      </w:r>
      <w:r w:rsidRPr="003A06D0">
        <w:rPr>
          <w:lang w:val="en-GB"/>
        </w:rPr>
        <w:t>header MUST be present and correct. » [</w:t>
      </w:r>
      <w:r w:rsidRPr="003A06D0">
        <w:rPr>
          <w:color w:val="FF0000"/>
          <w:lang w:val="en-GB"/>
        </w:rPr>
        <w:t>DSS-8.1-2</w:t>
      </w:r>
      <w:r w:rsidRPr="003A06D0">
        <w:rPr>
          <w:lang w:val="en-GB"/>
        </w:rPr>
        <w:t>]</w:t>
      </w:r>
    </w:p>
    <w:p w14:paraId="65FC6646" w14:textId="77777777" w:rsidR="00BF4F83" w:rsidRPr="003A06D0" w:rsidRDefault="00BF4F83" w:rsidP="0001259E">
      <w:pPr>
        <w:pStyle w:val="Listenabsatz"/>
        <w:numPr>
          <w:ilvl w:val="0"/>
          <w:numId w:val="42"/>
        </w:num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The DSS request message MUST be sent in the body of the HTTP Request. » [</w:t>
      </w:r>
      <w:r w:rsidRPr="003A06D0">
        <w:rPr>
          <w:color w:val="FF0000"/>
          <w:lang w:val="en-GB"/>
        </w:rPr>
        <w:t>DSS-8.1-3</w:t>
      </w:r>
      <w:r w:rsidRPr="003A06D0">
        <w:rPr>
          <w:lang w:val="en-GB"/>
        </w:rPr>
        <w:t>]</w:t>
      </w:r>
    </w:p>
    <w:p w14:paraId="1EEC7E72" w14:textId="77777777" w:rsidR="00BF4F83" w:rsidRPr="003A06D0" w:rsidRDefault="00BF4F83" w:rsidP="00BF4F83">
      <w:pPr>
        <w:rPr>
          <w:lang w:val="en-GB"/>
        </w:rPr>
      </w:pPr>
      <w:r w:rsidRPr="003A06D0">
        <w:rPr>
          <w:lang w:val="en-GB"/>
        </w:rPr>
        <w:t>The following rules apply to the HTTP Response:</w:t>
      </w:r>
    </w:p>
    <w:p w14:paraId="71BBAE48" w14:textId="77777777" w:rsidR="00BF4F83" w:rsidRPr="003A06D0" w:rsidRDefault="00BF4F83" w:rsidP="0001259E">
      <w:pPr>
        <w:pStyle w:val="Listenabsatz"/>
        <w:numPr>
          <w:ilvl w:val="0"/>
          <w:numId w:val="43"/>
        </w:num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The </w:t>
      </w:r>
      <w:r w:rsidRPr="003A06D0">
        <w:rPr>
          <w:rStyle w:val="Datatype"/>
          <w:lang w:val="en-GB"/>
        </w:rPr>
        <w:t>Content-Type</w:t>
      </w:r>
      <w:r w:rsidRPr="003A06D0">
        <w:rPr>
          <w:lang w:val="en-GB"/>
        </w:rPr>
        <w:t xml:space="preserve"> header MUST be set to “text/xml” or “application/json”. » [</w:t>
      </w:r>
      <w:r w:rsidRPr="003A06D0">
        <w:rPr>
          <w:color w:val="FF0000"/>
          <w:lang w:val="en-GB"/>
        </w:rPr>
        <w:t>DSS-8.1-4</w:t>
      </w:r>
      <w:r w:rsidRPr="003A06D0">
        <w:rPr>
          <w:lang w:val="en-GB"/>
        </w:rPr>
        <w:t>]</w:t>
      </w:r>
    </w:p>
    <w:p w14:paraId="4819FC50" w14:textId="77777777" w:rsidR="00BF4F83" w:rsidRPr="003A06D0" w:rsidRDefault="00BF4F83" w:rsidP="0001259E">
      <w:pPr>
        <w:pStyle w:val="Listenabsatz"/>
        <w:numPr>
          <w:ilvl w:val="0"/>
          <w:numId w:val="43"/>
        </w:num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The </w:t>
      </w:r>
      <w:r w:rsidRPr="003A06D0">
        <w:rPr>
          <w:rStyle w:val="Datatype"/>
          <w:lang w:val="en-GB"/>
        </w:rPr>
        <w:t>Content-Length</w:t>
      </w:r>
      <w:r w:rsidRPr="003A06D0">
        <w:rPr>
          <w:lang w:val="en-GB"/>
        </w:rPr>
        <w:t xml:space="preserve"> header MUST be present and correct. » [</w:t>
      </w:r>
      <w:r w:rsidRPr="003A06D0">
        <w:rPr>
          <w:color w:val="FF0000"/>
          <w:lang w:val="en-GB"/>
        </w:rPr>
        <w:t>DSS-8.1-5</w:t>
      </w:r>
      <w:r w:rsidRPr="003A06D0">
        <w:rPr>
          <w:lang w:val="en-GB"/>
        </w:rPr>
        <w:t>]</w:t>
      </w:r>
    </w:p>
    <w:p w14:paraId="27F16227" w14:textId="77777777" w:rsidR="00BF4F83" w:rsidRPr="003A06D0" w:rsidRDefault="00BF4F83" w:rsidP="0001259E">
      <w:pPr>
        <w:pStyle w:val="Listenabsatz"/>
        <w:numPr>
          <w:ilvl w:val="0"/>
          <w:numId w:val="43"/>
        </w:num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The DSS response message MUST be sent in the body of the HTTP Response. » [</w:t>
      </w:r>
      <w:r w:rsidRPr="003A06D0">
        <w:rPr>
          <w:color w:val="FF0000"/>
          <w:lang w:val="en-GB"/>
        </w:rPr>
        <w:t>DSS-8.1-6</w:t>
      </w:r>
      <w:r w:rsidRPr="003A06D0">
        <w:rPr>
          <w:lang w:val="en-GB"/>
        </w:rPr>
        <w:t>]</w:t>
      </w:r>
    </w:p>
    <w:p w14:paraId="724F4AE1" w14:textId="77777777" w:rsidR="00BF4F83" w:rsidRPr="003A06D0" w:rsidRDefault="00BF4F83" w:rsidP="0001259E">
      <w:pPr>
        <w:pStyle w:val="Listenabsatz"/>
        <w:numPr>
          <w:ilvl w:val="0"/>
          <w:numId w:val="43"/>
        </w:num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The HTTP status code MUST be </w:t>
      </w:r>
    </w:p>
    <w:p w14:paraId="66F89C56" w14:textId="77777777" w:rsidR="00BF4F83" w:rsidRPr="003A06D0" w:rsidRDefault="00BF4F83" w:rsidP="0001259E">
      <w:pPr>
        <w:pStyle w:val="Listenabsatz"/>
        <w:numPr>
          <w:ilvl w:val="1"/>
          <w:numId w:val="43"/>
        </w:numPr>
        <w:rPr>
          <w:lang w:val="en-GB"/>
        </w:rPr>
      </w:pPr>
      <w:r w:rsidRPr="003A06D0">
        <w:rPr>
          <w:lang w:val="en-GB"/>
        </w:rPr>
        <w:t xml:space="preserve">either set to 200 if a DSS response message is returned.  </w:t>
      </w:r>
    </w:p>
    <w:p w14:paraId="6A928028" w14:textId="77777777" w:rsidR="00BF4F83" w:rsidRPr="003A06D0" w:rsidRDefault="00BF4F83" w:rsidP="0001259E">
      <w:pPr>
        <w:pStyle w:val="Listenabsatz"/>
        <w:numPr>
          <w:ilvl w:val="1"/>
          <w:numId w:val="43"/>
        </w:numPr>
        <w:rPr>
          <w:lang w:val="en-GB"/>
        </w:rPr>
      </w:pPr>
      <w:r w:rsidRPr="003A06D0">
        <w:rPr>
          <w:lang w:val="en-GB"/>
        </w:rPr>
        <w:t xml:space="preserve">or the status code can be set to </w:t>
      </w:r>
    </w:p>
    <w:p w14:paraId="114B7479" w14:textId="77777777" w:rsidR="00BF4F83" w:rsidRPr="003A06D0" w:rsidRDefault="00BF4F83" w:rsidP="0001259E">
      <w:pPr>
        <w:pStyle w:val="Listenabsatz"/>
        <w:numPr>
          <w:ilvl w:val="2"/>
          <w:numId w:val="43"/>
        </w:numPr>
        <w:rPr>
          <w:lang w:val="en-GB"/>
        </w:rPr>
      </w:pPr>
      <w:r w:rsidRPr="003A06D0">
        <w:rPr>
          <w:lang w:val="en-GB"/>
        </w:rPr>
        <w:t>either 3</w:t>
      </w:r>
      <w:r w:rsidRPr="003A06D0">
        <w:rPr>
          <w:i/>
          <w:iCs/>
          <w:lang w:val="en-GB"/>
        </w:rPr>
        <w:t>xx</w:t>
      </w:r>
      <w:r w:rsidRPr="003A06D0">
        <w:rPr>
          <w:lang w:val="en-GB"/>
        </w:rPr>
        <w:t xml:space="preserve"> to indicate a redirection</w:t>
      </w:r>
    </w:p>
    <w:p w14:paraId="16BFF5B0" w14:textId="77777777" w:rsidR="00BF4F83" w:rsidRPr="003A06D0" w:rsidRDefault="00BF4F83" w:rsidP="0001259E">
      <w:pPr>
        <w:pStyle w:val="Listenabsatz"/>
        <w:numPr>
          <w:ilvl w:val="2"/>
          <w:numId w:val="43"/>
        </w:numPr>
        <w:rPr>
          <w:lang w:val="en-GB"/>
        </w:rPr>
      </w:pPr>
      <w:r w:rsidRPr="003A06D0">
        <w:rPr>
          <w:lang w:val="en-GB"/>
        </w:rPr>
        <w:t>or 4</w:t>
      </w:r>
      <w:r w:rsidRPr="003A06D0">
        <w:rPr>
          <w:i/>
          <w:iCs/>
          <w:lang w:val="en-GB"/>
        </w:rPr>
        <w:t>xx</w:t>
      </w:r>
      <w:r w:rsidRPr="003A06D0">
        <w:rPr>
          <w:lang w:val="en-GB"/>
        </w:rPr>
        <w:t xml:space="preserve"> to indicate a low-level client error (such as a malformed request)</w:t>
      </w:r>
    </w:p>
    <w:p w14:paraId="5D412F76" w14:textId="77777777" w:rsidR="00BF4F83" w:rsidRPr="003A06D0" w:rsidRDefault="00BF4F83" w:rsidP="0001259E">
      <w:pPr>
        <w:pStyle w:val="Listenabsatz"/>
        <w:numPr>
          <w:ilvl w:val="2"/>
          <w:numId w:val="43"/>
        </w:numPr>
        <w:rPr>
          <w:lang w:val="en-GB"/>
        </w:rPr>
      </w:pPr>
      <w:r w:rsidRPr="003A06D0">
        <w:rPr>
          <w:lang w:val="en-GB"/>
        </w:rPr>
        <w:t>or 5</w:t>
      </w:r>
      <w:r w:rsidRPr="003A06D0">
        <w:rPr>
          <w:i/>
          <w:iCs/>
          <w:lang w:val="en-GB"/>
        </w:rPr>
        <w:t>xx</w:t>
      </w:r>
      <w:r w:rsidRPr="003A06D0">
        <w:rPr>
          <w:lang w:val="en-GB"/>
        </w:rPr>
        <w:t xml:space="preserve"> to indicate a low-level server error » [</w:t>
      </w:r>
      <w:r w:rsidRPr="003A06D0">
        <w:rPr>
          <w:color w:val="FF0000"/>
          <w:lang w:val="en-GB"/>
        </w:rPr>
        <w:t>DSS-8.1-7</w:t>
      </w:r>
      <w:r w:rsidRPr="003A06D0">
        <w:rPr>
          <w:lang w:val="en-GB"/>
        </w:rPr>
        <w:t>]</w:t>
      </w:r>
    </w:p>
    <w:bookmarkStart w:id="30735" w:name="sec_Soap12TransportBinding"/>
    <w:bookmarkStart w:id="30736" w:name="_Toc114309537"/>
    <w:bookmarkStart w:id="30737" w:name="_Toc157225063"/>
    <w:bookmarkStart w:id="30738" w:name="_Toc158797530"/>
    <w:bookmarkStart w:id="30739" w:name="_Toc159076098"/>
    <w:bookmarkStart w:id="30740" w:name="_Toc481065035"/>
    <w:bookmarkStart w:id="30741" w:name="_Toc516358025"/>
    <w:bookmarkEnd w:id="30735"/>
    <w:p w14:paraId="28C6A97F" w14:textId="77777777" w:rsidR="00BF4F83" w:rsidRPr="003A06D0" w:rsidRDefault="00BF4F83" w:rsidP="00AA52F6">
      <w:pPr>
        <w:pStyle w:val="berschrift2"/>
        <w:numPr>
          <w:ilvl w:val="1"/>
          <w:numId w:val="3"/>
        </w:numPr>
        <w:jc w:val="both"/>
        <w:rPr>
          <w:lang w:val="en-GB"/>
        </w:rPr>
      </w:pPr>
      <w:r w:rsidRPr="003A06D0">
        <w:rPr>
          <w:lang w:val="en-GB"/>
        </w:rPr>
        <w:fldChar w:fldCharType="begin"/>
      </w:r>
      <w:r w:rsidRPr="003A06D0">
        <w:rPr>
          <w:lang w:val="en-GB"/>
        </w:rPr>
        <w:instrText>HYPERLINK  \l "sec_Soap12TransportBinding"</w:instrText>
      </w:r>
      <w:r w:rsidRPr="003A06D0">
        <w:rPr>
          <w:lang w:val="en-GB"/>
        </w:rPr>
        <w:fldChar w:fldCharType="separate"/>
      </w:r>
      <w:bookmarkStart w:id="30742" w:name="_Toc522668728"/>
      <w:bookmarkStart w:id="30743" w:name="_Toc10210830"/>
      <w:r w:rsidRPr="003A06D0">
        <w:rPr>
          <w:rStyle w:val="Hyperlink"/>
          <w:lang w:val="en-GB"/>
        </w:rPr>
        <w:t>SOAP 1.2 Transport Binding</w:t>
      </w:r>
      <w:bookmarkEnd w:id="30736"/>
      <w:bookmarkEnd w:id="30737"/>
      <w:bookmarkEnd w:id="30738"/>
      <w:bookmarkEnd w:id="30739"/>
      <w:bookmarkEnd w:id="30740"/>
      <w:bookmarkEnd w:id="30741"/>
      <w:bookmarkEnd w:id="30742"/>
      <w:bookmarkEnd w:id="30743"/>
      <w:r w:rsidRPr="003A06D0">
        <w:rPr>
          <w:lang w:val="en-GB"/>
        </w:rPr>
        <w:fldChar w:fldCharType="end"/>
      </w:r>
    </w:p>
    <w:p w14:paraId="686128A1" w14:textId="77777777" w:rsidR="00BF4F83" w:rsidRPr="003A06D0" w:rsidRDefault="00BF4F83" w:rsidP="00BF4F83">
      <w:pPr>
        <w:rPr>
          <w:lang w:val="en-GB"/>
        </w:rPr>
      </w:pPr>
      <w:r w:rsidRPr="003A06D0">
        <w:rPr>
          <w:lang w:val="en-GB"/>
        </w:rPr>
        <w:t xml:space="preserve">In this binding, the DSS request/response exchange occurs using the SOAP 1.2 message protocol </w:t>
      </w:r>
      <w:r w:rsidRPr="003A06D0">
        <w:rPr>
          <w:b/>
          <w:bCs/>
          <w:color w:val="000000" w:themeColor="text1"/>
          <w:lang w:val="en-GB"/>
        </w:rPr>
        <w:t>[SOAP]</w:t>
      </w:r>
      <w:r w:rsidRPr="003A06D0">
        <w:rPr>
          <w:lang w:val="en-GB"/>
        </w:rPr>
        <w:t>.</w:t>
      </w:r>
    </w:p>
    <w:p w14:paraId="72608ADE" w14:textId="77777777" w:rsidR="00BF4F83" w:rsidRPr="003A06D0" w:rsidRDefault="00BF4F83" w:rsidP="00BF4F83">
      <w:pPr>
        <w:rPr>
          <w:lang w:val="en-GB"/>
        </w:rPr>
      </w:pPr>
      <w:r w:rsidRPr="003A06D0">
        <w:rPr>
          <w:lang w:val="en-GB"/>
        </w:rPr>
        <w:t>The following rules apply to the SOAP request:</w:t>
      </w:r>
    </w:p>
    <w:p w14:paraId="7CBC5371" w14:textId="77777777" w:rsidR="00BF4F83" w:rsidRPr="003A06D0" w:rsidRDefault="00BF4F83" w:rsidP="0001259E">
      <w:pPr>
        <w:pStyle w:val="Listenabsatz"/>
        <w:numPr>
          <w:ilvl w:val="0"/>
          <w:numId w:val="40"/>
        </w:numPr>
        <w:rPr>
          <w:lang w:val="en-GB"/>
        </w:rPr>
      </w:pPr>
      <w:r w:rsidRPr="003A06D0">
        <w:rPr>
          <w:lang w:val="en-GB"/>
        </w:rPr>
        <w:t xml:space="preserve">A single DSS </w:t>
      </w:r>
      <w:r w:rsidRPr="003A06D0">
        <w:rPr>
          <w:rStyle w:val="Datatype"/>
          <w:lang w:val="en-GB"/>
        </w:rPr>
        <w:t>SignRequest</w:t>
      </w:r>
      <w:r w:rsidRPr="003A06D0">
        <w:rPr>
          <w:lang w:val="en-GB"/>
        </w:rPr>
        <w:t xml:space="preserve"> or </w:t>
      </w:r>
      <w:r w:rsidRPr="003A06D0">
        <w:rPr>
          <w:rStyle w:val="Datatype"/>
          <w:lang w:val="en-GB"/>
        </w:rPr>
        <w:t>VerifyRequest</w:t>
      </w:r>
      <w:r w:rsidRPr="003A06D0">
        <w:rPr>
          <w:lang w:val="en-GB"/>
        </w:rPr>
        <w:t xml:space="preserve"> element will be transmitted within the body of the SOAP message.</w:t>
      </w:r>
    </w:p>
    <w:p w14:paraId="5FDA0C5C" w14:textId="77777777" w:rsidR="00BF4F83" w:rsidRPr="003A06D0" w:rsidRDefault="00BF4F83" w:rsidP="0001259E">
      <w:pPr>
        <w:pStyle w:val="Listenabsatz"/>
        <w:numPr>
          <w:ilvl w:val="0"/>
          <w:numId w:val="40"/>
        </w:num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The client MUST NOT include any additional XML elements in the SOAP body. » [</w:t>
      </w:r>
      <w:r w:rsidRPr="003A06D0">
        <w:rPr>
          <w:color w:val="FF0000"/>
          <w:lang w:val="en-GB"/>
        </w:rPr>
        <w:t>DSS-8.2-1</w:t>
      </w:r>
      <w:r w:rsidRPr="003A06D0">
        <w:rPr>
          <w:lang w:val="en-GB"/>
        </w:rPr>
        <w:t>]</w:t>
      </w:r>
    </w:p>
    <w:p w14:paraId="4B191E6E" w14:textId="77777777" w:rsidR="00BF4F83" w:rsidRPr="003A06D0" w:rsidRDefault="00BF4F83" w:rsidP="0001259E">
      <w:pPr>
        <w:pStyle w:val="Listenabsatz"/>
        <w:numPr>
          <w:ilvl w:val="0"/>
          <w:numId w:val="40"/>
        </w:num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The character encoding UTF-8 MUST be used for the SOAP message. » [</w:t>
      </w:r>
      <w:r w:rsidRPr="003A06D0">
        <w:rPr>
          <w:color w:val="FF0000"/>
          <w:lang w:val="en-GB"/>
        </w:rPr>
        <w:t>DSS-8.2-2</w:t>
      </w:r>
      <w:r w:rsidRPr="003A06D0">
        <w:rPr>
          <w:lang w:val="en-GB"/>
        </w:rPr>
        <w:t>]</w:t>
      </w:r>
    </w:p>
    <w:p w14:paraId="1DB14937" w14:textId="77777777" w:rsidR="00BF4F83" w:rsidRPr="003A06D0" w:rsidRDefault="00BF4F83" w:rsidP="0001259E">
      <w:pPr>
        <w:pStyle w:val="Listenabsatz"/>
        <w:numPr>
          <w:ilvl w:val="0"/>
          <w:numId w:val="40"/>
        </w:numPr>
        <w:rPr>
          <w:lang w:val="en-GB"/>
        </w:rPr>
      </w:pPr>
      <w:r w:rsidRPr="003A06D0">
        <w:rPr>
          <w:lang w:val="en-GB"/>
        </w:rPr>
        <w:t>Arbitrary SOAP headers may be present.</w:t>
      </w:r>
    </w:p>
    <w:p w14:paraId="355281FF" w14:textId="77777777" w:rsidR="00BF4F83" w:rsidRPr="003A06D0" w:rsidRDefault="00BF4F83" w:rsidP="00BF4F83">
      <w:pPr>
        <w:rPr>
          <w:lang w:val="en-GB"/>
        </w:rPr>
      </w:pPr>
      <w:r w:rsidRPr="003A06D0">
        <w:rPr>
          <w:lang w:val="en-GB"/>
        </w:rPr>
        <w:t>The following rules apply to the SOAP response:</w:t>
      </w:r>
    </w:p>
    <w:p w14:paraId="3951E443" w14:textId="77777777" w:rsidR="00BF4F83" w:rsidRPr="003A06D0" w:rsidRDefault="00BF4F83" w:rsidP="0001259E">
      <w:pPr>
        <w:pStyle w:val="Listenabsatz"/>
        <w:numPr>
          <w:ilvl w:val="0"/>
          <w:numId w:val="41"/>
        </w:num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The server MUST return either a single DSS </w:t>
      </w:r>
      <w:r w:rsidRPr="003A06D0">
        <w:rPr>
          <w:rStyle w:val="Datatype"/>
          <w:lang w:val="en-GB"/>
        </w:rPr>
        <w:t>SignResponse</w:t>
      </w:r>
      <w:r w:rsidRPr="003A06D0">
        <w:rPr>
          <w:lang w:val="en-GB"/>
        </w:rPr>
        <w:t xml:space="preserve"> or </w:t>
      </w:r>
      <w:r w:rsidRPr="003A06D0">
        <w:rPr>
          <w:rStyle w:val="Datatype"/>
          <w:lang w:val="en-GB"/>
        </w:rPr>
        <w:t>VerifyResponse</w:t>
      </w:r>
      <w:r w:rsidRPr="003A06D0">
        <w:rPr>
          <w:lang w:val="en-GB"/>
        </w:rPr>
        <w:t xml:space="preserve"> element within the body of the SOAP message, or a SOAP fault code. » [</w:t>
      </w:r>
      <w:r w:rsidRPr="003A06D0">
        <w:rPr>
          <w:color w:val="FF0000"/>
          <w:lang w:val="en-GB"/>
        </w:rPr>
        <w:t>DSS-8.2-3</w:t>
      </w:r>
      <w:r w:rsidRPr="003A06D0">
        <w:rPr>
          <w:lang w:val="en-GB"/>
        </w:rPr>
        <w:t>]</w:t>
      </w:r>
    </w:p>
    <w:p w14:paraId="15AEA2E7" w14:textId="77777777" w:rsidR="00BF4F83" w:rsidRPr="003A06D0" w:rsidRDefault="00BF4F83" w:rsidP="0001259E">
      <w:pPr>
        <w:pStyle w:val="Listenabsatz"/>
        <w:numPr>
          <w:ilvl w:val="0"/>
          <w:numId w:val="41"/>
        </w:num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The server MUST NOT include any additional XML elements in the SOAP body. » [</w:t>
      </w:r>
      <w:r w:rsidRPr="003A06D0">
        <w:rPr>
          <w:color w:val="FF0000"/>
          <w:lang w:val="en-GB"/>
        </w:rPr>
        <w:t>DSS-8.2-4</w:t>
      </w:r>
      <w:r w:rsidRPr="003A06D0">
        <w:rPr>
          <w:lang w:val="en-GB"/>
        </w:rPr>
        <w:t>]</w:t>
      </w:r>
    </w:p>
    <w:p w14:paraId="67AC331C" w14:textId="77777777" w:rsidR="00BF4F83" w:rsidRPr="003A06D0" w:rsidRDefault="00BF4F83" w:rsidP="0001259E">
      <w:pPr>
        <w:pStyle w:val="Listenabsatz"/>
        <w:numPr>
          <w:ilvl w:val="0"/>
          <w:numId w:val="41"/>
        </w:num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If a DSS server cannot parse a DSS request, or there is some error with the SOAP envelope, the server MUST return a SOAP fault code » [</w:t>
      </w:r>
      <w:r w:rsidRPr="003A06D0">
        <w:rPr>
          <w:color w:val="FF0000"/>
          <w:lang w:val="en-GB"/>
        </w:rPr>
        <w:t>DSS-8.2-5</w:t>
      </w:r>
      <w:r w:rsidRPr="003A06D0">
        <w:rPr>
          <w:lang w:val="en-GB"/>
        </w:rPr>
        <w:t>].  Otherwise, a DSS result code should be used to signal errors.</w:t>
      </w:r>
    </w:p>
    <w:p w14:paraId="5431A60B" w14:textId="77777777" w:rsidR="00BF4F83" w:rsidRPr="003A06D0" w:rsidRDefault="00BF4F83" w:rsidP="0001259E">
      <w:pPr>
        <w:pStyle w:val="Listenabsatz"/>
        <w:numPr>
          <w:ilvl w:val="0"/>
          <w:numId w:val="41"/>
        </w:num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The character encoding UTF-8 MUST be used for the SOAP message. » [</w:t>
      </w:r>
      <w:r w:rsidRPr="003A06D0">
        <w:rPr>
          <w:color w:val="FF0000"/>
          <w:lang w:val="en-GB"/>
        </w:rPr>
        <w:t>DSS-8.2-6</w:t>
      </w:r>
      <w:r w:rsidRPr="003A06D0">
        <w:rPr>
          <w:lang w:val="en-GB"/>
        </w:rPr>
        <w:t>]</w:t>
      </w:r>
    </w:p>
    <w:p w14:paraId="0FBBCAEB" w14:textId="77777777" w:rsidR="00BF4F83" w:rsidRPr="003A06D0" w:rsidRDefault="00BF4F83" w:rsidP="0001259E">
      <w:pPr>
        <w:pStyle w:val="Listenabsatz"/>
        <w:numPr>
          <w:ilvl w:val="0"/>
          <w:numId w:val="41"/>
        </w:numPr>
        <w:rPr>
          <w:lang w:val="en-GB"/>
        </w:rPr>
      </w:pPr>
      <w:r w:rsidRPr="003A06D0">
        <w:rPr>
          <w:lang w:val="en-GB"/>
        </w:rPr>
        <w:t>Arbitrary SOAP headers may be present.</w:t>
      </w:r>
    </w:p>
    <w:p w14:paraId="32644175" w14:textId="77777777" w:rsidR="00BF4F83" w:rsidRPr="003A06D0" w:rsidRDefault="00BF4F83" w:rsidP="00BF4F83">
      <w:p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On receiving a DSS response in a SOAP message, the client MUST NOT send a fault code to the DSS server. » [</w:t>
      </w:r>
      <w:r w:rsidRPr="003A06D0">
        <w:rPr>
          <w:color w:val="FF0000"/>
          <w:lang w:val="en-GB"/>
        </w:rPr>
        <w:t>DSS-8.2-7</w:t>
      </w:r>
      <w:r w:rsidRPr="003A06D0">
        <w:rPr>
          <w:lang w:val="en-GB"/>
        </w:rPr>
        <w:t xml:space="preserve">] </w:t>
      </w:r>
    </w:p>
    <w:bookmarkStart w:id="30744" w:name="sec_SecurityBindings"/>
    <w:bookmarkStart w:id="30745" w:name="_Toc516358026"/>
    <w:bookmarkEnd w:id="30744"/>
    <w:p w14:paraId="4B300629" w14:textId="77777777" w:rsidR="00BF4F83" w:rsidRPr="003A06D0" w:rsidRDefault="00BF4F83" w:rsidP="00AA52F6">
      <w:pPr>
        <w:pStyle w:val="berschrift2"/>
        <w:numPr>
          <w:ilvl w:val="1"/>
          <w:numId w:val="3"/>
        </w:numPr>
        <w:rPr>
          <w:lang w:val="en-GB"/>
        </w:rPr>
      </w:pPr>
      <w:r w:rsidRPr="003A06D0">
        <w:rPr>
          <w:lang w:val="en-GB"/>
        </w:rPr>
        <w:fldChar w:fldCharType="begin"/>
      </w:r>
      <w:r w:rsidRPr="003A06D0">
        <w:rPr>
          <w:lang w:val="en-GB"/>
        </w:rPr>
        <w:instrText xml:space="preserve"> HYPERLINK  \l "sec_SecurityBindings" </w:instrText>
      </w:r>
      <w:r w:rsidRPr="003A06D0">
        <w:rPr>
          <w:lang w:val="en-GB"/>
        </w:rPr>
        <w:fldChar w:fldCharType="separate"/>
      </w:r>
      <w:bookmarkStart w:id="30746" w:name="_Toc522668729"/>
      <w:bookmarkStart w:id="30747" w:name="_Toc10210831"/>
      <w:r w:rsidRPr="003A06D0">
        <w:rPr>
          <w:rStyle w:val="Hyperlink"/>
          <w:lang w:val="en-GB"/>
        </w:rPr>
        <w:t>Security Bindings</w:t>
      </w:r>
      <w:bookmarkEnd w:id="30745"/>
      <w:bookmarkEnd w:id="30746"/>
      <w:bookmarkEnd w:id="30747"/>
      <w:r w:rsidRPr="003A06D0">
        <w:rPr>
          <w:lang w:val="en-GB"/>
        </w:rPr>
        <w:fldChar w:fldCharType="end"/>
      </w:r>
    </w:p>
    <w:p w14:paraId="0C6938E0" w14:textId="77777777" w:rsidR="00BF4F83" w:rsidRPr="003A06D0" w:rsidRDefault="00BF4F83" w:rsidP="00BF4F83">
      <w:pPr>
        <w:rPr>
          <w:lang w:val="en-GB"/>
        </w:rPr>
      </w:pPr>
      <w:r w:rsidRPr="003A06D0">
        <w:rPr>
          <w:lang w:val="en-GB"/>
        </w:rPr>
        <w:t xml:space="preserve">It is good practice to use a security binding (e.g. TLS) to provide confidentiality, authentication and integrity. </w:t>
      </w:r>
    </w:p>
    <w:p w14:paraId="3BB7A505" w14:textId="77777777" w:rsidR="00BF4F83" w:rsidRPr="003A06D0" w:rsidRDefault="00BF4F83" w:rsidP="00BF4F83">
      <w:pPr>
        <w:rPr>
          <w:lang w:val="en-GB"/>
        </w:rPr>
      </w:pPr>
      <w:r w:rsidRPr="003A06D0">
        <w:rPr>
          <w:lang w:val="en-GB"/>
        </w:rPr>
        <w:t>The selection of security mechanism and the used parameters depends on many aspects of the usage scenario, for example:</w:t>
      </w:r>
    </w:p>
    <w:p w14:paraId="0F427AC6" w14:textId="77777777" w:rsidR="00BF4F83" w:rsidRPr="003A06D0" w:rsidRDefault="00BF4F83" w:rsidP="0001259E">
      <w:pPr>
        <w:pStyle w:val="Listenabsatz"/>
        <w:numPr>
          <w:ilvl w:val="0"/>
          <w:numId w:val="38"/>
        </w:numPr>
        <w:rPr>
          <w:lang w:val="en-GB"/>
        </w:rPr>
      </w:pPr>
      <w:r w:rsidRPr="003A06D0">
        <w:rPr>
          <w:lang w:val="en-GB"/>
        </w:rPr>
        <w:t>Required protection level of the content</w:t>
      </w:r>
    </w:p>
    <w:p w14:paraId="046CBC20" w14:textId="77777777" w:rsidR="00BF4F83" w:rsidRPr="003A06D0" w:rsidRDefault="00BF4F83" w:rsidP="0001259E">
      <w:pPr>
        <w:pStyle w:val="Listenabsatz"/>
        <w:numPr>
          <w:ilvl w:val="0"/>
          <w:numId w:val="38"/>
        </w:numPr>
        <w:rPr>
          <w:lang w:val="en-GB"/>
        </w:rPr>
      </w:pPr>
      <w:r w:rsidRPr="003A06D0">
        <w:rPr>
          <w:lang w:val="en-GB"/>
        </w:rPr>
        <w:t>Technical limitations (e.g. introduced by mobile clients)</w:t>
      </w:r>
    </w:p>
    <w:p w14:paraId="5A79C1F5" w14:textId="77777777" w:rsidR="00BF4F83" w:rsidRPr="003A06D0" w:rsidRDefault="00BF4F83" w:rsidP="0001259E">
      <w:pPr>
        <w:pStyle w:val="Listenabsatz"/>
        <w:numPr>
          <w:ilvl w:val="0"/>
          <w:numId w:val="38"/>
        </w:numPr>
        <w:rPr>
          <w:lang w:val="en-GB"/>
        </w:rPr>
      </w:pPr>
      <w:r w:rsidRPr="003A06D0">
        <w:rPr>
          <w:lang w:val="en-GB"/>
        </w:rPr>
        <w:t>Regulatory requirements</w:t>
      </w:r>
    </w:p>
    <w:p w14:paraId="0C12C5E6" w14:textId="77777777" w:rsidR="00BF4F83" w:rsidRPr="003A06D0" w:rsidRDefault="00BF4F83" w:rsidP="0001259E">
      <w:pPr>
        <w:pStyle w:val="Listenabsatz"/>
        <w:numPr>
          <w:ilvl w:val="0"/>
          <w:numId w:val="38"/>
        </w:numPr>
        <w:rPr>
          <w:lang w:val="en-GB"/>
        </w:rPr>
      </w:pPr>
      <w:r w:rsidRPr="003A06D0">
        <w:rPr>
          <w:lang w:val="en-GB"/>
        </w:rPr>
        <w:t>Export restrictions</w:t>
      </w:r>
    </w:p>
    <w:p w14:paraId="473EBFA0" w14:textId="77777777" w:rsidR="00BF4F83" w:rsidRPr="003A06D0" w:rsidRDefault="00BF4F83" w:rsidP="00BF4F83">
      <w:pPr>
        <w:rPr>
          <w:lang w:val="en-GB"/>
        </w:rPr>
      </w:pPr>
      <w:r w:rsidRPr="003A06D0">
        <w:rPr>
          <w:lang w:val="en-GB"/>
        </w:rPr>
        <w:t>Moreover, these decisions always need to be reconsidered due to new results crypto analysis and known vulnerabilities. Therefore, details regarding protocols and cipher suites are out of scope of this document.</w:t>
      </w:r>
    </w:p>
    <w:bookmarkStart w:id="30748" w:name="_XML_–_Type"/>
    <w:bookmarkStart w:id="30749" w:name="sec_DssDefinedIdentifiers"/>
    <w:bookmarkStart w:id="30750" w:name="_Toc481065050"/>
    <w:bookmarkEnd w:id="30532"/>
    <w:bookmarkEnd w:id="30748"/>
    <w:bookmarkEnd w:id="30749"/>
    <w:p w14:paraId="4D4A4A5F" w14:textId="77777777" w:rsidR="00BF4F83" w:rsidRPr="003A06D0" w:rsidRDefault="00BF4F83" w:rsidP="00AA52F6">
      <w:pPr>
        <w:pStyle w:val="berschrift1"/>
        <w:numPr>
          <w:ilvl w:val="0"/>
          <w:numId w:val="3"/>
        </w:numPr>
        <w:pBdr>
          <w:top w:val="single" w:sz="4" w:space="6" w:color="auto"/>
        </w:pBdr>
        <w:jc w:val="both"/>
        <w:rPr>
          <w:lang w:val="en-GB"/>
        </w:rPr>
      </w:pPr>
      <w:r w:rsidRPr="003A06D0">
        <w:rPr>
          <w:lang w:val="en-GB"/>
        </w:rPr>
        <w:fldChar w:fldCharType="begin"/>
      </w:r>
      <w:r w:rsidRPr="003A06D0">
        <w:rPr>
          <w:lang w:val="en-GB"/>
        </w:rPr>
        <w:instrText xml:space="preserve"> HYPERLINK  \l "sec_DssDefinedIdentifiers" </w:instrText>
      </w:r>
      <w:r w:rsidRPr="003A06D0">
        <w:rPr>
          <w:lang w:val="en-GB"/>
        </w:rPr>
        <w:fldChar w:fldCharType="separate"/>
      </w:r>
      <w:bookmarkStart w:id="30751" w:name="_Toc522668730"/>
      <w:bookmarkStart w:id="30752" w:name="_Toc10210832"/>
      <w:r w:rsidRPr="003A06D0">
        <w:rPr>
          <w:rStyle w:val="Hyperlink"/>
          <w:lang w:val="en-GB"/>
        </w:rPr>
        <w:t>DSS-Defined Identifiers</w:t>
      </w:r>
      <w:bookmarkEnd w:id="30750"/>
      <w:bookmarkEnd w:id="30751"/>
      <w:bookmarkEnd w:id="30752"/>
      <w:r w:rsidRPr="003A06D0">
        <w:rPr>
          <w:lang w:val="en-GB"/>
        </w:rPr>
        <w:fldChar w:fldCharType="end"/>
      </w:r>
    </w:p>
    <w:p w14:paraId="3613F1E8" w14:textId="77777777" w:rsidR="00BF4F83" w:rsidRPr="003A06D0" w:rsidRDefault="00BF4F83" w:rsidP="00BF4F83">
      <w:pPr>
        <w:rPr>
          <w:lang w:val="en-GB"/>
        </w:rPr>
      </w:pPr>
      <w:r w:rsidRPr="003A06D0">
        <w:rPr>
          <w:lang w:val="en-GB"/>
        </w:rPr>
        <w:t xml:space="preserve">The following sections define various URI-based identifiers.  Where possible an existing URN is used to specify a protocol.  In the case of IETF protocols the URN of the most current RFC that specifies the protocol is used (see </w:t>
      </w:r>
      <w:r w:rsidRPr="003A06D0">
        <w:rPr>
          <w:b/>
          <w:bCs/>
          <w:lang w:val="en-GB"/>
        </w:rPr>
        <w:t>[RFC 2648]</w:t>
      </w:r>
      <w:r w:rsidRPr="003A06D0">
        <w:rPr>
          <w:lang w:val="en-GB"/>
        </w:rPr>
        <w:t xml:space="preserve">).  URI references created specifically for DSS have the following stem: </w:t>
      </w:r>
    </w:p>
    <w:p w14:paraId="3634317D" w14:textId="77777777" w:rsidR="00BF4F83" w:rsidRPr="003A06D0" w:rsidRDefault="00493949" w:rsidP="00BF4F83">
      <w:pPr>
        <w:rPr>
          <w:rStyle w:val="Datatype"/>
          <w:lang w:val="en-GB"/>
        </w:rPr>
      </w:pPr>
      <w:r w:rsidRPr="003A06D0">
        <w:rPr>
          <w:rStyle w:val="Element"/>
          <w:lang w:val="en-GB"/>
        </w:rPr>
        <w:t>http://docs.oasis-open.org/dss-x/ns/core</w:t>
      </w:r>
    </w:p>
    <w:bookmarkStart w:id="30753" w:name="sec_SignatureTypeIdentifiers"/>
    <w:bookmarkStart w:id="30754" w:name="_Toc481065051"/>
    <w:bookmarkStart w:id="30755" w:name="_Toc516358027"/>
    <w:bookmarkEnd w:id="30753"/>
    <w:p w14:paraId="0B5B6AF2" w14:textId="77777777" w:rsidR="00BF4F83" w:rsidRPr="003A06D0" w:rsidRDefault="00BF4F83" w:rsidP="00AA52F6">
      <w:pPr>
        <w:pStyle w:val="berschrift2"/>
        <w:numPr>
          <w:ilvl w:val="1"/>
          <w:numId w:val="3"/>
        </w:numPr>
        <w:jc w:val="both"/>
        <w:rPr>
          <w:lang w:val="en-GB"/>
        </w:rPr>
      </w:pPr>
      <w:r w:rsidRPr="003A06D0">
        <w:rPr>
          <w:lang w:val="en-GB"/>
        </w:rPr>
        <w:fldChar w:fldCharType="begin"/>
      </w:r>
      <w:r w:rsidRPr="003A06D0">
        <w:rPr>
          <w:lang w:val="en-GB"/>
        </w:rPr>
        <w:instrText xml:space="preserve"> HYPERLINK  \l "sec_SignatureTypeIdentifiers" </w:instrText>
      </w:r>
      <w:r w:rsidRPr="003A06D0">
        <w:rPr>
          <w:lang w:val="en-GB"/>
        </w:rPr>
        <w:fldChar w:fldCharType="separate"/>
      </w:r>
      <w:bookmarkStart w:id="30756" w:name="_Toc522668731"/>
      <w:bookmarkStart w:id="30757" w:name="_Toc10210833"/>
      <w:r w:rsidRPr="003A06D0">
        <w:rPr>
          <w:rStyle w:val="Hyperlink"/>
          <w:lang w:val="en-GB"/>
        </w:rPr>
        <w:t>Signature Type Identifiers</w:t>
      </w:r>
      <w:bookmarkEnd w:id="30754"/>
      <w:bookmarkEnd w:id="30755"/>
      <w:bookmarkEnd w:id="30756"/>
      <w:bookmarkEnd w:id="30757"/>
      <w:r w:rsidRPr="003A06D0">
        <w:rPr>
          <w:lang w:val="en-GB"/>
        </w:rPr>
        <w:fldChar w:fldCharType="end"/>
      </w:r>
    </w:p>
    <w:p w14:paraId="4D2273EB" w14:textId="77777777" w:rsidR="00BF4F83" w:rsidRPr="003A06D0" w:rsidRDefault="00BF4F83" w:rsidP="00BF4F83">
      <w:pPr>
        <w:rPr>
          <w:lang w:val="en-GB"/>
        </w:rPr>
      </w:pPr>
      <w:r w:rsidRPr="003A06D0">
        <w:rPr>
          <w:lang w:val="en-GB"/>
        </w:rPr>
        <w:t xml:space="preserve">The following identifiers MAY be used as the content of the </w:t>
      </w:r>
      <w:r w:rsidRPr="003A06D0">
        <w:rPr>
          <w:rStyle w:val="Element"/>
          <w:lang w:val="en-GB"/>
        </w:rPr>
        <w:t>Signat</w:t>
      </w:r>
      <w:r w:rsidR="00195249">
        <w:rPr>
          <w:rStyle w:val="Element"/>
          <w:lang w:val="en-GB"/>
        </w:rPr>
        <w:t>ureType</w:t>
      </w:r>
      <w:r w:rsidRPr="003A06D0">
        <w:rPr>
          <w:lang w:val="en-GB"/>
        </w:rPr>
        <w:t xml:space="preserve"> o</w:t>
      </w:r>
      <w:r w:rsidR="00195249">
        <w:rPr>
          <w:lang w:val="en-GB"/>
        </w:rPr>
        <w:t xml:space="preserve">ptional input (see section </w:t>
      </w:r>
      <w:r w:rsidR="00195249">
        <w:rPr>
          <w:lang w:val="en-GB"/>
        </w:rPr>
        <w:fldChar w:fldCharType="begin"/>
      </w:r>
      <w:r w:rsidR="00195249">
        <w:rPr>
          <w:lang w:val="en-GB"/>
        </w:rPr>
        <w:instrText xml:space="preserve"> REF _RefComp84D46F92 \r \h </w:instrText>
      </w:r>
      <w:r w:rsidR="00195249">
        <w:rPr>
          <w:lang w:val="en-GB"/>
        </w:rPr>
      </w:r>
      <w:r w:rsidR="00195249">
        <w:rPr>
          <w:lang w:val="en-GB"/>
        </w:rPr>
        <w:fldChar w:fldCharType="separate"/>
      </w:r>
      <w:r w:rsidR="00195249">
        <w:rPr>
          <w:lang w:val="en-GB"/>
        </w:rPr>
        <w:t>4.3.4</w:t>
      </w:r>
      <w:r w:rsidR="00195249">
        <w:rPr>
          <w:lang w:val="en-GB"/>
        </w:rPr>
        <w:fldChar w:fldCharType="end"/>
      </w:r>
      <w:r w:rsidR="00195249">
        <w:rPr>
          <w:lang w:val="en-GB"/>
        </w:rPr>
        <w:t xml:space="preserve"> and </w:t>
      </w:r>
      <w:r w:rsidR="00195249">
        <w:rPr>
          <w:lang w:val="en-GB"/>
        </w:rPr>
        <w:fldChar w:fldCharType="begin"/>
      </w:r>
      <w:r w:rsidR="00195249">
        <w:rPr>
          <w:lang w:val="en-GB"/>
        </w:rPr>
        <w:instrText xml:space="preserve"> REF _RefComp5BA2A20A \r \h </w:instrText>
      </w:r>
      <w:r w:rsidR="00195249">
        <w:rPr>
          <w:lang w:val="en-GB"/>
        </w:rPr>
      </w:r>
      <w:r w:rsidR="00195249">
        <w:rPr>
          <w:lang w:val="en-GB"/>
        </w:rPr>
        <w:fldChar w:fldCharType="separate"/>
      </w:r>
      <w:r w:rsidR="00195249">
        <w:rPr>
          <w:lang w:val="en-GB"/>
        </w:rPr>
        <w:t>4.3.5</w:t>
      </w:r>
      <w:r w:rsidR="00195249">
        <w:rPr>
          <w:lang w:val="en-GB"/>
        </w:rPr>
        <w:fldChar w:fldCharType="end"/>
      </w:r>
      <w:r w:rsidRPr="003A06D0">
        <w:rPr>
          <w:lang w:val="en-GB"/>
        </w:rPr>
        <w:t>).</w:t>
      </w:r>
    </w:p>
    <w:p w14:paraId="3DC5EC71" w14:textId="77777777" w:rsidR="00BF4F83" w:rsidRPr="003A06D0" w:rsidRDefault="00BF4F83" w:rsidP="00AA52F6">
      <w:pPr>
        <w:pStyle w:val="berschrift3"/>
        <w:numPr>
          <w:ilvl w:val="2"/>
          <w:numId w:val="3"/>
        </w:numPr>
        <w:jc w:val="both"/>
        <w:rPr>
          <w:lang w:val="en-GB"/>
        </w:rPr>
      </w:pPr>
      <w:bookmarkStart w:id="30758" w:name="_Toc481065052"/>
      <w:bookmarkStart w:id="30759" w:name="_Toc516359916"/>
      <w:bookmarkStart w:id="30760" w:name="_Toc522668732"/>
      <w:bookmarkStart w:id="30761" w:name="_Toc10210834"/>
      <w:r w:rsidRPr="003A06D0">
        <w:rPr>
          <w:lang w:val="en-GB"/>
        </w:rPr>
        <w:t>XML Signature</w:t>
      </w:r>
      <w:bookmarkEnd w:id="30758"/>
      <w:bookmarkEnd w:id="30759"/>
      <w:bookmarkEnd w:id="30760"/>
      <w:bookmarkEnd w:id="30761"/>
    </w:p>
    <w:p w14:paraId="6D0C7E5E" w14:textId="77777777" w:rsidR="00BF4F83" w:rsidRPr="003A06D0" w:rsidRDefault="00BF4F83" w:rsidP="0001259E">
      <w:pPr>
        <w:numPr>
          <w:ilvl w:val="0"/>
          <w:numId w:val="14"/>
        </w:numPr>
        <w:jc w:val="both"/>
        <w:rPr>
          <w:lang w:val="en-GB"/>
        </w:rPr>
      </w:pPr>
      <w:r w:rsidRPr="003A06D0">
        <w:rPr>
          <w:b/>
          <w:bCs/>
          <w:lang w:val="en-GB"/>
        </w:rPr>
        <w:t>URI:</w:t>
      </w:r>
      <w:r w:rsidRPr="003A06D0">
        <w:rPr>
          <w:lang w:val="en-GB"/>
        </w:rPr>
        <w:t xml:space="preserve"> </w:t>
      </w:r>
      <w:r w:rsidRPr="003A06D0">
        <w:rPr>
          <w:rStyle w:val="Datatype"/>
          <w:lang w:val="en-GB"/>
        </w:rPr>
        <w:t>urn:ietf:rfc:3275</w:t>
      </w:r>
    </w:p>
    <w:p w14:paraId="1358DBC1" w14:textId="77777777" w:rsidR="00BF4F83" w:rsidRPr="003A06D0" w:rsidRDefault="00BF4F83" w:rsidP="0001259E">
      <w:pPr>
        <w:numPr>
          <w:ilvl w:val="0"/>
          <w:numId w:val="14"/>
        </w:numPr>
        <w:jc w:val="both"/>
        <w:rPr>
          <w:lang w:val="en-GB"/>
        </w:rPr>
      </w:pPr>
      <w:r w:rsidRPr="003A06D0">
        <w:rPr>
          <w:lang w:val="en-GB"/>
        </w:rPr>
        <w:t xml:space="preserve">This refers to an XML signature per </w:t>
      </w:r>
      <w:r w:rsidRPr="003A06D0">
        <w:rPr>
          <w:rFonts w:ascii="Helvetica-Bold" w:eastAsia="Helvetica-Bold" w:hAnsi="Helvetica-Bold" w:cs="Helvetica-Bold"/>
          <w:b/>
          <w:bCs/>
          <w:color w:val="000000" w:themeColor="text1"/>
          <w:lang w:val="en-GB"/>
        </w:rPr>
        <w:t>[XMLDSIG]</w:t>
      </w:r>
      <w:r w:rsidRPr="003A06D0">
        <w:rPr>
          <w:lang w:val="en-GB"/>
        </w:rPr>
        <w:t>.</w:t>
      </w:r>
    </w:p>
    <w:p w14:paraId="52F33B7A" w14:textId="77777777" w:rsidR="00BF4F83" w:rsidRPr="003A06D0" w:rsidRDefault="00BF4F83" w:rsidP="00AA52F6">
      <w:pPr>
        <w:pStyle w:val="berschrift3"/>
        <w:numPr>
          <w:ilvl w:val="2"/>
          <w:numId w:val="3"/>
        </w:numPr>
        <w:jc w:val="both"/>
        <w:rPr>
          <w:lang w:val="en-GB"/>
        </w:rPr>
      </w:pPr>
      <w:bookmarkStart w:id="30762" w:name="_Toc481065053"/>
      <w:bookmarkStart w:id="30763" w:name="_Toc516359917"/>
      <w:bookmarkStart w:id="30764" w:name="_Toc522668733"/>
      <w:bookmarkStart w:id="30765" w:name="_Toc10210835"/>
      <w:r w:rsidRPr="003A06D0">
        <w:rPr>
          <w:lang w:val="en-GB"/>
        </w:rPr>
        <w:t>XML TimeStampToken</w:t>
      </w:r>
      <w:bookmarkEnd w:id="30762"/>
      <w:bookmarkEnd w:id="30763"/>
      <w:bookmarkEnd w:id="30764"/>
      <w:bookmarkEnd w:id="30765"/>
    </w:p>
    <w:p w14:paraId="583D9248" w14:textId="77777777" w:rsidR="00BF4F83" w:rsidRPr="003A06D0" w:rsidRDefault="00BF4F83" w:rsidP="0001259E">
      <w:pPr>
        <w:numPr>
          <w:ilvl w:val="0"/>
          <w:numId w:val="15"/>
        </w:numPr>
        <w:jc w:val="both"/>
        <w:rPr>
          <w:lang w:val="en-GB"/>
        </w:rPr>
      </w:pPr>
      <w:r w:rsidRPr="003A06D0">
        <w:rPr>
          <w:b/>
          <w:bCs/>
          <w:lang w:val="en-GB"/>
        </w:rPr>
        <w:t>URI:</w:t>
      </w:r>
      <w:r w:rsidRPr="003A06D0">
        <w:rPr>
          <w:lang w:val="en-GB"/>
        </w:rPr>
        <w:t xml:space="preserve"> </w:t>
      </w:r>
      <w:r w:rsidRPr="003A06D0">
        <w:rPr>
          <w:rStyle w:val="Datatype"/>
          <w:lang w:val="en-GB"/>
        </w:rPr>
        <w:t>urn:oasis:names:tc:dss:2.0:core:schema:XMLTimeStampToken</w:t>
      </w:r>
    </w:p>
    <w:p w14:paraId="4D21C1A0" w14:textId="77777777" w:rsidR="00BF4F83" w:rsidRPr="003A06D0" w:rsidRDefault="00BF4F83" w:rsidP="0001259E">
      <w:pPr>
        <w:numPr>
          <w:ilvl w:val="0"/>
          <w:numId w:val="15"/>
        </w:numPr>
        <w:jc w:val="both"/>
        <w:rPr>
          <w:lang w:val="en-GB"/>
        </w:rPr>
      </w:pPr>
      <w:r w:rsidRPr="003A06D0">
        <w:rPr>
          <w:lang w:val="en-GB"/>
        </w:rPr>
        <w:t>This refers to an XML timestamp containing an XML signature.</w:t>
      </w:r>
    </w:p>
    <w:p w14:paraId="230DFF6D" w14:textId="77777777" w:rsidR="00BF4F83" w:rsidRPr="003A06D0" w:rsidRDefault="00BF4F83" w:rsidP="00AA52F6">
      <w:pPr>
        <w:pStyle w:val="berschrift3"/>
        <w:numPr>
          <w:ilvl w:val="2"/>
          <w:numId w:val="3"/>
        </w:numPr>
        <w:jc w:val="both"/>
        <w:rPr>
          <w:lang w:val="en-GB"/>
        </w:rPr>
      </w:pPr>
      <w:bookmarkStart w:id="30766" w:name="_Toc481065054"/>
      <w:bookmarkStart w:id="30767" w:name="_Toc516359918"/>
      <w:bookmarkStart w:id="30768" w:name="_Toc522668734"/>
      <w:bookmarkStart w:id="30769" w:name="_Toc10210836"/>
      <w:r w:rsidRPr="003A06D0">
        <w:rPr>
          <w:lang w:val="en-GB"/>
        </w:rPr>
        <w:t>RFC 3161 TimeStampToken</w:t>
      </w:r>
      <w:bookmarkEnd w:id="30766"/>
      <w:bookmarkEnd w:id="30767"/>
      <w:bookmarkEnd w:id="30768"/>
      <w:bookmarkEnd w:id="30769"/>
    </w:p>
    <w:p w14:paraId="6B0CCC71" w14:textId="77777777" w:rsidR="00BF4F83" w:rsidRPr="003A06D0" w:rsidRDefault="00BF4F83" w:rsidP="0001259E">
      <w:pPr>
        <w:numPr>
          <w:ilvl w:val="0"/>
          <w:numId w:val="13"/>
        </w:numPr>
        <w:jc w:val="both"/>
        <w:rPr>
          <w:lang w:val="en-GB"/>
        </w:rPr>
      </w:pPr>
      <w:r w:rsidRPr="003A06D0">
        <w:rPr>
          <w:b/>
          <w:bCs/>
          <w:lang w:val="en-GB"/>
        </w:rPr>
        <w:t>URI:</w:t>
      </w:r>
      <w:r w:rsidRPr="003A06D0">
        <w:rPr>
          <w:lang w:val="en-GB"/>
        </w:rPr>
        <w:t xml:space="preserve"> </w:t>
      </w:r>
      <w:r w:rsidRPr="003A06D0">
        <w:rPr>
          <w:rStyle w:val="Datatype"/>
          <w:lang w:val="en-GB"/>
        </w:rPr>
        <w:t>urn:ietf:rfc:3161</w:t>
      </w:r>
    </w:p>
    <w:p w14:paraId="650BEEB4" w14:textId="77777777" w:rsidR="00BF4F83" w:rsidRPr="003A06D0" w:rsidRDefault="00BF4F83" w:rsidP="0001259E">
      <w:pPr>
        <w:numPr>
          <w:ilvl w:val="0"/>
          <w:numId w:val="13"/>
        </w:numPr>
        <w:jc w:val="both"/>
        <w:rPr>
          <w:lang w:val="en-GB"/>
        </w:rPr>
      </w:pPr>
      <w:r w:rsidRPr="003A06D0">
        <w:rPr>
          <w:lang w:val="en-GB"/>
        </w:rPr>
        <w:t xml:space="preserve">This refers to an XML timestamp containing an ASN.1 TimeStampToken, per </w:t>
      </w:r>
      <w:r w:rsidRPr="003A06D0">
        <w:rPr>
          <w:rFonts w:ascii="Helvetica-Bold" w:eastAsia="Helvetica-Bold" w:hAnsi="Helvetica-Bold" w:cs="Helvetica-Bold"/>
          <w:b/>
          <w:bCs/>
          <w:color w:val="000000" w:themeColor="text1"/>
          <w:lang w:val="en-GB"/>
        </w:rPr>
        <w:t>[RFC 3161]</w:t>
      </w:r>
      <w:r w:rsidRPr="003A06D0">
        <w:rPr>
          <w:lang w:val="en-GB"/>
        </w:rPr>
        <w:t>.</w:t>
      </w:r>
    </w:p>
    <w:p w14:paraId="15D15FB6" w14:textId="77777777" w:rsidR="00BF4F83" w:rsidRPr="003A06D0" w:rsidRDefault="00BF4F83" w:rsidP="00AA52F6">
      <w:pPr>
        <w:pStyle w:val="berschrift3"/>
        <w:numPr>
          <w:ilvl w:val="2"/>
          <w:numId w:val="3"/>
        </w:numPr>
        <w:jc w:val="both"/>
        <w:rPr>
          <w:lang w:val="en-GB"/>
        </w:rPr>
      </w:pPr>
      <w:bookmarkStart w:id="30770" w:name="_Toc481065055"/>
      <w:bookmarkStart w:id="30771" w:name="_Toc516359919"/>
      <w:bookmarkStart w:id="30772" w:name="_Toc522668735"/>
      <w:bookmarkStart w:id="30773" w:name="_Toc10210837"/>
      <w:r w:rsidRPr="003A06D0">
        <w:rPr>
          <w:lang w:val="en-GB"/>
        </w:rPr>
        <w:t>CMS Signature</w:t>
      </w:r>
      <w:bookmarkEnd w:id="30770"/>
      <w:bookmarkEnd w:id="30771"/>
      <w:bookmarkEnd w:id="30772"/>
      <w:bookmarkEnd w:id="30773"/>
    </w:p>
    <w:p w14:paraId="1C51874F" w14:textId="77777777" w:rsidR="00BF4F83" w:rsidRPr="003A06D0" w:rsidRDefault="00BF4F83" w:rsidP="0001259E">
      <w:pPr>
        <w:numPr>
          <w:ilvl w:val="0"/>
          <w:numId w:val="16"/>
        </w:numPr>
        <w:jc w:val="both"/>
        <w:rPr>
          <w:lang w:val="en-GB"/>
        </w:rPr>
      </w:pPr>
      <w:r w:rsidRPr="003A06D0">
        <w:rPr>
          <w:b/>
          <w:bCs/>
          <w:lang w:val="en-GB"/>
        </w:rPr>
        <w:t>URI:</w:t>
      </w:r>
      <w:r w:rsidRPr="003A06D0">
        <w:rPr>
          <w:lang w:val="en-GB"/>
        </w:rPr>
        <w:t xml:space="preserve"> </w:t>
      </w:r>
      <w:r w:rsidRPr="003A06D0">
        <w:rPr>
          <w:rStyle w:val="Datatype"/>
          <w:lang w:val="en-GB"/>
        </w:rPr>
        <w:t>urn:ietf:rfc:3369</w:t>
      </w:r>
    </w:p>
    <w:p w14:paraId="7EC0B265" w14:textId="77777777" w:rsidR="00BF4F83" w:rsidRPr="003A06D0" w:rsidRDefault="00BF4F83" w:rsidP="0001259E">
      <w:pPr>
        <w:numPr>
          <w:ilvl w:val="0"/>
          <w:numId w:val="16"/>
        </w:numPr>
        <w:jc w:val="both"/>
        <w:rPr>
          <w:lang w:val="en-GB"/>
        </w:rPr>
      </w:pPr>
      <w:r w:rsidRPr="003A06D0">
        <w:rPr>
          <w:lang w:val="en-GB"/>
        </w:rPr>
        <w:t xml:space="preserve">This refers to a CMS signature per </w:t>
      </w:r>
      <w:r w:rsidRPr="003A06D0">
        <w:rPr>
          <w:rFonts w:ascii="Helvetica-Bold" w:eastAsia="Helvetica-Bold" w:hAnsi="Helvetica-Bold" w:cs="Helvetica-Bold"/>
          <w:b/>
          <w:bCs/>
          <w:color w:val="000000" w:themeColor="text1"/>
          <w:lang w:val="en-GB"/>
        </w:rPr>
        <w:t>[</w:t>
      </w:r>
      <w:hyperlink w:anchor="refRFC5652" w:history="1">
        <w:r w:rsidRPr="003A06D0">
          <w:rPr>
            <w:rStyle w:val="Hyperlink"/>
            <w:b/>
            <w:bCs/>
            <w:lang w:val="en-GB"/>
          </w:rPr>
          <w:t>RFC 5652</w:t>
        </w:r>
      </w:hyperlink>
      <w:r w:rsidRPr="003A06D0">
        <w:rPr>
          <w:rFonts w:ascii="Helvetica-Bold" w:eastAsia="Helvetica-Bold" w:hAnsi="Helvetica-Bold" w:cs="Helvetica-Bold"/>
          <w:b/>
          <w:bCs/>
          <w:color w:val="000000" w:themeColor="text1"/>
          <w:lang w:val="en-GB"/>
        </w:rPr>
        <w:t>]</w:t>
      </w:r>
      <w:r w:rsidRPr="003A06D0">
        <w:rPr>
          <w:lang w:val="en-GB"/>
        </w:rPr>
        <w:t xml:space="preserve"> or prior versions of CMS.</w:t>
      </w:r>
    </w:p>
    <w:p w14:paraId="4188BE95" w14:textId="77777777" w:rsidR="00BF4F83" w:rsidRPr="003A06D0" w:rsidRDefault="00BF4F83" w:rsidP="00AA52F6">
      <w:pPr>
        <w:pStyle w:val="berschrift3"/>
        <w:numPr>
          <w:ilvl w:val="2"/>
          <w:numId w:val="3"/>
        </w:numPr>
        <w:jc w:val="both"/>
        <w:rPr>
          <w:lang w:val="en-GB"/>
        </w:rPr>
      </w:pPr>
      <w:bookmarkStart w:id="30774" w:name="_Toc481065056"/>
      <w:bookmarkStart w:id="30775" w:name="_Toc516359920"/>
      <w:bookmarkStart w:id="30776" w:name="_Toc522668736"/>
      <w:bookmarkStart w:id="30777" w:name="_Toc10210838"/>
      <w:r w:rsidRPr="003A06D0">
        <w:rPr>
          <w:lang w:val="en-GB"/>
        </w:rPr>
        <w:t>PGP Signature</w:t>
      </w:r>
      <w:bookmarkEnd w:id="30774"/>
      <w:bookmarkEnd w:id="30775"/>
      <w:bookmarkEnd w:id="30776"/>
      <w:bookmarkEnd w:id="30777"/>
    </w:p>
    <w:p w14:paraId="36043791" w14:textId="77777777" w:rsidR="00BF4F83" w:rsidRPr="003A06D0" w:rsidRDefault="00BF4F83" w:rsidP="0001259E">
      <w:pPr>
        <w:numPr>
          <w:ilvl w:val="0"/>
          <w:numId w:val="17"/>
        </w:numPr>
        <w:jc w:val="both"/>
        <w:rPr>
          <w:lang w:val="en-GB"/>
        </w:rPr>
      </w:pPr>
      <w:r w:rsidRPr="003A06D0">
        <w:rPr>
          <w:b/>
          <w:bCs/>
          <w:lang w:val="en-GB"/>
        </w:rPr>
        <w:t>URI:</w:t>
      </w:r>
      <w:r w:rsidRPr="003A06D0">
        <w:rPr>
          <w:lang w:val="en-GB"/>
        </w:rPr>
        <w:t xml:space="preserve"> </w:t>
      </w:r>
      <w:r w:rsidRPr="003A06D0">
        <w:rPr>
          <w:rStyle w:val="Datatype"/>
          <w:lang w:val="en-GB"/>
        </w:rPr>
        <w:t>urn:ietf:rfc:2440</w:t>
      </w:r>
    </w:p>
    <w:p w14:paraId="5AD47C8E" w14:textId="77777777" w:rsidR="00BF4F83" w:rsidRPr="003A06D0" w:rsidRDefault="00BF4F83" w:rsidP="0001259E">
      <w:pPr>
        <w:numPr>
          <w:ilvl w:val="0"/>
          <w:numId w:val="17"/>
        </w:numPr>
        <w:jc w:val="both"/>
        <w:rPr>
          <w:lang w:val="en-GB"/>
        </w:rPr>
      </w:pPr>
      <w:r w:rsidRPr="003A06D0">
        <w:rPr>
          <w:lang w:val="en-GB"/>
        </w:rPr>
        <w:t xml:space="preserve">This refers to a PGP signature per </w:t>
      </w:r>
      <w:r w:rsidRPr="003A06D0">
        <w:rPr>
          <w:rFonts w:ascii="Helvetica-Bold" w:eastAsia="Helvetica-Bold" w:hAnsi="Helvetica-Bold" w:cs="Helvetica-Bold"/>
          <w:b/>
          <w:bCs/>
          <w:color w:val="000000" w:themeColor="text1"/>
          <w:lang w:val="en-GB"/>
        </w:rPr>
        <w:t>[RFC 2440]</w:t>
      </w:r>
      <w:r w:rsidRPr="003A06D0">
        <w:rPr>
          <w:lang w:val="en-GB"/>
        </w:rPr>
        <w:t>.</w:t>
      </w:r>
    </w:p>
    <w:bookmarkStart w:id="30778" w:name="sec_ResultMinors"/>
    <w:bookmarkStart w:id="30779" w:name="_Toc516358028"/>
    <w:bookmarkEnd w:id="30778"/>
    <w:p w14:paraId="24BB4D59" w14:textId="77777777" w:rsidR="00BF4F83" w:rsidRPr="003A06D0" w:rsidRDefault="00BF4F83" w:rsidP="00AA52F6">
      <w:pPr>
        <w:pStyle w:val="berschrift2"/>
        <w:numPr>
          <w:ilvl w:val="1"/>
          <w:numId w:val="3"/>
        </w:numPr>
        <w:rPr>
          <w:lang w:val="en-GB"/>
        </w:rPr>
      </w:pPr>
      <w:r w:rsidRPr="003A06D0">
        <w:rPr>
          <w:lang w:val="en-GB"/>
        </w:rPr>
        <w:fldChar w:fldCharType="begin"/>
      </w:r>
      <w:r w:rsidRPr="003A06D0">
        <w:rPr>
          <w:lang w:val="en-GB"/>
        </w:rPr>
        <w:instrText xml:space="preserve"> HYPERLINK  \l "sec_ResultMinors" </w:instrText>
      </w:r>
      <w:r w:rsidRPr="003A06D0">
        <w:rPr>
          <w:lang w:val="en-GB"/>
        </w:rPr>
        <w:fldChar w:fldCharType="separate"/>
      </w:r>
      <w:bookmarkStart w:id="30780" w:name="_Ref534995348"/>
      <w:bookmarkStart w:id="30781" w:name="_Ref534995333"/>
      <w:bookmarkStart w:id="30782" w:name="_Ref534995314"/>
      <w:bookmarkStart w:id="30783" w:name="_Ref534995297"/>
      <w:bookmarkStart w:id="30784" w:name="_Ref534804134"/>
      <w:bookmarkStart w:id="30785" w:name="_Toc522668737"/>
      <w:bookmarkStart w:id="30786" w:name="_Toc10210839"/>
      <w:r w:rsidRPr="003A06D0">
        <w:rPr>
          <w:rStyle w:val="Hyperlink"/>
          <w:lang w:val="en-GB"/>
        </w:rPr>
        <w:t>ResultMinors</w:t>
      </w:r>
      <w:bookmarkEnd w:id="30779"/>
      <w:bookmarkEnd w:id="30780"/>
      <w:bookmarkEnd w:id="30781"/>
      <w:bookmarkEnd w:id="30782"/>
      <w:bookmarkEnd w:id="30783"/>
      <w:bookmarkEnd w:id="30784"/>
      <w:bookmarkEnd w:id="30785"/>
      <w:bookmarkEnd w:id="30786"/>
      <w:r w:rsidRPr="003A06D0">
        <w:rPr>
          <w:lang w:val="en-GB"/>
        </w:rPr>
        <w:fldChar w:fldCharType="end"/>
      </w:r>
    </w:p>
    <w:p w14:paraId="4093092D" w14:textId="77777777" w:rsidR="00BF4F83" w:rsidRPr="003A06D0" w:rsidRDefault="00BF4F83" w:rsidP="00BF4F83">
      <w:pPr>
        <w:rPr>
          <w:lang w:val="en-GB"/>
        </w:rPr>
      </w:pPr>
      <w:r w:rsidRPr="003A06D0">
        <w:rPr>
          <w:lang w:val="en-GB"/>
        </w:rPr>
        <w:t xml:space="preserve">The following list contains the values of ResultMinor that are </w:t>
      </w:r>
      <w:r w:rsidR="00493949">
        <w:rPr>
          <w:lang w:val="en-GB"/>
        </w:rPr>
        <w:t>defined in the preceding version of this standard (</w:t>
      </w:r>
      <w:r w:rsidR="00493949" w:rsidRPr="003A06D0">
        <w:rPr>
          <w:rStyle w:val="Refterm"/>
          <w:lang w:val="en-GB"/>
        </w:rPr>
        <w:t>[DSS1Core]</w:t>
      </w:r>
      <w:r w:rsidR="00493949">
        <w:rPr>
          <w:lang w:val="en-GB"/>
        </w:rPr>
        <w:t xml:space="preserve">) and are </w:t>
      </w:r>
      <w:r w:rsidRPr="003A06D0">
        <w:rPr>
          <w:lang w:val="en-GB"/>
        </w:rPr>
        <w:t>used in this document.</w:t>
      </w:r>
    </w:p>
    <w:tbl>
      <w:tblPr>
        <w:tblStyle w:val="Gitternetztabelle1hell1"/>
        <w:tblW w:w="9634" w:type="dxa"/>
        <w:tblLook w:val="04A0" w:firstRow="1" w:lastRow="0" w:firstColumn="1" w:lastColumn="0" w:noHBand="0" w:noVBand="1"/>
      </w:tblPr>
      <w:tblGrid>
        <w:gridCol w:w="1777"/>
        <w:gridCol w:w="7898"/>
      </w:tblGrid>
      <w:tr w:rsidR="00BF4F83" w:rsidRPr="003A06D0" w14:paraId="1031A2E2" w14:textId="77777777" w:rsidTr="008272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2" w:type="dxa"/>
          </w:tcPr>
          <w:p w14:paraId="63D3E5E0" w14:textId="77777777" w:rsidR="00BF4F83" w:rsidRPr="003A06D0" w:rsidRDefault="00BF4F83" w:rsidP="00BF4F83">
            <w:pPr>
              <w:rPr>
                <w:lang w:val="en-GB"/>
              </w:rPr>
            </w:pPr>
            <w:r w:rsidRPr="003A06D0">
              <w:rPr>
                <w:lang w:val="en-GB"/>
              </w:rPr>
              <w:t>Abbreviation</w:t>
            </w:r>
          </w:p>
        </w:tc>
        <w:tc>
          <w:tcPr>
            <w:tcW w:w="7912" w:type="dxa"/>
          </w:tcPr>
          <w:p w14:paraId="5326BD1B" w14:textId="77777777" w:rsidR="00BF4F83" w:rsidRPr="003A06D0" w:rsidRDefault="00BF4F83" w:rsidP="00BF4F83">
            <w:pPr>
              <w:cnfStyle w:val="100000000000" w:firstRow="1" w:lastRow="0" w:firstColumn="0" w:lastColumn="0" w:oddVBand="0" w:evenVBand="0" w:oddHBand="0" w:evenHBand="0" w:firstRowFirstColumn="0" w:firstRowLastColumn="0" w:lastRowFirstColumn="0" w:lastRowLastColumn="0"/>
              <w:rPr>
                <w:lang w:val="en-GB"/>
              </w:rPr>
            </w:pPr>
            <w:r w:rsidRPr="003A06D0">
              <w:rPr>
                <w:lang w:val="en-GB"/>
              </w:rPr>
              <w:t>URI</w:t>
            </w:r>
          </w:p>
        </w:tc>
      </w:tr>
      <w:tr w:rsidR="00BF4F83" w:rsidRPr="003A06D0" w14:paraId="33E54B97" w14:textId="77777777" w:rsidTr="00827213">
        <w:tc>
          <w:tcPr>
            <w:cnfStyle w:val="001000000000" w:firstRow="0" w:lastRow="0" w:firstColumn="1" w:lastColumn="0" w:oddVBand="0" w:evenVBand="0" w:oddHBand="0" w:evenHBand="0" w:firstRowFirstColumn="0" w:firstRowLastColumn="0" w:lastRowFirstColumn="0" w:lastRowLastColumn="0"/>
            <w:tcW w:w="1722" w:type="dxa"/>
          </w:tcPr>
          <w:p w14:paraId="5B42650F" w14:textId="77777777" w:rsidR="00BF4F83" w:rsidRPr="003A06D0" w:rsidRDefault="00BF4F83" w:rsidP="00BF4F83">
            <w:pPr>
              <w:rPr>
                <w:lang w:val="en-GB"/>
              </w:rPr>
            </w:pPr>
            <w:r w:rsidRPr="003A06D0">
              <w:rPr>
                <w:rStyle w:val="Element"/>
                <w:lang w:val="en-GB"/>
              </w:rPr>
              <w:t>OnAll</w:t>
            </w:r>
            <w:r w:rsidRPr="003A06D0">
              <w:rPr>
                <w:rStyle w:val="Element"/>
                <w:lang w:val="en-GB"/>
              </w:rPr>
              <w:br/>
              <w:t>Documents</w:t>
            </w:r>
          </w:p>
        </w:tc>
        <w:tc>
          <w:tcPr>
            <w:tcW w:w="7912" w:type="dxa"/>
          </w:tcPr>
          <w:p w14:paraId="1D2BC9B1" w14:textId="77777777" w:rsidR="00BF4F83" w:rsidRPr="003A06D0" w:rsidRDefault="00493949" w:rsidP="00BF4F83">
            <w:pPr>
              <w:pStyle w:val="Indented"/>
              <w:ind w:left="0"/>
              <w:cnfStyle w:val="000000000000" w:firstRow="0" w:lastRow="0" w:firstColumn="0" w:lastColumn="0" w:oddVBand="0" w:evenVBand="0" w:oddHBand="0" w:evenHBand="0" w:firstRowFirstColumn="0" w:firstRowLastColumn="0" w:lastRowFirstColumn="0" w:lastRowLastColumn="0"/>
              <w:rPr>
                <w:rFonts w:ascii="Courier New" w:hAnsi="Courier New"/>
                <w:sz w:val="16"/>
                <w:szCs w:val="16"/>
                <w:lang w:val="en-GB"/>
              </w:rPr>
            </w:pPr>
            <w:r>
              <w:rPr>
                <w:rStyle w:val="Element"/>
                <w:sz w:val="16"/>
                <w:szCs w:val="16"/>
                <w:lang w:val="en-GB"/>
              </w:rPr>
              <w:t>urn:oasis:names:tc:dss:1</w:t>
            </w:r>
            <w:r w:rsidR="00BF4F83" w:rsidRPr="003A06D0">
              <w:rPr>
                <w:rStyle w:val="Element"/>
                <w:sz w:val="16"/>
                <w:szCs w:val="16"/>
                <w:lang w:val="en-GB"/>
              </w:rPr>
              <w:t>.0:resultminor:valid:signature:OnAllDocuments</w:t>
            </w:r>
          </w:p>
        </w:tc>
      </w:tr>
      <w:tr w:rsidR="00BF4F83" w:rsidRPr="003A06D0" w14:paraId="0C8E7C44" w14:textId="77777777" w:rsidTr="00827213">
        <w:tc>
          <w:tcPr>
            <w:cnfStyle w:val="001000000000" w:firstRow="0" w:lastRow="0" w:firstColumn="1" w:lastColumn="0" w:oddVBand="0" w:evenVBand="0" w:oddHBand="0" w:evenHBand="0" w:firstRowFirstColumn="0" w:firstRowLastColumn="0" w:lastRowFirstColumn="0" w:lastRowLastColumn="0"/>
            <w:tcW w:w="1722" w:type="dxa"/>
          </w:tcPr>
          <w:p w14:paraId="7E91B3D9" w14:textId="77777777" w:rsidR="00BF4F83" w:rsidRPr="003A06D0" w:rsidRDefault="00BF4F83" w:rsidP="00BF4F83">
            <w:pPr>
              <w:rPr>
                <w:lang w:val="en-GB"/>
              </w:rPr>
            </w:pPr>
            <w:r w:rsidRPr="003A06D0">
              <w:rPr>
                <w:rStyle w:val="Element"/>
                <w:lang w:val="en-GB"/>
              </w:rPr>
              <w:t>NotAll</w:t>
            </w:r>
            <w:r w:rsidRPr="003A06D0">
              <w:rPr>
                <w:rStyle w:val="Element"/>
                <w:lang w:val="en-GB"/>
              </w:rPr>
              <w:br/>
              <w:t>Documents</w:t>
            </w:r>
            <w:r w:rsidRPr="003A06D0">
              <w:rPr>
                <w:rStyle w:val="Element"/>
                <w:lang w:val="en-GB"/>
              </w:rPr>
              <w:br/>
              <w:t>Referenced</w:t>
            </w:r>
          </w:p>
        </w:tc>
        <w:tc>
          <w:tcPr>
            <w:tcW w:w="7912" w:type="dxa"/>
          </w:tcPr>
          <w:p w14:paraId="36AD7D6D" w14:textId="77777777" w:rsidR="00BF4F83" w:rsidRPr="003A06D0" w:rsidRDefault="00BF4F83" w:rsidP="00BF4F83">
            <w:pPr>
              <w:pStyle w:val="HTMLVorformatiert"/>
              <w:cnfStyle w:val="000000000000" w:firstRow="0" w:lastRow="0" w:firstColumn="0" w:lastColumn="0" w:oddVBand="0" w:evenVBand="0" w:oddHBand="0" w:evenHBand="0" w:firstRowFirstColumn="0" w:firstRowLastColumn="0" w:lastRowFirstColumn="0" w:lastRowLastColumn="0"/>
              <w:rPr>
                <w:sz w:val="16"/>
                <w:szCs w:val="16"/>
                <w:lang w:val="en-GB"/>
              </w:rPr>
            </w:pPr>
            <w:r w:rsidRPr="003A06D0">
              <w:rPr>
                <w:rStyle w:val="Element"/>
                <w:rFonts w:eastAsia="Times New Roman" w:cs="Times New Roman"/>
                <w:sz w:val="16"/>
                <w:szCs w:val="16"/>
                <w:lang w:val="en-GB"/>
              </w:rPr>
              <w:t>u</w:t>
            </w:r>
            <w:r w:rsidR="00493949">
              <w:rPr>
                <w:rStyle w:val="Element"/>
                <w:rFonts w:eastAsia="Times New Roman" w:cs="Times New Roman"/>
                <w:sz w:val="16"/>
                <w:szCs w:val="16"/>
                <w:lang w:val="en-GB"/>
              </w:rPr>
              <w:t>rn:oasis:names:tc:dss:1</w:t>
            </w:r>
            <w:r w:rsidRPr="003A06D0">
              <w:rPr>
                <w:rStyle w:val="Element"/>
                <w:rFonts w:eastAsia="Times New Roman" w:cs="Times New Roman"/>
                <w:sz w:val="16"/>
                <w:szCs w:val="16"/>
                <w:lang w:val="en-GB"/>
              </w:rPr>
              <w:t>.0:resultminor:valid:signature:NotAllDocumentsReferenced</w:t>
            </w:r>
          </w:p>
          <w:p w14:paraId="38B18029" w14:textId="77777777" w:rsidR="00BF4F83" w:rsidRPr="003A06D0" w:rsidRDefault="00BF4F83" w:rsidP="00BF4F83">
            <w:pPr>
              <w:cnfStyle w:val="000000000000" w:firstRow="0" w:lastRow="0" w:firstColumn="0" w:lastColumn="0" w:oddVBand="0" w:evenVBand="0" w:oddHBand="0" w:evenHBand="0" w:firstRowFirstColumn="0" w:firstRowLastColumn="0" w:lastRowFirstColumn="0" w:lastRowLastColumn="0"/>
              <w:rPr>
                <w:sz w:val="16"/>
                <w:szCs w:val="16"/>
                <w:lang w:val="en-GB"/>
              </w:rPr>
            </w:pPr>
          </w:p>
        </w:tc>
      </w:tr>
      <w:tr w:rsidR="00BF4F83" w:rsidRPr="003A06D0" w14:paraId="306BA702" w14:textId="77777777" w:rsidTr="00827213">
        <w:tc>
          <w:tcPr>
            <w:cnfStyle w:val="001000000000" w:firstRow="0" w:lastRow="0" w:firstColumn="1" w:lastColumn="0" w:oddVBand="0" w:evenVBand="0" w:oddHBand="0" w:evenHBand="0" w:firstRowFirstColumn="0" w:firstRowLastColumn="0" w:lastRowFirstColumn="0" w:lastRowLastColumn="0"/>
            <w:tcW w:w="1722" w:type="dxa"/>
          </w:tcPr>
          <w:p w14:paraId="5141E83C" w14:textId="77777777" w:rsidR="00BF4F83" w:rsidRPr="003A06D0" w:rsidRDefault="00BF4F83" w:rsidP="00BF4F83">
            <w:pPr>
              <w:rPr>
                <w:lang w:val="en-GB"/>
              </w:rPr>
            </w:pPr>
            <w:r w:rsidRPr="003A06D0">
              <w:rPr>
                <w:rStyle w:val="Element"/>
                <w:lang w:val="en-GB"/>
              </w:rPr>
              <w:t>Incorrect</w:t>
            </w:r>
            <w:r w:rsidRPr="003A06D0">
              <w:rPr>
                <w:rStyle w:val="Element"/>
                <w:lang w:val="en-GB"/>
              </w:rPr>
              <w:br/>
              <w:t>Signature</w:t>
            </w:r>
          </w:p>
        </w:tc>
        <w:tc>
          <w:tcPr>
            <w:tcW w:w="7912" w:type="dxa"/>
          </w:tcPr>
          <w:p w14:paraId="68773417" w14:textId="77777777" w:rsidR="00BF4F83" w:rsidRPr="003A06D0" w:rsidRDefault="00BF4F83" w:rsidP="00BF4F83">
            <w:pPr>
              <w:pStyle w:val="HTMLVorformatiert"/>
              <w:cnfStyle w:val="000000000000" w:firstRow="0" w:lastRow="0" w:firstColumn="0" w:lastColumn="0" w:oddVBand="0" w:evenVBand="0" w:oddHBand="0" w:evenHBand="0" w:firstRowFirstColumn="0" w:firstRowLastColumn="0" w:lastRowFirstColumn="0" w:lastRowLastColumn="0"/>
              <w:rPr>
                <w:rStyle w:val="Element"/>
                <w:rFonts w:eastAsia="Times New Roman" w:cs="Times New Roman"/>
                <w:sz w:val="16"/>
                <w:szCs w:val="16"/>
                <w:lang w:val="en-GB"/>
              </w:rPr>
            </w:pPr>
            <w:r w:rsidRPr="003A06D0">
              <w:rPr>
                <w:rStyle w:val="Element"/>
                <w:rFonts w:eastAsia="Times New Roman" w:cs="Times New Roman"/>
                <w:sz w:val="16"/>
                <w:szCs w:val="16"/>
                <w:lang w:val="en-GB"/>
              </w:rPr>
              <w:t>urn:oasis</w:t>
            </w:r>
            <w:r w:rsidR="00493949">
              <w:rPr>
                <w:rStyle w:val="Element"/>
                <w:rFonts w:eastAsia="Times New Roman" w:cs="Times New Roman"/>
                <w:sz w:val="16"/>
                <w:szCs w:val="16"/>
                <w:lang w:val="en-GB"/>
              </w:rPr>
              <w:t>:names:tc:dss:1</w:t>
            </w:r>
            <w:r w:rsidRPr="003A06D0">
              <w:rPr>
                <w:rStyle w:val="Element"/>
                <w:rFonts w:eastAsia="Times New Roman" w:cs="Times New Roman"/>
                <w:sz w:val="16"/>
                <w:szCs w:val="16"/>
                <w:lang w:val="en-GB"/>
              </w:rPr>
              <w:t>.0:resultminor:invalid:IncorrectSignature</w:t>
            </w:r>
          </w:p>
          <w:p w14:paraId="40163E95" w14:textId="77777777" w:rsidR="00BF4F83" w:rsidRPr="003A06D0" w:rsidRDefault="00BF4F83" w:rsidP="00BF4F83">
            <w:pPr>
              <w:cnfStyle w:val="000000000000" w:firstRow="0" w:lastRow="0" w:firstColumn="0" w:lastColumn="0" w:oddVBand="0" w:evenVBand="0" w:oddHBand="0" w:evenHBand="0" w:firstRowFirstColumn="0" w:firstRowLastColumn="0" w:lastRowFirstColumn="0" w:lastRowLastColumn="0"/>
              <w:rPr>
                <w:sz w:val="16"/>
                <w:szCs w:val="16"/>
                <w:lang w:val="en-GB"/>
              </w:rPr>
            </w:pPr>
          </w:p>
        </w:tc>
      </w:tr>
      <w:tr w:rsidR="00BF4F83" w:rsidRPr="003A06D0" w14:paraId="3DF97968" w14:textId="77777777" w:rsidTr="00827213">
        <w:tc>
          <w:tcPr>
            <w:cnfStyle w:val="001000000000" w:firstRow="0" w:lastRow="0" w:firstColumn="1" w:lastColumn="0" w:oddVBand="0" w:evenVBand="0" w:oddHBand="0" w:evenHBand="0" w:firstRowFirstColumn="0" w:firstRowLastColumn="0" w:lastRowFirstColumn="0" w:lastRowLastColumn="0"/>
            <w:tcW w:w="1722" w:type="dxa"/>
          </w:tcPr>
          <w:p w14:paraId="2CF2B924" w14:textId="77777777" w:rsidR="00BF4F83" w:rsidRPr="003A06D0" w:rsidRDefault="00BF4F83" w:rsidP="00BF4F83">
            <w:pPr>
              <w:rPr>
                <w:lang w:val="en-GB"/>
              </w:rPr>
            </w:pPr>
            <w:r w:rsidRPr="003A06D0">
              <w:rPr>
                <w:rStyle w:val="Element"/>
                <w:lang w:val="en-GB"/>
              </w:rPr>
              <w:t>HasManifest</w:t>
            </w:r>
            <w:r w:rsidRPr="003A06D0">
              <w:rPr>
                <w:rStyle w:val="Element"/>
                <w:lang w:val="en-GB"/>
              </w:rPr>
              <w:br/>
              <w:t>Results</w:t>
            </w:r>
          </w:p>
        </w:tc>
        <w:tc>
          <w:tcPr>
            <w:tcW w:w="7912" w:type="dxa"/>
          </w:tcPr>
          <w:p w14:paraId="76B56381" w14:textId="77777777" w:rsidR="00BF4F83" w:rsidRPr="003A06D0" w:rsidRDefault="00BF4F83" w:rsidP="00BF4F83">
            <w:pPr>
              <w:pStyle w:val="HTMLVorformatiert"/>
              <w:cnfStyle w:val="000000000000" w:firstRow="0" w:lastRow="0" w:firstColumn="0" w:lastColumn="0" w:oddVBand="0" w:evenVBand="0" w:oddHBand="0" w:evenHBand="0" w:firstRowFirstColumn="0" w:firstRowLastColumn="0" w:lastRowFirstColumn="0" w:lastRowLastColumn="0"/>
              <w:rPr>
                <w:sz w:val="16"/>
                <w:szCs w:val="16"/>
                <w:lang w:val="en-GB"/>
              </w:rPr>
            </w:pPr>
            <w:r w:rsidRPr="003A06D0">
              <w:rPr>
                <w:rStyle w:val="Element"/>
                <w:rFonts w:eastAsia="Times New Roman" w:cs="Times New Roman"/>
                <w:sz w:val="16"/>
                <w:szCs w:val="16"/>
                <w:lang w:val="en-GB"/>
              </w:rPr>
              <w:t>urn:oa</w:t>
            </w:r>
            <w:r w:rsidR="00493949">
              <w:rPr>
                <w:rStyle w:val="Element"/>
                <w:rFonts w:eastAsia="Times New Roman" w:cs="Times New Roman"/>
                <w:sz w:val="16"/>
                <w:szCs w:val="16"/>
                <w:lang w:val="en-GB"/>
              </w:rPr>
              <w:t>sis:names:tc:dss:1</w:t>
            </w:r>
            <w:r w:rsidRPr="003A06D0">
              <w:rPr>
                <w:rStyle w:val="Element"/>
                <w:rFonts w:eastAsia="Times New Roman" w:cs="Times New Roman"/>
                <w:sz w:val="16"/>
                <w:szCs w:val="16"/>
                <w:lang w:val="en-GB"/>
              </w:rPr>
              <w:t>.0:resultminor:valid:signature:HasManifestResults</w:t>
            </w:r>
          </w:p>
          <w:p w14:paraId="27B74C5E" w14:textId="77777777" w:rsidR="00BF4F83" w:rsidRPr="003A06D0" w:rsidRDefault="00BF4F83" w:rsidP="00BF4F83">
            <w:pPr>
              <w:cnfStyle w:val="000000000000" w:firstRow="0" w:lastRow="0" w:firstColumn="0" w:lastColumn="0" w:oddVBand="0" w:evenVBand="0" w:oddHBand="0" w:evenHBand="0" w:firstRowFirstColumn="0" w:firstRowLastColumn="0" w:lastRowFirstColumn="0" w:lastRowLastColumn="0"/>
              <w:rPr>
                <w:sz w:val="16"/>
                <w:szCs w:val="16"/>
                <w:lang w:val="en-GB"/>
              </w:rPr>
            </w:pPr>
          </w:p>
        </w:tc>
      </w:tr>
      <w:tr w:rsidR="00BF4F83" w:rsidRPr="003A06D0" w14:paraId="6AB1BFBC" w14:textId="77777777" w:rsidTr="00827213">
        <w:tc>
          <w:tcPr>
            <w:cnfStyle w:val="001000000000" w:firstRow="0" w:lastRow="0" w:firstColumn="1" w:lastColumn="0" w:oddVBand="0" w:evenVBand="0" w:oddHBand="0" w:evenHBand="0" w:firstRowFirstColumn="0" w:firstRowLastColumn="0" w:lastRowFirstColumn="0" w:lastRowLastColumn="0"/>
            <w:tcW w:w="1722" w:type="dxa"/>
          </w:tcPr>
          <w:p w14:paraId="26B35AA8" w14:textId="77777777" w:rsidR="00BF4F83" w:rsidRPr="003A06D0" w:rsidRDefault="00BF4F83" w:rsidP="00BF4F83">
            <w:pPr>
              <w:rPr>
                <w:lang w:val="en-GB"/>
              </w:rPr>
            </w:pPr>
            <w:r w:rsidRPr="003A06D0">
              <w:rPr>
                <w:rStyle w:val="Element"/>
                <w:lang w:val="en-GB"/>
              </w:rPr>
              <w:t>Invalid</w:t>
            </w:r>
            <w:r w:rsidRPr="003A06D0">
              <w:rPr>
                <w:rStyle w:val="Element"/>
                <w:lang w:val="en-GB"/>
              </w:rPr>
              <w:br/>
              <w:t>Signature</w:t>
            </w:r>
            <w:r w:rsidRPr="003A06D0">
              <w:rPr>
                <w:rStyle w:val="Element"/>
                <w:lang w:val="en-GB"/>
              </w:rPr>
              <w:br/>
              <w:t>Timestamp</w:t>
            </w:r>
          </w:p>
        </w:tc>
        <w:tc>
          <w:tcPr>
            <w:tcW w:w="7912" w:type="dxa"/>
          </w:tcPr>
          <w:p w14:paraId="49A9AAA2" w14:textId="77777777" w:rsidR="00BF4F83" w:rsidRPr="003A06D0" w:rsidRDefault="00493949" w:rsidP="00BF4F83">
            <w:pPr>
              <w:pStyle w:val="HTMLVorformatiert"/>
              <w:cnfStyle w:val="000000000000" w:firstRow="0" w:lastRow="0" w:firstColumn="0" w:lastColumn="0" w:oddVBand="0" w:evenVBand="0" w:oddHBand="0" w:evenHBand="0" w:firstRowFirstColumn="0" w:firstRowLastColumn="0" w:lastRowFirstColumn="0" w:lastRowLastColumn="0"/>
              <w:rPr>
                <w:rStyle w:val="Element"/>
                <w:rFonts w:eastAsia="Times New Roman" w:cs="Times New Roman"/>
                <w:sz w:val="16"/>
                <w:szCs w:val="16"/>
                <w:lang w:val="en-GB"/>
              </w:rPr>
            </w:pPr>
            <w:r>
              <w:rPr>
                <w:rStyle w:val="Element"/>
                <w:rFonts w:eastAsia="Times New Roman" w:cs="Times New Roman"/>
                <w:sz w:val="16"/>
                <w:szCs w:val="16"/>
                <w:lang w:val="en-GB"/>
              </w:rPr>
              <w:t>urn:oasis:names:tc:dss:1</w:t>
            </w:r>
            <w:r w:rsidR="00BF4F83" w:rsidRPr="003A06D0">
              <w:rPr>
                <w:rStyle w:val="Element"/>
                <w:rFonts w:eastAsia="Times New Roman" w:cs="Times New Roman"/>
                <w:sz w:val="16"/>
                <w:szCs w:val="16"/>
                <w:lang w:val="en-GB"/>
              </w:rPr>
              <w:t>.0:resultminor:valid:signature:InvalidSignatureTimestamp</w:t>
            </w:r>
          </w:p>
          <w:p w14:paraId="0D03ED42" w14:textId="77777777" w:rsidR="00BF4F83" w:rsidRPr="003A06D0" w:rsidRDefault="00BF4F83" w:rsidP="00BF4F83">
            <w:pPr>
              <w:pStyle w:val="HTMLVorformatiert"/>
              <w:cnfStyle w:val="000000000000" w:firstRow="0" w:lastRow="0" w:firstColumn="0" w:lastColumn="0" w:oddVBand="0" w:evenVBand="0" w:oddHBand="0" w:evenHBand="0" w:firstRowFirstColumn="0" w:firstRowLastColumn="0" w:lastRowFirstColumn="0" w:lastRowLastColumn="0"/>
              <w:rPr>
                <w:rStyle w:val="Element"/>
                <w:rFonts w:eastAsia="Times New Roman" w:cs="Times New Roman"/>
                <w:sz w:val="16"/>
                <w:szCs w:val="16"/>
                <w:lang w:val="en-GB"/>
              </w:rPr>
            </w:pPr>
          </w:p>
        </w:tc>
      </w:tr>
      <w:tr w:rsidR="00BF4F83" w:rsidRPr="003A06D0" w14:paraId="2A0FA8AD" w14:textId="77777777" w:rsidTr="00827213">
        <w:tc>
          <w:tcPr>
            <w:cnfStyle w:val="001000000000" w:firstRow="0" w:lastRow="0" w:firstColumn="1" w:lastColumn="0" w:oddVBand="0" w:evenVBand="0" w:oddHBand="0" w:evenHBand="0" w:firstRowFirstColumn="0" w:firstRowLastColumn="0" w:lastRowFirstColumn="0" w:lastRowLastColumn="0"/>
            <w:tcW w:w="1722" w:type="dxa"/>
          </w:tcPr>
          <w:p w14:paraId="4015896E" w14:textId="77777777" w:rsidR="00BF4F83" w:rsidRPr="003A06D0" w:rsidRDefault="00BF4F83" w:rsidP="00BF4F83">
            <w:pPr>
              <w:rPr>
                <w:lang w:val="en-GB"/>
              </w:rPr>
            </w:pPr>
            <w:r w:rsidRPr="003A06D0">
              <w:rPr>
                <w:rStyle w:val="Element"/>
                <w:lang w:val="en-GB"/>
              </w:rPr>
              <w:t>Referenced</w:t>
            </w:r>
            <w:r w:rsidRPr="003A06D0">
              <w:rPr>
                <w:rStyle w:val="Element"/>
                <w:lang w:val="en-GB"/>
              </w:rPr>
              <w:br/>
              <w:t>DocumentNot</w:t>
            </w:r>
            <w:r w:rsidRPr="003A06D0">
              <w:rPr>
                <w:rStyle w:val="Element"/>
                <w:lang w:val="en-GB"/>
              </w:rPr>
              <w:br/>
              <w:t>Present</w:t>
            </w:r>
          </w:p>
        </w:tc>
        <w:tc>
          <w:tcPr>
            <w:tcW w:w="7912" w:type="dxa"/>
          </w:tcPr>
          <w:p w14:paraId="15461DA6" w14:textId="77777777" w:rsidR="00BF4F83" w:rsidRPr="003A06D0" w:rsidRDefault="00493949" w:rsidP="00BF4F83">
            <w:pPr>
              <w:pStyle w:val="HTMLVorformatiert"/>
              <w:cnfStyle w:val="000000000000" w:firstRow="0" w:lastRow="0" w:firstColumn="0" w:lastColumn="0" w:oddVBand="0" w:evenVBand="0" w:oddHBand="0" w:evenHBand="0" w:firstRowFirstColumn="0" w:firstRowLastColumn="0" w:lastRowFirstColumn="0" w:lastRowLastColumn="0"/>
              <w:rPr>
                <w:rStyle w:val="Element"/>
                <w:rFonts w:eastAsia="Times New Roman" w:cs="Times New Roman"/>
                <w:sz w:val="16"/>
                <w:szCs w:val="16"/>
                <w:lang w:val="en-GB"/>
              </w:rPr>
            </w:pPr>
            <w:r>
              <w:rPr>
                <w:rStyle w:val="Element"/>
                <w:rFonts w:eastAsia="Times New Roman" w:cs="Times New Roman"/>
                <w:sz w:val="16"/>
                <w:szCs w:val="16"/>
                <w:lang w:val="en-GB"/>
              </w:rPr>
              <w:t>urn:oasis:names:tc:dss:1</w:t>
            </w:r>
            <w:r w:rsidR="00BF4F83" w:rsidRPr="003A06D0">
              <w:rPr>
                <w:rStyle w:val="Element"/>
                <w:rFonts w:eastAsia="Times New Roman" w:cs="Times New Roman"/>
                <w:sz w:val="16"/>
                <w:szCs w:val="16"/>
                <w:lang w:val="en-GB"/>
              </w:rPr>
              <w:t>.0:resultminor:ReferencedDocumentNotPresent</w:t>
            </w:r>
          </w:p>
          <w:p w14:paraId="3DEC373B" w14:textId="77777777" w:rsidR="00BF4F83" w:rsidRPr="003A06D0" w:rsidRDefault="00BF4F83" w:rsidP="00BF4F83">
            <w:pPr>
              <w:pStyle w:val="HTMLVorformatiert"/>
              <w:cnfStyle w:val="000000000000" w:firstRow="0" w:lastRow="0" w:firstColumn="0" w:lastColumn="0" w:oddVBand="0" w:evenVBand="0" w:oddHBand="0" w:evenHBand="0" w:firstRowFirstColumn="0" w:firstRowLastColumn="0" w:lastRowFirstColumn="0" w:lastRowLastColumn="0"/>
              <w:rPr>
                <w:rStyle w:val="Element"/>
                <w:rFonts w:eastAsia="Times New Roman" w:cs="Times New Roman"/>
                <w:sz w:val="16"/>
                <w:szCs w:val="16"/>
                <w:lang w:val="en-GB"/>
              </w:rPr>
            </w:pPr>
          </w:p>
        </w:tc>
      </w:tr>
      <w:tr w:rsidR="00BF4F83" w:rsidRPr="003A06D0" w14:paraId="4307BC22" w14:textId="77777777" w:rsidTr="00827213">
        <w:tc>
          <w:tcPr>
            <w:cnfStyle w:val="001000000000" w:firstRow="0" w:lastRow="0" w:firstColumn="1" w:lastColumn="0" w:oddVBand="0" w:evenVBand="0" w:oddHBand="0" w:evenHBand="0" w:firstRowFirstColumn="0" w:firstRowLastColumn="0" w:lastRowFirstColumn="0" w:lastRowLastColumn="0"/>
            <w:tcW w:w="1722" w:type="dxa"/>
          </w:tcPr>
          <w:p w14:paraId="35C6D14F" w14:textId="77777777" w:rsidR="00BF4F83" w:rsidRPr="003A06D0" w:rsidRDefault="00BF4F83" w:rsidP="00BF4F83">
            <w:pPr>
              <w:rPr>
                <w:lang w:val="en-GB"/>
              </w:rPr>
            </w:pPr>
            <w:r w:rsidRPr="003A06D0">
              <w:rPr>
                <w:rStyle w:val="Element"/>
                <w:lang w:val="en-GB"/>
              </w:rPr>
              <w:t>KeyInfoNot</w:t>
            </w:r>
            <w:r w:rsidRPr="003A06D0">
              <w:rPr>
                <w:rStyle w:val="Element"/>
                <w:lang w:val="en-GB"/>
              </w:rPr>
              <w:br/>
              <w:t>Provided</w:t>
            </w:r>
          </w:p>
        </w:tc>
        <w:tc>
          <w:tcPr>
            <w:tcW w:w="7912" w:type="dxa"/>
          </w:tcPr>
          <w:p w14:paraId="2758A316" w14:textId="77777777" w:rsidR="00BF4F83" w:rsidRPr="003A06D0" w:rsidRDefault="00BF4F83" w:rsidP="00BF4F83">
            <w:pPr>
              <w:pStyle w:val="HTMLVorformatiert"/>
              <w:cnfStyle w:val="000000000000" w:firstRow="0" w:lastRow="0" w:firstColumn="0" w:lastColumn="0" w:oddVBand="0" w:evenVBand="0" w:oddHBand="0" w:evenHBand="0" w:firstRowFirstColumn="0" w:firstRowLastColumn="0" w:lastRowFirstColumn="0" w:lastRowLastColumn="0"/>
              <w:rPr>
                <w:rStyle w:val="Element"/>
                <w:rFonts w:eastAsia="Times New Roman" w:cs="Times New Roman"/>
                <w:sz w:val="16"/>
                <w:szCs w:val="16"/>
                <w:lang w:val="en-GB"/>
              </w:rPr>
            </w:pPr>
            <w:r w:rsidRPr="003A06D0">
              <w:rPr>
                <w:rStyle w:val="Element"/>
                <w:rFonts w:eastAsia="Times New Roman" w:cs="Times New Roman"/>
                <w:sz w:val="16"/>
                <w:szCs w:val="16"/>
                <w:lang w:val="en-GB"/>
              </w:rPr>
              <w:t>urn:oasis:names:tc:dss:1.0:resultminor:KeyInfoNotProvided</w:t>
            </w:r>
          </w:p>
          <w:p w14:paraId="0E753F3D" w14:textId="77777777" w:rsidR="00BF4F83" w:rsidRPr="003A06D0" w:rsidRDefault="00BF4F83" w:rsidP="00BF4F83">
            <w:pPr>
              <w:pStyle w:val="HTMLVorformatiert"/>
              <w:cnfStyle w:val="000000000000" w:firstRow="0" w:lastRow="0" w:firstColumn="0" w:lastColumn="0" w:oddVBand="0" w:evenVBand="0" w:oddHBand="0" w:evenHBand="0" w:firstRowFirstColumn="0" w:firstRowLastColumn="0" w:lastRowFirstColumn="0" w:lastRowLastColumn="0"/>
              <w:rPr>
                <w:rStyle w:val="Element"/>
                <w:rFonts w:eastAsia="Times New Roman" w:cs="Times New Roman"/>
                <w:sz w:val="16"/>
                <w:szCs w:val="16"/>
                <w:lang w:val="en-GB"/>
              </w:rPr>
            </w:pPr>
          </w:p>
        </w:tc>
      </w:tr>
      <w:tr w:rsidR="00BF4F83" w:rsidRPr="003A06D0" w14:paraId="682C1626" w14:textId="77777777" w:rsidTr="00827213">
        <w:tc>
          <w:tcPr>
            <w:cnfStyle w:val="001000000000" w:firstRow="0" w:lastRow="0" w:firstColumn="1" w:lastColumn="0" w:oddVBand="0" w:evenVBand="0" w:oddHBand="0" w:evenHBand="0" w:firstRowFirstColumn="0" w:firstRowLastColumn="0" w:lastRowFirstColumn="0" w:lastRowLastColumn="0"/>
            <w:tcW w:w="1722" w:type="dxa"/>
          </w:tcPr>
          <w:p w14:paraId="1AC94E4E" w14:textId="77777777" w:rsidR="00BF4F83" w:rsidRPr="003A06D0" w:rsidRDefault="00BF4F83" w:rsidP="00BF4F83">
            <w:pPr>
              <w:rPr>
                <w:lang w:val="en-GB"/>
              </w:rPr>
            </w:pPr>
            <w:r w:rsidRPr="003A06D0">
              <w:rPr>
                <w:rStyle w:val="Element"/>
                <w:lang w:val="en-GB"/>
              </w:rPr>
              <w:t>MoreThanOne</w:t>
            </w:r>
            <w:r w:rsidRPr="003A06D0">
              <w:rPr>
                <w:rStyle w:val="Element"/>
                <w:lang w:val="en-GB"/>
              </w:rPr>
              <w:br/>
              <w:t>RefUriOmitted</w:t>
            </w:r>
          </w:p>
        </w:tc>
        <w:tc>
          <w:tcPr>
            <w:tcW w:w="7912" w:type="dxa"/>
          </w:tcPr>
          <w:p w14:paraId="37CDB3AB" w14:textId="77777777" w:rsidR="00BF4F83" w:rsidRPr="003A06D0" w:rsidRDefault="00493949" w:rsidP="00BF4F83">
            <w:pPr>
              <w:pStyle w:val="HTMLVorformatiert"/>
              <w:cnfStyle w:val="000000000000" w:firstRow="0" w:lastRow="0" w:firstColumn="0" w:lastColumn="0" w:oddVBand="0" w:evenVBand="0" w:oddHBand="0" w:evenHBand="0" w:firstRowFirstColumn="0" w:firstRowLastColumn="0" w:lastRowFirstColumn="0" w:lastRowLastColumn="0"/>
              <w:rPr>
                <w:rStyle w:val="Element"/>
                <w:rFonts w:eastAsia="Times New Roman" w:cs="Times New Roman"/>
                <w:sz w:val="16"/>
                <w:szCs w:val="16"/>
                <w:lang w:val="en-GB"/>
              </w:rPr>
            </w:pPr>
            <w:r>
              <w:rPr>
                <w:rStyle w:val="Element"/>
                <w:rFonts w:eastAsia="Times New Roman" w:cs="Times New Roman"/>
                <w:sz w:val="16"/>
                <w:szCs w:val="16"/>
                <w:lang w:val="en-GB"/>
              </w:rPr>
              <w:t>urn:oasis:names:tc:dss:1</w:t>
            </w:r>
            <w:r w:rsidR="00BF4F83" w:rsidRPr="003A06D0">
              <w:rPr>
                <w:rStyle w:val="Element"/>
                <w:rFonts w:eastAsia="Times New Roman" w:cs="Times New Roman"/>
                <w:sz w:val="16"/>
                <w:szCs w:val="16"/>
                <w:lang w:val="en-GB"/>
              </w:rPr>
              <w:t>.0:resultminor:MoreThanOneRefUriOmitted</w:t>
            </w:r>
          </w:p>
          <w:p w14:paraId="69727CD6" w14:textId="77777777" w:rsidR="00BF4F83" w:rsidRPr="003A06D0" w:rsidRDefault="00BF4F83" w:rsidP="00BF4F83">
            <w:pPr>
              <w:pStyle w:val="HTMLVorformatiert"/>
              <w:cnfStyle w:val="000000000000" w:firstRow="0" w:lastRow="0" w:firstColumn="0" w:lastColumn="0" w:oddVBand="0" w:evenVBand="0" w:oddHBand="0" w:evenHBand="0" w:firstRowFirstColumn="0" w:firstRowLastColumn="0" w:lastRowFirstColumn="0" w:lastRowLastColumn="0"/>
              <w:rPr>
                <w:rStyle w:val="Element"/>
                <w:rFonts w:eastAsia="Times New Roman" w:cs="Times New Roman"/>
                <w:sz w:val="16"/>
                <w:szCs w:val="16"/>
                <w:lang w:val="en-GB"/>
              </w:rPr>
            </w:pPr>
          </w:p>
        </w:tc>
      </w:tr>
      <w:tr w:rsidR="00BF4F83" w:rsidRPr="003A06D0" w14:paraId="225080D7" w14:textId="77777777" w:rsidTr="00827213">
        <w:tc>
          <w:tcPr>
            <w:cnfStyle w:val="001000000000" w:firstRow="0" w:lastRow="0" w:firstColumn="1" w:lastColumn="0" w:oddVBand="0" w:evenVBand="0" w:oddHBand="0" w:evenHBand="0" w:firstRowFirstColumn="0" w:firstRowLastColumn="0" w:lastRowFirstColumn="0" w:lastRowLastColumn="0"/>
            <w:tcW w:w="1722" w:type="dxa"/>
          </w:tcPr>
          <w:p w14:paraId="7E5AAC08" w14:textId="77777777" w:rsidR="00BF4F83" w:rsidRPr="003A06D0" w:rsidRDefault="00BF4F83" w:rsidP="00BF4F83">
            <w:pPr>
              <w:rPr>
                <w:lang w:val="en-GB"/>
              </w:rPr>
            </w:pPr>
            <w:r w:rsidRPr="003A06D0">
              <w:rPr>
                <w:rStyle w:val="Element"/>
                <w:lang w:val="en-GB"/>
              </w:rPr>
              <w:t>InvalidRefURI</w:t>
            </w:r>
          </w:p>
        </w:tc>
        <w:tc>
          <w:tcPr>
            <w:tcW w:w="7912" w:type="dxa"/>
          </w:tcPr>
          <w:p w14:paraId="7786B540" w14:textId="77777777" w:rsidR="00BF4F83" w:rsidRPr="003A06D0" w:rsidRDefault="00493949" w:rsidP="00BF4F83">
            <w:pPr>
              <w:pStyle w:val="HTMLVorformatiert"/>
              <w:cnfStyle w:val="000000000000" w:firstRow="0" w:lastRow="0" w:firstColumn="0" w:lastColumn="0" w:oddVBand="0" w:evenVBand="0" w:oddHBand="0" w:evenHBand="0" w:firstRowFirstColumn="0" w:firstRowLastColumn="0" w:lastRowFirstColumn="0" w:lastRowLastColumn="0"/>
              <w:rPr>
                <w:rStyle w:val="Element"/>
                <w:rFonts w:eastAsia="Times New Roman" w:cs="Times New Roman"/>
                <w:sz w:val="16"/>
                <w:szCs w:val="16"/>
                <w:lang w:val="en-GB"/>
              </w:rPr>
            </w:pPr>
            <w:r>
              <w:rPr>
                <w:rStyle w:val="Element"/>
                <w:rFonts w:eastAsia="Times New Roman" w:cs="Times New Roman"/>
                <w:sz w:val="16"/>
                <w:szCs w:val="16"/>
                <w:lang w:val="en-GB"/>
              </w:rPr>
              <w:t>urn:oasis:names:tc:dss:1</w:t>
            </w:r>
            <w:r w:rsidR="00BF4F83" w:rsidRPr="003A06D0">
              <w:rPr>
                <w:rStyle w:val="Element"/>
                <w:rFonts w:eastAsia="Times New Roman" w:cs="Times New Roman"/>
                <w:sz w:val="16"/>
                <w:szCs w:val="16"/>
                <w:lang w:val="en-GB"/>
              </w:rPr>
              <w:t>.0:resultminor:InvalidRefURI</w:t>
            </w:r>
          </w:p>
          <w:p w14:paraId="05E44C51" w14:textId="77777777" w:rsidR="00BF4F83" w:rsidRPr="003A06D0" w:rsidRDefault="00BF4F83" w:rsidP="00BF4F83">
            <w:pPr>
              <w:pStyle w:val="HTMLVorformatiert"/>
              <w:cnfStyle w:val="000000000000" w:firstRow="0" w:lastRow="0" w:firstColumn="0" w:lastColumn="0" w:oddVBand="0" w:evenVBand="0" w:oddHBand="0" w:evenHBand="0" w:firstRowFirstColumn="0" w:firstRowLastColumn="0" w:lastRowFirstColumn="0" w:lastRowLastColumn="0"/>
              <w:rPr>
                <w:rStyle w:val="Element"/>
                <w:rFonts w:eastAsia="Times New Roman" w:cs="Times New Roman"/>
                <w:sz w:val="16"/>
                <w:szCs w:val="16"/>
                <w:lang w:val="en-GB"/>
              </w:rPr>
            </w:pPr>
          </w:p>
        </w:tc>
      </w:tr>
      <w:tr w:rsidR="00BF4F83" w:rsidRPr="003A06D0" w14:paraId="4B7988EC" w14:textId="77777777" w:rsidTr="00827213">
        <w:tc>
          <w:tcPr>
            <w:cnfStyle w:val="001000000000" w:firstRow="0" w:lastRow="0" w:firstColumn="1" w:lastColumn="0" w:oddVBand="0" w:evenVBand="0" w:oddHBand="0" w:evenHBand="0" w:firstRowFirstColumn="0" w:firstRowLastColumn="0" w:lastRowFirstColumn="0" w:lastRowLastColumn="0"/>
            <w:tcW w:w="1722" w:type="dxa"/>
          </w:tcPr>
          <w:p w14:paraId="056B818A" w14:textId="77777777" w:rsidR="00BF4F83" w:rsidRPr="003A06D0" w:rsidRDefault="00BF4F83" w:rsidP="00BF4F83">
            <w:pPr>
              <w:rPr>
                <w:lang w:val="en-GB"/>
              </w:rPr>
            </w:pPr>
            <w:r w:rsidRPr="003A06D0">
              <w:rPr>
                <w:rStyle w:val="Element"/>
                <w:lang w:val="en-GB"/>
              </w:rPr>
              <w:t>NotSupported</w:t>
            </w:r>
          </w:p>
        </w:tc>
        <w:tc>
          <w:tcPr>
            <w:tcW w:w="7912" w:type="dxa"/>
          </w:tcPr>
          <w:p w14:paraId="08553EE9" w14:textId="77777777" w:rsidR="00BF4F83" w:rsidRPr="003A06D0" w:rsidRDefault="00493949" w:rsidP="00BF4F83">
            <w:pPr>
              <w:pStyle w:val="HTMLVorformatiert"/>
              <w:cnfStyle w:val="000000000000" w:firstRow="0" w:lastRow="0" w:firstColumn="0" w:lastColumn="0" w:oddVBand="0" w:evenVBand="0" w:oddHBand="0" w:evenHBand="0" w:firstRowFirstColumn="0" w:firstRowLastColumn="0" w:lastRowFirstColumn="0" w:lastRowLastColumn="0"/>
              <w:rPr>
                <w:rStyle w:val="Element"/>
                <w:rFonts w:eastAsia="Times New Roman" w:cs="Times New Roman"/>
                <w:sz w:val="16"/>
                <w:szCs w:val="16"/>
                <w:lang w:val="en-GB"/>
              </w:rPr>
            </w:pPr>
            <w:r>
              <w:rPr>
                <w:rStyle w:val="Element"/>
                <w:rFonts w:eastAsia="Times New Roman" w:cs="Times New Roman"/>
                <w:sz w:val="16"/>
                <w:szCs w:val="16"/>
                <w:lang w:val="en-GB"/>
              </w:rPr>
              <w:t>urn:oasis:names:tc:dss:1</w:t>
            </w:r>
            <w:r w:rsidR="00BF4F83" w:rsidRPr="003A06D0">
              <w:rPr>
                <w:rStyle w:val="Element"/>
                <w:rFonts w:eastAsia="Times New Roman" w:cs="Times New Roman"/>
                <w:sz w:val="16"/>
                <w:szCs w:val="16"/>
                <w:lang w:val="en-GB"/>
              </w:rPr>
              <w:t>.0:resultminor:NotSupported</w:t>
            </w:r>
          </w:p>
          <w:p w14:paraId="495B37D3" w14:textId="77777777" w:rsidR="00BF4F83" w:rsidRPr="003A06D0" w:rsidRDefault="00BF4F83" w:rsidP="00BF4F83">
            <w:pPr>
              <w:pStyle w:val="HTMLVorformatiert"/>
              <w:cnfStyle w:val="000000000000" w:firstRow="0" w:lastRow="0" w:firstColumn="0" w:lastColumn="0" w:oddVBand="0" w:evenVBand="0" w:oddHBand="0" w:evenHBand="0" w:firstRowFirstColumn="0" w:firstRowLastColumn="0" w:lastRowFirstColumn="0" w:lastRowLastColumn="0"/>
              <w:rPr>
                <w:rStyle w:val="Element"/>
                <w:rFonts w:eastAsia="Times New Roman" w:cs="Times New Roman"/>
                <w:sz w:val="16"/>
                <w:szCs w:val="16"/>
                <w:lang w:val="en-GB"/>
              </w:rPr>
            </w:pPr>
          </w:p>
        </w:tc>
      </w:tr>
      <w:tr w:rsidR="00BF4F83" w:rsidRPr="003A06D0" w14:paraId="0263E61A" w14:textId="77777777" w:rsidTr="00827213">
        <w:tc>
          <w:tcPr>
            <w:cnfStyle w:val="001000000000" w:firstRow="0" w:lastRow="0" w:firstColumn="1" w:lastColumn="0" w:oddVBand="0" w:evenVBand="0" w:oddHBand="0" w:evenHBand="0" w:firstRowFirstColumn="0" w:firstRowLastColumn="0" w:lastRowFirstColumn="0" w:lastRowLastColumn="0"/>
            <w:tcW w:w="1722" w:type="dxa"/>
          </w:tcPr>
          <w:p w14:paraId="10869576" w14:textId="77777777" w:rsidR="00BF4F83" w:rsidRPr="003A06D0" w:rsidRDefault="00BF4F83" w:rsidP="00BF4F83">
            <w:pPr>
              <w:rPr>
                <w:lang w:val="en-GB"/>
              </w:rPr>
            </w:pPr>
            <w:r w:rsidRPr="003A06D0">
              <w:rPr>
                <w:rStyle w:val="Element"/>
                <w:lang w:val="en-GB"/>
              </w:rPr>
              <w:t>Inappropriate</w:t>
            </w:r>
            <w:r w:rsidRPr="003A06D0">
              <w:rPr>
                <w:rStyle w:val="Element"/>
                <w:lang w:val="en-GB"/>
              </w:rPr>
              <w:br/>
              <w:t>Signature</w:t>
            </w:r>
          </w:p>
        </w:tc>
        <w:tc>
          <w:tcPr>
            <w:tcW w:w="7912" w:type="dxa"/>
          </w:tcPr>
          <w:p w14:paraId="16208D89" w14:textId="77777777" w:rsidR="00BF4F83" w:rsidRPr="003A06D0" w:rsidRDefault="00BF4F83" w:rsidP="00BF4F83">
            <w:pPr>
              <w:pStyle w:val="HTMLVorformatiert"/>
              <w:cnfStyle w:val="000000000000" w:firstRow="0" w:lastRow="0" w:firstColumn="0" w:lastColumn="0" w:oddVBand="0" w:evenVBand="0" w:oddHBand="0" w:evenHBand="0" w:firstRowFirstColumn="0" w:firstRowLastColumn="0" w:lastRowFirstColumn="0" w:lastRowLastColumn="0"/>
              <w:rPr>
                <w:rStyle w:val="Element"/>
                <w:rFonts w:eastAsia="Times New Roman" w:cs="Times New Roman"/>
                <w:sz w:val="16"/>
                <w:szCs w:val="16"/>
                <w:lang w:val="en-GB"/>
              </w:rPr>
            </w:pPr>
            <w:r w:rsidRPr="003A06D0">
              <w:rPr>
                <w:rStyle w:val="Element"/>
                <w:rFonts w:eastAsia="Times New Roman" w:cs="Times New Roman"/>
                <w:sz w:val="16"/>
                <w:szCs w:val="16"/>
                <w:lang w:val="en-GB"/>
              </w:rPr>
              <w:t>urn:oasis</w:t>
            </w:r>
            <w:r w:rsidR="00493949">
              <w:rPr>
                <w:rStyle w:val="Element"/>
                <w:rFonts w:eastAsia="Times New Roman" w:cs="Times New Roman"/>
                <w:sz w:val="16"/>
                <w:szCs w:val="16"/>
                <w:lang w:val="en-GB"/>
              </w:rPr>
              <w:t>:names:tc:dss:1</w:t>
            </w:r>
            <w:r w:rsidRPr="003A06D0">
              <w:rPr>
                <w:rStyle w:val="Element"/>
                <w:rFonts w:eastAsia="Times New Roman" w:cs="Times New Roman"/>
                <w:sz w:val="16"/>
                <w:szCs w:val="16"/>
                <w:lang w:val="en-GB"/>
              </w:rPr>
              <w:t>.0:resultminor:Inappropriate:signature</w:t>
            </w:r>
          </w:p>
          <w:p w14:paraId="79E2870D" w14:textId="77777777" w:rsidR="00BF4F83" w:rsidRPr="003A06D0" w:rsidRDefault="00BF4F83" w:rsidP="00BF4F83">
            <w:pPr>
              <w:pStyle w:val="HTMLVorformatiert"/>
              <w:cnfStyle w:val="000000000000" w:firstRow="0" w:lastRow="0" w:firstColumn="0" w:lastColumn="0" w:oddVBand="0" w:evenVBand="0" w:oddHBand="0" w:evenHBand="0" w:firstRowFirstColumn="0" w:firstRowLastColumn="0" w:lastRowFirstColumn="0" w:lastRowLastColumn="0"/>
              <w:rPr>
                <w:rStyle w:val="Element"/>
                <w:rFonts w:eastAsia="Times New Roman" w:cs="Times New Roman"/>
                <w:sz w:val="16"/>
                <w:szCs w:val="16"/>
                <w:lang w:val="en-GB"/>
              </w:rPr>
            </w:pPr>
          </w:p>
        </w:tc>
      </w:tr>
      <w:tr w:rsidR="00BF4F83" w:rsidRPr="003A06D0" w14:paraId="06343959" w14:textId="77777777" w:rsidTr="00827213">
        <w:tc>
          <w:tcPr>
            <w:cnfStyle w:val="001000000000" w:firstRow="0" w:lastRow="0" w:firstColumn="1" w:lastColumn="0" w:oddVBand="0" w:evenVBand="0" w:oddHBand="0" w:evenHBand="0" w:firstRowFirstColumn="0" w:firstRowLastColumn="0" w:lastRowFirstColumn="0" w:lastRowLastColumn="0"/>
            <w:tcW w:w="1722" w:type="dxa"/>
          </w:tcPr>
          <w:p w14:paraId="4D7F27F8" w14:textId="77777777" w:rsidR="00BF4F83" w:rsidRPr="003A06D0" w:rsidRDefault="00BF4F83" w:rsidP="00BF4F83">
            <w:pPr>
              <w:rPr>
                <w:lang w:val="en-GB"/>
              </w:rPr>
            </w:pPr>
            <w:r w:rsidRPr="003A06D0">
              <w:rPr>
                <w:rStyle w:val="Element"/>
                <w:lang w:val="en-GB"/>
              </w:rPr>
              <w:t>General</w:t>
            </w:r>
            <w:r w:rsidRPr="003A06D0">
              <w:rPr>
                <w:rStyle w:val="Element"/>
                <w:lang w:val="en-GB"/>
              </w:rPr>
              <w:br/>
              <w:t>Error</w:t>
            </w:r>
          </w:p>
        </w:tc>
        <w:tc>
          <w:tcPr>
            <w:tcW w:w="7912" w:type="dxa"/>
          </w:tcPr>
          <w:p w14:paraId="222D3B9A" w14:textId="77777777" w:rsidR="00BF4F83" w:rsidRPr="003A06D0" w:rsidRDefault="00493949" w:rsidP="00BF4F83">
            <w:pPr>
              <w:pStyle w:val="HTMLVorformatiert"/>
              <w:cnfStyle w:val="000000000000" w:firstRow="0" w:lastRow="0" w:firstColumn="0" w:lastColumn="0" w:oddVBand="0" w:evenVBand="0" w:oddHBand="0" w:evenHBand="0" w:firstRowFirstColumn="0" w:firstRowLastColumn="0" w:lastRowFirstColumn="0" w:lastRowLastColumn="0"/>
              <w:rPr>
                <w:rStyle w:val="Element"/>
                <w:rFonts w:eastAsia="Times New Roman" w:cs="Times New Roman"/>
                <w:sz w:val="16"/>
                <w:szCs w:val="16"/>
                <w:lang w:val="en-GB"/>
              </w:rPr>
            </w:pPr>
            <w:r>
              <w:rPr>
                <w:rStyle w:val="Element"/>
                <w:rFonts w:eastAsia="Times New Roman" w:cs="Times New Roman"/>
                <w:sz w:val="16"/>
                <w:szCs w:val="16"/>
                <w:lang w:val="en-GB"/>
              </w:rPr>
              <w:t>urn:oasis:names:tc:dss:1</w:t>
            </w:r>
            <w:r w:rsidR="00BF4F83" w:rsidRPr="003A06D0">
              <w:rPr>
                <w:rStyle w:val="Element"/>
                <w:rFonts w:eastAsia="Times New Roman" w:cs="Times New Roman"/>
                <w:sz w:val="16"/>
                <w:szCs w:val="16"/>
                <w:lang w:val="en-GB"/>
              </w:rPr>
              <w:t>.0:resultminor:GeneralError</w:t>
            </w:r>
          </w:p>
          <w:p w14:paraId="3C5439A5" w14:textId="77777777" w:rsidR="00BF4F83" w:rsidRPr="003A06D0" w:rsidRDefault="00BF4F83" w:rsidP="00BF4F83">
            <w:pPr>
              <w:pStyle w:val="HTMLVorformatiert"/>
              <w:cnfStyle w:val="000000000000" w:firstRow="0" w:lastRow="0" w:firstColumn="0" w:lastColumn="0" w:oddVBand="0" w:evenVBand="0" w:oddHBand="0" w:evenHBand="0" w:firstRowFirstColumn="0" w:firstRowLastColumn="0" w:lastRowFirstColumn="0" w:lastRowLastColumn="0"/>
              <w:rPr>
                <w:rStyle w:val="Element"/>
                <w:rFonts w:eastAsia="Times New Roman" w:cs="Times New Roman"/>
                <w:sz w:val="16"/>
                <w:szCs w:val="16"/>
                <w:lang w:val="en-GB"/>
              </w:rPr>
            </w:pPr>
          </w:p>
        </w:tc>
      </w:tr>
      <w:tr w:rsidR="00BF4F83" w:rsidRPr="003A06D0" w14:paraId="21DEE3F8" w14:textId="77777777" w:rsidTr="00827213">
        <w:tc>
          <w:tcPr>
            <w:cnfStyle w:val="001000000000" w:firstRow="0" w:lastRow="0" w:firstColumn="1" w:lastColumn="0" w:oddVBand="0" w:evenVBand="0" w:oddHBand="0" w:evenHBand="0" w:firstRowFirstColumn="0" w:firstRowLastColumn="0" w:lastRowFirstColumn="0" w:lastRowLastColumn="0"/>
            <w:tcW w:w="1722" w:type="dxa"/>
          </w:tcPr>
          <w:p w14:paraId="1C88CCF9" w14:textId="77777777" w:rsidR="00BF4F83" w:rsidRPr="003A06D0" w:rsidRDefault="00BF4F83" w:rsidP="00BF4F83">
            <w:pPr>
              <w:rPr>
                <w:lang w:val="en-GB"/>
              </w:rPr>
            </w:pPr>
            <w:r w:rsidRPr="003A06D0">
              <w:rPr>
                <w:rStyle w:val="Element"/>
                <w:lang w:val="en-GB"/>
              </w:rPr>
              <w:t>KeyLookup</w:t>
            </w:r>
            <w:r w:rsidRPr="003A06D0">
              <w:rPr>
                <w:rStyle w:val="Element"/>
                <w:lang w:val="en-GB"/>
              </w:rPr>
              <w:br/>
              <w:t>Failed</w:t>
            </w:r>
          </w:p>
        </w:tc>
        <w:tc>
          <w:tcPr>
            <w:tcW w:w="7912" w:type="dxa"/>
          </w:tcPr>
          <w:p w14:paraId="472C246E" w14:textId="77777777" w:rsidR="00BF4F83" w:rsidRPr="003A06D0" w:rsidRDefault="00BF4F83" w:rsidP="00BF4F83">
            <w:pPr>
              <w:pStyle w:val="HTMLVorformatiert"/>
              <w:cnfStyle w:val="000000000000" w:firstRow="0" w:lastRow="0" w:firstColumn="0" w:lastColumn="0" w:oddVBand="0" w:evenVBand="0" w:oddHBand="0" w:evenHBand="0" w:firstRowFirstColumn="0" w:firstRowLastColumn="0" w:lastRowFirstColumn="0" w:lastRowLastColumn="0"/>
              <w:rPr>
                <w:rStyle w:val="Element"/>
                <w:rFonts w:eastAsia="Times New Roman" w:cs="Times New Roman"/>
                <w:sz w:val="16"/>
                <w:szCs w:val="16"/>
                <w:lang w:val="en-GB"/>
              </w:rPr>
            </w:pPr>
            <w:r w:rsidRPr="003A06D0">
              <w:rPr>
                <w:rStyle w:val="Element"/>
                <w:rFonts w:eastAsia="Times New Roman" w:cs="Times New Roman"/>
                <w:sz w:val="16"/>
                <w:szCs w:val="16"/>
                <w:lang w:val="en-GB"/>
              </w:rPr>
              <w:t>urn:oasis:nam</w:t>
            </w:r>
            <w:r w:rsidR="00493949">
              <w:rPr>
                <w:rStyle w:val="Element"/>
                <w:rFonts w:eastAsia="Times New Roman" w:cs="Times New Roman"/>
                <w:sz w:val="16"/>
                <w:szCs w:val="16"/>
                <w:lang w:val="en-GB"/>
              </w:rPr>
              <w:t>es:tc:dss:1</w:t>
            </w:r>
            <w:r w:rsidRPr="003A06D0">
              <w:rPr>
                <w:rStyle w:val="Element"/>
                <w:rFonts w:eastAsia="Times New Roman" w:cs="Times New Roman"/>
                <w:sz w:val="16"/>
                <w:szCs w:val="16"/>
                <w:lang w:val="en-GB"/>
              </w:rPr>
              <w:t>.0:resultminor:invalid:KeyLookupFailed</w:t>
            </w:r>
          </w:p>
          <w:p w14:paraId="037E5DBE" w14:textId="77777777" w:rsidR="00BF4F83" w:rsidRPr="003A06D0" w:rsidRDefault="00BF4F83" w:rsidP="00BF4F83">
            <w:pPr>
              <w:pStyle w:val="HTMLVorformatiert"/>
              <w:cnfStyle w:val="000000000000" w:firstRow="0" w:lastRow="0" w:firstColumn="0" w:lastColumn="0" w:oddVBand="0" w:evenVBand="0" w:oddHBand="0" w:evenHBand="0" w:firstRowFirstColumn="0" w:firstRowLastColumn="0" w:lastRowFirstColumn="0" w:lastRowLastColumn="0"/>
              <w:rPr>
                <w:rStyle w:val="Element"/>
                <w:rFonts w:eastAsia="Times New Roman" w:cs="Times New Roman"/>
                <w:sz w:val="16"/>
                <w:szCs w:val="16"/>
                <w:lang w:val="en-GB"/>
              </w:rPr>
            </w:pPr>
          </w:p>
        </w:tc>
      </w:tr>
      <w:tr w:rsidR="00BF4F83" w:rsidRPr="003A06D0" w14:paraId="5D1F3FB9" w14:textId="77777777" w:rsidTr="00827213">
        <w:tc>
          <w:tcPr>
            <w:cnfStyle w:val="001000000000" w:firstRow="0" w:lastRow="0" w:firstColumn="1" w:lastColumn="0" w:oddVBand="0" w:evenVBand="0" w:oddHBand="0" w:evenHBand="0" w:firstRowFirstColumn="0" w:firstRowLastColumn="0" w:lastRowFirstColumn="0" w:lastRowLastColumn="0"/>
            <w:tcW w:w="1722" w:type="dxa"/>
          </w:tcPr>
          <w:p w14:paraId="7EDC5F6E" w14:textId="77777777" w:rsidR="00BF4F83" w:rsidRPr="003A06D0" w:rsidRDefault="00BF4F83" w:rsidP="00BF4F83">
            <w:pPr>
              <w:rPr>
                <w:lang w:val="en-GB"/>
              </w:rPr>
            </w:pPr>
            <w:r w:rsidRPr="003A06D0">
              <w:rPr>
                <w:rStyle w:val="Element"/>
                <w:lang w:val="en-GB"/>
              </w:rPr>
              <w:t>CrlNot</w:t>
            </w:r>
            <w:r w:rsidRPr="003A06D0">
              <w:rPr>
                <w:rStyle w:val="Element"/>
                <w:lang w:val="en-GB"/>
              </w:rPr>
              <w:br/>
              <w:t>Availiable</w:t>
            </w:r>
          </w:p>
        </w:tc>
        <w:tc>
          <w:tcPr>
            <w:tcW w:w="7912" w:type="dxa"/>
          </w:tcPr>
          <w:p w14:paraId="674603F5" w14:textId="77777777" w:rsidR="00BF4F83" w:rsidRPr="003A06D0" w:rsidRDefault="00493949" w:rsidP="00BF4F83">
            <w:pPr>
              <w:cnfStyle w:val="000000000000" w:firstRow="0" w:lastRow="0" w:firstColumn="0" w:lastColumn="0" w:oddVBand="0" w:evenVBand="0" w:oddHBand="0" w:evenHBand="0" w:firstRowFirstColumn="0" w:firstRowLastColumn="0" w:lastRowFirstColumn="0" w:lastRowLastColumn="0"/>
              <w:rPr>
                <w:rStyle w:val="Element"/>
                <w:sz w:val="16"/>
                <w:szCs w:val="16"/>
                <w:lang w:val="en-GB"/>
              </w:rPr>
            </w:pPr>
            <w:r>
              <w:rPr>
                <w:rStyle w:val="Element"/>
                <w:sz w:val="16"/>
                <w:szCs w:val="16"/>
                <w:lang w:val="en-GB"/>
              </w:rPr>
              <w:t>urn:oasis:names:tc:dss:1</w:t>
            </w:r>
            <w:r w:rsidR="00BF4F83" w:rsidRPr="003A06D0">
              <w:rPr>
                <w:rStyle w:val="Element"/>
                <w:sz w:val="16"/>
                <w:szCs w:val="16"/>
                <w:lang w:val="en-GB"/>
              </w:rPr>
              <w:t>.0:resultminor:CrlNotAvailiable</w:t>
            </w:r>
          </w:p>
          <w:p w14:paraId="0412B7BB" w14:textId="77777777" w:rsidR="00BF4F83" w:rsidRPr="003A06D0" w:rsidRDefault="00BF4F83" w:rsidP="00BF4F83">
            <w:pPr>
              <w:pStyle w:val="HTMLVorformatiert"/>
              <w:cnfStyle w:val="000000000000" w:firstRow="0" w:lastRow="0" w:firstColumn="0" w:lastColumn="0" w:oddVBand="0" w:evenVBand="0" w:oddHBand="0" w:evenHBand="0" w:firstRowFirstColumn="0" w:firstRowLastColumn="0" w:lastRowFirstColumn="0" w:lastRowLastColumn="0"/>
              <w:rPr>
                <w:rStyle w:val="Element"/>
                <w:rFonts w:eastAsia="Times New Roman" w:cs="Times New Roman"/>
                <w:sz w:val="16"/>
                <w:szCs w:val="16"/>
                <w:lang w:val="en-GB"/>
              </w:rPr>
            </w:pPr>
          </w:p>
        </w:tc>
      </w:tr>
      <w:tr w:rsidR="00BF4F83" w:rsidRPr="003A06D0" w14:paraId="37636024" w14:textId="77777777" w:rsidTr="00827213">
        <w:tc>
          <w:tcPr>
            <w:cnfStyle w:val="001000000000" w:firstRow="0" w:lastRow="0" w:firstColumn="1" w:lastColumn="0" w:oddVBand="0" w:evenVBand="0" w:oddHBand="0" w:evenHBand="0" w:firstRowFirstColumn="0" w:firstRowLastColumn="0" w:lastRowFirstColumn="0" w:lastRowLastColumn="0"/>
            <w:tcW w:w="1722" w:type="dxa"/>
          </w:tcPr>
          <w:p w14:paraId="12DC7E4B" w14:textId="77777777" w:rsidR="00BF4F83" w:rsidRPr="003A06D0" w:rsidRDefault="00BF4F83" w:rsidP="00BF4F83">
            <w:pPr>
              <w:rPr>
                <w:lang w:val="en-GB"/>
              </w:rPr>
            </w:pPr>
            <w:r w:rsidRPr="003A06D0">
              <w:rPr>
                <w:rStyle w:val="Element"/>
                <w:lang w:val="en-GB"/>
              </w:rPr>
              <w:t>OcspNot</w:t>
            </w:r>
            <w:r w:rsidRPr="003A06D0">
              <w:rPr>
                <w:rStyle w:val="Element"/>
                <w:lang w:val="en-GB"/>
              </w:rPr>
              <w:br/>
              <w:t>Availiable</w:t>
            </w:r>
          </w:p>
        </w:tc>
        <w:tc>
          <w:tcPr>
            <w:tcW w:w="7912" w:type="dxa"/>
          </w:tcPr>
          <w:p w14:paraId="2FE5ADCF" w14:textId="77777777" w:rsidR="00BF4F83" w:rsidRPr="003A06D0" w:rsidRDefault="00493949" w:rsidP="00BF4F83">
            <w:pPr>
              <w:cnfStyle w:val="000000000000" w:firstRow="0" w:lastRow="0" w:firstColumn="0" w:lastColumn="0" w:oddVBand="0" w:evenVBand="0" w:oddHBand="0" w:evenHBand="0" w:firstRowFirstColumn="0" w:firstRowLastColumn="0" w:lastRowFirstColumn="0" w:lastRowLastColumn="0"/>
              <w:rPr>
                <w:rStyle w:val="Element"/>
                <w:sz w:val="16"/>
                <w:szCs w:val="16"/>
                <w:lang w:val="en-GB"/>
              </w:rPr>
            </w:pPr>
            <w:r>
              <w:rPr>
                <w:rStyle w:val="Element"/>
                <w:sz w:val="16"/>
                <w:szCs w:val="16"/>
                <w:lang w:val="en-GB"/>
              </w:rPr>
              <w:t>urn:oasis:names:tc:dss:1</w:t>
            </w:r>
            <w:r w:rsidR="00BF4F83" w:rsidRPr="003A06D0">
              <w:rPr>
                <w:rStyle w:val="Element"/>
                <w:sz w:val="16"/>
                <w:szCs w:val="16"/>
                <w:lang w:val="en-GB"/>
              </w:rPr>
              <w:t>.0:resultminor:OcspNotAvailiable</w:t>
            </w:r>
          </w:p>
          <w:p w14:paraId="19499845" w14:textId="77777777" w:rsidR="00BF4F83" w:rsidRPr="003A06D0" w:rsidRDefault="00BF4F83" w:rsidP="00BF4F83">
            <w:pPr>
              <w:pStyle w:val="HTMLVorformatiert"/>
              <w:cnfStyle w:val="000000000000" w:firstRow="0" w:lastRow="0" w:firstColumn="0" w:lastColumn="0" w:oddVBand="0" w:evenVBand="0" w:oddHBand="0" w:evenHBand="0" w:firstRowFirstColumn="0" w:firstRowLastColumn="0" w:lastRowFirstColumn="0" w:lastRowLastColumn="0"/>
              <w:rPr>
                <w:rStyle w:val="Element"/>
                <w:rFonts w:eastAsia="Times New Roman" w:cs="Times New Roman"/>
                <w:sz w:val="16"/>
                <w:szCs w:val="16"/>
                <w:lang w:val="en-GB"/>
              </w:rPr>
            </w:pPr>
          </w:p>
        </w:tc>
      </w:tr>
      <w:tr w:rsidR="00BF4F83" w:rsidRPr="003A06D0" w14:paraId="212FDDEF" w14:textId="77777777" w:rsidTr="00827213">
        <w:tc>
          <w:tcPr>
            <w:cnfStyle w:val="001000000000" w:firstRow="0" w:lastRow="0" w:firstColumn="1" w:lastColumn="0" w:oddVBand="0" w:evenVBand="0" w:oddHBand="0" w:evenHBand="0" w:firstRowFirstColumn="0" w:firstRowLastColumn="0" w:lastRowFirstColumn="0" w:lastRowLastColumn="0"/>
            <w:tcW w:w="1722" w:type="dxa"/>
          </w:tcPr>
          <w:p w14:paraId="7A6C0D15" w14:textId="77777777" w:rsidR="00BF4F83" w:rsidRPr="003A06D0" w:rsidRDefault="00BF4F83" w:rsidP="00BF4F83">
            <w:pPr>
              <w:rPr>
                <w:lang w:val="en-GB"/>
              </w:rPr>
            </w:pPr>
            <w:r w:rsidRPr="003A06D0">
              <w:rPr>
                <w:rStyle w:val="Element"/>
                <w:lang w:val="en-GB"/>
              </w:rPr>
              <w:t>Certificate</w:t>
            </w:r>
            <w:r w:rsidRPr="003A06D0">
              <w:rPr>
                <w:rStyle w:val="Element"/>
                <w:lang w:val="en-GB"/>
              </w:rPr>
              <w:br/>
              <w:t>Chain</w:t>
            </w:r>
            <w:r w:rsidRPr="003A06D0">
              <w:rPr>
                <w:rStyle w:val="Element"/>
                <w:lang w:val="en-GB"/>
              </w:rPr>
              <w:br/>
              <w:t>NotComplete</w:t>
            </w:r>
          </w:p>
        </w:tc>
        <w:tc>
          <w:tcPr>
            <w:tcW w:w="7912" w:type="dxa"/>
          </w:tcPr>
          <w:p w14:paraId="1E3ECDD3" w14:textId="77777777" w:rsidR="00BF4F83" w:rsidRPr="003A06D0" w:rsidRDefault="00493949" w:rsidP="00BF4F83">
            <w:pPr>
              <w:cnfStyle w:val="000000000000" w:firstRow="0" w:lastRow="0" w:firstColumn="0" w:lastColumn="0" w:oddVBand="0" w:evenVBand="0" w:oddHBand="0" w:evenHBand="0" w:firstRowFirstColumn="0" w:firstRowLastColumn="0" w:lastRowFirstColumn="0" w:lastRowLastColumn="0"/>
              <w:rPr>
                <w:rStyle w:val="Element"/>
                <w:sz w:val="16"/>
                <w:szCs w:val="16"/>
                <w:lang w:val="en-GB"/>
              </w:rPr>
            </w:pPr>
            <w:r>
              <w:rPr>
                <w:rStyle w:val="Element"/>
                <w:sz w:val="16"/>
                <w:szCs w:val="16"/>
                <w:lang w:val="en-GB"/>
              </w:rPr>
              <w:t>urn:oasis:names:tc:dss:1</w:t>
            </w:r>
            <w:r w:rsidR="00BF4F83" w:rsidRPr="003A06D0">
              <w:rPr>
                <w:rStyle w:val="Element"/>
                <w:sz w:val="16"/>
                <w:szCs w:val="16"/>
                <w:lang w:val="en-GB"/>
              </w:rPr>
              <w:t>.0:resultminor:CertificateChainNotComplete</w:t>
            </w:r>
          </w:p>
          <w:p w14:paraId="6A6AE068" w14:textId="77777777" w:rsidR="00BF4F83" w:rsidRPr="003A06D0" w:rsidRDefault="00BF4F83" w:rsidP="00BF4F83">
            <w:pPr>
              <w:pStyle w:val="HTMLVorformatiert"/>
              <w:cnfStyle w:val="000000000000" w:firstRow="0" w:lastRow="0" w:firstColumn="0" w:lastColumn="0" w:oddVBand="0" w:evenVBand="0" w:oddHBand="0" w:evenHBand="0" w:firstRowFirstColumn="0" w:firstRowLastColumn="0" w:lastRowFirstColumn="0" w:lastRowLastColumn="0"/>
              <w:rPr>
                <w:rStyle w:val="Element"/>
                <w:rFonts w:eastAsia="Times New Roman" w:cs="Times New Roman"/>
                <w:sz w:val="16"/>
                <w:szCs w:val="16"/>
                <w:lang w:val="en-GB"/>
              </w:rPr>
            </w:pPr>
          </w:p>
        </w:tc>
      </w:tr>
      <w:tr w:rsidR="00F2001C" w:rsidRPr="003A06D0" w14:paraId="604D586F" w14:textId="77777777" w:rsidTr="00827213">
        <w:tc>
          <w:tcPr>
            <w:cnfStyle w:val="001000000000" w:firstRow="0" w:lastRow="0" w:firstColumn="1" w:lastColumn="0" w:oddVBand="0" w:evenVBand="0" w:oddHBand="0" w:evenHBand="0" w:firstRowFirstColumn="0" w:firstRowLastColumn="0" w:lastRowFirstColumn="0" w:lastRowLastColumn="0"/>
            <w:tcW w:w="1722" w:type="dxa"/>
          </w:tcPr>
          <w:p w14:paraId="4461DFBB" w14:textId="77777777" w:rsidR="00F2001C" w:rsidRPr="003A06D0" w:rsidRDefault="00F2001C" w:rsidP="00F2001C">
            <w:pPr>
              <w:rPr>
                <w:rStyle w:val="Element"/>
                <w:lang w:val="en-GB"/>
              </w:rPr>
            </w:pPr>
            <w:r w:rsidRPr="003A06D0">
              <w:rPr>
                <w:rStyle w:val="Element"/>
                <w:lang w:val="en-GB"/>
              </w:rPr>
              <w:t>Inappropriate</w:t>
            </w:r>
            <w:r w:rsidRPr="003A06D0">
              <w:rPr>
                <w:rStyle w:val="Element"/>
                <w:lang w:val="en-GB"/>
              </w:rPr>
              <w:br/>
            </w:r>
            <w:r>
              <w:rPr>
                <w:rStyle w:val="Element"/>
                <w:lang w:val="en-GB"/>
              </w:rPr>
              <w:t>HashAlgorithm</w:t>
            </w:r>
          </w:p>
        </w:tc>
        <w:tc>
          <w:tcPr>
            <w:tcW w:w="7912" w:type="dxa"/>
          </w:tcPr>
          <w:p w14:paraId="79D0F4D4" w14:textId="77777777" w:rsidR="00F2001C" w:rsidRPr="00F2001C" w:rsidRDefault="00F2001C" w:rsidP="00F2001C">
            <w:pPr>
              <w:pStyle w:val="HTMLVorformatiert"/>
              <w:cnfStyle w:val="000000000000" w:firstRow="0" w:lastRow="0" w:firstColumn="0" w:lastColumn="0" w:oddVBand="0" w:evenVBand="0" w:oddHBand="0" w:evenHBand="0" w:firstRowFirstColumn="0" w:firstRowLastColumn="0" w:lastRowFirstColumn="0" w:lastRowLastColumn="0"/>
              <w:rPr>
                <w:rStyle w:val="Element"/>
                <w:rFonts w:eastAsia="Times New Roman" w:cs="Times New Roman"/>
                <w:sz w:val="16"/>
                <w:szCs w:val="16"/>
                <w:lang w:val="en-GB"/>
              </w:rPr>
            </w:pPr>
            <w:r w:rsidRPr="003A06D0">
              <w:rPr>
                <w:rStyle w:val="Element"/>
                <w:rFonts w:eastAsia="Times New Roman" w:cs="Times New Roman"/>
                <w:sz w:val="16"/>
                <w:szCs w:val="16"/>
                <w:lang w:val="en-GB"/>
              </w:rPr>
              <w:t>urn:oasis</w:t>
            </w:r>
            <w:r>
              <w:rPr>
                <w:rStyle w:val="Element"/>
                <w:rFonts w:eastAsia="Times New Roman" w:cs="Times New Roman"/>
                <w:sz w:val="16"/>
                <w:szCs w:val="16"/>
                <w:lang w:val="en-GB"/>
              </w:rPr>
              <w:t>:names:tc:dssx:2</w:t>
            </w:r>
            <w:r w:rsidRPr="003A06D0">
              <w:rPr>
                <w:rStyle w:val="Element"/>
                <w:rFonts w:eastAsia="Times New Roman" w:cs="Times New Roman"/>
                <w:sz w:val="16"/>
                <w:szCs w:val="16"/>
                <w:lang w:val="en-GB"/>
              </w:rPr>
              <w:t>.0:resu</w:t>
            </w:r>
            <w:r>
              <w:rPr>
                <w:rStyle w:val="Element"/>
                <w:rFonts w:eastAsia="Times New Roman" w:cs="Times New Roman"/>
                <w:sz w:val="16"/>
                <w:szCs w:val="16"/>
                <w:lang w:val="en-GB"/>
              </w:rPr>
              <w:t>ltminor:Inappropriate:HashAlgorithm</w:t>
            </w:r>
          </w:p>
        </w:tc>
      </w:tr>
    </w:tbl>
    <w:p w14:paraId="12467810" w14:textId="77777777" w:rsidR="00BF4F83" w:rsidRPr="003A06D0" w:rsidRDefault="00BF4F83" w:rsidP="00BF4F83">
      <w:pPr>
        <w:rPr>
          <w:lang w:val="en-GB"/>
        </w:rPr>
      </w:pPr>
    </w:p>
    <w:bookmarkStart w:id="30787" w:name="_Security_Considerations"/>
    <w:bookmarkStart w:id="30788" w:name="_Toc388881068"/>
    <w:bookmarkStart w:id="30789" w:name="_Toc391634662"/>
    <w:bookmarkStart w:id="30790" w:name="_Toc519870678"/>
    <w:bookmarkStart w:id="30791" w:name="sec_SecurityConsiderations"/>
    <w:bookmarkEnd w:id="30787"/>
    <w:p w14:paraId="3478BA35" w14:textId="77777777" w:rsidR="00BF4F83" w:rsidRPr="003A06D0" w:rsidRDefault="00BF4F83" w:rsidP="00AA52F6">
      <w:pPr>
        <w:pStyle w:val="berschrift1"/>
        <w:numPr>
          <w:ilvl w:val="0"/>
          <w:numId w:val="3"/>
        </w:numPr>
        <w:rPr>
          <w:lang w:val="en-GB"/>
        </w:rPr>
      </w:pPr>
      <w:r w:rsidRPr="003A06D0">
        <w:rPr>
          <w:lang w:val="en-GB"/>
        </w:rPr>
        <w:fldChar w:fldCharType="begin"/>
      </w:r>
      <w:r w:rsidRPr="003A06D0">
        <w:rPr>
          <w:lang w:val="en-GB"/>
        </w:rPr>
        <w:instrText xml:space="preserve"> HYPERLINK  \l "_Security_Considerations" </w:instrText>
      </w:r>
      <w:r w:rsidRPr="003A06D0">
        <w:rPr>
          <w:lang w:val="en-GB"/>
        </w:rPr>
        <w:fldChar w:fldCharType="separate"/>
      </w:r>
      <w:bookmarkStart w:id="30792" w:name="_Toc522668738"/>
      <w:bookmarkStart w:id="30793" w:name="_Toc10210840"/>
      <w:r w:rsidRPr="003A06D0">
        <w:rPr>
          <w:rStyle w:val="Hyperlink"/>
          <w:lang w:val="en-GB"/>
        </w:rPr>
        <w:t>Security Considerations</w:t>
      </w:r>
      <w:bookmarkEnd w:id="30788"/>
      <w:bookmarkEnd w:id="30789"/>
      <w:bookmarkEnd w:id="30790"/>
      <w:bookmarkEnd w:id="30791"/>
      <w:bookmarkEnd w:id="30792"/>
      <w:bookmarkEnd w:id="30793"/>
      <w:r w:rsidRPr="003A06D0">
        <w:rPr>
          <w:lang w:val="en-GB"/>
        </w:rPr>
        <w:fldChar w:fldCharType="end"/>
      </w:r>
    </w:p>
    <w:p w14:paraId="168C462B" w14:textId="77777777" w:rsidR="00BF4F83" w:rsidRPr="003A06D0" w:rsidRDefault="00BF4F83" w:rsidP="00BF4F83">
      <w:pPr>
        <w:rPr>
          <w:lang w:val="en-GB"/>
        </w:rPr>
      </w:pPr>
      <w:r w:rsidRPr="003A06D0">
        <w:rPr>
          <w:lang w:val="en-GB"/>
        </w:rPr>
        <w:t xml:space="preserve">There are several potential avenues for attack when processing incoming DSS documents. The following list is non-exhaustive and should not and </w:t>
      </w:r>
      <w:r w:rsidR="00602B81" w:rsidRPr="003A06D0">
        <w:rPr>
          <w:lang w:val="en-GB"/>
        </w:rPr>
        <w:t>cannot</w:t>
      </w:r>
      <w:r w:rsidRPr="003A06D0">
        <w:rPr>
          <w:lang w:val="en-GB"/>
        </w:rPr>
        <w:t xml:space="preserve"> replace a comprehensive security review. </w:t>
      </w:r>
    </w:p>
    <w:p w14:paraId="1E6C9AF7" w14:textId="77777777" w:rsidR="00BF4F83" w:rsidRPr="003A06D0" w:rsidRDefault="00BF4F83" w:rsidP="00BF4F83">
      <w:pPr>
        <w:rPr>
          <w:lang w:val="en-GB"/>
        </w:rPr>
      </w:pPr>
      <w:r w:rsidRPr="003A06D0">
        <w:rPr>
          <w:lang w:val="en-GB"/>
        </w:rPr>
        <w:t>A comprehensive security review considers the unique technology stack and processes specific to an implementation and not of all implementations.</w:t>
      </w:r>
    </w:p>
    <w:bookmarkStart w:id="30794" w:name="_Standard_Attack_Vectors"/>
    <w:bookmarkStart w:id="30795" w:name="sec_StandardAttackVectors"/>
    <w:bookmarkEnd w:id="30794"/>
    <w:p w14:paraId="4781CA2D" w14:textId="77777777" w:rsidR="00BF4F83" w:rsidRPr="003A06D0" w:rsidRDefault="00BF4F83" w:rsidP="00AA52F6">
      <w:pPr>
        <w:pStyle w:val="berschrift2"/>
        <w:numPr>
          <w:ilvl w:val="1"/>
          <w:numId w:val="3"/>
        </w:numPr>
        <w:rPr>
          <w:lang w:val="en-GB"/>
        </w:rPr>
      </w:pPr>
      <w:r w:rsidRPr="003A06D0">
        <w:rPr>
          <w:lang w:val="en-GB"/>
        </w:rPr>
        <w:fldChar w:fldCharType="begin"/>
      </w:r>
      <w:r w:rsidRPr="003A06D0">
        <w:rPr>
          <w:lang w:val="en-GB"/>
        </w:rPr>
        <w:instrText xml:space="preserve"> HYPERLINK  \l "_Standard_Attack_Vectors" </w:instrText>
      </w:r>
      <w:r w:rsidRPr="003A06D0">
        <w:rPr>
          <w:lang w:val="en-GB"/>
        </w:rPr>
        <w:fldChar w:fldCharType="separate"/>
      </w:r>
      <w:bookmarkStart w:id="30796" w:name="_Toc522668739"/>
      <w:bookmarkStart w:id="30797" w:name="_Toc10210841"/>
      <w:r w:rsidRPr="003A06D0">
        <w:rPr>
          <w:rStyle w:val="Hyperlink"/>
          <w:lang w:val="en-GB"/>
        </w:rPr>
        <w:t>Well-Known Attack Vectors</w:t>
      </w:r>
      <w:bookmarkEnd w:id="30795"/>
      <w:bookmarkEnd w:id="30796"/>
      <w:bookmarkEnd w:id="30797"/>
      <w:r w:rsidRPr="003A06D0">
        <w:rPr>
          <w:lang w:val="en-GB"/>
        </w:rPr>
        <w:fldChar w:fldCharType="end"/>
      </w:r>
    </w:p>
    <w:p w14:paraId="5935EF05" w14:textId="77777777" w:rsidR="00BF4F83" w:rsidRPr="003A06D0" w:rsidRDefault="00BF4F83" w:rsidP="00BF4F83">
      <w:pPr>
        <w:rPr>
          <w:lang w:val="en-GB"/>
        </w:rPr>
      </w:pPr>
      <w:r w:rsidRPr="003A06D0">
        <w:rPr>
          <w:lang w:val="en-GB"/>
        </w:rPr>
        <w:t>In the following subsections four well-known classes of attack vectors are highlighted:</w:t>
      </w:r>
    </w:p>
    <w:p w14:paraId="051F8862" w14:textId="77777777" w:rsidR="00BF4F83" w:rsidRPr="003A06D0" w:rsidRDefault="00BF4F83" w:rsidP="0001259E">
      <w:pPr>
        <w:pStyle w:val="Listenabsatz"/>
        <w:numPr>
          <w:ilvl w:val="0"/>
          <w:numId w:val="47"/>
        </w:numPr>
        <w:rPr>
          <w:lang w:val="en-GB"/>
        </w:rPr>
      </w:pPr>
      <w:r w:rsidRPr="003A06D0">
        <w:rPr>
          <w:lang w:val="en-GB"/>
        </w:rPr>
        <w:t>XML Parsing Vulnerabilities</w:t>
      </w:r>
    </w:p>
    <w:p w14:paraId="25BFCADB" w14:textId="77777777" w:rsidR="00BF4F83" w:rsidRPr="003A06D0" w:rsidRDefault="00BF4F83" w:rsidP="0001259E">
      <w:pPr>
        <w:pStyle w:val="Listenabsatz"/>
        <w:numPr>
          <w:ilvl w:val="0"/>
          <w:numId w:val="47"/>
        </w:numPr>
        <w:rPr>
          <w:lang w:val="en-GB"/>
        </w:rPr>
      </w:pPr>
      <w:r w:rsidRPr="003A06D0">
        <w:rPr>
          <w:lang w:val="en-GB"/>
        </w:rPr>
        <w:t>XML Canonicalization Vulnerabilities</w:t>
      </w:r>
    </w:p>
    <w:p w14:paraId="49D5F053" w14:textId="77777777" w:rsidR="00BF4F83" w:rsidRPr="003A06D0" w:rsidRDefault="00BF4F83" w:rsidP="0001259E">
      <w:pPr>
        <w:pStyle w:val="Listenabsatz"/>
        <w:numPr>
          <w:ilvl w:val="0"/>
          <w:numId w:val="47"/>
        </w:numPr>
        <w:rPr>
          <w:lang w:val="en-GB"/>
        </w:rPr>
      </w:pPr>
      <w:r w:rsidRPr="003A06D0">
        <w:rPr>
          <w:lang w:val="en-GB"/>
        </w:rPr>
        <w:t>Injection Attacks</w:t>
      </w:r>
    </w:p>
    <w:p w14:paraId="2F7185E8" w14:textId="77777777" w:rsidR="00BF4F83" w:rsidRPr="003A06D0" w:rsidRDefault="00BF4F83" w:rsidP="0001259E">
      <w:pPr>
        <w:pStyle w:val="Listenabsatz"/>
        <w:numPr>
          <w:ilvl w:val="0"/>
          <w:numId w:val="47"/>
        </w:numPr>
        <w:rPr>
          <w:lang w:val="en-GB"/>
        </w:rPr>
      </w:pPr>
      <w:r w:rsidRPr="003A06D0">
        <w:rPr>
          <w:lang w:val="en-GB"/>
        </w:rPr>
        <w:t>JSON Deserialization Through Evaluation Attacks</w:t>
      </w:r>
    </w:p>
    <w:p w14:paraId="312AE262" w14:textId="77777777" w:rsidR="00BF4F83" w:rsidRPr="003A06D0" w:rsidRDefault="00BF4F83" w:rsidP="00BF4F83">
      <w:pPr>
        <w:rPr>
          <w:lang w:val="en-GB"/>
        </w:rPr>
      </w:pPr>
      <w:r w:rsidRPr="003A06D0">
        <w:rPr>
          <w:lang w:val="en-GB"/>
        </w:rPr>
        <w:t xml:space="preserve">The first two attack vector classes “XML Parsing Vulnerabilities” and “XML Canonicalization Vulnerabilities” can occur in any XML language and therefore do not rely on any specific DSS capabilities. </w:t>
      </w:r>
    </w:p>
    <w:p w14:paraId="553B9FEB" w14:textId="77777777" w:rsidR="00BF4F83" w:rsidRPr="003A06D0" w:rsidRDefault="00BF4F83" w:rsidP="00BF4F83">
      <w:pPr>
        <w:rPr>
          <w:lang w:val="en-GB"/>
        </w:rPr>
      </w:pPr>
      <w:r w:rsidRPr="003A06D0">
        <w:rPr>
          <w:lang w:val="en-GB"/>
        </w:rPr>
        <w:t xml:space="preserve">The third class, “Injection Attacks” applies to any format that is being processed in a deterministic way by an active processor with additional capabilities potentially being triggered by an unexpected and malicious payload. </w:t>
      </w:r>
    </w:p>
    <w:p w14:paraId="6B72DDCC" w14:textId="77777777" w:rsidR="00BF4F83" w:rsidRPr="003A06D0" w:rsidRDefault="00BF4F83" w:rsidP="00BF4F83">
      <w:pPr>
        <w:rPr>
          <w:lang w:val="en-GB"/>
        </w:rPr>
      </w:pPr>
      <w:r w:rsidRPr="003A06D0">
        <w:rPr>
          <w:lang w:val="en-GB"/>
        </w:rPr>
        <w:t>“JSON Deserialization Through Evaluation Attacks” attack vectors consider processing programming languages and specifically collisions of constructs in the processing language used to consumer any JSON text and the allowed constructs in the JSON format.</w:t>
      </w:r>
    </w:p>
    <w:p w14:paraId="30B3DCBD" w14:textId="77777777" w:rsidR="00BF4F83" w:rsidRPr="003A06D0" w:rsidRDefault="00BF4F83" w:rsidP="00BF4F83">
      <w:pPr>
        <w:rPr>
          <w:lang w:val="en-GB"/>
        </w:rPr>
      </w:pPr>
      <w:r w:rsidRPr="003A06D0">
        <w:rPr>
          <w:lang w:val="en-GB"/>
        </w:rPr>
        <w:t>In addition to the attack vectors listed and further detailed in the following non-normative subsections, DSS document processing requires interfaces to BASE64 and ASN.1 encoding and decoding in practical implementations, which MAY result in further attack vectors.</w:t>
      </w:r>
    </w:p>
    <w:bookmarkStart w:id="30798" w:name="sec_XMLParsingVulnerabilities"/>
    <w:p w14:paraId="7F27FB6C" w14:textId="77777777" w:rsidR="00BF4F83" w:rsidRPr="003A06D0" w:rsidRDefault="00BF4F83" w:rsidP="00AA52F6">
      <w:pPr>
        <w:pStyle w:val="berschrift3"/>
        <w:numPr>
          <w:ilvl w:val="2"/>
          <w:numId w:val="3"/>
        </w:numPr>
        <w:rPr>
          <w:lang w:val="en-GB"/>
        </w:rPr>
      </w:pPr>
      <w:r w:rsidRPr="003A06D0">
        <w:rPr>
          <w:lang w:val="en-GB"/>
        </w:rPr>
        <w:fldChar w:fldCharType="begin"/>
      </w:r>
      <w:r w:rsidRPr="003A06D0">
        <w:rPr>
          <w:lang w:val="en-GB"/>
        </w:rPr>
        <w:instrText xml:space="preserve"> HYPERLINK  \l "sec_XMLParsingVulnerabilities" </w:instrText>
      </w:r>
      <w:r w:rsidRPr="003A06D0">
        <w:rPr>
          <w:lang w:val="en-GB"/>
        </w:rPr>
        <w:fldChar w:fldCharType="separate"/>
      </w:r>
      <w:bookmarkStart w:id="30799" w:name="_Toc522668740"/>
      <w:bookmarkStart w:id="30800" w:name="_Toc10210842"/>
      <w:r w:rsidRPr="003A06D0">
        <w:rPr>
          <w:rStyle w:val="Hyperlink"/>
          <w:lang w:val="en-GB"/>
        </w:rPr>
        <w:t>XML Parsing Vulnerabilities [non-normative]</w:t>
      </w:r>
      <w:bookmarkEnd w:id="30798"/>
      <w:bookmarkEnd w:id="30799"/>
      <w:bookmarkEnd w:id="30800"/>
      <w:r w:rsidRPr="003A06D0">
        <w:rPr>
          <w:lang w:val="en-GB"/>
        </w:rPr>
        <w:fldChar w:fldCharType="end"/>
      </w:r>
    </w:p>
    <w:p w14:paraId="3BE56A5A" w14:textId="77777777" w:rsidR="00BF4F83" w:rsidRPr="003A06D0" w:rsidRDefault="00BF4F83" w:rsidP="00BF4F83">
      <w:pPr>
        <w:rPr>
          <w:lang w:val="en-GB"/>
        </w:rPr>
      </w:pPr>
      <w:r w:rsidRPr="003A06D0">
        <w:rPr>
          <w:lang w:val="en-GB"/>
        </w:rPr>
        <w:t xml:space="preserve">There have been vulnerabilities in XML parsing libraries that can cause either denial of service or actual exploits. As an example, see Microsoft’s article on </w:t>
      </w:r>
      <w:hyperlink r:id="rId98" w:history="1">
        <w:r w:rsidRPr="003A06D0">
          <w:rPr>
            <w:rStyle w:val="Hyperlink"/>
            <w:lang w:val="en-GB"/>
          </w:rPr>
          <w:t>XML Denial of Service Attacks and Defenses</w:t>
        </w:r>
      </w:hyperlink>
      <w:r w:rsidRPr="003A06D0">
        <w:rPr>
          <w:lang w:val="en-GB"/>
        </w:rPr>
        <w:t xml:space="preserve">. The best </w:t>
      </w:r>
      <w:r w:rsidR="00912C71" w:rsidRPr="003A06D0">
        <w:rPr>
          <w:lang w:val="en-GB"/>
        </w:rPr>
        <w:t>defence</w:t>
      </w:r>
      <w:r w:rsidRPr="003A06D0">
        <w:rPr>
          <w:lang w:val="en-GB"/>
        </w:rPr>
        <w:t xml:space="preserve"> for these types of attacks is, in short, to keep the XML parser up-to-date and ensure to perform full validation prior to attempting to process the document.</w:t>
      </w:r>
    </w:p>
    <w:bookmarkStart w:id="30801" w:name="sec_XMLCanonicalizationVulnerabilities"/>
    <w:p w14:paraId="6B2DCBF2" w14:textId="77777777" w:rsidR="00BF4F83" w:rsidRPr="003A06D0" w:rsidRDefault="00BF4F83" w:rsidP="00AA52F6">
      <w:pPr>
        <w:pStyle w:val="berschrift3"/>
        <w:numPr>
          <w:ilvl w:val="2"/>
          <w:numId w:val="3"/>
        </w:numPr>
        <w:rPr>
          <w:lang w:val="en-GB"/>
        </w:rPr>
      </w:pPr>
      <w:r w:rsidRPr="003A06D0">
        <w:rPr>
          <w:lang w:val="en-GB"/>
        </w:rPr>
        <w:fldChar w:fldCharType="begin"/>
      </w:r>
      <w:r w:rsidRPr="003A06D0">
        <w:rPr>
          <w:lang w:val="en-GB"/>
        </w:rPr>
        <w:instrText xml:space="preserve"> HYPERLINK  \l "sec_XMLCanonicalizationVulnerabilities" </w:instrText>
      </w:r>
      <w:r w:rsidRPr="003A06D0">
        <w:rPr>
          <w:lang w:val="en-GB"/>
        </w:rPr>
        <w:fldChar w:fldCharType="separate"/>
      </w:r>
      <w:bookmarkStart w:id="30802" w:name="_Toc522668741"/>
      <w:bookmarkStart w:id="30803" w:name="_Toc10210843"/>
      <w:r w:rsidRPr="003A06D0">
        <w:rPr>
          <w:rStyle w:val="Hyperlink"/>
          <w:lang w:val="en-GB"/>
        </w:rPr>
        <w:t>XML Canonicalization Vulnerabilities [non-normative]</w:t>
      </w:r>
      <w:bookmarkEnd w:id="30801"/>
      <w:bookmarkEnd w:id="30802"/>
      <w:bookmarkEnd w:id="30803"/>
      <w:r w:rsidRPr="003A06D0">
        <w:rPr>
          <w:lang w:val="en-GB"/>
        </w:rPr>
        <w:fldChar w:fldCharType="end"/>
      </w:r>
    </w:p>
    <w:p w14:paraId="56F5E72B" w14:textId="77777777" w:rsidR="00BF4F83" w:rsidRPr="003A06D0" w:rsidRDefault="00BF4F83" w:rsidP="00BF4F83">
      <w:pPr>
        <w:rPr>
          <w:lang w:val="en-GB"/>
        </w:rPr>
      </w:pPr>
      <w:r w:rsidRPr="003A06D0">
        <w:rPr>
          <w:lang w:val="en-GB"/>
        </w:rPr>
        <w:t xml:space="preserve">Exploitation of the use of canonicalization as content extractor MAY impact an implementation that offers e.g. inclusion and processing of XML Fragments in payloads as described e.g. in </w:t>
      </w:r>
      <w:hyperlink w:anchor="refJENSEN2009" w:history="1">
        <w:r w:rsidRPr="003A06D0">
          <w:rPr>
            <w:rStyle w:val="Hyperlink"/>
            <w:lang w:val="en-GB"/>
          </w:rPr>
          <w:t>[JENSEN-2009]</w:t>
        </w:r>
      </w:hyperlink>
      <w:r w:rsidRPr="003A06D0">
        <w:rPr>
          <w:lang w:val="en-GB"/>
        </w:rPr>
        <w:t>.</w:t>
      </w:r>
    </w:p>
    <w:bookmarkStart w:id="30804" w:name="sec_InjectionAttacks"/>
    <w:p w14:paraId="32B237F6" w14:textId="77777777" w:rsidR="00BF4F83" w:rsidRPr="003A06D0" w:rsidRDefault="00BF4F83" w:rsidP="00AA52F6">
      <w:pPr>
        <w:pStyle w:val="berschrift3"/>
        <w:numPr>
          <w:ilvl w:val="2"/>
          <w:numId w:val="3"/>
        </w:numPr>
        <w:rPr>
          <w:lang w:val="en-GB"/>
        </w:rPr>
      </w:pPr>
      <w:r w:rsidRPr="003A06D0">
        <w:rPr>
          <w:lang w:val="en-GB"/>
        </w:rPr>
        <w:fldChar w:fldCharType="begin"/>
      </w:r>
      <w:r w:rsidRPr="003A06D0">
        <w:rPr>
          <w:lang w:val="en-GB"/>
        </w:rPr>
        <w:instrText xml:space="preserve"> HYPERLINK  \l "sec_InjectionAttacks" </w:instrText>
      </w:r>
      <w:r w:rsidRPr="003A06D0">
        <w:rPr>
          <w:lang w:val="en-GB"/>
        </w:rPr>
        <w:fldChar w:fldCharType="separate"/>
      </w:r>
      <w:bookmarkStart w:id="30805" w:name="_Toc522668742"/>
      <w:bookmarkStart w:id="30806" w:name="_Toc10210844"/>
      <w:r w:rsidRPr="003A06D0">
        <w:rPr>
          <w:rStyle w:val="Hyperlink"/>
          <w:lang w:val="en-GB"/>
        </w:rPr>
        <w:t>Injection Attacks [non-normative]</w:t>
      </w:r>
      <w:bookmarkEnd w:id="30804"/>
      <w:bookmarkEnd w:id="30805"/>
      <w:bookmarkEnd w:id="30806"/>
      <w:r w:rsidRPr="003A06D0">
        <w:rPr>
          <w:lang w:val="en-GB"/>
        </w:rPr>
        <w:fldChar w:fldCharType="end"/>
      </w:r>
    </w:p>
    <w:p w14:paraId="7A199BF3" w14:textId="77777777" w:rsidR="00BF4F83" w:rsidRPr="003A06D0" w:rsidRDefault="00BF4F83" w:rsidP="00BF4F83">
      <w:pPr>
        <w:rPr>
          <w:lang w:val="en-GB"/>
        </w:rPr>
      </w:pPr>
      <w:r w:rsidRPr="003A06D0">
        <w:rPr>
          <w:lang w:val="en-GB"/>
        </w:rPr>
        <w:t xml:space="preserve">Any DSS content MAY be processed somewhere, thus injection attacks MAY occur in many places which are not specific to DSS. The best </w:t>
      </w:r>
      <w:r w:rsidR="00602B81" w:rsidRPr="003A06D0">
        <w:rPr>
          <w:lang w:val="en-GB"/>
        </w:rPr>
        <w:t>defence</w:t>
      </w:r>
      <w:r w:rsidRPr="003A06D0">
        <w:rPr>
          <w:lang w:val="en-GB"/>
        </w:rPr>
        <w:t xml:space="preserve"> known, is to sanitize untrusted output (and anything inside a DSS document received from outside the client or server system boundaries should be considered untrusted). For more explanation on injection attacks, see e.g. </w:t>
      </w:r>
      <w:hyperlink r:id="rId99" w:history="1">
        <w:r w:rsidRPr="003A06D0">
          <w:rPr>
            <w:rStyle w:val="Hyperlink"/>
            <w:lang w:val="en-GB"/>
          </w:rPr>
          <w:t>this OWASP article</w:t>
        </w:r>
      </w:hyperlink>
      <w:r w:rsidRPr="003A06D0">
        <w:rPr>
          <w:lang w:val="en-GB"/>
        </w:rPr>
        <w:t xml:space="preserve"> (</w:t>
      </w:r>
      <w:hyperlink r:id="rId100" w:history="1">
        <w:r w:rsidRPr="003A06D0">
          <w:rPr>
            <w:rStyle w:val="Hyperlink"/>
            <w:lang w:val="en-GB"/>
          </w:rPr>
          <w:t>https://www.owasp.org/index.php/Top_10-2017_A1-Injection</w:t>
        </w:r>
      </w:hyperlink>
      <w:r w:rsidRPr="003A06D0">
        <w:rPr>
          <w:lang w:val="en-GB"/>
        </w:rPr>
        <w:t>).</w:t>
      </w:r>
    </w:p>
    <w:bookmarkStart w:id="30807" w:name="sec_JSONDeserialThroughEvalAttacks"/>
    <w:p w14:paraId="4380B356" w14:textId="77777777" w:rsidR="00BF4F83" w:rsidRPr="003A06D0" w:rsidRDefault="00BF4F83" w:rsidP="00AA52F6">
      <w:pPr>
        <w:pStyle w:val="berschrift3"/>
        <w:numPr>
          <w:ilvl w:val="2"/>
          <w:numId w:val="3"/>
        </w:numPr>
        <w:rPr>
          <w:lang w:val="en-GB"/>
        </w:rPr>
      </w:pPr>
      <w:r w:rsidRPr="003A06D0">
        <w:rPr>
          <w:lang w:val="en-GB"/>
        </w:rPr>
        <w:fldChar w:fldCharType="begin"/>
      </w:r>
      <w:r w:rsidRPr="003A06D0">
        <w:rPr>
          <w:lang w:val="en-GB"/>
        </w:rPr>
        <w:instrText xml:space="preserve"> HYPERLINK  \l "sec_JSONDeserialThroughEvalAttacks" </w:instrText>
      </w:r>
      <w:r w:rsidRPr="003A06D0">
        <w:rPr>
          <w:lang w:val="en-GB"/>
        </w:rPr>
        <w:fldChar w:fldCharType="separate"/>
      </w:r>
      <w:bookmarkStart w:id="30808" w:name="_Toc522668743"/>
      <w:bookmarkStart w:id="30809" w:name="_Toc10210845"/>
      <w:r w:rsidRPr="003A06D0">
        <w:rPr>
          <w:rStyle w:val="Hyperlink"/>
          <w:lang w:val="en-GB"/>
        </w:rPr>
        <w:t>JSON Deserialization Through Evaluation Attacks [non-normative]</w:t>
      </w:r>
      <w:bookmarkEnd w:id="30807"/>
      <w:bookmarkEnd w:id="30808"/>
      <w:bookmarkEnd w:id="30809"/>
      <w:r w:rsidRPr="003A06D0">
        <w:rPr>
          <w:lang w:val="en-GB"/>
        </w:rPr>
        <w:fldChar w:fldCharType="end"/>
      </w:r>
    </w:p>
    <w:p w14:paraId="3B6CC009" w14:textId="77777777" w:rsidR="00BF4F83" w:rsidRPr="003A06D0" w:rsidRDefault="00BF4F83" w:rsidP="00BF4F83">
      <w:pPr>
        <w:rPr>
          <w:lang w:val="en-GB"/>
        </w:rPr>
      </w:pPr>
      <w:r w:rsidRPr="003A06D0">
        <w:rPr>
          <w:lang w:val="en-GB"/>
        </w:rPr>
        <w:t xml:space="preserve">Generally, there are security issues with processing languages that are capable to evaluate text in that processing language during runtime and dynamically.  </w:t>
      </w:r>
    </w:p>
    <w:p w14:paraId="560FF249" w14:textId="77777777" w:rsidR="00BF4F83" w:rsidRPr="003A06D0" w:rsidRDefault="00BF4F83" w:rsidP="00BF4F83">
      <w:pPr>
        <w:rPr>
          <w:lang w:val="en-GB"/>
        </w:rPr>
      </w:pPr>
      <w:r w:rsidRPr="003A06D0">
        <w:rPr>
          <w:lang w:val="en-GB"/>
        </w:rPr>
        <w:t xml:space="preserve">Sample vector for JavaScript: </w:t>
      </w:r>
    </w:p>
    <w:p w14:paraId="3CCEAC44" w14:textId="77777777" w:rsidR="00BF4F83" w:rsidRPr="003A06D0" w:rsidRDefault="00BF4F83" w:rsidP="00BF4F83">
      <w:pPr>
        <w:rPr>
          <w:lang w:val="en-GB"/>
        </w:rPr>
      </w:pPr>
      <w:r w:rsidRPr="003A06D0">
        <w:rPr>
          <w:lang w:val="en-GB"/>
        </w:rPr>
        <w:t xml:space="preserve">“JSON is a subset of JavaScript that excludes assignment and invocation. Since JSON's syntax is borrowed from JavaScript, it is possible to use that language's "eval()" function to parse most JSON texts (but not all; certain characters such as U+2028 LINE SEPARATOR and U+2029 PARAGRAPH SEPARATOR are legal in JSON but not JavaScript).  This generally constitutes an unacceptable security risk, since the text could contain executable code along with data declarations.  The same consideration applies to the use of eval()-like functions in any other programming language in which JSON texts conform to that language's syntax.” (cf. </w:t>
      </w:r>
      <w:hyperlink w:anchor="refRFC8259" w:history="1">
        <w:r w:rsidRPr="003A06D0">
          <w:rPr>
            <w:rStyle w:val="Hyperlink"/>
            <w:lang w:val="en-GB"/>
          </w:rPr>
          <w:t>[RFC8259]</w:t>
        </w:r>
      </w:hyperlink>
      <w:r w:rsidRPr="003A06D0">
        <w:rPr>
          <w:lang w:val="en-GB"/>
        </w:rPr>
        <w:t xml:space="preserve"> section 12 “Security Considerations”.</w:t>
      </w:r>
    </w:p>
    <w:bookmarkStart w:id="30810" w:name="sec_Conformance"/>
    <w:bookmarkStart w:id="30811" w:name="_Toc478074898"/>
    <w:bookmarkStart w:id="30812" w:name="_Toc480914758"/>
    <w:bookmarkStart w:id="30813" w:name="_Toc481065057"/>
    <w:bookmarkEnd w:id="30810"/>
    <w:p w14:paraId="5FB38D0F" w14:textId="77777777" w:rsidR="00BF4F83" w:rsidRPr="003A06D0" w:rsidRDefault="00BF4F83" w:rsidP="00AA52F6">
      <w:pPr>
        <w:pStyle w:val="berschrift1"/>
        <w:numPr>
          <w:ilvl w:val="0"/>
          <w:numId w:val="3"/>
        </w:numPr>
        <w:rPr>
          <w:lang w:val="en-GB"/>
        </w:rPr>
      </w:pPr>
      <w:r w:rsidRPr="003A06D0">
        <w:rPr>
          <w:lang w:val="en-GB"/>
        </w:rPr>
        <w:fldChar w:fldCharType="begin"/>
      </w:r>
      <w:r w:rsidRPr="003A06D0">
        <w:rPr>
          <w:lang w:val="en-GB"/>
        </w:rPr>
        <w:instrText xml:space="preserve"> HYPERLINK  \l "sec_Conformance" </w:instrText>
      </w:r>
      <w:r w:rsidRPr="003A06D0">
        <w:rPr>
          <w:lang w:val="en-GB"/>
        </w:rPr>
        <w:fldChar w:fldCharType="separate"/>
      </w:r>
      <w:bookmarkStart w:id="30814" w:name="_Toc522668744"/>
      <w:bookmarkStart w:id="30815" w:name="_Toc10210846"/>
      <w:r w:rsidRPr="003A06D0">
        <w:rPr>
          <w:rStyle w:val="Hyperlink"/>
          <w:lang w:val="en-GB"/>
        </w:rPr>
        <w:t>Conformance</w:t>
      </w:r>
      <w:bookmarkEnd w:id="30811"/>
      <w:bookmarkEnd w:id="30812"/>
      <w:bookmarkEnd w:id="30813"/>
      <w:bookmarkEnd w:id="30814"/>
      <w:bookmarkEnd w:id="30815"/>
      <w:r w:rsidRPr="003A06D0">
        <w:rPr>
          <w:lang w:val="en-GB"/>
        </w:rPr>
        <w:fldChar w:fldCharType="end"/>
      </w:r>
    </w:p>
    <w:bookmarkStart w:id="30816" w:name="sec_ConformanceAsDss2"/>
    <w:bookmarkStart w:id="30817" w:name="_Toc478074899"/>
    <w:bookmarkStart w:id="30818" w:name="_Toc480914759"/>
    <w:bookmarkStart w:id="30819" w:name="_Toc481065058"/>
    <w:bookmarkStart w:id="30820" w:name="_Toc516358029"/>
    <w:bookmarkEnd w:id="30816"/>
    <w:p w14:paraId="063768EC" w14:textId="77777777" w:rsidR="00BF4F83" w:rsidRPr="003A06D0" w:rsidRDefault="00BF4F83" w:rsidP="00AA52F6">
      <w:pPr>
        <w:pStyle w:val="berschrift2"/>
        <w:numPr>
          <w:ilvl w:val="1"/>
          <w:numId w:val="3"/>
        </w:numPr>
        <w:rPr>
          <w:lang w:val="en-GB"/>
        </w:rPr>
      </w:pPr>
      <w:r w:rsidRPr="003A06D0">
        <w:rPr>
          <w:lang w:val="en-GB"/>
        </w:rPr>
        <w:fldChar w:fldCharType="begin"/>
      </w:r>
      <w:r w:rsidRPr="003A06D0">
        <w:rPr>
          <w:lang w:val="en-GB"/>
        </w:rPr>
        <w:instrText xml:space="preserve"> HYPERLINK  \l "sec_ConformanceAsDss2" </w:instrText>
      </w:r>
      <w:r w:rsidRPr="003A06D0">
        <w:rPr>
          <w:lang w:val="en-GB"/>
        </w:rPr>
        <w:fldChar w:fldCharType="separate"/>
      </w:r>
      <w:bookmarkStart w:id="30821" w:name="_Toc522668745"/>
      <w:bookmarkStart w:id="30822" w:name="_Toc10210847"/>
      <w:r w:rsidRPr="003A06D0">
        <w:rPr>
          <w:rStyle w:val="Hyperlink"/>
          <w:lang w:val="en-GB"/>
        </w:rPr>
        <w:t>Conformance as a DSS version 2.0 document</w:t>
      </w:r>
      <w:bookmarkEnd w:id="30817"/>
      <w:bookmarkEnd w:id="30818"/>
      <w:bookmarkEnd w:id="30819"/>
      <w:bookmarkEnd w:id="30820"/>
      <w:bookmarkEnd w:id="30821"/>
      <w:bookmarkEnd w:id="30822"/>
      <w:r w:rsidRPr="003A06D0">
        <w:rPr>
          <w:lang w:val="en-GB"/>
        </w:rPr>
        <w:fldChar w:fldCharType="end"/>
      </w:r>
    </w:p>
    <w:p w14:paraId="16C0CB80" w14:textId="77777777" w:rsidR="00BF4F83" w:rsidRPr="003A06D0" w:rsidRDefault="00BF4F83" w:rsidP="00BF4F83">
      <w:pPr>
        <w:rPr>
          <w:lang w:val="en-GB"/>
        </w:rPr>
      </w:pPr>
      <w:r w:rsidRPr="003A06D0">
        <w:rPr>
          <w:lang w:val="en-GB"/>
        </w:rPr>
        <w:t xml:space="preserve">To ease communication and subsequent resolution of any specific partial conformance violation, the preceding chapters already provide minimal requirements, that a specific instance component must </w:t>
      </w:r>
      <w:r w:rsidR="00912C71" w:rsidRPr="003A06D0">
        <w:rPr>
          <w:lang w:val="en-GB"/>
        </w:rPr>
        <w:t>fulfil</w:t>
      </w:r>
      <w:r w:rsidRPr="003A06D0">
        <w:rPr>
          <w:lang w:val="en-GB"/>
        </w:rPr>
        <w:t>, to permit conformance of the complete DSS version 2.0 document.</w:t>
      </w:r>
    </w:p>
    <w:bookmarkStart w:id="30823" w:name="sec_ConformanceForXmlFormat"/>
    <w:bookmarkStart w:id="30824" w:name="_Toc480914761"/>
    <w:bookmarkStart w:id="30825" w:name="_Toc481065060"/>
    <w:bookmarkStart w:id="30826" w:name="_Toc516359922"/>
    <w:bookmarkStart w:id="30827" w:name="_Toc480914760"/>
    <w:bookmarkStart w:id="30828" w:name="_Toc481065059"/>
    <w:bookmarkStart w:id="30829" w:name="_Toc516359921"/>
    <w:bookmarkEnd w:id="30823"/>
    <w:p w14:paraId="7D4BB5F4" w14:textId="77777777" w:rsidR="00BF4F83" w:rsidRPr="003A06D0" w:rsidRDefault="00BF4F83" w:rsidP="00AA52F6">
      <w:pPr>
        <w:pStyle w:val="berschrift3"/>
        <w:numPr>
          <w:ilvl w:val="2"/>
          <w:numId w:val="3"/>
        </w:numPr>
        <w:rPr>
          <w:lang w:val="en-GB"/>
        </w:rPr>
      </w:pPr>
      <w:r w:rsidRPr="003A06D0">
        <w:rPr>
          <w:lang w:val="en-GB"/>
        </w:rPr>
        <w:fldChar w:fldCharType="begin"/>
      </w:r>
      <w:r w:rsidRPr="003A06D0">
        <w:rPr>
          <w:lang w:val="en-GB"/>
        </w:rPr>
        <w:instrText xml:space="preserve"> HYPERLINK  \l "sec_ConformanceForJsonFormat" </w:instrText>
      </w:r>
      <w:r w:rsidRPr="003A06D0">
        <w:rPr>
          <w:lang w:val="en-GB"/>
        </w:rPr>
        <w:fldChar w:fldCharType="separate"/>
      </w:r>
      <w:bookmarkStart w:id="30830" w:name="_Toc522668746"/>
      <w:bookmarkStart w:id="30831" w:name="_Toc10210848"/>
      <w:r w:rsidRPr="003A06D0">
        <w:rPr>
          <w:rStyle w:val="Hyperlink"/>
          <w:lang w:val="en-GB"/>
        </w:rPr>
        <w:t>Conformance for JSON format</w:t>
      </w:r>
      <w:bookmarkEnd w:id="30824"/>
      <w:bookmarkEnd w:id="30825"/>
      <w:bookmarkEnd w:id="30826"/>
      <w:bookmarkEnd w:id="30830"/>
      <w:bookmarkEnd w:id="30831"/>
      <w:r w:rsidRPr="003A06D0">
        <w:rPr>
          <w:lang w:val="en-GB"/>
        </w:rPr>
        <w:fldChar w:fldCharType="end"/>
      </w:r>
    </w:p>
    <w:p w14:paraId="5C904448" w14:textId="77777777" w:rsidR="00BF4F83" w:rsidRPr="003A06D0" w:rsidRDefault="00BF4F83" w:rsidP="00BF4F83">
      <w:pPr>
        <w:rPr>
          <w:lang w:val="en-GB"/>
        </w:rPr>
      </w:pPr>
      <w:r w:rsidRPr="003A06D0">
        <w:rPr>
          <w:lang w:val="en-GB"/>
        </w:rPr>
        <w:t xml:space="preserve">The following clause offers a simple </w:t>
      </w:r>
      <w:r w:rsidR="00602B81" w:rsidRPr="003A06D0">
        <w:rPr>
          <w:lang w:val="en-GB"/>
        </w:rPr>
        <w:t>two-step</w:t>
      </w:r>
      <w:r w:rsidRPr="003A06D0">
        <w:rPr>
          <w:lang w:val="en-GB"/>
        </w:rPr>
        <w:t xml:space="preserve"> process, to either prove or disprove the conformance of a complete JSON document (formulated in terms specific to that implementation language) to this version of DSS:</w:t>
      </w:r>
    </w:p>
    <w:p w14:paraId="259854B3" w14:textId="77777777" w:rsidR="00BF4F83" w:rsidRPr="003A06D0" w:rsidRDefault="00BF4F83" w:rsidP="00BF4F83">
      <w:p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Conformance Clause 1:</w:t>
      </w:r>
      <w:r w:rsidRPr="003A06D0">
        <w:rPr>
          <w:rFonts w:ascii="MS Mincho" w:eastAsia="MS Mincho" w:hAnsi="MS Mincho" w:cs="MS Mincho"/>
          <w:lang w:val="en-GB"/>
        </w:rPr>
        <w:t xml:space="preserve"> </w:t>
      </w:r>
      <w:r w:rsidRPr="003A06D0">
        <w:rPr>
          <w:lang w:val="en-GB"/>
        </w:rPr>
        <w:t>“Valid JSON DSS Document”</w:t>
      </w:r>
      <w:r w:rsidRPr="003A06D0">
        <w:rPr>
          <w:lang w:val="en-GB"/>
        </w:rPr>
        <w:br/>
        <w:t>A JSON document instance conforms to this specification as a DSS document if it meets all of the following COUNT_ME conditions:</w:t>
      </w:r>
    </w:p>
    <w:p w14:paraId="5FF628FF" w14:textId="77777777" w:rsidR="00BF4F83" w:rsidRPr="003A06D0" w:rsidRDefault="00BF4F83" w:rsidP="0001259E">
      <w:pPr>
        <w:pStyle w:val="Listenabsatz"/>
        <w:numPr>
          <w:ilvl w:val="0"/>
          <w:numId w:val="12"/>
        </w:numPr>
        <w:rPr>
          <w:lang w:val="en-GB"/>
        </w:rPr>
      </w:pPr>
      <w:r w:rsidRPr="003A06D0">
        <w:rPr>
          <w:lang w:val="en-GB"/>
        </w:rPr>
        <w:t>Is valid JSON</w:t>
      </w:r>
    </w:p>
    <w:p w14:paraId="018FB3E7" w14:textId="77777777" w:rsidR="00BF4F83" w:rsidRPr="003A06D0" w:rsidRDefault="00BF4F83" w:rsidP="0001259E">
      <w:pPr>
        <w:pStyle w:val="Listenabsatz"/>
        <w:numPr>
          <w:ilvl w:val="0"/>
          <w:numId w:val="12"/>
        </w:numPr>
        <w:rPr>
          <w:lang w:val="en-GB"/>
        </w:rPr>
      </w:pPr>
      <w:r w:rsidRPr="003A06D0">
        <w:rPr>
          <w:lang w:val="en-GB"/>
        </w:rPr>
        <w:t>Validates against the JSON Schema</w:t>
      </w:r>
    </w:p>
    <w:p w14:paraId="00F562AA" w14:textId="77777777" w:rsidR="00BF4F83" w:rsidRPr="003A06D0" w:rsidRDefault="00BF4F83" w:rsidP="00BF4F83">
      <w:pPr>
        <w:rPr>
          <w:lang w:val="en-GB"/>
        </w:rPr>
      </w:pPr>
      <w:r w:rsidRPr="003A06D0">
        <w:rPr>
          <w:lang w:val="en-GB"/>
        </w:rPr>
        <w:t>» </w:t>
      </w:r>
      <w:r w:rsidRPr="003A06D0">
        <w:rPr>
          <w:color w:val="FF0000"/>
          <w:lang w:val="en-GB"/>
        </w:rPr>
        <w:t>DSS-11.1.1-1</w:t>
      </w:r>
      <w:r w:rsidRPr="003A06D0">
        <w:rPr>
          <w:lang w:val="en-GB"/>
        </w:rPr>
        <w:t>]</w:t>
      </w:r>
    </w:p>
    <w:p w14:paraId="60D6BAA5" w14:textId="77777777" w:rsidR="00BF4F83" w:rsidRPr="003A06D0" w:rsidRDefault="001A1734" w:rsidP="00AA52F6">
      <w:pPr>
        <w:pStyle w:val="berschrift3"/>
        <w:numPr>
          <w:ilvl w:val="2"/>
          <w:numId w:val="3"/>
        </w:numPr>
        <w:rPr>
          <w:lang w:val="en-GB"/>
        </w:rPr>
      </w:pPr>
      <w:hyperlink w:anchor="sec_ConformanceForXmlFormat" w:history="1">
        <w:bookmarkStart w:id="30832" w:name="_Toc522668747"/>
        <w:bookmarkStart w:id="30833" w:name="_Toc10210849"/>
        <w:r w:rsidR="00BF4F83" w:rsidRPr="003A06D0">
          <w:rPr>
            <w:rStyle w:val="Hyperlink"/>
            <w:lang w:val="en-GB"/>
          </w:rPr>
          <w:t>Conformance for XML format</w:t>
        </w:r>
        <w:bookmarkEnd w:id="30827"/>
        <w:bookmarkEnd w:id="30828"/>
        <w:bookmarkEnd w:id="30829"/>
        <w:bookmarkEnd w:id="30832"/>
        <w:bookmarkEnd w:id="30833"/>
      </w:hyperlink>
    </w:p>
    <w:p w14:paraId="28C33BB2" w14:textId="77777777" w:rsidR="00BF4F83" w:rsidRPr="003A06D0" w:rsidRDefault="00BF4F83" w:rsidP="00BF4F83">
      <w:pPr>
        <w:rPr>
          <w:lang w:val="en-GB"/>
        </w:rPr>
      </w:pPr>
      <w:r w:rsidRPr="003A06D0">
        <w:rPr>
          <w:lang w:val="en-GB"/>
        </w:rPr>
        <w:t>The following clause offers a simple three step process, to either prove or disprove the conformance of a complete XML document (formulated in terms specific to that implementation language) to this version of DSS:</w:t>
      </w:r>
    </w:p>
    <w:p w14:paraId="64D5EE88" w14:textId="77777777" w:rsidR="00BF4F83" w:rsidRPr="003A06D0" w:rsidRDefault="00BF4F83" w:rsidP="00BF4F83">
      <w:p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Conformance Clause 1: “Valid XML DSS Document”</w:t>
      </w:r>
      <w:r w:rsidRPr="003A06D0">
        <w:rPr>
          <w:lang w:val="en-GB"/>
        </w:rPr>
        <w:br/>
        <w:t>An XML document instance conforms to this specification as a DSS document if it meets all of the following three conditions:</w:t>
      </w:r>
    </w:p>
    <w:p w14:paraId="7E2CD38F" w14:textId="77777777" w:rsidR="00BF4F83" w:rsidRPr="003A06D0" w:rsidRDefault="00BF4F83" w:rsidP="0001259E">
      <w:pPr>
        <w:pStyle w:val="Listenabsatz"/>
        <w:numPr>
          <w:ilvl w:val="0"/>
          <w:numId w:val="11"/>
        </w:numPr>
        <w:rPr>
          <w:lang w:val="en-GB"/>
        </w:rPr>
      </w:pPr>
      <w:r w:rsidRPr="003A06D0">
        <w:rPr>
          <w:lang w:val="en-GB"/>
        </w:rPr>
        <w:t>Is well-formed XML.</w:t>
      </w:r>
    </w:p>
    <w:p w14:paraId="18BD1454" w14:textId="77777777" w:rsidR="00BF4F83" w:rsidRPr="003A06D0" w:rsidRDefault="00BF4F83" w:rsidP="0001259E">
      <w:pPr>
        <w:pStyle w:val="Listenabsatz"/>
        <w:numPr>
          <w:ilvl w:val="0"/>
          <w:numId w:val="11"/>
        </w:numPr>
        <w:rPr>
          <w:lang w:val="en-GB"/>
        </w:rPr>
      </w:pPr>
      <w:r w:rsidRPr="003A06D0">
        <w:rPr>
          <w:lang w:val="en-GB"/>
        </w:rPr>
        <w:t xml:space="preserve">Consists of a single root element instance as defined in </w:t>
      </w:r>
      <w:r w:rsidRPr="003A06D0">
        <w:rPr>
          <w:lang w:val="en-GB"/>
        </w:rPr>
        <w:br/>
        <w:t xml:space="preserve">the namespace </w:t>
      </w:r>
      <w:r w:rsidRPr="003A06D0">
        <w:rPr>
          <w:rStyle w:val="Element"/>
          <w:lang w:val="en-GB"/>
        </w:rPr>
        <w:t>http://docs.oasis-open.org/dss-x/ns/core</w:t>
      </w:r>
      <w:r w:rsidRPr="003A06D0">
        <w:rPr>
          <w:lang w:val="en-GB"/>
        </w:rPr>
        <w:t>.</w:t>
      </w:r>
    </w:p>
    <w:p w14:paraId="28C1AC44" w14:textId="77777777" w:rsidR="00BF4F83" w:rsidRPr="003A06D0" w:rsidRDefault="00BF4F83" w:rsidP="0001259E">
      <w:pPr>
        <w:pStyle w:val="Listenabsatz"/>
        <w:numPr>
          <w:ilvl w:val="0"/>
          <w:numId w:val="11"/>
        </w:numPr>
        <w:rPr>
          <w:lang w:val="en-GB"/>
        </w:rPr>
      </w:pPr>
      <w:r w:rsidRPr="003A06D0">
        <w:rPr>
          <w:lang w:val="en-GB"/>
        </w:rPr>
        <w:t>Is valid XML.</w:t>
      </w:r>
    </w:p>
    <w:p w14:paraId="28FA66B3" w14:textId="77777777" w:rsidR="00BF4F83" w:rsidRPr="003A06D0" w:rsidRDefault="00BF4F83" w:rsidP="00BF4F83">
      <w:pPr>
        <w:rPr>
          <w:lang w:val="en-GB"/>
        </w:rPr>
      </w:pPr>
      <w:r w:rsidRPr="003A06D0">
        <w:rPr>
          <w:lang w:val="en-GB"/>
        </w:rPr>
        <w:t>» [</w:t>
      </w:r>
      <w:bookmarkStart w:id="30834" w:name="confValidCSAFCVRFXML"/>
      <w:r w:rsidRPr="003A06D0">
        <w:rPr>
          <w:color w:val="FF0000"/>
          <w:lang w:val="en-GB"/>
        </w:rPr>
        <w:t>DSS-11.1.2-1</w:t>
      </w:r>
      <w:bookmarkEnd w:id="30834"/>
      <w:r w:rsidRPr="003A06D0">
        <w:rPr>
          <w:lang w:val="en-GB"/>
        </w:rPr>
        <w:t>]</w:t>
      </w:r>
    </w:p>
    <w:bookmarkStart w:id="30835" w:name="sec_ConformanceForJsonFormat"/>
    <w:bookmarkStart w:id="30836" w:name="sec_ConformanceForServer"/>
    <w:bookmarkEnd w:id="30835"/>
    <w:p w14:paraId="2942AB22" w14:textId="77777777" w:rsidR="00BF4F83" w:rsidRPr="003A06D0" w:rsidRDefault="00BF4F83" w:rsidP="00AA52F6">
      <w:pPr>
        <w:pStyle w:val="berschrift3"/>
        <w:numPr>
          <w:ilvl w:val="2"/>
          <w:numId w:val="3"/>
        </w:numPr>
        <w:rPr>
          <w:lang w:val="en-GB"/>
        </w:rPr>
      </w:pPr>
      <w:r w:rsidRPr="003A06D0">
        <w:rPr>
          <w:lang w:val="en-GB"/>
        </w:rPr>
        <w:fldChar w:fldCharType="begin"/>
      </w:r>
      <w:r w:rsidRPr="003A06D0">
        <w:rPr>
          <w:lang w:val="en-GB"/>
        </w:rPr>
        <w:instrText xml:space="preserve"> HYPERLINK  \l "sec_ConformanceForServer" </w:instrText>
      </w:r>
      <w:r w:rsidRPr="003A06D0">
        <w:rPr>
          <w:lang w:val="en-GB"/>
        </w:rPr>
        <w:fldChar w:fldCharType="separate"/>
      </w:r>
      <w:bookmarkStart w:id="30837" w:name="_Toc522668748"/>
      <w:bookmarkStart w:id="30838" w:name="_Toc10210850"/>
      <w:r w:rsidRPr="003A06D0">
        <w:rPr>
          <w:rStyle w:val="Hyperlink"/>
          <w:lang w:val="en-GB"/>
        </w:rPr>
        <w:t>Conformance for DSS Server</w:t>
      </w:r>
      <w:bookmarkEnd w:id="30837"/>
      <w:bookmarkEnd w:id="30838"/>
      <w:r w:rsidRPr="003A06D0">
        <w:rPr>
          <w:lang w:val="en-GB"/>
        </w:rPr>
        <w:fldChar w:fldCharType="end"/>
      </w:r>
    </w:p>
    <w:bookmarkEnd w:id="30836"/>
    <w:p w14:paraId="7DAC037A" w14:textId="77777777" w:rsidR="00BF4F83" w:rsidRPr="003A06D0" w:rsidRDefault="00BF4F83" w:rsidP="00BF4F83">
      <w:p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Conformance Clause 1: “Conforming DSS Server”</w:t>
      </w:r>
      <w:r w:rsidRPr="003A06D0">
        <w:rPr>
          <w:lang w:val="en-GB"/>
        </w:rPr>
        <w:br/>
        <w:t xml:space="preserve">A DSS server instance conforms to this specification if the server </w:t>
      </w:r>
      <w:r w:rsidR="00602B81" w:rsidRPr="003A06D0">
        <w:rPr>
          <w:lang w:val="en-GB"/>
        </w:rPr>
        <w:t>fulfils</w:t>
      </w:r>
      <w:r w:rsidRPr="003A06D0">
        <w:rPr>
          <w:lang w:val="en-GB"/>
        </w:rPr>
        <w:t xml:space="preserve"> all requirements on servers stated in the normative sections of this document. » [</w:t>
      </w:r>
      <w:r w:rsidRPr="003A06D0">
        <w:rPr>
          <w:color w:val="FF0000"/>
          <w:lang w:val="en-GB"/>
        </w:rPr>
        <w:t>DSS-11.1.3-1</w:t>
      </w:r>
      <w:r w:rsidRPr="003A06D0">
        <w:rPr>
          <w:lang w:val="en-GB"/>
        </w:rPr>
        <w:t>]</w:t>
      </w:r>
    </w:p>
    <w:bookmarkStart w:id="30839" w:name="sec_ConformanceForClient"/>
    <w:p w14:paraId="4B0E4E24" w14:textId="77777777" w:rsidR="00BF4F83" w:rsidRPr="003A06D0" w:rsidRDefault="00BF4F83" w:rsidP="00AA52F6">
      <w:pPr>
        <w:pStyle w:val="berschrift3"/>
        <w:numPr>
          <w:ilvl w:val="2"/>
          <w:numId w:val="3"/>
        </w:numPr>
        <w:rPr>
          <w:lang w:val="en-GB"/>
        </w:rPr>
      </w:pPr>
      <w:r w:rsidRPr="003A06D0">
        <w:rPr>
          <w:lang w:val="en-GB"/>
        </w:rPr>
        <w:fldChar w:fldCharType="begin"/>
      </w:r>
      <w:r w:rsidRPr="003A06D0">
        <w:rPr>
          <w:lang w:val="en-GB"/>
        </w:rPr>
        <w:instrText xml:space="preserve"> HYPERLINK  \l "sec_ConformanceForClient" </w:instrText>
      </w:r>
      <w:r w:rsidRPr="003A06D0">
        <w:rPr>
          <w:lang w:val="en-GB"/>
        </w:rPr>
        <w:fldChar w:fldCharType="separate"/>
      </w:r>
      <w:bookmarkStart w:id="30840" w:name="_Toc522668749"/>
      <w:bookmarkStart w:id="30841" w:name="_Toc10210851"/>
      <w:r w:rsidRPr="003A06D0">
        <w:rPr>
          <w:rStyle w:val="Hyperlink"/>
          <w:lang w:val="en-GB"/>
        </w:rPr>
        <w:t>Conformance for DSS Client</w:t>
      </w:r>
      <w:bookmarkEnd w:id="30839"/>
      <w:bookmarkEnd w:id="30840"/>
      <w:bookmarkEnd w:id="30841"/>
      <w:r w:rsidRPr="003A06D0">
        <w:rPr>
          <w:lang w:val="en-GB"/>
        </w:rPr>
        <w:fldChar w:fldCharType="end"/>
      </w:r>
    </w:p>
    <w:p w14:paraId="7ED8876D" w14:textId="77777777" w:rsidR="00BF4F83" w:rsidRPr="003A06D0" w:rsidRDefault="00BF4F83" w:rsidP="00BF4F83">
      <w:p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Conformance Clause 1: “Conforming DSS Client”</w:t>
      </w:r>
      <w:r w:rsidRPr="003A06D0">
        <w:rPr>
          <w:lang w:val="en-GB"/>
        </w:rPr>
        <w:br/>
        <w:t xml:space="preserve">A DSS client instance conforms to this specification if the client </w:t>
      </w:r>
      <w:r w:rsidR="00602B81" w:rsidRPr="003A06D0">
        <w:rPr>
          <w:lang w:val="en-GB"/>
        </w:rPr>
        <w:t>fulfils</w:t>
      </w:r>
      <w:r w:rsidRPr="003A06D0">
        <w:rPr>
          <w:lang w:val="en-GB"/>
        </w:rPr>
        <w:t xml:space="preserve"> all requirements on clients stated in the normative sections of this document. » [</w:t>
      </w:r>
      <w:r w:rsidRPr="003A06D0">
        <w:rPr>
          <w:color w:val="FF0000"/>
          <w:lang w:val="en-GB"/>
        </w:rPr>
        <w:t>DSS-11.1.4-1</w:t>
      </w:r>
      <w:r w:rsidRPr="003A06D0">
        <w:rPr>
          <w:lang w:val="en-GB"/>
        </w:rPr>
        <w:t>]</w:t>
      </w:r>
    </w:p>
    <w:bookmarkStart w:id="30842" w:name="sec_Acknowledgements"/>
    <w:bookmarkStart w:id="30843" w:name="_Toc85472897"/>
    <w:bookmarkStart w:id="30844" w:name="_Toc287332012"/>
    <w:bookmarkStart w:id="30845" w:name="_Toc478074900"/>
    <w:bookmarkStart w:id="30846" w:name="_Toc480914769"/>
    <w:bookmarkStart w:id="30847" w:name="_Toc481065063"/>
    <w:bookmarkEnd w:id="30842"/>
    <w:p w14:paraId="53D06452" w14:textId="77777777" w:rsidR="00BF4F83" w:rsidRPr="003A06D0" w:rsidRDefault="00BF4F83" w:rsidP="005C561D">
      <w:pPr>
        <w:pStyle w:val="AppendixHeading1"/>
        <w:rPr>
          <w:lang w:val="en-GB"/>
        </w:rPr>
      </w:pPr>
      <w:r w:rsidRPr="003A06D0">
        <w:rPr>
          <w:lang w:val="en-GB"/>
        </w:rPr>
        <w:fldChar w:fldCharType="begin"/>
      </w:r>
      <w:r w:rsidRPr="003A06D0">
        <w:rPr>
          <w:lang w:val="en-GB"/>
        </w:rPr>
        <w:instrText xml:space="preserve"> HYPERLINK  \l "sec_Acknowledgements" </w:instrText>
      </w:r>
      <w:r w:rsidRPr="003A06D0">
        <w:rPr>
          <w:lang w:val="en-GB"/>
        </w:rPr>
        <w:fldChar w:fldCharType="separate"/>
      </w:r>
      <w:bookmarkStart w:id="30848" w:name="_Toc522668750"/>
      <w:bookmarkStart w:id="30849" w:name="_Toc10210852"/>
      <w:r w:rsidRPr="003A06D0">
        <w:rPr>
          <w:rStyle w:val="Hyperlink"/>
          <w:lang w:val="en-GB"/>
        </w:rPr>
        <w:t>Acknowledgments</w:t>
      </w:r>
      <w:bookmarkEnd w:id="30843"/>
      <w:bookmarkEnd w:id="30844"/>
      <w:bookmarkEnd w:id="30845"/>
      <w:bookmarkEnd w:id="30846"/>
      <w:bookmarkEnd w:id="30847"/>
      <w:bookmarkEnd w:id="30848"/>
      <w:bookmarkEnd w:id="30849"/>
      <w:r w:rsidRPr="003A06D0">
        <w:rPr>
          <w:lang w:val="en-GB"/>
        </w:rPr>
        <w:fldChar w:fldCharType="end"/>
      </w:r>
    </w:p>
    <w:p w14:paraId="7CA58436" w14:textId="77777777" w:rsidR="00BF4F83" w:rsidRPr="003A06D0" w:rsidRDefault="00BF4F83" w:rsidP="00BF4F83">
      <w:pPr>
        <w:rPr>
          <w:lang w:val="en-GB"/>
        </w:rPr>
      </w:pPr>
      <w:r w:rsidRPr="003A06D0">
        <w:rPr>
          <w:lang w:val="en-GB"/>
        </w:rPr>
        <w:t>The following individuals have participated in the creation of this specification and are gratefully acknowledged:</w:t>
      </w:r>
    </w:p>
    <w:p w14:paraId="74CE176E" w14:textId="2F8919A8" w:rsidR="00BF4F83" w:rsidRPr="003A06D0" w:rsidRDefault="00BF4F83" w:rsidP="00BF4F83">
      <w:pPr>
        <w:pStyle w:val="Contributor"/>
        <w:rPr>
          <w:lang w:val="en-GB"/>
        </w:rPr>
      </w:pPr>
      <w:r w:rsidRPr="003A06D0">
        <w:rPr>
          <w:lang w:val="en-GB"/>
        </w:rPr>
        <w:t>Andreas Kuehne, Individual</w:t>
      </w:r>
    </w:p>
    <w:p w14:paraId="2165D511" w14:textId="77777777" w:rsidR="00BF4F83" w:rsidRPr="003A06D0" w:rsidRDefault="00BF4F83" w:rsidP="00BF4F83">
      <w:pPr>
        <w:pStyle w:val="Contributor"/>
        <w:rPr>
          <w:lang w:val="en-GB"/>
        </w:rPr>
      </w:pPr>
      <w:r w:rsidRPr="003A06D0">
        <w:rPr>
          <w:lang w:val="en-GB"/>
        </w:rPr>
        <w:t>Detlef Huehnlein, Individual</w:t>
      </w:r>
    </w:p>
    <w:p w14:paraId="5AABBBA0" w14:textId="74D0136E" w:rsidR="00BF4F83" w:rsidRPr="003A06D0" w:rsidRDefault="00BF4F83" w:rsidP="00BF4F83">
      <w:pPr>
        <w:pStyle w:val="Contributor"/>
        <w:rPr>
          <w:lang w:val="en-GB"/>
        </w:rPr>
      </w:pPr>
      <w:r w:rsidRPr="003A06D0">
        <w:rPr>
          <w:lang w:val="en-GB"/>
        </w:rPr>
        <w:t>Ernst Jan van Nigtevecht, Sonnenglanz Consulting</w:t>
      </w:r>
    </w:p>
    <w:p w14:paraId="0949C9C9" w14:textId="77777777" w:rsidR="00BF4F83" w:rsidRPr="003A06D0" w:rsidRDefault="00BF4F83" w:rsidP="00BF4F83">
      <w:pPr>
        <w:pStyle w:val="Contributor"/>
        <w:rPr>
          <w:lang w:val="en-GB"/>
        </w:rPr>
      </w:pPr>
      <w:r w:rsidRPr="003A06D0">
        <w:rPr>
          <w:lang w:val="en-GB"/>
        </w:rPr>
        <w:t>Juan Carlos Cruellas, Univ Politecnica de Cataluna</w:t>
      </w:r>
    </w:p>
    <w:p w14:paraId="6ECEE3A2" w14:textId="77777777" w:rsidR="00BF4F83" w:rsidRPr="003A06D0" w:rsidRDefault="00BF4F83" w:rsidP="00BF4F83">
      <w:pPr>
        <w:pStyle w:val="Contributor"/>
        <w:rPr>
          <w:lang w:val="en-GB"/>
        </w:rPr>
      </w:pPr>
      <w:r w:rsidRPr="003A06D0">
        <w:rPr>
          <w:lang w:val="en-GB"/>
        </w:rPr>
        <w:t>Stefan Hagen, Individual</w:t>
      </w:r>
    </w:p>
    <w:bookmarkStart w:id="30850" w:name="sec_IndexOfComponentsAndElements"/>
    <w:bookmarkStart w:id="30851" w:name="_Toc478074901"/>
    <w:bookmarkStart w:id="30852" w:name="_Toc480914770"/>
    <w:bookmarkStart w:id="30853" w:name="_Toc481065064"/>
    <w:bookmarkEnd w:id="30850"/>
    <w:p w14:paraId="11FF9FDC" w14:textId="77777777" w:rsidR="00BF4F83" w:rsidRPr="003A06D0" w:rsidRDefault="00BF4F83" w:rsidP="00757629">
      <w:pPr>
        <w:pStyle w:val="AppendixHeading1"/>
        <w:rPr>
          <w:lang w:val="en-GB"/>
        </w:rPr>
      </w:pPr>
      <w:r w:rsidRPr="003A06D0">
        <w:rPr>
          <w:lang w:val="en-GB"/>
        </w:rPr>
        <w:fldChar w:fldCharType="begin"/>
      </w:r>
      <w:r w:rsidRPr="003A06D0">
        <w:rPr>
          <w:lang w:val="en-GB"/>
        </w:rPr>
        <w:instrText xml:space="preserve"> HYPERLINK  \l "sec_IndexOfComponentsAndElements" </w:instrText>
      </w:r>
      <w:r w:rsidRPr="003A06D0">
        <w:rPr>
          <w:lang w:val="en-GB"/>
        </w:rPr>
        <w:fldChar w:fldCharType="separate"/>
      </w:r>
      <w:bookmarkStart w:id="30854" w:name="_Toc522668751"/>
      <w:bookmarkStart w:id="30855" w:name="_Toc10210853"/>
      <w:r w:rsidRPr="003A06D0">
        <w:rPr>
          <w:rStyle w:val="Hyperlink"/>
          <w:lang w:val="en-GB"/>
        </w:rPr>
        <w:t>Index of Components and Elements</w:t>
      </w:r>
      <w:bookmarkEnd w:id="30851"/>
      <w:bookmarkEnd w:id="30852"/>
      <w:bookmarkEnd w:id="30853"/>
      <w:bookmarkEnd w:id="30854"/>
      <w:bookmarkEnd w:id="30855"/>
      <w:r w:rsidRPr="003A06D0">
        <w:rPr>
          <w:lang w:val="en-GB"/>
        </w:rPr>
        <w:fldChar w:fldCharType="end"/>
      </w:r>
    </w:p>
    <w:p w14:paraId="16A484E1" w14:textId="77777777" w:rsidR="00BF4F83" w:rsidRPr="003A06D0" w:rsidRDefault="00BF4F83" w:rsidP="00BF4F83">
      <w:pPr>
        <w:rPr>
          <w:lang w:val="en-GB"/>
        </w:rPr>
        <w:sectPr w:rsidR="00BF4F83" w:rsidRPr="003A06D0" w:rsidSect="00BF4F83">
          <w:pgSz w:w="12240" w:h="15840" w:code="1"/>
          <w:pgMar w:top="1440" w:right="1440" w:bottom="720" w:left="1440" w:header="720" w:footer="720" w:gutter="0"/>
          <w:cols w:space="709"/>
          <w:docGrid w:linePitch="360"/>
        </w:sectPr>
      </w:pPr>
    </w:p>
    <w:p w14:paraId="408A69EE" w14:textId="77777777" w:rsidR="00602EA3" w:rsidRPr="003A06D0" w:rsidRDefault="00BF4F83" w:rsidP="00BF4F83">
      <w:pPr>
        <w:pStyle w:val="Verzeichnis1"/>
        <w:rPr>
          <w:noProof/>
          <w:lang w:val="en-GB"/>
        </w:rPr>
        <w:sectPr w:rsidR="00602EA3" w:rsidRPr="003A06D0" w:rsidSect="00602EA3">
          <w:type w:val="continuous"/>
          <w:pgSz w:w="12240" w:h="15840" w:code="1"/>
          <w:pgMar w:top="1440" w:right="1440" w:bottom="720" w:left="1440" w:header="720" w:footer="720" w:gutter="0"/>
          <w:cols w:space="720"/>
          <w:docGrid w:linePitch="360"/>
        </w:sectPr>
      </w:pPr>
      <w:r w:rsidRPr="003A06D0">
        <w:rPr>
          <w:lang w:val="en-GB"/>
        </w:rPr>
        <w:fldChar w:fldCharType="begin"/>
      </w:r>
      <w:r w:rsidRPr="003A06D0">
        <w:rPr>
          <w:lang w:val="en-GB"/>
        </w:rPr>
        <w:instrText xml:space="preserve"> INDEX \c "2" \z "1031" </w:instrText>
      </w:r>
      <w:r w:rsidRPr="003A06D0">
        <w:rPr>
          <w:lang w:val="en-GB"/>
        </w:rPr>
        <w:fldChar w:fldCharType="separate"/>
      </w:r>
    </w:p>
    <w:p w14:paraId="190EA029" w14:textId="77777777" w:rsidR="00602EA3" w:rsidRPr="003A06D0" w:rsidRDefault="00602EA3">
      <w:pPr>
        <w:pStyle w:val="Index1"/>
        <w:tabs>
          <w:tab w:val="right" w:leader="dot" w:pos="4310"/>
        </w:tabs>
        <w:rPr>
          <w:noProof/>
          <w:lang w:val="en-GB"/>
        </w:rPr>
      </w:pPr>
      <w:r w:rsidRPr="003A06D0">
        <w:rPr>
          <w:noProof/>
          <w:lang w:val="en-GB"/>
        </w:rPr>
        <w:t>AdditionalKeyInfo</w:t>
      </w:r>
    </w:p>
    <w:p w14:paraId="6123106C" w14:textId="77777777" w:rsidR="00602EA3" w:rsidRPr="003A06D0" w:rsidRDefault="00602EA3">
      <w:pPr>
        <w:pStyle w:val="Index2"/>
        <w:tabs>
          <w:tab w:val="right" w:leader="dot" w:pos="4310"/>
        </w:tabs>
        <w:rPr>
          <w:noProof/>
          <w:lang w:val="en-GB"/>
        </w:rPr>
      </w:pPr>
      <w:r w:rsidRPr="003A06D0">
        <w:rPr>
          <w:noProof/>
          <w:lang w:val="en-GB"/>
        </w:rPr>
        <w:t>KeyName, 97</w:t>
      </w:r>
    </w:p>
    <w:p w14:paraId="1939DCAC" w14:textId="77777777" w:rsidR="00602EA3" w:rsidRPr="003A06D0" w:rsidRDefault="00602EA3">
      <w:pPr>
        <w:pStyle w:val="Index2"/>
        <w:tabs>
          <w:tab w:val="right" w:leader="dot" w:pos="4310"/>
        </w:tabs>
        <w:rPr>
          <w:noProof/>
          <w:lang w:val="en-GB"/>
        </w:rPr>
      </w:pPr>
      <w:r w:rsidRPr="003A06D0">
        <w:rPr>
          <w:noProof/>
          <w:lang w:val="en-GB"/>
        </w:rPr>
        <w:t>X509Certificate, 97</w:t>
      </w:r>
    </w:p>
    <w:p w14:paraId="5BD3795D" w14:textId="77777777" w:rsidR="00602EA3" w:rsidRPr="003A06D0" w:rsidRDefault="00602EA3">
      <w:pPr>
        <w:pStyle w:val="Index2"/>
        <w:tabs>
          <w:tab w:val="right" w:leader="dot" w:pos="4310"/>
        </w:tabs>
        <w:rPr>
          <w:noProof/>
          <w:lang w:val="en-GB"/>
        </w:rPr>
      </w:pPr>
      <w:r w:rsidRPr="003A06D0">
        <w:rPr>
          <w:noProof/>
          <w:lang w:val="en-GB"/>
        </w:rPr>
        <w:t>X509CRL, 97</w:t>
      </w:r>
    </w:p>
    <w:p w14:paraId="5AE3DE8B" w14:textId="77777777" w:rsidR="00602EA3" w:rsidRPr="003A06D0" w:rsidRDefault="00602EA3">
      <w:pPr>
        <w:pStyle w:val="Index2"/>
        <w:tabs>
          <w:tab w:val="right" w:leader="dot" w:pos="4310"/>
        </w:tabs>
        <w:rPr>
          <w:noProof/>
          <w:lang w:val="en-GB"/>
        </w:rPr>
      </w:pPr>
      <w:r w:rsidRPr="003A06D0">
        <w:rPr>
          <w:noProof/>
          <w:lang w:val="en-GB"/>
        </w:rPr>
        <w:t>X509Digest, 96</w:t>
      </w:r>
    </w:p>
    <w:p w14:paraId="72DD5AB4" w14:textId="77777777" w:rsidR="00602EA3" w:rsidRPr="003A06D0" w:rsidRDefault="00602EA3">
      <w:pPr>
        <w:pStyle w:val="Index2"/>
        <w:tabs>
          <w:tab w:val="right" w:leader="dot" w:pos="4310"/>
        </w:tabs>
        <w:rPr>
          <w:noProof/>
          <w:lang w:val="en-GB"/>
        </w:rPr>
      </w:pPr>
      <w:r w:rsidRPr="003A06D0">
        <w:rPr>
          <w:noProof/>
          <w:lang w:val="en-GB"/>
        </w:rPr>
        <w:t>X509SKI, 97</w:t>
      </w:r>
    </w:p>
    <w:p w14:paraId="30ED8DEC" w14:textId="77777777" w:rsidR="00602EA3" w:rsidRPr="003A06D0" w:rsidRDefault="00602EA3">
      <w:pPr>
        <w:pStyle w:val="Index2"/>
        <w:tabs>
          <w:tab w:val="right" w:leader="dot" w:pos="4310"/>
        </w:tabs>
        <w:rPr>
          <w:noProof/>
          <w:lang w:val="en-GB"/>
        </w:rPr>
      </w:pPr>
      <w:r w:rsidRPr="003A06D0">
        <w:rPr>
          <w:noProof/>
          <w:lang w:val="en-GB"/>
        </w:rPr>
        <w:t>X509SubjectName, 96</w:t>
      </w:r>
    </w:p>
    <w:p w14:paraId="246A6B2E" w14:textId="77777777" w:rsidR="00602EA3" w:rsidRPr="003A06D0" w:rsidRDefault="00602EA3">
      <w:pPr>
        <w:pStyle w:val="Index1"/>
        <w:tabs>
          <w:tab w:val="right" w:leader="dot" w:pos="4310"/>
        </w:tabs>
        <w:rPr>
          <w:noProof/>
          <w:lang w:val="en-GB"/>
        </w:rPr>
      </w:pPr>
      <w:r w:rsidRPr="003A06D0">
        <w:rPr>
          <w:noProof/>
          <w:lang w:val="en-GB"/>
        </w:rPr>
        <w:t>AdditionalTimeInfo</w:t>
      </w:r>
    </w:p>
    <w:p w14:paraId="219E9263" w14:textId="77777777" w:rsidR="00602EA3" w:rsidRPr="003A06D0" w:rsidRDefault="00602EA3">
      <w:pPr>
        <w:pStyle w:val="Index2"/>
        <w:tabs>
          <w:tab w:val="right" w:leader="dot" w:pos="4310"/>
        </w:tabs>
        <w:rPr>
          <w:noProof/>
          <w:lang w:val="en-GB"/>
        </w:rPr>
      </w:pPr>
      <w:r w:rsidRPr="003A06D0">
        <w:rPr>
          <w:noProof/>
          <w:lang w:val="en-GB"/>
        </w:rPr>
        <w:t>Ref, 94</w:t>
      </w:r>
    </w:p>
    <w:p w14:paraId="5B62AF2A" w14:textId="77777777" w:rsidR="00602EA3" w:rsidRPr="003A06D0" w:rsidRDefault="00602EA3">
      <w:pPr>
        <w:pStyle w:val="Index2"/>
        <w:tabs>
          <w:tab w:val="right" w:leader="dot" w:pos="4310"/>
        </w:tabs>
        <w:rPr>
          <w:noProof/>
          <w:lang w:val="en-GB"/>
        </w:rPr>
      </w:pPr>
      <w:r w:rsidRPr="003A06D0">
        <w:rPr>
          <w:noProof/>
          <w:lang w:val="en-GB"/>
        </w:rPr>
        <w:t>Type, 94</w:t>
      </w:r>
    </w:p>
    <w:p w14:paraId="73E6B7DF" w14:textId="77777777" w:rsidR="00602EA3" w:rsidRPr="003A06D0" w:rsidRDefault="00602EA3">
      <w:pPr>
        <w:pStyle w:val="Index2"/>
        <w:tabs>
          <w:tab w:val="right" w:leader="dot" w:pos="4310"/>
        </w:tabs>
        <w:rPr>
          <w:noProof/>
          <w:lang w:val="en-GB"/>
        </w:rPr>
      </w:pPr>
      <w:r w:rsidRPr="003A06D0">
        <w:rPr>
          <w:noProof/>
          <w:lang w:val="en-GB"/>
        </w:rPr>
        <w:t>value, 93</w:t>
      </w:r>
    </w:p>
    <w:p w14:paraId="7528C924" w14:textId="77777777" w:rsidR="00602EA3" w:rsidRPr="003A06D0" w:rsidRDefault="00602EA3">
      <w:pPr>
        <w:pStyle w:val="Index1"/>
        <w:tabs>
          <w:tab w:val="right" w:leader="dot" w:pos="4310"/>
        </w:tabs>
        <w:rPr>
          <w:noProof/>
          <w:lang w:val="en-GB"/>
        </w:rPr>
      </w:pPr>
      <w:r w:rsidRPr="003A06D0">
        <w:rPr>
          <w:noProof/>
          <w:lang w:val="en-GB"/>
        </w:rPr>
        <w:t>Any, 23</w:t>
      </w:r>
    </w:p>
    <w:p w14:paraId="38B94FE8" w14:textId="77777777" w:rsidR="00602EA3" w:rsidRPr="003A06D0" w:rsidRDefault="00602EA3">
      <w:pPr>
        <w:pStyle w:val="Index1"/>
        <w:tabs>
          <w:tab w:val="right" w:leader="dot" w:pos="4310"/>
        </w:tabs>
        <w:rPr>
          <w:noProof/>
          <w:lang w:val="en-GB"/>
        </w:rPr>
      </w:pPr>
      <w:r w:rsidRPr="003A06D0">
        <w:rPr>
          <w:noProof/>
          <w:lang w:val="en-GB"/>
        </w:rPr>
        <w:t>AttachmentReference</w:t>
      </w:r>
    </w:p>
    <w:p w14:paraId="383B4B6D" w14:textId="77777777" w:rsidR="00602EA3" w:rsidRPr="003A06D0" w:rsidRDefault="00602EA3">
      <w:pPr>
        <w:pStyle w:val="Index2"/>
        <w:tabs>
          <w:tab w:val="right" w:leader="dot" w:pos="4310"/>
        </w:tabs>
        <w:rPr>
          <w:noProof/>
          <w:lang w:val="en-GB"/>
        </w:rPr>
      </w:pPr>
      <w:r w:rsidRPr="003A06D0">
        <w:rPr>
          <w:noProof/>
          <w:lang w:val="en-GB"/>
        </w:rPr>
        <w:t>AttRefURI, 26</w:t>
      </w:r>
    </w:p>
    <w:p w14:paraId="55C96DC3" w14:textId="77777777" w:rsidR="00602EA3" w:rsidRPr="003A06D0" w:rsidRDefault="00602EA3">
      <w:pPr>
        <w:pStyle w:val="Index2"/>
        <w:tabs>
          <w:tab w:val="right" w:leader="dot" w:pos="4310"/>
        </w:tabs>
        <w:rPr>
          <w:noProof/>
          <w:lang w:val="en-GB"/>
        </w:rPr>
      </w:pPr>
      <w:r w:rsidRPr="003A06D0">
        <w:rPr>
          <w:noProof/>
          <w:lang w:val="en-GB"/>
        </w:rPr>
        <w:t>DigestInfo, 26</w:t>
      </w:r>
    </w:p>
    <w:p w14:paraId="2B84B186" w14:textId="77777777" w:rsidR="00602EA3" w:rsidRPr="003A06D0" w:rsidRDefault="00602EA3">
      <w:pPr>
        <w:pStyle w:val="Index1"/>
        <w:tabs>
          <w:tab w:val="right" w:leader="dot" w:pos="4310"/>
        </w:tabs>
        <w:rPr>
          <w:noProof/>
          <w:lang w:val="en-GB"/>
        </w:rPr>
      </w:pPr>
      <w:r w:rsidRPr="003A06D0">
        <w:rPr>
          <w:noProof/>
          <w:lang w:val="en-GB"/>
        </w:rPr>
        <w:t>AugmentedSignature</w:t>
      </w:r>
    </w:p>
    <w:p w14:paraId="1C9B39CC" w14:textId="77777777" w:rsidR="00602EA3" w:rsidRPr="003A06D0" w:rsidRDefault="00602EA3">
      <w:pPr>
        <w:pStyle w:val="Index2"/>
        <w:tabs>
          <w:tab w:val="right" w:leader="dot" w:pos="4310"/>
        </w:tabs>
        <w:rPr>
          <w:noProof/>
          <w:lang w:val="en-GB"/>
        </w:rPr>
      </w:pPr>
      <w:r w:rsidRPr="003A06D0">
        <w:rPr>
          <w:noProof/>
          <w:lang w:val="en-GB"/>
        </w:rPr>
        <w:t>SignatureObject, 104</w:t>
      </w:r>
    </w:p>
    <w:p w14:paraId="0A0511F7" w14:textId="77777777" w:rsidR="00602EA3" w:rsidRPr="003A06D0" w:rsidRDefault="00602EA3">
      <w:pPr>
        <w:pStyle w:val="Index2"/>
        <w:tabs>
          <w:tab w:val="right" w:leader="dot" w:pos="4310"/>
        </w:tabs>
        <w:rPr>
          <w:noProof/>
          <w:lang w:val="en-GB"/>
        </w:rPr>
      </w:pPr>
      <w:r w:rsidRPr="003A06D0">
        <w:rPr>
          <w:noProof/>
          <w:lang w:val="en-GB"/>
        </w:rPr>
        <w:t>Type, 104</w:t>
      </w:r>
    </w:p>
    <w:p w14:paraId="7F8EF5D0" w14:textId="77777777" w:rsidR="00602EA3" w:rsidRPr="003A06D0" w:rsidRDefault="00602EA3">
      <w:pPr>
        <w:pStyle w:val="Index1"/>
        <w:tabs>
          <w:tab w:val="right" w:leader="dot" w:pos="4310"/>
        </w:tabs>
        <w:rPr>
          <w:noProof/>
          <w:lang w:val="en-GB"/>
        </w:rPr>
      </w:pPr>
      <w:r w:rsidRPr="003A06D0">
        <w:rPr>
          <w:noProof/>
          <w:lang w:val="en-GB"/>
        </w:rPr>
        <w:t>AugmentSignatureInstruction</w:t>
      </w:r>
    </w:p>
    <w:p w14:paraId="2A791889" w14:textId="77777777" w:rsidR="00602EA3" w:rsidRPr="003A06D0" w:rsidRDefault="00602EA3">
      <w:pPr>
        <w:pStyle w:val="Index2"/>
        <w:tabs>
          <w:tab w:val="right" w:leader="dot" w:pos="4310"/>
        </w:tabs>
        <w:rPr>
          <w:noProof/>
          <w:lang w:val="en-GB"/>
        </w:rPr>
      </w:pPr>
      <w:r w:rsidRPr="003A06D0">
        <w:rPr>
          <w:noProof/>
          <w:lang w:val="en-GB"/>
        </w:rPr>
        <w:t>Type, 74</w:t>
      </w:r>
    </w:p>
    <w:p w14:paraId="02AF0FDF" w14:textId="77777777" w:rsidR="00602EA3" w:rsidRPr="003A06D0" w:rsidRDefault="00602EA3">
      <w:pPr>
        <w:pStyle w:val="Index1"/>
        <w:tabs>
          <w:tab w:val="right" w:leader="dot" w:pos="4310"/>
        </w:tabs>
        <w:rPr>
          <w:noProof/>
          <w:lang w:val="en-GB"/>
        </w:rPr>
      </w:pPr>
      <w:r w:rsidRPr="003A06D0">
        <w:rPr>
          <w:noProof/>
          <w:lang w:val="en-GB"/>
        </w:rPr>
        <w:t>Base64</w:t>
      </w:r>
    </w:p>
    <w:p w14:paraId="11009829" w14:textId="77777777" w:rsidR="00602EA3" w:rsidRPr="003A06D0" w:rsidRDefault="00602EA3">
      <w:pPr>
        <w:pStyle w:val="Index2"/>
        <w:tabs>
          <w:tab w:val="right" w:leader="dot" w:pos="4310"/>
        </w:tabs>
        <w:rPr>
          <w:noProof/>
          <w:lang w:val="en-GB"/>
        </w:rPr>
      </w:pPr>
      <w:r w:rsidRPr="003A06D0">
        <w:rPr>
          <w:noProof/>
          <w:lang w:val="en-GB"/>
        </w:rPr>
        <w:t>AttRef, 28</w:t>
      </w:r>
    </w:p>
    <w:p w14:paraId="5EDA0E93" w14:textId="77777777" w:rsidR="00602EA3" w:rsidRPr="003A06D0" w:rsidRDefault="00602EA3">
      <w:pPr>
        <w:pStyle w:val="Index2"/>
        <w:tabs>
          <w:tab w:val="right" w:leader="dot" w:pos="4310"/>
        </w:tabs>
        <w:rPr>
          <w:noProof/>
          <w:lang w:val="en-GB"/>
        </w:rPr>
      </w:pPr>
      <w:r w:rsidRPr="003A06D0">
        <w:rPr>
          <w:noProof/>
          <w:lang w:val="en-GB"/>
        </w:rPr>
        <w:t>Id, 28</w:t>
      </w:r>
    </w:p>
    <w:p w14:paraId="6E6DF84A" w14:textId="77777777" w:rsidR="00602EA3" w:rsidRPr="003A06D0" w:rsidRDefault="00602EA3">
      <w:pPr>
        <w:pStyle w:val="Index2"/>
        <w:tabs>
          <w:tab w:val="right" w:leader="dot" w:pos="4310"/>
        </w:tabs>
        <w:rPr>
          <w:noProof/>
          <w:lang w:val="en-GB"/>
        </w:rPr>
      </w:pPr>
      <w:r w:rsidRPr="003A06D0">
        <w:rPr>
          <w:noProof/>
          <w:lang w:val="en-GB"/>
        </w:rPr>
        <w:t>IdRef, 28</w:t>
      </w:r>
    </w:p>
    <w:p w14:paraId="0BDB1563" w14:textId="77777777" w:rsidR="00602EA3" w:rsidRPr="003A06D0" w:rsidRDefault="00602EA3">
      <w:pPr>
        <w:pStyle w:val="Index2"/>
        <w:tabs>
          <w:tab w:val="right" w:leader="dot" w:pos="4310"/>
        </w:tabs>
        <w:rPr>
          <w:noProof/>
          <w:lang w:val="en-GB"/>
        </w:rPr>
      </w:pPr>
      <w:r w:rsidRPr="003A06D0">
        <w:rPr>
          <w:noProof/>
          <w:lang w:val="en-GB"/>
        </w:rPr>
        <w:t>MimeType, 28</w:t>
      </w:r>
    </w:p>
    <w:p w14:paraId="6ED03D05" w14:textId="77777777" w:rsidR="00602EA3" w:rsidRPr="003A06D0" w:rsidRDefault="00602EA3">
      <w:pPr>
        <w:pStyle w:val="Index2"/>
        <w:tabs>
          <w:tab w:val="right" w:leader="dot" w:pos="4310"/>
        </w:tabs>
        <w:rPr>
          <w:noProof/>
          <w:lang w:val="en-GB"/>
        </w:rPr>
      </w:pPr>
      <w:r w:rsidRPr="003A06D0">
        <w:rPr>
          <w:noProof/>
          <w:lang w:val="en-GB"/>
        </w:rPr>
        <w:t>Value, 28</w:t>
      </w:r>
    </w:p>
    <w:p w14:paraId="45C1E2A6" w14:textId="77777777" w:rsidR="00602EA3" w:rsidRPr="003A06D0" w:rsidRDefault="00602EA3">
      <w:pPr>
        <w:pStyle w:val="Index1"/>
        <w:tabs>
          <w:tab w:val="right" w:leader="dot" w:pos="4310"/>
        </w:tabs>
        <w:rPr>
          <w:noProof/>
          <w:lang w:val="en-GB"/>
        </w:rPr>
      </w:pPr>
      <w:r w:rsidRPr="003A06D0">
        <w:rPr>
          <w:noProof/>
          <w:lang w:val="en-GB"/>
        </w:rPr>
        <w:t>ClaimedIdentity</w:t>
      </w:r>
    </w:p>
    <w:p w14:paraId="3A20E1A2" w14:textId="77777777" w:rsidR="00602EA3" w:rsidRPr="003A06D0" w:rsidRDefault="00602EA3">
      <w:pPr>
        <w:pStyle w:val="Index2"/>
        <w:tabs>
          <w:tab w:val="right" w:leader="dot" w:pos="4310"/>
        </w:tabs>
        <w:rPr>
          <w:noProof/>
          <w:lang w:val="en-GB"/>
        </w:rPr>
      </w:pPr>
      <w:r w:rsidRPr="003A06D0">
        <w:rPr>
          <w:noProof/>
          <w:lang w:val="en-GB"/>
        </w:rPr>
        <w:t>Name, 71</w:t>
      </w:r>
    </w:p>
    <w:p w14:paraId="1A7CC9D6" w14:textId="77777777" w:rsidR="00602EA3" w:rsidRPr="003A06D0" w:rsidRDefault="00602EA3">
      <w:pPr>
        <w:pStyle w:val="Index2"/>
        <w:tabs>
          <w:tab w:val="right" w:leader="dot" w:pos="4310"/>
        </w:tabs>
        <w:rPr>
          <w:noProof/>
          <w:lang w:val="en-GB"/>
        </w:rPr>
      </w:pPr>
      <w:r w:rsidRPr="003A06D0">
        <w:rPr>
          <w:noProof/>
          <w:lang w:val="en-GB"/>
        </w:rPr>
        <w:t>SupportingInfo, 71</w:t>
      </w:r>
    </w:p>
    <w:p w14:paraId="4057E33F" w14:textId="77777777" w:rsidR="00602EA3" w:rsidRPr="003A06D0" w:rsidRDefault="00602EA3">
      <w:pPr>
        <w:pStyle w:val="Index1"/>
        <w:tabs>
          <w:tab w:val="right" w:leader="dot" w:pos="4310"/>
        </w:tabs>
        <w:rPr>
          <w:noProof/>
          <w:lang w:val="en-GB"/>
        </w:rPr>
      </w:pPr>
      <w:r w:rsidRPr="003A06D0">
        <w:rPr>
          <w:noProof/>
          <w:lang w:val="en-GB"/>
        </w:rPr>
        <w:t>Detail</w:t>
      </w:r>
    </w:p>
    <w:p w14:paraId="06B5ACD3" w14:textId="77777777" w:rsidR="00602EA3" w:rsidRPr="003A06D0" w:rsidRDefault="00602EA3">
      <w:pPr>
        <w:pStyle w:val="Index2"/>
        <w:tabs>
          <w:tab w:val="right" w:leader="dot" w:pos="4310"/>
        </w:tabs>
        <w:rPr>
          <w:noProof/>
          <w:lang w:val="en-GB"/>
        </w:rPr>
      </w:pPr>
      <w:r w:rsidRPr="003A06D0">
        <w:rPr>
          <w:noProof/>
          <w:lang w:val="en-GB"/>
        </w:rPr>
        <w:t>Base64Content, 101</w:t>
      </w:r>
    </w:p>
    <w:p w14:paraId="02B3D254" w14:textId="77777777" w:rsidR="00602EA3" w:rsidRPr="003A06D0" w:rsidRDefault="00602EA3">
      <w:pPr>
        <w:pStyle w:val="Index2"/>
        <w:tabs>
          <w:tab w:val="right" w:leader="dot" w:pos="4310"/>
        </w:tabs>
        <w:rPr>
          <w:noProof/>
          <w:lang w:val="en-GB"/>
        </w:rPr>
      </w:pPr>
      <w:r w:rsidRPr="003A06D0">
        <w:rPr>
          <w:noProof/>
          <w:lang w:val="en-GB"/>
        </w:rPr>
        <w:t>Code, 100</w:t>
      </w:r>
    </w:p>
    <w:p w14:paraId="4798926B" w14:textId="77777777" w:rsidR="00602EA3" w:rsidRPr="003A06D0" w:rsidRDefault="00602EA3">
      <w:pPr>
        <w:pStyle w:val="Index2"/>
        <w:tabs>
          <w:tab w:val="right" w:leader="dot" w:pos="4310"/>
        </w:tabs>
        <w:rPr>
          <w:noProof/>
          <w:lang w:val="en-GB"/>
        </w:rPr>
      </w:pPr>
      <w:r w:rsidRPr="003A06D0">
        <w:rPr>
          <w:noProof/>
          <w:lang w:val="en-GB"/>
        </w:rPr>
        <w:t>Message, 100</w:t>
      </w:r>
    </w:p>
    <w:p w14:paraId="4335EBAA" w14:textId="77777777" w:rsidR="00602EA3" w:rsidRPr="003A06D0" w:rsidRDefault="00602EA3">
      <w:pPr>
        <w:pStyle w:val="Index2"/>
        <w:tabs>
          <w:tab w:val="right" w:leader="dot" w:pos="4310"/>
        </w:tabs>
        <w:rPr>
          <w:noProof/>
          <w:lang w:val="en-GB"/>
        </w:rPr>
      </w:pPr>
      <w:r w:rsidRPr="003A06D0">
        <w:rPr>
          <w:noProof/>
          <w:lang w:val="en-GB"/>
        </w:rPr>
        <w:t>Type, 101</w:t>
      </w:r>
    </w:p>
    <w:p w14:paraId="069EAC9B" w14:textId="77777777" w:rsidR="00602EA3" w:rsidRPr="003A06D0" w:rsidRDefault="00602EA3">
      <w:pPr>
        <w:pStyle w:val="Index1"/>
        <w:tabs>
          <w:tab w:val="right" w:leader="dot" w:pos="4310"/>
        </w:tabs>
        <w:rPr>
          <w:noProof/>
          <w:lang w:val="en-GB"/>
        </w:rPr>
      </w:pPr>
      <w:r w:rsidRPr="003A06D0">
        <w:rPr>
          <w:noProof/>
          <w:lang w:val="en-GB"/>
        </w:rPr>
        <w:t>DigestInfo</w:t>
      </w:r>
    </w:p>
    <w:p w14:paraId="1050739A" w14:textId="77777777" w:rsidR="00602EA3" w:rsidRPr="003A06D0" w:rsidRDefault="00602EA3">
      <w:pPr>
        <w:pStyle w:val="Index2"/>
        <w:tabs>
          <w:tab w:val="right" w:leader="dot" w:pos="4310"/>
        </w:tabs>
        <w:rPr>
          <w:noProof/>
          <w:lang w:val="en-GB"/>
        </w:rPr>
      </w:pPr>
      <w:r w:rsidRPr="003A06D0">
        <w:rPr>
          <w:noProof/>
          <w:lang w:val="en-GB"/>
        </w:rPr>
        <w:t>DigestMethod, 25</w:t>
      </w:r>
    </w:p>
    <w:p w14:paraId="796FA4BF" w14:textId="77777777" w:rsidR="00602EA3" w:rsidRPr="003A06D0" w:rsidRDefault="00602EA3">
      <w:pPr>
        <w:pStyle w:val="Index2"/>
        <w:tabs>
          <w:tab w:val="right" w:leader="dot" w:pos="4310"/>
        </w:tabs>
        <w:rPr>
          <w:noProof/>
          <w:lang w:val="en-GB"/>
        </w:rPr>
      </w:pPr>
      <w:r w:rsidRPr="003A06D0">
        <w:rPr>
          <w:noProof/>
          <w:lang w:val="en-GB"/>
        </w:rPr>
        <w:t>DigestValue, 25</w:t>
      </w:r>
    </w:p>
    <w:p w14:paraId="4B10305E" w14:textId="77777777" w:rsidR="00602EA3" w:rsidRPr="003A06D0" w:rsidRDefault="00602EA3">
      <w:pPr>
        <w:pStyle w:val="Index1"/>
        <w:tabs>
          <w:tab w:val="right" w:leader="dot" w:pos="4310"/>
        </w:tabs>
        <w:rPr>
          <w:noProof/>
          <w:lang w:val="en-GB"/>
        </w:rPr>
      </w:pPr>
      <w:r w:rsidRPr="003A06D0">
        <w:rPr>
          <w:noProof/>
          <w:lang w:val="en-GB"/>
        </w:rPr>
        <w:t>Document</w:t>
      </w:r>
    </w:p>
    <w:p w14:paraId="471C5F17" w14:textId="77777777" w:rsidR="00602EA3" w:rsidRPr="003A06D0" w:rsidRDefault="00602EA3">
      <w:pPr>
        <w:pStyle w:val="Index2"/>
        <w:tabs>
          <w:tab w:val="right" w:leader="dot" w:pos="4310"/>
        </w:tabs>
        <w:rPr>
          <w:noProof/>
          <w:lang w:val="en-GB"/>
        </w:rPr>
      </w:pPr>
      <w:r w:rsidRPr="003A06D0">
        <w:rPr>
          <w:noProof/>
          <w:lang w:val="en-GB"/>
        </w:rPr>
        <w:t>Base64Data, 39</w:t>
      </w:r>
    </w:p>
    <w:p w14:paraId="2678C023" w14:textId="77777777" w:rsidR="00602EA3" w:rsidRPr="003A06D0" w:rsidRDefault="00602EA3">
      <w:pPr>
        <w:pStyle w:val="Index1"/>
        <w:tabs>
          <w:tab w:val="right" w:leader="dot" w:pos="4310"/>
        </w:tabs>
        <w:rPr>
          <w:noProof/>
          <w:lang w:val="en-GB"/>
        </w:rPr>
      </w:pPr>
      <w:r w:rsidRPr="003A06D0">
        <w:rPr>
          <w:noProof/>
          <w:lang w:val="en-GB"/>
        </w:rPr>
        <w:t>DocumentBase</w:t>
      </w:r>
    </w:p>
    <w:p w14:paraId="016FBCD6" w14:textId="77777777" w:rsidR="00602EA3" w:rsidRPr="003A06D0" w:rsidRDefault="00602EA3">
      <w:pPr>
        <w:pStyle w:val="Index2"/>
        <w:tabs>
          <w:tab w:val="right" w:leader="dot" w:pos="4310"/>
        </w:tabs>
        <w:rPr>
          <w:noProof/>
          <w:lang w:val="en-GB"/>
        </w:rPr>
      </w:pPr>
      <w:r w:rsidRPr="003A06D0">
        <w:rPr>
          <w:noProof/>
          <w:lang w:val="en-GB"/>
        </w:rPr>
        <w:t>Id, 37</w:t>
      </w:r>
    </w:p>
    <w:p w14:paraId="36AC011C" w14:textId="77777777" w:rsidR="00602EA3" w:rsidRPr="003A06D0" w:rsidRDefault="00602EA3">
      <w:pPr>
        <w:pStyle w:val="Index2"/>
        <w:tabs>
          <w:tab w:val="right" w:leader="dot" w:pos="4310"/>
        </w:tabs>
        <w:rPr>
          <w:noProof/>
          <w:lang w:val="en-GB"/>
        </w:rPr>
      </w:pPr>
      <w:r w:rsidRPr="003A06D0">
        <w:rPr>
          <w:noProof/>
          <w:lang w:val="en-GB"/>
        </w:rPr>
        <w:t>RefType, 37</w:t>
      </w:r>
    </w:p>
    <w:p w14:paraId="7FB35ED1" w14:textId="77777777" w:rsidR="00602EA3" w:rsidRPr="003A06D0" w:rsidRDefault="00602EA3">
      <w:pPr>
        <w:pStyle w:val="Index2"/>
        <w:tabs>
          <w:tab w:val="right" w:leader="dot" w:pos="4310"/>
        </w:tabs>
        <w:rPr>
          <w:noProof/>
          <w:lang w:val="en-GB"/>
        </w:rPr>
      </w:pPr>
      <w:r w:rsidRPr="003A06D0">
        <w:rPr>
          <w:noProof/>
          <w:lang w:val="en-GB"/>
        </w:rPr>
        <w:t>RefURI, 37</w:t>
      </w:r>
    </w:p>
    <w:p w14:paraId="1F4986D1" w14:textId="77777777" w:rsidR="00602EA3" w:rsidRPr="003A06D0" w:rsidRDefault="00602EA3">
      <w:pPr>
        <w:pStyle w:val="Index2"/>
        <w:tabs>
          <w:tab w:val="right" w:leader="dot" w:pos="4310"/>
        </w:tabs>
        <w:rPr>
          <w:noProof/>
          <w:lang w:val="en-GB"/>
        </w:rPr>
      </w:pPr>
      <w:r w:rsidRPr="003A06D0">
        <w:rPr>
          <w:noProof/>
          <w:lang w:val="en-GB"/>
        </w:rPr>
        <w:t>SchemaRefs, 37</w:t>
      </w:r>
    </w:p>
    <w:p w14:paraId="62C5C263" w14:textId="77777777" w:rsidR="00602EA3" w:rsidRPr="003A06D0" w:rsidRDefault="00602EA3">
      <w:pPr>
        <w:pStyle w:val="Index1"/>
        <w:tabs>
          <w:tab w:val="right" w:leader="dot" w:pos="4310"/>
        </w:tabs>
        <w:rPr>
          <w:noProof/>
          <w:lang w:val="en-GB"/>
        </w:rPr>
      </w:pPr>
      <w:r w:rsidRPr="003A06D0">
        <w:rPr>
          <w:noProof/>
          <w:lang w:val="en-GB"/>
        </w:rPr>
        <w:t>DocumentHash</w:t>
      </w:r>
    </w:p>
    <w:p w14:paraId="57BF2E39" w14:textId="77777777" w:rsidR="00602EA3" w:rsidRPr="003A06D0" w:rsidRDefault="00602EA3">
      <w:pPr>
        <w:pStyle w:val="Index2"/>
        <w:tabs>
          <w:tab w:val="right" w:leader="dot" w:pos="4310"/>
        </w:tabs>
        <w:rPr>
          <w:noProof/>
          <w:lang w:val="en-GB"/>
        </w:rPr>
      </w:pPr>
      <w:r w:rsidRPr="003A06D0">
        <w:rPr>
          <w:noProof/>
          <w:lang w:val="en-GB"/>
        </w:rPr>
        <w:t>DigestInfos, 43</w:t>
      </w:r>
    </w:p>
    <w:p w14:paraId="5C5D2DE0" w14:textId="77777777" w:rsidR="00602EA3" w:rsidRPr="003A06D0" w:rsidRDefault="00602EA3">
      <w:pPr>
        <w:pStyle w:val="Index2"/>
        <w:tabs>
          <w:tab w:val="right" w:leader="dot" w:pos="4310"/>
        </w:tabs>
        <w:rPr>
          <w:noProof/>
          <w:lang w:val="en-GB"/>
        </w:rPr>
      </w:pPr>
      <w:r w:rsidRPr="003A06D0">
        <w:rPr>
          <w:noProof/>
          <w:lang w:val="en-GB"/>
        </w:rPr>
        <w:t>Tramsforms, 43</w:t>
      </w:r>
    </w:p>
    <w:p w14:paraId="7DB5DD29" w14:textId="77777777" w:rsidR="00602EA3" w:rsidRPr="003A06D0" w:rsidRDefault="00602EA3">
      <w:pPr>
        <w:pStyle w:val="Index2"/>
        <w:tabs>
          <w:tab w:val="right" w:leader="dot" w:pos="4310"/>
        </w:tabs>
        <w:rPr>
          <w:noProof/>
          <w:lang w:val="en-GB"/>
        </w:rPr>
      </w:pPr>
      <w:r w:rsidRPr="003A06D0">
        <w:rPr>
          <w:noProof/>
          <w:lang w:val="en-GB"/>
        </w:rPr>
        <w:t>WhichReference, 43</w:t>
      </w:r>
    </w:p>
    <w:p w14:paraId="44F27896" w14:textId="77777777" w:rsidR="00602EA3" w:rsidRPr="003A06D0" w:rsidRDefault="00602EA3">
      <w:pPr>
        <w:pStyle w:val="Index1"/>
        <w:tabs>
          <w:tab w:val="right" w:leader="dot" w:pos="4310"/>
        </w:tabs>
        <w:rPr>
          <w:noProof/>
          <w:lang w:val="en-GB"/>
        </w:rPr>
      </w:pPr>
      <w:r w:rsidRPr="003A06D0">
        <w:rPr>
          <w:noProof/>
          <w:lang w:val="en-GB"/>
        </w:rPr>
        <w:t>DocumentWithSignature</w:t>
      </w:r>
    </w:p>
    <w:p w14:paraId="2508F4BA" w14:textId="77777777" w:rsidR="00602EA3" w:rsidRPr="003A06D0" w:rsidRDefault="00602EA3">
      <w:pPr>
        <w:pStyle w:val="Index2"/>
        <w:tabs>
          <w:tab w:val="right" w:leader="dot" w:pos="4310"/>
        </w:tabs>
        <w:rPr>
          <w:noProof/>
          <w:lang w:val="en-GB"/>
        </w:rPr>
      </w:pPr>
      <w:r w:rsidRPr="003A06D0">
        <w:rPr>
          <w:noProof/>
          <w:lang w:val="en-GB"/>
        </w:rPr>
        <w:t>Document, 86</w:t>
      </w:r>
    </w:p>
    <w:p w14:paraId="63A13C10" w14:textId="77777777" w:rsidR="00602EA3" w:rsidRPr="003A06D0" w:rsidRDefault="00602EA3">
      <w:pPr>
        <w:pStyle w:val="Index1"/>
        <w:tabs>
          <w:tab w:val="right" w:leader="dot" w:pos="4310"/>
        </w:tabs>
        <w:rPr>
          <w:noProof/>
          <w:lang w:val="en-GB"/>
        </w:rPr>
      </w:pPr>
      <w:r w:rsidRPr="003A06D0">
        <w:rPr>
          <w:noProof/>
          <w:lang w:val="en-GB"/>
        </w:rPr>
        <w:t>IncludeObject</w:t>
      </w:r>
    </w:p>
    <w:p w14:paraId="3B8A305E" w14:textId="77777777" w:rsidR="00602EA3" w:rsidRPr="003A06D0" w:rsidRDefault="00602EA3">
      <w:pPr>
        <w:pStyle w:val="Index2"/>
        <w:tabs>
          <w:tab w:val="right" w:leader="dot" w:pos="4310"/>
        </w:tabs>
        <w:rPr>
          <w:noProof/>
          <w:lang w:val="en-GB"/>
        </w:rPr>
      </w:pPr>
      <w:r w:rsidRPr="003A06D0">
        <w:rPr>
          <w:noProof/>
          <w:lang w:val="en-GB"/>
        </w:rPr>
        <w:t>createReference, 82</w:t>
      </w:r>
    </w:p>
    <w:p w14:paraId="3F6E57F8" w14:textId="77777777" w:rsidR="00602EA3" w:rsidRPr="003A06D0" w:rsidRDefault="00602EA3">
      <w:pPr>
        <w:pStyle w:val="Index2"/>
        <w:tabs>
          <w:tab w:val="right" w:leader="dot" w:pos="4310"/>
        </w:tabs>
        <w:rPr>
          <w:noProof/>
          <w:lang w:val="en-GB"/>
        </w:rPr>
      </w:pPr>
      <w:r w:rsidRPr="003A06D0">
        <w:rPr>
          <w:noProof/>
          <w:lang w:val="en-GB"/>
        </w:rPr>
        <w:t>hasObjectTagsAndAttributesSet, 82</w:t>
      </w:r>
    </w:p>
    <w:p w14:paraId="0731AC6C" w14:textId="77777777" w:rsidR="00602EA3" w:rsidRPr="003A06D0" w:rsidRDefault="00602EA3">
      <w:pPr>
        <w:pStyle w:val="Index2"/>
        <w:tabs>
          <w:tab w:val="right" w:leader="dot" w:pos="4310"/>
        </w:tabs>
        <w:rPr>
          <w:noProof/>
          <w:lang w:val="en-GB"/>
        </w:rPr>
      </w:pPr>
      <w:r w:rsidRPr="003A06D0">
        <w:rPr>
          <w:noProof/>
          <w:lang w:val="en-GB"/>
        </w:rPr>
        <w:t>ObjId, 82</w:t>
      </w:r>
    </w:p>
    <w:p w14:paraId="17B07138" w14:textId="77777777" w:rsidR="00602EA3" w:rsidRPr="003A06D0" w:rsidRDefault="00602EA3">
      <w:pPr>
        <w:pStyle w:val="Index2"/>
        <w:tabs>
          <w:tab w:val="right" w:leader="dot" w:pos="4310"/>
        </w:tabs>
        <w:rPr>
          <w:noProof/>
          <w:lang w:val="en-GB"/>
        </w:rPr>
      </w:pPr>
      <w:r w:rsidRPr="003A06D0">
        <w:rPr>
          <w:noProof/>
          <w:lang w:val="en-GB"/>
        </w:rPr>
        <w:t>WhichDocument, 82</w:t>
      </w:r>
    </w:p>
    <w:p w14:paraId="66F43DD8" w14:textId="77777777" w:rsidR="00602EA3" w:rsidRPr="003A06D0" w:rsidRDefault="00602EA3">
      <w:pPr>
        <w:pStyle w:val="Index1"/>
        <w:tabs>
          <w:tab w:val="right" w:leader="dot" w:pos="4310"/>
        </w:tabs>
        <w:rPr>
          <w:noProof/>
          <w:lang w:val="en-GB"/>
        </w:rPr>
      </w:pPr>
      <w:r w:rsidRPr="003A06D0">
        <w:rPr>
          <w:noProof/>
          <w:lang w:val="en-GB"/>
        </w:rPr>
        <w:t>InputDocuments</w:t>
      </w:r>
    </w:p>
    <w:p w14:paraId="42F572C4" w14:textId="77777777" w:rsidR="00602EA3" w:rsidRPr="003A06D0" w:rsidRDefault="00602EA3">
      <w:pPr>
        <w:pStyle w:val="Index2"/>
        <w:tabs>
          <w:tab w:val="right" w:leader="dot" w:pos="4310"/>
        </w:tabs>
        <w:rPr>
          <w:noProof/>
          <w:lang w:val="en-GB"/>
        </w:rPr>
      </w:pPr>
      <w:r w:rsidRPr="003A06D0">
        <w:rPr>
          <w:noProof/>
          <w:lang w:val="en-GB"/>
        </w:rPr>
        <w:t>Document, 36</w:t>
      </w:r>
    </w:p>
    <w:p w14:paraId="5D40A73D" w14:textId="77777777" w:rsidR="00602EA3" w:rsidRPr="003A06D0" w:rsidRDefault="00602EA3">
      <w:pPr>
        <w:pStyle w:val="Index2"/>
        <w:tabs>
          <w:tab w:val="right" w:leader="dot" w:pos="4310"/>
        </w:tabs>
        <w:rPr>
          <w:noProof/>
          <w:lang w:val="en-GB"/>
        </w:rPr>
      </w:pPr>
      <w:r w:rsidRPr="003A06D0">
        <w:rPr>
          <w:noProof/>
          <w:lang w:val="en-GB"/>
        </w:rPr>
        <w:t>DocumentHash, 36</w:t>
      </w:r>
    </w:p>
    <w:p w14:paraId="145CA76E" w14:textId="77777777" w:rsidR="00602EA3" w:rsidRPr="003A06D0" w:rsidRDefault="00602EA3">
      <w:pPr>
        <w:pStyle w:val="Index2"/>
        <w:tabs>
          <w:tab w:val="right" w:leader="dot" w:pos="4310"/>
        </w:tabs>
        <w:rPr>
          <w:noProof/>
          <w:lang w:val="en-GB"/>
        </w:rPr>
      </w:pPr>
      <w:r w:rsidRPr="003A06D0">
        <w:rPr>
          <w:noProof/>
          <w:lang w:val="en-GB"/>
        </w:rPr>
        <w:t>TransformedData, 36</w:t>
      </w:r>
    </w:p>
    <w:p w14:paraId="418FD963" w14:textId="77777777" w:rsidR="00602EA3" w:rsidRPr="003A06D0" w:rsidRDefault="00602EA3">
      <w:pPr>
        <w:pStyle w:val="Index1"/>
        <w:tabs>
          <w:tab w:val="right" w:leader="dot" w:pos="4310"/>
        </w:tabs>
        <w:rPr>
          <w:noProof/>
          <w:lang w:val="en-GB"/>
        </w:rPr>
      </w:pPr>
      <w:r w:rsidRPr="003A06D0">
        <w:rPr>
          <w:noProof/>
          <w:lang w:val="en-GB"/>
        </w:rPr>
        <w:t>IntendedAudience</w:t>
      </w:r>
    </w:p>
    <w:p w14:paraId="46938E2B" w14:textId="77777777" w:rsidR="00602EA3" w:rsidRPr="003A06D0" w:rsidRDefault="00602EA3">
      <w:pPr>
        <w:pStyle w:val="Index2"/>
        <w:tabs>
          <w:tab w:val="right" w:leader="dot" w:pos="4310"/>
        </w:tabs>
        <w:rPr>
          <w:noProof/>
          <w:lang w:val="en-GB"/>
        </w:rPr>
      </w:pPr>
      <w:r w:rsidRPr="003A06D0">
        <w:rPr>
          <w:noProof/>
          <w:lang w:val="en-GB"/>
        </w:rPr>
        <w:t>Recipient, 75</w:t>
      </w:r>
    </w:p>
    <w:p w14:paraId="25C1F458" w14:textId="77777777" w:rsidR="00602EA3" w:rsidRPr="003A06D0" w:rsidRDefault="00602EA3">
      <w:pPr>
        <w:pStyle w:val="Index1"/>
        <w:tabs>
          <w:tab w:val="right" w:leader="dot" w:pos="4310"/>
        </w:tabs>
        <w:rPr>
          <w:noProof/>
          <w:lang w:val="en-GB"/>
        </w:rPr>
      </w:pPr>
      <w:r w:rsidRPr="003A06D0">
        <w:rPr>
          <w:noProof/>
          <w:lang w:val="en-GB"/>
        </w:rPr>
        <w:t>InternationalString</w:t>
      </w:r>
    </w:p>
    <w:p w14:paraId="1CC79CF4" w14:textId="77777777" w:rsidR="00602EA3" w:rsidRPr="003A06D0" w:rsidRDefault="00602EA3">
      <w:pPr>
        <w:pStyle w:val="Index2"/>
        <w:tabs>
          <w:tab w:val="right" w:leader="dot" w:pos="4310"/>
        </w:tabs>
        <w:rPr>
          <w:noProof/>
          <w:lang w:val="en-GB"/>
        </w:rPr>
      </w:pPr>
      <w:r w:rsidRPr="003A06D0">
        <w:rPr>
          <w:noProof/>
          <w:lang w:val="en-GB"/>
        </w:rPr>
        <w:t>lang, 24</w:t>
      </w:r>
    </w:p>
    <w:p w14:paraId="30DCECF8" w14:textId="77777777" w:rsidR="00602EA3" w:rsidRPr="003A06D0" w:rsidRDefault="00602EA3">
      <w:pPr>
        <w:pStyle w:val="Index2"/>
        <w:tabs>
          <w:tab w:val="right" w:leader="dot" w:pos="4310"/>
        </w:tabs>
        <w:rPr>
          <w:noProof/>
          <w:lang w:val="en-GB"/>
        </w:rPr>
      </w:pPr>
      <w:r w:rsidRPr="003A06D0">
        <w:rPr>
          <w:noProof/>
          <w:lang w:val="en-GB"/>
        </w:rPr>
        <w:t>value, 24</w:t>
      </w:r>
    </w:p>
    <w:p w14:paraId="267BC601" w14:textId="77777777" w:rsidR="00602EA3" w:rsidRPr="003A06D0" w:rsidRDefault="00602EA3">
      <w:pPr>
        <w:pStyle w:val="Index1"/>
        <w:tabs>
          <w:tab w:val="right" w:leader="dot" w:pos="4310"/>
        </w:tabs>
        <w:rPr>
          <w:noProof/>
          <w:lang w:val="en-GB"/>
        </w:rPr>
      </w:pPr>
      <w:r w:rsidRPr="003A06D0">
        <w:rPr>
          <w:noProof/>
          <w:lang w:val="en-GB"/>
        </w:rPr>
        <w:t>KeySelector</w:t>
      </w:r>
    </w:p>
    <w:p w14:paraId="7567DB05" w14:textId="77777777" w:rsidR="00602EA3" w:rsidRPr="003A06D0" w:rsidRDefault="00602EA3">
      <w:pPr>
        <w:pStyle w:val="Index2"/>
        <w:tabs>
          <w:tab w:val="right" w:leader="dot" w:pos="4310"/>
        </w:tabs>
        <w:rPr>
          <w:noProof/>
          <w:lang w:val="en-GB"/>
        </w:rPr>
      </w:pPr>
      <w:r w:rsidRPr="003A06D0">
        <w:rPr>
          <w:noProof/>
          <w:lang w:val="en-GB"/>
        </w:rPr>
        <w:t>KeyName, 76</w:t>
      </w:r>
    </w:p>
    <w:p w14:paraId="2C4A33AC" w14:textId="77777777" w:rsidR="00602EA3" w:rsidRPr="003A06D0" w:rsidRDefault="00602EA3">
      <w:pPr>
        <w:pStyle w:val="Index2"/>
        <w:tabs>
          <w:tab w:val="right" w:leader="dot" w:pos="4310"/>
        </w:tabs>
        <w:rPr>
          <w:noProof/>
          <w:lang w:val="en-GB"/>
        </w:rPr>
      </w:pPr>
      <w:r w:rsidRPr="003A06D0">
        <w:rPr>
          <w:noProof/>
          <w:lang w:val="en-GB"/>
        </w:rPr>
        <w:t>X509Certificate, 76</w:t>
      </w:r>
    </w:p>
    <w:p w14:paraId="35AD13D8" w14:textId="77777777" w:rsidR="00602EA3" w:rsidRPr="003A06D0" w:rsidRDefault="00602EA3">
      <w:pPr>
        <w:pStyle w:val="Index2"/>
        <w:tabs>
          <w:tab w:val="right" w:leader="dot" w:pos="4310"/>
        </w:tabs>
        <w:rPr>
          <w:noProof/>
          <w:lang w:val="en-GB"/>
        </w:rPr>
      </w:pPr>
      <w:r w:rsidRPr="003A06D0">
        <w:rPr>
          <w:noProof/>
          <w:lang w:val="en-GB"/>
        </w:rPr>
        <w:t>X509Digest, 76</w:t>
      </w:r>
    </w:p>
    <w:p w14:paraId="4BDF0E73" w14:textId="77777777" w:rsidR="00602EA3" w:rsidRPr="003A06D0" w:rsidRDefault="00602EA3">
      <w:pPr>
        <w:pStyle w:val="Index2"/>
        <w:tabs>
          <w:tab w:val="right" w:leader="dot" w:pos="4310"/>
        </w:tabs>
        <w:rPr>
          <w:noProof/>
          <w:lang w:val="en-GB"/>
        </w:rPr>
      </w:pPr>
      <w:r w:rsidRPr="003A06D0">
        <w:rPr>
          <w:noProof/>
          <w:lang w:val="en-GB"/>
        </w:rPr>
        <w:t>X509SKI, 76</w:t>
      </w:r>
    </w:p>
    <w:p w14:paraId="473A2878" w14:textId="77777777" w:rsidR="00602EA3" w:rsidRPr="003A06D0" w:rsidRDefault="00602EA3">
      <w:pPr>
        <w:pStyle w:val="Index2"/>
        <w:tabs>
          <w:tab w:val="right" w:leader="dot" w:pos="4310"/>
        </w:tabs>
        <w:rPr>
          <w:noProof/>
          <w:lang w:val="en-GB"/>
        </w:rPr>
      </w:pPr>
      <w:r w:rsidRPr="003A06D0">
        <w:rPr>
          <w:noProof/>
          <w:lang w:val="en-GB"/>
        </w:rPr>
        <w:t>X509SubjectName, 76</w:t>
      </w:r>
    </w:p>
    <w:p w14:paraId="1D2F6381" w14:textId="77777777" w:rsidR="00602EA3" w:rsidRPr="003A06D0" w:rsidRDefault="00602EA3">
      <w:pPr>
        <w:pStyle w:val="Index1"/>
        <w:tabs>
          <w:tab w:val="right" w:leader="dot" w:pos="4310"/>
        </w:tabs>
        <w:rPr>
          <w:noProof/>
          <w:lang w:val="en-GB"/>
        </w:rPr>
      </w:pPr>
      <w:r w:rsidRPr="003A06D0">
        <w:rPr>
          <w:noProof/>
          <w:lang w:val="en-GB"/>
        </w:rPr>
        <w:t>ManifestResult</w:t>
      </w:r>
    </w:p>
    <w:p w14:paraId="3E091285" w14:textId="77777777" w:rsidR="00602EA3" w:rsidRPr="003A06D0" w:rsidRDefault="00602EA3">
      <w:pPr>
        <w:pStyle w:val="Index2"/>
        <w:tabs>
          <w:tab w:val="right" w:leader="dot" w:pos="4310"/>
        </w:tabs>
        <w:rPr>
          <w:noProof/>
          <w:lang w:val="en-GB"/>
        </w:rPr>
      </w:pPr>
      <w:r w:rsidRPr="003A06D0">
        <w:rPr>
          <w:noProof/>
          <w:lang w:val="en-GB"/>
        </w:rPr>
        <w:t>NsPrefixMapping, 90</w:t>
      </w:r>
    </w:p>
    <w:p w14:paraId="7D185D2B" w14:textId="77777777" w:rsidR="00602EA3" w:rsidRPr="003A06D0" w:rsidRDefault="00602EA3">
      <w:pPr>
        <w:pStyle w:val="Index2"/>
        <w:tabs>
          <w:tab w:val="right" w:leader="dot" w:pos="4310"/>
        </w:tabs>
        <w:rPr>
          <w:noProof/>
          <w:lang w:val="en-GB"/>
        </w:rPr>
      </w:pPr>
      <w:r w:rsidRPr="003A06D0">
        <w:rPr>
          <w:noProof/>
          <w:lang w:val="en-GB"/>
        </w:rPr>
        <w:t>ReferenceXpath, 90</w:t>
      </w:r>
    </w:p>
    <w:p w14:paraId="2ABB2732" w14:textId="77777777" w:rsidR="00602EA3" w:rsidRPr="003A06D0" w:rsidRDefault="00602EA3">
      <w:pPr>
        <w:pStyle w:val="Index2"/>
        <w:tabs>
          <w:tab w:val="right" w:leader="dot" w:pos="4310"/>
        </w:tabs>
        <w:rPr>
          <w:noProof/>
          <w:lang w:val="en-GB"/>
        </w:rPr>
      </w:pPr>
      <w:r w:rsidRPr="003A06D0">
        <w:rPr>
          <w:noProof/>
          <w:lang w:val="en-GB"/>
        </w:rPr>
        <w:t>Status, 90</w:t>
      </w:r>
    </w:p>
    <w:p w14:paraId="68DB6448" w14:textId="77777777" w:rsidR="00602EA3" w:rsidRPr="003A06D0" w:rsidRDefault="00602EA3">
      <w:pPr>
        <w:pStyle w:val="Index1"/>
        <w:tabs>
          <w:tab w:val="right" w:leader="dot" w:pos="4310"/>
        </w:tabs>
        <w:rPr>
          <w:noProof/>
          <w:lang w:val="en-GB"/>
        </w:rPr>
      </w:pPr>
      <w:r w:rsidRPr="003A06D0">
        <w:rPr>
          <w:noProof/>
          <w:lang w:val="en-GB"/>
        </w:rPr>
        <w:t>NameID</w:t>
      </w:r>
    </w:p>
    <w:p w14:paraId="43A3040F" w14:textId="77777777" w:rsidR="00602EA3" w:rsidRPr="003A06D0" w:rsidRDefault="00602EA3">
      <w:pPr>
        <w:pStyle w:val="Index2"/>
        <w:tabs>
          <w:tab w:val="right" w:leader="dot" w:pos="4310"/>
        </w:tabs>
        <w:rPr>
          <w:noProof/>
          <w:lang w:val="en-GB"/>
        </w:rPr>
      </w:pPr>
      <w:r w:rsidRPr="003A06D0">
        <w:rPr>
          <w:noProof/>
          <w:lang w:val="en-GB"/>
        </w:rPr>
        <w:t>Format, 107</w:t>
      </w:r>
    </w:p>
    <w:p w14:paraId="5FDF8E7C" w14:textId="77777777" w:rsidR="00602EA3" w:rsidRPr="003A06D0" w:rsidRDefault="00602EA3">
      <w:pPr>
        <w:pStyle w:val="Index2"/>
        <w:tabs>
          <w:tab w:val="right" w:leader="dot" w:pos="4310"/>
        </w:tabs>
        <w:rPr>
          <w:noProof/>
          <w:lang w:val="en-GB"/>
        </w:rPr>
      </w:pPr>
      <w:r w:rsidRPr="003A06D0">
        <w:rPr>
          <w:noProof/>
          <w:lang w:val="en-GB"/>
        </w:rPr>
        <w:t>NameQualifier, 108</w:t>
      </w:r>
    </w:p>
    <w:p w14:paraId="1E6A1F7D" w14:textId="77777777" w:rsidR="00602EA3" w:rsidRPr="003A06D0" w:rsidRDefault="00602EA3">
      <w:pPr>
        <w:pStyle w:val="Index2"/>
        <w:tabs>
          <w:tab w:val="right" w:leader="dot" w:pos="4310"/>
        </w:tabs>
        <w:rPr>
          <w:noProof/>
          <w:lang w:val="en-GB"/>
        </w:rPr>
      </w:pPr>
      <w:r w:rsidRPr="003A06D0">
        <w:rPr>
          <w:noProof/>
          <w:lang w:val="en-GB"/>
        </w:rPr>
        <w:t>SPNameQualifier, 108</w:t>
      </w:r>
    </w:p>
    <w:p w14:paraId="6846BC39" w14:textId="77777777" w:rsidR="00602EA3" w:rsidRPr="003A06D0" w:rsidRDefault="00602EA3">
      <w:pPr>
        <w:pStyle w:val="Index2"/>
        <w:tabs>
          <w:tab w:val="right" w:leader="dot" w:pos="4310"/>
        </w:tabs>
        <w:rPr>
          <w:noProof/>
          <w:lang w:val="en-GB"/>
        </w:rPr>
      </w:pPr>
      <w:r w:rsidRPr="003A06D0">
        <w:rPr>
          <w:noProof/>
          <w:lang w:val="en-GB"/>
        </w:rPr>
        <w:t>SPProvidedID, 107</w:t>
      </w:r>
    </w:p>
    <w:p w14:paraId="7CAFD149" w14:textId="77777777" w:rsidR="00602EA3" w:rsidRPr="003A06D0" w:rsidRDefault="00602EA3">
      <w:pPr>
        <w:pStyle w:val="Index2"/>
        <w:tabs>
          <w:tab w:val="right" w:leader="dot" w:pos="4310"/>
        </w:tabs>
        <w:rPr>
          <w:noProof/>
          <w:lang w:val="en-GB"/>
        </w:rPr>
      </w:pPr>
      <w:r w:rsidRPr="003A06D0">
        <w:rPr>
          <w:noProof/>
          <w:lang w:val="en-GB"/>
        </w:rPr>
        <w:t>value, 107</w:t>
      </w:r>
    </w:p>
    <w:p w14:paraId="7FFCE403" w14:textId="77777777" w:rsidR="00602EA3" w:rsidRPr="003A06D0" w:rsidRDefault="00602EA3">
      <w:pPr>
        <w:pStyle w:val="Index1"/>
        <w:tabs>
          <w:tab w:val="right" w:leader="dot" w:pos="4310"/>
        </w:tabs>
        <w:rPr>
          <w:noProof/>
          <w:lang w:val="en-GB"/>
        </w:rPr>
      </w:pPr>
      <w:r w:rsidRPr="003A06D0">
        <w:rPr>
          <w:noProof/>
          <w:lang w:val="en-GB"/>
        </w:rPr>
        <w:t>NsPrefixMapping</w:t>
      </w:r>
    </w:p>
    <w:p w14:paraId="23C44918" w14:textId="77777777" w:rsidR="00602EA3" w:rsidRPr="003A06D0" w:rsidRDefault="00602EA3">
      <w:pPr>
        <w:pStyle w:val="Index2"/>
        <w:tabs>
          <w:tab w:val="right" w:leader="dot" w:pos="4310"/>
        </w:tabs>
        <w:rPr>
          <w:noProof/>
          <w:lang w:val="en-GB"/>
        </w:rPr>
      </w:pPr>
      <w:r w:rsidRPr="003A06D0">
        <w:rPr>
          <w:noProof/>
          <w:lang w:val="en-GB"/>
        </w:rPr>
        <w:t>NamespacePrefix, 22</w:t>
      </w:r>
    </w:p>
    <w:p w14:paraId="3C34D6E4" w14:textId="77777777" w:rsidR="00602EA3" w:rsidRPr="003A06D0" w:rsidRDefault="00602EA3">
      <w:pPr>
        <w:pStyle w:val="Index2"/>
        <w:tabs>
          <w:tab w:val="right" w:leader="dot" w:pos="4310"/>
        </w:tabs>
        <w:rPr>
          <w:noProof/>
          <w:lang w:val="en-GB"/>
        </w:rPr>
      </w:pPr>
      <w:r w:rsidRPr="003A06D0">
        <w:rPr>
          <w:noProof/>
          <w:lang w:val="en-GB"/>
        </w:rPr>
        <w:t>NamespaceURI, 22</w:t>
      </w:r>
    </w:p>
    <w:p w14:paraId="5224B302" w14:textId="77777777" w:rsidR="00602EA3" w:rsidRPr="003A06D0" w:rsidRDefault="00602EA3">
      <w:pPr>
        <w:pStyle w:val="Index1"/>
        <w:tabs>
          <w:tab w:val="right" w:leader="dot" w:pos="4310"/>
        </w:tabs>
        <w:rPr>
          <w:noProof/>
          <w:lang w:val="en-GB"/>
        </w:rPr>
      </w:pPr>
      <w:r w:rsidRPr="003A06D0">
        <w:rPr>
          <w:noProof/>
          <w:lang w:val="en-GB"/>
        </w:rPr>
        <w:t>OptionalInputs</w:t>
      </w:r>
    </w:p>
    <w:p w14:paraId="64F426D2" w14:textId="77777777" w:rsidR="00602EA3" w:rsidRPr="003A06D0" w:rsidRDefault="00602EA3">
      <w:pPr>
        <w:pStyle w:val="Index2"/>
        <w:tabs>
          <w:tab w:val="right" w:leader="dot" w:pos="4310"/>
        </w:tabs>
        <w:rPr>
          <w:noProof/>
          <w:lang w:val="en-GB"/>
        </w:rPr>
      </w:pPr>
      <w:r w:rsidRPr="003A06D0">
        <w:rPr>
          <w:noProof/>
          <w:lang w:val="en-GB"/>
        </w:rPr>
        <w:t>Language, 32</w:t>
      </w:r>
    </w:p>
    <w:p w14:paraId="058230FE" w14:textId="77777777" w:rsidR="00602EA3" w:rsidRPr="003A06D0" w:rsidRDefault="00602EA3">
      <w:pPr>
        <w:pStyle w:val="Index2"/>
        <w:tabs>
          <w:tab w:val="right" w:leader="dot" w:pos="4310"/>
        </w:tabs>
        <w:rPr>
          <w:noProof/>
          <w:lang w:val="en-GB"/>
        </w:rPr>
      </w:pPr>
      <w:r w:rsidRPr="003A06D0">
        <w:rPr>
          <w:noProof/>
          <w:lang w:val="en-GB"/>
        </w:rPr>
        <w:t>Other, 32</w:t>
      </w:r>
    </w:p>
    <w:p w14:paraId="6E9E268F" w14:textId="77777777" w:rsidR="00602EA3" w:rsidRPr="003A06D0" w:rsidRDefault="00602EA3">
      <w:pPr>
        <w:pStyle w:val="Index2"/>
        <w:tabs>
          <w:tab w:val="right" w:leader="dot" w:pos="4310"/>
        </w:tabs>
        <w:rPr>
          <w:noProof/>
          <w:lang w:val="en-GB"/>
        </w:rPr>
      </w:pPr>
      <w:r w:rsidRPr="003A06D0">
        <w:rPr>
          <w:noProof/>
          <w:lang w:val="en-GB"/>
        </w:rPr>
        <w:t>ServicePolicy, 32</w:t>
      </w:r>
    </w:p>
    <w:p w14:paraId="443A352F" w14:textId="77777777" w:rsidR="00602EA3" w:rsidRPr="003A06D0" w:rsidRDefault="00602EA3">
      <w:pPr>
        <w:pStyle w:val="Index1"/>
        <w:tabs>
          <w:tab w:val="right" w:leader="dot" w:pos="4310"/>
        </w:tabs>
        <w:rPr>
          <w:noProof/>
          <w:lang w:val="en-GB"/>
        </w:rPr>
      </w:pPr>
      <w:r w:rsidRPr="003A06D0">
        <w:rPr>
          <w:noProof/>
          <w:lang w:val="en-GB"/>
        </w:rPr>
        <w:t>OptionalInputsBase</w:t>
      </w:r>
    </w:p>
    <w:p w14:paraId="08172205" w14:textId="77777777" w:rsidR="00602EA3" w:rsidRPr="003A06D0" w:rsidRDefault="00602EA3">
      <w:pPr>
        <w:pStyle w:val="Index2"/>
        <w:tabs>
          <w:tab w:val="right" w:leader="dot" w:pos="4310"/>
        </w:tabs>
        <w:rPr>
          <w:noProof/>
          <w:lang w:val="en-GB"/>
        </w:rPr>
      </w:pPr>
      <w:r w:rsidRPr="003A06D0">
        <w:rPr>
          <w:noProof/>
          <w:lang w:val="en-GB"/>
        </w:rPr>
        <w:t>AddTimestamp, 57</w:t>
      </w:r>
    </w:p>
    <w:p w14:paraId="7A80DA67" w14:textId="77777777" w:rsidR="00602EA3" w:rsidRPr="003A06D0" w:rsidRDefault="00602EA3">
      <w:pPr>
        <w:pStyle w:val="Index2"/>
        <w:tabs>
          <w:tab w:val="right" w:leader="dot" w:pos="4310"/>
        </w:tabs>
        <w:rPr>
          <w:noProof/>
          <w:lang w:val="en-GB"/>
        </w:rPr>
      </w:pPr>
      <w:r w:rsidRPr="003A06D0">
        <w:rPr>
          <w:noProof/>
          <w:lang w:val="en-GB"/>
        </w:rPr>
        <w:t>ClaimedIdentity, 57</w:t>
      </w:r>
    </w:p>
    <w:p w14:paraId="3C479149" w14:textId="77777777" w:rsidR="00602EA3" w:rsidRPr="003A06D0" w:rsidRDefault="00602EA3">
      <w:pPr>
        <w:pStyle w:val="Index2"/>
        <w:tabs>
          <w:tab w:val="right" w:leader="dot" w:pos="4310"/>
        </w:tabs>
        <w:rPr>
          <w:noProof/>
          <w:lang w:val="en-GB"/>
        </w:rPr>
      </w:pPr>
      <w:r w:rsidRPr="003A06D0">
        <w:rPr>
          <w:noProof/>
          <w:lang w:val="en-GB"/>
        </w:rPr>
        <w:t>Schemas, 57</w:t>
      </w:r>
    </w:p>
    <w:p w14:paraId="209D7EB4" w14:textId="77777777" w:rsidR="00602EA3" w:rsidRPr="003A06D0" w:rsidRDefault="00602EA3">
      <w:pPr>
        <w:pStyle w:val="Index1"/>
        <w:tabs>
          <w:tab w:val="right" w:leader="dot" w:pos="4310"/>
        </w:tabs>
        <w:rPr>
          <w:noProof/>
          <w:lang w:val="en-GB"/>
        </w:rPr>
      </w:pPr>
      <w:r w:rsidRPr="003A06D0">
        <w:rPr>
          <w:noProof/>
          <w:lang w:val="en-GB"/>
        </w:rPr>
        <w:t>OptionalInputsSign</w:t>
      </w:r>
    </w:p>
    <w:p w14:paraId="5512896B" w14:textId="77777777" w:rsidR="00602EA3" w:rsidRPr="003A06D0" w:rsidRDefault="00602EA3">
      <w:pPr>
        <w:pStyle w:val="Index2"/>
        <w:tabs>
          <w:tab w:val="right" w:leader="dot" w:pos="4310"/>
        </w:tabs>
        <w:rPr>
          <w:noProof/>
          <w:lang w:val="en-GB"/>
        </w:rPr>
      </w:pPr>
      <w:r w:rsidRPr="003A06D0">
        <w:rPr>
          <w:noProof/>
          <w:lang w:val="en-GB"/>
        </w:rPr>
        <w:t>IncludeEContent, 58</w:t>
      </w:r>
    </w:p>
    <w:p w14:paraId="432EB965" w14:textId="77777777" w:rsidR="00602EA3" w:rsidRPr="003A06D0" w:rsidRDefault="00602EA3">
      <w:pPr>
        <w:pStyle w:val="Index2"/>
        <w:tabs>
          <w:tab w:val="right" w:leader="dot" w:pos="4310"/>
        </w:tabs>
        <w:rPr>
          <w:noProof/>
          <w:lang w:val="en-GB"/>
        </w:rPr>
      </w:pPr>
      <w:r w:rsidRPr="003A06D0">
        <w:rPr>
          <w:noProof/>
          <w:lang w:val="en-GB"/>
        </w:rPr>
        <w:t>IncludeObject, 58</w:t>
      </w:r>
    </w:p>
    <w:p w14:paraId="728B2444" w14:textId="77777777" w:rsidR="00602EA3" w:rsidRPr="003A06D0" w:rsidRDefault="00602EA3">
      <w:pPr>
        <w:pStyle w:val="Index2"/>
        <w:tabs>
          <w:tab w:val="right" w:leader="dot" w:pos="4310"/>
        </w:tabs>
        <w:rPr>
          <w:noProof/>
          <w:lang w:val="en-GB"/>
        </w:rPr>
      </w:pPr>
      <w:r w:rsidRPr="003A06D0">
        <w:rPr>
          <w:noProof/>
          <w:lang w:val="en-GB"/>
        </w:rPr>
        <w:t>IntendedAudience, 58</w:t>
      </w:r>
    </w:p>
    <w:p w14:paraId="5EFB36F8" w14:textId="77777777" w:rsidR="00602EA3" w:rsidRPr="003A06D0" w:rsidRDefault="00602EA3">
      <w:pPr>
        <w:pStyle w:val="Index2"/>
        <w:tabs>
          <w:tab w:val="right" w:leader="dot" w:pos="4310"/>
        </w:tabs>
        <w:rPr>
          <w:noProof/>
          <w:lang w:val="en-GB"/>
        </w:rPr>
      </w:pPr>
      <w:r w:rsidRPr="003A06D0">
        <w:rPr>
          <w:noProof/>
          <w:lang w:val="en-GB"/>
        </w:rPr>
        <w:t>KeySelector, 58</w:t>
      </w:r>
    </w:p>
    <w:p w14:paraId="6678A215" w14:textId="77777777" w:rsidR="00602EA3" w:rsidRPr="003A06D0" w:rsidRDefault="00602EA3">
      <w:pPr>
        <w:pStyle w:val="Index2"/>
        <w:tabs>
          <w:tab w:val="right" w:leader="dot" w:pos="4310"/>
        </w:tabs>
        <w:rPr>
          <w:noProof/>
          <w:lang w:val="en-GB"/>
        </w:rPr>
      </w:pPr>
      <w:r w:rsidRPr="003A06D0">
        <w:rPr>
          <w:noProof/>
          <w:lang w:val="en-GB"/>
        </w:rPr>
        <w:t>Nonce, 59</w:t>
      </w:r>
    </w:p>
    <w:p w14:paraId="3CEEDF3D" w14:textId="77777777" w:rsidR="00602EA3" w:rsidRPr="003A06D0" w:rsidRDefault="00602EA3">
      <w:pPr>
        <w:pStyle w:val="Index2"/>
        <w:tabs>
          <w:tab w:val="right" w:leader="dot" w:pos="4310"/>
        </w:tabs>
        <w:rPr>
          <w:noProof/>
          <w:lang w:val="en-GB"/>
        </w:rPr>
      </w:pPr>
      <w:r w:rsidRPr="003A06D0">
        <w:rPr>
          <w:noProof/>
          <w:lang w:val="en-GB"/>
        </w:rPr>
        <w:t>Properties, 58</w:t>
      </w:r>
    </w:p>
    <w:p w14:paraId="32F6F84F" w14:textId="77777777" w:rsidR="00602EA3" w:rsidRPr="003A06D0" w:rsidRDefault="00602EA3">
      <w:pPr>
        <w:pStyle w:val="Index2"/>
        <w:tabs>
          <w:tab w:val="right" w:leader="dot" w:pos="4310"/>
        </w:tabs>
        <w:rPr>
          <w:noProof/>
          <w:lang w:val="en-GB"/>
        </w:rPr>
      </w:pPr>
      <w:r w:rsidRPr="003A06D0">
        <w:rPr>
          <w:noProof/>
          <w:lang w:val="en-GB"/>
        </w:rPr>
        <w:t>SignatureAlgorithm, 59</w:t>
      </w:r>
    </w:p>
    <w:p w14:paraId="47A0BDAC" w14:textId="77777777" w:rsidR="00602EA3" w:rsidRPr="003A06D0" w:rsidRDefault="00602EA3">
      <w:pPr>
        <w:pStyle w:val="Index2"/>
        <w:tabs>
          <w:tab w:val="right" w:leader="dot" w:pos="4310"/>
        </w:tabs>
        <w:rPr>
          <w:noProof/>
          <w:lang w:val="en-GB"/>
        </w:rPr>
      </w:pPr>
      <w:r w:rsidRPr="003A06D0">
        <w:rPr>
          <w:noProof/>
          <w:lang w:val="en-GB"/>
        </w:rPr>
        <w:t>SignaturePlacement, 59</w:t>
      </w:r>
    </w:p>
    <w:p w14:paraId="7C995A8E" w14:textId="77777777" w:rsidR="00602EA3" w:rsidRPr="003A06D0" w:rsidRDefault="00602EA3">
      <w:pPr>
        <w:pStyle w:val="Index2"/>
        <w:tabs>
          <w:tab w:val="right" w:leader="dot" w:pos="4310"/>
        </w:tabs>
        <w:rPr>
          <w:noProof/>
          <w:lang w:val="en-GB"/>
        </w:rPr>
      </w:pPr>
      <w:r w:rsidRPr="003A06D0">
        <w:rPr>
          <w:noProof/>
          <w:lang w:val="en-GB"/>
        </w:rPr>
        <w:t>SignatureQualityLevel, 59</w:t>
      </w:r>
    </w:p>
    <w:p w14:paraId="2233E915" w14:textId="77777777" w:rsidR="00602EA3" w:rsidRPr="003A06D0" w:rsidRDefault="00602EA3">
      <w:pPr>
        <w:pStyle w:val="Index2"/>
        <w:tabs>
          <w:tab w:val="right" w:leader="dot" w:pos="4310"/>
        </w:tabs>
        <w:rPr>
          <w:noProof/>
          <w:lang w:val="en-GB"/>
        </w:rPr>
      </w:pPr>
      <w:r w:rsidRPr="003A06D0">
        <w:rPr>
          <w:noProof/>
          <w:lang w:val="en-GB"/>
        </w:rPr>
        <w:t>SignatureType, 58</w:t>
      </w:r>
    </w:p>
    <w:p w14:paraId="3C8188E5" w14:textId="77777777" w:rsidR="00602EA3" w:rsidRPr="003A06D0" w:rsidRDefault="00602EA3">
      <w:pPr>
        <w:pStyle w:val="Index2"/>
        <w:tabs>
          <w:tab w:val="right" w:leader="dot" w:pos="4310"/>
        </w:tabs>
        <w:rPr>
          <w:noProof/>
          <w:lang w:val="en-GB"/>
        </w:rPr>
      </w:pPr>
      <w:r w:rsidRPr="003A06D0">
        <w:rPr>
          <w:noProof/>
          <w:lang w:val="en-GB"/>
        </w:rPr>
        <w:t>SignedReference, 59</w:t>
      </w:r>
    </w:p>
    <w:p w14:paraId="506D90DB" w14:textId="77777777" w:rsidR="00602EA3" w:rsidRPr="003A06D0" w:rsidRDefault="00602EA3">
      <w:pPr>
        <w:pStyle w:val="Index1"/>
        <w:tabs>
          <w:tab w:val="right" w:leader="dot" w:pos="4310"/>
        </w:tabs>
        <w:rPr>
          <w:noProof/>
          <w:lang w:val="en-GB"/>
        </w:rPr>
      </w:pPr>
      <w:r w:rsidRPr="003A06D0">
        <w:rPr>
          <w:noProof/>
          <w:lang w:val="en-GB"/>
        </w:rPr>
        <w:t>OptionalInputsVerify</w:t>
      </w:r>
    </w:p>
    <w:p w14:paraId="165B0F55" w14:textId="77777777" w:rsidR="00602EA3" w:rsidRPr="003A06D0" w:rsidRDefault="00602EA3">
      <w:pPr>
        <w:pStyle w:val="Index2"/>
        <w:tabs>
          <w:tab w:val="right" w:leader="dot" w:pos="4310"/>
        </w:tabs>
        <w:rPr>
          <w:noProof/>
          <w:lang w:val="en-GB"/>
        </w:rPr>
      </w:pPr>
      <w:r w:rsidRPr="003A06D0">
        <w:rPr>
          <w:noProof/>
          <w:lang w:val="en-GB"/>
        </w:rPr>
        <w:t>AdditionalKeyInfo, 62</w:t>
      </w:r>
    </w:p>
    <w:p w14:paraId="3E67E754" w14:textId="77777777" w:rsidR="00602EA3" w:rsidRPr="003A06D0" w:rsidRDefault="00602EA3">
      <w:pPr>
        <w:pStyle w:val="Index2"/>
        <w:tabs>
          <w:tab w:val="right" w:leader="dot" w:pos="4310"/>
        </w:tabs>
        <w:rPr>
          <w:noProof/>
          <w:lang w:val="en-GB"/>
        </w:rPr>
      </w:pPr>
      <w:r w:rsidRPr="003A06D0">
        <w:rPr>
          <w:noProof/>
          <w:lang w:val="en-GB"/>
        </w:rPr>
        <w:t>ReturnAugmentedSignature, 62</w:t>
      </w:r>
    </w:p>
    <w:p w14:paraId="332244E1" w14:textId="77777777" w:rsidR="00602EA3" w:rsidRPr="003A06D0" w:rsidRDefault="00602EA3">
      <w:pPr>
        <w:pStyle w:val="Index2"/>
        <w:tabs>
          <w:tab w:val="right" w:leader="dot" w:pos="4310"/>
        </w:tabs>
        <w:rPr>
          <w:noProof/>
          <w:lang w:val="en-GB"/>
        </w:rPr>
      </w:pPr>
      <w:r w:rsidRPr="003A06D0">
        <w:rPr>
          <w:noProof/>
          <w:lang w:val="en-GB"/>
        </w:rPr>
        <w:t>ReturnProcessingDetails, 62</w:t>
      </w:r>
    </w:p>
    <w:p w14:paraId="44B92A87" w14:textId="77777777" w:rsidR="00602EA3" w:rsidRPr="003A06D0" w:rsidRDefault="00602EA3">
      <w:pPr>
        <w:pStyle w:val="Index2"/>
        <w:tabs>
          <w:tab w:val="right" w:leader="dot" w:pos="4310"/>
        </w:tabs>
        <w:rPr>
          <w:noProof/>
          <w:lang w:val="en-GB"/>
        </w:rPr>
      </w:pPr>
      <w:r w:rsidRPr="003A06D0">
        <w:rPr>
          <w:noProof/>
          <w:lang w:val="en-GB"/>
        </w:rPr>
        <w:t>ReturnSignerIdentity, 62</w:t>
      </w:r>
    </w:p>
    <w:p w14:paraId="0EA15F21" w14:textId="77777777" w:rsidR="00602EA3" w:rsidRPr="003A06D0" w:rsidRDefault="00602EA3">
      <w:pPr>
        <w:pStyle w:val="Index2"/>
        <w:tabs>
          <w:tab w:val="right" w:leader="dot" w:pos="4310"/>
        </w:tabs>
        <w:rPr>
          <w:noProof/>
          <w:lang w:val="en-GB"/>
        </w:rPr>
      </w:pPr>
      <w:r w:rsidRPr="003A06D0">
        <w:rPr>
          <w:noProof/>
          <w:lang w:val="en-GB"/>
        </w:rPr>
        <w:t>ReturnSigningTimeInfo, 62</w:t>
      </w:r>
    </w:p>
    <w:p w14:paraId="5FCB1F8C" w14:textId="77777777" w:rsidR="00602EA3" w:rsidRPr="003A06D0" w:rsidRDefault="00602EA3">
      <w:pPr>
        <w:pStyle w:val="Index2"/>
        <w:tabs>
          <w:tab w:val="right" w:leader="dot" w:pos="4310"/>
        </w:tabs>
        <w:rPr>
          <w:noProof/>
          <w:lang w:val="en-GB"/>
        </w:rPr>
      </w:pPr>
      <w:r w:rsidRPr="003A06D0">
        <w:rPr>
          <w:noProof/>
          <w:lang w:val="en-GB"/>
        </w:rPr>
        <w:t>ReturnTimestampedSignature, 63</w:t>
      </w:r>
    </w:p>
    <w:p w14:paraId="0E861E4C" w14:textId="77777777" w:rsidR="00602EA3" w:rsidRPr="003A06D0" w:rsidRDefault="00602EA3">
      <w:pPr>
        <w:pStyle w:val="Index2"/>
        <w:tabs>
          <w:tab w:val="right" w:leader="dot" w:pos="4310"/>
        </w:tabs>
        <w:rPr>
          <w:noProof/>
          <w:lang w:val="en-GB"/>
        </w:rPr>
      </w:pPr>
      <w:r w:rsidRPr="003A06D0">
        <w:rPr>
          <w:noProof/>
          <w:lang w:val="en-GB"/>
        </w:rPr>
        <w:t>ReturnTransformedDocument, 63</w:t>
      </w:r>
    </w:p>
    <w:p w14:paraId="4A44F451" w14:textId="77777777" w:rsidR="00602EA3" w:rsidRPr="003A06D0" w:rsidRDefault="00602EA3">
      <w:pPr>
        <w:pStyle w:val="Index2"/>
        <w:tabs>
          <w:tab w:val="right" w:leader="dot" w:pos="4310"/>
        </w:tabs>
        <w:rPr>
          <w:noProof/>
          <w:lang w:val="en-GB"/>
        </w:rPr>
      </w:pPr>
      <w:r w:rsidRPr="003A06D0">
        <w:rPr>
          <w:noProof/>
          <w:lang w:val="en-GB"/>
        </w:rPr>
        <w:t>ReturnVerificationTimeInfo, 62</w:t>
      </w:r>
    </w:p>
    <w:p w14:paraId="525DB5CB" w14:textId="77777777" w:rsidR="00602EA3" w:rsidRPr="003A06D0" w:rsidRDefault="00602EA3">
      <w:pPr>
        <w:pStyle w:val="Index2"/>
        <w:tabs>
          <w:tab w:val="right" w:leader="dot" w:pos="4310"/>
        </w:tabs>
        <w:rPr>
          <w:noProof/>
          <w:lang w:val="en-GB"/>
        </w:rPr>
      </w:pPr>
      <w:r w:rsidRPr="003A06D0">
        <w:rPr>
          <w:noProof/>
          <w:lang w:val="en-GB"/>
        </w:rPr>
        <w:t>UseVerificationTime, 62</w:t>
      </w:r>
    </w:p>
    <w:p w14:paraId="70141BF0" w14:textId="77777777" w:rsidR="00602EA3" w:rsidRPr="003A06D0" w:rsidRDefault="00602EA3">
      <w:pPr>
        <w:pStyle w:val="Index2"/>
        <w:tabs>
          <w:tab w:val="right" w:leader="dot" w:pos="4310"/>
        </w:tabs>
        <w:rPr>
          <w:noProof/>
          <w:lang w:val="en-GB"/>
        </w:rPr>
      </w:pPr>
      <w:r w:rsidRPr="003A06D0">
        <w:rPr>
          <w:noProof/>
          <w:lang w:val="en-GB"/>
        </w:rPr>
        <w:t>VerifyManifest, 63</w:t>
      </w:r>
    </w:p>
    <w:p w14:paraId="4E80B54E" w14:textId="77777777" w:rsidR="00602EA3" w:rsidRPr="003A06D0" w:rsidRDefault="00602EA3">
      <w:pPr>
        <w:pStyle w:val="Index1"/>
        <w:tabs>
          <w:tab w:val="right" w:leader="dot" w:pos="4310"/>
        </w:tabs>
        <w:rPr>
          <w:noProof/>
          <w:lang w:val="en-GB"/>
        </w:rPr>
      </w:pPr>
      <w:r w:rsidRPr="003A06D0">
        <w:rPr>
          <w:noProof/>
          <w:lang w:val="en-GB"/>
        </w:rPr>
        <w:t>OptionalOutputs</w:t>
      </w:r>
    </w:p>
    <w:p w14:paraId="3AB85990" w14:textId="77777777" w:rsidR="00602EA3" w:rsidRPr="003A06D0" w:rsidRDefault="00602EA3">
      <w:pPr>
        <w:pStyle w:val="Index2"/>
        <w:tabs>
          <w:tab w:val="right" w:leader="dot" w:pos="4310"/>
        </w:tabs>
        <w:rPr>
          <w:noProof/>
          <w:lang w:val="en-GB"/>
        </w:rPr>
      </w:pPr>
      <w:r w:rsidRPr="003A06D0">
        <w:rPr>
          <w:noProof/>
          <w:lang w:val="en-GB"/>
        </w:rPr>
        <w:t>AppliedPolicy, 33</w:t>
      </w:r>
    </w:p>
    <w:p w14:paraId="4D50B630" w14:textId="77777777" w:rsidR="00602EA3" w:rsidRPr="003A06D0" w:rsidRDefault="00602EA3">
      <w:pPr>
        <w:pStyle w:val="Index2"/>
        <w:tabs>
          <w:tab w:val="right" w:leader="dot" w:pos="4310"/>
        </w:tabs>
        <w:rPr>
          <w:noProof/>
          <w:lang w:val="en-GB"/>
        </w:rPr>
      </w:pPr>
      <w:r w:rsidRPr="003A06D0">
        <w:rPr>
          <w:noProof/>
          <w:lang w:val="en-GB"/>
        </w:rPr>
        <w:t>Other, 33</w:t>
      </w:r>
    </w:p>
    <w:p w14:paraId="2C6A3737" w14:textId="77777777" w:rsidR="00602EA3" w:rsidRPr="003A06D0" w:rsidRDefault="00602EA3">
      <w:pPr>
        <w:pStyle w:val="Index1"/>
        <w:tabs>
          <w:tab w:val="right" w:leader="dot" w:pos="4310"/>
        </w:tabs>
        <w:rPr>
          <w:noProof/>
          <w:lang w:val="en-GB"/>
        </w:rPr>
      </w:pPr>
      <w:r w:rsidRPr="003A06D0">
        <w:rPr>
          <w:noProof/>
          <w:lang w:val="en-GB"/>
        </w:rPr>
        <w:t>OptionalOutputsBase</w:t>
      </w:r>
    </w:p>
    <w:p w14:paraId="01D5026A" w14:textId="77777777" w:rsidR="00602EA3" w:rsidRPr="003A06D0" w:rsidRDefault="00602EA3">
      <w:pPr>
        <w:pStyle w:val="Index2"/>
        <w:tabs>
          <w:tab w:val="right" w:leader="dot" w:pos="4310"/>
        </w:tabs>
        <w:rPr>
          <w:noProof/>
          <w:lang w:val="en-GB"/>
        </w:rPr>
      </w:pPr>
      <w:r w:rsidRPr="003A06D0">
        <w:rPr>
          <w:noProof/>
          <w:lang w:val="en-GB"/>
        </w:rPr>
        <w:t>DocumentWithSignature, 66</w:t>
      </w:r>
    </w:p>
    <w:p w14:paraId="63CA5048" w14:textId="77777777" w:rsidR="00602EA3" w:rsidRPr="003A06D0" w:rsidRDefault="00602EA3">
      <w:pPr>
        <w:pStyle w:val="Index2"/>
        <w:tabs>
          <w:tab w:val="right" w:leader="dot" w:pos="4310"/>
        </w:tabs>
        <w:rPr>
          <w:noProof/>
          <w:lang w:val="en-GB"/>
        </w:rPr>
      </w:pPr>
      <w:r w:rsidRPr="003A06D0">
        <w:rPr>
          <w:noProof/>
          <w:lang w:val="en-GB"/>
        </w:rPr>
        <w:t>Schemas, 66</w:t>
      </w:r>
    </w:p>
    <w:p w14:paraId="6376C7B4" w14:textId="77777777" w:rsidR="00602EA3" w:rsidRPr="003A06D0" w:rsidRDefault="00602EA3">
      <w:pPr>
        <w:pStyle w:val="Index2"/>
        <w:tabs>
          <w:tab w:val="right" w:leader="dot" w:pos="4310"/>
        </w:tabs>
        <w:rPr>
          <w:noProof/>
          <w:lang w:val="en-GB"/>
        </w:rPr>
      </w:pPr>
      <w:r w:rsidRPr="003A06D0">
        <w:rPr>
          <w:noProof/>
          <w:lang w:val="en-GB"/>
        </w:rPr>
        <w:t>TransformedDocument, 66</w:t>
      </w:r>
    </w:p>
    <w:p w14:paraId="5ED8244C" w14:textId="77777777" w:rsidR="00602EA3" w:rsidRPr="003A06D0" w:rsidRDefault="00602EA3">
      <w:pPr>
        <w:pStyle w:val="Index1"/>
        <w:tabs>
          <w:tab w:val="right" w:leader="dot" w:pos="4310"/>
        </w:tabs>
        <w:rPr>
          <w:noProof/>
          <w:lang w:val="en-GB"/>
        </w:rPr>
      </w:pPr>
      <w:r w:rsidRPr="003A06D0">
        <w:rPr>
          <w:noProof/>
          <w:lang w:val="en-GB"/>
        </w:rPr>
        <w:t>OptionalOutputsVerify</w:t>
      </w:r>
    </w:p>
    <w:p w14:paraId="24F564A2" w14:textId="77777777" w:rsidR="00602EA3" w:rsidRPr="003A06D0" w:rsidRDefault="00602EA3">
      <w:pPr>
        <w:pStyle w:val="Index2"/>
        <w:tabs>
          <w:tab w:val="right" w:leader="dot" w:pos="4310"/>
        </w:tabs>
        <w:rPr>
          <w:noProof/>
          <w:lang w:val="en-GB"/>
        </w:rPr>
      </w:pPr>
      <w:r w:rsidRPr="003A06D0">
        <w:rPr>
          <w:noProof/>
          <w:lang w:val="en-GB"/>
        </w:rPr>
        <w:t>AugmentedSignature, 69</w:t>
      </w:r>
    </w:p>
    <w:p w14:paraId="75225957" w14:textId="77777777" w:rsidR="00602EA3" w:rsidRPr="003A06D0" w:rsidRDefault="00602EA3">
      <w:pPr>
        <w:pStyle w:val="Index2"/>
        <w:tabs>
          <w:tab w:val="right" w:leader="dot" w:pos="4310"/>
        </w:tabs>
        <w:rPr>
          <w:noProof/>
          <w:lang w:val="en-GB"/>
        </w:rPr>
      </w:pPr>
      <w:r w:rsidRPr="003A06D0">
        <w:rPr>
          <w:noProof/>
          <w:lang w:val="en-GB"/>
        </w:rPr>
        <w:t>ProcessingDetails, 69</w:t>
      </w:r>
    </w:p>
    <w:p w14:paraId="41CA4B2D" w14:textId="77777777" w:rsidR="00602EA3" w:rsidRPr="003A06D0" w:rsidRDefault="00602EA3">
      <w:pPr>
        <w:pStyle w:val="Index2"/>
        <w:tabs>
          <w:tab w:val="right" w:leader="dot" w:pos="4310"/>
        </w:tabs>
        <w:rPr>
          <w:noProof/>
          <w:lang w:val="en-GB"/>
        </w:rPr>
      </w:pPr>
      <w:r w:rsidRPr="003A06D0">
        <w:rPr>
          <w:noProof/>
          <w:lang w:val="en-GB"/>
        </w:rPr>
        <w:t>SignerIdentity, 69</w:t>
      </w:r>
    </w:p>
    <w:p w14:paraId="08B2DED5" w14:textId="77777777" w:rsidR="00602EA3" w:rsidRPr="003A06D0" w:rsidRDefault="00602EA3">
      <w:pPr>
        <w:pStyle w:val="Index2"/>
        <w:tabs>
          <w:tab w:val="right" w:leader="dot" w:pos="4310"/>
        </w:tabs>
        <w:rPr>
          <w:noProof/>
          <w:lang w:val="en-GB"/>
        </w:rPr>
      </w:pPr>
      <w:r w:rsidRPr="003A06D0">
        <w:rPr>
          <w:noProof/>
          <w:lang w:val="en-GB"/>
        </w:rPr>
        <w:t>SigningTimeInfo, 69</w:t>
      </w:r>
    </w:p>
    <w:p w14:paraId="511B50EB" w14:textId="77777777" w:rsidR="00602EA3" w:rsidRPr="003A06D0" w:rsidRDefault="00602EA3">
      <w:pPr>
        <w:pStyle w:val="Index2"/>
        <w:tabs>
          <w:tab w:val="right" w:leader="dot" w:pos="4310"/>
        </w:tabs>
        <w:rPr>
          <w:noProof/>
          <w:lang w:val="en-GB"/>
        </w:rPr>
      </w:pPr>
      <w:r w:rsidRPr="003A06D0">
        <w:rPr>
          <w:noProof/>
          <w:lang w:val="en-GB"/>
        </w:rPr>
        <w:t>TimestampedSignature, 69</w:t>
      </w:r>
    </w:p>
    <w:p w14:paraId="1FFC2269" w14:textId="77777777" w:rsidR="00602EA3" w:rsidRPr="003A06D0" w:rsidRDefault="00602EA3">
      <w:pPr>
        <w:pStyle w:val="Index2"/>
        <w:tabs>
          <w:tab w:val="right" w:leader="dot" w:pos="4310"/>
        </w:tabs>
        <w:rPr>
          <w:noProof/>
          <w:lang w:val="en-GB"/>
        </w:rPr>
      </w:pPr>
      <w:r w:rsidRPr="003A06D0">
        <w:rPr>
          <w:noProof/>
          <w:lang w:val="en-GB"/>
        </w:rPr>
        <w:t>VerificationTimeInfo, 69</w:t>
      </w:r>
    </w:p>
    <w:p w14:paraId="26C0E439" w14:textId="77777777" w:rsidR="00602EA3" w:rsidRPr="003A06D0" w:rsidRDefault="00602EA3">
      <w:pPr>
        <w:pStyle w:val="Index2"/>
        <w:tabs>
          <w:tab w:val="right" w:leader="dot" w:pos="4310"/>
        </w:tabs>
        <w:rPr>
          <w:noProof/>
          <w:lang w:val="en-GB"/>
        </w:rPr>
      </w:pPr>
      <w:r w:rsidRPr="003A06D0">
        <w:rPr>
          <w:noProof/>
          <w:lang w:val="en-GB"/>
        </w:rPr>
        <w:t>VerifyManifestResults, 68</w:t>
      </w:r>
    </w:p>
    <w:p w14:paraId="51001C86" w14:textId="77777777" w:rsidR="00602EA3" w:rsidRPr="003A06D0" w:rsidRDefault="00602EA3">
      <w:pPr>
        <w:pStyle w:val="Index1"/>
        <w:tabs>
          <w:tab w:val="right" w:leader="dot" w:pos="4310"/>
        </w:tabs>
        <w:rPr>
          <w:noProof/>
          <w:lang w:val="en-GB"/>
        </w:rPr>
      </w:pPr>
      <w:r w:rsidRPr="003A06D0">
        <w:rPr>
          <w:noProof/>
          <w:lang w:val="en-GB"/>
        </w:rPr>
        <w:t>PendingRequest</w:t>
      </w:r>
    </w:p>
    <w:p w14:paraId="0C5314E7" w14:textId="77777777" w:rsidR="00602EA3" w:rsidRPr="003A06D0" w:rsidRDefault="00602EA3">
      <w:pPr>
        <w:pStyle w:val="Index2"/>
        <w:tabs>
          <w:tab w:val="right" w:leader="dot" w:pos="4310"/>
        </w:tabs>
        <w:rPr>
          <w:noProof/>
          <w:lang w:val="en-GB"/>
        </w:rPr>
      </w:pPr>
      <w:r w:rsidRPr="003A06D0">
        <w:rPr>
          <w:noProof/>
          <w:lang w:val="en-GB"/>
        </w:rPr>
        <w:t>ClaimedIdentity, 54</w:t>
      </w:r>
    </w:p>
    <w:p w14:paraId="6A559BAF" w14:textId="77777777" w:rsidR="00602EA3" w:rsidRPr="003A06D0" w:rsidRDefault="00602EA3">
      <w:pPr>
        <w:pStyle w:val="Index1"/>
        <w:tabs>
          <w:tab w:val="right" w:leader="dot" w:pos="4310"/>
        </w:tabs>
        <w:rPr>
          <w:noProof/>
          <w:lang w:val="en-GB"/>
        </w:rPr>
      </w:pPr>
      <w:r w:rsidRPr="003A06D0">
        <w:rPr>
          <w:noProof/>
          <w:lang w:val="en-GB"/>
        </w:rPr>
        <w:t>ProcessingDetails</w:t>
      </w:r>
    </w:p>
    <w:p w14:paraId="71428A7F" w14:textId="77777777" w:rsidR="00602EA3" w:rsidRPr="003A06D0" w:rsidRDefault="00602EA3">
      <w:pPr>
        <w:pStyle w:val="Index2"/>
        <w:tabs>
          <w:tab w:val="right" w:leader="dot" w:pos="4310"/>
        </w:tabs>
        <w:rPr>
          <w:noProof/>
          <w:lang w:val="en-GB"/>
        </w:rPr>
      </w:pPr>
      <w:r w:rsidRPr="003A06D0">
        <w:rPr>
          <w:noProof/>
          <w:lang w:val="en-GB"/>
        </w:rPr>
        <w:t>IndeterminateDetail, 99</w:t>
      </w:r>
    </w:p>
    <w:p w14:paraId="20C828FE" w14:textId="77777777" w:rsidR="00602EA3" w:rsidRPr="003A06D0" w:rsidRDefault="00602EA3">
      <w:pPr>
        <w:pStyle w:val="Index2"/>
        <w:tabs>
          <w:tab w:val="right" w:leader="dot" w:pos="4310"/>
        </w:tabs>
        <w:rPr>
          <w:noProof/>
          <w:lang w:val="en-GB"/>
        </w:rPr>
      </w:pPr>
      <w:r w:rsidRPr="003A06D0">
        <w:rPr>
          <w:noProof/>
          <w:lang w:val="en-GB"/>
        </w:rPr>
        <w:t>InvalidDetail, 99</w:t>
      </w:r>
    </w:p>
    <w:p w14:paraId="39D95FAE" w14:textId="77777777" w:rsidR="00602EA3" w:rsidRPr="003A06D0" w:rsidRDefault="00602EA3">
      <w:pPr>
        <w:pStyle w:val="Index2"/>
        <w:tabs>
          <w:tab w:val="right" w:leader="dot" w:pos="4310"/>
        </w:tabs>
        <w:rPr>
          <w:noProof/>
          <w:lang w:val="en-GB"/>
        </w:rPr>
      </w:pPr>
      <w:r w:rsidRPr="003A06D0">
        <w:rPr>
          <w:noProof/>
          <w:lang w:val="en-GB"/>
        </w:rPr>
        <w:t>ValidDetail, 99</w:t>
      </w:r>
    </w:p>
    <w:p w14:paraId="63387405" w14:textId="77777777" w:rsidR="00602EA3" w:rsidRPr="003A06D0" w:rsidRDefault="00602EA3">
      <w:pPr>
        <w:pStyle w:val="Index1"/>
        <w:tabs>
          <w:tab w:val="right" w:leader="dot" w:pos="4310"/>
        </w:tabs>
        <w:rPr>
          <w:noProof/>
          <w:lang w:val="en-GB"/>
        </w:rPr>
      </w:pPr>
      <w:r w:rsidRPr="003A06D0">
        <w:rPr>
          <w:noProof/>
          <w:lang w:val="en-GB"/>
        </w:rPr>
        <w:t>Properties</w:t>
      </w:r>
    </w:p>
    <w:p w14:paraId="07C7CD8B" w14:textId="77777777" w:rsidR="00602EA3" w:rsidRPr="003A06D0" w:rsidRDefault="00602EA3">
      <w:pPr>
        <w:pStyle w:val="Index2"/>
        <w:tabs>
          <w:tab w:val="right" w:leader="dot" w:pos="4310"/>
        </w:tabs>
        <w:rPr>
          <w:noProof/>
          <w:lang w:val="en-GB"/>
        </w:rPr>
      </w:pPr>
      <w:r w:rsidRPr="003A06D0">
        <w:rPr>
          <w:noProof/>
          <w:lang w:val="en-GB"/>
        </w:rPr>
        <w:t>Property, 80</w:t>
      </w:r>
    </w:p>
    <w:p w14:paraId="17250C4A" w14:textId="77777777" w:rsidR="00602EA3" w:rsidRPr="003A06D0" w:rsidRDefault="00602EA3">
      <w:pPr>
        <w:pStyle w:val="Index1"/>
        <w:tabs>
          <w:tab w:val="right" w:leader="dot" w:pos="4310"/>
        </w:tabs>
        <w:rPr>
          <w:noProof/>
          <w:lang w:val="en-GB"/>
        </w:rPr>
      </w:pPr>
      <w:r w:rsidRPr="003A06D0">
        <w:rPr>
          <w:noProof/>
          <w:lang w:val="en-GB"/>
        </w:rPr>
        <w:t>PropertiesHolder</w:t>
      </w:r>
    </w:p>
    <w:p w14:paraId="03552E9B" w14:textId="77777777" w:rsidR="00602EA3" w:rsidRPr="003A06D0" w:rsidRDefault="00602EA3">
      <w:pPr>
        <w:pStyle w:val="Index2"/>
        <w:tabs>
          <w:tab w:val="right" w:leader="dot" w:pos="4310"/>
        </w:tabs>
        <w:rPr>
          <w:noProof/>
          <w:lang w:val="en-GB"/>
        </w:rPr>
      </w:pPr>
      <w:r w:rsidRPr="003A06D0">
        <w:rPr>
          <w:noProof/>
          <w:lang w:val="en-GB"/>
        </w:rPr>
        <w:t>SignedProperties, 79</w:t>
      </w:r>
    </w:p>
    <w:p w14:paraId="75E99ADD" w14:textId="77777777" w:rsidR="00602EA3" w:rsidRPr="003A06D0" w:rsidRDefault="00602EA3">
      <w:pPr>
        <w:pStyle w:val="Index2"/>
        <w:tabs>
          <w:tab w:val="right" w:leader="dot" w:pos="4310"/>
        </w:tabs>
        <w:rPr>
          <w:noProof/>
          <w:lang w:val="en-GB"/>
        </w:rPr>
      </w:pPr>
      <w:r w:rsidRPr="003A06D0">
        <w:rPr>
          <w:noProof/>
          <w:lang w:val="en-GB"/>
        </w:rPr>
        <w:t>UnsignedProperties, 79</w:t>
      </w:r>
    </w:p>
    <w:p w14:paraId="1DE71716" w14:textId="77777777" w:rsidR="00602EA3" w:rsidRPr="003A06D0" w:rsidRDefault="00602EA3">
      <w:pPr>
        <w:pStyle w:val="Index1"/>
        <w:tabs>
          <w:tab w:val="right" w:leader="dot" w:pos="4310"/>
        </w:tabs>
        <w:rPr>
          <w:noProof/>
          <w:lang w:val="en-GB"/>
        </w:rPr>
      </w:pPr>
      <w:r w:rsidRPr="003A06D0">
        <w:rPr>
          <w:noProof/>
          <w:lang w:val="en-GB"/>
        </w:rPr>
        <w:t>Property</w:t>
      </w:r>
    </w:p>
    <w:p w14:paraId="456D68B4" w14:textId="77777777" w:rsidR="00602EA3" w:rsidRPr="003A06D0" w:rsidRDefault="00602EA3">
      <w:pPr>
        <w:pStyle w:val="Index2"/>
        <w:tabs>
          <w:tab w:val="right" w:leader="dot" w:pos="4310"/>
        </w:tabs>
        <w:rPr>
          <w:noProof/>
          <w:lang w:val="en-GB"/>
        </w:rPr>
      </w:pPr>
      <w:r w:rsidRPr="003A06D0">
        <w:rPr>
          <w:noProof/>
          <w:lang w:val="en-GB"/>
        </w:rPr>
        <w:t>Property, 81</w:t>
      </w:r>
    </w:p>
    <w:p w14:paraId="1156A6B2" w14:textId="77777777" w:rsidR="00602EA3" w:rsidRPr="003A06D0" w:rsidRDefault="00602EA3">
      <w:pPr>
        <w:pStyle w:val="Index2"/>
        <w:tabs>
          <w:tab w:val="right" w:leader="dot" w:pos="4310"/>
        </w:tabs>
        <w:rPr>
          <w:noProof/>
          <w:lang w:val="en-GB"/>
        </w:rPr>
      </w:pPr>
      <w:r w:rsidRPr="003A06D0">
        <w:rPr>
          <w:noProof/>
          <w:lang w:val="en-GB"/>
        </w:rPr>
        <w:t>Value, 81</w:t>
      </w:r>
    </w:p>
    <w:p w14:paraId="4445C452" w14:textId="77777777" w:rsidR="00602EA3" w:rsidRPr="003A06D0" w:rsidRDefault="00602EA3">
      <w:pPr>
        <w:pStyle w:val="Index1"/>
        <w:tabs>
          <w:tab w:val="right" w:leader="dot" w:pos="4310"/>
        </w:tabs>
        <w:rPr>
          <w:noProof/>
          <w:lang w:val="en-GB"/>
        </w:rPr>
      </w:pPr>
      <w:r w:rsidRPr="003A06D0">
        <w:rPr>
          <w:noProof/>
          <w:lang w:val="en-GB"/>
        </w:rPr>
        <w:t>RequestBase</w:t>
      </w:r>
    </w:p>
    <w:p w14:paraId="43894678" w14:textId="77777777" w:rsidR="00602EA3" w:rsidRPr="003A06D0" w:rsidRDefault="00602EA3">
      <w:pPr>
        <w:pStyle w:val="Index2"/>
        <w:tabs>
          <w:tab w:val="right" w:leader="dot" w:pos="4310"/>
        </w:tabs>
        <w:rPr>
          <w:noProof/>
          <w:lang w:val="en-GB"/>
        </w:rPr>
      </w:pPr>
      <w:r w:rsidRPr="003A06D0">
        <w:rPr>
          <w:noProof/>
          <w:lang w:val="en-GB"/>
        </w:rPr>
        <w:t>Profile, 33</w:t>
      </w:r>
    </w:p>
    <w:p w14:paraId="04614AC8" w14:textId="77777777" w:rsidR="00602EA3" w:rsidRPr="003A06D0" w:rsidRDefault="00602EA3">
      <w:pPr>
        <w:pStyle w:val="Index2"/>
        <w:tabs>
          <w:tab w:val="right" w:leader="dot" w:pos="4310"/>
        </w:tabs>
        <w:rPr>
          <w:noProof/>
          <w:lang w:val="en-GB"/>
        </w:rPr>
      </w:pPr>
      <w:r w:rsidRPr="003A06D0">
        <w:rPr>
          <w:noProof/>
          <w:lang w:val="en-GB"/>
        </w:rPr>
        <w:t>RequestID, 33</w:t>
      </w:r>
    </w:p>
    <w:p w14:paraId="237E7E53" w14:textId="77777777" w:rsidR="00602EA3" w:rsidRPr="003A06D0" w:rsidRDefault="00602EA3">
      <w:pPr>
        <w:pStyle w:val="Index1"/>
        <w:tabs>
          <w:tab w:val="right" w:leader="dot" w:pos="4310"/>
        </w:tabs>
        <w:rPr>
          <w:noProof/>
          <w:lang w:val="en-GB"/>
        </w:rPr>
      </w:pPr>
      <w:r w:rsidRPr="003A06D0">
        <w:rPr>
          <w:noProof/>
          <w:lang w:val="en-GB"/>
        </w:rPr>
        <w:t>RequestID</w:t>
      </w:r>
    </w:p>
    <w:p w14:paraId="46C0FB50" w14:textId="77777777" w:rsidR="00602EA3" w:rsidRPr="003A06D0" w:rsidRDefault="00602EA3">
      <w:pPr>
        <w:pStyle w:val="Index2"/>
        <w:tabs>
          <w:tab w:val="right" w:leader="dot" w:pos="4310"/>
        </w:tabs>
        <w:rPr>
          <w:noProof/>
          <w:lang w:val="en-GB"/>
        </w:rPr>
      </w:pPr>
      <w:r w:rsidRPr="003A06D0">
        <w:rPr>
          <w:noProof/>
          <w:lang w:val="en-GB"/>
        </w:rPr>
        <w:t>value, 55</w:t>
      </w:r>
    </w:p>
    <w:p w14:paraId="7475F8A3" w14:textId="77777777" w:rsidR="00602EA3" w:rsidRPr="003A06D0" w:rsidRDefault="00602EA3">
      <w:pPr>
        <w:pStyle w:val="Index1"/>
        <w:tabs>
          <w:tab w:val="right" w:leader="dot" w:pos="4310"/>
        </w:tabs>
        <w:rPr>
          <w:noProof/>
          <w:lang w:val="en-GB"/>
        </w:rPr>
      </w:pPr>
      <w:r w:rsidRPr="003A06D0">
        <w:rPr>
          <w:noProof/>
          <w:lang w:val="en-GB"/>
        </w:rPr>
        <w:t>ResponseBase</w:t>
      </w:r>
    </w:p>
    <w:p w14:paraId="6CD0777A" w14:textId="77777777" w:rsidR="00602EA3" w:rsidRPr="003A06D0" w:rsidRDefault="00602EA3">
      <w:pPr>
        <w:pStyle w:val="Index2"/>
        <w:tabs>
          <w:tab w:val="right" w:leader="dot" w:pos="4310"/>
        </w:tabs>
        <w:rPr>
          <w:noProof/>
          <w:lang w:val="en-GB"/>
        </w:rPr>
      </w:pPr>
      <w:r w:rsidRPr="003A06D0">
        <w:rPr>
          <w:noProof/>
          <w:lang w:val="en-GB"/>
        </w:rPr>
        <w:t>AppliedProfile, 34</w:t>
      </w:r>
    </w:p>
    <w:p w14:paraId="148483AD" w14:textId="77777777" w:rsidR="00602EA3" w:rsidRPr="003A06D0" w:rsidRDefault="00602EA3">
      <w:pPr>
        <w:pStyle w:val="Index2"/>
        <w:tabs>
          <w:tab w:val="right" w:leader="dot" w:pos="4310"/>
        </w:tabs>
        <w:rPr>
          <w:noProof/>
          <w:lang w:val="en-GB"/>
        </w:rPr>
      </w:pPr>
      <w:r w:rsidRPr="003A06D0">
        <w:rPr>
          <w:noProof/>
          <w:lang w:val="en-GB"/>
        </w:rPr>
        <w:t>RequestID, 34</w:t>
      </w:r>
    </w:p>
    <w:p w14:paraId="3ABC3D2B" w14:textId="77777777" w:rsidR="00602EA3" w:rsidRPr="003A06D0" w:rsidRDefault="00602EA3">
      <w:pPr>
        <w:pStyle w:val="Index2"/>
        <w:tabs>
          <w:tab w:val="right" w:leader="dot" w:pos="4310"/>
        </w:tabs>
        <w:rPr>
          <w:noProof/>
          <w:lang w:val="en-GB"/>
        </w:rPr>
      </w:pPr>
      <w:r w:rsidRPr="003A06D0">
        <w:rPr>
          <w:noProof/>
          <w:lang w:val="en-GB"/>
        </w:rPr>
        <w:t>ResponseID, 34</w:t>
      </w:r>
    </w:p>
    <w:p w14:paraId="628372BC" w14:textId="77777777" w:rsidR="00602EA3" w:rsidRPr="003A06D0" w:rsidRDefault="00602EA3">
      <w:pPr>
        <w:pStyle w:val="Index2"/>
        <w:tabs>
          <w:tab w:val="right" w:leader="dot" w:pos="4310"/>
        </w:tabs>
        <w:rPr>
          <w:noProof/>
          <w:lang w:val="en-GB"/>
        </w:rPr>
      </w:pPr>
      <w:r w:rsidRPr="003A06D0">
        <w:rPr>
          <w:noProof/>
          <w:lang w:val="en-GB"/>
        </w:rPr>
        <w:t>Result, 34</w:t>
      </w:r>
    </w:p>
    <w:p w14:paraId="67D58783" w14:textId="77777777" w:rsidR="00602EA3" w:rsidRPr="003A06D0" w:rsidRDefault="00602EA3">
      <w:pPr>
        <w:pStyle w:val="Index1"/>
        <w:tabs>
          <w:tab w:val="right" w:leader="dot" w:pos="4310"/>
        </w:tabs>
        <w:rPr>
          <w:noProof/>
          <w:lang w:val="en-GB"/>
        </w:rPr>
      </w:pPr>
      <w:r w:rsidRPr="003A06D0">
        <w:rPr>
          <w:noProof/>
          <w:lang w:val="en-GB"/>
        </w:rPr>
        <w:t>ResponseID</w:t>
      </w:r>
    </w:p>
    <w:p w14:paraId="05BC980A" w14:textId="77777777" w:rsidR="00602EA3" w:rsidRPr="003A06D0" w:rsidRDefault="00602EA3">
      <w:pPr>
        <w:pStyle w:val="Index2"/>
        <w:tabs>
          <w:tab w:val="right" w:leader="dot" w:pos="4310"/>
        </w:tabs>
        <w:rPr>
          <w:noProof/>
          <w:lang w:val="en-GB"/>
        </w:rPr>
      </w:pPr>
      <w:r w:rsidRPr="003A06D0">
        <w:rPr>
          <w:noProof/>
          <w:lang w:val="en-GB"/>
        </w:rPr>
        <w:t>value, 56</w:t>
      </w:r>
    </w:p>
    <w:p w14:paraId="2F217D3E" w14:textId="77777777" w:rsidR="00602EA3" w:rsidRPr="003A06D0" w:rsidRDefault="00602EA3">
      <w:pPr>
        <w:pStyle w:val="Index1"/>
        <w:tabs>
          <w:tab w:val="right" w:leader="dot" w:pos="4310"/>
        </w:tabs>
        <w:rPr>
          <w:noProof/>
          <w:lang w:val="en-GB"/>
        </w:rPr>
      </w:pPr>
      <w:r w:rsidRPr="003A06D0">
        <w:rPr>
          <w:noProof/>
          <w:lang w:val="en-GB"/>
        </w:rPr>
        <w:t>Result</w:t>
      </w:r>
    </w:p>
    <w:p w14:paraId="32CE838C" w14:textId="77777777" w:rsidR="00602EA3" w:rsidRPr="003A06D0" w:rsidRDefault="00602EA3">
      <w:pPr>
        <w:pStyle w:val="Index2"/>
        <w:tabs>
          <w:tab w:val="right" w:leader="dot" w:pos="4310"/>
        </w:tabs>
        <w:rPr>
          <w:noProof/>
          <w:lang w:val="en-GB"/>
        </w:rPr>
      </w:pPr>
      <w:r w:rsidRPr="003A06D0">
        <w:rPr>
          <w:noProof/>
          <w:lang w:val="en-GB"/>
        </w:rPr>
        <w:t>ProblemReference, 30</w:t>
      </w:r>
    </w:p>
    <w:p w14:paraId="37996B66" w14:textId="77777777" w:rsidR="00602EA3" w:rsidRPr="003A06D0" w:rsidRDefault="00602EA3">
      <w:pPr>
        <w:pStyle w:val="Index2"/>
        <w:tabs>
          <w:tab w:val="right" w:leader="dot" w:pos="4310"/>
        </w:tabs>
        <w:rPr>
          <w:noProof/>
          <w:lang w:val="en-GB"/>
        </w:rPr>
      </w:pPr>
      <w:r w:rsidRPr="003A06D0">
        <w:rPr>
          <w:noProof/>
          <w:lang w:val="en-GB"/>
        </w:rPr>
        <w:t>ResultMajor, 29</w:t>
      </w:r>
    </w:p>
    <w:p w14:paraId="13BA0438" w14:textId="77777777" w:rsidR="00602EA3" w:rsidRPr="003A06D0" w:rsidRDefault="00602EA3">
      <w:pPr>
        <w:pStyle w:val="Index2"/>
        <w:tabs>
          <w:tab w:val="right" w:leader="dot" w:pos="4310"/>
        </w:tabs>
        <w:rPr>
          <w:noProof/>
          <w:lang w:val="en-GB"/>
        </w:rPr>
      </w:pPr>
      <w:r w:rsidRPr="003A06D0">
        <w:rPr>
          <w:noProof/>
          <w:lang w:val="en-GB"/>
        </w:rPr>
        <w:t>ResultMessage, 30</w:t>
      </w:r>
    </w:p>
    <w:p w14:paraId="62409BDA" w14:textId="77777777" w:rsidR="00602EA3" w:rsidRPr="003A06D0" w:rsidRDefault="00602EA3">
      <w:pPr>
        <w:pStyle w:val="Index2"/>
        <w:tabs>
          <w:tab w:val="right" w:leader="dot" w:pos="4310"/>
        </w:tabs>
        <w:rPr>
          <w:noProof/>
          <w:lang w:val="en-GB"/>
        </w:rPr>
      </w:pPr>
      <w:r w:rsidRPr="003A06D0">
        <w:rPr>
          <w:noProof/>
          <w:lang w:val="en-GB"/>
        </w:rPr>
        <w:t>ResultMinor, 30</w:t>
      </w:r>
    </w:p>
    <w:p w14:paraId="63A7ED49" w14:textId="77777777" w:rsidR="00602EA3" w:rsidRPr="003A06D0" w:rsidRDefault="00602EA3">
      <w:pPr>
        <w:pStyle w:val="Index1"/>
        <w:tabs>
          <w:tab w:val="right" w:leader="dot" w:pos="4310"/>
        </w:tabs>
        <w:rPr>
          <w:noProof/>
          <w:lang w:val="en-GB"/>
        </w:rPr>
      </w:pPr>
      <w:r w:rsidRPr="003A06D0">
        <w:rPr>
          <w:noProof/>
          <w:lang w:val="en-GB"/>
        </w:rPr>
        <w:t>ReturnTransformedDocument</w:t>
      </w:r>
    </w:p>
    <w:p w14:paraId="3C46E35C" w14:textId="77777777" w:rsidR="00602EA3" w:rsidRPr="003A06D0" w:rsidRDefault="00602EA3">
      <w:pPr>
        <w:pStyle w:val="Index2"/>
        <w:tabs>
          <w:tab w:val="right" w:leader="dot" w:pos="4310"/>
        </w:tabs>
        <w:rPr>
          <w:noProof/>
          <w:lang w:val="en-GB"/>
        </w:rPr>
      </w:pPr>
      <w:r w:rsidRPr="003A06D0">
        <w:rPr>
          <w:noProof/>
          <w:lang w:val="en-GB"/>
        </w:rPr>
        <w:t>WhichReference, 105</w:t>
      </w:r>
    </w:p>
    <w:p w14:paraId="068D1219" w14:textId="77777777" w:rsidR="00602EA3" w:rsidRPr="003A06D0" w:rsidRDefault="00602EA3">
      <w:pPr>
        <w:pStyle w:val="Index1"/>
        <w:tabs>
          <w:tab w:val="right" w:leader="dot" w:pos="4310"/>
        </w:tabs>
        <w:rPr>
          <w:noProof/>
          <w:lang w:val="en-GB"/>
        </w:rPr>
      </w:pPr>
      <w:r w:rsidRPr="003A06D0">
        <w:rPr>
          <w:noProof/>
          <w:lang w:val="en-GB"/>
        </w:rPr>
        <w:t>Schemas</w:t>
      </w:r>
    </w:p>
    <w:p w14:paraId="6CFBFC1B" w14:textId="77777777" w:rsidR="00602EA3" w:rsidRPr="003A06D0" w:rsidRDefault="00602EA3">
      <w:pPr>
        <w:pStyle w:val="Index2"/>
        <w:tabs>
          <w:tab w:val="right" w:leader="dot" w:pos="4310"/>
        </w:tabs>
        <w:rPr>
          <w:noProof/>
          <w:lang w:val="en-GB"/>
        </w:rPr>
      </w:pPr>
      <w:r w:rsidRPr="003A06D0">
        <w:rPr>
          <w:noProof/>
          <w:lang w:val="en-GB"/>
        </w:rPr>
        <w:t>Schema, 73</w:t>
      </w:r>
    </w:p>
    <w:p w14:paraId="1A038C66" w14:textId="77777777" w:rsidR="00602EA3" w:rsidRPr="003A06D0" w:rsidRDefault="00602EA3">
      <w:pPr>
        <w:pStyle w:val="Index1"/>
        <w:tabs>
          <w:tab w:val="right" w:leader="dot" w:pos="4310"/>
        </w:tabs>
        <w:rPr>
          <w:noProof/>
          <w:lang w:val="en-GB"/>
        </w:rPr>
      </w:pPr>
      <w:r w:rsidRPr="003A06D0">
        <w:rPr>
          <w:noProof/>
          <w:lang w:val="en-GB"/>
        </w:rPr>
        <w:t>SignatureObject</w:t>
      </w:r>
    </w:p>
    <w:p w14:paraId="152DF0CF" w14:textId="77777777" w:rsidR="00602EA3" w:rsidRPr="003A06D0" w:rsidRDefault="00602EA3">
      <w:pPr>
        <w:pStyle w:val="Index2"/>
        <w:tabs>
          <w:tab w:val="right" w:leader="dot" w:pos="4310"/>
        </w:tabs>
        <w:rPr>
          <w:noProof/>
          <w:lang w:val="en-GB"/>
        </w:rPr>
      </w:pPr>
      <w:r w:rsidRPr="003A06D0">
        <w:rPr>
          <w:noProof/>
          <w:lang w:val="en-GB"/>
        </w:rPr>
        <w:t>Base64Signature, 48</w:t>
      </w:r>
    </w:p>
    <w:p w14:paraId="1E7C012E" w14:textId="77777777" w:rsidR="00602EA3" w:rsidRPr="003A06D0" w:rsidRDefault="00602EA3">
      <w:pPr>
        <w:pStyle w:val="Index2"/>
        <w:tabs>
          <w:tab w:val="right" w:leader="dot" w:pos="4310"/>
        </w:tabs>
        <w:rPr>
          <w:noProof/>
          <w:lang w:val="en-GB"/>
        </w:rPr>
      </w:pPr>
      <w:r w:rsidRPr="003A06D0">
        <w:rPr>
          <w:noProof/>
          <w:lang w:val="en-GB"/>
        </w:rPr>
        <w:t>SchemaRefs, 48</w:t>
      </w:r>
    </w:p>
    <w:p w14:paraId="1645FC3C" w14:textId="77777777" w:rsidR="00602EA3" w:rsidRPr="003A06D0" w:rsidRDefault="00602EA3">
      <w:pPr>
        <w:pStyle w:val="Index2"/>
        <w:tabs>
          <w:tab w:val="right" w:leader="dot" w:pos="4310"/>
        </w:tabs>
        <w:rPr>
          <w:noProof/>
          <w:lang w:val="en-GB"/>
        </w:rPr>
      </w:pPr>
      <w:r w:rsidRPr="003A06D0">
        <w:rPr>
          <w:noProof/>
          <w:lang w:val="en-GB"/>
        </w:rPr>
        <w:t>SignaturePtr, 48</w:t>
      </w:r>
    </w:p>
    <w:p w14:paraId="15EA37F5" w14:textId="77777777" w:rsidR="00602EA3" w:rsidRPr="003A06D0" w:rsidRDefault="00602EA3">
      <w:pPr>
        <w:pStyle w:val="Index1"/>
        <w:tabs>
          <w:tab w:val="right" w:leader="dot" w:pos="4310"/>
        </w:tabs>
        <w:rPr>
          <w:noProof/>
          <w:lang w:val="en-GB"/>
        </w:rPr>
      </w:pPr>
      <w:r w:rsidRPr="003A06D0">
        <w:rPr>
          <w:noProof/>
          <w:lang w:val="en-GB"/>
        </w:rPr>
        <w:t>SignaturePlacement</w:t>
      </w:r>
    </w:p>
    <w:p w14:paraId="55716148" w14:textId="77777777" w:rsidR="00602EA3" w:rsidRPr="003A06D0" w:rsidRDefault="00602EA3">
      <w:pPr>
        <w:pStyle w:val="Index2"/>
        <w:tabs>
          <w:tab w:val="right" w:leader="dot" w:pos="4310"/>
        </w:tabs>
        <w:rPr>
          <w:noProof/>
          <w:lang w:val="en-GB"/>
        </w:rPr>
      </w:pPr>
      <w:r w:rsidRPr="003A06D0">
        <w:rPr>
          <w:noProof/>
          <w:lang w:val="en-GB"/>
        </w:rPr>
        <w:t>CreateEnvelopedSignature, 84</w:t>
      </w:r>
    </w:p>
    <w:p w14:paraId="79ADF898" w14:textId="77777777" w:rsidR="00602EA3" w:rsidRPr="003A06D0" w:rsidRDefault="00602EA3">
      <w:pPr>
        <w:pStyle w:val="Index2"/>
        <w:tabs>
          <w:tab w:val="right" w:leader="dot" w:pos="4310"/>
        </w:tabs>
        <w:rPr>
          <w:noProof/>
          <w:lang w:val="en-GB"/>
        </w:rPr>
      </w:pPr>
      <w:r w:rsidRPr="003A06D0">
        <w:rPr>
          <w:noProof/>
          <w:lang w:val="en-GB"/>
        </w:rPr>
        <w:t>NsPrefixMapping, 84</w:t>
      </w:r>
    </w:p>
    <w:p w14:paraId="2226DF93" w14:textId="77777777" w:rsidR="00602EA3" w:rsidRPr="003A06D0" w:rsidRDefault="00602EA3">
      <w:pPr>
        <w:pStyle w:val="Index2"/>
        <w:tabs>
          <w:tab w:val="right" w:leader="dot" w:pos="4310"/>
        </w:tabs>
        <w:rPr>
          <w:noProof/>
          <w:lang w:val="en-GB"/>
        </w:rPr>
      </w:pPr>
      <w:r w:rsidRPr="003A06D0">
        <w:rPr>
          <w:noProof/>
          <w:lang w:val="en-GB"/>
        </w:rPr>
        <w:t>WhichDocument, 84</w:t>
      </w:r>
    </w:p>
    <w:p w14:paraId="485BC3B9" w14:textId="77777777" w:rsidR="00602EA3" w:rsidRPr="003A06D0" w:rsidRDefault="00602EA3">
      <w:pPr>
        <w:pStyle w:val="Index2"/>
        <w:tabs>
          <w:tab w:val="right" w:leader="dot" w:pos="4310"/>
        </w:tabs>
        <w:rPr>
          <w:noProof/>
          <w:lang w:val="en-GB"/>
        </w:rPr>
      </w:pPr>
      <w:r w:rsidRPr="003A06D0">
        <w:rPr>
          <w:noProof/>
          <w:lang w:val="en-GB"/>
        </w:rPr>
        <w:t>XPathAfter, 84</w:t>
      </w:r>
    </w:p>
    <w:p w14:paraId="03706854" w14:textId="77777777" w:rsidR="00602EA3" w:rsidRPr="003A06D0" w:rsidRDefault="00602EA3">
      <w:pPr>
        <w:pStyle w:val="Index2"/>
        <w:tabs>
          <w:tab w:val="right" w:leader="dot" w:pos="4310"/>
        </w:tabs>
        <w:rPr>
          <w:noProof/>
          <w:lang w:val="en-GB"/>
        </w:rPr>
      </w:pPr>
      <w:r w:rsidRPr="003A06D0">
        <w:rPr>
          <w:noProof/>
          <w:lang w:val="en-GB"/>
        </w:rPr>
        <w:t>XPathFirstChildOf, 84</w:t>
      </w:r>
    </w:p>
    <w:p w14:paraId="0A5F0302" w14:textId="77777777" w:rsidR="00602EA3" w:rsidRPr="003A06D0" w:rsidRDefault="00602EA3">
      <w:pPr>
        <w:pStyle w:val="Index1"/>
        <w:tabs>
          <w:tab w:val="right" w:leader="dot" w:pos="4310"/>
        </w:tabs>
        <w:rPr>
          <w:noProof/>
          <w:lang w:val="en-GB"/>
        </w:rPr>
      </w:pPr>
      <w:r w:rsidRPr="003A06D0">
        <w:rPr>
          <w:noProof/>
          <w:lang w:val="en-GB"/>
        </w:rPr>
        <w:t>SignaturePtr</w:t>
      </w:r>
    </w:p>
    <w:p w14:paraId="7A0328CF" w14:textId="77777777" w:rsidR="00602EA3" w:rsidRPr="003A06D0" w:rsidRDefault="00602EA3">
      <w:pPr>
        <w:pStyle w:val="Index2"/>
        <w:tabs>
          <w:tab w:val="right" w:leader="dot" w:pos="4310"/>
        </w:tabs>
        <w:rPr>
          <w:noProof/>
          <w:lang w:val="en-GB"/>
        </w:rPr>
      </w:pPr>
      <w:r w:rsidRPr="003A06D0">
        <w:rPr>
          <w:noProof/>
          <w:lang w:val="en-GB"/>
        </w:rPr>
        <w:t>NsPrefixMapping, 49</w:t>
      </w:r>
    </w:p>
    <w:p w14:paraId="6641792B" w14:textId="77777777" w:rsidR="00602EA3" w:rsidRPr="003A06D0" w:rsidRDefault="00602EA3">
      <w:pPr>
        <w:pStyle w:val="Index2"/>
        <w:tabs>
          <w:tab w:val="right" w:leader="dot" w:pos="4310"/>
        </w:tabs>
        <w:rPr>
          <w:noProof/>
          <w:lang w:val="en-GB"/>
        </w:rPr>
      </w:pPr>
      <w:r w:rsidRPr="003A06D0">
        <w:rPr>
          <w:noProof/>
          <w:lang w:val="en-GB"/>
        </w:rPr>
        <w:t>WhichDocument, 49</w:t>
      </w:r>
    </w:p>
    <w:p w14:paraId="78D25D14" w14:textId="77777777" w:rsidR="00602EA3" w:rsidRPr="003A06D0" w:rsidRDefault="00602EA3">
      <w:pPr>
        <w:pStyle w:val="Index2"/>
        <w:tabs>
          <w:tab w:val="right" w:leader="dot" w:pos="4310"/>
        </w:tabs>
        <w:rPr>
          <w:noProof/>
          <w:lang w:val="en-GB"/>
        </w:rPr>
      </w:pPr>
      <w:r w:rsidRPr="003A06D0">
        <w:rPr>
          <w:noProof/>
          <w:lang w:val="en-GB"/>
        </w:rPr>
        <w:t>XPath, 50</w:t>
      </w:r>
    </w:p>
    <w:p w14:paraId="3949CF23" w14:textId="77777777" w:rsidR="00602EA3" w:rsidRPr="003A06D0" w:rsidRDefault="00602EA3">
      <w:pPr>
        <w:pStyle w:val="Index1"/>
        <w:tabs>
          <w:tab w:val="right" w:leader="dot" w:pos="4310"/>
        </w:tabs>
        <w:rPr>
          <w:noProof/>
          <w:lang w:val="en-GB"/>
        </w:rPr>
      </w:pPr>
      <w:r w:rsidRPr="003A06D0">
        <w:rPr>
          <w:noProof/>
          <w:lang w:val="en-GB"/>
        </w:rPr>
        <w:t>SignedReference</w:t>
      </w:r>
    </w:p>
    <w:p w14:paraId="5F9C49C1" w14:textId="77777777" w:rsidR="00602EA3" w:rsidRPr="003A06D0" w:rsidRDefault="00602EA3">
      <w:pPr>
        <w:pStyle w:val="Index2"/>
        <w:tabs>
          <w:tab w:val="right" w:leader="dot" w:pos="4310"/>
        </w:tabs>
        <w:rPr>
          <w:noProof/>
          <w:lang w:val="en-GB"/>
        </w:rPr>
      </w:pPr>
      <w:r w:rsidRPr="003A06D0">
        <w:rPr>
          <w:noProof/>
          <w:lang w:val="en-GB"/>
        </w:rPr>
        <w:t>RefId, 88</w:t>
      </w:r>
    </w:p>
    <w:p w14:paraId="09C65B5D" w14:textId="77777777" w:rsidR="00602EA3" w:rsidRPr="003A06D0" w:rsidRDefault="00602EA3">
      <w:pPr>
        <w:pStyle w:val="Index2"/>
        <w:tabs>
          <w:tab w:val="right" w:leader="dot" w:pos="4310"/>
        </w:tabs>
        <w:rPr>
          <w:noProof/>
          <w:lang w:val="en-GB"/>
        </w:rPr>
      </w:pPr>
      <w:r w:rsidRPr="003A06D0">
        <w:rPr>
          <w:noProof/>
          <w:lang w:val="en-GB"/>
        </w:rPr>
        <w:t>RefURI, 88</w:t>
      </w:r>
    </w:p>
    <w:p w14:paraId="19ABC7FE" w14:textId="77777777" w:rsidR="00602EA3" w:rsidRPr="003A06D0" w:rsidRDefault="00602EA3">
      <w:pPr>
        <w:pStyle w:val="Index2"/>
        <w:tabs>
          <w:tab w:val="right" w:leader="dot" w:pos="4310"/>
        </w:tabs>
        <w:rPr>
          <w:noProof/>
          <w:lang w:val="en-GB"/>
        </w:rPr>
      </w:pPr>
      <w:r w:rsidRPr="003A06D0">
        <w:rPr>
          <w:noProof/>
          <w:lang w:val="en-GB"/>
        </w:rPr>
        <w:t>Transforms, 88</w:t>
      </w:r>
    </w:p>
    <w:p w14:paraId="6E242081" w14:textId="77777777" w:rsidR="00602EA3" w:rsidRPr="003A06D0" w:rsidRDefault="00602EA3">
      <w:pPr>
        <w:pStyle w:val="Index2"/>
        <w:tabs>
          <w:tab w:val="right" w:leader="dot" w:pos="4310"/>
        </w:tabs>
        <w:rPr>
          <w:noProof/>
          <w:lang w:val="en-GB"/>
        </w:rPr>
      </w:pPr>
      <w:r w:rsidRPr="003A06D0">
        <w:rPr>
          <w:noProof/>
          <w:lang w:val="en-GB"/>
        </w:rPr>
        <w:t>WhichDocument, 88</w:t>
      </w:r>
    </w:p>
    <w:p w14:paraId="7AFFEEC5" w14:textId="77777777" w:rsidR="00602EA3" w:rsidRPr="003A06D0" w:rsidRDefault="00602EA3">
      <w:pPr>
        <w:pStyle w:val="Index1"/>
        <w:tabs>
          <w:tab w:val="right" w:leader="dot" w:pos="4310"/>
        </w:tabs>
        <w:rPr>
          <w:noProof/>
          <w:lang w:val="en-GB"/>
        </w:rPr>
      </w:pPr>
      <w:r w:rsidRPr="003A06D0">
        <w:rPr>
          <w:noProof/>
          <w:lang w:val="en-GB"/>
        </w:rPr>
        <w:t>SignedReferences</w:t>
      </w:r>
    </w:p>
    <w:p w14:paraId="4777E9C9" w14:textId="77777777" w:rsidR="00602EA3" w:rsidRPr="003A06D0" w:rsidRDefault="00602EA3">
      <w:pPr>
        <w:pStyle w:val="Index2"/>
        <w:tabs>
          <w:tab w:val="right" w:leader="dot" w:pos="4310"/>
        </w:tabs>
        <w:rPr>
          <w:noProof/>
          <w:lang w:val="en-GB"/>
        </w:rPr>
      </w:pPr>
      <w:r w:rsidRPr="003A06D0">
        <w:rPr>
          <w:noProof/>
          <w:lang w:val="en-GB"/>
        </w:rPr>
        <w:t>SignedReference, 87</w:t>
      </w:r>
    </w:p>
    <w:p w14:paraId="5E50A55A" w14:textId="77777777" w:rsidR="00602EA3" w:rsidRPr="003A06D0" w:rsidRDefault="00602EA3">
      <w:pPr>
        <w:pStyle w:val="Index1"/>
        <w:tabs>
          <w:tab w:val="right" w:leader="dot" w:pos="4310"/>
        </w:tabs>
        <w:rPr>
          <w:noProof/>
          <w:lang w:val="en-GB"/>
        </w:rPr>
      </w:pPr>
      <w:r w:rsidRPr="003A06D0">
        <w:rPr>
          <w:noProof/>
          <w:lang w:val="en-GB"/>
        </w:rPr>
        <w:t>SigningTimeInfo</w:t>
      </w:r>
    </w:p>
    <w:p w14:paraId="56E445A9" w14:textId="77777777" w:rsidR="00602EA3" w:rsidRPr="003A06D0" w:rsidRDefault="00602EA3">
      <w:pPr>
        <w:pStyle w:val="Index2"/>
        <w:tabs>
          <w:tab w:val="right" w:leader="dot" w:pos="4310"/>
        </w:tabs>
        <w:rPr>
          <w:noProof/>
          <w:lang w:val="en-GB"/>
        </w:rPr>
      </w:pPr>
      <w:r w:rsidRPr="003A06D0">
        <w:rPr>
          <w:noProof/>
          <w:lang w:val="en-GB"/>
        </w:rPr>
        <w:t>LowerBoundary, 102</w:t>
      </w:r>
    </w:p>
    <w:p w14:paraId="0E5147AE" w14:textId="77777777" w:rsidR="00602EA3" w:rsidRPr="003A06D0" w:rsidRDefault="00602EA3">
      <w:pPr>
        <w:pStyle w:val="Index2"/>
        <w:tabs>
          <w:tab w:val="right" w:leader="dot" w:pos="4310"/>
        </w:tabs>
        <w:rPr>
          <w:noProof/>
          <w:lang w:val="en-GB"/>
        </w:rPr>
      </w:pPr>
      <w:r w:rsidRPr="003A06D0">
        <w:rPr>
          <w:noProof/>
          <w:lang w:val="en-GB"/>
        </w:rPr>
        <w:t>SigningTime, 102</w:t>
      </w:r>
    </w:p>
    <w:p w14:paraId="5F37852C" w14:textId="77777777" w:rsidR="00602EA3" w:rsidRPr="003A06D0" w:rsidRDefault="00602EA3">
      <w:pPr>
        <w:pStyle w:val="Index2"/>
        <w:tabs>
          <w:tab w:val="right" w:leader="dot" w:pos="4310"/>
        </w:tabs>
        <w:rPr>
          <w:noProof/>
          <w:lang w:val="en-GB"/>
        </w:rPr>
      </w:pPr>
      <w:r w:rsidRPr="003A06D0">
        <w:rPr>
          <w:noProof/>
          <w:lang w:val="en-GB"/>
        </w:rPr>
        <w:t>SigningTimeBoundaries, 102</w:t>
      </w:r>
    </w:p>
    <w:p w14:paraId="6FFCD434" w14:textId="77777777" w:rsidR="00602EA3" w:rsidRPr="003A06D0" w:rsidRDefault="00602EA3">
      <w:pPr>
        <w:pStyle w:val="Index2"/>
        <w:tabs>
          <w:tab w:val="right" w:leader="dot" w:pos="4310"/>
        </w:tabs>
        <w:rPr>
          <w:noProof/>
          <w:lang w:val="en-GB"/>
        </w:rPr>
      </w:pPr>
      <w:r w:rsidRPr="003A06D0">
        <w:rPr>
          <w:noProof/>
          <w:lang w:val="en-GB"/>
        </w:rPr>
        <w:t>UpperBoundary, 102</w:t>
      </w:r>
    </w:p>
    <w:p w14:paraId="5165CC52" w14:textId="77777777" w:rsidR="00602EA3" w:rsidRPr="003A06D0" w:rsidRDefault="00602EA3">
      <w:pPr>
        <w:pStyle w:val="Index1"/>
        <w:tabs>
          <w:tab w:val="right" w:leader="dot" w:pos="4310"/>
        </w:tabs>
        <w:rPr>
          <w:noProof/>
          <w:lang w:val="en-GB"/>
        </w:rPr>
      </w:pPr>
      <w:r w:rsidRPr="003A06D0">
        <w:rPr>
          <w:noProof/>
          <w:lang w:val="en-GB"/>
        </w:rPr>
        <w:t>SignRequests</w:t>
      </w:r>
    </w:p>
    <w:p w14:paraId="495C4253" w14:textId="77777777" w:rsidR="00602EA3" w:rsidRPr="003A06D0" w:rsidRDefault="00602EA3">
      <w:pPr>
        <w:pStyle w:val="Index2"/>
        <w:tabs>
          <w:tab w:val="right" w:leader="dot" w:pos="4310"/>
        </w:tabs>
        <w:rPr>
          <w:noProof/>
          <w:lang w:val="en-GB"/>
        </w:rPr>
      </w:pPr>
      <w:r w:rsidRPr="003A06D0">
        <w:rPr>
          <w:noProof/>
          <w:lang w:val="en-GB"/>
        </w:rPr>
        <w:t>InputDocuments, 45</w:t>
      </w:r>
    </w:p>
    <w:p w14:paraId="73695080" w14:textId="77777777" w:rsidR="00602EA3" w:rsidRPr="003A06D0" w:rsidRDefault="00602EA3">
      <w:pPr>
        <w:pStyle w:val="Index2"/>
        <w:tabs>
          <w:tab w:val="right" w:leader="dot" w:pos="4310"/>
        </w:tabs>
        <w:rPr>
          <w:noProof/>
          <w:lang w:val="en-GB"/>
        </w:rPr>
      </w:pPr>
      <w:r w:rsidRPr="003A06D0">
        <w:rPr>
          <w:noProof/>
          <w:lang w:val="en-GB"/>
        </w:rPr>
        <w:t>OptionalInputs, 45</w:t>
      </w:r>
    </w:p>
    <w:p w14:paraId="2A424359" w14:textId="77777777" w:rsidR="00602EA3" w:rsidRPr="003A06D0" w:rsidRDefault="00602EA3">
      <w:pPr>
        <w:pStyle w:val="Index1"/>
        <w:tabs>
          <w:tab w:val="right" w:leader="dot" w:pos="4310"/>
        </w:tabs>
        <w:rPr>
          <w:noProof/>
          <w:lang w:val="en-GB"/>
        </w:rPr>
      </w:pPr>
      <w:r w:rsidRPr="003A06D0">
        <w:rPr>
          <w:noProof/>
          <w:lang w:val="en-GB"/>
        </w:rPr>
        <w:t>SignResponse</w:t>
      </w:r>
    </w:p>
    <w:p w14:paraId="4B1E891E" w14:textId="77777777" w:rsidR="00602EA3" w:rsidRPr="003A06D0" w:rsidRDefault="00602EA3">
      <w:pPr>
        <w:pStyle w:val="Index2"/>
        <w:tabs>
          <w:tab w:val="right" w:leader="dot" w:pos="4310"/>
        </w:tabs>
        <w:rPr>
          <w:noProof/>
          <w:lang w:val="en-GB"/>
        </w:rPr>
      </w:pPr>
      <w:r w:rsidRPr="003A06D0">
        <w:rPr>
          <w:noProof/>
          <w:lang w:val="en-GB"/>
        </w:rPr>
        <w:t>OptionalOutputs, 46</w:t>
      </w:r>
    </w:p>
    <w:p w14:paraId="6D7F314B" w14:textId="77777777" w:rsidR="00602EA3" w:rsidRPr="003A06D0" w:rsidRDefault="00602EA3">
      <w:pPr>
        <w:pStyle w:val="Index2"/>
        <w:tabs>
          <w:tab w:val="right" w:leader="dot" w:pos="4310"/>
        </w:tabs>
        <w:rPr>
          <w:noProof/>
          <w:lang w:val="en-GB"/>
        </w:rPr>
      </w:pPr>
      <w:r w:rsidRPr="003A06D0">
        <w:rPr>
          <w:noProof/>
          <w:lang w:val="en-GB"/>
        </w:rPr>
        <w:t>SignatureObject, 46</w:t>
      </w:r>
    </w:p>
    <w:p w14:paraId="4392EB94" w14:textId="77777777" w:rsidR="00602EA3" w:rsidRPr="003A06D0" w:rsidRDefault="00602EA3">
      <w:pPr>
        <w:pStyle w:val="Index1"/>
        <w:tabs>
          <w:tab w:val="right" w:leader="dot" w:pos="4310"/>
        </w:tabs>
        <w:rPr>
          <w:noProof/>
          <w:lang w:val="en-GB"/>
        </w:rPr>
      </w:pPr>
      <w:r w:rsidRPr="003A06D0">
        <w:rPr>
          <w:noProof/>
          <w:lang w:val="en-GB"/>
        </w:rPr>
        <w:t>Transform</w:t>
      </w:r>
    </w:p>
    <w:p w14:paraId="766464CE" w14:textId="77777777" w:rsidR="00602EA3" w:rsidRPr="003A06D0" w:rsidRDefault="00602EA3">
      <w:pPr>
        <w:pStyle w:val="Index2"/>
        <w:tabs>
          <w:tab w:val="right" w:leader="dot" w:pos="4310"/>
        </w:tabs>
        <w:rPr>
          <w:noProof/>
          <w:lang w:val="en-GB"/>
        </w:rPr>
      </w:pPr>
      <w:r w:rsidRPr="003A06D0">
        <w:rPr>
          <w:noProof/>
          <w:lang w:val="en-GB"/>
        </w:rPr>
        <w:t>Algorithm, 111</w:t>
      </w:r>
    </w:p>
    <w:p w14:paraId="047C1D17" w14:textId="77777777" w:rsidR="00602EA3" w:rsidRPr="003A06D0" w:rsidRDefault="00602EA3">
      <w:pPr>
        <w:pStyle w:val="Index2"/>
        <w:tabs>
          <w:tab w:val="right" w:leader="dot" w:pos="4310"/>
        </w:tabs>
        <w:rPr>
          <w:noProof/>
          <w:lang w:val="en-GB"/>
        </w:rPr>
      </w:pPr>
      <w:r w:rsidRPr="003A06D0">
        <w:rPr>
          <w:noProof/>
          <w:lang w:val="en-GB"/>
        </w:rPr>
        <w:t>Base64Content, 111</w:t>
      </w:r>
    </w:p>
    <w:p w14:paraId="28749E59" w14:textId="77777777" w:rsidR="00602EA3" w:rsidRPr="003A06D0" w:rsidRDefault="00602EA3">
      <w:pPr>
        <w:pStyle w:val="Index2"/>
        <w:tabs>
          <w:tab w:val="right" w:leader="dot" w:pos="4310"/>
        </w:tabs>
        <w:rPr>
          <w:noProof/>
          <w:lang w:val="en-GB"/>
        </w:rPr>
      </w:pPr>
      <w:r w:rsidRPr="003A06D0">
        <w:rPr>
          <w:noProof/>
          <w:lang w:val="en-GB"/>
        </w:rPr>
        <w:t>NsPrefixMapping, 111</w:t>
      </w:r>
    </w:p>
    <w:p w14:paraId="1CEB8F81" w14:textId="77777777" w:rsidR="00602EA3" w:rsidRPr="003A06D0" w:rsidRDefault="00602EA3">
      <w:pPr>
        <w:pStyle w:val="Index2"/>
        <w:tabs>
          <w:tab w:val="right" w:leader="dot" w:pos="4310"/>
        </w:tabs>
        <w:rPr>
          <w:noProof/>
          <w:lang w:val="en-GB"/>
        </w:rPr>
      </w:pPr>
      <w:r w:rsidRPr="003A06D0">
        <w:rPr>
          <w:noProof/>
          <w:lang w:val="en-GB"/>
        </w:rPr>
        <w:t>value, 111</w:t>
      </w:r>
    </w:p>
    <w:p w14:paraId="13ED132B" w14:textId="77777777" w:rsidR="00602EA3" w:rsidRPr="003A06D0" w:rsidRDefault="00602EA3">
      <w:pPr>
        <w:pStyle w:val="Index2"/>
        <w:tabs>
          <w:tab w:val="right" w:leader="dot" w:pos="4310"/>
        </w:tabs>
        <w:rPr>
          <w:noProof/>
          <w:lang w:val="en-GB"/>
        </w:rPr>
      </w:pPr>
      <w:r w:rsidRPr="003A06D0">
        <w:rPr>
          <w:noProof/>
          <w:lang w:val="en-GB"/>
        </w:rPr>
        <w:t>XPath, 111</w:t>
      </w:r>
    </w:p>
    <w:p w14:paraId="09052128" w14:textId="77777777" w:rsidR="00602EA3" w:rsidRPr="003A06D0" w:rsidRDefault="00602EA3">
      <w:pPr>
        <w:pStyle w:val="Index1"/>
        <w:tabs>
          <w:tab w:val="right" w:leader="dot" w:pos="4310"/>
        </w:tabs>
        <w:rPr>
          <w:noProof/>
          <w:lang w:val="en-GB"/>
        </w:rPr>
      </w:pPr>
      <w:r w:rsidRPr="003A06D0">
        <w:rPr>
          <w:noProof/>
          <w:lang w:val="en-GB"/>
        </w:rPr>
        <w:t>TransformedData</w:t>
      </w:r>
    </w:p>
    <w:p w14:paraId="24D5A86A" w14:textId="77777777" w:rsidR="00602EA3" w:rsidRPr="003A06D0" w:rsidRDefault="00602EA3">
      <w:pPr>
        <w:pStyle w:val="Index2"/>
        <w:tabs>
          <w:tab w:val="right" w:leader="dot" w:pos="4310"/>
        </w:tabs>
        <w:rPr>
          <w:noProof/>
          <w:lang w:val="en-GB"/>
        </w:rPr>
      </w:pPr>
      <w:r w:rsidRPr="003A06D0">
        <w:rPr>
          <w:noProof/>
          <w:lang w:val="en-GB"/>
        </w:rPr>
        <w:t>Base64Data, 41</w:t>
      </w:r>
    </w:p>
    <w:p w14:paraId="33AABCC8" w14:textId="77777777" w:rsidR="00602EA3" w:rsidRPr="003A06D0" w:rsidRDefault="00602EA3">
      <w:pPr>
        <w:pStyle w:val="Index2"/>
        <w:tabs>
          <w:tab w:val="right" w:leader="dot" w:pos="4310"/>
        </w:tabs>
        <w:rPr>
          <w:noProof/>
          <w:lang w:val="en-GB"/>
        </w:rPr>
      </w:pPr>
      <w:r w:rsidRPr="003A06D0">
        <w:rPr>
          <w:noProof/>
          <w:lang w:val="en-GB"/>
        </w:rPr>
        <w:t>Transforms, 40</w:t>
      </w:r>
    </w:p>
    <w:p w14:paraId="38190911" w14:textId="77777777" w:rsidR="00602EA3" w:rsidRPr="003A06D0" w:rsidRDefault="00602EA3">
      <w:pPr>
        <w:pStyle w:val="Index2"/>
        <w:tabs>
          <w:tab w:val="right" w:leader="dot" w:pos="4310"/>
        </w:tabs>
        <w:rPr>
          <w:noProof/>
          <w:lang w:val="en-GB"/>
        </w:rPr>
      </w:pPr>
      <w:r w:rsidRPr="003A06D0">
        <w:rPr>
          <w:noProof/>
          <w:lang w:val="en-GB"/>
        </w:rPr>
        <w:t>WhichReference, 41</w:t>
      </w:r>
    </w:p>
    <w:p w14:paraId="337DA4CC" w14:textId="77777777" w:rsidR="00602EA3" w:rsidRPr="003A06D0" w:rsidRDefault="00602EA3">
      <w:pPr>
        <w:pStyle w:val="Index1"/>
        <w:tabs>
          <w:tab w:val="right" w:leader="dot" w:pos="4310"/>
        </w:tabs>
        <w:rPr>
          <w:noProof/>
          <w:lang w:val="en-GB"/>
        </w:rPr>
      </w:pPr>
      <w:r w:rsidRPr="003A06D0">
        <w:rPr>
          <w:noProof/>
          <w:lang w:val="en-GB"/>
        </w:rPr>
        <w:t>TransformedDocument</w:t>
      </w:r>
    </w:p>
    <w:p w14:paraId="7627F4DB" w14:textId="77777777" w:rsidR="00602EA3" w:rsidRPr="003A06D0" w:rsidRDefault="00602EA3">
      <w:pPr>
        <w:pStyle w:val="Index2"/>
        <w:tabs>
          <w:tab w:val="right" w:leader="dot" w:pos="4310"/>
        </w:tabs>
        <w:rPr>
          <w:noProof/>
          <w:lang w:val="en-GB"/>
        </w:rPr>
      </w:pPr>
      <w:r w:rsidRPr="003A06D0">
        <w:rPr>
          <w:noProof/>
          <w:lang w:val="en-GB"/>
        </w:rPr>
        <w:t>Document, 106</w:t>
      </w:r>
    </w:p>
    <w:p w14:paraId="75E97216" w14:textId="77777777" w:rsidR="00602EA3" w:rsidRPr="003A06D0" w:rsidRDefault="00602EA3">
      <w:pPr>
        <w:pStyle w:val="Index2"/>
        <w:tabs>
          <w:tab w:val="right" w:leader="dot" w:pos="4310"/>
        </w:tabs>
        <w:rPr>
          <w:noProof/>
          <w:lang w:val="en-GB"/>
        </w:rPr>
      </w:pPr>
      <w:r w:rsidRPr="003A06D0">
        <w:rPr>
          <w:noProof/>
          <w:lang w:val="en-GB"/>
        </w:rPr>
        <w:t>WhichReference, 106</w:t>
      </w:r>
    </w:p>
    <w:p w14:paraId="17CAB200" w14:textId="77777777" w:rsidR="00602EA3" w:rsidRPr="003A06D0" w:rsidRDefault="00602EA3">
      <w:pPr>
        <w:pStyle w:val="Index1"/>
        <w:tabs>
          <w:tab w:val="right" w:leader="dot" w:pos="4310"/>
        </w:tabs>
        <w:rPr>
          <w:noProof/>
          <w:lang w:val="en-GB"/>
        </w:rPr>
      </w:pPr>
      <w:r w:rsidRPr="003A06D0">
        <w:rPr>
          <w:noProof/>
          <w:lang w:val="en-GB"/>
        </w:rPr>
        <w:t>Transforms</w:t>
      </w:r>
    </w:p>
    <w:p w14:paraId="561B7527" w14:textId="77777777" w:rsidR="00602EA3" w:rsidRPr="003A06D0" w:rsidRDefault="00602EA3">
      <w:pPr>
        <w:pStyle w:val="Index2"/>
        <w:tabs>
          <w:tab w:val="right" w:leader="dot" w:pos="4310"/>
        </w:tabs>
        <w:rPr>
          <w:noProof/>
          <w:lang w:val="en-GB"/>
        </w:rPr>
      </w:pPr>
      <w:r w:rsidRPr="003A06D0">
        <w:rPr>
          <w:noProof/>
          <w:lang w:val="en-GB"/>
        </w:rPr>
        <w:t>Transform, 110</w:t>
      </w:r>
    </w:p>
    <w:p w14:paraId="766A3A1F" w14:textId="77777777" w:rsidR="00602EA3" w:rsidRPr="003A06D0" w:rsidRDefault="00602EA3">
      <w:pPr>
        <w:pStyle w:val="Index1"/>
        <w:tabs>
          <w:tab w:val="right" w:leader="dot" w:pos="4310"/>
        </w:tabs>
        <w:rPr>
          <w:noProof/>
          <w:lang w:val="en-GB"/>
        </w:rPr>
      </w:pPr>
      <w:r w:rsidRPr="003A06D0">
        <w:rPr>
          <w:noProof/>
          <w:lang w:val="en-GB"/>
        </w:rPr>
        <w:t>UseVerificationTime</w:t>
      </w:r>
    </w:p>
    <w:p w14:paraId="6444B91C" w14:textId="77777777" w:rsidR="00602EA3" w:rsidRPr="003A06D0" w:rsidRDefault="00602EA3">
      <w:pPr>
        <w:pStyle w:val="Index2"/>
        <w:tabs>
          <w:tab w:val="right" w:leader="dot" w:pos="4310"/>
        </w:tabs>
        <w:rPr>
          <w:noProof/>
          <w:lang w:val="en-GB"/>
        </w:rPr>
      </w:pPr>
      <w:r w:rsidRPr="003A06D0">
        <w:rPr>
          <w:noProof/>
          <w:lang w:val="en-GB"/>
        </w:rPr>
        <w:t>Base64Content, 92</w:t>
      </w:r>
    </w:p>
    <w:p w14:paraId="3B7E5F22" w14:textId="77777777" w:rsidR="00602EA3" w:rsidRPr="003A06D0" w:rsidRDefault="00602EA3">
      <w:pPr>
        <w:pStyle w:val="Index2"/>
        <w:tabs>
          <w:tab w:val="right" w:leader="dot" w:pos="4310"/>
        </w:tabs>
        <w:rPr>
          <w:noProof/>
          <w:lang w:val="en-GB"/>
        </w:rPr>
      </w:pPr>
      <w:r w:rsidRPr="003A06D0">
        <w:rPr>
          <w:noProof/>
          <w:lang w:val="en-GB"/>
        </w:rPr>
        <w:t>CurrentTime, 92</w:t>
      </w:r>
    </w:p>
    <w:p w14:paraId="7A146DC5" w14:textId="77777777" w:rsidR="00602EA3" w:rsidRPr="003A06D0" w:rsidRDefault="00602EA3">
      <w:pPr>
        <w:pStyle w:val="Index2"/>
        <w:tabs>
          <w:tab w:val="right" w:leader="dot" w:pos="4310"/>
        </w:tabs>
        <w:rPr>
          <w:noProof/>
          <w:lang w:val="en-GB"/>
        </w:rPr>
      </w:pPr>
      <w:r w:rsidRPr="003A06D0">
        <w:rPr>
          <w:noProof/>
          <w:lang w:val="en-GB"/>
        </w:rPr>
        <w:t>SpecificTime, 92</w:t>
      </w:r>
    </w:p>
    <w:p w14:paraId="7CC41746" w14:textId="77777777" w:rsidR="00602EA3" w:rsidRPr="003A06D0" w:rsidRDefault="00602EA3">
      <w:pPr>
        <w:pStyle w:val="Index1"/>
        <w:tabs>
          <w:tab w:val="right" w:leader="dot" w:pos="4310"/>
        </w:tabs>
        <w:rPr>
          <w:noProof/>
          <w:lang w:val="en-GB"/>
        </w:rPr>
      </w:pPr>
      <w:r w:rsidRPr="003A06D0">
        <w:rPr>
          <w:noProof/>
          <w:lang w:val="en-GB"/>
        </w:rPr>
        <w:t>VerificationTimeInfo</w:t>
      </w:r>
    </w:p>
    <w:p w14:paraId="09BDCA40" w14:textId="77777777" w:rsidR="00602EA3" w:rsidRPr="003A06D0" w:rsidRDefault="00602EA3">
      <w:pPr>
        <w:pStyle w:val="Index2"/>
        <w:tabs>
          <w:tab w:val="right" w:leader="dot" w:pos="4310"/>
        </w:tabs>
        <w:rPr>
          <w:noProof/>
          <w:lang w:val="en-GB"/>
        </w:rPr>
      </w:pPr>
      <w:r w:rsidRPr="003A06D0">
        <w:rPr>
          <w:noProof/>
          <w:lang w:val="en-GB"/>
        </w:rPr>
        <w:t>AdditionalTimeInfo, 95</w:t>
      </w:r>
    </w:p>
    <w:p w14:paraId="5104A96E" w14:textId="77777777" w:rsidR="00602EA3" w:rsidRPr="003A06D0" w:rsidRDefault="00602EA3">
      <w:pPr>
        <w:pStyle w:val="Index2"/>
        <w:tabs>
          <w:tab w:val="right" w:leader="dot" w:pos="4310"/>
        </w:tabs>
        <w:rPr>
          <w:noProof/>
          <w:lang w:val="en-GB"/>
        </w:rPr>
      </w:pPr>
      <w:r w:rsidRPr="003A06D0">
        <w:rPr>
          <w:noProof/>
          <w:lang w:val="en-GB"/>
        </w:rPr>
        <w:t>VerificationTime, 95</w:t>
      </w:r>
    </w:p>
    <w:p w14:paraId="3AE4B2EF" w14:textId="77777777" w:rsidR="00602EA3" w:rsidRPr="003A06D0" w:rsidRDefault="00602EA3">
      <w:pPr>
        <w:pStyle w:val="Index1"/>
        <w:tabs>
          <w:tab w:val="right" w:leader="dot" w:pos="4310"/>
        </w:tabs>
        <w:rPr>
          <w:noProof/>
          <w:lang w:val="en-GB"/>
        </w:rPr>
      </w:pPr>
      <w:r w:rsidRPr="003A06D0">
        <w:rPr>
          <w:noProof/>
          <w:lang w:val="en-GB"/>
        </w:rPr>
        <w:t>VerifyManifestResults</w:t>
      </w:r>
    </w:p>
    <w:p w14:paraId="72B149B9" w14:textId="77777777" w:rsidR="00602EA3" w:rsidRPr="003A06D0" w:rsidRDefault="00602EA3">
      <w:pPr>
        <w:pStyle w:val="Index2"/>
        <w:tabs>
          <w:tab w:val="right" w:leader="dot" w:pos="4310"/>
        </w:tabs>
        <w:rPr>
          <w:noProof/>
          <w:lang w:val="en-GB"/>
        </w:rPr>
      </w:pPr>
      <w:r w:rsidRPr="003A06D0">
        <w:rPr>
          <w:noProof/>
          <w:lang w:val="en-GB"/>
        </w:rPr>
        <w:t>ManifestResult, 89</w:t>
      </w:r>
    </w:p>
    <w:p w14:paraId="16662250" w14:textId="77777777" w:rsidR="00602EA3" w:rsidRPr="003A06D0" w:rsidRDefault="00602EA3">
      <w:pPr>
        <w:pStyle w:val="Index1"/>
        <w:tabs>
          <w:tab w:val="right" w:leader="dot" w:pos="4310"/>
        </w:tabs>
        <w:rPr>
          <w:noProof/>
          <w:lang w:val="en-GB"/>
        </w:rPr>
      </w:pPr>
      <w:r w:rsidRPr="003A06D0">
        <w:rPr>
          <w:noProof/>
          <w:lang w:val="en-GB"/>
        </w:rPr>
        <w:t>VerifyRequest</w:t>
      </w:r>
    </w:p>
    <w:p w14:paraId="673F2450" w14:textId="77777777" w:rsidR="00602EA3" w:rsidRPr="003A06D0" w:rsidRDefault="00602EA3">
      <w:pPr>
        <w:pStyle w:val="Index2"/>
        <w:tabs>
          <w:tab w:val="right" w:leader="dot" w:pos="4310"/>
        </w:tabs>
        <w:rPr>
          <w:noProof/>
          <w:lang w:val="en-GB"/>
        </w:rPr>
      </w:pPr>
      <w:r w:rsidRPr="003A06D0">
        <w:rPr>
          <w:noProof/>
          <w:lang w:val="en-GB"/>
        </w:rPr>
        <w:t>InputDocuments, 51</w:t>
      </w:r>
    </w:p>
    <w:p w14:paraId="7C60F550" w14:textId="77777777" w:rsidR="00602EA3" w:rsidRPr="003A06D0" w:rsidRDefault="00602EA3">
      <w:pPr>
        <w:pStyle w:val="Index2"/>
        <w:tabs>
          <w:tab w:val="right" w:leader="dot" w:pos="4310"/>
        </w:tabs>
        <w:rPr>
          <w:noProof/>
          <w:lang w:val="en-GB"/>
        </w:rPr>
      </w:pPr>
      <w:r w:rsidRPr="003A06D0">
        <w:rPr>
          <w:noProof/>
          <w:lang w:val="en-GB"/>
        </w:rPr>
        <w:t>OptionalInputs, 51</w:t>
      </w:r>
    </w:p>
    <w:p w14:paraId="2EAFFF9D" w14:textId="77777777" w:rsidR="00602EA3" w:rsidRPr="003A06D0" w:rsidRDefault="00602EA3">
      <w:pPr>
        <w:pStyle w:val="Index2"/>
        <w:tabs>
          <w:tab w:val="right" w:leader="dot" w:pos="4310"/>
        </w:tabs>
        <w:rPr>
          <w:noProof/>
          <w:lang w:val="en-GB"/>
        </w:rPr>
      </w:pPr>
      <w:r w:rsidRPr="003A06D0">
        <w:rPr>
          <w:noProof/>
          <w:lang w:val="en-GB"/>
        </w:rPr>
        <w:t>SignatureObject, 51</w:t>
      </w:r>
    </w:p>
    <w:p w14:paraId="30EE0620" w14:textId="77777777" w:rsidR="00602EA3" w:rsidRPr="003A06D0" w:rsidRDefault="00602EA3">
      <w:pPr>
        <w:pStyle w:val="Index1"/>
        <w:tabs>
          <w:tab w:val="right" w:leader="dot" w:pos="4310"/>
        </w:tabs>
        <w:rPr>
          <w:noProof/>
          <w:lang w:val="en-GB"/>
        </w:rPr>
      </w:pPr>
      <w:r w:rsidRPr="003A06D0">
        <w:rPr>
          <w:noProof/>
          <w:lang w:val="en-GB"/>
        </w:rPr>
        <w:t>VerifyResponse</w:t>
      </w:r>
    </w:p>
    <w:p w14:paraId="366DB62B" w14:textId="77777777" w:rsidR="00602EA3" w:rsidRPr="003A06D0" w:rsidRDefault="00602EA3">
      <w:pPr>
        <w:pStyle w:val="Index2"/>
        <w:tabs>
          <w:tab w:val="right" w:leader="dot" w:pos="4310"/>
        </w:tabs>
        <w:rPr>
          <w:noProof/>
          <w:lang w:val="en-GB"/>
        </w:rPr>
      </w:pPr>
      <w:r w:rsidRPr="003A06D0">
        <w:rPr>
          <w:noProof/>
          <w:lang w:val="en-GB"/>
        </w:rPr>
        <w:t>OptionalOutputs, 52</w:t>
      </w:r>
    </w:p>
    <w:p w14:paraId="29F26078" w14:textId="77777777" w:rsidR="00602EA3" w:rsidRPr="003A06D0" w:rsidRDefault="00602EA3">
      <w:pPr>
        <w:pStyle w:val="Index1"/>
        <w:tabs>
          <w:tab w:val="right" w:leader="dot" w:pos="4310"/>
        </w:tabs>
        <w:rPr>
          <w:noProof/>
          <w:lang w:val="en-GB"/>
        </w:rPr>
      </w:pPr>
      <w:r w:rsidRPr="003A06D0">
        <w:rPr>
          <w:noProof/>
          <w:lang w:val="en-GB"/>
        </w:rPr>
        <w:t>X509Digest</w:t>
      </w:r>
    </w:p>
    <w:p w14:paraId="526BB50F" w14:textId="77777777" w:rsidR="00602EA3" w:rsidRPr="003A06D0" w:rsidRDefault="00602EA3">
      <w:pPr>
        <w:pStyle w:val="Index2"/>
        <w:tabs>
          <w:tab w:val="right" w:leader="dot" w:pos="4310"/>
        </w:tabs>
        <w:rPr>
          <w:noProof/>
          <w:lang w:val="en-GB"/>
        </w:rPr>
      </w:pPr>
      <w:r w:rsidRPr="003A06D0">
        <w:rPr>
          <w:noProof/>
          <w:lang w:val="en-GB"/>
        </w:rPr>
        <w:t>Algorithm, 78</w:t>
      </w:r>
    </w:p>
    <w:p w14:paraId="090DD5A5" w14:textId="77777777" w:rsidR="00602EA3" w:rsidRPr="003A06D0" w:rsidRDefault="00602EA3">
      <w:pPr>
        <w:pStyle w:val="Index2"/>
        <w:tabs>
          <w:tab w:val="right" w:leader="dot" w:pos="4310"/>
        </w:tabs>
        <w:rPr>
          <w:noProof/>
          <w:lang w:val="en-GB"/>
        </w:rPr>
      </w:pPr>
      <w:r w:rsidRPr="003A06D0">
        <w:rPr>
          <w:noProof/>
          <w:lang w:val="en-GB"/>
        </w:rPr>
        <w:t>value, 77</w:t>
      </w:r>
    </w:p>
    <w:p w14:paraId="72C9E292" w14:textId="77777777" w:rsidR="00602EA3" w:rsidRPr="003A06D0" w:rsidRDefault="00602EA3" w:rsidP="00BF4F83">
      <w:pPr>
        <w:pStyle w:val="Verzeichnis1"/>
        <w:rPr>
          <w:noProof/>
          <w:lang w:val="en-GB"/>
        </w:rPr>
        <w:sectPr w:rsidR="00602EA3" w:rsidRPr="003A06D0" w:rsidSect="00602EA3">
          <w:type w:val="continuous"/>
          <w:pgSz w:w="12240" w:h="15840" w:code="1"/>
          <w:pgMar w:top="1440" w:right="1440" w:bottom="720" w:left="1440" w:header="720" w:footer="720" w:gutter="0"/>
          <w:cols w:num="2" w:space="720"/>
          <w:docGrid w:linePitch="360"/>
        </w:sectPr>
      </w:pPr>
    </w:p>
    <w:p w14:paraId="4605EDC1" w14:textId="77777777" w:rsidR="00BF4F83" w:rsidRPr="003A06D0" w:rsidRDefault="00BF4F83" w:rsidP="00BF4F83">
      <w:pPr>
        <w:pStyle w:val="Verzeichnis1"/>
        <w:rPr>
          <w:lang w:val="en-GB"/>
        </w:rPr>
      </w:pPr>
      <w:r w:rsidRPr="003A06D0">
        <w:rPr>
          <w:lang w:val="en-GB"/>
        </w:rPr>
        <w:fldChar w:fldCharType="end"/>
      </w:r>
    </w:p>
    <w:bookmarkStart w:id="30856" w:name="sec_ListOfFigures"/>
    <w:bookmarkStart w:id="30857" w:name="_Toc478074902"/>
    <w:bookmarkStart w:id="30858" w:name="_Toc480914771"/>
    <w:bookmarkStart w:id="30859" w:name="_Toc481065065"/>
    <w:bookmarkEnd w:id="30856"/>
    <w:p w14:paraId="6C7EE28C" w14:textId="77777777" w:rsidR="00BF4F83" w:rsidRPr="003A06D0" w:rsidRDefault="00BF4F83" w:rsidP="00757629">
      <w:pPr>
        <w:pStyle w:val="AppendixHeading1"/>
        <w:rPr>
          <w:lang w:val="en-GB"/>
        </w:rPr>
      </w:pPr>
      <w:r w:rsidRPr="003A06D0">
        <w:rPr>
          <w:lang w:val="en-GB"/>
        </w:rPr>
        <w:fldChar w:fldCharType="begin"/>
      </w:r>
      <w:r w:rsidRPr="003A06D0">
        <w:rPr>
          <w:lang w:val="en-GB"/>
        </w:rPr>
        <w:instrText xml:space="preserve"> HYPERLINK  \l "sec_ListOfFigures" </w:instrText>
      </w:r>
      <w:r w:rsidRPr="003A06D0">
        <w:rPr>
          <w:lang w:val="en-GB"/>
        </w:rPr>
        <w:fldChar w:fldCharType="separate"/>
      </w:r>
      <w:bookmarkStart w:id="30860" w:name="_Toc522668752"/>
      <w:bookmarkStart w:id="30861" w:name="_Toc10210854"/>
      <w:r w:rsidRPr="003A06D0">
        <w:rPr>
          <w:rStyle w:val="Hyperlink"/>
          <w:lang w:val="en-GB"/>
        </w:rPr>
        <w:t>List of Figures</w:t>
      </w:r>
      <w:bookmarkEnd w:id="30857"/>
      <w:bookmarkEnd w:id="30858"/>
      <w:bookmarkEnd w:id="30859"/>
      <w:bookmarkEnd w:id="30860"/>
      <w:bookmarkEnd w:id="30861"/>
      <w:r w:rsidRPr="003A06D0">
        <w:rPr>
          <w:lang w:val="en-GB"/>
        </w:rPr>
        <w:fldChar w:fldCharType="end"/>
      </w:r>
    </w:p>
    <w:p w14:paraId="5AC6021B" w14:textId="77777777" w:rsidR="00AD3D5F" w:rsidRPr="003A06D0" w:rsidRDefault="00BF4F83">
      <w:pPr>
        <w:pStyle w:val="Abbildungsverzeichnis"/>
        <w:rPr>
          <w:rFonts w:eastAsiaTheme="minorEastAsia" w:cstheme="minorBidi"/>
          <w:b w:val="0"/>
          <w:bCs w:val="0"/>
          <w:noProof/>
          <w:sz w:val="22"/>
          <w:szCs w:val="22"/>
          <w:lang w:val="en-GB" w:eastAsia="en-GB"/>
        </w:rPr>
      </w:pPr>
      <w:r w:rsidRPr="003A06D0">
        <w:rPr>
          <w:lang w:val="en-GB"/>
        </w:rPr>
        <w:fldChar w:fldCharType="begin"/>
      </w:r>
      <w:r w:rsidRPr="003A06D0">
        <w:rPr>
          <w:lang w:val="en-GB"/>
        </w:rPr>
        <w:instrText xml:space="preserve"> TOC \c "Figure" </w:instrText>
      </w:r>
      <w:r w:rsidRPr="003A06D0">
        <w:rPr>
          <w:lang w:val="en-GB"/>
        </w:rPr>
        <w:fldChar w:fldCharType="separate"/>
      </w:r>
      <w:r w:rsidR="00AD3D5F" w:rsidRPr="003A06D0">
        <w:rPr>
          <w:noProof/>
          <w:lang w:val="en-GB"/>
        </w:rPr>
        <w:t>Figure 1:Component overview</w:t>
      </w:r>
      <w:r w:rsidR="00AD3D5F" w:rsidRPr="003A06D0">
        <w:rPr>
          <w:noProof/>
          <w:lang w:val="en-GB"/>
        </w:rPr>
        <w:tab/>
      </w:r>
      <w:r w:rsidR="00AD3D5F" w:rsidRPr="003A06D0">
        <w:rPr>
          <w:noProof/>
          <w:lang w:val="en-GB"/>
        </w:rPr>
        <w:fldChar w:fldCharType="begin"/>
      </w:r>
      <w:r w:rsidR="00AD3D5F" w:rsidRPr="003A06D0">
        <w:rPr>
          <w:noProof/>
          <w:lang w:val="en-GB"/>
        </w:rPr>
        <w:instrText xml:space="preserve"> PAGEREF _Toc534749413 \h </w:instrText>
      </w:r>
      <w:r w:rsidR="00AD3D5F" w:rsidRPr="003A06D0">
        <w:rPr>
          <w:noProof/>
          <w:lang w:val="en-GB"/>
        </w:rPr>
      </w:r>
      <w:r w:rsidR="00AD3D5F" w:rsidRPr="003A06D0">
        <w:rPr>
          <w:noProof/>
          <w:lang w:val="en-GB"/>
        </w:rPr>
        <w:fldChar w:fldCharType="separate"/>
      </w:r>
      <w:r w:rsidR="00AD3D5F" w:rsidRPr="003A06D0">
        <w:rPr>
          <w:noProof/>
          <w:lang w:val="en-GB"/>
        </w:rPr>
        <w:t>19</w:t>
      </w:r>
      <w:r w:rsidR="00AD3D5F" w:rsidRPr="003A06D0">
        <w:rPr>
          <w:noProof/>
          <w:lang w:val="en-GB"/>
        </w:rPr>
        <w:fldChar w:fldCharType="end"/>
      </w:r>
    </w:p>
    <w:p w14:paraId="794B995A" w14:textId="77777777" w:rsidR="00AD3D5F" w:rsidRPr="003A06D0" w:rsidRDefault="00AD3D5F">
      <w:pPr>
        <w:pStyle w:val="Abbildungsverzeichnis"/>
        <w:rPr>
          <w:rFonts w:eastAsiaTheme="minorEastAsia" w:cstheme="minorBidi"/>
          <w:b w:val="0"/>
          <w:bCs w:val="0"/>
          <w:noProof/>
          <w:sz w:val="22"/>
          <w:szCs w:val="22"/>
          <w:lang w:val="en-GB" w:eastAsia="en-GB"/>
        </w:rPr>
      </w:pPr>
      <w:r w:rsidRPr="003A06D0">
        <w:rPr>
          <w:noProof/>
          <w:lang w:val="en-GB"/>
        </w:rPr>
        <w:t>Figure 2: Signing Overview</w:t>
      </w:r>
      <w:r w:rsidRPr="003A06D0">
        <w:rPr>
          <w:noProof/>
          <w:lang w:val="en-GB"/>
        </w:rPr>
        <w:tab/>
      </w:r>
      <w:r w:rsidRPr="003A06D0">
        <w:rPr>
          <w:noProof/>
          <w:lang w:val="en-GB"/>
        </w:rPr>
        <w:fldChar w:fldCharType="begin"/>
      </w:r>
      <w:r w:rsidRPr="003A06D0">
        <w:rPr>
          <w:noProof/>
          <w:lang w:val="en-GB"/>
        </w:rPr>
        <w:instrText xml:space="preserve"> PAGEREF _Toc534749414 \h </w:instrText>
      </w:r>
      <w:r w:rsidRPr="003A06D0">
        <w:rPr>
          <w:noProof/>
          <w:lang w:val="en-GB"/>
        </w:rPr>
      </w:r>
      <w:r w:rsidRPr="003A06D0">
        <w:rPr>
          <w:noProof/>
          <w:lang w:val="en-GB"/>
        </w:rPr>
        <w:fldChar w:fldCharType="separate"/>
      </w:r>
      <w:r w:rsidRPr="003A06D0">
        <w:rPr>
          <w:noProof/>
          <w:lang w:val="en-GB"/>
        </w:rPr>
        <w:t>120</w:t>
      </w:r>
      <w:r w:rsidRPr="003A06D0">
        <w:rPr>
          <w:noProof/>
          <w:lang w:val="en-GB"/>
        </w:rPr>
        <w:fldChar w:fldCharType="end"/>
      </w:r>
    </w:p>
    <w:p w14:paraId="6446FFD7" w14:textId="77777777" w:rsidR="00AD3D5F" w:rsidRPr="003A06D0" w:rsidRDefault="00AD3D5F">
      <w:pPr>
        <w:pStyle w:val="Abbildungsverzeichnis"/>
        <w:rPr>
          <w:rFonts w:eastAsiaTheme="minorEastAsia" w:cstheme="minorBidi"/>
          <w:b w:val="0"/>
          <w:bCs w:val="0"/>
          <w:noProof/>
          <w:sz w:val="22"/>
          <w:szCs w:val="22"/>
          <w:lang w:val="en-GB" w:eastAsia="en-GB"/>
        </w:rPr>
      </w:pPr>
      <w:r w:rsidRPr="003A06D0">
        <w:rPr>
          <w:noProof/>
          <w:lang w:val="en-GB"/>
        </w:rPr>
        <w:t>Figure 3: Process References</w:t>
      </w:r>
      <w:r w:rsidRPr="003A06D0">
        <w:rPr>
          <w:noProof/>
          <w:lang w:val="en-GB"/>
        </w:rPr>
        <w:tab/>
      </w:r>
      <w:r w:rsidRPr="003A06D0">
        <w:rPr>
          <w:noProof/>
          <w:lang w:val="en-GB"/>
        </w:rPr>
        <w:fldChar w:fldCharType="begin"/>
      </w:r>
      <w:r w:rsidRPr="003A06D0">
        <w:rPr>
          <w:noProof/>
          <w:lang w:val="en-GB"/>
        </w:rPr>
        <w:instrText xml:space="preserve"> PAGEREF _Toc534749415 \h </w:instrText>
      </w:r>
      <w:r w:rsidRPr="003A06D0">
        <w:rPr>
          <w:noProof/>
          <w:lang w:val="en-GB"/>
        </w:rPr>
      </w:r>
      <w:r w:rsidRPr="003A06D0">
        <w:rPr>
          <w:noProof/>
          <w:lang w:val="en-GB"/>
        </w:rPr>
        <w:fldChar w:fldCharType="separate"/>
      </w:r>
      <w:r w:rsidRPr="003A06D0">
        <w:rPr>
          <w:noProof/>
          <w:lang w:val="en-GB"/>
        </w:rPr>
        <w:t>120</w:t>
      </w:r>
      <w:r w:rsidRPr="003A06D0">
        <w:rPr>
          <w:noProof/>
          <w:lang w:val="en-GB"/>
        </w:rPr>
        <w:fldChar w:fldCharType="end"/>
      </w:r>
    </w:p>
    <w:p w14:paraId="12D1B58C" w14:textId="77777777" w:rsidR="00AD3D5F" w:rsidRPr="003A06D0" w:rsidRDefault="00AD3D5F">
      <w:pPr>
        <w:pStyle w:val="Abbildungsverzeichnis"/>
        <w:rPr>
          <w:rFonts w:eastAsiaTheme="minorEastAsia" w:cstheme="minorBidi"/>
          <w:b w:val="0"/>
          <w:bCs w:val="0"/>
          <w:noProof/>
          <w:sz w:val="22"/>
          <w:szCs w:val="22"/>
          <w:lang w:val="en-GB" w:eastAsia="en-GB"/>
        </w:rPr>
      </w:pPr>
      <w:r w:rsidRPr="003A06D0">
        <w:rPr>
          <w:noProof/>
          <w:lang w:val="en-GB"/>
        </w:rPr>
        <w:t>Figure 4: Create XML Signature</w:t>
      </w:r>
      <w:r w:rsidRPr="003A06D0">
        <w:rPr>
          <w:noProof/>
          <w:lang w:val="en-GB"/>
        </w:rPr>
        <w:tab/>
      </w:r>
      <w:r w:rsidRPr="003A06D0">
        <w:rPr>
          <w:noProof/>
          <w:lang w:val="en-GB"/>
        </w:rPr>
        <w:fldChar w:fldCharType="begin"/>
      </w:r>
      <w:r w:rsidRPr="003A06D0">
        <w:rPr>
          <w:noProof/>
          <w:lang w:val="en-GB"/>
        </w:rPr>
        <w:instrText xml:space="preserve"> PAGEREF _Toc534749416 \h </w:instrText>
      </w:r>
      <w:r w:rsidRPr="003A06D0">
        <w:rPr>
          <w:noProof/>
          <w:lang w:val="en-GB"/>
        </w:rPr>
      </w:r>
      <w:r w:rsidRPr="003A06D0">
        <w:rPr>
          <w:noProof/>
          <w:lang w:val="en-GB"/>
        </w:rPr>
        <w:fldChar w:fldCharType="separate"/>
      </w:r>
      <w:r w:rsidRPr="003A06D0">
        <w:rPr>
          <w:noProof/>
          <w:lang w:val="en-GB"/>
        </w:rPr>
        <w:t>121</w:t>
      </w:r>
      <w:r w:rsidRPr="003A06D0">
        <w:rPr>
          <w:noProof/>
          <w:lang w:val="en-GB"/>
        </w:rPr>
        <w:fldChar w:fldCharType="end"/>
      </w:r>
    </w:p>
    <w:p w14:paraId="122E788E" w14:textId="77777777" w:rsidR="00AD3D5F" w:rsidRPr="003A06D0" w:rsidRDefault="00AD3D5F">
      <w:pPr>
        <w:pStyle w:val="Abbildungsverzeichnis"/>
        <w:rPr>
          <w:rFonts w:eastAsiaTheme="minorEastAsia" w:cstheme="minorBidi"/>
          <w:b w:val="0"/>
          <w:bCs w:val="0"/>
          <w:noProof/>
          <w:sz w:val="22"/>
          <w:szCs w:val="22"/>
          <w:lang w:val="en-GB" w:eastAsia="en-GB"/>
        </w:rPr>
      </w:pPr>
      <w:r w:rsidRPr="003A06D0">
        <w:rPr>
          <w:noProof/>
          <w:lang w:val="en-GB"/>
        </w:rPr>
        <w:t>Figure 5: Process Digest</w:t>
      </w:r>
      <w:r w:rsidRPr="003A06D0">
        <w:rPr>
          <w:noProof/>
          <w:lang w:val="en-GB"/>
        </w:rPr>
        <w:tab/>
      </w:r>
      <w:r w:rsidRPr="003A06D0">
        <w:rPr>
          <w:noProof/>
          <w:lang w:val="en-GB"/>
        </w:rPr>
        <w:fldChar w:fldCharType="begin"/>
      </w:r>
      <w:r w:rsidRPr="003A06D0">
        <w:rPr>
          <w:noProof/>
          <w:lang w:val="en-GB"/>
        </w:rPr>
        <w:instrText xml:space="preserve"> PAGEREF _Toc534749417 \h </w:instrText>
      </w:r>
      <w:r w:rsidRPr="003A06D0">
        <w:rPr>
          <w:noProof/>
          <w:lang w:val="en-GB"/>
        </w:rPr>
      </w:r>
      <w:r w:rsidRPr="003A06D0">
        <w:rPr>
          <w:noProof/>
          <w:lang w:val="en-GB"/>
        </w:rPr>
        <w:fldChar w:fldCharType="separate"/>
      </w:r>
      <w:r w:rsidRPr="003A06D0">
        <w:rPr>
          <w:noProof/>
          <w:lang w:val="en-GB"/>
        </w:rPr>
        <w:t>123</w:t>
      </w:r>
      <w:r w:rsidRPr="003A06D0">
        <w:rPr>
          <w:noProof/>
          <w:lang w:val="en-GB"/>
        </w:rPr>
        <w:fldChar w:fldCharType="end"/>
      </w:r>
    </w:p>
    <w:p w14:paraId="1BD39802" w14:textId="77777777" w:rsidR="00AD3D5F" w:rsidRPr="003A06D0" w:rsidRDefault="00AD3D5F">
      <w:pPr>
        <w:pStyle w:val="Abbildungsverzeichnis"/>
        <w:rPr>
          <w:rFonts w:eastAsiaTheme="minorEastAsia" w:cstheme="minorBidi"/>
          <w:b w:val="0"/>
          <w:bCs w:val="0"/>
          <w:noProof/>
          <w:sz w:val="22"/>
          <w:szCs w:val="22"/>
          <w:lang w:val="en-GB" w:eastAsia="en-GB"/>
        </w:rPr>
      </w:pPr>
      <w:r w:rsidRPr="003A06D0">
        <w:rPr>
          <w:noProof/>
          <w:lang w:val="en-GB"/>
        </w:rPr>
        <w:t>Figure 6: Create CMS signature</w:t>
      </w:r>
      <w:r w:rsidRPr="003A06D0">
        <w:rPr>
          <w:noProof/>
          <w:lang w:val="en-GB"/>
        </w:rPr>
        <w:tab/>
      </w:r>
      <w:r w:rsidRPr="003A06D0">
        <w:rPr>
          <w:noProof/>
          <w:lang w:val="en-GB"/>
        </w:rPr>
        <w:fldChar w:fldCharType="begin"/>
      </w:r>
      <w:r w:rsidRPr="003A06D0">
        <w:rPr>
          <w:noProof/>
          <w:lang w:val="en-GB"/>
        </w:rPr>
        <w:instrText xml:space="preserve"> PAGEREF _Toc534749418 \h </w:instrText>
      </w:r>
      <w:r w:rsidRPr="003A06D0">
        <w:rPr>
          <w:noProof/>
          <w:lang w:val="en-GB"/>
        </w:rPr>
      </w:r>
      <w:r w:rsidRPr="003A06D0">
        <w:rPr>
          <w:noProof/>
          <w:lang w:val="en-GB"/>
        </w:rPr>
        <w:fldChar w:fldCharType="separate"/>
      </w:r>
      <w:r w:rsidRPr="003A06D0">
        <w:rPr>
          <w:noProof/>
          <w:lang w:val="en-GB"/>
        </w:rPr>
        <w:t>124</w:t>
      </w:r>
      <w:r w:rsidRPr="003A06D0">
        <w:rPr>
          <w:noProof/>
          <w:lang w:val="en-GB"/>
        </w:rPr>
        <w:fldChar w:fldCharType="end"/>
      </w:r>
    </w:p>
    <w:p w14:paraId="1F7B55F3" w14:textId="77777777" w:rsidR="00AD3D5F" w:rsidRPr="003A06D0" w:rsidRDefault="00AD3D5F">
      <w:pPr>
        <w:pStyle w:val="Abbildungsverzeichnis"/>
        <w:rPr>
          <w:rFonts w:eastAsiaTheme="minorEastAsia" w:cstheme="minorBidi"/>
          <w:b w:val="0"/>
          <w:bCs w:val="0"/>
          <w:noProof/>
          <w:sz w:val="22"/>
          <w:szCs w:val="22"/>
          <w:lang w:val="en-GB" w:eastAsia="en-GB"/>
        </w:rPr>
      </w:pPr>
      <w:r w:rsidRPr="003A06D0">
        <w:rPr>
          <w:noProof/>
          <w:lang w:val="en-GB"/>
        </w:rPr>
        <w:t>Figure 7: Add Timestamp</w:t>
      </w:r>
      <w:r w:rsidRPr="003A06D0">
        <w:rPr>
          <w:noProof/>
          <w:lang w:val="en-GB"/>
        </w:rPr>
        <w:tab/>
      </w:r>
      <w:r w:rsidRPr="003A06D0">
        <w:rPr>
          <w:noProof/>
          <w:lang w:val="en-GB"/>
        </w:rPr>
        <w:fldChar w:fldCharType="begin"/>
      </w:r>
      <w:r w:rsidRPr="003A06D0">
        <w:rPr>
          <w:noProof/>
          <w:lang w:val="en-GB"/>
        </w:rPr>
        <w:instrText xml:space="preserve"> PAGEREF _Toc534749419 \h </w:instrText>
      </w:r>
      <w:r w:rsidRPr="003A06D0">
        <w:rPr>
          <w:noProof/>
          <w:lang w:val="en-GB"/>
        </w:rPr>
      </w:r>
      <w:r w:rsidRPr="003A06D0">
        <w:rPr>
          <w:noProof/>
          <w:lang w:val="en-GB"/>
        </w:rPr>
        <w:fldChar w:fldCharType="separate"/>
      </w:r>
      <w:r w:rsidRPr="003A06D0">
        <w:rPr>
          <w:noProof/>
          <w:lang w:val="en-GB"/>
        </w:rPr>
        <w:t>125</w:t>
      </w:r>
      <w:r w:rsidRPr="003A06D0">
        <w:rPr>
          <w:noProof/>
          <w:lang w:val="en-GB"/>
        </w:rPr>
        <w:fldChar w:fldCharType="end"/>
      </w:r>
    </w:p>
    <w:p w14:paraId="599D2138" w14:textId="77777777" w:rsidR="00AD3D5F" w:rsidRPr="003A06D0" w:rsidRDefault="00AD3D5F">
      <w:pPr>
        <w:pStyle w:val="Abbildungsverzeichnis"/>
        <w:rPr>
          <w:rFonts w:eastAsiaTheme="minorEastAsia" w:cstheme="minorBidi"/>
          <w:b w:val="0"/>
          <w:bCs w:val="0"/>
          <w:noProof/>
          <w:sz w:val="22"/>
          <w:szCs w:val="22"/>
          <w:lang w:val="en-GB" w:eastAsia="en-GB"/>
        </w:rPr>
      </w:pPr>
      <w:r w:rsidRPr="003A06D0">
        <w:rPr>
          <w:noProof/>
          <w:lang w:val="en-GB"/>
        </w:rPr>
        <w:t>Figure 8: Verification Overview</w:t>
      </w:r>
      <w:r w:rsidRPr="003A06D0">
        <w:rPr>
          <w:noProof/>
          <w:lang w:val="en-GB"/>
        </w:rPr>
        <w:tab/>
      </w:r>
      <w:r w:rsidRPr="003A06D0">
        <w:rPr>
          <w:noProof/>
          <w:lang w:val="en-GB"/>
        </w:rPr>
        <w:fldChar w:fldCharType="begin"/>
      </w:r>
      <w:r w:rsidRPr="003A06D0">
        <w:rPr>
          <w:noProof/>
          <w:lang w:val="en-GB"/>
        </w:rPr>
        <w:instrText xml:space="preserve"> PAGEREF _Toc534749420 \h </w:instrText>
      </w:r>
      <w:r w:rsidRPr="003A06D0">
        <w:rPr>
          <w:noProof/>
          <w:lang w:val="en-GB"/>
        </w:rPr>
      </w:r>
      <w:r w:rsidRPr="003A06D0">
        <w:rPr>
          <w:noProof/>
          <w:lang w:val="en-GB"/>
        </w:rPr>
        <w:fldChar w:fldCharType="separate"/>
      </w:r>
      <w:r w:rsidRPr="003A06D0">
        <w:rPr>
          <w:noProof/>
          <w:lang w:val="en-GB"/>
        </w:rPr>
        <w:t>127</w:t>
      </w:r>
      <w:r w:rsidRPr="003A06D0">
        <w:rPr>
          <w:noProof/>
          <w:lang w:val="en-GB"/>
        </w:rPr>
        <w:fldChar w:fldCharType="end"/>
      </w:r>
    </w:p>
    <w:p w14:paraId="7C10484B" w14:textId="77777777" w:rsidR="00AD3D5F" w:rsidRPr="003A06D0" w:rsidRDefault="00AD3D5F">
      <w:pPr>
        <w:pStyle w:val="Abbildungsverzeichnis"/>
        <w:rPr>
          <w:rFonts w:eastAsiaTheme="minorEastAsia" w:cstheme="minorBidi"/>
          <w:b w:val="0"/>
          <w:bCs w:val="0"/>
          <w:noProof/>
          <w:sz w:val="22"/>
          <w:szCs w:val="22"/>
          <w:lang w:val="en-GB" w:eastAsia="en-GB"/>
        </w:rPr>
      </w:pPr>
      <w:r w:rsidRPr="003A06D0">
        <w:rPr>
          <w:noProof/>
          <w:lang w:val="en-GB"/>
        </w:rPr>
        <w:t>Figure 9: Retrieve XML Signature</w:t>
      </w:r>
      <w:r w:rsidRPr="003A06D0">
        <w:rPr>
          <w:noProof/>
          <w:lang w:val="en-GB"/>
        </w:rPr>
        <w:tab/>
      </w:r>
      <w:r w:rsidRPr="003A06D0">
        <w:rPr>
          <w:noProof/>
          <w:lang w:val="en-GB"/>
        </w:rPr>
        <w:fldChar w:fldCharType="begin"/>
      </w:r>
      <w:r w:rsidRPr="003A06D0">
        <w:rPr>
          <w:noProof/>
          <w:lang w:val="en-GB"/>
        </w:rPr>
        <w:instrText xml:space="preserve"> PAGEREF _Toc534749421 \h </w:instrText>
      </w:r>
      <w:r w:rsidRPr="003A06D0">
        <w:rPr>
          <w:noProof/>
          <w:lang w:val="en-GB"/>
        </w:rPr>
      </w:r>
      <w:r w:rsidRPr="003A06D0">
        <w:rPr>
          <w:noProof/>
          <w:lang w:val="en-GB"/>
        </w:rPr>
        <w:fldChar w:fldCharType="separate"/>
      </w:r>
      <w:r w:rsidRPr="003A06D0">
        <w:rPr>
          <w:noProof/>
          <w:lang w:val="en-GB"/>
        </w:rPr>
        <w:t>128</w:t>
      </w:r>
      <w:r w:rsidRPr="003A06D0">
        <w:rPr>
          <w:noProof/>
          <w:lang w:val="en-GB"/>
        </w:rPr>
        <w:fldChar w:fldCharType="end"/>
      </w:r>
    </w:p>
    <w:p w14:paraId="17B2551E" w14:textId="77777777" w:rsidR="00AD3D5F" w:rsidRPr="003A06D0" w:rsidRDefault="00AD3D5F">
      <w:pPr>
        <w:pStyle w:val="Abbildungsverzeichnis"/>
        <w:rPr>
          <w:rFonts w:eastAsiaTheme="minorEastAsia" w:cstheme="minorBidi"/>
          <w:b w:val="0"/>
          <w:bCs w:val="0"/>
          <w:noProof/>
          <w:sz w:val="22"/>
          <w:szCs w:val="22"/>
          <w:lang w:val="en-GB" w:eastAsia="en-GB"/>
        </w:rPr>
      </w:pPr>
      <w:r w:rsidRPr="003A06D0">
        <w:rPr>
          <w:noProof/>
          <w:lang w:val="en-GB"/>
        </w:rPr>
        <w:t>Figure 10: Recalculate References</w:t>
      </w:r>
      <w:r w:rsidRPr="003A06D0">
        <w:rPr>
          <w:noProof/>
          <w:lang w:val="en-GB"/>
        </w:rPr>
        <w:tab/>
      </w:r>
      <w:r w:rsidRPr="003A06D0">
        <w:rPr>
          <w:noProof/>
          <w:lang w:val="en-GB"/>
        </w:rPr>
        <w:fldChar w:fldCharType="begin"/>
      </w:r>
      <w:r w:rsidRPr="003A06D0">
        <w:rPr>
          <w:noProof/>
          <w:lang w:val="en-GB"/>
        </w:rPr>
        <w:instrText xml:space="preserve"> PAGEREF _Toc534749422 \h </w:instrText>
      </w:r>
      <w:r w:rsidRPr="003A06D0">
        <w:rPr>
          <w:noProof/>
          <w:lang w:val="en-GB"/>
        </w:rPr>
      </w:r>
      <w:r w:rsidRPr="003A06D0">
        <w:rPr>
          <w:noProof/>
          <w:lang w:val="en-GB"/>
        </w:rPr>
        <w:fldChar w:fldCharType="separate"/>
      </w:r>
      <w:r w:rsidRPr="003A06D0">
        <w:rPr>
          <w:noProof/>
          <w:lang w:val="en-GB"/>
        </w:rPr>
        <w:t>129</w:t>
      </w:r>
      <w:r w:rsidRPr="003A06D0">
        <w:rPr>
          <w:noProof/>
          <w:lang w:val="en-GB"/>
        </w:rPr>
        <w:fldChar w:fldCharType="end"/>
      </w:r>
    </w:p>
    <w:p w14:paraId="2F781AB8" w14:textId="77777777" w:rsidR="00AD3D5F" w:rsidRPr="003A06D0" w:rsidRDefault="00AD3D5F">
      <w:pPr>
        <w:pStyle w:val="Abbildungsverzeichnis"/>
        <w:rPr>
          <w:rFonts w:eastAsiaTheme="minorEastAsia" w:cstheme="minorBidi"/>
          <w:b w:val="0"/>
          <w:bCs w:val="0"/>
          <w:noProof/>
          <w:sz w:val="22"/>
          <w:szCs w:val="22"/>
          <w:lang w:val="en-GB" w:eastAsia="en-GB"/>
        </w:rPr>
      </w:pPr>
      <w:r w:rsidRPr="003A06D0">
        <w:rPr>
          <w:noProof/>
          <w:lang w:val="en-GB"/>
        </w:rPr>
        <w:t>Figure 11: Verify XML Signature</w:t>
      </w:r>
      <w:r w:rsidRPr="003A06D0">
        <w:rPr>
          <w:noProof/>
          <w:lang w:val="en-GB"/>
        </w:rPr>
        <w:tab/>
      </w:r>
      <w:r w:rsidRPr="003A06D0">
        <w:rPr>
          <w:noProof/>
          <w:lang w:val="en-GB"/>
        </w:rPr>
        <w:fldChar w:fldCharType="begin"/>
      </w:r>
      <w:r w:rsidRPr="003A06D0">
        <w:rPr>
          <w:noProof/>
          <w:lang w:val="en-GB"/>
        </w:rPr>
        <w:instrText xml:space="preserve"> PAGEREF _Toc534749423 \h </w:instrText>
      </w:r>
      <w:r w:rsidRPr="003A06D0">
        <w:rPr>
          <w:noProof/>
          <w:lang w:val="en-GB"/>
        </w:rPr>
      </w:r>
      <w:r w:rsidRPr="003A06D0">
        <w:rPr>
          <w:noProof/>
          <w:lang w:val="en-GB"/>
        </w:rPr>
        <w:fldChar w:fldCharType="separate"/>
      </w:r>
      <w:r w:rsidRPr="003A06D0">
        <w:rPr>
          <w:noProof/>
          <w:lang w:val="en-GB"/>
        </w:rPr>
        <w:t>130</w:t>
      </w:r>
      <w:r w:rsidRPr="003A06D0">
        <w:rPr>
          <w:noProof/>
          <w:lang w:val="en-GB"/>
        </w:rPr>
        <w:fldChar w:fldCharType="end"/>
      </w:r>
    </w:p>
    <w:p w14:paraId="2DA5CEE0" w14:textId="77777777" w:rsidR="00AD3D5F" w:rsidRPr="003A06D0" w:rsidRDefault="00AD3D5F">
      <w:pPr>
        <w:pStyle w:val="Abbildungsverzeichnis"/>
        <w:rPr>
          <w:rFonts w:eastAsiaTheme="minorEastAsia" w:cstheme="minorBidi"/>
          <w:b w:val="0"/>
          <w:bCs w:val="0"/>
          <w:noProof/>
          <w:sz w:val="22"/>
          <w:szCs w:val="22"/>
          <w:lang w:val="en-GB" w:eastAsia="en-GB"/>
        </w:rPr>
      </w:pPr>
      <w:r w:rsidRPr="003A06D0">
        <w:rPr>
          <w:noProof/>
          <w:lang w:val="en-GB"/>
        </w:rPr>
        <w:t>Figure 12: Retrieve CMS Signature</w:t>
      </w:r>
      <w:r w:rsidRPr="003A06D0">
        <w:rPr>
          <w:noProof/>
          <w:lang w:val="en-GB"/>
        </w:rPr>
        <w:tab/>
      </w:r>
      <w:r w:rsidRPr="003A06D0">
        <w:rPr>
          <w:noProof/>
          <w:lang w:val="en-GB"/>
        </w:rPr>
        <w:fldChar w:fldCharType="begin"/>
      </w:r>
      <w:r w:rsidRPr="003A06D0">
        <w:rPr>
          <w:noProof/>
          <w:lang w:val="en-GB"/>
        </w:rPr>
        <w:instrText xml:space="preserve"> PAGEREF _Toc534749424 \h </w:instrText>
      </w:r>
      <w:r w:rsidRPr="003A06D0">
        <w:rPr>
          <w:noProof/>
          <w:lang w:val="en-GB"/>
        </w:rPr>
      </w:r>
      <w:r w:rsidRPr="003A06D0">
        <w:rPr>
          <w:noProof/>
          <w:lang w:val="en-GB"/>
        </w:rPr>
        <w:fldChar w:fldCharType="separate"/>
      </w:r>
      <w:r w:rsidRPr="003A06D0">
        <w:rPr>
          <w:noProof/>
          <w:lang w:val="en-GB"/>
        </w:rPr>
        <w:t>132</w:t>
      </w:r>
      <w:r w:rsidRPr="003A06D0">
        <w:rPr>
          <w:noProof/>
          <w:lang w:val="en-GB"/>
        </w:rPr>
        <w:fldChar w:fldCharType="end"/>
      </w:r>
    </w:p>
    <w:p w14:paraId="4CFE2C89" w14:textId="77777777" w:rsidR="00AD3D5F" w:rsidRPr="003A06D0" w:rsidRDefault="00AD3D5F">
      <w:pPr>
        <w:pStyle w:val="Abbildungsverzeichnis"/>
        <w:rPr>
          <w:rFonts w:eastAsiaTheme="minorEastAsia" w:cstheme="minorBidi"/>
          <w:b w:val="0"/>
          <w:bCs w:val="0"/>
          <w:noProof/>
          <w:sz w:val="22"/>
          <w:szCs w:val="22"/>
          <w:lang w:val="en-GB" w:eastAsia="en-GB"/>
        </w:rPr>
      </w:pPr>
      <w:r w:rsidRPr="003A06D0">
        <w:rPr>
          <w:noProof/>
          <w:lang w:val="en-GB"/>
        </w:rPr>
        <w:t>Figure 13: Verify CMS Signature</w:t>
      </w:r>
      <w:r w:rsidRPr="003A06D0">
        <w:rPr>
          <w:noProof/>
          <w:lang w:val="en-GB"/>
        </w:rPr>
        <w:tab/>
      </w:r>
      <w:r w:rsidRPr="003A06D0">
        <w:rPr>
          <w:noProof/>
          <w:lang w:val="en-GB"/>
        </w:rPr>
        <w:fldChar w:fldCharType="begin"/>
      </w:r>
      <w:r w:rsidRPr="003A06D0">
        <w:rPr>
          <w:noProof/>
          <w:lang w:val="en-GB"/>
        </w:rPr>
        <w:instrText xml:space="preserve"> PAGEREF _Toc534749425 \h </w:instrText>
      </w:r>
      <w:r w:rsidRPr="003A06D0">
        <w:rPr>
          <w:noProof/>
          <w:lang w:val="en-GB"/>
        </w:rPr>
      </w:r>
      <w:r w:rsidRPr="003A06D0">
        <w:rPr>
          <w:noProof/>
          <w:lang w:val="en-GB"/>
        </w:rPr>
        <w:fldChar w:fldCharType="separate"/>
      </w:r>
      <w:r w:rsidRPr="003A06D0">
        <w:rPr>
          <w:noProof/>
          <w:lang w:val="en-GB"/>
        </w:rPr>
        <w:t>132</w:t>
      </w:r>
      <w:r w:rsidRPr="003A06D0">
        <w:rPr>
          <w:noProof/>
          <w:lang w:val="en-GB"/>
        </w:rPr>
        <w:fldChar w:fldCharType="end"/>
      </w:r>
    </w:p>
    <w:p w14:paraId="4DFF5059" w14:textId="77777777" w:rsidR="00AD3D5F" w:rsidRPr="003A06D0" w:rsidRDefault="00AD3D5F">
      <w:pPr>
        <w:pStyle w:val="Abbildungsverzeichnis"/>
        <w:rPr>
          <w:rFonts w:eastAsiaTheme="minorEastAsia" w:cstheme="minorBidi"/>
          <w:b w:val="0"/>
          <w:bCs w:val="0"/>
          <w:noProof/>
          <w:sz w:val="22"/>
          <w:szCs w:val="22"/>
          <w:lang w:val="en-GB" w:eastAsia="en-GB"/>
        </w:rPr>
      </w:pPr>
      <w:r w:rsidRPr="003A06D0">
        <w:rPr>
          <w:noProof/>
          <w:lang w:val="en-GB"/>
        </w:rPr>
        <w:t>Figure 14: Augment Signature</w:t>
      </w:r>
      <w:r w:rsidRPr="003A06D0">
        <w:rPr>
          <w:noProof/>
          <w:lang w:val="en-GB"/>
        </w:rPr>
        <w:tab/>
      </w:r>
      <w:r w:rsidRPr="003A06D0">
        <w:rPr>
          <w:noProof/>
          <w:lang w:val="en-GB"/>
        </w:rPr>
        <w:fldChar w:fldCharType="begin"/>
      </w:r>
      <w:r w:rsidRPr="003A06D0">
        <w:rPr>
          <w:noProof/>
          <w:lang w:val="en-GB"/>
        </w:rPr>
        <w:instrText xml:space="preserve"> PAGEREF _Toc534749426 \h </w:instrText>
      </w:r>
      <w:r w:rsidRPr="003A06D0">
        <w:rPr>
          <w:noProof/>
          <w:lang w:val="en-GB"/>
        </w:rPr>
      </w:r>
      <w:r w:rsidRPr="003A06D0">
        <w:rPr>
          <w:noProof/>
          <w:lang w:val="en-GB"/>
        </w:rPr>
        <w:fldChar w:fldCharType="separate"/>
      </w:r>
      <w:r w:rsidRPr="003A06D0">
        <w:rPr>
          <w:noProof/>
          <w:lang w:val="en-GB"/>
        </w:rPr>
        <w:t>133</w:t>
      </w:r>
      <w:r w:rsidRPr="003A06D0">
        <w:rPr>
          <w:noProof/>
          <w:lang w:val="en-GB"/>
        </w:rPr>
        <w:fldChar w:fldCharType="end"/>
      </w:r>
    </w:p>
    <w:p w14:paraId="56BA323C" w14:textId="77777777" w:rsidR="00AD3D5F" w:rsidRPr="003A06D0" w:rsidRDefault="00AD3D5F">
      <w:pPr>
        <w:pStyle w:val="Abbildungsverzeichnis"/>
        <w:rPr>
          <w:rFonts w:eastAsiaTheme="minorEastAsia" w:cstheme="minorBidi"/>
          <w:b w:val="0"/>
          <w:bCs w:val="0"/>
          <w:noProof/>
          <w:sz w:val="22"/>
          <w:szCs w:val="22"/>
          <w:lang w:val="en-GB" w:eastAsia="en-GB"/>
        </w:rPr>
      </w:pPr>
      <w:r w:rsidRPr="003A06D0">
        <w:rPr>
          <w:noProof/>
          <w:lang w:val="en-GB"/>
        </w:rPr>
        <w:t>Figure 15: Select Augmentation Target</w:t>
      </w:r>
      <w:r w:rsidRPr="003A06D0">
        <w:rPr>
          <w:noProof/>
          <w:lang w:val="en-GB"/>
        </w:rPr>
        <w:tab/>
      </w:r>
      <w:r w:rsidRPr="003A06D0">
        <w:rPr>
          <w:noProof/>
          <w:lang w:val="en-GB"/>
        </w:rPr>
        <w:fldChar w:fldCharType="begin"/>
      </w:r>
      <w:r w:rsidRPr="003A06D0">
        <w:rPr>
          <w:noProof/>
          <w:lang w:val="en-GB"/>
        </w:rPr>
        <w:instrText xml:space="preserve"> PAGEREF _Toc534749427 \h </w:instrText>
      </w:r>
      <w:r w:rsidRPr="003A06D0">
        <w:rPr>
          <w:noProof/>
          <w:lang w:val="en-GB"/>
        </w:rPr>
      </w:r>
      <w:r w:rsidRPr="003A06D0">
        <w:rPr>
          <w:noProof/>
          <w:lang w:val="en-GB"/>
        </w:rPr>
        <w:fldChar w:fldCharType="separate"/>
      </w:r>
      <w:r w:rsidRPr="003A06D0">
        <w:rPr>
          <w:noProof/>
          <w:lang w:val="en-GB"/>
        </w:rPr>
        <w:t>134</w:t>
      </w:r>
      <w:r w:rsidRPr="003A06D0">
        <w:rPr>
          <w:noProof/>
          <w:lang w:val="en-GB"/>
        </w:rPr>
        <w:fldChar w:fldCharType="end"/>
      </w:r>
    </w:p>
    <w:p w14:paraId="402601B6" w14:textId="77777777" w:rsidR="00AD3D5F" w:rsidRPr="003A06D0" w:rsidRDefault="00AD3D5F">
      <w:pPr>
        <w:pStyle w:val="Abbildungsverzeichnis"/>
        <w:rPr>
          <w:rFonts w:eastAsiaTheme="minorEastAsia" w:cstheme="minorBidi"/>
          <w:b w:val="0"/>
          <w:bCs w:val="0"/>
          <w:noProof/>
          <w:sz w:val="22"/>
          <w:szCs w:val="22"/>
          <w:lang w:val="en-GB" w:eastAsia="en-GB"/>
        </w:rPr>
      </w:pPr>
      <w:r w:rsidRPr="003A06D0">
        <w:rPr>
          <w:noProof/>
          <w:lang w:val="en-GB"/>
        </w:rPr>
        <w:t>Figure 16: Timestamp Signature</w:t>
      </w:r>
      <w:r w:rsidRPr="003A06D0">
        <w:rPr>
          <w:noProof/>
          <w:lang w:val="en-GB"/>
        </w:rPr>
        <w:tab/>
      </w:r>
      <w:r w:rsidRPr="003A06D0">
        <w:rPr>
          <w:noProof/>
          <w:lang w:val="en-GB"/>
        </w:rPr>
        <w:fldChar w:fldCharType="begin"/>
      </w:r>
      <w:r w:rsidRPr="003A06D0">
        <w:rPr>
          <w:noProof/>
          <w:lang w:val="en-GB"/>
        </w:rPr>
        <w:instrText xml:space="preserve"> PAGEREF _Toc534749428 \h </w:instrText>
      </w:r>
      <w:r w:rsidRPr="003A06D0">
        <w:rPr>
          <w:noProof/>
          <w:lang w:val="en-GB"/>
        </w:rPr>
      </w:r>
      <w:r w:rsidRPr="003A06D0">
        <w:rPr>
          <w:noProof/>
          <w:lang w:val="en-GB"/>
        </w:rPr>
        <w:fldChar w:fldCharType="separate"/>
      </w:r>
      <w:r w:rsidRPr="003A06D0">
        <w:rPr>
          <w:noProof/>
          <w:lang w:val="en-GB"/>
        </w:rPr>
        <w:t>135</w:t>
      </w:r>
      <w:r w:rsidRPr="003A06D0">
        <w:rPr>
          <w:noProof/>
          <w:lang w:val="en-GB"/>
        </w:rPr>
        <w:fldChar w:fldCharType="end"/>
      </w:r>
    </w:p>
    <w:p w14:paraId="0D1C7BC3" w14:textId="77777777" w:rsidR="00BF4F83" w:rsidRPr="003A06D0" w:rsidRDefault="00BF4F83" w:rsidP="00BF4F83">
      <w:pPr>
        <w:rPr>
          <w:lang w:val="en-GB"/>
        </w:rPr>
      </w:pPr>
      <w:r w:rsidRPr="003A06D0">
        <w:rPr>
          <w:lang w:val="en-GB"/>
        </w:rPr>
        <w:fldChar w:fldCharType="end"/>
      </w:r>
    </w:p>
    <w:bookmarkStart w:id="30862" w:name="sec_RevisionHistory"/>
    <w:bookmarkStart w:id="30863" w:name="_Toc85472898"/>
    <w:bookmarkStart w:id="30864" w:name="_Toc287332014"/>
    <w:bookmarkStart w:id="30865" w:name="_Toc480914774"/>
    <w:bookmarkStart w:id="30866" w:name="_Toc481065068"/>
    <w:bookmarkEnd w:id="30862"/>
    <w:p w14:paraId="18C496BF" w14:textId="77777777" w:rsidR="00BF4F83" w:rsidRPr="003A06D0" w:rsidRDefault="00BF4F83" w:rsidP="00827213">
      <w:pPr>
        <w:pStyle w:val="AppendixHeading1"/>
        <w:rPr>
          <w:lang w:val="en-GB"/>
        </w:rPr>
      </w:pPr>
      <w:r w:rsidRPr="003A06D0">
        <w:rPr>
          <w:lang w:val="en-GB"/>
        </w:rPr>
        <w:fldChar w:fldCharType="begin"/>
      </w:r>
      <w:r w:rsidRPr="003A06D0">
        <w:rPr>
          <w:lang w:val="en-GB"/>
        </w:rPr>
        <w:instrText xml:space="preserve"> HYPERLINK  \l "sec_RevisionHistory" </w:instrText>
      </w:r>
      <w:r w:rsidRPr="003A06D0">
        <w:rPr>
          <w:lang w:val="en-GB"/>
        </w:rPr>
        <w:fldChar w:fldCharType="separate"/>
      </w:r>
      <w:bookmarkStart w:id="30867" w:name="_Toc522668753"/>
      <w:bookmarkStart w:id="30868" w:name="_Toc10210855"/>
      <w:r w:rsidRPr="003A06D0">
        <w:rPr>
          <w:rStyle w:val="Hyperlink"/>
          <w:lang w:val="en-GB"/>
        </w:rPr>
        <w:t>Revision History</w:t>
      </w:r>
      <w:bookmarkEnd w:id="30863"/>
      <w:bookmarkEnd w:id="30864"/>
      <w:bookmarkEnd w:id="30865"/>
      <w:bookmarkEnd w:id="30866"/>
      <w:bookmarkEnd w:id="30867"/>
      <w:bookmarkEnd w:id="30868"/>
      <w:r w:rsidRPr="003A06D0">
        <w:rPr>
          <w:lang w:val="en-GB"/>
        </w:rPr>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1410"/>
        <w:gridCol w:w="2109"/>
        <w:gridCol w:w="4305"/>
      </w:tblGrid>
      <w:tr w:rsidR="00BF4F83" w:rsidRPr="003A06D0" w14:paraId="0F1F49DA" w14:textId="77777777" w:rsidTr="00912C71">
        <w:tc>
          <w:tcPr>
            <w:tcW w:w="1526" w:type="dxa"/>
          </w:tcPr>
          <w:p w14:paraId="48D7EBFC" w14:textId="77777777" w:rsidR="00BF4F83" w:rsidRPr="003A06D0" w:rsidRDefault="00BF4F83" w:rsidP="00BF4F83">
            <w:pPr>
              <w:jc w:val="center"/>
              <w:rPr>
                <w:b/>
                <w:bCs/>
                <w:lang w:val="en-GB"/>
              </w:rPr>
            </w:pPr>
            <w:r w:rsidRPr="003A06D0">
              <w:rPr>
                <w:b/>
                <w:bCs/>
                <w:lang w:val="en-GB"/>
              </w:rPr>
              <w:t>Revision</w:t>
            </w:r>
          </w:p>
        </w:tc>
        <w:tc>
          <w:tcPr>
            <w:tcW w:w="1410" w:type="dxa"/>
          </w:tcPr>
          <w:p w14:paraId="1E851125" w14:textId="77777777" w:rsidR="00BF4F83" w:rsidRPr="003A06D0" w:rsidRDefault="00BF4F83" w:rsidP="00BF4F83">
            <w:pPr>
              <w:jc w:val="center"/>
              <w:rPr>
                <w:b/>
                <w:bCs/>
                <w:lang w:val="en-GB"/>
              </w:rPr>
            </w:pPr>
            <w:r w:rsidRPr="003A06D0">
              <w:rPr>
                <w:b/>
                <w:bCs/>
                <w:lang w:val="en-GB"/>
              </w:rPr>
              <w:t>Date</w:t>
            </w:r>
          </w:p>
        </w:tc>
        <w:tc>
          <w:tcPr>
            <w:tcW w:w="2109" w:type="dxa"/>
          </w:tcPr>
          <w:p w14:paraId="71EF6FD0" w14:textId="77777777" w:rsidR="00BF4F83" w:rsidRPr="003A06D0" w:rsidRDefault="00BF4F83" w:rsidP="00BF4F83">
            <w:pPr>
              <w:jc w:val="center"/>
              <w:rPr>
                <w:b/>
                <w:bCs/>
                <w:lang w:val="en-GB"/>
              </w:rPr>
            </w:pPr>
            <w:r w:rsidRPr="003A06D0">
              <w:rPr>
                <w:b/>
                <w:bCs/>
                <w:lang w:val="en-GB"/>
              </w:rPr>
              <w:t>Editor</w:t>
            </w:r>
          </w:p>
        </w:tc>
        <w:tc>
          <w:tcPr>
            <w:tcW w:w="4305" w:type="dxa"/>
          </w:tcPr>
          <w:p w14:paraId="09A16152" w14:textId="77777777" w:rsidR="00BF4F83" w:rsidRPr="003A06D0" w:rsidRDefault="00BF4F83" w:rsidP="00BF4F83">
            <w:pPr>
              <w:rPr>
                <w:b/>
                <w:bCs/>
                <w:lang w:val="en-GB"/>
              </w:rPr>
            </w:pPr>
            <w:r w:rsidRPr="003A06D0">
              <w:rPr>
                <w:b/>
                <w:bCs/>
                <w:lang w:val="en-GB"/>
              </w:rPr>
              <w:t>Changes Made</w:t>
            </w:r>
          </w:p>
        </w:tc>
      </w:tr>
      <w:tr w:rsidR="00BF4F83" w:rsidRPr="003A06D0" w14:paraId="7D5D3292" w14:textId="77777777" w:rsidTr="00912C71">
        <w:tc>
          <w:tcPr>
            <w:tcW w:w="1526" w:type="dxa"/>
          </w:tcPr>
          <w:p w14:paraId="3E60F97A" w14:textId="77777777" w:rsidR="00BF4F83" w:rsidRPr="003A06D0" w:rsidRDefault="00BF4F83" w:rsidP="00BF4F83">
            <w:pPr>
              <w:rPr>
                <w:lang w:val="en-GB"/>
              </w:rPr>
            </w:pPr>
            <w:r w:rsidRPr="003A06D0">
              <w:rPr>
                <w:lang w:val="en-GB"/>
              </w:rPr>
              <w:t>WD06</w:t>
            </w:r>
          </w:p>
        </w:tc>
        <w:tc>
          <w:tcPr>
            <w:tcW w:w="1410" w:type="dxa"/>
          </w:tcPr>
          <w:p w14:paraId="294F8986" w14:textId="77777777" w:rsidR="00BF4F83" w:rsidRPr="003A06D0" w:rsidRDefault="00BF4F83" w:rsidP="00BF4F83">
            <w:pPr>
              <w:rPr>
                <w:lang w:val="en-GB"/>
              </w:rPr>
            </w:pPr>
            <w:r w:rsidRPr="003A06D0">
              <w:rPr>
                <w:lang w:val="en-GB"/>
              </w:rPr>
              <w:t>2018-06-10</w:t>
            </w:r>
          </w:p>
        </w:tc>
        <w:tc>
          <w:tcPr>
            <w:tcW w:w="2109" w:type="dxa"/>
          </w:tcPr>
          <w:p w14:paraId="6B5BA91A" w14:textId="77777777" w:rsidR="00BF4F83" w:rsidRPr="003A06D0" w:rsidRDefault="00BF4F83" w:rsidP="00BF4F83">
            <w:pPr>
              <w:rPr>
                <w:lang w:val="en-GB"/>
              </w:rPr>
            </w:pPr>
            <w:r w:rsidRPr="003A06D0">
              <w:rPr>
                <w:lang w:val="en-GB"/>
              </w:rPr>
              <w:t>Andreas Kuehne and Stefan Hagen</w:t>
            </w:r>
          </w:p>
        </w:tc>
        <w:tc>
          <w:tcPr>
            <w:tcW w:w="4305" w:type="dxa"/>
          </w:tcPr>
          <w:p w14:paraId="367338F7" w14:textId="77777777" w:rsidR="00BF4F83" w:rsidRPr="003A06D0" w:rsidRDefault="00BF4F83" w:rsidP="00BF4F83">
            <w:pPr>
              <w:rPr>
                <w:lang w:val="en-GB"/>
              </w:rPr>
            </w:pPr>
            <w:r w:rsidRPr="003A06D0">
              <w:rPr>
                <w:lang w:val="en-GB"/>
              </w:rPr>
              <w:t>Initial Draft version with feedback from the TC</w:t>
            </w:r>
          </w:p>
        </w:tc>
      </w:tr>
      <w:tr w:rsidR="00BF4F83" w:rsidRPr="003A06D0" w14:paraId="001E5B36" w14:textId="77777777" w:rsidTr="00912C71">
        <w:tc>
          <w:tcPr>
            <w:tcW w:w="1526" w:type="dxa"/>
          </w:tcPr>
          <w:p w14:paraId="7B69F8E1" w14:textId="77777777" w:rsidR="00BF4F83" w:rsidRPr="003A06D0" w:rsidRDefault="00BF4F83" w:rsidP="00BF4F83">
            <w:pPr>
              <w:rPr>
                <w:lang w:val="en-GB"/>
              </w:rPr>
            </w:pPr>
            <w:r w:rsidRPr="003A06D0">
              <w:rPr>
                <w:lang w:val="en-GB"/>
              </w:rPr>
              <w:t>WD07</w:t>
            </w:r>
          </w:p>
        </w:tc>
        <w:tc>
          <w:tcPr>
            <w:tcW w:w="1410" w:type="dxa"/>
          </w:tcPr>
          <w:p w14:paraId="2B7DDB08" w14:textId="77777777" w:rsidR="00BF4F83" w:rsidRPr="003A06D0" w:rsidRDefault="00BF4F83" w:rsidP="00BF4F83">
            <w:pPr>
              <w:rPr>
                <w:lang w:val="en-GB"/>
              </w:rPr>
            </w:pPr>
            <w:r w:rsidRPr="003A06D0">
              <w:rPr>
                <w:lang w:val="en-GB"/>
              </w:rPr>
              <w:t>2018-08-12</w:t>
            </w:r>
          </w:p>
        </w:tc>
        <w:tc>
          <w:tcPr>
            <w:tcW w:w="2109" w:type="dxa"/>
          </w:tcPr>
          <w:p w14:paraId="16488F29" w14:textId="77777777" w:rsidR="00BF4F83" w:rsidRPr="003A06D0" w:rsidRDefault="00BF4F83" w:rsidP="00BF4F83">
            <w:pPr>
              <w:rPr>
                <w:lang w:val="en-GB"/>
              </w:rPr>
            </w:pPr>
            <w:r w:rsidRPr="003A06D0">
              <w:rPr>
                <w:lang w:val="en-GB"/>
              </w:rPr>
              <w:t>Stefan Hagen</w:t>
            </w:r>
          </w:p>
        </w:tc>
        <w:tc>
          <w:tcPr>
            <w:tcW w:w="4305" w:type="dxa"/>
          </w:tcPr>
          <w:p w14:paraId="78A8D5C8" w14:textId="77777777" w:rsidR="00BF4F83" w:rsidRPr="003A06D0" w:rsidRDefault="00BF4F83" w:rsidP="00BF4F83">
            <w:pPr>
              <w:rPr>
                <w:lang w:val="en-GB"/>
              </w:rPr>
            </w:pPr>
            <w:r w:rsidRPr="003A06D0">
              <w:rPr>
                <w:lang w:val="en-GB"/>
              </w:rPr>
              <w:t>Minor editorial fixes</w:t>
            </w:r>
          </w:p>
        </w:tc>
      </w:tr>
      <w:tr w:rsidR="00BF4F83" w:rsidRPr="003A06D0" w14:paraId="059E8C3E" w14:textId="77777777" w:rsidTr="00912C71">
        <w:tc>
          <w:tcPr>
            <w:tcW w:w="1526" w:type="dxa"/>
          </w:tcPr>
          <w:p w14:paraId="279DDC58" w14:textId="77777777" w:rsidR="00BF4F83" w:rsidRPr="003A06D0" w:rsidRDefault="00BF4F83" w:rsidP="00BF4F83">
            <w:pPr>
              <w:rPr>
                <w:lang w:val="en-GB"/>
              </w:rPr>
            </w:pPr>
            <w:r w:rsidRPr="003A06D0">
              <w:rPr>
                <w:lang w:val="en-GB"/>
              </w:rPr>
              <w:t>WD08</w:t>
            </w:r>
          </w:p>
        </w:tc>
        <w:tc>
          <w:tcPr>
            <w:tcW w:w="1410" w:type="dxa"/>
          </w:tcPr>
          <w:p w14:paraId="6E1AD883" w14:textId="77777777" w:rsidR="00BF4F83" w:rsidRPr="003A06D0" w:rsidRDefault="00BF4F83" w:rsidP="00BF4F83">
            <w:pPr>
              <w:rPr>
                <w:lang w:val="en-GB"/>
              </w:rPr>
            </w:pPr>
            <w:r w:rsidRPr="003A06D0">
              <w:rPr>
                <w:lang w:val="en-GB"/>
              </w:rPr>
              <w:t>2018-08-13</w:t>
            </w:r>
          </w:p>
        </w:tc>
        <w:tc>
          <w:tcPr>
            <w:tcW w:w="2109" w:type="dxa"/>
          </w:tcPr>
          <w:p w14:paraId="16F0F8D4" w14:textId="77777777" w:rsidR="00BF4F83" w:rsidRPr="003A06D0" w:rsidRDefault="00BF4F83" w:rsidP="00BF4F83">
            <w:pPr>
              <w:rPr>
                <w:lang w:val="en-GB"/>
              </w:rPr>
            </w:pPr>
            <w:r w:rsidRPr="003A06D0">
              <w:rPr>
                <w:lang w:val="en-GB"/>
              </w:rPr>
              <w:t>Andreas Kuehne</w:t>
            </w:r>
          </w:p>
        </w:tc>
        <w:tc>
          <w:tcPr>
            <w:tcW w:w="4305" w:type="dxa"/>
          </w:tcPr>
          <w:p w14:paraId="35868B66" w14:textId="77777777" w:rsidR="00BF4F83" w:rsidRPr="003A06D0" w:rsidRDefault="00BF4F83" w:rsidP="00BF4F83">
            <w:pPr>
              <w:rPr>
                <w:lang w:val="en-GB"/>
              </w:rPr>
            </w:pPr>
            <w:r w:rsidRPr="003A06D0">
              <w:rPr>
                <w:lang w:val="en-GB"/>
              </w:rPr>
              <w:t>Editorial fixes to ease reading for newcomers (grouping of elements)</w:t>
            </w:r>
          </w:p>
        </w:tc>
      </w:tr>
      <w:tr w:rsidR="00BF4F83" w:rsidRPr="003A06D0" w14:paraId="03507A0D" w14:textId="77777777" w:rsidTr="00912C71">
        <w:tc>
          <w:tcPr>
            <w:tcW w:w="1526" w:type="dxa"/>
          </w:tcPr>
          <w:p w14:paraId="2E76E53D" w14:textId="77777777" w:rsidR="00BF4F83" w:rsidRPr="003A06D0" w:rsidRDefault="00BF4F83" w:rsidP="00BF4F83">
            <w:pPr>
              <w:rPr>
                <w:lang w:val="en-GB"/>
              </w:rPr>
            </w:pPr>
            <w:r w:rsidRPr="003A06D0">
              <w:rPr>
                <w:lang w:val="en-GB"/>
              </w:rPr>
              <w:t>WD09</w:t>
            </w:r>
          </w:p>
        </w:tc>
        <w:tc>
          <w:tcPr>
            <w:tcW w:w="1410" w:type="dxa"/>
          </w:tcPr>
          <w:p w14:paraId="22453046" w14:textId="77777777" w:rsidR="00BF4F83" w:rsidRPr="003A06D0" w:rsidRDefault="00BF4F83" w:rsidP="00BF4F83">
            <w:pPr>
              <w:rPr>
                <w:lang w:val="en-GB"/>
              </w:rPr>
            </w:pPr>
            <w:r w:rsidRPr="003A06D0">
              <w:rPr>
                <w:lang w:val="en-GB"/>
              </w:rPr>
              <w:t>2018-08-20</w:t>
            </w:r>
          </w:p>
        </w:tc>
        <w:tc>
          <w:tcPr>
            <w:tcW w:w="2109" w:type="dxa"/>
          </w:tcPr>
          <w:p w14:paraId="5359C279" w14:textId="77777777" w:rsidR="00BF4F83" w:rsidRPr="003A06D0" w:rsidRDefault="00BF4F83" w:rsidP="00BF4F83">
            <w:pPr>
              <w:rPr>
                <w:lang w:val="en-GB"/>
              </w:rPr>
            </w:pPr>
            <w:r w:rsidRPr="003A06D0">
              <w:rPr>
                <w:lang w:val="en-GB"/>
              </w:rPr>
              <w:t>Stefan Hagen</w:t>
            </w:r>
          </w:p>
        </w:tc>
        <w:tc>
          <w:tcPr>
            <w:tcW w:w="4305" w:type="dxa"/>
          </w:tcPr>
          <w:p w14:paraId="35867C04" w14:textId="77777777" w:rsidR="00BF4F83" w:rsidRPr="003A06D0" w:rsidRDefault="00BF4F83" w:rsidP="00BF4F83">
            <w:pPr>
              <w:rPr>
                <w:lang w:val="en-GB"/>
              </w:rPr>
            </w:pPr>
            <w:r w:rsidRPr="003A06D0">
              <w:rPr>
                <w:lang w:val="en-GB"/>
              </w:rPr>
              <w:t xml:space="preserve">Revision of namespaces </w:t>
            </w:r>
          </w:p>
        </w:tc>
      </w:tr>
      <w:tr w:rsidR="00BF4F83" w:rsidRPr="003A06D0" w14:paraId="0ED1926D" w14:textId="77777777" w:rsidTr="00912C71">
        <w:tc>
          <w:tcPr>
            <w:tcW w:w="1526" w:type="dxa"/>
          </w:tcPr>
          <w:p w14:paraId="4166FAF9" w14:textId="77777777" w:rsidR="00BF4F83" w:rsidRPr="003A06D0" w:rsidRDefault="00BF4F83" w:rsidP="00BF4F83">
            <w:pPr>
              <w:rPr>
                <w:lang w:val="en-GB"/>
              </w:rPr>
            </w:pPr>
            <w:r w:rsidRPr="003A06D0">
              <w:rPr>
                <w:lang w:val="en-GB"/>
              </w:rPr>
              <w:t>WD10</w:t>
            </w:r>
          </w:p>
        </w:tc>
        <w:tc>
          <w:tcPr>
            <w:tcW w:w="1410" w:type="dxa"/>
          </w:tcPr>
          <w:p w14:paraId="26B6E96B" w14:textId="77777777" w:rsidR="00BF4F83" w:rsidRPr="003A06D0" w:rsidRDefault="00BF4F83" w:rsidP="00BF4F83">
            <w:pPr>
              <w:rPr>
                <w:lang w:val="en-GB"/>
              </w:rPr>
            </w:pPr>
            <w:r w:rsidRPr="003A06D0">
              <w:rPr>
                <w:lang w:val="en-GB"/>
              </w:rPr>
              <w:t>2018-08-21</w:t>
            </w:r>
          </w:p>
        </w:tc>
        <w:tc>
          <w:tcPr>
            <w:tcW w:w="2109" w:type="dxa"/>
          </w:tcPr>
          <w:p w14:paraId="522578E0" w14:textId="77777777" w:rsidR="00BF4F83" w:rsidRPr="003A06D0" w:rsidRDefault="00BF4F83" w:rsidP="00BF4F83">
            <w:pPr>
              <w:rPr>
                <w:lang w:val="en-GB"/>
              </w:rPr>
            </w:pPr>
            <w:r w:rsidRPr="003A06D0">
              <w:rPr>
                <w:lang w:val="en-GB"/>
              </w:rPr>
              <w:t>Andreas Kuehne and Stefan Hagen</w:t>
            </w:r>
          </w:p>
        </w:tc>
        <w:tc>
          <w:tcPr>
            <w:tcW w:w="4305" w:type="dxa"/>
          </w:tcPr>
          <w:p w14:paraId="029AFC66" w14:textId="77777777" w:rsidR="00BF4F83" w:rsidRPr="003A06D0" w:rsidRDefault="00BF4F83" w:rsidP="00912C71">
            <w:pPr>
              <w:rPr>
                <w:lang w:val="en-GB"/>
              </w:rPr>
            </w:pPr>
            <w:r w:rsidRPr="003A06D0">
              <w:rPr>
                <w:lang w:val="en-GB"/>
              </w:rPr>
              <w:t>Fix for JSON Schema URL Encoded ref attribute, alphabetical ordering of refere</w:t>
            </w:r>
            <w:r w:rsidR="00912C71">
              <w:rPr>
                <w:lang w:val="en-GB"/>
              </w:rPr>
              <w:t>n</w:t>
            </w:r>
            <w:r w:rsidRPr="003A06D0">
              <w:rPr>
                <w:lang w:val="en-GB"/>
              </w:rPr>
              <w:t>ces, application of OASIS conformance guidelines, addition of Security Considerations section, repair of broken links, and insertion of test assertion tags.</w:t>
            </w:r>
          </w:p>
        </w:tc>
      </w:tr>
      <w:tr w:rsidR="00431A67" w:rsidRPr="003A06D0" w14:paraId="1349E8F7" w14:textId="77777777" w:rsidTr="00912C71">
        <w:tc>
          <w:tcPr>
            <w:tcW w:w="1526" w:type="dxa"/>
          </w:tcPr>
          <w:p w14:paraId="18EB0A03" w14:textId="77777777" w:rsidR="00431A67" w:rsidRPr="003A06D0" w:rsidRDefault="00431A67" w:rsidP="00BF4F83">
            <w:pPr>
              <w:rPr>
                <w:lang w:val="en-GB"/>
              </w:rPr>
            </w:pPr>
            <w:r>
              <w:rPr>
                <w:lang w:val="en-GB"/>
              </w:rPr>
              <w:t>CD02</w:t>
            </w:r>
          </w:p>
        </w:tc>
        <w:tc>
          <w:tcPr>
            <w:tcW w:w="1410" w:type="dxa"/>
          </w:tcPr>
          <w:p w14:paraId="0BEBD83B" w14:textId="77777777" w:rsidR="00431A67" w:rsidRPr="003A06D0" w:rsidRDefault="00431A67" w:rsidP="00BF4F83">
            <w:pPr>
              <w:rPr>
                <w:lang w:val="en-GB"/>
              </w:rPr>
            </w:pPr>
            <w:r>
              <w:rPr>
                <w:lang w:val="en-GB"/>
              </w:rPr>
              <w:t>2019-01-21</w:t>
            </w:r>
          </w:p>
        </w:tc>
        <w:tc>
          <w:tcPr>
            <w:tcW w:w="2109" w:type="dxa"/>
          </w:tcPr>
          <w:p w14:paraId="71D2F951" w14:textId="77777777" w:rsidR="00431A67" w:rsidRPr="003A06D0" w:rsidRDefault="00431A67" w:rsidP="00BF4F83">
            <w:pPr>
              <w:rPr>
                <w:lang w:val="en-GB"/>
              </w:rPr>
            </w:pPr>
            <w:r w:rsidRPr="003A06D0">
              <w:rPr>
                <w:lang w:val="en-GB"/>
              </w:rPr>
              <w:t>Andreas Kuehne</w:t>
            </w:r>
          </w:p>
        </w:tc>
        <w:tc>
          <w:tcPr>
            <w:tcW w:w="4305" w:type="dxa"/>
          </w:tcPr>
          <w:p w14:paraId="45B386DF" w14:textId="77777777" w:rsidR="00431A67" w:rsidRPr="003A06D0" w:rsidRDefault="00431A67" w:rsidP="00BF4F83">
            <w:pPr>
              <w:rPr>
                <w:lang w:val="en-GB"/>
              </w:rPr>
            </w:pPr>
            <w:r>
              <w:rPr>
                <w:lang w:val="en-GB"/>
              </w:rPr>
              <w:t>Handled the remarks received from the public review of csprd01</w:t>
            </w:r>
          </w:p>
        </w:tc>
      </w:tr>
      <w:tr w:rsidR="00912C71" w:rsidRPr="003A06D0" w14:paraId="1C9B612D" w14:textId="77777777" w:rsidTr="00912C71">
        <w:tc>
          <w:tcPr>
            <w:tcW w:w="1526" w:type="dxa"/>
          </w:tcPr>
          <w:p w14:paraId="157AF7F1" w14:textId="77777777" w:rsidR="00912C71" w:rsidRDefault="00912C71" w:rsidP="00912C71">
            <w:pPr>
              <w:rPr>
                <w:lang w:val="en-GB"/>
              </w:rPr>
            </w:pPr>
            <w:r>
              <w:rPr>
                <w:lang w:val="en-GB"/>
              </w:rPr>
              <w:t>CD03</w:t>
            </w:r>
          </w:p>
        </w:tc>
        <w:tc>
          <w:tcPr>
            <w:tcW w:w="1410" w:type="dxa"/>
          </w:tcPr>
          <w:p w14:paraId="29869279" w14:textId="77777777" w:rsidR="00912C71" w:rsidRDefault="00912C71" w:rsidP="00912C71">
            <w:pPr>
              <w:rPr>
                <w:lang w:val="en-GB"/>
              </w:rPr>
            </w:pPr>
            <w:r>
              <w:rPr>
                <w:lang w:val="en-GB"/>
              </w:rPr>
              <w:t>2019-02-09</w:t>
            </w:r>
          </w:p>
        </w:tc>
        <w:tc>
          <w:tcPr>
            <w:tcW w:w="2109" w:type="dxa"/>
          </w:tcPr>
          <w:p w14:paraId="2AADEF18" w14:textId="77777777" w:rsidR="00912C71" w:rsidRPr="003A06D0" w:rsidRDefault="00912C71" w:rsidP="00912C71">
            <w:pPr>
              <w:rPr>
                <w:lang w:val="en-GB"/>
              </w:rPr>
            </w:pPr>
            <w:r w:rsidRPr="003A06D0">
              <w:rPr>
                <w:lang w:val="en-GB"/>
              </w:rPr>
              <w:t>Andreas Kuehne</w:t>
            </w:r>
          </w:p>
        </w:tc>
        <w:tc>
          <w:tcPr>
            <w:tcW w:w="4305" w:type="dxa"/>
          </w:tcPr>
          <w:p w14:paraId="6DBA3BF7" w14:textId="77777777" w:rsidR="00912C71" w:rsidRDefault="00912C71" w:rsidP="00912C71">
            <w:pPr>
              <w:rPr>
                <w:lang w:val="en-GB"/>
              </w:rPr>
            </w:pPr>
            <w:r>
              <w:rPr>
                <w:lang w:val="en-GB"/>
              </w:rPr>
              <w:t>Added support for multi-signature creation per sign request by changing the related cardinalities to ‘unbounded’</w:t>
            </w:r>
          </w:p>
        </w:tc>
      </w:tr>
    </w:tbl>
    <w:p w14:paraId="0FEBCB4D" w14:textId="77777777" w:rsidR="00BF4F83" w:rsidRPr="003A06D0" w:rsidRDefault="00BF4F83" w:rsidP="00BF4F83">
      <w:pPr>
        <w:rPr>
          <w:lang w:val="en-GB"/>
        </w:rPr>
      </w:pPr>
    </w:p>
    <w:sectPr w:rsidR="00BF4F83" w:rsidRPr="003A06D0" w:rsidSect="00602EA3">
      <w:type w:val="continuous"/>
      <w:pgSz w:w="12240" w:h="15840" w:code="1"/>
      <w:pgMar w:top="1440" w:right="1440" w:bottom="72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732" w:author="Andreas Kuehne" w:date="2019-05-09T21:40:00Z" w:initials="AK">
    <w:p w14:paraId="4F30E059" w14:textId="73D60500" w:rsidR="00BC38F4" w:rsidRDefault="00BC38F4">
      <w:pPr>
        <w:pStyle w:val="Kommentartext"/>
      </w:pPr>
      <w:r>
        <w:rPr>
          <w:rStyle w:val="Kommentarzeichen"/>
        </w:rPr>
        <w:annotationRef/>
      </w:r>
      <w:r>
        <w:t>Diagram alignment with metadata spec</w:t>
      </w:r>
    </w:p>
  </w:comment>
  <w:comment w:id="30410" w:author="Andreas Kuehne" w:date="2019-05-09T21:41:00Z" w:initials="AK">
    <w:p w14:paraId="211BA321" w14:textId="77777777" w:rsidR="00BC38F4" w:rsidRDefault="00BC38F4">
      <w:pPr>
        <w:pStyle w:val="Kommentartext"/>
      </w:pPr>
      <w:r>
        <w:rPr>
          <w:rStyle w:val="Kommentarzeichen"/>
        </w:rPr>
        <w:annotationRef/>
      </w:r>
      <w:r>
        <w:t>Moved the unmodified section ‘Multi-Signature Creation’ from section 6 (‘Verification’) to section 5 (‘Signing’).</w:t>
      </w:r>
    </w:p>
  </w:comment>
  <w:comment w:id="30574" w:author="Andreas Kuehne" w:date="2019-05-09T21:46:00Z" w:initials="AK">
    <w:p w14:paraId="3C4DF8F0" w14:textId="77777777" w:rsidR="00BC38F4" w:rsidRDefault="00BC38F4">
      <w:pPr>
        <w:pStyle w:val="Kommentartext"/>
      </w:pPr>
      <w:r>
        <w:rPr>
          <w:rStyle w:val="Kommentarzeichen"/>
        </w:rPr>
        <w:annotationRef/>
      </w:r>
      <w:r>
        <w:t>Only the first two minors (‘OnAllDocuments’ and ‘NotAllDocumentsReferenced’) denote a correct signature verification (for at least a subset of documents).</w:t>
      </w:r>
    </w:p>
  </w:comment>
  <w:comment w:id="30642" w:author="Andreas Kuehne" w:date="2019-05-31T12:24:00Z" w:initials="AK">
    <w:p w14:paraId="09D1C740" w14:textId="61DE5593" w:rsidR="00BC38F4" w:rsidRDefault="00BC38F4">
      <w:pPr>
        <w:pStyle w:val="Kommentartext"/>
      </w:pPr>
      <w:r>
        <w:rPr>
          <w:rStyle w:val="Kommentarzeichen"/>
        </w:rPr>
        <w:annotationRef/>
      </w:r>
      <w:r>
        <w:t>Moved the unmodified section ‘Multi-Signature Creation’ from section 6 (‘Verification’) to section 5 (‘Signing’).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F30E059" w15:done="0"/>
  <w15:commentEx w15:paraId="211BA321" w15:done="0"/>
  <w15:commentEx w15:paraId="3C4DF8F0" w15:done="0"/>
  <w15:commentEx w15:paraId="09D1C740"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D7C239" w14:textId="77777777" w:rsidR="00BC38F4" w:rsidRDefault="00BC38F4" w:rsidP="008C100C">
      <w:r>
        <w:separator/>
      </w:r>
    </w:p>
    <w:p w14:paraId="6D42C7D7" w14:textId="77777777" w:rsidR="00BC38F4" w:rsidRDefault="00BC38F4" w:rsidP="008C100C"/>
    <w:p w14:paraId="35F979B8" w14:textId="77777777" w:rsidR="00BC38F4" w:rsidRDefault="00BC38F4" w:rsidP="008C100C"/>
    <w:p w14:paraId="3EBF5000" w14:textId="77777777" w:rsidR="00BC38F4" w:rsidRDefault="00BC38F4" w:rsidP="008C100C"/>
    <w:p w14:paraId="4C6CE6C4" w14:textId="77777777" w:rsidR="00BC38F4" w:rsidRDefault="00BC38F4" w:rsidP="008C100C"/>
    <w:p w14:paraId="08DDD415" w14:textId="77777777" w:rsidR="00BC38F4" w:rsidRDefault="00BC38F4" w:rsidP="008C100C"/>
    <w:p w14:paraId="411DEC2A" w14:textId="77777777" w:rsidR="00BC38F4" w:rsidRDefault="00BC38F4" w:rsidP="008C100C"/>
  </w:endnote>
  <w:endnote w:type="continuationSeparator" w:id="0">
    <w:p w14:paraId="15F23A19" w14:textId="77777777" w:rsidR="00BC38F4" w:rsidRDefault="00BC38F4" w:rsidP="008C100C">
      <w:r>
        <w:continuationSeparator/>
      </w:r>
    </w:p>
    <w:p w14:paraId="08AB9DE3" w14:textId="77777777" w:rsidR="00BC38F4" w:rsidRDefault="00BC38F4" w:rsidP="008C100C"/>
    <w:p w14:paraId="3AD4C7E9" w14:textId="77777777" w:rsidR="00BC38F4" w:rsidRDefault="00BC38F4" w:rsidP="008C100C"/>
    <w:p w14:paraId="10060333" w14:textId="77777777" w:rsidR="00BC38F4" w:rsidRDefault="00BC38F4" w:rsidP="008C100C"/>
    <w:p w14:paraId="51B56EED" w14:textId="77777777" w:rsidR="00BC38F4" w:rsidRDefault="00BC38F4" w:rsidP="008C100C"/>
    <w:p w14:paraId="386D6B2A" w14:textId="77777777" w:rsidR="00BC38F4" w:rsidRDefault="00BC38F4" w:rsidP="008C100C"/>
    <w:p w14:paraId="58B507C4" w14:textId="77777777" w:rsidR="00BC38F4" w:rsidRDefault="00BC38F4" w:rsidP="008C100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Malgun Gothic Semilight"/>
    <w:panose1 w:val="020B0604020202020204"/>
    <w:charset w:val="00"/>
    <w:family w:val="auto"/>
    <w:pitch w:val="variable"/>
    <w:sig w:usb0="00000000"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auto"/>
    <w:pitch w:val="variable"/>
    <w:sig w:usb0="E00002FF" w:usb1="6AC7FDFB" w:usb2="08000012" w:usb3="00000000" w:csb0="0002009F" w:csb1="00000000"/>
  </w:font>
  <w:font w:name="Helvetica-Bold">
    <w:altName w:val="Arial"/>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83EA90" w14:textId="631AB6F9" w:rsidR="00BC38F4" w:rsidRDefault="00BC38F4" w:rsidP="00560795">
    <w:pPr>
      <w:pStyle w:val="Fuzeile"/>
      <w:tabs>
        <w:tab w:val="clear" w:pos="4320"/>
        <w:tab w:val="clear" w:pos="8640"/>
        <w:tab w:val="center" w:pos="4680"/>
        <w:tab w:val="right" w:pos="9360"/>
      </w:tabs>
      <w:spacing w:after="0"/>
      <w:rPr>
        <w:sz w:val="16"/>
        <w:szCs w:val="16"/>
      </w:rPr>
    </w:pPr>
    <w:r>
      <w:rPr>
        <w:sz w:val="16"/>
        <w:szCs w:val="16"/>
      </w:rPr>
      <w:t>dss-core-v2.0-cs</w:t>
    </w:r>
    <w:del w:id="1472" w:author="Andreas Kuehne" w:date="2019-05-09T22:03:00Z">
      <w:r w:rsidDel="00EB1DAE">
        <w:rPr>
          <w:sz w:val="16"/>
          <w:szCs w:val="16"/>
        </w:rPr>
        <w:delText>prd</w:delText>
      </w:r>
    </w:del>
    <w:r>
      <w:rPr>
        <w:sz w:val="16"/>
        <w:szCs w:val="16"/>
      </w:rPr>
      <w:t>0</w:t>
    </w:r>
    <w:del w:id="1473" w:author="Andreas Kuehne" w:date="2019-05-09T22:03:00Z">
      <w:r w:rsidDel="00EB1DAE">
        <w:rPr>
          <w:sz w:val="16"/>
          <w:szCs w:val="16"/>
        </w:rPr>
        <w:delText>3</w:delText>
      </w:r>
    </w:del>
    <w:ins w:id="1474" w:author="Andreas Kuehne" w:date="2019-05-09T22:03:00Z">
      <w:r>
        <w:rPr>
          <w:sz w:val="16"/>
          <w:szCs w:val="16"/>
        </w:rPr>
        <w:t>1</w:t>
      </w:r>
    </w:ins>
    <w:r>
      <w:rPr>
        <w:sz w:val="16"/>
        <w:szCs w:val="16"/>
      </w:rPr>
      <w:tab/>
    </w:r>
    <w:r>
      <w:rPr>
        <w:sz w:val="16"/>
        <w:szCs w:val="16"/>
      </w:rPr>
      <w:tab/>
    </w:r>
    <w:ins w:id="1475" w:author="Andreas Kuehne" w:date="2019-05-09T22:03:00Z">
      <w:r>
        <w:rPr>
          <w:sz w:val="16"/>
          <w:szCs w:val="16"/>
        </w:rPr>
        <w:t>31</w:t>
      </w:r>
    </w:ins>
    <w:del w:id="1476" w:author="Andreas Kuehne" w:date="2019-05-09T22:03:00Z">
      <w:r w:rsidDel="00EB1DAE">
        <w:rPr>
          <w:sz w:val="16"/>
          <w:szCs w:val="16"/>
        </w:rPr>
        <w:delText>13</w:delText>
      </w:r>
    </w:del>
    <w:r>
      <w:rPr>
        <w:sz w:val="16"/>
        <w:szCs w:val="16"/>
      </w:rPr>
      <w:t xml:space="preserve"> </w:t>
    </w:r>
    <w:del w:id="1477" w:author="Andreas Kuehne" w:date="2019-05-09T22:03:00Z">
      <w:r w:rsidDel="00EB1DAE">
        <w:rPr>
          <w:sz w:val="16"/>
          <w:szCs w:val="16"/>
        </w:rPr>
        <w:delText xml:space="preserve">February </w:delText>
      </w:r>
    </w:del>
    <w:ins w:id="1478" w:author="Andreas Kuehne" w:date="2019-05-09T22:03:00Z">
      <w:r>
        <w:rPr>
          <w:sz w:val="16"/>
          <w:szCs w:val="16"/>
        </w:rPr>
        <w:t xml:space="preserve">May </w:t>
      </w:r>
    </w:ins>
    <w:r>
      <w:rPr>
        <w:sz w:val="16"/>
        <w:szCs w:val="16"/>
      </w:rPr>
      <w:t>2019</w:t>
    </w:r>
  </w:p>
  <w:p w14:paraId="04CA8642" w14:textId="7B4EDB3F" w:rsidR="00BC38F4" w:rsidRPr="00F50E2C" w:rsidRDefault="00BC38F4" w:rsidP="00560795">
    <w:pPr>
      <w:pStyle w:val="Fuzeile"/>
      <w:tabs>
        <w:tab w:val="clear" w:pos="4320"/>
        <w:tab w:val="clear" w:pos="8640"/>
        <w:tab w:val="center" w:pos="4680"/>
        <w:tab w:val="right" w:pos="9360"/>
      </w:tabs>
      <w:spacing w:before="0" w:after="0"/>
      <w:rPr>
        <w:sz w:val="16"/>
        <w:szCs w:val="16"/>
      </w:rPr>
    </w:pPr>
    <w:r w:rsidRPr="00F50E2C">
      <w:rPr>
        <w:sz w:val="16"/>
        <w:szCs w:val="16"/>
      </w:rPr>
      <w:t>Standards Track Work Product</w:t>
    </w:r>
    <w:r>
      <w:rPr>
        <w:sz w:val="16"/>
        <w:szCs w:val="16"/>
      </w:rPr>
      <w:tab/>
      <w:t xml:space="preserve">Copyright </w:t>
    </w:r>
    <w:r>
      <w:rPr>
        <w:rFonts w:cs="Arial"/>
        <w:sz w:val="16"/>
        <w:szCs w:val="16"/>
      </w:rPr>
      <w:t>©</w:t>
    </w:r>
    <w:r w:rsidRPr="000E28CA">
      <w:rPr>
        <w:sz w:val="16"/>
        <w:szCs w:val="16"/>
      </w:rPr>
      <w:t xml:space="preserve"> O</w:t>
    </w:r>
    <w:r>
      <w:rPr>
        <w:sz w:val="16"/>
        <w:szCs w:val="16"/>
      </w:rPr>
      <w:t>ASIS Open 2019</w:t>
    </w:r>
    <w:r w:rsidRPr="00852E10">
      <w:rPr>
        <w:sz w:val="16"/>
        <w:szCs w:val="16"/>
      </w:rPr>
      <w:t>. All Rights Reserved.</w:t>
    </w:r>
    <w:r>
      <w:rPr>
        <w:sz w:val="16"/>
        <w:szCs w:val="16"/>
      </w:rPr>
      <w:tab/>
    </w:r>
    <w:r w:rsidRPr="0051640A">
      <w:rPr>
        <w:sz w:val="16"/>
        <w:szCs w:val="16"/>
      </w:rPr>
      <w:t xml:space="preserve">Page </w:t>
    </w:r>
    <w:r w:rsidRPr="0051640A">
      <w:rPr>
        <w:rStyle w:val="Seitenzahl"/>
        <w:sz w:val="16"/>
        <w:szCs w:val="16"/>
      </w:rPr>
      <w:fldChar w:fldCharType="begin"/>
    </w:r>
    <w:r w:rsidRPr="0051640A">
      <w:rPr>
        <w:rStyle w:val="Seitenzahl"/>
        <w:sz w:val="16"/>
        <w:szCs w:val="16"/>
      </w:rPr>
      <w:instrText xml:space="preserve"> PAGE </w:instrText>
    </w:r>
    <w:r w:rsidRPr="0051640A">
      <w:rPr>
        <w:rStyle w:val="Seitenzahl"/>
        <w:sz w:val="16"/>
        <w:szCs w:val="16"/>
      </w:rPr>
      <w:fldChar w:fldCharType="separate"/>
    </w:r>
    <w:r w:rsidR="001A1734">
      <w:rPr>
        <w:rStyle w:val="Seitenzahl"/>
        <w:noProof/>
        <w:sz w:val="16"/>
        <w:szCs w:val="16"/>
      </w:rPr>
      <w:t>1</w:t>
    </w:r>
    <w:r w:rsidRPr="0051640A">
      <w:rPr>
        <w:rStyle w:val="Seitenzahl"/>
        <w:sz w:val="16"/>
        <w:szCs w:val="16"/>
      </w:rPr>
      <w:fldChar w:fldCharType="end"/>
    </w:r>
    <w:r w:rsidRPr="0051640A">
      <w:rPr>
        <w:rStyle w:val="Seitenzahl"/>
        <w:sz w:val="16"/>
        <w:szCs w:val="16"/>
      </w:rPr>
      <w:t xml:space="preserve"> of </w:t>
    </w:r>
    <w:r w:rsidRPr="0051640A">
      <w:rPr>
        <w:rStyle w:val="Seitenzahl"/>
        <w:sz w:val="16"/>
        <w:szCs w:val="16"/>
      </w:rPr>
      <w:fldChar w:fldCharType="begin"/>
    </w:r>
    <w:r w:rsidRPr="0051640A">
      <w:rPr>
        <w:rStyle w:val="Seitenzahl"/>
        <w:sz w:val="16"/>
        <w:szCs w:val="16"/>
      </w:rPr>
      <w:instrText xml:space="preserve"> NUMPAGES </w:instrText>
    </w:r>
    <w:r w:rsidRPr="0051640A">
      <w:rPr>
        <w:rStyle w:val="Seitenzahl"/>
        <w:sz w:val="16"/>
        <w:szCs w:val="16"/>
      </w:rPr>
      <w:fldChar w:fldCharType="separate"/>
    </w:r>
    <w:r w:rsidR="001A1734">
      <w:rPr>
        <w:rStyle w:val="Seitenzahl"/>
        <w:noProof/>
        <w:sz w:val="16"/>
        <w:szCs w:val="16"/>
      </w:rPr>
      <w:t>10</w:t>
    </w:r>
    <w:r w:rsidRPr="0051640A">
      <w:rPr>
        <w:rStyle w:val="Seitenzahl"/>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D06C3E" w14:textId="77777777" w:rsidR="00BC38F4" w:rsidRPr="007611CD" w:rsidRDefault="00BC38F4" w:rsidP="007611CD">
    <w:pPr>
      <w:pStyle w:val="Fuzeile"/>
      <w:tabs>
        <w:tab w:val="clear" w:pos="8640"/>
        <w:tab w:val="right" w:pos="9180"/>
      </w:tabs>
      <w:rPr>
        <w:sz w:val="16"/>
        <w:szCs w:val="16"/>
      </w:rPr>
    </w:pPr>
    <w:r>
      <w:rPr>
        <w:sz w:val="16"/>
        <w:szCs w:val="16"/>
      </w:rPr>
      <w:fldChar w:fldCharType="begin"/>
    </w:r>
    <w:r>
      <w:rPr>
        <w:sz w:val="16"/>
        <w:szCs w:val="16"/>
      </w:rPr>
      <w:instrText xml:space="preserve"> MACROBUTTON  NoMacro [document identifier] </w:instrText>
    </w:r>
    <w:r>
      <w:rPr>
        <w:sz w:val="16"/>
        <w:szCs w:val="16"/>
      </w:rPr>
      <w:fldChar w:fldCharType="end"/>
    </w:r>
    <w:r>
      <w:rPr>
        <w:sz w:val="16"/>
        <w:szCs w:val="16"/>
      </w:rPr>
      <w:tab/>
    </w:r>
    <w:r>
      <w:rPr>
        <w:sz w:val="16"/>
        <w:szCs w:val="16"/>
      </w:rPr>
      <w:tab/>
    </w:r>
    <w:r>
      <w:rPr>
        <w:sz w:val="16"/>
        <w:szCs w:val="16"/>
      </w:rPr>
      <w:fldChar w:fldCharType="begin"/>
    </w:r>
    <w:r>
      <w:rPr>
        <w:sz w:val="16"/>
        <w:szCs w:val="16"/>
      </w:rPr>
      <w:instrText xml:space="preserve"> MACROBUTTON NoMacro [specification date] </w:instrText>
    </w:r>
    <w:r>
      <w:rPr>
        <w:sz w:val="16"/>
        <w:szCs w:val="16"/>
      </w:rPr>
      <w:fldChar w:fldCharType="end"/>
    </w:r>
  </w:p>
  <w:p w14:paraId="26D5502E" w14:textId="77777777" w:rsidR="00BC38F4" w:rsidRPr="007611CD" w:rsidRDefault="00BC38F4" w:rsidP="007611CD">
    <w:pPr>
      <w:pStyle w:val="Fuzeile"/>
      <w:tabs>
        <w:tab w:val="clear" w:pos="8640"/>
        <w:tab w:val="right" w:pos="9180"/>
      </w:tabs>
      <w:rPr>
        <w:sz w:val="16"/>
        <w:szCs w:val="16"/>
      </w:rPr>
    </w:pPr>
    <w:r w:rsidRPr="007611CD">
      <w:rPr>
        <w:sz w:val="16"/>
        <w:szCs w:val="16"/>
      </w:rPr>
      <w:t xml:space="preserve">Copyright </w:t>
    </w:r>
    <w:r w:rsidRPr="007611CD">
      <w:rPr>
        <w:rFonts w:cs="Arial"/>
        <w:sz w:val="16"/>
        <w:szCs w:val="16"/>
      </w:rPr>
      <w:t>©</w:t>
    </w:r>
    <w:r w:rsidRPr="007611CD">
      <w:rPr>
        <w:sz w:val="16"/>
        <w:szCs w:val="16"/>
      </w:rPr>
      <w:t xml:space="preserve"> OASIS Open 2004.All Rights Reserved. </w:t>
    </w:r>
    <w:r>
      <w:rPr>
        <w:sz w:val="16"/>
        <w:szCs w:val="16"/>
      </w:rPr>
      <w:tab/>
    </w:r>
    <w:r w:rsidRPr="007611CD">
      <w:rPr>
        <w:rStyle w:val="Seitenzahl"/>
        <w:sz w:val="16"/>
        <w:szCs w:val="16"/>
      </w:rPr>
      <w:tab/>
      <w:t xml:space="preserve">Page </w:t>
    </w:r>
    <w:r w:rsidRPr="007611CD">
      <w:rPr>
        <w:rStyle w:val="Seitenzahl"/>
        <w:sz w:val="16"/>
        <w:szCs w:val="16"/>
      </w:rPr>
      <w:fldChar w:fldCharType="begin"/>
    </w:r>
    <w:r w:rsidRPr="007611CD">
      <w:rPr>
        <w:rStyle w:val="Seitenzahl"/>
        <w:sz w:val="16"/>
        <w:szCs w:val="16"/>
      </w:rPr>
      <w:instrText xml:space="preserve"> PAGE </w:instrText>
    </w:r>
    <w:r w:rsidRPr="007611CD">
      <w:rPr>
        <w:rStyle w:val="Seitenzahl"/>
        <w:sz w:val="16"/>
        <w:szCs w:val="16"/>
      </w:rPr>
      <w:fldChar w:fldCharType="separate"/>
    </w:r>
    <w:r>
      <w:rPr>
        <w:rStyle w:val="Seitenzahl"/>
        <w:noProof/>
        <w:sz w:val="16"/>
        <w:szCs w:val="16"/>
      </w:rPr>
      <w:t>5</w:t>
    </w:r>
    <w:r w:rsidRPr="007611CD">
      <w:rPr>
        <w:rStyle w:val="Seitenzahl"/>
        <w:sz w:val="16"/>
        <w:szCs w:val="16"/>
      </w:rPr>
      <w:fldChar w:fldCharType="end"/>
    </w:r>
    <w:r w:rsidRPr="007611CD">
      <w:rPr>
        <w:rStyle w:val="Seitenzahl"/>
        <w:sz w:val="16"/>
        <w:szCs w:val="16"/>
      </w:rPr>
      <w:t xml:space="preserve"> of </w:t>
    </w:r>
    <w:r w:rsidRPr="007611CD">
      <w:rPr>
        <w:rStyle w:val="Seitenzahl"/>
        <w:sz w:val="16"/>
        <w:szCs w:val="16"/>
      </w:rPr>
      <w:fldChar w:fldCharType="begin"/>
    </w:r>
    <w:r w:rsidRPr="007611CD">
      <w:rPr>
        <w:rStyle w:val="Seitenzahl"/>
        <w:sz w:val="16"/>
        <w:szCs w:val="16"/>
      </w:rPr>
      <w:instrText xml:space="preserve"> NUMPAGES </w:instrText>
    </w:r>
    <w:r w:rsidRPr="007611CD">
      <w:rPr>
        <w:rStyle w:val="Seitenzahl"/>
        <w:sz w:val="16"/>
        <w:szCs w:val="16"/>
      </w:rPr>
      <w:fldChar w:fldCharType="separate"/>
    </w:r>
    <w:r>
      <w:rPr>
        <w:rStyle w:val="Seitenzahl"/>
        <w:noProof/>
        <w:sz w:val="16"/>
        <w:szCs w:val="16"/>
      </w:rPr>
      <w:t>5</w:t>
    </w:r>
    <w:r w:rsidRPr="007611CD">
      <w:rPr>
        <w:rStyle w:val="Seitenzahl"/>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08AFC3" w14:textId="77777777" w:rsidR="00BC38F4" w:rsidRDefault="00BC38F4" w:rsidP="008C100C">
      <w:r>
        <w:separator/>
      </w:r>
    </w:p>
    <w:p w14:paraId="074B8EFB" w14:textId="77777777" w:rsidR="00BC38F4" w:rsidRDefault="00BC38F4" w:rsidP="008C100C"/>
  </w:footnote>
  <w:footnote w:type="continuationSeparator" w:id="0">
    <w:p w14:paraId="6705C39E" w14:textId="77777777" w:rsidR="00BC38F4" w:rsidRDefault="00BC38F4" w:rsidP="008C100C">
      <w:r>
        <w:continuationSeparator/>
      </w:r>
    </w:p>
    <w:p w14:paraId="632E7AB5" w14:textId="77777777" w:rsidR="00BC38F4" w:rsidRDefault="00BC38F4" w:rsidP="008C100C"/>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1C7E25" w14:textId="77777777" w:rsidR="00BC38F4" w:rsidRDefault="00BC38F4" w:rsidP="008C100C"/>
  <w:p w14:paraId="2B203207" w14:textId="77777777" w:rsidR="00BC38F4" w:rsidRDefault="00BC38F4" w:rsidP="008C100C"/>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8C703C70"/>
    <w:lvl w:ilvl="0">
      <w:start w:val="1"/>
      <w:numFmt w:val="bullet"/>
      <w:pStyle w:val="Aufzhlungszeichen2"/>
      <w:lvlText w:val="–"/>
      <w:lvlJc w:val="left"/>
      <w:pPr>
        <w:tabs>
          <w:tab w:val="num" w:pos="720"/>
        </w:tabs>
        <w:ind w:left="720" w:hanging="360"/>
      </w:pPr>
      <w:rPr>
        <w:rFonts w:hAnsi="Arial" w:hint="default"/>
      </w:rPr>
    </w:lvl>
  </w:abstractNum>
  <w:abstractNum w:abstractNumId="1" w15:restartNumberingAfterBreak="0">
    <w:nsid w:val="FFFFFF89"/>
    <w:multiLevelType w:val="singleLevel"/>
    <w:tmpl w:val="3DD4544A"/>
    <w:lvl w:ilvl="0">
      <w:start w:val="1"/>
      <w:numFmt w:val="bullet"/>
      <w:pStyle w:val="Aufzhlungszeichen"/>
      <w:lvlText w:val=""/>
      <w:lvlJc w:val="left"/>
      <w:pPr>
        <w:tabs>
          <w:tab w:val="num" w:pos="360"/>
        </w:tabs>
        <w:ind w:left="360" w:hanging="360"/>
      </w:pPr>
      <w:rPr>
        <w:rFonts w:ascii="Symbol" w:hAnsi="Symbol" w:hint="default"/>
      </w:rPr>
    </w:lvl>
  </w:abstractNum>
  <w:abstractNum w:abstractNumId="2" w15:restartNumberingAfterBreak="0">
    <w:nsid w:val="0DFA6857"/>
    <w:multiLevelType w:val="hybridMultilevel"/>
    <w:tmpl w:val="5BB49666"/>
    <w:lvl w:ilvl="0" w:tplc="EEEA0D78">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E701280"/>
    <w:multiLevelType w:val="hybridMultilevel"/>
    <w:tmpl w:val="CC88FB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F6F48EC"/>
    <w:multiLevelType w:val="hybridMultilevel"/>
    <w:tmpl w:val="73F606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101128E"/>
    <w:multiLevelType w:val="hybridMultilevel"/>
    <w:tmpl w:val="22AA34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2FC0A7E"/>
    <w:multiLevelType w:val="hybridMultilevel"/>
    <w:tmpl w:val="72E64DA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4E9748C"/>
    <w:multiLevelType w:val="hybridMultilevel"/>
    <w:tmpl w:val="C598FF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F064FBD"/>
    <w:multiLevelType w:val="hybridMultilevel"/>
    <w:tmpl w:val="7A987916"/>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1810452"/>
    <w:multiLevelType w:val="hybridMultilevel"/>
    <w:tmpl w:val="C44640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19F7C2C"/>
    <w:multiLevelType w:val="hybridMultilevel"/>
    <w:tmpl w:val="FA52D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F42F73"/>
    <w:multiLevelType w:val="hybridMultilevel"/>
    <w:tmpl w:val="1D0497A8"/>
    <w:lvl w:ilvl="0" w:tplc="04070001">
      <w:start w:val="1"/>
      <w:numFmt w:val="bullet"/>
      <w:lvlText w:val=""/>
      <w:lvlJc w:val="left"/>
      <w:pPr>
        <w:ind w:left="791" w:hanging="360"/>
      </w:pPr>
      <w:rPr>
        <w:rFonts w:ascii="Symbol" w:hAnsi="Symbol" w:hint="default"/>
      </w:rPr>
    </w:lvl>
    <w:lvl w:ilvl="1" w:tplc="04070003" w:tentative="1">
      <w:start w:val="1"/>
      <w:numFmt w:val="bullet"/>
      <w:lvlText w:val="o"/>
      <w:lvlJc w:val="left"/>
      <w:pPr>
        <w:ind w:left="1511" w:hanging="360"/>
      </w:pPr>
      <w:rPr>
        <w:rFonts w:ascii="Courier New" w:hAnsi="Courier New" w:cs="Courier New" w:hint="default"/>
      </w:rPr>
    </w:lvl>
    <w:lvl w:ilvl="2" w:tplc="04070005" w:tentative="1">
      <w:start w:val="1"/>
      <w:numFmt w:val="bullet"/>
      <w:lvlText w:val=""/>
      <w:lvlJc w:val="left"/>
      <w:pPr>
        <w:ind w:left="2231" w:hanging="360"/>
      </w:pPr>
      <w:rPr>
        <w:rFonts w:ascii="Wingdings" w:hAnsi="Wingdings" w:hint="default"/>
      </w:rPr>
    </w:lvl>
    <w:lvl w:ilvl="3" w:tplc="04070001" w:tentative="1">
      <w:start w:val="1"/>
      <w:numFmt w:val="bullet"/>
      <w:lvlText w:val=""/>
      <w:lvlJc w:val="left"/>
      <w:pPr>
        <w:ind w:left="2951" w:hanging="360"/>
      </w:pPr>
      <w:rPr>
        <w:rFonts w:ascii="Symbol" w:hAnsi="Symbol" w:hint="default"/>
      </w:rPr>
    </w:lvl>
    <w:lvl w:ilvl="4" w:tplc="04070003" w:tentative="1">
      <w:start w:val="1"/>
      <w:numFmt w:val="bullet"/>
      <w:lvlText w:val="o"/>
      <w:lvlJc w:val="left"/>
      <w:pPr>
        <w:ind w:left="3671" w:hanging="360"/>
      </w:pPr>
      <w:rPr>
        <w:rFonts w:ascii="Courier New" w:hAnsi="Courier New" w:cs="Courier New" w:hint="default"/>
      </w:rPr>
    </w:lvl>
    <w:lvl w:ilvl="5" w:tplc="04070005" w:tentative="1">
      <w:start w:val="1"/>
      <w:numFmt w:val="bullet"/>
      <w:lvlText w:val=""/>
      <w:lvlJc w:val="left"/>
      <w:pPr>
        <w:ind w:left="4391" w:hanging="360"/>
      </w:pPr>
      <w:rPr>
        <w:rFonts w:ascii="Wingdings" w:hAnsi="Wingdings" w:hint="default"/>
      </w:rPr>
    </w:lvl>
    <w:lvl w:ilvl="6" w:tplc="04070001" w:tentative="1">
      <w:start w:val="1"/>
      <w:numFmt w:val="bullet"/>
      <w:lvlText w:val=""/>
      <w:lvlJc w:val="left"/>
      <w:pPr>
        <w:ind w:left="5111" w:hanging="360"/>
      </w:pPr>
      <w:rPr>
        <w:rFonts w:ascii="Symbol" w:hAnsi="Symbol" w:hint="default"/>
      </w:rPr>
    </w:lvl>
    <w:lvl w:ilvl="7" w:tplc="04070003" w:tentative="1">
      <w:start w:val="1"/>
      <w:numFmt w:val="bullet"/>
      <w:lvlText w:val="o"/>
      <w:lvlJc w:val="left"/>
      <w:pPr>
        <w:ind w:left="5831" w:hanging="360"/>
      </w:pPr>
      <w:rPr>
        <w:rFonts w:ascii="Courier New" w:hAnsi="Courier New" w:cs="Courier New" w:hint="default"/>
      </w:rPr>
    </w:lvl>
    <w:lvl w:ilvl="8" w:tplc="04070005" w:tentative="1">
      <w:start w:val="1"/>
      <w:numFmt w:val="bullet"/>
      <w:lvlText w:val=""/>
      <w:lvlJc w:val="left"/>
      <w:pPr>
        <w:ind w:left="6551" w:hanging="360"/>
      </w:pPr>
      <w:rPr>
        <w:rFonts w:ascii="Wingdings" w:hAnsi="Wingdings" w:hint="default"/>
      </w:rPr>
    </w:lvl>
  </w:abstractNum>
  <w:abstractNum w:abstractNumId="12" w15:restartNumberingAfterBreak="0">
    <w:nsid w:val="25724AA4"/>
    <w:multiLevelType w:val="hybridMultilevel"/>
    <w:tmpl w:val="79BED6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777C80"/>
    <w:multiLevelType w:val="hybridMultilevel"/>
    <w:tmpl w:val="164E26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90C7BF3"/>
    <w:multiLevelType w:val="hybridMultilevel"/>
    <w:tmpl w:val="CC2AF4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357520"/>
    <w:multiLevelType w:val="hybridMultilevel"/>
    <w:tmpl w:val="1EF05998"/>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F394B7C"/>
    <w:multiLevelType w:val="hybridMultilevel"/>
    <w:tmpl w:val="0BD09D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F6D1C3A"/>
    <w:multiLevelType w:val="hybridMultilevel"/>
    <w:tmpl w:val="4B321808"/>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0887E40"/>
    <w:multiLevelType w:val="hybridMultilevel"/>
    <w:tmpl w:val="C36A6812"/>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336A25B0"/>
    <w:multiLevelType w:val="hybridMultilevel"/>
    <w:tmpl w:val="22F6816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33ED3F0F"/>
    <w:multiLevelType w:val="multilevel"/>
    <w:tmpl w:val="4A1A572A"/>
    <w:lvl w:ilvl="0">
      <w:start w:val="1"/>
      <w:numFmt w:val="upperLetter"/>
      <w:pStyle w:val="AppendixHeading1"/>
      <w:suff w:val="space"/>
      <w:lvlText w:val="Appendix %1."/>
      <w:lvlJc w:val="left"/>
      <w:pPr>
        <w:ind w:left="360" w:hanging="360"/>
      </w:pPr>
      <w:rPr>
        <w:rFonts w:cs="Times New Roman"/>
        <w:b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ppendixHeading2"/>
      <w:suff w:val="space"/>
      <w:lvlText w:val="%1.%2"/>
      <w:lvlJc w:val="left"/>
      <w:pPr>
        <w:ind w:left="360" w:hanging="360"/>
      </w:pPr>
      <w:rPr>
        <w:rFonts w:hint="default"/>
      </w:rPr>
    </w:lvl>
    <w:lvl w:ilvl="2">
      <w:start w:val="1"/>
      <w:numFmt w:val="decimal"/>
      <w:pStyle w:val="AppendixHeading3"/>
      <w:suff w:val="space"/>
      <w:lvlText w:val="%1.%2.%3"/>
      <w:lvlJc w:val="left"/>
      <w:pPr>
        <w:ind w:left="360" w:hanging="360"/>
      </w:pPr>
      <w:rPr>
        <w:rFonts w:hint="default"/>
      </w:rPr>
    </w:lvl>
    <w:lvl w:ilvl="3">
      <w:start w:val="1"/>
      <w:numFmt w:val="decimal"/>
      <w:pStyle w:val="AppendixHeading4"/>
      <w:suff w:val="space"/>
      <w:lvlText w:val="%1.%2.%3.%4"/>
      <w:lvlJc w:val="left"/>
      <w:pPr>
        <w:ind w:left="360" w:hanging="360"/>
      </w:pPr>
      <w:rPr>
        <w:rFonts w:hint="default"/>
      </w:rPr>
    </w:lvl>
    <w:lvl w:ilvl="4">
      <w:start w:val="1"/>
      <w:numFmt w:val="decimal"/>
      <w:pStyle w:val="AppendixHeading5"/>
      <w:suff w:val="space"/>
      <w:lvlText w:val="%1.%2.%3.%4.%5"/>
      <w:lvlJc w:val="left"/>
      <w:pPr>
        <w:ind w:left="360" w:hanging="360"/>
      </w:pPr>
      <w:rPr>
        <w:rFonts w:ascii="Arial" w:hAnsi="Arial" w:hint="default"/>
        <w:b/>
        <w:bCs w:val="0"/>
        <w:i w:val="0"/>
        <w:iCs w:val="0"/>
        <w:caps w:val="0"/>
        <w:smallCaps w:val="0"/>
        <w:strike w:val="0"/>
        <w:dstrike w:val="0"/>
        <w:noProof w:val="0"/>
        <w:vanish w:val="0"/>
        <w:color w:val="446CAA"/>
        <w:spacing w:val="0"/>
        <w:kern w:val="0"/>
        <w:position w:val="0"/>
        <w:sz w:val="2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1.%2.%3.%4.%5.%6"/>
      <w:lvlJc w:val="left"/>
      <w:pPr>
        <w:ind w:left="360" w:hanging="360"/>
      </w:pPr>
      <w:rPr>
        <w:rFonts w:hint="default"/>
      </w:rPr>
    </w:lvl>
    <w:lvl w:ilvl="6">
      <w:start w:val="1"/>
      <w:numFmt w:val="decimal"/>
      <w:suff w:val="space"/>
      <w:lvlText w:val="%1.%2.%3.%4.%5.%6.%7"/>
      <w:lvlJc w:val="left"/>
      <w:pPr>
        <w:ind w:left="360" w:hanging="360"/>
      </w:pPr>
      <w:rPr>
        <w:rFonts w:hint="default"/>
      </w:rPr>
    </w:lvl>
    <w:lvl w:ilvl="7">
      <w:start w:val="1"/>
      <w:numFmt w:val="decimal"/>
      <w:suff w:val="space"/>
      <w:lvlText w:val="%1.%2.%3.%4.%5.%6.%7.%8"/>
      <w:lvlJc w:val="left"/>
      <w:pPr>
        <w:ind w:left="360" w:hanging="360"/>
      </w:pPr>
      <w:rPr>
        <w:rFonts w:hint="default"/>
      </w:rPr>
    </w:lvl>
    <w:lvl w:ilvl="8">
      <w:start w:val="1"/>
      <w:numFmt w:val="decimal"/>
      <w:suff w:val="space"/>
      <w:lvlText w:val="%1.%2.%3.%4.%5.%6.%7.%8.%9"/>
      <w:lvlJc w:val="left"/>
      <w:pPr>
        <w:ind w:left="360" w:hanging="360"/>
      </w:pPr>
      <w:rPr>
        <w:rFonts w:hint="default"/>
      </w:rPr>
    </w:lvl>
  </w:abstractNum>
  <w:abstractNum w:abstractNumId="21" w15:restartNumberingAfterBreak="0">
    <w:nsid w:val="352B6282"/>
    <w:multiLevelType w:val="hybridMultilevel"/>
    <w:tmpl w:val="D1AC35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546732D"/>
    <w:multiLevelType w:val="multilevel"/>
    <w:tmpl w:val="AE4ACC2A"/>
    <w:lvl w:ilvl="0">
      <w:start w:val="1"/>
      <w:numFmt w:val="decimal"/>
      <w:pStyle w:val="Algorithm"/>
      <w:lvlText w:val="%1."/>
      <w:lvlJc w:val="left"/>
      <w:pPr>
        <w:tabs>
          <w:tab w:val="num" w:pos="360"/>
        </w:tabs>
        <w:ind w:left="360" w:hanging="360"/>
      </w:pPr>
      <w:rPr>
        <w:rFonts w:hint="default"/>
        <w:lang w:val="en-US"/>
      </w:rPr>
    </w:lvl>
    <w:lvl w:ilvl="1">
      <w:start w:val="1"/>
      <w:numFmt w:val="lowerLetter"/>
      <w:lvlText w:val="%2."/>
      <w:lvlJc w:val="left"/>
      <w:pPr>
        <w:tabs>
          <w:tab w:val="num" w:pos="1080"/>
        </w:tabs>
        <w:ind w:left="1080" w:hanging="360"/>
      </w:pPr>
      <w:rPr>
        <w:rFonts w:hint="default"/>
        <w:lang w:val="en-US"/>
      </w:rPr>
    </w:lvl>
    <w:lvl w:ilvl="2">
      <w:start w:val="1"/>
      <w:numFmt w:val="lowerRoman"/>
      <w:lvlText w:val="%3."/>
      <w:lvlJc w:val="right"/>
      <w:pPr>
        <w:tabs>
          <w:tab w:val="num" w:pos="1800"/>
        </w:tabs>
        <w:ind w:left="1800" w:hanging="18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18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180"/>
      </w:pPr>
      <w:rPr>
        <w:rFonts w:hint="default"/>
      </w:rPr>
    </w:lvl>
  </w:abstractNum>
  <w:abstractNum w:abstractNumId="23" w15:restartNumberingAfterBreak="0">
    <w:nsid w:val="38C47EF0"/>
    <w:multiLevelType w:val="multilevel"/>
    <w:tmpl w:val="493AC3B6"/>
    <w:lvl w:ilvl="0">
      <w:start w:val="1"/>
      <w:numFmt w:val="bullet"/>
      <w:lvlText w:val=""/>
      <w:lvlJc w:val="left"/>
      <w:pPr>
        <w:tabs>
          <w:tab w:val="num" w:pos="360"/>
        </w:tabs>
        <w:ind w:left="360" w:hanging="360"/>
      </w:pPr>
      <w:rPr>
        <w:rFonts w:ascii="Symbol" w:hAnsi="Symbol" w:hint="default"/>
        <w:lang w:val="en-US"/>
      </w:rPr>
    </w:lvl>
    <w:lvl w:ilvl="1">
      <w:start w:val="1"/>
      <w:numFmt w:val="lowerLetter"/>
      <w:lvlText w:val="%2."/>
      <w:lvlJc w:val="left"/>
      <w:pPr>
        <w:tabs>
          <w:tab w:val="num" w:pos="1080"/>
        </w:tabs>
        <w:ind w:left="1080" w:hanging="360"/>
      </w:pPr>
      <w:rPr>
        <w:rFonts w:hint="default"/>
        <w:lang w:val="en-US"/>
      </w:rPr>
    </w:lvl>
    <w:lvl w:ilvl="2">
      <w:start w:val="1"/>
      <w:numFmt w:val="lowerRoman"/>
      <w:lvlText w:val="%3."/>
      <w:lvlJc w:val="right"/>
      <w:pPr>
        <w:tabs>
          <w:tab w:val="num" w:pos="1800"/>
        </w:tabs>
        <w:ind w:left="1800" w:hanging="18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18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180"/>
      </w:pPr>
      <w:rPr>
        <w:rFonts w:hint="default"/>
      </w:rPr>
    </w:lvl>
  </w:abstractNum>
  <w:abstractNum w:abstractNumId="24" w15:restartNumberingAfterBreak="0">
    <w:nsid w:val="3D90794A"/>
    <w:multiLevelType w:val="hybridMultilevel"/>
    <w:tmpl w:val="C602E3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8826381"/>
    <w:multiLevelType w:val="hybridMultilevel"/>
    <w:tmpl w:val="3D1A9A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1142E71"/>
    <w:multiLevelType w:val="hybridMultilevel"/>
    <w:tmpl w:val="9FA046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357734C"/>
    <w:multiLevelType w:val="hybridMultilevel"/>
    <w:tmpl w:val="1D00FD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5E02D66"/>
    <w:multiLevelType w:val="hybridMultilevel"/>
    <w:tmpl w:val="B684845A"/>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5B4C49F9"/>
    <w:multiLevelType w:val="hybridMultilevel"/>
    <w:tmpl w:val="14A674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FB31357"/>
    <w:multiLevelType w:val="multilevel"/>
    <w:tmpl w:val="5C0A649E"/>
    <w:lvl w:ilvl="0">
      <w:start w:val="1"/>
      <w:numFmt w:val="decimal"/>
      <w:pStyle w:val="berschrift1"/>
      <w:lvlText w:val="%1"/>
      <w:lvlJc w:val="left"/>
      <w:pPr>
        <w:tabs>
          <w:tab w:val="num" w:pos="432"/>
        </w:tabs>
        <w:ind w:left="432" w:hanging="432"/>
      </w:pPr>
      <w:rPr>
        <w:rFonts w:hint="default"/>
      </w:rPr>
    </w:lvl>
    <w:lvl w:ilvl="1">
      <w:start w:val="1"/>
      <w:numFmt w:val="decimal"/>
      <w:pStyle w:val="berschrift2"/>
      <w:suff w:val="space"/>
      <w:lvlText w:val="%1.%2"/>
      <w:lvlJc w:val="left"/>
      <w:pPr>
        <w:ind w:left="576" w:hanging="576"/>
      </w:pPr>
      <w:rPr>
        <w:rFonts w:hint="default"/>
      </w:rPr>
    </w:lvl>
    <w:lvl w:ilvl="2">
      <w:start w:val="1"/>
      <w:numFmt w:val="decimal"/>
      <w:pStyle w:val="berschrift3"/>
      <w:suff w:val="space"/>
      <w:lvlText w:val="%1.%2.%3"/>
      <w:lvlJc w:val="left"/>
      <w:pPr>
        <w:ind w:left="720" w:hanging="720"/>
      </w:pPr>
      <w:rPr>
        <w:rFonts w:cs="Times New Roman"/>
        <w:b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berschrift4"/>
      <w:suff w:val="space"/>
      <w:lvlText w:val="%1.%2.%3.%4"/>
      <w:lvlJc w:val="left"/>
      <w:pPr>
        <w:ind w:left="864" w:hanging="864"/>
      </w:pPr>
      <w:rPr>
        <w:rFonts w:cs="Times New Roman"/>
        <w:b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berschrift5"/>
      <w:suff w:val="space"/>
      <w:lvlText w:val="%1.%2.%3.%4.%5"/>
      <w:lvlJc w:val="left"/>
      <w:pPr>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31" w15:restartNumberingAfterBreak="0">
    <w:nsid w:val="62EE0029"/>
    <w:multiLevelType w:val="hybridMultilevel"/>
    <w:tmpl w:val="A6FA63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4B071FE"/>
    <w:multiLevelType w:val="hybridMultilevel"/>
    <w:tmpl w:val="EB8CD926"/>
    <w:lvl w:ilvl="0" w:tplc="08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6B505B4"/>
    <w:multiLevelType w:val="multilevel"/>
    <w:tmpl w:val="3E7C65A2"/>
    <w:lvl w:ilvl="0">
      <w:start w:val="1"/>
      <w:numFmt w:val="decimal"/>
      <w:pStyle w:val="AlgorithmSignedRef"/>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4" w15:restartNumberingAfterBreak="0">
    <w:nsid w:val="68E4469B"/>
    <w:multiLevelType w:val="hybridMultilevel"/>
    <w:tmpl w:val="B8260A7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6A09279F"/>
    <w:multiLevelType w:val="hybridMultilevel"/>
    <w:tmpl w:val="6D3C1B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ABE55DB"/>
    <w:multiLevelType w:val="hybridMultilevel"/>
    <w:tmpl w:val="E9620B6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15:restartNumberingAfterBreak="0">
    <w:nsid w:val="6E726C4F"/>
    <w:multiLevelType w:val="hybridMultilevel"/>
    <w:tmpl w:val="A64E95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0D73050"/>
    <w:multiLevelType w:val="hybridMultilevel"/>
    <w:tmpl w:val="5978B3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21735D9"/>
    <w:multiLevelType w:val="hybridMultilevel"/>
    <w:tmpl w:val="F3D6FE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54A5642"/>
    <w:multiLevelType w:val="hybridMultilevel"/>
    <w:tmpl w:val="DE781EEE"/>
    <w:lvl w:ilvl="0" w:tplc="AE2C74EC">
      <w:start w:val="1"/>
      <w:numFmt w:val="bullet"/>
      <w:pStyle w:val="RelatedWork"/>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1" w15:restartNumberingAfterBreak="0">
    <w:nsid w:val="77CF2504"/>
    <w:multiLevelType w:val="hybridMultilevel"/>
    <w:tmpl w:val="7284CA28"/>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8D00B3E"/>
    <w:multiLevelType w:val="hybridMultilevel"/>
    <w:tmpl w:val="D4B834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9CC6544"/>
    <w:multiLevelType w:val="hybridMultilevel"/>
    <w:tmpl w:val="6FB878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B4A2B71"/>
    <w:multiLevelType w:val="multilevel"/>
    <w:tmpl w:val="5D04B84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5"/>
      <w:numFmt w:val="lowerRoman"/>
      <w:lvlText w:val="%3."/>
      <w:lvlJc w:val="right"/>
      <w:pPr>
        <w:tabs>
          <w:tab w:val="num" w:pos="1800"/>
        </w:tabs>
        <w:ind w:left="1800" w:hanging="18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18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180"/>
      </w:pPr>
      <w:rPr>
        <w:rFonts w:hint="default"/>
      </w:rPr>
    </w:lvl>
  </w:abstractNum>
  <w:num w:numId="1">
    <w:abstractNumId w:val="33"/>
  </w:num>
  <w:num w:numId="2">
    <w:abstractNumId w:val="1"/>
  </w:num>
  <w:num w:numId="3">
    <w:abstractNumId w:val="30"/>
  </w:num>
  <w:num w:numId="4">
    <w:abstractNumId w:val="0"/>
  </w:num>
  <w:num w:numId="5">
    <w:abstractNumId w:val="40"/>
  </w:num>
  <w:num w:numId="6">
    <w:abstractNumId w:val="20"/>
  </w:num>
  <w:num w:numId="7">
    <w:abstractNumId w:val="31"/>
  </w:num>
  <w:num w:numId="8">
    <w:abstractNumId w:val="8"/>
  </w:num>
  <w:num w:numId="9">
    <w:abstractNumId w:val="29"/>
  </w:num>
  <w:num w:numId="10">
    <w:abstractNumId w:val="7"/>
  </w:num>
  <w:num w:numId="11">
    <w:abstractNumId w:val="14"/>
  </w:num>
  <w:num w:numId="12">
    <w:abstractNumId w:val="10"/>
  </w:num>
  <w:num w:numId="13">
    <w:abstractNumId w:val="15"/>
  </w:num>
  <w:num w:numId="14">
    <w:abstractNumId w:val="2"/>
  </w:num>
  <w:num w:numId="15">
    <w:abstractNumId w:val="17"/>
  </w:num>
  <w:num w:numId="16">
    <w:abstractNumId w:val="25"/>
  </w:num>
  <w:num w:numId="17">
    <w:abstractNumId w:val="41"/>
  </w:num>
  <w:num w:numId="18">
    <w:abstractNumId w:val="22"/>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2"/>
  </w:num>
  <w:num w:numId="2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4"/>
    <w:lvlOverride w:ilvl="0">
      <w:startOverride w:val="1"/>
    </w:lvlOverride>
    <w:lvlOverride w:ilvl="1">
      <w:startOverride w:val="1"/>
    </w:lvlOverride>
    <w:lvlOverride w:ilvl="2">
      <w:startOverride w:val="5"/>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
  </w:num>
  <w:num w:numId="23">
    <w:abstractNumId w:val="39"/>
  </w:num>
  <w:num w:numId="24">
    <w:abstractNumId w:val="3"/>
  </w:num>
  <w:num w:numId="25">
    <w:abstractNumId w:val="23"/>
  </w:num>
  <w:num w:numId="26">
    <w:abstractNumId w:val="21"/>
  </w:num>
  <w:num w:numId="27">
    <w:abstractNumId w:val="26"/>
  </w:num>
  <w:num w:numId="28">
    <w:abstractNumId w:val="13"/>
  </w:num>
  <w:num w:numId="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3"/>
  </w:num>
  <w:num w:numId="31">
    <w:abstractNumId w:val="18"/>
  </w:num>
  <w:num w:numId="32">
    <w:abstractNumId w:val="27"/>
  </w:num>
  <w:num w:numId="33">
    <w:abstractNumId w:val="4"/>
  </w:num>
  <w:num w:numId="34">
    <w:abstractNumId w:val="42"/>
  </w:num>
  <w:num w:numId="3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2"/>
  </w:num>
  <w:num w:numId="37">
    <w:abstractNumId w:val="24"/>
  </w:num>
  <w:num w:numId="38">
    <w:abstractNumId w:val="38"/>
  </w:num>
  <w:num w:numId="39">
    <w:abstractNumId w:val="16"/>
  </w:num>
  <w:num w:numId="40">
    <w:abstractNumId w:val="6"/>
  </w:num>
  <w:num w:numId="41">
    <w:abstractNumId w:val="9"/>
  </w:num>
  <w:num w:numId="42">
    <w:abstractNumId w:val="34"/>
  </w:num>
  <w:num w:numId="43">
    <w:abstractNumId w:val="28"/>
  </w:num>
  <w:num w:numId="44">
    <w:abstractNumId w:val="36"/>
  </w:num>
  <w:num w:numId="45">
    <w:abstractNumId w:val="5"/>
  </w:num>
  <w:num w:numId="46">
    <w:abstractNumId w:val="35"/>
  </w:num>
  <w:num w:numId="47">
    <w:abstractNumId w:val="19"/>
  </w:num>
  <w:num w:numId="48">
    <w:abstractNumId w:val="20"/>
  </w:num>
  <w:num w:numId="49">
    <w:abstractNumId w:val="30"/>
  </w:num>
  <w:num w:numId="50">
    <w:abstractNumId w:val="11"/>
  </w:num>
  <w:num w:numId="51">
    <w:abstractNumId w:val="37"/>
  </w:num>
  <w:numIdMacAtCleanup w:val="49"/>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dreas Kuehne">
    <w15:presenceInfo w15:providerId="Windows Live" w15:userId="8d878c91115d18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720"/>
  <w:defaultTableStyle w:val="Gitternetztabelle1hell1"/>
  <w:noPunctuationKerning/>
  <w:characterSpacingControl w:val="doNotCompress"/>
  <w:hdrShapeDefaults>
    <o:shapedefaults v:ext="edit" spidmax="573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59AF"/>
    <w:rsid w:val="000025AA"/>
    <w:rsid w:val="00005F1F"/>
    <w:rsid w:val="00006B3A"/>
    <w:rsid w:val="0001259E"/>
    <w:rsid w:val="00023528"/>
    <w:rsid w:val="00024C43"/>
    <w:rsid w:val="00025DE3"/>
    <w:rsid w:val="00030624"/>
    <w:rsid w:val="00033041"/>
    <w:rsid w:val="00034345"/>
    <w:rsid w:val="000409FC"/>
    <w:rsid w:val="00043925"/>
    <w:rsid w:val="000449B0"/>
    <w:rsid w:val="000508CE"/>
    <w:rsid w:val="0005213E"/>
    <w:rsid w:val="00060BBB"/>
    <w:rsid w:val="0006408F"/>
    <w:rsid w:val="00070519"/>
    <w:rsid w:val="0007308D"/>
    <w:rsid w:val="00076079"/>
    <w:rsid w:val="00076EFC"/>
    <w:rsid w:val="00082C02"/>
    <w:rsid w:val="0008320C"/>
    <w:rsid w:val="00085F7C"/>
    <w:rsid w:val="00092265"/>
    <w:rsid w:val="000963B1"/>
    <w:rsid w:val="00096E2D"/>
    <w:rsid w:val="000A02CD"/>
    <w:rsid w:val="000A6E00"/>
    <w:rsid w:val="000B4B21"/>
    <w:rsid w:val="000C11FC"/>
    <w:rsid w:val="000D0396"/>
    <w:rsid w:val="000D208F"/>
    <w:rsid w:val="000E28CA"/>
    <w:rsid w:val="000E5705"/>
    <w:rsid w:val="000F26C3"/>
    <w:rsid w:val="000F450A"/>
    <w:rsid w:val="001009D3"/>
    <w:rsid w:val="00101D6D"/>
    <w:rsid w:val="00106344"/>
    <w:rsid w:val="00112ECA"/>
    <w:rsid w:val="001157F7"/>
    <w:rsid w:val="00123F2F"/>
    <w:rsid w:val="0013391D"/>
    <w:rsid w:val="00147F63"/>
    <w:rsid w:val="001579B5"/>
    <w:rsid w:val="00166BB7"/>
    <w:rsid w:val="001725A5"/>
    <w:rsid w:val="00177DED"/>
    <w:rsid w:val="001832F8"/>
    <w:rsid w:val="00195249"/>
    <w:rsid w:val="00197607"/>
    <w:rsid w:val="001A1734"/>
    <w:rsid w:val="001A76DB"/>
    <w:rsid w:val="001B3221"/>
    <w:rsid w:val="001C0CE9"/>
    <w:rsid w:val="001C1D5A"/>
    <w:rsid w:val="001C782B"/>
    <w:rsid w:val="001D1D6C"/>
    <w:rsid w:val="001E34B8"/>
    <w:rsid w:val="001E46CF"/>
    <w:rsid w:val="001E4B99"/>
    <w:rsid w:val="001F05E0"/>
    <w:rsid w:val="001F51AB"/>
    <w:rsid w:val="001F57CC"/>
    <w:rsid w:val="00206130"/>
    <w:rsid w:val="00211740"/>
    <w:rsid w:val="00214606"/>
    <w:rsid w:val="002153A1"/>
    <w:rsid w:val="00223C24"/>
    <w:rsid w:val="0022546A"/>
    <w:rsid w:val="00231710"/>
    <w:rsid w:val="00232273"/>
    <w:rsid w:val="002423FB"/>
    <w:rsid w:val="00243E16"/>
    <w:rsid w:val="00255718"/>
    <w:rsid w:val="002659E9"/>
    <w:rsid w:val="002714A2"/>
    <w:rsid w:val="00277205"/>
    <w:rsid w:val="00286EC7"/>
    <w:rsid w:val="00294283"/>
    <w:rsid w:val="00297F2F"/>
    <w:rsid w:val="002A2B33"/>
    <w:rsid w:val="002A7671"/>
    <w:rsid w:val="002A79A0"/>
    <w:rsid w:val="002B197B"/>
    <w:rsid w:val="002B261C"/>
    <w:rsid w:val="002B267E"/>
    <w:rsid w:val="002B3320"/>
    <w:rsid w:val="002B7E99"/>
    <w:rsid w:val="002C0868"/>
    <w:rsid w:val="002C12BC"/>
    <w:rsid w:val="002E56CD"/>
    <w:rsid w:val="002F10B8"/>
    <w:rsid w:val="002F1E2B"/>
    <w:rsid w:val="00300B86"/>
    <w:rsid w:val="0030202A"/>
    <w:rsid w:val="00302159"/>
    <w:rsid w:val="00303110"/>
    <w:rsid w:val="003129C6"/>
    <w:rsid w:val="00316300"/>
    <w:rsid w:val="0031788B"/>
    <w:rsid w:val="00333ECA"/>
    <w:rsid w:val="00337D65"/>
    <w:rsid w:val="00342831"/>
    <w:rsid w:val="00343109"/>
    <w:rsid w:val="00362160"/>
    <w:rsid w:val="00366C20"/>
    <w:rsid w:val="003707E2"/>
    <w:rsid w:val="003734F5"/>
    <w:rsid w:val="00373F41"/>
    <w:rsid w:val="00382F91"/>
    <w:rsid w:val="00383FF4"/>
    <w:rsid w:val="003857AC"/>
    <w:rsid w:val="00396734"/>
    <w:rsid w:val="003A06D0"/>
    <w:rsid w:val="003A0D47"/>
    <w:rsid w:val="003A1FBF"/>
    <w:rsid w:val="003B0E37"/>
    <w:rsid w:val="003B1F5B"/>
    <w:rsid w:val="003C18EF"/>
    <w:rsid w:val="003C20A1"/>
    <w:rsid w:val="003C61EA"/>
    <w:rsid w:val="003D15AE"/>
    <w:rsid w:val="003D1945"/>
    <w:rsid w:val="003D324A"/>
    <w:rsid w:val="003D5C65"/>
    <w:rsid w:val="003D798F"/>
    <w:rsid w:val="003E324B"/>
    <w:rsid w:val="003E6731"/>
    <w:rsid w:val="0040052F"/>
    <w:rsid w:val="00402E3A"/>
    <w:rsid w:val="00412A4B"/>
    <w:rsid w:val="0042094E"/>
    <w:rsid w:val="004226B7"/>
    <w:rsid w:val="0042272F"/>
    <w:rsid w:val="0042627A"/>
    <w:rsid w:val="00427622"/>
    <w:rsid w:val="0043023F"/>
    <w:rsid w:val="00430C66"/>
    <w:rsid w:val="00431A67"/>
    <w:rsid w:val="00445475"/>
    <w:rsid w:val="00453627"/>
    <w:rsid w:val="00453E33"/>
    <w:rsid w:val="00462FBF"/>
    <w:rsid w:val="00472D17"/>
    <w:rsid w:val="00473B6C"/>
    <w:rsid w:val="004819C2"/>
    <w:rsid w:val="00485993"/>
    <w:rsid w:val="004904F9"/>
    <w:rsid w:val="004925B5"/>
    <w:rsid w:val="00493949"/>
    <w:rsid w:val="00494EE0"/>
    <w:rsid w:val="004A4186"/>
    <w:rsid w:val="004A5BBB"/>
    <w:rsid w:val="004B203E"/>
    <w:rsid w:val="004B2AA0"/>
    <w:rsid w:val="004B584D"/>
    <w:rsid w:val="004B7567"/>
    <w:rsid w:val="004C0E19"/>
    <w:rsid w:val="004C4D7C"/>
    <w:rsid w:val="004D0E5E"/>
    <w:rsid w:val="004D3D90"/>
    <w:rsid w:val="004E374A"/>
    <w:rsid w:val="004F390D"/>
    <w:rsid w:val="004F5BEF"/>
    <w:rsid w:val="004F6E66"/>
    <w:rsid w:val="005034EB"/>
    <w:rsid w:val="005126F2"/>
    <w:rsid w:val="00514964"/>
    <w:rsid w:val="0051640A"/>
    <w:rsid w:val="0052099F"/>
    <w:rsid w:val="00522067"/>
    <w:rsid w:val="00527ED7"/>
    <w:rsid w:val="00536316"/>
    <w:rsid w:val="00537163"/>
    <w:rsid w:val="00542191"/>
    <w:rsid w:val="00547D8B"/>
    <w:rsid w:val="00547E3B"/>
    <w:rsid w:val="005538B5"/>
    <w:rsid w:val="00554D3F"/>
    <w:rsid w:val="00560795"/>
    <w:rsid w:val="00564C22"/>
    <w:rsid w:val="0056573B"/>
    <w:rsid w:val="00572BC4"/>
    <w:rsid w:val="00573D83"/>
    <w:rsid w:val="00581419"/>
    <w:rsid w:val="00590FE3"/>
    <w:rsid w:val="00591B31"/>
    <w:rsid w:val="00596B92"/>
    <w:rsid w:val="005A05CB"/>
    <w:rsid w:val="005A293B"/>
    <w:rsid w:val="005A5678"/>
    <w:rsid w:val="005A5E41"/>
    <w:rsid w:val="005B5688"/>
    <w:rsid w:val="005C4A13"/>
    <w:rsid w:val="005C561D"/>
    <w:rsid w:val="005D2EE1"/>
    <w:rsid w:val="005E5C94"/>
    <w:rsid w:val="005F4F93"/>
    <w:rsid w:val="0060033A"/>
    <w:rsid w:val="00602B81"/>
    <w:rsid w:val="00602EA3"/>
    <w:rsid w:val="006047D8"/>
    <w:rsid w:val="0060747C"/>
    <w:rsid w:val="006107FC"/>
    <w:rsid w:val="00611D26"/>
    <w:rsid w:val="00634A4D"/>
    <w:rsid w:val="00635370"/>
    <w:rsid w:val="00643C24"/>
    <w:rsid w:val="0067485C"/>
    <w:rsid w:val="006852B0"/>
    <w:rsid w:val="0069488B"/>
    <w:rsid w:val="006970AF"/>
    <w:rsid w:val="006A0100"/>
    <w:rsid w:val="006A3443"/>
    <w:rsid w:val="006B2C49"/>
    <w:rsid w:val="006C53FF"/>
    <w:rsid w:val="006C6AF6"/>
    <w:rsid w:val="006D31DB"/>
    <w:rsid w:val="006F11AC"/>
    <w:rsid w:val="006F2371"/>
    <w:rsid w:val="006F2C2B"/>
    <w:rsid w:val="007001D7"/>
    <w:rsid w:val="00704663"/>
    <w:rsid w:val="007057F1"/>
    <w:rsid w:val="00711729"/>
    <w:rsid w:val="00711B66"/>
    <w:rsid w:val="0071217C"/>
    <w:rsid w:val="007132C1"/>
    <w:rsid w:val="007139E9"/>
    <w:rsid w:val="007165BD"/>
    <w:rsid w:val="007167BB"/>
    <w:rsid w:val="00716D9A"/>
    <w:rsid w:val="007212A8"/>
    <w:rsid w:val="00724667"/>
    <w:rsid w:val="00727F08"/>
    <w:rsid w:val="0073092D"/>
    <w:rsid w:val="007402C5"/>
    <w:rsid w:val="00742471"/>
    <w:rsid w:val="0074463C"/>
    <w:rsid w:val="00745446"/>
    <w:rsid w:val="00746D5A"/>
    <w:rsid w:val="00754545"/>
    <w:rsid w:val="00757629"/>
    <w:rsid w:val="007611CD"/>
    <w:rsid w:val="00763A94"/>
    <w:rsid w:val="00765F2F"/>
    <w:rsid w:val="0077006B"/>
    <w:rsid w:val="0077347A"/>
    <w:rsid w:val="007816D7"/>
    <w:rsid w:val="007824D4"/>
    <w:rsid w:val="007902D4"/>
    <w:rsid w:val="00790B4C"/>
    <w:rsid w:val="007A1064"/>
    <w:rsid w:val="007A5948"/>
    <w:rsid w:val="007A60C0"/>
    <w:rsid w:val="007A63CE"/>
    <w:rsid w:val="007A7669"/>
    <w:rsid w:val="007A7CF7"/>
    <w:rsid w:val="007C0E03"/>
    <w:rsid w:val="007C625D"/>
    <w:rsid w:val="007E3373"/>
    <w:rsid w:val="007F4325"/>
    <w:rsid w:val="008012F5"/>
    <w:rsid w:val="008020C7"/>
    <w:rsid w:val="00805611"/>
    <w:rsid w:val="00805977"/>
    <w:rsid w:val="00806704"/>
    <w:rsid w:val="00827213"/>
    <w:rsid w:val="00831022"/>
    <w:rsid w:val="00833513"/>
    <w:rsid w:val="00850AB8"/>
    <w:rsid w:val="00851329"/>
    <w:rsid w:val="008514A0"/>
    <w:rsid w:val="00852E10"/>
    <w:rsid w:val="00854241"/>
    <w:rsid w:val="008546B3"/>
    <w:rsid w:val="00860008"/>
    <w:rsid w:val="00861E18"/>
    <w:rsid w:val="008677C6"/>
    <w:rsid w:val="00875F61"/>
    <w:rsid w:val="0087606C"/>
    <w:rsid w:val="00876B32"/>
    <w:rsid w:val="0088011D"/>
    <w:rsid w:val="00882FC4"/>
    <w:rsid w:val="008830AA"/>
    <w:rsid w:val="0088339A"/>
    <w:rsid w:val="00885BC6"/>
    <w:rsid w:val="00890065"/>
    <w:rsid w:val="008A31C5"/>
    <w:rsid w:val="008A6495"/>
    <w:rsid w:val="008A68CC"/>
    <w:rsid w:val="008B059D"/>
    <w:rsid w:val="008B35FC"/>
    <w:rsid w:val="008B5BF1"/>
    <w:rsid w:val="008B7EC0"/>
    <w:rsid w:val="008C100C"/>
    <w:rsid w:val="008C3923"/>
    <w:rsid w:val="008C7396"/>
    <w:rsid w:val="008D23C9"/>
    <w:rsid w:val="008D40EE"/>
    <w:rsid w:val="008D464F"/>
    <w:rsid w:val="008D603F"/>
    <w:rsid w:val="008F06B3"/>
    <w:rsid w:val="008F4458"/>
    <w:rsid w:val="00906C70"/>
    <w:rsid w:val="00912C71"/>
    <w:rsid w:val="00922029"/>
    <w:rsid w:val="009228C8"/>
    <w:rsid w:val="00930197"/>
    <w:rsid w:val="00930A73"/>
    <w:rsid w:val="00930E31"/>
    <w:rsid w:val="009442F2"/>
    <w:rsid w:val="00945F43"/>
    <w:rsid w:val="00950197"/>
    <w:rsid w:val="00951C02"/>
    <w:rsid w:val="009523EF"/>
    <w:rsid w:val="00960A34"/>
    <w:rsid w:val="0096165F"/>
    <w:rsid w:val="00962F1F"/>
    <w:rsid w:val="009750E3"/>
    <w:rsid w:val="009821F7"/>
    <w:rsid w:val="00982437"/>
    <w:rsid w:val="0099403E"/>
    <w:rsid w:val="00995224"/>
    <w:rsid w:val="00995E1B"/>
    <w:rsid w:val="009A2E52"/>
    <w:rsid w:val="009A44D0"/>
    <w:rsid w:val="009A4727"/>
    <w:rsid w:val="009B1AF1"/>
    <w:rsid w:val="009B1FA0"/>
    <w:rsid w:val="009B28A5"/>
    <w:rsid w:val="009B7DF4"/>
    <w:rsid w:val="009C0ECF"/>
    <w:rsid w:val="009C3825"/>
    <w:rsid w:val="009C4CD6"/>
    <w:rsid w:val="009C7DCE"/>
    <w:rsid w:val="009D1CDA"/>
    <w:rsid w:val="009D4EF5"/>
    <w:rsid w:val="009E44E7"/>
    <w:rsid w:val="009F04EF"/>
    <w:rsid w:val="009F7F75"/>
    <w:rsid w:val="00A05FDF"/>
    <w:rsid w:val="00A12E16"/>
    <w:rsid w:val="00A31FB9"/>
    <w:rsid w:val="00A34900"/>
    <w:rsid w:val="00A42CB7"/>
    <w:rsid w:val="00A44E81"/>
    <w:rsid w:val="00A471E7"/>
    <w:rsid w:val="00A50716"/>
    <w:rsid w:val="00A55556"/>
    <w:rsid w:val="00A63756"/>
    <w:rsid w:val="00A710C8"/>
    <w:rsid w:val="00A71F46"/>
    <w:rsid w:val="00A72B29"/>
    <w:rsid w:val="00A74011"/>
    <w:rsid w:val="00A833D1"/>
    <w:rsid w:val="00A83CAA"/>
    <w:rsid w:val="00A9135E"/>
    <w:rsid w:val="00A9241B"/>
    <w:rsid w:val="00A93A73"/>
    <w:rsid w:val="00A9675F"/>
    <w:rsid w:val="00AA0D5A"/>
    <w:rsid w:val="00AA2F0A"/>
    <w:rsid w:val="00AA52F6"/>
    <w:rsid w:val="00AC0AAD"/>
    <w:rsid w:val="00AC5012"/>
    <w:rsid w:val="00AD0665"/>
    <w:rsid w:val="00AD0F45"/>
    <w:rsid w:val="00AD3D5F"/>
    <w:rsid w:val="00AD4630"/>
    <w:rsid w:val="00AE0702"/>
    <w:rsid w:val="00AE79E2"/>
    <w:rsid w:val="00AF5EEC"/>
    <w:rsid w:val="00AF6DEF"/>
    <w:rsid w:val="00B0161A"/>
    <w:rsid w:val="00B03FBA"/>
    <w:rsid w:val="00B07128"/>
    <w:rsid w:val="00B103B8"/>
    <w:rsid w:val="00B10527"/>
    <w:rsid w:val="00B1130E"/>
    <w:rsid w:val="00B12364"/>
    <w:rsid w:val="00B12A5A"/>
    <w:rsid w:val="00B1598A"/>
    <w:rsid w:val="00B16092"/>
    <w:rsid w:val="00B23535"/>
    <w:rsid w:val="00B2415D"/>
    <w:rsid w:val="00B311CC"/>
    <w:rsid w:val="00B33063"/>
    <w:rsid w:val="00B34A7A"/>
    <w:rsid w:val="00B569DB"/>
    <w:rsid w:val="00B573DB"/>
    <w:rsid w:val="00B638C0"/>
    <w:rsid w:val="00B7301F"/>
    <w:rsid w:val="00B809FD"/>
    <w:rsid w:val="00B80CDB"/>
    <w:rsid w:val="00B82C6F"/>
    <w:rsid w:val="00BA0D8E"/>
    <w:rsid w:val="00BA2083"/>
    <w:rsid w:val="00BA42A2"/>
    <w:rsid w:val="00BB79DE"/>
    <w:rsid w:val="00BC38F4"/>
    <w:rsid w:val="00BC5AF2"/>
    <w:rsid w:val="00BC6A3B"/>
    <w:rsid w:val="00BE1CE0"/>
    <w:rsid w:val="00BF4F83"/>
    <w:rsid w:val="00BF5E78"/>
    <w:rsid w:val="00C02DEC"/>
    <w:rsid w:val="00C04BCD"/>
    <w:rsid w:val="00C17A88"/>
    <w:rsid w:val="00C217E0"/>
    <w:rsid w:val="00C2337F"/>
    <w:rsid w:val="00C23558"/>
    <w:rsid w:val="00C304DB"/>
    <w:rsid w:val="00C32606"/>
    <w:rsid w:val="00C407A4"/>
    <w:rsid w:val="00C44407"/>
    <w:rsid w:val="00C451D7"/>
    <w:rsid w:val="00C45DB7"/>
    <w:rsid w:val="00C474B1"/>
    <w:rsid w:val="00C52EFC"/>
    <w:rsid w:val="00C5515D"/>
    <w:rsid w:val="00C65AD9"/>
    <w:rsid w:val="00C71349"/>
    <w:rsid w:val="00C7321D"/>
    <w:rsid w:val="00C76CAA"/>
    <w:rsid w:val="00C76CCB"/>
    <w:rsid w:val="00C77497"/>
    <w:rsid w:val="00C77916"/>
    <w:rsid w:val="00C8290A"/>
    <w:rsid w:val="00C836B6"/>
    <w:rsid w:val="00C86459"/>
    <w:rsid w:val="00C9139F"/>
    <w:rsid w:val="00C926F1"/>
    <w:rsid w:val="00C964B1"/>
    <w:rsid w:val="00C97EDB"/>
    <w:rsid w:val="00CA1215"/>
    <w:rsid w:val="00CA2698"/>
    <w:rsid w:val="00CC28F5"/>
    <w:rsid w:val="00CC2F1E"/>
    <w:rsid w:val="00CC5EC1"/>
    <w:rsid w:val="00CC6472"/>
    <w:rsid w:val="00CD33CA"/>
    <w:rsid w:val="00CE2CD5"/>
    <w:rsid w:val="00CE48E3"/>
    <w:rsid w:val="00CE59AF"/>
    <w:rsid w:val="00CF5184"/>
    <w:rsid w:val="00CF5335"/>
    <w:rsid w:val="00CF5D9B"/>
    <w:rsid w:val="00CF629C"/>
    <w:rsid w:val="00D00DF9"/>
    <w:rsid w:val="00D011BE"/>
    <w:rsid w:val="00D02FB8"/>
    <w:rsid w:val="00D04A7F"/>
    <w:rsid w:val="00D06C3A"/>
    <w:rsid w:val="00D1002F"/>
    <w:rsid w:val="00D14266"/>
    <w:rsid w:val="00D27CAB"/>
    <w:rsid w:val="00D303F1"/>
    <w:rsid w:val="00D34FFC"/>
    <w:rsid w:val="00D43CB9"/>
    <w:rsid w:val="00D5207A"/>
    <w:rsid w:val="00D54431"/>
    <w:rsid w:val="00D54A1C"/>
    <w:rsid w:val="00D55226"/>
    <w:rsid w:val="00D56DEC"/>
    <w:rsid w:val="00D56E36"/>
    <w:rsid w:val="00D57FAD"/>
    <w:rsid w:val="00D61DB1"/>
    <w:rsid w:val="00D61FFC"/>
    <w:rsid w:val="00D64A4C"/>
    <w:rsid w:val="00D65C25"/>
    <w:rsid w:val="00D73156"/>
    <w:rsid w:val="00D75ED0"/>
    <w:rsid w:val="00D77705"/>
    <w:rsid w:val="00D8216B"/>
    <w:rsid w:val="00D844BE"/>
    <w:rsid w:val="00D852A1"/>
    <w:rsid w:val="00D861BB"/>
    <w:rsid w:val="00DA5475"/>
    <w:rsid w:val="00DB18B3"/>
    <w:rsid w:val="00DB27A1"/>
    <w:rsid w:val="00DB7C3C"/>
    <w:rsid w:val="00DC2EB1"/>
    <w:rsid w:val="00DC37AC"/>
    <w:rsid w:val="00DC7A78"/>
    <w:rsid w:val="00DD0002"/>
    <w:rsid w:val="00DD0D58"/>
    <w:rsid w:val="00DD3493"/>
    <w:rsid w:val="00DD5A0D"/>
    <w:rsid w:val="00DE105D"/>
    <w:rsid w:val="00DE6F0E"/>
    <w:rsid w:val="00DF1F29"/>
    <w:rsid w:val="00DF3A4F"/>
    <w:rsid w:val="00DF3B48"/>
    <w:rsid w:val="00DF5EAF"/>
    <w:rsid w:val="00E01B2E"/>
    <w:rsid w:val="00E06267"/>
    <w:rsid w:val="00E15FDC"/>
    <w:rsid w:val="00E21636"/>
    <w:rsid w:val="00E21D05"/>
    <w:rsid w:val="00E230BA"/>
    <w:rsid w:val="00E30DE0"/>
    <w:rsid w:val="00E31A55"/>
    <w:rsid w:val="00E33995"/>
    <w:rsid w:val="00E36FE1"/>
    <w:rsid w:val="00E4299F"/>
    <w:rsid w:val="00E50F08"/>
    <w:rsid w:val="00E5513E"/>
    <w:rsid w:val="00E624E6"/>
    <w:rsid w:val="00E7674F"/>
    <w:rsid w:val="00E828C7"/>
    <w:rsid w:val="00E83D98"/>
    <w:rsid w:val="00EA5FB6"/>
    <w:rsid w:val="00EB1DAE"/>
    <w:rsid w:val="00EB7A3C"/>
    <w:rsid w:val="00EC42BE"/>
    <w:rsid w:val="00ED7C33"/>
    <w:rsid w:val="00EE0FF4"/>
    <w:rsid w:val="00EE32B1"/>
    <w:rsid w:val="00EE3786"/>
    <w:rsid w:val="00EE3BEF"/>
    <w:rsid w:val="00EE4E37"/>
    <w:rsid w:val="00EE6AD9"/>
    <w:rsid w:val="00EF4464"/>
    <w:rsid w:val="00EF63FB"/>
    <w:rsid w:val="00EF78A5"/>
    <w:rsid w:val="00F102AA"/>
    <w:rsid w:val="00F1108A"/>
    <w:rsid w:val="00F2001C"/>
    <w:rsid w:val="00F275C1"/>
    <w:rsid w:val="00F275CE"/>
    <w:rsid w:val="00F316B4"/>
    <w:rsid w:val="00F342DA"/>
    <w:rsid w:val="00F3464C"/>
    <w:rsid w:val="00F42CC9"/>
    <w:rsid w:val="00F442F9"/>
    <w:rsid w:val="00F50E2C"/>
    <w:rsid w:val="00F71295"/>
    <w:rsid w:val="00F92033"/>
    <w:rsid w:val="00F9240B"/>
    <w:rsid w:val="00F9293F"/>
    <w:rsid w:val="00F95656"/>
    <w:rsid w:val="00FA361D"/>
    <w:rsid w:val="00FB384A"/>
    <w:rsid w:val="00FB3A75"/>
    <w:rsid w:val="00FB69AD"/>
    <w:rsid w:val="00FC06F0"/>
    <w:rsid w:val="00FC3563"/>
    <w:rsid w:val="00FC6559"/>
    <w:rsid w:val="00FE0355"/>
    <w:rsid w:val="00FE5628"/>
    <w:rsid w:val="00FE5C13"/>
    <w:rsid w:val="00FF57C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57345"/>
    <o:shapelayout v:ext="edit">
      <o:idmap v:ext="edit" data="1"/>
    </o:shapelayout>
  </w:shapeDefaults>
  <w:decimalSymbol w:val="."/>
  <w:listSeparator w:val=","/>
  <w14:docId w14:val="187DF296"/>
  <w15:docId w15:val="{7CA43A8F-04CE-4E2F-AAAA-119C888048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iPriority="99"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nhideWhenUsed="1"/>
    <w:lsdException w:name="List Number" w:semiHidden="1" w:unhideWhenUsed="1"/>
    <w:lsdException w:name="List 2" w:semiHidden="1" w:unhideWhenUsed="1"/>
    <w:lsdException w:name="List 3" w:unhideWhenUsed="1"/>
    <w:lsdException w:name="List 4"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unhideWhenUsed="1"/>
    <w:lsdException w:name="Subtitle" w:qFormat="1"/>
    <w:lsdException w:name="Salutation" w:unhideWhenUsed="1"/>
    <w:lsdException w:name="Date"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757629"/>
    <w:pPr>
      <w:spacing w:before="80" w:after="80"/>
    </w:pPr>
    <w:rPr>
      <w:rFonts w:ascii="Arial" w:hAnsi="Arial"/>
      <w:szCs w:val="24"/>
    </w:rPr>
  </w:style>
  <w:style w:type="paragraph" w:styleId="berschrift1">
    <w:name w:val="heading 1"/>
    <w:basedOn w:val="Standard"/>
    <w:next w:val="Standard"/>
    <w:link w:val="berschrift1Zchn"/>
    <w:qFormat/>
    <w:rsid w:val="00757629"/>
    <w:pPr>
      <w:keepNext/>
      <w:pageBreakBefore/>
      <w:numPr>
        <w:numId w:val="49"/>
      </w:numPr>
      <w:pBdr>
        <w:top w:val="single" w:sz="4" w:space="6" w:color="808080"/>
      </w:pBdr>
      <w:spacing w:before="480" w:after="120"/>
      <w:outlineLvl w:val="0"/>
    </w:pPr>
    <w:rPr>
      <w:rFonts w:cs="Arial"/>
      <w:b/>
      <w:bCs/>
      <w:color w:val="446CAA"/>
      <w:kern w:val="32"/>
      <w:sz w:val="36"/>
      <w:szCs w:val="36"/>
    </w:rPr>
  </w:style>
  <w:style w:type="paragraph" w:styleId="berschrift2">
    <w:name w:val="heading 2"/>
    <w:aliases w:val="H2"/>
    <w:basedOn w:val="berschrift1"/>
    <w:next w:val="Standard"/>
    <w:link w:val="berschrift2Zchn"/>
    <w:qFormat/>
    <w:rsid w:val="00757629"/>
    <w:pPr>
      <w:pageBreakBefore w:val="0"/>
      <w:numPr>
        <w:ilvl w:val="1"/>
      </w:numPr>
      <w:pBdr>
        <w:top w:val="none" w:sz="0" w:space="0" w:color="auto"/>
      </w:pBdr>
      <w:spacing w:before="240"/>
      <w:outlineLvl w:val="1"/>
    </w:pPr>
    <w:rPr>
      <w:bCs w:val="0"/>
      <w:iCs/>
      <w:sz w:val="28"/>
      <w:szCs w:val="28"/>
    </w:rPr>
  </w:style>
  <w:style w:type="paragraph" w:styleId="berschrift3">
    <w:name w:val="heading 3"/>
    <w:aliases w:val="H3"/>
    <w:basedOn w:val="berschrift2"/>
    <w:next w:val="Standard"/>
    <w:qFormat/>
    <w:rsid w:val="00757629"/>
    <w:pPr>
      <w:numPr>
        <w:ilvl w:val="2"/>
      </w:numPr>
      <w:outlineLvl w:val="2"/>
    </w:pPr>
    <w:rPr>
      <w:bCs/>
      <w:sz w:val="26"/>
      <w:szCs w:val="26"/>
    </w:rPr>
  </w:style>
  <w:style w:type="paragraph" w:styleId="berschrift4">
    <w:name w:val="heading 4"/>
    <w:aliases w:val="H4"/>
    <w:basedOn w:val="berschrift3"/>
    <w:next w:val="Standard"/>
    <w:link w:val="berschrift4Zchn"/>
    <w:qFormat/>
    <w:rsid w:val="00757629"/>
    <w:pPr>
      <w:numPr>
        <w:ilvl w:val="3"/>
      </w:numPr>
      <w:outlineLvl w:val="3"/>
    </w:pPr>
    <w:rPr>
      <w:bCs w:val="0"/>
      <w:sz w:val="24"/>
      <w:szCs w:val="28"/>
    </w:rPr>
  </w:style>
  <w:style w:type="paragraph" w:styleId="berschrift5">
    <w:name w:val="heading 5"/>
    <w:basedOn w:val="berschrift4"/>
    <w:next w:val="Standard"/>
    <w:qFormat/>
    <w:rsid w:val="00757629"/>
    <w:pPr>
      <w:numPr>
        <w:ilvl w:val="4"/>
      </w:numPr>
      <w:outlineLvl w:val="4"/>
    </w:pPr>
    <w:rPr>
      <w:bCs/>
      <w:iCs w:val="0"/>
      <w:szCs w:val="26"/>
    </w:rPr>
  </w:style>
  <w:style w:type="paragraph" w:styleId="berschrift6">
    <w:name w:val="heading 6"/>
    <w:basedOn w:val="berschrift5"/>
    <w:next w:val="Standard"/>
    <w:qFormat/>
    <w:rsid w:val="00757629"/>
    <w:pPr>
      <w:numPr>
        <w:ilvl w:val="5"/>
      </w:numPr>
      <w:outlineLvl w:val="5"/>
    </w:pPr>
    <w:rPr>
      <w:bCs w:val="0"/>
      <w:sz w:val="22"/>
      <w:szCs w:val="22"/>
    </w:rPr>
  </w:style>
  <w:style w:type="paragraph" w:styleId="berschrift7">
    <w:name w:val="heading 7"/>
    <w:basedOn w:val="berschrift6"/>
    <w:next w:val="Standard"/>
    <w:qFormat/>
    <w:rsid w:val="00757629"/>
    <w:pPr>
      <w:numPr>
        <w:ilvl w:val="6"/>
      </w:numPr>
      <w:outlineLvl w:val="6"/>
    </w:pPr>
  </w:style>
  <w:style w:type="paragraph" w:styleId="berschrift8">
    <w:name w:val="heading 8"/>
    <w:basedOn w:val="berschrift7"/>
    <w:next w:val="Standard"/>
    <w:rsid w:val="00757629"/>
    <w:pPr>
      <w:numPr>
        <w:ilvl w:val="7"/>
      </w:numPr>
      <w:outlineLvl w:val="7"/>
    </w:pPr>
    <w:rPr>
      <w:i/>
      <w:iCs/>
    </w:rPr>
  </w:style>
  <w:style w:type="paragraph" w:styleId="berschrift9">
    <w:name w:val="heading 9"/>
    <w:basedOn w:val="berschrift8"/>
    <w:next w:val="Standard"/>
    <w:rsid w:val="00757629"/>
    <w:pPr>
      <w:numPr>
        <w:ilvl w:val="8"/>
      </w:numPr>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BF4F83"/>
    <w:rPr>
      <w:rFonts w:ascii="Arial" w:hAnsi="Arial" w:cs="Arial"/>
      <w:b/>
      <w:bCs/>
      <w:color w:val="446CAA"/>
      <w:kern w:val="32"/>
      <w:sz w:val="36"/>
      <w:szCs w:val="36"/>
    </w:rPr>
  </w:style>
  <w:style w:type="character" w:customStyle="1" w:styleId="berschrift2Zchn">
    <w:name w:val="Überschrift 2 Zchn"/>
    <w:aliases w:val="H2 Zchn"/>
    <w:basedOn w:val="Absatz-Standardschriftart"/>
    <w:link w:val="berschrift2"/>
    <w:rsid w:val="00BF4F83"/>
    <w:rPr>
      <w:rFonts w:ascii="Arial" w:hAnsi="Arial" w:cs="Arial"/>
      <w:b/>
      <w:iCs/>
      <w:color w:val="446CAA"/>
      <w:kern w:val="32"/>
      <w:sz w:val="28"/>
      <w:szCs w:val="28"/>
    </w:rPr>
  </w:style>
  <w:style w:type="character" w:customStyle="1" w:styleId="berschrift4Zchn">
    <w:name w:val="Überschrift 4 Zchn"/>
    <w:aliases w:val="H4 Zchn"/>
    <w:basedOn w:val="Absatz-Standardschriftart"/>
    <w:link w:val="berschrift4"/>
    <w:rsid w:val="00BF4F83"/>
    <w:rPr>
      <w:rFonts w:ascii="Arial" w:hAnsi="Arial" w:cs="Arial"/>
      <w:b/>
      <w:iCs/>
      <w:color w:val="446CAA"/>
      <w:kern w:val="32"/>
      <w:sz w:val="24"/>
      <w:szCs w:val="28"/>
    </w:rPr>
  </w:style>
  <w:style w:type="paragraph" w:styleId="Titel">
    <w:name w:val="Title"/>
    <w:basedOn w:val="Standard"/>
    <w:qFormat/>
    <w:rsid w:val="00757629"/>
    <w:pPr>
      <w:pBdr>
        <w:top w:val="single" w:sz="4" w:space="1" w:color="808080"/>
      </w:pBdr>
      <w:spacing w:before="0" w:after="240"/>
    </w:pPr>
    <w:rPr>
      <w:rFonts w:cs="Arial"/>
      <w:b/>
      <w:bCs/>
      <w:color w:val="446CAA"/>
      <w:kern w:val="28"/>
      <w:sz w:val="48"/>
      <w:szCs w:val="48"/>
    </w:rPr>
  </w:style>
  <w:style w:type="paragraph" w:styleId="Untertitel">
    <w:name w:val="Subtitle"/>
    <w:basedOn w:val="Titel"/>
    <w:qFormat/>
    <w:rsid w:val="00757629"/>
    <w:rPr>
      <w:sz w:val="36"/>
      <w:szCs w:val="36"/>
    </w:rPr>
  </w:style>
  <w:style w:type="paragraph" w:customStyle="1" w:styleId="Titlepageinfo">
    <w:name w:val="Title page info"/>
    <w:basedOn w:val="Standard"/>
    <w:next w:val="Standard"/>
    <w:rsid w:val="00757629"/>
    <w:pPr>
      <w:keepNext/>
      <w:spacing w:before="0" w:after="0"/>
    </w:pPr>
    <w:rPr>
      <w:b/>
      <w:color w:val="446CAA"/>
      <w:szCs w:val="20"/>
    </w:rPr>
  </w:style>
  <w:style w:type="paragraph" w:customStyle="1" w:styleId="Titlepageinfodescription">
    <w:name w:val="Title page info description"/>
    <w:basedOn w:val="Titlepageinfo"/>
    <w:next w:val="Titlepageinfo"/>
    <w:rsid w:val="003D1945"/>
    <w:pPr>
      <w:keepNext w:val="0"/>
      <w:spacing w:after="80"/>
      <w:ind w:left="720"/>
      <w:contextualSpacing/>
    </w:pPr>
    <w:rPr>
      <w:b w:val="0"/>
      <w:color w:val="auto"/>
    </w:rPr>
  </w:style>
  <w:style w:type="paragraph" w:customStyle="1" w:styleId="Contributor">
    <w:name w:val="Contributor"/>
    <w:basedOn w:val="Titlepageinfodescription"/>
    <w:rsid w:val="00E31A55"/>
  </w:style>
  <w:style w:type="paragraph" w:customStyle="1" w:styleId="Legalnotice">
    <w:name w:val="Legal notice"/>
    <w:basedOn w:val="Titlepageinfodescription"/>
    <w:pPr>
      <w:spacing w:before="240"/>
      <w:ind w:left="0"/>
    </w:pPr>
  </w:style>
  <w:style w:type="character" w:customStyle="1" w:styleId="Datatype">
    <w:name w:val="Datatype"/>
    <w:qFormat/>
    <w:rPr>
      <w:rFonts w:ascii="Courier New" w:hAnsi="Courier New"/>
    </w:rPr>
  </w:style>
  <w:style w:type="character" w:styleId="Hyperlink">
    <w:name w:val="Hyperlink"/>
    <w:uiPriority w:val="99"/>
    <w:qFormat/>
    <w:rPr>
      <w:color w:val="0000EE"/>
      <w:u w:val="none"/>
    </w:rPr>
  </w:style>
  <w:style w:type="paragraph" w:styleId="Verzeichnis1">
    <w:name w:val="toc 1"/>
    <w:basedOn w:val="Standard"/>
    <w:next w:val="Standard"/>
    <w:autoRedefine/>
    <w:uiPriority w:val="39"/>
    <w:rsid w:val="00757629"/>
    <w:pPr>
      <w:tabs>
        <w:tab w:val="left" w:pos="480"/>
        <w:tab w:val="right" w:leader="dot" w:pos="9350"/>
      </w:tabs>
      <w:spacing w:before="60" w:after="60"/>
    </w:pPr>
  </w:style>
  <w:style w:type="paragraph" w:styleId="Verzeichnis2">
    <w:name w:val="toc 2"/>
    <w:basedOn w:val="Standard"/>
    <w:next w:val="Standard"/>
    <w:autoRedefine/>
    <w:uiPriority w:val="39"/>
    <w:rsid w:val="00757629"/>
    <w:pPr>
      <w:spacing w:before="60" w:after="60"/>
      <w:ind w:left="240"/>
    </w:pPr>
  </w:style>
  <w:style w:type="paragraph" w:styleId="Verzeichnis3">
    <w:name w:val="toc 3"/>
    <w:basedOn w:val="Standard"/>
    <w:next w:val="Standard"/>
    <w:autoRedefine/>
    <w:uiPriority w:val="39"/>
    <w:rsid w:val="00757629"/>
    <w:pPr>
      <w:spacing w:before="60" w:after="60"/>
      <w:ind w:left="480"/>
    </w:pPr>
  </w:style>
  <w:style w:type="paragraph" w:customStyle="1" w:styleId="Code">
    <w:name w:val="Code"/>
    <w:basedOn w:val="Standard"/>
    <w:qFormat/>
    <w:pPr>
      <w:keepLines/>
      <w:pBdr>
        <w:top w:val="single" w:sz="4" w:space="3" w:color="auto"/>
        <w:bottom w:val="single" w:sz="4" w:space="3" w:color="auto"/>
      </w:pBdr>
      <w:shd w:val="clear" w:color="auto" w:fill="D9D9D9"/>
      <w:spacing w:before="0" w:after="0"/>
      <w:ind w:left="432" w:right="432"/>
    </w:pPr>
    <w:rPr>
      <w:rFonts w:ascii="Courier New" w:hAnsi="Courier New"/>
      <w:sz w:val="18"/>
    </w:rPr>
  </w:style>
  <w:style w:type="paragraph" w:customStyle="1" w:styleId="AppendixHeading2">
    <w:name w:val="AppendixHeading2"/>
    <w:basedOn w:val="berschrift2"/>
    <w:next w:val="Standard"/>
    <w:qFormat/>
    <w:rsid w:val="00757629"/>
    <w:pPr>
      <w:numPr>
        <w:numId w:val="48"/>
      </w:numPr>
    </w:pPr>
  </w:style>
  <w:style w:type="character" w:styleId="BesuchterLink">
    <w:name w:val="FollowedHyperlink"/>
    <w:rPr>
      <w:color w:val="800080"/>
      <w:u w:val="single"/>
    </w:rPr>
  </w:style>
  <w:style w:type="character" w:customStyle="1" w:styleId="Element">
    <w:name w:val="Element"/>
    <w:rPr>
      <w:rFonts w:ascii="Courier New" w:hAnsi="Courier New"/>
      <w:sz w:val="20"/>
    </w:rPr>
  </w:style>
  <w:style w:type="character" w:customStyle="1" w:styleId="Attribute">
    <w:name w:val="Attribute"/>
    <w:rPr>
      <w:rFonts w:ascii="Courier New" w:hAnsi="Courier New"/>
      <w:sz w:val="20"/>
    </w:rPr>
  </w:style>
  <w:style w:type="character" w:customStyle="1" w:styleId="Keyword">
    <w:name w:val="Keyword"/>
    <w:basedOn w:val="Element"/>
    <w:rPr>
      <w:rFonts w:ascii="Courier New" w:hAnsi="Courier New"/>
      <w:sz w:val="20"/>
    </w:rPr>
  </w:style>
  <w:style w:type="paragraph" w:styleId="StandardWeb">
    <w:name w:val="Normal (Web)"/>
    <w:basedOn w:val="Standard"/>
    <w:uiPriority w:val="99"/>
    <w:pPr>
      <w:spacing w:before="100" w:beforeAutospacing="1" w:after="100" w:afterAutospacing="1"/>
    </w:pPr>
    <w:rPr>
      <w:rFonts w:ascii="Arial Unicode MS" w:eastAsia="Arial Unicode MS" w:hAnsi="Arial Unicode MS" w:cs="Arial Unicode MS"/>
    </w:rPr>
  </w:style>
  <w:style w:type="character" w:styleId="Hervorhebung">
    <w:name w:val="Emphasis"/>
    <w:qFormat/>
    <w:rPr>
      <w:i/>
      <w:iCs/>
    </w:rPr>
  </w:style>
  <w:style w:type="character" w:styleId="HTMLSchreibmaschine">
    <w:name w:val="HTML Typewriter"/>
    <w:rPr>
      <w:rFonts w:ascii="Arial Unicode MS" w:eastAsia="Arial Unicode MS" w:hAnsi="Arial Unicode MS" w:cs="Arial Unicode MS"/>
      <w:sz w:val="20"/>
      <w:szCs w:val="20"/>
    </w:rPr>
  </w:style>
  <w:style w:type="paragraph" w:styleId="HTMLVorformatiert">
    <w:name w:val="HTML Preformatted"/>
    <w:basedOn w:val="Standard"/>
    <w:link w:val="HTMLVorformatiertZchn"/>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Arial Unicode MS" w:eastAsia="Arial Unicode MS" w:hAnsi="Arial Unicode MS" w:cs="Arial Unicode MS"/>
      <w:szCs w:val="20"/>
    </w:rPr>
  </w:style>
  <w:style w:type="character" w:customStyle="1" w:styleId="HTMLVorformatiertZchn">
    <w:name w:val="HTML Vorformatiert Zchn"/>
    <w:basedOn w:val="Absatz-Standardschriftart"/>
    <w:link w:val="HTMLVorformatiert"/>
    <w:uiPriority w:val="99"/>
    <w:rsid w:val="00BF4F83"/>
    <w:rPr>
      <w:rFonts w:ascii="Arial Unicode MS" w:eastAsia="Arial Unicode MS" w:hAnsi="Arial Unicode MS" w:cs="Arial Unicode MS"/>
    </w:rPr>
  </w:style>
  <w:style w:type="paragraph" w:styleId="Fu-Endnotenberschrift">
    <w:name w:val="Note Heading"/>
    <w:basedOn w:val="Standard"/>
    <w:next w:val="Standard"/>
  </w:style>
  <w:style w:type="paragraph" w:customStyle="1" w:styleId="Note">
    <w:name w:val="Note"/>
    <w:basedOn w:val="Standard"/>
    <w:next w:val="Standard"/>
    <w:pPr>
      <w:spacing w:before="120" w:after="120"/>
      <w:ind w:left="720" w:right="720"/>
    </w:pPr>
  </w:style>
  <w:style w:type="paragraph" w:customStyle="1" w:styleId="Definitionterm">
    <w:name w:val="Definition term"/>
    <w:basedOn w:val="Standard"/>
    <w:next w:val="Definition"/>
    <w:pPr>
      <w:ind w:right="2880"/>
    </w:pPr>
    <w:rPr>
      <w:rFonts w:eastAsia="Arial Unicode MS"/>
      <w:b/>
    </w:rPr>
  </w:style>
  <w:style w:type="paragraph" w:customStyle="1" w:styleId="Definition">
    <w:name w:val="Definition"/>
    <w:basedOn w:val="Standard"/>
    <w:next w:val="Definitionterm"/>
    <w:pPr>
      <w:spacing w:after="120"/>
      <w:ind w:left="720"/>
    </w:pPr>
    <w:rPr>
      <w:rFonts w:eastAsia="Arial Unicode MS"/>
    </w:rPr>
  </w:style>
  <w:style w:type="paragraph" w:customStyle="1" w:styleId="Ref">
    <w:name w:val="Ref"/>
    <w:basedOn w:val="Standard"/>
    <w:autoRedefine/>
    <w:qFormat/>
    <w:rsid w:val="00757629"/>
    <w:pPr>
      <w:spacing w:before="40" w:after="40"/>
      <w:ind w:left="2160" w:hanging="1800"/>
    </w:pPr>
    <w:rPr>
      <w:bCs/>
      <w:color w:val="000000"/>
    </w:rPr>
  </w:style>
  <w:style w:type="paragraph" w:styleId="Kopfzeile">
    <w:name w:val="header"/>
    <w:basedOn w:val="Standard"/>
    <w:pPr>
      <w:tabs>
        <w:tab w:val="center" w:pos="4320"/>
        <w:tab w:val="right" w:pos="8640"/>
      </w:tabs>
    </w:pPr>
  </w:style>
  <w:style w:type="paragraph" w:styleId="Fuzeile">
    <w:name w:val="footer"/>
    <w:basedOn w:val="Standard"/>
    <w:link w:val="FuzeileZchn"/>
    <w:pPr>
      <w:tabs>
        <w:tab w:val="center" w:pos="4320"/>
        <w:tab w:val="right" w:pos="8640"/>
      </w:tabs>
    </w:pPr>
  </w:style>
  <w:style w:type="character" w:customStyle="1" w:styleId="FuzeileZchn">
    <w:name w:val="Fußzeile Zchn"/>
    <w:link w:val="Fuzeile"/>
    <w:rsid w:val="00BF4F83"/>
    <w:rPr>
      <w:rFonts w:ascii="Arial" w:hAnsi="Arial"/>
      <w:szCs w:val="24"/>
    </w:rPr>
  </w:style>
  <w:style w:type="character" w:styleId="Seitenzahl">
    <w:name w:val="page number"/>
    <w:basedOn w:val="Absatz-Standardschriftart"/>
  </w:style>
  <w:style w:type="paragraph" w:customStyle="1" w:styleId="AppendixHeading1">
    <w:name w:val="AppendixHeading1"/>
    <w:basedOn w:val="berschrift1"/>
    <w:next w:val="Standard"/>
    <w:qFormat/>
    <w:rsid w:val="00757629"/>
    <w:pPr>
      <w:numPr>
        <w:numId w:val="48"/>
      </w:numPr>
      <w:spacing w:before="100" w:beforeAutospacing="1" w:after="100" w:afterAutospacing="1"/>
    </w:pPr>
    <w:rPr>
      <w:kern w:val="36"/>
    </w:rPr>
  </w:style>
  <w:style w:type="character" w:customStyle="1" w:styleId="Refterm">
    <w:name w:val="Ref term"/>
    <w:rPr>
      <w:b/>
    </w:rPr>
  </w:style>
  <w:style w:type="character" w:styleId="Zeilennummer">
    <w:name w:val="line number"/>
    <w:basedOn w:val="Absatz-Standardschriftart"/>
  </w:style>
  <w:style w:type="paragraph" w:styleId="Verzeichnis7">
    <w:name w:val="toc 7"/>
    <w:basedOn w:val="Standard"/>
    <w:next w:val="Standard"/>
    <w:autoRedefine/>
    <w:uiPriority w:val="39"/>
    <w:rsid w:val="00757629"/>
    <w:pPr>
      <w:spacing w:before="0" w:after="120"/>
      <w:ind w:left="1440"/>
    </w:pPr>
  </w:style>
  <w:style w:type="paragraph" w:customStyle="1" w:styleId="Example">
    <w:name w:val="Example"/>
    <w:basedOn w:val="Code"/>
    <w:pPr>
      <w:pBdr>
        <w:top w:val="none" w:sz="0" w:space="0" w:color="auto"/>
        <w:bottom w:val="none" w:sz="0" w:space="0" w:color="auto"/>
      </w:pBdr>
      <w:shd w:val="clear" w:color="auto" w:fill="E6E6E6"/>
    </w:pPr>
  </w:style>
  <w:style w:type="character" w:customStyle="1" w:styleId="CODEtemp">
    <w:name w:val="CODE temp"/>
    <w:rPr>
      <w:rFonts w:ascii="Courier New" w:hAnsi="Courier New"/>
      <w:sz w:val="20"/>
    </w:rPr>
  </w:style>
  <w:style w:type="paragraph" w:customStyle="1" w:styleId="Codesmall">
    <w:name w:val="Code small"/>
    <w:basedOn w:val="Code"/>
    <w:pPr>
      <w:shd w:val="clear" w:color="auto" w:fill="E6E6E6"/>
    </w:pPr>
    <w:rPr>
      <w:sz w:val="16"/>
    </w:rPr>
  </w:style>
  <w:style w:type="paragraph" w:customStyle="1" w:styleId="Examplesmall">
    <w:name w:val="Example small"/>
    <w:basedOn w:val="Example"/>
    <w:rPr>
      <w:sz w:val="16"/>
    </w:rPr>
  </w:style>
  <w:style w:type="paragraph" w:styleId="Aufzhlungszeichen">
    <w:name w:val="List Bullet"/>
    <w:basedOn w:val="Standard"/>
    <w:pPr>
      <w:numPr>
        <w:numId w:val="2"/>
      </w:numPr>
    </w:pPr>
  </w:style>
  <w:style w:type="paragraph" w:styleId="Verzeichnis4">
    <w:name w:val="toc 4"/>
    <w:basedOn w:val="Verzeichnis3"/>
    <w:next w:val="Standard"/>
    <w:autoRedefine/>
    <w:uiPriority w:val="39"/>
    <w:rsid w:val="00757629"/>
    <w:pPr>
      <w:ind w:left="720"/>
    </w:pPr>
    <w:rPr>
      <w:sz w:val="18"/>
    </w:rPr>
  </w:style>
  <w:style w:type="character" w:customStyle="1" w:styleId="Variable">
    <w:name w:val="Variable"/>
    <w:rPr>
      <w:i/>
    </w:rPr>
  </w:style>
  <w:style w:type="paragraph" w:styleId="Verzeichnis5">
    <w:name w:val="toc 5"/>
    <w:basedOn w:val="Verzeichnis4"/>
    <w:next w:val="Standard"/>
    <w:autoRedefine/>
    <w:uiPriority w:val="39"/>
    <w:rsid w:val="00757629"/>
    <w:pPr>
      <w:ind w:left="960"/>
    </w:pPr>
  </w:style>
  <w:style w:type="paragraph" w:styleId="Verzeichnis6">
    <w:name w:val="toc 6"/>
    <w:basedOn w:val="Standard"/>
    <w:next w:val="Standard"/>
    <w:autoRedefine/>
    <w:uiPriority w:val="39"/>
    <w:rsid w:val="00757629"/>
    <w:pPr>
      <w:ind w:left="1200"/>
    </w:pPr>
    <w:rPr>
      <w:sz w:val="18"/>
    </w:rPr>
  </w:style>
  <w:style w:type="paragraph" w:styleId="Funotentext">
    <w:name w:val="footnote text"/>
    <w:basedOn w:val="Standard"/>
    <w:link w:val="FunotentextZchn"/>
    <w:rsid w:val="00A9241B"/>
    <w:rPr>
      <w:szCs w:val="20"/>
    </w:rPr>
  </w:style>
  <w:style w:type="character" w:customStyle="1" w:styleId="FunotentextZchn">
    <w:name w:val="Fußnotentext Zchn"/>
    <w:link w:val="Funotentext"/>
    <w:rsid w:val="00A9241B"/>
    <w:rPr>
      <w:rFonts w:ascii="Arial" w:hAnsi="Arial"/>
    </w:rPr>
  </w:style>
  <w:style w:type="paragraph" w:styleId="Beschriftung">
    <w:name w:val="caption"/>
    <w:basedOn w:val="Standard"/>
    <w:next w:val="Standard"/>
    <w:autoRedefine/>
    <w:qFormat/>
    <w:rsid w:val="0005213E"/>
    <w:pPr>
      <w:spacing w:before="120" w:after="120"/>
    </w:pPr>
    <w:rPr>
      <w:sz w:val="18"/>
      <w:szCs w:val="20"/>
    </w:rPr>
  </w:style>
  <w:style w:type="paragraph" w:styleId="Aufzhlungszeichen2">
    <w:name w:val="List Bullet 2"/>
    <w:basedOn w:val="Standard"/>
    <w:pPr>
      <w:numPr>
        <w:numId w:val="4"/>
      </w:numPr>
    </w:pPr>
  </w:style>
  <w:style w:type="paragraph" w:customStyle="1" w:styleId="RelatedWork">
    <w:name w:val="Related Work"/>
    <w:basedOn w:val="Titlepageinfodescription"/>
    <w:rsid w:val="004C4D7C"/>
    <w:pPr>
      <w:numPr>
        <w:numId w:val="5"/>
      </w:numPr>
    </w:pPr>
  </w:style>
  <w:style w:type="paragraph" w:customStyle="1" w:styleId="Abstract">
    <w:name w:val="Abstract"/>
    <w:basedOn w:val="Titlepageinfodescription"/>
    <w:rsid w:val="00B569DB"/>
    <w:pPr>
      <w:contextualSpacing w:val="0"/>
    </w:pPr>
  </w:style>
  <w:style w:type="paragraph" w:customStyle="1" w:styleId="Notices">
    <w:name w:val="Notices"/>
    <w:basedOn w:val="Untertitel"/>
    <w:next w:val="TextBody"/>
    <w:rsid w:val="00757629"/>
    <w:pPr>
      <w:pageBreakBefore/>
    </w:pPr>
  </w:style>
  <w:style w:type="paragraph" w:customStyle="1" w:styleId="TextBody">
    <w:name w:val="Text Body"/>
    <w:basedOn w:val="Standard"/>
    <w:rsid w:val="00757629"/>
    <w:pPr>
      <w:spacing w:before="0"/>
    </w:pPr>
    <w:rPr>
      <w:szCs w:val="20"/>
    </w:rPr>
  </w:style>
  <w:style w:type="table" w:styleId="Tabellenraster">
    <w:name w:val="Table Grid"/>
    <w:basedOn w:val="NormaleTabelle"/>
    <w:rsid w:val="00757629"/>
    <w:pPr>
      <w:spacing w:before="80" w:after="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Heading3">
    <w:name w:val="AppendixHeading3"/>
    <w:basedOn w:val="berschrift3"/>
    <w:next w:val="Standard"/>
    <w:rsid w:val="00757629"/>
    <w:pPr>
      <w:numPr>
        <w:numId w:val="48"/>
      </w:numPr>
    </w:pPr>
  </w:style>
  <w:style w:type="character" w:styleId="Funotenzeichen">
    <w:name w:val="footnote reference"/>
    <w:rsid w:val="00A9241B"/>
    <w:rPr>
      <w:vertAlign w:val="superscript"/>
    </w:rPr>
  </w:style>
  <w:style w:type="paragraph" w:styleId="Endnotentext">
    <w:name w:val="endnote text"/>
    <w:basedOn w:val="Standard"/>
    <w:link w:val="EndnotentextZchn"/>
    <w:rsid w:val="00982437"/>
    <w:rPr>
      <w:szCs w:val="20"/>
    </w:rPr>
  </w:style>
  <w:style w:type="character" w:customStyle="1" w:styleId="EndnotentextZchn">
    <w:name w:val="Endnotentext Zchn"/>
    <w:link w:val="Endnotentext"/>
    <w:rsid w:val="00982437"/>
    <w:rPr>
      <w:rFonts w:ascii="Arial" w:hAnsi="Arial"/>
    </w:rPr>
  </w:style>
  <w:style w:type="character" w:styleId="Endnotenzeichen">
    <w:name w:val="endnote reference"/>
    <w:rsid w:val="00982437"/>
    <w:rPr>
      <w:vertAlign w:val="superscript"/>
    </w:rPr>
  </w:style>
  <w:style w:type="paragraph" w:customStyle="1" w:styleId="AppendixHeading4">
    <w:name w:val="AppendixHeading4"/>
    <w:basedOn w:val="AppendixHeading3"/>
    <w:next w:val="Standard"/>
    <w:rsid w:val="00757629"/>
    <w:pPr>
      <w:numPr>
        <w:ilvl w:val="3"/>
      </w:numPr>
      <w:outlineLvl w:val="3"/>
    </w:pPr>
    <w:rPr>
      <w:iCs w:val="0"/>
      <w:sz w:val="24"/>
    </w:rPr>
  </w:style>
  <w:style w:type="paragraph" w:customStyle="1" w:styleId="AppendixHeading5">
    <w:name w:val="AppendixHeading5"/>
    <w:basedOn w:val="AppendixHeading4"/>
    <w:next w:val="Standard"/>
    <w:rsid w:val="00757629"/>
    <w:pPr>
      <w:numPr>
        <w:ilvl w:val="4"/>
      </w:numPr>
      <w:spacing w:before="200"/>
      <w:outlineLvl w:val="4"/>
    </w:pPr>
    <w:rPr>
      <w:sz w:val="20"/>
    </w:rPr>
  </w:style>
  <w:style w:type="character" w:customStyle="1" w:styleId="UnresolvedMention">
    <w:name w:val="Unresolved Mention"/>
    <w:basedOn w:val="Absatz-Standardschriftart"/>
    <w:uiPriority w:val="99"/>
    <w:semiHidden/>
    <w:unhideWhenUsed/>
    <w:rsid w:val="00757629"/>
    <w:rPr>
      <w:color w:val="808080"/>
      <w:shd w:val="clear" w:color="auto" w:fill="E6E6E6"/>
    </w:rPr>
  </w:style>
  <w:style w:type="paragraph" w:styleId="Sprechblasentext">
    <w:name w:val="Balloon Text"/>
    <w:basedOn w:val="Standard"/>
    <w:link w:val="SprechblasentextZchn"/>
    <w:rsid w:val="00BF4F83"/>
    <w:pPr>
      <w:spacing w:before="0" w:after="0"/>
    </w:pPr>
    <w:rPr>
      <w:rFonts w:ascii="Tahoma" w:hAnsi="Tahoma"/>
      <w:sz w:val="16"/>
      <w:szCs w:val="16"/>
      <w:lang w:val="x-none" w:eastAsia="x-none"/>
    </w:rPr>
  </w:style>
  <w:style w:type="character" w:customStyle="1" w:styleId="SprechblasentextZchn">
    <w:name w:val="Sprechblasentext Zchn"/>
    <w:basedOn w:val="Absatz-Standardschriftart"/>
    <w:link w:val="Sprechblasentext"/>
    <w:rsid w:val="00BF4F83"/>
    <w:rPr>
      <w:rFonts w:ascii="Tahoma" w:hAnsi="Tahoma"/>
      <w:sz w:val="16"/>
      <w:szCs w:val="16"/>
      <w:lang w:val="x-none" w:eastAsia="x-none"/>
    </w:rPr>
  </w:style>
  <w:style w:type="paragraph" w:styleId="Verzeichnis8">
    <w:name w:val="toc 8"/>
    <w:basedOn w:val="Standard"/>
    <w:next w:val="Standard"/>
    <w:autoRedefine/>
    <w:uiPriority w:val="39"/>
    <w:unhideWhenUsed/>
    <w:rsid w:val="00757629"/>
    <w:pPr>
      <w:spacing w:after="100"/>
      <w:ind w:left="1400"/>
    </w:pPr>
  </w:style>
  <w:style w:type="paragraph" w:styleId="Verzeichnis9">
    <w:name w:val="toc 9"/>
    <w:basedOn w:val="Standard"/>
    <w:next w:val="Standard"/>
    <w:autoRedefine/>
    <w:uiPriority w:val="39"/>
    <w:unhideWhenUsed/>
    <w:rsid w:val="00757629"/>
    <w:pPr>
      <w:spacing w:after="100"/>
      <w:ind w:left="1600"/>
    </w:pPr>
  </w:style>
  <w:style w:type="paragraph" w:styleId="IntensivesZitat">
    <w:name w:val="Intense Quote"/>
    <w:basedOn w:val="Standard"/>
    <w:next w:val="Standard"/>
    <w:link w:val="IntensivesZitatZchn"/>
    <w:uiPriority w:val="30"/>
    <w:qFormat/>
    <w:rsid w:val="00BF4F83"/>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ivesZitatZchn">
    <w:name w:val="Intensives Zitat Zchn"/>
    <w:basedOn w:val="Absatz-Standardschriftart"/>
    <w:link w:val="IntensivesZitat"/>
    <w:uiPriority w:val="30"/>
    <w:rsid w:val="00BF4F83"/>
    <w:rPr>
      <w:rFonts w:ascii="Arial" w:hAnsi="Arial"/>
      <w:i/>
      <w:iCs/>
      <w:color w:val="4F81BD" w:themeColor="accent1"/>
      <w:szCs w:val="24"/>
    </w:rPr>
  </w:style>
  <w:style w:type="table" w:customStyle="1" w:styleId="Gitternetztabelle1hell1">
    <w:name w:val="Gitternetztabelle 1 hell1"/>
    <w:basedOn w:val="NormaleTabelle"/>
    <w:uiPriority w:val="46"/>
    <w:rsid w:val="00BF4F8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Complextype">
    <w:name w:val="Complex type"/>
    <w:basedOn w:val="Absatz-Standardschriftart"/>
    <w:rsid w:val="00BF4F83"/>
    <w:rPr>
      <w:b/>
    </w:rPr>
  </w:style>
  <w:style w:type="character" w:customStyle="1" w:styleId="RefZchn">
    <w:name w:val="Ref Zchn"/>
    <w:basedOn w:val="Absatz-Standardschriftart"/>
    <w:rsid w:val="00BF4F83"/>
    <w:rPr>
      <w:rFonts w:ascii="Arial" w:hAnsi="Arial"/>
      <w:bCs/>
      <w:color w:val="000000"/>
      <w:szCs w:val="24"/>
      <w:lang w:val="en-US" w:eastAsia="en-US" w:bidi="ar-SA"/>
    </w:rPr>
  </w:style>
  <w:style w:type="paragraph" w:styleId="Listenabsatz">
    <w:name w:val="List Paragraph"/>
    <w:basedOn w:val="Standard"/>
    <w:uiPriority w:val="34"/>
    <w:qFormat/>
    <w:rsid w:val="00BF4F83"/>
    <w:pPr>
      <w:ind w:left="720"/>
      <w:contextualSpacing/>
    </w:pPr>
  </w:style>
  <w:style w:type="paragraph" w:customStyle="1" w:styleId="SourceCode">
    <w:name w:val="Source Code"/>
    <w:basedOn w:val="Standard"/>
    <w:link w:val="VerbatimChar"/>
    <w:qFormat/>
    <w:rsid w:val="00BF4F83"/>
    <w:pPr>
      <w:wordWrap w:val="0"/>
      <w:spacing w:before="0" w:after="200"/>
      <w:ind w:left="425"/>
      <w:contextualSpacing/>
    </w:pPr>
    <w:rPr>
      <w:rFonts w:ascii="Courier New" w:hAnsi="Courier New"/>
      <w:szCs w:val="20"/>
    </w:rPr>
  </w:style>
  <w:style w:type="character" w:customStyle="1" w:styleId="VerbatimChar">
    <w:name w:val="Verbatim Char"/>
    <w:link w:val="SourceCode"/>
    <w:rsid w:val="00BF4F83"/>
    <w:rPr>
      <w:rFonts w:ascii="Courier New" w:hAnsi="Courier New"/>
    </w:rPr>
  </w:style>
  <w:style w:type="paragraph" w:customStyle="1" w:styleId="Member">
    <w:name w:val="Member"/>
    <w:basedOn w:val="Standard"/>
    <w:qFormat/>
    <w:rsid w:val="00BF4F83"/>
    <w:pPr>
      <w:keepNext/>
      <w:keepLines/>
      <w:pBdr>
        <w:left w:val="triple" w:sz="4" w:space="8" w:color="auto"/>
      </w:pBdr>
      <w:ind w:left="431" w:right="431"/>
    </w:pPr>
  </w:style>
  <w:style w:type="paragraph" w:customStyle="1" w:styleId="MemberHeading-noTOC">
    <w:name w:val="Member Heading - no TOC"/>
    <w:basedOn w:val="Standard"/>
    <w:qFormat/>
    <w:rsid w:val="00BF4F83"/>
    <w:pPr>
      <w:keepNext/>
      <w:pBdr>
        <w:left w:val="triple" w:sz="4" w:space="8" w:color="auto"/>
      </w:pBdr>
      <w:spacing w:before="200"/>
      <w:ind w:left="431"/>
    </w:pPr>
    <w:rPr>
      <w:rFonts w:cs="Arial"/>
      <w:b/>
      <w:bCs/>
      <w:color w:val="3B006F"/>
      <w:kern w:val="32"/>
      <w:sz w:val="24"/>
      <w:szCs w:val="26"/>
    </w:rPr>
  </w:style>
  <w:style w:type="paragraph" w:customStyle="1" w:styleId="Non-normativeCommentHeading">
    <w:name w:val="Non-normative Comment Heading"/>
    <w:basedOn w:val="Fu-Endnotenberschrift"/>
    <w:next w:val="Non-normativeComment"/>
    <w:qFormat/>
    <w:rsid w:val="00BF4F83"/>
    <w:pPr>
      <w:keepNext/>
      <w:keepLines/>
      <w:ind w:left="227"/>
    </w:pPr>
    <w:rPr>
      <w:b/>
      <w:i/>
      <w:sz w:val="24"/>
    </w:rPr>
  </w:style>
  <w:style w:type="paragraph" w:customStyle="1" w:styleId="Non-normativeComment">
    <w:name w:val="Non-normative Comment"/>
    <w:basedOn w:val="Member"/>
    <w:qFormat/>
    <w:rsid w:val="00BF4F83"/>
    <w:pPr>
      <w:pBdr>
        <w:left w:val="dotDotDash" w:sz="4" w:space="8" w:color="auto"/>
      </w:pBdr>
    </w:pPr>
  </w:style>
  <w:style w:type="paragraph" w:customStyle="1" w:styleId="MemberHeading">
    <w:name w:val="Member Heading"/>
    <w:basedOn w:val="berschrift5"/>
    <w:next w:val="Standard"/>
    <w:qFormat/>
    <w:rsid w:val="00BF4F83"/>
    <w:pPr>
      <w:numPr>
        <w:ilvl w:val="0"/>
        <w:numId w:val="0"/>
      </w:numPr>
      <w:pBdr>
        <w:left w:val="triple" w:sz="4" w:space="8" w:color="auto"/>
      </w:pBdr>
      <w:spacing w:before="200" w:after="80"/>
      <w:ind w:left="431"/>
      <w:outlineLvl w:val="9"/>
    </w:pPr>
    <w:rPr>
      <w:color w:val="3B006F"/>
    </w:rPr>
  </w:style>
  <w:style w:type="paragraph" w:customStyle="1" w:styleId="p1">
    <w:name w:val="p1"/>
    <w:basedOn w:val="Standard"/>
    <w:rsid w:val="00BF4F83"/>
    <w:pPr>
      <w:spacing w:before="0" w:after="0"/>
    </w:pPr>
    <w:rPr>
      <w:rFonts w:ascii="Helvetica" w:hAnsi="Helvetica"/>
      <w:sz w:val="21"/>
      <w:szCs w:val="21"/>
    </w:rPr>
  </w:style>
  <w:style w:type="paragraph" w:customStyle="1" w:styleId="ObjectHeading">
    <w:name w:val="Object Heading"/>
    <w:basedOn w:val="Standard"/>
    <w:next w:val="Member"/>
    <w:qFormat/>
    <w:rsid w:val="00BF4F83"/>
    <w:pPr>
      <w:keepNext/>
      <w:pBdr>
        <w:left w:val="triple" w:sz="4" w:space="8" w:color="auto"/>
      </w:pBdr>
      <w:spacing w:before="200"/>
      <w:ind w:left="431"/>
    </w:pPr>
    <w:rPr>
      <w:rFonts w:cs="Arial"/>
      <w:b/>
      <w:bCs/>
      <w:color w:val="3B006F"/>
      <w:kern w:val="32"/>
      <w:sz w:val="24"/>
      <w:szCs w:val="26"/>
    </w:rPr>
  </w:style>
  <w:style w:type="paragraph" w:styleId="Abbildungsverzeichnis">
    <w:name w:val="table of figures"/>
    <w:basedOn w:val="Verzeichnis1"/>
    <w:next w:val="Standard"/>
    <w:uiPriority w:val="99"/>
    <w:unhideWhenUsed/>
    <w:rsid w:val="00BF4F83"/>
    <w:pPr>
      <w:tabs>
        <w:tab w:val="right" w:leader="dot" w:pos="4536"/>
      </w:tabs>
      <w:spacing w:before="240" w:after="0"/>
    </w:pPr>
    <w:rPr>
      <w:rFonts w:asciiTheme="minorHAnsi" w:hAnsiTheme="minorHAnsi" w:cstheme="minorHAnsi"/>
      <w:b/>
      <w:bCs/>
      <w:szCs w:val="20"/>
    </w:rPr>
  </w:style>
  <w:style w:type="paragraph" w:styleId="Index1">
    <w:name w:val="index 1"/>
    <w:basedOn w:val="Standard"/>
    <w:next w:val="Standard"/>
    <w:autoRedefine/>
    <w:uiPriority w:val="99"/>
    <w:unhideWhenUsed/>
    <w:rsid w:val="00BF4F83"/>
    <w:pPr>
      <w:spacing w:before="0" w:after="0"/>
      <w:ind w:left="200" w:hanging="200"/>
    </w:pPr>
  </w:style>
  <w:style w:type="paragraph" w:styleId="Index2">
    <w:name w:val="index 2"/>
    <w:basedOn w:val="Standard"/>
    <w:next w:val="Standard"/>
    <w:autoRedefine/>
    <w:uiPriority w:val="99"/>
    <w:unhideWhenUsed/>
    <w:rsid w:val="00BF4F83"/>
    <w:pPr>
      <w:ind w:left="400" w:hanging="200"/>
    </w:pPr>
  </w:style>
  <w:style w:type="paragraph" w:styleId="Index3">
    <w:name w:val="index 3"/>
    <w:basedOn w:val="Standard"/>
    <w:next w:val="Standard"/>
    <w:autoRedefine/>
    <w:unhideWhenUsed/>
    <w:rsid w:val="00BF4F83"/>
    <w:pPr>
      <w:ind w:left="600" w:hanging="200"/>
    </w:pPr>
  </w:style>
  <w:style w:type="paragraph" w:styleId="Index4">
    <w:name w:val="index 4"/>
    <w:basedOn w:val="Standard"/>
    <w:next w:val="Standard"/>
    <w:autoRedefine/>
    <w:unhideWhenUsed/>
    <w:rsid w:val="00BF4F83"/>
    <w:pPr>
      <w:ind w:left="800" w:hanging="200"/>
    </w:pPr>
  </w:style>
  <w:style w:type="paragraph" w:styleId="Index5">
    <w:name w:val="index 5"/>
    <w:basedOn w:val="Standard"/>
    <w:next w:val="Standard"/>
    <w:autoRedefine/>
    <w:unhideWhenUsed/>
    <w:rsid w:val="00BF4F83"/>
    <w:pPr>
      <w:ind w:left="1000" w:hanging="200"/>
    </w:pPr>
  </w:style>
  <w:style w:type="paragraph" w:styleId="Index6">
    <w:name w:val="index 6"/>
    <w:basedOn w:val="Standard"/>
    <w:next w:val="Standard"/>
    <w:autoRedefine/>
    <w:unhideWhenUsed/>
    <w:rsid w:val="00BF4F83"/>
    <w:pPr>
      <w:ind w:left="1200" w:hanging="200"/>
    </w:pPr>
  </w:style>
  <w:style w:type="paragraph" w:styleId="Index7">
    <w:name w:val="index 7"/>
    <w:basedOn w:val="Standard"/>
    <w:next w:val="Standard"/>
    <w:autoRedefine/>
    <w:unhideWhenUsed/>
    <w:rsid w:val="00BF4F83"/>
    <w:pPr>
      <w:ind w:left="1400" w:hanging="200"/>
    </w:pPr>
  </w:style>
  <w:style w:type="paragraph" w:styleId="Index8">
    <w:name w:val="index 8"/>
    <w:basedOn w:val="Standard"/>
    <w:next w:val="Standard"/>
    <w:autoRedefine/>
    <w:unhideWhenUsed/>
    <w:rsid w:val="00BF4F83"/>
    <w:pPr>
      <w:ind w:left="1600" w:hanging="200"/>
    </w:pPr>
  </w:style>
  <w:style w:type="paragraph" w:styleId="Index9">
    <w:name w:val="index 9"/>
    <w:basedOn w:val="Standard"/>
    <w:next w:val="Standard"/>
    <w:autoRedefine/>
    <w:unhideWhenUsed/>
    <w:rsid w:val="00BF4F83"/>
    <w:pPr>
      <w:ind w:left="1800" w:hanging="200"/>
    </w:pPr>
  </w:style>
  <w:style w:type="paragraph" w:styleId="Indexberschrift">
    <w:name w:val="index heading"/>
    <w:basedOn w:val="Standard"/>
    <w:next w:val="Index1"/>
    <w:unhideWhenUsed/>
    <w:rsid w:val="00BF4F83"/>
  </w:style>
  <w:style w:type="paragraph" w:customStyle="1" w:styleId="Indented">
    <w:name w:val="Indented"/>
    <w:basedOn w:val="Standard"/>
    <w:rsid w:val="00BF4F83"/>
    <w:pPr>
      <w:ind w:left="284"/>
      <w:jc w:val="both"/>
    </w:pPr>
  </w:style>
  <w:style w:type="paragraph" w:styleId="Kommentartext">
    <w:name w:val="annotation text"/>
    <w:basedOn w:val="Standard"/>
    <w:link w:val="KommentartextZchn"/>
    <w:uiPriority w:val="99"/>
    <w:unhideWhenUsed/>
    <w:rsid w:val="00BF4F83"/>
    <w:rPr>
      <w:szCs w:val="20"/>
    </w:rPr>
  </w:style>
  <w:style w:type="character" w:customStyle="1" w:styleId="KommentartextZchn">
    <w:name w:val="Kommentartext Zchn"/>
    <w:basedOn w:val="Absatz-Standardschriftart"/>
    <w:link w:val="Kommentartext"/>
    <w:uiPriority w:val="99"/>
    <w:rsid w:val="00BF4F83"/>
    <w:rPr>
      <w:rFonts w:ascii="Arial" w:hAnsi="Arial"/>
    </w:rPr>
  </w:style>
  <w:style w:type="character" w:customStyle="1" w:styleId="KommentarthemaZchn">
    <w:name w:val="Kommentarthema Zchn"/>
    <w:basedOn w:val="KommentartextZchn"/>
    <w:link w:val="Kommentarthema"/>
    <w:semiHidden/>
    <w:rsid w:val="00BF4F83"/>
    <w:rPr>
      <w:rFonts w:ascii="Arial" w:hAnsi="Arial"/>
      <w:b/>
      <w:bCs/>
    </w:rPr>
  </w:style>
  <w:style w:type="paragraph" w:styleId="Kommentarthema">
    <w:name w:val="annotation subject"/>
    <w:basedOn w:val="Kommentartext"/>
    <w:next w:val="Kommentartext"/>
    <w:link w:val="KommentarthemaZchn"/>
    <w:semiHidden/>
    <w:unhideWhenUsed/>
    <w:rsid w:val="00BF4F83"/>
    <w:rPr>
      <w:b/>
      <w:bCs/>
    </w:rPr>
  </w:style>
  <w:style w:type="character" w:customStyle="1" w:styleId="IndentedZchn">
    <w:name w:val="Indented Zchn"/>
    <w:basedOn w:val="Absatz-Standardschriftart"/>
    <w:rsid w:val="00BF4F83"/>
    <w:rPr>
      <w:rFonts w:ascii="Arial" w:hAnsi="Arial"/>
      <w:szCs w:val="24"/>
      <w:lang w:val="en-US" w:eastAsia="en-US" w:bidi="ar-SA"/>
    </w:rPr>
  </w:style>
  <w:style w:type="paragraph" w:customStyle="1" w:styleId="Algorithm">
    <w:name w:val="Algorithm"/>
    <w:basedOn w:val="Aufzhlungszeichen"/>
    <w:rsid w:val="00BF4F83"/>
    <w:pPr>
      <w:numPr>
        <w:numId w:val="18"/>
      </w:numPr>
      <w:jc w:val="both"/>
    </w:pPr>
    <w:rPr>
      <w:lang w:val="en-GB"/>
    </w:rPr>
  </w:style>
  <w:style w:type="paragraph" w:customStyle="1" w:styleId="AlgorithmSignedRef">
    <w:name w:val="AlgorithmSignedRef"/>
    <w:basedOn w:val="Algorithm"/>
    <w:rsid w:val="00BF4F83"/>
    <w:pPr>
      <w:numPr>
        <w:numId w:val="1"/>
      </w:numPr>
    </w:pPr>
    <w:rPr>
      <w:i/>
      <w:iCs/>
    </w:rPr>
  </w:style>
  <w:style w:type="character" w:customStyle="1" w:styleId="headingtext">
    <w:name w:val="headingtext"/>
    <w:basedOn w:val="Absatz-Standardschriftart"/>
    <w:rsid w:val="00BF4F83"/>
  </w:style>
  <w:style w:type="character" w:customStyle="1" w:styleId="Typename">
    <w:name w:val="Type name"/>
    <w:basedOn w:val="Absatz-Standardschriftart"/>
    <w:rsid w:val="00BF4F83"/>
    <w:rPr>
      <w:b/>
    </w:rPr>
  </w:style>
  <w:style w:type="paragraph" w:customStyle="1" w:styleId="DefinitionList">
    <w:name w:val="Definition List"/>
    <w:basedOn w:val="Standard"/>
    <w:next w:val="Definitionterm"/>
    <w:autoRedefine/>
    <w:rsid w:val="00BF4F83"/>
    <w:pPr>
      <w:keepNext/>
      <w:widowControl w:val="0"/>
      <w:ind w:left="360"/>
      <w:jc w:val="both"/>
    </w:pPr>
    <w:rPr>
      <w:snapToGrid w:val="0"/>
    </w:rPr>
  </w:style>
  <w:style w:type="paragraph" w:customStyle="1" w:styleId="DefinitionTerm0">
    <w:name w:val="Definition Term"/>
    <w:basedOn w:val="Standard"/>
    <w:next w:val="DefinitionList"/>
    <w:autoRedefine/>
    <w:rsid w:val="00BF4F83"/>
    <w:pPr>
      <w:keepNext/>
      <w:widowControl w:val="0"/>
      <w:spacing w:after="0"/>
      <w:jc w:val="both"/>
    </w:pPr>
    <w:rPr>
      <w:snapToGrid w:val="0"/>
    </w:rPr>
  </w:style>
  <w:style w:type="paragraph" w:styleId="Listenfortsetzung">
    <w:name w:val="List Continue"/>
    <w:basedOn w:val="Standard"/>
    <w:rsid w:val="00BF4F83"/>
    <w:pPr>
      <w:spacing w:after="120"/>
      <w:ind w:left="360"/>
      <w:jc w:val="both"/>
    </w:pPr>
  </w:style>
  <w:style w:type="paragraph" w:styleId="Listenfortsetzung2">
    <w:name w:val="List Continue 2"/>
    <w:basedOn w:val="Standard"/>
    <w:rsid w:val="00BF4F83"/>
    <w:pPr>
      <w:spacing w:after="120"/>
      <w:ind w:left="720"/>
      <w:jc w:val="both"/>
    </w:pPr>
  </w:style>
  <w:style w:type="paragraph" w:styleId="Blocktext">
    <w:name w:val="Block Text"/>
    <w:basedOn w:val="Standard"/>
    <w:rsid w:val="00BF4F83"/>
    <w:pPr>
      <w:autoSpaceDE w:val="0"/>
      <w:autoSpaceDN w:val="0"/>
      <w:adjustRightInd w:val="0"/>
      <w:ind w:left="720" w:right="1008"/>
      <w:jc w:val="both"/>
    </w:pPr>
    <w:rPr>
      <w:rFonts w:ascii="Times New Roman" w:hAnsi="Times New Roman"/>
      <w:szCs w:val="20"/>
    </w:rPr>
  </w:style>
  <w:style w:type="character" w:styleId="HTMLCode">
    <w:name w:val="HTML Code"/>
    <w:basedOn w:val="Absatz-Standardschriftart"/>
    <w:rsid w:val="00BF4F83"/>
    <w:rPr>
      <w:rFonts w:ascii="Courier New" w:eastAsia="Arial Unicode MS" w:hAnsi="Courier New" w:cs="Courier New" w:hint="default"/>
      <w:b w:val="0"/>
      <w:bCs w:val="0"/>
      <w:sz w:val="20"/>
      <w:szCs w:val="20"/>
    </w:rPr>
  </w:style>
  <w:style w:type="character" w:customStyle="1" w:styleId="id">
    <w:name w:val="id"/>
    <w:basedOn w:val="Absatz-Standardschriftart"/>
    <w:rsid w:val="00BF4F83"/>
    <w:rPr>
      <w:rFonts w:ascii="Courier" w:hAnsi="Courier" w:hint="default"/>
    </w:rPr>
  </w:style>
  <w:style w:type="character" w:customStyle="1" w:styleId="q">
    <w:name w:val="q"/>
    <w:basedOn w:val="Absatz-Standardschriftart"/>
    <w:rsid w:val="00BF4F83"/>
  </w:style>
  <w:style w:type="paragraph" w:styleId="NurText">
    <w:name w:val="Plain Text"/>
    <w:basedOn w:val="Standard"/>
    <w:link w:val="NurTextZchn"/>
    <w:rsid w:val="00BF4F83"/>
    <w:pPr>
      <w:spacing w:before="100" w:beforeAutospacing="1" w:after="100" w:afterAutospacing="1"/>
    </w:pPr>
    <w:rPr>
      <w:rFonts w:ascii="Times New Roman" w:hAnsi="Times New Roman"/>
      <w:sz w:val="24"/>
      <w:lang w:val="de-DE" w:eastAsia="de-DE"/>
    </w:rPr>
  </w:style>
  <w:style w:type="character" w:customStyle="1" w:styleId="NurTextZchn">
    <w:name w:val="Nur Text Zchn"/>
    <w:basedOn w:val="Absatz-Standardschriftart"/>
    <w:link w:val="NurText"/>
    <w:rsid w:val="00BF4F83"/>
    <w:rPr>
      <w:sz w:val="24"/>
      <w:szCs w:val="24"/>
      <w:lang w:val="de-DE" w:eastAsia="de-DE"/>
    </w:rPr>
  </w:style>
  <w:style w:type="character" w:styleId="Fett">
    <w:name w:val="Strong"/>
    <w:basedOn w:val="Absatz-Standardschriftart"/>
    <w:qFormat/>
    <w:rsid w:val="00BF4F83"/>
    <w:rPr>
      <w:b/>
      <w:bCs/>
    </w:rPr>
  </w:style>
  <w:style w:type="table" w:customStyle="1" w:styleId="EinfacheTabelle11">
    <w:name w:val="Einfache Tabelle 11"/>
    <w:basedOn w:val="NormaleTabelle"/>
    <w:uiPriority w:val="41"/>
    <w:rsid w:val="00BF4F8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ableHead">
    <w:name w:val="TableHead"/>
    <w:basedOn w:val="Standard"/>
    <w:qFormat/>
    <w:rsid w:val="00BF4F83"/>
    <w:pPr>
      <w:spacing w:line="288" w:lineRule="auto"/>
    </w:pPr>
    <w:rPr>
      <w:b/>
      <w:color w:val="FFFFFF"/>
      <w:shd w:val="clear" w:color="auto" w:fill="073763"/>
    </w:rPr>
  </w:style>
  <w:style w:type="paragraph" w:customStyle="1" w:styleId="TableBodyRow">
    <w:name w:val="TableBodyRow"/>
    <w:basedOn w:val="Standard"/>
    <w:qFormat/>
    <w:rsid w:val="00BF4F83"/>
    <w:rPr>
      <w:rFonts w:eastAsia="Consolas"/>
    </w:rPr>
  </w:style>
  <w:style w:type="character" w:customStyle="1" w:styleId="DokumentstrukturZchn">
    <w:name w:val="Dokumentstruktur Zchn"/>
    <w:basedOn w:val="Absatz-Standardschriftart"/>
    <w:link w:val="Dokumentstruktur"/>
    <w:semiHidden/>
    <w:rsid w:val="00BF4F83"/>
    <w:rPr>
      <w:rFonts w:ascii="Lucida Grande" w:hAnsi="Lucida Grande" w:cs="Lucida Grande"/>
      <w:sz w:val="24"/>
      <w:szCs w:val="24"/>
    </w:rPr>
  </w:style>
  <w:style w:type="paragraph" w:styleId="Dokumentstruktur">
    <w:name w:val="Document Map"/>
    <w:basedOn w:val="Standard"/>
    <w:link w:val="DokumentstrukturZchn"/>
    <w:semiHidden/>
    <w:unhideWhenUsed/>
    <w:rsid w:val="00BF4F83"/>
    <w:pPr>
      <w:spacing w:before="0" w:after="0"/>
    </w:pPr>
    <w:rPr>
      <w:rFonts w:ascii="Lucida Grande" w:hAnsi="Lucida Grande" w:cs="Lucida Grande"/>
      <w:sz w:val="24"/>
    </w:rPr>
  </w:style>
  <w:style w:type="table" w:styleId="Gitternetztabelle1hell">
    <w:name w:val="Grid Table 1 Light"/>
    <w:basedOn w:val="NormaleTabelle"/>
    <w:rsid w:val="00BF4F8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UnresolvedMention1">
    <w:name w:val="Unresolved Mention1"/>
    <w:basedOn w:val="Absatz-Standardschriftart"/>
    <w:uiPriority w:val="99"/>
    <w:semiHidden/>
    <w:unhideWhenUsed/>
    <w:rsid w:val="00757629"/>
    <w:rPr>
      <w:color w:val="808080"/>
      <w:shd w:val="clear" w:color="auto" w:fill="E6E6E6"/>
    </w:rPr>
  </w:style>
  <w:style w:type="table" w:customStyle="1" w:styleId="Style1">
    <w:name w:val="Style1"/>
    <w:basedOn w:val="NormaleTabelle"/>
    <w:uiPriority w:val="99"/>
    <w:rsid w:val="0005213E"/>
    <w:tblPr/>
    <w:tblStylePr w:type="firstRow">
      <w:rPr>
        <w:rFonts w:ascii="Arial" w:hAnsi="Arial"/>
        <w:b/>
        <w:sz w:val="16"/>
      </w:rPr>
    </w:tblStylePr>
    <w:tblStylePr w:type="firstCol">
      <w:rPr>
        <w:rFonts w:ascii="Courier New" w:hAnsi="Courier New"/>
        <w:b/>
        <w:sz w:val="16"/>
      </w:rPr>
    </w:tblStylePr>
  </w:style>
  <w:style w:type="character" w:customStyle="1" w:styleId="attribute0">
    <w:name w:val="attribute"/>
    <w:basedOn w:val="Absatz-Standardschriftart"/>
    <w:rsid w:val="003A1FBF"/>
  </w:style>
  <w:style w:type="character" w:customStyle="1" w:styleId="element0">
    <w:name w:val="element"/>
    <w:basedOn w:val="Absatz-Standardschriftart"/>
    <w:rsid w:val="003A1FBF"/>
  </w:style>
  <w:style w:type="character" w:customStyle="1" w:styleId="c21">
    <w:name w:val="c21"/>
    <w:basedOn w:val="Absatz-Standardschriftart"/>
    <w:rsid w:val="000D0396"/>
  </w:style>
  <w:style w:type="character" w:customStyle="1" w:styleId="c20">
    <w:name w:val="c20"/>
    <w:basedOn w:val="Absatz-Standardschriftart"/>
    <w:rsid w:val="000D0396"/>
  </w:style>
  <w:style w:type="character" w:customStyle="1" w:styleId="c22">
    <w:name w:val="c22"/>
    <w:basedOn w:val="Absatz-Standardschriftart"/>
    <w:rsid w:val="000D0396"/>
  </w:style>
  <w:style w:type="paragraph" w:customStyle="1" w:styleId="codesmall0">
    <w:name w:val="codesmall"/>
    <w:basedOn w:val="Standard"/>
    <w:rsid w:val="000D0396"/>
    <w:pPr>
      <w:spacing w:before="100" w:beforeAutospacing="1" w:after="100" w:afterAutospacing="1"/>
    </w:pPr>
    <w:rPr>
      <w:rFonts w:ascii="Times New Roman" w:hAnsi="Times New Roman"/>
      <w:sz w:val="24"/>
      <w:lang w:val="en-GB" w:eastAsia="en-GB"/>
    </w:rPr>
  </w:style>
  <w:style w:type="character" w:customStyle="1" w:styleId="c12">
    <w:name w:val="c12"/>
    <w:basedOn w:val="Absatz-Standardschriftart"/>
    <w:rsid w:val="000D0396"/>
  </w:style>
  <w:style w:type="character" w:styleId="Kommentarzeichen">
    <w:name w:val="annotation reference"/>
    <w:basedOn w:val="Absatz-Standardschriftart"/>
    <w:uiPriority w:val="99"/>
    <w:semiHidden/>
    <w:unhideWhenUsed/>
    <w:rsid w:val="00522067"/>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8487274">
      <w:bodyDiv w:val="1"/>
      <w:marLeft w:val="0"/>
      <w:marRight w:val="0"/>
      <w:marTop w:val="0"/>
      <w:marBottom w:val="0"/>
      <w:divBdr>
        <w:top w:val="none" w:sz="0" w:space="0" w:color="auto"/>
        <w:left w:val="none" w:sz="0" w:space="0" w:color="auto"/>
        <w:bottom w:val="none" w:sz="0" w:space="0" w:color="auto"/>
        <w:right w:val="none" w:sz="0" w:space="0" w:color="auto"/>
      </w:divBdr>
      <w:divsChild>
        <w:div w:id="517429618">
          <w:marLeft w:val="0"/>
          <w:marRight w:val="0"/>
          <w:marTop w:val="0"/>
          <w:marBottom w:val="0"/>
          <w:divBdr>
            <w:top w:val="none" w:sz="0" w:space="0" w:color="auto"/>
            <w:left w:val="none" w:sz="0" w:space="0" w:color="auto"/>
            <w:bottom w:val="none" w:sz="0" w:space="0" w:color="auto"/>
            <w:right w:val="none" w:sz="0" w:space="0" w:color="auto"/>
          </w:divBdr>
        </w:div>
      </w:divsChild>
    </w:div>
    <w:div w:id="357391701">
      <w:bodyDiv w:val="1"/>
      <w:marLeft w:val="0"/>
      <w:marRight w:val="0"/>
      <w:marTop w:val="0"/>
      <w:marBottom w:val="0"/>
      <w:divBdr>
        <w:top w:val="none" w:sz="0" w:space="0" w:color="auto"/>
        <w:left w:val="none" w:sz="0" w:space="0" w:color="auto"/>
        <w:bottom w:val="none" w:sz="0" w:space="0" w:color="auto"/>
        <w:right w:val="none" w:sz="0" w:space="0" w:color="auto"/>
      </w:divBdr>
      <w:divsChild>
        <w:div w:id="39091311">
          <w:blockQuote w:val="1"/>
          <w:marLeft w:val="720"/>
          <w:marRight w:val="720"/>
          <w:marTop w:val="86"/>
          <w:marBottom w:val="100"/>
          <w:divBdr>
            <w:top w:val="none" w:sz="0" w:space="0" w:color="auto"/>
            <w:left w:val="none" w:sz="0" w:space="0" w:color="auto"/>
            <w:bottom w:val="none" w:sz="0" w:space="0" w:color="auto"/>
            <w:right w:val="none" w:sz="0" w:space="0" w:color="auto"/>
          </w:divBdr>
        </w:div>
        <w:div w:id="78791658">
          <w:blockQuote w:val="1"/>
          <w:marLeft w:val="720"/>
          <w:marRight w:val="720"/>
          <w:marTop w:val="86"/>
          <w:marBottom w:val="100"/>
          <w:divBdr>
            <w:top w:val="none" w:sz="0" w:space="0" w:color="auto"/>
            <w:left w:val="none" w:sz="0" w:space="0" w:color="auto"/>
            <w:bottom w:val="none" w:sz="0" w:space="0" w:color="auto"/>
            <w:right w:val="none" w:sz="0" w:space="0" w:color="auto"/>
          </w:divBdr>
        </w:div>
        <w:div w:id="482627936">
          <w:blockQuote w:val="1"/>
          <w:marLeft w:val="720"/>
          <w:marRight w:val="720"/>
          <w:marTop w:val="86"/>
          <w:marBottom w:val="100"/>
          <w:divBdr>
            <w:top w:val="none" w:sz="0" w:space="0" w:color="auto"/>
            <w:left w:val="none" w:sz="0" w:space="0" w:color="auto"/>
            <w:bottom w:val="none" w:sz="0" w:space="0" w:color="auto"/>
            <w:right w:val="none" w:sz="0" w:space="0" w:color="auto"/>
          </w:divBdr>
        </w:div>
        <w:div w:id="1146894887">
          <w:blockQuote w:val="1"/>
          <w:marLeft w:val="720"/>
          <w:marRight w:val="720"/>
          <w:marTop w:val="86"/>
          <w:marBottom w:val="100"/>
          <w:divBdr>
            <w:top w:val="none" w:sz="0" w:space="0" w:color="auto"/>
            <w:left w:val="none" w:sz="0" w:space="0" w:color="auto"/>
            <w:bottom w:val="none" w:sz="0" w:space="0" w:color="auto"/>
            <w:right w:val="none" w:sz="0" w:space="0" w:color="auto"/>
          </w:divBdr>
        </w:div>
        <w:div w:id="1409039306">
          <w:blockQuote w:val="1"/>
          <w:marLeft w:val="720"/>
          <w:marRight w:val="720"/>
          <w:marTop w:val="86"/>
          <w:marBottom w:val="100"/>
          <w:divBdr>
            <w:top w:val="none" w:sz="0" w:space="0" w:color="auto"/>
            <w:left w:val="none" w:sz="0" w:space="0" w:color="auto"/>
            <w:bottom w:val="none" w:sz="0" w:space="0" w:color="auto"/>
            <w:right w:val="none" w:sz="0" w:space="0" w:color="auto"/>
          </w:divBdr>
        </w:div>
        <w:div w:id="1571235596">
          <w:blockQuote w:val="1"/>
          <w:marLeft w:val="720"/>
          <w:marRight w:val="720"/>
          <w:marTop w:val="86"/>
          <w:marBottom w:val="100"/>
          <w:divBdr>
            <w:top w:val="none" w:sz="0" w:space="0" w:color="auto"/>
            <w:left w:val="none" w:sz="0" w:space="0" w:color="auto"/>
            <w:bottom w:val="none" w:sz="0" w:space="0" w:color="auto"/>
            <w:right w:val="none" w:sz="0" w:space="0" w:color="auto"/>
          </w:divBdr>
        </w:div>
        <w:div w:id="1934511894">
          <w:blockQuote w:val="1"/>
          <w:marLeft w:val="720"/>
          <w:marRight w:val="720"/>
          <w:marTop w:val="86"/>
          <w:marBottom w:val="100"/>
          <w:divBdr>
            <w:top w:val="none" w:sz="0" w:space="0" w:color="auto"/>
            <w:left w:val="none" w:sz="0" w:space="0" w:color="auto"/>
            <w:bottom w:val="none" w:sz="0" w:space="0" w:color="auto"/>
            <w:right w:val="none" w:sz="0" w:space="0" w:color="auto"/>
          </w:divBdr>
        </w:div>
        <w:div w:id="1953051118">
          <w:blockQuote w:val="1"/>
          <w:marLeft w:val="720"/>
          <w:marRight w:val="720"/>
          <w:marTop w:val="86"/>
          <w:marBottom w:val="100"/>
          <w:divBdr>
            <w:top w:val="none" w:sz="0" w:space="0" w:color="auto"/>
            <w:left w:val="none" w:sz="0" w:space="0" w:color="auto"/>
            <w:bottom w:val="none" w:sz="0" w:space="0" w:color="auto"/>
            <w:right w:val="none" w:sz="0" w:space="0" w:color="auto"/>
          </w:divBdr>
        </w:div>
      </w:divsChild>
    </w:div>
    <w:div w:id="590970467">
      <w:bodyDiv w:val="1"/>
      <w:marLeft w:val="0"/>
      <w:marRight w:val="0"/>
      <w:marTop w:val="0"/>
      <w:marBottom w:val="0"/>
      <w:divBdr>
        <w:top w:val="none" w:sz="0" w:space="0" w:color="auto"/>
        <w:left w:val="none" w:sz="0" w:space="0" w:color="auto"/>
        <w:bottom w:val="none" w:sz="0" w:space="0" w:color="auto"/>
        <w:right w:val="none" w:sz="0" w:space="0" w:color="auto"/>
      </w:divBdr>
    </w:div>
    <w:div w:id="700475616">
      <w:bodyDiv w:val="1"/>
      <w:marLeft w:val="0"/>
      <w:marRight w:val="0"/>
      <w:marTop w:val="0"/>
      <w:marBottom w:val="0"/>
      <w:divBdr>
        <w:top w:val="none" w:sz="0" w:space="0" w:color="auto"/>
        <w:left w:val="none" w:sz="0" w:space="0" w:color="auto"/>
        <w:bottom w:val="none" w:sz="0" w:space="0" w:color="auto"/>
        <w:right w:val="none" w:sz="0" w:space="0" w:color="auto"/>
      </w:divBdr>
    </w:div>
    <w:div w:id="810639259">
      <w:bodyDiv w:val="1"/>
      <w:marLeft w:val="0"/>
      <w:marRight w:val="0"/>
      <w:marTop w:val="0"/>
      <w:marBottom w:val="0"/>
      <w:divBdr>
        <w:top w:val="none" w:sz="0" w:space="0" w:color="auto"/>
        <w:left w:val="none" w:sz="0" w:space="0" w:color="auto"/>
        <w:bottom w:val="none" w:sz="0" w:space="0" w:color="auto"/>
        <w:right w:val="none" w:sz="0" w:space="0" w:color="auto"/>
      </w:divBdr>
      <w:divsChild>
        <w:div w:id="16124502">
          <w:blockQuote w:val="1"/>
          <w:marLeft w:val="720"/>
          <w:marRight w:val="720"/>
          <w:marTop w:val="86"/>
          <w:marBottom w:val="100"/>
          <w:divBdr>
            <w:top w:val="none" w:sz="0" w:space="0" w:color="auto"/>
            <w:left w:val="none" w:sz="0" w:space="0" w:color="auto"/>
            <w:bottom w:val="none" w:sz="0" w:space="0" w:color="auto"/>
            <w:right w:val="none" w:sz="0" w:space="0" w:color="auto"/>
          </w:divBdr>
        </w:div>
        <w:div w:id="169490777">
          <w:blockQuote w:val="1"/>
          <w:marLeft w:val="720"/>
          <w:marRight w:val="720"/>
          <w:marTop w:val="86"/>
          <w:marBottom w:val="100"/>
          <w:divBdr>
            <w:top w:val="none" w:sz="0" w:space="0" w:color="auto"/>
            <w:left w:val="none" w:sz="0" w:space="0" w:color="auto"/>
            <w:bottom w:val="none" w:sz="0" w:space="0" w:color="auto"/>
            <w:right w:val="none" w:sz="0" w:space="0" w:color="auto"/>
          </w:divBdr>
        </w:div>
        <w:div w:id="1003556952">
          <w:blockQuote w:val="1"/>
          <w:marLeft w:val="720"/>
          <w:marRight w:val="720"/>
          <w:marTop w:val="86"/>
          <w:marBottom w:val="100"/>
          <w:divBdr>
            <w:top w:val="none" w:sz="0" w:space="0" w:color="auto"/>
            <w:left w:val="none" w:sz="0" w:space="0" w:color="auto"/>
            <w:bottom w:val="none" w:sz="0" w:space="0" w:color="auto"/>
            <w:right w:val="none" w:sz="0" w:space="0" w:color="auto"/>
          </w:divBdr>
        </w:div>
        <w:div w:id="1150248586">
          <w:blockQuote w:val="1"/>
          <w:marLeft w:val="720"/>
          <w:marRight w:val="720"/>
          <w:marTop w:val="86"/>
          <w:marBottom w:val="100"/>
          <w:divBdr>
            <w:top w:val="none" w:sz="0" w:space="0" w:color="auto"/>
            <w:left w:val="none" w:sz="0" w:space="0" w:color="auto"/>
            <w:bottom w:val="none" w:sz="0" w:space="0" w:color="auto"/>
            <w:right w:val="none" w:sz="0" w:space="0" w:color="auto"/>
          </w:divBdr>
        </w:div>
        <w:div w:id="1213074541">
          <w:blockQuote w:val="1"/>
          <w:marLeft w:val="720"/>
          <w:marRight w:val="720"/>
          <w:marTop w:val="86"/>
          <w:marBottom w:val="100"/>
          <w:divBdr>
            <w:top w:val="none" w:sz="0" w:space="0" w:color="auto"/>
            <w:left w:val="none" w:sz="0" w:space="0" w:color="auto"/>
            <w:bottom w:val="none" w:sz="0" w:space="0" w:color="auto"/>
            <w:right w:val="none" w:sz="0" w:space="0" w:color="auto"/>
          </w:divBdr>
        </w:div>
        <w:div w:id="1236470533">
          <w:blockQuote w:val="1"/>
          <w:marLeft w:val="720"/>
          <w:marRight w:val="720"/>
          <w:marTop w:val="86"/>
          <w:marBottom w:val="100"/>
          <w:divBdr>
            <w:top w:val="none" w:sz="0" w:space="0" w:color="auto"/>
            <w:left w:val="none" w:sz="0" w:space="0" w:color="auto"/>
            <w:bottom w:val="none" w:sz="0" w:space="0" w:color="auto"/>
            <w:right w:val="none" w:sz="0" w:space="0" w:color="auto"/>
          </w:divBdr>
        </w:div>
        <w:div w:id="1638946580">
          <w:blockQuote w:val="1"/>
          <w:marLeft w:val="720"/>
          <w:marRight w:val="720"/>
          <w:marTop w:val="86"/>
          <w:marBottom w:val="100"/>
          <w:divBdr>
            <w:top w:val="none" w:sz="0" w:space="0" w:color="auto"/>
            <w:left w:val="none" w:sz="0" w:space="0" w:color="auto"/>
            <w:bottom w:val="none" w:sz="0" w:space="0" w:color="auto"/>
            <w:right w:val="none" w:sz="0" w:space="0" w:color="auto"/>
          </w:divBdr>
        </w:div>
        <w:div w:id="1934434389">
          <w:blockQuote w:val="1"/>
          <w:marLeft w:val="720"/>
          <w:marRight w:val="720"/>
          <w:marTop w:val="86"/>
          <w:marBottom w:val="100"/>
          <w:divBdr>
            <w:top w:val="none" w:sz="0" w:space="0" w:color="auto"/>
            <w:left w:val="none" w:sz="0" w:space="0" w:color="auto"/>
            <w:bottom w:val="none" w:sz="0" w:space="0" w:color="auto"/>
            <w:right w:val="none" w:sz="0" w:space="0" w:color="auto"/>
          </w:divBdr>
        </w:div>
      </w:divsChild>
    </w:div>
    <w:div w:id="1064181971">
      <w:bodyDiv w:val="1"/>
      <w:marLeft w:val="0"/>
      <w:marRight w:val="0"/>
      <w:marTop w:val="0"/>
      <w:marBottom w:val="0"/>
      <w:divBdr>
        <w:top w:val="none" w:sz="0" w:space="0" w:color="auto"/>
        <w:left w:val="none" w:sz="0" w:space="0" w:color="auto"/>
        <w:bottom w:val="none" w:sz="0" w:space="0" w:color="auto"/>
        <w:right w:val="none" w:sz="0" w:space="0" w:color="auto"/>
      </w:divBdr>
    </w:div>
    <w:div w:id="1124468946">
      <w:bodyDiv w:val="1"/>
      <w:marLeft w:val="0"/>
      <w:marRight w:val="0"/>
      <w:marTop w:val="0"/>
      <w:marBottom w:val="0"/>
      <w:divBdr>
        <w:top w:val="none" w:sz="0" w:space="0" w:color="auto"/>
        <w:left w:val="none" w:sz="0" w:space="0" w:color="auto"/>
        <w:bottom w:val="none" w:sz="0" w:space="0" w:color="auto"/>
        <w:right w:val="none" w:sz="0" w:space="0" w:color="auto"/>
      </w:divBdr>
    </w:div>
    <w:div w:id="1585216214">
      <w:bodyDiv w:val="1"/>
      <w:marLeft w:val="0"/>
      <w:marRight w:val="0"/>
      <w:marTop w:val="0"/>
      <w:marBottom w:val="0"/>
      <w:divBdr>
        <w:top w:val="none" w:sz="0" w:space="0" w:color="auto"/>
        <w:left w:val="none" w:sz="0" w:space="0" w:color="auto"/>
        <w:bottom w:val="none" w:sz="0" w:space="0" w:color="auto"/>
        <w:right w:val="none" w:sz="0" w:space="0" w:color="auto"/>
      </w:divBdr>
    </w:div>
    <w:div w:id="1601909851">
      <w:bodyDiv w:val="1"/>
      <w:marLeft w:val="0"/>
      <w:marRight w:val="0"/>
      <w:marTop w:val="0"/>
      <w:marBottom w:val="0"/>
      <w:divBdr>
        <w:top w:val="none" w:sz="0" w:space="0" w:color="auto"/>
        <w:left w:val="none" w:sz="0" w:space="0" w:color="auto"/>
        <w:bottom w:val="none" w:sz="0" w:space="0" w:color="auto"/>
        <w:right w:val="none" w:sz="0" w:space="0" w:color="auto"/>
      </w:divBdr>
    </w:div>
    <w:div w:id="1956474539">
      <w:bodyDiv w:val="1"/>
      <w:marLeft w:val="0"/>
      <w:marRight w:val="0"/>
      <w:marTop w:val="0"/>
      <w:marBottom w:val="0"/>
      <w:divBdr>
        <w:top w:val="none" w:sz="0" w:space="0" w:color="auto"/>
        <w:left w:val="none" w:sz="0" w:space="0" w:color="auto"/>
        <w:bottom w:val="none" w:sz="0" w:space="0" w:color="auto"/>
        <w:right w:val="none" w:sz="0" w:space="0" w:color="auto"/>
      </w:divBdr>
    </w:div>
    <w:div w:id="2050105519">
      <w:bodyDiv w:val="1"/>
      <w:marLeft w:val="0"/>
      <w:marRight w:val="0"/>
      <w:marTop w:val="0"/>
      <w:marBottom w:val="0"/>
      <w:divBdr>
        <w:top w:val="none" w:sz="0" w:space="0" w:color="auto"/>
        <w:left w:val="none" w:sz="0" w:space="0" w:color="auto"/>
        <w:bottom w:val="none" w:sz="0" w:space="0" w:color="auto"/>
        <w:right w:val="none" w:sz="0" w:space="0" w:color="auto"/>
      </w:divBdr>
    </w:div>
    <w:div w:id="2125924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26" Type="http://schemas.openxmlformats.org/officeDocument/2006/relationships/hyperlink" Target="http://docs.oasis-open.org/dss-x/dss-core/v2.0/csprd02/dss-core-v2.0-csprd02.html" TargetMode="External"/><Relationship Id="rId21" Type="http://schemas.openxmlformats.org/officeDocument/2006/relationships/hyperlink" Target="https://www.oasis-open.org/committees/dss-x/" TargetMode="External"/><Relationship Id="rId42" Type="http://schemas.openxmlformats.org/officeDocument/2006/relationships/hyperlink" Target="http://www.ietf.org/rfc/rfc2396.txt" TargetMode="External"/><Relationship Id="rId47" Type="http://schemas.openxmlformats.org/officeDocument/2006/relationships/hyperlink" Target="http://www.ietf.org/rfc/rfc3075.txt" TargetMode="External"/><Relationship Id="rId63" Type="http://schemas.openxmlformats.org/officeDocument/2006/relationships/hyperlink" Target="http://www.w3.org/TR/2012/REC-xmlschema11-1-20120405/" TargetMode="External"/><Relationship Id="rId68" Type="http://schemas.openxmlformats.org/officeDocument/2006/relationships/hyperlink" Target="http://www.w3.org/TR/xpath20/" TargetMode="External"/><Relationship Id="rId84" Type="http://schemas.openxmlformats.org/officeDocument/2006/relationships/image" Target="media/image6.png"/><Relationship Id="rId89" Type="http://schemas.openxmlformats.org/officeDocument/2006/relationships/image" Target="media/image10.png"/><Relationship Id="rId16" Type="http://schemas.openxmlformats.org/officeDocument/2006/relationships/hyperlink" Target="http://docs.oasis-open.org/dss/v1.0/oasis-dss-core-spec-v1.0-os.html" TargetMode="External"/><Relationship Id="rId11" Type="http://schemas.openxmlformats.org/officeDocument/2006/relationships/hyperlink" Target="http://docs.oasis-open.org/dss-x/dss-core/v2.0/dss-core-v2.0.pdf" TargetMode="External"/><Relationship Id="rId32" Type="http://schemas.openxmlformats.org/officeDocument/2006/relationships/footer" Target="footer1.xml"/><Relationship Id="rId37" Type="http://schemas.openxmlformats.org/officeDocument/2006/relationships/hyperlink" Target="http://docs.oasis-open.org/dss/v1.0/oasis-dss-profiles-asynchronous_processing-spec-v1.0-os.html" TargetMode="External"/><Relationship Id="rId53" Type="http://schemas.openxmlformats.org/officeDocument/2006/relationships/hyperlink" Target="http://www.w3.org/TR/soap12-mtom/" TargetMode="External"/><Relationship Id="rId58" Type="http://schemas.openxmlformats.org/officeDocument/2006/relationships/hyperlink" Target="http://www.w3.org/TR/2002/REC-xml-exc-c14n-20020718/" TargetMode="External"/><Relationship Id="rId74" Type="http://schemas.openxmlformats.org/officeDocument/2006/relationships/hyperlink" Target="https://tools.ietf.org/html/rfc7049" TargetMode="External"/><Relationship Id="rId79" Type="http://schemas.microsoft.com/office/2011/relationships/commentsExtended" Target="commentsExtended.xml"/><Relationship Id="rId102" Type="http://schemas.microsoft.com/office/2011/relationships/people" Target="people.xml"/><Relationship Id="rId5" Type="http://schemas.openxmlformats.org/officeDocument/2006/relationships/webSettings" Target="webSettings.xml"/><Relationship Id="rId90" Type="http://schemas.openxmlformats.org/officeDocument/2006/relationships/image" Target="media/image11.png"/><Relationship Id="rId95" Type="http://schemas.openxmlformats.org/officeDocument/2006/relationships/image" Target="media/image16.png"/><Relationship Id="rId22" Type="http://schemas.openxmlformats.org/officeDocument/2006/relationships/hyperlink" Target="https://www.oasis-open.org/policies-guidelines/ipr" TargetMode="External"/><Relationship Id="rId27" Type="http://schemas.openxmlformats.org/officeDocument/2006/relationships/hyperlink" Target="http://docs.oasis-open.org/dss-x/dss-core/v2.0/dss-core-v2.0.html" TargetMode="External"/><Relationship Id="rId43" Type="http://schemas.openxmlformats.org/officeDocument/2006/relationships/hyperlink" Target="http://www.ietf.org/rfc/rfc2440.txt" TargetMode="External"/><Relationship Id="rId48" Type="http://schemas.openxmlformats.org/officeDocument/2006/relationships/hyperlink" Target="http://www.ietf.org/rfc/rfc5652.txt" TargetMode="External"/><Relationship Id="rId64" Type="http://schemas.openxmlformats.org/officeDocument/2006/relationships/hyperlink" Target="http://www.w3.org/TR/xmlschema11-1/" TargetMode="External"/><Relationship Id="rId69" Type="http://schemas.openxmlformats.org/officeDocument/2006/relationships/hyperlink" Target="https://www.itu.int/en/ITU-T/asn1/Pages/introduction.aspx" TargetMode="External"/><Relationship Id="rId80" Type="http://schemas.openxmlformats.org/officeDocument/2006/relationships/image" Target="media/image3.emf"/><Relationship Id="rId85" Type="http://schemas.openxmlformats.org/officeDocument/2006/relationships/hyperlink" Target="http://www.w3.org/TR/xmlschema-2/" TargetMode="External"/><Relationship Id="rId12" Type="http://schemas.openxmlformats.org/officeDocument/2006/relationships/hyperlink" Target="https://www.oasis-open.org/committees/dss-x/" TargetMode="External"/><Relationship Id="rId17" Type="http://schemas.openxmlformats.org/officeDocument/2006/relationships/hyperlink" Target="http://docs.oasis-open.org/dss-x/ns/core" TargetMode="External"/><Relationship Id="rId25" Type="http://schemas.openxmlformats.org/officeDocument/2006/relationships/hyperlink" Target="https://www.oasis-open.org/policies-guidelines/tc-process" TargetMode="External"/><Relationship Id="rId33" Type="http://schemas.openxmlformats.org/officeDocument/2006/relationships/footer" Target="footer2.xml"/><Relationship Id="rId38" Type="http://schemas.openxmlformats.org/officeDocument/2006/relationships/hyperlink" Target="http://docs.oasis-open.org/dss/v1.0/oasis-dss-core-spec-v1.0-os.html" TargetMode="External"/><Relationship Id="rId46" Type="http://schemas.openxmlformats.org/officeDocument/2006/relationships/hyperlink" Target="http://www.ietf.org/rfc/rfc2822.txt" TargetMode="External"/><Relationship Id="rId59" Type="http://schemas.openxmlformats.org/officeDocument/2006/relationships/hyperlink" Target="http://www.w3.org/TR/1999/REC-xml-names-19990114/" TargetMode="External"/><Relationship Id="rId67" Type="http://schemas.openxmlformats.org/officeDocument/2006/relationships/hyperlink" Target="http://www.w3.org/TR/xpath" TargetMode="External"/><Relationship Id="rId103" Type="http://schemas.openxmlformats.org/officeDocument/2006/relationships/theme" Target="theme/theme1.xml"/><Relationship Id="rId20" Type="http://schemas.openxmlformats.org/officeDocument/2006/relationships/hyperlink" Target="https://www.oasis-open.org/committees/comments/index.php?wg_abbrev=dss-x" TargetMode="External"/><Relationship Id="rId41" Type="http://schemas.openxmlformats.org/officeDocument/2006/relationships/hyperlink" Target="http://www.rfc-editor.org/info/rfc2119" TargetMode="External"/><Relationship Id="rId54" Type="http://schemas.openxmlformats.org/officeDocument/2006/relationships/hyperlink" Target="http://www.ws-i.org/Profiles/AttachmentsProfile-1.0.html" TargetMode="External"/><Relationship Id="rId62" Type="http://schemas.openxmlformats.org/officeDocument/2006/relationships/hyperlink" Target="http://www.w3.org/TR/2002/REC-xmldsig-core-20020212/" TargetMode="External"/><Relationship Id="rId70" Type="http://schemas.openxmlformats.org/officeDocument/2006/relationships/hyperlink" Target="https://www.oasis-open.org/committees/download.php/62576/localsig-v1.0-csprd04.pdf" TargetMode="External"/><Relationship Id="rId75" Type="http://schemas.openxmlformats.org/officeDocument/2006/relationships/hyperlink" Target="https://tools.ietf.org/html/rfc7515" TargetMode="External"/><Relationship Id="rId83" Type="http://schemas.openxmlformats.org/officeDocument/2006/relationships/image" Target="media/image5.png"/><Relationship Id="rId88" Type="http://schemas.openxmlformats.org/officeDocument/2006/relationships/image" Target="media/image9.png"/><Relationship Id="rId91" Type="http://schemas.openxmlformats.org/officeDocument/2006/relationships/image" Target="media/image12.png"/><Relationship Id="rId96"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stefan@hagen.link" TargetMode="External"/><Relationship Id="rId23" Type="http://schemas.openxmlformats.org/officeDocument/2006/relationships/hyperlink" Target="https://www.oasis-open.org/policies-guidelines/ipr" TargetMode="External"/><Relationship Id="rId28" Type="http://schemas.openxmlformats.org/officeDocument/2006/relationships/hyperlink" Target="https://www.oasis-open.org/policies-guidelines/ipr" TargetMode="External"/><Relationship Id="rId36" Type="http://schemas.openxmlformats.org/officeDocument/2006/relationships/hyperlink" Target="https://www.oasis-open.org/committees/dss-x/ipr.php" TargetMode="External"/><Relationship Id="rId49" Type="http://schemas.openxmlformats.org/officeDocument/2006/relationships/hyperlink" Target="http://www.rfc-editor.org/info/rfc8174" TargetMode="External"/><Relationship Id="rId57" Type="http://schemas.openxmlformats.org/officeDocument/2006/relationships/hyperlink" Target="http://www.w3.org/TR/xml-c14n" TargetMode="External"/><Relationship Id="rId10" Type="http://schemas.openxmlformats.org/officeDocument/2006/relationships/hyperlink" Target="http://docs.oasis-open.org/dss-x/dss-core/v2.0/dss-core-v2.0.html" TargetMode="External"/><Relationship Id="rId31" Type="http://schemas.openxmlformats.org/officeDocument/2006/relationships/header" Target="header1.xml"/><Relationship Id="rId44" Type="http://schemas.openxmlformats.org/officeDocument/2006/relationships/hyperlink" Target="http://www.ietf.org/rfc/rfc2440.txt" TargetMode="External"/><Relationship Id="rId52" Type="http://schemas.openxmlformats.org/officeDocument/2006/relationships/hyperlink" Target="http://www.w3.org/TR/soap12-af/" TargetMode="External"/><Relationship Id="rId60" Type="http://schemas.openxmlformats.org/officeDocument/2006/relationships/hyperlink" Target="http://www.w3.org/TR/2004/REC-xml-20040204/" TargetMode="External"/><Relationship Id="rId65" Type="http://schemas.openxmlformats.org/officeDocument/2006/relationships/hyperlink" Target="http://www.w3.org/TR/2012/REC-xmlschema11-2-20120405/" TargetMode="External"/><Relationship Id="rId73" Type="http://schemas.openxmlformats.org/officeDocument/2006/relationships/hyperlink" Target="https://doi.org/10.1145/1655121.1655129" TargetMode="External"/><Relationship Id="rId78" Type="http://schemas.openxmlformats.org/officeDocument/2006/relationships/comments" Target="comments.xml"/><Relationship Id="rId81" Type="http://schemas.openxmlformats.org/officeDocument/2006/relationships/package" Target="embeddings/Microsoft_PowerPoint-Pr_sentation.pptx"/><Relationship Id="rId86" Type="http://schemas.openxmlformats.org/officeDocument/2006/relationships/image" Target="media/image7.png"/><Relationship Id="rId94" Type="http://schemas.openxmlformats.org/officeDocument/2006/relationships/image" Target="media/image15.png"/><Relationship Id="rId99" Type="http://schemas.openxmlformats.org/officeDocument/2006/relationships/hyperlink" Target="https://www.owasp.org/index.php/Top_10-2017_A1-Injection" TargetMode="Externa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docs.oasis-open.org/dss-x/dss-core/v2.0/dss-core-v2.0.docx" TargetMode="External"/><Relationship Id="rId13" Type="http://schemas.openxmlformats.org/officeDocument/2006/relationships/hyperlink" Target="mailto:kuehne@trustable.de" TargetMode="External"/><Relationship Id="rId18" Type="http://schemas.openxmlformats.org/officeDocument/2006/relationships/hyperlink" Target="http://docs.oasis-open.org/dss-x/ns/base" TargetMode="External"/><Relationship Id="rId39" Type="http://schemas.openxmlformats.org/officeDocument/2006/relationships/hyperlink" Target="http://www.etsi.org/deliver/etsi_tr/119000_119099/119001/01.02.01_60/tr_119001v010201p.pdf" TargetMode="External"/><Relationship Id="rId34" Type="http://schemas.openxmlformats.org/officeDocument/2006/relationships/hyperlink" Target="https://www.oasis-open.org/policies-guidelines/ipr" TargetMode="External"/><Relationship Id="rId50" Type="http://schemas.openxmlformats.org/officeDocument/2006/relationships/hyperlink" Target="https://tools.ietf.org/html/rfc8259" TargetMode="External"/><Relationship Id="rId55" Type="http://schemas.openxmlformats.org/officeDocument/2006/relationships/hyperlink" Target="http://www.w3.org/TR/2008/REC-xml-20081126/" TargetMode="External"/><Relationship Id="rId76" Type="http://schemas.openxmlformats.org/officeDocument/2006/relationships/hyperlink" Target="https://www.oasis-open.org/standards" TargetMode="External"/><Relationship Id="rId97" Type="http://schemas.openxmlformats.org/officeDocument/2006/relationships/image" Target="media/image18.png"/><Relationship Id="rId7" Type="http://schemas.openxmlformats.org/officeDocument/2006/relationships/endnotes" Target="endnotes.xml"/><Relationship Id="rId71" Type="http://schemas.openxmlformats.org/officeDocument/2006/relationships/hyperlink" Target="https://www.iso.org/standard/40874.html" TargetMode="External"/><Relationship Id="rId92" Type="http://schemas.openxmlformats.org/officeDocument/2006/relationships/image" Target="media/image13.png"/><Relationship Id="rId2" Type="http://schemas.openxmlformats.org/officeDocument/2006/relationships/numbering" Target="numbering.xml"/><Relationship Id="rId29" Type="http://schemas.openxmlformats.org/officeDocument/2006/relationships/hyperlink" Target="https://www.oasis-open.org/" TargetMode="External"/><Relationship Id="rId24" Type="http://schemas.openxmlformats.org/officeDocument/2006/relationships/hyperlink" Target="https://www.oasis-open.org/committees/dss-x/ipr.php" TargetMode="External"/><Relationship Id="rId40" Type="http://schemas.openxmlformats.org/officeDocument/2006/relationships/hyperlink" Target="http://www.etsi.org/deliver/etsi_tr/119000_119099/119001/01.02.01_60/tr_119001v010201p.pdf" TargetMode="External"/><Relationship Id="rId45" Type="http://schemas.openxmlformats.org/officeDocument/2006/relationships/hyperlink" Target="http://www.ietf.org/rfc/rfc2648.txt" TargetMode="External"/><Relationship Id="rId66" Type="http://schemas.openxmlformats.org/officeDocument/2006/relationships/hyperlink" Target="http://www.w3.org/TR/xmlschema11-2/" TargetMode="External"/><Relationship Id="rId87" Type="http://schemas.openxmlformats.org/officeDocument/2006/relationships/image" Target="media/image8.png"/><Relationship Id="rId61" Type="http://schemas.openxmlformats.org/officeDocument/2006/relationships/hyperlink" Target="http://www.w3.org/TR/REC-xml/" TargetMode="External"/><Relationship Id="rId82" Type="http://schemas.openxmlformats.org/officeDocument/2006/relationships/image" Target="media/image4.png"/><Relationship Id="rId19" Type="http://schemas.openxmlformats.org/officeDocument/2006/relationships/hyperlink" Target="https://www.oasis-open.org/committees/tc_home.php?wg_abbrev=dss-x" TargetMode="External"/><Relationship Id="rId14" Type="http://schemas.openxmlformats.org/officeDocument/2006/relationships/hyperlink" Target="mailto:kuehne@trustable.de" TargetMode="External"/><Relationship Id="rId30" Type="http://schemas.openxmlformats.org/officeDocument/2006/relationships/hyperlink" Target="https://www.oasis-open.org/policies-guidelines/trademark" TargetMode="External"/><Relationship Id="rId35" Type="http://schemas.openxmlformats.org/officeDocument/2006/relationships/hyperlink" Target="https://www.oasis-open.org/policies-guidelines/ipr" TargetMode="External"/><Relationship Id="rId56" Type="http://schemas.openxmlformats.org/officeDocument/2006/relationships/hyperlink" Target="http://www.w3.org/TR/xml" TargetMode="External"/><Relationship Id="rId77" Type="http://schemas.openxmlformats.org/officeDocument/2006/relationships/image" Target="media/image2.png"/><Relationship Id="rId100" Type="http://schemas.openxmlformats.org/officeDocument/2006/relationships/hyperlink" Target="https://www.owasp.org/index.php/Top_10-2017_A1-Injection" TargetMode="External"/><Relationship Id="rId8" Type="http://schemas.openxmlformats.org/officeDocument/2006/relationships/image" Target="media/image1.jpg"/><Relationship Id="rId51" Type="http://schemas.openxmlformats.org/officeDocument/2006/relationships/hyperlink" Target="http://www.w3.org/TR/xmlschema-1/" TargetMode="External"/><Relationship Id="rId72" Type="http://schemas.openxmlformats.org/officeDocument/2006/relationships/hyperlink" Target="https://www.iso.org/obp/ui" TargetMode="External"/><Relationship Id="rId93" Type="http://schemas.openxmlformats.org/officeDocument/2006/relationships/image" Target="media/image14.png"/><Relationship Id="rId98" Type="http://schemas.openxmlformats.org/officeDocument/2006/relationships/hyperlink" Target="http://msdn.microsoft.com/en-us/magazine/ee335713.aspx"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o\tcadmin\templatess\rcc\StandardsTrackFrontMatter-kim-feb3.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648FCD-4195-43AB-B634-1C16797D93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StandardsTrackFrontMatter-kim-feb3</Template>
  <TotalTime>0</TotalTime>
  <Pages>10</Pages>
  <Words>79862</Words>
  <Characters>455218</Characters>
  <Application>Microsoft Office Word</Application>
  <DocSecurity>0</DocSecurity>
  <Lines>3793</Lines>
  <Paragraphs>1068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Digital Signature Service Core Protocols, Elements, and Bindings Version 2.0</vt:lpstr>
      <vt:lpstr>Digital Signature Service Core Protocols, Elements, and Bindings Version 2.0</vt:lpstr>
    </vt:vector>
  </TitlesOfParts>
  <Company/>
  <LinksUpToDate>false</LinksUpToDate>
  <CharactersWithSpaces>534012</CharactersWithSpaces>
  <SharedDoc>false</SharedDoc>
  <HLinks>
    <vt:vector size="216" baseType="variant">
      <vt:variant>
        <vt:i4>1310778</vt:i4>
      </vt:variant>
      <vt:variant>
        <vt:i4>128</vt:i4>
      </vt:variant>
      <vt:variant>
        <vt:i4>0</vt:i4>
      </vt:variant>
      <vt:variant>
        <vt:i4>5</vt:i4>
      </vt:variant>
      <vt:variant>
        <vt:lpwstr/>
      </vt:variant>
      <vt:variant>
        <vt:lpwstr>_Toc409436413</vt:lpwstr>
      </vt:variant>
      <vt:variant>
        <vt:i4>1310778</vt:i4>
      </vt:variant>
      <vt:variant>
        <vt:i4>122</vt:i4>
      </vt:variant>
      <vt:variant>
        <vt:i4>0</vt:i4>
      </vt:variant>
      <vt:variant>
        <vt:i4>5</vt:i4>
      </vt:variant>
      <vt:variant>
        <vt:lpwstr/>
      </vt:variant>
      <vt:variant>
        <vt:lpwstr>_Toc409436412</vt:lpwstr>
      </vt:variant>
      <vt:variant>
        <vt:i4>1310778</vt:i4>
      </vt:variant>
      <vt:variant>
        <vt:i4>116</vt:i4>
      </vt:variant>
      <vt:variant>
        <vt:i4>0</vt:i4>
      </vt:variant>
      <vt:variant>
        <vt:i4>5</vt:i4>
      </vt:variant>
      <vt:variant>
        <vt:lpwstr/>
      </vt:variant>
      <vt:variant>
        <vt:lpwstr>_Toc409436411</vt:lpwstr>
      </vt:variant>
      <vt:variant>
        <vt:i4>1310778</vt:i4>
      </vt:variant>
      <vt:variant>
        <vt:i4>110</vt:i4>
      </vt:variant>
      <vt:variant>
        <vt:i4>0</vt:i4>
      </vt:variant>
      <vt:variant>
        <vt:i4>5</vt:i4>
      </vt:variant>
      <vt:variant>
        <vt:lpwstr/>
      </vt:variant>
      <vt:variant>
        <vt:lpwstr>_Toc409436410</vt:lpwstr>
      </vt:variant>
      <vt:variant>
        <vt:i4>1376314</vt:i4>
      </vt:variant>
      <vt:variant>
        <vt:i4>104</vt:i4>
      </vt:variant>
      <vt:variant>
        <vt:i4>0</vt:i4>
      </vt:variant>
      <vt:variant>
        <vt:i4>5</vt:i4>
      </vt:variant>
      <vt:variant>
        <vt:lpwstr/>
      </vt:variant>
      <vt:variant>
        <vt:lpwstr>_Toc409436409</vt:lpwstr>
      </vt:variant>
      <vt:variant>
        <vt:i4>1376314</vt:i4>
      </vt:variant>
      <vt:variant>
        <vt:i4>98</vt:i4>
      </vt:variant>
      <vt:variant>
        <vt:i4>0</vt:i4>
      </vt:variant>
      <vt:variant>
        <vt:i4>5</vt:i4>
      </vt:variant>
      <vt:variant>
        <vt:lpwstr/>
      </vt:variant>
      <vt:variant>
        <vt:lpwstr>_Toc409436408</vt:lpwstr>
      </vt:variant>
      <vt:variant>
        <vt:i4>1376314</vt:i4>
      </vt:variant>
      <vt:variant>
        <vt:i4>92</vt:i4>
      </vt:variant>
      <vt:variant>
        <vt:i4>0</vt:i4>
      </vt:variant>
      <vt:variant>
        <vt:i4>5</vt:i4>
      </vt:variant>
      <vt:variant>
        <vt:lpwstr/>
      </vt:variant>
      <vt:variant>
        <vt:lpwstr>_Toc409436407</vt:lpwstr>
      </vt:variant>
      <vt:variant>
        <vt:i4>1376314</vt:i4>
      </vt:variant>
      <vt:variant>
        <vt:i4>86</vt:i4>
      </vt:variant>
      <vt:variant>
        <vt:i4>0</vt:i4>
      </vt:variant>
      <vt:variant>
        <vt:i4>5</vt:i4>
      </vt:variant>
      <vt:variant>
        <vt:lpwstr/>
      </vt:variant>
      <vt:variant>
        <vt:lpwstr>_Toc409436406</vt:lpwstr>
      </vt:variant>
      <vt:variant>
        <vt:i4>5636107</vt:i4>
      </vt:variant>
      <vt:variant>
        <vt:i4>81</vt:i4>
      </vt:variant>
      <vt:variant>
        <vt:i4>0</vt:i4>
      </vt:variant>
      <vt:variant>
        <vt:i4>5</vt:i4>
      </vt:variant>
      <vt:variant>
        <vt:lpwstr>https://www.oasis-open.org/policies-guidelines/trademark</vt:lpwstr>
      </vt:variant>
      <vt:variant>
        <vt:lpwstr/>
      </vt:variant>
      <vt:variant>
        <vt:i4>8061049</vt:i4>
      </vt:variant>
      <vt:variant>
        <vt:i4>78</vt:i4>
      </vt:variant>
      <vt:variant>
        <vt:i4>0</vt:i4>
      </vt:variant>
      <vt:variant>
        <vt:i4>5</vt:i4>
      </vt:variant>
      <vt:variant>
        <vt:lpwstr>https://www.oasis-open.org/</vt:lpwstr>
      </vt:variant>
      <vt:variant>
        <vt:lpwstr/>
      </vt:variant>
      <vt:variant>
        <vt:i4>3604594</vt:i4>
      </vt:variant>
      <vt:variant>
        <vt:i4>75</vt:i4>
      </vt:variant>
      <vt:variant>
        <vt:i4>0</vt:i4>
      </vt:variant>
      <vt:variant>
        <vt:i4>5</vt:i4>
      </vt:variant>
      <vt:variant>
        <vt:lpwstr>https://www.oasis-open.org/policies-guidelines/ipr</vt:lpwstr>
      </vt:variant>
      <vt:variant>
        <vt:lpwstr/>
      </vt:variant>
      <vt:variant>
        <vt:i4>2818155</vt:i4>
      </vt:variant>
      <vt:variant>
        <vt:i4>72</vt:i4>
      </vt:variant>
      <vt:variant>
        <vt:i4>0</vt:i4>
      </vt:variant>
      <vt:variant>
        <vt:i4>5</vt:i4>
      </vt:variant>
      <vt:variant>
        <vt:lpwstr>http://docs.oasis-open.org/specGuidelines/ndr/namingDirectives.html</vt:lpwstr>
      </vt:variant>
      <vt:variant>
        <vt:lpwstr>this-version</vt:lpwstr>
      </vt:variant>
      <vt:variant>
        <vt:i4>3670074</vt:i4>
      </vt:variant>
      <vt:variant>
        <vt:i4>69</vt:i4>
      </vt:variant>
      <vt:variant>
        <vt:i4>0</vt:i4>
      </vt:variant>
      <vt:variant>
        <vt:i4>5</vt:i4>
      </vt:variant>
      <vt:variant>
        <vt:lpwstr>http://docs.oasis-open.org/specGuidelines/ndr/namingDirectives.html</vt:lpwstr>
      </vt:variant>
      <vt:variant>
        <vt:lpwstr>revision</vt:lpwstr>
      </vt:variant>
      <vt:variant>
        <vt:i4>2097200</vt:i4>
      </vt:variant>
      <vt:variant>
        <vt:i4>66</vt:i4>
      </vt:variant>
      <vt:variant>
        <vt:i4>0</vt:i4>
      </vt:variant>
      <vt:variant>
        <vt:i4>5</vt:i4>
      </vt:variant>
      <vt:variant>
        <vt:lpwstr>http://docs.oasis-open.org/specGuidelines/ndr/namingDirectives.html</vt:lpwstr>
      </vt:variant>
      <vt:variant>
        <vt:lpwstr>stage</vt:lpwstr>
      </vt:variant>
      <vt:variant>
        <vt:i4>4259928</vt:i4>
      </vt:variant>
      <vt:variant>
        <vt:i4>63</vt:i4>
      </vt:variant>
      <vt:variant>
        <vt:i4>0</vt:i4>
      </vt:variant>
      <vt:variant>
        <vt:i4>5</vt:i4>
      </vt:variant>
      <vt:variant>
        <vt:lpwstr>http://docs.oasis-open.org/specGuidelines/ndr/namingDirectives.html</vt:lpwstr>
      </vt:variant>
      <vt:variant>
        <vt:lpwstr>workProductName</vt:lpwstr>
      </vt:variant>
      <vt:variant>
        <vt:i4>5373961</vt:i4>
      </vt:variant>
      <vt:variant>
        <vt:i4>60</vt:i4>
      </vt:variant>
      <vt:variant>
        <vt:i4>0</vt:i4>
      </vt:variant>
      <vt:variant>
        <vt:i4>5</vt:i4>
      </vt:variant>
      <vt:variant>
        <vt:lpwstr>http://docs.oasis-open.org/office/v1.2/OpenDocument-v1.2.html</vt:lpwstr>
      </vt:variant>
      <vt:variant>
        <vt:lpwstr/>
      </vt:variant>
      <vt:variant>
        <vt:i4>5373963</vt:i4>
      </vt:variant>
      <vt:variant>
        <vt:i4>57</vt:i4>
      </vt:variant>
      <vt:variant>
        <vt:i4>0</vt:i4>
      </vt:variant>
      <vt:variant>
        <vt:i4>5</vt:i4>
      </vt:variant>
      <vt:variant>
        <vt:lpwstr>http://docs.oasis-open.org/office/v1.2/csd07/OpenDocument-v1.2-csd07.html</vt:lpwstr>
      </vt:variant>
      <vt:variant>
        <vt:lpwstr/>
      </vt:variant>
      <vt:variant>
        <vt:i4>3342391</vt:i4>
      </vt:variant>
      <vt:variant>
        <vt:i4>54</vt:i4>
      </vt:variant>
      <vt:variant>
        <vt:i4>0</vt:i4>
      </vt:variant>
      <vt:variant>
        <vt:i4>5</vt:i4>
      </vt:variant>
      <vt:variant>
        <vt:lpwstr>https://www.oasis-open.org/committees/TC-short-name/ipr.php</vt:lpwstr>
      </vt:variant>
      <vt:variant>
        <vt:lpwstr/>
      </vt:variant>
      <vt:variant>
        <vt:i4>327772</vt:i4>
      </vt:variant>
      <vt:variant>
        <vt:i4>51</vt:i4>
      </vt:variant>
      <vt:variant>
        <vt:i4>0</vt:i4>
      </vt:variant>
      <vt:variant>
        <vt:i4>5</vt:i4>
      </vt:variant>
      <vt:variant>
        <vt:lpwstr>https://www.oasis-open.org/committees/TC-short-name/</vt:lpwstr>
      </vt:variant>
      <vt:variant>
        <vt:lpwstr/>
      </vt:variant>
      <vt:variant>
        <vt:i4>7077952</vt:i4>
      </vt:variant>
      <vt:variant>
        <vt:i4>48</vt:i4>
      </vt:variant>
      <vt:variant>
        <vt:i4>0</vt:i4>
      </vt:variant>
      <vt:variant>
        <vt:i4>5</vt:i4>
      </vt:variant>
      <vt:variant>
        <vt:lpwstr>https://www.oasis-open.org/committees/comments/index.php?wg_abbrev=TC-short-name</vt:lpwstr>
      </vt:variant>
      <vt:variant>
        <vt:lpwstr/>
      </vt:variant>
      <vt:variant>
        <vt:i4>786508</vt:i4>
      </vt:variant>
      <vt:variant>
        <vt:i4>45</vt:i4>
      </vt:variant>
      <vt:variant>
        <vt:i4>0</vt:i4>
      </vt:variant>
      <vt:variant>
        <vt:i4>5</vt:i4>
      </vt:variant>
      <vt:variant>
        <vt:lpwstr>https://www.oasis-open.org/committees/tc_home.php?wg_abbrev=TC-short-name</vt:lpwstr>
      </vt:variant>
      <vt:variant>
        <vt:lpwstr>technical</vt:lpwstr>
      </vt:variant>
      <vt:variant>
        <vt:i4>1966088</vt:i4>
      </vt:variant>
      <vt:variant>
        <vt:i4>42</vt:i4>
      </vt:variant>
      <vt:variant>
        <vt:i4>0</vt:i4>
      </vt:variant>
      <vt:variant>
        <vt:i4>5</vt:i4>
      </vt:variant>
      <vt:variant>
        <vt:lpwstr>http://docs.oasis-open.org/tc-short-name/WP-abbrev/version/csdXX/schemas/</vt:lpwstr>
      </vt:variant>
      <vt:variant>
        <vt:lpwstr/>
      </vt:variant>
      <vt:variant>
        <vt:i4>3407976</vt:i4>
      </vt:variant>
      <vt:variant>
        <vt:i4>39</vt:i4>
      </vt:variant>
      <vt:variant>
        <vt:i4>0</vt:i4>
      </vt:variant>
      <vt:variant>
        <vt:i4>5</vt:i4>
      </vt:variant>
      <vt:variant>
        <vt:lpwstr>http://www.example.com/</vt:lpwstr>
      </vt:variant>
      <vt:variant>
        <vt:lpwstr/>
      </vt:variant>
      <vt:variant>
        <vt:i4>3407955</vt:i4>
      </vt:variant>
      <vt:variant>
        <vt:i4>36</vt:i4>
      </vt:variant>
      <vt:variant>
        <vt:i4>0</vt:i4>
      </vt:variant>
      <vt:variant>
        <vt:i4>5</vt:i4>
      </vt:variant>
      <vt:variant>
        <vt:lpwstr>mailto:Editor.Name@example.com</vt:lpwstr>
      </vt:variant>
      <vt:variant>
        <vt:lpwstr/>
      </vt:variant>
      <vt:variant>
        <vt:i4>3407976</vt:i4>
      </vt:variant>
      <vt:variant>
        <vt:i4>33</vt:i4>
      </vt:variant>
      <vt:variant>
        <vt:i4>0</vt:i4>
      </vt:variant>
      <vt:variant>
        <vt:i4>5</vt:i4>
      </vt:variant>
      <vt:variant>
        <vt:lpwstr>http://www.example.com/</vt:lpwstr>
      </vt:variant>
      <vt:variant>
        <vt:lpwstr/>
      </vt:variant>
      <vt:variant>
        <vt:i4>6881299</vt:i4>
      </vt:variant>
      <vt:variant>
        <vt:i4>30</vt:i4>
      </vt:variant>
      <vt:variant>
        <vt:i4>0</vt:i4>
      </vt:variant>
      <vt:variant>
        <vt:i4>5</vt:i4>
      </vt:variant>
      <vt:variant>
        <vt:lpwstr>mailto:Chair.Name@example.com</vt:lpwstr>
      </vt:variant>
      <vt:variant>
        <vt:lpwstr/>
      </vt:variant>
      <vt:variant>
        <vt:i4>327772</vt:i4>
      </vt:variant>
      <vt:variant>
        <vt:i4>27</vt:i4>
      </vt:variant>
      <vt:variant>
        <vt:i4>0</vt:i4>
      </vt:variant>
      <vt:variant>
        <vt:i4>5</vt:i4>
      </vt:variant>
      <vt:variant>
        <vt:lpwstr>https://www.oasis-open.org/committees/TC-short-name/</vt:lpwstr>
      </vt:variant>
      <vt:variant>
        <vt:lpwstr/>
      </vt:variant>
      <vt:variant>
        <vt:i4>3604599</vt:i4>
      </vt:variant>
      <vt:variant>
        <vt:i4>24</vt:i4>
      </vt:variant>
      <vt:variant>
        <vt:i4>0</vt:i4>
      </vt:variant>
      <vt:variant>
        <vt:i4>5</vt:i4>
      </vt:variant>
      <vt:variant>
        <vt:lpwstr>http://docs.oasis-open.org/etc/</vt:lpwstr>
      </vt:variant>
      <vt:variant>
        <vt:lpwstr/>
      </vt:variant>
      <vt:variant>
        <vt:i4>3604599</vt:i4>
      </vt:variant>
      <vt:variant>
        <vt:i4>21</vt:i4>
      </vt:variant>
      <vt:variant>
        <vt:i4>0</vt:i4>
      </vt:variant>
      <vt:variant>
        <vt:i4>5</vt:i4>
      </vt:variant>
      <vt:variant>
        <vt:lpwstr>http://docs.oasis-open.org/etc/</vt:lpwstr>
      </vt:variant>
      <vt:variant>
        <vt:lpwstr/>
      </vt:variant>
      <vt:variant>
        <vt:i4>3604599</vt:i4>
      </vt:variant>
      <vt:variant>
        <vt:i4>18</vt:i4>
      </vt:variant>
      <vt:variant>
        <vt:i4>0</vt:i4>
      </vt:variant>
      <vt:variant>
        <vt:i4>5</vt:i4>
      </vt:variant>
      <vt:variant>
        <vt:lpwstr>http://docs.oasis-open.org/etc/</vt:lpwstr>
      </vt:variant>
      <vt:variant>
        <vt:lpwstr/>
      </vt:variant>
      <vt:variant>
        <vt:i4>3604599</vt:i4>
      </vt:variant>
      <vt:variant>
        <vt:i4>15</vt:i4>
      </vt:variant>
      <vt:variant>
        <vt:i4>0</vt:i4>
      </vt:variant>
      <vt:variant>
        <vt:i4>5</vt:i4>
      </vt:variant>
      <vt:variant>
        <vt:lpwstr>http://docs.oasis-open.org/etc/</vt:lpwstr>
      </vt:variant>
      <vt:variant>
        <vt:lpwstr/>
      </vt:variant>
      <vt:variant>
        <vt:i4>3604599</vt:i4>
      </vt:variant>
      <vt:variant>
        <vt:i4>12</vt:i4>
      </vt:variant>
      <vt:variant>
        <vt:i4>0</vt:i4>
      </vt:variant>
      <vt:variant>
        <vt:i4>5</vt:i4>
      </vt:variant>
      <vt:variant>
        <vt:lpwstr>http://docs.oasis-open.org/etc/</vt:lpwstr>
      </vt:variant>
      <vt:variant>
        <vt:lpwstr/>
      </vt:variant>
      <vt:variant>
        <vt:i4>3604599</vt:i4>
      </vt:variant>
      <vt:variant>
        <vt:i4>9</vt:i4>
      </vt:variant>
      <vt:variant>
        <vt:i4>0</vt:i4>
      </vt:variant>
      <vt:variant>
        <vt:i4>5</vt:i4>
      </vt:variant>
      <vt:variant>
        <vt:lpwstr>http://docs.oasis-open.org/etc/</vt:lpwstr>
      </vt:variant>
      <vt:variant>
        <vt:lpwstr/>
      </vt:variant>
      <vt:variant>
        <vt:i4>3604599</vt:i4>
      </vt:variant>
      <vt:variant>
        <vt:i4>6</vt:i4>
      </vt:variant>
      <vt:variant>
        <vt:i4>0</vt:i4>
      </vt:variant>
      <vt:variant>
        <vt:i4>5</vt:i4>
      </vt:variant>
      <vt:variant>
        <vt:lpwstr>http://docs.oasis-open.org/etc/</vt:lpwstr>
      </vt:variant>
      <vt:variant>
        <vt:lpwstr/>
      </vt:variant>
      <vt:variant>
        <vt:i4>3604599</vt:i4>
      </vt:variant>
      <vt:variant>
        <vt:i4>3</vt:i4>
      </vt:variant>
      <vt:variant>
        <vt:i4>0</vt:i4>
      </vt:variant>
      <vt:variant>
        <vt:i4>5</vt:i4>
      </vt:variant>
      <vt:variant>
        <vt:lpwstr>http://docs.oasis-open.org/etc/</vt:lpwstr>
      </vt:variant>
      <vt:variant>
        <vt:lpwstr/>
      </vt:variant>
      <vt:variant>
        <vt:i4>3604599</vt:i4>
      </vt:variant>
      <vt:variant>
        <vt:i4>0</vt:i4>
      </vt:variant>
      <vt:variant>
        <vt:i4>0</vt:i4>
      </vt:variant>
      <vt:variant>
        <vt:i4>5</vt:i4>
      </vt:variant>
      <vt:variant>
        <vt:lpwstr>http://docs.oasis-open.org/etc/</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Signature Service Core Protocols, Elements, and Bindings Version 2.0</dc:title>
  <dc:creator>OASIS Digital Signature Services eXtended (DSS-X) TC</dc:creator>
  <dc:description>This document defines JSON and XML based request/response protocols for signing and verifying documents and other data. It also defines a timestamp format, and a signature property for use with these protocols. Finally, it defines transport and security bindings for the protocols.</dc:description>
  <cp:lastModifiedBy>Andreas Kuehne</cp:lastModifiedBy>
  <cp:revision>2</cp:revision>
  <cp:lastPrinted>2011-08-24T20:10:00Z</cp:lastPrinted>
  <dcterms:created xsi:type="dcterms:W3CDTF">2019-05-31T16:27:00Z</dcterms:created>
  <dcterms:modified xsi:type="dcterms:W3CDTF">2019-05-31T16:27:00Z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C Name">
    <vt:lpwstr>OASIS TC</vt:lpwstr>
  </property>
  <property fmtid="{D5CDD505-2E9C-101B-9397-08002B2CF9AE}" pid="3" name="WP abbreviation">
    <vt:lpwstr>Work Product abbreviation without version or stage</vt:lpwstr>
  </property>
  <property fmtid="{D5CDD505-2E9C-101B-9397-08002B2CF9AE}" pid="4" name="TC Chair">
    <vt:lpwstr>TC Chair</vt:lpwstr>
  </property>
  <property fmtid="{D5CDD505-2E9C-101B-9397-08002B2CF9AE}" pid="5" name="Editor #1">
    <vt:lpwstr>Editor #1</vt:lpwstr>
  </property>
  <property fmtid="{D5CDD505-2E9C-101B-9397-08002B2CF9AE}" pid="6" name="Editor #2">
    <vt:lpwstr>Editor #2</vt:lpwstr>
  </property>
  <property fmtid="{D5CDD505-2E9C-101B-9397-08002B2CF9AE}" pid="7" name="namespace">
    <vt:lpwstr>namespace</vt:lpwstr>
  </property>
</Properties>
</file>